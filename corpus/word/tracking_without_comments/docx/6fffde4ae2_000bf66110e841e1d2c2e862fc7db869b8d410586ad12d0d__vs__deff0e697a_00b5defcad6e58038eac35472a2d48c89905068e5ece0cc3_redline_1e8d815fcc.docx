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36208B" w14:textId="77777777" w:rsidR="006F1C2D" w:rsidRDefault="006F1C2D" w:rsidP="006F1C2D">
      <w:pPr>
        <w:rPr>
          <w:ins w:id="2" w:author="NAZ, Mamoona (OLDHAM MEDICAL SERVICES)" w:date="2026-09-22T12:16:00Z" w16du:dateUtc="2026-09-22T16:16:00Z"/>
          <w:rFonts w:ascii="Californian FB" w:hAnsi="Californian FB"/>
        </w:rPr>
      </w:pPr>
      <w:ins w:id="3" w:author="NAZ, Mamoona (OLDHAM MEDICAL SERVICES)" w:date="2026-09-22T12:16:00Z" w16du:dateUtc="2026-09-22T16:16:00Z">
        <w:r w:rsidRPr="003A3C19">
          <w:rPr>
            <w:noProof/>
            <w:sz w:val="20"/>
            <w:szCs w:val="20"/>
            <w:lang w:eastAsia="en-GB"/>
          </w:rPr>
          <w:drawing>
            <wp:anchor distT="0" distB="0" distL="114300" distR="114300" simplePos="0" relativeHeight="251661312" behindDoc="0" locked="0" layoutInCell="1" allowOverlap="1" wp14:anchorId="530F4FB3" wp14:editId="0D717992">
              <wp:simplePos x="0" y="0"/>
              <wp:positionH relativeFrom="column">
                <wp:posOffset>4476750</wp:posOffset>
              </wp:positionH>
              <wp:positionV relativeFrom="paragraph">
                <wp:posOffset>-619125</wp:posOffset>
              </wp:positionV>
              <wp:extent cx="1708785" cy="1332230"/>
              <wp:effectExtent l="0" t="0" r="5715" b="1270"/>
              <wp:wrapNone/>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9-02-2019 at 23.45.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08785" cy="1332230"/>
                      </a:xfrm>
                      <a:prstGeom prst="rect">
                        <a:avLst/>
                      </a:prstGeom>
                    </pic:spPr>
                  </pic:pic>
                </a:graphicData>
              </a:graphic>
              <wp14:sizeRelH relativeFrom="page">
                <wp14:pctWidth>0</wp14:pctWidth>
              </wp14:sizeRelH>
              <wp14:sizeRelV relativeFrom="page">
                <wp14:pctHeight>0</wp14:pctHeight>
              </wp14:sizeRelV>
            </wp:anchor>
          </w:drawing>
        </w:r>
      </w:ins>
    </w:p>
    <w:p w14:paraId="098B6172" w14:textId="77777777" w:rsidR="006F1C2D" w:rsidRDefault="006F1C2D" w:rsidP="006F1C2D">
      <w:pPr>
        <w:rPr>
          <w:ins w:id="4" w:author="NAZ, Mamoona (OLDHAM MEDICAL SERVICES)" w:date="2026-09-22T12:16:00Z" w16du:dateUtc="2026-09-22T16:16:00Z"/>
          <w:rFonts w:ascii="Californian FB" w:hAnsi="Californian FB"/>
          <w:b/>
          <w:bCs/>
        </w:rPr>
      </w:pPr>
    </w:p>
    <w:p w14:paraId="43260A16" w14:textId="77777777" w:rsidR="006F1C2D" w:rsidRDefault="006F1C2D" w:rsidP="006F1C2D">
      <w:pPr>
        <w:jc w:val="center"/>
        <w:rPr>
          <w:ins w:id="5" w:author="NAZ, Mamoona (OLDHAM MEDICAL SERVICES)" w:date="2026-09-22T12:16:00Z" w16du:dateUtc="2026-09-22T16:16:00Z"/>
          <w:rFonts w:cstheme="minorHAnsi"/>
          <w:b/>
          <w:bCs/>
          <w:sz w:val="28"/>
          <w:szCs w:val="28"/>
          <w:u w:val="single"/>
        </w:rPr>
      </w:pPr>
      <w:ins w:id="6" w:author="NAZ, Mamoona (OLDHAM MEDICAL SERVICES)" w:date="2026-09-22T12:16:00Z" w16du:dateUtc="2026-09-22T16:16:00Z">
        <w:r w:rsidRPr="00FA0E32">
          <w:rPr>
            <w:rFonts w:cstheme="minorHAnsi"/>
            <w:b/>
            <w:bCs/>
            <w:sz w:val="28"/>
            <w:szCs w:val="28"/>
            <w:u w:val="single"/>
          </w:rPr>
          <w:t>PPG Meeting</w:t>
        </w:r>
      </w:ins>
    </w:p>
    <w:p w14:paraId="255DC642" w14:textId="487ECD42" w:rsidR="006F1C2D" w:rsidRDefault="00677B90" w:rsidP="006F1C2D">
      <w:pPr>
        <w:jc w:val="center"/>
        <w:rPr>
          <w:ins w:id="7" w:author="NAZ, Mamoona (OLDHAM MEDICAL SERVICES)" w:date="2026-09-22T12:16:00Z" w16du:dateUtc="2026-09-22T16:16:00Z"/>
          <w:rFonts w:cstheme="minorHAnsi"/>
          <w:b/>
          <w:bCs/>
          <w:sz w:val="28"/>
          <w:szCs w:val="28"/>
          <w:u w:val="single"/>
        </w:rPr>
      </w:pPr>
      <w:ins w:id="8" w:author="NAZ, Mamoona (OLDHAM MEDICAL SERVICES)" w:date="2026-09-22T12:16:00Z" w16du:dateUtc="2026-09-22T16:16:00Z">
        <w:r>
          <w:rPr>
            <w:rFonts w:cstheme="minorHAnsi"/>
            <w:b/>
            <w:bCs/>
            <w:sz w:val="28"/>
            <w:szCs w:val="28"/>
            <w:u w:val="single"/>
          </w:rPr>
          <w:t>31</w:t>
        </w:r>
        <w:r w:rsidR="006F1C2D">
          <w:rPr>
            <w:rFonts w:cstheme="minorHAnsi"/>
            <w:b/>
            <w:bCs/>
            <w:sz w:val="28"/>
            <w:szCs w:val="28"/>
            <w:u w:val="single"/>
          </w:rPr>
          <w:t>/</w:t>
        </w:r>
        <w:r>
          <w:rPr>
            <w:rFonts w:cstheme="minorHAnsi"/>
            <w:b/>
            <w:bCs/>
            <w:sz w:val="28"/>
            <w:szCs w:val="28"/>
            <w:u w:val="single"/>
          </w:rPr>
          <w:t>07</w:t>
        </w:r>
        <w:r w:rsidR="006F1C2D">
          <w:rPr>
            <w:rFonts w:cstheme="minorHAnsi"/>
            <w:b/>
            <w:bCs/>
            <w:sz w:val="28"/>
            <w:szCs w:val="28"/>
            <w:u w:val="single"/>
          </w:rPr>
          <w:t>/202</w:t>
        </w:r>
        <w:r>
          <w:rPr>
            <w:rFonts w:cstheme="minorHAnsi"/>
            <w:b/>
            <w:bCs/>
            <w:sz w:val="28"/>
            <w:szCs w:val="28"/>
            <w:u w:val="single"/>
          </w:rPr>
          <w:t>5</w:t>
        </w:r>
        <w:r w:rsidR="006F1C2D">
          <w:rPr>
            <w:rFonts w:cstheme="minorHAnsi"/>
            <w:b/>
            <w:bCs/>
            <w:sz w:val="28"/>
            <w:szCs w:val="28"/>
            <w:u w:val="single"/>
          </w:rPr>
          <w:t xml:space="preserve"> – Start Time 1</w:t>
        </w:r>
        <w:r w:rsidR="00F41C3B">
          <w:rPr>
            <w:rFonts w:cstheme="minorHAnsi"/>
            <w:b/>
            <w:bCs/>
            <w:sz w:val="28"/>
            <w:szCs w:val="28"/>
            <w:u w:val="single"/>
          </w:rPr>
          <w:t>3</w:t>
        </w:r>
        <w:r w:rsidR="006F1C2D">
          <w:rPr>
            <w:rFonts w:cstheme="minorHAnsi"/>
            <w:b/>
            <w:bCs/>
            <w:sz w:val="28"/>
            <w:szCs w:val="28"/>
            <w:u w:val="single"/>
          </w:rPr>
          <w:t>:</w:t>
        </w:r>
        <w:r>
          <w:rPr>
            <w:rFonts w:cstheme="minorHAnsi"/>
            <w:b/>
            <w:bCs/>
            <w:sz w:val="28"/>
            <w:szCs w:val="28"/>
            <w:u w:val="single"/>
          </w:rPr>
          <w:t>13</w:t>
        </w:r>
      </w:ins>
    </w:p>
    <w:p w14:paraId="198BAAC5" w14:textId="77777777" w:rsidR="006F1C2D" w:rsidRDefault="006F1C2D" w:rsidP="006F1C2D">
      <w:pPr>
        <w:jc w:val="center"/>
        <w:rPr>
          <w:ins w:id="9" w:author="NAZ, Mamoona (OLDHAM MEDICAL SERVICES)" w:date="2026-09-22T12:16:00Z" w16du:dateUtc="2026-09-22T16:16:00Z"/>
          <w:rFonts w:cstheme="minorHAnsi"/>
          <w:b/>
          <w:bCs/>
          <w:sz w:val="28"/>
          <w:szCs w:val="28"/>
          <w:u w:val="single"/>
        </w:rPr>
      </w:pPr>
    </w:p>
    <w:p w14:paraId="1E230469" w14:textId="77777777" w:rsidR="006F1C2D" w:rsidRDefault="006F1C2D" w:rsidP="006F1C2D">
      <w:pPr>
        <w:rPr>
          <w:ins w:id="10" w:author="NAZ, Mamoona (OLDHAM MEDICAL SERVICES)" w:date="2026-09-22T12:16:00Z" w16du:dateUtc="2026-09-22T16:16:00Z"/>
          <w:rFonts w:cstheme="minorHAnsi"/>
          <w:b/>
          <w:bCs/>
        </w:rPr>
      </w:pPr>
      <w:ins w:id="11" w:author="NAZ, Mamoona (OLDHAM MEDICAL SERVICES)" w:date="2026-09-22T12:16:00Z" w16du:dateUtc="2026-09-22T16:16:00Z">
        <w:r w:rsidRPr="00FA0E32">
          <w:rPr>
            <w:rFonts w:cstheme="minorHAnsi"/>
            <w:b/>
            <w:bCs/>
          </w:rPr>
          <w:t>Attendees:</w:t>
        </w:r>
      </w:ins>
    </w:p>
    <w:p w14:paraId="406CF681" w14:textId="77777777" w:rsidR="006F1C2D" w:rsidRDefault="006F1C2D" w:rsidP="006F1C2D">
      <w:pPr>
        <w:rPr>
          <w:ins w:id="12" w:author="NAZ, Mamoona (OLDHAM MEDICAL SERVICES)" w:date="2026-09-22T12:16:00Z" w16du:dateUtc="2026-09-22T16:16:00Z"/>
          <w:rFonts w:cstheme="minorHAnsi"/>
        </w:rPr>
      </w:pPr>
      <w:ins w:id="13" w:author="NAZ, Mamoona (OLDHAM MEDICAL SERVICES)" w:date="2026-09-22T12:16:00Z" w16du:dateUtc="2026-09-22T16:16:00Z">
        <w:r w:rsidRPr="00FA0E32">
          <w:rPr>
            <w:rFonts w:cstheme="minorHAnsi"/>
          </w:rPr>
          <w:t>MN – Deputy Manager</w:t>
        </w:r>
      </w:ins>
    </w:p>
    <w:p w14:paraId="160FF56E" w14:textId="7F229838" w:rsidR="0008331C" w:rsidRPr="00FA0E32" w:rsidRDefault="0008331C" w:rsidP="006F1C2D">
      <w:pPr>
        <w:rPr>
          <w:ins w:id="14" w:author="NAZ, Mamoona (OLDHAM MEDICAL SERVICES)" w:date="2026-09-22T12:16:00Z" w16du:dateUtc="2026-09-22T16:16:00Z"/>
          <w:rFonts w:cstheme="minorHAnsi"/>
        </w:rPr>
      </w:pPr>
      <w:ins w:id="15" w:author="NAZ, Mamoona (OLDHAM MEDICAL SERVICES)" w:date="2026-09-22T12:16:00Z" w16du:dateUtc="2026-09-22T16:16:00Z">
        <w:r>
          <w:rPr>
            <w:rFonts w:cstheme="minorHAnsi"/>
          </w:rPr>
          <w:t xml:space="preserve">SA – Practice Manager </w:t>
        </w:r>
      </w:ins>
    </w:p>
    <w:p w14:paraId="4B50E429" w14:textId="77777777" w:rsidR="006F1C2D" w:rsidRDefault="006F1C2D" w:rsidP="006F1C2D">
      <w:pPr>
        <w:rPr>
          <w:ins w:id="16" w:author="NAZ, Mamoona (OLDHAM MEDICAL SERVICES)" w:date="2026-09-22T12:16:00Z" w16du:dateUtc="2026-09-22T16:16:00Z"/>
          <w:rFonts w:cstheme="minorHAnsi"/>
        </w:rPr>
      </w:pPr>
    </w:p>
    <w:p w14:paraId="5F6386BB" w14:textId="77777777" w:rsidR="0008331C" w:rsidRDefault="006F1C2D" w:rsidP="0008331C">
      <w:pPr>
        <w:rPr>
          <w:ins w:id="17" w:author="NAZ, Mamoona (OLDHAM MEDICAL SERVICES)" w:date="2026-09-22T12:16:00Z" w16du:dateUtc="2026-09-22T16:16:00Z"/>
        </w:rPr>
      </w:pPr>
      <w:ins w:id="18" w:author="NAZ, Mamoona (OLDHAM MEDICAL SERVICES)" w:date="2026-09-22T12:16:00Z" w16du:dateUtc="2026-09-22T16:16:00Z">
        <w:r>
          <w:rPr>
            <w:rFonts w:cstheme="minorHAnsi"/>
          </w:rPr>
          <w:t>MC, GM</w:t>
        </w:r>
        <w:r w:rsidR="0008331C">
          <w:rPr>
            <w:rFonts w:cstheme="minorHAnsi"/>
          </w:rPr>
          <w:t>,</w:t>
        </w:r>
      </w:ins>
    </w:p>
    <w:p w14:paraId="0834AD2C" w14:textId="13228619" w:rsidR="0008331C" w:rsidRDefault="0008331C" w:rsidP="0008331C">
      <w:pPr>
        <w:rPr>
          <w:ins w:id="19" w:author="NAZ, Mamoona (OLDHAM MEDICAL SERVICES)" w:date="2026-09-22T12:16:00Z" w16du:dateUtc="2026-09-22T16:16:00Z"/>
        </w:rPr>
      </w:pPr>
      <w:ins w:id="20" w:author="NAZ, Mamoona (OLDHAM MEDICAL SERVICES)" w:date="2026-09-22T12:16:00Z" w16du:dateUtc="2026-09-22T16:16:00Z">
        <w:r>
          <w:t>JB, BB, ZF</w:t>
        </w:r>
        <w:r>
          <w:rPr>
            <w:rFonts w:cstheme="minorHAnsi"/>
          </w:rPr>
          <w:t>, JS, SN</w:t>
        </w:r>
        <w:r w:rsidR="00FF174A">
          <w:rPr>
            <w:rFonts w:cstheme="minorHAnsi"/>
          </w:rPr>
          <w:t>, AW</w:t>
        </w:r>
      </w:ins>
    </w:p>
    <w:p w14:paraId="1D3A4916" w14:textId="67E42069" w:rsidR="006F1C2D" w:rsidRDefault="006F1C2D" w:rsidP="006F1C2D">
      <w:pPr>
        <w:rPr>
          <w:ins w:id="21" w:author="NAZ, Mamoona (OLDHAM MEDICAL SERVICES)" w:date="2026-09-22T12:16:00Z" w16du:dateUtc="2026-09-22T16:16:00Z"/>
          <w:rFonts w:cstheme="minorHAnsi"/>
        </w:rPr>
      </w:pPr>
    </w:p>
    <w:p w14:paraId="2302B3A6" w14:textId="77777777" w:rsidR="006F1C2D" w:rsidRPr="00FA0E32" w:rsidRDefault="006F1C2D" w:rsidP="006F1C2D">
      <w:pPr>
        <w:rPr>
          <w:ins w:id="22" w:author="NAZ, Mamoona (OLDHAM MEDICAL SERVICES)" w:date="2026-09-22T12:16:00Z" w16du:dateUtc="2026-09-22T16:16:00Z"/>
          <w:rFonts w:cstheme="minorHAnsi"/>
        </w:rPr>
      </w:pPr>
    </w:p>
    <w:p w14:paraId="794DD8CD" w14:textId="77777777" w:rsidR="006F1C2D" w:rsidRDefault="006F1C2D" w:rsidP="006F1C2D">
      <w:pPr>
        <w:rPr>
          <w:ins w:id="23" w:author="NAZ, Mamoona (OLDHAM MEDICAL SERVICES)" w:date="2026-09-22T12:16:00Z" w16du:dateUtc="2026-09-22T16:16:00Z"/>
          <w:rFonts w:cstheme="minorHAnsi"/>
          <w:b/>
          <w:bCs/>
        </w:rPr>
      </w:pPr>
      <w:ins w:id="24" w:author="NAZ, Mamoona (OLDHAM MEDICAL SERVICES)" w:date="2026-09-22T12:16:00Z" w16du:dateUtc="2026-09-22T16:16:00Z">
        <w:r w:rsidRPr="00FA0E32">
          <w:rPr>
            <w:rFonts w:cstheme="minorHAnsi"/>
            <w:b/>
            <w:bCs/>
          </w:rPr>
          <w:t>Apologies:</w:t>
        </w:r>
      </w:ins>
    </w:p>
    <w:p w14:paraId="50FA62A7" w14:textId="77777777" w:rsidR="00677B90" w:rsidRDefault="00677B90" w:rsidP="006F1C2D">
      <w:pPr>
        <w:rPr>
          <w:ins w:id="25" w:author="NAZ, Mamoona (OLDHAM MEDICAL SERVICES)" w:date="2026-09-22T12:16:00Z" w16du:dateUtc="2026-09-22T16:16:00Z"/>
          <w:rFonts w:cstheme="minorHAnsi"/>
          <w:b/>
          <w:bCs/>
        </w:rPr>
      </w:pPr>
    </w:p>
    <w:p w14:paraId="27E4F2EE" w14:textId="6226EC7C" w:rsidR="00677B90" w:rsidRPr="00677B90" w:rsidRDefault="00677B90" w:rsidP="006F1C2D">
      <w:pPr>
        <w:rPr>
          <w:ins w:id="26" w:author="NAZ, Mamoona (OLDHAM MEDICAL SERVICES)" w:date="2026-09-22T12:16:00Z" w16du:dateUtc="2026-09-22T16:16:00Z"/>
          <w:rFonts w:cstheme="minorHAnsi"/>
        </w:rPr>
      </w:pPr>
      <w:ins w:id="27" w:author="NAZ, Mamoona (OLDHAM MEDICAL SERVICES)" w:date="2026-09-22T12:16:00Z" w16du:dateUtc="2026-09-22T16:16:00Z">
        <w:r>
          <w:rPr>
            <w:rFonts w:cstheme="minorHAnsi"/>
          </w:rPr>
          <w:t>CC, AK, LU, MAS, DR</w:t>
        </w:r>
      </w:ins>
    </w:p>
    <w:p w14:paraId="1282E9CD" w14:textId="77777777" w:rsidR="00A8494F" w:rsidRDefault="00A8494F">
      <w:pPr>
        <w:rPr>
          <w:ins w:id="28" w:author="NAZ, Mamoona (OLDHAM MEDICAL SERVICES)" w:date="2026-09-22T12:16:00Z" w16du:dateUtc="2026-09-22T16:16:00Z"/>
        </w:rPr>
      </w:pPr>
    </w:p>
    <w:p w14:paraId="09A61C5A" w14:textId="77777777" w:rsidR="006F1C2D" w:rsidRDefault="006F1C2D">
      <w:pPr>
        <w:rPr>
          <w:ins w:id="29" w:author="NAZ, Mamoona (OLDHAM MEDICAL SERVICES)" w:date="2026-09-22T12:16:00Z" w16du:dateUtc="2026-09-22T16:16:00Z"/>
        </w:rPr>
      </w:pPr>
    </w:p>
    <w:p w14:paraId="71B1EB70" w14:textId="6B3B9867" w:rsidR="006F1C2D" w:rsidRDefault="00FD25EC" w:rsidP="006F1C2D">
      <w:pPr>
        <w:pStyle w:val="ListParagraph"/>
        <w:numPr>
          <w:ilvl w:val="0"/>
          <w:numId w:val="28"/>
        </w:numPr>
        <w:rPr>
          <w:ins w:id="30" w:author="NAZ, Mamoona (OLDHAM MEDICAL SERVICES)" w:date="2026-09-22T12:16:00Z" w16du:dateUtc="2026-09-22T16:16:00Z"/>
        </w:rPr>
      </w:pPr>
      <w:ins w:id="31" w:author="NAZ, Mamoona (OLDHAM MEDICAL SERVICES)" w:date="2026-09-22T12:16:00Z" w16du:dateUtc="2026-09-22T16:16:00Z">
        <w:r>
          <w:t>Review of last minutes of meeting – everyone agreed no changes were needed.</w:t>
        </w:r>
      </w:ins>
    </w:p>
    <w:p w14:paraId="2F83712F" w14:textId="53312079" w:rsidR="00FF174A" w:rsidRDefault="00FF174A" w:rsidP="00FF174A">
      <w:pPr>
        <w:pStyle w:val="ListParagraph"/>
        <w:numPr>
          <w:ilvl w:val="0"/>
          <w:numId w:val="28"/>
        </w:numPr>
        <w:rPr>
          <w:ins w:id="32" w:author="NAZ, Mamoona (OLDHAM MEDICAL SERVICES)" w:date="2026-09-22T12:16:00Z" w16du:dateUtc="2026-09-22T16:16:00Z"/>
        </w:rPr>
      </w:pPr>
      <w:ins w:id="33" w:author="NAZ, Mamoona (OLDHAM MEDICAL SERVICES)" w:date="2026-09-22T12:16:00Z" w16du:dateUtc="2026-09-22T16:16:00Z">
        <w:r>
          <w:t>Meeting started at 13:</w:t>
        </w:r>
        <w:r w:rsidR="00677B90">
          <w:t>13</w:t>
        </w:r>
      </w:ins>
    </w:p>
    <w:p w14:paraId="04EF1223" w14:textId="0C5D5E3B" w:rsidR="00677B90" w:rsidRDefault="00677B90" w:rsidP="00FF174A">
      <w:pPr>
        <w:pStyle w:val="ListParagraph"/>
        <w:numPr>
          <w:ilvl w:val="0"/>
          <w:numId w:val="28"/>
        </w:numPr>
        <w:rPr>
          <w:ins w:id="34" w:author="NAZ, Mamoona (OLDHAM MEDICAL SERVICES)" w:date="2026-09-22T12:16:00Z" w16du:dateUtc="2026-09-22T16:16:00Z"/>
        </w:rPr>
      </w:pPr>
      <w:ins w:id="35" w:author="NAZ, Mamoona (OLDHAM MEDICAL SERVICES)" w:date="2026-09-22T12:16:00Z" w16du:dateUtc="2026-09-22T16:16:00Z">
        <w:r>
          <w:t xml:space="preserve">Asked PPG members if they would like anything to be added on Agenda to discuss in todays meeting. </w:t>
        </w:r>
      </w:ins>
    </w:p>
    <w:p w14:paraId="6B981C47" w14:textId="02ABD39C" w:rsidR="00677B90" w:rsidRDefault="00677B90" w:rsidP="00FF174A">
      <w:pPr>
        <w:pStyle w:val="ListParagraph"/>
        <w:numPr>
          <w:ilvl w:val="0"/>
          <w:numId w:val="28"/>
        </w:numPr>
        <w:rPr>
          <w:ins w:id="36" w:author="NAZ, Mamoona (OLDHAM MEDICAL SERVICES)" w:date="2026-09-22T12:16:00Z" w16du:dateUtc="2026-09-22T16:16:00Z"/>
        </w:rPr>
      </w:pPr>
      <w:ins w:id="37" w:author="NAZ, Mamoona (OLDHAM MEDICAL SERVICES)" w:date="2026-09-22T12:16:00Z" w16du:dateUtc="2026-09-22T16:16:00Z">
        <w:r>
          <w:t xml:space="preserve">Discussed 2025 national survey report for the Practice. Gave each patient a coloured copy of the report to review. Once they had reviewed results, they were then given a coloured copy of last years report to compare the scores. </w:t>
        </w:r>
      </w:ins>
    </w:p>
    <w:p w14:paraId="014266D5" w14:textId="17C9F792" w:rsidR="00677B90" w:rsidRDefault="00677B90" w:rsidP="00FF174A">
      <w:pPr>
        <w:pStyle w:val="ListParagraph"/>
        <w:numPr>
          <w:ilvl w:val="0"/>
          <w:numId w:val="28"/>
        </w:numPr>
        <w:rPr>
          <w:ins w:id="38" w:author="NAZ, Mamoona (OLDHAM MEDICAL SERVICES)" w:date="2026-09-22T12:16:00Z" w16du:dateUtc="2026-09-22T16:16:00Z"/>
        </w:rPr>
      </w:pPr>
      <w:ins w:id="39" w:author="NAZ, Mamoona (OLDHAM MEDICAL SERVICES)" w:date="2026-09-22T12:16:00Z" w16du:dateUtc="2026-09-22T16:16:00Z">
        <w:r>
          <w:t xml:space="preserve">The report was explained by Practice Manager. This is a national survey sent out yearly to randomly selected patients each year and returned to the provider. The results are of those who have returned the survey. Once they compile the results along with all the other practices, they then publish the national data online and notify the Practices of their results. </w:t>
        </w:r>
      </w:ins>
    </w:p>
    <w:p w14:paraId="61DF0E29" w14:textId="0359E576" w:rsidR="00677B90" w:rsidRDefault="00677B90" w:rsidP="00FF174A">
      <w:pPr>
        <w:pStyle w:val="ListParagraph"/>
        <w:numPr>
          <w:ilvl w:val="0"/>
          <w:numId w:val="28"/>
        </w:numPr>
        <w:rPr>
          <w:ins w:id="40" w:author="NAZ, Mamoona (OLDHAM MEDICAL SERVICES)" w:date="2026-09-22T12:16:00Z" w16du:dateUtc="2026-09-22T16:16:00Z"/>
        </w:rPr>
      </w:pPr>
      <w:ins w:id="41" w:author="NAZ, Mamoona (OLDHAM MEDICAL SERVICES)" w:date="2026-09-22T12:16:00Z" w16du:dateUtc="2026-09-22T16:16:00Z">
        <w:r>
          <w:t xml:space="preserve">PM went through each question and compared the data with the PPG members. On each question asked the Practice improved the percentage compared to last year. </w:t>
        </w:r>
      </w:ins>
    </w:p>
    <w:p w14:paraId="53D3CE6F" w14:textId="6D18EC5A" w:rsidR="00677B90" w:rsidRDefault="00677B90" w:rsidP="00FF174A">
      <w:pPr>
        <w:pStyle w:val="ListParagraph"/>
        <w:numPr>
          <w:ilvl w:val="0"/>
          <w:numId w:val="28"/>
        </w:numPr>
        <w:rPr>
          <w:ins w:id="42" w:author="NAZ, Mamoona (OLDHAM MEDICAL SERVICES)" w:date="2026-09-22T12:16:00Z" w16du:dateUtc="2026-09-22T16:16:00Z"/>
        </w:rPr>
      </w:pPr>
      <w:ins w:id="43" w:author="NAZ, Mamoona (OLDHAM MEDICAL SERVICES)" w:date="2026-09-22T12:16:00Z" w16du:dateUtc="2026-09-22T16:16:00Z">
        <w:r>
          <w:t xml:space="preserve">PPG members were asked what the Practice could do to get more patients to engage with completing such surveys. </w:t>
        </w:r>
      </w:ins>
    </w:p>
    <w:p w14:paraId="05A1BA44" w14:textId="0FD45C13" w:rsidR="00677B90" w:rsidRDefault="00677B90" w:rsidP="00FF174A">
      <w:pPr>
        <w:pStyle w:val="ListParagraph"/>
        <w:numPr>
          <w:ilvl w:val="0"/>
          <w:numId w:val="28"/>
        </w:numPr>
        <w:rPr>
          <w:ins w:id="44" w:author="NAZ, Mamoona (OLDHAM MEDICAL SERVICES)" w:date="2026-09-22T12:16:00Z" w16du:dateUtc="2026-09-22T16:16:00Z"/>
        </w:rPr>
      </w:pPr>
      <w:ins w:id="45" w:author="NAZ, Mamoona (OLDHAM MEDICAL SERVICES)" w:date="2026-09-22T12:16:00Z" w16du:dateUtc="2026-09-22T16:16:00Z">
        <w:r>
          <w:t xml:space="preserve">When checking data online you can also check neighbouring practices, and we compared ours to our PCN practice and we could see a higher percentage of returned surveys for other practices. </w:t>
        </w:r>
      </w:ins>
    </w:p>
    <w:p w14:paraId="1FF4FD50" w14:textId="2D7501A9" w:rsidR="00677B90" w:rsidRDefault="00677B90" w:rsidP="00FF174A">
      <w:pPr>
        <w:pStyle w:val="ListParagraph"/>
        <w:numPr>
          <w:ilvl w:val="0"/>
          <w:numId w:val="28"/>
        </w:numPr>
        <w:rPr>
          <w:ins w:id="46" w:author="NAZ, Mamoona (OLDHAM MEDICAL SERVICES)" w:date="2026-09-22T12:16:00Z" w16du:dateUtc="2026-09-22T16:16:00Z"/>
        </w:rPr>
      </w:pPr>
      <w:ins w:id="47" w:author="NAZ, Mamoona (OLDHAM MEDICAL SERVICES)" w:date="2026-09-22T12:16:00Z" w16du:dateUtc="2026-09-22T16:16:00Z">
        <w:r>
          <w:t xml:space="preserve">SN suggested we send out text messages when we know surveys will be sent out and if patients struggle to complete, we could ask them to bring into the Surgery to help. </w:t>
        </w:r>
      </w:ins>
    </w:p>
    <w:p w14:paraId="457D4B5F" w14:textId="47F175E8" w:rsidR="00677B90" w:rsidRDefault="00677B90" w:rsidP="00FF174A">
      <w:pPr>
        <w:pStyle w:val="ListParagraph"/>
        <w:numPr>
          <w:ilvl w:val="0"/>
          <w:numId w:val="28"/>
        </w:numPr>
        <w:rPr>
          <w:ins w:id="48" w:author="NAZ, Mamoona (OLDHAM MEDICAL SERVICES)" w:date="2026-09-22T12:16:00Z" w16du:dateUtc="2026-09-22T16:16:00Z"/>
        </w:rPr>
      </w:pPr>
      <w:ins w:id="49" w:author="NAZ, Mamoona (OLDHAM MEDICAL SERVICES)" w:date="2026-09-22T12:16:00Z" w16du:dateUtc="2026-09-22T16:16:00Z">
        <w:r>
          <w:t>MN explained that as we are not the ones sending out the surveys, we wouldn’t know which patients the survey gets sent too and this would mean we would have to send a text msg to all 6000 patients registered at the Practice.</w:t>
        </w:r>
      </w:ins>
    </w:p>
    <w:p w14:paraId="52AD645A" w14:textId="596CFD9B" w:rsidR="00677B90" w:rsidRDefault="00677B90" w:rsidP="00FF174A">
      <w:pPr>
        <w:pStyle w:val="ListParagraph"/>
        <w:numPr>
          <w:ilvl w:val="0"/>
          <w:numId w:val="28"/>
        </w:numPr>
        <w:rPr>
          <w:ins w:id="50" w:author="NAZ, Mamoona (OLDHAM MEDICAL SERVICES)" w:date="2026-09-22T12:16:00Z" w16du:dateUtc="2026-09-22T16:16:00Z"/>
        </w:rPr>
      </w:pPr>
      <w:ins w:id="51" w:author="NAZ, Mamoona (OLDHAM MEDICAL SERVICES)" w:date="2026-09-22T12:16:00Z" w16du:dateUtc="2026-09-22T16:16:00Z">
        <w:r>
          <w:t xml:space="preserve">MN also highlighted that we do not want any influence on the answers provided and we would like honest feedback from the patients. The patients if they do come in for help may feel obliged to give better scoring than how they actually feel. </w:t>
        </w:r>
      </w:ins>
    </w:p>
    <w:p w14:paraId="26A8D884" w14:textId="050EF359" w:rsidR="00677B90" w:rsidRDefault="00677B90" w:rsidP="00FF174A">
      <w:pPr>
        <w:pStyle w:val="ListParagraph"/>
        <w:numPr>
          <w:ilvl w:val="0"/>
          <w:numId w:val="28"/>
        </w:numPr>
        <w:rPr>
          <w:ins w:id="52" w:author="NAZ, Mamoona (OLDHAM MEDICAL SERVICES)" w:date="2026-09-22T12:16:00Z" w16du:dateUtc="2026-09-22T16:16:00Z"/>
        </w:rPr>
      </w:pPr>
      <w:ins w:id="53" w:author="NAZ, Mamoona (OLDHAM MEDICAL SERVICES)" w:date="2026-09-22T12:16:00Z" w16du:dateUtc="2026-09-22T16:16:00Z">
        <w:r>
          <w:lastRenderedPageBreak/>
          <w:t xml:space="preserve">Overall, we are satisfied the outcome of the survey results – we will trey and educate the patients who attend the surgery and encourage them to complete such forms/surveys in the future. </w:t>
        </w:r>
      </w:ins>
    </w:p>
    <w:p w14:paraId="77ECB628" w14:textId="14C1E7C5" w:rsidR="00677B90" w:rsidRDefault="00677B90" w:rsidP="00FF174A">
      <w:pPr>
        <w:pStyle w:val="ListParagraph"/>
        <w:numPr>
          <w:ilvl w:val="0"/>
          <w:numId w:val="28"/>
        </w:numPr>
        <w:rPr>
          <w:ins w:id="54" w:author="NAZ, Mamoona (OLDHAM MEDICAL SERVICES)" w:date="2026-09-22T12:16:00Z" w16du:dateUtc="2026-09-22T16:16:00Z"/>
        </w:rPr>
      </w:pPr>
      <w:ins w:id="55" w:author="NAZ, Mamoona (OLDHAM MEDICAL SERVICES)" w:date="2026-09-22T12:16:00Z" w16du:dateUtc="2026-09-22T16:16:00Z">
        <w:r>
          <w:t xml:space="preserve">Also decided to display notices before they get sent out. </w:t>
        </w:r>
      </w:ins>
    </w:p>
    <w:p w14:paraId="0AD56979" w14:textId="7FA4E76F" w:rsidR="00677B90" w:rsidRDefault="00677B90" w:rsidP="00FF174A">
      <w:pPr>
        <w:pStyle w:val="ListParagraph"/>
        <w:numPr>
          <w:ilvl w:val="0"/>
          <w:numId w:val="28"/>
        </w:numPr>
        <w:rPr>
          <w:ins w:id="56" w:author="NAZ, Mamoona (OLDHAM MEDICAL SERVICES)" w:date="2026-09-22T12:16:00Z" w16du:dateUtc="2026-09-22T16:16:00Z"/>
        </w:rPr>
      </w:pPr>
      <w:ins w:id="57" w:author="NAZ, Mamoona (OLDHAM MEDICAL SERVICES)" w:date="2026-09-22T12:16:00Z" w16du:dateUtc="2026-09-22T16:16:00Z">
        <w:r>
          <w:t xml:space="preserve">Updated the members about not being able to prescribe Mounjaro and this needs to be done through weight management. </w:t>
        </w:r>
      </w:ins>
    </w:p>
    <w:p w14:paraId="2029463A" w14:textId="4598910A" w:rsidR="00677B90" w:rsidRDefault="00677B90" w:rsidP="00FF174A">
      <w:pPr>
        <w:pStyle w:val="ListParagraph"/>
        <w:numPr>
          <w:ilvl w:val="0"/>
          <w:numId w:val="28"/>
        </w:numPr>
        <w:rPr>
          <w:ins w:id="58" w:author="NAZ, Mamoona (OLDHAM MEDICAL SERVICES)" w:date="2026-09-22T12:16:00Z" w16du:dateUtc="2026-09-22T16:16:00Z"/>
        </w:rPr>
      </w:pPr>
      <w:ins w:id="59" w:author="NAZ, Mamoona (OLDHAM MEDICAL SERVICES)" w:date="2026-09-22T12:16:00Z" w16du:dateUtc="2026-09-22T16:16:00Z">
        <w:r>
          <w:t xml:space="preserve">BB asked when they will be able to book in for flu jab. MN explained Flu Season starts from October. MN also explained that the local pharmacies received the vaccines around 2-3 weeks before GP practices if they wish to have it sooner they can find out from their local chemist. </w:t>
        </w:r>
      </w:ins>
    </w:p>
    <w:p w14:paraId="47DFBF79" w14:textId="553CE546" w:rsidR="00677B90" w:rsidRDefault="00677B90" w:rsidP="00FF174A">
      <w:pPr>
        <w:pStyle w:val="ListParagraph"/>
        <w:numPr>
          <w:ilvl w:val="0"/>
          <w:numId w:val="28"/>
        </w:numPr>
        <w:rPr>
          <w:ins w:id="60" w:author="NAZ, Mamoona (OLDHAM MEDICAL SERVICES)" w:date="2026-09-22T12:16:00Z" w16du:dateUtc="2026-09-22T16:16:00Z"/>
        </w:rPr>
      </w:pPr>
      <w:ins w:id="61" w:author="NAZ, Mamoona (OLDHAM MEDICAL SERVICES)" w:date="2026-09-22T12:16:00Z" w16du:dateUtc="2026-09-22T16:16:00Z">
        <w:r>
          <w:t xml:space="preserve">The Practice has not yet received a confirmation date of delivery for flu jabs. </w:t>
        </w:r>
      </w:ins>
    </w:p>
    <w:p w14:paraId="0CEABE06" w14:textId="159751B6" w:rsidR="00677B90" w:rsidRDefault="00677B90" w:rsidP="00FF174A">
      <w:pPr>
        <w:pStyle w:val="ListParagraph"/>
        <w:numPr>
          <w:ilvl w:val="0"/>
          <w:numId w:val="28"/>
        </w:numPr>
        <w:rPr>
          <w:ins w:id="62" w:author="NAZ, Mamoona (OLDHAM MEDICAL SERVICES)" w:date="2026-09-22T12:16:00Z" w16du:dateUtc="2026-09-22T16:16:00Z"/>
        </w:rPr>
      </w:pPr>
      <w:ins w:id="63" w:author="NAZ, Mamoona (OLDHAM MEDICAL SERVICES)" w:date="2026-09-22T12:16:00Z" w16du:dateUtc="2026-09-22T16:16:00Z">
        <w:r>
          <w:t xml:space="preserve">Updates around the PCN clinics were shared. </w:t>
        </w:r>
      </w:ins>
    </w:p>
    <w:p w14:paraId="02B8F5B2" w14:textId="001EA95A" w:rsidR="00677B90" w:rsidRDefault="00677B90" w:rsidP="00FF174A">
      <w:pPr>
        <w:pStyle w:val="ListParagraph"/>
        <w:numPr>
          <w:ilvl w:val="0"/>
          <w:numId w:val="28"/>
        </w:numPr>
        <w:rPr>
          <w:ins w:id="64" w:author="NAZ, Mamoona (OLDHAM MEDICAL SERVICES)" w:date="2026-09-22T12:16:00Z" w16du:dateUtc="2026-09-22T16:16:00Z"/>
        </w:rPr>
      </w:pPr>
      <w:ins w:id="65" w:author="NAZ, Mamoona (OLDHAM MEDICAL SERVICES)" w:date="2026-09-22T12:16:00Z" w16du:dateUtc="2026-09-22T16:16:00Z">
        <w:r>
          <w:t xml:space="preserve">Meeting was kept brief due to summer holidays and many apologies. </w:t>
        </w:r>
      </w:ins>
    </w:p>
    <w:p w14:paraId="447CCA8D" w14:textId="3472B07F" w:rsidR="006F1C2D" w:rsidRPr="006F1C2D" w:rsidRDefault="006F1C2D" w:rsidP="006F1C2D">
      <w:pPr>
        <w:rPr>
          <w:ins w:id="66" w:author="NAZ, Mamoona (OLDHAM MEDICAL SERVICES)" w:date="2026-09-22T12:16:00Z" w16du:dateUtc="2026-09-22T16:16:00Z"/>
          <w:b/>
          <w:bCs/>
        </w:rPr>
      </w:pPr>
      <w:ins w:id="67" w:author="NAZ, Mamoona (OLDHAM MEDICAL SERVICES)" w:date="2026-09-22T12:16:00Z" w16du:dateUtc="2026-09-22T16:16:00Z">
        <w:r w:rsidRPr="006F1C2D">
          <w:rPr>
            <w:b/>
            <w:bCs/>
          </w:rPr>
          <w:t>Meeting adjourned 1</w:t>
        </w:r>
        <w:r w:rsidR="00677B90">
          <w:rPr>
            <w:b/>
            <w:bCs/>
          </w:rPr>
          <w:t>3</w:t>
        </w:r>
        <w:r w:rsidRPr="006F1C2D">
          <w:rPr>
            <w:b/>
            <w:bCs/>
          </w:rPr>
          <w:t>:</w:t>
        </w:r>
        <w:r w:rsidR="00677B90">
          <w:rPr>
            <w:b/>
            <w:bCs/>
          </w:rPr>
          <w:t>51</w:t>
        </w:r>
      </w:ins>
    </w:p>
    <w:p w14:paraId="2ED7D0AE" w14:textId="77777777" w:rsidR="006F1C2D" w:rsidRPr="006F1C2D" w:rsidRDefault="006F1C2D" w:rsidP="006F1C2D">
      <w:pPr>
        <w:rPr>
          <w:ins w:id="68" w:author="NAZ, Mamoona (OLDHAM MEDICAL SERVICES)" w:date="2026-09-22T12:16:00Z" w16du:dateUtc="2026-09-22T16:16:00Z"/>
          <w:b/>
          <w:bCs/>
        </w:rPr>
      </w:pPr>
    </w:p>
    <w:p w14:paraId="23D173A2" w14:textId="77777777" w:rsidR="00A16A04" w:rsidRDefault="006F1C2D">
      <w:pPr>
        <w:widowControl w:val="0"/>
        <w:pBdr>
          <w:top w:val="nil"/>
          <w:left w:val="nil"/>
          <w:bottom w:val="nil"/>
          <w:right w:val="nil"/>
          <w:between w:val="nil"/>
        </w:pBdr>
        <w:spacing w:line="276" w:lineRule="auto"/>
        <w:rPr>
          <w:del w:id="69" w:author="NAZ, Mamoona (OLDHAM MEDICAL SERVICES)" w:date="2026-09-22T12:16:00Z" w16du:dateUtc="2026-09-22T16:16:00Z"/>
        </w:rPr>
      </w:pPr>
      <w:ins w:id="70" w:author="NAZ, Mamoona (OLDHAM MEDICAL SERVICES)" w:date="2026-09-22T12:16:00Z" w16du:dateUtc="2026-09-22T16:16:00Z">
        <w:r w:rsidRPr="006F1C2D">
          <w:rPr>
            <w:b/>
            <w:bCs/>
          </w:rPr>
          <w:t xml:space="preserve">Next meeting: </w:t>
        </w:r>
        <w:r w:rsidR="00677B90">
          <w:rPr>
            <w:b/>
            <w:bCs/>
          </w:rPr>
          <w:t>October</w:t>
        </w:r>
        <w:r w:rsidR="00F977F1">
          <w:rPr>
            <w:b/>
            <w:bCs/>
          </w:rPr>
          <w:t xml:space="preserve"> </w:t>
        </w:r>
        <w:r w:rsidR="00F41C3B">
          <w:rPr>
            <w:b/>
            <w:bCs/>
          </w:rPr>
          <w:t>2025</w:t>
        </w:r>
        <w:r w:rsidRPr="006F1C2D">
          <w:rPr>
            <w:b/>
            <w:bCs/>
          </w:rPr>
          <w:t xml:space="preserve"> </w:t>
        </w:r>
      </w:ins>
    </w:p>
    <w:p w14:paraId="354DDE1A" w14:textId="77777777" w:rsidR="00A16A04" w:rsidRDefault="00A16A04">
      <w:pPr>
        <w:widowControl w:val="0"/>
        <w:pBdr>
          <w:top w:val="nil"/>
          <w:left w:val="nil"/>
          <w:bottom w:val="nil"/>
          <w:right w:val="nil"/>
          <w:between w:val="nil"/>
        </w:pBdr>
        <w:spacing w:line="276" w:lineRule="auto"/>
        <w:rPr>
          <w:del w:id="71" w:author="NAZ, Mamoona (OLDHAM MEDICAL SERVICES)" w:date="2026-09-22T12:16:00Z" w16du:dateUtc="2026-09-22T16:16:00Z"/>
          <w:rFonts w:ascii="Arial" w:eastAsia="Arial" w:hAnsi="Arial" w:cs="Arial"/>
          <w:color w:val="000000"/>
          <w:sz w:val="22"/>
          <w:szCs w:val="22"/>
        </w:rPr>
      </w:pPr>
    </w:p>
    <w:tbl>
      <w:tblPr>
        <w:tblStyle w:val="a1"/>
        <w:tblW w:w="9412" w:type="dxa"/>
        <w:tblInd w:w="-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412"/>
      </w:tblGrid>
      <w:tr w:rsidR="00A16A04" w14:paraId="3FA069D6" w14:textId="77777777">
        <w:trPr>
          <w:trHeight w:val="11619"/>
          <w:del w:id="72" w:author="NAZ, Mamoona (OLDHAM MEDICAL SERVICES)" w:date="2026-09-22T12:16:00Z" w16du:dateUtc="2026-09-22T16:16:00Z"/>
        </w:trPr>
        <w:tc>
          <w:tcPr>
            <w:tcW w:w="9412" w:type="dxa"/>
          </w:tcPr>
          <w:p w14:paraId="074E5388" w14:textId="77777777" w:rsidR="00A16A04" w:rsidRDefault="00A16A04">
            <w:pPr>
              <w:jc w:val="center"/>
              <w:rPr>
                <w:del w:id="73" w:author="NAZ, Mamoona (OLDHAM MEDICAL SERVICES)" w:date="2026-09-22T12:16:00Z" w16du:dateUtc="2026-09-22T16:16:00Z"/>
              </w:rPr>
            </w:pPr>
          </w:p>
          <w:p w14:paraId="62E731D7" w14:textId="77777777" w:rsidR="00A16A04" w:rsidRDefault="00DF50C7">
            <w:pPr>
              <w:jc w:val="center"/>
              <w:rPr>
                <w:del w:id="74" w:author="NAZ, Mamoona (OLDHAM MEDICAL SERVICES)" w:date="2026-09-22T12:16:00Z" w16du:dateUtc="2026-09-22T16:16:00Z"/>
              </w:rPr>
            </w:pPr>
            <w:del w:id="75" w:author="NAZ, Mamoona (OLDHAM MEDICAL SERVICES)" w:date="2026-09-22T12:16:00Z" w16du:dateUtc="2026-09-22T16:16:00Z">
              <w:r>
                <w:delText>Кафедра социально-культурного сервиса и туризма</w:delText>
              </w:r>
            </w:del>
          </w:p>
          <w:p w14:paraId="5A6FF01A" w14:textId="77777777" w:rsidR="00A16A04" w:rsidRDefault="00A16A04">
            <w:pPr>
              <w:jc w:val="both"/>
              <w:rPr>
                <w:del w:id="76" w:author="NAZ, Mamoona (OLDHAM MEDICAL SERVICES)" w:date="2026-09-22T12:16:00Z" w16du:dateUtc="2026-09-22T16:16:00Z"/>
              </w:rPr>
            </w:pPr>
          </w:p>
          <w:p w14:paraId="135AFDF9" w14:textId="77777777" w:rsidR="00A16A04" w:rsidRDefault="00A16A04">
            <w:pPr>
              <w:ind w:left="4180"/>
              <w:jc w:val="both"/>
              <w:rPr>
                <w:del w:id="77" w:author="NAZ, Mamoona (OLDHAM MEDICAL SERVICES)" w:date="2026-09-22T12:16:00Z" w16du:dateUtc="2026-09-22T16:16:00Z"/>
              </w:rPr>
            </w:pPr>
          </w:p>
          <w:p w14:paraId="24CDFBD8" w14:textId="77777777" w:rsidR="00441BB5" w:rsidRPr="00BB4484" w:rsidRDefault="00441BB5" w:rsidP="00441BB5">
            <w:pPr>
              <w:tabs>
                <w:tab w:val="left" w:pos="1530"/>
              </w:tabs>
              <w:ind w:hanging="40"/>
              <w:jc w:val="center"/>
              <w:rPr>
                <w:del w:id="78" w:author="NAZ, Mamoona (OLDHAM MEDICAL SERVICES)" w:date="2026-09-22T12:16:00Z" w16du:dateUtc="2026-09-22T16:16:00Z"/>
              </w:rPr>
            </w:pPr>
          </w:p>
          <w:p w14:paraId="0D4364C3" w14:textId="77777777" w:rsidR="00441BB5" w:rsidRPr="00037309" w:rsidRDefault="00441BB5" w:rsidP="00441BB5">
            <w:pPr>
              <w:ind w:left="5040"/>
              <w:rPr>
                <w:del w:id="79" w:author="NAZ, Mamoona (OLDHAM MEDICAL SERVICES)" w:date="2026-09-22T12:16:00Z" w16du:dateUtc="2026-09-22T16:16:00Z"/>
              </w:rPr>
            </w:pPr>
            <w:del w:id="80" w:author="NAZ, Mamoona (OLDHAM MEDICAL SERVICES)" w:date="2026-09-22T12:16:00Z" w16du:dateUtc="2026-09-22T16:16:00Z">
              <w:r w:rsidRPr="00037309">
                <w:delText>УТВЕРЖДАЮ</w:delText>
              </w:r>
            </w:del>
          </w:p>
          <w:p w14:paraId="6D7D57C4" w14:textId="77777777" w:rsidR="00441BB5" w:rsidRPr="00037309" w:rsidRDefault="00441BB5" w:rsidP="00441BB5">
            <w:pPr>
              <w:ind w:left="5040"/>
              <w:rPr>
                <w:del w:id="81" w:author="NAZ, Mamoona (OLDHAM MEDICAL SERVICES)" w:date="2026-09-22T12:16:00Z" w16du:dateUtc="2026-09-22T16:16:00Z"/>
              </w:rPr>
            </w:pPr>
            <w:del w:id="82" w:author="NAZ, Mamoona (OLDHAM MEDICAL SERVICES)" w:date="2026-09-22T12:16:00Z" w16du:dateUtc="2026-09-22T16:16:00Z">
              <w:r w:rsidRPr="00037309">
                <w:rPr>
                  <w:noProof/>
                </w:rPr>
                <mc:AlternateContent>
                  <mc:Choice Requires="wps">
                    <w:drawing>
                      <wp:anchor distT="0" distB="0" distL="114300" distR="114300" simplePos="0" relativeHeight="251659264" behindDoc="0" locked="0" layoutInCell="1" allowOverlap="1" wp14:anchorId="38C24705" wp14:editId="102B4AE2">
                        <wp:simplePos x="0" y="0"/>
                        <wp:positionH relativeFrom="column">
                          <wp:posOffset>1531620</wp:posOffset>
                        </wp:positionH>
                        <wp:positionV relativeFrom="paragraph">
                          <wp:posOffset>85090</wp:posOffset>
                        </wp:positionV>
                        <wp:extent cx="1028700" cy="457200"/>
                        <wp:effectExtent l="0" t="0" r="0" b="0"/>
                        <wp:wrapNone/>
                        <wp:docPr id="2" name="Прямоугольник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177D52A" w14:textId="77777777" w:rsidR="00441BB5" w:rsidRDefault="00441BB5" w:rsidP="00441BB5">
                                    <w:pPr>
                                      <w:jc w:val="center"/>
                                      <w:rPr>
                                        <w:del w:id="83" w:author="NAZ, Mamoona (OLDHAM MEDICAL SERVICES)" w:date="2026-09-22T12:16:00Z" w16du:dateUtc="2026-09-22T16:16:00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C24705" id="Прямоугольник 2" o:spid="_x0000_s1026" style="position:absolute;left:0;text-align:left;margin-left:120.6pt;margin-top:6.7pt;width:81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" stroked="f">
                        <v:textbox>
                          <w:txbxContent>
                            <w:p w14:paraId="5177D52A" w14:textId="77777777" w:rsidR="00441BB5" w:rsidRDefault="00441BB5" w:rsidP="00441BB5">
                              <w:pPr>
                                <w:jc w:val="center"/>
                                <w:rPr>
                                  <w:del w:id="84" w:author="NAZ, Mamoona (OLDHAM MEDICAL SERVICES)" w:date="2026-09-22T12:16:00Z" w16du:dateUtc="2026-09-22T16:16:00Z"/>
                                </w:rPr>
                              </w:pPr>
                            </w:p>
                          </w:txbxContent>
                        </v:textbox>
                      </v:rect>
                    </w:pict>
                  </mc:Fallback>
                </mc:AlternateContent>
              </w:r>
              <w:r w:rsidRPr="00037309">
                <w:delText>Проректор</w:delText>
              </w:r>
            </w:del>
          </w:p>
          <w:p w14:paraId="7C9CEC9E" w14:textId="77777777" w:rsidR="00441BB5" w:rsidRPr="00037309" w:rsidRDefault="00441BB5" w:rsidP="00441BB5">
            <w:pPr>
              <w:ind w:left="5040"/>
              <w:rPr>
                <w:del w:id="85" w:author="NAZ, Mamoona (OLDHAM MEDICAL SERVICES)" w:date="2026-09-22T12:16:00Z" w16du:dateUtc="2026-09-22T16:16:00Z"/>
              </w:rPr>
            </w:pPr>
            <w:del w:id="86" w:author="NAZ, Mamoona (OLDHAM MEDICAL SERVICES)" w:date="2026-09-22T12:16:00Z" w16du:dateUtc="2026-09-22T16:16:00Z">
              <w:r w:rsidRPr="00037309">
                <w:delText>по учебно-методической работе</w:delText>
              </w:r>
            </w:del>
          </w:p>
          <w:p w14:paraId="2B2E5153" w14:textId="77777777" w:rsidR="00441BB5" w:rsidRPr="00037309" w:rsidRDefault="00441BB5" w:rsidP="00441BB5">
            <w:pPr>
              <w:ind w:left="5040"/>
              <w:rPr>
                <w:del w:id="87" w:author="NAZ, Mamoona (OLDHAM MEDICAL SERVICES)" w:date="2026-09-22T12:16:00Z" w16du:dateUtc="2026-09-22T16:16:00Z"/>
              </w:rPr>
            </w:pPr>
          </w:p>
          <w:p w14:paraId="2AF2B498" w14:textId="77777777" w:rsidR="00441BB5" w:rsidRPr="00037309" w:rsidRDefault="00441BB5" w:rsidP="00441BB5">
            <w:pPr>
              <w:ind w:left="5040"/>
              <w:rPr>
                <w:del w:id="88" w:author="NAZ, Mamoona (OLDHAM MEDICAL SERVICES)" w:date="2026-09-22T12:16:00Z" w16du:dateUtc="2026-09-22T16:16:00Z"/>
              </w:rPr>
            </w:pPr>
            <w:del w:id="89" w:author="NAZ, Mamoona (OLDHAM MEDICAL SERVICES)" w:date="2026-09-22T12:16:00Z" w16du:dateUtc="2026-09-22T16:16:00Z">
              <w:r>
                <w:delText>__________________</w:delText>
              </w:r>
              <w:r w:rsidRPr="00037309">
                <w:delText>С.Н.Большаков</w:delText>
              </w:r>
            </w:del>
          </w:p>
          <w:p w14:paraId="3C070416" w14:textId="77777777" w:rsidR="00441BB5" w:rsidRPr="00037309" w:rsidRDefault="00441BB5" w:rsidP="00441BB5">
            <w:pPr>
              <w:suppressAutoHyphens/>
              <w:autoSpaceDE w:val="0"/>
              <w:autoSpaceDN w:val="0"/>
              <w:adjustRightInd w:val="0"/>
              <w:jc w:val="right"/>
              <w:rPr>
                <w:del w:id="90" w:author="NAZ, Mamoona (OLDHAM MEDICAL SERVICES)" w:date="2026-09-22T12:16:00Z" w16du:dateUtc="2026-09-22T16:16:00Z"/>
              </w:rPr>
            </w:pPr>
            <w:del w:id="91" w:author="NAZ, Mamoona (OLDHAM MEDICAL SERVICES)" w:date="2026-09-22T12:16:00Z" w16du:dateUtc="2026-09-22T16:16:00Z">
              <w:r w:rsidRPr="00037309">
                <w:delText xml:space="preserve">«____ »___________20_ г </w:delText>
              </w:r>
            </w:del>
          </w:p>
          <w:p w14:paraId="743483CD" w14:textId="77777777" w:rsidR="00A16A04" w:rsidRDefault="00A16A04">
            <w:pPr>
              <w:ind w:left="4180"/>
              <w:jc w:val="both"/>
              <w:rPr>
                <w:del w:id="92" w:author="NAZ, Mamoona (OLDHAM MEDICAL SERVICES)" w:date="2026-09-22T12:16:00Z" w16du:dateUtc="2026-09-22T16:16:00Z"/>
              </w:rPr>
            </w:pPr>
          </w:p>
          <w:p w14:paraId="1DB13813" w14:textId="77777777" w:rsidR="00A16A04" w:rsidRDefault="00A16A04">
            <w:pPr>
              <w:ind w:left="4180"/>
              <w:jc w:val="both"/>
              <w:rPr>
                <w:del w:id="93" w:author="NAZ, Mamoona (OLDHAM MEDICAL SERVICES)" w:date="2026-09-22T12:16:00Z" w16du:dateUtc="2026-09-22T16:16:00Z"/>
              </w:rPr>
            </w:pPr>
          </w:p>
          <w:p w14:paraId="32C0FA42" w14:textId="77777777" w:rsidR="00A16A04" w:rsidRDefault="00A16A04">
            <w:pPr>
              <w:ind w:left="4180"/>
              <w:jc w:val="both"/>
              <w:rPr>
                <w:del w:id="94" w:author="NAZ, Mamoona (OLDHAM MEDICAL SERVICES)" w:date="2026-09-22T12:16:00Z" w16du:dateUtc="2026-09-22T16:16:00Z"/>
              </w:rPr>
            </w:pPr>
          </w:p>
          <w:p w14:paraId="304D8926" w14:textId="77777777" w:rsidR="00A16A04" w:rsidRDefault="00A16A04">
            <w:pPr>
              <w:jc w:val="both"/>
              <w:rPr>
                <w:del w:id="95" w:author="NAZ, Mamoona (OLDHAM MEDICAL SERVICES)" w:date="2026-09-22T12:16:00Z" w16du:dateUtc="2026-09-22T16:16:00Z"/>
                <w:b/>
              </w:rPr>
            </w:pPr>
          </w:p>
          <w:p w14:paraId="2993421C" w14:textId="77777777" w:rsidR="00A16A04" w:rsidRDefault="00DF50C7">
            <w:pPr>
              <w:jc w:val="center"/>
              <w:rPr>
                <w:del w:id="96" w:author="NAZ, Mamoona (OLDHAM MEDICAL SERVICES)" w:date="2026-09-22T12:16:00Z" w16du:dateUtc="2026-09-22T16:16:00Z"/>
                <w:b/>
              </w:rPr>
            </w:pPr>
            <w:del w:id="97" w:author="NAZ, Mamoona (OLDHAM MEDICAL SERVICES)" w:date="2026-09-22T12:16:00Z" w16du:dateUtc="2026-09-22T16:16:00Z">
              <w:r>
                <w:rPr>
                  <w:b/>
                </w:rPr>
                <w:delText xml:space="preserve">РАБОЧАЯ ПРОГРАММА ДИСЦИПЛИНЫ </w:delText>
              </w:r>
            </w:del>
          </w:p>
          <w:p w14:paraId="115BF4B5" w14:textId="77777777" w:rsidR="00A16A04" w:rsidRDefault="00A16A04">
            <w:pPr>
              <w:jc w:val="center"/>
              <w:rPr>
                <w:del w:id="98" w:author="NAZ, Mamoona (OLDHAM MEDICAL SERVICES)" w:date="2026-09-22T12:16:00Z" w16du:dateUtc="2026-09-22T16:16:00Z"/>
                <w:b/>
              </w:rPr>
            </w:pPr>
          </w:p>
          <w:p w14:paraId="0FC770A4" w14:textId="77777777" w:rsidR="00A16A04" w:rsidRDefault="00DF50C7">
            <w:pPr>
              <w:ind w:firstLine="709"/>
              <w:jc w:val="center"/>
              <w:rPr>
                <w:del w:id="99" w:author="NAZ, Mamoona (OLDHAM MEDICAL SERVICES)" w:date="2026-09-22T12:16:00Z" w16du:dateUtc="2026-09-22T16:16:00Z"/>
                <w:sz w:val="32"/>
                <w:szCs w:val="32"/>
              </w:rPr>
            </w:pPr>
            <w:del w:id="100" w:author="NAZ, Mamoona (OLDHAM MEDICAL SERVICES)" w:date="2026-09-22T12:16:00Z" w16du:dateUtc="2026-09-22T16:16:00Z">
              <w:r>
                <w:rPr>
                  <w:b/>
                  <w:sz w:val="32"/>
                  <w:szCs w:val="32"/>
                </w:rPr>
                <w:delText>Б1.В.03.01 ОРГАНИЗАЦИЯ ИССЛЕДОВАНИЙ В ПРОФЕССИОНАЛЬНОЙ ДЕЯТЕЛЬНОСТИ</w:delText>
              </w:r>
            </w:del>
          </w:p>
          <w:p w14:paraId="7138EF7C" w14:textId="77777777" w:rsidR="00A16A04" w:rsidRDefault="00A16A04">
            <w:pPr>
              <w:tabs>
                <w:tab w:val="right" w:pos="8505"/>
              </w:tabs>
              <w:rPr>
                <w:del w:id="101" w:author="NAZ, Mamoona (OLDHAM MEDICAL SERVICES)" w:date="2026-09-22T12:16:00Z" w16du:dateUtc="2026-09-22T16:16:00Z"/>
              </w:rPr>
            </w:pPr>
          </w:p>
          <w:p w14:paraId="304852D2" w14:textId="77777777" w:rsidR="00A16A04" w:rsidRDefault="00A16A04">
            <w:pPr>
              <w:tabs>
                <w:tab w:val="right" w:pos="8505"/>
              </w:tabs>
              <w:rPr>
                <w:del w:id="102" w:author="NAZ, Mamoona (OLDHAM MEDICAL SERVICES)" w:date="2026-09-22T12:16:00Z" w16du:dateUtc="2026-09-22T16:16:00Z"/>
              </w:rPr>
            </w:pPr>
          </w:p>
          <w:p w14:paraId="619E15FB" w14:textId="77777777" w:rsidR="00A16A04" w:rsidRDefault="00A16A04">
            <w:pPr>
              <w:tabs>
                <w:tab w:val="right" w:pos="8505"/>
              </w:tabs>
              <w:rPr>
                <w:del w:id="103" w:author="NAZ, Mamoona (OLDHAM MEDICAL SERVICES)" w:date="2026-09-22T12:16:00Z" w16du:dateUtc="2026-09-22T16:16:00Z"/>
              </w:rPr>
            </w:pPr>
          </w:p>
          <w:p w14:paraId="08BE3A45" w14:textId="77777777" w:rsidR="00A16A04" w:rsidRDefault="00A16A04">
            <w:pPr>
              <w:tabs>
                <w:tab w:val="right" w:pos="8505"/>
              </w:tabs>
              <w:rPr>
                <w:del w:id="104" w:author="NAZ, Mamoona (OLDHAM MEDICAL SERVICES)" w:date="2026-09-22T12:16:00Z" w16du:dateUtc="2026-09-22T16:16:00Z"/>
              </w:rPr>
            </w:pPr>
          </w:p>
          <w:p w14:paraId="04CE14C1" w14:textId="77777777" w:rsidR="00A16A04" w:rsidRDefault="00DF50C7">
            <w:pPr>
              <w:tabs>
                <w:tab w:val="right" w:pos="8505"/>
              </w:tabs>
              <w:spacing w:line="360" w:lineRule="auto"/>
              <w:jc w:val="center"/>
              <w:rPr>
                <w:del w:id="105" w:author="NAZ, Mamoona (OLDHAM MEDICAL SERVICES)" w:date="2026-09-22T12:16:00Z" w16du:dateUtc="2026-09-22T16:16:00Z"/>
                <w:b/>
                <w:sz w:val="28"/>
                <w:szCs w:val="28"/>
              </w:rPr>
            </w:pPr>
            <w:del w:id="106" w:author="NAZ, Mamoona (OLDHAM MEDICAL SERVICES)" w:date="2026-09-22T12:16:00Z" w16du:dateUtc="2026-09-22T16:16:00Z">
              <w:r>
                <w:rPr>
                  <w:b/>
                  <w:sz w:val="28"/>
                  <w:szCs w:val="28"/>
                </w:rPr>
                <w:delText>направление подготовки 43.03.03 Гостиничное дело</w:delText>
              </w:r>
            </w:del>
          </w:p>
          <w:p w14:paraId="70FEDF9D" w14:textId="77777777" w:rsidR="00A16A04" w:rsidRDefault="00DF50C7">
            <w:pPr>
              <w:tabs>
                <w:tab w:val="right" w:pos="8505"/>
              </w:tabs>
              <w:spacing w:line="360" w:lineRule="auto"/>
              <w:jc w:val="center"/>
              <w:rPr>
                <w:del w:id="107" w:author="NAZ, Mamoona (OLDHAM MEDICAL SERVICES)" w:date="2026-09-22T12:16:00Z" w16du:dateUtc="2026-09-22T16:16:00Z"/>
                <w:b/>
                <w:sz w:val="28"/>
                <w:szCs w:val="28"/>
              </w:rPr>
            </w:pPr>
            <w:del w:id="108" w:author="NAZ, Mamoona (OLDHAM MEDICAL SERVICES)" w:date="2026-09-22T12:16:00Z" w16du:dateUtc="2026-09-22T16:16:00Z">
              <w:r>
                <w:rPr>
                  <w:b/>
                  <w:sz w:val="28"/>
                  <w:szCs w:val="28"/>
                </w:rPr>
                <w:delText>Направленность (профиль) Гостиничная деятельность</w:delText>
              </w:r>
            </w:del>
          </w:p>
          <w:p w14:paraId="7CD59061" w14:textId="77777777" w:rsidR="00A16A04" w:rsidRDefault="00A16A04">
            <w:pPr>
              <w:spacing w:line="360" w:lineRule="auto"/>
              <w:jc w:val="both"/>
              <w:rPr>
                <w:del w:id="109" w:author="NAZ, Mamoona (OLDHAM MEDICAL SERVICES)" w:date="2026-09-22T12:16:00Z" w16du:dateUtc="2026-09-22T16:16:00Z"/>
                <w:b/>
                <w:i/>
                <w:sz w:val="28"/>
                <w:szCs w:val="28"/>
              </w:rPr>
            </w:pPr>
          </w:p>
          <w:p w14:paraId="2810CD4E" w14:textId="77777777" w:rsidR="00A16A04" w:rsidRDefault="00A16A04">
            <w:pPr>
              <w:spacing w:line="360" w:lineRule="auto"/>
              <w:jc w:val="center"/>
              <w:rPr>
                <w:del w:id="110" w:author="NAZ, Mamoona (OLDHAM MEDICAL SERVICES)" w:date="2026-09-22T12:16:00Z" w16du:dateUtc="2026-09-22T16:16:00Z"/>
                <w:sz w:val="28"/>
                <w:szCs w:val="28"/>
              </w:rPr>
            </w:pPr>
          </w:p>
          <w:p w14:paraId="27A0EAC0" w14:textId="77777777" w:rsidR="00A16A04" w:rsidRDefault="00A16A04">
            <w:pPr>
              <w:spacing w:line="360" w:lineRule="auto"/>
              <w:jc w:val="both"/>
              <w:rPr>
                <w:del w:id="111" w:author="NAZ, Mamoona (OLDHAM MEDICAL SERVICES)" w:date="2026-09-22T12:16:00Z" w16du:dateUtc="2026-09-22T16:16:00Z"/>
                <w:sz w:val="28"/>
                <w:szCs w:val="28"/>
              </w:rPr>
            </w:pPr>
          </w:p>
          <w:p w14:paraId="635A912E" w14:textId="77777777" w:rsidR="00A16A04" w:rsidRDefault="00A16A04">
            <w:pPr>
              <w:spacing w:line="360" w:lineRule="auto"/>
              <w:jc w:val="both"/>
              <w:rPr>
                <w:del w:id="112" w:author="NAZ, Mamoona (OLDHAM MEDICAL SERVICES)" w:date="2026-09-22T12:16:00Z" w16du:dateUtc="2026-09-22T16:16:00Z"/>
                <w:sz w:val="28"/>
                <w:szCs w:val="28"/>
              </w:rPr>
            </w:pPr>
          </w:p>
          <w:p w14:paraId="24806BDA" w14:textId="77777777" w:rsidR="00A16A04" w:rsidRDefault="00A16A04">
            <w:pPr>
              <w:spacing w:line="360" w:lineRule="auto"/>
              <w:jc w:val="both"/>
              <w:rPr>
                <w:del w:id="113" w:author="NAZ, Mamoona (OLDHAM MEDICAL SERVICES)" w:date="2026-09-22T12:16:00Z" w16du:dateUtc="2026-09-22T16:16:00Z"/>
                <w:sz w:val="28"/>
                <w:szCs w:val="28"/>
              </w:rPr>
            </w:pPr>
          </w:p>
          <w:p w14:paraId="6DB65160" w14:textId="77777777" w:rsidR="00A16A04" w:rsidRDefault="00A16A04">
            <w:pPr>
              <w:spacing w:line="360" w:lineRule="auto"/>
              <w:jc w:val="both"/>
              <w:rPr>
                <w:del w:id="114" w:author="NAZ, Mamoona (OLDHAM MEDICAL SERVICES)" w:date="2026-09-22T12:16:00Z" w16du:dateUtc="2026-09-22T16:16:00Z"/>
                <w:sz w:val="28"/>
                <w:szCs w:val="28"/>
              </w:rPr>
            </w:pPr>
          </w:p>
          <w:p w14:paraId="065CBF26" w14:textId="77777777" w:rsidR="00A16A04" w:rsidRDefault="00A16A04">
            <w:pPr>
              <w:spacing w:line="360" w:lineRule="auto"/>
              <w:jc w:val="both"/>
              <w:rPr>
                <w:del w:id="115" w:author="NAZ, Mamoona (OLDHAM MEDICAL SERVICES)" w:date="2026-09-22T12:16:00Z" w16du:dateUtc="2026-09-22T16:16:00Z"/>
                <w:sz w:val="28"/>
                <w:szCs w:val="28"/>
              </w:rPr>
            </w:pPr>
          </w:p>
          <w:p w14:paraId="2F1DBE3E" w14:textId="77777777" w:rsidR="00A16A04" w:rsidRDefault="00DF50C7">
            <w:pPr>
              <w:spacing w:line="360" w:lineRule="auto"/>
              <w:jc w:val="center"/>
              <w:rPr>
                <w:del w:id="116" w:author="NAZ, Mamoona (OLDHAM MEDICAL SERVICES)" w:date="2026-09-22T12:16:00Z" w16du:dateUtc="2026-09-22T16:16:00Z"/>
                <w:sz w:val="28"/>
                <w:szCs w:val="28"/>
              </w:rPr>
            </w:pPr>
            <w:del w:id="117" w:author="NAZ, Mamoona (OLDHAM MEDICAL SERVICES)" w:date="2026-09-22T12:16:00Z" w16du:dateUtc="2026-09-22T16:16:00Z">
              <w:r>
                <w:rPr>
                  <w:sz w:val="28"/>
                  <w:szCs w:val="28"/>
                </w:rPr>
                <w:delText xml:space="preserve">Санкт-Петербург </w:delText>
              </w:r>
            </w:del>
          </w:p>
          <w:p w14:paraId="23181529" w14:textId="77777777" w:rsidR="00A16A04" w:rsidRDefault="00DF50C7">
            <w:pPr>
              <w:spacing w:line="360" w:lineRule="auto"/>
              <w:jc w:val="center"/>
              <w:rPr>
                <w:del w:id="118" w:author="NAZ, Mamoona (OLDHAM MEDICAL SERVICES)" w:date="2026-09-22T12:16:00Z" w16du:dateUtc="2026-09-22T16:16:00Z"/>
                <w:sz w:val="28"/>
                <w:szCs w:val="28"/>
              </w:rPr>
            </w:pPr>
            <w:del w:id="119" w:author="NAZ, Mamoona (OLDHAM MEDICAL SERVICES)" w:date="2026-09-22T12:16:00Z" w16du:dateUtc="2026-09-22T16:16:00Z">
              <w:r>
                <w:rPr>
                  <w:sz w:val="28"/>
                  <w:szCs w:val="28"/>
                </w:rPr>
                <w:delText>2019</w:delText>
              </w:r>
            </w:del>
          </w:p>
          <w:p w14:paraId="6DF0880E" w14:textId="77777777" w:rsidR="00A16A04" w:rsidRDefault="00A16A04">
            <w:pPr>
              <w:jc w:val="center"/>
              <w:rPr>
                <w:del w:id="120" w:author="NAZ, Mamoona (OLDHAM MEDICAL SERVICES)" w:date="2026-09-22T12:16:00Z" w16du:dateUtc="2026-09-22T16:16:00Z"/>
              </w:rPr>
            </w:pPr>
          </w:p>
        </w:tc>
      </w:tr>
    </w:tbl>
    <w:p w14:paraId="08090E0A" w14:textId="77777777" w:rsidR="00A16A04" w:rsidRDefault="00A16A04">
      <w:pPr>
        <w:tabs>
          <w:tab w:val="left" w:pos="708"/>
        </w:tabs>
        <w:ind w:left="-142" w:firstLine="142"/>
        <w:jc w:val="center"/>
        <w:rPr>
          <w:del w:id="121" w:author="NAZ, Mamoona (OLDHAM MEDICAL SERVICES)" w:date="2026-09-22T12:16:00Z" w16du:dateUtc="2026-09-22T16:16:00Z"/>
          <w:b/>
          <w:i/>
          <w:color w:val="00B050"/>
        </w:rPr>
      </w:pPr>
    </w:p>
    <w:p w14:paraId="5E6C3A32" w14:textId="77777777" w:rsidR="00A16A04" w:rsidRDefault="00DF50C7">
      <w:pPr>
        <w:spacing w:line="360" w:lineRule="auto"/>
        <w:jc w:val="both"/>
        <w:rPr>
          <w:del w:id="122" w:author="NAZ, Mamoona (OLDHAM MEDICAL SERVICES)" w:date="2026-09-22T12:16:00Z" w16du:dateUtc="2026-09-22T16:16:00Z"/>
          <w:b/>
        </w:rPr>
      </w:pPr>
      <w:del w:id="123" w:author="NAZ, Mamoona (OLDHAM MEDICAL SERVICES)" w:date="2026-09-22T12:16:00Z" w16du:dateUtc="2026-09-22T16:16:00Z">
        <w:r>
          <w:rPr>
            <w:b/>
          </w:rPr>
          <w:delText>1. ПЕРЕЧЕНЬ ПЛАНИРУЕМЫХ РЕЗУЛЬТАТОВ ОБУЧЕНИЯ ПО ДИСЦИПЛИНЕ:</w:delText>
        </w:r>
      </w:del>
    </w:p>
    <w:p w14:paraId="79018294" w14:textId="77777777" w:rsidR="00A16A04" w:rsidRDefault="00DF50C7">
      <w:pPr>
        <w:spacing w:line="360" w:lineRule="auto"/>
        <w:jc w:val="both"/>
        <w:rPr>
          <w:del w:id="124" w:author="NAZ, Mamoona (OLDHAM MEDICAL SERVICES)" w:date="2026-09-22T12:16:00Z" w16du:dateUtc="2026-09-22T16:16:00Z"/>
        </w:rPr>
      </w:pPr>
      <w:del w:id="125" w:author="NAZ, Mamoona (OLDHAM MEDICAL SERVICES)" w:date="2026-09-22T12:16:00Z" w16du:dateUtc="2026-09-22T16:16:00Z">
        <w:r>
          <w:delText>Процесс изучения дисциплины направлен на формирование следующих компетенций:</w:delText>
        </w:r>
      </w:del>
    </w:p>
    <w:p w14:paraId="49FB4F9E" w14:textId="77777777" w:rsidR="00A16A04" w:rsidRDefault="00A16A04">
      <w:pPr>
        <w:jc w:val="both"/>
        <w:rPr>
          <w:del w:id="126" w:author="NAZ, Mamoona (OLDHAM MEDICAL SERVICES)" w:date="2026-09-22T12:16:00Z" w16du:dateUtc="2026-09-22T16:16:00Z"/>
          <w:i/>
          <w:color w:val="FF0000"/>
        </w:rPr>
      </w:pPr>
    </w:p>
    <w:tbl>
      <w:tblPr>
        <w:tblStyle w:val="a3"/>
        <w:tblW w:w="9199" w:type="dxa"/>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534"/>
        <w:gridCol w:w="1417"/>
        <w:gridCol w:w="1985"/>
        <w:gridCol w:w="5263"/>
      </w:tblGrid>
      <w:tr w:rsidR="00441BB5" w14:paraId="7F9F053D" w14:textId="77777777" w:rsidTr="00441BB5">
        <w:trPr>
          <w:trHeight w:val="366"/>
          <w:del w:id="127" w:author="NAZ, Mamoona (OLDHAM MEDICAL SERVICES)" w:date="2026-09-22T12:16:00Z" w16du:dateUtc="2026-09-22T16:16:00Z"/>
        </w:trPr>
        <w:tc>
          <w:tcPr>
            <w:tcW w:w="534" w:type="dxa"/>
            <w:vMerge w:val="restart"/>
            <w:tcBorders>
              <w:top w:val="single" w:sz="12" w:space="0" w:color="000000"/>
              <w:left w:val="single" w:sz="12" w:space="0" w:color="000000"/>
              <w:bottom w:val="single" w:sz="6" w:space="0" w:color="000000"/>
              <w:right w:val="single" w:sz="6" w:space="0" w:color="000000"/>
            </w:tcBorders>
          </w:tcPr>
          <w:p w14:paraId="492A30CC" w14:textId="77777777" w:rsidR="00441BB5" w:rsidRDefault="00441BB5">
            <w:pPr>
              <w:spacing w:line="360" w:lineRule="auto"/>
              <w:jc w:val="center"/>
              <w:rPr>
                <w:del w:id="128" w:author="NAZ, Mamoona (OLDHAM MEDICAL SERVICES)" w:date="2026-09-22T12:16:00Z" w16du:dateUtc="2026-09-22T16:16:00Z"/>
                <w:sz w:val="20"/>
                <w:szCs w:val="20"/>
              </w:rPr>
            </w:pPr>
            <w:del w:id="129" w:author="NAZ, Mamoona (OLDHAM MEDICAL SERVICES)" w:date="2026-09-22T12:16:00Z" w16du:dateUtc="2026-09-22T16:16:00Z">
              <w:r>
                <w:rPr>
                  <w:sz w:val="20"/>
                  <w:szCs w:val="20"/>
                </w:rPr>
                <w:delText>№</w:delText>
              </w:r>
            </w:del>
          </w:p>
          <w:p w14:paraId="729ED820" w14:textId="77777777" w:rsidR="00441BB5" w:rsidRDefault="00441BB5">
            <w:pPr>
              <w:spacing w:line="360" w:lineRule="auto"/>
              <w:jc w:val="center"/>
              <w:rPr>
                <w:del w:id="130" w:author="NAZ, Mamoona (OLDHAM MEDICAL SERVICES)" w:date="2026-09-22T12:16:00Z" w16du:dateUtc="2026-09-22T16:16:00Z"/>
                <w:sz w:val="20"/>
                <w:szCs w:val="20"/>
              </w:rPr>
            </w:pPr>
            <w:del w:id="131" w:author="NAZ, Mamoona (OLDHAM MEDICAL SERVICES)" w:date="2026-09-22T12:16:00Z" w16du:dateUtc="2026-09-22T16:16:00Z">
              <w:r>
                <w:rPr>
                  <w:sz w:val="20"/>
                  <w:szCs w:val="20"/>
                </w:rPr>
                <w:delText>пп</w:delText>
              </w:r>
            </w:del>
          </w:p>
        </w:tc>
        <w:tc>
          <w:tcPr>
            <w:tcW w:w="1417" w:type="dxa"/>
            <w:vMerge w:val="restart"/>
            <w:tcBorders>
              <w:top w:val="single" w:sz="12" w:space="0" w:color="000000"/>
              <w:left w:val="single" w:sz="6" w:space="0" w:color="000000"/>
              <w:bottom w:val="single" w:sz="6" w:space="0" w:color="000000"/>
              <w:right w:val="single" w:sz="6" w:space="0" w:color="000000"/>
            </w:tcBorders>
          </w:tcPr>
          <w:p w14:paraId="52D6318B" w14:textId="77777777" w:rsidR="00441BB5" w:rsidRDefault="00441BB5">
            <w:pPr>
              <w:spacing w:line="360" w:lineRule="auto"/>
              <w:jc w:val="center"/>
              <w:rPr>
                <w:del w:id="132" w:author="NAZ, Mamoona (OLDHAM MEDICAL SERVICES)" w:date="2026-09-22T12:16:00Z" w16du:dateUtc="2026-09-22T16:16:00Z"/>
                <w:sz w:val="20"/>
                <w:szCs w:val="20"/>
              </w:rPr>
            </w:pPr>
            <w:del w:id="133" w:author="NAZ, Mamoona (OLDHAM MEDICAL SERVICES)" w:date="2026-09-22T12:16:00Z" w16du:dateUtc="2026-09-22T16:16:00Z">
              <w:r>
                <w:rPr>
                  <w:sz w:val="20"/>
                  <w:szCs w:val="20"/>
                </w:rPr>
                <w:delText>Индекс компетенции</w:delText>
              </w:r>
            </w:del>
          </w:p>
          <w:p w14:paraId="7E378D50" w14:textId="77777777" w:rsidR="00441BB5" w:rsidRDefault="00441BB5">
            <w:pPr>
              <w:spacing w:line="360" w:lineRule="auto"/>
              <w:jc w:val="center"/>
              <w:rPr>
                <w:del w:id="134" w:author="NAZ, Mamoona (OLDHAM MEDICAL SERVICES)" w:date="2026-09-22T12:16:00Z" w16du:dateUtc="2026-09-22T16:16:00Z"/>
                <w:i/>
                <w:sz w:val="20"/>
                <w:szCs w:val="20"/>
              </w:rPr>
            </w:pPr>
          </w:p>
        </w:tc>
        <w:tc>
          <w:tcPr>
            <w:tcW w:w="1985" w:type="dxa"/>
            <w:vMerge w:val="restart"/>
            <w:tcBorders>
              <w:top w:val="single" w:sz="12" w:space="0" w:color="000000"/>
              <w:left w:val="single" w:sz="6" w:space="0" w:color="000000"/>
              <w:right w:val="single" w:sz="6" w:space="0" w:color="000000"/>
            </w:tcBorders>
          </w:tcPr>
          <w:p w14:paraId="343544E0" w14:textId="77777777" w:rsidR="00441BB5" w:rsidRDefault="00441BB5">
            <w:pPr>
              <w:jc w:val="center"/>
              <w:rPr>
                <w:del w:id="135" w:author="NAZ, Mamoona (OLDHAM MEDICAL SERVICES)" w:date="2026-09-22T12:16:00Z" w16du:dateUtc="2026-09-22T16:16:00Z"/>
                <w:sz w:val="20"/>
                <w:szCs w:val="20"/>
              </w:rPr>
            </w:pPr>
            <w:del w:id="136" w:author="NAZ, Mamoona (OLDHAM MEDICAL SERVICES)" w:date="2026-09-22T12:16:00Z" w16du:dateUtc="2026-09-22T16:16:00Z">
              <w:r>
                <w:rPr>
                  <w:sz w:val="20"/>
                  <w:szCs w:val="20"/>
                </w:rPr>
                <w:delText xml:space="preserve">Содержание компетенции </w:delText>
              </w:r>
            </w:del>
          </w:p>
          <w:p w14:paraId="7AA02727" w14:textId="77777777" w:rsidR="00441BB5" w:rsidRDefault="00441BB5">
            <w:pPr>
              <w:jc w:val="center"/>
              <w:rPr>
                <w:del w:id="137" w:author="NAZ, Mamoona (OLDHAM MEDICAL SERVICES)" w:date="2026-09-22T12:16:00Z" w16du:dateUtc="2026-09-22T16:16:00Z"/>
                <w:sz w:val="20"/>
                <w:szCs w:val="20"/>
              </w:rPr>
            </w:pPr>
            <w:del w:id="138" w:author="NAZ, Mamoona (OLDHAM MEDICAL SERVICES)" w:date="2026-09-22T12:16:00Z" w16du:dateUtc="2026-09-22T16:16:00Z">
              <w:r>
                <w:rPr>
                  <w:sz w:val="20"/>
                  <w:szCs w:val="20"/>
                </w:rPr>
                <w:delText>(или ее части)</w:delText>
              </w:r>
            </w:del>
          </w:p>
          <w:p w14:paraId="6D0B04F1" w14:textId="77777777" w:rsidR="00441BB5" w:rsidRDefault="00441BB5">
            <w:pPr>
              <w:jc w:val="center"/>
              <w:rPr>
                <w:del w:id="139" w:author="NAZ, Mamoona (OLDHAM MEDICAL SERVICES)" w:date="2026-09-22T12:16:00Z" w16du:dateUtc="2026-09-22T16:16:00Z"/>
                <w:sz w:val="20"/>
                <w:szCs w:val="20"/>
              </w:rPr>
            </w:pPr>
          </w:p>
        </w:tc>
        <w:tc>
          <w:tcPr>
            <w:tcW w:w="5263" w:type="dxa"/>
            <w:vMerge w:val="restart"/>
            <w:tcBorders>
              <w:top w:val="single" w:sz="12" w:space="0" w:color="000000"/>
              <w:left w:val="single" w:sz="6" w:space="0" w:color="000000"/>
              <w:bottom w:val="single" w:sz="6" w:space="0" w:color="000000"/>
              <w:right w:val="single" w:sz="6" w:space="0" w:color="000000"/>
            </w:tcBorders>
          </w:tcPr>
          <w:p w14:paraId="5AC98277" w14:textId="77777777" w:rsidR="00441BB5" w:rsidRDefault="00441BB5">
            <w:pPr>
              <w:jc w:val="center"/>
              <w:rPr>
                <w:del w:id="140" w:author="NAZ, Mamoona (OLDHAM MEDICAL SERVICES)" w:date="2026-09-22T12:16:00Z" w16du:dateUtc="2026-09-22T16:16:00Z"/>
                <w:sz w:val="20"/>
                <w:szCs w:val="20"/>
              </w:rPr>
            </w:pPr>
            <w:del w:id="141" w:author="NAZ, Mamoona (OLDHAM MEDICAL SERVICES)" w:date="2026-09-22T12:16:00Z" w16du:dateUtc="2026-09-22T16:16:00Z">
              <w:r>
                <w:rPr>
                  <w:sz w:val="20"/>
                  <w:szCs w:val="20"/>
                </w:rPr>
                <w:delText>Индикатор</w:delText>
              </w:r>
            </w:del>
          </w:p>
        </w:tc>
      </w:tr>
      <w:tr w:rsidR="00441BB5" w14:paraId="0911377E" w14:textId="77777777" w:rsidTr="00441BB5">
        <w:trPr>
          <w:trHeight w:val="281"/>
          <w:del w:id="142" w:author="NAZ, Mamoona (OLDHAM MEDICAL SERVICES)" w:date="2026-09-22T12:16:00Z" w16du:dateUtc="2026-09-22T16:16:00Z"/>
        </w:trPr>
        <w:tc>
          <w:tcPr>
            <w:tcW w:w="534" w:type="dxa"/>
            <w:vMerge/>
            <w:tcBorders>
              <w:top w:val="single" w:sz="12" w:space="0" w:color="000000"/>
              <w:left w:val="single" w:sz="12" w:space="0" w:color="000000"/>
              <w:bottom w:val="single" w:sz="6" w:space="0" w:color="000000"/>
              <w:right w:val="single" w:sz="6" w:space="0" w:color="000000"/>
            </w:tcBorders>
          </w:tcPr>
          <w:p w14:paraId="1298F896" w14:textId="77777777" w:rsidR="00441BB5" w:rsidRDefault="00441BB5">
            <w:pPr>
              <w:widowControl w:val="0"/>
              <w:pBdr>
                <w:top w:val="nil"/>
                <w:left w:val="nil"/>
                <w:bottom w:val="nil"/>
                <w:right w:val="nil"/>
                <w:between w:val="nil"/>
              </w:pBdr>
              <w:spacing w:line="276" w:lineRule="auto"/>
              <w:rPr>
                <w:del w:id="143" w:author="NAZ, Mamoona (OLDHAM MEDICAL SERVICES)" w:date="2026-09-22T12:16:00Z" w16du:dateUtc="2026-09-22T16:16:00Z"/>
                <w:sz w:val="20"/>
                <w:szCs w:val="20"/>
              </w:rPr>
            </w:pPr>
          </w:p>
        </w:tc>
        <w:tc>
          <w:tcPr>
            <w:tcW w:w="1417" w:type="dxa"/>
            <w:vMerge/>
            <w:tcBorders>
              <w:top w:val="single" w:sz="12" w:space="0" w:color="000000"/>
              <w:left w:val="single" w:sz="6" w:space="0" w:color="000000"/>
              <w:bottom w:val="single" w:sz="6" w:space="0" w:color="000000"/>
              <w:right w:val="single" w:sz="6" w:space="0" w:color="000000"/>
            </w:tcBorders>
          </w:tcPr>
          <w:p w14:paraId="11855CE6" w14:textId="77777777" w:rsidR="00441BB5" w:rsidRDefault="00441BB5">
            <w:pPr>
              <w:widowControl w:val="0"/>
              <w:pBdr>
                <w:top w:val="nil"/>
                <w:left w:val="nil"/>
                <w:bottom w:val="nil"/>
                <w:right w:val="nil"/>
                <w:between w:val="nil"/>
              </w:pBdr>
              <w:spacing w:line="276" w:lineRule="auto"/>
              <w:rPr>
                <w:del w:id="144" w:author="NAZ, Mamoona (OLDHAM MEDICAL SERVICES)" w:date="2026-09-22T12:16:00Z" w16du:dateUtc="2026-09-22T16:16:00Z"/>
                <w:sz w:val="20"/>
                <w:szCs w:val="20"/>
              </w:rPr>
            </w:pPr>
          </w:p>
        </w:tc>
        <w:tc>
          <w:tcPr>
            <w:tcW w:w="1985" w:type="dxa"/>
            <w:vMerge/>
            <w:tcBorders>
              <w:top w:val="single" w:sz="12" w:space="0" w:color="000000"/>
              <w:left w:val="single" w:sz="6" w:space="0" w:color="000000"/>
              <w:right w:val="single" w:sz="6" w:space="0" w:color="000000"/>
            </w:tcBorders>
          </w:tcPr>
          <w:p w14:paraId="4449A531" w14:textId="77777777" w:rsidR="00441BB5" w:rsidRDefault="00441BB5">
            <w:pPr>
              <w:widowControl w:val="0"/>
              <w:pBdr>
                <w:top w:val="nil"/>
                <w:left w:val="nil"/>
                <w:bottom w:val="nil"/>
                <w:right w:val="nil"/>
                <w:between w:val="nil"/>
              </w:pBdr>
              <w:spacing w:line="276" w:lineRule="auto"/>
              <w:rPr>
                <w:del w:id="145" w:author="NAZ, Mamoona (OLDHAM MEDICAL SERVICES)" w:date="2026-09-22T12:16:00Z" w16du:dateUtc="2026-09-22T16:16:00Z"/>
                <w:sz w:val="20"/>
                <w:szCs w:val="20"/>
              </w:rPr>
            </w:pPr>
          </w:p>
        </w:tc>
        <w:tc>
          <w:tcPr>
            <w:tcW w:w="5263" w:type="dxa"/>
            <w:vMerge/>
            <w:tcBorders>
              <w:top w:val="single" w:sz="12" w:space="0" w:color="000000"/>
              <w:left w:val="single" w:sz="6" w:space="0" w:color="000000"/>
              <w:bottom w:val="single" w:sz="6" w:space="0" w:color="000000"/>
              <w:right w:val="single" w:sz="6" w:space="0" w:color="000000"/>
            </w:tcBorders>
          </w:tcPr>
          <w:p w14:paraId="58532722" w14:textId="77777777" w:rsidR="00441BB5" w:rsidRDefault="00441BB5">
            <w:pPr>
              <w:widowControl w:val="0"/>
              <w:pBdr>
                <w:top w:val="nil"/>
                <w:left w:val="nil"/>
                <w:bottom w:val="nil"/>
                <w:right w:val="nil"/>
                <w:between w:val="nil"/>
              </w:pBdr>
              <w:spacing w:line="276" w:lineRule="auto"/>
              <w:rPr>
                <w:del w:id="146" w:author="NAZ, Mamoona (OLDHAM MEDICAL SERVICES)" w:date="2026-09-22T12:16:00Z" w16du:dateUtc="2026-09-22T16:16:00Z"/>
                <w:sz w:val="20"/>
                <w:szCs w:val="20"/>
              </w:rPr>
            </w:pPr>
          </w:p>
        </w:tc>
      </w:tr>
      <w:tr w:rsidR="00441BB5" w14:paraId="6E1F283E" w14:textId="77777777" w:rsidTr="00441BB5">
        <w:trPr>
          <w:trHeight w:val="424"/>
          <w:del w:id="147" w:author="NAZ, Mamoona (OLDHAM MEDICAL SERVICES)" w:date="2026-09-22T12:16:00Z" w16du:dateUtc="2026-09-22T16:16:00Z"/>
        </w:trPr>
        <w:tc>
          <w:tcPr>
            <w:tcW w:w="534" w:type="dxa"/>
            <w:tcBorders>
              <w:top w:val="single" w:sz="6" w:space="0" w:color="000000"/>
              <w:left w:val="single" w:sz="12" w:space="0" w:color="000000"/>
              <w:bottom w:val="single" w:sz="6" w:space="0" w:color="000000"/>
              <w:right w:val="single" w:sz="6" w:space="0" w:color="000000"/>
            </w:tcBorders>
            <w:shd w:val="clear" w:color="auto" w:fill="E0E0E0"/>
          </w:tcPr>
          <w:p w14:paraId="748AA514" w14:textId="77777777" w:rsidR="00441BB5" w:rsidRDefault="00441BB5">
            <w:pPr>
              <w:spacing w:line="360" w:lineRule="auto"/>
              <w:rPr>
                <w:del w:id="148" w:author="NAZ, Mamoona (OLDHAM MEDICAL SERVICES)" w:date="2026-09-22T12:16:00Z" w16du:dateUtc="2026-09-22T16:16:00Z"/>
                <w:b/>
                <w:sz w:val="20"/>
                <w:szCs w:val="20"/>
              </w:rPr>
            </w:pPr>
            <w:bookmarkStart w:id="149" w:name="_heading=h.gjdgxs" w:colFirst="0" w:colLast="0"/>
            <w:bookmarkEnd w:id="149"/>
            <w:del w:id="150" w:author="NAZ, Mamoona (OLDHAM MEDICAL SERVICES)" w:date="2026-09-22T12:16:00Z" w16du:dateUtc="2026-09-22T16:16:00Z">
              <w:r>
                <w:rPr>
                  <w:b/>
                  <w:sz w:val="20"/>
                  <w:szCs w:val="20"/>
                </w:rPr>
                <w:delText>1.</w:delText>
              </w:r>
            </w:del>
          </w:p>
        </w:tc>
        <w:tc>
          <w:tcPr>
            <w:tcW w:w="1417" w:type="dxa"/>
            <w:tcBorders>
              <w:top w:val="single" w:sz="6" w:space="0" w:color="000000"/>
              <w:left w:val="single" w:sz="6" w:space="0" w:color="000000"/>
              <w:bottom w:val="single" w:sz="6" w:space="0" w:color="000000"/>
              <w:right w:val="single" w:sz="6" w:space="0" w:color="000000"/>
            </w:tcBorders>
            <w:shd w:val="clear" w:color="auto" w:fill="E0E0E0"/>
          </w:tcPr>
          <w:p w14:paraId="05EBD4F9" w14:textId="77777777" w:rsidR="00441BB5" w:rsidRDefault="00441BB5">
            <w:pPr>
              <w:pBdr>
                <w:top w:val="nil"/>
                <w:left w:val="nil"/>
                <w:bottom w:val="nil"/>
                <w:right w:val="nil"/>
                <w:between w:val="nil"/>
              </w:pBdr>
              <w:spacing w:line="360" w:lineRule="auto"/>
              <w:rPr>
                <w:del w:id="151" w:author="NAZ, Mamoona (OLDHAM MEDICAL SERVICES)" w:date="2026-09-22T12:16:00Z" w16du:dateUtc="2026-09-22T16:16:00Z"/>
                <w:color w:val="000000"/>
                <w:sz w:val="20"/>
                <w:szCs w:val="20"/>
              </w:rPr>
            </w:pPr>
            <w:del w:id="152" w:author="NAZ, Mamoona (OLDHAM MEDICAL SERVICES)" w:date="2026-09-22T12:16:00Z" w16du:dateUtc="2026-09-22T16:16:00Z">
              <w:r>
                <w:rPr>
                  <w:color w:val="000000"/>
                  <w:sz w:val="20"/>
                  <w:szCs w:val="20"/>
                </w:rPr>
                <w:delText>ПК-6</w:delText>
              </w:r>
            </w:del>
          </w:p>
        </w:tc>
        <w:tc>
          <w:tcPr>
            <w:tcW w:w="1985" w:type="dxa"/>
            <w:tcBorders>
              <w:top w:val="single" w:sz="6" w:space="0" w:color="000000"/>
              <w:left w:val="single" w:sz="6" w:space="0" w:color="000000"/>
              <w:bottom w:val="single" w:sz="6" w:space="0" w:color="000000"/>
              <w:right w:val="single" w:sz="6" w:space="0" w:color="000000"/>
            </w:tcBorders>
            <w:shd w:val="clear" w:color="auto" w:fill="E0E0E0"/>
          </w:tcPr>
          <w:p w14:paraId="43560CBA" w14:textId="77777777" w:rsidR="00441BB5" w:rsidRDefault="00441BB5">
            <w:pPr>
              <w:jc w:val="both"/>
              <w:rPr>
                <w:del w:id="153" w:author="NAZ, Mamoona (OLDHAM MEDICAL SERVICES)" w:date="2026-09-22T12:16:00Z" w16du:dateUtc="2026-09-22T16:16:00Z"/>
                <w:sz w:val="20"/>
                <w:szCs w:val="20"/>
              </w:rPr>
            </w:pPr>
            <w:del w:id="154" w:author="NAZ, Mamoona (OLDHAM MEDICAL SERVICES)" w:date="2026-09-22T12:16:00Z" w16du:dateUtc="2026-09-22T16:16:00Z">
              <w:r>
                <w:rPr>
                  <w:sz w:val="20"/>
                  <w:szCs w:val="20"/>
                </w:rPr>
                <w:delText>Способен применять методы прикладных исследований в избранной сфере профессиональной деятельности</w:delText>
              </w:r>
            </w:del>
          </w:p>
          <w:p w14:paraId="57332538" w14:textId="77777777" w:rsidR="00441BB5" w:rsidRDefault="00441BB5">
            <w:pPr>
              <w:jc w:val="both"/>
              <w:rPr>
                <w:del w:id="155" w:author="NAZ, Mamoona (OLDHAM MEDICAL SERVICES)" w:date="2026-09-22T12:16:00Z" w16du:dateUtc="2026-09-22T16:16:00Z"/>
                <w:color w:val="000000"/>
                <w:sz w:val="20"/>
                <w:szCs w:val="20"/>
              </w:rPr>
            </w:pPr>
          </w:p>
        </w:tc>
        <w:tc>
          <w:tcPr>
            <w:tcW w:w="5263" w:type="dxa"/>
            <w:tcBorders>
              <w:top w:val="single" w:sz="6" w:space="0" w:color="000000"/>
              <w:left w:val="single" w:sz="6" w:space="0" w:color="000000"/>
              <w:bottom w:val="single" w:sz="6" w:space="0" w:color="000000"/>
              <w:right w:val="single" w:sz="6" w:space="0" w:color="000000"/>
            </w:tcBorders>
            <w:shd w:val="clear" w:color="auto" w:fill="E0E0E0"/>
          </w:tcPr>
          <w:p w14:paraId="6027B387" w14:textId="77777777" w:rsidR="00441BB5" w:rsidRDefault="00441BB5">
            <w:pPr>
              <w:jc w:val="both"/>
              <w:rPr>
                <w:del w:id="156" w:author="NAZ, Mamoona (OLDHAM MEDICAL SERVICES)" w:date="2026-09-22T12:16:00Z" w16du:dateUtc="2026-09-22T16:16:00Z"/>
                <w:sz w:val="20"/>
                <w:szCs w:val="20"/>
                <w:highlight w:val="cyan"/>
              </w:rPr>
            </w:pPr>
            <w:del w:id="157" w:author="NAZ, Mamoona (OLDHAM MEDICAL SERVICES)" w:date="2026-09-22T12:16:00Z" w16du:dateUtc="2026-09-22T16:16:00Z">
              <w:r>
                <w:rPr>
                  <w:color w:val="000000"/>
                  <w:sz w:val="20"/>
                  <w:szCs w:val="20"/>
                </w:rPr>
                <w:delText>ПК-6.2. Организует изучение удовлетворенности и лояльности потребителей, мониторинг качества обслуживания в организациях сферы гостеприимства и общественного питания</w:delText>
              </w:r>
            </w:del>
          </w:p>
        </w:tc>
      </w:tr>
    </w:tbl>
    <w:p w14:paraId="3C57C96F" w14:textId="77777777" w:rsidR="00A16A04" w:rsidRDefault="00A16A04">
      <w:pPr>
        <w:rPr>
          <w:del w:id="158" w:author="NAZ, Mamoona (OLDHAM MEDICAL SERVICES)" w:date="2026-09-22T12:16:00Z" w16du:dateUtc="2026-09-22T16:16:00Z"/>
          <w:b/>
        </w:rPr>
      </w:pPr>
    </w:p>
    <w:p w14:paraId="0ED78B5B" w14:textId="77777777" w:rsidR="00A16A04" w:rsidRDefault="00DF50C7">
      <w:pPr>
        <w:rPr>
          <w:del w:id="159" w:author="NAZ, Mamoona (OLDHAM MEDICAL SERVICES)" w:date="2026-09-22T12:16:00Z" w16du:dateUtc="2026-09-22T16:16:00Z"/>
        </w:rPr>
      </w:pPr>
      <w:del w:id="160" w:author="NAZ, Mamoona (OLDHAM MEDICAL SERVICES)" w:date="2026-09-22T12:16:00Z" w16du:dateUtc="2026-09-22T16:16:00Z">
        <w:r>
          <w:rPr>
            <w:b/>
          </w:rPr>
          <w:delText xml:space="preserve">2. Место дисциплины  в структуре ОП: </w:delText>
        </w:r>
      </w:del>
    </w:p>
    <w:p w14:paraId="7E09E856" w14:textId="77777777" w:rsidR="00A16A04" w:rsidRDefault="00DF50C7">
      <w:pPr>
        <w:ind w:firstLine="709"/>
        <w:jc w:val="both"/>
        <w:rPr>
          <w:del w:id="161" w:author="NAZ, Mamoona (OLDHAM MEDICAL SERVICES)" w:date="2026-09-22T12:16:00Z" w16du:dateUtc="2026-09-22T16:16:00Z"/>
        </w:rPr>
      </w:pPr>
      <w:del w:id="162" w:author="NAZ, Mamoona (OLDHAM MEDICAL SERVICES)" w:date="2026-09-22T12:16:00Z" w16du:dateUtc="2026-09-22T16:16:00Z">
        <w:r>
          <w:rPr>
            <w:b/>
          </w:rPr>
          <w:delText>Цель преподавания дисциплины:</w:delText>
        </w:r>
        <w:r>
          <w:delText xml:space="preserve"> </w:delText>
        </w:r>
      </w:del>
    </w:p>
    <w:p w14:paraId="5D2339FB" w14:textId="77777777" w:rsidR="00A16A04" w:rsidRDefault="00DF50C7">
      <w:pPr>
        <w:ind w:firstLine="709"/>
        <w:jc w:val="both"/>
        <w:rPr>
          <w:del w:id="163" w:author="NAZ, Mamoona (OLDHAM MEDICAL SERVICES)" w:date="2026-09-22T12:16:00Z" w16du:dateUtc="2026-09-22T16:16:00Z"/>
        </w:rPr>
      </w:pPr>
      <w:del w:id="164" w:author="NAZ, Mamoona (OLDHAM MEDICAL SERVICES)" w:date="2026-09-22T12:16:00Z" w16du:dateUtc="2026-09-22T16:16:00Z">
        <w:r>
          <w:delText>подготовить выпускника, обладающего знаниями об организации, конституционных принципах научных исследований и профессиональными компетенциями, необходимыми в научно-исследовательской деятельности.</w:delText>
        </w:r>
      </w:del>
    </w:p>
    <w:p w14:paraId="2B742D13" w14:textId="77777777" w:rsidR="00A16A04" w:rsidRDefault="00DF50C7">
      <w:pPr>
        <w:ind w:firstLine="709"/>
        <w:jc w:val="both"/>
        <w:rPr>
          <w:del w:id="165" w:author="NAZ, Mamoona (OLDHAM MEDICAL SERVICES)" w:date="2026-09-22T12:16:00Z" w16du:dateUtc="2026-09-22T16:16:00Z"/>
        </w:rPr>
      </w:pPr>
      <w:del w:id="166" w:author="NAZ, Mamoona (OLDHAM MEDICAL SERVICES)" w:date="2026-09-22T12:16:00Z" w16du:dateUtc="2026-09-22T16:16:00Z">
        <w:r>
          <w:rPr>
            <w:b/>
          </w:rPr>
          <w:delText>Задачами освоения дисциплины являются:</w:delText>
        </w:r>
        <w:r>
          <w:delText xml:space="preserve"> </w:delText>
        </w:r>
      </w:del>
    </w:p>
    <w:p w14:paraId="22F1F20B" w14:textId="77777777" w:rsidR="00A16A04" w:rsidRDefault="00DF50C7">
      <w:pPr>
        <w:widowControl w:val="0"/>
        <w:numPr>
          <w:ilvl w:val="0"/>
          <w:numId w:val="5"/>
        </w:numPr>
        <w:shd w:val="clear" w:color="auto" w:fill="FFFFFF"/>
        <w:ind w:left="0" w:firstLine="709"/>
        <w:jc w:val="both"/>
        <w:rPr>
          <w:del w:id="167" w:author="NAZ, Mamoona (OLDHAM MEDICAL SERVICES)" w:date="2026-09-22T12:16:00Z" w16du:dateUtc="2026-09-22T16:16:00Z"/>
          <w:color w:val="000000"/>
        </w:rPr>
      </w:pPr>
      <w:del w:id="168" w:author="NAZ, Mamoona (OLDHAM MEDICAL SERVICES)" w:date="2026-09-22T12:16:00Z" w16du:dateUtc="2026-09-22T16:16:00Z">
        <w:r>
          <w:rPr>
            <w:color w:val="000000"/>
          </w:rPr>
          <w:delText>изучить понятие науки, методологические основы научного исследования и особенности методики проведения исследования и написания выпускной квалификационной работы;</w:delText>
        </w:r>
      </w:del>
    </w:p>
    <w:p w14:paraId="36DF560E" w14:textId="77777777" w:rsidR="00A16A04" w:rsidRDefault="00DF50C7">
      <w:pPr>
        <w:widowControl w:val="0"/>
        <w:numPr>
          <w:ilvl w:val="0"/>
          <w:numId w:val="5"/>
        </w:numPr>
        <w:shd w:val="clear" w:color="auto" w:fill="FFFFFF"/>
        <w:ind w:left="0" w:firstLine="709"/>
        <w:jc w:val="both"/>
        <w:rPr>
          <w:del w:id="169" w:author="NAZ, Mamoona (OLDHAM MEDICAL SERVICES)" w:date="2026-09-22T12:16:00Z" w16du:dateUtc="2026-09-22T16:16:00Z"/>
          <w:color w:val="000000"/>
        </w:rPr>
      </w:pPr>
      <w:del w:id="170" w:author="NAZ, Mamoona (OLDHAM MEDICAL SERVICES)" w:date="2026-09-22T12:16:00Z" w16du:dateUtc="2026-09-22T16:16:00Z">
        <w:r>
          <w:rPr>
            <w:color w:val="000000"/>
          </w:rPr>
          <w:delText>сформировать умения системного подхода при освоении и применении современных методов научного исследования, анализе научной информации необходимой для решения задач в предметной сфере профессиональной деятельности;</w:delText>
        </w:r>
      </w:del>
    </w:p>
    <w:p w14:paraId="30F52A8F" w14:textId="77777777" w:rsidR="00A16A04" w:rsidRDefault="00DF50C7">
      <w:pPr>
        <w:widowControl w:val="0"/>
        <w:numPr>
          <w:ilvl w:val="0"/>
          <w:numId w:val="5"/>
        </w:numPr>
        <w:shd w:val="clear" w:color="auto" w:fill="FFFFFF"/>
        <w:ind w:left="0" w:firstLine="709"/>
        <w:jc w:val="both"/>
        <w:rPr>
          <w:del w:id="171" w:author="NAZ, Mamoona (OLDHAM MEDICAL SERVICES)" w:date="2026-09-22T12:16:00Z" w16du:dateUtc="2026-09-22T16:16:00Z"/>
          <w:color w:val="000000"/>
        </w:rPr>
      </w:pPr>
      <w:del w:id="172" w:author="NAZ, Mamoona (OLDHAM MEDICAL SERVICES)" w:date="2026-09-22T12:16:00Z" w16du:dateUtc="2026-09-22T16:16:00Z">
        <w:r>
          <w:rPr>
            <w:color w:val="000000"/>
          </w:rPr>
          <w:delText>сформировать мотивационные установки к организации и самоуправлению научно-исследовательской деятельностью, совершенствованию и развитию собственного общеинтеллектуального, общекультурного, научного потенциала, его применению при решении задач в предметной сфере профессиональной деятельности.</w:delText>
        </w:r>
      </w:del>
    </w:p>
    <w:p w14:paraId="486E70C3" w14:textId="77777777" w:rsidR="00A16A04" w:rsidRDefault="00441BB5">
      <w:pPr>
        <w:widowControl w:val="0"/>
        <w:ind w:firstLine="709"/>
        <w:jc w:val="both"/>
        <w:rPr>
          <w:del w:id="173" w:author="NAZ, Mamoona (OLDHAM MEDICAL SERVICES)" w:date="2026-09-22T12:16:00Z" w16du:dateUtc="2026-09-22T16:16:00Z"/>
        </w:rPr>
      </w:pPr>
      <w:del w:id="174" w:author="NAZ, Mamoona (OLDHAM MEDICAL SERVICES)" w:date="2026-09-22T12:16:00Z" w16du:dateUtc="2026-09-22T16:16:00Z">
        <w:r w:rsidRPr="00BB4484">
          <w:rPr>
            <w:b/>
            <w:u w:val="single"/>
          </w:rPr>
          <w:delText>Место дисциплины</w:delText>
        </w:r>
        <w:r w:rsidRPr="00BB4484">
          <w:delText xml:space="preserve">: </w:delText>
        </w:r>
        <w:r w:rsidR="00DF50C7">
          <w:delText>Данная дисциплина реализуется в рамках вариативной части Блока 1 «Дисциплины (модули)» программы бакалавриата, определяет направленность (профиль), является обязательной для освоения обучающимися.</w:delText>
        </w:r>
      </w:del>
    </w:p>
    <w:p w14:paraId="4FE8C740" w14:textId="77777777" w:rsidR="00A16A04" w:rsidRDefault="00A16A04">
      <w:pPr>
        <w:spacing w:line="360" w:lineRule="auto"/>
        <w:rPr>
          <w:del w:id="175" w:author="NAZ, Mamoona (OLDHAM MEDICAL SERVICES)" w:date="2026-09-22T12:16:00Z" w16du:dateUtc="2026-09-22T16:16:00Z"/>
          <w:b/>
        </w:rPr>
      </w:pPr>
    </w:p>
    <w:p w14:paraId="3030B6FF" w14:textId="77777777" w:rsidR="00441BB5" w:rsidRPr="00BB4484" w:rsidRDefault="00441BB5" w:rsidP="00755BC7">
      <w:pPr>
        <w:rPr>
          <w:del w:id="176" w:author="NAZ, Mamoona (OLDHAM MEDICAL SERVICES)" w:date="2026-09-22T12:16:00Z" w16du:dateUtc="2026-09-22T16:16:00Z"/>
        </w:rPr>
      </w:pPr>
      <w:del w:id="177" w:author="NAZ, Mamoona (OLDHAM MEDICAL SERVICES)" w:date="2026-09-22T12:16:00Z" w16du:dateUtc="2026-09-22T16:16:00Z">
        <w:r w:rsidRPr="00BB4484">
          <w:rPr>
            <w:b/>
            <w:bCs/>
            <w:color w:val="000000"/>
          </w:rPr>
          <w:delText xml:space="preserve">3. </w:delText>
        </w:r>
        <w:r w:rsidRPr="00BB4484">
          <w:rPr>
            <w:b/>
            <w:bCs/>
            <w:caps/>
            <w:color w:val="000000"/>
          </w:rPr>
          <w:delText>Объем дисциплины и виды учебной работы:</w:delText>
        </w:r>
      </w:del>
    </w:p>
    <w:p w14:paraId="57E918D2" w14:textId="77777777" w:rsidR="00441BB5" w:rsidRPr="00BB4484" w:rsidRDefault="00441BB5" w:rsidP="00755BC7">
      <w:pPr>
        <w:ind w:firstLine="527"/>
        <w:rPr>
          <w:del w:id="178" w:author="NAZ, Mamoona (OLDHAM MEDICAL SERVICES)" w:date="2026-09-22T12:16:00Z" w16du:dateUtc="2026-09-22T16:16:00Z"/>
        </w:rPr>
      </w:pPr>
      <w:del w:id="179" w:author="NAZ, Mamoona (OLDHAM MEDICAL SERVICES)" w:date="2026-09-22T12:16:00Z" w16du:dateUtc="2026-09-22T16:16:00Z">
        <w:r w:rsidRPr="00BB4484">
          <w:delText xml:space="preserve">Общая трудоемкость освоения дисциплины составляет </w:delText>
        </w:r>
        <w:r>
          <w:delText>3</w:delText>
        </w:r>
        <w:r w:rsidRPr="00BB4484">
          <w:delText xml:space="preserve"> зачетные единицы, </w:delText>
        </w:r>
        <w:r>
          <w:delText>108</w:delText>
        </w:r>
        <w:r w:rsidRPr="00BB4484">
          <w:delText xml:space="preserve"> академических часа</w:delText>
        </w:r>
        <w:r w:rsidRPr="00BB4484">
          <w:rPr>
            <w:i/>
            <w:color w:val="000000"/>
          </w:rPr>
          <w:delText xml:space="preserve"> (1 зачетная единица соответствует 36 академическим часам).</w:delText>
        </w:r>
      </w:del>
    </w:p>
    <w:p w14:paraId="246A155F" w14:textId="77777777" w:rsidR="00441BB5" w:rsidRPr="00BB4484" w:rsidRDefault="00441BB5" w:rsidP="00755BC7">
      <w:pPr>
        <w:ind w:firstLine="720"/>
        <w:rPr>
          <w:del w:id="180" w:author="NAZ, Mamoona (OLDHAM MEDICAL SERVICES)" w:date="2026-09-22T12:16:00Z" w16du:dateUtc="2026-09-22T16:16:00Z"/>
          <w:i/>
          <w:color w:val="000000"/>
        </w:rPr>
      </w:pPr>
    </w:p>
    <w:p w14:paraId="14C29244" w14:textId="77777777" w:rsidR="00441BB5" w:rsidRPr="00BB4484" w:rsidRDefault="00441BB5" w:rsidP="00441BB5">
      <w:pPr>
        <w:rPr>
          <w:del w:id="181" w:author="NAZ, Mamoona (OLDHAM MEDICAL SERVICES)" w:date="2026-09-22T12:16:00Z" w16du:dateUtc="2026-09-22T16:16:00Z"/>
          <w:color w:val="000000"/>
        </w:rPr>
      </w:pPr>
      <w:del w:id="182" w:author="NAZ, Mamoona (OLDHAM MEDICAL SERVICES)" w:date="2026-09-22T12:16:00Z" w16du:dateUtc="2026-09-22T16:16:00Z">
        <w:r w:rsidRPr="00BB4484">
          <w:rPr>
            <w:color w:val="000000"/>
          </w:rPr>
          <w:delText>Очная форма обучения</w:delText>
        </w:r>
      </w:del>
    </w:p>
    <w:tbl>
      <w:tblPr>
        <w:tblStyle w:val="a4"/>
        <w:tblW w:w="9039" w:type="dxa"/>
        <w:tblInd w:w="-10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6204"/>
        <w:gridCol w:w="1417"/>
        <w:gridCol w:w="1418"/>
      </w:tblGrid>
      <w:tr w:rsidR="00A16A04" w14:paraId="2250C586" w14:textId="77777777">
        <w:trPr>
          <w:trHeight w:val="345"/>
          <w:del w:id="183" w:author="NAZ, Mamoona (OLDHAM MEDICAL SERVICES)" w:date="2026-09-22T12:16:00Z" w16du:dateUtc="2026-09-22T16:16:00Z"/>
        </w:trPr>
        <w:tc>
          <w:tcPr>
            <w:tcW w:w="6204" w:type="dxa"/>
            <w:vMerge w:val="restart"/>
            <w:tcBorders>
              <w:top w:val="single" w:sz="12" w:space="0" w:color="000000"/>
            </w:tcBorders>
          </w:tcPr>
          <w:p w14:paraId="0771E963" w14:textId="77777777" w:rsidR="00A16A04" w:rsidRDefault="00DF50C7">
            <w:pPr>
              <w:pBdr>
                <w:top w:val="nil"/>
                <w:left w:val="nil"/>
                <w:bottom w:val="nil"/>
                <w:right w:val="nil"/>
                <w:between w:val="nil"/>
              </w:pBdr>
              <w:jc w:val="center"/>
              <w:rPr>
                <w:del w:id="184" w:author="NAZ, Mamoona (OLDHAM MEDICAL SERVICES)" w:date="2026-09-22T12:16:00Z" w16du:dateUtc="2026-09-22T16:16:00Z"/>
                <w:i/>
                <w:color w:val="000000"/>
              </w:rPr>
            </w:pPr>
            <w:del w:id="185" w:author="NAZ, Mamoona (OLDHAM MEDICAL SERVICES)" w:date="2026-09-22T12:16:00Z" w16du:dateUtc="2026-09-22T16:16:00Z">
              <w:r>
                <w:rPr>
                  <w:color w:val="000000"/>
                </w:rPr>
                <w:delText>Вид учебной работы</w:delText>
              </w:r>
            </w:del>
          </w:p>
        </w:tc>
        <w:tc>
          <w:tcPr>
            <w:tcW w:w="2835" w:type="dxa"/>
            <w:gridSpan w:val="2"/>
            <w:tcBorders>
              <w:top w:val="single" w:sz="12" w:space="0" w:color="000000"/>
              <w:bottom w:val="single" w:sz="4" w:space="0" w:color="000000"/>
            </w:tcBorders>
          </w:tcPr>
          <w:p w14:paraId="381334A9" w14:textId="77777777" w:rsidR="00A16A04" w:rsidRDefault="00DF50C7">
            <w:pPr>
              <w:pBdr>
                <w:top w:val="nil"/>
                <w:left w:val="nil"/>
                <w:bottom w:val="nil"/>
                <w:right w:val="nil"/>
                <w:between w:val="nil"/>
              </w:pBdr>
              <w:jc w:val="center"/>
              <w:rPr>
                <w:del w:id="186" w:author="NAZ, Mamoona (OLDHAM MEDICAL SERVICES)" w:date="2026-09-22T12:16:00Z" w16du:dateUtc="2026-09-22T16:16:00Z"/>
                <w:color w:val="000000"/>
              </w:rPr>
            </w:pPr>
            <w:del w:id="187" w:author="NAZ, Mamoona (OLDHAM MEDICAL SERVICES)" w:date="2026-09-22T12:16:00Z" w16du:dateUtc="2026-09-22T16:16:00Z">
              <w:r>
                <w:rPr>
                  <w:color w:val="000000"/>
                </w:rPr>
                <w:delText>Трудоемкость в акад.час</w:delText>
              </w:r>
            </w:del>
          </w:p>
          <w:p w14:paraId="53D80BFD" w14:textId="77777777" w:rsidR="00A16A04" w:rsidRDefault="00A16A04">
            <w:pPr>
              <w:pBdr>
                <w:top w:val="nil"/>
                <w:left w:val="nil"/>
                <w:bottom w:val="nil"/>
                <w:right w:val="nil"/>
                <w:between w:val="nil"/>
              </w:pBdr>
              <w:jc w:val="center"/>
              <w:rPr>
                <w:del w:id="188" w:author="NAZ, Mamoona (OLDHAM MEDICAL SERVICES)" w:date="2026-09-22T12:16:00Z" w16du:dateUtc="2026-09-22T16:16:00Z"/>
                <w:color w:val="000000"/>
              </w:rPr>
            </w:pPr>
          </w:p>
        </w:tc>
      </w:tr>
      <w:tr w:rsidR="00441BB5" w14:paraId="4FDDAE1A" w14:textId="77777777" w:rsidTr="00383C53">
        <w:trPr>
          <w:trHeight w:val="195"/>
          <w:del w:id="189" w:author="NAZ, Mamoona (OLDHAM MEDICAL SERVICES)" w:date="2026-09-22T12:16:00Z" w16du:dateUtc="2026-09-22T16:16:00Z"/>
        </w:trPr>
        <w:tc>
          <w:tcPr>
            <w:tcW w:w="6204" w:type="dxa"/>
            <w:vMerge/>
            <w:tcBorders>
              <w:top w:val="single" w:sz="12" w:space="0" w:color="000000"/>
            </w:tcBorders>
          </w:tcPr>
          <w:p w14:paraId="0FB66CA4" w14:textId="77777777" w:rsidR="00441BB5" w:rsidRDefault="00441BB5">
            <w:pPr>
              <w:widowControl w:val="0"/>
              <w:pBdr>
                <w:top w:val="nil"/>
                <w:left w:val="nil"/>
                <w:bottom w:val="nil"/>
                <w:right w:val="nil"/>
                <w:between w:val="nil"/>
              </w:pBdr>
              <w:spacing w:line="276" w:lineRule="auto"/>
              <w:rPr>
                <w:del w:id="190" w:author="NAZ, Mamoona (OLDHAM MEDICAL SERVICES)" w:date="2026-09-22T12:16:00Z" w16du:dateUtc="2026-09-22T16:16:00Z"/>
                <w:color w:val="000000"/>
              </w:rPr>
            </w:pPr>
          </w:p>
        </w:tc>
        <w:tc>
          <w:tcPr>
            <w:tcW w:w="1417" w:type="dxa"/>
            <w:tcBorders>
              <w:top w:val="single" w:sz="4" w:space="0" w:color="000000"/>
              <w:bottom w:val="single" w:sz="4" w:space="0" w:color="000000"/>
            </w:tcBorders>
          </w:tcPr>
          <w:p w14:paraId="64728394" w14:textId="77777777" w:rsidR="00441BB5" w:rsidRDefault="00441BB5">
            <w:pPr>
              <w:pBdr>
                <w:top w:val="nil"/>
                <w:left w:val="nil"/>
                <w:bottom w:val="nil"/>
                <w:right w:val="nil"/>
                <w:between w:val="nil"/>
              </w:pBdr>
              <w:jc w:val="center"/>
              <w:rPr>
                <w:del w:id="191" w:author="NAZ, Mamoona (OLDHAM MEDICAL SERVICES)" w:date="2026-09-22T12:16:00Z" w16du:dateUtc="2026-09-22T16:16:00Z"/>
                <w:color w:val="000000"/>
              </w:rPr>
            </w:pPr>
          </w:p>
        </w:tc>
        <w:tc>
          <w:tcPr>
            <w:tcW w:w="1418" w:type="dxa"/>
            <w:tcBorders>
              <w:top w:val="single" w:sz="4" w:space="0" w:color="000000"/>
              <w:bottom w:val="single" w:sz="4" w:space="0" w:color="000000"/>
            </w:tcBorders>
          </w:tcPr>
          <w:p w14:paraId="182EA0DB" w14:textId="77777777" w:rsidR="00441BB5" w:rsidRDefault="00441BB5">
            <w:pPr>
              <w:pBdr>
                <w:top w:val="nil"/>
                <w:left w:val="nil"/>
                <w:bottom w:val="nil"/>
                <w:right w:val="nil"/>
                <w:between w:val="nil"/>
              </w:pBdr>
              <w:jc w:val="center"/>
              <w:rPr>
                <w:del w:id="192" w:author="NAZ, Mamoona (OLDHAM MEDICAL SERVICES)" w:date="2026-09-22T12:16:00Z" w16du:dateUtc="2026-09-22T16:16:00Z"/>
                <w:color w:val="000000"/>
              </w:rPr>
            </w:pPr>
            <w:del w:id="193" w:author="NAZ, Mamoona (OLDHAM MEDICAL SERVICES)" w:date="2026-09-22T12:16:00Z" w16du:dateUtc="2026-09-22T16:16:00Z">
              <w:r w:rsidRPr="00BB4484">
                <w:rPr>
                  <w:sz w:val="20"/>
                  <w:szCs w:val="20"/>
                </w:rPr>
                <w:delText>Практическая подготовка</w:delText>
              </w:r>
            </w:del>
          </w:p>
        </w:tc>
      </w:tr>
      <w:tr w:rsidR="00A16A04" w14:paraId="0FED6550" w14:textId="77777777">
        <w:trPr>
          <w:trHeight w:val="424"/>
          <w:del w:id="194" w:author="NAZ, Mamoona (OLDHAM MEDICAL SERVICES)" w:date="2026-09-22T12:16:00Z" w16du:dateUtc="2026-09-22T16:16:00Z"/>
        </w:trPr>
        <w:tc>
          <w:tcPr>
            <w:tcW w:w="6204" w:type="dxa"/>
            <w:shd w:val="clear" w:color="auto" w:fill="E0E0E0"/>
          </w:tcPr>
          <w:p w14:paraId="066CEC4C" w14:textId="77777777" w:rsidR="00A16A04" w:rsidRDefault="00DF50C7">
            <w:pPr>
              <w:rPr>
                <w:del w:id="195" w:author="NAZ, Mamoona (OLDHAM MEDICAL SERVICES)" w:date="2026-09-22T12:16:00Z" w16du:dateUtc="2026-09-22T16:16:00Z"/>
              </w:rPr>
            </w:pPr>
            <w:del w:id="196" w:author="NAZ, Mamoona (OLDHAM MEDICAL SERVICES)" w:date="2026-09-22T12:16:00Z" w16du:dateUtc="2026-09-22T16:16:00Z">
              <w:r>
                <w:rPr>
                  <w:b/>
                  <w:color w:val="000000"/>
                </w:rPr>
                <w:delText>Контактная работа (аудиторные занятия) (всего):</w:delText>
              </w:r>
            </w:del>
          </w:p>
        </w:tc>
        <w:tc>
          <w:tcPr>
            <w:tcW w:w="2835" w:type="dxa"/>
            <w:gridSpan w:val="2"/>
            <w:tcBorders>
              <w:top w:val="single" w:sz="4" w:space="0" w:color="000000"/>
            </w:tcBorders>
            <w:shd w:val="clear" w:color="auto" w:fill="E0E0E0"/>
          </w:tcPr>
          <w:p w14:paraId="1BB1D2B7" w14:textId="77777777" w:rsidR="00A16A04" w:rsidRDefault="00DF50C7">
            <w:pPr>
              <w:jc w:val="center"/>
              <w:rPr>
                <w:del w:id="197" w:author="NAZ, Mamoona (OLDHAM MEDICAL SERVICES)" w:date="2026-09-22T12:16:00Z" w16du:dateUtc="2026-09-22T16:16:00Z"/>
                <w:b/>
              </w:rPr>
            </w:pPr>
            <w:del w:id="198" w:author="NAZ, Mamoona (OLDHAM MEDICAL SERVICES)" w:date="2026-09-22T12:16:00Z" w16du:dateUtc="2026-09-22T16:16:00Z">
              <w:r>
                <w:rPr>
                  <w:b/>
                </w:rPr>
                <w:delText>44</w:delText>
              </w:r>
            </w:del>
          </w:p>
        </w:tc>
      </w:tr>
      <w:tr w:rsidR="00A16A04" w14:paraId="250B48D1" w14:textId="77777777">
        <w:trPr>
          <w:del w:id="199" w:author="NAZ, Mamoona (OLDHAM MEDICAL SERVICES)" w:date="2026-09-22T12:16:00Z" w16du:dateUtc="2026-09-22T16:16:00Z"/>
        </w:trPr>
        <w:tc>
          <w:tcPr>
            <w:tcW w:w="6204" w:type="dxa"/>
          </w:tcPr>
          <w:p w14:paraId="215475B2" w14:textId="77777777" w:rsidR="00A16A04" w:rsidRDefault="00DF50C7">
            <w:pPr>
              <w:pBdr>
                <w:top w:val="nil"/>
                <w:left w:val="nil"/>
                <w:bottom w:val="nil"/>
                <w:right w:val="nil"/>
                <w:between w:val="nil"/>
              </w:pBdr>
              <w:rPr>
                <w:del w:id="200" w:author="NAZ, Mamoona (OLDHAM MEDICAL SERVICES)" w:date="2026-09-22T12:16:00Z" w16du:dateUtc="2026-09-22T16:16:00Z"/>
                <w:color w:val="000000"/>
              </w:rPr>
            </w:pPr>
            <w:del w:id="201" w:author="NAZ, Mamoona (OLDHAM MEDICAL SERVICES)" w:date="2026-09-22T12:16:00Z" w16du:dateUtc="2026-09-22T16:16:00Z">
              <w:r>
                <w:rPr>
                  <w:color w:val="000000"/>
                </w:rPr>
                <w:delText>В том числе:</w:delText>
              </w:r>
            </w:del>
          </w:p>
        </w:tc>
        <w:tc>
          <w:tcPr>
            <w:tcW w:w="2835" w:type="dxa"/>
            <w:gridSpan w:val="2"/>
          </w:tcPr>
          <w:p w14:paraId="4033FA04" w14:textId="77777777" w:rsidR="00A16A04" w:rsidRDefault="00A16A04">
            <w:pPr>
              <w:pBdr>
                <w:top w:val="nil"/>
                <w:left w:val="nil"/>
                <w:bottom w:val="nil"/>
                <w:right w:val="nil"/>
                <w:between w:val="nil"/>
              </w:pBdr>
              <w:jc w:val="center"/>
              <w:rPr>
                <w:del w:id="202" w:author="NAZ, Mamoona (OLDHAM MEDICAL SERVICES)" w:date="2026-09-22T12:16:00Z" w16du:dateUtc="2026-09-22T16:16:00Z"/>
                <w:color w:val="000000"/>
              </w:rPr>
            </w:pPr>
          </w:p>
        </w:tc>
      </w:tr>
      <w:tr w:rsidR="00441BB5" w14:paraId="75D09845" w14:textId="77777777" w:rsidTr="00BB518E">
        <w:trPr>
          <w:del w:id="203" w:author="NAZ, Mamoona (OLDHAM MEDICAL SERVICES)" w:date="2026-09-22T12:16:00Z" w16du:dateUtc="2026-09-22T16:16:00Z"/>
        </w:trPr>
        <w:tc>
          <w:tcPr>
            <w:tcW w:w="6204" w:type="dxa"/>
          </w:tcPr>
          <w:p w14:paraId="3CF539D7" w14:textId="77777777" w:rsidR="00441BB5" w:rsidRDefault="00441BB5">
            <w:pPr>
              <w:pBdr>
                <w:top w:val="nil"/>
                <w:left w:val="nil"/>
                <w:bottom w:val="nil"/>
                <w:right w:val="nil"/>
                <w:between w:val="nil"/>
              </w:pBdr>
              <w:rPr>
                <w:del w:id="204" w:author="NAZ, Mamoona (OLDHAM MEDICAL SERVICES)" w:date="2026-09-22T12:16:00Z" w16du:dateUtc="2026-09-22T16:16:00Z"/>
                <w:color w:val="000000"/>
              </w:rPr>
            </w:pPr>
            <w:del w:id="205" w:author="NAZ, Mamoona (OLDHAM MEDICAL SERVICES)" w:date="2026-09-22T12:16:00Z" w16du:dateUtc="2026-09-22T16:16:00Z">
              <w:r>
                <w:rPr>
                  <w:color w:val="000000"/>
                </w:rPr>
                <w:delText>Лекции</w:delText>
              </w:r>
            </w:del>
          </w:p>
        </w:tc>
        <w:tc>
          <w:tcPr>
            <w:tcW w:w="1417" w:type="dxa"/>
          </w:tcPr>
          <w:p w14:paraId="26B8C4A0" w14:textId="77777777" w:rsidR="00441BB5" w:rsidRDefault="00441BB5">
            <w:pPr>
              <w:pBdr>
                <w:top w:val="nil"/>
                <w:left w:val="nil"/>
                <w:bottom w:val="nil"/>
                <w:right w:val="nil"/>
                <w:between w:val="nil"/>
              </w:pBdr>
              <w:jc w:val="center"/>
              <w:rPr>
                <w:del w:id="206" w:author="NAZ, Mamoona (OLDHAM MEDICAL SERVICES)" w:date="2026-09-22T12:16:00Z" w16du:dateUtc="2026-09-22T16:16:00Z"/>
                <w:color w:val="000000"/>
              </w:rPr>
            </w:pPr>
            <w:del w:id="207" w:author="NAZ, Mamoona (OLDHAM MEDICAL SERVICES)" w:date="2026-09-22T12:16:00Z" w16du:dateUtc="2026-09-22T16:16:00Z">
              <w:r>
                <w:delText>10</w:delText>
              </w:r>
            </w:del>
          </w:p>
        </w:tc>
        <w:tc>
          <w:tcPr>
            <w:tcW w:w="1418" w:type="dxa"/>
          </w:tcPr>
          <w:p w14:paraId="195BE799" w14:textId="77777777" w:rsidR="00441BB5" w:rsidRDefault="00441BB5">
            <w:pPr>
              <w:pBdr>
                <w:top w:val="nil"/>
                <w:left w:val="nil"/>
                <w:bottom w:val="nil"/>
                <w:right w:val="nil"/>
                <w:between w:val="nil"/>
              </w:pBdr>
              <w:jc w:val="center"/>
              <w:rPr>
                <w:del w:id="208" w:author="NAZ, Mamoona (OLDHAM MEDICAL SERVICES)" w:date="2026-09-22T12:16:00Z" w16du:dateUtc="2026-09-22T16:16:00Z"/>
                <w:color w:val="000000"/>
              </w:rPr>
            </w:pPr>
            <w:del w:id="209" w:author="NAZ, Mamoona (OLDHAM MEDICAL SERVICES)" w:date="2026-09-22T12:16:00Z" w16du:dateUtc="2026-09-22T16:16:00Z">
              <w:r>
                <w:rPr>
                  <w:color w:val="000000"/>
                </w:rPr>
                <w:delText>-</w:delText>
              </w:r>
            </w:del>
          </w:p>
        </w:tc>
      </w:tr>
      <w:tr w:rsidR="00441BB5" w14:paraId="50003AFB" w14:textId="77777777" w:rsidTr="000B597A">
        <w:trPr>
          <w:del w:id="210" w:author="NAZ, Mamoona (OLDHAM MEDICAL SERVICES)" w:date="2026-09-22T12:16:00Z" w16du:dateUtc="2026-09-22T16:16:00Z"/>
        </w:trPr>
        <w:tc>
          <w:tcPr>
            <w:tcW w:w="6204" w:type="dxa"/>
          </w:tcPr>
          <w:p w14:paraId="5E6E780A" w14:textId="77777777" w:rsidR="00441BB5" w:rsidRPr="00BB4484" w:rsidRDefault="00441BB5" w:rsidP="00441BB5">
            <w:pPr>
              <w:pStyle w:val="a0"/>
              <w:ind w:left="57"/>
              <w:rPr>
                <w:del w:id="211" w:author="NAZ, Mamoona (OLDHAM MEDICAL SERVICES)" w:date="2026-09-22T12:16:00Z" w16du:dateUtc="2026-09-22T16:16:00Z"/>
              </w:rPr>
            </w:pPr>
            <w:del w:id="212" w:author="NAZ, Mamoona (OLDHAM MEDICAL SERVICES)" w:date="2026-09-22T12:16:00Z" w16du:dateUtc="2026-09-22T16:16:00Z">
              <w:r w:rsidRPr="00BB4484">
                <w:delText xml:space="preserve">Лабораторные работы / Практические занятия </w:delText>
              </w:r>
            </w:del>
          </w:p>
        </w:tc>
        <w:tc>
          <w:tcPr>
            <w:tcW w:w="1417" w:type="dxa"/>
            <w:vAlign w:val="bottom"/>
          </w:tcPr>
          <w:p w14:paraId="4F0003E7" w14:textId="77777777" w:rsidR="00441BB5" w:rsidRPr="00BB4484" w:rsidRDefault="00441BB5" w:rsidP="00441BB5">
            <w:pPr>
              <w:ind w:hanging="3"/>
              <w:jc w:val="center"/>
              <w:rPr>
                <w:del w:id="213" w:author="NAZ, Mamoona (OLDHAM MEDICAL SERVICES)" w:date="2026-09-22T12:16:00Z" w16du:dateUtc="2026-09-22T16:16:00Z"/>
              </w:rPr>
            </w:pPr>
            <w:del w:id="214" w:author="NAZ, Mamoona (OLDHAM MEDICAL SERVICES)" w:date="2026-09-22T12:16:00Z" w16du:dateUtc="2026-09-22T16:16:00Z">
              <w:r>
                <w:delText>34</w:delText>
              </w:r>
              <w:r w:rsidRPr="00BB4484">
                <w:delText>/</w:delText>
              </w:r>
              <w:r>
                <w:delText>-</w:delText>
              </w:r>
            </w:del>
          </w:p>
        </w:tc>
        <w:tc>
          <w:tcPr>
            <w:tcW w:w="1418" w:type="dxa"/>
            <w:vAlign w:val="bottom"/>
          </w:tcPr>
          <w:p w14:paraId="4EA2A0D0" w14:textId="77777777" w:rsidR="00441BB5" w:rsidRPr="00BB4484" w:rsidRDefault="00441BB5" w:rsidP="00441BB5">
            <w:pPr>
              <w:ind w:hanging="3"/>
              <w:jc w:val="center"/>
              <w:rPr>
                <w:del w:id="215" w:author="NAZ, Mamoona (OLDHAM MEDICAL SERVICES)" w:date="2026-09-22T12:16:00Z" w16du:dateUtc="2026-09-22T16:16:00Z"/>
              </w:rPr>
            </w:pPr>
            <w:del w:id="216" w:author="NAZ, Mamoona (OLDHAM MEDICAL SERVICES)" w:date="2026-09-22T12:16:00Z" w16du:dateUtc="2026-09-22T16:16:00Z">
              <w:r>
                <w:delText>4/-</w:delText>
              </w:r>
            </w:del>
          </w:p>
        </w:tc>
      </w:tr>
      <w:tr w:rsidR="00A16A04" w14:paraId="6125A902" w14:textId="77777777">
        <w:trPr>
          <w:del w:id="217" w:author="NAZ, Mamoona (OLDHAM MEDICAL SERVICES)" w:date="2026-09-22T12:16:00Z" w16du:dateUtc="2026-09-22T16:16:00Z"/>
        </w:trPr>
        <w:tc>
          <w:tcPr>
            <w:tcW w:w="6204" w:type="dxa"/>
            <w:shd w:val="clear" w:color="auto" w:fill="E0E0E0"/>
          </w:tcPr>
          <w:p w14:paraId="33E38CD8" w14:textId="77777777" w:rsidR="00A16A04" w:rsidRDefault="00DF50C7">
            <w:pPr>
              <w:pBdr>
                <w:top w:val="nil"/>
                <w:left w:val="nil"/>
                <w:bottom w:val="nil"/>
                <w:right w:val="nil"/>
                <w:between w:val="nil"/>
              </w:pBdr>
              <w:rPr>
                <w:del w:id="218" w:author="NAZ, Mamoona (OLDHAM MEDICAL SERVICES)" w:date="2026-09-22T12:16:00Z" w16du:dateUtc="2026-09-22T16:16:00Z"/>
                <w:b/>
                <w:color w:val="000000"/>
              </w:rPr>
            </w:pPr>
            <w:del w:id="219" w:author="NAZ, Mamoona (OLDHAM MEDICAL SERVICES)" w:date="2026-09-22T12:16:00Z" w16du:dateUtc="2026-09-22T16:16:00Z">
              <w:r>
                <w:rPr>
                  <w:b/>
                  <w:color w:val="000000"/>
                </w:rPr>
                <w:delText>Самостоятельная работа  (всего)</w:delText>
              </w:r>
            </w:del>
          </w:p>
        </w:tc>
        <w:tc>
          <w:tcPr>
            <w:tcW w:w="2835" w:type="dxa"/>
            <w:gridSpan w:val="2"/>
            <w:shd w:val="clear" w:color="auto" w:fill="E0E0E0"/>
          </w:tcPr>
          <w:p w14:paraId="3B9F1642" w14:textId="77777777" w:rsidR="00A16A04" w:rsidRDefault="00DF50C7">
            <w:pPr>
              <w:pBdr>
                <w:top w:val="nil"/>
                <w:left w:val="nil"/>
                <w:bottom w:val="nil"/>
                <w:right w:val="nil"/>
                <w:between w:val="nil"/>
              </w:pBdr>
              <w:jc w:val="center"/>
              <w:rPr>
                <w:del w:id="220" w:author="NAZ, Mamoona (OLDHAM MEDICAL SERVICES)" w:date="2026-09-22T12:16:00Z" w16du:dateUtc="2026-09-22T16:16:00Z"/>
                <w:b/>
                <w:color w:val="000000"/>
              </w:rPr>
            </w:pPr>
            <w:del w:id="221" w:author="NAZ, Mamoona (OLDHAM MEDICAL SERVICES)" w:date="2026-09-22T12:16:00Z" w16du:dateUtc="2026-09-22T16:16:00Z">
              <w:r>
                <w:rPr>
                  <w:b/>
                </w:rPr>
                <w:delText>37</w:delText>
              </w:r>
            </w:del>
          </w:p>
        </w:tc>
      </w:tr>
      <w:tr w:rsidR="00A16A04" w14:paraId="14158BCA" w14:textId="77777777">
        <w:trPr>
          <w:trHeight w:val="251"/>
          <w:del w:id="222" w:author="NAZ, Mamoona (OLDHAM MEDICAL SERVICES)" w:date="2026-09-22T12:16:00Z" w16du:dateUtc="2026-09-22T16:16:00Z"/>
        </w:trPr>
        <w:tc>
          <w:tcPr>
            <w:tcW w:w="6204" w:type="dxa"/>
            <w:tcBorders>
              <w:bottom w:val="single" w:sz="4" w:space="0" w:color="000000"/>
            </w:tcBorders>
          </w:tcPr>
          <w:p w14:paraId="7CD1930E" w14:textId="77777777" w:rsidR="00A16A04" w:rsidRDefault="00DF50C7">
            <w:pPr>
              <w:pBdr>
                <w:top w:val="nil"/>
                <w:left w:val="nil"/>
                <w:bottom w:val="nil"/>
                <w:right w:val="nil"/>
                <w:between w:val="nil"/>
              </w:pBdr>
              <w:rPr>
                <w:del w:id="223" w:author="NAZ, Mamoona (OLDHAM MEDICAL SERVICES)" w:date="2026-09-22T12:16:00Z" w16du:dateUtc="2026-09-22T16:16:00Z"/>
                <w:color w:val="000000"/>
                <w:highlight w:val="yellow"/>
              </w:rPr>
            </w:pPr>
            <w:del w:id="224" w:author="NAZ, Mamoona (OLDHAM MEDICAL SERVICES)" w:date="2026-09-22T12:16:00Z" w16du:dateUtc="2026-09-22T16:16:00Z">
              <w:r>
                <w:rPr>
                  <w:b/>
                  <w:color w:val="000000"/>
                </w:rPr>
                <w:delText>Вид промежуточной аттестации (экзамен):</w:delText>
              </w:r>
            </w:del>
          </w:p>
        </w:tc>
        <w:tc>
          <w:tcPr>
            <w:tcW w:w="2835" w:type="dxa"/>
            <w:gridSpan w:val="2"/>
            <w:tcBorders>
              <w:bottom w:val="single" w:sz="4" w:space="0" w:color="000000"/>
            </w:tcBorders>
          </w:tcPr>
          <w:p w14:paraId="0F037E6B" w14:textId="77777777" w:rsidR="00A16A04" w:rsidRDefault="00DF50C7">
            <w:pPr>
              <w:pBdr>
                <w:top w:val="nil"/>
                <w:left w:val="nil"/>
                <w:bottom w:val="nil"/>
                <w:right w:val="nil"/>
                <w:between w:val="nil"/>
              </w:pBdr>
              <w:jc w:val="center"/>
              <w:rPr>
                <w:del w:id="225" w:author="NAZ, Mamoona (OLDHAM MEDICAL SERVICES)" w:date="2026-09-22T12:16:00Z" w16du:dateUtc="2026-09-22T16:16:00Z"/>
                <w:color w:val="000000"/>
              </w:rPr>
            </w:pPr>
            <w:del w:id="226" w:author="NAZ, Mamoona (OLDHAM MEDICAL SERVICES)" w:date="2026-09-22T12:16:00Z" w16du:dateUtc="2026-09-22T16:16:00Z">
              <w:r>
                <w:delText>27</w:delText>
              </w:r>
            </w:del>
          </w:p>
        </w:tc>
      </w:tr>
      <w:tr w:rsidR="00DF50C7" w14:paraId="4358C8E3" w14:textId="77777777">
        <w:trPr>
          <w:trHeight w:val="251"/>
          <w:del w:id="227" w:author="NAZ, Mamoona (OLDHAM MEDICAL SERVICES)" w:date="2026-09-22T12:16:00Z" w16du:dateUtc="2026-09-22T16:16:00Z"/>
        </w:trPr>
        <w:tc>
          <w:tcPr>
            <w:tcW w:w="6204" w:type="dxa"/>
            <w:tcBorders>
              <w:bottom w:val="single" w:sz="4" w:space="0" w:color="000000"/>
            </w:tcBorders>
          </w:tcPr>
          <w:p w14:paraId="19A091B6" w14:textId="77777777" w:rsidR="00DF50C7" w:rsidRDefault="00DF50C7" w:rsidP="00DF50C7">
            <w:pPr>
              <w:pBdr>
                <w:top w:val="nil"/>
                <w:left w:val="nil"/>
                <w:bottom w:val="nil"/>
                <w:right w:val="nil"/>
                <w:between w:val="nil"/>
              </w:pBdr>
              <w:rPr>
                <w:del w:id="228" w:author="NAZ, Mamoona (OLDHAM MEDICAL SERVICES)" w:date="2026-09-22T12:16:00Z" w16du:dateUtc="2026-09-22T16:16:00Z"/>
                <w:color w:val="000000"/>
              </w:rPr>
            </w:pPr>
            <w:del w:id="229" w:author="NAZ, Mamoona (OLDHAM MEDICAL SERVICES)" w:date="2026-09-22T12:16:00Z" w16du:dateUtc="2026-09-22T16:16:00Z">
              <w:r>
                <w:rPr>
                  <w:color w:val="000000"/>
                </w:rPr>
                <w:delText>контактная работа</w:delText>
              </w:r>
            </w:del>
          </w:p>
        </w:tc>
        <w:tc>
          <w:tcPr>
            <w:tcW w:w="2835" w:type="dxa"/>
            <w:gridSpan w:val="2"/>
            <w:tcBorders>
              <w:bottom w:val="single" w:sz="4" w:space="0" w:color="000000"/>
            </w:tcBorders>
          </w:tcPr>
          <w:p w14:paraId="4002B7FA" w14:textId="77777777" w:rsidR="00DF50C7" w:rsidRPr="00155CDC" w:rsidRDefault="00DF50C7" w:rsidP="00DF50C7">
            <w:pPr>
              <w:pStyle w:val="a0"/>
              <w:jc w:val="center"/>
              <w:rPr>
                <w:del w:id="230" w:author="NAZ, Mamoona (OLDHAM MEDICAL SERVICES)" w:date="2026-09-22T12:16:00Z" w16du:dateUtc="2026-09-22T16:16:00Z"/>
              </w:rPr>
            </w:pPr>
            <w:del w:id="231" w:author="NAZ, Mamoona (OLDHAM MEDICAL SERVICES)" w:date="2026-09-22T12:16:00Z" w16du:dateUtc="2026-09-22T16:16:00Z">
              <w:r w:rsidRPr="00155CDC">
                <w:delText>2,35</w:delText>
              </w:r>
            </w:del>
          </w:p>
        </w:tc>
      </w:tr>
      <w:tr w:rsidR="00DF50C7" w14:paraId="5448A666" w14:textId="77777777">
        <w:trPr>
          <w:trHeight w:val="251"/>
          <w:del w:id="232" w:author="NAZ, Mamoona (OLDHAM MEDICAL SERVICES)" w:date="2026-09-22T12:16:00Z" w16du:dateUtc="2026-09-22T16:16:00Z"/>
        </w:trPr>
        <w:tc>
          <w:tcPr>
            <w:tcW w:w="6204" w:type="dxa"/>
            <w:tcBorders>
              <w:bottom w:val="single" w:sz="4" w:space="0" w:color="000000"/>
            </w:tcBorders>
          </w:tcPr>
          <w:p w14:paraId="401F88DA" w14:textId="77777777" w:rsidR="00DF50C7" w:rsidRDefault="00DF50C7" w:rsidP="00DF50C7">
            <w:pPr>
              <w:pBdr>
                <w:top w:val="nil"/>
                <w:left w:val="nil"/>
                <w:bottom w:val="nil"/>
                <w:right w:val="nil"/>
                <w:between w:val="nil"/>
              </w:pBdr>
              <w:rPr>
                <w:del w:id="233" w:author="NAZ, Mamoona (OLDHAM MEDICAL SERVICES)" w:date="2026-09-22T12:16:00Z" w16du:dateUtc="2026-09-22T16:16:00Z"/>
                <w:color w:val="000000"/>
              </w:rPr>
            </w:pPr>
            <w:del w:id="234" w:author="NAZ, Mamoona (OLDHAM MEDICAL SERVICES)" w:date="2026-09-22T12:16:00Z" w16du:dateUtc="2026-09-22T16:16:00Z">
              <w:r>
                <w:rPr>
                  <w:color w:val="000000"/>
                </w:rPr>
                <w:delText>самостоятельная работа по подготовке к экзамену</w:delText>
              </w:r>
            </w:del>
          </w:p>
        </w:tc>
        <w:tc>
          <w:tcPr>
            <w:tcW w:w="2835" w:type="dxa"/>
            <w:gridSpan w:val="2"/>
            <w:tcBorders>
              <w:bottom w:val="single" w:sz="4" w:space="0" w:color="000000"/>
            </w:tcBorders>
          </w:tcPr>
          <w:p w14:paraId="14D1EB9D" w14:textId="77777777" w:rsidR="00DF50C7" w:rsidRPr="00155CDC" w:rsidRDefault="00DF50C7" w:rsidP="00DF50C7">
            <w:pPr>
              <w:pStyle w:val="a0"/>
              <w:jc w:val="center"/>
              <w:rPr>
                <w:del w:id="235" w:author="NAZ, Mamoona (OLDHAM MEDICAL SERVICES)" w:date="2026-09-22T12:16:00Z" w16du:dateUtc="2026-09-22T16:16:00Z"/>
              </w:rPr>
            </w:pPr>
            <w:del w:id="236" w:author="NAZ, Mamoona (OLDHAM MEDICAL SERVICES)" w:date="2026-09-22T12:16:00Z" w16du:dateUtc="2026-09-22T16:16:00Z">
              <w:r w:rsidRPr="00155CDC">
                <w:delText>24,65</w:delText>
              </w:r>
            </w:del>
          </w:p>
        </w:tc>
      </w:tr>
      <w:tr w:rsidR="00A16A04" w14:paraId="534E221E" w14:textId="77777777">
        <w:trPr>
          <w:trHeight w:val="594"/>
          <w:del w:id="237" w:author="NAZ, Mamoona (OLDHAM MEDICAL SERVICES)" w:date="2026-09-22T12:16:00Z" w16du:dateUtc="2026-09-22T16:16:00Z"/>
        </w:trPr>
        <w:tc>
          <w:tcPr>
            <w:tcW w:w="6204" w:type="dxa"/>
            <w:tcBorders>
              <w:bottom w:val="single" w:sz="12" w:space="0" w:color="000000"/>
            </w:tcBorders>
            <w:shd w:val="clear" w:color="auto" w:fill="E0E0E0"/>
          </w:tcPr>
          <w:p w14:paraId="02247206" w14:textId="77777777" w:rsidR="00A16A04" w:rsidRDefault="00DF50C7">
            <w:pPr>
              <w:pBdr>
                <w:top w:val="nil"/>
                <w:left w:val="nil"/>
                <w:bottom w:val="nil"/>
                <w:right w:val="nil"/>
                <w:between w:val="nil"/>
              </w:pBdr>
              <w:rPr>
                <w:del w:id="238" w:author="NAZ, Mamoona (OLDHAM MEDICAL SERVICES)" w:date="2026-09-22T12:16:00Z" w16du:dateUtc="2026-09-22T16:16:00Z"/>
                <w:color w:val="000000"/>
              </w:rPr>
            </w:pPr>
            <w:del w:id="239" w:author="NAZ, Mamoona (OLDHAM MEDICAL SERVICES)" w:date="2026-09-22T12:16:00Z" w16du:dateUtc="2026-09-22T16:16:00Z">
              <w:r>
                <w:rPr>
                  <w:color w:val="000000"/>
                </w:rPr>
                <w:delText>Общая трудоемкость                                     час</w:delText>
              </w:r>
            </w:del>
          </w:p>
          <w:p w14:paraId="4B36F0EC" w14:textId="77777777" w:rsidR="00A16A04" w:rsidRDefault="00DF50C7">
            <w:pPr>
              <w:pBdr>
                <w:top w:val="nil"/>
                <w:left w:val="nil"/>
                <w:bottom w:val="nil"/>
                <w:right w:val="nil"/>
                <w:between w:val="nil"/>
              </w:pBdr>
              <w:rPr>
                <w:del w:id="240" w:author="NAZ, Mamoona (OLDHAM MEDICAL SERVICES)" w:date="2026-09-22T12:16:00Z" w16du:dateUtc="2026-09-22T16:16:00Z"/>
                <w:color w:val="000000"/>
              </w:rPr>
            </w:pPr>
            <w:del w:id="241" w:author="NAZ, Mamoona (OLDHAM MEDICAL SERVICES)" w:date="2026-09-22T12:16:00Z" w16du:dateUtc="2026-09-22T16:16:00Z">
              <w:r>
                <w:rPr>
                  <w:color w:val="000000"/>
                </w:rPr>
                <w:delText xml:space="preserve">                                                                          з.е.</w:delText>
              </w:r>
            </w:del>
          </w:p>
        </w:tc>
        <w:tc>
          <w:tcPr>
            <w:tcW w:w="2835" w:type="dxa"/>
            <w:gridSpan w:val="2"/>
            <w:tcBorders>
              <w:bottom w:val="single" w:sz="12" w:space="0" w:color="000000"/>
            </w:tcBorders>
            <w:shd w:val="clear" w:color="auto" w:fill="E0E0E0"/>
          </w:tcPr>
          <w:p w14:paraId="15C5760A" w14:textId="77777777" w:rsidR="00A16A04" w:rsidRDefault="00DF50C7" w:rsidP="00666858">
            <w:pPr>
              <w:pBdr>
                <w:top w:val="nil"/>
                <w:left w:val="nil"/>
                <w:bottom w:val="nil"/>
                <w:right w:val="nil"/>
                <w:between w:val="nil"/>
              </w:pBdr>
              <w:jc w:val="center"/>
              <w:rPr>
                <w:del w:id="242" w:author="NAZ, Mamoona (OLDHAM MEDICAL SERVICES)" w:date="2026-09-22T12:16:00Z" w16du:dateUtc="2026-09-22T16:16:00Z"/>
                <w:b/>
                <w:color w:val="000000"/>
              </w:rPr>
            </w:pPr>
            <w:del w:id="243" w:author="NAZ, Mamoona (OLDHAM MEDICAL SERVICES)" w:date="2026-09-22T12:16:00Z" w16du:dateUtc="2026-09-22T16:16:00Z">
              <w:r>
                <w:rPr>
                  <w:b/>
                </w:rPr>
                <w:delText>108</w:delText>
              </w:r>
              <w:r w:rsidR="00666858">
                <w:rPr>
                  <w:b/>
                </w:rPr>
                <w:delText>/3</w:delText>
              </w:r>
            </w:del>
          </w:p>
        </w:tc>
      </w:tr>
    </w:tbl>
    <w:p w14:paraId="777FB37C" w14:textId="77777777" w:rsidR="00A16A04" w:rsidRDefault="00A16A04">
      <w:pPr>
        <w:jc w:val="both"/>
        <w:rPr>
          <w:del w:id="244" w:author="NAZ, Mamoona (OLDHAM MEDICAL SERVICES)" w:date="2026-09-22T12:16:00Z" w16du:dateUtc="2026-09-22T16:16:00Z"/>
          <w:b/>
        </w:rPr>
      </w:pPr>
    </w:p>
    <w:p w14:paraId="79158D09" w14:textId="77777777" w:rsidR="00A16A04" w:rsidRDefault="00DF50C7">
      <w:pPr>
        <w:ind w:firstLine="720"/>
        <w:jc w:val="center"/>
        <w:rPr>
          <w:del w:id="245" w:author="NAZ, Mamoona (OLDHAM MEDICAL SERVICES)" w:date="2026-09-22T12:16:00Z" w16du:dateUtc="2026-09-22T16:16:00Z"/>
        </w:rPr>
      </w:pPr>
      <w:del w:id="246" w:author="NAZ, Mamoona (OLDHAM MEDICAL SERVICES)" w:date="2026-09-22T12:16:00Z" w16du:dateUtc="2026-09-22T16:16:00Z">
        <w:r>
          <w:delText>Заочная форма обучения</w:delText>
        </w:r>
      </w:del>
    </w:p>
    <w:tbl>
      <w:tblPr>
        <w:tblStyle w:val="a5"/>
        <w:tblW w:w="9039" w:type="dxa"/>
        <w:tblInd w:w="-10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6026"/>
        <w:gridCol w:w="1506"/>
        <w:gridCol w:w="1507"/>
      </w:tblGrid>
      <w:tr w:rsidR="00A16A04" w14:paraId="019240F0" w14:textId="77777777">
        <w:trPr>
          <w:trHeight w:val="315"/>
          <w:del w:id="247" w:author="NAZ, Mamoona (OLDHAM MEDICAL SERVICES)" w:date="2026-09-22T12:16:00Z" w16du:dateUtc="2026-09-22T16:16:00Z"/>
        </w:trPr>
        <w:tc>
          <w:tcPr>
            <w:tcW w:w="6026" w:type="dxa"/>
            <w:vMerge w:val="restart"/>
            <w:tcBorders>
              <w:top w:val="single" w:sz="12" w:space="0" w:color="000000"/>
            </w:tcBorders>
          </w:tcPr>
          <w:p w14:paraId="4AD08F2D" w14:textId="77777777" w:rsidR="00A16A04" w:rsidRDefault="00DF50C7">
            <w:pPr>
              <w:pBdr>
                <w:top w:val="nil"/>
                <w:left w:val="nil"/>
                <w:bottom w:val="nil"/>
                <w:right w:val="nil"/>
                <w:between w:val="nil"/>
              </w:pBdr>
              <w:jc w:val="center"/>
              <w:rPr>
                <w:del w:id="248" w:author="NAZ, Mamoona (OLDHAM MEDICAL SERVICES)" w:date="2026-09-22T12:16:00Z" w16du:dateUtc="2026-09-22T16:16:00Z"/>
                <w:color w:val="000000"/>
              </w:rPr>
            </w:pPr>
            <w:del w:id="249" w:author="NAZ, Mamoona (OLDHAM MEDICAL SERVICES)" w:date="2026-09-22T12:16:00Z" w16du:dateUtc="2026-09-22T16:16:00Z">
              <w:r>
                <w:rPr>
                  <w:color w:val="000000"/>
                </w:rPr>
                <w:delText>Вид учебной работы</w:delText>
              </w:r>
            </w:del>
          </w:p>
        </w:tc>
        <w:tc>
          <w:tcPr>
            <w:tcW w:w="3013" w:type="dxa"/>
            <w:gridSpan w:val="2"/>
            <w:tcBorders>
              <w:top w:val="single" w:sz="12" w:space="0" w:color="000000"/>
              <w:bottom w:val="single" w:sz="4" w:space="0" w:color="000000"/>
            </w:tcBorders>
          </w:tcPr>
          <w:p w14:paraId="3E118365" w14:textId="77777777" w:rsidR="00A16A04" w:rsidRDefault="00DF50C7">
            <w:pPr>
              <w:pBdr>
                <w:top w:val="nil"/>
                <w:left w:val="nil"/>
                <w:bottom w:val="nil"/>
                <w:right w:val="nil"/>
                <w:between w:val="nil"/>
              </w:pBdr>
              <w:jc w:val="center"/>
              <w:rPr>
                <w:del w:id="250" w:author="NAZ, Mamoona (OLDHAM MEDICAL SERVICES)" w:date="2026-09-22T12:16:00Z" w16du:dateUtc="2026-09-22T16:16:00Z"/>
                <w:color w:val="000000"/>
              </w:rPr>
            </w:pPr>
            <w:del w:id="251" w:author="NAZ, Mamoona (OLDHAM MEDICAL SERVICES)" w:date="2026-09-22T12:16:00Z" w16du:dateUtc="2026-09-22T16:16:00Z">
              <w:r>
                <w:rPr>
                  <w:color w:val="000000"/>
                </w:rPr>
                <w:delText>Трудоемкость в акад.час</w:delText>
              </w:r>
            </w:del>
          </w:p>
          <w:p w14:paraId="40EA8F8F" w14:textId="77777777" w:rsidR="00A16A04" w:rsidRDefault="00A16A04">
            <w:pPr>
              <w:pBdr>
                <w:top w:val="nil"/>
                <w:left w:val="nil"/>
                <w:bottom w:val="nil"/>
                <w:right w:val="nil"/>
                <w:between w:val="nil"/>
              </w:pBdr>
              <w:jc w:val="center"/>
              <w:rPr>
                <w:del w:id="252" w:author="NAZ, Mamoona (OLDHAM MEDICAL SERVICES)" w:date="2026-09-22T12:16:00Z" w16du:dateUtc="2026-09-22T16:16:00Z"/>
                <w:color w:val="000000"/>
              </w:rPr>
            </w:pPr>
          </w:p>
        </w:tc>
      </w:tr>
      <w:tr w:rsidR="00441BB5" w14:paraId="0DDA5C16" w14:textId="77777777" w:rsidTr="00762FE2">
        <w:trPr>
          <w:trHeight w:val="225"/>
          <w:del w:id="253" w:author="NAZ, Mamoona (OLDHAM MEDICAL SERVICES)" w:date="2026-09-22T12:16:00Z" w16du:dateUtc="2026-09-22T16:16:00Z"/>
        </w:trPr>
        <w:tc>
          <w:tcPr>
            <w:tcW w:w="6026" w:type="dxa"/>
            <w:vMerge/>
            <w:tcBorders>
              <w:top w:val="single" w:sz="12" w:space="0" w:color="000000"/>
            </w:tcBorders>
          </w:tcPr>
          <w:p w14:paraId="62D1DE73" w14:textId="77777777" w:rsidR="00441BB5" w:rsidRDefault="00441BB5">
            <w:pPr>
              <w:widowControl w:val="0"/>
              <w:pBdr>
                <w:top w:val="nil"/>
                <w:left w:val="nil"/>
                <w:bottom w:val="nil"/>
                <w:right w:val="nil"/>
                <w:between w:val="nil"/>
              </w:pBdr>
              <w:spacing w:line="276" w:lineRule="auto"/>
              <w:rPr>
                <w:del w:id="254" w:author="NAZ, Mamoona (OLDHAM MEDICAL SERVICES)" w:date="2026-09-22T12:16:00Z" w16du:dateUtc="2026-09-22T16:16:00Z"/>
                <w:color w:val="000000"/>
              </w:rPr>
            </w:pPr>
          </w:p>
        </w:tc>
        <w:tc>
          <w:tcPr>
            <w:tcW w:w="1506" w:type="dxa"/>
            <w:tcBorders>
              <w:top w:val="single" w:sz="4" w:space="0" w:color="000000"/>
              <w:bottom w:val="single" w:sz="4" w:space="0" w:color="000000"/>
            </w:tcBorders>
          </w:tcPr>
          <w:p w14:paraId="284FC283" w14:textId="77777777" w:rsidR="00441BB5" w:rsidRDefault="00441BB5">
            <w:pPr>
              <w:pBdr>
                <w:top w:val="nil"/>
                <w:left w:val="nil"/>
                <w:bottom w:val="nil"/>
                <w:right w:val="nil"/>
                <w:between w:val="nil"/>
              </w:pBdr>
              <w:jc w:val="center"/>
              <w:rPr>
                <w:del w:id="255" w:author="NAZ, Mamoona (OLDHAM MEDICAL SERVICES)" w:date="2026-09-22T12:16:00Z" w16du:dateUtc="2026-09-22T16:16:00Z"/>
                <w:color w:val="000000"/>
              </w:rPr>
            </w:pPr>
          </w:p>
        </w:tc>
        <w:tc>
          <w:tcPr>
            <w:tcW w:w="1507" w:type="dxa"/>
            <w:tcBorders>
              <w:top w:val="single" w:sz="4" w:space="0" w:color="000000"/>
              <w:bottom w:val="single" w:sz="4" w:space="0" w:color="000000"/>
            </w:tcBorders>
          </w:tcPr>
          <w:p w14:paraId="16E5EDA4" w14:textId="77777777" w:rsidR="00441BB5" w:rsidRDefault="00441BB5">
            <w:pPr>
              <w:pBdr>
                <w:top w:val="nil"/>
                <w:left w:val="nil"/>
                <w:bottom w:val="nil"/>
                <w:right w:val="nil"/>
                <w:between w:val="nil"/>
              </w:pBdr>
              <w:jc w:val="center"/>
              <w:rPr>
                <w:del w:id="256" w:author="NAZ, Mamoona (OLDHAM MEDICAL SERVICES)" w:date="2026-09-22T12:16:00Z" w16du:dateUtc="2026-09-22T16:16:00Z"/>
                <w:color w:val="000000"/>
              </w:rPr>
            </w:pPr>
            <w:del w:id="257" w:author="NAZ, Mamoona (OLDHAM MEDICAL SERVICES)" w:date="2026-09-22T12:16:00Z" w16du:dateUtc="2026-09-22T16:16:00Z">
              <w:r w:rsidRPr="00BB4484">
                <w:rPr>
                  <w:sz w:val="20"/>
                  <w:szCs w:val="20"/>
                </w:rPr>
                <w:delText>Практическая подготовка</w:delText>
              </w:r>
            </w:del>
          </w:p>
        </w:tc>
      </w:tr>
      <w:tr w:rsidR="00A16A04" w14:paraId="5B397120" w14:textId="77777777">
        <w:trPr>
          <w:trHeight w:val="424"/>
          <w:del w:id="258" w:author="NAZ, Mamoona (OLDHAM MEDICAL SERVICES)" w:date="2026-09-22T12:16:00Z" w16du:dateUtc="2026-09-22T16:16:00Z"/>
        </w:trPr>
        <w:tc>
          <w:tcPr>
            <w:tcW w:w="6026" w:type="dxa"/>
            <w:shd w:val="clear" w:color="auto" w:fill="E0E0E0"/>
          </w:tcPr>
          <w:p w14:paraId="0D0B719E" w14:textId="77777777" w:rsidR="00A16A04" w:rsidRDefault="00DF50C7">
            <w:pPr>
              <w:rPr>
                <w:del w:id="259" w:author="NAZ, Mamoona (OLDHAM MEDICAL SERVICES)" w:date="2026-09-22T12:16:00Z" w16du:dateUtc="2026-09-22T16:16:00Z"/>
              </w:rPr>
            </w:pPr>
            <w:del w:id="260" w:author="NAZ, Mamoona (OLDHAM MEDICAL SERVICES)" w:date="2026-09-22T12:16:00Z" w16du:dateUtc="2026-09-22T16:16:00Z">
              <w:r>
                <w:rPr>
                  <w:b/>
                  <w:color w:val="000000"/>
                </w:rPr>
                <w:delText>Контактная работа (аудиторные занятия) (всего):</w:delText>
              </w:r>
            </w:del>
          </w:p>
        </w:tc>
        <w:tc>
          <w:tcPr>
            <w:tcW w:w="3013" w:type="dxa"/>
            <w:gridSpan w:val="2"/>
            <w:shd w:val="clear" w:color="auto" w:fill="E0E0E0"/>
          </w:tcPr>
          <w:p w14:paraId="0B1261AA" w14:textId="77777777" w:rsidR="00A16A04" w:rsidRDefault="003E65A0">
            <w:pPr>
              <w:jc w:val="center"/>
              <w:rPr>
                <w:del w:id="261" w:author="NAZ, Mamoona (OLDHAM MEDICAL SERVICES)" w:date="2026-09-22T12:16:00Z" w16du:dateUtc="2026-09-22T16:16:00Z"/>
                <w:b/>
              </w:rPr>
            </w:pPr>
            <w:del w:id="262" w:author="NAZ, Mamoona (OLDHAM MEDICAL SERVICES)" w:date="2026-09-22T12:16:00Z" w16du:dateUtc="2026-09-22T16:16:00Z">
              <w:r>
                <w:rPr>
                  <w:b/>
                </w:rPr>
                <w:delText>12</w:delText>
              </w:r>
            </w:del>
          </w:p>
        </w:tc>
      </w:tr>
      <w:tr w:rsidR="00A16A04" w14:paraId="082C016E" w14:textId="77777777">
        <w:trPr>
          <w:del w:id="263" w:author="NAZ, Mamoona (OLDHAM MEDICAL SERVICES)" w:date="2026-09-22T12:16:00Z" w16du:dateUtc="2026-09-22T16:16:00Z"/>
        </w:trPr>
        <w:tc>
          <w:tcPr>
            <w:tcW w:w="6026" w:type="dxa"/>
          </w:tcPr>
          <w:p w14:paraId="45B5C592" w14:textId="77777777" w:rsidR="00A16A04" w:rsidRDefault="00DF50C7">
            <w:pPr>
              <w:pBdr>
                <w:top w:val="nil"/>
                <w:left w:val="nil"/>
                <w:bottom w:val="nil"/>
                <w:right w:val="nil"/>
                <w:between w:val="nil"/>
              </w:pBdr>
              <w:rPr>
                <w:del w:id="264" w:author="NAZ, Mamoona (OLDHAM MEDICAL SERVICES)" w:date="2026-09-22T12:16:00Z" w16du:dateUtc="2026-09-22T16:16:00Z"/>
                <w:color w:val="000000"/>
              </w:rPr>
            </w:pPr>
            <w:del w:id="265" w:author="NAZ, Mamoona (OLDHAM MEDICAL SERVICES)" w:date="2026-09-22T12:16:00Z" w16du:dateUtc="2026-09-22T16:16:00Z">
              <w:r>
                <w:rPr>
                  <w:color w:val="000000"/>
                </w:rPr>
                <w:delText>В том числе:</w:delText>
              </w:r>
            </w:del>
          </w:p>
        </w:tc>
        <w:tc>
          <w:tcPr>
            <w:tcW w:w="3013" w:type="dxa"/>
            <w:gridSpan w:val="2"/>
          </w:tcPr>
          <w:p w14:paraId="69694FEC" w14:textId="77777777" w:rsidR="00A16A04" w:rsidRDefault="00A16A04">
            <w:pPr>
              <w:pBdr>
                <w:top w:val="nil"/>
                <w:left w:val="nil"/>
                <w:bottom w:val="nil"/>
                <w:right w:val="nil"/>
                <w:between w:val="nil"/>
              </w:pBdr>
              <w:jc w:val="center"/>
              <w:rPr>
                <w:del w:id="266" w:author="NAZ, Mamoona (OLDHAM MEDICAL SERVICES)" w:date="2026-09-22T12:16:00Z" w16du:dateUtc="2026-09-22T16:16:00Z"/>
                <w:color w:val="000000"/>
              </w:rPr>
            </w:pPr>
          </w:p>
        </w:tc>
      </w:tr>
      <w:tr w:rsidR="00441BB5" w14:paraId="41108D54" w14:textId="77777777" w:rsidTr="00204661">
        <w:trPr>
          <w:del w:id="267" w:author="NAZ, Mamoona (OLDHAM MEDICAL SERVICES)" w:date="2026-09-22T12:16:00Z" w16du:dateUtc="2026-09-22T16:16:00Z"/>
        </w:trPr>
        <w:tc>
          <w:tcPr>
            <w:tcW w:w="6026" w:type="dxa"/>
          </w:tcPr>
          <w:p w14:paraId="1B3F93A2" w14:textId="77777777" w:rsidR="00441BB5" w:rsidRDefault="00441BB5">
            <w:pPr>
              <w:pBdr>
                <w:top w:val="nil"/>
                <w:left w:val="nil"/>
                <w:bottom w:val="nil"/>
                <w:right w:val="nil"/>
                <w:between w:val="nil"/>
              </w:pBdr>
              <w:rPr>
                <w:del w:id="268" w:author="NAZ, Mamoona (OLDHAM MEDICAL SERVICES)" w:date="2026-09-22T12:16:00Z" w16du:dateUtc="2026-09-22T16:16:00Z"/>
                <w:color w:val="000000"/>
              </w:rPr>
            </w:pPr>
            <w:del w:id="269" w:author="NAZ, Mamoona (OLDHAM MEDICAL SERVICES)" w:date="2026-09-22T12:16:00Z" w16du:dateUtc="2026-09-22T16:16:00Z">
              <w:r>
                <w:rPr>
                  <w:color w:val="000000"/>
                </w:rPr>
                <w:delText>Лекции</w:delText>
              </w:r>
            </w:del>
          </w:p>
        </w:tc>
        <w:tc>
          <w:tcPr>
            <w:tcW w:w="1506" w:type="dxa"/>
          </w:tcPr>
          <w:p w14:paraId="710F69F1" w14:textId="77777777" w:rsidR="00441BB5" w:rsidRDefault="00441BB5">
            <w:pPr>
              <w:pBdr>
                <w:top w:val="nil"/>
                <w:left w:val="nil"/>
                <w:bottom w:val="nil"/>
                <w:right w:val="nil"/>
                <w:between w:val="nil"/>
              </w:pBdr>
              <w:jc w:val="center"/>
              <w:rPr>
                <w:del w:id="270" w:author="NAZ, Mamoona (OLDHAM MEDICAL SERVICES)" w:date="2026-09-22T12:16:00Z" w16du:dateUtc="2026-09-22T16:16:00Z"/>
                <w:color w:val="000000"/>
              </w:rPr>
            </w:pPr>
            <w:del w:id="271" w:author="NAZ, Mamoona (OLDHAM MEDICAL SERVICES)" w:date="2026-09-22T12:16:00Z" w16du:dateUtc="2026-09-22T16:16:00Z">
              <w:r>
                <w:rPr>
                  <w:color w:val="000000"/>
                </w:rPr>
                <w:delText>4</w:delText>
              </w:r>
            </w:del>
          </w:p>
        </w:tc>
        <w:tc>
          <w:tcPr>
            <w:tcW w:w="1507" w:type="dxa"/>
          </w:tcPr>
          <w:p w14:paraId="77603650" w14:textId="77777777" w:rsidR="00441BB5" w:rsidRDefault="00441BB5">
            <w:pPr>
              <w:pBdr>
                <w:top w:val="nil"/>
                <w:left w:val="nil"/>
                <w:bottom w:val="nil"/>
                <w:right w:val="nil"/>
                <w:between w:val="nil"/>
              </w:pBdr>
              <w:jc w:val="center"/>
              <w:rPr>
                <w:del w:id="272" w:author="NAZ, Mamoona (OLDHAM MEDICAL SERVICES)" w:date="2026-09-22T12:16:00Z" w16du:dateUtc="2026-09-22T16:16:00Z"/>
                <w:color w:val="000000"/>
              </w:rPr>
            </w:pPr>
            <w:del w:id="273" w:author="NAZ, Mamoona (OLDHAM MEDICAL SERVICES)" w:date="2026-09-22T12:16:00Z" w16du:dateUtc="2026-09-22T16:16:00Z">
              <w:r>
                <w:rPr>
                  <w:color w:val="000000"/>
                </w:rPr>
                <w:delText>-</w:delText>
              </w:r>
            </w:del>
          </w:p>
        </w:tc>
      </w:tr>
      <w:tr w:rsidR="007B77E6" w14:paraId="0A4B42C9" w14:textId="77777777" w:rsidTr="001B633E">
        <w:trPr>
          <w:del w:id="274" w:author="NAZ, Mamoona (OLDHAM MEDICAL SERVICES)" w:date="2026-09-22T12:16:00Z" w16du:dateUtc="2026-09-22T16:16:00Z"/>
        </w:trPr>
        <w:tc>
          <w:tcPr>
            <w:tcW w:w="6026" w:type="dxa"/>
          </w:tcPr>
          <w:p w14:paraId="330AA981" w14:textId="77777777" w:rsidR="007B77E6" w:rsidRPr="00BB4484" w:rsidRDefault="007B77E6" w:rsidP="007B77E6">
            <w:pPr>
              <w:pStyle w:val="a0"/>
              <w:ind w:left="57"/>
              <w:rPr>
                <w:del w:id="275" w:author="NAZ, Mamoona (OLDHAM MEDICAL SERVICES)" w:date="2026-09-22T12:16:00Z" w16du:dateUtc="2026-09-22T16:16:00Z"/>
              </w:rPr>
            </w:pPr>
            <w:del w:id="276" w:author="NAZ, Mamoona (OLDHAM MEDICAL SERVICES)" w:date="2026-09-22T12:16:00Z" w16du:dateUtc="2026-09-22T16:16:00Z">
              <w:r w:rsidRPr="00BB4484">
                <w:delText xml:space="preserve">Лабораторные работы / Практические занятия </w:delText>
              </w:r>
            </w:del>
          </w:p>
        </w:tc>
        <w:tc>
          <w:tcPr>
            <w:tcW w:w="1506" w:type="dxa"/>
            <w:vAlign w:val="bottom"/>
          </w:tcPr>
          <w:p w14:paraId="3B159979" w14:textId="77777777" w:rsidR="007B77E6" w:rsidRPr="00BB4484" w:rsidRDefault="007B77E6" w:rsidP="007B77E6">
            <w:pPr>
              <w:ind w:hanging="3"/>
              <w:jc w:val="center"/>
              <w:rPr>
                <w:del w:id="277" w:author="NAZ, Mamoona (OLDHAM MEDICAL SERVICES)" w:date="2026-09-22T12:16:00Z" w16du:dateUtc="2026-09-22T16:16:00Z"/>
              </w:rPr>
            </w:pPr>
            <w:del w:id="278" w:author="NAZ, Mamoona (OLDHAM MEDICAL SERVICES)" w:date="2026-09-22T12:16:00Z" w16du:dateUtc="2026-09-22T16:16:00Z">
              <w:r>
                <w:delText>8</w:delText>
              </w:r>
              <w:r w:rsidRPr="00BB4484">
                <w:delText>/</w:delText>
              </w:r>
              <w:r>
                <w:delText>-</w:delText>
              </w:r>
            </w:del>
          </w:p>
        </w:tc>
        <w:tc>
          <w:tcPr>
            <w:tcW w:w="1507" w:type="dxa"/>
            <w:vAlign w:val="bottom"/>
          </w:tcPr>
          <w:p w14:paraId="46AD881B" w14:textId="77777777" w:rsidR="007B77E6" w:rsidRPr="00BB4484" w:rsidRDefault="007B77E6" w:rsidP="007B77E6">
            <w:pPr>
              <w:ind w:hanging="3"/>
              <w:jc w:val="center"/>
              <w:rPr>
                <w:del w:id="279" w:author="NAZ, Mamoona (OLDHAM MEDICAL SERVICES)" w:date="2026-09-22T12:16:00Z" w16du:dateUtc="2026-09-22T16:16:00Z"/>
              </w:rPr>
            </w:pPr>
            <w:del w:id="280" w:author="NAZ, Mamoona (OLDHAM MEDICAL SERVICES)" w:date="2026-09-22T12:16:00Z" w16du:dateUtc="2026-09-22T16:16:00Z">
              <w:r>
                <w:delText>4/-</w:delText>
              </w:r>
            </w:del>
          </w:p>
        </w:tc>
      </w:tr>
      <w:tr w:rsidR="00441BB5" w14:paraId="2AB280B8" w14:textId="77777777" w:rsidTr="00D052C8">
        <w:trPr>
          <w:del w:id="281" w:author="NAZ, Mamoona (OLDHAM MEDICAL SERVICES)" w:date="2026-09-22T12:16:00Z" w16du:dateUtc="2026-09-22T16:16:00Z"/>
        </w:trPr>
        <w:tc>
          <w:tcPr>
            <w:tcW w:w="6026" w:type="dxa"/>
            <w:shd w:val="clear" w:color="auto" w:fill="E0E0E0"/>
          </w:tcPr>
          <w:p w14:paraId="044DDDBC" w14:textId="77777777" w:rsidR="00441BB5" w:rsidRDefault="00441BB5">
            <w:pPr>
              <w:pBdr>
                <w:top w:val="nil"/>
                <w:left w:val="nil"/>
                <w:bottom w:val="nil"/>
                <w:right w:val="nil"/>
                <w:between w:val="nil"/>
              </w:pBdr>
              <w:rPr>
                <w:del w:id="282" w:author="NAZ, Mamoona (OLDHAM MEDICAL SERVICES)" w:date="2026-09-22T12:16:00Z" w16du:dateUtc="2026-09-22T16:16:00Z"/>
                <w:b/>
                <w:color w:val="000000"/>
              </w:rPr>
            </w:pPr>
            <w:del w:id="283" w:author="NAZ, Mamoona (OLDHAM MEDICAL SERVICES)" w:date="2026-09-22T12:16:00Z" w16du:dateUtc="2026-09-22T16:16:00Z">
              <w:r>
                <w:rPr>
                  <w:b/>
                  <w:color w:val="000000"/>
                </w:rPr>
                <w:delText>Самостоятельная работа  (всего)</w:delText>
              </w:r>
            </w:del>
          </w:p>
        </w:tc>
        <w:tc>
          <w:tcPr>
            <w:tcW w:w="1506" w:type="dxa"/>
            <w:shd w:val="clear" w:color="auto" w:fill="E0E0E0"/>
          </w:tcPr>
          <w:p w14:paraId="3A401810" w14:textId="77777777" w:rsidR="00441BB5" w:rsidRDefault="00441BB5">
            <w:pPr>
              <w:pBdr>
                <w:top w:val="nil"/>
                <w:left w:val="nil"/>
                <w:bottom w:val="nil"/>
                <w:right w:val="nil"/>
                <w:between w:val="nil"/>
              </w:pBdr>
              <w:jc w:val="center"/>
              <w:rPr>
                <w:del w:id="284" w:author="NAZ, Mamoona (OLDHAM MEDICAL SERVICES)" w:date="2026-09-22T12:16:00Z" w16du:dateUtc="2026-09-22T16:16:00Z"/>
                <w:b/>
                <w:color w:val="000000"/>
              </w:rPr>
            </w:pPr>
            <w:del w:id="285" w:author="NAZ, Mamoona (OLDHAM MEDICAL SERVICES)" w:date="2026-09-22T12:16:00Z" w16du:dateUtc="2026-09-22T16:16:00Z">
              <w:r>
                <w:rPr>
                  <w:b/>
                  <w:color w:val="000000"/>
                </w:rPr>
                <w:delText>87</w:delText>
              </w:r>
            </w:del>
          </w:p>
        </w:tc>
        <w:tc>
          <w:tcPr>
            <w:tcW w:w="1507" w:type="dxa"/>
            <w:shd w:val="clear" w:color="auto" w:fill="E0E0E0"/>
          </w:tcPr>
          <w:p w14:paraId="47E80271" w14:textId="77777777" w:rsidR="00441BB5" w:rsidRDefault="00441BB5">
            <w:pPr>
              <w:pBdr>
                <w:top w:val="nil"/>
                <w:left w:val="nil"/>
                <w:bottom w:val="nil"/>
                <w:right w:val="nil"/>
                <w:between w:val="nil"/>
              </w:pBdr>
              <w:jc w:val="center"/>
              <w:rPr>
                <w:del w:id="286" w:author="NAZ, Mamoona (OLDHAM MEDICAL SERVICES)" w:date="2026-09-22T12:16:00Z" w16du:dateUtc="2026-09-22T16:16:00Z"/>
                <w:b/>
                <w:color w:val="000000"/>
              </w:rPr>
            </w:pPr>
            <w:del w:id="287" w:author="NAZ, Mamoona (OLDHAM MEDICAL SERVICES)" w:date="2026-09-22T12:16:00Z" w16du:dateUtc="2026-09-22T16:16:00Z">
              <w:r>
                <w:rPr>
                  <w:b/>
                  <w:color w:val="000000"/>
                </w:rPr>
                <w:delText>-</w:delText>
              </w:r>
            </w:del>
          </w:p>
        </w:tc>
      </w:tr>
      <w:tr w:rsidR="00441BB5" w14:paraId="3D028123" w14:textId="77777777" w:rsidTr="00B40806">
        <w:trPr>
          <w:del w:id="288" w:author="NAZ, Mamoona (OLDHAM MEDICAL SERVICES)" w:date="2026-09-22T12:16:00Z" w16du:dateUtc="2026-09-22T16:16:00Z"/>
        </w:trPr>
        <w:tc>
          <w:tcPr>
            <w:tcW w:w="6026" w:type="dxa"/>
          </w:tcPr>
          <w:p w14:paraId="1D00DA41" w14:textId="77777777" w:rsidR="00441BB5" w:rsidRDefault="00441BB5" w:rsidP="003E65A0">
            <w:pPr>
              <w:pBdr>
                <w:top w:val="nil"/>
                <w:left w:val="nil"/>
                <w:bottom w:val="nil"/>
                <w:right w:val="nil"/>
                <w:between w:val="nil"/>
              </w:pBdr>
              <w:rPr>
                <w:del w:id="289" w:author="NAZ, Mamoona (OLDHAM MEDICAL SERVICES)" w:date="2026-09-22T12:16:00Z" w16du:dateUtc="2026-09-22T16:16:00Z"/>
                <w:color w:val="000000"/>
              </w:rPr>
            </w:pPr>
            <w:del w:id="290" w:author="NAZ, Mamoona (OLDHAM MEDICAL SERVICES)" w:date="2026-09-22T12:16:00Z" w16du:dateUtc="2026-09-22T16:16:00Z">
              <w:r>
                <w:rPr>
                  <w:color w:val="000000"/>
                </w:rPr>
                <w:delText>Вид промежуточной аттестации (зачет c оценкой)</w:delText>
              </w:r>
            </w:del>
          </w:p>
        </w:tc>
        <w:tc>
          <w:tcPr>
            <w:tcW w:w="1506" w:type="dxa"/>
          </w:tcPr>
          <w:p w14:paraId="44C1A70F" w14:textId="77777777" w:rsidR="00441BB5" w:rsidRPr="00753817" w:rsidRDefault="00441BB5" w:rsidP="003E65A0">
            <w:pPr>
              <w:pStyle w:val="a0"/>
              <w:jc w:val="center"/>
              <w:rPr>
                <w:del w:id="291" w:author="NAZ, Mamoona (OLDHAM MEDICAL SERVICES)" w:date="2026-09-22T12:16:00Z" w16du:dateUtc="2026-09-22T16:16:00Z"/>
              </w:rPr>
            </w:pPr>
            <w:del w:id="292" w:author="NAZ, Mamoona (OLDHAM MEDICAL SERVICES)" w:date="2026-09-22T12:16:00Z" w16du:dateUtc="2026-09-22T16:16:00Z">
              <w:r w:rsidRPr="00753817">
                <w:delText>-</w:delText>
              </w:r>
            </w:del>
          </w:p>
        </w:tc>
        <w:tc>
          <w:tcPr>
            <w:tcW w:w="1507" w:type="dxa"/>
          </w:tcPr>
          <w:p w14:paraId="5432D42C" w14:textId="77777777" w:rsidR="00441BB5" w:rsidRPr="00753817" w:rsidRDefault="00441BB5" w:rsidP="003E65A0">
            <w:pPr>
              <w:pStyle w:val="a0"/>
              <w:jc w:val="center"/>
              <w:rPr>
                <w:del w:id="293" w:author="NAZ, Mamoona (OLDHAM MEDICAL SERVICES)" w:date="2026-09-22T12:16:00Z" w16du:dateUtc="2026-09-22T16:16:00Z"/>
              </w:rPr>
            </w:pPr>
            <w:del w:id="294" w:author="NAZ, Mamoona (OLDHAM MEDICAL SERVICES)" w:date="2026-09-22T12:16:00Z" w16du:dateUtc="2026-09-22T16:16:00Z">
              <w:r>
                <w:delText>-</w:delText>
              </w:r>
            </w:del>
          </w:p>
        </w:tc>
      </w:tr>
      <w:tr w:rsidR="00441BB5" w14:paraId="417D6DAE" w14:textId="77777777" w:rsidTr="00AC2198">
        <w:trPr>
          <w:del w:id="295" w:author="NAZ, Mamoona (OLDHAM MEDICAL SERVICES)" w:date="2026-09-22T12:16:00Z" w16du:dateUtc="2026-09-22T16:16:00Z"/>
        </w:trPr>
        <w:tc>
          <w:tcPr>
            <w:tcW w:w="6026" w:type="dxa"/>
          </w:tcPr>
          <w:p w14:paraId="2420FDCC" w14:textId="77777777" w:rsidR="00441BB5" w:rsidRDefault="00441BB5" w:rsidP="003E65A0">
            <w:pPr>
              <w:pBdr>
                <w:top w:val="nil"/>
                <w:left w:val="nil"/>
                <w:bottom w:val="nil"/>
                <w:right w:val="nil"/>
                <w:between w:val="nil"/>
              </w:pBdr>
              <w:rPr>
                <w:del w:id="296" w:author="NAZ, Mamoona (OLDHAM MEDICAL SERVICES)" w:date="2026-09-22T12:16:00Z" w16du:dateUtc="2026-09-22T16:16:00Z"/>
                <w:color w:val="000000"/>
              </w:rPr>
            </w:pPr>
            <w:del w:id="297" w:author="NAZ, Mamoona (OLDHAM MEDICAL SERVICES)" w:date="2026-09-22T12:16:00Z" w16du:dateUtc="2026-09-22T16:16:00Z">
              <w:r>
                <w:rPr>
                  <w:color w:val="000000"/>
                </w:rPr>
                <w:delText>контактная работа</w:delText>
              </w:r>
            </w:del>
          </w:p>
        </w:tc>
        <w:tc>
          <w:tcPr>
            <w:tcW w:w="1506" w:type="dxa"/>
          </w:tcPr>
          <w:p w14:paraId="20B54C09" w14:textId="77777777" w:rsidR="00441BB5" w:rsidRPr="00753817" w:rsidRDefault="00441BB5" w:rsidP="003E65A0">
            <w:pPr>
              <w:pStyle w:val="a0"/>
              <w:jc w:val="center"/>
              <w:rPr>
                <w:del w:id="298" w:author="NAZ, Mamoona (OLDHAM MEDICAL SERVICES)" w:date="2026-09-22T12:16:00Z" w16du:dateUtc="2026-09-22T16:16:00Z"/>
              </w:rPr>
            </w:pPr>
            <w:del w:id="299" w:author="NAZ, Mamoona (OLDHAM MEDICAL SERVICES)" w:date="2026-09-22T12:16:00Z" w16du:dateUtc="2026-09-22T16:16:00Z">
              <w:r w:rsidRPr="00753817">
                <w:delText>-</w:delText>
              </w:r>
            </w:del>
          </w:p>
        </w:tc>
        <w:tc>
          <w:tcPr>
            <w:tcW w:w="1507" w:type="dxa"/>
          </w:tcPr>
          <w:p w14:paraId="6632AF56" w14:textId="77777777" w:rsidR="00441BB5" w:rsidRPr="00753817" w:rsidRDefault="00441BB5" w:rsidP="003E65A0">
            <w:pPr>
              <w:pStyle w:val="a0"/>
              <w:jc w:val="center"/>
              <w:rPr>
                <w:del w:id="300" w:author="NAZ, Mamoona (OLDHAM MEDICAL SERVICES)" w:date="2026-09-22T12:16:00Z" w16du:dateUtc="2026-09-22T16:16:00Z"/>
              </w:rPr>
            </w:pPr>
            <w:del w:id="301" w:author="NAZ, Mamoona (OLDHAM MEDICAL SERVICES)" w:date="2026-09-22T12:16:00Z" w16du:dateUtc="2026-09-22T16:16:00Z">
              <w:r>
                <w:delText>-</w:delText>
              </w:r>
            </w:del>
          </w:p>
        </w:tc>
      </w:tr>
      <w:tr w:rsidR="00441BB5" w14:paraId="42277199" w14:textId="77777777" w:rsidTr="00AC4E5A">
        <w:trPr>
          <w:del w:id="302" w:author="NAZ, Mamoona (OLDHAM MEDICAL SERVICES)" w:date="2026-09-22T12:16:00Z" w16du:dateUtc="2026-09-22T16:16:00Z"/>
        </w:trPr>
        <w:tc>
          <w:tcPr>
            <w:tcW w:w="6026" w:type="dxa"/>
          </w:tcPr>
          <w:p w14:paraId="03E57439" w14:textId="77777777" w:rsidR="00441BB5" w:rsidRDefault="00441BB5" w:rsidP="003E65A0">
            <w:pPr>
              <w:pBdr>
                <w:top w:val="nil"/>
                <w:left w:val="nil"/>
                <w:bottom w:val="nil"/>
                <w:right w:val="nil"/>
                <w:between w:val="nil"/>
              </w:pBdr>
              <w:rPr>
                <w:del w:id="303" w:author="NAZ, Mamoona (OLDHAM MEDICAL SERVICES)" w:date="2026-09-22T12:16:00Z" w16du:dateUtc="2026-09-22T16:16:00Z"/>
                <w:color w:val="000000"/>
              </w:rPr>
            </w:pPr>
            <w:del w:id="304" w:author="NAZ, Mamoona (OLDHAM MEDICAL SERVICES)" w:date="2026-09-22T12:16:00Z" w16du:dateUtc="2026-09-22T16:16:00Z">
              <w:r>
                <w:rPr>
                  <w:color w:val="000000"/>
                </w:rPr>
                <w:delText>самостоятельная работа по подготовке к зачету</w:delText>
              </w:r>
            </w:del>
          </w:p>
        </w:tc>
        <w:tc>
          <w:tcPr>
            <w:tcW w:w="1506" w:type="dxa"/>
          </w:tcPr>
          <w:p w14:paraId="14A8512D" w14:textId="77777777" w:rsidR="00441BB5" w:rsidRPr="00753817" w:rsidRDefault="00441BB5" w:rsidP="003E65A0">
            <w:pPr>
              <w:pStyle w:val="a0"/>
              <w:jc w:val="center"/>
              <w:rPr>
                <w:del w:id="305" w:author="NAZ, Mamoona (OLDHAM MEDICAL SERVICES)" w:date="2026-09-22T12:16:00Z" w16du:dateUtc="2026-09-22T16:16:00Z"/>
              </w:rPr>
            </w:pPr>
            <w:del w:id="306" w:author="NAZ, Mamoona (OLDHAM MEDICAL SERVICES)" w:date="2026-09-22T12:16:00Z" w16du:dateUtc="2026-09-22T16:16:00Z">
              <w:r w:rsidRPr="00753817">
                <w:delText>-</w:delText>
              </w:r>
            </w:del>
          </w:p>
        </w:tc>
        <w:tc>
          <w:tcPr>
            <w:tcW w:w="1507" w:type="dxa"/>
          </w:tcPr>
          <w:p w14:paraId="183EF41B" w14:textId="77777777" w:rsidR="00441BB5" w:rsidRPr="00753817" w:rsidRDefault="00441BB5" w:rsidP="003E65A0">
            <w:pPr>
              <w:pStyle w:val="a0"/>
              <w:jc w:val="center"/>
              <w:rPr>
                <w:del w:id="307" w:author="NAZ, Mamoona (OLDHAM MEDICAL SERVICES)" w:date="2026-09-22T12:16:00Z" w16du:dateUtc="2026-09-22T16:16:00Z"/>
              </w:rPr>
            </w:pPr>
            <w:del w:id="308" w:author="NAZ, Mamoona (OLDHAM MEDICAL SERVICES)" w:date="2026-09-22T12:16:00Z" w16du:dateUtc="2026-09-22T16:16:00Z">
              <w:r>
                <w:delText>-</w:delText>
              </w:r>
            </w:del>
          </w:p>
        </w:tc>
      </w:tr>
      <w:tr w:rsidR="003E65A0" w14:paraId="1D9E0AC2" w14:textId="77777777">
        <w:trPr>
          <w:del w:id="309" w:author="NAZ, Mamoona (OLDHAM MEDICAL SERVICES)" w:date="2026-09-22T12:16:00Z" w16du:dateUtc="2026-09-22T16:16:00Z"/>
        </w:trPr>
        <w:tc>
          <w:tcPr>
            <w:tcW w:w="6026" w:type="dxa"/>
          </w:tcPr>
          <w:p w14:paraId="7E3DC07D" w14:textId="77777777" w:rsidR="003E65A0" w:rsidRDefault="003E65A0" w:rsidP="003E65A0">
            <w:pPr>
              <w:pBdr>
                <w:top w:val="nil"/>
                <w:left w:val="nil"/>
                <w:bottom w:val="nil"/>
                <w:right w:val="nil"/>
                <w:between w:val="nil"/>
              </w:pBdr>
              <w:rPr>
                <w:del w:id="310" w:author="NAZ, Mamoona (OLDHAM MEDICAL SERVICES)" w:date="2026-09-22T12:16:00Z" w16du:dateUtc="2026-09-22T16:16:00Z"/>
                <w:color w:val="000000"/>
                <w:highlight w:val="yellow"/>
              </w:rPr>
            </w:pPr>
            <w:del w:id="311" w:author="NAZ, Mamoona (OLDHAM MEDICAL SERVICES)" w:date="2026-09-22T12:16:00Z" w16du:dateUtc="2026-09-22T16:16:00Z">
              <w:r>
                <w:rPr>
                  <w:b/>
                  <w:color w:val="000000"/>
                </w:rPr>
                <w:delText>Вид промежуточной аттестации (экзамен):</w:delText>
              </w:r>
            </w:del>
          </w:p>
        </w:tc>
        <w:tc>
          <w:tcPr>
            <w:tcW w:w="3013" w:type="dxa"/>
            <w:gridSpan w:val="2"/>
          </w:tcPr>
          <w:p w14:paraId="220E674F" w14:textId="77777777" w:rsidR="003E65A0" w:rsidRPr="00BB08EC" w:rsidRDefault="003E65A0" w:rsidP="003E65A0">
            <w:pPr>
              <w:pStyle w:val="a0"/>
              <w:jc w:val="center"/>
              <w:rPr>
                <w:del w:id="312" w:author="NAZ, Mamoona (OLDHAM MEDICAL SERVICES)" w:date="2026-09-22T12:16:00Z" w16du:dateUtc="2026-09-22T16:16:00Z"/>
                <w:b/>
                <w:bCs/>
              </w:rPr>
            </w:pPr>
            <w:del w:id="313" w:author="NAZ, Mamoona (OLDHAM MEDICAL SERVICES)" w:date="2026-09-22T12:16:00Z" w16du:dateUtc="2026-09-22T16:16:00Z">
              <w:r w:rsidRPr="00BB08EC">
                <w:rPr>
                  <w:b/>
                  <w:bCs/>
                </w:rPr>
                <w:delText>9</w:delText>
              </w:r>
            </w:del>
          </w:p>
        </w:tc>
      </w:tr>
      <w:tr w:rsidR="003E65A0" w14:paraId="37BF67E0" w14:textId="77777777">
        <w:trPr>
          <w:del w:id="314" w:author="NAZ, Mamoona (OLDHAM MEDICAL SERVICES)" w:date="2026-09-22T12:16:00Z" w16du:dateUtc="2026-09-22T16:16:00Z"/>
        </w:trPr>
        <w:tc>
          <w:tcPr>
            <w:tcW w:w="6026" w:type="dxa"/>
          </w:tcPr>
          <w:p w14:paraId="530F6BC6" w14:textId="77777777" w:rsidR="003E65A0" w:rsidRDefault="003E65A0" w:rsidP="003E65A0">
            <w:pPr>
              <w:pBdr>
                <w:top w:val="nil"/>
                <w:left w:val="nil"/>
                <w:bottom w:val="nil"/>
                <w:right w:val="nil"/>
                <w:between w:val="nil"/>
              </w:pBdr>
              <w:rPr>
                <w:del w:id="315" w:author="NAZ, Mamoona (OLDHAM MEDICAL SERVICES)" w:date="2026-09-22T12:16:00Z" w16du:dateUtc="2026-09-22T16:16:00Z"/>
                <w:color w:val="000000"/>
              </w:rPr>
            </w:pPr>
            <w:del w:id="316" w:author="NAZ, Mamoona (OLDHAM MEDICAL SERVICES)" w:date="2026-09-22T12:16:00Z" w16du:dateUtc="2026-09-22T16:16:00Z">
              <w:r>
                <w:rPr>
                  <w:color w:val="000000"/>
                </w:rPr>
                <w:delText>контактная работа</w:delText>
              </w:r>
            </w:del>
          </w:p>
        </w:tc>
        <w:tc>
          <w:tcPr>
            <w:tcW w:w="3013" w:type="dxa"/>
            <w:gridSpan w:val="2"/>
          </w:tcPr>
          <w:p w14:paraId="11A666B8" w14:textId="77777777" w:rsidR="003E65A0" w:rsidRPr="00155CDC" w:rsidRDefault="003E65A0" w:rsidP="003E65A0">
            <w:pPr>
              <w:pStyle w:val="a0"/>
              <w:jc w:val="center"/>
              <w:rPr>
                <w:del w:id="317" w:author="NAZ, Mamoona (OLDHAM MEDICAL SERVICES)" w:date="2026-09-22T12:16:00Z" w16du:dateUtc="2026-09-22T16:16:00Z"/>
              </w:rPr>
            </w:pPr>
            <w:del w:id="318" w:author="NAZ, Mamoona (OLDHAM MEDICAL SERVICES)" w:date="2026-09-22T12:16:00Z" w16du:dateUtc="2026-09-22T16:16:00Z">
              <w:r w:rsidRPr="00155CDC">
                <w:delText>2,35</w:delText>
              </w:r>
            </w:del>
          </w:p>
        </w:tc>
      </w:tr>
      <w:tr w:rsidR="003E65A0" w14:paraId="1B2DB620" w14:textId="77777777">
        <w:trPr>
          <w:del w:id="319" w:author="NAZ, Mamoona (OLDHAM MEDICAL SERVICES)" w:date="2026-09-22T12:16:00Z" w16du:dateUtc="2026-09-22T16:16:00Z"/>
        </w:trPr>
        <w:tc>
          <w:tcPr>
            <w:tcW w:w="6026" w:type="dxa"/>
          </w:tcPr>
          <w:p w14:paraId="4500DDB5" w14:textId="77777777" w:rsidR="003E65A0" w:rsidRDefault="003E65A0" w:rsidP="003E65A0">
            <w:pPr>
              <w:pBdr>
                <w:top w:val="nil"/>
                <w:left w:val="nil"/>
                <w:bottom w:val="nil"/>
                <w:right w:val="nil"/>
                <w:between w:val="nil"/>
              </w:pBdr>
              <w:rPr>
                <w:del w:id="320" w:author="NAZ, Mamoona (OLDHAM MEDICAL SERVICES)" w:date="2026-09-22T12:16:00Z" w16du:dateUtc="2026-09-22T16:16:00Z"/>
                <w:color w:val="000000"/>
              </w:rPr>
            </w:pPr>
            <w:del w:id="321" w:author="NAZ, Mamoona (OLDHAM MEDICAL SERVICES)" w:date="2026-09-22T12:16:00Z" w16du:dateUtc="2026-09-22T16:16:00Z">
              <w:r>
                <w:rPr>
                  <w:color w:val="000000"/>
                </w:rPr>
                <w:delText>самостоятельная работа по подготовке к экзамену</w:delText>
              </w:r>
            </w:del>
          </w:p>
        </w:tc>
        <w:tc>
          <w:tcPr>
            <w:tcW w:w="3013" w:type="dxa"/>
            <w:gridSpan w:val="2"/>
          </w:tcPr>
          <w:p w14:paraId="4D4640B8" w14:textId="77777777" w:rsidR="003E65A0" w:rsidRPr="00155CDC" w:rsidRDefault="003E65A0" w:rsidP="003E65A0">
            <w:pPr>
              <w:pStyle w:val="a0"/>
              <w:jc w:val="center"/>
              <w:rPr>
                <w:del w:id="322" w:author="NAZ, Mamoona (OLDHAM MEDICAL SERVICES)" w:date="2026-09-22T12:16:00Z" w16du:dateUtc="2026-09-22T16:16:00Z"/>
              </w:rPr>
            </w:pPr>
            <w:del w:id="323" w:author="NAZ, Mamoona (OLDHAM MEDICAL SERVICES)" w:date="2026-09-22T12:16:00Z" w16du:dateUtc="2026-09-22T16:16:00Z">
              <w:r w:rsidRPr="00155CDC">
                <w:delText>6,65</w:delText>
              </w:r>
            </w:del>
          </w:p>
        </w:tc>
      </w:tr>
      <w:tr w:rsidR="00A16A04" w14:paraId="49A2B310" w14:textId="77777777">
        <w:trPr>
          <w:trHeight w:val="583"/>
          <w:del w:id="324" w:author="NAZ, Mamoona (OLDHAM MEDICAL SERVICES)" w:date="2026-09-22T12:16:00Z" w16du:dateUtc="2026-09-22T16:16:00Z"/>
        </w:trPr>
        <w:tc>
          <w:tcPr>
            <w:tcW w:w="6026" w:type="dxa"/>
            <w:tcBorders>
              <w:bottom w:val="single" w:sz="12" w:space="0" w:color="000000"/>
            </w:tcBorders>
            <w:shd w:val="clear" w:color="auto" w:fill="E0E0E0"/>
          </w:tcPr>
          <w:p w14:paraId="43B0B6F3" w14:textId="77777777" w:rsidR="00A16A04" w:rsidRDefault="00DF50C7">
            <w:pPr>
              <w:pBdr>
                <w:top w:val="nil"/>
                <w:left w:val="nil"/>
                <w:bottom w:val="nil"/>
                <w:right w:val="nil"/>
                <w:between w:val="nil"/>
              </w:pBdr>
              <w:rPr>
                <w:del w:id="325" w:author="NAZ, Mamoona (OLDHAM MEDICAL SERVICES)" w:date="2026-09-22T12:16:00Z" w16du:dateUtc="2026-09-22T16:16:00Z"/>
                <w:color w:val="000000"/>
              </w:rPr>
            </w:pPr>
            <w:del w:id="326" w:author="NAZ, Mamoona (OLDHAM MEDICAL SERVICES)" w:date="2026-09-22T12:16:00Z" w16du:dateUtc="2026-09-22T16:16:00Z">
              <w:r>
                <w:rPr>
                  <w:color w:val="000000"/>
                </w:rPr>
                <w:delText>Общая трудоемкость                                     час</w:delText>
              </w:r>
            </w:del>
          </w:p>
          <w:p w14:paraId="6D67737F" w14:textId="77777777" w:rsidR="00A16A04" w:rsidRDefault="00DF50C7">
            <w:pPr>
              <w:pBdr>
                <w:top w:val="nil"/>
                <w:left w:val="nil"/>
                <w:bottom w:val="nil"/>
                <w:right w:val="nil"/>
                <w:between w:val="nil"/>
              </w:pBdr>
              <w:rPr>
                <w:del w:id="327" w:author="NAZ, Mamoona (OLDHAM MEDICAL SERVICES)" w:date="2026-09-22T12:16:00Z" w16du:dateUtc="2026-09-22T16:16:00Z"/>
                <w:color w:val="000000"/>
              </w:rPr>
            </w:pPr>
            <w:del w:id="328" w:author="NAZ, Mamoona (OLDHAM MEDICAL SERVICES)" w:date="2026-09-22T12:16:00Z" w16du:dateUtc="2026-09-22T16:16:00Z">
              <w:r>
                <w:rPr>
                  <w:color w:val="000000"/>
                </w:rPr>
                <w:delText xml:space="preserve">                                                                          з.е.</w:delText>
              </w:r>
            </w:del>
          </w:p>
        </w:tc>
        <w:tc>
          <w:tcPr>
            <w:tcW w:w="3013" w:type="dxa"/>
            <w:gridSpan w:val="2"/>
            <w:tcBorders>
              <w:bottom w:val="single" w:sz="12" w:space="0" w:color="000000"/>
            </w:tcBorders>
            <w:shd w:val="clear" w:color="auto" w:fill="E0E0E0"/>
          </w:tcPr>
          <w:p w14:paraId="34C6CC91" w14:textId="77777777" w:rsidR="00A16A04" w:rsidRDefault="003E65A0">
            <w:pPr>
              <w:pBdr>
                <w:top w:val="nil"/>
                <w:left w:val="nil"/>
                <w:bottom w:val="nil"/>
                <w:right w:val="nil"/>
                <w:between w:val="nil"/>
              </w:pBdr>
              <w:jc w:val="center"/>
              <w:rPr>
                <w:del w:id="329" w:author="NAZ, Mamoona (OLDHAM MEDICAL SERVICES)" w:date="2026-09-22T12:16:00Z" w16du:dateUtc="2026-09-22T16:16:00Z"/>
                <w:color w:val="000000"/>
              </w:rPr>
            </w:pPr>
            <w:del w:id="330" w:author="NAZ, Mamoona (OLDHAM MEDICAL SERVICES)" w:date="2026-09-22T12:16:00Z" w16du:dateUtc="2026-09-22T16:16:00Z">
              <w:r>
                <w:rPr>
                  <w:b/>
                </w:rPr>
                <w:delText>108/3</w:delText>
              </w:r>
            </w:del>
          </w:p>
        </w:tc>
      </w:tr>
    </w:tbl>
    <w:p w14:paraId="01BC453B" w14:textId="77777777" w:rsidR="00A16A04" w:rsidRDefault="00A16A04">
      <w:pPr>
        <w:jc w:val="both"/>
        <w:rPr>
          <w:del w:id="331" w:author="NAZ, Mamoona (OLDHAM MEDICAL SERVICES)" w:date="2026-09-22T12:16:00Z" w16du:dateUtc="2026-09-22T16:16:00Z"/>
          <w:b/>
        </w:rPr>
      </w:pPr>
    </w:p>
    <w:p w14:paraId="2EB8A8CC" w14:textId="77777777" w:rsidR="00A16A04" w:rsidRDefault="00A16A04">
      <w:pPr>
        <w:jc w:val="both"/>
        <w:rPr>
          <w:del w:id="332" w:author="NAZ, Mamoona (OLDHAM MEDICAL SERVICES)" w:date="2026-09-22T12:16:00Z" w16du:dateUtc="2026-09-22T16:16:00Z"/>
          <w:b/>
        </w:rPr>
      </w:pPr>
    </w:p>
    <w:p w14:paraId="7D307512" w14:textId="77777777" w:rsidR="00441BB5" w:rsidRPr="00BB4484" w:rsidRDefault="00441BB5" w:rsidP="00441BB5">
      <w:pPr>
        <w:pStyle w:val="WW-"/>
        <w:tabs>
          <w:tab w:val="left" w:pos="3822"/>
        </w:tabs>
        <w:spacing w:line="240" w:lineRule="auto"/>
        <w:ind w:left="0" w:firstLine="0"/>
        <w:rPr>
          <w:del w:id="333" w:author="NAZ, Mamoona (OLDHAM MEDICAL SERVICES)" w:date="2026-09-22T12:16:00Z" w16du:dateUtc="2026-09-22T16:16:00Z"/>
          <w:b/>
          <w:bCs/>
          <w:color w:val="000000"/>
          <w:sz w:val="24"/>
          <w:szCs w:val="24"/>
        </w:rPr>
      </w:pPr>
      <w:del w:id="334" w:author="NAZ, Mamoona (OLDHAM MEDICAL SERVICES)" w:date="2026-09-22T12:16:00Z" w16du:dateUtc="2026-09-22T16:16:00Z">
        <w:r w:rsidRPr="00BB4484">
          <w:rPr>
            <w:b/>
            <w:bCs/>
            <w:color w:val="000000"/>
            <w:sz w:val="24"/>
            <w:szCs w:val="24"/>
          </w:rPr>
          <w:delText>4.СОДЕРЖАНИЕ ДИСЦИПЛИНЫ:</w:delText>
        </w:r>
      </w:del>
    </w:p>
    <w:p w14:paraId="47083803" w14:textId="77777777" w:rsidR="00441BB5" w:rsidRPr="00BB4484" w:rsidRDefault="00441BB5" w:rsidP="00441BB5">
      <w:pPr>
        <w:pStyle w:val="WW-"/>
        <w:tabs>
          <w:tab w:val="left" w:pos="3822"/>
        </w:tabs>
        <w:spacing w:line="240" w:lineRule="auto"/>
        <w:ind w:left="0" w:firstLine="0"/>
        <w:rPr>
          <w:del w:id="335" w:author="NAZ, Mamoona (OLDHAM MEDICAL SERVICES)" w:date="2026-09-22T12:16:00Z" w16du:dateUtc="2026-09-22T16:16:00Z"/>
          <w:sz w:val="24"/>
          <w:szCs w:val="24"/>
        </w:rPr>
      </w:pPr>
    </w:p>
    <w:p w14:paraId="2159AA53" w14:textId="77777777" w:rsidR="00441BB5" w:rsidRPr="00BB4484" w:rsidRDefault="00441BB5" w:rsidP="00441BB5">
      <w:pPr>
        <w:shd w:val="clear" w:color="auto" w:fill="FFFFFF"/>
        <w:ind w:firstLine="527"/>
        <w:rPr>
          <w:del w:id="336" w:author="NAZ, Mamoona (OLDHAM MEDICAL SERVICES)" w:date="2026-09-22T12:16:00Z" w16du:dateUtc="2026-09-22T16:16:00Z"/>
          <w:b/>
        </w:rPr>
      </w:pPr>
      <w:del w:id="337" w:author="NAZ, Mamoona (OLDHAM MEDICAL SERVICES)" w:date="2026-09-22T12:16:00Z" w16du:dateUtc="2026-09-22T16:16:00Z">
        <w:r w:rsidRPr="00BB4484">
          <w:delText>При проведении учебных занятий обеспечивается развитие у обучающихся навыков командной работы, межличностной коммуникации, принятия решений, лидерских качеств (включая при необходимости проведение интерактивных лекций, групповых дискуссий, ролевых игр, тренингов, анализ ситуаций и имитационных моделей, составленных на основе результатов научных исследований, проводимых организацией, в том числе с учетом региональных особенностей профессиональной деятельности выпускников и потребностей работодателей</w:delText>
        </w:r>
        <w:r w:rsidRPr="00BB4484">
          <w:rPr>
            <w:b/>
          </w:rPr>
          <w:delText xml:space="preserve">). </w:delText>
        </w:r>
      </w:del>
    </w:p>
    <w:p w14:paraId="07E806D3" w14:textId="77777777" w:rsidR="00441BB5" w:rsidRPr="00BB4484" w:rsidRDefault="00441BB5" w:rsidP="00441BB5">
      <w:pPr>
        <w:shd w:val="clear" w:color="auto" w:fill="FFFFFF"/>
        <w:ind w:firstLine="527"/>
        <w:rPr>
          <w:del w:id="338" w:author="NAZ, Mamoona (OLDHAM MEDICAL SERVICES)" w:date="2026-09-22T12:16:00Z" w16du:dateUtc="2026-09-22T16:16:00Z"/>
          <w:b/>
        </w:rPr>
      </w:pPr>
    </w:p>
    <w:p w14:paraId="6B5A89DE" w14:textId="77777777" w:rsidR="00441BB5" w:rsidRPr="00BB4484" w:rsidRDefault="00441BB5" w:rsidP="00441BB5">
      <w:pPr>
        <w:pStyle w:val="WW-"/>
        <w:tabs>
          <w:tab w:val="left" w:pos="3822"/>
        </w:tabs>
        <w:spacing w:line="240" w:lineRule="auto"/>
        <w:ind w:left="720" w:hanging="720"/>
        <w:rPr>
          <w:del w:id="339" w:author="NAZ, Mamoona (OLDHAM MEDICAL SERVICES)" w:date="2026-09-22T12:16:00Z" w16du:dateUtc="2026-09-22T16:16:00Z"/>
          <w:b/>
          <w:bCs/>
          <w:sz w:val="24"/>
          <w:szCs w:val="24"/>
        </w:rPr>
      </w:pPr>
      <w:del w:id="340" w:author="NAZ, Mamoona (OLDHAM MEDICAL SERVICES)" w:date="2026-09-22T12:16:00Z" w16du:dateUtc="2026-09-22T16:16:00Z">
        <w:r w:rsidRPr="00BB4484">
          <w:rPr>
            <w:b/>
            <w:bCs/>
            <w:color w:val="000000"/>
            <w:sz w:val="24"/>
            <w:szCs w:val="24"/>
          </w:rPr>
          <w:delText xml:space="preserve">4.1 </w:delText>
        </w:r>
        <w:r w:rsidRPr="00BB4484">
          <w:rPr>
            <w:b/>
            <w:bCs/>
            <w:sz w:val="24"/>
            <w:szCs w:val="24"/>
          </w:rPr>
          <w:delText>Блоки (разделы) дисциплины.</w:delText>
        </w:r>
      </w:del>
    </w:p>
    <w:p w14:paraId="0B67F2DA" w14:textId="77777777" w:rsidR="00A16A04" w:rsidRPr="00441BB5" w:rsidRDefault="00DF50C7">
      <w:pPr>
        <w:ind w:firstLine="709"/>
        <w:rPr>
          <w:del w:id="341" w:author="NAZ, Mamoona (OLDHAM MEDICAL SERVICES)" w:date="2026-09-22T12:16:00Z" w16du:dateUtc="2026-09-22T16:16:00Z"/>
        </w:rPr>
      </w:pPr>
      <w:del w:id="342" w:author="NAZ, Mamoona (OLDHAM MEDICAL SERVICES)" w:date="2026-09-22T12:16:00Z" w16du:dateUtc="2026-09-22T16:16:00Z">
        <w:r w:rsidRPr="00441BB5">
          <w:delText>Тема 1. Наука как система. Роль научных исследований в совершенствовании</w:delText>
        </w:r>
        <w:r>
          <w:rPr>
            <w:b/>
          </w:rPr>
          <w:delText xml:space="preserve"> </w:delText>
        </w:r>
        <w:r w:rsidRPr="00441BB5">
          <w:delText>гостиничных услуг.</w:delText>
        </w:r>
      </w:del>
    </w:p>
    <w:p w14:paraId="2DDC4992" w14:textId="77777777" w:rsidR="00A16A04" w:rsidRPr="00441BB5" w:rsidRDefault="00DF50C7">
      <w:pPr>
        <w:ind w:firstLine="709"/>
        <w:jc w:val="both"/>
        <w:rPr>
          <w:del w:id="343" w:author="NAZ, Mamoona (OLDHAM MEDICAL SERVICES)" w:date="2026-09-22T12:16:00Z" w16du:dateUtc="2026-09-22T16:16:00Z"/>
        </w:rPr>
      </w:pPr>
      <w:del w:id="344" w:author="NAZ, Mamoona (OLDHAM MEDICAL SERVICES)" w:date="2026-09-22T12:16:00Z" w16du:dateUtc="2026-09-22T16:16:00Z">
        <w:r w:rsidRPr="00441BB5">
          <w:delText>Тема 2. Системная концепция в науке. Принципы системных исследований.</w:delText>
        </w:r>
      </w:del>
    </w:p>
    <w:p w14:paraId="76FF3E9A" w14:textId="77777777" w:rsidR="00A16A04" w:rsidRPr="00441BB5" w:rsidRDefault="00DF50C7">
      <w:pPr>
        <w:ind w:firstLine="709"/>
        <w:jc w:val="both"/>
        <w:rPr>
          <w:del w:id="345" w:author="NAZ, Mamoona (OLDHAM MEDICAL SERVICES)" w:date="2026-09-22T12:16:00Z" w16du:dateUtc="2026-09-22T16:16:00Z"/>
        </w:rPr>
      </w:pPr>
      <w:del w:id="346" w:author="NAZ, Mamoona (OLDHAM MEDICAL SERVICES)" w:date="2026-09-22T12:16:00Z" w16du:dateUtc="2026-09-22T16:16:00Z">
        <w:r w:rsidRPr="00441BB5">
          <w:delText>Тема 3. Организация научного исследования. Этапы научного исследования.</w:delText>
        </w:r>
      </w:del>
    </w:p>
    <w:p w14:paraId="39118E9C" w14:textId="77777777" w:rsidR="00A16A04" w:rsidRPr="00441BB5" w:rsidRDefault="00DF50C7">
      <w:pPr>
        <w:ind w:firstLine="709"/>
        <w:jc w:val="both"/>
        <w:rPr>
          <w:del w:id="347" w:author="NAZ, Mamoona (OLDHAM MEDICAL SERVICES)" w:date="2026-09-22T12:16:00Z" w16du:dateUtc="2026-09-22T16:16:00Z"/>
        </w:rPr>
      </w:pPr>
      <w:del w:id="348" w:author="NAZ, Mamoona (OLDHAM MEDICAL SERVICES)" w:date="2026-09-22T12:16:00Z" w16du:dateUtc="2026-09-22T16:16:00Z">
        <w:r w:rsidRPr="00441BB5">
          <w:delText>Тема 4. Методология научных исследований.</w:delText>
        </w:r>
      </w:del>
    </w:p>
    <w:p w14:paraId="7198C977" w14:textId="77777777" w:rsidR="00A16A04" w:rsidRPr="00441BB5" w:rsidRDefault="00DF50C7">
      <w:pPr>
        <w:ind w:firstLine="709"/>
        <w:jc w:val="both"/>
        <w:rPr>
          <w:del w:id="349" w:author="NAZ, Mamoona (OLDHAM MEDICAL SERVICES)" w:date="2026-09-22T12:16:00Z" w16du:dateUtc="2026-09-22T16:16:00Z"/>
        </w:rPr>
      </w:pPr>
      <w:del w:id="350" w:author="NAZ, Mamoona (OLDHAM MEDICAL SERVICES)" w:date="2026-09-22T12:16:00Z" w16du:dateUtc="2026-09-22T16:16:00Z">
        <w:r w:rsidRPr="00441BB5">
          <w:delText>Тема 5. Основные методы научного исследования.</w:delText>
        </w:r>
      </w:del>
    </w:p>
    <w:p w14:paraId="0D75CF6C" w14:textId="77777777" w:rsidR="00A16A04" w:rsidRPr="00441BB5" w:rsidRDefault="00DF50C7">
      <w:pPr>
        <w:ind w:firstLine="709"/>
        <w:jc w:val="both"/>
        <w:rPr>
          <w:del w:id="351" w:author="NAZ, Mamoona (OLDHAM MEDICAL SERVICES)" w:date="2026-09-22T12:16:00Z" w16du:dateUtc="2026-09-22T16:16:00Z"/>
        </w:rPr>
      </w:pPr>
      <w:del w:id="352" w:author="NAZ, Mamoona (OLDHAM MEDICAL SERVICES)" w:date="2026-09-22T12:16:00Z" w16du:dateUtc="2026-09-22T16:16:00Z">
        <w:r w:rsidRPr="00441BB5">
          <w:delText>Тема 6. Современные информационные технологии в гостиничном деле.</w:delText>
        </w:r>
      </w:del>
    </w:p>
    <w:p w14:paraId="7BA31901" w14:textId="77777777" w:rsidR="00A16A04" w:rsidRPr="00441BB5" w:rsidRDefault="00DF50C7">
      <w:pPr>
        <w:ind w:firstLine="709"/>
        <w:jc w:val="both"/>
        <w:rPr>
          <w:del w:id="353" w:author="NAZ, Mamoona (OLDHAM MEDICAL SERVICES)" w:date="2026-09-22T12:16:00Z" w16du:dateUtc="2026-09-22T16:16:00Z"/>
        </w:rPr>
      </w:pPr>
      <w:del w:id="354" w:author="NAZ, Mamoona (OLDHAM MEDICAL SERVICES)" w:date="2026-09-22T12:16:00Z" w16du:dateUtc="2026-09-22T16:16:00Z">
        <w:r w:rsidRPr="00441BB5">
          <w:delText>Тема 7. Методические приемы организации научного исследования.</w:delText>
        </w:r>
      </w:del>
    </w:p>
    <w:p w14:paraId="3B033319" w14:textId="77777777" w:rsidR="00A16A04" w:rsidRPr="00441BB5" w:rsidRDefault="00DF50C7">
      <w:pPr>
        <w:ind w:firstLine="709"/>
        <w:jc w:val="both"/>
        <w:rPr>
          <w:del w:id="355" w:author="NAZ, Mamoona (OLDHAM MEDICAL SERVICES)" w:date="2026-09-22T12:16:00Z" w16du:dateUtc="2026-09-22T16:16:00Z"/>
        </w:rPr>
      </w:pPr>
      <w:del w:id="356" w:author="NAZ, Mamoona (OLDHAM MEDICAL SERVICES)" w:date="2026-09-22T12:16:00Z" w16du:dateUtc="2026-09-22T16:16:00Z">
        <w:r w:rsidRPr="00441BB5">
          <w:delText>Тема 8. Правила оформления  и представления результатов исследования.</w:delText>
        </w:r>
      </w:del>
    </w:p>
    <w:p w14:paraId="04CC29F7" w14:textId="77777777" w:rsidR="00A16A04" w:rsidRPr="00441BB5" w:rsidRDefault="00A16A04">
      <w:pPr>
        <w:spacing w:line="360" w:lineRule="auto"/>
        <w:rPr>
          <w:del w:id="357" w:author="NAZ, Mamoona (OLDHAM MEDICAL SERVICES)" w:date="2026-09-22T12:16:00Z" w16du:dateUtc="2026-09-22T16:16:00Z"/>
        </w:rPr>
      </w:pPr>
    </w:p>
    <w:p w14:paraId="2772A114" w14:textId="77777777" w:rsidR="00441BB5" w:rsidRPr="00BB4484" w:rsidRDefault="00441BB5" w:rsidP="00441BB5">
      <w:pPr>
        <w:rPr>
          <w:del w:id="358" w:author="NAZ, Mamoona (OLDHAM MEDICAL SERVICES)" w:date="2026-09-22T12:16:00Z" w16du:dateUtc="2026-09-22T16:16:00Z"/>
        </w:rPr>
      </w:pPr>
      <w:del w:id="359" w:author="NAZ, Mamoona (OLDHAM MEDICAL SERVICES)" w:date="2026-09-22T12:16:00Z" w16du:dateUtc="2026-09-22T16:16:00Z">
        <w:r w:rsidRPr="00BB4484">
          <w:rPr>
            <w:b/>
            <w:color w:val="000000"/>
          </w:rPr>
          <w:delText>4.2. Примерная тематика курсовых работ (проектов):</w:delText>
        </w:r>
      </w:del>
    </w:p>
    <w:p w14:paraId="739A4684" w14:textId="77777777" w:rsidR="00441BB5" w:rsidRPr="00BB4484" w:rsidRDefault="00441BB5" w:rsidP="00441BB5">
      <w:pPr>
        <w:rPr>
          <w:del w:id="360" w:author="NAZ, Mamoona (OLDHAM MEDICAL SERVICES)" w:date="2026-09-22T12:16:00Z" w16du:dateUtc="2026-09-22T16:16:00Z"/>
        </w:rPr>
      </w:pPr>
      <w:del w:id="361" w:author="NAZ, Mamoona (OLDHAM MEDICAL SERVICES)" w:date="2026-09-22T12:16:00Z" w16du:dateUtc="2026-09-22T16:16:00Z">
        <w:r w:rsidRPr="00BB4484">
          <w:delText>Курсовая работа по дисциплине не предусмотрена учебным планом.</w:delText>
        </w:r>
      </w:del>
    </w:p>
    <w:p w14:paraId="00903662" w14:textId="77777777" w:rsidR="00441BB5" w:rsidRPr="00BB4484" w:rsidRDefault="00441BB5" w:rsidP="00441BB5">
      <w:pPr>
        <w:rPr>
          <w:del w:id="362" w:author="NAZ, Mamoona (OLDHAM MEDICAL SERVICES)" w:date="2026-09-22T12:16:00Z" w16du:dateUtc="2026-09-22T16:16:00Z"/>
          <w:color w:val="000000"/>
        </w:rPr>
      </w:pPr>
    </w:p>
    <w:p w14:paraId="37830DD1" w14:textId="77777777" w:rsidR="00441BB5" w:rsidRPr="00BB4484" w:rsidRDefault="00441BB5" w:rsidP="00441BB5">
      <w:pPr>
        <w:rPr>
          <w:del w:id="363" w:author="NAZ, Mamoona (OLDHAM MEDICAL SERVICES)" w:date="2026-09-22T12:16:00Z" w16du:dateUtc="2026-09-22T16:16:00Z"/>
          <w:b/>
        </w:rPr>
      </w:pPr>
      <w:del w:id="364" w:author="NAZ, Mamoona (OLDHAM MEDICAL SERVICES)" w:date="2026-09-22T12:16:00Z" w16du:dateUtc="2026-09-22T16:16:00Z">
        <w:r w:rsidRPr="00BB4484">
          <w:rPr>
            <w:b/>
            <w:bCs/>
            <w:caps/>
          </w:rPr>
          <w:delText xml:space="preserve">4.3. </w:delText>
        </w:r>
        <w:r w:rsidRPr="00BB4484">
          <w:rPr>
            <w:b/>
          </w:rPr>
          <w:delText>Перечень занятий, проводимых в активной и интерактивной формах, обеспечивающих развитие у обучающихся навыков командной работы, межличностной коммуникации, принятия решений, лидерских качеств. Практическая подготовка*.</w:delText>
        </w:r>
      </w:del>
    </w:p>
    <w:p w14:paraId="39B5D7F4" w14:textId="77777777" w:rsidR="00441BB5" w:rsidRPr="00BB4484" w:rsidRDefault="00441BB5" w:rsidP="00441BB5">
      <w:pPr>
        <w:rPr>
          <w:del w:id="365" w:author="NAZ, Mamoona (OLDHAM MEDICAL SERVICES)" w:date="2026-09-22T12:16:00Z" w16du:dateUtc="2026-09-22T16:16:00Z"/>
        </w:rPr>
      </w:pPr>
    </w:p>
    <w:tbl>
      <w:tblPr>
        <w:tblW w:w="9639" w:type="dxa"/>
        <w:tblInd w:w="-15" w:type="dxa"/>
        <w:tblLayout w:type="fixed"/>
        <w:tblCellMar>
          <w:left w:w="122" w:type="dxa"/>
        </w:tblCellMar>
        <w:tblLook w:val="0000" w:firstRow="0" w:lastRow="0" w:firstColumn="0" w:lastColumn="0" w:noHBand="0" w:noVBand="0"/>
      </w:tblPr>
      <w:tblGrid>
        <w:gridCol w:w="709"/>
        <w:gridCol w:w="2552"/>
        <w:gridCol w:w="2409"/>
        <w:gridCol w:w="2127"/>
        <w:gridCol w:w="1842"/>
      </w:tblGrid>
      <w:tr w:rsidR="00441BB5" w:rsidRPr="00BB4484" w14:paraId="39CAB4EA" w14:textId="77777777" w:rsidTr="00755BC7">
        <w:trPr>
          <w:trHeight w:val="307"/>
          <w:del w:id="366" w:author="NAZ, Mamoona (OLDHAM MEDICAL SERVICES)" w:date="2026-09-22T12:16:00Z" w16du:dateUtc="2026-09-22T16:16:00Z"/>
        </w:trPr>
        <w:tc>
          <w:tcPr>
            <w:tcW w:w="709" w:type="dxa"/>
            <w:vMerge w:val="restart"/>
            <w:tcBorders>
              <w:top w:val="single" w:sz="12" w:space="0" w:color="00000A"/>
              <w:left w:val="single" w:sz="12" w:space="0" w:color="00000A"/>
            </w:tcBorders>
            <w:vAlign w:val="center"/>
          </w:tcPr>
          <w:p w14:paraId="102A8675" w14:textId="77777777" w:rsidR="00441BB5" w:rsidRPr="00BB4484" w:rsidRDefault="00441BB5" w:rsidP="00755BC7">
            <w:pPr>
              <w:pStyle w:val="a0"/>
              <w:jc w:val="center"/>
              <w:rPr>
                <w:del w:id="367" w:author="NAZ, Mamoona (OLDHAM MEDICAL SERVICES)" w:date="2026-09-22T12:16:00Z" w16du:dateUtc="2026-09-22T16:16:00Z"/>
                <w:b/>
              </w:rPr>
            </w:pPr>
            <w:del w:id="368" w:author="NAZ, Mamoona (OLDHAM MEDICAL SERVICES)" w:date="2026-09-22T12:16:00Z" w16du:dateUtc="2026-09-22T16:16:00Z">
              <w:r w:rsidRPr="00BB4484">
                <w:rPr>
                  <w:b/>
                </w:rPr>
                <w:delText>№ п/п</w:delText>
              </w:r>
            </w:del>
          </w:p>
        </w:tc>
        <w:tc>
          <w:tcPr>
            <w:tcW w:w="2552" w:type="dxa"/>
            <w:vMerge w:val="restart"/>
            <w:tcBorders>
              <w:top w:val="single" w:sz="12" w:space="0" w:color="00000A"/>
              <w:left w:val="single" w:sz="6" w:space="0" w:color="00000A"/>
            </w:tcBorders>
            <w:vAlign w:val="center"/>
          </w:tcPr>
          <w:p w14:paraId="4A74EFAD" w14:textId="77777777" w:rsidR="00441BB5" w:rsidRPr="00BB4484" w:rsidRDefault="00441BB5" w:rsidP="00755BC7">
            <w:pPr>
              <w:pStyle w:val="a0"/>
              <w:jc w:val="center"/>
              <w:rPr>
                <w:del w:id="369" w:author="NAZ, Mamoona (OLDHAM MEDICAL SERVICES)" w:date="2026-09-22T12:16:00Z" w16du:dateUtc="2026-09-22T16:16:00Z"/>
                <w:b/>
              </w:rPr>
            </w:pPr>
            <w:del w:id="370" w:author="NAZ, Mamoona (OLDHAM MEDICAL SERVICES)" w:date="2026-09-22T12:16:00Z" w16du:dateUtc="2026-09-22T16:16:00Z">
              <w:r w:rsidRPr="00BB4484">
                <w:rPr>
                  <w:b/>
                </w:rPr>
                <w:delText>Наименование блока (раздела) дисциплины</w:delText>
              </w:r>
            </w:del>
          </w:p>
        </w:tc>
        <w:tc>
          <w:tcPr>
            <w:tcW w:w="4536" w:type="dxa"/>
            <w:gridSpan w:val="2"/>
            <w:tcBorders>
              <w:top w:val="single" w:sz="12" w:space="0" w:color="00000A"/>
              <w:left w:val="single" w:sz="6" w:space="0" w:color="00000A"/>
              <w:bottom w:val="single" w:sz="4" w:space="0" w:color="auto"/>
              <w:right w:val="single" w:sz="4" w:space="0" w:color="auto"/>
            </w:tcBorders>
            <w:vAlign w:val="center"/>
          </w:tcPr>
          <w:p w14:paraId="031B8A08" w14:textId="77777777" w:rsidR="00441BB5" w:rsidRPr="00BB4484" w:rsidRDefault="00441BB5" w:rsidP="00755BC7">
            <w:pPr>
              <w:pStyle w:val="a0"/>
              <w:tabs>
                <w:tab w:val="left" w:pos="20"/>
              </w:tabs>
              <w:ind w:firstLine="20"/>
              <w:jc w:val="center"/>
              <w:rPr>
                <w:del w:id="371" w:author="NAZ, Mamoona (OLDHAM MEDICAL SERVICES)" w:date="2026-09-22T12:16:00Z" w16du:dateUtc="2026-09-22T16:16:00Z"/>
                <w:b/>
              </w:rPr>
            </w:pPr>
            <w:del w:id="372" w:author="NAZ, Mamoona (OLDHAM MEDICAL SERVICES)" w:date="2026-09-22T12:16:00Z" w16du:dateUtc="2026-09-22T16:16:00Z">
              <w:r w:rsidRPr="00BB4484">
                <w:rPr>
                  <w:b/>
                </w:rPr>
                <w:delText>Занятия, проводимые в активной и интерактивной формах</w:delText>
              </w:r>
            </w:del>
          </w:p>
        </w:tc>
        <w:tc>
          <w:tcPr>
            <w:tcW w:w="1842" w:type="dxa"/>
            <w:vMerge w:val="restart"/>
            <w:tcBorders>
              <w:top w:val="single" w:sz="12" w:space="0" w:color="00000A"/>
              <w:left w:val="single" w:sz="4" w:space="0" w:color="auto"/>
              <w:right w:val="single" w:sz="12" w:space="0" w:color="00000A"/>
            </w:tcBorders>
          </w:tcPr>
          <w:p w14:paraId="528B01A3" w14:textId="77777777" w:rsidR="00441BB5" w:rsidRPr="00BB4484" w:rsidRDefault="00441BB5" w:rsidP="00755BC7">
            <w:pPr>
              <w:pStyle w:val="a0"/>
              <w:jc w:val="center"/>
              <w:rPr>
                <w:del w:id="373" w:author="NAZ, Mamoona (OLDHAM MEDICAL SERVICES)" w:date="2026-09-22T12:16:00Z" w16du:dateUtc="2026-09-22T16:16:00Z"/>
                <w:b/>
              </w:rPr>
            </w:pPr>
            <w:del w:id="374" w:author="NAZ, Mamoona (OLDHAM MEDICAL SERVICES)" w:date="2026-09-22T12:16:00Z" w16du:dateUtc="2026-09-22T16:16:00Z">
              <w:r w:rsidRPr="00BB4484">
                <w:rPr>
                  <w:b/>
                </w:rPr>
                <w:delText>Практическая подготовка*</w:delText>
              </w:r>
            </w:del>
          </w:p>
        </w:tc>
      </w:tr>
      <w:tr w:rsidR="00441BB5" w:rsidRPr="00BB4484" w14:paraId="590D8CA4" w14:textId="77777777" w:rsidTr="00755BC7">
        <w:trPr>
          <w:trHeight w:val="509"/>
          <w:del w:id="375" w:author="NAZ, Mamoona (OLDHAM MEDICAL SERVICES)" w:date="2026-09-22T12:16:00Z" w16du:dateUtc="2026-09-22T16:16:00Z"/>
        </w:trPr>
        <w:tc>
          <w:tcPr>
            <w:tcW w:w="709" w:type="dxa"/>
            <w:vMerge/>
            <w:tcBorders>
              <w:left w:val="single" w:sz="12" w:space="0" w:color="00000A"/>
              <w:bottom w:val="single" w:sz="6" w:space="0" w:color="00000A"/>
            </w:tcBorders>
            <w:vAlign w:val="center"/>
          </w:tcPr>
          <w:p w14:paraId="308B58AA" w14:textId="77777777" w:rsidR="00441BB5" w:rsidRPr="00BB4484" w:rsidRDefault="00441BB5" w:rsidP="00755BC7">
            <w:pPr>
              <w:pStyle w:val="a0"/>
              <w:jc w:val="center"/>
              <w:rPr>
                <w:del w:id="376" w:author="NAZ, Mamoona (OLDHAM MEDICAL SERVICES)" w:date="2026-09-22T12:16:00Z" w16du:dateUtc="2026-09-22T16:16:00Z"/>
                <w:b/>
              </w:rPr>
            </w:pPr>
          </w:p>
        </w:tc>
        <w:tc>
          <w:tcPr>
            <w:tcW w:w="2552" w:type="dxa"/>
            <w:vMerge/>
            <w:tcBorders>
              <w:left w:val="single" w:sz="6" w:space="0" w:color="00000A"/>
              <w:bottom w:val="single" w:sz="6" w:space="0" w:color="00000A"/>
            </w:tcBorders>
            <w:vAlign w:val="center"/>
          </w:tcPr>
          <w:p w14:paraId="6CD53B8F" w14:textId="77777777" w:rsidR="00441BB5" w:rsidRPr="00BB4484" w:rsidRDefault="00441BB5" w:rsidP="00755BC7">
            <w:pPr>
              <w:pStyle w:val="a0"/>
              <w:jc w:val="center"/>
              <w:rPr>
                <w:del w:id="377" w:author="NAZ, Mamoona (OLDHAM MEDICAL SERVICES)" w:date="2026-09-22T12:16:00Z" w16du:dateUtc="2026-09-22T16:16:00Z"/>
                <w:b/>
              </w:rPr>
            </w:pPr>
          </w:p>
        </w:tc>
        <w:tc>
          <w:tcPr>
            <w:tcW w:w="2409" w:type="dxa"/>
            <w:tcBorders>
              <w:top w:val="single" w:sz="4" w:space="0" w:color="auto"/>
              <w:left w:val="single" w:sz="6" w:space="0" w:color="00000A"/>
              <w:bottom w:val="single" w:sz="6" w:space="0" w:color="00000A"/>
            </w:tcBorders>
            <w:vAlign w:val="center"/>
          </w:tcPr>
          <w:p w14:paraId="4B5AD9EE" w14:textId="77777777" w:rsidR="00441BB5" w:rsidRPr="00BB4484" w:rsidRDefault="00441BB5" w:rsidP="00755BC7">
            <w:pPr>
              <w:pStyle w:val="a0"/>
              <w:tabs>
                <w:tab w:val="left" w:pos="0"/>
              </w:tabs>
              <w:ind w:firstLine="20"/>
              <w:jc w:val="center"/>
              <w:rPr>
                <w:del w:id="378" w:author="NAZ, Mamoona (OLDHAM MEDICAL SERVICES)" w:date="2026-09-22T12:16:00Z" w16du:dateUtc="2026-09-22T16:16:00Z"/>
                <w:b/>
              </w:rPr>
            </w:pPr>
            <w:del w:id="379" w:author="NAZ, Mamoona (OLDHAM MEDICAL SERVICES)" w:date="2026-09-22T12:16:00Z" w16du:dateUtc="2026-09-22T16:16:00Z">
              <w:r w:rsidRPr="00BB4484">
                <w:rPr>
                  <w:b/>
                </w:rPr>
                <w:delText>Форма проведения занятия</w:delText>
              </w:r>
            </w:del>
          </w:p>
        </w:tc>
        <w:tc>
          <w:tcPr>
            <w:tcW w:w="2127" w:type="dxa"/>
            <w:tcBorders>
              <w:top w:val="single" w:sz="4" w:space="0" w:color="auto"/>
              <w:left w:val="single" w:sz="6" w:space="0" w:color="00000A"/>
              <w:bottom w:val="single" w:sz="6" w:space="0" w:color="00000A"/>
              <w:right w:val="single" w:sz="4" w:space="0" w:color="auto"/>
            </w:tcBorders>
            <w:vAlign w:val="center"/>
          </w:tcPr>
          <w:p w14:paraId="77675866" w14:textId="77777777" w:rsidR="00441BB5" w:rsidRPr="00BB4484" w:rsidRDefault="00441BB5" w:rsidP="00755BC7">
            <w:pPr>
              <w:pStyle w:val="a0"/>
              <w:tabs>
                <w:tab w:val="left" w:pos="0"/>
              </w:tabs>
              <w:jc w:val="center"/>
              <w:rPr>
                <w:del w:id="380" w:author="NAZ, Mamoona (OLDHAM MEDICAL SERVICES)" w:date="2026-09-22T12:16:00Z" w16du:dateUtc="2026-09-22T16:16:00Z"/>
                <w:b/>
              </w:rPr>
            </w:pPr>
            <w:del w:id="381" w:author="NAZ, Mamoona (OLDHAM MEDICAL SERVICES)" w:date="2026-09-22T12:16:00Z" w16du:dateUtc="2026-09-22T16:16:00Z">
              <w:r w:rsidRPr="00BB4484">
                <w:rPr>
                  <w:b/>
                </w:rPr>
                <w:delText>Наименование видов занятий</w:delText>
              </w:r>
            </w:del>
          </w:p>
        </w:tc>
        <w:tc>
          <w:tcPr>
            <w:tcW w:w="1842" w:type="dxa"/>
            <w:vMerge/>
            <w:tcBorders>
              <w:left w:val="single" w:sz="4" w:space="0" w:color="auto"/>
              <w:bottom w:val="single" w:sz="6" w:space="0" w:color="00000A"/>
              <w:right w:val="single" w:sz="12" w:space="0" w:color="00000A"/>
            </w:tcBorders>
          </w:tcPr>
          <w:p w14:paraId="52B73232" w14:textId="77777777" w:rsidR="00441BB5" w:rsidRPr="00BB4484" w:rsidRDefault="00441BB5" w:rsidP="00755BC7">
            <w:pPr>
              <w:pStyle w:val="a0"/>
              <w:jc w:val="center"/>
              <w:rPr>
                <w:del w:id="382" w:author="NAZ, Mamoona (OLDHAM MEDICAL SERVICES)" w:date="2026-09-22T12:16:00Z" w16du:dateUtc="2026-09-22T16:16:00Z"/>
                <w:b/>
              </w:rPr>
            </w:pPr>
          </w:p>
        </w:tc>
      </w:tr>
      <w:tr w:rsidR="00BA0E5E" w:rsidRPr="00BB4484" w14:paraId="7719707A" w14:textId="77777777" w:rsidTr="00755BC7">
        <w:trPr>
          <w:trHeight w:val="422"/>
          <w:del w:id="383" w:author="NAZ, Mamoona (OLDHAM MEDICAL SERVICES)" w:date="2026-09-22T12:16:00Z" w16du:dateUtc="2026-09-22T16:16:00Z"/>
        </w:trPr>
        <w:tc>
          <w:tcPr>
            <w:tcW w:w="709" w:type="dxa"/>
            <w:tcBorders>
              <w:top w:val="single" w:sz="6" w:space="0" w:color="00000A"/>
              <w:left w:val="single" w:sz="12" w:space="0" w:color="00000A"/>
              <w:bottom w:val="single" w:sz="6" w:space="0" w:color="00000A"/>
            </w:tcBorders>
          </w:tcPr>
          <w:p w14:paraId="77D95FAB" w14:textId="77777777" w:rsidR="00BA0E5E" w:rsidRPr="00BB4484" w:rsidRDefault="00BA0E5E" w:rsidP="00BA0E5E">
            <w:pPr>
              <w:pStyle w:val="a0"/>
              <w:jc w:val="center"/>
              <w:rPr>
                <w:del w:id="384" w:author="NAZ, Mamoona (OLDHAM MEDICAL SERVICES)" w:date="2026-09-22T12:16:00Z" w16du:dateUtc="2026-09-22T16:16:00Z"/>
                <w:sz w:val="22"/>
                <w:szCs w:val="22"/>
              </w:rPr>
            </w:pPr>
            <w:del w:id="385" w:author="NAZ, Mamoona (OLDHAM MEDICAL SERVICES)" w:date="2026-09-22T12:16:00Z" w16du:dateUtc="2026-09-22T16:16:00Z">
              <w:r w:rsidRPr="00BB4484">
                <w:rPr>
                  <w:sz w:val="22"/>
                  <w:szCs w:val="22"/>
                </w:rPr>
                <w:delText>1.</w:delText>
              </w:r>
            </w:del>
          </w:p>
        </w:tc>
        <w:tc>
          <w:tcPr>
            <w:tcW w:w="2552" w:type="dxa"/>
            <w:tcBorders>
              <w:top w:val="single" w:sz="6" w:space="0" w:color="00000A"/>
              <w:left w:val="single" w:sz="6" w:space="0" w:color="00000A"/>
              <w:bottom w:val="single" w:sz="6" w:space="0" w:color="00000A"/>
            </w:tcBorders>
          </w:tcPr>
          <w:p w14:paraId="69381922" w14:textId="77777777" w:rsidR="00BA0E5E" w:rsidRPr="003F7E9B" w:rsidRDefault="00BA0E5E" w:rsidP="00BA0E5E">
            <w:pPr>
              <w:rPr>
                <w:del w:id="386" w:author="NAZ, Mamoona (OLDHAM MEDICAL SERVICES)" w:date="2026-09-22T12:16:00Z" w16du:dateUtc="2026-09-22T16:16:00Z"/>
              </w:rPr>
            </w:pPr>
            <w:del w:id="387" w:author="NAZ, Mamoona (OLDHAM MEDICAL SERVICES)" w:date="2026-09-22T12:16:00Z" w16du:dateUtc="2026-09-22T16:16:00Z">
              <w:r w:rsidRPr="003F7E9B">
                <w:delText>Тема 1. Наука как система. Роль научных исследований в совершенствовании</w:delText>
              </w:r>
              <w:r w:rsidRPr="003F7E9B">
                <w:rPr>
                  <w:b/>
                </w:rPr>
                <w:delText xml:space="preserve"> </w:delText>
              </w:r>
              <w:r w:rsidRPr="003F7E9B">
                <w:delText>гостиничных услуг.</w:delText>
              </w:r>
            </w:del>
          </w:p>
        </w:tc>
        <w:tc>
          <w:tcPr>
            <w:tcW w:w="2409" w:type="dxa"/>
            <w:tcBorders>
              <w:top w:val="single" w:sz="6" w:space="0" w:color="00000A"/>
              <w:left w:val="single" w:sz="6" w:space="0" w:color="00000A"/>
              <w:bottom w:val="single" w:sz="6" w:space="0" w:color="00000A"/>
            </w:tcBorders>
          </w:tcPr>
          <w:p w14:paraId="28290A7D" w14:textId="77777777" w:rsidR="00BA0E5E" w:rsidRPr="00BB4484" w:rsidRDefault="00BA0E5E" w:rsidP="00BA0E5E">
            <w:pPr>
              <w:pStyle w:val="a0"/>
              <w:rPr>
                <w:del w:id="388" w:author="NAZ, Mamoona (OLDHAM MEDICAL SERVICES)" w:date="2026-09-22T12:16:00Z" w16du:dateUtc="2026-09-22T16:16:00Z"/>
                <w:sz w:val="22"/>
                <w:szCs w:val="22"/>
              </w:rPr>
            </w:pPr>
            <w:del w:id="389" w:author="NAZ, Mamoona (OLDHAM MEDICAL SERVICES)" w:date="2026-09-22T12:16:00Z" w16du:dateUtc="2026-09-22T16:16:00Z">
              <w:r>
                <w:rPr>
                  <w:sz w:val="22"/>
                  <w:szCs w:val="22"/>
                </w:rPr>
                <w:delText>лабораторное</w:delText>
              </w:r>
              <w:r w:rsidRPr="00BB4484">
                <w:rPr>
                  <w:sz w:val="22"/>
                  <w:szCs w:val="22"/>
                </w:rPr>
                <w:delText xml:space="preserve"> занятие</w:delText>
              </w:r>
            </w:del>
          </w:p>
        </w:tc>
        <w:tc>
          <w:tcPr>
            <w:tcW w:w="2127" w:type="dxa"/>
            <w:tcBorders>
              <w:top w:val="single" w:sz="6" w:space="0" w:color="00000A"/>
              <w:left w:val="single" w:sz="6" w:space="0" w:color="00000A"/>
              <w:bottom w:val="single" w:sz="6" w:space="0" w:color="00000A"/>
              <w:right w:val="single" w:sz="4" w:space="0" w:color="auto"/>
            </w:tcBorders>
          </w:tcPr>
          <w:p w14:paraId="49842EC8" w14:textId="77777777" w:rsidR="00BA0E5E" w:rsidRDefault="00BA0E5E" w:rsidP="00BA0E5E">
            <w:pPr>
              <w:rPr>
                <w:del w:id="390" w:author="NAZ, Mamoona (OLDHAM MEDICAL SERVICES)" w:date="2026-09-22T12:16:00Z" w16du:dateUtc="2026-09-22T16:16:00Z"/>
              </w:rPr>
            </w:pPr>
            <w:del w:id="391" w:author="NAZ, Mamoona (OLDHAM MEDICAL SERVICES)" w:date="2026-09-22T12:16:00Z" w16du:dateUtc="2026-09-22T16:16:00Z">
              <w:r>
                <w:delText>дискуссия</w:delText>
              </w:r>
            </w:del>
          </w:p>
        </w:tc>
        <w:tc>
          <w:tcPr>
            <w:tcW w:w="1842" w:type="dxa"/>
            <w:tcBorders>
              <w:top w:val="single" w:sz="6" w:space="0" w:color="00000A"/>
              <w:left w:val="single" w:sz="4" w:space="0" w:color="auto"/>
              <w:bottom w:val="single" w:sz="6" w:space="0" w:color="00000A"/>
              <w:right w:val="single" w:sz="12" w:space="0" w:color="00000A"/>
            </w:tcBorders>
          </w:tcPr>
          <w:p w14:paraId="6F039288" w14:textId="77777777" w:rsidR="00BA0E5E" w:rsidRDefault="00BA0E5E" w:rsidP="00BA0E5E">
            <w:pPr>
              <w:rPr>
                <w:del w:id="392" w:author="NAZ, Mamoona (OLDHAM MEDICAL SERVICES)" w:date="2026-09-22T12:16:00Z" w16du:dateUtc="2026-09-22T16:16:00Z"/>
              </w:rPr>
            </w:pPr>
            <w:del w:id="393" w:author="NAZ, Mamoona (OLDHAM MEDICAL SERVICES)" w:date="2026-09-22T12:16:00Z" w16du:dateUtc="2026-09-22T16:16:00Z">
              <w:r>
                <w:rPr>
                  <w:sz w:val="22"/>
                  <w:szCs w:val="22"/>
                </w:rPr>
                <w:delText>Выполнение лабораторного задания</w:delText>
              </w:r>
            </w:del>
          </w:p>
        </w:tc>
      </w:tr>
      <w:tr w:rsidR="00BA0E5E" w:rsidRPr="00BB4484" w14:paraId="73AEEBE3" w14:textId="77777777" w:rsidTr="00755BC7">
        <w:trPr>
          <w:trHeight w:val="446"/>
          <w:del w:id="394" w:author="NAZ, Mamoona (OLDHAM MEDICAL SERVICES)" w:date="2026-09-22T12:16:00Z" w16du:dateUtc="2026-09-22T16:16:00Z"/>
        </w:trPr>
        <w:tc>
          <w:tcPr>
            <w:tcW w:w="709" w:type="dxa"/>
            <w:tcBorders>
              <w:top w:val="single" w:sz="6" w:space="0" w:color="00000A"/>
              <w:left w:val="single" w:sz="12" w:space="0" w:color="00000A"/>
              <w:bottom w:val="single" w:sz="6" w:space="0" w:color="00000A"/>
            </w:tcBorders>
          </w:tcPr>
          <w:p w14:paraId="25FCE8F1" w14:textId="77777777" w:rsidR="00BA0E5E" w:rsidRPr="00BB4484" w:rsidRDefault="00BA0E5E" w:rsidP="00BA0E5E">
            <w:pPr>
              <w:pStyle w:val="a0"/>
              <w:jc w:val="center"/>
              <w:rPr>
                <w:del w:id="395" w:author="NAZ, Mamoona (OLDHAM MEDICAL SERVICES)" w:date="2026-09-22T12:16:00Z" w16du:dateUtc="2026-09-22T16:16:00Z"/>
                <w:sz w:val="22"/>
                <w:szCs w:val="22"/>
              </w:rPr>
            </w:pPr>
            <w:del w:id="396" w:author="NAZ, Mamoona (OLDHAM MEDICAL SERVICES)" w:date="2026-09-22T12:16:00Z" w16du:dateUtc="2026-09-22T16:16:00Z">
              <w:r w:rsidRPr="00BB4484">
                <w:rPr>
                  <w:sz w:val="22"/>
                  <w:szCs w:val="22"/>
                </w:rPr>
                <w:delText>2.</w:delText>
              </w:r>
            </w:del>
          </w:p>
        </w:tc>
        <w:tc>
          <w:tcPr>
            <w:tcW w:w="2552" w:type="dxa"/>
            <w:tcBorders>
              <w:top w:val="single" w:sz="6" w:space="0" w:color="00000A"/>
              <w:left w:val="single" w:sz="6" w:space="0" w:color="00000A"/>
              <w:bottom w:val="single" w:sz="6" w:space="0" w:color="00000A"/>
            </w:tcBorders>
          </w:tcPr>
          <w:p w14:paraId="72811953" w14:textId="77777777" w:rsidR="00BA0E5E" w:rsidRPr="003F7E9B" w:rsidRDefault="00BA0E5E" w:rsidP="00BA0E5E">
            <w:pPr>
              <w:jc w:val="both"/>
              <w:rPr>
                <w:del w:id="397" w:author="NAZ, Mamoona (OLDHAM MEDICAL SERVICES)" w:date="2026-09-22T12:16:00Z" w16du:dateUtc="2026-09-22T16:16:00Z"/>
              </w:rPr>
            </w:pPr>
            <w:del w:id="398" w:author="NAZ, Mamoona (OLDHAM MEDICAL SERVICES)" w:date="2026-09-22T12:16:00Z" w16du:dateUtc="2026-09-22T16:16:00Z">
              <w:r w:rsidRPr="003F7E9B">
                <w:delText>Тема 2. Системная концепция в науке. Принципы системных исследований.</w:delText>
              </w:r>
            </w:del>
          </w:p>
        </w:tc>
        <w:tc>
          <w:tcPr>
            <w:tcW w:w="2409" w:type="dxa"/>
            <w:tcBorders>
              <w:top w:val="single" w:sz="6" w:space="0" w:color="00000A"/>
              <w:left w:val="single" w:sz="6" w:space="0" w:color="00000A"/>
              <w:bottom w:val="single" w:sz="6" w:space="0" w:color="00000A"/>
            </w:tcBorders>
          </w:tcPr>
          <w:p w14:paraId="5DB572B2" w14:textId="77777777" w:rsidR="00BA0E5E" w:rsidRDefault="00BA0E5E" w:rsidP="00BA0E5E">
            <w:pPr>
              <w:rPr>
                <w:del w:id="399" w:author="NAZ, Mamoona (OLDHAM MEDICAL SERVICES)" w:date="2026-09-22T12:16:00Z" w16du:dateUtc="2026-09-22T16:16:00Z"/>
              </w:rPr>
            </w:pPr>
            <w:del w:id="400" w:author="NAZ, Mamoona (OLDHAM MEDICAL SERVICES)" w:date="2026-09-22T12:16:00Z" w16du:dateUtc="2026-09-22T16:16:00Z">
              <w:r w:rsidRPr="00E52AED">
                <w:rPr>
                  <w:sz w:val="22"/>
                  <w:szCs w:val="22"/>
                </w:rPr>
                <w:delText>лабораторное занятие</w:delText>
              </w:r>
            </w:del>
          </w:p>
        </w:tc>
        <w:tc>
          <w:tcPr>
            <w:tcW w:w="2127" w:type="dxa"/>
            <w:tcBorders>
              <w:top w:val="single" w:sz="6" w:space="0" w:color="00000A"/>
              <w:left w:val="single" w:sz="6" w:space="0" w:color="00000A"/>
              <w:bottom w:val="single" w:sz="6" w:space="0" w:color="00000A"/>
              <w:right w:val="single" w:sz="4" w:space="0" w:color="auto"/>
            </w:tcBorders>
          </w:tcPr>
          <w:p w14:paraId="14FE05EF" w14:textId="77777777" w:rsidR="00BA0E5E" w:rsidRDefault="00BA0E5E" w:rsidP="00BA0E5E">
            <w:pPr>
              <w:rPr>
                <w:del w:id="401" w:author="NAZ, Mamoona (OLDHAM MEDICAL SERVICES)" w:date="2026-09-22T12:16:00Z" w16du:dateUtc="2026-09-22T16:16:00Z"/>
              </w:rPr>
            </w:pPr>
            <w:del w:id="402" w:author="NAZ, Mamoona (OLDHAM MEDICAL SERVICES)" w:date="2026-09-22T12:16:00Z" w16du:dateUtc="2026-09-22T16:16:00Z">
              <w:r>
                <w:delText>дискуссия</w:delText>
              </w:r>
            </w:del>
          </w:p>
        </w:tc>
        <w:tc>
          <w:tcPr>
            <w:tcW w:w="1842" w:type="dxa"/>
            <w:tcBorders>
              <w:top w:val="single" w:sz="6" w:space="0" w:color="00000A"/>
              <w:left w:val="single" w:sz="4" w:space="0" w:color="auto"/>
              <w:bottom w:val="single" w:sz="6" w:space="0" w:color="00000A"/>
              <w:right w:val="single" w:sz="12" w:space="0" w:color="00000A"/>
            </w:tcBorders>
          </w:tcPr>
          <w:p w14:paraId="7036718C" w14:textId="77777777" w:rsidR="00BA0E5E" w:rsidRDefault="00BA0E5E" w:rsidP="00BA0E5E">
            <w:pPr>
              <w:rPr>
                <w:del w:id="403" w:author="NAZ, Mamoona (OLDHAM MEDICAL SERVICES)" w:date="2026-09-22T12:16:00Z" w16du:dateUtc="2026-09-22T16:16:00Z"/>
              </w:rPr>
            </w:pPr>
            <w:del w:id="404" w:author="NAZ, Mamoona (OLDHAM MEDICAL SERVICES)" w:date="2026-09-22T12:16:00Z" w16du:dateUtc="2026-09-22T16:16:00Z">
              <w:r>
                <w:rPr>
                  <w:sz w:val="22"/>
                  <w:szCs w:val="22"/>
                </w:rPr>
                <w:delText>Выполнение лабораторного задания</w:delText>
              </w:r>
            </w:del>
          </w:p>
        </w:tc>
      </w:tr>
      <w:tr w:rsidR="00BA0E5E" w:rsidRPr="00BB4484" w14:paraId="2754B202" w14:textId="77777777" w:rsidTr="00755BC7">
        <w:trPr>
          <w:trHeight w:val="514"/>
          <w:del w:id="405" w:author="NAZ, Mamoona (OLDHAM MEDICAL SERVICES)" w:date="2026-09-22T12:16:00Z" w16du:dateUtc="2026-09-22T16:16:00Z"/>
        </w:trPr>
        <w:tc>
          <w:tcPr>
            <w:tcW w:w="709" w:type="dxa"/>
            <w:tcBorders>
              <w:top w:val="single" w:sz="6" w:space="0" w:color="00000A"/>
              <w:left w:val="single" w:sz="12" w:space="0" w:color="00000A"/>
              <w:bottom w:val="single" w:sz="6" w:space="0" w:color="00000A"/>
            </w:tcBorders>
          </w:tcPr>
          <w:p w14:paraId="189C5030" w14:textId="77777777" w:rsidR="00BA0E5E" w:rsidRPr="00BB4484" w:rsidRDefault="00BA0E5E" w:rsidP="00BA0E5E">
            <w:pPr>
              <w:pStyle w:val="a0"/>
              <w:jc w:val="center"/>
              <w:rPr>
                <w:del w:id="406" w:author="NAZ, Mamoona (OLDHAM MEDICAL SERVICES)" w:date="2026-09-22T12:16:00Z" w16du:dateUtc="2026-09-22T16:16:00Z"/>
                <w:sz w:val="22"/>
                <w:szCs w:val="22"/>
              </w:rPr>
            </w:pPr>
            <w:del w:id="407" w:author="NAZ, Mamoona (OLDHAM MEDICAL SERVICES)" w:date="2026-09-22T12:16:00Z" w16du:dateUtc="2026-09-22T16:16:00Z">
              <w:r w:rsidRPr="00BB4484">
                <w:rPr>
                  <w:sz w:val="22"/>
                  <w:szCs w:val="22"/>
                </w:rPr>
                <w:delText>3.</w:delText>
              </w:r>
            </w:del>
          </w:p>
        </w:tc>
        <w:tc>
          <w:tcPr>
            <w:tcW w:w="2552" w:type="dxa"/>
            <w:tcBorders>
              <w:top w:val="single" w:sz="6" w:space="0" w:color="00000A"/>
              <w:left w:val="single" w:sz="6" w:space="0" w:color="00000A"/>
              <w:bottom w:val="single" w:sz="6" w:space="0" w:color="00000A"/>
            </w:tcBorders>
          </w:tcPr>
          <w:p w14:paraId="3FBD0A7E" w14:textId="77777777" w:rsidR="00BA0E5E" w:rsidRPr="003F7E9B" w:rsidRDefault="00BA0E5E" w:rsidP="00BA0E5E">
            <w:pPr>
              <w:jc w:val="both"/>
              <w:rPr>
                <w:del w:id="408" w:author="NAZ, Mamoona (OLDHAM MEDICAL SERVICES)" w:date="2026-09-22T12:16:00Z" w16du:dateUtc="2026-09-22T16:16:00Z"/>
              </w:rPr>
            </w:pPr>
            <w:del w:id="409" w:author="NAZ, Mamoona (OLDHAM MEDICAL SERVICES)" w:date="2026-09-22T12:16:00Z" w16du:dateUtc="2026-09-22T16:16:00Z">
              <w:r w:rsidRPr="003F7E9B">
                <w:delText>Тема 3. Организация научного исследования. Этапы научного исследования.</w:delText>
              </w:r>
            </w:del>
          </w:p>
        </w:tc>
        <w:tc>
          <w:tcPr>
            <w:tcW w:w="2409" w:type="dxa"/>
            <w:tcBorders>
              <w:top w:val="single" w:sz="6" w:space="0" w:color="00000A"/>
              <w:left w:val="single" w:sz="6" w:space="0" w:color="00000A"/>
              <w:bottom w:val="single" w:sz="6" w:space="0" w:color="00000A"/>
            </w:tcBorders>
          </w:tcPr>
          <w:p w14:paraId="5248616F" w14:textId="77777777" w:rsidR="00BA0E5E" w:rsidRDefault="00BA0E5E" w:rsidP="00BA0E5E">
            <w:pPr>
              <w:rPr>
                <w:del w:id="410" w:author="NAZ, Mamoona (OLDHAM MEDICAL SERVICES)" w:date="2026-09-22T12:16:00Z" w16du:dateUtc="2026-09-22T16:16:00Z"/>
              </w:rPr>
            </w:pPr>
            <w:del w:id="411" w:author="NAZ, Mamoona (OLDHAM MEDICAL SERVICES)" w:date="2026-09-22T12:16:00Z" w16du:dateUtc="2026-09-22T16:16:00Z">
              <w:r w:rsidRPr="00E52AED">
                <w:rPr>
                  <w:sz w:val="22"/>
                  <w:szCs w:val="22"/>
                </w:rPr>
                <w:delText>лабораторное занятие</w:delText>
              </w:r>
            </w:del>
          </w:p>
        </w:tc>
        <w:tc>
          <w:tcPr>
            <w:tcW w:w="2127" w:type="dxa"/>
            <w:tcBorders>
              <w:top w:val="single" w:sz="6" w:space="0" w:color="00000A"/>
              <w:left w:val="single" w:sz="6" w:space="0" w:color="00000A"/>
              <w:bottom w:val="single" w:sz="6" w:space="0" w:color="00000A"/>
              <w:right w:val="single" w:sz="4" w:space="0" w:color="auto"/>
            </w:tcBorders>
          </w:tcPr>
          <w:p w14:paraId="3DCEBB1D" w14:textId="77777777" w:rsidR="00BA0E5E" w:rsidRDefault="00BA0E5E" w:rsidP="00BA0E5E">
            <w:pPr>
              <w:rPr>
                <w:del w:id="412" w:author="NAZ, Mamoona (OLDHAM MEDICAL SERVICES)" w:date="2026-09-22T12:16:00Z" w16du:dateUtc="2026-09-22T16:16:00Z"/>
              </w:rPr>
            </w:pPr>
            <w:del w:id="413" w:author="NAZ, Mamoona (OLDHAM MEDICAL SERVICES)" w:date="2026-09-22T12:16:00Z" w16du:dateUtc="2026-09-22T16:16:00Z">
              <w:r>
                <w:delText>дискуссия</w:delText>
              </w:r>
            </w:del>
          </w:p>
        </w:tc>
        <w:tc>
          <w:tcPr>
            <w:tcW w:w="1842" w:type="dxa"/>
            <w:tcBorders>
              <w:top w:val="single" w:sz="6" w:space="0" w:color="00000A"/>
              <w:left w:val="single" w:sz="4" w:space="0" w:color="auto"/>
              <w:bottom w:val="single" w:sz="6" w:space="0" w:color="00000A"/>
              <w:right w:val="single" w:sz="12" w:space="0" w:color="00000A"/>
            </w:tcBorders>
          </w:tcPr>
          <w:p w14:paraId="3EED0E91" w14:textId="77777777" w:rsidR="00BA0E5E" w:rsidRDefault="00BA0E5E" w:rsidP="00BA0E5E">
            <w:pPr>
              <w:rPr>
                <w:del w:id="414" w:author="NAZ, Mamoona (OLDHAM MEDICAL SERVICES)" w:date="2026-09-22T12:16:00Z" w16du:dateUtc="2026-09-22T16:16:00Z"/>
              </w:rPr>
            </w:pPr>
            <w:del w:id="415" w:author="NAZ, Mamoona (OLDHAM MEDICAL SERVICES)" w:date="2026-09-22T12:16:00Z" w16du:dateUtc="2026-09-22T16:16:00Z">
              <w:r>
                <w:rPr>
                  <w:sz w:val="22"/>
                  <w:szCs w:val="22"/>
                </w:rPr>
                <w:delText>Выполнение лабораторного задания</w:delText>
              </w:r>
            </w:del>
          </w:p>
        </w:tc>
      </w:tr>
    </w:tbl>
    <w:p w14:paraId="773DCEB0" w14:textId="77777777" w:rsidR="00441BB5" w:rsidRPr="00BB4484" w:rsidRDefault="00441BB5" w:rsidP="00441BB5">
      <w:pPr>
        <w:rPr>
          <w:del w:id="416" w:author="NAZ, Mamoona (OLDHAM MEDICAL SERVICES)" w:date="2026-09-22T12:16:00Z" w16du:dateUtc="2026-09-22T16:16:00Z"/>
          <w:b/>
          <w:bCs/>
          <w:caps/>
          <w:color w:val="000000"/>
        </w:rPr>
      </w:pPr>
      <w:del w:id="417" w:author="NAZ, Mamoona (OLDHAM MEDICAL SERVICES)" w:date="2026-09-22T12:16:00Z" w16du:dateUtc="2026-09-22T16:16:00Z">
        <w:r w:rsidRPr="00BB4484">
          <w:rPr>
            <w:b/>
          </w:rPr>
          <w:delText>*</w:delText>
        </w:r>
        <w:r w:rsidRPr="00BB4484">
          <w:rPr>
            <w:sz w:val="20"/>
            <w:szCs w:val="20"/>
          </w:rPr>
          <w:delText xml:space="preserve">Практическая подготовка при реализации учебных предметов, курсов, дисциплин (модулей) организуется путем проведения практических занятий, практикумов, лабораторных работ и иных аналогичных видов учебной деятельности, </w:delText>
        </w:r>
        <w:r w:rsidRPr="00BB4484">
          <w:rPr>
            <w:b/>
            <w:sz w:val="20"/>
            <w:szCs w:val="20"/>
            <w:u w:val="single"/>
          </w:rPr>
          <w:delText>предусматривающих участие обучающихся в выполнении отдельных элементов работ, связанных с будущей профессиональной деятельностью.</w:delText>
        </w:r>
      </w:del>
    </w:p>
    <w:p w14:paraId="192F3F95" w14:textId="77777777" w:rsidR="00441BB5" w:rsidRPr="00BB4484" w:rsidRDefault="00441BB5" w:rsidP="00441BB5">
      <w:pPr>
        <w:rPr>
          <w:del w:id="418" w:author="NAZ, Mamoona (OLDHAM MEDICAL SERVICES)" w:date="2026-09-22T12:16:00Z" w16du:dateUtc="2026-09-22T16:16:00Z"/>
          <w:b/>
          <w:bCs/>
          <w:caps/>
          <w:color w:val="000000"/>
        </w:rPr>
      </w:pPr>
    </w:p>
    <w:p w14:paraId="44A70488" w14:textId="77777777" w:rsidR="00441BB5" w:rsidRPr="00BB4484" w:rsidRDefault="00441BB5" w:rsidP="00441BB5">
      <w:pPr>
        <w:rPr>
          <w:del w:id="419" w:author="NAZ, Mamoona (OLDHAM MEDICAL SERVICES)" w:date="2026-09-22T12:16:00Z" w16du:dateUtc="2026-09-22T16:16:00Z"/>
        </w:rPr>
      </w:pPr>
      <w:del w:id="420" w:author="NAZ, Mamoona (OLDHAM MEDICAL SERVICES)" w:date="2026-09-22T12:16:00Z" w16du:dateUtc="2026-09-22T16:16:00Z">
        <w:r w:rsidRPr="00BB4484">
          <w:rPr>
            <w:b/>
            <w:bCs/>
            <w:caps/>
            <w:color w:val="000000"/>
          </w:rPr>
          <w:delText>5. Учебно-методическое обеспечение для самостоятельной работы обучающихся по дисциплине:</w:delText>
        </w:r>
      </w:del>
    </w:p>
    <w:p w14:paraId="5665A13C" w14:textId="77777777" w:rsidR="00441BB5" w:rsidRPr="00BB4484" w:rsidRDefault="00441BB5" w:rsidP="00441BB5">
      <w:pPr>
        <w:pStyle w:val="BodyText"/>
        <w:spacing w:after="0"/>
        <w:rPr>
          <w:del w:id="421" w:author="NAZ, Mamoona (OLDHAM MEDICAL SERVICES)" w:date="2026-09-22T12:16:00Z" w16du:dateUtc="2026-09-22T16:16:00Z"/>
          <w:b/>
          <w:bCs/>
          <w:color w:val="000000"/>
        </w:rPr>
      </w:pPr>
    </w:p>
    <w:p w14:paraId="13E74DBF" w14:textId="77777777" w:rsidR="00441BB5" w:rsidRPr="00BB4484" w:rsidRDefault="00441BB5" w:rsidP="00441BB5">
      <w:pPr>
        <w:pStyle w:val="BodyText"/>
        <w:spacing w:after="0"/>
        <w:rPr>
          <w:del w:id="422" w:author="NAZ, Mamoona (OLDHAM MEDICAL SERVICES)" w:date="2026-09-22T12:16:00Z" w16du:dateUtc="2026-09-22T16:16:00Z"/>
        </w:rPr>
      </w:pPr>
      <w:del w:id="423" w:author="NAZ, Mamoona (OLDHAM MEDICAL SERVICES)" w:date="2026-09-22T12:16:00Z" w16du:dateUtc="2026-09-22T16:16:00Z">
        <w:r w:rsidRPr="00BB4484">
          <w:rPr>
            <w:b/>
            <w:bCs/>
          </w:rPr>
          <w:delText>5.1. Темы для творческой самостоятельной работы обучающегося</w:delText>
        </w:r>
      </w:del>
    </w:p>
    <w:p w14:paraId="2B9E4EC9" w14:textId="77777777" w:rsidR="00441BB5" w:rsidRPr="00BB4484" w:rsidRDefault="00441BB5" w:rsidP="00441BB5">
      <w:pPr>
        <w:pStyle w:val="BodyText"/>
        <w:spacing w:after="0"/>
        <w:rPr>
          <w:del w:id="424" w:author="NAZ, Mamoona (OLDHAM MEDICAL SERVICES)" w:date="2026-09-22T12:16:00Z" w16du:dateUtc="2026-09-22T16:16:00Z"/>
        </w:rPr>
      </w:pPr>
      <w:del w:id="425" w:author="NAZ, Mamoona (OLDHAM MEDICAL SERVICES)" w:date="2026-09-22T12:16:00Z" w16du:dateUtc="2026-09-22T16:16:00Z">
        <w:r w:rsidRPr="00BB4484">
          <w:delText>Темы для творческой самостоятельной работы студента формулируются обучающимся самостоятельно, исходя из перечня тем занятий текущего семестра.</w:delText>
        </w:r>
      </w:del>
    </w:p>
    <w:p w14:paraId="734149E9" w14:textId="77777777" w:rsidR="00441BB5" w:rsidRPr="00BB4484" w:rsidRDefault="00441BB5" w:rsidP="00441BB5">
      <w:pPr>
        <w:rPr>
          <w:del w:id="426" w:author="NAZ, Mamoona (OLDHAM MEDICAL SERVICES)" w:date="2026-09-22T12:16:00Z" w16du:dateUtc="2026-09-22T16:16:00Z"/>
          <w:b/>
          <w:bCs/>
          <w:color w:val="000000"/>
        </w:rPr>
      </w:pPr>
    </w:p>
    <w:p w14:paraId="2ABD6821" w14:textId="77777777" w:rsidR="00A16A04" w:rsidRDefault="00DF50C7">
      <w:pPr>
        <w:rPr>
          <w:del w:id="427" w:author="NAZ, Mamoona (OLDHAM MEDICAL SERVICES)" w:date="2026-09-22T12:16:00Z" w16du:dateUtc="2026-09-22T16:16:00Z"/>
          <w:b/>
        </w:rPr>
      </w:pPr>
      <w:del w:id="428" w:author="NAZ, Mamoona (OLDHAM MEDICAL SERVICES)" w:date="2026-09-22T12:16:00Z" w16du:dateUtc="2026-09-22T16:16:00Z">
        <w:r>
          <w:rPr>
            <w:b/>
          </w:rPr>
          <w:delText>5.2. Вопросы для подготовки к лабораторным занятиям и устного опроса:</w:delText>
        </w:r>
      </w:del>
    </w:p>
    <w:p w14:paraId="3F5096D3" w14:textId="77777777" w:rsidR="00A16A04" w:rsidRDefault="00A16A04">
      <w:pPr>
        <w:ind w:left="113" w:right="113"/>
        <w:rPr>
          <w:del w:id="429" w:author="NAZ, Mamoona (OLDHAM MEDICAL SERVICES)" w:date="2026-09-22T12:16:00Z" w16du:dateUtc="2026-09-22T16:16:00Z"/>
          <w:b/>
        </w:rPr>
      </w:pPr>
    </w:p>
    <w:p w14:paraId="11B6F885" w14:textId="77777777" w:rsidR="00A16A04" w:rsidRDefault="00DF50C7">
      <w:pPr>
        <w:ind w:left="113" w:right="113"/>
        <w:rPr>
          <w:del w:id="430" w:author="NAZ, Mamoona (OLDHAM MEDICAL SERVICES)" w:date="2026-09-22T12:16:00Z" w16du:dateUtc="2026-09-22T16:16:00Z"/>
          <w:i/>
        </w:rPr>
      </w:pPr>
      <w:del w:id="431" w:author="NAZ, Mamoona (OLDHAM MEDICAL SERVICES)" w:date="2026-09-22T12:16:00Z" w16du:dateUtc="2026-09-22T16:16:00Z">
        <w:r>
          <w:rPr>
            <w:i/>
          </w:rPr>
          <w:delText>Тема 3: Организация научного исследования. Этапы научного исследования.</w:delText>
        </w:r>
      </w:del>
    </w:p>
    <w:p w14:paraId="3368ADF4" w14:textId="77777777" w:rsidR="00A16A04" w:rsidRDefault="00DF50C7">
      <w:pPr>
        <w:numPr>
          <w:ilvl w:val="0"/>
          <w:numId w:val="20"/>
        </w:numPr>
        <w:ind w:right="113"/>
        <w:rPr>
          <w:del w:id="432" w:author="NAZ, Mamoona (OLDHAM MEDICAL SERVICES)" w:date="2026-09-22T12:16:00Z" w16du:dateUtc="2026-09-22T16:16:00Z"/>
        </w:rPr>
      </w:pPr>
      <w:del w:id="433" w:author="NAZ, Mamoona (OLDHAM MEDICAL SERVICES)" w:date="2026-09-22T12:16:00Z" w16du:dateUtc="2026-09-22T16:16:00Z">
        <w:r>
          <w:delText>Логика  и замысел научного исследования.</w:delText>
        </w:r>
      </w:del>
    </w:p>
    <w:p w14:paraId="51E646DA" w14:textId="77777777" w:rsidR="00A16A04" w:rsidRDefault="00DF50C7">
      <w:pPr>
        <w:numPr>
          <w:ilvl w:val="0"/>
          <w:numId w:val="20"/>
        </w:numPr>
        <w:ind w:right="113"/>
        <w:rPr>
          <w:del w:id="434" w:author="NAZ, Mamoona (OLDHAM MEDICAL SERVICES)" w:date="2026-09-22T12:16:00Z" w16du:dateUtc="2026-09-22T16:16:00Z"/>
        </w:rPr>
      </w:pPr>
      <w:del w:id="435" w:author="NAZ, Mamoona (OLDHAM MEDICAL SERVICES)" w:date="2026-09-22T12:16:00Z" w16du:dateUtc="2026-09-22T16:16:00Z">
        <w:r>
          <w:delText>Содержание этапов научного исследования.</w:delText>
        </w:r>
      </w:del>
    </w:p>
    <w:p w14:paraId="0A38F18A" w14:textId="77777777" w:rsidR="00A16A04" w:rsidRDefault="00DF50C7">
      <w:pPr>
        <w:numPr>
          <w:ilvl w:val="0"/>
          <w:numId w:val="20"/>
        </w:numPr>
        <w:ind w:right="113"/>
        <w:rPr>
          <w:del w:id="436" w:author="NAZ, Mamoona (OLDHAM MEDICAL SERVICES)" w:date="2026-09-22T12:16:00Z" w16du:dateUtc="2026-09-22T16:16:00Z"/>
        </w:rPr>
      </w:pPr>
      <w:del w:id="437" w:author="NAZ, Mamoona (OLDHAM MEDICAL SERVICES)" w:date="2026-09-22T12:16:00Z" w16du:dateUtc="2026-09-22T16:16:00Z">
        <w:r>
          <w:delText>Составление программы исследования.</w:delText>
        </w:r>
      </w:del>
    </w:p>
    <w:p w14:paraId="4596F487" w14:textId="77777777" w:rsidR="00A16A04" w:rsidRDefault="00DF50C7">
      <w:pPr>
        <w:numPr>
          <w:ilvl w:val="0"/>
          <w:numId w:val="20"/>
        </w:numPr>
        <w:ind w:right="113"/>
        <w:rPr>
          <w:del w:id="438" w:author="NAZ, Mamoona (OLDHAM MEDICAL SERVICES)" w:date="2026-09-22T12:16:00Z" w16du:dateUtc="2026-09-22T16:16:00Z"/>
        </w:rPr>
      </w:pPr>
      <w:del w:id="439" w:author="NAZ, Mamoona (OLDHAM MEDICAL SERVICES)" w:date="2026-09-22T12:16:00Z" w16du:dateUtc="2026-09-22T16:16:00Z">
        <w:r>
          <w:delText>Критерии, предъявляемые к составлению программы исследования.</w:delText>
        </w:r>
      </w:del>
    </w:p>
    <w:p w14:paraId="4B2FBE20" w14:textId="77777777" w:rsidR="00A16A04" w:rsidRDefault="00DF50C7">
      <w:pPr>
        <w:numPr>
          <w:ilvl w:val="0"/>
          <w:numId w:val="20"/>
        </w:numPr>
        <w:ind w:right="113"/>
        <w:rPr>
          <w:del w:id="440" w:author="NAZ, Mamoona (OLDHAM MEDICAL SERVICES)" w:date="2026-09-22T12:16:00Z" w16du:dateUtc="2026-09-22T16:16:00Z"/>
        </w:rPr>
      </w:pPr>
      <w:del w:id="441" w:author="NAZ, Mamoona (OLDHAM MEDICAL SERVICES)" w:date="2026-09-22T12:16:00Z" w16du:dateUtc="2026-09-22T16:16:00Z">
        <w:r>
          <w:delText>Определение темы и проблемы исследования.</w:delText>
        </w:r>
      </w:del>
    </w:p>
    <w:p w14:paraId="019DBEBA" w14:textId="77777777" w:rsidR="00A16A04" w:rsidRDefault="00DF50C7">
      <w:pPr>
        <w:numPr>
          <w:ilvl w:val="0"/>
          <w:numId w:val="20"/>
        </w:numPr>
        <w:ind w:right="113"/>
        <w:rPr>
          <w:del w:id="442" w:author="NAZ, Mamoona (OLDHAM MEDICAL SERVICES)" w:date="2026-09-22T12:16:00Z" w16du:dateUtc="2026-09-22T16:16:00Z"/>
        </w:rPr>
      </w:pPr>
      <w:del w:id="443" w:author="NAZ, Mamoona (OLDHAM MEDICAL SERVICES)" w:date="2026-09-22T12:16:00Z" w16du:dateUtc="2026-09-22T16:16:00Z">
        <w:r>
          <w:delText xml:space="preserve">Определение объекта и предмета исследования. </w:delText>
        </w:r>
      </w:del>
    </w:p>
    <w:p w14:paraId="1BAA84AB" w14:textId="77777777" w:rsidR="00A16A04" w:rsidRDefault="00DF50C7">
      <w:pPr>
        <w:numPr>
          <w:ilvl w:val="0"/>
          <w:numId w:val="20"/>
        </w:numPr>
        <w:ind w:right="113"/>
        <w:rPr>
          <w:del w:id="444" w:author="NAZ, Mamoona (OLDHAM MEDICAL SERVICES)" w:date="2026-09-22T12:16:00Z" w16du:dateUtc="2026-09-22T16:16:00Z"/>
        </w:rPr>
      </w:pPr>
      <w:del w:id="445" w:author="NAZ, Mamoona (OLDHAM MEDICAL SERVICES)" w:date="2026-09-22T12:16:00Z" w16du:dateUtc="2026-09-22T16:16:00Z">
        <w:r>
          <w:delText>Формулировка цели и задач исследования.</w:delText>
        </w:r>
      </w:del>
    </w:p>
    <w:p w14:paraId="77B05635" w14:textId="77777777" w:rsidR="00A16A04" w:rsidRDefault="00A16A04">
      <w:pPr>
        <w:ind w:left="113" w:right="113"/>
        <w:rPr>
          <w:del w:id="446" w:author="NAZ, Mamoona (OLDHAM MEDICAL SERVICES)" w:date="2026-09-22T12:16:00Z" w16du:dateUtc="2026-09-22T16:16:00Z"/>
          <w:i/>
        </w:rPr>
      </w:pPr>
    </w:p>
    <w:p w14:paraId="42E81C89" w14:textId="77777777" w:rsidR="00A16A04" w:rsidRDefault="00DF50C7">
      <w:pPr>
        <w:ind w:left="113" w:right="113"/>
        <w:rPr>
          <w:del w:id="447" w:author="NAZ, Mamoona (OLDHAM MEDICAL SERVICES)" w:date="2026-09-22T12:16:00Z" w16du:dateUtc="2026-09-22T16:16:00Z"/>
          <w:i/>
        </w:rPr>
      </w:pPr>
      <w:del w:id="448" w:author="NAZ, Mamoona (OLDHAM MEDICAL SERVICES)" w:date="2026-09-22T12:16:00Z" w16du:dateUtc="2026-09-22T16:16:00Z">
        <w:r>
          <w:rPr>
            <w:i/>
          </w:rPr>
          <w:delText>Тема 4: Методология научных исследований.</w:delText>
        </w:r>
      </w:del>
    </w:p>
    <w:p w14:paraId="5D9B9DCB" w14:textId="77777777" w:rsidR="00A16A04" w:rsidRDefault="00DF50C7">
      <w:pPr>
        <w:numPr>
          <w:ilvl w:val="0"/>
          <w:numId w:val="21"/>
        </w:numPr>
        <w:ind w:right="113"/>
        <w:rPr>
          <w:del w:id="449" w:author="NAZ, Mamoona (OLDHAM MEDICAL SERVICES)" w:date="2026-09-22T12:16:00Z" w16du:dateUtc="2026-09-22T16:16:00Z"/>
        </w:rPr>
      </w:pPr>
      <w:del w:id="450" w:author="NAZ, Mamoona (OLDHAM MEDICAL SERVICES)" w:date="2026-09-22T12:16:00Z" w16du:dateUtc="2026-09-22T16:16:00Z">
        <w:r>
          <w:delText xml:space="preserve">Формирование методологии как общей теории метода. </w:delText>
        </w:r>
      </w:del>
    </w:p>
    <w:p w14:paraId="36014F69" w14:textId="77777777" w:rsidR="00A16A04" w:rsidRDefault="00DF50C7">
      <w:pPr>
        <w:numPr>
          <w:ilvl w:val="0"/>
          <w:numId w:val="21"/>
        </w:numPr>
        <w:ind w:right="113"/>
        <w:rPr>
          <w:del w:id="451" w:author="NAZ, Mamoona (OLDHAM MEDICAL SERVICES)" w:date="2026-09-22T12:16:00Z" w16du:dateUtc="2026-09-22T16:16:00Z"/>
        </w:rPr>
      </w:pPr>
      <w:del w:id="452" w:author="NAZ, Mamoona (OLDHAM MEDICAL SERVICES)" w:date="2026-09-22T12:16:00Z" w16du:dateUtc="2026-09-22T16:16:00Z">
        <w:r>
          <w:delText xml:space="preserve">Связь методологии и логики. </w:delText>
        </w:r>
      </w:del>
    </w:p>
    <w:p w14:paraId="6B5040BD" w14:textId="77777777" w:rsidR="00A16A04" w:rsidRDefault="00DF50C7">
      <w:pPr>
        <w:numPr>
          <w:ilvl w:val="0"/>
          <w:numId w:val="21"/>
        </w:numPr>
        <w:ind w:right="113"/>
        <w:rPr>
          <w:del w:id="453" w:author="NAZ, Mamoona (OLDHAM MEDICAL SERVICES)" w:date="2026-09-22T12:16:00Z" w16du:dateUtc="2026-09-22T16:16:00Z"/>
        </w:rPr>
      </w:pPr>
      <w:del w:id="454" w:author="NAZ, Mamoona (OLDHAM MEDICAL SERVICES)" w:date="2026-09-22T12:16:00Z" w16du:dateUtc="2026-09-22T16:16:00Z">
        <w:r>
          <w:delText>Сходство и различия теории и метода.</w:delText>
        </w:r>
      </w:del>
    </w:p>
    <w:p w14:paraId="00D08B73" w14:textId="77777777" w:rsidR="00A16A04" w:rsidRDefault="00DF50C7">
      <w:pPr>
        <w:numPr>
          <w:ilvl w:val="0"/>
          <w:numId w:val="21"/>
        </w:numPr>
        <w:ind w:right="113"/>
        <w:rPr>
          <w:del w:id="455" w:author="NAZ, Mamoona (OLDHAM MEDICAL SERVICES)" w:date="2026-09-22T12:16:00Z" w16du:dateUtc="2026-09-22T16:16:00Z"/>
        </w:rPr>
      </w:pPr>
      <w:del w:id="456" w:author="NAZ, Mamoona (OLDHAM MEDICAL SERVICES)" w:date="2026-09-22T12:16:00Z" w16du:dateUtc="2026-09-22T16:16:00Z">
        <w:r>
          <w:delText>Взаимодействие теории и метода.</w:delText>
        </w:r>
      </w:del>
    </w:p>
    <w:p w14:paraId="5B8266C2" w14:textId="77777777" w:rsidR="00A16A04" w:rsidRDefault="00DF50C7">
      <w:pPr>
        <w:numPr>
          <w:ilvl w:val="0"/>
          <w:numId w:val="21"/>
        </w:numPr>
        <w:ind w:right="113"/>
        <w:rPr>
          <w:del w:id="457" w:author="NAZ, Mamoona (OLDHAM MEDICAL SERVICES)" w:date="2026-09-22T12:16:00Z" w16du:dateUtc="2026-09-22T16:16:00Z"/>
        </w:rPr>
      </w:pPr>
      <w:del w:id="458" w:author="NAZ, Mamoona (OLDHAM MEDICAL SERVICES)" w:date="2026-09-22T12:16:00Z" w16du:dateUtc="2026-09-22T16:16:00Z">
        <w:r>
          <w:delText xml:space="preserve">Профессиональная методология. </w:delText>
        </w:r>
      </w:del>
    </w:p>
    <w:p w14:paraId="34AD1238" w14:textId="77777777" w:rsidR="00A16A04" w:rsidRDefault="00A16A04">
      <w:pPr>
        <w:ind w:left="113" w:right="113"/>
        <w:rPr>
          <w:del w:id="459" w:author="NAZ, Mamoona (OLDHAM MEDICAL SERVICES)" w:date="2026-09-22T12:16:00Z" w16du:dateUtc="2026-09-22T16:16:00Z"/>
        </w:rPr>
      </w:pPr>
    </w:p>
    <w:p w14:paraId="6EA0C94E" w14:textId="77777777" w:rsidR="00A16A04" w:rsidRDefault="00DF50C7">
      <w:pPr>
        <w:ind w:left="113" w:right="113"/>
        <w:rPr>
          <w:del w:id="460" w:author="NAZ, Mamoona (OLDHAM MEDICAL SERVICES)" w:date="2026-09-22T12:16:00Z" w16du:dateUtc="2026-09-22T16:16:00Z"/>
          <w:i/>
        </w:rPr>
      </w:pPr>
      <w:del w:id="461" w:author="NAZ, Mamoona (OLDHAM MEDICAL SERVICES)" w:date="2026-09-22T12:16:00Z" w16du:dateUtc="2026-09-22T16:16:00Z">
        <w:r>
          <w:rPr>
            <w:i/>
          </w:rPr>
          <w:delText>Тема 5: Основные методы научного исследования.</w:delText>
        </w:r>
      </w:del>
    </w:p>
    <w:p w14:paraId="2957A2CF" w14:textId="77777777" w:rsidR="00A16A04" w:rsidRDefault="00DF50C7">
      <w:pPr>
        <w:numPr>
          <w:ilvl w:val="0"/>
          <w:numId w:val="23"/>
        </w:numPr>
        <w:ind w:right="113"/>
        <w:rPr>
          <w:del w:id="462" w:author="NAZ, Mamoona (OLDHAM MEDICAL SERVICES)" w:date="2026-09-22T12:16:00Z" w16du:dateUtc="2026-09-22T16:16:00Z"/>
        </w:rPr>
      </w:pPr>
      <w:del w:id="463" w:author="NAZ, Mamoona (OLDHAM MEDICAL SERVICES)" w:date="2026-09-22T12:16:00Z" w16du:dateUtc="2026-09-22T16:16:00Z">
        <w:r>
          <w:delText>Картографические методы исследования</w:delText>
        </w:r>
      </w:del>
    </w:p>
    <w:p w14:paraId="220DA137" w14:textId="77777777" w:rsidR="00A16A04" w:rsidRDefault="00DF50C7">
      <w:pPr>
        <w:numPr>
          <w:ilvl w:val="0"/>
          <w:numId w:val="23"/>
        </w:numPr>
        <w:ind w:right="113"/>
        <w:rPr>
          <w:del w:id="464" w:author="NAZ, Mamoona (OLDHAM MEDICAL SERVICES)" w:date="2026-09-22T12:16:00Z" w16du:dateUtc="2026-09-22T16:16:00Z"/>
        </w:rPr>
      </w:pPr>
      <w:del w:id="465" w:author="NAZ, Mamoona (OLDHAM MEDICAL SERVICES)" w:date="2026-09-22T12:16:00Z" w16du:dateUtc="2026-09-22T16:16:00Z">
        <w:r>
          <w:delText>Методы социальных исследований.</w:delText>
        </w:r>
      </w:del>
    </w:p>
    <w:p w14:paraId="7FEE6F6D" w14:textId="77777777" w:rsidR="00A16A04" w:rsidRDefault="00DF50C7">
      <w:pPr>
        <w:numPr>
          <w:ilvl w:val="0"/>
          <w:numId w:val="23"/>
        </w:numPr>
        <w:ind w:right="113"/>
        <w:rPr>
          <w:del w:id="466" w:author="NAZ, Mamoona (OLDHAM MEDICAL SERVICES)" w:date="2026-09-22T12:16:00Z" w16du:dateUtc="2026-09-22T16:16:00Z"/>
        </w:rPr>
      </w:pPr>
      <w:del w:id="467" w:author="NAZ, Mamoona (OLDHAM MEDICAL SERVICES)" w:date="2026-09-22T12:16:00Z" w16du:dateUtc="2026-09-22T16:16:00Z">
        <w:r>
          <w:delText>Научные экспедиции как метод исследования</w:delText>
        </w:r>
      </w:del>
    </w:p>
    <w:p w14:paraId="7935AE7E" w14:textId="77777777" w:rsidR="00A16A04" w:rsidRDefault="00DF50C7">
      <w:pPr>
        <w:numPr>
          <w:ilvl w:val="0"/>
          <w:numId w:val="23"/>
        </w:numPr>
        <w:ind w:right="113"/>
        <w:rPr>
          <w:del w:id="468" w:author="NAZ, Mamoona (OLDHAM MEDICAL SERVICES)" w:date="2026-09-22T12:16:00Z" w16du:dateUtc="2026-09-22T16:16:00Z"/>
        </w:rPr>
      </w:pPr>
      <w:del w:id="469" w:author="NAZ, Mamoona (OLDHAM MEDICAL SERVICES)" w:date="2026-09-22T12:16:00Z" w16du:dateUtc="2026-09-22T16:16:00Z">
        <w:r>
          <w:delText>Методы математико-статистической обработки информации.</w:delText>
        </w:r>
      </w:del>
    </w:p>
    <w:p w14:paraId="1B740865" w14:textId="77777777" w:rsidR="00A16A04" w:rsidRDefault="00DF50C7">
      <w:pPr>
        <w:numPr>
          <w:ilvl w:val="0"/>
          <w:numId w:val="23"/>
        </w:numPr>
        <w:ind w:right="113"/>
        <w:rPr>
          <w:del w:id="470" w:author="NAZ, Mamoona (OLDHAM MEDICAL SERVICES)" w:date="2026-09-22T12:16:00Z" w16du:dateUtc="2026-09-22T16:16:00Z"/>
        </w:rPr>
      </w:pPr>
      <w:del w:id="471" w:author="NAZ, Mamoona (OLDHAM MEDICAL SERVICES)" w:date="2026-09-22T12:16:00Z" w16du:dateUtc="2026-09-22T16:16:00Z">
        <w:r>
          <w:delText>Методы научного творчества.</w:delText>
        </w:r>
      </w:del>
    </w:p>
    <w:p w14:paraId="4D72BE77" w14:textId="77777777" w:rsidR="00A16A04" w:rsidRDefault="00DF50C7">
      <w:pPr>
        <w:numPr>
          <w:ilvl w:val="0"/>
          <w:numId w:val="23"/>
        </w:numPr>
        <w:ind w:right="113"/>
        <w:rPr>
          <w:del w:id="472" w:author="NAZ, Mamoona (OLDHAM MEDICAL SERVICES)" w:date="2026-09-22T12:16:00Z" w16du:dateUtc="2026-09-22T16:16:00Z"/>
        </w:rPr>
      </w:pPr>
      <w:del w:id="473" w:author="NAZ, Mamoona (OLDHAM MEDICAL SERVICES)" w:date="2026-09-22T12:16:00Z" w16du:dateUtc="2026-09-22T16:16:00Z">
        <w:r>
          <w:delText>Описание методики сбора данных.</w:delText>
        </w:r>
      </w:del>
    </w:p>
    <w:p w14:paraId="4601C8C7" w14:textId="77777777" w:rsidR="00A16A04" w:rsidRDefault="00A16A04">
      <w:pPr>
        <w:ind w:left="113" w:right="113"/>
        <w:rPr>
          <w:del w:id="474" w:author="NAZ, Mamoona (OLDHAM MEDICAL SERVICES)" w:date="2026-09-22T12:16:00Z" w16du:dateUtc="2026-09-22T16:16:00Z"/>
        </w:rPr>
      </w:pPr>
    </w:p>
    <w:p w14:paraId="4D804333" w14:textId="77777777" w:rsidR="00A16A04" w:rsidRDefault="00DF50C7">
      <w:pPr>
        <w:ind w:left="113" w:right="113"/>
        <w:rPr>
          <w:del w:id="475" w:author="NAZ, Mamoona (OLDHAM MEDICAL SERVICES)" w:date="2026-09-22T12:16:00Z" w16du:dateUtc="2026-09-22T16:16:00Z"/>
          <w:i/>
        </w:rPr>
      </w:pPr>
      <w:del w:id="476" w:author="NAZ, Mamoona (OLDHAM MEDICAL SERVICES)" w:date="2026-09-22T12:16:00Z" w16du:dateUtc="2026-09-22T16:16:00Z">
        <w:r>
          <w:rPr>
            <w:i/>
          </w:rPr>
          <w:delText>Тема 6: Современные информационные технологии в гостиничном деле.</w:delText>
        </w:r>
      </w:del>
    </w:p>
    <w:p w14:paraId="4C9ECB40" w14:textId="77777777" w:rsidR="00A16A04" w:rsidRDefault="00DF50C7">
      <w:pPr>
        <w:numPr>
          <w:ilvl w:val="0"/>
          <w:numId w:val="10"/>
        </w:numPr>
        <w:ind w:right="113"/>
        <w:rPr>
          <w:del w:id="477" w:author="NAZ, Mamoona (OLDHAM MEDICAL SERVICES)" w:date="2026-09-22T12:16:00Z" w16du:dateUtc="2026-09-22T16:16:00Z"/>
        </w:rPr>
      </w:pPr>
      <w:del w:id="478" w:author="NAZ, Mamoona (OLDHAM MEDICAL SERVICES)" w:date="2026-09-22T12:16:00Z" w16du:dateUtc="2026-09-22T16:16:00Z">
        <w:r>
          <w:delText>Методы математико-статистической обработки информации. Метод корреляции.</w:delText>
        </w:r>
      </w:del>
    </w:p>
    <w:p w14:paraId="02E83A49" w14:textId="77777777" w:rsidR="00A16A04" w:rsidRDefault="00DF50C7">
      <w:pPr>
        <w:numPr>
          <w:ilvl w:val="0"/>
          <w:numId w:val="10"/>
        </w:numPr>
        <w:ind w:right="113"/>
        <w:rPr>
          <w:del w:id="479" w:author="NAZ, Mamoona (OLDHAM MEDICAL SERVICES)" w:date="2026-09-22T12:16:00Z" w16du:dateUtc="2026-09-22T16:16:00Z"/>
        </w:rPr>
      </w:pPr>
      <w:del w:id="480" w:author="NAZ, Mamoona (OLDHAM MEDICAL SERVICES)" w:date="2026-09-22T12:16:00Z" w16du:dateUtc="2026-09-22T16:16:00Z">
        <w:r>
          <w:delText>Информационные технологии в исследовании сферы туризма.</w:delText>
        </w:r>
      </w:del>
    </w:p>
    <w:p w14:paraId="2210A271" w14:textId="77777777" w:rsidR="00A16A04" w:rsidRDefault="00DF50C7">
      <w:pPr>
        <w:numPr>
          <w:ilvl w:val="0"/>
          <w:numId w:val="10"/>
        </w:numPr>
        <w:ind w:right="113"/>
        <w:rPr>
          <w:del w:id="481" w:author="NAZ, Mamoona (OLDHAM MEDICAL SERVICES)" w:date="2026-09-22T12:16:00Z" w16du:dateUtc="2026-09-22T16:16:00Z"/>
        </w:rPr>
      </w:pPr>
      <w:del w:id="482" w:author="NAZ, Mamoona (OLDHAM MEDICAL SERVICES)" w:date="2026-09-22T12:16:00Z" w16du:dateUtc="2026-09-22T16:16:00Z">
        <w:r>
          <w:delText>Использование баз данных.</w:delText>
        </w:r>
      </w:del>
    </w:p>
    <w:p w14:paraId="73348B10" w14:textId="77777777" w:rsidR="00A16A04" w:rsidRDefault="00DF50C7">
      <w:pPr>
        <w:numPr>
          <w:ilvl w:val="0"/>
          <w:numId w:val="10"/>
        </w:numPr>
        <w:ind w:right="113"/>
        <w:rPr>
          <w:del w:id="483" w:author="NAZ, Mamoona (OLDHAM MEDICAL SERVICES)" w:date="2026-09-22T12:16:00Z" w16du:dateUtc="2026-09-22T16:16:00Z"/>
        </w:rPr>
      </w:pPr>
      <w:del w:id="484" w:author="NAZ, Mamoona (OLDHAM MEDICAL SERVICES)" w:date="2026-09-22T12:16:00Z" w16du:dateUtc="2026-09-22T16:16:00Z">
        <w:r>
          <w:delText>Возможности справочно-поисковых систем для организации научных исследований в туризме.</w:delText>
        </w:r>
      </w:del>
    </w:p>
    <w:p w14:paraId="41C7D6A1" w14:textId="77777777" w:rsidR="00A16A04" w:rsidRDefault="00A16A04">
      <w:pPr>
        <w:ind w:left="113" w:right="113"/>
        <w:rPr>
          <w:del w:id="485" w:author="NAZ, Mamoona (OLDHAM MEDICAL SERVICES)" w:date="2026-09-22T12:16:00Z" w16du:dateUtc="2026-09-22T16:16:00Z"/>
        </w:rPr>
      </w:pPr>
    </w:p>
    <w:p w14:paraId="2A81B508" w14:textId="77777777" w:rsidR="00A16A04" w:rsidRDefault="00DF50C7">
      <w:pPr>
        <w:ind w:left="113" w:right="113"/>
        <w:rPr>
          <w:del w:id="486" w:author="NAZ, Mamoona (OLDHAM MEDICAL SERVICES)" w:date="2026-09-22T12:16:00Z" w16du:dateUtc="2026-09-22T16:16:00Z"/>
          <w:i/>
        </w:rPr>
      </w:pPr>
      <w:del w:id="487" w:author="NAZ, Mamoona (OLDHAM MEDICAL SERVICES)" w:date="2026-09-22T12:16:00Z" w16du:dateUtc="2026-09-22T16:16:00Z">
        <w:r>
          <w:rPr>
            <w:i/>
          </w:rPr>
          <w:delText>Тема 7: Методические приемы организации научного исследования.</w:delText>
        </w:r>
      </w:del>
    </w:p>
    <w:p w14:paraId="4D0AC5E1" w14:textId="77777777" w:rsidR="00A16A04" w:rsidRDefault="00DF50C7">
      <w:pPr>
        <w:numPr>
          <w:ilvl w:val="0"/>
          <w:numId w:val="11"/>
        </w:numPr>
        <w:ind w:right="113"/>
        <w:rPr>
          <w:del w:id="488" w:author="NAZ, Mamoona (OLDHAM MEDICAL SERVICES)" w:date="2026-09-22T12:16:00Z" w16du:dateUtc="2026-09-22T16:16:00Z"/>
        </w:rPr>
      </w:pPr>
      <w:del w:id="489" w:author="NAZ, Mamoona (OLDHAM MEDICAL SERVICES)" w:date="2026-09-22T12:16:00Z" w16du:dateUtc="2026-09-22T16:16:00Z">
        <w:r>
          <w:delText xml:space="preserve">Рекреационное районообразование. </w:delText>
        </w:r>
      </w:del>
    </w:p>
    <w:p w14:paraId="315617A4" w14:textId="77777777" w:rsidR="00A16A04" w:rsidRDefault="00DF50C7">
      <w:pPr>
        <w:numPr>
          <w:ilvl w:val="0"/>
          <w:numId w:val="11"/>
        </w:numPr>
        <w:ind w:right="113"/>
        <w:rPr>
          <w:del w:id="490" w:author="NAZ, Mamoona (OLDHAM MEDICAL SERVICES)" w:date="2026-09-22T12:16:00Z" w16du:dateUtc="2026-09-22T16:16:00Z"/>
        </w:rPr>
      </w:pPr>
      <w:del w:id="491" w:author="NAZ, Mamoona (OLDHAM MEDICAL SERVICES)" w:date="2026-09-22T12:16:00Z" w16du:dateUtc="2026-09-22T16:16:00Z">
        <w:r>
          <w:delText xml:space="preserve">Объект, предмет, цель и задачи рекреационного исследования территории. </w:delText>
        </w:r>
      </w:del>
    </w:p>
    <w:p w14:paraId="4ED5AC52" w14:textId="77777777" w:rsidR="00A16A04" w:rsidRDefault="00DF50C7">
      <w:pPr>
        <w:numPr>
          <w:ilvl w:val="0"/>
          <w:numId w:val="11"/>
        </w:numPr>
        <w:ind w:right="113"/>
        <w:rPr>
          <w:del w:id="492" w:author="NAZ, Mamoona (OLDHAM MEDICAL SERVICES)" w:date="2026-09-22T12:16:00Z" w16du:dateUtc="2026-09-22T16:16:00Z"/>
        </w:rPr>
      </w:pPr>
      <w:del w:id="493" w:author="NAZ, Mamoona (OLDHAM MEDICAL SERVICES)" w:date="2026-09-22T12:16:00Z" w16du:dateUtc="2026-09-22T16:16:00Z">
        <w:r>
          <w:delText xml:space="preserve">Методическая основа организации рекреационного пространства. </w:delText>
        </w:r>
      </w:del>
    </w:p>
    <w:p w14:paraId="7640930A" w14:textId="77777777" w:rsidR="00A16A04" w:rsidRDefault="00DF50C7">
      <w:pPr>
        <w:numPr>
          <w:ilvl w:val="0"/>
          <w:numId w:val="11"/>
        </w:numPr>
        <w:ind w:right="113"/>
        <w:rPr>
          <w:del w:id="494" w:author="NAZ, Mamoona (OLDHAM MEDICAL SERVICES)" w:date="2026-09-22T12:16:00Z" w16du:dateUtc="2026-09-22T16:16:00Z"/>
        </w:rPr>
      </w:pPr>
      <w:del w:id="495" w:author="NAZ, Mamoona (OLDHAM MEDICAL SERVICES)" w:date="2026-09-22T12:16:00Z" w16du:dateUtc="2026-09-22T16:16:00Z">
        <w:r>
          <w:delText>Картографический метод в рекреационных исследованияхэ</w:delText>
        </w:r>
      </w:del>
    </w:p>
    <w:p w14:paraId="2655CAE4" w14:textId="77777777" w:rsidR="00A16A04" w:rsidRDefault="00DF50C7">
      <w:pPr>
        <w:numPr>
          <w:ilvl w:val="0"/>
          <w:numId w:val="11"/>
        </w:numPr>
        <w:ind w:right="113"/>
        <w:rPr>
          <w:del w:id="496" w:author="NAZ, Mamoona (OLDHAM MEDICAL SERVICES)" w:date="2026-09-22T12:16:00Z" w16du:dateUtc="2026-09-22T16:16:00Z"/>
        </w:rPr>
      </w:pPr>
      <w:del w:id="497" w:author="NAZ, Mamoona (OLDHAM MEDICAL SERVICES)" w:date="2026-09-22T12:16:00Z" w16du:dateUtc="2026-09-22T16:16:00Z">
        <w:r>
          <w:delText xml:space="preserve">Картоиды как метод исследования рекреаионного пространства. </w:delText>
        </w:r>
      </w:del>
    </w:p>
    <w:p w14:paraId="445541A7" w14:textId="77777777" w:rsidR="00A16A04" w:rsidRDefault="00A16A04">
      <w:pPr>
        <w:ind w:left="113" w:right="113"/>
        <w:rPr>
          <w:del w:id="498" w:author="NAZ, Mamoona (OLDHAM MEDICAL SERVICES)" w:date="2026-09-22T12:16:00Z" w16du:dateUtc="2026-09-22T16:16:00Z"/>
        </w:rPr>
      </w:pPr>
    </w:p>
    <w:p w14:paraId="15C47FAF" w14:textId="77777777" w:rsidR="00A16A04" w:rsidRDefault="00DF50C7">
      <w:pPr>
        <w:ind w:left="113" w:right="113"/>
        <w:rPr>
          <w:del w:id="499" w:author="NAZ, Mamoona (OLDHAM MEDICAL SERVICES)" w:date="2026-09-22T12:16:00Z" w16du:dateUtc="2026-09-22T16:16:00Z"/>
          <w:i/>
        </w:rPr>
      </w:pPr>
      <w:del w:id="500" w:author="NAZ, Mamoona (OLDHAM MEDICAL SERVICES)" w:date="2026-09-22T12:16:00Z" w16du:dateUtc="2026-09-22T16:16:00Z">
        <w:r>
          <w:rPr>
            <w:i/>
          </w:rPr>
          <w:delText>Тема 8: Правила оформления и представления результатов исследования.</w:delText>
        </w:r>
      </w:del>
    </w:p>
    <w:p w14:paraId="2E631226" w14:textId="77777777" w:rsidR="00A16A04" w:rsidRDefault="00DF50C7">
      <w:pPr>
        <w:numPr>
          <w:ilvl w:val="0"/>
          <w:numId w:val="12"/>
        </w:numPr>
        <w:ind w:right="113"/>
        <w:rPr>
          <w:del w:id="501" w:author="NAZ, Mamoona (OLDHAM MEDICAL SERVICES)" w:date="2026-09-22T12:16:00Z" w16du:dateUtc="2026-09-22T16:16:00Z"/>
        </w:rPr>
      </w:pPr>
      <w:del w:id="502" w:author="NAZ, Mamoona (OLDHAM MEDICAL SERVICES)" w:date="2026-09-22T12:16:00Z" w16du:dateUtc="2026-09-22T16:16:00Z">
        <w:r>
          <w:delText>Требования к оформлению научного исследования.</w:delText>
        </w:r>
      </w:del>
    </w:p>
    <w:p w14:paraId="29BC10C6" w14:textId="77777777" w:rsidR="00A16A04" w:rsidRDefault="00DF50C7">
      <w:pPr>
        <w:numPr>
          <w:ilvl w:val="0"/>
          <w:numId w:val="12"/>
        </w:numPr>
        <w:ind w:right="113"/>
        <w:rPr>
          <w:del w:id="503" w:author="NAZ, Mamoona (OLDHAM MEDICAL SERVICES)" w:date="2026-09-22T12:16:00Z" w16du:dateUtc="2026-09-22T16:16:00Z"/>
        </w:rPr>
      </w:pPr>
      <w:del w:id="504" w:author="NAZ, Mamoona (OLDHAM MEDICAL SERVICES)" w:date="2026-09-22T12:16:00Z" w16du:dateUtc="2026-09-22T16:16:00Z">
        <w:r>
          <w:delText>Общие требования к выпускной квалификационной работе (ВКР).</w:delText>
        </w:r>
      </w:del>
    </w:p>
    <w:p w14:paraId="2EDC5505" w14:textId="77777777" w:rsidR="00A16A04" w:rsidRDefault="00DF50C7">
      <w:pPr>
        <w:numPr>
          <w:ilvl w:val="0"/>
          <w:numId w:val="12"/>
        </w:numPr>
        <w:ind w:right="113"/>
        <w:rPr>
          <w:del w:id="505" w:author="NAZ, Mamoona (OLDHAM MEDICAL SERVICES)" w:date="2026-09-22T12:16:00Z" w16du:dateUtc="2026-09-22T16:16:00Z"/>
        </w:rPr>
      </w:pPr>
      <w:del w:id="506" w:author="NAZ, Mamoona (OLDHAM MEDICAL SERVICES)" w:date="2026-09-22T12:16:00Z" w16du:dateUtc="2026-09-22T16:16:00Z">
        <w:r>
          <w:delText>Правила оформления результатов исследования.</w:delText>
        </w:r>
      </w:del>
    </w:p>
    <w:p w14:paraId="55B67988" w14:textId="77777777" w:rsidR="00A16A04" w:rsidRDefault="00DF50C7">
      <w:pPr>
        <w:numPr>
          <w:ilvl w:val="0"/>
          <w:numId w:val="12"/>
        </w:numPr>
        <w:ind w:right="113"/>
        <w:rPr>
          <w:del w:id="507" w:author="NAZ, Mamoona (OLDHAM MEDICAL SERVICES)" w:date="2026-09-22T12:16:00Z" w16du:dateUtc="2026-09-22T16:16:00Z"/>
        </w:rPr>
      </w:pPr>
      <w:del w:id="508" w:author="NAZ, Mamoona (OLDHAM MEDICAL SERVICES)" w:date="2026-09-22T12:16:00Z" w16du:dateUtc="2026-09-22T16:16:00Z">
        <w:r>
          <w:delText>Защита ВКР работы.</w:delText>
        </w:r>
      </w:del>
    </w:p>
    <w:p w14:paraId="546132A4" w14:textId="77777777" w:rsidR="00A16A04" w:rsidRDefault="00A16A04">
      <w:pPr>
        <w:jc w:val="both"/>
        <w:rPr>
          <w:del w:id="509" w:author="NAZ, Mamoona (OLDHAM MEDICAL SERVICES)" w:date="2026-09-22T12:16:00Z" w16du:dateUtc="2026-09-22T16:16:00Z"/>
          <w:b/>
        </w:rPr>
      </w:pPr>
    </w:p>
    <w:p w14:paraId="2FE0AE6C" w14:textId="77777777" w:rsidR="00A16A04" w:rsidRDefault="00DF50C7">
      <w:pPr>
        <w:jc w:val="both"/>
        <w:rPr>
          <w:del w:id="510" w:author="NAZ, Mamoona (OLDHAM MEDICAL SERVICES)" w:date="2026-09-22T12:16:00Z" w16du:dateUtc="2026-09-22T16:16:00Z"/>
          <w:b/>
        </w:rPr>
      </w:pPr>
      <w:del w:id="511" w:author="NAZ, Mamoona (OLDHAM MEDICAL SERVICES)" w:date="2026-09-22T12:16:00Z" w16du:dateUtc="2026-09-22T16:16:00Z">
        <w:r>
          <w:rPr>
            <w:b/>
          </w:rPr>
          <w:delText>6. Оценочные средства для текущего контроля успеваемости</w:delText>
        </w:r>
      </w:del>
    </w:p>
    <w:p w14:paraId="59902DD7" w14:textId="77777777" w:rsidR="00A16A04" w:rsidRDefault="00A16A04">
      <w:pPr>
        <w:rPr>
          <w:del w:id="512" w:author="NAZ, Mamoona (OLDHAM MEDICAL SERVICES)" w:date="2026-09-22T12:16:00Z" w16du:dateUtc="2026-09-22T16:16:00Z"/>
          <w:b/>
        </w:rPr>
      </w:pPr>
    </w:p>
    <w:p w14:paraId="0B3B6B53" w14:textId="77777777" w:rsidR="00A16A04" w:rsidRDefault="00DF50C7">
      <w:pPr>
        <w:rPr>
          <w:del w:id="513" w:author="NAZ, Mamoona (OLDHAM MEDICAL SERVICES)" w:date="2026-09-22T12:16:00Z" w16du:dateUtc="2026-09-22T16:16:00Z"/>
          <w:b/>
        </w:rPr>
      </w:pPr>
      <w:del w:id="514" w:author="NAZ, Mamoona (OLDHAM MEDICAL SERVICES)" w:date="2026-09-22T12:16:00Z" w16du:dateUtc="2026-09-22T16:16:00Z">
        <w:r>
          <w:rPr>
            <w:b/>
          </w:rPr>
          <w:delText>6.1. Текущий контроль</w:delText>
        </w:r>
      </w:del>
    </w:p>
    <w:p w14:paraId="0190F6F2" w14:textId="77777777" w:rsidR="00A16A04" w:rsidRDefault="00A16A04">
      <w:pPr>
        <w:rPr>
          <w:del w:id="515" w:author="NAZ, Mamoona (OLDHAM MEDICAL SERVICES)" w:date="2026-09-22T12:16:00Z" w16du:dateUtc="2026-09-22T16:16:00Z"/>
          <w:b/>
        </w:rPr>
      </w:pPr>
    </w:p>
    <w:tbl>
      <w:tblPr>
        <w:tblStyle w:val="a7"/>
        <w:tblW w:w="9766" w:type="dxa"/>
        <w:tblInd w:w="-10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675"/>
        <w:gridCol w:w="5264"/>
        <w:gridCol w:w="3827"/>
      </w:tblGrid>
      <w:tr w:rsidR="00A16A04" w14:paraId="79DF58E7" w14:textId="77777777">
        <w:trPr>
          <w:trHeight w:val="582"/>
          <w:del w:id="516" w:author="NAZ, Mamoona (OLDHAM MEDICAL SERVICES)" w:date="2026-09-22T12:16:00Z" w16du:dateUtc="2026-09-22T16:16:00Z"/>
        </w:trPr>
        <w:tc>
          <w:tcPr>
            <w:tcW w:w="675" w:type="dxa"/>
            <w:tcBorders>
              <w:top w:val="single" w:sz="12" w:space="0" w:color="000000"/>
            </w:tcBorders>
            <w:vAlign w:val="center"/>
          </w:tcPr>
          <w:p w14:paraId="315E4056" w14:textId="77777777" w:rsidR="00A16A04" w:rsidRDefault="00DF50C7">
            <w:pPr>
              <w:pBdr>
                <w:top w:val="nil"/>
                <w:left w:val="nil"/>
                <w:bottom w:val="nil"/>
                <w:right w:val="nil"/>
                <w:between w:val="nil"/>
              </w:pBdr>
              <w:jc w:val="center"/>
              <w:rPr>
                <w:del w:id="517" w:author="NAZ, Mamoona (OLDHAM MEDICAL SERVICES)" w:date="2026-09-22T12:16:00Z" w16du:dateUtc="2026-09-22T16:16:00Z"/>
                <w:color w:val="000000"/>
              </w:rPr>
            </w:pPr>
            <w:del w:id="518" w:author="NAZ, Mamoona (OLDHAM MEDICAL SERVICES)" w:date="2026-09-22T12:16:00Z" w16du:dateUtc="2026-09-22T16:16:00Z">
              <w:r>
                <w:rPr>
                  <w:color w:val="000000"/>
                </w:rPr>
                <w:delText>№</w:delText>
              </w:r>
            </w:del>
          </w:p>
          <w:p w14:paraId="07D6F358" w14:textId="77777777" w:rsidR="00A16A04" w:rsidRDefault="00DF50C7">
            <w:pPr>
              <w:pBdr>
                <w:top w:val="nil"/>
                <w:left w:val="nil"/>
                <w:bottom w:val="nil"/>
                <w:right w:val="nil"/>
                <w:between w:val="nil"/>
              </w:pBdr>
              <w:jc w:val="center"/>
              <w:rPr>
                <w:del w:id="519" w:author="NAZ, Mamoona (OLDHAM MEDICAL SERVICES)" w:date="2026-09-22T12:16:00Z" w16du:dateUtc="2026-09-22T16:16:00Z"/>
                <w:color w:val="000000"/>
              </w:rPr>
            </w:pPr>
            <w:del w:id="520" w:author="NAZ, Mamoona (OLDHAM MEDICAL SERVICES)" w:date="2026-09-22T12:16:00Z" w16du:dateUtc="2026-09-22T16:16:00Z">
              <w:r>
                <w:rPr>
                  <w:color w:val="000000"/>
                </w:rPr>
                <w:delText>пп</w:delText>
              </w:r>
            </w:del>
          </w:p>
        </w:tc>
        <w:tc>
          <w:tcPr>
            <w:tcW w:w="5264" w:type="dxa"/>
            <w:tcBorders>
              <w:top w:val="single" w:sz="12" w:space="0" w:color="000000"/>
            </w:tcBorders>
            <w:vAlign w:val="center"/>
          </w:tcPr>
          <w:p w14:paraId="5C423C9D" w14:textId="77777777" w:rsidR="00A16A04" w:rsidRDefault="00DF50C7">
            <w:pPr>
              <w:pBdr>
                <w:top w:val="nil"/>
                <w:left w:val="nil"/>
                <w:bottom w:val="nil"/>
                <w:right w:val="nil"/>
                <w:between w:val="nil"/>
              </w:pBdr>
              <w:jc w:val="center"/>
              <w:rPr>
                <w:del w:id="521" w:author="NAZ, Mamoona (OLDHAM MEDICAL SERVICES)" w:date="2026-09-22T12:16:00Z" w16du:dateUtc="2026-09-22T16:16:00Z"/>
                <w:color w:val="000000"/>
              </w:rPr>
            </w:pPr>
            <w:del w:id="522" w:author="NAZ, Mamoona (OLDHAM MEDICAL SERVICES)" w:date="2026-09-22T12:16:00Z" w16du:dateUtc="2026-09-22T16:16:00Z">
              <w:r>
                <w:rPr>
                  <w:color w:val="000000"/>
                </w:rPr>
                <w:delText>№  и наименование блока (раздела) дисциплины</w:delText>
              </w:r>
            </w:del>
          </w:p>
        </w:tc>
        <w:tc>
          <w:tcPr>
            <w:tcW w:w="3827" w:type="dxa"/>
            <w:tcBorders>
              <w:top w:val="single" w:sz="12" w:space="0" w:color="000000"/>
            </w:tcBorders>
            <w:vAlign w:val="center"/>
          </w:tcPr>
          <w:p w14:paraId="741C39B9" w14:textId="77777777" w:rsidR="00A16A04" w:rsidRDefault="00DF50C7">
            <w:pPr>
              <w:pBdr>
                <w:top w:val="nil"/>
                <w:left w:val="nil"/>
                <w:bottom w:val="nil"/>
                <w:right w:val="nil"/>
                <w:between w:val="nil"/>
              </w:pBdr>
              <w:jc w:val="center"/>
              <w:rPr>
                <w:del w:id="523" w:author="NAZ, Mamoona (OLDHAM MEDICAL SERVICES)" w:date="2026-09-22T12:16:00Z" w16du:dateUtc="2026-09-22T16:16:00Z"/>
                <w:color w:val="000000"/>
              </w:rPr>
            </w:pPr>
            <w:del w:id="524" w:author="NAZ, Mamoona (OLDHAM MEDICAL SERVICES)" w:date="2026-09-22T12:16:00Z" w16du:dateUtc="2026-09-22T16:16:00Z">
              <w:r>
                <w:rPr>
                  <w:color w:val="000000"/>
                </w:rPr>
                <w:delText>Форма текущего контроля</w:delText>
              </w:r>
            </w:del>
          </w:p>
        </w:tc>
      </w:tr>
      <w:tr w:rsidR="00A16A04" w14:paraId="5EBEA868" w14:textId="77777777">
        <w:trPr>
          <w:del w:id="525" w:author="NAZ, Mamoona (OLDHAM MEDICAL SERVICES)" w:date="2026-09-22T12:16:00Z" w16du:dateUtc="2026-09-22T16:16:00Z"/>
        </w:trPr>
        <w:tc>
          <w:tcPr>
            <w:tcW w:w="675" w:type="dxa"/>
          </w:tcPr>
          <w:p w14:paraId="086288F0" w14:textId="77777777" w:rsidR="00A16A04" w:rsidRDefault="00DF50C7">
            <w:pPr>
              <w:pBdr>
                <w:top w:val="nil"/>
                <w:left w:val="nil"/>
                <w:bottom w:val="nil"/>
                <w:right w:val="nil"/>
                <w:between w:val="nil"/>
              </w:pBdr>
              <w:rPr>
                <w:del w:id="526" w:author="NAZ, Mamoona (OLDHAM MEDICAL SERVICES)" w:date="2026-09-22T12:16:00Z" w16du:dateUtc="2026-09-22T16:16:00Z"/>
                <w:color w:val="000000"/>
              </w:rPr>
            </w:pPr>
            <w:del w:id="527" w:author="NAZ, Mamoona (OLDHAM MEDICAL SERVICES)" w:date="2026-09-22T12:16:00Z" w16du:dateUtc="2026-09-22T16:16:00Z">
              <w:r>
                <w:rPr>
                  <w:color w:val="000000"/>
                </w:rPr>
                <w:delText>1</w:delText>
              </w:r>
            </w:del>
          </w:p>
        </w:tc>
        <w:tc>
          <w:tcPr>
            <w:tcW w:w="5264" w:type="dxa"/>
            <w:tcBorders>
              <w:left w:val="single" w:sz="8" w:space="0" w:color="000000"/>
            </w:tcBorders>
          </w:tcPr>
          <w:p w14:paraId="472C0BC5" w14:textId="77777777" w:rsidR="00A16A04" w:rsidRDefault="00DF50C7">
            <w:pPr>
              <w:pBdr>
                <w:top w:val="nil"/>
                <w:left w:val="nil"/>
                <w:bottom w:val="nil"/>
                <w:right w:val="nil"/>
                <w:between w:val="nil"/>
              </w:pBdr>
              <w:tabs>
                <w:tab w:val="left" w:pos="538"/>
              </w:tabs>
              <w:jc w:val="center"/>
              <w:rPr>
                <w:del w:id="528" w:author="NAZ, Mamoona (OLDHAM MEDICAL SERVICES)" w:date="2026-09-22T12:16:00Z" w16du:dateUtc="2026-09-22T16:16:00Z"/>
                <w:color w:val="000000"/>
              </w:rPr>
            </w:pPr>
            <w:del w:id="529" w:author="NAZ, Mamoona (OLDHAM MEDICAL SERVICES)" w:date="2026-09-22T12:16:00Z" w16du:dateUtc="2026-09-22T16:16:00Z">
              <w:r>
                <w:rPr>
                  <w:color w:val="000000"/>
                </w:rPr>
                <w:delText>Тема 1. Наука как система. Роль научных исследований в совершенствовании гостиничных услуг.</w:delText>
              </w:r>
            </w:del>
          </w:p>
        </w:tc>
        <w:tc>
          <w:tcPr>
            <w:tcW w:w="3827" w:type="dxa"/>
          </w:tcPr>
          <w:p w14:paraId="7FCC6153" w14:textId="77777777" w:rsidR="00A16A04" w:rsidRDefault="00DF50C7">
            <w:pPr>
              <w:pBdr>
                <w:top w:val="nil"/>
                <w:left w:val="nil"/>
                <w:bottom w:val="nil"/>
                <w:right w:val="nil"/>
                <w:between w:val="nil"/>
              </w:pBdr>
              <w:jc w:val="center"/>
              <w:rPr>
                <w:del w:id="530" w:author="NAZ, Mamoona (OLDHAM MEDICAL SERVICES)" w:date="2026-09-22T12:16:00Z" w16du:dateUtc="2026-09-22T16:16:00Z"/>
                <w:color w:val="000000"/>
              </w:rPr>
            </w:pPr>
            <w:del w:id="531" w:author="NAZ, Mamoona (OLDHAM MEDICAL SERVICES)" w:date="2026-09-22T12:16:00Z" w16du:dateUtc="2026-09-22T16:16:00Z">
              <w:r>
                <w:rPr>
                  <w:color w:val="000000"/>
                </w:rPr>
                <w:delText>Устный опрос.</w:delText>
              </w:r>
            </w:del>
          </w:p>
        </w:tc>
      </w:tr>
      <w:tr w:rsidR="00A16A04" w14:paraId="60743CD7" w14:textId="77777777">
        <w:trPr>
          <w:del w:id="532" w:author="NAZ, Mamoona (OLDHAM MEDICAL SERVICES)" w:date="2026-09-22T12:16:00Z" w16du:dateUtc="2026-09-22T16:16:00Z"/>
        </w:trPr>
        <w:tc>
          <w:tcPr>
            <w:tcW w:w="675" w:type="dxa"/>
          </w:tcPr>
          <w:p w14:paraId="534F9657" w14:textId="77777777" w:rsidR="00A16A04" w:rsidRDefault="00DF50C7">
            <w:pPr>
              <w:pBdr>
                <w:top w:val="nil"/>
                <w:left w:val="nil"/>
                <w:bottom w:val="nil"/>
                <w:right w:val="nil"/>
                <w:between w:val="nil"/>
              </w:pBdr>
              <w:rPr>
                <w:del w:id="533" w:author="NAZ, Mamoona (OLDHAM MEDICAL SERVICES)" w:date="2026-09-22T12:16:00Z" w16du:dateUtc="2026-09-22T16:16:00Z"/>
                <w:color w:val="000000"/>
              </w:rPr>
            </w:pPr>
            <w:del w:id="534" w:author="NAZ, Mamoona (OLDHAM MEDICAL SERVICES)" w:date="2026-09-22T12:16:00Z" w16du:dateUtc="2026-09-22T16:16:00Z">
              <w:r>
                <w:rPr>
                  <w:color w:val="000000"/>
                </w:rPr>
                <w:delText>2</w:delText>
              </w:r>
            </w:del>
          </w:p>
        </w:tc>
        <w:tc>
          <w:tcPr>
            <w:tcW w:w="5264" w:type="dxa"/>
            <w:tcBorders>
              <w:left w:val="single" w:sz="8" w:space="0" w:color="000000"/>
            </w:tcBorders>
          </w:tcPr>
          <w:p w14:paraId="2F476B69" w14:textId="77777777" w:rsidR="00A16A04" w:rsidRDefault="00DF50C7">
            <w:pPr>
              <w:pBdr>
                <w:top w:val="nil"/>
                <w:left w:val="nil"/>
                <w:bottom w:val="nil"/>
                <w:right w:val="nil"/>
                <w:between w:val="nil"/>
              </w:pBdr>
              <w:tabs>
                <w:tab w:val="left" w:pos="538"/>
              </w:tabs>
              <w:jc w:val="center"/>
              <w:rPr>
                <w:del w:id="535" w:author="NAZ, Mamoona (OLDHAM MEDICAL SERVICES)" w:date="2026-09-22T12:16:00Z" w16du:dateUtc="2026-09-22T16:16:00Z"/>
                <w:color w:val="000000"/>
              </w:rPr>
            </w:pPr>
            <w:del w:id="536" w:author="NAZ, Mamoona (OLDHAM MEDICAL SERVICES)" w:date="2026-09-22T12:16:00Z" w16du:dateUtc="2026-09-22T16:16:00Z">
              <w:r>
                <w:rPr>
                  <w:color w:val="000000"/>
                </w:rPr>
                <w:delText>Тема 2. Системная концепция в науке. Принципы системных исследований.</w:delText>
              </w:r>
            </w:del>
          </w:p>
        </w:tc>
        <w:tc>
          <w:tcPr>
            <w:tcW w:w="3827" w:type="dxa"/>
          </w:tcPr>
          <w:p w14:paraId="61F072E2" w14:textId="77777777" w:rsidR="00A16A04" w:rsidRDefault="00DF50C7">
            <w:pPr>
              <w:pBdr>
                <w:top w:val="nil"/>
                <w:left w:val="nil"/>
                <w:bottom w:val="nil"/>
                <w:right w:val="nil"/>
                <w:between w:val="nil"/>
              </w:pBdr>
              <w:jc w:val="center"/>
              <w:rPr>
                <w:del w:id="537" w:author="NAZ, Mamoona (OLDHAM MEDICAL SERVICES)" w:date="2026-09-22T12:16:00Z" w16du:dateUtc="2026-09-22T16:16:00Z"/>
                <w:color w:val="000000"/>
              </w:rPr>
            </w:pPr>
            <w:del w:id="538" w:author="NAZ, Mamoona (OLDHAM MEDICAL SERVICES)" w:date="2026-09-22T12:16:00Z" w16du:dateUtc="2026-09-22T16:16:00Z">
              <w:r>
                <w:rPr>
                  <w:color w:val="000000"/>
                </w:rPr>
                <w:delText>Устный опрос.</w:delText>
              </w:r>
            </w:del>
          </w:p>
        </w:tc>
      </w:tr>
      <w:tr w:rsidR="00A16A04" w14:paraId="32FA00FF" w14:textId="77777777">
        <w:trPr>
          <w:del w:id="539" w:author="NAZ, Mamoona (OLDHAM MEDICAL SERVICES)" w:date="2026-09-22T12:16:00Z" w16du:dateUtc="2026-09-22T16:16:00Z"/>
        </w:trPr>
        <w:tc>
          <w:tcPr>
            <w:tcW w:w="675" w:type="dxa"/>
          </w:tcPr>
          <w:p w14:paraId="664EDDCB" w14:textId="77777777" w:rsidR="00A16A04" w:rsidRDefault="00DF50C7">
            <w:pPr>
              <w:pBdr>
                <w:top w:val="nil"/>
                <w:left w:val="nil"/>
                <w:bottom w:val="nil"/>
                <w:right w:val="nil"/>
                <w:between w:val="nil"/>
              </w:pBdr>
              <w:rPr>
                <w:del w:id="540" w:author="NAZ, Mamoona (OLDHAM MEDICAL SERVICES)" w:date="2026-09-22T12:16:00Z" w16du:dateUtc="2026-09-22T16:16:00Z"/>
                <w:color w:val="000000"/>
              </w:rPr>
            </w:pPr>
            <w:del w:id="541" w:author="NAZ, Mamoona (OLDHAM MEDICAL SERVICES)" w:date="2026-09-22T12:16:00Z" w16du:dateUtc="2026-09-22T16:16:00Z">
              <w:r>
                <w:rPr>
                  <w:color w:val="000000"/>
                </w:rPr>
                <w:delText>3</w:delText>
              </w:r>
            </w:del>
          </w:p>
        </w:tc>
        <w:tc>
          <w:tcPr>
            <w:tcW w:w="5264" w:type="dxa"/>
            <w:tcBorders>
              <w:left w:val="single" w:sz="8" w:space="0" w:color="000000"/>
            </w:tcBorders>
          </w:tcPr>
          <w:p w14:paraId="7A9F9ED7" w14:textId="77777777" w:rsidR="00A16A04" w:rsidRDefault="00DF50C7">
            <w:pPr>
              <w:pBdr>
                <w:top w:val="nil"/>
                <w:left w:val="nil"/>
                <w:bottom w:val="nil"/>
                <w:right w:val="nil"/>
                <w:between w:val="nil"/>
              </w:pBdr>
              <w:jc w:val="center"/>
              <w:rPr>
                <w:del w:id="542" w:author="NAZ, Mamoona (OLDHAM MEDICAL SERVICES)" w:date="2026-09-22T12:16:00Z" w16du:dateUtc="2026-09-22T16:16:00Z"/>
                <w:color w:val="000000"/>
              </w:rPr>
            </w:pPr>
            <w:del w:id="543" w:author="NAZ, Mamoona (OLDHAM MEDICAL SERVICES)" w:date="2026-09-22T12:16:00Z" w16du:dateUtc="2026-09-22T16:16:00Z">
              <w:r>
                <w:rPr>
                  <w:color w:val="000000"/>
                </w:rPr>
                <w:delText>Тема 3 Организация научного исследования. Этапы научного исследования.</w:delText>
              </w:r>
            </w:del>
          </w:p>
        </w:tc>
        <w:tc>
          <w:tcPr>
            <w:tcW w:w="3827" w:type="dxa"/>
          </w:tcPr>
          <w:p w14:paraId="589DA619" w14:textId="77777777" w:rsidR="00A16A04" w:rsidRDefault="00DF50C7">
            <w:pPr>
              <w:pBdr>
                <w:top w:val="nil"/>
                <w:left w:val="nil"/>
                <w:bottom w:val="nil"/>
                <w:right w:val="nil"/>
                <w:between w:val="nil"/>
              </w:pBdr>
              <w:jc w:val="center"/>
              <w:rPr>
                <w:del w:id="544" w:author="NAZ, Mamoona (OLDHAM MEDICAL SERVICES)" w:date="2026-09-22T12:16:00Z" w16du:dateUtc="2026-09-22T16:16:00Z"/>
                <w:color w:val="000000"/>
              </w:rPr>
            </w:pPr>
            <w:del w:id="545" w:author="NAZ, Mamoona (OLDHAM MEDICAL SERVICES)" w:date="2026-09-22T12:16:00Z" w16du:dateUtc="2026-09-22T16:16:00Z">
              <w:r>
                <w:rPr>
                  <w:color w:val="000000"/>
                </w:rPr>
                <w:delText>Устный опрос.</w:delText>
              </w:r>
            </w:del>
          </w:p>
        </w:tc>
      </w:tr>
      <w:tr w:rsidR="00A16A04" w14:paraId="40678DC8" w14:textId="77777777">
        <w:trPr>
          <w:del w:id="546" w:author="NAZ, Mamoona (OLDHAM MEDICAL SERVICES)" w:date="2026-09-22T12:16:00Z" w16du:dateUtc="2026-09-22T16:16:00Z"/>
        </w:trPr>
        <w:tc>
          <w:tcPr>
            <w:tcW w:w="675" w:type="dxa"/>
          </w:tcPr>
          <w:p w14:paraId="3C051067" w14:textId="77777777" w:rsidR="00A16A04" w:rsidRDefault="00DF50C7">
            <w:pPr>
              <w:pBdr>
                <w:top w:val="nil"/>
                <w:left w:val="nil"/>
                <w:bottom w:val="nil"/>
                <w:right w:val="nil"/>
                <w:between w:val="nil"/>
              </w:pBdr>
              <w:rPr>
                <w:del w:id="547" w:author="NAZ, Mamoona (OLDHAM MEDICAL SERVICES)" w:date="2026-09-22T12:16:00Z" w16du:dateUtc="2026-09-22T16:16:00Z"/>
                <w:color w:val="000000"/>
              </w:rPr>
            </w:pPr>
            <w:del w:id="548" w:author="NAZ, Mamoona (OLDHAM MEDICAL SERVICES)" w:date="2026-09-22T12:16:00Z" w16du:dateUtc="2026-09-22T16:16:00Z">
              <w:r>
                <w:rPr>
                  <w:color w:val="000000"/>
                </w:rPr>
                <w:delText>4</w:delText>
              </w:r>
            </w:del>
          </w:p>
        </w:tc>
        <w:tc>
          <w:tcPr>
            <w:tcW w:w="5264" w:type="dxa"/>
            <w:tcBorders>
              <w:left w:val="single" w:sz="8" w:space="0" w:color="000000"/>
            </w:tcBorders>
          </w:tcPr>
          <w:p w14:paraId="29530A20" w14:textId="77777777" w:rsidR="00A16A04" w:rsidRDefault="00DF50C7">
            <w:pPr>
              <w:pBdr>
                <w:top w:val="nil"/>
                <w:left w:val="nil"/>
                <w:bottom w:val="nil"/>
                <w:right w:val="nil"/>
                <w:between w:val="nil"/>
              </w:pBdr>
              <w:jc w:val="center"/>
              <w:rPr>
                <w:del w:id="549" w:author="NAZ, Mamoona (OLDHAM MEDICAL SERVICES)" w:date="2026-09-22T12:16:00Z" w16du:dateUtc="2026-09-22T16:16:00Z"/>
                <w:color w:val="000000"/>
              </w:rPr>
            </w:pPr>
            <w:del w:id="550" w:author="NAZ, Mamoona (OLDHAM MEDICAL SERVICES)" w:date="2026-09-22T12:16:00Z" w16du:dateUtc="2026-09-22T16:16:00Z">
              <w:r>
                <w:rPr>
                  <w:color w:val="000000"/>
                </w:rPr>
                <w:delText xml:space="preserve">Тема 4. Методология научных исследований. </w:delText>
              </w:r>
            </w:del>
          </w:p>
        </w:tc>
        <w:tc>
          <w:tcPr>
            <w:tcW w:w="3827" w:type="dxa"/>
          </w:tcPr>
          <w:p w14:paraId="71B824C5" w14:textId="77777777" w:rsidR="00A16A04" w:rsidRDefault="00DF50C7">
            <w:pPr>
              <w:pBdr>
                <w:top w:val="nil"/>
                <w:left w:val="nil"/>
                <w:bottom w:val="nil"/>
                <w:right w:val="nil"/>
                <w:between w:val="nil"/>
              </w:pBdr>
              <w:jc w:val="center"/>
              <w:rPr>
                <w:del w:id="551" w:author="NAZ, Mamoona (OLDHAM MEDICAL SERVICES)" w:date="2026-09-22T12:16:00Z" w16du:dateUtc="2026-09-22T16:16:00Z"/>
                <w:color w:val="000000"/>
              </w:rPr>
            </w:pPr>
            <w:del w:id="552" w:author="NAZ, Mamoona (OLDHAM MEDICAL SERVICES)" w:date="2026-09-22T12:16:00Z" w16du:dateUtc="2026-09-22T16:16:00Z">
              <w:r>
                <w:rPr>
                  <w:color w:val="000000"/>
                </w:rPr>
                <w:delText>Устный опрос.</w:delText>
              </w:r>
            </w:del>
          </w:p>
        </w:tc>
      </w:tr>
      <w:tr w:rsidR="00A16A04" w14:paraId="55ACD0B1" w14:textId="77777777">
        <w:trPr>
          <w:del w:id="553" w:author="NAZ, Mamoona (OLDHAM MEDICAL SERVICES)" w:date="2026-09-22T12:16:00Z" w16du:dateUtc="2026-09-22T16:16:00Z"/>
        </w:trPr>
        <w:tc>
          <w:tcPr>
            <w:tcW w:w="675" w:type="dxa"/>
          </w:tcPr>
          <w:p w14:paraId="5FB70101" w14:textId="77777777" w:rsidR="00A16A04" w:rsidRDefault="00DF50C7">
            <w:pPr>
              <w:pBdr>
                <w:top w:val="nil"/>
                <w:left w:val="nil"/>
                <w:bottom w:val="nil"/>
                <w:right w:val="nil"/>
                <w:between w:val="nil"/>
              </w:pBdr>
              <w:rPr>
                <w:del w:id="554" w:author="NAZ, Mamoona (OLDHAM MEDICAL SERVICES)" w:date="2026-09-22T12:16:00Z" w16du:dateUtc="2026-09-22T16:16:00Z"/>
                <w:color w:val="000000"/>
              </w:rPr>
            </w:pPr>
            <w:del w:id="555" w:author="NAZ, Mamoona (OLDHAM MEDICAL SERVICES)" w:date="2026-09-22T12:16:00Z" w16du:dateUtc="2026-09-22T16:16:00Z">
              <w:r>
                <w:rPr>
                  <w:color w:val="000000"/>
                </w:rPr>
                <w:delText>5</w:delText>
              </w:r>
            </w:del>
          </w:p>
        </w:tc>
        <w:tc>
          <w:tcPr>
            <w:tcW w:w="5264" w:type="dxa"/>
            <w:tcBorders>
              <w:left w:val="single" w:sz="8" w:space="0" w:color="000000"/>
            </w:tcBorders>
          </w:tcPr>
          <w:p w14:paraId="0AAE6AEB" w14:textId="77777777" w:rsidR="00A16A04" w:rsidRDefault="00DF50C7">
            <w:pPr>
              <w:pBdr>
                <w:top w:val="nil"/>
                <w:left w:val="nil"/>
                <w:bottom w:val="nil"/>
                <w:right w:val="nil"/>
                <w:between w:val="nil"/>
              </w:pBdr>
              <w:jc w:val="center"/>
              <w:rPr>
                <w:del w:id="556" w:author="NAZ, Mamoona (OLDHAM MEDICAL SERVICES)" w:date="2026-09-22T12:16:00Z" w16du:dateUtc="2026-09-22T16:16:00Z"/>
                <w:color w:val="000000"/>
              </w:rPr>
            </w:pPr>
            <w:del w:id="557" w:author="NAZ, Mamoona (OLDHAM MEDICAL SERVICES)" w:date="2026-09-22T12:16:00Z" w16du:dateUtc="2026-09-22T16:16:00Z">
              <w:r>
                <w:rPr>
                  <w:color w:val="000000"/>
                </w:rPr>
                <w:delText>Тема 5. Основные методы научного исследования.</w:delText>
              </w:r>
            </w:del>
          </w:p>
        </w:tc>
        <w:tc>
          <w:tcPr>
            <w:tcW w:w="3827" w:type="dxa"/>
          </w:tcPr>
          <w:p w14:paraId="60486DE5" w14:textId="77777777" w:rsidR="00A16A04" w:rsidRDefault="00DF50C7">
            <w:pPr>
              <w:pBdr>
                <w:top w:val="nil"/>
                <w:left w:val="nil"/>
                <w:bottom w:val="nil"/>
                <w:right w:val="nil"/>
                <w:between w:val="nil"/>
              </w:pBdr>
              <w:jc w:val="center"/>
              <w:rPr>
                <w:del w:id="558" w:author="NAZ, Mamoona (OLDHAM MEDICAL SERVICES)" w:date="2026-09-22T12:16:00Z" w16du:dateUtc="2026-09-22T16:16:00Z"/>
                <w:color w:val="000000"/>
              </w:rPr>
            </w:pPr>
            <w:del w:id="559" w:author="NAZ, Mamoona (OLDHAM MEDICAL SERVICES)" w:date="2026-09-22T12:16:00Z" w16du:dateUtc="2026-09-22T16:16:00Z">
              <w:r>
                <w:rPr>
                  <w:color w:val="000000"/>
                </w:rPr>
                <w:delText>Устный опрос.</w:delText>
              </w:r>
            </w:del>
          </w:p>
        </w:tc>
      </w:tr>
      <w:tr w:rsidR="00A16A04" w14:paraId="3A6DBE97" w14:textId="77777777">
        <w:trPr>
          <w:del w:id="560" w:author="NAZ, Mamoona (OLDHAM MEDICAL SERVICES)" w:date="2026-09-22T12:16:00Z" w16du:dateUtc="2026-09-22T16:16:00Z"/>
        </w:trPr>
        <w:tc>
          <w:tcPr>
            <w:tcW w:w="675" w:type="dxa"/>
          </w:tcPr>
          <w:p w14:paraId="61CF02B8" w14:textId="77777777" w:rsidR="00A16A04" w:rsidRDefault="00DF50C7">
            <w:pPr>
              <w:pBdr>
                <w:top w:val="nil"/>
                <w:left w:val="nil"/>
                <w:bottom w:val="nil"/>
                <w:right w:val="nil"/>
                <w:between w:val="nil"/>
              </w:pBdr>
              <w:rPr>
                <w:del w:id="561" w:author="NAZ, Mamoona (OLDHAM MEDICAL SERVICES)" w:date="2026-09-22T12:16:00Z" w16du:dateUtc="2026-09-22T16:16:00Z"/>
                <w:color w:val="000000"/>
              </w:rPr>
            </w:pPr>
            <w:del w:id="562" w:author="NAZ, Mamoona (OLDHAM MEDICAL SERVICES)" w:date="2026-09-22T12:16:00Z" w16du:dateUtc="2026-09-22T16:16:00Z">
              <w:r>
                <w:rPr>
                  <w:color w:val="000000"/>
                </w:rPr>
                <w:delText>6</w:delText>
              </w:r>
            </w:del>
          </w:p>
        </w:tc>
        <w:tc>
          <w:tcPr>
            <w:tcW w:w="5264" w:type="dxa"/>
            <w:tcBorders>
              <w:left w:val="single" w:sz="8" w:space="0" w:color="000000"/>
            </w:tcBorders>
          </w:tcPr>
          <w:p w14:paraId="5DA846AD" w14:textId="77777777" w:rsidR="00A16A04" w:rsidRDefault="00DF50C7">
            <w:pPr>
              <w:pBdr>
                <w:top w:val="nil"/>
                <w:left w:val="nil"/>
                <w:bottom w:val="nil"/>
                <w:right w:val="nil"/>
                <w:between w:val="nil"/>
              </w:pBdr>
              <w:jc w:val="center"/>
              <w:rPr>
                <w:del w:id="563" w:author="NAZ, Mamoona (OLDHAM MEDICAL SERVICES)" w:date="2026-09-22T12:16:00Z" w16du:dateUtc="2026-09-22T16:16:00Z"/>
                <w:color w:val="000000"/>
              </w:rPr>
            </w:pPr>
            <w:del w:id="564" w:author="NAZ, Mamoona (OLDHAM MEDICAL SERVICES)" w:date="2026-09-22T12:16:00Z" w16du:dateUtc="2026-09-22T16:16:00Z">
              <w:r>
                <w:rPr>
                  <w:color w:val="000000"/>
                </w:rPr>
                <w:delText>Тема 6. Современные информационные технологии в гостиничном деле</w:delText>
              </w:r>
            </w:del>
          </w:p>
        </w:tc>
        <w:tc>
          <w:tcPr>
            <w:tcW w:w="3827" w:type="dxa"/>
          </w:tcPr>
          <w:p w14:paraId="1BAC4207" w14:textId="77777777" w:rsidR="00A16A04" w:rsidRDefault="00DF50C7">
            <w:pPr>
              <w:pBdr>
                <w:top w:val="nil"/>
                <w:left w:val="nil"/>
                <w:bottom w:val="nil"/>
                <w:right w:val="nil"/>
                <w:between w:val="nil"/>
              </w:pBdr>
              <w:jc w:val="center"/>
              <w:rPr>
                <w:del w:id="565" w:author="NAZ, Mamoona (OLDHAM MEDICAL SERVICES)" w:date="2026-09-22T12:16:00Z" w16du:dateUtc="2026-09-22T16:16:00Z"/>
                <w:color w:val="000000"/>
              </w:rPr>
            </w:pPr>
            <w:del w:id="566" w:author="NAZ, Mamoona (OLDHAM MEDICAL SERVICES)" w:date="2026-09-22T12:16:00Z" w16du:dateUtc="2026-09-22T16:16:00Z">
              <w:r>
                <w:rPr>
                  <w:color w:val="000000"/>
                </w:rPr>
                <w:delText>Устный опрос.</w:delText>
              </w:r>
            </w:del>
          </w:p>
        </w:tc>
      </w:tr>
      <w:tr w:rsidR="00A16A04" w14:paraId="4934814A" w14:textId="77777777">
        <w:trPr>
          <w:del w:id="567" w:author="NAZ, Mamoona (OLDHAM MEDICAL SERVICES)" w:date="2026-09-22T12:16:00Z" w16du:dateUtc="2026-09-22T16:16:00Z"/>
        </w:trPr>
        <w:tc>
          <w:tcPr>
            <w:tcW w:w="675" w:type="dxa"/>
          </w:tcPr>
          <w:p w14:paraId="1F357B9A" w14:textId="77777777" w:rsidR="00A16A04" w:rsidRDefault="00DF50C7">
            <w:pPr>
              <w:pBdr>
                <w:top w:val="nil"/>
                <w:left w:val="nil"/>
                <w:bottom w:val="nil"/>
                <w:right w:val="nil"/>
                <w:between w:val="nil"/>
              </w:pBdr>
              <w:rPr>
                <w:del w:id="568" w:author="NAZ, Mamoona (OLDHAM MEDICAL SERVICES)" w:date="2026-09-22T12:16:00Z" w16du:dateUtc="2026-09-22T16:16:00Z"/>
                <w:color w:val="000000"/>
              </w:rPr>
            </w:pPr>
            <w:del w:id="569" w:author="NAZ, Mamoona (OLDHAM MEDICAL SERVICES)" w:date="2026-09-22T12:16:00Z" w16du:dateUtc="2026-09-22T16:16:00Z">
              <w:r>
                <w:rPr>
                  <w:color w:val="000000"/>
                </w:rPr>
                <w:delText>7</w:delText>
              </w:r>
            </w:del>
          </w:p>
        </w:tc>
        <w:tc>
          <w:tcPr>
            <w:tcW w:w="5264" w:type="dxa"/>
            <w:tcBorders>
              <w:left w:val="single" w:sz="8" w:space="0" w:color="000000"/>
            </w:tcBorders>
          </w:tcPr>
          <w:p w14:paraId="61D38721" w14:textId="77777777" w:rsidR="00A16A04" w:rsidRDefault="00DF50C7">
            <w:pPr>
              <w:pBdr>
                <w:top w:val="nil"/>
                <w:left w:val="nil"/>
                <w:bottom w:val="nil"/>
                <w:right w:val="nil"/>
                <w:between w:val="nil"/>
              </w:pBdr>
              <w:jc w:val="center"/>
              <w:rPr>
                <w:del w:id="570" w:author="NAZ, Mamoona (OLDHAM MEDICAL SERVICES)" w:date="2026-09-22T12:16:00Z" w16du:dateUtc="2026-09-22T16:16:00Z"/>
                <w:color w:val="000000"/>
              </w:rPr>
            </w:pPr>
            <w:del w:id="571" w:author="NAZ, Mamoona (OLDHAM MEDICAL SERVICES)" w:date="2026-09-22T12:16:00Z" w16du:dateUtc="2026-09-22T16:16:00Z">
              <w:r>
                <w:rPr>
                  <w:color w:val="000000"/>
                </w:rPr>
                <w:delText>Тема 7. Методические приемы организации научного исследования</w:delText>
              </w:r>
            </w:del>
          </w:p>
        </w:tc>
        <w:tc>
          <w:tcPr>
            <w:tcW w:w="3827" w:type="dxa"/>
          </w:tcPr>
          <w:p w14:paraId="0AF3E212" w14:textId="77777777" w:rsidR="00A16A04" w:rsidRDefault="00DF50C7">
            <w:pPr>
              <w:pBdr>
                <w:top w:val="nil"/>
                <w:left w:val="nil"/>
                <w:bottom w:val="nil"/>
                <w:right w:val="nil"/>
                <w:between w:val="nil"/>
              </w:pBdr>
              <w:jc w:val="center"/>
              <w:rPr>
                <w:del w:id="572" w:author="NAZ, Mamoona (OLDHAM MEDICAL SERVICES)" w:date="2026-09-22T12:16:00Z" w16du:dateUtc="2026-09-22T16:16:00Z"/>
                <w:color w:val="000000"/>
              </w:rPr>
            </w:pPr>
            <w:del w:id="573" w:author="NAZ, Mamoona (OLDHAM MEDICAL SERVICES)" w:date="2026-09-22T12:16:00Z" w16du:dateUtc="2026-09-22T16:16:00Z">
              <w:r>
                <w:rPr>
                  <w:color w:val="000000"/>
                </w:rPr>
                <w:delText>Устный опрос.</w:delText>
              </w:r>
            </w:del>
          </w:p>
        </w:tc>
      </w:tr>
      <w:tr w:rsidR="00A16A04" w14:paraId="56E0BB4F" w14:textId="77777777">
        <w:trPr>
          <w:del w:id="574" w:author="NAZ, Mamoona (OLDHAM MEDICAL SERVICES)" w:date="2026-09-22T12:16:00Z" w16du:dateUtc="2026-09-22T16:16:00Z"/>
        </w:trPr>
        <w:tc>
          <w:tcPr>
            <w:tcW w:w="675" w:type="dxa"/>
            <w:tcBorders>
              <w:bottom w:val="single" w:sz="12" w:space="0" w:color="000000"/>
            </w:tcBorders>
          </w:tcPr>
          <w:p w14:paraId="7E50C8EC" w14:textId="77777777" w:rsidR="00A16A04" w:rsidRDefault="00DF50C7">
            <w:pPr>
              <w:pBdr>
                <w:top w:val="nil"/>
                <w:left w:val="nil"/>
                <w:bottom w:val="nil"/>
                <w:right w:val="nil"/>
                <w:between w:val="nil"/>
              </w:pBdr>
              <w:rPr>
                <w:del w:id="575" w:author="NAZ, Mamoona (OLDHAM MEDICAL SERVICES)" w:date="2026-09-22T12:16:00Z" w16du:dateUtc="2026-09-22T16:16:00Z"/>
                <w:color w:val="000000"/>
              </w:rPr>
            </w:pPr>
            <w:del w:id="576" w:author="NAZ, Mamoona (OLDHAM MEDICAL SERVICES)" w:date="2026-09-22T12:16:00Z" w16du:dateUtc="2026-09-22T16:16:00Z">
              <w:r>
                <w:rPr>
                  <w:color w:val="000000"/>
                </w:rPr>
                <w:delText>8</w:delText>
              </w:r>
            </w:del>
          </w:p>
        </w:tc>
        <w:tc>
          <w:tcPr>
            <w:tcW w:w="5264" w:type="dxa"/>
            <w:tcBorders>
              <w:left w:val="single" w:sz="8" w:space="0" w:color="000000"/>
              <w:bottom w:val="single" w:sz="12" w:space="0" w:color="000000"/>
            </w:tcBorders>
          </w:tcPr>
          <w:p w14:paraId="7C390C27" w14:textId="77777777" w:rsidR="00A16A04" w:rsidRDefault="00DF50C7">
            <w:pPr>
              <w:pBdr>
                <w:top w:val="nil"/>
                <w:left w:val="nil"/>
                <w:bottom w:val="nil"/>
                <w:right w:val="nil"/>
                <w:between w:val="nil"/>
              </w:pBdr>
              <w:jc w:val="center"/>
              <w:rPr>
                <w:del w:id="577" w:author="NAZ, Mamoona (OLDHAM MEDICAL SERVICES)" w:date="2026-09-22T12:16:00Z" w16du:dateUtc="2026-09-22T16:16:00Z"/>
                <w:color w:val="000000"/>
              </w:rPr>
            </w:pPr>
            <w:del w:id="578" w:author="NAZ, Mamoona (OLDHAM MEDICAL SERVICES)" w:date="2026-09-22T12:16:00Z" w16du:dateUtc="2026-09-22T16:16:00Z">
              <w:r>
                <w:rPr>
                  <w:color w:val="000000"/>
                </w:rPr>
                <w:delText>Тема 8. Правила оформления результатов исследования.</w:delText>
              </w:r>
            </w:del>
          </w:p>
        </w:tc>
        <w:tc>
          <w:tcPr>
            <w:tcW w:w="3827" w:type="dxa"/>
            <w:tcBorders>
              <w:bottom w:val="single" w:sz="12" w:space="0" w:color="000000"/>
            </w:tcBorders>
          </w:tcPr>
          <w:p w14:paraId="33942F20" w14:textId="77777777" w:rsidR="00A16A04" w:rsidRDefault="00DF50C7">
            <w:pPr>
              <w:pBdr>
                <w:top w:val="nil"/>
                <w:left w:val="nil"/>
                <w:bottom w:val="nil"/>
                <w:right w:val="nil"/>
                <w:between w:val="nil"/>
              </w:pBdr>
              <w:jc w:val="center"/>
              <w:rPr>
                <w:del w:id="579" w:author="NAZ, Mamoona (OLDHAM MEDICAL SERVICES)" w:date="2026-09-22T12:16:00Z" w16du:dateUtc="2026-09-22T16:16:00Z"/>
                <w:color w:val="000000"/>
              </w:rPr>
            </w:pPr>
            <w:del w:id="580" w:author="NAZ, Mamoona (OLDHAM MEDICAL SERVICES)" w:date="2026-09-22T12:16:00Z" w16du:dateUtc="2026-09-22T16:16:00Z">
              <w:r>
                <w:rPr>
                  <w:color w:val="000000"/>
                </w:rPr>
                <w:delText>Устный опрос. Тестовое задание.</w:delText>
              </w:r>
            </w:del>
          </w:p>
        </w:tc>
      </w:tr>
    </w:tbl>
    <w:p w14:paraId="067EB9FE" w14:textId="77777777" w:rsidR="00A16A04" w:rsidRDefault="00A16A04">
      <w:pPr>
        <w:rPr>
          <w:del w:id="581" w:author="NAZ, Mamoona (OLDHAM MEDICAL SERVICES)" w:date="2026-09-22T12:16:00Z" w16du:dateUtc="2026-09-22T16:16:00Z"/>
          <w:b/>
        </w:rPr>
      </w:pPr>
    </w:p>
    <w:p w14:paraId="46B1F527" w14:textId="77777777" w:rsidR="00A16A04" w:rsidRDefault="00A16A04">
      <w:pPr>
        <w:rPr>
          <w:del w:id="582" w:author="NAZ, Mamoona (OLDHAM MEDICAL SERVICES)" w:date="2026-09-22T12:16:00Z" w16du:dateUtc="2026-09-22T16:16:00Z"/>
          <w:b/>
        </w:rPr>
      </w:pPr>
    </w:p>
    <w:p w14:paraId="3416B5A1" w14:textId="77777777" w:rsidR="00A16A04" w:rsidRDefault="00DF50C7">
      <w:pPr>
        <w:spacing w:line="360" w:lineRule="auto"/>
        <w:jc w:val="both"/>
        <w:rPr>
          <w:del w:id="583" w:author="NAZ, Mamoona (OLDHAM MEDICAL SERVICES)" w:date="2026-09-22T12:16:00Z" w16du:dateUtc="2026-09-22T16:16:00Z"/>
          <w:b/>
        </w:rPr>
      </w:pPr>
      <w:del w:id="584" w:author="NAZ, Mamoona (OLDHAM MEDICAL SERVICES)" w:date="2026-09-22T12:16:00Z" w16du:dateUtc="2026-09-22T16:16:00Z">
        <w:r>
          <w:rPr>
            <w:b/>
          </w:rPr>
          <w:delText>6.2. Примеры оценочных средств для текущего контроля по дисциплине</w:delText>
        </w:r>
      </w:del>
    </w:p>
    <w:p w14:paraId="6642C0DF" w14:textId="77777777" w:rsidR="00A16A04" w:rsidRDefault="00DF50C7">
      <w:pPr>
        <w:spacing w:line="360" w:lineRule="auto"/>
        <w:jc w:val="both"/>
        <w:rPr>
          <w:del w:id="585" w:author="NAZ, Mamoona (OLDHAM MEDICAL SERVICES)" w:date="2026-09-22T12:16:00Z" w16du:dateUtc="2026-09-22T16:16:00Z"/>
          <w:b/>
          <w:i/>
        </w:rPr>
      </w:pPr>
      <w:del w:id="586" w:author="NAZ, Mamoona (OLDHAM MEDICAL SERVICES)" w:date="2026-09-22T12:16:00Z" w16du:dateUtc="2026-09-22T16:16:00Z">
        <w:r>
          <w:rPr>
            <w:b/>
            <w:i/>
          </w:rPr>
          <w:delText xml:space="preserve">Вопросы для устного опроса  </w:delText>
        </w:r>
      </w:del>
    </w:p>
    <w:p w14:paraId="29EE0D9E" w14:textId="77777777" w:rsidR="00A16A04" w:rsidRDefault="00DF50C7">
      <w:pPr>
        <w:spacing w:line="360" w:lineRule="auto"/>
        <w:jc w:val="both"/>
        <w:rPr>
          <w:del w:id="587" w:author="NAZ, Mamoona (OLDHAM MEDICAL SERVICES)" w:date="2026-09-22T12:16:00Z" w16du:dateUtc="2026-09-22T16:16:00Z"/>
        </w:rPr>
      </w:pPr>
      <w:del w:id="588" w:author="NAZ, Mamoona (OLDHAM MEDICAL SERVICES)" w:date="2026-09-22T12:16:00Z" w16du:dateUtc="2026-09-22T16:16:00Z">
        <w:r>
          <w:delText>Представлены в п. 5.2</w:delText>
        </w:r>
      </w:del>
    </w:p>
    <w:p w14:paraId="2C8D41BD" w14:textId="77777777" w:rsidR="00A16A04" w:rsidRDefault="00A16A04">
      <w:pPr>
        <w:jc w:val="both"/>
        <w:rPr>
          <w:del w:id="589" w:author="NAZ, Mamoona (OLDHAM MEDICAL SERVICES)" w:date="2026-09-22T12:16:00Z" w16du:dateUtc="2026-09-22T16:16:00Z"/>
        </w:rPr>
      </w:pPr>
    </w:p>
    <w:p w14:paraId="421FB33F" w14:textId="77777777" w:rsidR="00A16A04" w:rsidRDefault="00DF50C7">
      <w:pPr>
        <w:jc w:val="both"/>
        <w:rPr>
          <w:del w:id="590" w:author="NAZ, Mamoona (OLDHAM MEDICAL SERVICES)" w:date="2026-09-22T12:16:00Z" w16du:dateUtc="2026-09-22T16:16:00Z"/>
          <w:b/>
          <w:i/>
        </w:rPr>
      </w:pPr>
      <w:del w:id="591" w:author="NAZ, Mamoona (OLDHAM MEDICAL SERVICES)" w:date="2026-09-22T12:16:00Z" w16du:dateUtc="2026-09-22T16:16:00Z">
        <w:r>
          <w:rPr>
            <w:b/>
            <w:i/>
          </w:rPr>
          <w:delText>Примеры тестовых заданий.</w:delText>
        </w:r>
      </w:del>
    </w:p>
    <w:p w14:paraId="552C4B95" w14:textId="77777777" w:rsidR="00A16A04" w:rsidRDefault="00A16A04">
      <w:pPr>
        <w:jc w:val="both"/>
        <w:rPr>
          <w:del w:id="592" w:author="NAZ, Mamoona (OLDHAM MEDICAL SERVICES)" w:date="2026-09-22T12:16:00Z" w16du:dateUtc="2026-09-22T16:16:00Z"/>
          <w:b/>
          <w:i/>
        </w:rPr>
      </w:pPr>
    </w:p>
    <w:p w14:paraId="1F5C68D9" w14:textId="77777777" w:rsidR="00A16A04" w:rsidRDefault="00DF50C7">
      <w:pPr>
        <w:jc w:val="both"/>
        <w:rPr>
          <w:del w:id="593" w:author="NAZ, Mamoona (OLDHAM MEDICAL SERVICES)" w:date="2026-09-22T12:16:00Z" w16du:dateUtc="2026-09-22T16:16:00Z"/>
          <w:b/>
          <w:i/>
        </w:rPr>
      </w:pPr>
      <w:del w:id="594" w:author="NAZ, Mamoona (OLDHAM MEDICAL SERVICES)" w:date="2026-09-22T12:16:00Z" w16du:dateUtc="2026-09-22T16:16:00Z">
        <w:r>
          <w:rPr>
            <w:b/>
            <w:i/>
          </w:rPr>
          <w:delText>Вариант 1</w:delText>
        </w:r>
      </w:del>
    </w:p>
    <w:p w14:paraId="372F1EE1" w14:textId="77777777" w:rsidR="00A16A04" w:rsidRDefault="00DF50C7">
      <w:pPr>
        <w:numPr>
          <w:ilvl w:val="0"/>
          <w:numId w:val="17"/>
        </w:numPr>
        <w:pBdr>
          <w:top w:val="nil"/>
          <w:left w:val="nil"/>
          <w:bottom w:val="nil"/>
          <w:right w:val="nil"/>
          <w:between w:val="nil"/>
        </w:pBdr>
        <w:shd w:val="clear" w:color="auto" w:fill="FFFFFF"/>
        <w:rPr>
          <w:del w:id="595" w:author="NAZ, Mamoona (OLDHAM MEDICAL SERVICES)" w:date="2026-09-22T12:16:00Z" w16du:dateUtc="2026-09-22T16:16:00Z"/>
          <w:b/>
          <w:color w:val="000000"/>
        </w:rPr>
      </w:pPr>
      <w:del w:id="596" w:author="NAZ, Mamoona (OLDHAM MEDICAL SERVICES)" w:date="2026-09-22T12:16:00Z" w16du:dateUtc="2026-09-22T16:16:00Z">
        <w:r>
          <w:rPr>
            <w:b/>
            <w:color w:val="000000"/>
          </w:rPr>
          <w:delText>Выберите правильный вариант ответа.</w:delText>
        </w:r>
      </w:del>
    </w:p>
    <w:p w14:paraId="25C0739C" w14:textId="77777777" w:rsidR="00A16A04" w:rsidRDefault="00DF50C7">
      <w:pPr>
        <w:shd w:val="clear" w:color="auto" w:fill="FFFFFF"/>
        <w:rPr>
          <w:del w:id="597" w:author="NAZ, Mamoona (OLDHAM MEDICAL SERVICES)" w:date="2026-09-22T12:16:00Z" w16du:dateUtc="2026-09-22T16:16:00Z"/>
          <w:color w:val="000000"/>
        </w:rPr>
      </w:pPr>
      <w:del w:id="598" w:author="NAZ, Mamoona (OLDHAM MEDICAL SERVICES)" w:date="2026-09-22T12:16:00Z" w16du:dateUtc="2026-09-22T16:16:00Z">
        <w:r>
          <w:rPr>
            <w:color w:val="000000"/>
          </w:rPr>
          <w:delText xml:space="preserve"> Понятие «наука» ассоциируется с понятием «знание», т.к. одна из главных задач науки — получение и систематизация знаний. Знания бывают:</w:delText>
        </w:r>
      </w:del>
    </w:p>
    <w:p w14:paraId="631FE14A" w14:textId="77777777" w:rsidR="00A16A04" w:rsidRDefault="00DF50C7">
      <w:pPr>
        <w:numPr>
          <w:ilvl w:val="0"/>
          <w:numId w:val="22"/>
        </w:numPr>
        <w:shd w:val="clear" w:color="auto" w:fill="FFFFFF"/>
        <w:ind w:left="0"/>
        <w:rPr>
          <w:del w:id="599" w:author="NAZ, Mamoona (OLDHAM MEDICAL SERVICES)" w:date="2026-09-22T12:16:00Z" w16du:dateUtc="2026-09-22T16:16:00Z"/>
          <w:color w:val="000000"/>
        </w:rPr>
      </w:pPr>
      <w:del w:id="600" w:author="NAZ, Mamoona (OLDHAM MEDICAL SERVICES)" w:date="2026-09-22T12:16:00Z" w16du:dateUtc="2026-09-22T16:16:00Z">
        <w:r>
          <w:rPr>
            <w:color w:val="000000"/>
          </w:rPr>
          <w:delText xml:space="preserve">обыденные; </w:delText>
        </w:r>
      </w:del>
    </w:p>
    <w:p w14:paraId="5912C7DF" w14:textId="77777777" w:rsidR="00A16A04" w:rsidRDefault="00DF50C7">
      <w:pPr>
        <w:numPr>
          <w:ilvl w:val="0"/>
          <w:numId w:val="22"/>
        </w:numPr>
        <w:shd w:val="clear" w:color="auto" w:fill="FFFFFF"/>
        <w:ind w:left="0"/>
        <w:rPr>
          <w:del w:id="601" w:author="NAZ, Mamoona (OLDHAM MEDICAL SERVICES)" w:date="2026-09-22T12:16:00Z" w16du:dateUtc="2026-09-22T16:16:00Z"/>
          <w:color w:val="000000"/>
        </w:rPr>
      </w:pPr>
      <w:del w:id="602" w:author="NAZ, Mamoona (OLDHAM MEDICAL SERVICES)" w:date="2026-09-22T12:16:00Z" w16du:dateUtc="2026-09-22T16:16:00Z">
        <w:r>
          <w:rPr>
            <w:color w:val="000000"/>
          </w:rPr>
          <w:delText xml:space="preserve">характеристические; </w:delText>
        </w:r>
      </w:del>
    </w:p>
    <w:p w14:paraId="408A96BF" w14:textId="77777777" w:rsidR="00A16A04" w:rsidRDefault="00DF50C7">
      <w:pPr>
        <w:numPr>
          <w:ilvl w:val="0"/>
          <w:numId w:val="22"/>
        </w:numPr>
        <w:shd w:val="clear" w:color="auto" w:fill="FFFFFF"/>
        <w:ind w:left="0"/>
        <w:rPr>
          <w:del w:id="603" w:author="NAZ, Mamoona (OLDHAM MEDICAL SERVICES)" w:date="2026-09-22T12:16:00Z" w16du:dateUtc="2026-09-22T16:16:00Z"/>
          <w:color w:val="000000"/>
        </w:rPr>
      </w:pPr>
      <w:del w:id="604" w:author="NAZ, Mamoona (OLDHAM MEDICAL SERVICES)" w:date="2026-09-22T12:16:00Z" w16du:dateUtc="2026-09-22T16:16:00Z">
        <w:r>
          <w:rPr>
            <w:color w:val="000000"/>
          </w:rPr>
          <w:delText xml:space="preserve">научные; </w:delText>
        </w:r>
      </w:del>
    </w:p>
    <w:p w14:paraId="1FC5E3F9" w14:textId="77777777" w:rsidR="00A16A04" w:rsidRDefault="00DF50C7">
      <w:pPr>
        <w:numPr>
          <w:ilvl w:val="0"/>
          <w:numId w:val="22"/>
        </w:numPr>
        <w:shd w:val="clear" w:color="auto" w:fill="FFFFFF"/>
        <w:ind w:left="0"/>
        <w:rPr>
          <w:del w:id="605" w:author="NAZ, Mamoona (OLDHAM MEDICAL SERVICES)" w:date="2026-09-22T12:16:00Z" w16du:dateUtc="2026-09-22T16:16:00Z"/>
          <w:color w:val="000000"/>
        </w:rPr>
      </w:pPr>
      <w:del w:id="606" w:author="NAZ, Mamoona (OLDHAM MEDICAL SERVICES)" w:date="2026-09-22T12:16:00Z" w16du:dateUtc="2026-09-22T16:16:00Z">
        <w:r>
          <w:rPr>
            <w:color w:val="000000"/>
          </w:rPr>
          <w:delText xml:space="preserve">гипотетические; </w:delText>
        </w:r>
      </w:del>
    </w:p>
    <w:p w14:paraId="05C77EFC" w14:textId="77777777" w:rsidR="00A16A04" w:rsidRDefault="00DF50C7">
      <w:pPr>
        <w:numPr>
          <w:ilvl w:val="0"/>
          <w:numId w:val="22"/>
        </w:numPr>
        <w:shd w:val="clear" w:color="auto" w:fill="FFFFFF"/>
        <w:ind w:left="0"/>
        <w:rPr>
          <w:del w:id="607" w:author="NAZ, Mamoona (OLDHAM MEDICAL SERVICES)" w:date="2026-09-22T12:16:00Z" w16du:dateUtc="2026-09-22T16:16:00Z"/>
          <w:color w:val="000000"/>
        </w:rPr>
      </w:pPr>
      <w:del w:id="608" w:author="NAZ, Mamoona (OLDHAM MEDICAL SERVICES)" w:date="2026-09-22T12:16:00Z" w16du:dateUtc="2026-09-22T16:16:00Z">
        <w:r>
          <w:rPr>
            <w:color w:val="000000"/>
          </w:rPr>
          <w:delText>прозаические;</w:delText>
        </w:r>
      </w:del>
    </w:p>
    <w:p w14:paraId="515F2D83" w14:textId="77777777" w:rsidR="00A16A04" w:rsidRDefault="00DF50C7">
      <w:pPr>
        <w:numPr>
          <w:ilvl w:val="0"/>
          <w:numId w:val="22"/>
        </w:numPr>
        <w:shd w:val="clear" w:color="auto" w:fill="FFFFFF"/>
        <w:ind w:left="0"/>
        <w:rPr>
          <w:del w:id="609" w:author="NAZ, Mamoona (OLDHAM MEDICAL SERVICES)" w:date="2026-09-22T12:16:00Z" w16du:dateUtc="2026-09-22T16:16:00Z"/>
          <w:color w:val="000000"/>
        </w:rPr>
      </w:pPr>
      <w:del w:id="610" w:author="NAZ, Mamoona (OLDHAM MEDICAL SERVICES)" w:date="2026-09-22T12:16:00Z" w16du:dateUtc="2026-09-22T16:16:00Z">
        <w:r>
          <w:rPr>
            <w:color w:val="000000"/>
          </w:rPr>
          <w:delText xml:space="preserve"> проблематические.</w:delText>
        </w:r>
      </w:del>
    </w:p>
    <w:p w14:paraId="4B61DB9F" w14:textId="77777777" w:rsidR="00A16A04" w:rsidRDefault="00A16A04">
      <w:pPr>
        <w:shd w:val="clear" w:color="auto" w:fill="FFFFFF"/>
        <w:rPr>
          <w:del w:id="611" w:author="NAZ, Mamoona (OLDHAM MEDICAL SERVICES)" w:date="2026-09-22T12:16:00Z" w16du:dateUtc="2026-09-22T16:16:00Z"/>
          <w:color w:val="000000"/>
        </w:rPr>
      </w:pPr>
    </w:p>
    <w:p w14:paraId="04334539" w14:textId="77777777" w:rsidR="00A16A04" w:rsidRDefault="00DF50C7">
      <w:pPr>
        <w:shd w:val="clear" w:color="auto" w:fill="FFFFFF"/>
        <w:rPr>
          <w:del w:id="612" w:author="NAZ, Mamoona (OLDHAM MEDICAL SERVICES)" w:date="2026-09-22T12:16:00Z" w16du:dateUtc="2026-09-22T16:16:00Z"/>
          <w:b/>
          <w:color w:val="000000"/>
        </w:rPr>
      </w:pPr>
      <w:del w:id="613" w:author="NAZ, Mamoona (OLDHAM MEDICAL SERVICES)" w:date="2026-09-22T12:16:00Z" w16du:dateUtc="2026-09-22T16:16:00Z">
        <w:r>
          <w:rPr>
            <w:color w:val="000000"/>
          </w:rPr>
          <w:delText xml:space="preserve">2. </w:delText>
        </w:r>
        <w:r>
          <w:rPr>
            <w:b/>
            <w:color w:val="000000"/>
          </w:rPr>
          <w:delText>Выберите правильный вариант ответа.</w:delText>
        </w:r>
      </w:del>
    </w:p>
    <w:p w14:paraId="3DF342BF" w14:textId="77777777" w:rsidR="00A16A04" w:rsidRDefault="00DF50C7">
      <w:pPr>
        <w:shd w:val="clear" w:color="auto" w:fill="FFFFFF"/>
        <w:rPr>
          <w:del w:id="614" w:author="NAZ, Mamoona (OLDHAM MEDICAL SERVICES)" w:date="2026-09-22T12:16:00Z" w16du:dateUtc="2026-09-22T16:16:00Z"/>
          <w:color w:val="000000"/>
        </w:rPr>
      </w:pPr>
      <w:del w:id="615" w:author="NAZ, Mamoona (OLDHAM MEDICAL SERVICES)" w:date="2026-09-22T12:16:00Z" w16du:dateUtc="2026-09-22T16:16:00Z">
        <w:r>
          <w:rPr>
            <w:color w:val="000000"/>
          </w:rPr>
          <w:delText xml:space="preserve"> «Наука - это система, т.е. приведенная в порядок на основании</w:delText>
        </w:r>
        <w:r>
          <w:rPr>
            <w:color w:val="000000"/>
          </w:rPr>
          <w:br/>
          <w:delText>известных принципов совокупность знаний», - сказал философ XVIII в.:</w:delText>
        </w:r>
      </w:del>
    </w:p>
    <w:p w14:paraId="38546537" w14:textId="77777777" w:rsidR="00A16A04" w:rsidRDefault="00DF50C7">
      <w:pPr>
        <w:numPr>
          <w:ilvl w:val="0"/>
          <w:numId w:val="24"/>
        </w:numPr>
        <w:shd w:val="clear" w:color="auto" w:fill="FFFFFF"/>
        <w:ind w:left="0"/>
        <w:rPr>
          <w:del w:id="616" w:author="NAZ, Mamoona (OLDHAM MEDICAL SERVICES)" w:date="2026-09-22T12:16:00Z" w16du:dateUtc="2026-09-22T16:16:00Z"/>
          <w:color w:val="000000"/>
        </w:rPr>
      </w:pPr>
      <w:del w:id="617" w:author="NAZ, Mamoona (OLDHAM MEDICAL SERVICES)" w:date="2026-09-22T12:16:00Z" w16du:dateUtc="2026-09-22T16:16:00Z">
        <w:r>
          <w:rPr>
            <w:color w:val="000000"/>
          </w:rPr>
          <w:delText xml:space="preserve">Сократ; </w:delText>
        </w:r>
      </w:del>
    </w:p>
    <w:p w14:paraId="18BBC1EE" w14:textId="77777777" w:rsidR="00A16A04" w:rsidRDefault="00DF50C7">
      <w:pPr>
        <w:numPr>
          <w:ilvl w:val="0"/>
          <w:numId w:val="24"/>
        </w:numPr>
        <w:shd w:val="clear" w:color="auto" w:fill="FFFFFF"/>
        <w:ind w:left="0"/>
        <w:rPr>
          <w:del w:id="618" w:author="NAZ, Mamoona (OLDHAM MEDICAL SERVICES)" w:date="2026-09-22T12:16:00Z" w16du:dateUtc="2026-09-22T16:16:00Z"/>
          <w:color w:val="000000"/>
        </w:rPr>
      </w:pPr>
      <w:del w:id="619" w:author="NAZ, Mamoona (OLDHAM MEDICAL SERVICES)" w:date="2026-09-22T12:16:00Z" w16du:dateUtc="2026-09-22T16:16:00Z">
        <w:r>
          <w:rPr>
            <w:color w:val="000000"/>
          </w:rPr>
          <w:delText>И.Кант;</w:delText>
        </w:r>
      </w:del>
    </w:p>
    <w:p w14:paraId="760B7DDB" w14:textId="77777777" w:rsidR="00A16A04" w:rsidRDefault="00DF50C7">
      <w:pPr>
        <w:numPr>
          <w:ilvl w:val="0"/>
          <w:numId w:val="24"/>
        </w:numPr>
        <w:shd w:val="clear" w:color="auto" w:fill="FFFFFF"/>
        <w:ind w:left="0"/>
        <w:rPr>
          <w:del w:id="620" w:author="NAZ, Mamoona (OLDHAM MEDICAL SERVICES)" w:date="2026-09-22T12:16:00Z" w16du:dateUtc="2026-09-22T16:16:00Z"/>
          <w:color w:val="000000"/>
        </w:rPr>
      </w:pPr>
      <w:del w:id="621" w:author="NAZ, Mamoona (OLDHAM MEDICAL SERVICES)" w:date="2026-09-22T12:16:00Z" w16du:dateUtc="2026-09-22T16:16:00Z">
        <w:r>
          <w:rPr>
            <w:color w:val="000000"/>
          </w:rPr>
          <w:delText xml:space="preserve">О.Конт; </w:delText>
        </w:r>
      </w:del>
    </w:p>
    <w:p w14:paraId="31E835D1" w14:textId="77777777" w:rsidR="00A16A04" w:rsidRDefault="00DF50C7">
      <w:pPr>
        <w:numPr>
          <w:ilvl w:val="0"/>
          <w:numId w:val="24"/>
        </w:numPr>
        <w:shd w:val="clear" w:color="auto" w:fill="FFFFFF"/>
        <w:ind w:left="0"/>
        <w:rPr>
          <w:del w:id="622" w:author="NAZ, Mamoona (OLDHAM MEDICAL SERVICES)" w:date="2026-09-22T12:16:00Z" w16du:dateUtc="2026-09-22T16:16:00Z"/>
          <w:color w:val="000000"/>
        </w:rPr>
      </w:pPr>
      <w:del w:id="623" w:author="NAZ, Mamoona (OLDHAM MEDICAL SERVICES)" w:date="2026-09-22T12:16:00Z" w16du:dateUtc="2026-09-22T16:16:00Z">
        <w:r>
          <w:rPr>
            <w:color w:val="000000"/>
          </w:rPr>
          <w:delText xml:space="preserve">Б.Спиноза; </w:delText>
        </w:r>
      </w:del>
    </w:p>
    <w:p w14:paraId="34656520" w14:textId="77777777" w:rsidR="00A16A04" w:rsidRDefault="00DF50C7">
      <w:pPr>
        <w:numPr>
          <w:ilvl w:val="0"/>
          <w:numId w:val="24"/>
        </w:numPr>
        <w:shd w:val="clear" w:color="auto" w:fill="FFFFFF"/>
        <w:ind w:left="0"/>
        <w:rPr>
          <w:del w:id="624" w:author="NAZ, Mamoona (OLDHAM MEDICAL SERVICES)" w:date="2026-09-22T12:16:00Z" w16du:dateUtc="2026-09-22T16:16:00Z"/>
          <w:color w:val="000000"/>
        </w:rPr>
      </w:pPr>
      <w:del w:id="625" w:author="NAZ, Mamoona (OLDHAM MEDICAL SERVICES)" w:date="2026-09-22T12:16:00Z" w16du:dateUtc="2026-09-22T16:16:00Z">
        <w:r>
          <w:rPr>
            <w:color w:val="000000"/>
          </w:rPr>
          <w:delText xml:space="preserve"> М.Ломоносов;</w:delText>
        </w:r>
      </w:del>
    </w:p>
    <w:p w14:paraId="30E53A11" w14:textId="77777777" w:rsidR="00A16A04" w:rsidRDefault="00DF50C7">
      <w:pPr>
        <w:numPr>
          <w:ilvl w:val="0"/>
          <w:numId w:val="24"/>
        </w:numPr>
        <w:shd w:val="clear" w:color="auto" w:fill="FFFFFF"/>
        <w:ind w:left="0"/>
        <w:rPr>
          <w:del w:id="626" w:author="NAZ, Mamoona (OLDHAM MEDICAL SERVICES)" w:date="2026-09-22T12:16:00Z" w16du:dateUtc="2026-09-22T16:16:00Z"/>
          <w:color w:val="000000"/>
        </w:rPr>
      </w:pPr>
      <w:del w:id="627" w:author="NAZ, Mamoona (OLDHAM MEDICAL SERVICES)" w:date="2026-09-22T12:16:00Z" w16du:dateUtc="2026-09-22T16:16:00Z">
        <w:r>
          <w:rPr>
            <w:color w:val="000000"/>
          </w:rPr>
          <w:delText>Ф.Ницше.</w:delText>
        </w:r>
      </w:del>
    </w:p>
    <w:p w14:paraId="64F175EA" w14:textId="77777777" w:rsidR="00A16A04" w:rsidRDefault="00A16A04">
      <w:pPr>
        <w:rPr>
          <w:del w:id="628" w:author="NAZ, Mamoona (OLDHAM MEDICAL SERVICES)" w:date="2026-09-22T12:16:00Z" w16du:dateUtc="2026-09-22T16:16:00Z"/>
        </w:rPr>
      </w:pPr>
    </w:p>
    <w:p w14:paraId="1E4586C0" w14:textId="77777777" w:rsidR="00A16A04" w:rsidRDefault="00DF50C7">
      <w:pPr>
        <w:pBdr>
          <w:top w:val="nil"/>
          <w:left w:val="nil"/>
          <w:bottom w:val="nil"/>
          <w:right w:val="nil"/>
          <w:between w:val="nil"/>
        </w:pBdr>
        <w:shd w:val="clear" w:color="auto" w:fill="FFFFFF"/>
        <w:ind w:left="720"/>
        <w:rPr>
          <w:del w:id="629" w:author="NAZ, Mamoona (OLDHAM MEDICAL SERVICES)" w:date="2026-09-22T12:16:00Z" w16du:dateUtc="2026-09-22T16:16:00Z"/>
          <w:b/>
          <w:color w:val="000000"/>
        </w:rPr>
      </w:pPr>
      <w:del w:id="630" w:author="NAZ, Mamoona (OLDHAM MEDICAL SERVICES)" w:date="2026-09-22T12:16:00Z" w16du:dateUtc="2026-09-22T16:16:00Z">
        <w:r>
          <w:rPr>
            <w:b/>
            <w:color w:val="000000"/>
          </w:rPr>
          <w:delText>3.Выберите правильный вариант ответа.</w:delText>
        </w:r>
      </w:del>
    </w:p>
    <w:p w14:paraId="6C4F2713" w14:textId="77777777" w:rsidR="00A16A04" w:rsidRDefault="00DF50C7">
      <w:pPr>
        <w:shd w:val="clear" w:color="auto" w:fill="FFFFFF"/>
        <w:rPr>
          <w:del w:id="631" w:author="NAZ, Mamoona (OLDHAM MEDICAL SERVICES)" w:date="2026-09-22T12:16:00Z" w16du:dateUtc="2026-09-22T16:16:00Z"/>
          <w:color w:val="000000"/>
        </w:rPr>
      </w:pPr>
      <w:del w:id="632" w:author="NAZ, Mamoona (OLDHAM MEDICAL SERVICES)" w:date="2026-09-22T12:16:00Z" w16du:dateUtc="2026-09-22T16:16:00Z">
        <w:r>
          <w:rPr>
            <w:color w:val="000000"/>
          </w:rPr>
          <w:delText>Наука о туризме - комплекс фундаментальных наук, в который входят:</w:delText>
        </w:r>
      </w:del>
    </w:p>
    <w:p w14:paraId="339AEE00" w14:textId="77777777" w:rsidR="00A16A04" w:rsidRDefault="00DF50C7">
      <w:pPr>
        <w:numPr>
          <w:ilvl w:val="0"/>
          <w:numId w:val="25"/>
        </w:numPr>
        <w:shd w:val="clear" w:color="auto" w:fill="FFFFFF"/>
        <w:ind w:left="0"/>
        <w:rPr>
          <w:del w:id="633" w:author="NAZ, Mamoona (OLDHAM MEDICAL SERVICES)" w:date="2026-09-22T12:16:00Z" w16du:dateUtc="2026-09-22T16:16:00Z"/>
          <w:color w:val="000000"/>
        </w:rPr>
      </w:pPr>
      <w:del w:id="634" w:author="NAZ, Mamoona (OLDHAM MEDICAL SERVICES)" w:date="2026-09-22T12:16:00Z" w16du:dateUtc="2026-09-22T16:16:00Z">
        <w:r>
          <w:rPr>
            <w:color w:val="000000"/>
          </w:rPr>
          <w:delText xml:space="preserve">география; </w:delText>
        </w:r>
      </w:del>
    </w:p>
    <w:p w14:paraId="59A957A1" w14:textId="77777777" w:rsidR="00A16A04" w:rsidRDefault="00DF50C7">
      <w:pPr>
        <w:numPr>
          <w:ilvl w:val="0"/>
          <w:numId w:val="25"/>
        </w:numPr>
        <w:shd w:val="clear" w:color="auto" w:fill="FFFFFF"/>
        <w:ind w:left="0"/>
        <w:rPr>
          <w:del w:id="635" w:author="NAZ, Mamoona (OLDHAM MEDICAL SERVICES)" w:date="2026-09-22T12:16:00Z" w16du:dateUtc="2026-09-22T16:16:00Z"/>
          <w:color w:val="000000"/>
        </w:rPr>
      </w:pPr>
      <w:del w:id="636" w:author="NAZ, Mamoona (OLDHAM MEDICAL SERVICES)" w:date="2026-09-22T12:16:00Z" w16du:dateUtc="2026-09-22T16:16:00Z">
        <w:r>
          <w:rPr>
            <w:color w:val="000000"/>
          </w:rPr>
          <w:delText xml:space="preserve">история; </w:delText>
        </w:r>
      </w:del>
    </w:p>
    <w:p w14:paraId="5093AF54" w14:textId="77777777" w:rsidR="00A16A04" w:rsidRDefault="00DF50C7">
      <w:pPr>
        <w:numPr>
          <w:ilvl w:val="0"/>
          <w:numId w:val="25"/>
        </w:numPr>
        <w:shd w:val="clear" w:color="auto" w:fill="FFFFFF"/>
        <w:ind w:left="0"/>
        <w:rPr>
          <w:del w:id="637" w:author="NAZ, Mamoona (OLDHAM MEDICAL SERVICES)" w:date="2026-09-22T12:16:00Z" w16du:dateUtc="2026-09-22T16:16:00Z"/>
          <w:color w:val="000000"/>
        </w:rPr>
      </w:pPr>
      <w:del w:id="638" w:author="NAZ, Mamoona (OLDHAM MEDICAL SERVICES)" w:date="2026-09-22T12:16:00Z" w16du:dateUtc="2026-09-22T16:16:00Z">
        <w:r>
          <w:rPr>
            <w:color w:val="000000"/>
          </w:rPr>
          <w:delText xml:space="preserve">экономика; </w:delText>
        </w:r>
      </w:del>
    </w:p>
    <w:p w14:paraId="4CB9FC50" w14:textId="77777777" w:rsidR="00A16A04" w:rsidRDefault="00DF50C7">
      <w:pPr>
        <w:numPr>
          <w:ilvl w:val="0"/>
          <w:numId w:val="25"/>
        </w:numPr>
        <w:shd w:val="clear" w:color="auto" w:fill="FFFFFF"/>
        <w:ind w:left="0"/>
        <w:rPr>
          <w:del w:id="639" w:author="NAZ, Mamoona (OLDHAM MEDICAL SERVICES)" w:date="2026-09-22T12:16:00Z" w16du:dateUtc="2026-09-22T16:16:00Z"/>
          <w:color w:val="000000"/>
        </w:rPr>
      </w:pPr>
      <w:del w:id="640" w:author="NAZ, Mamoona (OLDHAM MEDICAL SERVICES)" w:date="2026-09-22T12:16:00Z" w16du:dateUtc="2026-09-22T16:16:00Z">
        <w:r>
          <w:rPr>
            <w:color w:val="000000"/>
          </w:rPr>
          <w:delText>философия;</w:delText>
        </w:r>
      </w:del>
    </w:p>
    <w:p w14:paraId="161157E4" w14:textId="77777777" w:rsidR="00A16A04" w:rsidRDefault="00DF50C7">
      <w:pPr>
        <w:numPr>
          <w:ilvl w:val="0"/>
          <w:numId w:val="25"/>
        </w:numPr>
        <w:shd w:val="clear" w:color="auto" w:fill="FFFFFF"/>
        <w:ind w:left="0"/>
        <w:rPr>
          <w:del w:id="641" w:author="NAZ, Mamoona (OLDHAM MEDICAL SERVICES)" w:date="2026-09-22T12:16:00Z" w16du:dateUtc="2026-09-22T16:16:00Z"/>
          <w:color w:val="000000"/>
        </w:rPr>
      </w:pPr>
      <w:del w:id="642" w:author="NAZ, Mamoona (OLDHAM MEDICAL SERVICES)" w:date="2026-09-22T12:16:00Z" w16du:dateUtc="2026-09-22T16:16:00Z">
        <w:r>
          <w:rPr>
            <w:color w:val="000000"/>
          </w:rPr>
          <w:delText xml:space="preserve"> химия;</w:delText>
        </w:r>
      </w:del>
    </w:p>
    <w:p w14:paraId="32657C9A" w14:textId="77777777" w:rsidR="00A16A04" w:rsidRDefault="00DF50C7">
      <w:pPr>
        <w:numPr>
          <w:ilvl w:val="0"/>
          <w:numId w:val="25"/>
        </w:numPr>
        <w:shd w:val="clear" w:color="auto" w:fill="FFFFFF"/>
        <w:ind w:left="0"/>
        <w:rPr>
          <w:del w:id="643" w:author="NAZ, Mamoona (OLDHAM MEDICAL SERVICES)" w:date="2026-09-22T12:16:00Z" w16du:dateUtc="2026-09-22T16:16:00Z"/>
          <w:color w:val="000000"/>
        </w:rPr>
      </w:pPr>
      <w:del w:id="644" w:author="NAZ, Mamoona (OLDHAM MEDICAL SERVICES)" w:date="2026-09-22T12:16:00Z" w16du:dateUtc="2026-09-22T16:16:00Z">
        <w:r>
          <w:rPr>
            <w:color w:val="000000"/>
          </w:rPr>
          <w:delText>физика.</w:delText>
        </w:r>
      </w:del>
    </w:p>
    <w:p w14:paraId="7A69F150" w14:textId="77777777" w:rsidR="00A16A04" w:rsidRDefault="00A16A04">
      <w:pPr>
        <w:rPr>
          <w:del w:id="645" w:author="NAZ, Mamoona (OLDHAM MEDICAL SERVICES)" w:date="2026-09-22T12:16:00Z" w16du:dateUtc="2026-09-22T16:16:00Z"/>
        </w:rPr>
      </w:pPr>
    </w:p>
    <w:p w14:paraId="4D5B944E" w14:textId="77777777" w:rsidR="00A16A04" w:rsidRDefault="00DF50C7">
      <w:pPr>
        <w:shd w:val="clear" w:color="auto" w:fill="FFFFFF"/>
        <w:rPr>
          <w:del w:id="646" w:author="NAZ, Mamoona (OLDHAM MEDICAL SERVICES)" w:date="2026-09-22T12:16:00Z" w16du:dateUtc="2026-09-22T16:16:00Z"/>
          <w:b/>
          <w:color w:val="000000"/>
        </w:rPr>
      </w:pPr>
      <w:del w:id="647" w:author="NAZ, Mamoona (OLDHAM MEDICAL SERVICES)" w:date="2026-09-22T12:16:00Z" w16du:dateUtc="2026-09-22T16:16:00Z">
        <w:r>
          <w:rPr>
            <w:color w:val="000000"/>
          </w:rPr>
          <w:delText xml:space="preserve">.4. </w:delText>
        </w:r>
        <w:r>
          <w:rPr>
            <w:b/>
            <w:color w:val="000000"/>
          </w:rPr>
          <w:delText>Выберите правильный вариант ответа.</w:delText>
        </w:r>
      </w:del>
    </w:p>
    <w:p w14:paraId="4D55531F" w14:textId="77777777" w:rsidR="00A16A04" w:rsidRDefault="00DF50C7">
      <w:pPr>
        <w:shd w:val="clear" w:color="auto" w:fill="FFFFFF"/>
        <w:rPr>
          <w:del w:id="648" w:author="NAZ, Mamoona (OLDHAM MEDICAL SERVICES)" w:date="2026-09-22T12:16:00Z" w16du:dateUtc="2026-09-22T16:16:00Z"/>
          <w:color w:val="000000"/>
        </w:rPr>
      </w:pPr>
      <w:del w:id="649" w:author="NAZ, Mamoona (OLDHAM MEDICAL SERVICES)" w:date="2026-09-22T12:16:00Z" w16du:dateUtc="2026-09-22T16:16:00Z">
        <w:r>
          <w:rPr>
            <w:color w:val="000000"/>
          </w:rPr>
          <w:delText>Современная наука — это совокупность отдельных научных отраслей, которые классифицируются по разным основаниям. Науки бывают (подчеркните правильный ответ):</w:delText>
        </w:r>
      </w:del>
    </w:p>
    <w:p w14:paraId="5D629D7C" w14:textId="77777777" w:rsidR="00A16A04" w:rsidRDefault="00DF50C7">
      <w:pPr>
        <w:numPr>
          <w:ilvl w:val="0"/>
          <w:numId w:val="26"/>
        </w:numPr>
        <w:shd w:val="clear" w:color="auto" w:fill="FFFFFF"/>
        <w:ind w:left="0"/>
        <w:rPr>
          <w:del w:id="650" w:author="NAZ, Mamoona (OLDHAM MEDICAL SERVICES)" w:date="2026-09-22T12:16:00Z" w16du:dateUtc="2026-09-22T16:16:00Z"/>
          <w:color w:val="000000"/>
        </w:rPr>
      </w:pPr>
      <w:del w:id="651" w:author="NAZ, Mamoona (OLDHAM MEDICAL SERVICES)" w:date="2026-09-22T12:16:00Z" w16du:dateUtc="2026-09-22T16:16:00Z">
        <w:r>
          <w:rPr>
            <w:color w:val="000000"/>
          </w:rPr>
          <w:delText xml:space="preserve">фундаментальные; </w:delText>
        </w:r>
      </w:del>
    </w:p>
    <w:p w14:paraId="2B4073FE" w14:textId="77777777" w:rsidR="00A16A04" w:rsidRDefault="00DF50C7">
      <w:pPr>
        <w:numPr>
          <w:ilvl w:val="0"/>
          <w:numId w:val="26"/>
        </w:numPr>
        <w:shd w:val="clear" w:color="auto" w:fill="FFFFFF"/>
        <w:ind w:left="0"/>
        <w:rPr>
          <w:del w:id="652" w:author="NAZ, Mamoona (OLDHAM MEDICAL SERVICES)" w:date="2026-09-22T12:16:00Z" w16du:dateUtc="2026-09-22T16:16:00Z"/>
          <w:color w:val="000000"/>
        </w:rPr>
      </w:pPr>
      <w:del w:id="653" w:author="NAZ, Mamoona (OLDHAM MEDICAL SERVICES)" w:date="2026-09-22T12:16:00Z" w16du:dateUtc="2026-09-22T16:16:00Z">
        <w:r>
          <w:rPr>
            <w:color w:val="000000"/>
          </w:rPr>
          <w:delText xml:space="preserve">эмпирические; </w:delText>
        </w:r>
      </w:del>
    </w:p>
    <w:p w14:paraId="62AE97DC" w14:textId="77777777" w:rsidR="00A16A04" w:rsidRDefault="00DF50C7">
      <w:pPr>
        <w:numPr>
          <w:ilvl w:val="0"/>
          <w:numId w:val="26"/>
        </w:numPr>
        <w:shd w:val="clear" w:color="auto" w:fill="FFFFFF"/>
        <w:ind w:left="0"/>
        <w:rPr>
          <w:del w:id="654" w:author="NAZ, Mamoona (OLDHAM MEDICAL SERVICES)" w:date="2026-09-22T12:16:00Z" w16du:dateUtc="2026-09-22T16:16:00Z"/>
          <w:color w:val="000000"/>
        </w:rPr>
      </w:pPr>
      <w:del w:id="655" w:author="NAZ, Mamoona (OLDHAM MEDICAL SERVICES)" w:date="2026-09-22T12:16:00Z" w16du:dateUtc="2026-09-22T16:16:00Z">
        <w:r>
          <w:rPr>
            <w:color w:val="000000"/>
          </w:rPr>
          <w:delText>теоретические;</w:delText>
        </w:r>
      </w:del>
    </w:p>
    <w:p w14:paraId="5F04C2CA" w14:textId="77777777" w:rsidR="00A16A04" w:rsidRDefault="00DF50C7">
      <w:pPr>
        <w:numPr>
          <w:ilvl w:val="0"/>
          <w:numId w:val="26"/>
        </w:numPr>
        <w:shd w:val="clear" w:color="auto" w:fill="FFFFFF"/>
        <w:ind w:left="0"/>
        <w:rPr>
          <w:del w:id="656" w:author="NAZ, Mamoona (OLDHAM MEDICAL SERVICES)" w:date="2026-09-22T12:16:00Z" w16du:dateUtc="2026-09-22T16:16:00Z"/>
          <w:color w:val="000000"/>
        </w:rPr>
      </w:pPr>
      <w:del w:id="657" w:author="NAZ, Mamoona (OLDHAM MEDICAL SERVICES)" w:date="2026-09-22T12:16:00Z" w16du:dateUtc="2026-09-22T16:16:00Z">
        <w:r>
          <w:rPr>
            <w:color w:val="000000"/>
          </w:rPr>
          <w:delText xml:space="preserve"> специфические;</w:delText>
        </w:r>
      </w:del>
    </w:p>
    <w:p w14:paraId="54B1A07D" w14:textId="77777777" w:rsidR="00A16A04" w:rsidRDefault="00DF50C7">
      <w:pPr>
        <w:numPr>
          <w:ilvl w:val="0"/>
          <w:numId w:val="26"/>
        </w:numPr>
        <w:shd w:val="clear" w:color="auto" w:fill="FFFFFF"/>
        <w:ind w:left="0"/>
        <w:rPr>
          <w:del w:id="658" w:author="NAZ, Mamoona (OLDHAM MEDICAL SERVICES)" w:date="2026-09-22T12:16:00Z" w16du:dateUtc="2026-09-22T16:16:00Z"/>
          <w:color w:val="000000"/>
        </w:rPr>
      </w:pPr>
      <w:del w:id="659" w:author="NAZ, Mamoona (OLDHAM MEDICAL SERVICES)" w:date="2026-09-22T12:16:00Z" w16du:dateUtc="2026-09-22T16:16:00Z">
        <w:r>
          <w:rPr>
            <w:color w:val="000000"/>
          </w:rPr>
          <w:delText xml:space="preserve"> прикладные;</w:delText>
        </w:r>
      </w:del>
    </w:p>
    <w:p w14:paraId="3D66C4D6" w14:textId="77777777" w:rsidR="00A16A04" w:rsidRDefault="00DF50C7">
      <w:pPr>
        <w:numPr>
          <w:ilvl w:val="0"/>
          <w:numId w:val="26"/>
        </w:numPr>
        <w:shd w:val="clear" w:color="auto" w:fill="FFFFFF"/>
        <w:ind w:left="0"/>
        <w:rPr>
          <w:del w:id="660" w:author="NAZ, Mamoona (OLDHAM MEDICAL SERVICES)" w:date="2026-09-22T12:16:00Z" w16du:dateUtc="2026-09-22T16:16:00Z"/>
          <w:color w:val="000000"/>
        </w:rPr>
      </w:pPr>
      <w:del w:id="661" w:author="NAZ, Mamoona (OLDHAM MEDICAL SERVICES)" w:date="2026-09-22T12:16:00Z" w16du:dateUtc="2026-09-22T16:16:00Z">
        <w:r>
          <w:rPr>
            <w:color w:val="000000"/>
          </w:rPr>
          <w:delText>неточные.</w:delText>
        </w:r>
      </w:del>
    </w:p>
    <w:p w14:paraId="2A9A0F06" w14:textId="77777777" w:rsidR="00A16A04" w:rsidRDefault="00A16A04">
      <w:pPr>
        <w:shd w:val="clear" w:color="auto" w:fill="FFFFFF"/>
        <w:rPr>
          <w:del w:id="662" w:author="NAZ, Mamoona (OLDHAM MEDICAL SERVICES)" w:date="2026-09-22T12:16:00Z" w16du:dateUtc="2026-09-22T16:16:00Z"/>
          <w:color w:val="000000"/>
        </w:rPr>
      </w:pPr>
    </w:p>
    <w:p w14:paraId="733F2561" w14:textId="77777777" w:rsidR="00A16A04" w:rsidRDefault="00DF50C7">
      <w:pPr>
        <w:shd w:val="clear" w:color="auto" w:fill="FFFFFF"/>
        <w:rPr>
          <w:del w:id="663" w:author="NAZ, Mamoona (OLDHAM MEDICAL SERVICES)" w:date="2026-09-22T12:16:00Z" w16du:dateUtc="2026-09-22T16:16:00Z"/>
          <w:b/>
          <w:color w:val="000000"/>
        </w:rPr>
      </w:pPr>
      <w:del w:id="664" w:author="NAZ, Mamoona (OLDHAM MEDICAL SERVICES)" w:date="2026-09-22T12:16:00Z" w16du:dateUtc="2026-09-22T16:16:00Z">
        <w:r>
          <w:rPr>
            <w:color w:val="000000"/>
          </w:rPr>
          <w:delText xml:space="preserve">.5. </w:delText>
        </w:r>
        <w:r>
          <w:rPr>
            <w:b/>
            <w:color w:val="000000"/>
          </w:rPr>
          <w:delText>Выберите правильный вариант ответа.</w:delText>
        </w:r>
      </w:del>
    </w:p>
    <w:p w14:paraId="5889F006" w14:textId="77777777" w:rsidR="00A16A04" w:rsidRDefault="00DF50C7">
      <w:pPr>
        <w:shd w:val="clear" w:color="auto" w:fill="FFFFFF"/>
        <w:rPr>
          <w:del w:id="665" w:author="NAZ, Mamoona (OLDHAM MEDICAL SERVICES)" w:date="2026-09-22T12:16:00Z" w16du:dateUtc="2026-09-22T16:16:00Z"/>
          <w:color w:val="000000"/>
        </w:rPr>
      </w:pPr>
      <w:del w:id="666" w:author="NAZ, Mamoona (OLDHAM MEDICAL SERVICES)" w:date="2026-09-22T12:16:00Z" w16du:dateUtc="2026-09-22T16:16:00Z">
        <w:r>
          <w:rPr>
            <w:color w:val="000000"/>
          </w:rPr>
          <w:delText>Афористическое изречение о значимости научного исследования</w:delText>
        </w:r>
        <w:r>
          <w:rPr>
            <w:color w:val="000000"/>
          </w:rPr>
          <w:br/>
          <w:delText>«Знать, чтобы предвидеть» принадлежит французскому философу</w:delText>
        </w:r>
        <w:r>
          <w:rPr>
            <w:color w:val="000000"/>
          </w:rPr>
          <w:br/>
          <w:delText>(подчеркните правильный ответ):</w:delText>
        </w:r>
      </w:del>
    </w:p>
    <w:p w14:paraId="3ECA04B3" w14:textId="77777777" w:rsidR="00A16A04" w:rsidRDefault="00DF50C7">
      <w:pPr>
        <w:numPr>
          <w:ilvl w:val="0"/>
          <w:numId w:val="13"/>
        </w:numPr>
        <w:shd w:val="clear" w:color="auto" w:fill="FFFFFF"/>
        <w:ind w:left="0"/>
        <w:rPr>
          <w:del w:id="667" w:author="NAZ, Mamoona (OLDHAM MEDICAL SERVICES)" w:date="2026-09-22T12:16:00Z" w16du:dateUtc="2026-09-22T16:16:00Z"/>
          <w:color w:val="000000"/>
        </w:rPr>
      </w:pPr>
      <w:del w:id="668" w:author="NAZ, Mamoona (OLDHAM MEDICAL SERVICES)" w:date="2026-09-22T12:16:00Z" w16du:dateUtc="2026-09-22T16:16:00Z">
        <w:r>
          <w:rPr>
            <w:color w:val="000000"/>
          </w:rPr>
          <w:delText xml:space="preserve">И.Канту; </w:delText>
        </w:r>
      </w:del>
    </w:p>
    <w:p w14:paraId="67231DCB" w14:textId="77777777" w:rsidR="00A16A04" w:rsidRDefault="00DF50C7">
      <w:pPr>
        <w:numPr>
          <w:ilvl w:val="0"/>
          <w:numId w:val="13"/>
        </w:numPr>
        <w:shd w:val="clear" w:color="auto" w:fill="FFFFFF"/>
        <w:ind w:left="0"/>
        <w:rPr>
          <w:del w:id="669" w:author="NAZ, Mamoona (OLDHAM MEDICAL SERVICES)" w:date="2026-09-22T12:16:00Z" w16du:dateUtc="2026-09-22T16:16:00Z"/>
          <w:color w:val="000000"/>
        </w:rPr>
      </w:pPr>
      <w:del w:id="670" w:author="NAZ, Mamoona (OLDHAM MEDICAL SERVICES)" w:date="2026-09-22T12:16:00Z" w16du:dateUtc="2026-09-22T16:16:00Z">
        <w:r>
          <w:rPr>
            <w:color w:val="000000"/>
          </w:rPr>
          <w:delText xml:space="preserve">О. Конту; </w:delText>
        </w:r>
      </w:del>
    </w:p>
    <w:p w14:paraId="493ADB9F" w14:textId="77777777" w:rsidR="00A16A04" w:rsidRDefault="00DF50C7">
      <w:pPr>
        <w:numPr>
          <w:ilvl w:val="0"/>
          <w:numId w:val="13"/>
        </w:numPr>
        <w:shd w:val="clear" w:color="auto" w:fill="FFFFFF"/>
        <w:ind w:left="0"/>
        <w:rPr>
          <w:del w:id="671" w:author="NAZ, Mamoona (OLDHAM MEDICAL SERVICES)" w:date="2026-09-22T12:16:00Z" w16du:dateUtc="2026-09-22T16:16:00Z"/>
          <w:color w:val="000000"/>
        </w:rPr>
      </w:pPr>
      <w:del w:id="672" w:author="NAZ, Mamoona (OLDHAM MEDICAL SERVICES)" w:date="2026-09-22T12:16:00Z" w16du:dateUtc="2026-09-22T16:16:00Z">
        <w:r>
          <w:rPr>
            <w:color w:val="000000"/>
          </w:rPr>
          <w:delText>Д.Дидро;</w:delText>
        </w:r>
      </w:del>
    </w:p>
    <w:p w14:paraId="72084BA9" w14:textId="77777777" w:rsidR="00A16A04" w:rsidRDefault="00DF50C7">
      <w:pPr>
        <w:numPr>
          <w:ilvl w:val="0"/>
          <w:numId w:val="13"/>
        </w:numPr>
        <w:shd w:val="clear" w:color="auto" w:fill="FFFFFF"/>
        <w:ind w:left="0"/>
        <w:rPr>
          <w:del w:id="673" w:author="NAZ, Mamoona (OLDHAM MEDICAL SERVICES)" w:date="2026-09-22T12:16:00Z" w16du:dateUtc="2026-09-22T16:16:00Z"/>
          <w:color w:val="000000"/>
        </w:rPr>
      </w:pPr>
      <w:del w:id="674" w:author="NAZ, Mamoona (OLDHAM MEDICAL SERVICES)" w:date="2026-09-22T12:16:00Z" w16du:dateUtc="2026-09-22T16:16:00Z">
        <w:r>
          <w:rPr>
            <w:color w:val="000000"/>
          </w:rPr>
          <w:delText xml:space="preserve"> Вольтеру; </w:delText>
        </w:r>
      </w:del>
    </w:p>
    <w:p w14:paraId="434B779F" w14:textId="77777777" w:rsidR="00A16A04" w:rsidRDefault="00DF50C7">
      <w:pPr>
        <w:numPr>
          <w:ilvl w:val="0"/>
          <w:numId w:val="13"/>
        </w:numPr>
        <w:shd w:val="clear" w:color="auto" w:fill="FFFFFF"/>
        <w:ind w:left="0"/>
        <w:rPr>
          <w:del w:id="675" w:author="NAZ, Mamoona (OLDHAM MEDICAL SERVICES)" w:date="2026-09-22T12:16:00Z" w16du:dateUtc="2026-09-22T16:16:00Z"/>
          <w:color w:val="000000"/>
        </w:rPr>
      </w:pPr>
      <w:del w:id="676" w:author="NAZ, Mamoona (OLDHAM MEDICAL SERVICES)" w:date="2026-09-22T12:16:00Z" w16du:dateUtc="2026-09-22T16:16:00Z">
        <w:r>
          <w:rPr>
            <w:color w:val="000000"/>
          </w:rPr>
          <w:delText>И. Кеплеру;</w:delText>
        </w:r>
      </w:del>
    </w:p>
    <w:p w14:paraId="4138F7E3" w14:textId="77777777" w:rsidR="00A16A04" w:rsidRDefault="00DF50C7">
      <w:pPr>
        <w:numPr>
          <w:ilvl w:val="0"/>
          <w:numId w:val="13"/>
        </w:numPr>
        <w:shd w:val="clear" w:color="auto" w:fill="FFFFFF"/>
        <w:ind w:left="0"/>
        <w:rPr>
          <w:del w:id="677" w:author="NAZ, Mamoona (OLDHAM MEDICAL SERVICES)" w:date="2026-09-22T12:16:00Z" w16du:dateUtc="2026-09-22T16:16:00Z"/>
          <w:color w:val="000000"/>
        </w:rPr>
      </w:pPr>
      <w:del w:id="678" w:author="NAZ, Mamoona (OLDHAM MEDICAL SERVICES)" w:date="2026-09-22T12:16:00Z" w16du:dateUtc="2026-09-22T16:16:00Z">
        <w:r>
          <w:rPr>
            <w:color w:val="000000"/>
          </w:rPr>
          <w:delText>Н. Копернику.</w:delText>
        </w:r>
      </w:del>
    </w:p>
    <w:p w14:paraId="418A933C" w14:textId="77777777" w:rsidR="00A16A04" w:rsidRDefault="00A16A04">
      <w:pPr>
        <w:rPr>
          <w:del w:id="679" w:author="NAZ, Mamoona (OLDHAM MEDICAL SERVICES)" w:date="2026-09-22T12:16:00Z" w16du:dateUtc="2026-09-22T16:16:00Z"/>
        </w:rPr>
      </w:pPr>
    </w:p>
    <w:p w14:paraId="7C3F417B" w14:textId="77777777" w:rsidR="00A16A04" w:rsidRDefault="00A16A04">
      <w:pPr>
        <w:rPr>
          <w:del w:id="680" w:author="NAZ, Mamoona (OLDHAM MEDICAL SERVICES)" w:date="2026-09-22T12:16:00Z" w16du:dateUtc="2026-09-22T16:16:00Z"/>
        </w:rPr>
      </w:pPr>
    </w:p>
    <w:p w14:paraId="21BFFFF9" w14:textId="77777777" w:rsidR="00A16A04" w:rsidRDefault="00DF50C7">
      <w:pPr>
        <w:shd w:val="clear" w:color="auto" w:fill="FFFFFF"/>
        <w:rPr>
          <w:del w:id="681" w:author="NAZ, Mamoona (OLDHAM MEDICAL SERVICES)" w:date="2026-09-22T12:16:00Z" w16du:dateUtc="2026-09-22T16:16:00Z"/>
          <w:b/>
          <w:color w:val="000000"/>
        </w:rPr>
      </w:pPr>
      <w:del w:id="682" w:author="NAZ, Mamoona (OLDHAM MEDICAL SERVICES)" w:date="2026-09-22T12:16:00Z" w16du:dateUtc="2026-09-22T16:16:00Z">
        <w:r>
          <w:rPr>
            <w:color w:val="000000"/>
          </w:rPr>
          <w:delText xml:space="preserve">6. </w:delText>
        </w:r>
        <w:r>
          <w:rPr>
            <w:b/>
            <w:color w:val="000000"/>
          </w:rPr>
          <w:delText>Выберите правильный вариант ответа.</w:delText>
        </w:r>
      </w:del>
    </w:p>
    <w:p w14:paraId="5DCBC9B3" w14:textId="77777777" w:rsidR="00A16A04" w:rsidRDefault="00DF50C7">
      <w:pPr>
        <w:shd w:val="clear" w:color="auto" w:fill="FFFFFF"/>
        <w:rPr>
          <w:del w:id="683" w:author="NAZ, Mamoona (OLDHAM MEDICAL SERVICES)" w:date="2026-09-22T12:16:00Z" w16du:dateUtc="2026-09-22T16:16:00Z"/>
          <w:color w:val="000000"/>
        </w:rPr>
      </w:pPr>
      <w:del w:id="684" w:author="NAZ, Mamoona (OLDHAM MEDICAL SERVICES)" w:date="2026-09-22T12:16:00Z" w16du:dateUtc="2026-09-22T16:16:00Z">
        <w:r>
          <w:rPr>
            <w:color w:val="000000"/>
          </w:rPr>
          <w:delText>Основным, исходным положением какой-либо теории, учения, науки,</w:delText>
        </w:r>
        <w:r>
          <w:rPr>
            <w:color w:val="000000"/>
          </w:rPr>
          <w:br/>
          <w:delText>мировоззрения является (подчеркните правильный ответ):</w:delText>
        </w:r>
      </w:del>
    </w:p>
    <w:p w14:paraId="6E05B47D" w14:textId="77777777" w:rsidR="00A16A04" w:rsidRDefault="00DF50C7">
      <w:pPr>
        <w:numPr>
          <w:ilvl w:val="0"/>
          <w:numId w:val="14"/>
        </w:numPr>
        <w:shd w:val="clear" w:color="auto" w:fill="FFFFFF"/>
        <w:ind w:left="0"/>
        <w:rPr>
          <w:del w:id="685" w:author="NAZ, Mamoona (OLDHAM MEDICAL SERVICES)" w:date="2026-09-22T12:16:00Z" w16du:dateUtc="2026-09-22T16:16:00Z"/>
          <w:color w:val="000000"/>
        </w:rPr>
      </w:pPr>
      <w:del w:id="686" w:author="NAZ, Mamoona (OLDHAM MEDICAL SERVICES)" w:date="2026-09-22T12:16:00Z" w16du:dateUtc="2026-09-22T16:16:00Z">
        <w:r>
          <w:rPr>
            <w:color w:val="000000"/>
          </w:rPr>
          <w:delText xml:space="preserve">синтез; </w:delText>
        </w:r>
      </w:del>
    </w:p>
    <w:p w14:paraId="6BE9FECB" w14:textId="77777777" w:rsidR="00A16A04" w:rsidRDefault="00DF50C7">
      <w:pPr>
        <w:numPr>
          <w:ilvl w:val="0"/>
          <w:numId w:val="14"/>
        </w:numPr>
        <w:shd w:val="clear" w:color="auto" w:fill="FFFFFF"/>
        <w:ind w:left="0"/>
        <w:rPr>
          <w:del w:id="687" w:author="NAZ, Mamoona (OLDHAM MEDICAL SERVICES)" w:date="2026-09-22T12:16:00Z" w16du:dateUtc="2026-09-22T16:16:00Z"/>
          <w:color w:val="000000"/>
        </w:rPr>
      </w:pPr>
      <w:del w:id="688" w:author="NAZ, Mamoona (OLDHAM MEDICAL SERVICES)" w:date="2026-09-22T12:16:00Z" w16du:dateUtc="2026-09-22T16:16:00Z">
        <w:r>
          <w:rPr>
            <w:color w:val="000000"/>
          </w:rPr>
          <w:delText xml:space="preserve">принцип; </w:delText>
        </w:r>
      </w:del>
    </w:p>
    <w:p w14:paraId="0AE0946E" w14:textId="77777777" w:rsidR="00A16A04" w:rsidRDefault="00DF50C7">
      <w:pPr>
        <w:numPr>
          <w:ilvl w:val="0"/>
          <w:numId w:val="14"/>
        </w:numPr>
        <w:shd w:val="clear" w:color="auto" w:fill="FFFFFF"/>
        <w:ind w:left="0"/>
        <w:rPr>
          <w:del w:id="689" w:author="NAZ, Mamoona (OLDHAM MEDICAL SERVICES)" w:date="2026-09-22T12:16:00Z" w16du:dateUtc="2026-09-22T16:16:00Z"/>
          <w:color w:val="000000"/>
        </w:rPr>
      </w:pPr>
      <w:del w:id="690" w:author="NAZ, Mamoona (OLDHAM MEDICAL SERVICES)" w:date="2026-09-22T12:16:00Z" w16du:dateUtc="2026-09-22T16:16:00Z">
        <w:r>
          <w:rPr>
            <w:color w:val="000000"/>
          </w:rPr>
          <w:delText xml:space="preserve">гипотеза; </w:delText>
        </w:r>
      </w:del>
    </w:p>
    <w:p w14:paraId="64AAFBFA" w14:textId="77777777" w:rsidR="00A16A04" w:rsidRDefault="00DF50C7">
      <w:pPr>
        <w:numPr>
          <w:ilvl w:val="0"/>
          <w:numId w:val="14"/>
        </w:numPr>
        <w:shd w:val="clear" w:color="auto" w:fill="FFFFFF"/>
        <w:ind w:left="0"/>
        <w:rPr>
          <w:del w:id="691" w:author="NAZ, Mamoona (OLDHAM MEDICAL SERVICES)" w:date="2026-09-22T12:16:00Z" w16du:dateUtc="2026-09-22T16:16:00Z"/>
          <w:color w:val="000000"/>
        </w:rPr>
      </w:pPr>
      <w:del w:id="692" w:author="NAZ, Mamoona (OLDHAM MEDICAL SERVICES)" w:date="2026-09-22T12:16:00Z" w16du:dateUtc="2026-09-22T16:16:00Z">
        <w:r>
          <w:rPr>
            <w:color w:val="000000"/>
          </w:rPr>
          <w:delText xml:space="preserve"> анализ; </w:delText>
        </w:r>
      </w:del>
    </w:p>
    <w:p w14:paraId="0E91929F" w14:textId="77777777" w:rsidR="00A16A04" w:rsidRDefault="00DF50C7">
      <w:pPr>
        <w:numPr>
          <w:ilvl w:val="0"/>
          <w:numId w:val="14"/>
        </w:numPr>
        <w:shd w:val="clear" w:color="auto" w:fill="FFFFFF"/>
        <w:ind w:left="0"/>
        <w:rPr>
          <w:del w:id="693" w:author="NAZ, Mamoona (OLDHAM MEDICAL SERVICES)" w:date="2026-09-22T12:16:00Z" w16du:dateUtc="2026-09-22T16:16:00Z"/>
          <w:color w:val="000000"/>
        </w:rPr>
      </w:pPr>
      <w:del w:id="694" w:author="NAZ, Mamoona (OLDHAM MEDICAL SERVICES)" w:date="2026-09-22T12:16:00Z" w16du:dateUtc="2026-09-22T16:16:00Z">
        <w:r>
          <w:rPr>
            <w:color w:val="000000"/>
          </w:rPr>
          <w:delText>аспект;</w:delText>
        </w:r>
      </w:del>
    </w:p>
    <w:p w14:paraId="01B2875A" w14:textId="77777777" w:rsidR="00A16A04" w:rsidRDefault="00DF50C7">
      <w:pPr>
        <w:numPr>
          <w:ilvl w:val="0"/>
          <w:numId w:val="14"/>
        </w:numPr>
        <w:shd w:val="clear" w:color="auto" w:fill="FFFFFF"/>
        <w:ind w:left="0"/>
        <w:rPr>
          <w:del w:id="695" w:author="NAZ, Mamoona (OLDHAM MEDICAL SERVICES)" w:date="2026-09-22T12:16:00Z" w16du:dateUtc="2026-09-22T16:16:00Z"/>
          <w:color w:val="000000"/>
        </w:rPr>
      </w:pPr>
      <w:del w:id="696" w:author="NAZ, Mamoona (OLDHAM MEDICAL SERVICES)" w:date="2026-09-22T12:16:00Z" w16du:dateUtc="2026-09-22T16:16:00Z">
        <w:r>
          <w:rPr>
            <w:color w:val="000000"/>
          </w:rPr>
          <w:delText>проблема.</w:delText>
        </w:r>
      </w:del>
    </w:p>
    <w:p w14:paraId="38FF33E7" w14:textId="77777777" w:rsidR="00A16A04" w:rsidRDefault="00A16A04">
      <w:pPr>
        <w:rPr>
          <w:del w:id="697" w:author="NAZ, Mamoona (OLDHAM MEDICAL SERVICES)" w:date="2026-09-22T12:16:00Z" w16du:dateUtc="2026-09-22T16:16:00Z"/>
        </w:rPr>
      </w:pPr>
    </w:p>
    <w:p w14:paraId="31770534" w14:textId="77777777" w:rsidR="00A16A04" w:rsidRDefault="00DF50C7">
      <w:pPr>
        <w:shd w:val="clear" w:color="auto" w:fill="FFFFFF"/>
        <w:rPr>
          <w:del w:id="698" w:author="NAZ, Mamoona (OLDHAM MEDICAL SERVICES)" w:date="2026-09-22T12:16:00Z" w16du:dateUtc="2026-09-22T16:16:00Z"/>
          <w:b/>
          <w:color w:val="000000"/>
        </w:rPr>
      </w:pPr>
      <w:del w:id="699" w:author="NAZ, Mamoona (OLDHAM MEDICAL SERVICES)" w:date="2026-09-22T12:16:00Z" w16du:dateUtc="2026-09-22T16:16:00Z">
        <w:r>
          <w:rPr>
            <w:color w:val="000000"/>
          </w:rPr>
          <w:delText xml:space="preserve">7. </w:delText>
        </w:r>
        <w:r>
          <w:rPr>
            <w:b/>
            <w:color w:val="000000"/>
          </w:rPr>
          <w:delText>Выберите правильный вариант ответа.</w:delText>
        </w:r>
      </w:del>
    </w:p>
    <w:p w14:paraId="3E0F7608" w14:textId="77777777" w:rsidR="00A16A04" w:rsidRDefault="00DF50C7">
      <w:pPr>
        <w:shd w:val="clear" w:color="auto" w:fill="FFFFFF"/>
        <w:rPr>
          <w:del w:id="700" w:author="NAZ, Mamoona (OLDHAM MEDICAL SERVICES)" w:date="2026-09-22T12:16:00Z" w16du:dateUtc="2026-09-22T16:16:00Z"/>
          <w:color w:val="000000"/>
        </w:rPr>
      </w:pPr>
      <w:del w:id="701" w:author="NAZ, Mamoona (OLDHAM MEDICAL SERVICES)" w:date="2026-09-22T12:16:00Z" w16du:dateUtc="2026-09-22T16:16:00Z">
        <w:r>
          <w:rPr>
            <w:color w:val="000000"/>
          </w:rPr>
          <w:delText>Фраза «Теория - полководец, а факты ее солдаты» принадлежит</w:delText>
        </w:r>
        <w:r>
          <w:rPr>
            <w:color w:val="000000"/>
          </w:rPr>
          <w:br/>
          <w:delText>известному итальянскому ученому, архитектору, скульптору, живописцу</w:delText>
        </w:r>
        <w:r>
          <w:rPr>
            <w:color w:val="000000"/>
          </w:rPr>
          <w:br/>
          <w:delText>(подчеркните правильный ответ):</w:delText>
        </w:r>
      </w:del>
    </w:p>
    <w:p w14:paraId="722FD816" w14:textId="77777777" w:rsidR="00A16A04" w:rsidRDefault="00DF50C7">
      <w:pPr>
        <w:numPr>
          <w:ilvl w:val="0"/>
          <w:numId w:val="16"/>
        </w:numPr>
        <w:shd w:val="clear" w:color="auto" w:fill="FFFFFF"/>
        <w:ind w:left="0"/>
        <w:rPr>
          <w:del w:id="702" w:author="NAZ, Mamoona (OLDHAM MEDICAL SERVICES)" w:date="2026-09-22T12:16:00Z" w16du:dateUtc="2026-09-22T16:16:00Z"/>
          <w:color w:val="000000"/>
        </w:rPr>
      </w:pPr>
      <w:del w:id="703" w:author="NAZ, Mamoona (OLDHAM MEDICAL SERVICES)" w:date="2026-09-22T12:16:00Z" w16du:dateUtc="2026-09-22T16:16:00Z">
        <w:r>
          <w:rPr>
            <w:color w:val="000000"/>
          </w:rPr>
          <w:delText xml:space="preserve">П. Тосканелли; </w:delText>
        </w:r>
      </w:del>
    </w:p>
    <w:p w14:paraId="3081B343" w14:textId="77777777" w:rsidR="00A16A04" w:rsidRDefault="00DF50C7">
      <w:pPr>
        <w:numPr>
          <w:ilvl w:val="0"/>
          <w:numId w:val="16"/>
        </w:numPr>
        <w:shd w:val="clear" w:color="auto" w:fill="FFFFFF"/>
        <w:ind w:left="0"/>
        <w:rPr>
          <w:del w:id="704" w:author="NAZ, Mamoona (OLDHAM MEDICAL SERVICES)" w:date="2026-09-22T12:16:00Z" w16du:dateUtc="2026-09-22T16:16:00Z"/>
          <w:color w:val="000000"/>
        </w:rPr>
      </w:pPr>
      <w:del w:id="705" w:author="NAZ, Mamoona (OLDHAM MEDICAL SERVICES)" w:date="2026-09-22T12:16:00Z" w16du:dateUtc="2026-09-22T16:16:00Z">
        <w:r>
          <w:rPr>
            <w:color w:val="000000"/>
          </w:rPr>
          <w:delText xml:space="preserve">Ф.Брунеллески; </w:delText>
        </w:r>
      </w:del>
    </w:p>
    <w:p w14:paraId="7AC6E123" w14:textId="77777777" w:rsidR="00A16A04" w:rsidRDefault="00DF50C7">
      <w:pPr>
        <w:numPr>
          <w:ilvl w:val="0"/>
          <w:numId w:val="16"/>
        </w:numPr>
        <w:shd w:val="clear" w:color="auto" w:fill="FFFFFF"/>
        <w:ind w:left="0"/>
        <w:rPr>
          <w:del w:id="706" w:author="NAZ, Mamoona (OLDHAM MEDICAL SERVICES)" w:date="2026-09-22T12:16:00Z" w16du:dateUtc="2026-09-22T16:16:00Z"/>
          <w:color w:val="000000"/>
        </w:rPr>
      </w:pPr>
      <w:del w:id="707" w:author="NAZ, Mamoona (OLDHAM MEDICAL SERVICES)" w:date="2026-09-22T12:16:00Z" w16du:dateUtc="2026-09-22T16:16:00Z">
        <w:r>
          <w:rPr>
            <w:color w:val="000000"/>
          </w:rPr>
          <w:delText xml:space="preserve">С.Боттичелли; </w:delText>
        </w:r>
      </w:del>
    </w:p>
    <w:p w14:paraId="3AB7E6B7" w14:textId="77777777" w:rsidR="00A16A04" w:rsidRDefault="00DF50C7">
      <w:pPr>
        <w:numPr>
          <w:ilvl w:val="0"/>
          <w:numId w:val="16"/>
        </w:numPr>
        <w:shd w:val="clear" w:color="auto" w:fill="FFFFFF"/>
        <w:ind w:left="0"/>
        <w:rPr>
          <w:del w:id="708" w:author="NAZ, Mamoona (OLDHAM MEDICAL SERVICES)" w:date="2026-09-22T12:16:00Z" w16du:dateUtc="2026-09-22T16:16:00Z"/>
          <w:color w:val="000000"/>
        </w:rPr>
      </w:pPr>
      <w:del w:id="709" w:author="NAZ, Mamoona (OLDHAM MEDICAL SERVICES)" w:date="2026-09-22T12:16:00Z" w16du:dateUtc="2026-09-22T16:16:00Z">
        <w:r>
          <w:rPr>
            <w:color w:val="000000"/>
          </w:rPr>
          <w:delText xml:space="preserve">Леонардо да Винчи; </w:delText>
        </w:r>
      </w:del>
    </w:p>
    <w:p w14:paraId="3C1ABCA5" w14:textId="77777777" w:rsidR="00A16A04" w:rsidRDefault="00DF50C7">
      <w:pPr>
        <w:numPr>
          <w:ilvl w:val="0"/>
          <w:numId w:val="16"/>
        </w:numPr>
        <w:shd w:val="clear" w:color="auto" w:fill="FFFFFF"/>
        <w:ind w:left="0"/>
        <w:rPr>
          <w:del w:id="710" w:author="NAZ, Mamoona (OLDHAM MEDICAL SERVICES)" w:date="2026-09-22T12:16:00Z" w16du:dateUtc="2026-09-22T16:16:00Z"/>
          <w:color w:val="000000"/>
        </w:rPr>
      </w:pPr>
      <w:del w:id="711" w:author="NAZ, Mamoona (OLDHAM MEDICAL SERVICES)" w:date="2026-09-22T12:16:00Z" w16du:dateUtc="2026-09-22T16:16:00Z">
        <w:r>
          <w:rPr>
            <w:color w:val="000000"/>
          </w:rPr>
          <w:delText>Дж.Саккери;</w:delText>
        </w:r>
      </w:del>
    </w:p>
    <w:p w14:paraId="68C3C853" w14:textId="77777777" w:rsidR="00A16A04" w:rsidRDefault="00DF50C7">
      <w:pPr>
        <w:numPr>
          <w:ilvl w:val="0"/>
          <w:numId w:val="16"/>
        </w:numPr>
        <w:shd w:val="clear" w:color="auto" w:fill="FFFFFF"/>
        <w:ind w:left="0"/>
        <w:rPr>
          <w:del w:id="712" w:author="NAZ, Mamoona (OLDHAM MEDICAL SERVICES)" w:date="2026-09-22T12:16:00Z" w16du:dateUtc="2026-09-22T16:16:00Z"/>
          <w:color w:val="000000"/>
        </w:rPr>
      </w:pPr>
      <w:del w:id="713" w:author="NAZ, Mamoona (OLDHAM MEDICAL SERVICES)" w:date="2026-09-22T12:16:00Z" w16du:dateUtc="2026-09-22T16:16:00Z">
        <w:r>
          <w:rPr>
            <w:color w:val="000000"/>
          </w:rPr>
          <w:delText>К.А. Сен-Симону.</w:delText>
        </w:r>
      </w:del>
    </w:p>
    <w:p w14:paraId="39E915CF" w14:textId="77777777" w:rsidR="00A16A04" w:rsidRDefault="00A16A04">
      <w:pPr>
        <w:jc w:val="both"/>
        <w:rPr>
          <w:del w:id="714" w:author="NAZ, Mamoona (OLDHAM MEDICAL SERVICES)" w:date="2026-09-22T12:16:00Z" w16du:dateUtc="2026-09-22T16:16:00Z"/>
          <w:b/>
          <w:i/>
        </w:rPr>
      </w:pPr>
    </w:p>
    <w:p w14:paraId="3DF67121" w14:textId="77777777" w:rsidR="00A16A04" w:rsidRDefault="00A16A04">
      <w:pPr>
        <w:jc w:val="both"/>
        <w:rPr>
          <w:del w:id="715" w:author="NAZ, Mamoona (OLDHAM MEDICAL SERVICES)" w:date="2026-09-22T12:16:00Z" w16du:dateUtc="2026-09-22T16:16:00Z"/>
          <w:b/>
          <w:i/>
        </w:rPr>
      </w:pPr>
    </w:p>
    <w:p w14:paraId="325ECB0B" w14:textId="77777777" w:rsidR="00A16A04" w:rsidRDefault="00DF50C7">
      <w:pPr>
        <w:jc w:val="both"/>
        <w:rPr>
          <w:del w:id="716" w:author="NAZ, Mamoona (OLDHAM MEDICAL SERVICES)" w:date="2026-09-22T12:16:00Z" w16du:dateUtc="2026-09-22T16:16:00Z"/>
          <w:b/>
          <w:i/>
        </w:rPr>
      </w:pPr>
      <w:del w:id="717" w:author="NAZ, Mamoona (OLDHAM MEDICAL SERVICES)" w:date="2026-09-22T12:16:00Z" w16du:dateUtc="2026-09-22T16:16:00Z">
        <w:r>
          <w:rPr>
            <w:b/>
            <w:i/>
          </w:rPr>
          <w:delText>Вариант 2</w:delText>
        </w:r>
      </w:del>
    </w:p>
    <w:p w14:paraId="79A0267B" w14:textId="77777777" w:rsidR="00A16A04" w:rsidRDefault="00DF50C7">
      <w:pPr>
        <w:numPr>
          <w:ilvl w:val="0"/>
          <w:numId w:val="1"/>
        </w:numPr>
        <w:pBdr>
          <w:top w:val="nil"/>
          <w:left w:val="nil"/>
          <w:bottom w:val="nil"/>
          <w:right w:val="nil"/>
          <w:between w:val="nil"/>
        </w:pBdr>
        <w:shd w:val="clear" w:color="auto" w:fill="FFFFFF"/>
        <w:rPr>
          <w:del w:id="718" w:author="NAZ, Mamoona (OLDHAM MEDICAL SERVICES)" w:date="2026-09-22T12:16:00Z" w16du:dateUtc="2026-09-22T16:16:00Z"/>
          <w:b/>
          <w:color w:val="000000"/>
        </w:rPr>
      </w:pPr>
      <w:del w:id="719" w:author="NAZ, Mamoona (OLDHAM MEDICAL SERVICES)" w:date="2026-09-22T12:16:00Z" w16du:dateUtc="2026-09-22T16:16:00Z">
        <w:r>
          <w:rPr>
            <w:b/>
            <w:color w:val="000000"/>
          </w:rPr>
          <w:delText>Выберите правильный вариант ответа.</w:delText>
        </w:r>
      </w:del>
    </w:p>
    <w:p w14:paraId="0FF13373" w14:textId="77777777" w:rsidR="00A16A04" w:rsidRDefault="00DF50C7">
      <w:pPr>
        <w:shd w:val="clear" w:color="auto" w:fill="FFFFFF"/>
        <w:ind w:firstLine="695"/>
        <w:jc w:val="both"/>
        <w:rPr>
          <w:del w:id="720" w:author="NAZ, Mamoona (OLDHAM MEDICAL SERVICES)" w:date="2026-09-22T12:16:00Z" w16du:dateUtc="2026-09-22T16:16:00Z"/>
          <w:color w:val="000000"/>
        </w:rPr>
      </w:pPr>
      <w:del w:id="721" w:author="NAZ, Mamoona (OLDHAM MEDICAL SERVICES)" w:date="2026-09-22T12:16:00Z" w16du:dateUtc="2026-09-22T16:16:00Z">
        <w:r>
          <w:rPr>
            <w:color w:val="000000"/>
          </w:rPr>
          <w:delText>В практике научного предвидения существуют различные методы</w:delText>
        </w:r>
        <w:r>
          <w:rPr>
            <w:color w:val="000000"/>
          </w:rPr>
          <w:br/>
          <w:delText>оценки будущего состояния объекта. Их объединяют в три основные</w:delText>
        </w:r>
        <w:r>
          <w:rPr>
            <w:color w:val="000000"/>
          </w:rPr>
          <w:br/>
          <w:delText>группы):</w:delText>
        </w:r>
      </w:del>
    </w:p>
    <w:p w14:paraId="334F7282" w14:textId="77777777" w:rsidR="00A16A04" w:rsidRDefault="00DF50C7">
      <w:pPr>
        <w:numPr>
          <w:ilvl w:val="0"/>
          <w:numId w:val="18"/>
        </w:numPr>
        <w:shd w:val="clear" w:color="auto" w:fill="FFFFFF"/>
        <w:ind w:left="0"/>
        <w:rPr>
          <w:del w:id="722" w:author="NAZ, Mamoona (OLDHAM MEDICAL SERVICES)" w:date="2026-09-22T12:16:00Z" w16du:dateUtc="2026-09-22T16:16:00Z"/>
          <w:color w:val="000000"/>
        </w:rPr>
      </w:pPr>
      <w:del w:id="723" w:author="NAZ, Mamoona (OLDHAM MEDICAL SERVICES)" w:date="2026-09-22T12:16:00Z" w16du:dateUtc="2026-09-22T16:16:00Z">
        <w:r>
          <w:rPr>
            <w:color w:val="000000"/>
          </w:rPr>
          <w:delText>экстраполяция, экспертная оценка, моделирование;</w:delText>
        </w:r>
      </w:del>
    </w:p>
    <w:p w14:paraId="09E8B3C1" w14:textId="77777777" w:rsidR="00A16A04" w:rsidRDefault="00DF50C7">
      <w:pPr>
        <w:numPr>
          <w:ilvl w:val="0"/>
          <w:numId w:val="18"/>
        </w:numPr>
        <w:shd w:val="clear" w:color="auto" w:fill="FFFFFF"/>
        <w:ind w:left="0"/>
        <w:rPr>
          <w:del w:id="724" w:author="NAZ, Mamoona (OLDHAM MEDICAL SERVICES)" w:date="2026-09-22T12:16:00Z" w16du:dateUtc="2026-09-22T16:16:00Z"/>
          <w:color w:val="000000"/>
        </w:rPr>
      </w:pPr>
      <w:del w:id="725" w:author="NAZ, Mamoona (OLDHAM MEDICAL SERVICES)" w:date="2026-09-22T12:16:00Z" w16du:dateUtc="2026-09-22T16:16:00Z">
        <w:r>
          <w:rPr>
            <w:color w:val="000000"/>
          </w:rPr>
          <w:delText>наблюдение, сравнение, эксперимент;</w:delText>
        </w:r>
      </w:del>
    </w:p>
    <w:p w14:paraId="3F44B460" w14:textId="77777777" w:rsidR="00A16A04" w:rsidRDefault="00DF50C7">
      <w:pPr>
        <w:numPr>
          <w:ilvl w:val="0"/>
          <w:numId w:val="18"/>
        </w:numPr>
        <w:shd w:val="clear" w:color="auto" w:fill="FFFFFF"/>
        <w:ind w:left="0"/>
        <w:rPr>
          <w:del w:id="726" w:author="NAZ, Mamoona (OLDHAM MEDICAL SERVICES)" w:date="2026-09-22T12:16:00Z" w16du:dateUtc="2026-09-22T16:16:00Z"/>
          <w:color w:val="000000"/>
        </w:rPr>
      </w:pPr>
      <w:del w:id="727" w:author="NAZ, Mamoona (OLDHAM MEDICAL SERVICES)" w:date="2026-09-22T12:16:00Z" w16du:dateUtc="2026-09-22T16:16:00Z">
        <w:r>
          <w:rPr>
            <w:color w:val="000000"/>
          </w:rPr>
          <w:delText>абстрагирование, анализ, индукция;</w:delText>
        </w:r>
      </w:del>
    </w:p>
    <w:p w14:paraId="49C8A8BB" w14:textId="77777777" w:rsidR="00A16A04" w:rsidRDefault="00DF50C7">
      <w:pPr>
        <w:numPr>
          <w:ilvl w:val="0"/>
          <w:numId w:val="18"/>
        </w:numPr>
        <w:shd w:val="clear" w:color="auto" w:fill="FFFFFF"/>
        <w:ind w:left="0"/>
        <w:rPr>
          <w:del w:id="728" w:author="NAZ, Mamoona (OLDHAM MEDICAL SERVICES)" w:date="2026-09-22T12:16:00Z" w16du:dateUtc="2026-09-22T16:16:00Z"/>
          <w:color w:val="000000"/>
        </w:rPr>
      </w:pPr>
      <w:del w:id="729" w:author="NAZ, Mamoona (OLDHAM MEDICAL SERVICES)" w:date="2026-09-22T12:16:00Z" w16du:dateUtc="2026-09-22T16:16:00Z">
        <w:r>
          <w:rPr>
            <w:color w:val="000000"/>
          </w:rPr>
          <w:delText>экстраполяция, дедукция, моделирование;</w:delText>
        </w:r>
      </w:del>
    </w:p>
    <w:p w14:paraId="31FDF051" w14:textId="77777777" w:rsidR="00A16A04" w:rsidRDefault="00DF50C7">
      <w:pPr>
        <w:numPr>
          <w:ilvl w:val="0"/>
          <w:numId w:val="18"/>
        </w:numPr>
        <w:shd w:val="clear" w:color="auto" w:fill="FFFFFF"/>
        <w:ind w:left="0"/>
        <w:rPr>
          <w:del w:id="730" w:author="NAZ, Mamoona (OLDHAM MEDICAL SERVICES)" w:date="2026-09-22T12:16:00Z" w16du:dateUtc="2026-09-22T16:16:00Z"/>
          <w:color w:val="000000"/>
        </w:rPr>
      </w:pPr>
      <w:del w:id="731" w:author="NAZ, Mamoona (OLDHAM MEDICAL SERVICES)" w:date="2026-09-22T12:16:00Z" w16du:dateUtc="2026-09-22T16:16:00Z">
        <w:r>
          <w:rPr>
            <w:color w:val="000000"/>
          </w:rPr>
          <w:delText>интерполяция, индукция, дедукция</w:delText>
        </w:r>
      </w:del>
    </w:p>
    <w:p w14:paraId="75F919DB" w14:textId="77777777" w:rsidR="00A16A04" w:rsidRDefault="00DF50C7">
      <w:pPr>
        <w:numPr>
          <w:ilvl w:val="0"/>
          <w:numId w:val="18"/>
        </w:numPr>
        <w:shd w:val="clear" w:color="auto" w:fill="FFFFFF"/>
        <w:ind w:left="0"/>
        <w:rPr>
          <w:del w:id="732" w:author="NAZ, Mamoona (OLDHAM MEDICAL SERVICES)" w:date="2026-09-22T12:16:00Z" w16du:dateUtc="2026-09-22T16:16:00Z"/>
          <w:color w:val="000000"/>
        </w:rPr>
      </w:pPr>
      <w:del w:id="733" w:author="NAZ, Mamoona (OLDHAM MEDICAL SERVICES)" w:date="2026-09-22T12:16:00Z" w16du:dateUtc="2026-09-22T16:16:00Z">
        <w:r>
          <w:rPr>
            <w:color w:val="000000"/>
          </w:rPr>
          <w:delText>экстраполяция, интерполяция, моделирование.</w:delText>
        </w:r>
      </w:del>
    </w:p>
    <w:p w14:paraId="7061DCDE" w14:textId="77777777" w:rsidR="00A16A04" w:rsidRDefault="00A16A04">
      <w:pPr>
        <w:rPr>
          <w:del w:id="734" w:author="NAZ, Mamoona (OLDHAM MEDICAL SERVICES)" w:date="2026-09-22T12:16:00Z" w16du:dateUtc="2026-09-22T16:16:00Z"/>
        </w:rPr>
      </w:pPr>
    </w:p>
    <w:p w14:paraId="756329A8" w14:textId="77777777" w:rsidR="00A16A04" w:rsidRDefault="00DF50C7">
      <w:pPr>
        <w:numPr>
          <w:ilvl w:val="0"/>
          <w:numId w:val="1"/>
        </w:numPr>
        <w:pBdr>
          <w:top w:val="nil"/>
          <w:left w:val="nil"/>
          <w:bottom w:val="nil"/>
          <w:right w:val="nil"/>
          <w:between w:val="nil"/>
        </w:pBdr>
        <w:shd w:val="clear" w:color="auto" w:fill="FFFFFF"/>
        <w:rPr>
          <w:del w:id="735" w:author="NAZ, Mamoona (OLDHAM MEDICAL SERVICES)" w:date="2026-09-22T12:16:00Z" w16du:dateUtc="2026-09-22T16:16:00Z"/>
          <w:b/>
          <w:color w:val="000000"/>
        </w:rPr>
      </w:pPr>
      <w:del w:id="736" w:author="NAZ, Mamoona (OLDHAM MEDICAL SERVICES)" w:date="2026-09-22T12:16:00Z" w16du:dateUtc="2026-09-22T16:16:00Z">
        <w:r>
          <w:rPr>
            <w:b/>
            <w:color w:val="000000"/>
          </w:rPr>
          <w:delText>Выберите правильный вариант ответа.</w:delText>
        </w:r>
      </w:del>
    </w:p>
    <w:p w14:paraId="7841F95B" w14:textId="77777777" w:rsidR="00A16A04" w:rsidRDefault="00DF50C7">
      <w:pPr>
        <w:shd w:val="clear" w:color="auto" w:fill="FFFFFF"/>
        <w:rPr>
          <w:del w:id="737" w:author="NAZ, Mamoona (OLDHAM MEDICAL SERVICES)" w:date="2026-09-22T12:16:00Z" w16du:dateUtc="2026-09-22T16:16:00Z"/>
          <w:color w:val="000000"/>
        </w:rPr>
      </w:pPr>
      <w:del w:id="738" w:author="NAZ, Mamoona (OLDHAM MEDICAL SERVICES)" w:date="2026-09-22T12:16:00Z" w16du:dateUtc="2026-09-22T16:16:00Z">
        <w:r>
          <w:rPr>
            <w:color w:val="000000"/>
          </w:rPr>
          <w:delText>Синонимом научного исследования и методом исследования путем</w:delText>
        </w:r>
        <w:r>
          <w:rPr>
            <w:color w:val="000000"/>
          </w:rPr>
          <w:br/>
          <w:delText xml:space="preserve">разложения целого предмета на составные части является: </w:delText>
        </w:r>
      </w:del>
    </w:p>
    <w:p w14:paraId="1608047C" w14:textId="77777777" w:rsidR="00A16A04" w:rsidRDefault="00DF50C7">
      <w:pPr>
        <w:numPr>
          <w:ilvl w:val="0"/>
          <w:numId w:val="19"/>
        </w:numPr>
        <w:shd w:val="clear" w:color="auto" w:fill="FFFFFF"/>
        <w:ind w:left="0"/>
        <w:rPr>
          <w:del w:id="739" w:author="NAZ, Mamoona (OLDHAM MEDICAL SERVICES)" w:date="2026-09-22T12:16:00Z" w16du:dateUtc="2026-09-22T16:16:00Z"/>
          <w:color w:val="000000"/>
        </w:rPr>
      </w:pPr>
      <w:del w:id="740" w:author="NAZ, Mamoona (OLDHAM MEDICAL SERVICES)" w:date="2026-09-22T12:16:00Z" w16du:dateUtc="2026-09-22T16:16:00Z">
        <w:r>
          <w:rPr>
            <w:color w:val="000000"/>
          </w:rPr>
          <w:delText xml:space="preserve">синтез; </w:delText>
        </w:r>
      </w:del>
    </w:p>
    <w:p w14:paraId="4CA0B63A" w14:textId="77777777" w:rsidR="00A16A04" w:rsidRDefault="00DF50C7">
      <w:pPr>
        <w:numPr>
          <w:ilvl w:val="0"/>
          <w:numId w:val="19"/>
        </w:numPr>
        <w:shd w:val="clear" w:color="auto" w:fill="FFFFFF"/>
        <w:ind w:left="0"/>
        <w:rPr>
          <w:del w:id="741" w:author="NAZ, Mamoona (OLDHAM MEDICAL SERVICES)" w:date="2026-09-22T12:16:00Z" w16du:dateUtc="2026-09-22T16:16:00Z"/>
          <w:color w:val="000000"/>
        </w:rPr>
      </w:pPr>
      <w:del w:id="742" w:author="NAZ, Mamoona (OLDHAM MEDICAL SERVICES)" w:date="2026-09-22T12:16:00Z" w16du:dateUtc="2026-09-22T16:16:00Z">
        <w:r>
          <w:rPr>
            <w:color w:val="000000"/>
          </w:rPr>
          <w:delText xml:space="preserve">абстрагирование </w:delText>
        </w:r>
      </w:del>
    </w:p>
    <w:p w14:paraId="4C7BBD37" w14:textId="77777777" w:rsidR="00A16A04" w:rsidRDefault="00DF50C7">
      <w:pPr>
        <w:numPr>
          <w:ilvl w:val="0"/>
          <w:numId w:val="19"/>
        </w:numPr>
        <w:shd w:val="clear" w:color="auto" w:fill="FFFFFF"/>
        <w:ind w:left="0"/>
        <w:rPr>
          <w:del w:id="743" w:author="NAZ, Mamoona (OLDHAM MEDICAL SERVICES)" w:date="2026-09-22T12:16:00Z" w16du:dateUtc="2026-09-22T16:16:00Z"/>
          <w:color w:val="000000"/>
        </w:rPr>
      </w:pPr>
      <w:del w:id="744" w:author="NAZ, Mamoona (OLDHAM MEDICAL SERVICES)" w:date="2026-09-22T12:16:00Z" w16du:dateUtc="2026-09-22T16:16:00Z">
        <w:r>
          <w:rPr>
            <w:color w:val="000000"/>
          </w:rPr>
          <w:delText>детализация</w:delText>
        </w:r>
      </w:del>
    </w:p>
    <w:p w14:paraId="4216C145" w14:textId="77777777" w:rsidR="00A16A04" w:rsidRDefault="00DF50C7">
      <w:pPr>
        <w:numPr>
          <w:ilvl w:val="0"/>
          <w:numId w:val="19"/>
        </w:numPr>
        <w:shd w:val="clear" w:color="auto" w:fill="FFFFFF"/>
        <w:ind w:left="0"/>
        <w:rPr>
          <w:del w:id="745" w:author="NAZ, Mamoona (OLDHAM MEDICAL SERVICES)" w:date="2026-09-22T12:16:00Z" w16du:dateUtc="2026-09-22T16:16:00Z"/>
          <w:color w:val="000000"/>
        </w:rPr>
      </w:pPr>
      <w:del w:id="746" w:author="NAZ, Mamoona (OLDHAM MEDICAL SERVICES)" w:date="2026-09-22T12:16:00Z" w16du:dateUtc="2026-09-22T16:16:00Z">
        <w:r>
          <w:rPr>
            <w:color w:val="000000"/>
          </w:rPr>
          <w:delText xml:space="preserve">дефрагментация; </w:delText>
        </w:r>
      </w:del>
    </w:p>
    <w:p w14:paraId="7E01492E" w14:textId="77777777" w:rsidR="00A16A04" w:rsidRDefault="00DF50C7">
      <w:pPr>
        <w:numPr>
          <w:ilvl w:val="0"/>
          <w:numId w:val="19"/>
        </w:numPr>
        <w:shd w:val="clear" w:color="auto" w:fill="FFFFFF"/>
        <w:ind w:left="0"/>
        <w:rPr>
          <w:del w:id="747" w:author="NAZ, Mamoona (OLDHAM MEDICAL SERVICES)" w:date="2026-09-22T12:16:00Z" w16du:dateUtc="2026-09-22T16:16:00Z"/>
          <w:color w:val="000000"/>
        </w:rPr>
      </w:pPr>
      <w:del w:id="748" w:author="NAZ, Mamoona (OLDHAM MEDICAL SERVICES)" w:date="2026-09-22T12:16:00Z" w16du:dateUtc="2026-09-22T16:16:00Z">
        <w:r>
          <w:rPr>
            <w:color w:val="000000"/>
          </w:rPr>
          <w:delText>формализация;</w:delText>
        </w:r>
      </w:del>
    </w:p>
    <w:p w14:paraId="1261771B" w14:textId="77777777" w:rsidR="00A16A04" w:rsidRDefault="00DF50C7">
      <w:pPr>
        <w:numPr>
          <w:ilvl w:val="0"/>
          <w:numId w:val="19"/>
        </w:numPr>
        <w:shd w:val="clear" w:color="auto" w:fill="FFFFFF"/>
        <w:ind w:left="0"/>
        <w:rPr>
          <w:del w:id="749" w:author="NAZ, Mamoona (OLDHAM MEDICAL SERVICES)" w:date="2026-09-22T12:16:00Z" w16du:dateUtc="2026-09-22T16:16:00Z"/>
          <w:color w:val="000000"/>
        </w:rPr>
      </w:pPr>
      <w:del w:id="750" w:author="NAZ, Mamoona (OLDHAM MEDICAL SERVICES)" w:date="2026-09-22T12:16:00Z" w16du:dateUtc="2026-09-22T16:16:00Z">
        <w:r>
          <w:rPr>
            <w:color w:val="000000"/>
          </w:rPr>
          <w:delText xml:space="preserve"> анализ.</w:delText>
        </w:r>
      </w:del>
    </w:p>
    <w:p w14:paraId="4022F0FE" w14:textId="77777777" w:rsidR="00A16A04" w:rsidRDefault="00A16A04">
      <w:pPr>
        <w:shd w:val="clear" w:color="auto" w:fill="FFFFFF"/>
        <w:rPr>
          <w:del w:id="751" w:author="NAZ, Mamoona (OLDHAM MEDICAL SERVICES)" w:date="2026-09-22T12:16:00Z" w16du:dateUtc="2026-09-22T16:16:00Z"/>
        </w:rPr>
      </w:pPr>
    </w:p>
    <w:p w14:paraId="1784243B" w14:textId="77777777" w:rsidR="00A16A04" w:rsidRDefault="00DF50C7">
      <w:pPr>
        <w:numPr>
          <w:ilvl w:val="0"/>
          <w:numId w:val="1"/>
        </w:numPr>
        <w:pBdr>
          <w:top w:val="nil"/>
          <w:left w:val="nil"/>
          <w:bottom w:val="nil"/>
          <w:right w:val="nil"/>
          <w:between w:val="nil"/>
        </w:pBdr>
        <w:shd w:val="clear" w:color="auto" w:fill="FFFFFF"/>
        <w:rPr>
          <w:del w:id="752" w:author="NAZ, Mamoona (OLDHAM MEDICAL SERVICES)" w:date="2026-09-22T12:16:00Z" w16du:dateUtc="2026-09-22T16:16:00Z"/>
          <w:b/>
          <w:color w:val="000000"/>
        </w:rPr>
      </w:pPr>
      <w:del w:id="753" w:author="NAZ, Mamoona (OLDHAM MEDICAL SERVICES)" w:date="2026-09-22T12:16:00Z" w16du:dateUtc="2026-09-22T16:16:00Z">
        <w:r>
          <w:rPr>
            <w:b/>
            <w:color w:val="000000"/>
          </w:rPr>
          <w:delText>Выберите правильный вариант ответа.</w:delText>
        </w:r>
      </w:del>
    </w:p>
    <w:p w14:paraId="436EAAC0" w14:textId="77777777" w:rsidR="00A16A04" w:rsidRDefault="00DF50C7">
      <w:pPr>
        <w:shd w:val="clear" w:color="auto" w:fill="FFFFFF"/>
        <w:rPr>
          <w:del w:id="754" w:author="NAZ, Mamoona (OLDHAM MEDICAL SERVICES)" w:date="2026-09-22T12:16:00Z" w16du:dateUtc="2026-09-22T16:16:00Z"/>
        </w:rPr>
      </w:pPr>
      <w:del w:id="755" w:author="NAZ, Mamoona (OLDHAM MEDICAL SERVICES)" w:date="2026-09-22T12:16:00Z" w16du:dateUtc="2026-09-22T16:16:00Z">
        <w:r>
          <w:delText>Существуют различные методы исследования. Методы бывают:</w:delText>
        </w:r>
      </w:del>
    </w:p>
    <w:p w14:paraId="07994DE3" w14:textId="77777777" w:rsidR="00A16A04" w:rsidRDefault="00DF50C7">
      <w:pPr>
        <w:numPr>
          <w:ilvl w:val="0"/>
          <w:numId w:val="6"/>
        </w:numPr>
        <w:shd w:val="clear" w:color="auto" w:fill="FFFFFF"/>
        <w:ind w:left="0"/>
        <w:rPr>
          <w:del w:id="756" w:author="NAZ, Mamoona (OLDHAM MEDICAL SERVICES)" w:date="2026-09-22T12:16:00Z" w16du:dateUtc="2026-09-22T16:16:00Z"/>
        </w:rPr>
      </w:pPr>
      <w:del w:id="757" w:author="NAZ, Mamoona (OLDHAM MEDICAL SERVICES)" w:date="2026-09-22T12:16:00Z" w16du:dateUtc="2026-09-22T16:16:00Z">
        <w:r>
          <w:delText>эмпирические;</w:delText>
        </w:r>
      </w:del>
    </w:p>
    <w:p w14:paraId="1F4DB18B" w14:textId="77777777" w:rsidR="00A16A04" w:rsidRDefault="00DF50C7">
      <w:pPr>
        <w:numPr>
          <w:ilvl w:val="0"/>
          <w:numId w:val="6"/>
        </w:numPr>
        <w:shd w:val="clear" w:color="auto" w:fill="FFFFFF"/>
        <w:ind w:left="0"/>
        <w:rPr>
          <w:del w:id="758" w:author="NAZ, Mamoona (OLDHAM MEDICAL SERVICES)" w:date="2026-09-22T12:16:00Z" w16du:dateUtc="2026-09-22T16:16:00Z"/>
        </w:rPr>
      </w:pPr>
      <w:del w:id="759" w:author="NAZ, Mamoona (OLDHAM MEDICAL SERVICES)" w:date="2026-09-22T12:16:00Z" w16du:dateUtc="2026-09-22T16:16:00Z">
        <w:r>
          <w:delText>общие;</w:delText>
        </w:r>
      </w:del>
    </w:p>
    <w:p w14:paraId="02A0DE31" w14:textId="77777777" w:rsidR="00A16A04" w:rsidRDefault="00DF50C7">
      <w:pPr>
        <w:numPr>
          <w:ilvl w:val="0"/>
          <w:numId w:val="6"/>
        </w:numPr>
        <w:shd w:val="clear" w:color="auto" w:fill="FFFFFF"/>
        <w:ind w:left="0"/>
        <w:rPr>
          <w:del w:id="760" w:author="NAZ, Mamoona (OLDHAM MEDICAL SERVICES)" w:date="2026-09-22T12:16:00Z" w16du:dateUtc="2026-09-22T16:16:00Z"/>
        </w:rPr>
      </w:pPr>
      <w:del w:id="761" w:author="NAZ, Mamoona (OLDHAM MEDICAL SERVICES)" w:date="2026-09-22T12:16:00Z" w16du:dateUtc="2026-09-22T16:16:00Z">
        <w:r>
          <w:delText>лабораторные;</w:delText>
        </w:r>
      </w:del>
    </w:p>
    <w:p w14:paraId="7078B638" w14:textId="77777777" w:rsidR="00A16A04" w:rsidRDefault="00DF50C7">
      <w:pPr>
        <w:numPr>
          <w:ilvl w:val="0"/>
          <w:numId w:val="7"/>
        </w:numPr>
        <w:shd w:val="clear" w:color="auto" w:fill="FFFFFF"/>
        <w:ind w:left="0"/>
        <w:rPr>
          <w:del w:id="762" w:author="NAZ, Mamoona (OLDHAM MEDICAL SERVICES)" w:date="2026-09-22T12:16:00Z" w16du:dateUtc="2026-09-22T16:16:00Z"/>
        </w:rPr>
      </w:pPr>
      <w:del w:id="763" w:author="NAZ, Mamoona (OLDHAM MEDICAL SERVICES)" w:date="2026-09-22T12:16:00Z" w16du:dateUtc="2026-09-22T16:16:00Z">
        <w:r>
          <w:delText>теоретические;</w:delText>
        </w:r>
      </w:del>
    </w:p>
    <w:p w14:paraId="61F379EE" w14:textId="77777777" w:rsidR="00A16A04" w:rsidRDefault="00DF50C7">
      <w:pPr>
        <w:numPr>
          <w:ilvl w:val="0"/>
          <w:numId w:val="7"/>
        </w:numPr>
        <w:shd w:val="clear" w:color="auto" w:fill="FFFFFF"/>
        <w:ind w:left="0"/>
        <w:rPr>
          <w:del w:id="764" w:author="NAZ, Mamoona (OLDHAM MEDICAL SERVICES)" w:date="2026-09-22T12:16:00Z" w16du:dateUtc="2026-09-22T16:16:00Z"/>
        </w:rPr>
      </w:pPr>
      <w:del w:id="765" w:author="NAZ, Mamoona (OLDHAM MEDICAL SERVICES)" w:date="2026-09-22T12:16:00Z" w16du:dateUtc="2026-09-22T16:16:00Z">
        <w:r>
          <w:delText>специфические</w:delText>
        </w:r>
      </w:del>
    </w:p>
    <w:p w14:paraId="54998C55" w14:textId="77777777" w:rsidR="00A16A04" w:rsidRDefault="00DF50C7">
      <w:pPr>
        <w:numPr>
          <w:ilvl w:val="0"/>
          <w:numId w:val="7"/>
        </w:numPr>
        <w:shd w:val="clear" w:color="auto" w:fill="FFFFFF"/>
        <w:ind w:left="0"/>
        <w:rPr>
          <w:del w:id="766" w:author="NAZ, Mamoona (OLDHAM MEDICAL SERVICES)" w:date="2026-09-22T12:16:00Z" w16du:dateUtc="2026-09-22T16:16:00Z"/>
        </w:rPr>
      </w:pPr>
      <w:del w:id="767" w:author="NAZ, Mamoona (OLDHAM MEDICAL SERVICES)" w:date="2026-09-22T12:16:00Z" w16du:dateUtc="2026-09-22T16:16:00Z">
        <w:r>
          <w:delText>прикладные.</w:delText>
        </w:r>
      </w:del>
    </w:p>
    <w:p w14:paraId="21A96FCC" w14:textId="77777777" w:rsidR="00A16A04" w:rsidRDefault="00A16A04">
      <w:pPr>
        <w:shd w:val="clear" w:color="auto" w:fill="FFFFFF"/>
        <w:rPr>
          <w:del w:id="768" w:author="NAZ, Mamoona (OLDHAM MEDICAL SERVICES)" w:date="2026-09-22T12:16:00Z" w16du:dateUtc="2026-09-22T16:16:00Z"/>
          <w:color w:val="000000"/>
        </w:rPr>
      </w:pPr>
    </w:p>
    <w:p w14:paraId="7C32B38E" w14:textId="77777777" w:rsidR="00A16A04" w:rsidRDefault="00DF50C7">
      <w:pPr>
        <w:numPr>
          <w:ilvl w:val="0"/>
          <w:numId w:val="6"/>
        </w:numPr>
        <w:pBdr>
          <w:top w:val="nil"/>
          <w:left w:val="nil"/>
          <w:bottom w:val="nil"/>
          <w:right w:val="nil"/>
          <w:between w:val="nil"/>
        </w:pBdr>
        <w:shd w:val="clear" w:color="auto" w:fill="FFFFFF"/>
        <w:rPr>
          <w:del w:id="769" w:author="NAZ, Mamoona (OLDHAM MEDICAL SERVICES)" w:date="2026-09-22T12:16:00Z" w16du:dateUtc="2026-09-22T16:16:00Z"/>
          <w:b/>
          <w:color w:val="000000"/>
        </w:rPr>
      </w:pPr>
      <w:del w:id="770" w:author="NAZ, Mamoona (OLDHAM MEDICAL SERVICES)" w:date="2026-09-22T12:16:00Z" w16du:dateUtc="2026-09-22T16:16:00Z">
        <w:r>
          <w:rPr>
            <w:b/>
            <w:color w:val="000000"/>
          </w:rPr>
          <w:delText>Выберите правильный вариант ответа.</w:delText>
        </w:r>
      </w:del>
    </w:p>
    <w:p w14:paraId="401F559B" w14:textId="77777777" w:rsidR="00A16A04" w:rsidRDefault="00DF50C7">
      <w:pPr>
        <w:shd w:val="clear" w:color="auto" w:fill="FFFFFF"/>
        <w:rPr>
          <w:del w:id="771" w:author="NAZ, Mamoona (OLDHAM MEDICAL SERVICES)" w:date="2026-09-22T12:16:00Z" w16du:dateUtc="2026-09-22T16:16:00Z"/>
          <w:color w:val="000000"/>
        </w:rPr>
      </w:pPr>
      <w:del w:id="772" w:author="NAZ, Mamoona (OLDHAM MEDICAL SERVICES)" w:date="2026-09-22T12:16:00Z" w16du:dateUtc="2026-09-22T16:16:00Z">
        <w:r>
          <w:rPr>
            <w:color w:val="000000"/>
          </w:rPr>
          <w:delText>Слово «метод» происходит от греческого «methodos», что означает:</w:delText>
        </w:r>
      </w:del>
    </w:p>
    <w:p w14:paraId="0D24014A" w14:textId="77777777" w:rsidR="00A16A04" w:rsidRDefault="00DF50C7">
      <w:pPr>
        <w:numPr>
          <w:ilvl w:val="0"/>
          <w:numId w:val="8"/>
        </w:numPr>
        <w:shd w:val="clear" w:color="auto" w:fill="FFFFFF"/>
        <w:ind w:left="0"/>
        <w:rPr>
          <w:del w:id="773" w:author="NAZ, Mamoona (OLDHAM MEDICAL SERVICES)" w:date="2026-09-22T12:16:00Z" w16du:dateUtc="2026-09-22T16:16:00Z"/>
          <w:color w:val="000000"/>
        </w:rPr>
      </w:pPr>
      <w:del w:id="774" w:author="NAZ, Mamoona (OLDHAM MEDICAL SERVICES)" w:date="2026-09-22T12:16:00Z" w16du:dateUtc="2026-09-22T16:16:00Z">
        <w:r>
          <w:rPr>
            <w:color w:val="000000"/>
          </w:rPr>
          <w:delText>путь исследования, теория,</w:delText>
        </w:r>
        <w:r>
          <w:rPr>
            <w:color w:val="000000"/>
          </w:rPr>
          <w:br/>
          <w:delText>учение;</w:delText>
        </w:r>
      </w:del>
    </w:p>
    <w:p w14:paraId="39522F87" w14:textId="77777777" w:rsidR="00A16A04" w:rsidRDefault="00DF50C7">
      <w:pPr>
        <w:numPr>
          <w:ilvl w:val="0"/>
          <w:numId w:val="8"/>
        </w:numPr>
        <w:shd w:val="clear" w:color="auto" w:fill="FFFFFF"/>
        <w:ind w:left="0"/>
        <w:rPr>
          <w:del w:id="775" w:author="NAZ, Mamoona (OLDHAM MEDICAL SERVICES)" w:date="2026-09-22T12:16:00Z" w16du:dateUtc="2026-09-22T16:16:00Z"/>
          <w:color w:val="000000"/>
        </w:rPr>
      </w:pPr>
      <w:del w:id="776" w:author="NAZ, Mamoona (OLDHAM MEDICAL SERVICES)" w:date="2026-09-22T12:16:00Z" w16du:dateUtc="2026-09-22T16:16:00Z">
        <w:r>
          <w:rPr>
            <w:color w:val="000000"/>
          </w:rPr>
          <w:delText>эссенциальность, объективнаяистинность;</w:delText>
        </w:r>
      </w:del>
    </w:p>
    <w:p w14:paraId="20F61800" w14:textId="77777777" w:rsidR="00A16A04" w:rsidRDefault="00DF50C7">
      <w:pPr>
        <w:shd w:val="clear" w:color="auto" w:fill="FFFFFF"/>
        <w:ind w:hanging="360"/>
        <w:rPr>
          <w:del w:id="777" w:author="NAZ, Mamoona (OLDHAM MEDICAL SERVICES)" w:date="2026-09-22T12:16:00Z" w16du:dateUtc="2026-09-22T16:16:00Z"/>
          <w:color w:val="000000"/>
        </w:rPr>
      </w:pPr>
      <w:del w:id="778" w:author="NAZ, Mamoona (OLDHAM MEDICAL SERVICES)" w:date="2026-09-22T12:16:00Z" w16du:dateUtc="2026-09-22T16:16:00Z">
        <w:r>
          <w:rPr>
            <w:color w:val="000000"/>
          </w:rPr>
          <w:delText>3) метаязык, язык, средствами</w:delText>
        </w:r>
        <w:r>
          <w:rPr>
            <w:color w:val="000000"/>
          </w:rPr>
          <w:br/>
          <w:delText>которого описываются</w:delText>
        </w:r>
        <w:r>
          <w:rPr>
            <w:color w:val="000000"/>
          </w:rPr>
          <w:br/>
          <w:delText>свойства другого языка;</w:delText>
        </w:r>
      </w:del>
    </w:p>
    <w:p w14:paraId="1C037631" w14:textId="77777777" w:rsidR="00A16A04" w:rsidRDefault="00DF50C7">
      <w:pPr>
        <w:shd w:val="clear" w:color="auto" w:fill="FFFFFF"/>
        <w:ind w:hanging="426"/>
        <w:rPr>
          <w:del w:id="779" w:author="NAZ, Mamoona (OLDHAM MEDICAL SERVICES)" w:date="2026-09-22T12:16:00Z" w16du:dateUtc="2026-09-22T16:16:00Z"/>
          <w:color w:val="000000"/>
        </w:rPr>
      </w:pPr>
      <w:del w:id="780" w:author="NAZ, Mamoona (OLDHAM MEDICAL SERVICES)" w:date="2026-09-22T12:16:00Z" w16du:dateUtc="2026-09-22T16:16:00Z">
        <w:r>
          <w:rPr>
            <w:color w:val="000000"/>
          </w:rPr>
          <w:delText>4) методология, организация</w:delText>
        </w:r>
      </w:del>
    </w:p>
    <w:p w14:paraId="4BDA0680" w14:textId="77777777" w:rsidR="00A16A04" w:rsidRDefault="00DF50C7">
      <w:pPr>
        <w:shd w:val="clear" w:color="auto" w:fill="FFFFFF"/>
        <w:ind w:hanging="426"/>
        <w:rPr>
          <w:del w:id="781" w:author="NAZ, Mamoona (OLDHAM MEDICAL SERVICES)" w:date="2026-09-22T12:16:00Z" w16du:dateUtc="2026-09-22T16:16:00Z"/>
          <w:color w:val="000000"/>
        </w:rPr>
      </w:pPr>
      <w:del w:id="782" w:author="NAZ, Mamoona (OLDHAM MEDICAL SERVICES)" w:date="2026-09-22T12:16:00Z" w16du:dateUtc="2026-09-22T16:16:00Z">
        <w:r>
          <w:rPr>
            <w:color w:val="000000"/>
          </w:rPr>
          <w:delText>исследования;</w:delText>
        </w:r>
      </w:del>
    </w:p>
    <w:p w14:paraId="06382808" w14:textId="77777777" w:rsidR="00A16A04" w:rsidRDefault="00DF50C7">
      <w:pPr>
        <w:shd w:val="clear" w:color="auto" w:fill="FFFFFF"/>
        <w:ind w:hanging="426"/>
        <w:rPr>
          <w:del w:id="783" w:author="NAZ, Mamoona (OLDHAM MEDICAL SERVICES)" w:date="2026-09-22T12:16:00Z" w16du:dateUtc="2026-09-22T16:16:00Z"/>
          <w:color w:val="000000"/>
        </w:rPr>
      </w:pPr>
      <w:del w:id="784" w:author="NAZ, Mamoona (OLDHAM MEDICAL SERVICES)" w:date="2026-09-22T12:16:00Z" w16du:dateUtc="2026-09-22T16:16:00Z">
        <w:r>
          <w:rPr>
            <w:color w:val="000000"/>
          </w:rPr>
          <w:delText>3) общезначимость, способность к предсказанию;</w:delText>
        </w:r>
      </w:del>
    </w:p>
    <w:p w14:paraId="336471FB" w14:textId="77777777" w:rsidR="00A16A04" w:rsidRDefault="00DF50C7">
      <w:pPr>
        <w:shd w:val="clear" w:color="auto" w:fill="FFFFFF"/>
        <w:ind w:hanging="426"/>
        <w:rPr>
          <w:del w:id="785" w:author="NAZ, Mamoona (OLDHAM MEDICAL SERVICES)" w:date="2026-09-22T12:16:00Z" w16du:dateUtc="2026-09-22T16:16:00Z"/>
          <w:color w:val="000000"/>
        </w:rPr>
      </w:pPr>
      <w:del w:id="786" w:author="NAZ, Mamoona (OLDHAM MEDICAL SERVICES)" w:date="2026-09-22T12:16:00Z" w16du:dateUtc="2026-09-22T16:16:00Z">
        <w:r>
          <w:rPr>
            <w:color w:val="000000"/>
          </w:rPr>
          <w:delText>4) обоснованность, системность,точность.</w:delText>
        </w:r>
      </w:del>
    </w:p>
    <w:p w14:paraId="2F757111" w14:textId="77777777" w:rsidR="00A16A04" w:rsidRDefault="00A16A04">
      <w:pPr>
        <w:shd w:val="clear" w:color="auto" w:fill="FFFFFF"/>
        <w:ind w:hanging="426"/>
        <w:rPr>
          <w:del w:id="787" w:author="NAZ, Mamoona (OLDHAM MEDICAL SERVICES)" w:date="2026-09-22T12:16:00Z" w16du:dateUtc="2026-09-22T16:16:00Z"/>
          <w:color w:val="000000"/>
        </w:rPr>
      </w:pPr>
    </w:p>
    <w:p w14:paraId="477F6C92" w14:textId="77777777" w:rsidR="00A16A04" w:rsidRDefault="00DF50C7">
      <w:pPr>
        <w:numPr>
          <w:ilvl w:val="0"/>
          <w:numId w:val="6"/>
        </w:numPr>
        <w:pBdr>
          <w:top w:val="nil"/>
          <w:left w:val="nil"/>
          <w:bottom w:val="nil"/>
          <w:right w:val="nil"/>
          <w:between w:val="nil"/>
        </w:pBdr>
        <w:shd w:val="clear" w:color="auto" w:fill="FFFFFF"/>
        <w:rPr>
          <w:del w:id="788" w:author="NAZ, Mamoona (OLDHAM MEDICAL SERVICES)" w:date="2026-09-22T12:16:00Z" w16du:dateUtc="2026-09-22T16:16:00Z"/>
          <w:b/>
          <w:color w:val="000000"/>
        </w:rPr>
      </w:pPr>
      <w:del w:id="789" w:author="NAZ, Mamoona (OLDHAM MEDICAL SERVICES)" w:date="2026-09-22T12:16:00Z" w16du:dateUtc="2026-09-22T16:16:00Z">
        <w:r>
          <w:rPr>
            <w:b/>
            <w:color w:val="000000"/>
          </w:rPr>
          <w:delText>Выберите правильный вариант ответа.</w:delText>
        </w:r>
      </w:del>
    </w:p>
    <w:p w14:paraId="7E74FD3E" w14:textId="77777777" w:rsidR="00A16A04" w:rsidRDefault="00DF50C7">
      <w:pPr>
        <w:shd w:val="clear" w:color="auto" w:fill="FFFFFF"/>
        <w:ind w:hanging="426"/>
        <w:rPr>
          <w:del w:id="790" w:author="NAZ, Mamoona (OLDHAM MEDICAL SERVICES)" w:date="2026-09-22T12:16:00Z" w16du:dateUtc="2026-09-22T16:16:00Z"/>
          <w:color w:val="000000"/>
        </w:rPr>
      </w:pPr>
      <w:del w:id="791" w:author="NAZ, Mamoona (OLDHAM MEDICAL SERVICES)" w:date="2026-09-22T12:16:00Z" w16du:dateUtc="2026-09-22T16:16:00Z">
        <w:r>
          <w:rPr>
            <w:color w:val="000000"/>
          </w:rPr>
          <w:delText xml:space="preserve"> «На свете есть вещи поважнее самых прекрасных открытий – это знание метода, которым они были сделаны» - сказал известный немецкий философ :</w:delText>
        </w:r>
      </w:del>
    </w:p>
    <w:p w14:paraId="69243C6A" w14:textId="77777777" w:rsidR="00A16A04" w:rsidRDefault="00DF50C7">
      <w:pPr>
        <w:numPr>
          <w:ilvl w:val="0"/>
          <w:numId w:val="9"/>
        </w:numPr>
        <w:shd w:val="clear" w:color="auto" w:fill="FFFFFF"/>
        <w:ind w:left="0"/>
        <w:rPr>
          <w:del w:id="792" w:author="NAZ, Mamoona (OLDHAM MEDICAL SERVICES)" w:date="2026-09-22T12:16:00Z" w16du:dateUtc="2026-09-22T16:16:00Z"/>
          <w:color w:val="000000"/>
        </w:rPr>
      </w:pPr>
      <w:del w:id="793" w:author="NAZ, Mamoona (OLDHAM MEDICAL SERVICES)" w:date="2026-09-22T12:16:00Z" w16du:dateUtc="2026-09-22T16:16:00Z">
        <w:r>
          <w:rPr>
            <w:color w:val="000000"/>
          </w:rPr>
          <w:delText xml:space="preserve">К. Маркс; </w:delText>
        </w:r>
      </w:del>
    </w:p>
    <w:p w14:paraId="2E2EA951" w14:textId="77777777" w:rsidR="00A16A04" w:rsidRDefault="00DF50C7">
      <w:pPr>
        <w:numPr>
          <w:ilvl w:val="0"/>
          <w:numId w:val="9"/>
        </w:numPr>
        <w:shd w:val="clear" w:color="auto" w:fill="FFFFFF"/>
        <w:ind w:left="0"/>
        <w:rPr>
          <w:del w:id="794" w:author="NAZ, Mamoona (OLDHAM MEDICAL SERVICES)" w:date="2026-09-22T12:16:00Z" w16du:dateUtc="2026-09-22T16:16:00Z"/>
          <w:color w:val="000000"/>
        </w:rPr>
      </w:pPr>
      <w:del w:id="795" w:author="NAZ, Mamoona (OLDHAM MEDICAL SERVICES)" w:date="2026-09-22T12:16:00Z" w16du:dateUtc="2026-09-22T16:16:00Z">
        <w:r>
          <w:rPr>
            <w:color w:val="000000"/>
          </w:rPr>
          <w:delText xml:space="preserve">Д. Дидро; </w:delText>
        </w:r>
      </w:del>
    </w:p>
    <w:p w14:paraId="4F22571A" w14:textId="77777777" w:rsidR="00A16A04" w:rsidRDefault="00DF50C7">
      <w:pPr>
        <w:numPr>
          <w:ilvl w:val="0"/>
          <w:numId w:val="9"/>
        </w:numPr>
        <w:shd w:val="clear" w:color="auto" w:fill="FFFFFF"/>
        <w:ind w:left="0"/>
        <w:rPr>
          <w:del w:id="796" w:author="NAZ, Mamoona (OLDHAM MEDICAL SERVICES)" w:date="2026-09-22T12:16:00Z" w16du:dateUtc="2026-09-22T16:16:00Z"/>
          <w:color w:val="000000"/>
        </w:rPr>
      </w:pPr>
      <w:del w:id="797" w:author="NAZ, Mamoona (OLDHAM MEDICAL SERVICES)" w:date="2026-09-22T12:16:00Z" w16du:dateUtc="2026-09-22T16:16:00Z">
        <w:r>
          <w:rPr>
            <w:color w:val="000000"/>
          </w:rPr>
          <w:delText xml:space="preserve">Ф.Ницше; </w:delText>
        </w:r>
      </w:del>
    </w:p>
    <w:p w14:paraId="73744FA4" w14:textId="77777777" w:rsidR="00A16A04" w:rsidRDefault="00DF50C7">
      <w:pPr>
        <w:numPr>
          <w:ilvl w:val="0"/>
          <w:numId w:val="9"/>
        </w:numPr>
        <w:shd w:val="clear" w:color="auto" w:fill="FFFFFF"/>
        <w:ind w:left="0"/>
        <w:rPr>
          <w:del w:id="798" w:author="NAZ, Mamoona (OLDHAM MEDICAL SERVICES)" w:date="2026-09-22T12:16:00Z" w16du:dateUtc="2026-09-22T16:16:00Z"/>
          <w:color w:val="000000"/>
        </w:rPr>
      </w:pPr>
      <w:del w:id="799" w:author="NAZ, Mamoona (OLDHAM MEDICAL SERVICES)" w:date="2026-09-22T12:16:00Z" w16du:dateUtc="2026-09-22T16:16:00Z">
        <w:r>
          <w:rPr>
            <w:color w:val="000000"/>
          </w:rPr>
          <w:delText xml:space="preserve">Л.Фейербах; </w:delText>
        </w:r>
      </w:del>
    </w:p>
    <w:p w14:paraId="5020468E" w14:textId="77777777" w:rsidR="00A16A04" w:rsidRDefault="00DF50C7">
      <w:pPr>
        <w:numPr>
          <w:ilvl w:val="0"/>
          <w:numId w:val="9"/>
        </w:numPr>
        <w:shd w:val="clear" w:color="auto" w:fill="FFFFFF"/>
        <w:ind w:left="0"/>
        <w:rPr>
          <w:del w:id="800" w:author="NAZ, Mamoona (OLDHAM MEDICAL SERVICES)" w:date="2026-09-22T12:16:00Z" w16du:dateUtc="2026-09-22T16:16:00Z"/>
          <w:color w:val="000000"/>
        </w:rPr>
      </w:pPr>
      <w:del w:id="801" w:author="NAZ, Mamoona (OLDHAM MEDICAL SERVICES)" w:date="2026-09-22T12:16:00Z" w16du:dateUtc="2026-09-22T16:16:00Z">
        <w:r>
          <w:rPr>
            <w:color w:val="000000"/>
          </w:rPr>
          <w:delText>Г.Лейбниц;</w:delText>
        </w:r>
      </w:del>
    </w:p>
    <w:p w14:paraId="013F98B8" w14:textId="77777777" w:rsidR="00A16A04" w:rsidRDefault="00DF50C7">
      <w:pPr>
        <w:numPr>
          <w:ilvl w:val="0"/>
          <w:numId w:val="9"/>
        </w:numPr>
        <w:shd w:val="clear" w:color="auto" w:fill="FFFFFF"/>
        <w:ind w:left="0"/>
        <w:rPr>
          <w:del w:id="802" w:author="NAZ, Mamoona (OLDHAM MEDICAL SERVICES)" w:date="2026-09-22T12:16:00Z" w16du:dateUtc="2026-09-22T16:16:00Z"/>
          <w:color w:val="000000"/>
        </w:rPr>
      </w:pPr>
      <w:del w:id="803" w:author="NAZ, Mamoona (OLDHAM MEDICAL SERVICES)" w:date="2026-09-22T12:16:00Z" w16du:dateUtc="2026-09-22T16:16:00Z">
        <w:r>
          <w:rPr>
            <w:color w:val="000000"/>
          </w:rPr>
          <w:delText>Д.Менделеев.</w:delText>
        </w:r>
      </w:del>
    </w:p>
    <w:p w14:paraId="7FD28A3B" w14:textId="77777777" w:rsidR="00A16A04" w:rsidRDefault="00A16A04">
      <w:pPr>
        <w:pBdr>
          <w:top w:val="nil"/>
          <w:left w:val="nil"/>
          <w:bottom w:val="nil"/>
          <w:right w:val="nil"/>
          <w:between w:val="nil"/>
        </w:pBdr>
        <w:shd w:val="clear" w:color="auto" w:fill="FFFFFF"/>
        <w:rPr>
          <w:del w:id="804" w:author="NAZ, Mamoona (OLDHAM MEDICAL SERVICES)" w:date="2026-09-22T12:16:00Z" w16du:dateUtc="2026-09-22T16:16:00Z"/>
          <w:b/>
          <w:color w:val="000000"/>
        </w:rPr>
      </w:pPr>
    </w:p>
    <w:p w14:paraId="4B0DECE6" w14:textId="77777777" w:rsidR="00A16A04" w:rsidRDefault="00DF50C7">
      <w:pPr>
        <w:pBdr>
          <w:top w:val="nil"/>
          <w:left w:val="nil"/>
          <w:bottom w:val="nil"/>
          <w:right w:val="nil"/>
          <w:between w:val="nil"/>
        </w:pBdr>
        <w:shd w:val="clear" w:color="auto" w:fill="FFFFFF"/>
        <w:rPr>
          <w:del w:id="805" w:author="NAZ, Mamoona (OLDHAM MEDICAL SERVICES)" w:date="2026-09-22T12:16:00Z" w16du:dateUtc="2026-09-22T16:16:00Z"/>
          <w:b/>
          <w:color w:val="000000"/>
        </w:rPr>
      </w:pPr>
      <w:del w:id="806" w:author="NAZ, Mamoona (OLDHAM MEDICAL SERVICES)" w:date="2026-09-22T12:16:00Z" w16du:dateUtc="2026-09-22T16:16:00Z">
        <w:r>
          <w:rPr>
            <w:b/>
            <w:color w:val="000000"/>
          </w:rPr>
          <w:delText>6.Выберите правильный вариант ответа.</w:delText>
        </w:r>
      </w:del>
    </w:p>
    <w:p w14:paraId="70461555" w14:textId="77777777" w:rsidR="00A16A04" w:rsidRDefault="00DF50C7">
      <w:pPr>
        <w:shd w:val="clear" w:color="auto" w:fill="FFFFFF"/>
        <w:rPr>
          <w:del w:id="807" w:author="NAZ, Mamoona (OLDHAM MEDICAL SERVICES)" w:date="2026-09-22T12:16:00Z" w16du:dateUtc="2026-09-22T16:16:00Z"/>
          <w:color w:val="000000"/>
        </w:rPr>
      </w:pPr>
      <w:del w:id="808" w:author="NAZ, Mamoona (OLDHAM MEDICAL SERVICES)" w:date="2026-09-22T12:16:00Z" w16du:dateUtc="2026-09-22T16:16:00Z">
        <w:r>
          <w:rPr>
            <w:color w:val="000000"/>
          </w:rPr>
          <w:delText>Методологические подходы к исследованию социальных объектов</w:delText>
        </w:r>
        <w:r>
          <w:rPr>
            <w:color w:val="000000"/>
          </w:rPr>
          <w:br/>
          <w:delText>разнообразны. Из них можно выделить две крайние позиции:</w:delText>
        </w:r>
      </w:del>
    </w:p>
    <w:p w14:paraId="4BAD5FA8" w14:textId="77777777" w:rsidR="00A16A04" w:rsidRDefault="00DF50C7">
      <w:pPr>
        <w:numPr>
          <w:ilvl w:val="0"/>
          <w:numId w:val="2"/>
        </w:numPr>
        <w:shd w:val="clear" w:color="auto" w:fill="FFFFFF"/>
        <w:ind w:left="0"/>
        <w:rPr>
          <w:del w:id="809" w:author="NAZ, Mamoona (OLDHAM MEDICAL SERVICES)" w:date="2026-09-22T12:16:00Z" w16du:dateUtc="2026-09-22T16:16:00Z"/>
          <w:color w:val="000000"/>
        </w:rPr>
      </w:pPr>
      <w:del w:id="810" w:author="NAZ, Mamoona (OLDHAM MEDICAL SERVICES)" w:date="2026-09-22T12:16:00Z" w16du:dateUtc="2026-09-22T16:16:00Z">
        <w:r>
          <w:rPr>
            <w:color w:val="000000"/>
          </w:rPr>
          <w:delText>индукция - дедукция;</w:delText>
        </w:r>
      </w:del>
    </w:p>
    <w:p w14:paraId="553B7A95" w14:textId="77777777" w:rsidR="00A16A04" w:rsidRDefault="00DF50C7">
      <w:pPr>
        <w:numPr>
          <w:ilvl w:val="0"/>
          <w:numId w:val="2"/>
        </w:numPr>
        <w:shd w:val="clear" w:color="auto" w:fill="FFFFFF"/>
        <w:ind w:left="0"/>
        <w:rPr>
          <w:del w:id="811" w:author="NAZ, Mamoona (OLDHAM MEDICAL SERVICES)" w:date="2026-09-22T12:16:00Z" w16du:dateUtc="2026-09-22T16:16:00Z"/>
          <w:color w:val="000000"/>
        </w:rPr>
      </w:pPr>
      <w:del w:id="812" w:author="NAZ, Mamoona (OLDHAM MEDICAL SERVICES)" w:date="2026-09-22T12:16:00Z" w16du:dateUtc="2026-09-22T16:16:00Z">
        <w:r>
          <w:rPr>
            <w:color w:val="000000"/>
          </w:rPr>
          <w:delText xml:space="preserve">закономерность - случайность; </w:delText>
        </w:r>
      </w:del>
    </w:p>
    <w:p w14:paraId="65DA9C10" w14:textId="77777777" w:rsidR="00A16A04" w:rsidRDefault="00DF50C7">
      <w:pPr>
        <w:numPr>
          <w:ilvl w:val="0"/>
          <w:numId w:val="2"/>
        </w:numPr>
        <w:shd w:val="clear" w:color="auto" w:fill="FFFFFF"/>
        <w:ind w:left="0"/>
        <w:rPr>
          <w:del w:id="813" w:author="NAZ, Mamoona (OLDHAM MEDICAL SERVICES)" w:date="2026-09-22T12:16:00Z" w16du:dateUtc="2026-09-22T16:16:00Z"/>
          <w:color w:val="000000"/>
        </w:rPr>
      </w:pPr>
      <w:del w:id="814" w:author="NAZ, Mamoona (OLDHAM MEDICAL SERVICES)" w:date="2026-09-22T12:16:00Z" w16du:dateUtc="2026-09-22T16:16:00Z">
        <w:r>
          <w:rPr>
            <w:color w:val="000000"/>
          </w:rPr>
          <w:delText xml:space="preserve">социальность - асоциальность; </w:delText>
        </w:r>
      </w:del>
    </w:p>
    <w:p w14:paraId="0EA20E46" w14:textId="77777777" w:rsidR="00A16A04" w:rsidRDefault="00DF50C7">
      <w:pPr>
        <w:numPr>
          <w:ilvl w:val="0"/>
          <w:numId w:val="2"/>
        </w:numPr>
        <w:shd w:val="clear" w:color="auto" w:fill="FFFFFF"/>
        <w:ind w:left="0"/>
        <w:rPr>
          <w:del w:id="815" w:author="NAZ, Mamoona (OLDHAM MEDICAL SERVICES)" w:date="2026-09-22T12:16:00Z" w16du:dateUtc="2026-09-22T16:16:00Z"/>
          <w:color w:val="000000"/>
        </w:rPr>
      </w:pPr>
      <w:del w:id="816" w:author="NAZ, Mamoona (OLDHAM MEDICAL SERVICES)" w:date="2026-09-22T12:16:00Z" w16du:dateUtc="2026-09-22T16:16:00Z">
        <w:r>
          <w:rPr>
            <w:color w:val="000000"/>
          </w:rPr>
          <w:delText>конструктивность – деструктивность;</w:delText>
        </w:r>
      </w:del>
    </w:p>
    <w:p w14:paraId="7A0A3B97" w14:textId="77777777" w:rsidR="00A16A04" w:rsidRDefault="00DF50C7">
      <w:pPr>
        <w:numPr>
          <w:ilvl w:val="0"/>
          <w:numId w:val="2"/>
        </w:numPr>
        <w:shd w:val="clear" w:color="auto" w:fill="FFFFFF"/>
        <w:ind w:left="0"/>
        <w:rPr>
          <w:del w:id="817" w:author="NAZ, Mamoona (OLDHAM MEDICAL SERVICES)" w:date="2026-09-22T12:16:00Z" w16du:dateUtc="2026-09-22T16:16:00Z"/>
          <w:color w:val="000000"/>
        </w:rPr>
      </w:pPr>
      <w:del w:id="818" w:author="NAZ, Mamoona (OLDHAM MEDICAL SERVICES)" w:date="2026-09-22T12:16:00Z" w16du:dateUtc="2026-09-22T16:16:00Z">
        <w:r>
          <w:rPr>
            <w:color w:val="000000"/>
          </w:rPr>
          <w:delText xml:space="preserve"> натуралистика - гуманитаристика;</w:delText>
        </w:r>
      </w:del>
    </w:p>
    <w:p w14:paraId="759CF77A" w14:textId="77777777" w:rsidR="00A16A04" w:rsidRDefault="00DF50C7">
      <w:pPr>
        <w:numPr>
          <w:ilvl w:val="0"/>
          <w:numId w:val="2"/>
        </w:numPr>
        <w:shd w:val="clear" w:color="auto" w:fill="FFFFFF"/>
        <w:ind w:left="0"/>
        <w:rPr>
          <w:del w:id="819" w:author="NAZ, Mamoona (OLDHAM MEDICAL SERVICES)" w:date="2026-09-22T12:16:00Z" w16du:dateUtc="2026-09-22T16:16:00Z"/>
          <w:color w:val="000000"/>
        </w:rPr>
      </w:pPr>
      <w:del w:id="820" w:author="NAZ, Mamoona (OLDHAM MEDICAL SERVICES)" w:date="2026-09-22T12:16:00Z" w16du:dateUtc="2026-09-22T16:16:00Z">
        <w:r>
          <w:rPr>
            <w:color w:val="000000"/>
          </w:rPr>
          <w:delText xml:space="preserve"> объективность —конструктивность.</w:delText>
        </w:r>
      </w:del>
    </w:p>
    <w:p w14:paraId="21CF0B9E" w14:textId="77777777" w:rsidR="00A16A04" w:rsidRDefault="00A16A04">
      <w:pPr>
        <w:shd w:val="clear" w:color="auto" w:fill="FFFFFF"/>
        <w:rPr>
          <w:del w:id="821" w:author="NAZ, Mamoona (OLDHAM MEDICAL SERVICES)" w:date="2026-09-22T12:16:00Z" w16du:dateUtc="2026-09-22T16:16:00Z"/>
          <w:color w:val="000000"/>
        </w:rPr>
      </w:pPr>
    </w:p>
    <w:p w14:paraId="1EFD6F76" w14:textId="77777777" w:rsidR="00A16A04" w:rsidRDefault="00DF50C7">
      <w:pPr>
        <w:numPr>
          <w:ilvl w:val="0"/>
          <w:numId w:val="2"/>
        </w:numPr>
        <w:pBdr>
          <w:top w:val="nil"/>
          <w:left w:val="nil"/>
          <w:bottom w:val="nil"/>
          <w:right w:val="nil"/>
          <w:between w:val="nil"/>
        </w:pBdr>
        <w:shd w:val="clear" w:color="auto" w:fill="FFFFFF"/>
        <w:ind w:left="0"/>
        <w:rPr>
          <w:del w:id="822" w:author="NAZ, Mamoona (OLDHAM MEDICAL SERVICES)" w:date="2026-09-22T12:16:00Z" w16du:dateUtc="2026-09-22T16:16:00Z"/>
          <w:b/>
          <w:color w:val="000000"/>
        </w:rPr>
      </w:pPr>
      <w:del w:id="823" w:author="NAZ, Mamoona (OLDHAM MEDICAL SERVICES)" w:date="2026-09-22T12:16:00Z" w16du:dateUtc="2026-09-22T16:16:00Z">
        <w:r>
          <w:rPr>
            <w:b/>
            <w:color w:val="000000"/>
          </w:rPr>
          <w:delText>Выберите правильный вариант ответа.</w:delText>
        </w:r>
      </w:del>
    </w:p>
    <w:p w14:paraId="7BA9CB25" w14:textId="77777777" w:rsidR="00A16A04" w:rsidRDefault="00DF50C7">
      <w:pPr>
        <w:shd w:val="clear" w:color="auto" w:fill="FFFFFF"/>
        <w:rPr>
          <w:del w:id="824" w:author="NAZ, Mamoona (OLDHAM MEDICAL SERVICES)" w:date="2026-09-22T12:16:00Z" w16du:dateUtc="2026-09-22T16:16:00Z"/>
          <w:color w:val="000000"/>
        </w:rPr>
      </w:pPr>
      <w:del w:id="825" w:author="NAZ, Mamoona (OLDHAM MEDICAL SERVICES)" w:date="2026-09-22T12:16:00Z" w16du:dateUtc="2026-09-22T16:16:00Z">
        <w:r>
          <w:rPr>
            <w:color w:val="000000"/>
          </w:rPr>
          <w:delText xml:space="preserve"> Метод исследования и способ рассуждения, в котором общий вывод</w:delText>
        </w:r>
        <w:r>
          <w:rPr>
            <w:color w:val="000000"/>
          </w:rPr>
          <w:br/>
          <w:delText>строится на основе частных посылок, это (подчеркните правильный ответ):</w:delText>
        </w:r>
      </w:del>
    </w:p>
    <w:p w14:paraId="3BE33D02" w14:textId="77777777" w:rsidR="00A16A04" w:rsidRDefault="00DF50C7">
      <w:pPr>
        <w:numPr>
          <w:ilvl w:val="0"/>
          <w:numId w:val="3"/>
        </w:numPr>
        <w:shd w:val="clear" w:color="auto" w:fill="FFFFFF"/>
        <w:ind w:left="0"/>
        <w:rPr>
          <w:del w:id="826" w:author="NAZ, Mamoona (OLDHAM MEDICAL SERVICES)" w:date="2026-09-22T12:16:00Z" w16du:dateUtc="2026-09-22T16:16:00Z"/>
          <w:color w:val="000000"/>
        </w:rPr>
      </w:pPr>
      <w:del w:id="827" w:author="NAZ, Mamoona (OLDHAM MEDICAL SERVICES)" w:date="2026-09-22T12:16:00Z" w16du:dateUtc="2026-09-22T16:16:00Z">
        <w:r>
          <w:rPr>
            <w:color w:val="000000"/>
          </w:rPr>
          <w:delText xml:space="preserve">интуиция; </w:delText>
        </w:r>
      </w:del>
    </w:p>
    <w:p w14:paraId="17A8453A" w14:textId="77777777" w:rsidR="00A16A04" w:rsidRDefault="00DF50C7">
      <w:pPr>
        <w:numPr>
          <w:ilvl w:val="0"/>
          <w:numId w:val="3"/>
        </w:numPr>
        <w:shd w:val="clear" w:color="auto" w:fill="FFFFFF"/>
        <w:ind w:left="0"/>
        <w:rPr>
          <w:del w:id="828" w:author="NAZ, Mamoona (OLDHAM MEDICAL SERVICES)" w:date="2026-09-22T12:16:00Z" w16du:dateUtc="2026-09-22T16:16:00Z"/>
          <w:color w:val="000000"/>
        </w:rPr>
      </w:pPr>
      <w:del w:id="829" w:author="NAZ, Mamoona (OLDHAM MEDICAL SERVICES)" w:date="2026-09-22T12:16:00Z" w16du:dateUtc="2026-09-22T16:16:00Z">
        <w:r>
          <w:rPr>
            <w:color w:val="000000"/>
          </w:rPr>
          <w:delText xml:space="preserve">идея; </w:delText>
        </w:r>
      </w:del>
    </w:p>
    <w:p w14:paraId="2D749132" w14:textId="77777777" w:rsidR="00A16A04" w:rsidRDefault="00DF50C7">
      <w:pPr>
        <w:numPr>
          <w:ilvl w:val="0"/>
          <w:numId w:val="3"/>
        </w:numPr>
        <w:shd w:val="clear" w:color="auto" w:fill="FFFFFF"/>
        <w:ind w:left="0"/>
        <w:rPr>
          <w:del w:id="830" w:author="NAZ, Mamoona (OLDHAM MEDICAL SERVICES)" w:date="2026-09-22T12:16:00Z" w16du:dateUtc="2026-09-22T16:16:00Z"/>
          <w:color w:val="000000"/>
        </w:rPr>
      </w:pPr>
      <w:del w:id="831" w:author="NAZ, Mamoona (OLDHAM MEDICAL SERVICES)" w:date="2026-09-22T12:16:00Z" w16du:dateUtc="2026-09-22T16:16:00Z">
        <w:r>
          <w:rPr>
            <w:color w:val="000000"/>
          </w:rPr>
          <w:delText xml:space="preserve">дедукция; </w:delText>
        </w:r>
      </w:del>
    </w:p>
    <w:p w14:paraId="6BF2FDCF" w14:textId="77777777" w:rsidR="00A16A04" w:rsidRDefault="00DF50C7">
      <w:pPr>
        <w:numPr>
          <w:ilvl w:val="0"/>
          <w:numId w:val="3"/>
        </w:numPr>
        <w:shd w:val="clear" w:color="auto" w:fill="FFFFFF"/>
        <w:ind w:left="0"/>
        <w:rPr>
          <w:del w:id="832" w:author="NAZ, Mamoona (OLDHAM MEDICAL SERVICES)" w:date="2026-09-22T12:16:00Z" w16du:dateUtc="2026-09-22T16:16:00Z"/>
          <w:color w:val="000000"/>
        </w:rPr>
      </w:pPr>
      <w:del w:id="833" w:author="NAZ, Mamoona (OLDHAM MEDICAL SERVICES)" w:date="2026-09-22T12:16:00Z" w16du:dateUtc="2026-09-22T16:16:00Z">
        <w:r>
          <w:rPr>
            <w:color w:val="000000"/>
          </w:rPr>
          <w:delText xml:space="preserve">анализ; </w:delText>
        </w:r>
      </w:del>
    </w:p>
    <w:p w14:paraId="63FFD573" w14:textId="77777777" w:rsidR="00A16A04" w:rsidRDefault="00DF50C7">
      <w:pPr>
        <w:numPr>
          <w:ilvl w:val="0"/>
          <w:numId w:val="3"/>
        </w:numPr>
        <w:shd w:val="clear" w:color="auto" w:fill="FFFFFF"/>
        <w:ind w:left="0"/>
        <w:rPr>
          <w:del w:id="834" w:author="NAZ, Mamoona (OLDHAM MEDICAL SERVICES)" w:date="2026-09-22T12:16:00Z" w16du:dateUtc="2026-09-22T16:16:00Z"/>
          <w:color w:val="000000"/>
        </w:rPr>
      </w:pPr>
      <w:del w:id="835" w:author="NAZ, Mamoona (OLDHAM MEDICAL SERVICES)" w:date="2026-09-22T12:16:00Z" w16du:dateUtc="2026-09-22T16:16:00Z">
        <w:r>
          <w:rPr>
            <w:color w:val="000000"/>
          </w:rPr>
          <w:delText>индукция;</w:delText>
        </w:r>
      </w:del>
    </w:p>
    <w:p w14:paraId="68AC8227" w14:textId="77777777" w:rsidR="00A16A04" w:rsidRDefault="00DF50C7">
      <w:pPr>
        <w:numPr>
          <w:ilvl w:val="0"/>
          <w:numId w:val="3"/>
        </w:numPr>
        <w:shd w:val="clear" w:color="auto" w:fill="FFFFFF"/>
        <w:ind w:left="0"/>
        <w:rPr>
          <w:del w:id="836" w:author="NAZ, Mamoona (OLDHAM MEDICAL SERVICES)" w:date="2026-09-22T12:16:00Z" w16du:dateUtc="2026-09-22T16:16:00Z"/>
          <w:color w:val="000000"/>
        </w:rPr>
      </w:pPr>
      <w:del w:id="837" w:author="NAZ, Mamoona (OLDHAM MEDICAL SERVICES)" w:date="2026-09-22T12:16:00Z" w16du:dateUtc="2026-09-22T16:16:00Z">
        <w:r>
          <w:rPr>
            <w:color w:val="000000"/>
          </w:rPr>
          <w:delText>изобретение.</w:delText>
        </w:r>
      </w:del>
    </w:p>
    <w:p w14:paraId="3D0A0928" w14:textId="77777777" w:rsidR="00A16A04" w:rsidRDefault="00A16A04">
      <w:pPr>
        <w:shd w:val="clear" w:color="auto" w:fill="FFFFFF"/>
        <w:rPr>
          <w:del w:id="838" w:author="NAZ, Mamoona (OLDHAM MEDICAL SERVICES)" w:date="2026-09-22T12:16:00Z" w16du:dateUtc="2026-09-22T16:16:00Z"/>
          <w:color w:val="000000"/>
        </w:rPr>
      </w:pPr>
    </w:p>
    <w:p w14:paraId="450E0817" w14:textId="77777777" w:rsidR="00A16A04" w:rsidRDefault="00DF50C7">
      <w:pPr>
        <w:numPr>
          <w:ilvl w:val="0"/>
          <w:numId w:val="2"/>
        </w:numPr>
        <w:pBdr>
          <w:top w:val="nil"/>
          <w:left w:val="nil"/>
          <w:bottom w:val="nil"/>
          <w:right w:val="nil"/>
          <w:between w:val="nil"/>
        </w:pBdr>
        <w:shd w:val="clear" w:color="auto" w:fill="FFFFFF"/>
        <w:ind w:left="0"/>
        <w:rPr>
          <w:del w:id="839" w:author="NAZ, Mamoona (OLDHAM MEDICAL SERVICES)" w:date="2026-09-22T12:16:00Z" w16du:dateUtc="2026-09-22T16:16:00Z"/>
          <w:b/>
          <w:color w:val="000000"/>
        </w:rPr>
      </w:pPr>
      <w:del w:id="840" w:author="NAZ, Mamoona (OLDHAM MEDICAL SERVICES)" w:date="2026-09-22T12:16:00Z" w16du:dateUtc="2026-09-22T16:16:00Z">
        <w:r>
          <w:rPr>
            <w:b/>
            <w:color w:val="000000"/>
          </w:rPr>
          <w:delText>Выберите правильный вариант ответа.</w:delText>
        </w:r>
      </w:del>
    </w:p>
    <w:p w14:paraId="46593BE9" w14:textId="77777777" w:rsidR="00A16A04" w:rsidRDefault="00DF50C7">
      <w:pPr>
        <w:shd w:val="clear" w:color="auto" w:fill="FFFFFF"/>
        <w:rPr>
          <w:del w:id="841" w:author="NAZ, Mamoona (OLDHAM MEDICAL SERVICES)" w:date="2026-09-22T12:16:00Z" w16du:dateUtc="2026-09-22T16:16:00Z"/>
          <w:color w:val="000000"/>
        </w:rPr>
      </w:pPr>
      <w:del w:id="842" w:author="NAZ, Mamoona (OLDHAM MEDICAL SERVICES)" w:date="2026-09-22T12:16:00Z" w16du:dateUtc="2026-09-22T16:16:00Z">
        <w:r>
          <w:rPr>
            <w:color w:val="000000"/>
          </w:rPr>
          <w:delText>Аксиома - положение, принимаемое без логического в</w:delText>
        </w:r>
      </w:del>
    </w:p>
    <w:p w14:paraId="685C4683" w14:textId="77777777" w:rsidR="00A16A04" w:rsidRDefault="00DF50C7">
      <w:pPr>
        <w:shd w:val="clear" w:color="auto" w:fill="FFFFFF"/>
        <w:rPr>
          <w:del w:id="843" w:author="NAZ, Mamoona (OLDHAM MEDICAL SERVICES)" w:date="2026-09-22T12:16:00Z" w16du:dateUtc="2026-09-22T16:16:00Z"/>
          <w:color w:val="000000"/>
        </w:rPr>
      </w:pPr>
      <w:del w:id="844" w:author="NAZ, Mamoona (OLDHAM MEDICAL SERVICES)" w:date="2026-09-22T12:16:00Z" w16du:dateUtc="2026-09-22T16:16:00Z">
        <w:r>
          <w:rPr>
            <w:color w:val="000000"/>
          </w:rPr>
          <w:delText>силу непосредственной убедительности; истинное исходное положение теории.</w:delText>
        </w:r>
      </w:del>
    </w:p>
    <w:p w14:paraId="370A0CDF" w14:textId="77777777" w:rsidR="00A16A04" w:rsidRDefault="00DF50C7">
      <w:pPr>
        <w:shd w:val="clear" w:color="auto" w:fill="FFFFFF"/>
        <w:rPr>
          <w:del w:id="845" w:author="NAZ, Mamoona (OLDHAM MEDICAL SERVICES)" w:date="2026-09-22T12:16:00Z" w16du:dateUtc="2026-09-22T16:16:00Z"/>
          <w:color w:val="000000"/>
        </w:rPr>
      </w:pPr>
      <w:del w:id="846" w:author="NAZ, Mamoona (OLDHAM MEDICAL SERVICES)" w:date="2026-09-22T12:16:00Z" w16du:dateUtc="2026-09-22T16:16:00Z">
        <w:r>
          <w:rPr>
            <w:color w:val="000000"/>
          </w:rPr>
          <w:delText>Подберите правильное значение пропущенного слова:</w:delText>
        </w:r>
      </w:del>
    </w:p>
    <w:p w14:paraId="179C9577" w14:textId="77777777" w:rsidR="00A16A04" w:rsidRDefault="00DF50C7">
      <w:pPr>
        <w:numPr>
          <w:ilvl w:val="0"/>
          <w:numId w:val="4"/>
        </w:numPr>
        <w:shd w:val="clear" w:color="auto" w:fill="FFFFFF"/>
        <w:ind w:left="0"/>
        <w:rPr>
          <w:del w:id="847" w:author="NAZ, Mamoona (OLDHAM MEDICAL SERVICES)" w:date="2026-09-22T12:16:00Z" w16du:dateUtc="2026-09-22T16:16:00Z"/>
          <w:color w:val="000000"/>
        </w:rPr>
      </w:pPr>
      <w:del w:id="848" w:author="NAZ, Mamoona (OLDHAM MEDICAL SERVICES)" w:date="2026-09-22T12:16:00Z" w16du:dateUtc="2026-09-22T16:16:00Z">
        <w:r>
          <w:rPr>
            <w:color w:val="000000"/>
          </w:rPr>
          <w:delText xml:space="preserve">доказательства; </w:delText>
        </w:r>
      </w:del>
    </w:p>
    <w:p w14:paraId="6D1EB086" w14:textId="77777777" w:rsidR="00A16A04" w:rsidRDefault="00DF50C7">
      <w:pPr>
        <w:numPr>
          <w:ilvl w:val="0"/>
          <w:numId w:val="4"/>
        </w:numPr>
        <w:shd w:val="clear" w:color="auto" w:fill="FFFFFF"/>
        <w:ind w:left="0"/>
        <w:rPr>
          <w:del w:id="849" w:author="NAZ, Mamoona (OLDHAM MEDICAL SERVICES)" w:date="2026-09-22T12:16:00Z" w16du:dateUtc="2026-09-22T16:16:00Z"/>
          <w:color w:val="000000"/>
        </w:rPr>
      </w:pPr>
      <w:del w:id="850" w:author="NAZ, Mamoona (OLDHAM MEDICAL SERVICES)" w:date="2026-09-22T12:16:00Z" w16du:dateUtc="2026-09-22T16:16:00Z">
        <w:r>
          <w:rPr>
            <w:color w:val="000000"/>
          </w:rPr>
          <w:delText xml:space="preserve">вывода; </w:delText>
        </w:r>
      </w:del>
    </w:p>
    <w:p w14:paraId="4D66EAA8" w14:textId="77777777" w:rsidR="00A16A04" w:rsidRDefault="00DF50C7">
      <w:pPr>
        <w:numPr>
          <w:ilvl w:val="0"/>
          <w:numId w:val="4"/>
        </w:numPr>
        <w:shd w:val="clear" w:color="auto" w:fill="FFFFFF"/>
        <w:ind w:left="0"/>
        <w:rPr>
          <w:del w:id="851" w:author="NAZ, Mamoona (OLDHAM MEDICAL SERVICES)" w:date="2026-09-22T12:16:00Z" w16du:dateUtc="2026-09-22T16:16:00Z"/>
          <w:color w:val="000000"/>
        </w:rPr>
      </w:pPr>
      <w:del w:id="852" w:author="NAZ, Mamoona (OLDHAM MEDICAL SERVICES)" w:date="2026-09-22T12:16:00Z" w16du:dateUtc="2026-09-22T16:16:00Z">
        <w:r>
          <w:rPr>
            <w:color w:val="000000"/>
          </w:rPr>
          <w:delText>предположения;</w:delText>
        </w:r>
      </w:del>
    </w:p>
    <w:p w14:paraId="0045111E" w14:textId="77777777" w:rsidR="00A16A04" w:rsidRDefault="00DF50C7">
      <w:pPr>
        <w:numPr>
          <w:ilvl w:val="0"/>
          <w:numId w:val="4"/>
        </w:numPr>
        <w:shd w:val="clear" w:color="auto" w:fill="FFFFFF"/>
        <w:ind w:left="0"/>
        <w:rPr>
          <w:del w:id="853" w:author="NAZ, Mamoona (OLDHAM MEDICAL SERVICES)" w:date="2026-09-22T12:16:00Z" w16du:dateUtc="2026-09-22T16:16:00Z"/>
          <w:color w:val="000000"/>
        </w:rPr>
      </w:pPr>
      <w:del w:id="854" w:author="NAZ, Mamoona (OLDHAM MEDICAL SERVICES)" w:date="2026-09-22T12:16:00Z" w16du:dateUtc="2026-09-22T16:16:00Z">
        <w:r>
          <w:rPr>
            <w:color w:val="000000"/>
          </w:rPr>
          <w:delText xml:space="preserve">анализа; </w:delText>
        </w:r>
      </w:del>
    </w:p>
    <w:p w14:paraId="74AE5674" w14:textId="77777777" w:rsidR="00A16A04" w:rsidRDefault="00DF50C7">
      <w:pPr>
        <w:numPr>
          <w:ilvl w:val="0"/>
          <w:numId w:val="4"/>
        </w:numPr>
        <w:shd w:val="clear" w:color="auto" w:fill="FFFFFF"/>
        <w:ind w:left="0"/>
        <w:rPr>
          <w:del w:id="855" w:author="NAZ, Mamoona (OLDHAM MEDICAL SERVICES)" w:date="2026-09-22T12:16:00Z" w16du:dateUtc="2026-09-22T16:16:00Z"/>
          <w:color w:val="000000"/>
        </w:rPr>
      </w:pPr>
      <w:del w:id="856" w:author="NAZ, Mamoona (OLDHAM MEDICAL SERVICES)" w:date="2026-09-22T12:16:00Z" w16du:dateUtc="2026-09-22T16:16:00Z">
        <w:r>
          <w:rPr>
            <w:color w:val="000000"/>
          </w:rPr>
          <w:delText>определения;</w:delText>
        </w:r>
      </w:del>
    </w:p>
    <w:p w14:paraId="5F37A6F0" w14:textId="77777777" w:rsidR="00A16A04" w:rsidRDefault="00DF50C7">
      <w:pPr>
        <w:numPr>
          <w:ilvl w:val="0"/>
          <w:numId w:val="4"/>
        </w:numPr>
        <w:shd w:val="clear" w:color="auto" w:fill="FFFFFF"/>
        <w:ind w:left="0"/>
        <w:rPr>
          <w:del w:id="857" w:author="NAZ, Mamoona (OLDHAM MEDICAL SERVICES)" w:date="2026-09-22T12:16:00Z" w16du:dateUtc="2026-09-22T16:16:00Z"/>
          <w:color w:val="000000"/>
        </w:rPr>
      </w:pPr>
      <w:del w:id="858" w:author="NAZ, Mamoona (OLDHAM MEDICAL SERVICES)" w:date="2026-09-22T12:16:00Z" w16du:dateUtc="2026-09-22T16:16:00Z">
        <w:r>
          <w:rPr>
            <w:color w:val="000000"/>
          </w:rPr>
          <w:delText>рассуждения.</w:delText>
        </w:r>
      </w:del>
    </w:p>
    <w:p w14:paraId="750C2491" w14:textId="77777777" w:rsidR="00A16A04" w:rsidRDefault="00A16A04">
      <w:pPr>
        <w:jc w:val="both"/>
        <w:rPr>
          <w:del w:id="859" w:author="NAZ, Mamoona (OLDHAM MEDICAL SERVICES)" w:date="2026-09-22T12:16:00Z" w16du:dateUtc="2026-09-22T16:16:00Z"/>
          <w:b/>
          <w:i/>
        </w:rPr>
      </w:pPr>
    </w:p>
    <w:p w14:paraId="6DE3D7A4" w14:textId="77777777" w:rsidR="00A16A04" w:rsidRDefault="00A16A04">
      <w:pPr>
        <w:jc w:val="center"/>
        <w:rPr>
          <w:del w:id="860" w:author="NAZ, Mamoona (OLDHAM MEDICAL SERVICES)" w:date="2026-09-22T12:16:00Z" w16du:dateUtc="2026-09-22T16:16:00Z"/>
        </w:rPr>
      </w:pPr>
    </w:p>
    <w:p w14:paraId="58D4B047" w14:textId="77777777" w:rsidR="00A16A04" w:rsidRDefault="00A16A04">
      <w:pPr>
        <w:ind w:firstLine="567"/>
        <w:jc w:val="both"/>
        <w:rPr>
          <w:del w:id="861" w:author="NAZ, Mamoona (OLDHAM MEDICAL SERVICES)" w:date="2026-09-22T12:16:00Z" w16du:dateUtc="2026-09-22T16:16:00Z"/>
        </w:rPr>
      </w:pPr>
    </w:p>
    <w:p w14:paraId="727B7DD0" w14:textId="77777777" w:rsidR="00A16A04" w:rsidRDefault="00DF50C7">
      <w:pPr>
        <w:spacing w:line="360" w:lineRule="auto"/>
        <w:rPr>
          <w:del w:id="862" w:author="NAZ, Mamoona (OLDHAM MEDICAL SERVICES)" w:date="2026-09-22T12:16:00Z" w16du:dateUtc="2026-09-22T16:16:00Z"/>
          <w:b/>
        </w:rPr>
      </w:pPr>
      <w:del w:id="863" w:author="NAZ, Mamoona (OLDHAM MEDICAL SERVICES)" w:date="2026-09-22T12:16:00Z" w16du:dateUtc="2026-09-22T16:16:00Z">
        <w:r>
          <w:rPr>
            <w:b/>
          </w:rPr>
          <w:delText>7. ПЕРЕЧЕНЬ УЧЕБНОЙ ЛИТЕРАТУРЫ:</w:delText>
        </w:r>
      </w:del>
    </w:p>
    <w:p w14:paraId="06969598" w14:textId="77777777" w:rsidR="00A16A04" w:rsidRDefault="00A16A04">
      <w:pPr>
        <w:spacing w:line="360" w:lineRule="auto"/>
        <w:rPr>
          <w:del w:id="864" w:author="NAZ, Mamoona (OLDHAM MEDICAL SERVICES)" w:date="2026-09-22T12:16:00Z" w16du:dateUtc="2026-09-22T16:16:00Z"/>
          <w:b/>
        </w:rPr>
      </w:pPr>
    </w:p>
    <w:tbl>
      <w:tblPr>
        <w:tblStyle w:val="a8"/>
        <w:tblW w:w="9119" w:type="dxa"/>
        <w:tblInd w:w="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47"/>
        <w:gridCol w:w="2437"/>
        <w:gridCol w:w="1560"/>
        <w:gridCol w:w="1133"/>
        <w:gridCol w:w="900"/>
        <w:gridCol w:w="1368"/>
        <w:gridCol w:w="1074"/>
      </w:tblGrid>
      <w:tr w:rsidR="00A16A04" w14:paraId="5BDF4BA3" w14:textId="77777777">
        <w:trPr>
          <w:trHeight w:val="600"/>
          <w:del w:id="865" w:author="NAZ, Mamoona (OLDHAM MEDICAL SERVICES)" w:date="2026-09-22T12:16:00Z" w16du:dateUtc="2026-09-22T16:16:00Z"/>
        </w:trPr>
        <w:tc>
          <w:tcPr>
            <w:tcW w:w="648" w:type="dxa"/>
            <w:vMerge w:val="restart"/>
            <w:vAlign w:val="center"/>
          </w:tcPr>
          <w:p w14:paraId="59F59373" w14:textId="77777777" w:rsidR="00A16A04" w:rsidRDefault="00DF50C7">
            <w:pPr>
              <w:spacing w:line="360" w:lineRule="auto"/>
              <w:jc w:val="center"/>
              <w:rPr>
                <w:del w:id="866" w:author="NAZ, Mamoona (OLDHAM MEDICAL SERVICES)" w:date="2026-09-22T12:16:00Z" w16du:dateUtc="2026-09-22T16:16:00Z"/>
              </w:rPr>
            </w:pPr>
            <w:del w:id="867" w:author="NAZ, Mamoona (OLDHAM MEDICAL SERVICES)" w:date="2026-09-22T12:16:00Z" w16du:dateUtc="2026-09-22T16:16:00Z">
              <w:r>
                <w:delText>№ п/п</w:delText>
              </w:r>
            </w:del>
          </w:p>
        </w:tc>
        <w:tc>
          <w:tcPr>
            <w:tcW w:w="2437" w:type="dxa"/>
            <w:vMerge w:val="restart"/>
            <w:vAlign w:val="center"/>
          </w:tcPr>
          <w:p w14:paraId="3D269B90" w14:textId="77777777" w:rsidR="00A16A04" w:rsidRDefault="00DF50C7">
            <w:pPr>
              <w:jc w:val="center"/>
              <w:rPr>
                <w:del w:id="868" w:author="NAZ, Mamoona (OLDHAM MEDICAL SERVICES)" w:date="2026-09-22T12:16:00Z" w16du:dateUtc="2026-09-22T16:16:00Z"/>
              </w:rPr>
            </w:pPr>
            <w:del w:id="869" w:author="NAZ, Mamoona (OLDHAM MEDICAL SERVICES)" w:date="2026-09-22T12:16:00Z" w16du:dateUtc="2026-09-22T16:16:00Z">
              <w:r>
                <w:delText>Наименование</w:delText>
              </w:r>
            </w:del>
          </w:p>
        </w:tc>
        <w:tc>
          <w:tcPr>
            <w:tcW w:w="1560" w:type="dxa"/>
            <w:vMerge w:val="restart"/>
            <w:vAlign w:val="center"/>
          </w:tcPr>
          <w:p w14:paraId="0D2AB5AA" w14:textId="77777777" w:rsidR="00A16A04" w:rsidRDefault="00DF50C7">
            <w:pPr>
              <w:jc w:val="center"/>
              <w:rPr>
                <w:del w:id="870" w:author="NAZ, Mamoona (OLDHAM MEDICAL SERVICES)" w:date="2026-09-22T12:16:00Z" w16du:dateUtc="2026-09-22T16:16:00Z"/>
              </w:rPr>
            </w:pPr>
            <w:del w:id="871" w:author="NAZ, Mamoona (OLDHAM MEDICAL SERVICES)" w:date="2026-09-22T12:16:00Z" w16du:dateUtc="2026-09-22T16:16:00Z">
              <w:r>
                <w:delText>Авторы</w:delText>
              </w:r>
            </w:del>
          </w:p>
        </w:tc>
        <w:tc>
          <w:tcPr>
            <w:tcW w:w="1133" w:type="dxa"/>
            <w:vMerge w:val="restart"/>
            <w:vAlign w:val="center"/>
          </w:tcPr>
          <w:p w14:paraId="3A87DFC6" w14:textId="77777777" w:rsidR="00A16A04" w:rsidRDefault="00DF50C7">
            <w:pPr>
              <w:ind w:left="113" w:right="113"/>
              <w:jc w:val="center"/>
              <w:rPr>
                <w:del w:id="872" w:author="NAZ, Mamoona (OLDHAM MEDICAL SERVICES)" w:date="2026-09-22T12:16:00Z" w16du:dateUtc="2026-09-22T16:16:00Z"/>
                <w:sz w:val="20"/>
                <w:szCs w:val="20"/>
              </w:rPr>
            </w:pPr>
            <w:del w:id="873" w:author="NAZ, Mamoona (OLDHAM MEDICAL SERVICES)" w:date="2026-09-22T12:16:00Z" w16du:dateUtc="2026-09-22T16:16:00Z">
              <w:r>
                <w:rPr>
                  <w:sz w:val="20"/>
                  <w:szCs w:val="20"/>
                </w:rPr>
                <w:delText>Место издания</w:delText>
              </w:r>
            </w:del>
          </w:p>
        </w:tc>
        <w:tc>
          <w:tcPr>
            <w:tcW w:w="900" w:type="dxa"/>
            <w:vMerge w:val="restart"/>
            <w:vAlign w:val="center"/>
          </w:tcPr>
          <w:p w14:paraId="09A07E6F" w14:textId="77777777" w:rsidR="00A16A04" w:rsidRDefault="00DF50C7">
            <w:pPr>
              <w:ind w:left="113" w:right="113"/>
              <w:jc w:val="center"/>
              <w:rPr>
                <w:del w:id="874" w:author="NAZ, Mamoona (OLDHAM MEDICAL SERVICES)" w:date="2026-09-22T12:16:00Z" w16du:dateUtc="2026-09-22T16:16:00Z"/>
                <w:sz w:val="18"/>
                <w:szCs w:val="18"/>
              </w:rPr>
            </w:pPr>
            <w:del w:id="875" w:author="NAZ, Mamoona (OLDHAM MEDICAL SERVICES)" w:date="2026-09-22T12:16:00Z" w16du:dateUtc="2026-09-22T16:16:00Z">
              <w:r>
                <w:rPr>
                  <w:sz w:val="18"/>
                  <w:szCs w:val="18"/>
                </w:rPr>
                <w:delText>Год издания</w:delText>
              </w:r>
            </w:del>
          </w:p>
        </w:tc>
        <w:tc>
          <w:tcPr>
            <w:tcW w:w="2442" w:type="dxa"/>
            <w:gridSpan w:val="2"/>
            <w:vAlign w:val="center"/>
          </w:tcPr>
          <w:p w14:paraId="6D1F1115" w14:textId="77777777" w:rsidR="00A16A04" w:rsidRDefault="00DF50C7">
            <w:pPr>
              <w:jc w:val="center"/>
              <w:rPr>
                <w:del w:id="876" w:author="NAZ, Mamoona (OLDHAM MEDICAL SERVICES)" w:date="2026-09-22T12:16:00Z" w16du:dateUtc="2026-09-22T16:16:00Z"/>
              </w:rPr>
            </w:pPr>
            <w:del w:id="877" w:author="NAZ, Mamoona (OLDHAM MEDICAL SERVICES)" w:date="2026-09-22T12:16:00Z" w16du:dateUtc="2026-09-22T16:16:00Z">
              <w:r>
                <w:delText>Наличие</w:delText>
              </w:r>
            </w:del>
          </w:p>
        </w:tc>
      </w:tr>
      <w:tr w:rsidR="00A16A04" w14:paraId="6948EC14" w14:textId="77777777">
        <w:trPr>
          <w:trHeight w:val="519"/>
          <w:del w:id="878" w:author="NAZ, Mamoona (OLDHAM MEDICAL SERVICES)" w:date="2026-09-22T12:16:00Z" w16du:dateUtc="2026-09-22T16:16:00Z"/>
        </w:trPr>
        <w:tc>
          <w:tcPr>
            <w:tcW w:w="648" w:type="dxa"/>
            <w:vMerge/>
            <w:vAlign w:val="center"/>
          </w:tcPr>
          <w:p w14:paraId="2065938B" w14:textId="77777777" w:rsidR="00A16A04" w:rsidRDefault="00A16A04">
            <w:pPr>
              <w:widowControl w:val="0"/>
              <w:pBdr>
                <w:top w:val="nil"/>
                <w:left w:val="nil"/>
                <w:bottom w:val="nil"/>
                <w:right w:val="nil"/>
                <w:between w:val="nil"/>
              </w:pBdr>
              <w:spacing w:line="276" w:lineRule="auto"/>
              <w:rPr>
                <w:del w:id="879" w:author="NAZ, Mamoona (OLDHAM MEDICAL SERVICES)" w:date="2026-09-22T12:16:00Z" w16du:dateUtc="2026-09-22T16:16:00Z"/>
              </w:rPr>
            </w:pPr>
          </w:p>
        </w:tc>
        <w:tc>
          <w:tcPr>
            <w:tcW w:w="2437" w:type="dxa"/>
            <w:vMerge/>
            <w:vAlign w:val="center"/>
          </w:tcPr>
          <w:p w14:paraId="73DA017A" w14:textId="77777777" w:rsidR="00A16A04" w:rsidRDefault="00A16A04">
            <w:pPr>
              <w:widowControl w:val="0"/>
              <w:pBdr>
                <w:top w:val="nil"/>
                <w:left w:val="nil"/>
                <w:bottom w:val="nil"/>
                <w:right w:val="nil"/>
                <w:between w:val="nil"/>
              </w:pBdr>
              <w:spacing w:line="276" w:lineRule="auto"/>
              <w:rPr>
                <w:del w:id="880" w:author="NAZ, Mamoona (OLDHAM MEDICAL SERVICES)" w:date="2026-09-22T12:16:00Z" w16du:dateUtc="2026-09-22T16:16:00Z"/>
              </w:rPr>
            </w:pPr>
          </w:p>
        </w:tc>
        <w:tc>
          <w:tcPr>
            <w:tcW w:w="1560" w:type="dxa"/>
            <w:vMerge/>
            <w:vAlign w:val="center"/>
          </w:tcPr>
          <w:p w14:paraId="0D779830" w14:textId="77777777" w:rsidR="00A16A04" w:rsidRDefault="00A16A04">
            <w:pPr>
              <w:widowControl w:val="0"/>
              <w:pBdr>
                <w:top w:val="nil"/>
                <w:left w:val="nil"/>
                <w:bottom w:val="nil"/>
                <w:right w:val="nil"/>
                <w:between w:val="nil"/>
              </w:pBdr>
              <w:spacing w:line="276" w:lineRule="auto"/>
              <w:rPr>
                <w:del w:id="881" w:author="NAZ, Mamoona (OLDHAM MEDICAL SERVICES)" w:date="2026-09-22T12:16:00Z" w16du:dateUtc="2026-09-22T16:16:00Z"/>
              </w:rPr>
            </w:pPr>
          </w:p>
        </w:tc>
        <w:tc>
          <w:tcPr>
            <w:tcW w:w="1133" w:type="dxa"/>
            <w:vMerge/>
            <w:vAlign w:val="center"/>
          </w:tcPr>
          <w:p w14:paraId="40162E72" w14:textId="77777777" w:rsidR="00A16A04" w:rsidRDefault="00A16A04">
            <w:pPr>
              <w:widowControl w:val="0"/>
              <w:pBdr>
                <w:top w:val="nil"/>
                <w:left w:val="nil"/>
                <w:bottom w:val="nil"/>
                <w:right w:val="nil"/>
                <w:between w:val="nil"/>
              </w:pBdr>
              <w:spacing w:line="276" w:lineRule="auto"/>
              <w:rPr>
                <w:del w:id="882" w:author="NAZ, Mamoona (OLDHAM MEDICAL SERVICES)" w:date="2026-09-22T12:16:00Z" w16du:dateUtc="2026-09-22T16:16:00Z"/>
              </w:rPr>
            </w:pPr>
          </w:p>
        </w:tc>
        <w:tc>
          <w:tcPr>
            <w:tcW w:w="900" w:type="dxa"/>
            <w:vMerge/>
            <w:vAlign w:val="center"/>
          </w:tcPr>
          <w:p w14:paraId="2E00B06B" w14:textId="77777777" w:rsidR="00A16A04" w:rsidRDefault="00A16A04">
            <w:pPr>
              <w:widowControl w:val="0"/>
              <w:pBdr>
                <w:top w:val="nil"/>
                <w:left w:val="nil"/>
                <w:bottom w:val="nil"/>
                <w:right w:val="nil"/>
                <w:between w:val="nil"/>
              </w:pBdr>
              <w:spacing w:line="276" w:lineRule="auto"/>
              <w:rPr>
                <w:del w:id="883" w:author="NAZ, Mamoona (OLDHAM MEDICAL SERVICES)" w:date="2026-09-22T12:16:00Z" w16du:dateUtc="2026-09-22T16:16:00Z"/>
              </w:rPr>
            </w:pPr>
          </w:p>
        </w:tc>
        <w:tc>
          <w:tcPr>
            <w:tcW w:w="1368" w:type="dxa"/>
          </w:tcPr>
          <w:p w14:paraId="6B7CCD03" w14:textId="77777777" w:rsidR="00A16A04" w:rsidRDefault="00DF50C7">
            <w:pPr>
              <w:ind w:left="-108" w:right="-108"/>
              <w:jc w:val="center"/>
              <w:rPr>
                <w:del w:id="884" w:author="NAZ, Mamoona (OLDHAM MEDICAL SERVICES)" w:date="2026-09-22T12:16:00Z" w16du:dateUtc="2026-09-22T16:16:00Z"/>
                <w:sz w:val="20"/>
                <w:szCs w:val="20"/>
              </w:rPr>
            </w:pPr>
            <w:del w:id="885" w:author="NAZ, Mamoona (OLDHAM MEDICAL SERVICES)" w:date="2026-09-22T12:16:00Z" w16du:dateUtc="2026-09-22T16:16:00Z">
              <w:r>
                <w:rPr>
                  <w:sz w:val="20"/>
                  <w:szCs w:val="20"/>
                </w:rPr>
                <w:delText>печатные издания</w:delText>
              </w:r>
            </w:del>
          </w:p>
        </w:tc>
        <w:tc>
          <w:tcPr>
            <w:tcW w:w="1074" w:type="dxa"/>
          </w:tcPr>
          <w:p w14:paraId="2DD1EB9F" w14:textId="77777777" w:rsidR="00A16A04" w:rsidRDefault="00DF50C7">
            <w:pPr>
              <w:jc w:val="center"/>
              <w:rPr>
                <w:del w:id="886" w:author="NAZ, Mamoona (OLDHAM MEDICAL SERVICES)" w:date="2026-09-22T12:16:00Z" w16du:dateUtc="2026-09-22T16:16:00Z"/>
              </w:rPr>
            </w:pPr>
            <w:del w:id="887" w:author="NAZ, Mamoona (OLDHAM MEDICAL SERVICES)" w:date="2026-09-22T12:16:00Z" w16du:dateUtc="2026-09-22T16:16:00Z">
              <w:r>
                <w:rPr>
                  <w:sz w:val="20"/>
                  <w:szCs w:val="20"/>
                </w:rPr>
                <w:delText>в ЭБС, адрес в сети Интернет</w:delText>
              </w:r>
            </w:del>
          </w:p>
        </w:tc>
      </w:tr>
      <w:tr w:rsidR="00A16A04" w14:paraId="7A631CE9" w14:textId="77777777">
        <w:trPr>
          <w:del w:id="888" w:author="NAZ, Mamoona (OLDHAM MEDICAL SERVICES)" w:date="2026-09-22T12:16:00Z" w16du:dateUtc="2026-09-22T16:16:00Z"/>
        </w:trPr>
        <w:tc>
          <w:tcPr>
            <w:tcW w:w="648" w:type="dxa"/>
          </w:tcPr>
          <w:p w14:paraId="2D95B9BF" w14:textId="77777777" w:rsidR="00A16A04" w:rsidRDefault="00DF50C7">
            <w:pPr>
              <w:jc w:val="center"/>
              <w:rPr>
                <w:del w:id="889" w:author="NAZ, Mamoona (OLDHAM MEDICAL SERVICES)" w:date="2026-09-22T12:16:00Z" w16du:dateUtc="2026-09-22T16:16:00Z"/>
              </w:rPr>
            </w:pPr>
            <w:del w:id="890" w:author="NAZ, Mamoona (OLDHAM MEDICAL SERVICES)" w:date="2026-09-22T12:16:00Z" w16du:dateUtc="2026-09-22T16:16:00Z">
              <w:r>
                <w:delText>1.</w:delText>
              </w:r>
            </w:del>
          </w:p>
        </w:tc>
        <w:tc>
          <w:tcPr>
            <w:tcW w:w="2437" w:type="dxa"/>
          </w:tcPr>
          <w:p w14:paraId="64039F3D" w14:textId="77777777" w:rsidR="00A16A04" w:rsidRDefault="00DF50C7">
            <w:pPr>
              <w:rPr>
                <w:del w:id="891" w:author="NAZ, Mamoona (OLDHAM MEDICAL SERVICES)" w:date="2026-09-22T12:16:00Z" w16du:dateUtc="2026-09-22T16:16:00Z"/>
              </w:rPr>
            </w:pPr>
            <w:del w:id="892" w:author="NAZ, Mamoona (OLDHAM MEDICAL SERVICES)" w:date="2026-09-22T12:16:00Z" w16du:dateUtc="2026-09-22T16:16:00Z">
              <w:r>
                <w:delText>Основы научных исследований: учебное пособие</w:delText>
              </w:r>
            </w:del>
          </w:p>
        </w:tc>
        <w:tc>
          <w:tcPr>
            <w:tcW w:w="1560" w:type="dxa"/>
          </w:tcPr>
          <w:p w14:paraId="7A00D29B" w14:textId="77777777" w:rsidR="00A16A04" w:rsidRDefault="00DF50C7">
            <w:pPr>
              <w:rPr>
                <w:del w:id="893" w:author="NAZ, Mamoona (OLDHAM MEDICAL SERVICES)" w:date="2026-09-22T12:16:00Z" w16du:dateUtc="2026-09-22T16:16:00Z"/>
              </w:rPr>
            </w:pPr>
            <w:del w:id="894" w:author="NAZ, Mamoona (OLDHAM MEDICAL SERVICES)" w:date="2026-09-22T12:16:00Z" w16du:dateUtc="2026-09-22T16:16:00Z">
              <w:r>
                <w:delText>Сафронова Т. Н. , Тимофеева А. М.</w:delText>
              </w:r>
            </w:del>
          </w:p>
        </w:tc>
        <w:tc>
          <w:tcPr>
            <w:tcW w:w="1133" w:type="dxa"/>
          </w:tcPr>
          <w:p w14:paraId="0C9C7049" w14:textId="77777777" w:rsidR="00A16A04" w:rsidRDefault="00DF50C7">
            <w:pPr>
              <w:rPr>
                <w:del w:id="895" w:author="NAZ, Mamoona (OLDHAM MEDICAL SERVICES)" w:date="2026-09-22T12:16:00Z" w16du:dateUtc="2026-09-22T16:16:00Z"/>
              </w:rPr>
            </w:pPr>
            <w:del w:id="896" w:author="NAZ, Mamoona (OLDHAM MEDICAL SERVICES)" w:date="2026-09-22T12:16:00Z" w16du:dateUtc="2026-09-22T16:16:00Z">
              <w:r>
                <w:delText>Красноярск: Сибирский федеральный университет</w:delText>
              </w:r>
            </w:del>
          </w:p>
        </w:tc>
        <w:tc>
          <w:tcPr>
            <w:tcW w:w="900" w:type="dxa"/>
          </w:tcPr>
          <w:p w14:paraId="688C4A41" w14:textId="77777777" w:rsidR="00A16A04" w:rsidRDefault="00DF50C7">
            <w:pPr>
              <w:rPr>
                <w:del w:id="897" w:author="NAZ, Mamoona (OLDHAM MEDICAL SERVICES)" w:date="2026-09-22T12:16:00Z" w16du:dateUtc="2026-09-22T16:16:00Z"/>
              </w:rPr>
            </w:pPr>
            <w:del w:id="898" w:author="NAZ, Mamoona (OLDHAM MEDICAL SERVICES)" w:date="2026-09-22T12:16:00Z" w16du:dateUtc="2026-09-22T16:16:00Z">
              <w:r>
                <w:delText>2015</w:delText>
              </w:r>
            </w:del>
          </w:p>
        </w:tc>
        <w:tc>
          <w:tcPr>
            <w:tcW w:w="1368" w:type="dxa"/>
          </w:tcPr>
          <w:p w14:paraId="6909801E" w14:textId="77777777" w:rsidR="00A16A04" w:rsidRDefault="00A16A04">
            <w:pPr>
              <w:rPr>
                <w:del w:id="899" w:author="NAZ, Mamoona (OLDHAM MEDICAL SERVICES)" w:date="2026-09-22T12:16:00Z" w16du:dateUtc="2026-09-22T16:16:00Z"/>
              </w:rPr>
            </w:pPr>
          </w:p>
        </w:tc>
        <w:tc>
          <w:tcPr>
            <w:tcW w:w="1074" w:type="dxa"/>
          </w:tcPr>
          <w:p w14:paraId="2C84FD4E" w14:textId="77777777" w:rsidR="00A16A04" w:rsidRDefault="00DF50C7">
            <w:pPr>
              <w:rPr>
                <w:del w:id="900" w:author="NAZ, Mamoona (OLDHAM MEDICAL SERVICES)" w:date="2026-09-22T12:16:00Z" w16du:dateUtc="2026-09-22T16:16:00Z"/>
              </w:rPr>
            </w:pPr>
            <w:del w:id="901" w:author="NAZ, Mamoona (OLDHAM MEDICAL SERVICES)" w:date="2026-09-22T12:16:00Z" w16du:dateUtc="2026-09-22T16:16:00Z">
              <w:r>
                <w:fldChar w:fldCharType="begin"/>
              </w:r>
              <w:r>
                <w:delInstrText>HYPERLINK "http://biblioclub.ru/" \h</w:delInstrText>
              </w:r>
              <w:r>
                <w:fldChar w:fldCharType="separate"/>
              </w:r>
              <w:r>
                <w:rPr>
                  <w:color w:val="0000FF"/>
                  <w:u w:val="single"/>
                </w:rPr>
                <w:delText>http://biblioclub.ru/</w:delText>
              </w:r>
              <w:r>
                <w:fldChar w:fldCharType="end"/>
              </w:r>
            </w:del>
          </w:p>
          <w:p w14:paraId="04F65D3A" w14:textId="77777777" w:rsidR="00A16A04" w:rsidRDefault="00A16A04">
            <w:pPr>
              <w:rPr>
                <w:del w:id="902" w:author="NAZ, Mamoona (OLDHAM MEDICAL SERVICES)" w:date="2026-09-22T12:16:00Z" w16du:dateUtc="2026-09-22T16:16:00Z"/>
              </w:rPr>
            </w:pPr>
          </w:p>
        </w:tc>
      </w:tr>
      <w:tr w:rsidR="00A16A04" w14:paraId="0BA037DE" w14:textId="77777777">
        <w:trPr>
          <w:del w:id="903" w:author="NAZ, Mamoona (OLDHAM MEDICAL SERVICES)" w:date="2026-09-22T12:16:00Z" w16du:dateUtc="2026-09-22T16:16:00Z"/>
        </w:trPr>
        <w:tc>
          <w:tcPr>
            <w:tcW w:w="648" w:type="dxa"/>
          </w:tcPr>
          <w:p w14:paraId="4759023E" w14:textId="77777777" w:rsidR="00A16A04" w:rsidRDefault="00DF50C7">
            <w:pPr>
              <w:jc w:val="center"/>
              <w:rPr>
                <w:del w:id="904" w:author="NAZ, Mamoona (OLDHAM MEDICAL SERVICES)" w:date="2026-09-22T12:16:00Z" w16du:dateUtc="2026-09-22T16:16:00Z"/>
              </w:rPr>
            </w:pPr>
            <w:del w:id="905" w:author="NAZ, Mamoona (OLDHAM MEDICAL SERVICES)" w:date="2026-09-22T12:16:00Z" w16du:dateUtc="2026-09-22T16:16:00Z">
              <w:r>
                <w:delText>2.</w:delText>
              </w:r>
            </w:del>
          </w:p>
        </w:tc>
        <w:tc>
          <w:tcPr>
            <w:tcW w:w="2437" w:type="dxa"/>
          </w:tcPr>
          <w:p w14:paraId="3CB7D812" w14:textId="77777777" w:rsidR="00A16A04" w:rsidRDefault="00DF50C7">
            <w:pPr>
              <w:rPr>
                <w:del w:id="906" w:author="NAZ, Mamoona (OLDHAM MEDICAL SERVICES)" w:date="2026-09-22T12:16:00Z" w16du:dateUtc="2026-09-22T16:16:00Z"/>
              </w:rPr>
            </w:pPr>
            <w:del w:id="907" w:author="NAZ, Mamoona (OLDHAM MEDICAL SERVICES)" w:date="2026-09-22T12:16:00Z" w16du:dateUtc="2026-09-22T16:16:00Z">
              <w:r>
                <w:delText>Методы исследования в менеджменте: учебник. Модуль 1. Организация исследовательской деятельности</w:delText>
              </w:r>
            </w:del>
          </w:p>
        </w:tc>
        <w:tc>
          <w:tcPr>
            <w:tcW w:w="1560" w:type="dxa"/>
          </w:tcPr>
          <w:p w14:paraId="73E8F251" w14:textId="77777777" w:rsidR="00A16A04" w:rsidRDefault="00DF50C7">
            <w:pPr>
              <w:rPr>
                <w:del w:id="908" w:author="NAZ, Mamoona (OLDHAM MEDICAL SERVICES)" w:date="2026-09-22T12:16:00Z" w16du:dateUtc="2026-09-22T16:16:00Z"/>
              </w:rPr>
            </w:pPr>
            <w:del w:id="909" w:author="NAZ, Mamoona (OLDHAM MEDICAL SERVICES)" w:date="2026-09-22T12:16:00Z" w16du:dateUtc="2026-09-22T16:16:00Z">
              <w:r>
                <w:delText>Родионова Н. В.</w:delText>
              </w:r>
            </w:del>
          </w:p>
        </w:tc>
        <w:tc>
          <w:tcPr>
            <w:tcW w:w="1133" w:type="dxa"/>
          </w:tcPr>
          <w:p w14:paraId="4AA50E14" w14:textId="77777777" w:rsidR="00A16A04" w:rsidRDefault="00DF50C7">
            <w:pPr>
              <w:rPr>
                <w:del w:id="910" w:author="NAZ, Mamoona (OLDHAM MEDICAL SERVICES)" w:date="2026-09-22T12:16:00Z" w16du:dateUtc="2026-09-22T16:16:00Z"/>
              </w:rPr>
            </w:pPr>
            <w:del w:id="911" w:author="NAZ, Mamoona (OLDHAM MEDICAL SERVICES)" w:date="2026-09-22T12:16:00Z" w16du:dateUtc="2026-09-22T16:16:00Z">
              <w:r>
                <w:delText>М.: Юнити-Дана</w:delText>
              </w:r>
            </w:del>
          </w:p>
        </w:tc>
        <w:tc>
          <w:tcPr>
            <w:tcW w:w="900" w:type="dxa"/>
          </w:tcPr>
          <w:p w14:paraId="3919EA76" w14:textId="77777777" w:rsidR="00A16A04" w:rsidRDefault="00DF50C7">
            <w:pPr>
              <w:rPr>
                <w:del w:id="912" w:author="NAZ, Mamoona (OLDHAM MEDICAL SERVICES)" w:date="2026-09-22T12:16:00Z" w16du:dateUtc="2026-09-22T16:16:00Z"/>
              </w:rPr>
            </w:pPr>
            <w:del w:id="913" w:author="NAZ, Mamoona (OLDHAM MEDICAL SERVICES)" w:date="2026-09-22T12:16:00Z" w16du:dateUtc="2026-09-22T16:16:00Z">
              <w:r>
                <w:delText>2015</w:delText>
              </w:r>
            </w:del>
          </w:p>
        </w:tc>
        <w:tc>
          <w:tcPr>
            <w:tcW w:w="1368" w:type="dxa"/>
          </w:tcPr>
          <w:p w14:paraId="32447880" w14:textId="77777777" w:rsidR="00A16A04" w:rsidRDefault="00A16A04">
            <w:pPr>
              <w:rPr>
                <w:del w:id="914" w:author="NAZ, Mamoona (OLDHAM MEDICAL SERVICES)" w:date="2026-09-22T12:16:00Z" w16du:dateUtc="2026-09-22T16:16:00Z"/>
              </w:rPr>
            </w:pPr>
          </w:p>
        </w:tc>
        <w:tc>
          <w:tcPr>
            <w:tcW w:w="1074" w:type="dxa"/>
          </w:tcPr>
          <w:p w14:paraId="07CF92DB" w14:textId="77777777" w:rsidR="00A16A04" w:rsidRDefault="00DF50C7">
            <w:pPr>
              <w:rPr>
                <w:del w:id="915" w:author="NAZ, Mamoona (OLDHAM MEDICAL SERVICES)" w:date="2026-09-22T12:16:00Z" w16du:dateUtc="2026-09-22T16:16:00Z"/>
              </w:rPr>
            </w:pPr>
            <w:del w:id="916" w:author="NAZ, Mamoona (OLDHAM MEDICAL SERVICES)" w:date="2026-09-22T12:16:00Z" w16du:dateUtc="2026-09-22T16:16:00Z">
              <w:r>
                <w:fldChar w:fldCharType="begin"/>
              </w:r>
              <w:r>
                <w:delInstrText>HYPERLINK "http://biblioclub.ru/" \h</w:delInstrText>
              </w:r>
              <w:r>
                <w:fldChar w:fldCharType="separate"/>
              </w:r>
              <w:r>
                <w:rPr>
                  <w:color w:val="0000FF"/>
                  <w:u w:val="single"/>
                </w:rPr>
                <w:delText>http://biblioclub.ru/</w:delText>
              </w:r>
              <w:r>
                <w:fldChar w:fldCharType="end"/>
              </w:r>
            </w:del>
          </w:p>
          <w:p w14:paraId="4141928E" w14:textId="77777777" w:rsidR="00A16A04" w:rsidRDefault="00A16A04">
            <w:pPr>
              <w:rPr>
                <w:del w:id="917" w:author="NAZ, Mamoona (OLDHAM MEDICAL SERVICES)" w:date="2026-09-22T12:16:00Z" w16du:dateUtc="2026-09-22T16:16:00Z"/>
              </w:rPr>
            </w:pPr>
          </w:p>
        </w:tc>
      </w:tr>
    </w:tbl>
    <w:tbl>
      <w:tblPr>
        <w:tblStyle w:val="aa"/>
        <w:tblW w:w="9065" w:type="dxa"/>
        <w:tblInd w:w="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48"/>
        <w:gridCol w:w="2437"/>
        <w:gridCol w:w="1560"/>
        <w:gridCol w:w="1160"/>
        <w:gridCol w:w="851"/>
        <w:gridCol w:w="1390"/>
        <w:gridCol w:w="1019"/>
      </w:tblGrid>
      <w:tr w:rsidR="00A16A04" w14:paraId="7A8C0E69" w14:textId="77777777" w:rsidTr="007861D9">
        <w:trPr>
          <w:del w:id="918" w:author="NAZ, Mamoona (OLDHAM MEDICAL SERVICES)" w:date="2026-09-22T12:16:00Z" w16du:dateUtc="2026-09-22T16:16:00Z"/>
        </w:trPr>
        <w:tc>
          <w:tcPr>
            <w:tcW w:w="648" w:type="dxa"/>
          </w:tcPr>
          <w:p w14:paraId="1C8BF0CE" w14:textId="77777777" w:rsidR="00A16A04" w:rsidRDefault="00DF50C7">
            <w:pPr>
              <w:jc w:val="center"/>
              <w:rPr>
                <w:del w:id="919" w:author="NAZ, Mamoona (OLDHAM MEDICAL SERVICES)" w:date="2026-09-22T12:16:00Z" w16du:dateUtc="2026-09-22T16:16:00Z"/>
              </w:rPr>
            </w:pPr>
            <w:del w:id="920" w:author="NAZ, Mamoona (OLDHAM MEDICAL SERVICES)" w:date="2026-09-22T12:16:00Z" w16du:dateUtc="2026-09-22T16:16:00Z">
              <w:r>
                <w:delText>1.</w:delText>
              </w:r>
            </w:del>
          </w:p>
        </w:tc>
        <w:tc>
          <w:tcPr>
            <w:tcW w:w="2437" w:type="dxa"/>
          </w:tcPr>
          <w:p w14:paraId="3FA1C84E" w14:textId="77777777" w:rsidR="00A16A04" w:rsidRDefault="00DF50C7">
            <w:pPr>
              <w:rPr>
                <w:del w:id="921" w:author="NAZ, Mamoona (OLDHAM MEDICAL SERVICES)" w:date="2026-09-22T12:16:00Z" w16du:dateUtc="2026-09-22T16:16:00Z"/>
              </w:rPr>
            </w:pPr>
            <w:del w:id="922" w:author="NAZ, Mamoona (OLDHAM MEDICAL SERVICES)" w:date="2026-09-22T12:16:00Z" w16du:dateUtc="2026-09-22T16:16:00Z">
              <w:r>
                <w:delText>Методы научных исследований в экономике: учебное пособие</w:delText>
              </w:r>
            </w:del>
          </w:p>
        </w:tc>
        <w:tc>
          <w:tcPr>
            <w:tcW w:w="1560" w:type="dxa"/>
          </w:tcPr>
          <w:p w14:paraId="3C8E3E64" w14:textId="77777777" w:rsidR="00A16A04" w:rsidRDefault="00DF50C7">
            <w:pPr>
              <w:rPr>
                <w:del w:id="923" w:author="NAZ, Mamoona (OLDHAM MEDICAL SERVICES)" w:date="2026-09-22T12:16:00Z" w16du:dateUtc="2026-09-22T16:16:00Z"/>
              </w:rPr>
            </w:pPr>
            <w:del w:id="924" w:author="NAZ, Mamoona (OLDHAM MEDICAL SERVICES)" w:date="2026-09-22T12:16:00Z" w16du:dateUtc="2026-09-22T16:16:00Z">
              <w:r>
                <w:delText>Хорев А.И. и др.</w:delText>
              </w:r>
            </w:del>
          </w:p>
        </w:tc>
        <w:tc>
          <w:tcPr>
            <w:tcW w:w="1160" w:type="dxa"/>
          </w:tcPr>
          <w:p w14:paraId="37FC44F1" w14:textId="77777777" w:rsidR="00A16A04" w:rsidRDefault="00DF50C7">
            <w:pPr>
              <w:rPr>
                <w:del w:id="925" w:author="NAZ, Mamoona (OLDHAM MEDICAL SERVICES)" w:date="2026-09-22T12:16:00Z" w16du:dateUtc="2026-09-22T16:16:00Z"/>
              </w:rPr>
            </w:pPr>
            <w:del w:id="926" w:author="NAZ, Mamoona (OLDHAM MEDICAL SERVICES)" w:date="2026-09-22T12:16:00Z" w16du:dateUtc="2026-09-22T16:16:00Z">
              <w:r>
                <w:delText>Воронеж</w:delText>
              </w:r>
            </w:del>
          </w:p>
        </w:tc>
        <w:tc>
          <w:tcPr>
            <w:tcW w:w="851" w:type="dxa"/>
          </w:tcPr>
          <w:p w14:paraId="63ED9762" w14:textId="77777777" w:rsidR="00A16A04" w:rsidRDefault="00DF50C7">
            <w:pPr>
              <w:rPr>
                <w:del w:id="927" w:author="NAZ, Mamoona (OLDHAM MEDICAL SERVICES)" w:date="2026-09-22T12:16:00Z" w16du:dateUtc="2026-09-22T16:16:00Z"/>
              </w:rPr>
            </w:pPr>
            <w:del w:id="928" w:author="NAZ, Mamoona (OLDHAM MEDICAL SERVICES)" w:date="2026-09-22T12:16:00Z" w16du:dateUtc="2026-09-22T16:16:00Z">
              <w:r>
                <w:delText>2013</w:delText>
              </w:r>
            </w:del>
          </w:p>
        </w:tc>
        <w:tc>
          <w:tcPr>
            <w:tcW w:w="1390" w:type="dxa"/>
          </w:tcPr>
          <w:p w14:paraId="2CD56F88" w14:textId="77777777" w:rsidR="00A16A04" w:rsidRDefault="00A16A04">
            <w:pPr>
              <w:rPr>
                <w:del w:id="929" w:author="NAZ, Mamoona (OLDHAM MEDICAL SERVICES)" w:date="2026-09-22T12:16:00Z" w16du:dateUtc="2026-09-22T16:16:00Z"/>
              </w:rPr>
            </w:pPr>
          </w:p>
        </w:tc>
        <w:tc>
          <w:tcPr>
            <w:tcW w:w="1019" w:type="dxa"/>
          </w:tcPr>
          <w:p w14:paraId="13248196" w14:textId="77777777" w:rsidR="00A16A04" w:rsidRDefault="00DF50C7">
            <w:pPr>
              <w:rPr>
                <w:del w:id="930" w:author="NAZ, Mamoona (OLDHAM MEDICAL SERVICES)" w:date="2026-09-22T12:16:00Z" w16du:dateUtc="2026-09-22T16:16:00Z"/>
              </w:rPr>
            </w:pPr>
            <w:del w:id="931" w:author="NAZ, Mamoona (OLDHAM MEDICAL SERVICES)" w:date="2026-09-22T12:16:00Z" w16du:dateUtc="2026-09-22T16:16:00Z">
              <w:r>
                <w:fldChar w:fldCharType="begin"/>
              </w:r>
              <w:r>
                <w:delInstrText>HYPERLINK "https://biblioclub.ru/" \h</w:delInstrText>
              </w:r>
              <w:r>
                <w:fldChar w:fldCharType="separate"/>
              </w:r>
              <w:r>
                <w:rPr>
                  <w:color w:val="2222CC"/>
                  <w:u w:val="single"/>
                </w:rPr>
                <w:delText>https://biblioclub.ru</w:delText>
              </w:r>
              <w:r>
                <w:fldChar w:fldCharType="end"/>
              </w:r>
              <w:r>
                <w:rPr>
                  <w:color w:val="000000"/>
                </w:rPr>
                <w:delText> </w:delText>
              </w:r>
            </w:del>
          </w:p>
        </w:tc>
      </w:tr>
      <w:tr w:rsidR="00A16A04" w14:paraId="62483517" w14:textId="77777777" w:rsidTr="007861D9">
        <w:trPr>
          <w:del w:id="932" w:author="NAZ, Mamoona (OLDHAM MEDICAL SERVICES)" w:date="2026-09-22T12:16:00Z" w16du:dateUtc="2026-09-22T16:16:00Z"/>
        </w:trPr>
        <w:tc>
          <w:tcPr>
            <w:tcW w:w="648" w:type="dxa"/>
          </w:tcPr>
          <w:p w14:paraId="6A11D7D0" w14:textId="77777777" w:rsidR="00A16A04" w:rsidRDefault="00DF50C7">
            <w:pPr>
              <w:jc w:val="center"/>
              <w:rPr>
                <w:del w:id="933" w:author="NAZ, Mamoona (OLDHAM MEDICAL SERVICES)" w:date="2026-09-22T12:16:00Z" w16du:dateUtc="2026-09-22T16:16:00Z"/>
              </w:rPr>
            </w:pPr>
            <w:del w:id="934" w:author="NAZ, Mamoona (OLDHAM MEDICAL SERVICES)" w:date="2026-09-22T12:16:00Z" w16du:dateUtc="2026-09-22T16:16:00Z">
              <w:r>
                <w:delText>2.</w:delText>
              </w:r>
            </w:del>
          </w:p>
        </w:tc>
        <w:tc>
          <w:tcPr>
            <w:tcW w:w="2437" w:type="dxa"/>
          </w:tcPr>
          <w:p w14:paraId="49914890" w14:textId="77777777" w:rsidR="00A16A04" w:rsidRDefault="00DF50C7">
            <w:pPr>
              <w:rPr>
                <w:del w:id="935" w:author="NAZ, Mamoona (OLDHAM MEDICAL SERVICES)" w:date="2026-09-22T12:16:00Z" w16du:dateUtc="2026-09-22T16:16:00Z"/>
              </w:rPr>
            </w:pPr>
            <w:del w:id="936" w:author="NAZ, Mamoona (OLDHAM MEDICAL SERVICES)" w:date="2026-09-22T12:16:00Z" w16du:dateUtc="2026-09-22T16:16:00Z">
              <w:r>
                <w:delText>Философия науки: учебное пособие</w:delText>
              </w:r>
            </w:del>
          </w:p>
        </w:tc>
        <w:tc>
          <w:tcPr>
            <w:tcW w:w="1560" w:type="dxa"/>
          </w:tcPr>
          <w:p w14:paraId="65999BC5" w14:textId="77777777" w:rsidR="00A16A04" w:rsidRDefault="00DF50C7">
            <w:pPr>
              <w:rPr>
                <w:del w:id="937" w:author="NAZ, Mamoona (OLDHAM MEDICAL SERVICES)" w:date="2026-09-22T12:16:00Z" w16du:dateUtc="2026-09-22T16:16:00Z"/>
              </w:rPr>
            </w:pPr>
            <w:del w:id="938" w:author="NAZ, Mamoona (OLDHAM MEDICAL SERVICES)" w:date="2026-09-22T12:16:00Z" w16du:dateUtc="2026-09-22T16:16:00Z">
              <w:r>
                <w:delText>Батурин В.К.</w:delText>
              </w:r>
            </w:del>
          </w:p>
        </w:tc>
        <w:tc>
          <w:tcPr>
            <w:tcW w:w="1160" w:type="dxa"/>
          </w:tcPr>
          <w:p w14:paraId="50F9BE24" w14:textId="77777777" w:rsidR="00A16A04" w:rsidRDefault="00DF50C7">
            <w:pPr>
              <w:rPr>
                <w:del w:id="939" w:author="NAZ, Mamoona (OLDHAM MEDICAL SERVICES)" w:date="2026-09-22T12:16:00Z" w16du:dateUtc="2026-09-22T16:16:00Z"/>
              </w:rPr>
            </w:pPr>
            <w:del w:id="940" w:author="NAZ, Mamoona (OLDHAM MEDICAL SERVICES)" w:date="2026-09-22T12:16:00Z" w16du:dateUtc="2026-09-22T16:16:00Z">
              <w:r>
                <w:delText>М.: Юнити-Дана</w:delText>
              </w:r>
            </w:del>
          </w:p>
        </w:tc>
        <w:tc>
          <w:tcPr>
            <w:tcW w:w="851" w:type="dxa"/>
          </w:tcPr>
          <w:p w14:paraId="1800424C" w14:textId="77777777" w:rsidR="00A16A04" w:rsidRDefault="00DF50C7">
            <w:pPr>
              <w:rPr>
                <w:del w:id="941" w:author="NAZ, Mamoona (OLDHAM MEDICAL SERVICES)" w:date="2026-09-22T12:16:00Z" w16du:dateUtc="2026-09-22T16:16:00Z"/>
              </w:rPr>
            </w:pPr>
            <w:del w:id="942" w:author="NAZ, Mamoona (OLDHAM MEDICAL SERVICES)" w:date="2026-09-22T12:16:00Z" w16du:dateUtc="2026-09-22T16:16:00Z">
              <w:r>
                <w:delText>2012</w:delText>
              </w:r>
            </w:del>
          </w:p>
        </w:tc>
        <w:tc>
          <w:tcPr>
            <w:tcW w:w="1390" w:type="dxa"/>
          </w:tcPr>
          <w:p w14:paraId="5CFC2191" w14:textId="77777777" w:rsidR="00A16A04" w:rsidRDefault="00A16A04">
            <w:pPr>
              <w:rPr>
                <w:del w:id="943" w:author="NAZ, Mamoona (OLDHAM MEDICAL SERVICES)" w:date="2026-09-22T12:16:00Z" w16du:dateUtc="2026-09-22T16:16:00Z"/>
              </w:rPr>
            </w:pPr>
          </w:p>
        </w:tc>
        <w:tc>
          <w:tcPr>
            <w:tcW w:w="1019" w:type="dxa"/>
          </w:tcPr>
          <w:p w14:paraId="4FA0AE36" w14:textId="77777777" w:rsidR="00A16A04" w:rsidRDefault="00DF50C7">
            <w:pPr>
              <w:rPr>
                <w:del w:id="944" w:author="NAZ, Mamoona (OLDHAM MEDICAL SERVICES)" w:date="2026-09-22T12:16:00Z" w16du:dateUtc="2026-09-22T16:16:00Z"/>
              </w:rPr>
            </w:pPr>
            <w:del w:id="945" w:author="NAZ, Mamoona (OLDHAM MEDICAL SERVICES)" w:date="2026-09-22T12:16:00Z" w16du:dateUtc="2026-09-22T16:16:00Z">
              <w:r>
                <w:fldChar w:fldCharType="begin"/>
              </w:r>
              <w:r>
                <w:delInstrText>HYPERLINK "https://biblioclub.ru/" \h</w:delInstrText>
              </w:r>
              <w:r>
                <w:fldChar w:fldCharType="separate"/>
              </w:r>
              <w:r>
                <w:rPr>
                  <w:color w:val="2222CC"/>
                  <w:u w:val="single"/>
                </w:rPr>
                <w:delText>https://biblioclub.ru</w:delText>
              </w:r>
              <w:r>
                <w:fldChar w:fldCharType="end"/>
              </w:r>
              <w:r>
                <w:rPr>
                  <w:color w:val="000000"/>
                </w:rPr>
                <w:delText> </w:delText>
              </w:r>
            </w:del>
          </w:p>
        </w:tc>
      </w:tr>
      <w:tr w:rsidR="00A16A04" w14:paraId="56BAFC6A" w14:textId="77777777" w:rsidTr="007861D9">
        <w:trPr>
          <w:del w:id="946" w:author="NAZ, Mamoona (OLDHAM MEDICAL SERVICES)" w:date="2026-09-22T12:16:00Z" w16du:dateUtc="2026-09-22T16:16:00Z"/>
        </w:trPr>
        <w:tc>
          <w:tcPr>
            <w:tcW w:w="648" w:type="dxa"/>
          </w:tcPr>
          <w:p w14:paraId="0729ADA4" w14:textId="77777777" w:rsidR="00A16A04" w:rsidRDefault="00DF50C7">
            <w:pPr>
              <w:jc w:val="center"/>
              <w:rPr>
                <w:del w:id="947" w:author="NAZ, Mamoona (OLDHAM MEDICAL SERVICES)" w:date="2026-09-22T12:16:00Z" w16du:dateUtc="2026-09-22T16:16:00Z"/>
              </w:rPr>
            </w:pPr>
            <w:del w:id="948" w:author="NAZ, Mamoona (OLDHAM MEDICAL SERVICES)" w:date="2026-09-22T12:16:00Z" w16du:dateUtc="2026-09-22T16:16:00Z">
              <w:r>
                <w:delText>3.</w:delText>
              </w:r>
            </w:del>
          </w:p>
        </w:tc>
        <w:tc>
          <w:tcPr>
            <w:tcW w:w="2437" w:type="dxa"/>
          </w:tcPr>
          <w:p w14:paraId="64F730D6" w14:textId="77777777" w:rsidR="00A16A04" w:rsidRDefault="00DF50C7">
            <w:pPr>
              <w:rPr>
                <w:del w:id="949" w:author="NAZ, Mamoona (OLDHAM MEDICAL SERVICES)" w:date="2026-09-22T12:16:00Z" w16du:dateUtc="2026-09-22T16:16:00Z"/>
              </w:rPr>
            </w:pPr>
            <w:del w:id="950" w:author="NAZ, Mamoona (OLDHAM MEDICAL SERVICES)" w:date="2026-09-22T12:16:00Z" w16du:dateUtc="2026-09-22T16:16:00Z">
              <w:r>
                <w:delText>Методы научного исследования: учебное пособие</w:delText>
              </w:r>
            </w:del>
          </w:p>
        </w:tc>
        <w:tc>
          <w:tcPr>
            <w:tcW w:w="1560" w:type="dxa"/>
          </w:tcPr>
          <w:p w14:paraId="7A196DC9" w14:textId="77777777" w:rsidR="00A16A04" w:rsidRDefault="00DF50C7">
            <w:pPr>
              <w:rPr>
                <w:del w:id="951" w:author="NAZ, Mamoona (OLDHAM MEDICAL SERVICES)" w:date="2026-09-22T12:16:00Z" w16du:dateUtc="2026-09-22T16:16:00Z"/>
              </w:rPr>
            </w:pPr>
            <w:del w:id="952" w:author="NAZ, Mamoona (OLDHAM MEDICAL SERVICES)" w:date="2026-09-22T12:16:00Z" w16du:dateUtc="2026-09-22T16:16:00Z">
              <w:r>
                <w:delText>Новиков А.М., Новикова Н.А.</w:delText>
              </w:r>
            </w:del>
          </w:p>
        </w:tc>
        <w:tc>
          <w:tcPr>
            <w:tcW w:w="1160" w:type="dxa"/>
          </w:tcPr>
          <w:p w14:paraId="3C95B560" w14:textId="77777777" w:rsidR="00A16A04" w:rsidRDefault="00DF50C7">
            <w:pPr>
              <w:rPr>
                <w:del w:id="953" w:author="NAZ, Mamoona (OLDHAM MEDICAL SERVICES)" w:date="2026-09-22T12:16:00Z" w16du:dateUtc="2026-09-22T16:16:00Z"/>
              </w:rPr>
            </w:pPr>
            <w:del w:id="954" w:author="NAZ, Mamoona (OLDHAM MEDICAL SERVICES)" w:date="2026-09-22T12:16:00Z" w16du:dateUtc="2026-09-22T16:16:00Z">
              <w:r>
                <w:delText>М.: </w:delText>
              </w:r>
              <w:r w:rsidR="007B77E6">
                <w:fldChar w:fldCharType="begin"/>
              </w:r>
              <w:r w:rsidR="007B77E6">
                <w:delInstrText xml:space="preserve"> HYPERLINK "http://biblioclub.ru/index.php?page=publisher_red&amp;pub_id=2431" \h </w:delInstrText>
              </w:r>
              <w:r w:rsidR="007B77E6">
                <w:fldChar w:fldCharType="separate"/>
              </w:r>
              <w:r>
                <w:delText>Либроком</w:delText>
              </w:r>
              <w:r w:rsidR="007B77E6">
                <w:fldChar w:fldCharType="end"/>
              </w:r>
              <w:r>
                <w:delText xml:space="preserve">, </w:delText>
              </w:r>
            </w:del>
          </w:p>
        </w:tc>
        <w:tc>
          <w:tcPr>
            <w:tcW w:w="851" w:type="dxa"/>
          </w:tcPr>
          <w:p w14:paraId="565BF95E" w14:textId="77777777" w:rsidR="00A16A04" w:rsidRDefault="00DF50C7">
            <w:pPr>
              <w:rPr>
                <w:del w:id="955" w:author="NAZ, Mamoona (OLDHAM MEDICAL SERVICES)" w:date="2026-09-22T12:16:00Z" w16du:dateUtc="2026-09-22T16:16:00Z"/>
              </w:rPr>
            </w:pPr>
            <w:del w:id="956" w:author="NAZ, Mamoona (OLDHAM MEDICAL SERVICES)" w:date="2026-09-22T12:16:00Z" w16du:dateUtc="2026-09-22T16:16:00Z">
              <w:r>
                <w:delText>2010</w:delText>
              </w:r>
            </w:del>
          </w:p>
        </w:tc>
        <w:tc>
          <w:tcPr>
            <w:tcW w:w="1390" w:type="dxa"/>
          </w:tcPr>
          <w:p w14:paraId="217A6EA8" w14:textId="77777777" w:rsidR="00A16A04" w:rsidRDefault="00A16A04">
            <w:pPr>
              <w:rPr>
                <w:del w:id="957" w:author="NAZ, Mamoona (OLDHAM MEDICAL SERVICES)" w:date="2026-09-22T12:16:00Z" w16du:dateUtc="2026-09-22T16:16:00Z"/>
              </w:rPr>
            </w:pPr>
          </w:p>
        </w:tc>
        <w:tc>
          <w:tcPr>
            <w:tcW w:w="1019" w:type="dxa"/>
          </w:tcPr>
          <w:p w14:paraId="70F3DEE5" w14:textId="77777777" w:rsidR="00A16A04" w:rsidRDefault="00DF50C7">
            <w:pPr>
              <w:rPr>
                <w:del w:id="958" w:author="NAZ, Mamoona (OLDHAM MEDICAL SERVICES)" w:date="2026-09-22T12:16:00Z" w16du:dateUtc="2026-09-22T16:16:00Z"/>
              </w:rPr>
            </w:pPr>
            <w:del w:id="959" w:author="NAZ, Mamoona (OLDHAM MEDICAL SERVICES)" w:date="2026-09-22T12:16:00Z" w16du:dateUtc="2026-09-22T16:16:00Z">
              <w:r>
                <w:fldChar w:fldCharType="begin"/>
              </w:r>
              <w:r>
                <w:delInstrText>HYPERLINK "https://biblioclub.ru/" \h</w:delInstrText>
              </w:r>
              <w:r>
                <w:fldChar w:fldCharType="separate"/>
              </w:r>
              <w:r>
                <w:rPr>
                  <w:color w:val="2222CC"/>
                  <w:u w:val="single"/>
                </w:rPr>
                <w:delText>https://biblioclub.ru</w:delText>
              </w:r>
              <w:r>
                <w:fldChar w:fldCharType="end"/>
              </w:r>
              <w:r>
                <w:rPr>
                  <w:color w:val="000000"/>
                </w:rPr>
                <w:delText> </w:delText>
              </w:r>
            </w:del>
          </w:p>
        </w:tc>
      </w:tr>
      <w:tr w:rsidR="00A16A04" w14:paraId="4830C50B" w14:textId="77777777" w:rsidTr="007861D9">
        <w:trPr>
          <w:del w:id="960" w:author="NAZ, Mamoona (OLDHAM MEDICAL SERVICES)" w:date="2026-09-22T12:16:00Z" w16du:dateUtc="2026-09-22T16:16:00Z"/>
        </w:trPr>
        <w:tc>
          <w:tcPr>
            <w:tcW w:w="648" w:type="dxa"/>
          </w:tcPr>
          <w:p w14:paraId="5E7246B2" w14:textId="77777777" w:rsidR="00A16A04" w:rsidRDefault="00DF50C7">
            <w:pPr>
              <w:jc w:val="center"/>
              <w:rPr>
                <w:del w:id="961" w:author="NAZ, Mamoona (OLDHAM MEDICAL SERVICES)" w:date="2026-09-22T12:16:00Z" w16du:dateUtc="2026-09-22T16:16:00Z"/>
              </w:rPr>
            </w:pPr>
            <w:del w:id="962" w:author="NAZ, Mamoona (OLDHAM MEDICAL SERVICES)" w:date="2026-09-22T12:16:00Z" w16du:dateUtc="2026-09-22T16:16:00Z">
              <w:r>
                <w:delText>4.</w:delText>
              </w:r>
            </w:del>
          </w:p>
        </w:tc>
        <w:tc>
          <w:tcPr>
            <w:tcW w:w="2437" w:type="dxa"/>
          </w:tcPr>
          <w:p w14:paraId="610F12D9" w14:textId="77777777" w:rsidR="00A16A04" w:rsidRDefault="00DF50C7">
            <w:pPr>
              <w:rPr>
                <w:del w:id="963" w:author="NAZ, Mamoona (OLDHAM MEDICAL SERVICES)" w:date="2026-09-22T12:16:00Z" w16du:dateUtc="2026-09-22T16:16:00Z"/>
              </w:rPr>
            </w:pPr>
            <w:del w:id="964" w:author="NAZ, Mamoona (OLDHAM MEDICAL SERVICES)" w:date="2026-09-22T12:16:00Z" w16du:dateUtc="2026-09-22T16:16:00Z">
              <w:r>
                <w:delText>Философия науки: учебное пособие</w:delText>
              </w:r>
            </w:del>
          </w:p>
        </w:tc>
        <w:tc>
          <w:tcPr>
            <w:tcW w:w="1560" w:type="dxa"/>
          </w:tcPr>
          <w:p w14:paraId="1A52F629" w14:textId="77777777" w:rsidR="00A16A04" w:rsidRDefault="00DF50C7">
            <w:pPr>
              <w:rPr>
                <w:del w:id="965" w:author="NAZ, Mamoona (OLDHAM MEDICAL SERVICES)" w:date="2026-09-22T12:16:00Z" w16du:dateUtc="2026-09-22T16:16:00Z"/>
              </w:rPr>
            </w:pPr>
            <w:del w:id="966" w:author="NAZ, Mamoona (OLDHAM MEDICAL SERVICES)" w:date="2026-09-22T12:16:00Z" w16du:dateUtc="2026-09-22T16:16:00Z">
              <w:r>
                <w:delText xml:space="preserve">Ивин А. А. , Никитина </w:delText>
              </w:r>
            </w:del>
          </w:p>
          <w:p w14:paraId="7BBA48E0" w14:textId="77777777" w:rsidR="00A16A04" w:rsidRDefault="00DF50C7">
            <w:pPr>
              <w:rPr>
                <w:del w:id="967" w:author="NAZ, Mamoona (OLDHAM MEDICAL SERVICES)" w:date="2026-09-22T12:16:00Z" w16du:dateUtc="2026-09-22T16:16:00Z"/>
              </w:rPr>
            </w:pPr>
            <w:del w:id="968" w:author="NAZ, Mamoona (OLDHAM MEDICAL SERVICES)" w:date="2026-09-22T12:16:00Z" w16du:dateUtc="2026-09-22T16:16:00Z">
              <w:r>
                <w:delText>И. П.</w:delText>
              </w:r>
            </w:del>
          </w:p>
        </w:tc>
        <w:tc>
          <w:tcPr>
            <w:tcW w:w="1160" w:type="dxa"/>
          </w:tcPr>
          <w:p w14:paraId="348AAC3E" w14:textId="77777777" w:rsidR="00A16A04" w:rsidRDefault="00DF50C7">
            <w:pPr>
              <w:rPr>
                <w:del w:id="969" w:author="NAZ, Mamoona (OLDHAM MEDICAL SERVICES)" w:date="2026-09-22T12:16:00Z" w16du:dateUtc="2026-09-22T16:16:00Z"/>
              </w:rPr>
            </w:pPr>
            <w:del w:id="970" w:author="NAZ, Mamoona (OLDHAM MEDICAL SERVICES)" w:date="2026-09-22T12:16:00Z" w16du:dateUtc="2026-09-22T16:16:00Z">
              <w:r>
                <w:delText>М.: Проспект</w:delText>
              </w:r>
            </w:del>
          </w:p>
        </w:tc>
        <w:tc>
          <w:tcPr>
            <w:tcW w:w="851" w:type="dxa"/>
          </w:tcPr>
          <w:p w14:paraId="46FE8B88" w14:textId="77777777" w:rsidR="00A16A04" w:rsidRDefault="00DF50C7">
            <w:pPr>
              <w:rPr>
                <w:del w:id="971" w:author="NAZ, Mamoona (OLDHAM MEDICAL SERVICES)" w:date="2026-09-22T12:16:00Z" w16du:dateUtc="2026-09-22T16:16:00Z"/>
              </w:rPr>
            </w:pPr>
            <w:del w:id="972" w:author="NAZ, Mamoona (OLDHAM MEDICAL SERVICES)" w:date="2026-09-22T12:16:00Z" w16du:dateUtc="2026-09-22T16:16:00Z">
              <w:r>
                <w:delText>2016</w:delText>
              </w:r>
            </w:del>
          </w:p>
        </w:tc>
        <w:tc>
          <w:tcPr>
            <w:tcW w:w="1390" w:type="dxa"/>
          </w:tcPr>
          <w:p w14:paraId="2E3BC569" w14:textId="77777777" w:rsidR="00A16A04" w:rsidRDefault="00A16A04">
            <w:pPr>
              <w:rPr>
                <w:del w:id="973" w:author="NAZ, Mamoona (OLDHAM MEDICAL SERVICES)" w:date="2026-09-22T12:16:00Z" w16du:dateUtc="2026-09-22T16:16:00Z"/>
              </w:rPr>
            </w:pPr>
          </w:p>
        </w:tc>
        <w:tc>
          <w:tcPr>
            <w:tcW w:w="1019" w:type="dxa"/>
          </w:tcPr>
          <w:p w14:paraId="4611214A" w14:textId="77777777" w:rsidR="00A16A04" w:rsidRDefault="00DF50C7">
            <w:pPr>
              <w:rPr>
                <w:del w:id="974" w:author="NAZ, Mamoona (OLDHAM MEDICAL SERVICES)" w:date="2026-09-22T12:16:00Z" w16du:dateUtc="2026-09-22T16:16:00Z"/>
              </w:rPr>
            </w:pPr>
            <w:del w:id="975" w:author="NAZ, Mamoona (OLDHAM MEDICAL SERVICES)" w:date="2026-09-22T12:16:00Z" w16du:dateUtc="2026-09-22T16:16:00Z">
              <w:r>
                <w:fldChar w:fldCharType="begin"/>
              </w:r>
              <w:r>
                <w:delInstrText>HYPERLINK "http://biblioclub.ru/" \h</w:delInstrText>
              </w:r>
              <w:r>
                <w:fldChar w:fldCharType="separate"/>
              </w:r>
              <w:r>
                <w:rPr>
                  <w:color w:val="0000FF"/>
                  <w:u w:val="single"/>
                </w:rPr>
                <w:delText>http://biblioclub.ru/</w:delText>
              </w:r>
              <w:r>
                <w:fldChar w:fldCharType="end"/>
              </w:r>
            </w:del>
          </w:p>
          <w:p w14:paraId="1A36ED0D" w14:textId="77777777" w:rsidR="00A16A04" w:rsidRDefault="00A16A04">
            <w:pPr>
              <w:rPr>
                <w:del w:id="976" w:author="NAZ, Mamoona (OLDHAM MEDICAL SERVICES)" w:date="2026-09-22T12:16:00Z" w16du:dateUtc="2026-09-22T16:16:00Z"/>
              </w:rPr>
            </w:pPr>
          </w:p>
        </w:tc>
      </w:tr>
    </w:tbl>
    <w:p w14:paraId="12040F1D" w14:textId="77777777" w:rsidR="00A16A04" w:rsidRDefault="00A16A04">
      <w:pPr>
        <w:jc w:val="both"/>
        <w:rPr>
          <w:del w:id="977" w:author="NAZ, Mamoona (OLDHAM MEDICAL SERVICES)" w:date="2026-09-22T12:16:00Z" w16du:dateUtc="2026-09-22T16:16:00Z"/>
          <w:i/>
          <w:color w:val="FF0000"/>
        </w:rPr>
      </w:pPr>
    </w:p>
    <w:p w14:paraId="40C49664" w14:textId="77777777" w:rsidR="00A16A04" w:rsidRDefault="00A16A04">
      <w:pPr>
        <w:jc w:val="both"/>
        <w:rPr>
          <w:del w:id="978" w:author="NAZ, Mamoona (OLDHAM MEDICAL SERVICES)" w:date="2026-09-22T12:16:00Z" w16du:dateUtc="2026-09-22T16:16:00Z"/>
          <w:i/>
          <w:color w:val="FF0000"/>
        </w:rPr>
      </w:pPr>
    </w:p>
    <w:p w14:paraId="50CA3F69" w14:textId="77777777" w:rsidR="00A16A04" w:rsidRDefault="00DF50C7">
      <w:pPr>
        <w:spacing w:line="360" w:lineRule="auto"/>
        <w:rPr>
          <w:del w:id="979" w:author="NAZ, Mamoona (OLDHAM MEDICAL SERVICES)" w:date="2026-09-22T12:16:00Z" w16du:dateUtc="2026-09-22T16:16:00Z"/>
          <w:b/>
        </w:rPr>
      </w:pPr>
      <w:del w:id="980" w:author="NAZ, Mamoona (OLDHAM MEDICAL SERVICES)" w:date="2026-09-22T12:16:00Z" w16du:dateUtc="2026-09-22T16:16:00Z">
        <w:r>
          <w:rPr>
            <w:b/>
          </w:rPr>
          <w:delText>8. Ресурсы информационно-телекоммуникационной сети «Интернет»</w:delText>
        </w:r>
      </w:del>
    </w:p>
    <w:p w14:paraId="79EF8B1D" w14:textId="77777777" w:rsidR="00A16A04" w:rsidRDefault="00DF50C7">
      <w:pPr>
        <w:numPr>
          <w:ilvl w:val="0"/>
          <w:numId w:val="15"/>
        </w:numPr>
        <w:pBdr>
          <w:top w:val="nil"/>
          <w:left w:val="nil"/>
          <w:bottom w:val="nil"/>
          <w:right w:val="nil"/>
          <w:between w:val="nil"/>
        </w:pBdr>
        <w:ind w:left="540" w:hanging="540"/>
        <w:jc w:val="both"/>
        <w:rPr>
          <w:del w:id="981" w:author="NAZ, Mamoona (OLDHAM MEDICAL SERVICES)" w:date="2026-09-22T12:16:00Z" w16du:dateUtc="2026-09-22T16:16:00Z"/>
          <w:color w:val="000000"/>
        </w:rPr>
      </w:pPr>
      <w:del w:id="982" w:author="NAZ, Mamoona (OLDHAM MEDICAL SERVICES)" w:date="2026-09-22T12:16:00Z" w16du:dateUtc="2026-09-22T16:16:00Z">
        <w:r>
          <w:rPr>
            <w:color w:val="000000"/>
          </w:rPr>
          <w:delText xml:space="preserve">Официальный сайт Федерального агентства по туризму (Ростуризм: URL: </w:delText>
        </w:r>
        <w:r>
          <w:fldChar w:fldCharType="begin"/>
        </w:r>
        <w:r>
          <w:delInstrText>HYPERLINK "http://www.russiatourism.ru/" \h</w:delInstrText>
        </w:r>
        <w:r>
          <w:fldChar w:fldCharType="separate"/>
        </w:r>
        <w:r>
          <w:rPr>
            <w:color w:val="000000"/>
          </w:rPr>
          <w:delText>http://www.russiatourism.ru/</w:delText>
        </w:r>
        <w:r>
          <w:fldChar w:fldCharType="end"/>
        </w:r>
      </w:del>
    </w:p>
    <w:p w14:paraId="75B8CDEB" w14:textId="77777777" w:rsidR="00A16A04" w:rsidRDefault="00DF50C7">
      <w:pPr>
        <w:numPr>
          <w:ilvl w:val="0"/>
          <w:numId w:val="15"/>
        </w:numPr>
        <w:pBdr>
          <w:top w:val="nil"/>
          <w:left w:val="nil"/>
          <w:bottom w:val="nil"/>
          <w:right w:val="nil"/>
          <w:between w:val="nil"/>
        </w:pBdr>
        <w:ind w:left="540" w:hanging="540"/>
        <w:jc w:val="both"/>
        <w:rPr>
          <w:del w:id="983" w:author="NAZ, Mamoona (OLDHAM MEDICAL SERVICES)" w:date="2026-09-22T12:16:00Z" w16du:dateUtc="2026-09-22T16:16:00Z"/>
          <w:color w:val="000000"/>
        </w:rPr>
      </w:pPr>
      <w:del w:id="984" w:author="NAZ, Mamoona (OLDHAM MEDICAL SERVICES)" w:date="2026-09-22T12:16:00Z" w16du:dateUtc="2026-09-22T16:16:00Z">
        <w:r>
          <w:rPr>
            <w:color w:val="000000"/>
          </w:rPr>
          <w:delText>Официальный сайт Российской гостиничной Ассоциации: URL:</w:delText>
        </w:r>
        <w:r>
          <w:fldChar w:fldCharType="begin"/>
        </w:r>
        <w:r>
          <w:delInstrText>HYPERLINK "http://rha.ru/" \h</w:delInstrText>
        </w:r>
        <w:r>
          <w:fldChar w:fldCharType="separate"/>
        </w:r>
        <w:r>
          <w:rPr>
            <w:color w:val="000000"/>
          </w:rPr>
          <w:delText>http://rha.ru/</w:delText>
        </w:r>
        <w:r>
          <w:fldChar w:fldCharType="end"/>
        </w:r>
      </w:del>
    </w:p>
    <w:p w14:paraId="4DC0B046" w14:textId="77777777" w:rsidR="00A16A04" w:rsidRDefault="00DF50C7">
      <w:pPr>
        <w:numPr>
          <w:ilvl w:val="0"/>
          <w:numId w:val="15"/>
        </w:numPr>
        <w:pBdr>
          <w:top w:val="nil"/>
          <w:left w:val="nil"/>
          <w:bottom w:val="nil"/>
          <w:right w:val="nil"/>
          <w:between w:val="nil"/>
        </w:pBdr>
        <w:ind w:left="540" w:hanging="540"/>
        <w:jc w:val="both"/>
        <w:rPr>
          <w:del w:id="985" w:author="NAZ, Mamoona (OLDHAM MEDICAL SERVICES)" w:date="2026-09-22T12:16:00Z" w16du:dateUtc="2026-09-22T16:16:00Z"/>
          <w:color w:val="000000"/>
        </w:rPr>
      </w:pPr>
      <w:del w:id="986" w:author="NAZ, Mamoona (OLDHAM MEDICAL SERVICES)" w:date="2026-09-22T12:16:00Z" w16du:dateUtc="2026-09-22T16:16:00Z">
        <w:r>
          <w:rPr>
            <w:color w:val="000000"/>
          </w:rPr>
          <w:delText>Официальный сайт Российского союза туриндустрии: URL:</w:delText>
        </w:r>
        <w:r>
          <w:fldChar w:fldCharType="begin"/>
        </w:r>
        <w:r>
          <w:delInstrText>HYPERLINK "http://www.rostourunion.ru/" \h</w:delInstrText>
        </w:r>
        <w:r>
          <w:fldChar w:fldCharType="separate"/>
        </w:r>
        <w:r>
          <w:rPr>
            <w:color w:val="000000"/>
          </w:rPr>
          <w:delText>http://www.rostourunion.ru/</w:delText>
        </w:r>
        <w:r>
          <w:fldChar w:fldCharType="end"/>
        </w:r>
      </w:del>
    </w:p>
    <w:p w14:paraId="743749AA" w14:textId="77777777" w:rsidR="00A16A04" w:rsidRDefault="00DF50C7">
      <w:pPr>
        <w:numPr>
          <w:ilvl w:val="0"/>
          <w:numId w:val="15"/>
        </w:numPr>
        <w:pBdr>
          <w:top w:val="nil"/>
          <w:left w:val="nil"/>
          <w:bottom w:val="nil"/>
          <w:right w:val="nil"/>
          <w:between w:val="nil"/>
        </w:pBdr>
        <w:ind w:left="540" w:hanging="540"/>
        <w:jc w:val="both"/>
        <w:rPr>
          <w:del w:id="987" w:author="NAZ, Mamoona (OLDHAM MEDICAL SERVICES)" w:date="2026-09-22T12:16:00Z" w16du:dateUtc="2026-09-22T16:16:00Z"/>
          <w:color w:val="000000"/>
        </w:rPr>
      </w:pPr>
      <w:del w:id="988" w:author="NAZ, Mamoona (OLDHAM MEDICAL SERVICES)" w:date="2026-09-22T12:16:00Z" w16du:dateUtc="2026-09-22T16:16:00Z">
        <w:r>
          <w:rPr>
            <w:color w:val="000000"/>
          </w:rPr>
          <w:delText>Портал про гостиничный бизнес: URL:</w:delText>
        </w:r>
        <w:r>
          <w:fldChar w:fldCharType="begin"/>
        </w:r>
        <w:r>
          <w:delInstrText>HYPERLINK "http://prohotel.ru/" \h</w:delInstrText>
        </w:r>
        <w:r>
          <w:fldChar w:fldCharType="separate"/>
        </w:r>
        <w:r>
          <w:rPr>
            <w:color w:val="000000"/>
          </w:rPr>
          <w:delText>http://prohotel.ru/</w:delText>
        </w:r>
        <w:r>
          <w:fldChar w:fldCharType="end"/>
        </w:r>
      </w:del>
    </w:p>
    <w:p w14:paraId="0811EF9B" w14:textId="77777777" w:rsidR="00A16A04" w:rsidRDefault="00DF50C7">
      <w:pPr>
        <w:numPr>
          <w:ilvl w:val="0"/>
          <w:numId w:val="15"/>
        </w:numPr>
        <w:pBdr>
          <w:top w:val="nil"/>
          <w:left w:val="nil"/>
          <w:bottom w:val="nil"/>
          <w:right w:val="nil"/>
          <w:between w:val="nil"/>
        </w:pBdr>
        <w:ind w:left="540" w:hanging="540"/>
        <w:jc w:val="both"/>
        <w:rPr>
          <w:del w:id="989" w:author="NAZ, Mamoona (OLDHAM MEDICAL SERVICES)" w:date="2026-09-22T12:16:00Z" w16du:dateUtc="2026-09-22T16:16:00Z"/>
          <w:color w:val="000000"/>
        </w:rPr>
      </w:pPr>
      <w:del w:id="990" w:author="NAZ, Mamoona (OLDHAM MEDICAL SERVICES)" w:date="2026-09-22T12:16:00Z" w16du:dateUtc="2026-09-22T16:16:00Z">
        <w:r>
          <w:rPr>
            <w:color w:val="000000"/>
          </w:rPr>
          <w:delText xml:space="preserve">Сообщество профессионалов гостиничного бизнеса: URL: </w:delText>
        </w:r>
        <w:r>
          <w:fldChar w:fldCharType="begin"/>
        </w:r>
        <w:r>
          <w:delInstrText>HYPERLINK "http://www.frontdesk.ru/vetka.cgi?vetkaid=39" \h</w:delInstrText>
        </w:r>
        <w:r>
          <w:fldChar w:fldCharType="separate"/>
        </w:r>
        <w:r>
          <w:rPr>
            <w:color w:val="000000"/>
          </w:rPr>
          <w:delText>http://www.frontdesk.ru</w:delText>
        </w:r>
        <w:r>
          <w:fldChar w:fldCharType="end"/>
        </w:r>
      </w:del>
    </w:p>
    <w:p w14:paraId="3321AF8D" w14:textId="77777777" w:rsidR="00A16A04" w:rsidRDefault="00DF50C7">
      <w:pPr>
        <w:numPr>
          <w:ilvl w:val="0"/>
          <w:numId w:val="15"/>
        </w:numPr>
        <w:pBdr>
          <w:top w:val="nil"/>
          <w:left w:val="nil"/>
          <w:bottom w:val="nil"/>
          <w:right w:val="nil"/>
          <w:between w:val="nil"/>
        </w:pBdr>
        <w:ind w:left="540" w:hanging="540"/>
        <w:jc w:val="both"/>
        <w:rPr>
          <w:del w:id="991" w:author="NAZ, Mamoona (OLDHAM MEDICAL SERVICES)" w:date="2026-09-22T12:16:00Z" w16du:dateUtc="2026-09-22T16:16:00Z"/>
          <w:color w:val="000000"/>
        </w:rPr>
      </w:pPr>
      <w:del w:id="992" w:author="NAZ, Mamoona (OLDHAM MEDICAL SERVICES)" w:date="2026-09-22T12:16:00Z" w16du:dateUtc="2026-09-22T16:16:00Z">
        <w:r>
          <w:rPr>
            <w:color w:val="000000"/>
          </w:rPr>
          <w:delText>Все об отелях: URL:</w:delText>
        </w:r>
        <w:r>
          <w:fldChar w:fldCharType="begin"/>
        </w:r>
        <w:r>
          <w:delInstrText>HYPERLINK "http://www.city-of-hotels.ru/" \h</w:delInstrText>
        </w:r>
        <w:r>
          <w:fldChar w:fldCharType="separate"/>
        </w:r>
        <w:r>
          <w:rPr>
            <w:color w:val="000000"/>
          </w:rPr>
          <w:delText>http://www.city-of-hotels.ru/</w:delText>
        </w:r>
        <w:r>
          <w:fldChar w:fldCharType="end"/>
        </w:r>
      </w:del>
    </w:p>
    <w:p w14:paraId="2E588E70" w14:textId="77777777" w:rsidR="00A16A04" w:rsidRDefault="00DF50C7">
      <w:pPr>
        <w:numPr>
          <w:ilvl w:val="0"/>
          <w:numId w:val="15"/>
        </w:numPr>
        <w:pBdr>
          <w:top w:val="nil"/>
          <w:left w:val="nil"/>
          <w:bottom w:val="nil"/>
          <w:right w:val="nil"/>
          <w:between w:val="nil"/>
        </w:pBdr>
        <w:ind w:left="540" w:hanging="540"/>
        <w:jc w:val="both"/>
        <w:rPr>
          <w:del w:id="993" w:author="NAZ, Mamoona (OLDHAM MEDICAL SERVICES)" w:date="2026-09-22T12:16:00Z" w16du:dateUtc="2026-09-22T16:16:00Z"/>
          <w:color w:val="000000"/>
        </w:rPr>
      </w:pPr>
      <w:del w:id="994" w:author="NAZ, Mamoona (OLDHAM MEDICAL SERVICES)" w:date="2026-09-22T12:16:00Z" w16du:dateUtc="2026-09-22T16:16:00Z">
        <w:r>
          <w:rPr>
            <w:color w:val="000000"/>
          </w:rPr>
          <w:delText>Консультант.: URL: http://www.consultant.ru  - справочно-правовая система. Содержит законодательную базу, нормативно-правовое обеспечение, статьи.</w:delText>
        </w:r>
      </w:del>
    </w:p>
    <w:p w14:paraId="165D2CD7" w14:textId="77777777" w:rsidR="00A16A04" w:rsidRDefault="00DF50C7">
      <w:pPr>
        <w:numPr>
          <w:ilvl w:val="0"/>
          <w:numId w:val="15"/>
        </w:numPr>
        <w:pBdr>
          <w:top w:val="nil"/>
          <w:left w:val="nil"/>
          <w:bottom w:val="nil"/>
          <w:right w:val="nil"/>
          <w:between w:val="nil"/>
        </w:pBdr>
        <w:ind w:left="540" w:hanging="540"/>
        <w:jc w:val="both"/>
        <w:rPr>
          <w:del w:id="995" w:author="NAZ, Mamoona (OLDHAM MEDICAL SERVICES)" w:date="2026-09-22T12:16:00Z" w16du:dateUtc="2026-09-22T16:16:00Z"/>
          <w:color w:val="000000"/>
        </w:rPr>
      </w:pPr>
      <w:del w:id="996" w:author="NAZ, Mamoona (OLDHAM MEDICAL SERVICES)" w:date="2026-09-22T12:16:00Z" w16du:dateUtc="2026-09-22T16:16:00Z">
        <w:r>
          <w:rPr>
            <w:color w:val="000000"/>
          </w:rPr>
          <w:delText xml:space="preserve">Cайт для профессионалов индустрии гостеприимства: URL://http: </w:delText>
        </w:r>
        <w:r>
          <w:fldChar w:fldCharType="begin"/>
        </w:r>
        <w:r>
          <w:delInstrText>HYPERLINK "http://www.hospitalitynet.org" \h</w:delInstrText>
        </w:r>
        <w:r>
          <w:fldChar w:fldCharType="separate"/>
        </w:r>
        <w:r>
          <w:rPr>
            <w:color w:val="000000"/>
          </w:rPr>
          <w:delText>www.hospitalitynet.org</w:delText>
        </w:r>
        <w:r>
          <w:fldChar w:fldCharType="end"/>
        </w:r>
      </w:del>
    </w:p>
    <w:p w14:paraId="0F8DF8E5" w14:textId="77777777" w:rsidR="00A16A04" w:rsidRDefault="00DF50C7">
      <w:pPr>
        <w:numPr>
          <w:ilvl w:val="0"/>
          <w:numId w:val="15"/>
        </w:numPr>
        <w:pBdr>
          <w:top w:val="nil"/>
          <w:left w:val="nil"/>
          <w:bottom w:val="nil"/>
          <w:right w:val="nil"/>
          <w:between w:val="nil"/>
        </w:pBdr>
        <w:ind w:left="540" w:hanging="540"/>
        <w:jc w:val="both"/>
        <w:rPr>
          <w:del w:id="997" w:author="NAZ, Mamoona (OLDHAM MEDICAL SERVICES)" w:date="2026-09-22T12:16:00Z" w16du:dateUtc="2026-09-22T16:16:00Z"/>
          <w:color w:val="000000"/>
        </w:rPr>
      </w:pPr>
      <w:del w:id="998" w:author="NAZ, Mamoona (OLDHAM MEDICAL SERVICES)" w:date="2026-09-22T12:16:00Z" w16du:dateUtc="2026-09-22T16:16:00Z">
        <w:r>
          <w:rPr>
            <w:color w:val="000000"/>
          </w:rPr>
          <w:delText xml:space="preserve">Официальный сайт Лозанской школы гостиничного менеджмента :URL://http </w:delText>
        </w:r>
        <w:r>
          <w:fldChar w:fldCharType="begin"/>
        </w:r>
        <w:r>
          <w:delInstrText>HYPERLINK "http://www.ehl.edu" \h</w:delInstrText>
        </w:r>
        <w:r>
          <w:fldChar w:fldCharType="separate"/>
        </w:r>
        <w:r>
          <w:rPr>
            <w:color w:val="000000"/>
          </w:rPr>
          <w:delText>www.ehl.edu</w:delText>
        </w:r>
        <w:r>
          <w:fldChar w:fldCharType="end"/>
        </w:r>
      </w:del>
    </w:p>
    <w:p w14:paraId="549212ED" w14:textId="77777777" w:rsidR="00A16A04" w:rsidRDefault="00DF50C7">
      <w:pPr>
        <w:numPr>
          <w:ilvl w:val="0"/>
          <w:numId w:val="15"/>
        </w:numPr>
        <w:pBdr>
          <w:top w:val="nil"/>
          <w:left w:val="nil"/>
          <w:bottom w:val="nil"/>
          <w:right w:val="nil"/>
          <w:between w:val="nil"/>
        </w:pBdr>
        <w:ind w:left="540" w:hanging="540"/>
        <w:jc w:val="both"/>
        <w:rPr>
          <w:del w:id="999" w:author="NAZ, Mamoona (OLDHAM MEDICAL SERVICES)" w:date="2026-09-22T12:16:00Z" w16du:dateUtc="2026-09-22T16:16:00Z"/>
          <w:color w:val="000000"/>
        </w:rPr>
      </w:pPr>
      <w:del w:id="1000" w:author="NAZ, Mamoona (OLDHAM MEDICAL SERVICES)" w:date="2026-09-22T12:16:00Z" w16du:dateUtc="2026-09-22T16:16:00Z">
        <w:r>
          <w:rPr>
            <w:color w:val="000000"/>
          </w:rPr>
          <w:delText xml:space="preserve">Известия Российского союза по туризму URL://http: </w:delText>
        </w:r>
        <w:r>
          <w:fldChar w:fldCharType="begin"/>
        </w:r>
        <w:r>
          <w:delInstrText>HYPERLINK "http://www.ratanews" \h</w:delInstrText>
        </w:r>
        <w:r>
          <w:fldChar w:fldCharType="separate"/>
        </w:r>
        <w:r>
          <w:rPr>
            <w:color w:val="000000"/>
          </w:rPr>
          <w:delText>www.ratanews</w:delText>
        </w:r>
        <w:r>
          <w:fldChar w:fldCharType="end"/>
        </w:r>
      </w:del>
    </w:p>
    <w:p w14:paraId="02ECEE9C" w14:textId="77777777" w:rsidR="00A16A04" w:rsidRDefault="00DF50C7">
      <w:pPr>
        <w:numPr>
          <w:ilvl w:val="0"/>
          <w:numId w:val="15"/>
        </w:numPr>
        <w:pBdr>
          <w:top w:val="nil"/>
          <w:left w:val="nil"/>
          <w:bottom w:val="nil"/>
          <w:right w:val="nil"/>
          <w:between w:val="nil"/>
        </w:pBdr>
        <w:tabs>
          <w:tab w:val="left" w:pos="0"/>
        </w:tabs>
        <w:ind w:left="567" w:hanging="567"/>
        <w:jc w:val="both"/>
        <w:rPr>
          <w:del w:id="1001" w:author="NAZ, Mamoona (OLDHAM MEDICAL SERVICES)" w:date="2026-09-22T12:16:00Z" w16du:dateUtc="2026-09-22T16:16:00Z"/>
          <w:color w:val="000000"/>
        </w:rPr>
      </w:pPr>
      <w:del w:id="1002" w:author="NAZ, Mamoona (OLDHAM MEDICAL SERVICES)" w:date="2026-09-22T12:16:00Z" w16du:dateUtc="2026-09-22T16:16:00Z">
        <w:r>
          <w:rPr>
            <w:color w:val="000000"/>
          </w:rPr>
          <w:delText xml:space="preserve">Электронно-библиотечная система «Университетская библиотека ONLINE». – Режим доступа: </w:delText>
        </w:r>
        <w:r>
          <w:rPr>
            <w:color w:val="000000"/>
            <w:u w:val="single"/>
          </w:rPr>
          <w:delText>http://biblioclub.ru/</w:delText>
        </w:r>
        <w:r>
          <w:rPr>
            <w:color w:val="000000"/>
          </w:rPr>
          <w:delText xml:space="preserve"> </w:delText>
        </w:r>
      </w:del>
    </w:p>
    <w:p w14:paraId="568A8859" w14:textId="77777777" w:rsidR="00A16A04" w:rsidRDefault="00A16A04">
      <w:pPr>
        <w:rPr>
          <w:del w:id="1003" w:author="NAZ, Mamoona (OLDHAM MEDICAL SERVICES)" w:date="2026-09-22T12:16:00Z" w16du:dateUtc="2026-09-22T16:16:00Z"/>
        </w:rPr>
      </w:pPr>
    </w:p>
    <w:p w14:paraId="1B9DA896" w14:textId="77777777" w:rsidR="007861D9" w:rsidRPr="00E2722E" w:rsidRDefault="007861D9" w:rsidP="007861D9">
      <w:pPr>
        <w:pStyle w:val="1"/>
        <w:spacing w:line="240" w:lineRule="auto"/>
        <w:ind w:left="0"/>
        <w:rPr>
          <w:del w:id="1004" w:author="NAZ, Mamoona (OLDHAM MEDICAL SERVICES)" w:date="2026-09-22T12:16:00Z" w16du:dateUtc="2026-09-22T16:16:00Z"/>
          <w:rFonts w:ascii="Times New Roman" w:hAnsi="Times New Roman" w:cs="Times New Roman"/>
          <w:sz w:val="24"/>
          <w:szCs w:val="24"/>
        </w:rPr>
      </w:pPr>
      <w:del w:id="1005" w:author="NAZ, Mamoona (OLDHAM MEDICAL SERVICES)" w:date="2026-09-22T12:16:00Z" w16du:dateUtc="2026-09-22T16:16:00Z">
        <w:r w:rsidRPr="00E2722E">
          <w:rPr>
            <w:rFonts w:ascii="Times New Roman" w:hAnsi="Times New Roman" w:cs="Times New Roman"/>
            <w:b/>
            <w:bCs/>
            <w:sz w:val="24"/>
            <w:szCs w:val="24"/>
          </w:rPr>
          <w:delText>9. ИНФОРМАЦИОННЫЕ ТЕХНОЛОГИИ, ИСПОЛЬЗУЕМЫЕ ПРИ ОСУЩЕСТВЛЕНИИ ОБРАЗОВАТЕЛЬНОГО ПРОЦЕССА ПО ДИСЦИПЛИНЕ:</w:delText>
        </w:r>
      </w:del>
    </w:p>
    <w:p w14:paraId="0A593C57" w14:textId="77777777" w:rsidR="007861D9" w:rsidRPr="00E2722E" w:rsidRDefault="007861D9" w:rsidP="007861D9">
      <w:pPr>
        <w:ind w:firstLine="567"/>
        <w:rPr>
          <w:del w:id="1006" w:author="NAZ, Mamoona (OLDHAM MEDICAL SERVICES)" w:date="2026-09-22T12:16:00Z" w16du:dateUtc="2026-09-22T16:16:00Z"/>
        </w:rPr>
      </w:pPr>
      <w:del w:id="1007" w:author="NAZ, Mamoona (OLDHAM MEDICAL SERVICES)" w:date="2026-09-22T12:16:00Z" w16du:dateUtc="2026-09-22T16:16:00Z">
        <w:r w:rsidRPr="00E2722E">
          <w:rPr>
            <w:rFonts w:eastAsia="WenQuanYi Micro Hei"/>
          </w:rPr>
          <w:delText>В ходе осуществления образовательного процесса используются следующие информационные технологии:</w:delText>
        </w:r>
      </w:del>
    </w:p>
    <w:p w14:paraId="1C6C91C6" w14:textId="77777777" w:rsidR="007861D9" w:rsidRPr="00E2722E" w:rsidRDefault="007861D9" w:rsidP="007861D9">
      <w:pPr>
        <w:ind w:firstLine="567"/>
        <w:rPr>
          <w:del w:id="1008" w:author="NAZ, Mamoona (OLDHAM MEDICAL SERVICES)" w:date="2026-09-22T12:16:00Z" w16du:dateUtc="2026-09-22T16:16:00Z"/>
        </w:rPr>
      </w:pPr>
      <w:del w:id="1009" w:author="NAZ, Mamoona (OLDHAM MEDICAL SERVICES)" w:date="2026-09-22T12:16:00Z" w16du:dateUtc="2026-09-22T16:16:00Z">
        <w:r w:rsidRPr="00E2722E">
          <w:rPr>
            <w:rFonts w:eastAsia="WenQuanYi Micro Hei"/>
          </w:rPr>
          <w:delText>- средства визуального отображения и представления информации (LibreOffice) для создания визуальных презентаций как преподавателем (при проведении занятий) так и обучаемым при подготовке докладов для семинарского занятия.</w:delText>
        </w:r>
      </w:del>
    </w:p>
    <w:p w14:paraId="0C212D4D" w14:textId="77777777" w:rsidR="007861D9" w:rsidRPr="00E2722E" w:rsidRDefault="007861D9" w:rsidP="007861D9">
      <w:pPr>
        <w:ind w:firstLine="567"/>
        <w:rPr>
          <w:del w:id="1010" w:author="NAZ, Mamoona (OLDHAM MEDICAL SERVICES)" w:date="2026-09-22T12:16:00Z" w16du:dateUtc="2026-09-22T16:16:00Z"/>
        </w:rPr>
      </w:pPr>
      <w:del w:id="1011" w:author="NAZ, Mamoona (OLDHAM MEDICAL SERVICES)" w:date="2026-09-22T12:16:00Z" w16du:dateUtc="2026-09-22T16:16:00Z">
        <w:r w:rsidRPr="00E2722E">
          <w:rPr>
            <w:rFonts w:eastAsia="WenQuanYi Micro Hei"/>
          </w:rPr>
          <w:delText>- средства телекоммуникационного общения (электронная почта и т.п.) преподавателя и обучаемого.</w:delText>
        </w:r>
      </w:del>
    </w:p>
    <w:p w14:paraId="6FD3AAAD" w14:textId="77777777" w:rsidR="007861D9" w:rsidRPr="00E2722E" w:rsidRDefault="007861D9" w:rsidP="007861D9">
      <w:pPr>
        <w:ind w:firstLine="567"/>
        <w:rPr>
          <w:del w:id="1012" w:author="NAZ, Mamoona (OLDHAM MEDICAL SERVICES)" w:date="2026-09-22T12:16:00Z" w16du:dateUtc="2026-09-22T16:16:00Z"/>
          <w:rFonts w:eastAsia="WenQuanYi Micro Hei"/>
        </w:rPr>
      </w:pPr>
      <w:del w:id="1013" w:author="NAZ, Mamoona (OLDHAM MEDICAL SERVICES)" w:date="2026-09-22T12:16:00Z" w16du:dateUtc="2026-09-22T16:16:00Z">
        <w:r w:rsidRPr="00E2722E">
          <w:rPr>
            <w:rFonts w:eastAsia="WenQuanYi Micro Hei"/>
          </w:rPr>
          <w:delText>- использование обучаемым возможностей информационно-телекоммуникационной сети «Интернет» при осуществлении самостоятельной работы.</w:delText>
        </w:r>
      </w:del>
    </w:p>
    <w:p w14:paraId="2647A888" w14:textId="77777777" w:rsidR="007861D9" w:rsidRPr="00E2722E" w:rsidRDefault="007861D9" w:rsidP="007861D9">
      <w:pPr>
        <w:ind w:firstLine="567"/>
        <w:rPr>
          <w:del w:id="1014" w:author="NAZ, Mamoona (OLDHAM MEDICAL SERVICES)" w:date="2026-09-22T12:16:00Z" w16du:dateUtc="2026-09-22T16:16:00Z"/>
        </w:rPr>
      </w:pPr>
    </w:p>
    <w:p w14:paraId="261942A6" w14:textId="77777777" w:rsidR="007861D9" w:rsidRPr="00E2722E" w:rsidRDefault="007861D9" w:rsidP="007861D9">
      <w:pPr>
        <w:contextualSpacing/>
        <w:rPr>
          <w:del w:id="1015" w:author="NAZ, Mamoona (OLDHAM MEDICAL SERVICES)" w:date="2026-09-22T12:16:00Z" w16du:dateUtc="2026-09-22T16:16:00Z"/>
        </w:rPr>
      </w:pPr>
      <w:del w:id="1016" w:author="NAZ, Mamoona (OLDHAM MEDICAL SERVICES)" w:date="2026-09-22T12:16:00Z" w16du:dateUtc="2026-09-22T16:16:00Z">
        <w:r w:rsidRPr="00E2722E">
          <w:rPr>
            <w:rFonts w:eastAsia="WenQuanYi Micro Hei"/>
            <w:b/>
            <w:bCs/>
          </w:rPr>
          <w:delText>9.1. Требования к программному обеспечению учебного процесса</w:delText>
        </w:r>
      </w:del>
    </w:p>
    <w:p w14:paraId="321E9A98" w14:textId="77777777" w:rsidR="007861D9" w:rsidRPr="00E2722E" w:rsidRDefault="007861D9" w:rsidP="007861D9">
      <w:pPr>
        <w:rPr>
          <w:del w:id="1017" w:author="NAZ, Mamoona (OLDHAM MEDICAL SERVICES)" w:date="2026-09-22T12:16:00Z" w16du:dateUtc="2026-09-22T16:16:00Z"/>
        </w:rPr>
      </w:pPr>
      <w:del w:id="1018" w:author="NAZ, Mamoona (OLDHAM MEDICAL SERVICES)" w:date="2026-09-22T12:16:00Z" w16du:dateUtc="2026-09-22T16:16:00Z">
        <w:r w:rsidRPr="00E2722E">
          <w:rPr>
            <w:rFonts w:eastAsia="WenQuanYi Micro Hei"/>
          </w:rPr>
          <w:delText>Для успешного освоения дисциплины, обучающийся использует следующие программные средства:</w:delText>
        </w:r>
      </w:del>
    </w:p>
    <w:p w14:paraId="5B1D8D36" w14:textId="77777777" w:rsidR="007861D9" w:rsidRPr="00E2722E" w:rsidRDefault="007861D9" w:rsidP="007861D9">
      <w:pPr>
        <w:numPr>
          <w:ilvl w:val="0"/>
          <w:numId w:val="27"/>
        </w:numPr>
        <w:tabs>
          <w:tab w:val="left" w:pos="788"/>
        </w:tabs>
        <w:suppressAutoHyphens/>
        <w:jc w:val="both"/>
        <w:rPr>
          <w:del w:id="1019" w:author="NAZ, Mamoona (OLDHAM MEDICAL SERVICES)" w:date="2026-09-22T12:16:00Z" w16du:dateUtc="2026-09-22T16:16:00Z"/>
        </w:rPr>
      </w:pPr>
      <w:del w:id="1020" w:author="NAZ, Mamoona (OLDHAM MEDICAL SERVICES)" w:date="2026-09-22T12:16:00Z" w16du:dateUtc="2026-09-22T16:16:00Z">
        <w:r w:rsidRPr="00E2722E">
          <w:rPr>
            <w:rFonts w:eastAsia="WenQuanYi Micro Hei"/>
          </w:rPr>
          <w:delText>Windows 10 x64</w:delText>
        </w:r>
      </w:del>
    </w:p>
    <w:p w14:paraId="17BF4236" w14:textId="77777777" w:rsidR="007861D9" w:rsidRPr="00E2722E" w:rsidRDefault="007861D9" w:rsidP="007861D9">
      <w:pPr>
        <w:numPr>
          <w:ilvl w:val="0"/>
          <w:numId w:val="27"/>
        </w:numPr>
        <w:tabs>
          <w:tab w:val="left" w:pos="788"/>
        </w:tabs>
        <w:suppressAutoHyphens/>
        <w:jc w:val="both"/>
        <w:rPr>
          <w:del w:id="1021" w:author="NAZ, Mamoona (OLDHAM MEDICAL SERVICES)" w:date="2026-09-22T12:16:00Z" w16du:dateUtc="2026-09-22T16:16:00Z"/>
        </w:rPr>
      </w:pPr>
      <w:del w:id="1022" w:author="NAZ, Mamoona (OLDHAM MEDICAL SERVICES)" w:date="2026-09-22T12:16:00Z" w16du:dateUtc="2026-09-22T16:16:00Z">
        <w:r w:rsidRPr="00E2722E">
          <w:rPr>
            <w:rFonts w:eastAsia="WenQuanYi Micro Hei"/>
          </w:rPr>
          <w:delText>MicrosoftOffice 2016</w:delText>
        </w:r>
      </w:del>
    </w:p>
    <w:p w14:paraId="1F5BD32F" w14:textId="77777777" w:rsidR="007861D9" w:rsidRPr="00E2722E" w:rsidRDefault="007861D9" w:rsidP="007861D9">
      <w:pPr>
        <w:numPr>
          <w:ilvl w:val="0"/>
          <w:numId w:val="27"/>
        </w:numPr>
        <w:tabs>
          <w:tab w:val="left" w:pos="788"/>
        </w:tabs>
        <w:suppressAutoHyphens/>
        <w:jc w:val="both"/>
        <w:rPr>
          <w:del w:id="1023" w:author="NAZ, Mamoona (OLDHAM MEDICAL SERVICES)" w:date="2026-09-22T12:16:00Z" w16du:dateUtc="2026-09-22T16:16:00Z"/>
        </w:rPr>
      </w:pPr>
      <w:del w:id="1024" w:author="NAZ, Mamoona (OLDHAM MEDICAL SERVICES)" w:date="2026-09-22T12:16:00Z" w16du:dateUtc="2026-09-22T16:16:00Z">
        <w:r w:rsidRPr="00E2722E">
          <w:rPr>
            <w:rFonts w:eastAsia="WenQuanYi Micro Hei"/>
          </w:rPr>
          <w:delText>LibreOffice</w:delText>
        </w:r>
      </w:del>
    </w:p>
    <w:p w14:paraId="20C16314" w14:textId="77777777" w:rsidR="007861D9" w:rsidRPr="00E2722E" w:rsidRDefault="007861D9" w:rsidP="007861D9">
      <w:pPr>
        <w:numPr>
          <w:ilvl w:val="0"/>
          <w:numId w:val="27"/>
        </w:numPr>
        <w:tabs>
          <w:tab w:val="left" w:pos="788"/>
        </w:tabs>
        <w:suppressAutoHyphens/>
        <w:jc w:val="both"/>
        <w:rPr>
          <w:del w:id="1025" w:author="NAZ, Mamoona (OLDHAM MEDICAL SERVICES)" w:date="2026-09-22T12:16:00Z" w16du:dateUtc="2026-09-22T16:16:00Z"/>
        </w:rPr>
      </w:pPr>
      <w:del w:id="1026" w:author="NAZ, Mamoona (OLDHAM MEDICAL SERVICES)" w:date="2026-09-22T12:16:00Z" w16du:dateUtc="2026-09-22T16:16:00Z">
        <w:r w:rsidRPr="00E2722E">
          <w:rPr>
            <w:rFonts w:eastAsia="WenQuanYi Micro Hei"/>
          </w:rPr>
          <w:delText>Firefox</w:delText>
        </w:r>
      </w:del>
    </w:p>
    <w:p w14:paraId="3602C82A" w14:textId="77777777" w:rsidR="007861D9" w:rsidRPr="00E2722E" w:rsidRDefault="007861D9" w:rsidP="007861D9">
      <w:pPr>
        <w:numPr>
          <w:ilvl w:val="0"/>
          <w:numId w:val="27"/>
        </w:numPr>
        <w:tabs>
          <w:tab w:val="left" w:pos="788"/>
        </w:tabs>
        <w:suppressAutoHyphens/>
        <w:jc w:val="both"/>
        <w:rPr>
          <w:del w:id="1027" w:author="NAZ, Mamoona (OLDHAM MEDICAL SERVICES)" w:date="2026-09-22T12:16:00Z" w16du:dateUtc="2026-09-22T16:16:00Z"/>
        </w:rPr>
      </w:pPr>
      <w:del w:id="1028" w:author="NAZ, Mamoona (OLDHAM MEDICAL SERVICES)" w:date="2026-09-22T12:16:00Z" w16du:dateUtc="2026-09-22T16:16:00Z">
        <w:r w:rsidRPr="00E2722E">
          <w:rPr>
            <w:rFonts w:eastAsia="WenQuanYi Micro Hei"/>
          </w:rPr>
          <w:delText>GIMP</w:delText>
        </w:r>
      </w:del>
    </w:p>
    <w:p w14:paraId="23C5BB31" w14:textId="77777777" w:rsidR="007861D9" w:rsidRPr="00E2722E" w:rsidRDefault="007861D9" w:rsidP="007861D9">
      <w:pPr>
        <w:tabs>
          <w:tab w:val="left" w:pos="3975"/>
          <w:tab w:val="center" w:pos="5352"/>
        </w:tabs>
        <w:rPr>
          <w:del w:id="1029" w:author="NAZ, Mamoona (OLDHAM MEDICAL SERVICES)" w:date="2026-09-22T12:16:00Z" w16du:dateUtc="2026-09-22T16:16:00Z"/>
        </w:rPr>
      </w:pPr>
    </w:p>
    <w:p w14:paraId="73AB08A9" w14:textId="77777777" w:rsidR="007861D9" w:rsidRPr="00E2722E" w:rsidRDefault="007861D9" w:rsidP="007861D9">
      <w:pPr>
        <w:contextualSpacing/>
        <w:rPr>
          <w:del w:id="1030" w:author="NAZ, Mamoona (OLDHAM MEDICAL SERVICES)" w:date="2026-09-22T12:16:00Z" w16du:dateUtc="2026-09-22T16:16:00Z"/>
        </w:rPr>
      </w:pPr>
      <w:del w:id="1031" w:author="NAZ, Mamoona (OLDHAM MEDICAL SERVICES)" w:date="2026-09-22T12:16:00Z" w16du:dateUtc="2026-09-22T16:16:00Z">
        <w:r w:rsidRPr="00E2722E">
          <w:rPr>
            <w:rFonts w:eastAsia="WenQuanYi Micro Hei"/>
            <w:b/>
            <w:color w:val="000000"/>
          </w:rPr>
          <w:delText>9.2. Информационно-справочные системы (при необходимости):</w:delText>
        </w:r>
      </w:del>
    </w:p>
    <w:p w14:paraId="03782EA3" w14:textId="77777777" w:rsidR="007861D9" w:rsidRPr="00E2722E" w:rsidRDefault="007861D9" w:rsidP="007861D9">
      <w:pPr>
        <w:ind w:left="760"/>
        <w:rPr>
          <w:del w:id="1032" w:author="NAZ, Mamoona (OLDHAM MEDICAL SERVICES)" w:date="2026-09-22T12:16:00Z" w16du:dateUtc="2026-09-22T16:16:00Z"/>
        </w:rPr>
      </w:pPr>
      <w:del w:id="1033" w:author="NAZ, Mamoona (OLDHAM MEDICAL SERVICES)" w:date="2026-09-22T12:16:00Z" w16du:dateUtc="2026-09-22T16:16:00Z">
        <w:r w:rsidRPr="00E2722E">
          <w:rPr>
            <w:rFonts w:eastAsia="WenQuanYi Micro Hei"/>
          </w:rPr>
          <w:delText>Не используются</w:delText>
        </w:r>
      </w:del>
    </w:p>
    <w:p w14:paraId="34A1E4A1" w14:textId="77777777" w:rsidR="007861D9" w:rsidRPr="00E2722E" w:rsidRDefault="007861D9" w:rsidP="007861D9">
      <w:pPr>
        <w:rPr>
          <w:del w:id="1034" w:author="NAZ, Mamoona (OLDHAM MEDICAL SERVICES)" w:date="2026-09-22T12:16:00Z" w16du:dateUtc="2026-09-22T16:16:00Z"/>
          <w:b/>
          <w:bCs/>
        </w:rPr>
      </w:pPr>
    </w:p>
    <w:p w14:paraId="41CCBDEB" w14:textId="77777777" w:rsidR="007861D9" w:rsidRPr="00E2722E" w:rsidRDefault="007861D9" w:rsidP="007861D9">
      <w:pPr>
        <w:rPr>
          <w:del w:id="1035" w:author="NAZ, Mamoona (OLDHAM MEDICAL SERVICES)" w:date="2026-09-22T12:16:00Z" w16du:dateUtc="2026-09-22T16:16:00Z"/>
          <w:b/>
          <w:bCs/>
          <w:color w:val="000000"/>
          <w:spacing w:val="5"/>
        </w:rPr>
      </w:pPr>
      <w:del w:id="1036" w:author="NAZ, Mamoona (OLDHAM MEDICAL SERVICES)" w:date="2026-09-22T12:16:00Z" w16du:dateUtc="2026-09-22T16:16:00Z">
        <w:r w:rsidRPr="00E2722E">
          <w:rPr>
            <w:b/>
            <w:bCs/>
          </w:rPr>
          <w:delText xml:space="preserve">10. </w:delText>
        </w:r>
        <w:r w:rsidRPr="00E2722E">
          <w:rPr>
            <w:b/>
            <w:bCs/>
            <w:color w:val="000000"/>
            <w:spacing w:val="5"/>
          </w:rPr>
          <w:delText>МАТЕРИАЛЬНО-ТЕХНИЧЕСКОЕ ОБЕСПЕЧЕНИЕ ДИСЦИПЛИНЫ</w:delText>
        </w:r>
      </w:del>
    </w:p>
    <w:p w14:paraId="669EBA82" w14:textId="77777777" w:rsidR="007861D9" w:rsidRPr="00E2722E" w:rsidRDefault="007861D9" w:rsidP="007861D9">
      <w:pPr>
        <w:rPr>
          <w:del w:id="1037" w:author="NAZ, Mamoona (OLDHAM MEDICAL SERVICES)" w:date="2026-09-22T12:16:00Z" w16du:dateUtc="2026-09-22T16:16:00Z"/>
        </w:rPr>
      </w:pPr>
    </w:p>
    <w:p w14:paraId="7265FAC5" w14:textId="77777777" w:rsidR="007861D9" w:rsidRPr="00E2722E" w:rsidRDefault="007861D9" w:rsidP="007861D9">
      <w:pPr>
        <w:ind w:firstLine="527"/>
        <w:rPr>
          <w:del w:id="1038" w:author="NAZ, Mamoona (OLDHAM MEDICAL SERVICES)" w:date="2026-09-22T12:16:00Z" w16du:dateUtc="2026-09-22T16:16:00Z"/>
        </w:rPr>
      </w:pPr>
      <w:del w:id="1039" w:author="NAZ, Mamoona (OLDHAM MEDICAL SERVICES)" w:date="2026-09-22T12:16:00Z" w16du:dateUtc="2026-09-22T16:16:00Z">
        <w:r w:rsidRPr="00E2722E">
          <w:rPr>
            <w:rFonts w:eastAsia="ArialMT"/>
            <w:color w:val="000000"/>
          </w:rPr>
          <w:delText>Для проведения занятий лекционного типа предлагаются наборы демонстрационного оборудования и учебно-наглядных пособий.</w:delText>
        </w:r>
      </w:del>
    </w:p>
    <w:p w14:paraId="4D5246D6" w14:textId="77777777" w:rsidR="007861D9" w:rsidRPr="00E2722E" w:rsidRDefault="007861D9" w:rsidP="007861D9">
      <w:pPr>
        <w:ind w:firstLine="527"/>
        <w:rPr>
          <w:del w:id="1040" w:author="NAZ, Mamoona (OLDHAM MEDICAL SERVICES)" w:date="2026-09-22T12:16:00Z" w16du:dateUtc="2026-09-22T16:16:00Z"/>
        </w:rPr>
      </w:pPr>
      <w:del w:id="1041" w:author="NAZ, Mamoona (OLDHAM MEDICAL SERVICES)" w:date="2026-09-22T12:16:00Z" w16du:dateUtc="2026-09-22T16:16:00Z">
        <w:r w:rsidRPr="00E2722E">
          <w:delText>Для изучения дисциплины используется следующее оборудование: аудитория, укомплектованная мебелью для обучающихся и преподавателя, доской, ПК с выходом в интернет, мультимедийным проектором и экраном.</w:delText>
        </w:r>
      </w:del>
    </w:p>
    <w:p w14:paraId="68744F8A" w14:textId="77777777" w:rsidR="007861D9" w:rsidRPr="00E2722E" w:rsidRDefault="007861D9" w:rsidP="007861D9">
      <w:pPr>
        <w:ind w:firstLine="527"/>
        <w:rPr>
          <w:del w:id="1042" w:author="NAZ, Mamoona (OLDHAM MEDICAL SERVICES)" w:date="2026-09-22T12:16:00Z" w16du:dateUtc="2026-09-22T16:16:00Z"/>
        </w:rPr>
      </w:pPr>
      <w:del w:id="1043" w:author="NAZ, Mamoona (OLDHAM MEDICAL SERVICES)" w:date="2026-09-22T12:16:00Z" w16du:dateUtc="2026-09-22T16:16:00Z">
        <w:r w:rsidRPr="00E2722E">
          <w:delText>Для самостоятельной работы обучающихся используется аудитория, укомплектованная специализированной мебелью и техническими средствами (ПК с выходом в интернет и обеспечением доступа в электронно-информационно-образовательную среду организации).</w:delText>
        </w:r>
      </w:del>
    </w:p>
    <w:p w14:paraId="511C4C21" w14:textId="77777777" w:rsidR="00A16A04" w:rsidRDefault="00A16A04">
      <w:pPr>
        <w:rPr>
          <w:del w:id="1044" w:author="NAZ, Mamoona (OLDHAM MEDICAL SERVICES)" w:date="2026-09-22T12:16:00Z" w16du:dateUtc="2026-09-22T16:16:00Z"/>
          <w:color w:val="000000"/>
        </w:rPr>
      </w:pPr>
    </w:p>
    <w:p w14:paraId="45A17683" w14:textId="77777777" w:rsidR="00A16A04" w:rsidRDefault="00A16A04" w:rsidP="006F1C2D">
      <w:pPr>
        <w:rPr>
          <w:b/>
        </w:rPr>
        <w:pPrChange w:id="1045" w:author="NAZ, Mamoona (OLDHAM MEDICAL SERVICES)" w:date="2026-09-22T12:16:00Z" w16du:dateUtc="2026-09-22T16:16:00Z">
          <w:pPr>
            <w:shd w:val="clear" w:color="auto" w:fill="FFFFFF"/>
            <w:ind w:firstLine="709"/>
            <w:jc w:val="both"/>
          </w:pPr>
        </w:pPrChange>
      </w:pPr>
    </w:p>
    <w:sectPr w:rsidR="00A16A04">
      <w:headerReference w:type="default" r:id="rId9"/>
      <w:footerReference w:type="default" r:id="rId10"/>
      <w:pgSz w:w="11906" w:h="16838"/>
      <w:pgMar w:top="1440" w:right="1440" w:bottom="1440" w:left="1440" w:header="708" w:footer="708" w:gutter="0"/>
      <w:pgNumType w:start="1"/>
      <w:cols w:space="708"/>
      <w:docGrid w:linePitch="360"/>
      <w:sectPrChange w:id="1067" w:author="NAZ, Mamoona (OLDHAM MEDICAL SERVICES)" w:date="2026-09-22T12:16:00Z" w16du:dateUtc="2026-09-22T16:16:00Z">
        <w:sectPr w:rsidR="00A16A04">
          <w:pgMar w:top="1134" w:right="850" w:bottom="1134" w:left="1701" w:header="708" w:footer="708" w:gutter="0"/>
          <w:pgNumType w:start="1"/>
          <w:cols w:space="720"/>
          <w:docGrid w:linePitch="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8230A7B" w14:textId="77777777" w:rsidR="00761030" w:rsidRDefault="00761030">
      <w:r>
        <w:separator/>
      </w:r>
    </w:p>
  </w:endnote>
  <w:endnote w:type="continuationSeparator" w:id="0">
    <w:p w14:paraId="362099AA" w14:textId="77777777" w:rsidR="00761030" w:rsidRDefault="007610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fornian FB">
    <w:panose1 w:val="0207040306080B030204"/>
    <w:charset w:val="4D"/>
    <w:family w:val="roman"/>
    <w:pitch w:val="variable"/>
    <w:sig w:usb0="00000003" w:usb1="00000000" w:usb2="00000000" w:usb3="00000000" w:csb0="00000001" w:csb1="00000000"/>
  </w:font>
  <w:font w:name="WenQuanYi Micro Hei">
    <w:panose1 w:val="020B0604020202020204"/>
    <w:charset w:val="01"/>
    <w:family w:val="auto"/>
    <w:pitch w:val="variable"/>
  </w:font>
  <w:font w:name="ArialMT">
    <w:altName w:val="Arial"/>
    <w:panose1 w:val="020B0604020202020204"/>
    <w:charset w:val="80"/>
    <w:family w:val="auto"/>
    <w:notTrueType/>
    <w:pitch w:val="default"/>
    <w:sig w:usb0="00000000" w:usb1="08070000" w:usb2="00000010" w:usb3="00000000" w:csb0="00020004" w:csb1="00000000"/>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0E4115" w14:textId="77777777" w:rsidR="00A16A04" w:rsidRDefault="00DF50C7">
    <w:pPr>
      <w:pStyle w:val="a"/>
      <w:rPr>
        <w:rPrChange w:id="1064" w:author="NAZ, Mamoona (OLDHAM MEDICAL SERVICES)" w:date="2026-09-22T12:16:00Z" w16du:dateUtc="2026-09-22T16:16:00Z">
          <w:rPr>
            <w:color w:val="000000"/>
          </w:rPr>
        </w:rPrChange>
      </w:rPr>
      <w:pPrChange w:id="1065" w:author="NAZ, Mamoona (OLDHAM MEDICAL SERVICES)" w:date="2026-09-22T12:16:00Z" w16du:dateUtc="2026-09-22T16:16:00Z">
        <w:pPr>
          <w:pBdr>
            <w:top w:val="nil"/>
            <w:left w:val="nil"/>
            <w:bottom w:val="nil"/>
            <w:right w:val="nil"/>
            <w:between w:val="nil"/>
          </w:pBdr>
          <w:tabs>
            <w:tab w:val="center" w:pos="4677"/>
            <w:tab w:val="right" w:pos="9355"/>
          </w:tabs>
        </w:pPr>
      </w:pPrChange>
    </w:pPr>
    <w:del w:id="1066" w:author="NAZ, Mamoona (OLDHAM MEDICAL SERVICES)" w:date="2026-09-22T12:16:00Z" w16du:dateUtc="2026-09-22T16:16:00Z">
      <w:r>
        <w:rPr>
          <w:color w:val="000000"/>
        </w:rPr>
        <w:delText xml:space="preserve">© </w:delText>
      </w:r>
      <w:r>
        <w:rPr>
          <w:rFonts w:ascii="Bookman Old Style" w:eastAsia="Bookman Old Style" w:hAnsi="Bookman Old Style" w:cs="Bookman Old Style"/>
          <w:color w:val="000000"/>
        </w:rPr>
        <w:delText>ЛГУ</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72B75E4" w14:textId="77777777" w:rsidR="00761030" w:rsidRDefault="00761030">
      <w:r>
        <w:separator/>
      </w:r>
    </w:p>
  </w:footnote>
  <w:footnote w:type="continuationSeparator" w:id="0">
    <w:p w14:paraId="6A4B6494" w14:textId="77777777" w:rsidR="00761030" w:rsidRDefault="007610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4C6857" w14:textId="77777777" w:rsidR="00A16A04" w:rsidRDefault="00A16A04">
    <w:pPr>
      <w:pBdr>
        <w:top w:val="nil"/>
        <w:left w:val="nil"/>
        <w:bottom w:val="nil"/>
        <w:right w:val="nil"/>
        <w:between w:val="nil"/>
      </w:pBdr>
      <w:tabs>
        <w:tab w:val="center" w:pos="4677"/>
        <w:tab w:val="right" w:pos="9355"/>
      </w:tabs>
      <w:jc w:val="right"/>
      <w:rPr>
        <w:del w:id="1046" w:author="NAZ, Mamoona (OLDHAM MEDICAL SERVICES)" w:date="2026-09-22T12:16:00Z" w16du:dateUtc="2026-09-22T16:16:00Z"/>
        <w:color w:val="000000"/>
      </w:rPr>
    </w:pPr>
  </w:p>
  <w:tbl>
    <w:tblPr>
      <w:tblStyle w:val="ab"/>
      <w:tblW w:w="9360" w:type="dxa"/>
      <w:tblInd w:w="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60"/>
      <w:gridCol w:w="6204"/>
      <w:gridCol w:w="996"/>
    </w:tblGrid>
    <w:tr w:rsidR="00A16A04" w14:paraId="353882BA" w14:textId="77777777">
      <w:trPr>
        <w:trHeight w:val="703"/>
        <w:del w:id="1047" w:author="NAZ, Mamoona (OLDHAM MEDICAL SERVICES)" w:date="2026-09-22T12:16:00Z" w16du:dateUtc="2026-09-22T16:16:00Z"/>
      </w:trPr>
      <w:tc>
        <w:tcPr>
          <w:tcW w:w="2160" w:type="dxa"/>
          <w:vMerge w:val="restart"/>
          <w:vAlign w:val="center"/>
        </w:tcPr>
        <w:p w14:paraId="344BA8E6" w14:textId="77777777" w:rsidR="00A16A04" w:rsidRDefault="00761030">
          <w:pPr>
            <w:pBdr>
              <w:top w:val="nil"/>
              <w:left w:val="nil"/>
              <w:bottom w:val="nil"/>
              <w:right w:val="nil"/>
              <w:between w:val="nil"/>
            </w:pBdr>
            <w:tabs>
              <w:tab w:val="center" w:pos="4677"/>
              <w:tab w:val="right" w:pos="9355"/>
            </w:tabs>
            <w:spacing w:line="276" w:lineRule="auto"/>
            <w:ind w:left="-69" w:firstLine="69"/>
            <w:jc w:val="center"/>
            <w:rPr>
              <w:del w:id="1048" w:author="NAZ, Mamoona (OLDHAM MEDICAL SERVICES)" w:date="2026-09-22T12:16:00Z" w16du:dateUtc="2026-09-22T16:16:00Z"/>
              <w:color w:val="000000"/>
            </w:rPr>
          </w:pPr>
          <w:del w:id="1049" w:author="NAZ, Mamoona (OLDHAM MEDICAL SERVICES)" w:date="2026-09-22T12:16:00Z" w16du:dateUtc="2026-09-22T16:16:00Z">
            <w:r w:rsidRPr="00761030">
              <w:rPr>
                <w:noProof/>
                <w:color w:val="000000"/>
              </w:rPr>
              <w:pict w14:anchorId="7EFD83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5" type="#_x0000_t75" style="width:99.7pt;height:78.55pt;visibility:visible;mso-wrap-style:square">
                  <v:imagedata r:id="rId1" o:title=""/>
                  <o:lock v:ext="edit" rotation="t" cropping="t" verticies="t"/>
                </v:shape>
              </w:pict>
            </w:r>
          </w:del>
        </w:p>
      </w:tc>
      <w:tc>
        <w:tcPr>
          <w:tcW w:w="6204" w:type="dxa"/>
          <w:vMerge w:val="restart"/>
        </w:tcPr>
        <w:p w14:paraId="559B4A7B" w14:textId="77777777" w:rsidR="00A16A04" w:rsidRDefault="00DF50C7">
          <w:pPr>
            <w:tabs>
              <w:tab w:val="center" w:pos="4677"/>
              <w:tab w:val="right" w:pos="9355"/>
            </w:tabs>
            <w:spacing w:before="60"/>
            <w:jc w:val="center"/>
            <w:rPr>
              <w:del w:id="1050" w:author="NAZ, Mamoona (OLDHAM MEDICAL SERVICES)" w:date="2026-09-22T12:16:00Z" w16du:dateUtc="2026-09-22T16:16:00Z"/>
              <w:rFonts w:ascii="Book Antiqua" w:eastAsia="Book Antiqua" w:hAnsi="Book Antiqua" w:cs="Book Antiqua"/>
              <w:sz w:val="18"/>
              <w:szCs w:val="18"/>
            </w:rPr>
          </w:pPr>
          <w:del w:id="1051" w:author="NAZ, Mamoona (OLDHAM MEDICAL SERVICES)" w:date="2026-09-22T12:16:00Z" w16du:dateUtc="2026-09-22T16:16:00Z">
            <w:r>
              <w:rPr>
                <w:rFonts w:ascii="Book Antiqua" w:eastAsia="Book Antiqua" w:hAnsi="Book Antiqua" w:cs="Book Antiqua"/>
                <w:sz w:val="18"/>
                <w:szCs w:val="18"/>
              </w:rPr>
              <w:delText>ГОСУДАРСТВЕННОЕ АВТОНОМНОЕ ОБРАЗОВАТЕЛЬНОЕ  УЧРЕЖДЕНИЕ ВЫСШЕГО ОБРАЗОВАНИЯ</w:delText>
            </w:r>
          </w:del>
        </w:p>
        <w:p w14:paraId="41854319" w14:textId="77777777" w:rsidR="00A16A04" w:rsidRDefault="00DF50C7">
          <w:pPr>
            <w:tabs>
              <w:tab w:val="center" w:pos="4677"/>
              <w:tab w:val="right" w:pos="9355"/>
            </w:tabs>
            <w:spacing w:before="60"/>
            <w:jc w:val="center"/>
            <w:rPr>
              <w:del w:id="1052" w:author="NAZ, Mamoona (OLDHAM MEDICAL SERVICES)" w:date="2026-09-22T12:16:00Z" w16du:dateUtc="2026-09-22T16:16:00Z"/>
              <w:rFonts w:ascii="Book Antiqua" w:eastAsia="Book Antiqua" w:hAnsi="Book Antiqua" w:cs="Book Antiqua"/>
            </w:rPr>
          </w:pPr>
          <w:del w:id="1053" w:author="NAZ, Mamoona (OLDHAM MEDICAL SERVICES)" w:date="2026-09-22T12:16:00Z" w16du:dateUtc="2026-09-22T16:16:00Z">
            <w:r>
              <w:rPr>
                <w:rFonts w:ascii="Book Antiqua" w:eastAsia="Book Antiqua" w:hAnsi="Book Antiqua" w:cs="Book Antiqua"/>
                <w:sz w:val="18"/>
                <w:szCs w:val="18"/>
              </w:rPr>
              <w:delText xml:space="preserve"> ЛЕНИНГРАДСКОЙ ОБЛАСТИ</w:delText>
            </w:r>
          </w:del>
        </w:p>
        <w:p w14:paraId="306BFDEF" w14:textId="77777777" w:rsidR="00A16A04" w:rsidRDefault="00DF50C7">
          <w:pPr>
            <w:pBdr>
              <w:top w:val="nil"/>
              <w:left w:val="nil"/>
              <w:bottom w:val="nil"/>
              <w:right w:val="nil"/>
              <w:between w:val="nil"/>
            </w:pBdr>
            <w:tabs>
              <w:tab w:val="center" w:pos="4677"/>
              <w:tab w:val="right" w:pos="9355"/>
            </w:tabs>
            <w:jc w:val="center"/>
            <w:rPr>
              <w:del w:id="1054" w:author="NAZ, Mamoona (OLDHAM MEDICAL SERVICES)" w:date="2026-09-22T12:16:00Z" w16du:dateUtc="2026-09-22T16:16:00Z"/>
              <w:b/>
              <w:color w:val="000000"/>
            </w:rPr>
          </w:pPr>
          <w:del w:id="1055" w:author="NAZ, Mamoona (OLDHAM MEDICAL SERVICES)" w:date="2026-09-22T12:16:00Z" w16du:dateUtc="2026-09-22T16:16:00Z">
            <w:r>
              <w:rPr>
                <w:rFonts w:ascii="Book Antiqua" w:eastAsia="Book Antiqua" w:hAnsi="Book Antiqua" w:cs="Book Antiqua"/>
                <w:b/>
                <w:color w:val="000000"/>
              </w:rPr>
              <w:delText>«ЛЕНИНГРАДСКИЙ  ГОСУДАРСТВЕННЫЙ  УНИВЕРСИТЕТ  ИМЕНИ А.С. ПУШКИНА»</w:delText>
            </w:r>
          </w:del>
        </w:p>
      </w:tc>
      <w:tc>
        <w:tcPr>
          <w:tcW w:w="996" w:type="dxa"/>
        </w:tcPr>
        <w:p w14:paraId="39F98A39" w14:textId="77777777" w:rsidR="00A16A04" w:rsidRDefault="00DF50C7">
          <w:pPr>
            <w:pBdr>
              <w:top w:val="nil"/>
              <w:left w:val="nil"/>
              <w:bottom w:val="nil"/>
              <w:right w:val="nil"/>
              <w:between w:val="nil"/>
            </w:pBdr>
            <w:tabs>
              <w:tab w:val="center" w:pos="4677"/>
              <w:tab w:val="right" w:pos="9355"/>
            </w:tabs>
            <w:spacing w:before="100"/>
            <w:jc w:val="center"/>
            <w:rPr>
              <w:del w:id="1056" w:author="NAZ, Mamoona (OLDHAM MEDICAL SERVICES)" w:date="2026-09-22T12:16:00Z" w16du:dateUtc="2026-09-22T16:16:00Z"/>
              <w:rFonts w:ascii="Book Antiqua" w:eastAsia="Book Antiqua" w:hAnsi="Book Antiqua" w:cs="Book Antiqua"/>
              <w:b/>
              <w:color w:val="000000"/>
              <w:sz w:val="18"/>
              <w:szCs w:val="18"/>
            </w:rPr>
          </w:pPr>
          <w:del w:id="1057" w:author="NAZ, Mamoona (OLDHAM MEDICAL SERVICES)" w:date="2026-09-22T12:16:00Z" w16du:dateUtc="2026-09-22T16:16:00Z">
            <w:r>
              <w:rPr>
                <w:rFonts w:ascii="Book Antiqua" w:eastAsia="Book Antiqua" w:hAnsi="Book Antiqua" w:cs="Book Antiqua"/>
                <w:b/>
                <w:color w:val="000000"/>
                <w:sz w:val="18"/>
                <w:szCs w:val="18"/>
              </w:rPr>
              <w:delText>ЛГУ</w:delText>
            </w:r>
          </w:del>
        </w:p>
      </w:tc>
    </w:tr>
    <w:tr w:rsidR="00A16A04" w14:paraId="3711932E" w14:textId="77777777">
      <w:trPr>
        <w:trHeight w:val="274"/>
        <w:del w:id="1058" w:author="NAZ, Mamoona (OLDHAM MEDICAL SERVICES)" w:date="2026-09-22T12:16:00Z" w16du:dateUtc="2026-09-22T16:16:00Z"/>
      </w:trPr>
      <w:tc>
        <w:tcPr>
          <w:tcW w:w="2160" w:type="dxa"/>
          <w:vMerge/>
          <w:vAlign w:val="center"/>
        </w:tcPr>
        <w:p w14:paraId="53FBE120" w14:textId="77777777" w:rsidR="00A16A04" w:rsidRDefault="00A16A04">
          <w:pPr>
            <w:widowControl w:val="0"/>
            <w:pBdr>
              <w:top w:val="nil"/>
              <w:left w:val="nil"/>
              <w:bottom w:val="nil"/>
              <w:right w:val="nil"/>
              <w:between w:val="nil"/>
            </w:pBdr>
            <w:spacing w:line="276" w:lineRule="auto"/>
            <w:rPr>
              <w:del w:id="1059" w:author="NAZ, Mamoona (OLDHAM MEDICAL SERVICES)" w:date="2026-09-22T12:16:00Z" w16du:dateUtc="2026-09-22T16:16:00Z"/>
              <w:rFonts w:ascii="Book Antiqua" w:eastAsia="Book Antiqua" w:hAnsi="Book Antiqua" w:cs="Book Antiqua"/>
              <w:b/>
              <w:color w:val="000000"/>
              <w:sz w:val="18"/>
              <w:szCs w:val="18"/>
            </w:rPr>
          </w:pPr>
        </w:p>
      </w:tc>
      <w:tc>
        <w:tcPr>
          <w:tcW w:w="6204" w:type="dxa"/>
          <w:vMerge/>
        </w:tcPr>
        <w:p w14:paraId="00F87460" w14:textId="77777777" w:rsidR="00A16A04" w:rsidRDefault="00A16A04">
          <w:pPr>
            <w:widowControl w:val="0"/>
            <w:pBdr>
              <w:top w:val="nil"/>
              <w:left w:val="nil"/>
              <w:bottom w:val="nil"/>
              <w:right w:val="nil"/>
              <w:between w:val="nil"/>
            </w:pBdr>
            <w:spacing w:line="276" w:lineRule="auto"/>
            <w:rPr>
              <w:del w:id="1060" w:author="NAZ, Mamoona (OLDHAM MEDICAL SERVICES)" w:date="2026-09-22T12:16:00Z" w16du:dateUtc="2026-09-22T16:16:00Z"/>
              <w:rFonts w:ascii="Book Antiqua" w:eastAsia="Book Antiqua" w:hAnsi="Book Antiqua" w:cs="Book Antiqua"/>
              <w:b/>
              <w:color w:val="000000"/>
              <w:sz w:val="18"/>
              <w:szCs w:val="18"/>
            </w:rPr>
          </w:pPr>
        </w:p>
      </w:tc>
      <w:tc>
        <w:tcPr>
          <w:tcW w:w="996" w:type="dxa"/>
        </w:tcPr>
        <w:p w14:paraId="569541FE" w14:textId="77777777" w:rsidR="00A16A04" w:rsidRDefault="00A16A04">
          <w:pPr>
            <w:pBdr>
              <w:top w:val="nil"/>
              <w:left w:val="nil"/>
              <w:bottom w:val="nil"/>
              <w:right w:val="nil"/>
              <w:between w:val="nil"/>
            </w:pBdr>
            <w:tabs>
              <w:tab w:val="center" w:pos="4677"/>
              <w:tab w:val="right" w:pos="9355"/>
            </w:tabs>
            <w:spacing w:before="200"/>
            <w:jc w:val="center"/>
            <w:rPr>
              <w:del w:id="1061" w:author="NAZ, Mamoona (OLDHAM MEDICAL SERVICES)" w:date="2026-09-22T12:16:00Z" w16du:dateUtc="2026-09-22T16:16:00Z"/>
              <w:rFonts w:ascii="Bookman Old Style" w:eastAsia="Bookman Old Style" w:hAnsi="Bookman Old Style" w:cs="Bookman Old Style"/>
              <w:i/>
              <w:color w:val="000000"/>
              <w:sz w:val="16"/>
              <w:szCs w:val="16"/>
            </w:rPr>
          </w:pPr>
        </w:p>
      </w:tc>
    </w:tr>
  </w:tbl>
  <w:p w14:paraId="38480BDA" w14:textId="77777777" w:rsidR="00A16A04" w:rsidRDefault="00A16A04">
    <w:pPr>
      <w:pStyle w:val="Title"/>
      <w:rPr>
        <w:rPrChange w:id="1062" w:author="NAZ, Mamoona (OLDHAM MEDICAL SERVICES)" w:date="2026-09-22T12:16:00Z" w16du:dateUtc="2026-09-22T16:16:00Z">
          <w:rPr>
            <w:color w:val="000000"/>
          </w:rPr>
        </w:rPrChange>
      </w:rPr>
      <w:pPrChange w:id="1063" w:author="NAZ, Mamoona (OLDHAM MEDICAL SERVICES)" w:date="2026-09-22T12:16:00Z" w16du:dateUtc="2026-09-22T16:16:00Z">
        <w:pPr>
          <w:pBdr>
            <w:top w:val="nil"/>
            <w:left w:val="nil"/>
            <w:bottom w:val="nil"/>
            <w:right w:val="nil"/>
            <w:between w:val="nil"/>
          </w:pBdr>
          <w:tabs>
            <w:tab w:val="center" w:pos="4677"/>
            <w:tab w:val="right" w:pos="9355"/>
          </w:tabs>
          <w:ind w:right="360"/>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6"/>
    <w:multiLevelType w:val="multilevel"/>
    <w:tmpl w:val="00000006"/>
    <w:name w:val="WW8Num5"/>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1" w15:restartNumberingAfterBreak="0">
    <w:nsid w:val="04916569"/>
    <w:multiLevelType w:val="hybridMultilevel"/>
    <w:tmpl w:val="7018D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D84DC4"/>
    <w:multiLevelType w:val="multilevel"/>
    <w:tmpl w:val="4DCC0CF2"/>
    <w:lvl w:ilvl="0">
      <w:start w:val="1"/>
      <w:numFmt w:val="decimal"/>
      <w:lvlText w:val="%1."/>
      <w:lvlJc w:val="left"/>
      <w:pPr>
        <w:ind w:left="833" w:hanging="360"/>
      </w:pPr>
    </w:lvl>
    <w:lvl w:ilvl="1">
      <w:start w:val="1"/>
      <w:numFmt w:val="lowerLetter"/>
      <w:lvlText w:val="%2."/>
      <w:lvlJc w:val="left"/>
      <w:pPr>
        <w:ind w:left="1553" w:hanging="360"/>
      </w:pPr>
    </w:lvl>
    <w:lvl w:ilvl="2">
      <w:start w:val="1"/>
      <w:numFmt w:val="lowerRoman"/>
      <w:lvlText w:val="%3."/>
      <w:lvlJc w:val="right"/>
      <w:pPr>
        <w:ind w:left="2273" w:hanging="180"/>
      </w:pPr>
    </w:lvl>
    <w:lvl w:ilvl="3">
      <w:start w:val="1"/>
      <w:numFmt w:val="decimal"/>
      <w:lvlText w:val="%4."/>
      <w:lvlJc w:val="left"/>
      <w:pPr>
        <w:ind w:left="2993" w:hanging="360"/>
      </w:pPr>
    </w:lvl>
    <w:lvl w:ilvl="4">
      <w:start w:val="1"/>
      <w:numFmt w:val="lowerLetter"/>
      <w:lvlText w:val="%5."/>
      <w:lvlJc w:val="left"/>
      <w:pPr>
        <w:ind w:left="3713" w:hanging="360"/>
      </w:pPr>
    </w:lvl>
    <w:lvl w:ilvl="5">
      <w:start w:val="1"/>
      <w:numFmt w:val="lowerRoman"/>
      <w:lvlText w:val="%6."/>
      <w:lvlJc w:val="right"/>
      <w:pPr>
        <w:ind w:left="4433" w:hanging="180"/>
      </w:pPr>
    </w:lvl>
    <w:lvl w:ilvl="6">
      <w:start w:val="1"/>
      <w:numFmt w:val="decimal"/>
      <w:lvlText w:val="%7."/>
      <w:lvlJc w:val="left"/>
      <w:pPr>
        <w:ind w:left="5153" w:hanging="360"/>
      </w:pPr>
    </w:lvl>
    <w:lvl w:ilvl="7">
      <w:start w:val="1"/>
      <w:numFmt w:val="lowerLetter"/>
      <w:lvlText w:val="%8."/>
      <w:lvlJc w:val="left"/>
      <w:pPr>
        <w:ind w:left="5873" w:hanging="360"/>
      </w:pPr>
    </w:lvl>
    <w:lvl w:ilvl="8">
      <w:start w:val="1"/>
      <w:numFmt w:val="lowerRoman"/>
      <w:lvlText w:val="%9."/>
      <w:lvlJc w:val="right"/>
      <w:pPr>
        <w:ind w:left="6593" w:hanging="180"/>
      </w:pPr>
    </w:lvl>
  </w:abstractNum>
  <w:abstractNum w:abstractNumId="3" w15:restartNumberingAfterBreak="0">
    <w:nsid w:val="0EC72CD9"/>
    <w:multiLevelType w:val="multilevel"/>
    <w:tmpl w:val="78361C68"/>
    <w:lvl w:ilvl="0">
      <w:start w:val="1"/>
      <w:numFmt w:val="decimal"/>
      <w:lvlText w:val="%1."/>
      <w:lvlJc w:val="left"/>
      <w:pPr>
        <w:ind w:left="833" w:hanging="360"/>
      </w:pPr>
    </w:lvl>
    <w:lvl w:ilvl="1">
      <w:start w:val="1"/>
      <w:numFmt w:val="lowerLetter"/>
      <w:lvlText w:val="%2."/>
      <w:lvlJc w:val="left"/>
      <w:pPr>
        <w:ind w:left="1553" w:hanging="360"/>
      </w:pPr>
    </w:lvl>
    <w:lvl w:ilvl="2">
      <w:start w:val="1"/>
      <w:numFmt w:val="lowerRoman"/>
      <w:lvlText w:val="%3."/>
      <w:lvlJc w:val="right"/>
      <w:pPr>
        <w:ind w:left="2273" w:hanging="180"/>
      </w:pPr>
    </w:lvl>
    <w:lvl w:ilvl="3">
      <w:start w:val="1"/>
      <w:numFmt w:val="decimal"/>
      <w:lvlText w:val="%4."/>
      <w:lvlJc w:val="left"/>
      <w:pPr>
        <w:ind w:left="2993" w:hanging="360"/>
      </w:pPr>
    </w:lvl>
    <w:lvl w:ilvl="4">
      <w:start w:val="1"/>
      <w:numFmt w:val="lowerLetter"/>
      <w:lvlText w:val="%5."/>
      <w:lvlJc w:val="left"/>
      <w:pPr>
        <w:ind w:left="3713" w:hanging="360"/>
      </w:pPr>
    </w:lvl>
    <w:lvl w:ilvl="5">
      <w:start w:val="1"/>
      <w:numFmt w:val="lowerRoman"/>
      <w:lvlText w:val="%6."/>
      <w:lvlJc w:val="right"/>
      <w:pPr>
        <w:ind w:left="4433" w:hanging="180"/>
      </w:pPr>
    </w:lvl>
    <w:lvl w:ilvl="6">
      <w:start w:val="1"/>
      <w:numFmt w:val="decimal"/>
      <w:lvlText w:val="%7."/>
      <w:lvlJc w:val="left"/>
      <w:pPr>
        <w:ind w:left="5153" w:hanging="360"/>
      </w:pPr>
    </w:lvl>
    <w:lvl w:ilvl="7">
      <w:start w:val="1"/>
      <w:numFmt w:val="lowerLetter"/>
      <w:lvlText w:val="%8."/>
      <w:lvlJc w:val="left"/>
      <w:pPr>
        <w:ind w:left="5873" w:hanging="360"/>
      </w:pPr>
    </w:lvl>
    <w:lvl w:ilvl="8">
      <w:start w:val="1"/>
      <w:numFmt w:val="lowerRoman"/>
      <w:lvlText w:val="%9."/>
      <w:lvlJc w:val="right"/>
      <w:pPr>
        <w:ind w:left="6593" w:hanging="180"/>
      </w:pPr>
    </w:lvl>
  </w:abstractNum>
  <w:abstractNum w:abstractNumId="4" w15:restartNumberingAfterBreak="0">
    <w:nsid w:val="0FF97B0F"/>
    <w:multiLevelType w:val="multilevel"/>
    <w:tmpl w:val="637E6EF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127675CF"/>
    <w:multiLevelType w:val="multilevel"/>
    <w:tmpl w:val="91803FA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1F8B5985"/>
    <w:multiLevelType w:val="multilevel"/>
    <w:tmpl w:val="17928A3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22014A72"/>
    <w:multiLevelType w:val="multilevel"/>
    <w:tmpl w:val="7EF05B32"/>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8" w15:restartNumberingAfterBreak="0">
    <w:nsid w:val="26540F32"/>
    <w:multiLevelType w:val="multilevel"/>
    <w:tmpl w:val="36C8E76E"/>
    <w:lvl w:ilvl="0">
      <w:start w:val="4"/>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320F2479"/>
    <w:multiLevelType w:val="multilevel"/>
    <w:tmpl w:val="C18814F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33DB1E61"/>
    <w:multiLevelType w:val="multilevel"/>
    <w:tmpl w:val="6032CCF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36907A8A"/>
    <w:multiLevelType w:val="multilevel"/>
    <w:tmpl w:val="8E9C65B0"/>
    <w:lvl w:ilvl="0">
      <w:start w:val="1"/>
      <w:numFmt w:val="decimal"/>
      <w:lvlText w:val="%1."/>
      <w:lvlJc w:val="left"/>
      <w:pPr>
        <w:ind w:left="833" w:hanging="360"/>
      </w:pPr>
    </w:lvl>
    <w:lvl w:ilvl="1">
      <w:start w:val="1"/>
      <w:numFmt w:val="lowerLetter"/>
      <w:lvlText w:val="%2."/>
      <w:lvlJc w:val="left"/>
      <w:pPr>
        <w:ind w:left="1553" w:hanging="360"/>
      </w:pPr>
    </w:lvl>
    <w:lvl w:ilvl="2">
      <w:start w:val="1"/>
      <w:numFmt w:val="lowerRoman"/>
      <w:lvlText w:val="%3."/>
      <w:lvlJc w:val="right"/>
      <w:pPr>
        <w:ind w:left="2273" w:hanging="180"/>
      </w:pPr>
    </w:lvl>
    <w:lvl w:ilvl="3">
      <w:start w:val="1"/>
      <w:numFmt w:val="decimal"/>
      <w:lvlText w:val="%4."/>
      <w:lvlJc w:val="left"/>
      <w:pPr>
        <w:ind w:left="2993" w:hanging="360"/>
      </w:pPr>
    </w:lvl>
    <w:lvl w:ilvl="4">
      <w:start w:val="1"/>
      <w:numFmt w:val="lowerLetter"/>
      <w:lvlText w:val="%5."/>
      <w:lvlJc w:val="left"/>
      <w:pPr>
        <w:ind w:left="3713" w:hanging="360"/>
      </w:pPr>
    </w:lvl>
    <w:lvl w:ilvl="5">
      <w:start w:val="1"/>
      <w:numFmt w:val="lowerRoman"/>
      <w:lvlText w:val="%6."/>
      <w:lvlJc w:val="right"/>
      <w:pPr>
        <w:ind w:left="4433" w:hanging="180"/>
      </w:pPr>
    </w:lvl>
    <w:lvl w:ilvl="6">
      <w:start w:val="1"/>
      <w:numFmt w:val="decimal"/>
      <w:lvlText w:val="%7."/>
      <w:lvlJc w:val="left"/>
      <w:pPr>
        <w:ind w:left="5153" w:hanging="360"/>
      </w:pPr>
    </w:lvl>
    <w:lvl w:ilvl="7">
      <w:start w:val="1"/>
      <w:numFmt w:val="lowerLetter"/>
      <w:lvlText w:val="%8."/>
      <w:lvlJc w:val="left"/>
      <w:pPr>
        <w:ind w:left="5873" w:hanging="360"/>
      </w:pPr>
    </w:lvl>
    <w:lvl w:ilvl="8">
      <w:start w:val="1"/>
      <w:numFmt w:val="lowerRoman"/>
      <w:lvlText w:val="%9."/>
      <w:lvlJc w:val="right"/>
      <w:pPr>
        <w:ind w:left="6593" w:hanging="180"/>
      </w:pPr>
    </w:lvl>
  </w:abstractNum>
  <w:abstractNum w:abstractNumId="12" w15:restartNumberingAfterBreak="0">
    <w:nsid w:val="38DC052A"/>
    <w:multiLevelType w:val="multilevel"/>
    <w:tmpl w:val="9ED4D2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3D935E69"/>
    <w:multiLevelType w:val="multilevel"/>
    <w:tmpl w:val="5C6AB6A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3E131803"/>
    <w:multiLevelType w:val="multilevel"/>
    <w:tmpl w:val="C6C61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423E7C8E"/>
    <w:multiLevelType w:val="multilevel"/>
    <w:tmpl w:val="59FC9D2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4A9452E2"/>
    <w:multiLevelType w:val="multilevel"/>
    <w:tmpl w:val="E8B88CD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4D5864D2"/>
    <w:multiLevelType w:val="multilevel"/>
    <w:tmpl w:val="4412C604"/>
    <w:lvl w:ilvl="0">
      <w:start w:val="1"/>
      <w:numFmt w:val="decimal"/>
      <w:lvlText w:val="%1."/>
      <w:lvlJc w:val="left"/>
      <w:pPr>
        <w:ind w:left="833" w:hanging="360"/>
      </w:pPr>
    </w:lvl>
    <w:lvl w:ilvl="1">
      <w:start w:val="1"/>
      <w:numFmt w:val="lowerLetter"/>
      <w:lvlText w:val="%2."/>
      <w:lvlJc w:val="left"/>
      <w:pPr>
        <w:ind w:left="1553" w:hanging="360"/>
      </w:pPr>
    </w:lvl>
    <w:lvl w:ilvl="2">
      <w:start w:val="1"/>
      <w:numFmt w:val="lowerRoman"/>
      <w:lvlText w:val="%3."/>
      <w:lvlJc w:val="right"/>
      <w:pPr>
        <w:ind w:left="2273" w:hanging="180"/>
      </w:pPr>
    </w:lvl>
    <w:lvl w:ilvl="3">
      <w:start w:val="1"/>
      <w:numFmt w:val="decimal"/>
      <w:lvlText w:val="%4."/>
      <w:lvlJc w:val="left"/>
      <w:pPr>
        <w:ind w:left="2993" w:hanging="360"/>
      </w:pPr>
    </w:lvl>
    <w:lvl w:ilvl="4">
      <w:start w:val="1"/>
      <w:numFmt w:val="lowerLetter"/>
      <w:lvlText w:val="%5."/>
      <w:lvlJc w:val="left"/>
      <w:pPr>
        <w:ind w:left="3713" w:hanging="360"/>
      </w:pPr>
    </w:lvl>
    <w:lvl w:ilvl="5">
      <w:start w:val="1"/>
      <w:numFmt w:val="lowerRoman"/>
      <w:lvlText w:val="%6."/>
      <w:lvlJc w:val="right"/>
      <w:pPr>
        <w:ind w:left="4433" w:hanging="180"/>
      </w:pPr>
    </w:lvl>
    <w:lvl w:ilvl="6">
      <w:start w:val="1"/>
      <w:numFmt w:val="decimal"/>
      <w:lvlText w:val="%7."/>
      <w:lvlJc w:val="left"/>
      <w:pPr>
        <w:ind w:left="5153" w:hanging="360"/>
      </w:pPr>
    </w:lvl>
    <w:lvl w:ilvl="7">
      <w:start w:val="1"/>
      <w:numFmt w:val="lowerLetter"/>
      <w:lvlText w:val="%8."/>
      <w:lvlJc w:val="left"/>
      <w:pPr>
        <w:ind w:left="5873" w:hanging="360"/>
      </w:pPr>
    </w:lvl>
    <w:lvl w:ilvl="8">
      <w:start w:val="1"/>
      <w:numFmt w:val="lowerRoman"/>
      <w:lvlText w:val="%9."/>
      <w:lvlJc w:val="right"/>
      <w:pPr>
        <w:ind w:left="6593" w:hanging="180"/>
      </w:pPr>
    </w:lvl>
  </w:abstractNum>
  <w:abstractNum w:abstractNumId="18" w15:restartNumberingAfterBreak="0">
    <w:nsid w:val="55032DD4"/>
    <w:multiLevelType w:val="multilevel"/>
    <w:tmpl w:val="D278E8D8"/>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5A692F93"/>
    <w:multiLevelType w:val="multilevel"/>
    <w:tmpl w:val="C4B0121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5CFD1924"/>
    <w:multiLevelType w:val="multilevel"/>
    <w:tmpl w:val="6F8A948E"/>
    <w:lvl w:ilvl="0">
      <w:start w:val="1"/>
      <w:numFmt w:val="decimal"/>
      <w:lvlText w:val="%1."/>
      <w:lvlJc w:val="left"/>
      <w:pPr>
        <w:ind w:left="833" w:hanging="360"/>
      </w:pPr>
    </w:lvl>
    <w:lvl w:ilvl="1">
      <w:start w:val="1"/>
      <w:numFmt w:val="lowerLetter"/>
      <w:lvlText w:val="%2."/>
      <w:lvlJc w:val="left"/>
      <w:pPr>
        <w:ind w:left="1553" w:hanging="360"/>
      </w:pPr>
    </w:lvl>
    <w:lvl w:ilvl="2">
      <w:start w:val="1"/>
      <w:numFmt w:val="lowerRoman"/>
      <w:lvlText w:val="%3."/>
      <w:lvlJc w:val="right"/>
      <w:pPr>
        <w:ind w:left="2273" w:hanging="180"/>
      </w:pPr>
    </w:lvl>
    <w:lvl w:ilvl="3">
      <w:start w:val="1"/>
      <w:numFmt w:val="decimal"/>
      <w:lvlText w:val="%4."/>
      <w:lvlJc w:val="left"/>
      <w:pPr>
        <w:ind w:left="2993" w:hanging="360"/>
      </w:pPr>
    </w:lvl>
    <w:lvl w:ilvl="4">
      <w:start w:val="1"/>
      <w:numFmt w:val="lowerLetter"/>
      <w:lvlText w:val="%5."/>
      <w:lvlJc w:val="left"/>
      <w:pPr>
        <w:ind w:left="3713" w:hanging="360"/>
      </w:pPr>
    </w:lvl>
    <w:lvl w:ilvl="5">
      <w:start w:val="1"/>
      <w:numFmt w:val="lowerRoman"/>
      <w:lvlText w:val="%6."/>
      <w:lvlJc w:val="right"/>
      <w:pPr>
        <w:ind w:left="4433" w:hanging="180"/>
      </w:pPr>
    </w:lvl>
    <w:lvl w:ilvl="6">
      <w:start w:val="1"/>
      <w:numFmt w:val="decimal"/>
      <w:lvlText w:val="%7."/>
      <w:lvlJc w:val="left"/>
      <w:pPr>
        <w:ind w:left="5153" w:hanging="360"/>
      </w:pPr>
    </w:lvl>
    <w:lvl w:ilvl="7">
      <w:start w:val="1"/>
      <w:numFmt w:val="lowerLetter"/>
      <w:lvlText w:val="%8."/>
      <w:lvlJc w:val="left"/>
      <w:pPr>
        <w:ind w:left="5873" w:hanging="360"/>
      </w:pPr>
    </w:lvl>
    <w:lvl w:ilvl="8">
      <w:start w:val="1"/>
      <w:numFmt w:val="lowerRoman"/>
      <w:lvlText w:val="%9."/>
      <w:lvlJc w:val="right"/>
      <w:pPr>
        <w:ind w:left="6593" w:hanging="180"/>
      </w:pPr>
    </w:lvl>
  </w:abstractNum>
  <w:abstractNum w:abstractNumId="21" w15:restartNumberingAfterBreak="0">
    <w:nsid w:val="665527F7"/>
    <w:multiLevelType w:val="multilevel"/>
    <w:tmpl w:val="B502AFF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686E105F"/>
    <w:multiLevelType w:val="multilevel"/>
    <w:tmpl w:val="8398CE4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6CA67CF1"/>
    <w:multiLevelType w:val="multilevel"/>
    <w:tmpl w:val="DD2EF13A"/>
    <w:lvl w:ilvl="0">
      <w:start w:val="1"/>
      <w:numFmt w:val="decimal"/>
      <w:pStyle w:val="a"/>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6FA3225F"/>
    <w:multiLevelType w:val="multilevel"/>
    <w:tmpl w:val="8AA8B96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70C335F5"/>
    <w:multiLevelType w:val="multilevel"/>
    <w:tmpl w:val="8D3A56C0"/>
    <w:lvl w:ilvl="0">
      <w:start w:val="1"/>
      <w:numFmt w:val="decimal"/>
      <w:lvlText w:val="%1."/>
      <w:lvlJc w:val="left"/>
      <w:pPr>
        <w:ind w:left="833" w:hanging="360"/>
      </w:pPr>
    </w:lvl>
    <w:lvl w:ilvl="1">
      <w:start w:val="1"/>
      <w:numFmt w:val="lowerLetter"/>
      <w:lvlText w:val="%2."/>
      <w:lvlJc w:val="left"/>
      <w:pPr>
        <w:ind w:left="1553" w:hanging="360"/>
      </w:pPr>
    </w:lvl>
    <w:lvl w:ilvl="2">
      <w:start w:val="1"/>
      <w:numFmt w:val="lowerRoman"/>
      <w:lvlText w:val="%3."/>
      <w:lvlJc w:val="right"/>
      <w:pPr>
        <w:ind w:left="2273" w:hanging="180"/>
      </w:pPr>
    </w:lvl>
    <w:lvl w:ilvl="3">
      <w:start w:val="1"/>
      <w:numFmt w:val="decimal"/>
      <w:lvlText w:val="%4."/>
      <w:lvlJc w:val="left"/>
      <w:pPr>
        <w:ind w:left="2993" w:hanging="360"/>
      </w:pPr>
    </w:lvl>
    <w:lvl w:ilvl="4">
      <w:start w:val="1"/>
      <w:numFmt w:val="lowerLetter"/>
      <w:lvlText w:val="%5."/>
      <w:lvlJc w:val="left"/>
      <w:pPr>
        <w:ind w:left="3713" w:hanging="360"/>
      </w:pPr>
    </w:lvl>
    <w:lvl w:ilvl="5">
      <w:start w:val="1"/>
      <w:numFmt w:val="lowerRoman"/>
      <w:lvlText w:val="%6."/>
      <w:lvlJc w:val="right"/>
      <w:pPr>
        <w:ind w:left="4433" w:hanging="180"/>
      </w:pPr>
    </w:lvl>
    <w:lvl w:ilvl="6">
      <w:start w:val="1"/>
      <w:numFmt w:val="decimal"/>
      <w:lvlText w:val="%7."/>
      <w:lvlJc w:val="left"/>
      <w:pPr>
        <w:ind w:left="5153" w:hanging="360"/>
      </w:pPr>
    </w:lvl>
    <w:lvl w:ilvl="7">
      <w:start w:val="1"/>
      <w:numFmt w:val="lowerLetter"/>
      <w:lvlText w:val="%8."/>
      <w:lvlJc w:val="left"/>
      <w:pPr>
        <w:ind w:left="5873" w:hanging="360"/>
      </w:pPr>
    </w:lvl>
    <w:lvl w:ilvl="8">
      <w:start w:val="1"/>
      <w:numFmt w:val="lowerRoman"/>
      <w:lvlText w:val="%9."/>
      <w:lvlJc w:val="right"/>
      <w:pPr>
        <w:ind w:left="6593" w:hanging="180"/>
      </w:pPr>
    </w:lvl>
  </w:abstractNum>
  <w:abstractNum w:abstractNumId="26" w15:restartNumberingAfterBreak="0">
    <w:nsid w:val="7336366F"/>
    <w:multiLevelType w:val="multilevel"/>
    <w:tmpl w:val="0562DDE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7BF82C4F"/>
    <w:multiLevelType w:val="multilevel"/>
    <w:tmpl w:val="150CECF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41923072">
    <w:abstractNumId w:val="23"/>
  </w:num>
  <w:num w:numId="2" w16cid:durableId="136655090">
    <w:abstractNumId w:val="22"/>
  </w:num>
  <w:num w:numId="3" w16cid:durableId="1348025894">
    <w:abstractNumId w:val="13"/>
  </w:num>
  <w:num w:numId="4" w16cid:durableId="706367278">
    <w:abstractNumId w:val="27"/>
  </w:num>
  <w:num w:numId="5" w16cid:durableId="1593706102">
    <w:abstractNumId w:val="12"/>
  </w:num>
  <w:num w:numId="6" w16cid:durableId="1425881310">
    <w:abstractNumId w:val="24"/>
  </w:num>
  <w:num w:numId="7" w16cid:durableId="1520241180">
    <w:abstractNumId w:val="8"/>
  </w:num>
  <w:num w:numId="8" w16cid:durableId="1440177375">
    <w:abstractNumId w:val="5"/>
  </w:num>
  <w:num w:numId="9" w16cid:durableId="2095937199">
    <w:abstractNumId w:val="10"/>
  </w:num>
  <w:num w:numId="10" w16cid:durableId="249001190">
    <w:abstractNumId w:val="11"/>
  </w:num>
  <w:num w:numId="11" w16cid:durableId="1327510198">
    <w:abstractNumId w:val="17"/>
  </w:num>
  <w:num w:numId="12" w16cid:durableId="1360859726">
    <w:abstractNumId w:val="3"/>
  </w:num>
  <w:num w:numId="13" w16cid:durableId="656228320">
    <w:abstractNumId w:val="4"/>
  </w:num>
  <w:num w:numId="14" w16cid:durableId="1143042762">
    <w:abstractNumId w:val="19"/>
  </w:num>
  <w:num w:numId="15" w16cid:durableId="139736863">
    <w:abstractNumId w:val="7"/>
  </w:num>
  <w:num w:numId="16" w16cid:durableId="1367681202">
    <w:abstractNumId w:val="26"/>
  </w:num>
  <w:num w:numId="17" w16cid:durableId="1953199238">
    <w:abstractNumId w:val="18"/>
  </w:num>
  <w:num w:numId="18" w16cid:durableId="2127658440">
    <w:abstractNumId w:val="6"/>
  </w:num>
  <w:num w:numId="19" w16cid:durableId="1392771489">
    <w:abstractNumId w:val="21"/>
  </w:num>
  <w:num w:numId="20" w16cid:durableId="2136561162">
    <w:abstractNumId w:val="2"/>
  </w:num>
  <w:num w:numId="21" w16cid:durableId="1575973396">
    <w:abstractNumId w:val="25"/>
  </w:num>
  <w:num w:numId="22" w16cid:durableId="1349940507">
    <w:abstractNumId w:val="15"/>
  </w:num>
  <w:num w:numId="23" w16cid:durableId="22442192">
    <w:abstractNumId w:val="20"/>
  </w:num>
  <w:num w:numId="24" w16cid:durableId="1149397234">
    <w:abstractNumId w:val="14"/>
  </w:num>
  <w:num w:numId="25" w16cid:durableId="528689667">
    <w:abstractNumId w:val="16"/>
  </w:num>
  <w:num w:numId="26" w16cid:durableId="1182431013">
    <w:abstractNumId w:val="9"/>
  </w:num>
  <w:num w:numId="27" w16cid:durableId="11346514">
    <w:abstractNumId w:val="0"/>
  </w:num>
  <w:num w:numId="28" w16cid:durableId="136952678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A04"/>
    <w:rsid w:val="0008331C"/>
    <w:rsid w:val="00254AB7"/>
    <w:rsid w:val="00345583"/>
    <w:rsid w:val="003B12E9"/>
    <w:rsid w:val="003E65A0"/>
    <w:rsid w:val="00434AE7"/>
    <w:rsid w:val="00441BB5"/>
    <w:rsid w:val="00666858"/>
    <w:rsid w:val="00677B90"/>
    <w:rsid w:val="006F1C2D"/>
    <w:rsid w:val="00761030"/>
    <w:rsid w:val="007861D9"/>
    <w:rsid w:val="00796251"/>
    <w:rsid w:val="007B77E6"/>
    <w:rsid w:val="00875E83"/>
    <w:rsid w:val="009337CB"/>
    <w:rsid w:val="00A16A04"/>
    <w:rsid w:val="00A8494F"/>
    <w:rsid w:val="00BA0E5E"/>
    <w:rsid w:val="00CA4F2B"/>
    <w:rsid w:val="00D723BF"/>
    <w:rsid w:val="00DF50C7"/>
    <w:rsid w:val="00EB76BC"/>
    <w:rsid w:val="00F26689"/>
    <w:rsid w:val="00F3405A"/>
    <w:rsid w:val="00F41C3B"/>
    <w:rsid w:val="00F977F1"/>
    <w:rsid w:val="00FD25EC"/>
    <w:rsid w:val="00FD6806"/>
    <w:rsid w:val="00FD7208"/>
    <w:rsid w:val="00FF174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24E2B744-BBC3-41B3-9D52-FEA61DC03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C2D"/>
    <w:pPr>
      <w:pPrChange w:id="0" w:author="NAZ, Mamoona (OLDHAM MEDICAL SERVICES)" w:date="2026-09-22T12:16:00Z">
        <w:pPr/>
      </w:pPrChange>
    </w:pPr>
    <w:rPr>
      <w:rFonts w:asciiTheme="minorHAnsi" w:eastAsiaTheme="minorHAnsi" w:hAnsiTheme="minorHAnsi"/>
      <w:lang w:val="en-GB" w:eastAsia="en-US"/>
      <w:rPrChange w:id="0" w:author="NAZ, Mamoona (OLDHAM MEDICAL SERVICES)" w:date="2026-09-22T12:16:00Z">
        <w:rPr>
          <w:sz w:val="24"/>
          <w:szCs w:val="24"/>
          <w:lang w:val="ru-RU" w:eastAsia="ru-RU" w:bidi="ar-SA"/>
        </w:rPr>
      </w:rPrChange>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link w:val="TitleChar"/>
    <w:uiPriority w:val="10"/>
    <w:qFormat/>
    <w:rsid w:val="00DB66E7"/>
    <w:pPr>
      <w:spacing w:before="240" w:after="60"/>
      <w:jc w:val="center"/>
      <w:outlineLvl w:val="0"/>
    </w:pPr>
    <w:rPr>
      <w:rFonts w:ascii="Cambria" w:hAnsi="Cambria"/>
      <w:b/>
      <w:bCs/>
      <w:kern w:val="28"/>
      <w:sz w:val="32"/>
      <w:szCs w:val="32"/>
    </w:rPr>
  </w:style>
  <w:style w:type="table" w:styleId="TableGrid">
    <w:name w:val="Table Grid"/>
    <w:basedOn w:val="TableNormal"/>
    <w:uiPriority w:val="99"/>
    <w:rsid w:val="003A38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список с точками"/>
    <w:basedOn w:val="Normal"/>
    <w:uiPriority w:val="99"/>
    <w:rsid w:val="003A38C9"/>
    <w:pPr>
      <w:numPr>
        <w:numId w:val="1"/>
      </w:numPr>
      <w:tabs>
        <w:tab w:val="num" w:pos="756"/>
      </w:tabs>
      <w:spacing w:line="312" w:lineRule="auto"/>
      <w:ind w:left="756"/>
      <w:jc w:val="both"/>
    </w:pPr>
  </w:style>
  <w:style w:type="paragraph" w:customStyle="1" w:styleId="a0">
    <w:name w:val="Для таблиц"/>
    <w:basedOn w:val="Normal"/>
    <w:rsid w:val="003A38C9"/>
  </w:style>
  <w:style w:type="paragraph" w:styleId="Header">
    <w:name w:val="header"/>
    <w:basedOn w:val="Normal"/>
    <w:link w:val="HeaderChar"/>
    <w:uiPriority w:val="99"/>
    <w:rsid w:val="001D000A"/>
    <w:pPr>
      <w:tabs>
        <w:tab w:val="center" w:pos="4677"/>
        <w:tab w:val="right" w:pos="9355"/>
      </w:tabs>
    </w:pPr>
  </w:style>
  <w:style w:type="character" w:customStyle="1" w:styleId="HeaderChar">
    <w:name w:val="Header Char"/>
    <w:link w:val="Header"/>
    <w:uiPriority w:val="99"/>
    <w:locked/>
    <w:rsid w:val="001D000A"/>
    <w:rPr>
      <w:sz w:val="24"/>
      <w:szCs w:val="24"/>
      <w:lang w:val="ru-RU" w:eastAsia="ru-RU"/>
    </w:rPr>
  </w:style>
  <w:style w:type="character" w:styleId="PageNumber">
    <w:name w:val="page number"/>
    <w:basedOn w:val="DefaultParagraphFont"/>
    <w:uiPriority w:val="99"/>
    <w:rsid w:val="001D000A"/>
  </w:style>
  <w:style w:type="paragraph" w:styleId="Footer">
    <w:name w:val="footer"/>
    <w:basedOn w:val="Normal"/>
    <w:link w:val="FooterChar"/>
    <w:uiPriority w:val="99"/>
    <w:rsid w:val="001D000A"/>
    <w:pPr>
      <w:tabs>
        <w:tab w:val="center" w:pos="4677"/>
        <w:tab w:val="right" w:pos="9355"/>
      </w:tabs>
    </w:pPr>
  </w:style>
  <w:style w:type="character" w:customStyle="1" w:styleId="FooterChar">
    <w:name w:val="Footer Char"/>
    <w:link w:val="Footer"/>
    <w:uiPriority w:val="99"/>
    <w:semiHidden/>
    <w:locked/>
    <w:rsid w:val="00D75076"/>
    <w:rPr>
      <w:sz w:val="24"/>
      <w:szCs w:val="24"/>
    </w:rPr>
  </w:style>
  <w:style w:type="paragraph" w:styleId="BodyTextIndent3">
    <w:name w:val="Body Text Indent 3"/>
    <w:basedOn w:val="Normal"/>
    <w:link w:val="BodyTextIndent3Char"/>
    <w:uiPriority w:val="99"/>
    <w:rsid w:val="00375D0C"/>
    <w:pPr>
      <w:spacing w:line="340" w:lineRule="exact"/>
      <w:ind w:left="284" w:hanging="284"/>
      <w:jc w:val="both"/>
    </w:pPr>
    <w:rPr>
      <w:sz w:val="20"/>
      <w:szCs w:val="20"/>
    </w:rPr>
  </w:style>
  <w:style w:type="character" w:customStyle="1" w:styleId="BodyTextIndent3Char">
    <w:name w:val="Body Text Indent 3 Char"/>
    <w:link w:val="BodyTextIndent3"/>
    <w:uiPriority w:val="99"/>
    <w:locked/>
    <w:rsid w:val="00375D0C"/>
    <w:rPr>
      <w:sz w:val="20"/>
      <w:szCs w:val="20"/>
    </w:rPr>
  </w:style>
  <w:style w:type="paragraph" w:styleId="CommentText">
    <w:name w:val="annotation text"/>
    <w:basedOn w:val="Normal"/>
    <w:link w:val="CommentTextChar"/>
    <w:uiPriority w:val="99"/>
    <w:semiHidden/>
    <w:rsid w:val="00375D0C"/>
    <w:pPr>
      <w:spacing w:line="312" w:lineRule="auto"/>
      <w:ind w:firstLine="709"/>
      <w:jc w:val="both"/>
    </w:pPr>
    <w:rPr>
      <w:sz w:val="20"/>
      <w:szCs w:val="20"/>
    </w:rPr>
  </w:style>
  <w:style w:type="character" w:customStyle="1" w:styleId="CommentTextChar">
    <w:name w:val="Comment Text Char"/>
    <w:link w:val="CommentText"/>
    <w:uiPriority w:val="99"/>
    <w:semiHidden/>
    <w:locked/>
    <w:rsid w:val="00375D0C"/>
    <w:rPr>
      <w:sz w:val="20"/>
      <w:szCs w:val="20"/>
    </w:rPr>
  </w:style>
  <w:style w:type="paragraph" w:styleId="ListParagraph">
    <w:name w:val="List Paragraph"/>
    <w:basedOn w:val="Normal"/>
    <w:uiPriority w:val="34"/>
    <w:qFormat/>
    <w:rsid w:val="006F1C2D"/>
    <w:pPr>
      <w:ind w:left="720"/>
      <w:contextualSpacing/>
      <w:pPrChange w:id="1" w:author="NAZ, Mamoona (OLDHAM MEDICAL SERVICES)" w:date="2026-09-22T12:16:00Z">
        <w:pPr>
          <w:spacing w:after="200" w:line="276" w:lineRule="auto"/>
          <w:ind w:left="720"/>
        </w:pPr>
      </w:pPrChange>
    </w:pPr>
    <w:rPr>
      <w:rPrChange w:id="1" w:author="NAZ, Mamoona (OLDHAM MEDICAL SERVICES)" w:date="2026-09-22T12:16:00Z">
        <w:rPr>
          <w:rFonts w:ascii="Calibri" w:eastAsiaTheme="minorHAnsi" w:hAnsi="Calibri" w:cs="Calibri"/>
          <w:sz w:val="22"/>
          <w:szCs w:val="22"/>
          <w:lang w:val="en-GB" w:eastAsia="en-US" w:bidi="ar-SA"/>
        </w:rPr>
      </w:rPrChange>
    </w:rPr>
  </w:style>
  <w:style w:type="paragraph" w:styleId="NormalWeb">
    <w:name w:val="Normal (Web)"/>
    <w:basedOn w:val="Normal"/>
    <w:link w:val="NormalWebChar"/>
    <w:uiPriority w:val="99"/>
    <w:rsid w:val="007A6C23"/>
    <w:pPr>
      <w:spacing w:before="33" w:after="33"/>
    </w:pPr>
    <w:rPr>
      <w:rFonts w:ascii="Arial" w:hAnsi="Arial" w:cs="Arial"/>
      <w:color w:val="332E2D"/>
      <w:spacing w:val="2"/>
    </w:rPr>
  </w:style>
  <w:style w:type="character" w:customStyle="1" w:styleId="NormalWebChar">
    <w:name w:val="Normal (Web) Char"/>
    <w:link w:val="NormalWeb"/>
    <w:uiPriority w:val="99"/>
    <w:locked/>
    <w:rsid w:val="007A6C23"/>
    <w:rPr>
      <w:rFonts w:ascii="Arial" w:hAnsi="Arial" w:cs="Arial"/>
      <w:color w:val="332E2D"/>
      <w:spacing w:val="2"/>
      <w:sz w:val="24"/>
      <w:szCs w:val="24"/>
    </w:rPr>
  </w:style>
  <w:style w:type="paragraph" w:styleId="BalloonText">
    <w:name w:val="Balloon Text"/>
    <w:basedOn w:val="Normal"/>
    <w:link w:val="BalloonTextChar"/>
    <w:uiPriority w:val="99"/>
    <w:semiHidden/>
    <w:rsid w:val="002C1B9B"/>
    <w:rPr>
      <w:rFonts w:ascii="Tahoma" w:hAnsi="Tahoma" w:cs="Tahoma"/>
      <w:sz w:val="16"/>
      <w:szCs w:val="16"/>
    </w:rPr>
  </w:style>
  <w:style w:type="character" w:customStyle="1" w:styleId="BalloonTextChar">
    <w:name w:val="Balloon Text Char"/>
    <w:link w:val="BalloonText"/>
    <w:uiPriority w:val="99"/>
    <w:semiHidden/>
    <w:locked/>
    <w:rsid w:val="002C1B9B"/>
    <w:rPr>
      <w:rFonts w:ascii="Tahoma" w:hAnsi="Tahoma" w:cs="Tahoma"/>
      <w:sz w:val="16"/>
      <w:szCs w:val="16"/>
    </w:rPr>
  </w:style>
  <w:style w:type="paragraph" w:customStyle="1" w:styleId="western">
    <w:name w:val="western"/>
    <w:basedOn w:val="Normal"/>
    <w:uiPriority w:val="99"/>
    <w:rsid w:val="00BF3114"/>
    <w:pPr>
      <w:shd w:val="clear" w:color="auto" w:fill="FFFFFF"/>
      <w:spacing w:before="100" w:beforeAutospacing="1" w:line="360" w:lineRule="auto"/>
    </w:pPr>
    <w:rPr>
      <w:color w:val="000000"/>
      <w:sz w:val="28"/>
      <w:szCs w:val="28"/>
    </w:rPr>
  </w:style>
  <w:style w:type="character" w:styleId="Hyperlink">
    <w:name w:val="Hyperlink"/>
    <w:uiPriority w:val="99"/>
    <w:rsid w:val="005C5D06"/>
    <w:rPr>
      <w:color w:val="0000FF"/>
      <w:u w:val="single"/>
    </w:rPr>
  </w:style>
  <w:style w:type="character" w:styleId="FollowedHyperlink">
    <w:name w:val="FollowedHyperlink"/>
    <w:uiPriority w:val="99"/>
    <w:rsid w:val="006E7CAF"/>
    <w:rPr>
      <w:color w:val="800080"/>
      <w:u w:val="single"/>
    </w:rPr>
  </w:style>
  <w:style w:type="paragraph" w:styleId="BodyText">
    <w:name w:val="Body Text"/>
    <w:basedOn w:val="Normal"/>
    <w:link w:val="BodyTextChar"/>
    <w:uiPriority w:val="99"/>
    <w:semiHidden/>
    <w:rsid w:val="00155342"/>
    <w:pPr>
      <w:spacing w:after="120"/>
    </w:pPr>
  </w:style>
  <w:style w:type="character" w:customStyle="1" w:styleId="BodyTextChar">
    <w:name w:val="Body Text Char"/>
    <w:link w:val="BodyText"/>
    <w:uiPriority w:val="99"/>
    <w:semiHidden/>
    <w:locked/>
    <w:rsid w:val="00155342"/>
    <w:rPr>
      <w:sz w:val="24"/>
      <w:szCs w:val="24"/>
    </w:rPr>
  </w:style>
  <w:style w:type="paragraph" w:styleId="FootnoteText">
    <w:name w:val="footnote text"/>
    <w:basedOn w:val="Normal"/>
    <w:link w:val="FootnoteTextChar"/>
    <w:uiPriority w:val="99"/>
    <w:semiHidden/>
    <w:rsid w:val="00934D82"/>
    <w:rPr>
      <w:sz w:val="20"/>
      <w:szCs w:val="20"/>
    </w:rPr>
  </w:style>
  <w:style w:type="character" w:customStyle="1" w:styleId="FootnoteTextChar">
    <w:name w:val="Footnote Text Char"/>
    <w:basedOn w:val="DefaultParagraphFont"/>
    <w:link w:val="FootnoteText"/>
    <w:uiPriority w:val="99"/>
    <w:semiHidden/>
    <w:locked/>
    <w:rsid w:val="00934D82"/>
  </w:style>
  <w:style w:type="character" w:styleId="FootnoteReference">
    <w:name w:val="footnote reference"/>
    <w:uiPriority w:val="99"/>
    <w:semiHidden/>
    <w:rsid w:val="00934D82"/>
    <w:rPr>
      <w:vertAlign w:val="superscript"/>
    </w:rPr>
  </w:style>
  <w:style w:type="character" w:customStyle="1" w:styleId="apple-converted-space">
    <w:name w:val="apple-converted-space"/>
    <w:uiPriority w:val="99"/>
    <w:rsid w:val="00687425"/>
  </w:style>
  <w:style w:type="paragraph" w:customStyle="1" w:styleId="Default">
    <w:name w:val="Default"/>
    <w:uiPriority w:val="99"/>
    <w:rsid w:val="00E915F9"/>
    <w:pPr>
      <w:autoSpaceDE w:val="0"/>
      <w:autoSpaceDN w:val="0"/>
      <w:adjustRightInd w:val="0"/>
    </w:pPr>
    <w:rPr>
      <w:color w:val="000000"/>
    </w:rPr>
  </w:style>
  <w:style w:type="paragraph" w:styleId="BodyText2">
    <w:name w:val="Body Text 2"/>
    <w:basedOn w:val="Normal"/>
    <w:link w:val="BodyText2Char"/>
    <w:uiPriority w:val="99"/>
    <w:rsid w:val="0011556B"/>
    <w:pPr>
      <w:spacing w:after="120" w:line="480" w:lineRule="auto"/>
    </w:pPr>
  </w:style>
  <w:style w:type="character" w:customStyle="1" w:styleId="BodyText2Char">
    <w:name w:val="Body Text 2 Char"/>
    <w:link w:val="BodyText2"/>
    <w:uiPriority w:val="99"/>
    <w:locked/>
    <w:rsid w:val="0011556B"/>
    <w:rPr>
      <w:sz w:val="24"/>
      <w:szCs w:val="24"/>
    </w:rPr>
  </w:style>
  <w:style w:type="character" w:styleId="Emphasis">
    <w:name w:val="Emphasis"/>
    <w:uiPriority w:val="99"/>
    <w:qFormat/>
    <w:locked/>
    <w:rsid w:val="0011556B"/>
    <w:rPr>
      <w:i/>
      <w:iCs/>
    </w:rPr>
  </w:style>
  <w:style w:type="character" w:styleId="CommentReference">
    <w:name w:val="annotation reference"/>
    <w:uiPriority w:val="99"/>
    <w:semiHidden/>
    <w:rsid w:val="00E82B93"/>
    <w:rPr>
      <w:sz w:val="16"/>
      <w:szCs w:val="16"/>
    </w:rPr>
  </w:style>
  <w:style w:type="paragraph" w:customStyle="1" w:styleId="txt">
    <w:name w:val="txt"/>
    <w:basedOn w:val="Normal"/>
    <w:uiPriority w:val="99"/>
    <w:rsid w:val="00E82B93"/>
    <w:pPr>
      <w:spacing w:before="100" w:beforeAutospacing="1" w:after="100" w:afterAutospacing="1"/>
    </w:pPr>
  </w:style>
  <w:style w:type="paragraph" w:customStyle="1" w:styleId="1">
    <w:name w:val="Абзац списка1"/>
    <w:basedOn w:val="Normal"/>
    <w:rsid w:val="00011CEC"/>
    <w:pPr>
      <w:spacing w:after="200" w:line="276" w:lineRule="auto"/>
      <w:ind w:left="720"/>
    </w:pPr>
    <w:rPr>
      <w:rFonts w:ascii="Calibri" w:hAnsi="Calibri" w:cs="Calibri"/>
      <w:sz w:val="22"/>
      <w:szCs w:val="22"/>
    </w:rPr>
  </w:style>
  <w:style w:type="character" w:customStyle="1" w:styleId="ListLabel9">
    <w:name w:val="ListLabel 9"/>
    <w:uiPriority w:val="99"/>
    <w:rsid w:val="006F79EE"/>
    <w:rPr>
      <w:b/>
      <w:bCs/>
      <w:sz w:val="20"/>
      <w:szCs w:val="20"/>
    </w:rPr>
  </w:style>
  <w:style w:type="numbering" w:customStyle="1" w:styleId="10">
    <w:name w:val="Список1"/>
    <w:rsid w:val="00FA1E2F"/>
  </w:style>
  <w:style w:type="character" w:customStyle="1" w:styleId="TitleChar">
    <w:name w:val="Title Char"/>
    <w:link w:val="Title"/>
    <w:rsid w:val="00DB66E7"/>
    <w:rPr>
      <w:rFonts w:ascii="Cambria" w:hAnsi="Cambria"/>
      <w:b/>
      <w:bCs/>
      <w:kern w:val="28"/>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1">
    <w:basedOn w:val="TableNormal1"/>
    <w:tblPr>
      <w:tblStyleRowBandSize w:val="1"/>
      <w:tblStyleColBandSize w:val="1"/>
      <w:tblCellMar>
        <w:left w:w="115" w:type="dxa"/>
        <w:right w:w="115" w:type="dxa"/>
      </w:tblCellMar>
    </w:tblPr>
  </w:style>
  <w:style w:type="table" w:customStyle="1" w:styleId="a2">
    <w:basedOn w:val="TableNormal1"/>
    <w:tblPr>
      <w:tblStyleRowBandSize w:val="1"/>
      <w:tblStyleColBandSize w:val="1"/>
      <w:tblCellMar>
        <w:left w:w="115" w:type="dxa"/>
        <w:right w:w="115" w:type="dxa"/>
      </w:tblCellMar>
    </w:tblPr>
  </w:style>
  <w:style w:type="table" w:customStyle="1" w:styleId="a3">
    <w:basedOn w:val="TableNormal1"/>
    <w:tblPr>
      <w:tblStyleRowBandSize w:val="1"/>
      <w:tblStyleColBandSize w:val="1"/>
      <w:tblCellMar>
        <w:left w:w="115" w:type="dxa"/>
        <w:right w:w="115" w:type="dxa"/>
      </w:tblCellMar>
    </w:tblPr>
  </w:style>
  <w:style w:type="table" w:customStyle="1" w:styleId="a4">
    <w:basedOn w:val="TableNormal1"/>
    <w:tblPr>
      <w:tblStyleRowBandSize w:val="1"/>
      <w:tblStyleColBandSize w:val="1"/>
      <w:tblCellMar>
        <w:left w:w="115" w:type="dxa"/>
        <w:right w:w="115" w:type="dxa"/>
      </w:tblCellMar>
    </w:tblPr>
  </w:style>
  <w:style w:type="table" w:customStyle="1" w:styleId="a5">
    <w:basedOn w:val="TableNormal1"/>
    <w:tblPr>
      <w:tblStyleRowBandSize w:val="1"/>
      <w:tblStyleColBandSize w:val="1"/>
      <w:tblCellMar>
        <w:left w:w="115" w:type="dxa"/>
        <w:right w:w="115" w:type="dxa"/>
      </w:tblCellMar>
    </w:tblPr>
  </w:style>
  <w:style w:type="table" w:customStyle="1" w:styleId="a6">
    <w:basedOn w:val="TableNormal1"/>
    <w:tblPr>
      <w:tblStyleRowBandSize w:val="1"/>
      <w:tblStyleColBandSize w:val="1"/>
      <w:tblCellMar>
        <w:left w:w="115" w:type="dxa"/>
        <w:right w:w="115" w:type="dxa"/>
      </w:tblCellMar>
    </w:tblPr>
  </w:style>
  <w:style w:type="table" w:customStyle="1" w:styleId="a7">
    <w:basedOn w:val="TableNormal1"/>
    <w:tblPr>
      <w:tblStyleRowBandSize w:val="1"/>
      <w:tblStyleColBandSize w:val="1"/>
      <w:tblCellMar>
        <w:left w:w="115" w:type="dxa"/>
        <w:right w:w="115" w:type="dxa"/>
      </w:tblCellMar>
    </w:tblPr>
  </w:style>
  <w:style w:type="table" w:customStyle="1" w:styleId="a8">
    <w:basedOn w:val="TableNormal1"/>
    <w:tblPr>
      <w:tblStyleRowBandSize w:val="1"/>
      <w:tblStyleColBandSize w:val="1"/>
      <w:tblCellMar>
        <w:left w:w="115" w:type="dxa"/>
        <w:right w:w="115" w:type="dxa"/>
      </w:tblCellMar>
    </w:tblPr>
  </w:style>
  <w:style w:type="table" w:customStyle="1" w:styleId="a9">
    <w:basedOn w:val="TableNormal1"/>
    <w:tblPr>
      <w:tblStyleRowBandSize w:val="1"/>
      <w:tblStyleColBandSize w:val="1"/>
      <w:tblCellMar>
        <w:left w:w="115" w:type="dxa"/>
        <w:right w:w="115" w:type="dxa"/>
      </w:tblCellMar>
    </w:tblPr>
  </w:style>
  <w:style w:type="table" w:customStyle="1" w:styleId="aa">
    <w:basedOn w:val="TableNormal1"/>
    <w:tblPr>
      <w:tblStyleRowBandSize w:val="1"/>
      <w:tblStyleColBandSize w:val="1"/>
      <w:tblCellMar>
        <w:left w:w="115" w:type="dxa"/>
        <w:right w:w="115" w:type="dxa"/>
      </w:tblCellMar>
    </w:tblPr>
  </w:style>
  <w:style w:type="table" w:customStyle="1" w:styleId="ab">
    <w:basedOn w:val="TableNormal1"/>
    <w:tblPr>
      <w:tblStyleRowBandSize w:val="1"/>
      <w:tblStyleColBandSize w:val="1"/>
      <w:tblCellMar>
        <w:left w:w="115" w:type="dxa"/>
        <w:right w:w="115" w:type="dxa"/>
      </w:tblCellMar>
    </w:tblPr>
  </w:style>
  <w:style w:type="paragraph" w:customStyle="1" w:styleId="WW-">
    <w:name w:val="WW-Базовый"/>
    <w:rsid w:val="00441BB5"/>
    <w:pPr>
      <w:widowControl w:val="0"/>
      <w:suppressAutoHyphens/>
      <w:spacing w:line="252" w:lineRule="auto"/>
      <w:ind w:left="40" w:firstLine="480"/>
      <w:jc w:val="both"/>
    </w:pPr>
    <w:rPr>
      <w:kern w:val="1"/>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qDHglRafzPR/pC7Ewia7/UKHuIQ==">AMUW2mV5RXjptGpKhhQK8erzVNPzBWTw3Lt3JhCRJFx44ajqXZSU2e5QPTs7ouxdMPCCsG/Icoq5z4cA5y9VbB8kYOy7S04lWf4AD7T0D9orE92nDk3IWIJNj5QtCjelgESCMgjJpKFD6J4m1ZUdYAnpyaCjzZ8i7kzktfCqWWkGSQRicXYuV+h2z2SVkhp5yaumiV50798oxvv27tmvJnhnQ1n+KGV8uq9Eh5Q6cESCbTN/nR0ykBdF6HbM5m149kqoXx7xDEx3qoagdK54RBcLsV4f/X1by877EeoI/PslGR+Ct1iheh6fqquioI/DAo22u2qTdwvL4WNd8ZFO/fcAtW3rU4RfSP0g5R6398F1hR22mvZ5v/Z/TszehBNXKwp7G/gDjKg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3006</Words>
  <Characters>17137</Characters>
  <Application>Microsoft Office Word</Application>
  <DocSecurity>0</DocSecurity>
  <Lines>142</Lines>
  <Paragraphs>40</Paragraphs>
  <ScaleCrop>false</ScaleCrop>
  <Company>СПбУТУиЭ</Company>
  <LinksUpToDate>false</LinksUpToDate>
  <CharactersWithSpaces>20103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novikovang</dc:creator>
  <cp:lastModifiedBy>Arthur Souza Rodrigues</cp:lastModifiedBy>
  <cp:revision>1</cp:revision>
  <dcterms:created xsi:type="dcterms:W3CDTF">2020-11-11T15:24:00Z</dcterms:created>
  <dcterms:modified xsi:type="dcterms:W3CDTF">2026-09-22T16:16:00Z</dcterms:modified>
</cp:coreProperties>
</file>