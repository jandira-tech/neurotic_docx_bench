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8D8E3B" w14:textId="77777777" w:rsidR="0078090E" w:rsidRDefault="00E10809">
      <w:pPr>
        <w:pStyle w:val="WA"/>
        <w:rPr>
          <w:ins w:id="188" w:author="svcMRProcess" w:date="2026-09-25T20:04:00Z" w16du:dateUtc="2026-09-26T00:04:00Z"/>
        </w:rPr>
      </w:pPr>
      <w:ins w:id="189" w:author="svcMRProcess" w:date="2026-09-25T20:04:00Z" w16du:dateUtc="2026-09-26T00:04:00Z">
        <w:r>
          <w:rPr>
            <w:noProof/>
          </w:rPr>
          <w:drawing>
            <wp:anchor distT="0" distB="0" distL="114300" distR="114300" simplePos="0" relativeHeight="251659264" behindDoc="0" locked="0" layoutInCell="1" allowOverlap="1">
              <wp:simplePos x="0" y="0"/>
              <wp:positionH relativeFrom="column">
                <wp:posOffset>1981200</wp:posOffset>
              </wp:positionH>
              <wp:positionV relativeFrom="paragraph">
                <wp:posOffset>-517525</wp:posOffset>
              </wp:positionV>
              <wp:extent cx="631190" cy="505460"/>
              <wp:effectExtent l="0" t="0" r="0" b="8890"/>
              <wp:wrapNone/>
              <wp:docPr id="11" name="Picture 11"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e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1190" cy="505460"/>
                      </a:xfrm>
                      <a:prstGeom prst="rect">
                        <a:avLst/>
                      </a:prstGeom>
                      <a:noFill/>
                      <a:ln>
                        <a:noFill/>
                      </a:ln>
                    </pic:spPr>
                  </pic:pic>
                </a:graphicData>
              </a:graphic>
              <wp14:sizeRelH relativeFrom="page">
                <wp14:pctWidth>0</wp14:pctWidth>
              </wp14:sizeRelH>
              <wp14:sizeRelV relativeFrom="page">
                <wp14:pctHeight>0</wp14:pctHeight>
              </wp14:sizeRelV>
            </wp:anchor>
          </w:drawing>
        </w:r>
        <w:r>
          <w:t>Western Australia</w:t>
        </w:r>
      </w:ins>
    </w:p>
    <w:p w14:paraId="449636F0" w14:textId="77777777" w:rsidR="0078090E" w:rsidRDefault="00E10809">
      <w:pPr>
        <w:pStyle w:val="PrincipalActRegPage1"/>
        <w:rPr>
          <w:ins w:id="190" w:author="svcMRProcess" w:date="2026-09-25T20:04:00Z" w16du:dateUtc="2026-09-26T00:04:00Z"/>
        </w:rPr>
      </w:pPr>
      <w:ins w:id="191" w:author="svcMRProcess" w:date="2026-09-25T20:04:00Z" w16du:dateUtc="2026-09-26T00:04:00Z">
        <w:r>
          <w:fldChar w:fldCharType="begin"/>
        </w:r>
        <w:r>
          <w:instrText xml:space="preserve"> STYLEREF "PrincipalAct_Reg</w:instrText>
        </w:r>
        <w:r>
          <w:fldChar w:fldCharType="separate"/>
        </w:r>
        <w:r>
          <w:rPr>
            <w:noProof/>
          </w:rPr>
          <w:t>Environmental Protection Act 1986</w:t>
        </w:r>
        <w:r>
          <w:fldChar w:fldCharType="end"/>
        </w:r>
      </w:ins>
    </w:p>
    <w:p w14:paraId="51C6764B" w14:textId="77777777" w:rsidR="0078090E" w:rsidRDefault="00E10809">
      <w:pPr>
        <w:pStyle w:val="NameofActRegPage1"/>
        <w:spacing w:before="1800" w:after="4200"/>
        <w:outlineLvl w:val="0"/>
        <w:rPr>
          <w:ins w:id="192" w:author="svcMRProcess" w:date="2026-09-25T20:04:00Z" w16du:dateUtc="2026-09-26T00:04:00Z"/>
        </w:rPr>
      </w:pPr>
      <w:ins w:id="193" w:author="svcMRProcess" w:date="2026-09-25T20:04:00Z" w16du:dateUtc="2026-09-26T00:04:00Z">
        <w:r>
          <w:fldChar w:fldCharType="begin"/>
        </w:r>
        <w:r>
          <w:instrText xml:space="preserve"> STYLEREF "Name Of Act/Reg"</w:instrText>
        </w:r>
        <w:r>
          <w:fldChar w:fldCharType="separate"/>
        </w:r>
        <w:r>
          <w:rPr>
            <w:noProof/>
          </w:rPr>
          <w:t>Environmental Protection (Goldfields Residential Areas) (Sulfur Dioxide) Regulations 2003</w:t>
        </w:r>
        <w:r>
          <w:fldChar w:fldCharType="end"/>
        </w:r>
      </w:ins>
    </w:p>
    <w:p w14:paraId="45B504AC" w14:textId="77777777" w:rsidR="0078090E" w:rsidRDefault="0078090E">
      <w:pPr>
        <w:jc w:val="center"/>
        <w:rPr>
          <w:ins w:id="194" w:author="svcMRProcess" w:date="2026-09-25T20:04:00Z" w16du:dateUtc="2026-09-26T00:04:00Z"/>
        </w:rPr>
        <w:sectPr w:rsidR="0078090E">
          <w:headerReference w:type="even" r:id="rId9"/>
          <w:headerReference w:type="default" r:id="rId10"/>
          <w:footerReference w:type="even" r:id="rId11"/>
          <w:footerReference w:type="default" r:id="rId12"/>
          <w:headerReference w:type="first" r:id="rId13"/>
          <w:footerReference w:type="first" r:id="rId14"/>
          <w:pgSz w:w="11907" w:h="16840" w:code="9"/>
          <w:pgMar w:top="2376" w:right="2405" w:bottom="3542" w:left="2405" w:header="706" w:footer="3542" w:gutter="0"/>
          <w:pgNumType w:fmt="lowerRoman" w:start="1"/>
          <w:cols w:space="720"/>
          <w:noEndnote/>
          <w:titlePg/>
          <w:docGrid w:linePitch="326"/>
        </w:sectPr>
      </w:pPr>
    </w:p>
    <w:p w14:paraId="4C8103C4" w14:textId="77777777" w:rsidR="0078090E" w:rsidRDefault="00E10809">
      <w:pPr>
        <w:pStyle w:val="WA"/>
        <w:outlineLvl w:val="0"/>
        <w:rPr>
          <w:ins w:id="196" w:author="svcMRProcess" w:date="2026-09-25T20:04:00Z" w16du:dateUtc="2026-09-26T00:04:00Z"/>
        </w:rPr>
      </w:pPr>
      <w:ins w:id="197" w:author="svcMRProcess" w:date="2026-09-25T20:04:00Z" w16du:dateUtc="2026-09-26T00:04:00Z">
        <w:r>
          <w:lastRenderedPageBreak/>
          <w:t>Western Australia</w:t>
        </w:r>
      </w:ins>
    </w:p>
    <w:p w14:paraId="0C7A4269" w14:textId="77777777" w:rsidR="0078090E" w:rsidRDefault="00E10809">
      <w:pPr>
        <w:pStyle w:val="NameofActRegPage1"/>
        <w:rPr>
          <w:ins w:id="198" w:author="svcMRProcess" w:date="2026-09-25T20:04:00Z" w16du:dateUtc="2026-09-26T00:04:00Z"/>
        </w:rPr>
      </w:pPr>
      <w:ins w:id="199" w:author="svcMRProcess" w:date="2026-09-25T20:04:00Z" w16du:dateUtc="2026-09-26T00:04:00Z">
        <w:r>
          <w:fldChar w:fldCharType="begin"/>
        </w:r>
        <w:r>
          <w:instrText xml:space="preserve"> STYLEREF "Name Of Act/Reg"</w:instrText>
        </w:r>
        <w:r>
          <w:fldChar w:fldCharType="separate"/>
        </w:r>
        <w:r>
          <w:rPr>
            <w:noProof/>
          </w:rPr>
          <w:t>Environmental Protection (Goldfields Residential Areas) (Sulfur Dioxide) Regulations 2003</w:t>
        </w:r>
        <w:r>
          <w:fldChar w:fldCharType="end"/>
        </w:r>
      </w:ins>
    </w:p>
    <w:p w14:paraId="49525F34" w14:textId="77777777" w:rsidR="0078090E" w:rsidRDefault="00E10809">
      <w:pPr>
        <w:pStyle w:val="Arrangement"/>
        <w:rPr>
          <w:ins w:id="200" w:author="svcMRProcess" w:date="2026-09-25T20:04:00Z" w16du:dateUtc="2026-09-26T00:04:00Z"/>
        </w:rPr>
      </w:pPr>
      <w:ins w:id="201" w:author="svcMRProcess" w:date="2026-09-25T20:04:00Z" w16du:dateUtc="2026-09-26T00:04:00Z">
        <w:r>
          <w:t>Contents</w:t>
        </w:r>
      </w:ins>
    </w:p>
    <w:p w14:paraId="781B3C68" w14:textId="77777777" w:rsidR="0078090E" w:rsidRDefault="00E10809">
      <w:pPr>
        <w:pStyle w:val="TOC8"/>
        <w:rPr>
          <w:ins w:id="202" w:author="svcMRProcess" w:date="2026-09-25T20:04:00Z" w16du:dateUtc="2026-09-26T00:04:00Z"/>
          <w:rFonts w:asciiTheme="minorHAnsi" w:eastAsiaTheme="minorEastAsia" w:hAnsiTheme="minorHAnsi" w:cstheme="minorBidi"/>
          <w:szCs w:val="22"/>
        </w:rPr>
      </w:pPr>
      <w:ins w:id="203" w:author="svcMRProcess" w:date="2026-09-25T20:04:00Z" w16du:dateUtc="2026-09-26T00:04:00Z">
        <w:r>
          <w:fldChar w:fldCharType="begin"/>
        </w:r>
        <w:r>
          <w:instrText xml:space="preserve"> TOC \t "Heading 2,2,yScheduleHeading,2,yHeading 2,2,zHeading 2,3,zyScheduleHeading,3,zyHeading 2,3,Heading 3,4,yHeading 3,4,zHeading 3,5,zyHeading 3,5,Heading 4,6,yHeading 4,6,zHeading 4,7,zyHeading 4,7,Heading 5,8,yHeading 5,8,zHeading 5,9,zyHeading 5,9" \t "nHeading 2,2,nHeading 3,8" \n "2-7" \w \* MERGEFORMAT </w:instrText>
        </w:r>
        <w:r>
          <w:fldChar w:fldCharType="separate"/>
        </w:r>
        <w:r>
          <w:t>1.</w:t>
        </w:r>
        <w:r>
          <w:tab/>
          <w:t>Citation</w:t>
        </w:r>
        <w:r>
          <w:tab/>
        </w:r>
        <w:r>
          <w:fldChar w:fldCharType="begin"/>
        </w:r>
        <w:r>
          <w:instrText xml:space="preserve"> PAGEREF _Toc416789437 \h </w:instrText>
        </w:r>
        <w:r>
          <w:fldChar w:fldCharType="separate"/>
        </w:r>
        <w:r>
          <w:t>1</w:t>
        </w:r>
        <w:r>
          <w:fldChar w:fldCharType="end"/>
        </w:r>
      </w:ins>
    </w:p>
    <w:p w14:paraId="47E95EE9" w14:textId="77777777" w:rsidR="0078090E" w:rsidRDefault="00E10809">
      <w:pPr>
        <w:pStyle w:val="TOC8"/>
        <w:rPr>
          <w:ins w:id="204" w:author="svcMRProcess" w:date="2026-09-25T20:04:00Z" w16du:dateUtc="2026-09-26T00:04:00Z"/>
          <w:rFonts w:asciiTheme="minorHAnsi" w:eastAsiaTheme="minorEastAsia" w:hAnsiTheme="minorHAnsi" w:cstheme="minorBidi"/>
          <w:szCs w:val="22"/>
        </w:rPr>
      </w:pPr>
      <w:ins w:id="205" w:author="svcMRProcess" w:date="2026-09-25T20:04:00Z" w16du:dateUtc="2026-09-26T00:04:00Z">
        <w:r>
          <w:t>2</w:t>
        </w:r>
        <w:r>
          <w:rPr>
            <w:spacing w:val="-2"/>
          </w:rPr>
          <w:t>.</w:t>
        </w:r>
        <w:r>
          <w:rPr>
            <w:spacing w:val="-2"/>
          </w:rPr>
          <w:tab/>
          <w:t>Commencement</w:t>
        </w:r>
        <w:r>
          <w:tab/>
        </w:r>
        <w:r>
          <w:fldChar w:fldCharType="begin"/>
        </w:r>
        <w:r>
          <w:instrText xml:space="preserve"> PAGEREF _Toc416789438 \h </w:instrText>
        </w:r>
        <w:r>
          <w:fldChar w:fldCharType="separate"/>
        </w:r>
        <w:r>
          <w:t>1</w:t>
        </w:r>
        <w:r>
          <w:fldChar w:fldCharType="end"/>
        </w:r>
      </w:ins>
    </w:p>
    <w:p w14:paraId="5EEAF785" w14:textId="77777777" w:rsidR="0078090E" w:rsidRDefault="00E10809">
      <w:pPr>
        <w:pStyle w:val="TOC8"/>
        <w:rPr>
          <w:ins w:id="206" w:author="svcMRProcess" w:date="2026-09-25T20:04:00Z" w16du:dateUtc="2026-09-26T00:04:00Z"/>
          <w:rFonts w:asciiTheme="minorHAnsi" w:eastAsiaTheme="minorEastAsia" w:hAnsiTheme="minorHAnsi" w:cstheme="minorBidi"/>
          <w:szCs w:val="22"/>
        </w:rPr>
      </w:pPr>
      <w:ins w:id="207" w:author="svcMRProcess" w:date="2026-09-25T20:04:00Z" w16du:dateUtc="2026-09-26T00:04:00Z">
        <w:r>
          <w:t>3.</w:t>
        </w:r>
        <w:r>
          <w:tab/>
          <w:t>Terms used</w:t>
        </w:r>
        <w:r>
          <w:tab/>
        </w:r>
        <w:r>
          <w:fldChar w:fldCharType="begin"/>
        </w:r>
        <w:r>
          <w:instrText xml:space="preserve"> PAGEREF _Toc416789439 \h </w:instrText>
        </w:r>
        <w:r>
          <w:fldChar w:fldCharType="separate"/>
        </w:r>
        <w:r>
          <w:t>1</w:t>
        </w:r>
        <w:r>
          <w:fldChar w:fldCharType="end"/>
        </w:r>
      </w:ins>
    </w:p>
    <w:p w14:paraId="77269237" w14:textId="77777777" w:rsidR="0078090E" w:rsidRDefault="00E10809">
      <w:pPr>
        <w:pStyle w:val="TOC8"/>
        <w:rPr>
          <w:ins w:id="208" w:author="svcMRProcess" w:date="2026-09-25T20:04:00Z" w16du:dateUtc="2026-09-26T00:04:00Z"/>
          <w:rFonts w:asciiTheme="minorHAnsi" w:eastAsiaTheme="minorEastAsia" w:hAnsiTheme="minorHAnsi" w:cstheme="minorBidi"/>
          <w:szCs w:val="22"/>
        </w:rPr>
      </w:pPr>
      <w:ins w:id="209" w:author="svcMRProcess" w:date="2026-09-25T20:04:00Z" w16du:dateUtc="2026-09-26T00:04:00Z">
        <w:r>
          <w:t>4.</w:t>
        </w:r>
        <w:r>
          <w:tab/>
        </w:r>
        <w:r>
          <w:t>Prescribed licence conditions for premises discharging sulfur dioxide</w:t>
        </w:r>
        <w:r>
          <w:tab/>
        </w:r>
        <w:r>
          <w:fldChar w:fldCharType="begin"/>
        </w:r>
        <w:r>
          <w:instrText xml:space="preserve"> PAGEREF _Toc416789440 \h </w:instrText>
        </w:r>
        <w:r>
          <w:fldChar w:fldCharType="separate"/>
        </w:r>
        <w:r>
          <w:t>2</w:t>
        </w:r>
        <w:r>
          <w:fldChar w:fldCharType="end"/>
        </w:r>
      </w:ins>
    </w:p>
    <w:p w14:paraId="1DC42D36" w14:textId="77777777" w:rsidR="0078090E" w:rsidRDefault="00E10809">
      <w:pPr>
        <w:pStyle w:val="TOC8"/>
        <w:rPr>
          <w:ins w:id="210" w:author="svcMRProcess" w:date="2026-09-25T20:04:00Z" w16du:dateUtc="2026-09-26T00:04:00Z"/>
          <w:rFonts w:asciiTheme="minorHAnsi" w:eastAsiaTheme="minorEastAsia" w:hAnsiTheme="minorHAnsi" w:cstheme="minorBidi"/>
          <w:szCs w:val="22"/>
        </w:rPr>
      </w:pPr>
      <w:ins w:id="211" w:author="svcMRProcess" w:date="2026-09-25T20:04:00Z" w16du:dateUtc="2026-09-26T00:04:00Z">
        <w:r>
          <w:t>5.</w:t>
        </w:r>
        <w:r>
          <w:tab/>
          <w:t>Repeal</w:t>
        </w:r>
        <w:r>
          <w:tab/>
        </w:r>
        <w:r>
          <w:fldChar w:fldCharType="begin"/>
        </w:r>
        <w:r>
          <w:instrText xml:space="preserve"> PAGEREF _Toc416789441 \h </w:instrText>
        </w:r>
        <w:r>
          <w:fldChar w:fldCharType="separate"/>
        </w:r>
        <w:r>
          <w:t>2</w:t>
        </w:r>
        <w:r>
          <w:fldChar w:fldCharType="end"/>
        </w:r>
      </w:ins>
    </w:p>
    <w:p w14:paraId="0A073362" w14:textId="77777777" w:rsidR="0078090E" w:rsidRDefault="00E10809">
      <w:pPr>
        <w:pStyle w:val="TOC2"/>
        <w:tabs>
          <w:tab w:val="right" w:leader="dot" w:pos="7077"/>
        </w:tabs>
        <w:rPr>
          <w:ins w:id="212" w:author="svcMRProcess" w:date="2026-09-25T20:04:00Z" w16du:dateUtc="2026-09-26T00:04:00Z"/>
          <w:rFonts w:asciiTheme="minorHAnsi" w:eastAsiaTheme="minorEastAsia" w:hAnsiTheme="minorHAnsi" w:cstheme="minorBidi"/>
          <w:b w:val="0"/>
          <w:sz w:val="22"/>
          <w:szCs w:val="22"/>
        </w:rPr>
      </w:pPr>
      <w:ins w:id="213" w:author="svcMRProcess" w:date="2026-09-25T20:04:00Z" w16du:dateUtc="2026-09-26T00:04:00Z">
        <w:r>
          <w:t>Notes</w:t>
        </w:r>
      </w:ins>
    </w:p>
    <w:p w14:paraId="514AE402" w14:textId="77777777" w:rsidR="0078090E" w:rsidRDefault="00E10809">
      <w:pPr>
        <w:pStyle w:val="TOC8"/>
        <w:rPr>
          <w:ins w:id="214" w:author="svcMRProcess" w:date="2026-09-25T20:04:00Z" w16du:dateUtc="2026-09-26T00:04:00Z"/>
          <w:rFonts w:asciiTheme="minorHAnsi" w:eastAsiaTheme="minorEastAsia" w:hAnsiTheme="minorHAnsi" w:cstheme="minorBidi"/>
          <w:szCs w:val="22"/>
        </w:rPr>
      </w:pPr>
      <w:ins w:id="215" w:author="svcMRProcess" w:date="2026-09-25T20:04:00Z" w16du:dateUtc="2026-09-26T00:04:00Z">
        <w:r>
          <w:tab/>
          <w:t>Compilation table</w:t>
        </w:r>
        <w:r>
          <w:tab/>
        </w:r>
        <w:r>
          <w:fldChar w:fldCharType="begin"/>
        </w:r>
        <w:r>
          <w:instrText xml:space="preserve"> PAGEREF _Toc416789443 \h </w:instrText>
        </w:r>
        <w:r>
          <w:fldChar w:fldCharType="separate"/>
        </w:r>
        <w:r>
          <w:t>3</w:t>
        </w:r>
        <w:r>
          <w:fldChar w:fldCharType="end"/>
        </w:r>
      </w:ins>
    </w:p>
    <w:p w14:paraId="4119FD6A" w14:textId="77777777" w:rsidR="0078090E" w:rsidRDefault="00E10809">
      <w:pPr>
        <w:pStyle w:val="TOC2"/>
        <w:tabs>
          <w:tab w:val="right" w:leader="dot" w:pos="7077"/>
        </w:tabs>
        <w:rPr>
          <w:ins w:id="216" w:author="svcMRProcess" w:date="2026-09-25T20:04:00Z" w16du:dateUtc="2026-09-26T00:04:00Z"/>
          <w:rFonts w:asciiTheme="minorHAnsi" w:eastAsiaTheme="minorEastAsia" w:hAnsiTheme="minorHAnsi" w:cstheme="minorBidi"/>
          <w:b w:val="0"/>
          <w:sz w:val="22"/>
          <w:szCs w:val="22"/>
        </w:rPr>
      </w:pPr>
      <w:ins w:id="217" w:author="svcMRProcess" w:date="2026-09-25T20:04:00Z" w16du:dateUtc="2026-09-26T00:04:00Z">
        <w:r>
          <w:t>Defined terms</w:t>
        </w:r>
      </w:ins>
    </w:p>
    <w:p w14:paraId="1D1B9970" w14:textId="77777777" w:rsidR="0078090E" w:rsidRDefault="00E10809">
      <w:pPr>
        <w:pStyle w:val="NoteHeading"/>
        <w:rPr>
          <w:ins w:id="218" w:author="svcMRProcess" w:date="2026-09-25T20:04:00Z" w16du:dateUtc="2026-09-26T00:04:00Z"/>
        </w:rPr>
      </w:pPr>
      <w:ins w:id="219" w:author="svcMRProcess" w:date="2026-09-25T20:04:00Z" w16du:dateUtc="2026-09-26T00:04:00Z">
        <w:r>
          <w:fldChar w:fldCharType="end"/>
        </w:r>
        <w:r>
          <w:rPr>
            <w:rStyle w:val="CharPartNo"/>
          </w:rPr>
          <w:t xml:space="preserve"> </w:t>
        </w:r>
        <w:r>
          <w:rPr>
            <w:rStyle w:val="CharPartText"/>
          </w:rPr>
          <w:t xml:space="preserve"> </w:t>
        </w:r>
        <w:r>
          <w:rPr>
            <w:rStyle w:val="CharDivNo"/>
          </w:rPr>
          <w:t xml:space="preserve"> </w:t>
        </w:r>
        <w:r>
          <w:rPr>
            <w:rStyle w:val="CharDivText"/>
          </w:rPr>
          <w:t xml:space="preserve"> </w:t>
        </w:r>
        <w:r>
          <w:rPr>
            <w:rStyle w:val="CharSchNo"/>
          </w:rPr>
          <w:t xml:space="preserve"> </w:t>
        </w:r>
        <w:r>
          <w:rPr>
            <w:rStyle w:val="CharSchText"/>
          </w:rPr>
          <w:t xml:space="preserve"> </w:t>
        </w:r>
        <w:r>
          <w:rPr>
            <w:rStyle w:val="CharSDivNo"/>
          </w:rPr>
          <w:t xml:space="preserve"> </w:t>
        </w:r>
        <w:r>
          <w:rPr>
            <w:rStyle w:val="CharSDivText"/>
          </w:rPr>
          <w:t xml:space="preserve"> </w:t>
        </w:r>
        <w:r>
          <w:t xml:space="preserve"> </w:t>
        </w:r>
      </w:ins>
    </w:p>
    <w:p w14:paraId="46DA0D91" w14:textId="77777777" w:rsidR="0078090E" w:rsidRDefault="0078090E">
      <w:pPr>
        <w:pStyle w:val="NoteHeading"/>
        <w:rPr>
          <w:ins w:id="220" w:author="svcMRProcess" w:date="2026-09-25T20:04:00Z" w16du:dateUtc="2026-09-26T00:04:00Z"/>
        </w:rPr>
        <w:sectPr w:rsidR="0078090E">
          <w:headerReference w:type="even" r:id="rId15"/>
          <w:headerReference w:type="default" r:id="rId16"/>
          <w:footerReference w:type="even" r:id="rId17"/>
          <w:footerReference w:type="default" r:id="rId18"/>
          <w:headerReference w:type="first" r:id="rId19"/>
          <w:footerReference w:type="first" r:id="rId20"/>
          <w:type w:val="oddPage"/>
          <w:pgSz w:w="11907" w:h="16840" w:code="9"/>
          <w:pgMar w:top="2381" w:right="2410" w:bottom="3544" w:left="2410" w:header="720" w:footer="3544" w:gutter="0"/>
          <w:pgNumType w:fmt="lowerRoman" w:start="1"/>
          <w:cols w:space="720"/>
          <w:noEndnote/>
          <w:titlePg/>
        </w:sectPr>
      </w:pPr>
    </w:p>
    <w:p w14:paraId="36475023" w14:textId="77777777" w:rsidR="0078090E" w:rsidRDefault="00E10809">
      <w:pPr>
        <w:pStyle w:val="WA"/>
        <w:rPr>
          <w:ins w:id="222" w:author="svcMRProcess" w:date="2026-09-25T20:04:00Z" w16du:dateUtc="2026-09-26T00:04:00Z"/>
        </w:rPr>
      </w:pPr>
      <w:ins w:id="223" w:author="svcMRProcess" w:date="2026-09-25T20:04:00Z" w16du:dateUtc="2026-09-26T00:04:00Z">
        <w:r>
          <w:t>Western Australia</w:t>
        </w:r>
      </w:ins>
    </w:p>
    <w:p w14:paraId="68DA2E19" w14:textId="77777777" w:rsidR="0078090E" w:rsidRDefault="00E10809">
      <w:pPr>
        <w:pStyle w:val="PrincipalActReg"/>
        <w:rPr>
          <w:ins w:id="224" w:author="svcMRProcess" w:date="2026-09-25T20:04:00Z" w16du:dateUtc="2026-09-26T00:04:00Z"/>
        </w:rPr>
      </w:pPr>
      <w:ins w:id="225" w:author="svcMRProcess" w:date="2026-09-25T20:04:00Z" w16du:dateUtc="2026-09-26T00:04:00Z">
        <w:r>
          <w:t>Environmental Protection Act 1986</w:t>
        </w:r>
      </w:ins>
    </w:p>
    <w:p w14:paraId="152757B1" w14:textId="77777777" w:rsidR="0078090E" w:rsidRDefault="00E10809">
      <w:pPr>
        <w:pStyle w:val="NameofActReg"/>
        <w:ind w:left="142" w:right="140"/>
        <w:rPr>
          <w:ins w:id="226" w:author="svcMRProcess" w:date="2026-09-25T20:04:00Z" w16du:dateUtc="2026-09-26T00:04:00Z"/>
        </w:rPr>
      </w:pPr>
      <w:ins w:id="227" w:author="svcMRProcess" w:date="2026-09-25T20:04:00Z" w16du:dateUtc="2026-09-26T00:04:00Z">
        <w:r>
          <w:t>Environmental Protection (Goldfields Residential Areas) (Sulfur Dioxide) Regulations 2003</w:t>
        </w:r>
      </w:ins>
    </w:p>
    <w:p w14:paraId="215BD647" w14:textId="77777777" w:rsidR="0078090E" w:rsidRDefault="00E10809">
      <w:pPr>
        <w:pStyle w:val="Heading5"/>
        <w:rPr>
          <w:ins w:id="228" w:author="svcMRProcess" w:date="2026-09-25T20:04:00Z" w16du:dateUtc="2026-09-26T00:04:00Z"/>
        </w:rPr>
      </w:pPr>
      <w:bookmarkStart w:id="229" w:name="_Toc396396626"/>
      <w:bookmarkStart w:id="230" w:name="_Toc416789437"/>
      <w:ins w:id="231" w:author="svcMRProcess" w:date="2026-09-25T20:04:00Z" w16du:dateUtc="2026-09-26T00:04:00Z">
        <w:r>
          <w:rPr>
            <w:rStyle w:val="CharSectno"/>
          </w:rPr>
          <w:t>1</w:t>
        </w:r>
        <w:r>
          <w:t>.</w:t>
        </w:r>
        <w:r>
          <w:tab/>
          <w:t>Citation</w:t>
        </w:r>
        <w:bookmarkEnd w:id="229"/>
        <w:bookmarkEnd w:id="230"/>
      </w:ins>
    </w:p>
    <w:p w14:paraId="5B382561" w14:textId="77777777" w:rsidR="0078090E" w:rsidRDefault="00E10809">
      <w:pPr>
        <w:pStyle w:val="Subsection"/>
        <w:ind w:right="282"/>
        <w:rPr>
          <w:ins w:id="232" w:author="svcMRProcess" w:date="2026-09-25T20:04:00Z" w16du:dateUtc="2026-09-26T00:04:00Z"/>
          <w:i/>
        </w:rPr>
      </w:pPr>
      <w:ins w:id="233" w:author="svcMRProcess" w:date="2026-09-25T20:04:00Z" w16du:dateUtc="2026-09-26T00:04:00Z">
        <w:r>
          <w:tab/>
        </w:r>
        <w:r>
          <w:tab/>
        </w:r>
        <w:bookmarkStart w:id="234" w:name="Start_Cursor"/>
        <w:bookmarkEnd w:id="234"/>
        <w:r>
          <w:rPr>
            <w:spacing w:val="-2"/>
          </w:rPr>
          <w:t>These</w:t>
        </w:r>
        <w:r>
          <w:t xml:space="preserve"> </w:t>
        </w:r>
        <w:r>
          <w:rPr>
            <w:spacing w:val="-2"/>
          </w:rPr>
          <w:t>regulations</w:t>
        </w:r>
        <w:r>
          <w:t xml:space="preserve"> may be cited as the </w:t>
        </w:r>
        <w:r>
          <w:rPr>
            <w:i/>
          </w:rPr>
          <w:t>Environmental Protection (Goldfields Residential Areas) (Sulfur Dioxide) Regulations 2003</w:t>
        </w:r>
        <w:r>
          <w:t>.</w:t>
        </w:r>
      </w:ins>
    </w:p>
    <w:p w14:paraId="13FECDF0" w14:textId="77777777" w:rsidR="0078090E" w:rsidRDefault="00E10809">
      <w:pPr>
        <w:pStyle w:val="Heading5"/>
        <w:rPr>
          <w:ins w:id="235" w:author="svcMRProcess" w:date="2026-09-25T20:04:00Z" w16du:dateUtc="2026-09-26T00:04:00Z"/>
          <w:spacing w:val="-2"/>
        </w:rPr>
      </w:pPr>
      <w:bookmarkStart w:id="236" w:name="_Toc396396627"/>
      <w:bookmarkStart w:id="237" w:name="_Toc416789438"/>
      <w:ins w:id="238" w:author="svcMRProcess" w:date="2026-09-25T20:04:00Z" w16du:dateUtc="2026-09-26T00:04:00Z">
        <w:r>
          <w:rPr>
            <w:rStyle w:val="CharSectno"/>
          </w:rPr>
          <w:t>2</w:t>
        </w:r>
        <w:r>
          <w:rPr>
            <w:spacing w:val="-2"/>
          </w:rPr>
          <w:t>.</w:t>
        </w:r>
        <w:r>
          <w:rPr>
            <w:spacing w:val="-2"/>
          </w:rPr>
          <w:tab/>
          <w:t>Commencement</w:t>
        </w:r>
        <w:bookmarkEnd w:id="236"/>
        <w:bookmarkEnd w:id="237"/>
      </w:ins>
    </w:p>
    <w:p w14:paraId="312F1F8B" w14:textId="77777777" w:rsidR="0078090E" w:rsidRDefault="00E10809">
      <w:pPr>
        <w:pStyle w:val="Subsection"/>
        <w:rPr>
          <w:ins w:id="239" w:author="svcMRProcess" w:date="2026-09-25T20:04:00Z" w16du:dateUtc="2026-09-26T00:04:00Z"/>
          <w:snapToGrid w:val="0"/>
        </w:rPr>
      </w:pPr>
      <w:ins w:id="240" w:author="svcMRProcess" w:date="2026-09-25T20:04:00Z" w16du:dateUtc="2026-09-26T00:04:00Z">
        <w:r>
          <w:rPr>
            <w:snapToGrid w:val="0"/>
          </w:rPr>
          <w:tab/>
        </w:r>
        <w:r>
          <w:rPr>
            <w:snapToGrid w:val="0"/>
          </w:rPr>
          <w:tab/>
          <w:t>These regulations come into operation on the day on which the policy comes into operation.</w:t>
        </w:r>
      </w:ins>
    </w:p>
    <w:p w14:paraId="77D9E98A" w14:textId="77777777" w:rsidR="0078090E" w:rsidRDefault="00E10809">
      <w:pPr>
        <w:pStyle w:val="Heading5"/>
        <w:rPr>
          <w:ins w:id="241" w:author="svcMRProcess" w:date="2026-09-25T20:04:00Z" w16du:dateUtc="2026-09-26T00:04:00Z"/>
          <w:snapToGrid w:val="0"/>
        </w:rPr>
      </w:pPr>
      <w:bookmarkStart w:id="242" w:name="_Toc396396628"/>
      <w:bookmarkStart w:id="243" w:name="_Toc416789439"/>
      <w:ins w:id="244" w:author="svcMRProcess" w:date="2026-09-25T20:04:00Z" w16du:dateUtc="2026-09-26T00:04:00Z">
        <w:r>
          <w:rPr>
            <w:rStyle w:val="CharSectno"/>
          </w:rPr>
          <w:t>3</w:t>
        </w:r>
        <w:r>
          <w:t>.</w:t>
        </w:r>
        <w:r>
          <w:tab/>
          <w:t>Terms used</w:t>
        </w:r>
        <w:bookmarkEnd w:id="242"/>
        <w:bookmarkEnd w:id="243"/>
      </w:ins>
    </w:p>
    <w:p w14:paraId="7DE14F5C" w14:textId="77777777" w:rsidR="0078090E" w:rsidRDefault="00E10809">
      <w:pPr>
        <w:pStyle w:val="Subsection"/>
        <w:rPr>
          <w:ins w:id="245" w:author="svcMRProcess" w:date="2026-09-25T20:04:00Z" w16du:dateUtc="2026-09-26T00:04:00Z"/>
          <w:snapToGrid w:val="0"/>
        </w:rPr>
      </w:pPr>
      <w:ins w:id="246" w:author="svcMRProcess" w:date="2026-09-25T20:04:00Z" w16du:dateUtc="2026-09-26T00:04:00Z">
        <w:r>
          <w:rPr>
            <w:snapToGrid w:val="0"/>
          </w:rPr>
          <w:tab/>
          <w:t>(1)</w:t>
        </w:r>
        <w:r>
          <w:rPr>
            <w:snapToGrid w:val="0"/>
          </w:rPr>
          <w:tab/>
          <w:t>In these regulations —</w:t>
        </w:r>
      </w:ins>
    </w:p>
    <w:p w14:paraId="47AE82C5" w14:textId="77777777" w:rsidR="0078090E" w:rsidRDefault="00E10809">
      <w:pPr>
        <w:pStyle w:val="Defstart"/>
        <w:rPr>
          <w:ins w:id="247" w:author="svcMRProcess" w:date="2026-09-25T20:04:00Z" w16du:dateUtc="2026-09-26T00:04:00Z"/>
        </w:rPr>
      </w:pPr>
      <w:ins w:id="248" w:author="svcMRProcess" w:date="2026-09-25T20:04:00Z" w16du:dateUtc="2026-09-26T00:04:00Z">
        <w:r>
          <w:tab/>
        </w:r>
        <w:r>
          <w:rPr>
            <w:rStyle w:val="CharDefText"/>
          </w:rPr>
          <w:t>policy</w:t>
        </w:r>
        <w:r>
          <w:t xml:space="preserve"> means the </w:t>
        </w:r>
        <w:r>
          <w:rPr>
            <w:i/>
          </w:rPr>
          <w:t>Environmental Protection (Goldfields Residential Areas) (Sulfur Dioxide) Policy 2003</w:t>
        </w:r>
        <w:r>
          <w:t xml:space="preserve"> — </w:t>
        </w:r>
      </w:ins>
    </w:p>
    <w:p w14:paraId="0CDB8D45" w14:textId="77777777" w:rsidR="0078090E" w:rsidRDefault="00E10809">
      <w:pPr>
        <w:pStyle w:val="Defpara"/>
        <w:rPr>
          <w:ins w:id="249" w:author="svcMRProcess" w:date="2026-09-25T20:04:00Z" w16du:dateUtc="2026-09-26T00:04:00Z"/>
        </w:rPr>
      </w:pPr>
      <w:ins w:id="250" w:author="svcMRProcess" w:date="2026-09-25T20:04:00Z" w16du:dateUtc="2026-09-26T00:04:00Z">
        <w:r>
          <w:tab/>
          <w:t>(a)</w:t>
        </w:r>
        <w:r>
          <w:tab/>
          <w:t xml:space="preserve">approved under the </w:t>
        </w:r>
        <w:r>
          <w:rPr>
            <w:i/>
          </w:rPr>
          <w:t>Environmental Protection (Goldfields Residential Areas) (Sulfur Dioxide) Policy Order 2003</w:t>
        </w:r>
        <w:r>
          <w:t xml:space="preserve"> (published in </w:t>
        </w:r>
        <w:r>
          <w:rPr>
            <w:i/>
          </w:rPr>
          <w:t>Gazette</w:t>
        </w:r>
        <w:r>
          <w:t xml:space="preserve"> 18 March 2003, p. 799</w:t>
        </w:r>
        <w:r>
          <w:noBreakHyphen/>
          <w:t>807); and</w:t>
        </w:r>
      </w:ins>
    </w:p>
    <w:p w14:paraId="5DC75167" w14:textId="77777777" w:rsidR="0078090E" w:rsidRDefault="00E10809">
      <w:pPr>
        <w:pStyle w:val="Defpara"/>
        <w:rPr>
          <w:ins w:id="251" w:author="svcMRProcess" w:date="2026-09-25T20:04:00Z" w16du:dateUtc="2026-09-26T00:04:00Z"/>
        </w:rPr>
      </w:pPr>
      <w:ins w:id="252" w:author="svcMRProcess" w:date="2026-09-25T20:04:00Z" w16du:dateUtc="2026-09-26T00:04:00Z">
        <w:r>
          <w:tab/>
          <w:t>(b)</w:t>
        </w:r>
        <w:r>
          <w:tab/>
          <w:t xml:space="preserve">confirmed under the </w:t>
        </w:r>
        <w:r>
          <w:rPr>
            <w:i/>
          </w:rPr>
          <w:t>Environmental Protection (Goldfields Residential Areas) (Sulfur Dioxide) Policy Order (No. 2) 2003</w:t>
        </w:r>
        <w:r>
          <w:t xml:space="preserve"> (published in </w:t>
        </w:r>
        <w:r>
          <w:rPr>
            <w:i/>
          </w:rPr>
          <w:t>Gazette</w:t>
        </w:r>
        <w:r>
          <w:t xml:space="preserve"> 10 June 2003, p. 2085</w:t>
        </w:r>
        <w:r>
          <w:noBreakHyphen/>
          <w:t>92); and</w:t>
        </w:r>
      </w:ins>
    </w:p>
    <w:p w14:paraId="428AC53E" w14:textId="77777777" w:rsidR="0078090E" w:rsidRDefault="00E10809">
      <w:pPr>
        <w:pStyle w:val="Defpara"/>
        <w:rPr>
          <w:ins w:id="253" w:author="svcMRProcess" w:date="2026-09-25T20:04:00Z" w16du:dateUtc="2026-09-26T00:04:00Z"/>
        </w:rPr>
      </w:pPr>
      <w:ins w:id="254" w:author="svcMRProcess" w:date="2026-09-25T20:04:00Z" w16du:dateUtc="2026-09-26T00:04:00Z">
        <w:r>
          <w:tab/>
          <w:t>(c)</w:t>
        </w:r>
        <w:r>
          <w:tab/>
          <w:t>set out in the Appendix to the order referred to in paragraph (b).</w:t>
        </w:r>
      </w:ins>
    </w:p>
    <w:p w14:paraId="60BDB9C8" w14:textId="77777777" w:rsidR="0078090E" w:rsidRDefault="00E10809">
      <w:pPr>
        <w:pStyle w:val="Subsection"/>
        <w:rPr>
          <w:ins w:id="255" w:author="svcMRProcess" w:date="2026-09-25T20:04:00Z" w16du:dateUtc="2026-09-26T00:04:00Z"/>
        </w:rPr>
      </w:pPr>
      <w:ins w:id="256" w:author="svcMRProcess" w:date="2026-09-25T20:04:00Z" w16du:dateUtc="2026-09-26T00:04:00Z">
        <w:r>
          <w:tab/>
          <w:t>(2)</w:t>
        </w:r>
        <w:r>
          <w:tab/>
          <w:t>Unless the contrary intention appears, words and expressions defined in clause 2 of the policy and used in these regulations have the same respective meanings as they have in the policy.</w:t>
        </w:r>
      </w:ins>
    </w:p>
    <w:p w14:paraId="698D1AD3" w14:textId="77777777" w:rsidR="0078090E" w:rsidRDefault="00E10809">
      <w:pPr>
        <w:pStyle w:val="Footnotesection"/>
        <w:rPr>
          <w:ins w:id="257" w:author="svcMRProcess" w:date="2026-09-25T20:04:00Z" w16du:dateUtc="2026-09-26T00:04:00Z"/>
        </w:rPr>
      </w:pPr>
      <w:ins w:id="258" w:author="svcMRProcess" w:date="2026-09-25T20:04:00Z" w16du:dateUtc="2026-09-26T00:04:00Z">
        <w:r>
          <w:tab/>
          <w:t>[Regulation 3 amended: Gazette 22 Aug 2014 p. 3033.]</w:t>
        </w:r>
      </w:ins>
    </w:p>
    <w:p w14:paraId="654B0371" w14:textId="77777777" w:rsidR="0078090E" w:rsidRDefault="00E10809">
      <w:pPr>
        <w:pStyle w:val="Heading5"/>
        <w:rPr>
          <w:ins w:id="259" w:author="svcMRProcess" w:date="2026-09-25T20:04:00Z" w16du:dateUtc="2026-09-26T00:04:00Z"/>
          <w:rStyle w:val="CharSectno"/>
        </w:rPr>
      </w:pPr>
      <w:bookmarkStart w:id="260" w:name="_Toc396396629"/>
      <w:bookmarkStart w:id="261" w:name="_Toc416789440"/>
      <w:ins w:id="262" w:author="svcMRProcess" w:date="2026-09-25T20:04:00Z" w16du:dateUtc="2026-09-26T00:04:00Z">
        <w:r>
          <w:rPr>
            <w:rStyle w:val="CharSectno"/>
          </w:rPr>
          <w:t>4</w:t>
        </w:r>
        <w:r>
          <w:t>.</w:t>
        </w:r>
        <w:r>
          <w:tab/>
          <w:t>P</w:t>
        </w:r>
        <w:r>
          <w:rPr>
            <w:rStyle w:val="CharSectno"/>
          </w:rPr>
          <w:t>rescribed licence conditions for premises discharging sulfur dioxide</w:t>
        </w:r>
        <w:bookmarkEnd w:id="260"/>
        <w:bookmarkEnd w:id="261"/>
      </w:ins>
    </w:p>
    <w:p w14:paraId="09CFEA62" w14:textId="77777777" w:rsidR="0078090E" w:rsidRDefault="00E10809">
      <w:pPr>
        <w:pStyle w:val="Subsection"/>
        <w:rPr>
          <w:ins w:id="263" w:author="svcMRProcess" w:date="2026-09-25T20:04:00Z" w16du:dateUtc="2026-09-26T00:04:00Z"/>
        </w:rPr>
      </w:pPr>
      <w:ins w:id="264" w:author="svcMRProcess" w:date="2026-09-25T20:04:00Z" w16du:dateUtc="2026-09-26T00:04:00Z">
        <w:r>
          <w:tab/>
          <w:t>(1)</w:t>
        </w:r>
        <w:r>
          <w:tab/>
          <w:t>For the purposes of section 62(2) of the Act, the condition set out in subregulation (2) is prescribed as a condition that may be attached to a works approval or licence.</w:t>
        </w:r>
      </w:ins>
    </w:p>
    <w:p w14:paraId="085F6D66" w14:textId="77777777" w:rsidR="0078090E" w:rsidRDefault="00E10809">
      <w:pPr>
        <w:pStyle w:val="Subsection"/>
        <w:rPr>
          <w:ins w:id="265" w:author="svcMRProcess" w:date="2026-09-25T20:04:00Z" w16du:dateUtc="2026-09-26T00:04:00Z"/>
        </w:rPr>
      </w:pPr>
      <w:ins w:id="266" w:author="svcMRProcess" w:date="2026-09-25T20:04:00Z" w16du:dateUtc="2026-09-26T00:04:00Z">
        <w:r>
          <w:tab/>
          <w:t>(2)</w:t>
        </w:r>
        <w:r>
          <w:tab/>
        </w:r>
        <w:r>
          <w:t>The occupier must ensure that the operations on the premises are conducted in such a way as neither to cause, nor to contribute to causing, the maximum sulfur dioxide concentration permitted in the ambient air of a protected area under clause 6 of the policy to be exceeded at any place within the area.</w:t>
        </w:r>
      </w:ins>
    </w:p>
    <w:p w14:paraId="4FF49395" w14:textId="77777777" w:rsidR="0078090E" w:rsidRDefault="00E10809">
      <w:pPr>
        <w:pStyle w:val="Footnotesection"/>
        <w:rPr>
          <w:ins w:id="267" w:author="svcMRProcess" w:date="2026-09-25T20:04:00Z" w16du:dateUtc="2026-09-26T00:04:00Z"/>
        </w:rPr>
      </w:pPr>
      <w:ins w:id="268" w:author="svcMRProcess" w:date="2026-09-25T20:04:00Z" w16du:dateUtc="2026-09-26T00:04:00Z">
        <w:r>
          <w:tab/>
          <w:t>[Regulation 4 amended: Gazette 22 Aug 2014 p. 3034.]</w:t>
        </w:r>
      </w:ins>
    </w:p>
    <w:p w14:paraId="74CE9770" w14:textId="77777777" w:rsidR="0078090E" w:rsidRDefault="00E10809">
      <w:pPr>
        <w:pStyle w:val="Heading5"/>
        <w:rPr>
          <w:ins w:id="269" w:author="svcMRProcess" w:date="2026-09-25T20:04:00Z" w16du:dateUtc="2026-09-26T00:04:00Z"/>
        </w:rPr>
      </w:pPr>
      <w:bookmarkStart w:id="270" w:name="_Toc396396630"/>
      <w:bookmarkStart w:id="271" w:name="_Toc416789441"/>
      <w:ins w:id="272" w:author="svcMRProcess" w:date="2026-09-25T20:04:00Z" w16du:dateUtc="2026-09-26T00:04:00Z">
        <w:r>
          <w:rPr>
            <w:rStyle w:val="CharSectno"/>
          </w:rPr>
          <w:t>5</w:t>
        </w:r>
        <w:r>
          <w:t>.</w:t>
        </w:r>
        <w:r>
          <w:tab/>
          <w:t>Repeal</w:t>
        </w:r>
        <w:bookmarkEnd w:id="270"/>
        <w:bookmarkEnd w:id="271"/>
      </w:ins>
    </w:p>
    <w:p w14:paraId="34949B80" w14:textId="77777777" w:rsidR="0078090E" w:rsidRDefault="00E10809">
      <w:pPr>
        <w:pStyle w:val="Subsection"/>
        <w:rPr>
          <w:ins w:id="273" w:author="svcMRProcess" w:date="2026-09-25T20:04:00Z" w16du:dateUtc="2026-09-26T00:04:00Z"/>
          <w:snapToGrid w:val="0"/>
        </w:rPr>
      </w:pPr>
      <w:ins w:id="274" w:author="svcMRProcess" w:date="2026-09-25T20:04:00Z" w16du:dateUtc="2026-09-26T00:04:00Z">
        <w:r>
          <w:tab/>
        </w:r>
        <w:r>
          <w:tab/>
          <w:t xml:space="preserve">The </w:t>
        </w:r>
        <w:r>
          <w:rPr>
            <w:i/>
          </w:rPr>
          <w:t>Environmental Protection (Goldfields Residential Areas) (Sulphur Dioxide) Regulations 1992</w:t>
        </w:r>
        <w:r>
          <w:t xml:space="preserve"> are repealed.</w:t>
        </w:r>
        <w:r>
          <w:rPr>
            <w:snapToGrid w:val="0"/>
          </w:rPr>
          <w:t xml:space="preserve"> </w:t>
        </w:r>
      </w:ins>
    </w:p>
    <w:p w14:paraId="441E420F" w14:textId="77777777" w:rsidR="0078090E" w:rsidRDefault="0078090E">
      <w:pPr>
        <w:rPr>
          <w:ins w:id="275" w:author="svcMRProcess" w:date="2026-09-25T20:04:00Z" w16du:dateUtc="2026-09-26T00:04:00Z"/>
        </w:rPr>
        <w:sectPr w:rsidR="0078090E">
          <w:headerReference w:type="even" r:id="rId21"/>
          <w:headerReference w:type="default" r:id="rId22"/>
          <w:headerReference w:type="first" r:id="rId23"/>
          <w:pgSz w:w="11907" w:h="16840" w:code="9"/>
          <w:pgMar w:top="2376" w:right="2405" w:bottom="3542" w:left="2405" w:header="706" w:footer="3380" w:gutter="0"/>
          <w:pgNumType w:start="1"/>
          <w:cols w:space="720"/>
          <w:noEndnote/>
          <w:titlePg/>
          <w:docGrid w:linePitch="326"/>
        </w:sectPr>
      </w:pPr>
    </w:p>
    <w:p w14:paraId="57D91B01" w14:textId="77777777" w:rsidR="0078090E" w:rsidRDefault="00E10809">
      <w:pPr>
        <w:pStyle w:val="nHeading2"/>
        <w:rPr>
          <w:ins w:id="276" w:author="svcMRProcess" w:date="2026-09-25T20:04:00Z" w16du:dateUtc="2026-09-26T00:04:00Z"/>
        </w:rPr>
      </w:pPr>
      <w:bookmarkStart w:id="277" w:name="_Toc378239361"/>
      <w:bookmarkStart w:id="278" w:name="_Toc396396631"/>
      <w:bookmarkStart w:id="279" w:name="_Toc416789344"/>
      <w:bookmarkStart w:id="280" w:name="_Toc416789442"/>
      <w:ins w:id="281" w:author="svcMRProcess" w:date="2026-09-25T20:04:00Z" w16du:dateUtc="2026-09-26T00:04:00Z">
        <w:r>
          <w:t>Notes</w:t>
        </w:r>
        <w:bookmarkEnd w:id="277"/>
        <w:bookmarkEnd w:id="278"/>
        <w:bookmarkEnd w:id="279"/>
        <w:bookmarkEnd w:id="280"/>
      </w:ins>
    </w:p>
    <w:p w14:paraId="3EEDE23C" w14:textId="77777777" w:rsidR="0078090E" w:rsidRDefault="00E10809">
      <w:pPr>
        <w:pStyle w:val="nSubsection"/>
        <w:rPr>
          <w:ins w:id="282" w:author="svcMRProcess" w:date="2026-09-25T20:04:00Z" w16du:dateUtc="2026-09-26T00:04:00Z"/>
          <w:snapToGrid w:val="0"/>
        </w:rPr>
      </w:pPr>
      <w:ins w:id="283" w:author="svcMRProcess" w:date="2026-09-25T20:04:00Z" w16du:dateUtc="2026-09-26T00:04:00Z">
        <w:r>
          <w:rPr>
            <w:snapToGrid w:val="0"/>
            <w:vertAlign w:val="superscript"/>
          </w:rPr>
          <w:t>1</w:t>
        </w:r>
        <w:r>
          <w:rPr>
            <w:snapToGrid w:val="0"/>
          </w:rPr>
          <w:tab/>
        </w:r>
        <w:r>
          <w:rPr>
            <w:snapToGrid w:val="0"/>
          </w:rPr>
          <w:t xml:space="preserve">This is a compilation of the </w:t>
        </w:r>
        <w:r>
          <w:rPr>
            <w:i/>
          </w:rPr>
          <w:t>Environmental Protection (Goldfields Residential Areas) (Sulfur Dioxide) Regulations 2003</w:t>
        </w:r>
        <w:r>
          <w:rPr>
            <w:snapToGrid w:val="0"/>
          </w:rPr>
          <w:t xml:space="preserve"> and includes the amendments made by the other written laws referred to in the following table</w:t>
        </w:r>
        <w:r>
          <w:rPr>
            <w:i/>
          </w:rPr>
          <w:t>.</w:t>
        </w:r>
      </w:ins>
    </w:p>
    <w:p w14:paraId="470CEEB7" w14:textId="77777777" w:rsidR="0078090E" w:rsidRDefault="00E10809">
      <w:pPr>
        <w:pStyle w:val="nHeading3"/>
        <w:rPr>
          <w:ins w:id="284" w:author="svcMRProcess" w:date="2026-09-25T20:04:00Z" w16du:dateUtc="2026-09-26T00:04:00Z"/>
        </w:rPr>
      </w:pPr>
      <w:bookmarkStart w:id="285" w:name="_Toc396396632"/>
      <w:bookmarkStart w:id="286" w:name="_Toc416789443"/>
      <w:ins w:id="287" w:author="svcMRProcess" w:date="2026-09-25T20:04:00Z" w16du:dateUtc="2026-09-26T00:04:00Z">
        <w:r>
          <w:t>Compilation table</w:t>
        </w:r>
        <w:bookmarkEnd w:id="285"/>
        <w:bookmarkEnd w:id="286"/>
      </w:ins>
    </w:p>
    <w:tbl>
      <w:tblPr>
        <w:tblW w:w="0" w:type="auto"/>
        <w:tblInd w:w="28" w:type="dxa"/>
        <w:tblLayout w:type="fixed"/>
        <w:tblCellMar>
          <w:left w:w="56" w:type="dxa"/>
          <w:right w:w="56" w:type="dxa"/>
        </w:tblCellMar>
        <w:tblLook w:val="0000" w:firstRow="0" w:lastRow="0" w:firstColumn="0" w:lastColumn="0" w:noHBand="0" w:noVBand="0"/>
      </w:tblPr>
      <w:tblGrid>
        <w:gridCol w:w="3119"/>
        <w:gridCol w:w="1276"/>
        <w:gridCol w:w="2693"/>
      </w:tblGrid>
      <w:tr w:rsidR="0078090E" w14:paraId="227D5A62" w14:textId="77777777">
        <w:trPr>
          <w:tblHeader/>
          <w:ins w:id="288" w:author="svcMRProcess" w:date="2026-09-25T20:04:00Z" w16du:dateUtc="2026-09-26T00:04:00Z"/>
        </w:trPr>
        <w:tc>
          <w:tcPr>
            <w:tcW w:w="3119" w:type="dxa"/>
            <w:tcBorders>
              <w:top w:val="single" w:sz="8" w:space="0" w:color="auto"/>
            </w:tcBorders>
          </w:tcPr>
          <w:p w14:paraId="562EB0EE" w14:textId="77777777" w:rsidR="0078090E" w:rsidRDefault="00E10809">
            <w:pPr>
              <w:pStyle w:val="nTable"/>
              <w:spacing w:before="60" w:after="60"/>
              <w:rPr>
                <w:ins w:id="289" w:author="svcMRProcess" w:date="2026-09-25T20:04:00Z" w16du:dateUtc="2026-09-26T00:04:00Z"/>
                <w:b/>
              </w:rPr>
            </w:pPr>
            <w:ins w:id="290" w:author="svcMRProcess" w:date="2026-09-25T20:04:00Z" w16du:dateUtc="2026-09-26T00:04:00Z">
              <w:r>
                <w:rPr>
                  <w:b/>
                </w:rPr>
                <w:t>Citation</w:t>
              </w:r>
            </w:ins>
          </w:p>
        </w:tc>
        <w:tc>
          <w:tcPr>
            <w:tcW w:w="1276" w:type="dxa"/>
            <w:tcBorders>
              <w:top w:val="single" w:sz="8" w:space="0" w:color="auto"/>
            </w:tcBorders>
          </w:tcPr>
          <w:p w14:paraId="58467B1E" w14:textId="77777777" w:rsidR="0078090E" w:rsidRDefault="00E10809">
            <w:pPr>
              <w:pStyle w:val="nTable"/>
              <w:spacing w:before="60" w:after="60"/>
              <w:rPr>
                <w:ins w:id="291" w:author="svcMRProcess" w:date="2026-09-25T20:04:00Z" w16du:dateUtc="2026-09-26T00:04:00Z"/>
                <w:b/>
              </w:rPr>
            </w:pPr>
            <w:ins w:id="292" w:author="svcMRProcess" w:date="2026-09-25T20:04:00Z" w16du:dateUtc="2026-09-26T00:04:00Z">
              <w:r>
                <w:rPr>
                  <w:b/>
                </w:rPr>
                <w:t>Gazettal</w:t>
              </w:r>
            </w:ins>
          </w:p>
        </w:tc>
        <w:tc>
          <w:tcPr>
            <w:tcW w:w="2693" w:type="dxa"/>
            <w:tcBorders>
              <w:top w:val="single" w:sz="8" w:space="0" w:color="auto"/>
            </w:tcBorders>
          </w:tcPr>
          <w:p w14:paraId="22EE13E1" w14:textId="77777777" w:rsidR="0078090E" w:rsidRDefault="00E10809">
            <w:pPr>
              <w:pStyle w:val="nTable"/>
              <w:spacing w:before="60" w:after="60"/>
              <w:rPr>
                <w:ins w:id="293" w:author="svcMRProcess" w:date="2026-09-25T20:04:00Z" w16du:dateUtc="2026-09-26T00:04:00Z"/>
                <w:b/>
              </w:rPr>
            </w:pPr>
            <w:ins w:id="294" w:author="svcMRProcess" w:date="2026-09-25T20:04:00Z" w16du:dateUtc="2026-09-26T00:04:00Z">
              <w:r>
                <w:rPr>
                  <w:b/>
                </w:rPr>
                <w:t>Commencement</w:t>
              </w:r>
            </w:ins>
          </w:p>
        </w:tc>
      </w:tr>
      <w:tr w:rsidR="0078090E" w14:paraId="119441D3" w14:textId="77777777">
        <w:trPr>
          <w:ins w:id="295" w:author="svcMRProcess" w:date="2026-09-25T20:04:00Z" w16du:dateUtc="2026-09-26T00:04:00Z"/>
        </w:trPr>
        <w:tc>
          <w:tcPr>
            <w:tcW w:w="3119" w:type="dxa"/>
            <w:tcBorders>
              <w:top w:val="single" w:sz="8" w:space="0" w:color="auto"/>
            </w:tcBorders>
          </w:tcPr>
          <w:p w14:paraId="3E012B8E" w14:textId="77777777" w:rsidR="0078090E" w:rsidRDefault="00E10809">
            <w:pPr>
              <w:pStyle w:val="nTable"/>
              <w:rPr>
                <w:ins w:id="296" w:author="svcMRProcess" w:date="2026-09-25T20:04:00Z" w16du:dateUtc="2026-09-26T00:04:00Z"/>
              </w:rPr>
            </w:pPr>
            <w:ins w:id="297" w:author="svcMRProcess" w:date="2026-09-25T20:04:00Z" w16du:dateUtc="2026-09-26T00:04:00Z">
              <w:r>
                <w:rPr>
                  <w:i/>
                </w:rPr>
                <w:t>Environmental Protection (Goldfields Residential Areas) (Sulfur Dioxide) Regulations 2003</w:t>
              </w:r>
            </w:ins>
          </w:p>
        </w:tc>
        <w:tc>
          <w:tcPr>
            <w:tcW w:w="1276" w:type="dxa"/>
            <w:tcBorders>
              <w:top w:val="single" w:sz="8" w:space="0" w:color="auto"/>
            </w:tcBorders>
          </w:tcPr>
          <w:p w14:paraId="4DF0CB24" w14:textId="77777777" w:rsidR="0078090E" w:rsidRDefault="00E10809">
            <w:pPr>
              <w:pStyle w:val="nTable"/>
              <w:rPr>
                <w:ins w:id="298" w:author="svcMRProcess" w:date="2026-09-25T20:04:00Z" w16du:dateUtc="2026-09-26T00:04:00Z"/>
              </w:rPr>
            </w:pPr>
            <w:ins w:id="299" w:author="svcMRProcess" w:date="2026-09-25T20:04:00Z" w16du:dateUtc="2026-09-26T00:04:00Z">
              <w:r>
                <w:t>18 Mar 2003 p. 806-7</w:t>
              </w:r>
            </w:ins>
          </w:p>
        </w:tc>
        <w:tc>
          <w:tcPr>
            <w:tcW w:w="2693" w:type="dxa"/>
            <w:tcBorders>
              <w:top w:val="single" w:sz="8" w:space="0" w:color="auto"/>
            </w:tcBorders>
          </w:tcPr>
          <w:p w14:paraId="29ADF4C7" w14:textId="77777777" w:rsidR="0078090E" w:rsidRDefault="00E10809">
            <w:pPr>
              <w:pStyle w:val="nTable"/>
              <w:rPr>
                <w:ins w:id="300" w:author="svcMRProcess" w:date="2026-09-25T20:04:00Z" w16du:dateUtc="2026-09-26T00:04:00Z"/>
              </w:rPr>
            </w:pPr>
            <w:ins w:id="301" w:author="svcMRProcess" w:date="2026-09-25T20:04:00Z" w16du:dateUtc="2026-09-26T00:04:00Z">
              <w:r>
                <w:t xml:space="preserve">18 Mar 2003 (see r. 2 and </w:t>
              </w:r>
              <w:r>
                <w:rPr>
                  <w:i/>
                </w:rPr>
                <w:t>Gazette</w:t>
              </w:r>
              <w:r>
                <w:t xml:space="preserve"> 18 Mar 2003 p. 799)</w:t>
              </w:r>
            </w:ins>
          </w:p>
        </w:tc>
      </w:tr>
      <w:tr w:rsidR="0078090E" w14:paraId="79E6B8F9" w14:textId="77777777">
        <w:trPr>
          <w:ins w:id="302" w:author="svcMRProcess" w:date="2026-09-25T20:04:00Z" w16du:dateUtc="2026-09-26T00:04:00Z"/>
        </w:trPr>
        <w:tc>
          <w:tcPr>
            <w:tcW w:w="3119" w:type="dxa"/>
            <w:tcBorders>
              <w:bottom w:val="single" w:sz="8" w:space="0" w:color="auto"/>
            </w:tcBorders>
          </w:tcPr>
          <w:p w14:paraId="7FADF2B9" w14:textId="77777777" w:rsidR="0078090E" w:rsidRDefault="00E10809">
            <w:pPr>
              <w:pStyle w:val="nTable"/>
              <w:rPr>
                <w:ins w:id="303" w:author="svcMRProcess" w:date="2026-09-25T20:04:00Z" w16du:dateUtc="2026-09-26T00:04:00Z"/>
                <w:i/>
              </w:rPr>
            </w:pPr>
            <w:ins w:id="304" w:author="svcMRProcess" w:date="2026-09-25T20:04:00Z" w16du:dateUtc="2026-09-26T00:04:00Z">
              <w:r>
                <w:rPr>
                  <w:i/>
                </w:rPr>
                <w:t>Environmental Protection (Goldfields Residential Areas) (Sulfur Dioxide) Amendment Regulations 2014</w:t>
              </w:r>
            </w:ins>
          </w:p>
        </w:tc>
        <w:tc>
          <w:tcPr>
            <w:tcW w:w="1276" w:type="dxa"/>
            <w:tcBorders>
              <w:bottom w:val="single" w:sz="8" w:space="0" w:color="auto"/>
            </w:tcBorders>
          </w:tcPr>
          <w:p w14:paraId="4F459074" w14:textId="77777777" w:rsidR="0078090E" w:rsidRDefault="00E10809">
            <w:pPr>
              <w:pStyle w:val="nTable"/>
              <w:rPr>
                <w:ins w:id="305" w:author="svcMRProcess" w:date="2026-09-25T20:04:00Z" w16du:dateUtc="2026-09-26T00:04:00Z"/>
              </w:rPr>
            </w:pPr>
            <w:ins w:id="306" w:author="svcMRProcess" w:date="2026-09-25T20:04:00Z" w16du:dateUtc="2026-09-26T00:04:00Z">
              <w:r>
                <w:t>22 Aug 2014 p. 3033</w:t>
              </w:r>
              <w:r>
                <w:noBreakHyphen/>
                <w:t>4</w:t>
              </w:r>
            </w:ins>
          </w:p>
        </w:tc>
        <w:tc>
          <w:tcPr>
            <w:tcW w:w="2693" w:type="dxa"/>
            <w:tcBorders>
              <w:bottom w:val="single" w:sz="8" w:space="0" w:color="auto"/>
            </w:tcBorders>
          </w:tcPr>
          <w:p w14:paraId="3AC38589" w14:textId="77777777" w:rsidR="0078090E" w:rsidRDefault="00E10809">
            <w:pPr>
              <w:pStyle w:val="nTable"/>
              <w:rPr>
                <w:ins w:id="307" w:author="svcMRProcess" w:date="2026-09-25T20:04:00Z" w16du:dateUtc="2026-09-26T00:04:00Z"/>
              </w:rPr>
            </w:pPr>
            <w:ins w:id="308" w:author="svcMRProcess" w:date="2026-09-25T20:04:00Z" w16du:dateUtc="2026-09-26T00:04:00Z">
              <w:r>
                <w:t>r. 1 and 2: 22 Aug 2014 (see r. 2(a));</w:t>
              </w:r>
              <w:r>
                <w:br/>
                <w:t>Regulations other than r. 1 and 2: 23 Aug 2014 (see r. 2(b))</w:t>
              </w:r>
            </w:ins>
          </w:p>
        </w:tc>
      </w:tr>
    </w:tbl>
    <w:p w14:paraId="2353315A" w14:textId="77777777" w:rsidR="0078090E" w:rsidRDefault="0078090E">
      <w:pPr>
        <w:rPr>
          <w:ins w:id="309" w:author="svcMRProcess" w:date="2026-09-25T20:04:00Z" w16du:dateUtc="2026-09-26T00:04:00Z"/>
        </w:rPr>
      </w:pPr>
    </w:p>
    <w:p w14:paraId="49991E24" w14:textId="77777777" w:rsidR="0078090E" w:rsidRDefault="0078090E">
      <w:pPr>
        <w:rPr>
          <w:ins w:id="310" w:author="svcMRProcess" w:date="2026-09-25T20:04:00Z" w16du:dateUtc="2026-09-26T00:04:00Z"/>
        </w:rPr>
        <w:sectPr w:rsidR="0078090E">
          <w:headerReference w:type="even" r:id="rId24"/>
          <w:headerReference w:type="default" r:id="rId25"/>
          <w:headerReference w:type="first" r:id="rId26"/>
          <w:pgSz w:w="11907" w:h="16840" w:code="9"/>
          <w:pgMar w:top="2376" w:right="2404" w:bottom="3544" w:left="2404" w:header="720" w:footer="3380" w:gutter="0"/>
          <w:cols w:space="720"/>
          <w:noEndnote/>
          <w:docGrid w:linePitch="326"/>
        </w:sectPr>
      </w:pPr>
    </w:p>
    <w:p w14:paraId="122619C2" w14:textId="77777777" w:rsidR="0078090E" w:rsidRDefault="00E10809">
      <w:pPr>
        <w:pStyle w:val="nHeading2"/>
        <w:rPr>
          <w:ins w:id="312" w:author="svcMRProcess" w:date="2026-09-25T20:04:00Z" w16du:dateUtc="2026-09-26T00:04:00Z"/>
          <w:sz w:val="28"/>
        </w:rPr>
      </w:pPr>
      <w:bookmarkStart w:id="313" w:name="_Toc416789444"/>
      <w:ins w:id="314" w:author="svcMRProcess" w:date="2026-09-25T20:04:00Z" w16du:dateUtc="2026-09-26T00:04:00Z">
        <w:r>
          <w:rPr>
            <w:sz w:val="28"/>
          </w:rPr>
          <w:t>Defined terms</w:t>
        </w:r>
        <w:bookmarkEnd w:id="313"/>
      </w:ins>
    </w:p>
    <w:p w14:paraId="5AB6D050" w14:textId="77777777" w:rsidR="0078090E" w:rsidRDefault="0078090E">
      <w:pPr>
        <w:ind w:left="850" w:right="850"/>
        <w:jc w:val="center"/>
        <w:rPr>
          <w:ins w:id="315" w:author="svcMRProcess" w:date="2026-09-25T20:04:00Z" w16du:dateUtc="2026-09-26T00:04:00Z"/>
          <w:i/>
          <w:sz w:val="18"/>
        </w:rPr>
      </w:pPr>
    </w:p>
    <w:p w14:paraId="326266AE" w14:textId="77777777" w:rsidR="0078090E" w:rsidRDefault="00E10809">
      <w:pPr>
        <w:ind w:left="850" w:right="850"/>
        <w:jc w:val="center"/>
        <w:rPr>
          <w:ins w:id="316" w:author="svcMRProcess" w:date="2026-09-25T20:04:00Z" w16du:dateUtc="2026-09-26T00:04:00Z"/>
          <w:i/>
          <w:sz w:val="18"/>
        </w:rPr>
      </w:pPr>
      <w:ins w:id="317" w:author="svcMRProcess" w:date="2026-09-25T20:04:00Z" w16du:dateUtc="2026-09-26T00:04:00Z">
        <w:r>
          <w:rPr>
            <w:i/>
            <w:sz w:val="18"/>
          </w:rPr>
          <w:t>[This is a list of terms defined and the provisions where they are defined.  The list is not part of the law.]</w:t>
        </w:r>
      </w:ins>
    </w:p>
    <w:p w14:paraId="0409DDFB" w14:textId="77777777" w:rsidR="0078090E" w:rsidRDefault="00E10809">
      <w:pPr>
        <w:pBdr>
          <w:bottom w:val="single" w:sz="4" w:space="1" w:color="auto"/>
        </w:pBdr>
        <w:tabs>
          <w:tab w:val="right" w:pos="7070"/>
        </w:tabs>
        <w:ind w:left="578"/>
        <w:rPr>
          <w:ins w:id="318" w:author="svcMRProcess" w:date="2026-09-25T20:04:00Z" w16du:dateUtc="2026-09-26T00:04:00Z"/>
          <w:b/>
          <w:sz w:val="20"/>
        </w:rPr>
      </w:pPr>
      <w:ins w:id="319" w:author="svcMRProcess" w:date="2026-09-25T20:04:00Z" w16du:dateUtc="2026-09-26T00:04:00Z">
        <w:r>
          <w:rPr>
            <w:b/>
            <w:sz w:val="20"/>
          </w:rPr>
          <w:t>Defined term</w:t>
        </w:r>
        <w:r>
          <w:rPr>
            <w:b/>
            <w:sz w:val="20"/>
          </w:rPr>
          <w:tab/>
          <w:t>Provision(s)</w:t>
        </w:r>
      </w:ins>
    </w:p>
    <w:p w14:paraId="0995A594" w14:textId="77777777" w:rsidR="0078090E" w:rsidRDefault="00E10809">
      <w:pPr>
        <w:pStyle w:val="DefinedTerms"/>
        <w:rPr>
          <w:ins w:id="320" w:author="svcMRProcess" w:date="2026-09-25T20:04:00Z" w16du:dateUtc="2026-09-26T00:04:00Z"/>
        </w:rPr>
      </w:pPr>
      <w:ins w:id="321" w:author="svcMRProcess" w:date="2026-09-25T20:04:00Z" w16du:dateUtc="2026-09-26T00:04:00Z">
        <w:r>
          <w:t>policy</w:t>
        </w:r>
        <w:r>
          <w:tab/>
          <w:t>3(1)</w:t>
        </w:r>
      </w:ins>
    </w:p>
    <w:p w14:paraId="4CFDC581" w14:textId="77777777" w:rsidR="0078090E" w:rsidRDefault="0078090E">
      <w:pPr>
        <w:rPr>
          <w:ins w:id="322" w:author="svcMRProcess" w:date="2026-09-25T20:04:00Z" w16du:dateUtc="2026-09-26T00:04:00Z"/>
        </w:rPr>
      </w:pPr>
    </w:p>
    <w:p w14:paraId="3E8EBC2E" w14:textId="77777777" w:rsidR="0078090E" w:rsidRDefault="0078090E">
      <w:pPr>
        <w:rPr>
          <w:ins w:id="323" w:author="svcMRProcess" w:date="2026-09-25T20:04:00Z" w16du:dateUtc="2026-09-26T00:04:00Z"/>
        </w:rPr>
        <w:sectPr w:rsidR="0078090E">
          <w:headerReference w:type="even" r:id="rId27"/>
          <w:headerReference w:type="default" r:id="rId28"/>
          <w:pgSz w:w="11907" w:h="16840" w:code="9"/>
          <w:pgMar w:top="2381" w:right="2409" w:bottom="3543" w:left="2409" w:header="720" w:footer="3380" w:gutter="0"/>
          <w:cols w:space="720"/>
          <w:noEndnote/>
          <w:docGrid w:linePitch="326"/>
        </w:sectPr>
      </w:pPr>
    </w:p>
    <w:p w14:paraId="1045E7CB" w14:textId="77777777" w:rsidR="001D33D2" w:rsidRPr="004A2599" w:rsidRDefault="001D33D2" w:rsidP="00214DB4">
      <w:pPr>
        <w:tabs>
          <w:tab w:val="left" w:pos="4092"/>
        </w:tabs>
        <w:jc w:val="center"/>
        <w:rPr>
          <w:del w:id="325" w:author="svcMRProcess" w:date="2026-09-25T20:04:00Z" w16du:dateUtc="2026-09-26T00:04:00Z"/>
          <w:b/>
          <w:szCs w:val="24"/>
        </w:rPr>
      </w:pPr>
      <w:del w:id="326" w:author="svcMRProcess" w:date="2026-09-25T20:04:00Z" w16du:dateUtc="2026-09-26T00:04:00Z">
        <w:r w:rsidRPr="004A2599">
          <w:rPr>
            <w:b/>
            <w:szCs w:val="24"/>
          </w:rPr>
          <w:delText>SUPREME</w:delText>
        </w:r>
        <w:r>
          <w:rPr>
            <w:b/>
            <w:szCs w:val="24"/>
          </w:rPr>
          <w:delText xml:space="preserve"> </w:delText>
        </w:r>
        <w:r w:rsidRPr="004A2599">
          <w:rPr>
            <w:b/>
            <w:szCs w:val="24"/>
          </w:rPr>
          <w:delText>COURT OF SEYCHELLES</w:delText>
        </w:r>
        <w:r w:rsidR="00214DB4">
          <w:rPr>
            <w:b/>
            <w:szCs w:val="24"/>
          </w:rPr>
          <w:delText xml:space="preserve"> </w:delText>
        </w:r>
      </w:del>
    </w:p>
    <w:p w14:paraId="64DA11DD" w14:textId="77777777" w:rsidR="009539C2" w:rsidRPr="004A2599" w:rsidRDefault="009539C2" w:rsidP="00214DB4">
      <w:pPr>
        <w:pBdr>
          <w:bottom w:val="single" w:sz="4" w:space="1" w:color="auto"/>
        </w:pBdr>
        <w:tabs>
          <w:tab w:val="left" w:pos="4092"/>
        </w:tabs>
        <w:jc w:val="center"/>
        <w:rPr>
          <w:del w:id="327" w:author="svcMRProcess" w:date="2026-09-25T20:04:00Z" w16du:dateUtc="2026-09-26T00:04:00Z"/>
          <w:b/>
          <w:szCs w:val="24"/>
        </w:rPr>
      </w:pPr>
    </w:p>
    <w:p w14:paraId="1CEC3131" w14:textId="77777777" w:rsidR="00ED0BFC" w:rsidRPr="00380619" w:rsidRDefault="00A92CF8" w:rsidP="00A92CF8">
      <w:pPr>
        <w:ind w:left="5580" w:firstLine="720"/>
        <w:rPr>
          <w:del w:id="328" w:author="svcMRProcess" w:date="2026-09-25T20:04:00Z" w16du:dateUtc="2026-09-26T00:04:00Z"/>
          <w:b/>
          <w:szCs w:val="24"/>
          <w:u w:val="single"/>
        </w:rPr>
      </w:pPr>
      <w:del w:id="329" w:author="svcMRProcess" w:date="2026-09-25T20:04:00Z" w16du:dateUtc="2026-09-26T00:04:00Z">
        <w:r>
          <w:rPr>
            <w:b/>
            <w:szCs w:val="24"/>
            <w:u w:val="single"/>
          </w:rPr>
          <w:delText>Reportable</w:delText>
        </w:r>
      </w:del>
    </w:p>
    <w:p w14:paraId="2C27D97A" w14:textId="77777777" w:rsidR="00A92CF8" w:rsidRPr="00A92CF8" w:rsidRDefault="00A92CF8" w:rsidP="00A92CF8">
      <w:pPr>
        <w:ind w:left="6120" w:firstLine="180"/>
        <w:rPr>
          <w:del w:id="330" w:author="svcMRProcess" w:date="2026-09-25T20:04:00Z" w16du:dateUtc="2026-09-26T00:04:00Z"/>
          <w:szCs w:val="24"/>
        </w:rPr>
      </w:pPr>
      <w:del w:id="331" w:author="svcMRProcess" w:date="2026-09-25T20:04:00Z" w16du:dateUtc="2026-09-26T00:04:00Z">
        <w:r w:rsidRPr="00A92CF8">
          <w:rPr>
            <w:szCs w:val="24"/>
          </w:rPr>
          <w:delText>[2025]</w:delText>
        </w:r>
      </w:del>
    </w:p>
    <w:p w14:paraId="0FCEEB66" w14:textId="77777777" w:rsidR="00A92CF8" w:rsidRPr="00A92CF8" w:rsidRDefault="00A92CF8" w:rsidP="00A92CF8">
      <w:pPr>
        <w:ind w:left="5940" w:firstLine="180"/>
        <w:rPr>
          <w:del w:id="332" w:author="svcMRProcess" w:date="2026-09-25T20:04:00Z" w16du:dateUtc="2026-09-26T00:04:00Z"/>
          <w:szCs w:val="24"/>
        </w:rPr>
      </w:pPr>
      <w:del w:id="333" w:author="svcMRProcess" w:date="2026-09-25T20:04:00Z" w16du:dateUtc="2026-09-26T00:04:00Z">
        <w:r w:rsidRPr="00A92CF8">
          <w:rPr>
            <w:szCs w:val="24"/>
            <w:lang w:val="en-US"/>
          </w:rPr>
          <w:delText xml:space="preserve">   CA20/2022</w:delText>
        </w:r>
      </w:del>
    </w:p>
    <w:p w14:paraId="102965E0" w14:textId="77777777" w:rsidR="00A92CF8" w:rsidRPr="00A92CF8" w:rsidRDefault="00A92CF8" w:rsidP="00A92CF8">
      <w:pPr>
        <w:ind w:left="5040" w:firstLine="720"/>
        <w:rPr>
          <w:del w:id="334" w:author="svcMRProcess" w:date="2026-09-25T20:04:00Z" w16du:dateUtc="2026-09-26T00:04:00Z"/>
          <w:szCs w:val="24"/>
          <w:lang w:val="en-US"/>
        </w:rPr>
      </w:pPr>
      <w:del w:id="335" w:author="svcMRProcess" w:date="2026-09-25T20:04:00Z" w16du:dateUtc="2026-09-26T00:04:00Z">
        <w:r w:rsidRPr="00A92CF8">
          <w:rPr>
            <w:szCs w:val="24"/>
            <w:lang w:val="en-US"/>
          </w:rPr>
          <w:delText xml:space="preserve">         (Appeal from </w:delText>
        </w:r>
        <w:r w:rsidRPr="00A92CF8">
          <w:rPr>
            <w:i/>
            <w:iCs/>
            <w:szCs w:val="24"/>
            <w:lang w:val="en-US"/>
          </w:rPr>
          <w:delText>CS112/2019</w:delText>
        </w:r>
        <w:r w:rsidRPr="00A92CF8">
          <w:rPr>
            <w:szCs w:val="24"/>
            <w:lang w:val="en-US"/>
          </w:rPr>
          <w:delText>)</w:delText>
        </w:r>
      </w:del>
    </w:p>
    <w:p w14:paraId="1F35F03C" w14:textId="77777777" w:rsidR="006A68E2" w:rsidRPr="004A2599" w:rsidRDefault="006A68E2" w:rsidP="00214DB4">
      <w:pPr>
        <w:ind w:left="5580"/>
        <w:rPr>
          <w:del w:id="336" w:author="svcMRProcess" w:date="2026-09-25T20:04:00Z" w16du:dateUtc="2026-09-26T00:04:00Z"/>
          <w:szCs w:val="24"/>
        </w:rPr>
      </w:pPr>
    </w:p>
    <w:p w14:paraId="734DE790" w14:textId="77777777" w:rsidR="002D4EB8" w:rsidRPr="004A2599" w:rsidRDefault="002D4EB8" w:rsidP="00214DB4">
      <w:pPr>
        <w:tabs>
          <w:tab w:val="left" w:pos="540"/>
          <w:tab w:val="left" w:pos="4092"/>
        </w:tabs>
        <w:rPr>
          <w:del w:id="337" w:author="svcMRProcess" w:date="2026-09-25T20:04:00Z" w16du:dateUtc="2026-09-26T00:04:00Z"/>
          <w:szCs w:val="24"/>
        </w:rPr>
      </w:pPr>
      <w:del w:id="338" w:author="svcMRProcess" w:date="2026-09-25T20:04:00Z" w16du:dateUtc="2026-09-26T00:04:00Z">
        <w:r w:rsidRPr="004A2599">
          <w:rPr>
            <w:szCs w:val="24"/>
          </w:rPr>
          <w:delText>In the matter between:</w:delText>
        </w:r>
      </w:del>
    </w:p>
    <w:p w14:paraId="0EB9813E" w14:textId="77777777" w:rsidR="00A92CF8" w:rsidRDefault="00A92CF8" w:rsidP="00A92CF8">
      <w:pPr>
        <w:pStyle w:val="Partynames"/>
        <w:rPr>
          <w:del w:id="339" w:author="svcMRProcess" w:date="2026-09-25T20:04:00Z" w16du:dateUtc="2026-09-26T00:04:00Z"/>
          <w:lang w:val="en-US"/>
        </w:rPr>
      </w:pPr>
      <w:del w:id="340" w:author="svcMRProcess" w:date="2026-09-25T20:04:00Z" w16du:dateUtc="2026-09-26T00:04:00Z">
        <w:r>
          <w:rPr>
            <w:lang w:val="en-US"/>
          </w:rPr>
          <w:delText>MAURITIUS UNION ASSURANCE LIMITED</w:delText>
        </w:r>
        <w:r>
          <w:rPr>
            <w:lang w:val="en-US"/>
          </w:rPr>
          <w:tab/>
        </w:r>
        <w:r>
          <w:rPr>
            <w:lang w:val="en-US"/>
          </w:rPr>
          <w:tab/>
          <w:delText xml:space="preserve">        Applicant</w:delText>
        </w:r>
      </w:del>
    </w:p>
    <w:p w14:paraId="7D9FD9A6" w14:textId="77777777" w:rsidR="00A92CF8" w:rsidRDefault="00A92CF8" w:rsidP="00A92CF8">
      <w:pPr>
        <w:tabs>
          <w:tab w:val="left" w:pos="540"/>
          <w:tab w:val="left" w:pos="4092"/>
        </w:tabs>
        <w:rPr>
          <w:del w:id="341" w:author="svcMRProcess" w:date="2026-09-25T20:04:00Z" w16du:dateUtc="2026-09-26T00:04:00Z"/>
          <w:i/>
        </w:rPr>
      </w:pPr>
      <w:del w:id="342" w:author="svcMRProcess" w:date="2026-09-25T20:04:00Z" w16du:dateUtc="2026-09-26T00:04:00Z">
        <w:r w:rsidRPr="004A2599">
          <w:rPr>
            <w:i/>
          </w:rPr>
          <w:delText>(</w:delText>
        </w:r>
        <w:r>
          <w:rPr>
            <w:i/>
          </w:rPr>
          <w:delText>rep. by M</w:delText>
        </w:r>
        <w:r>
          <w:rPr>
            <w:i/>
            <w:lang w:val="en-US"/>
          </w:rPr>
          <w:delText>r. B. Georges</w:delText>
        </w:r>
        <w:r w:rsidRPr="004A2599">
          <w:rPr>
            <w:i/>
          </w:rPr>
          <w:delText>)</w:delText>
        </w:r>
      </w:del>
    </w:p>
    <w:p w14:paraId="786DA2FF" w14:textId="77777777" w:rsidR="00A92CF8" w:rsidRPr="00641B94" w:rsidRDefault="00A92CF8" w:rsidP="00A92CF8">
      <w:pPr>
        <w:tabs>
          <w:tab w:val="left" w:pos="540"/>
          <w:tab w:val="left" w:pos="4092"/>
        </w:tabs>
        <w:rPr>
          <w:del w:id="343" w:author="svcMRProcess" w:date="2026-09-25T20:04:00Z" w16du:dateUtc="2026-09-26T00:04:00Z"/>
          <w:iCs/>
          <w:lang w:val="en-US"/>
        </w:rPr>
      </w:pPr>
      <w:del w:id="344" w:author="svcMRProcess" w:date="2026-09-25T20:04:00Z" w16du:dateUtc="2026-09-26T00:04:00Z">
        <w:r>
          <w:rPr>
            <w:iCs/>
            <w:lang w:val="en-US"/>
          </w:rPr>
          <w:delText>versus</w:delText>
        </w:r>
      </w:del>
    </w:p>
    <w:p w14:paraId="21130DD8" w14:textId="77777777" w:rsidR="00A92CF8" w:rsidRPr="0066033C" w:rsidRDefault="00A92CF8" w:rsidP="00A92CF8">
      <w:pPr>
        <w:pStyle w:val="Partynames"/>
        <w:rPr>
          <w:del w:id="345" w:author="svcMRProcess" w:date="2026-09-25T20:04:00Z" w16du:dateUtc="2026-09-26T00:04:00Z"/>
          <w:lang w:val="en-US"/>
        </w:rPr>
      </w:pPr>
      <w:del w:id="346" w:author="svcMRProcess" w:date="2026-09-25T20:04:00Z" w16du:dateUtc="2026-09-26T00:04:00Z">
        <w:r>
          <w:delText>MAZU (PTY) LTD</w:delText>
        </w:r>
        <w:r w:rsidRPr="00214DB4">
          <w:tab/>
        </w:r>
        <w:r>
          <w:tab/>
          <w:delText xml:space="preserve">       Respondent</w:delText>
        </w:r>
      </w:del>
    </w:p>
    <w:p w14:paraId="7306DF06" w14:textId="77777777" w:rsidR="00A92CF8" w:rsidRPr="004A2599" w:rsidRDefault="00A92CF8" w:rsidP="00A92CF8">
      <w:pPr>
        <w:pStyle w:val="Attorneysnames"/>
        <w:rPr>
          <w:del w:id="347" w:author="svcMRProcess" w:date="2026-09-25T20:04:00Z" w16du:dateUtc="2026-09-26T00:04:00Z"/>
        </w:rPr>
      </w:pPr>
      <w:del w:id="348" w:author="svcMRProcess" w:date="2026-09-25T20:04:00Z" w16du:dateUtc="2026-09-26T00:04:00Z">
        <w:r w:rsidRPr="00214DB4">
          <w:delText xml:space="preserve">(rep. </w:delText>
        </w:r>
        <w:r>
          <w:delText>Mr. B. Hoareau</w:delText>
        </w:r>
        <w:r w:rsidRPr="00214DB4">
          <w:delText>)</w:delText>
        </w:r>
      </w:del>
    </w:p>
    <w:p w14:paraId="69A6D4ED" w14:textId="77777777" w:rsidR="00BB1A3E" w:rsidRPr="00BB1A3E" w:rsidRDefault="00BB1A3E" w:rsidP="00214DB4">
      <w:pPr>
        <w:pBdr>
          <w:bottom w:val="single" w:sz="4" w:space="1" w:color="auto"/>
        </w:pBdr>
        <w:tabs>
          <w:tab w:val="left" w:pos="540"/>
          <w:tab w:val="left" w:pos="5580"/>
        </w:tabs>
        <w:rPr>
          <w:del w:id="349" w:author="svcMRProcess" w:date="2026-09-25T20:04:00Z" w16du:dateUtc="2026-09-26T00:04:00Z"/>
          <w:i/>
          <w:szCs w:val="24"/>
        </w:rPr>
      </w:pPr>
    </w:p>
    <w:p w14:paraId="40436994" w14:textId="77777777" w:rsidR="00405958" w:rsidRPr="004A2599" w:rsidRDefault="00405958" w:rsidP="00214DB4">
      <w:pPr>
        <w:spacing w:before="120"/>
        <w:ind w:left="1886" w:hanging="1886"/>
        <w:rPr>
          <w:del w:id="350" w:author="svcMRProcess" w:date="2026-09-25T20:04:00Z" w16du:dateUtc="2026-09-26T00:04:00Z"/>
          <w:szCs w:val="24"/>
        </w:rPr>
      </w:pPr>
      <w:del w:id="351" w:author="svcMRProcess" w:date="2026-09-25T20:04:00Z" w16du:dateUtc="2026-09-26T00:04:00Z">
        <w:r w:rsidRPr="004A2599">
          <w:rPr>
            <w:b/>
            <w:szCs w:val="24"/>
          </w:rPr>
          <w:delText>Neutral Citation:</w:delText>
        </w:r>
        <w:r w:rsidR="004A2599">
          <w:rPr>
            <w:szCs w:val="24"/>
          </w:rPr>
          <w:delText xml:space="preserve"> </w:delText>
        </w:r>
        <w:r w:rsidR="004A2599">
          <w:rPr>
            <w:szCs w:val="24"/>
          </w:rPr>
          <w:tab/>
        </w:r>
        <w:r w:rsidR="00A92CF8">
          <w:rPr>
            <w:i/>
            <w:szCs w:val="24"/>
          </w:rPr>
          <w:delText>MUA Limited</w:delText>
        </w:r>
        <w:r w:rsidR="00D31F1B" w:rsidRPr="004A2599">
          <w:rPr>
            <w:i/>
            <w:szCs w:val="24"/>
          </w:rPr>
          <w:delText xml:space="preserve"> v</w:delText>
        </w:r>
        <w:r w:rsidR="00A92CF8">
          <w:rPr>
            <w:i/>
            <w:szCs w:val="24"/>
          </w:rPr>
          <w:delText>s</w:delText>
        </w:r>
        <w:r w:rsidR="00D31F1B" w:rsidRPr="004A2599">
          <w:rPr>
            <w:i/>
            <w:szCs w:val="24"/>
          </w:rPr>
          <w:delText xml:space="preserve"> </w:delText>
        </w:r>
        <w:r w:rsidR="00A92CF8">
          <w:rPr>
            <w:i/>
            <w:lang w:val="en-US"/>
          </w:rPr>
          <w:delText>Mazu (PTY) LTD</w:delText>
        </w:r>
        <w:r w:rsidR="00A92CF8" w:rsidRPr="004A2599">
          <w:rPr>
            <w:szCs w:val="24"/>
          </w:rPr>
          <w:delText xml:space="preserve"> </w:delText>
        </w:r>
        <w:r w:rsidR="00A92CF8" w:rsidRPr="004A2599">
          <w:delText>(</w:delText>
        </w:r>
        <w:r w:rsidR="00A92CF8">
          <w:rPr>
            <w:lang w:val="en-US"/>
          </w:rPr>
          <w:delText>CA20/2022 Appeal from CS112/2019</w:delText>
        </w:r>
        <w:r w:rsidR="00A92CF8">
          <w:delText>) [2025</w:delText>
        </w:r>
        <w:r w:rsidR="00A92CF8" w:rsidRPr="004A2599">
          <w:delText>] (</w:delText>
        </w:r>
        <w:r w:rsidR="00A92CF8">
          <w:rPr>
            <w:lang w:val="en-US"/>
          </w:rPr>
          <w:delText>12</w:delText>
        </w:r>
        <w:r w:rsidR="00A92CF8" w:rsidRPr="00551FDC">
          <w:rPr>
            <w:vertAlign w:val="superscript"/>
            <w:lang w:val="en-US"/>
          </w:rPr>
          <w:delText>th</w:delText>
        </w:r>
        <w:r w:rsidR="00A92CF8">
          <w:rPr>
            <w:lang w:val="en-US"/>
          </w:rPr>
          <w:delText xml:space="preserve"> </w:delText>
        </w:r>
        <w:r w:rsidR="00A92CF8">
          <w:delText>February 2025)</w:delText>
        </w:r>
      </w:del>
    </w:p>
    <w:p w14:paraId="753638AA" w14:textId="77777777" w:rsidR="002E2AE3" w:rsidRDefault="009F125D" w:rsidP="00214DB4">
      <w:pPr>
        <w:ind w:left="1890" w:hanging="1890"/>
        <w:rPr>
          <w:del w:id="352" w:author="svcMRProcess" w:date="2026-09-25T20:04:00Z" w16du:dateUtc="2026-09-26T00:04:00Z"/>
          <w:szCs w:val="24"/>
        </w:rPr>
      </w:pPr>
      <w:del w:id="353" w:author="svcMRProcess" w:date="2026-09-25T20:04:00Z" w16du:dateUtc="2026-09-26T00:04:00Z">
        <w:r>
          <w:rPr>
            <w:b/>
            <w:szCs w:val="24"/>
          </w:rPr>
          <w:delText>Before</w:delText>
        </w:r>
        <w:r w:rsidR="00405958" w:rsidRPr="004A2599">
          <w:rPr>
            <w:b/>
            <w:szCs w:val="24"/>
          </w:rPr>
          <w:delText xml:space="preserve">: </w:delText>
        </w:r>
        <w:r w:rsidR="004A2599">
          <w:rPr>
            <w:b/>
            <w:szCs w:val="24"/>
          </w:rPr>
          <w:tab/>
        </w:r>
        <w:r w:rsidR="00A92CF8">
          <w:rPr>
            <w:szCs w:val="24"/>
          </w:rPr>
          <w:delText>A. Madeleine, J</w:delText>
        </w:r>
      </w:del>
    </w:p>
    <w:p w14:paraId="3C28D329" w14:textId="77777777" w:rsidR="00A92CF8" w:rsidRDefault="00346D7F" w:rsidP="00A92CF8">
      <w:pPr>
        <w:ind w:left="1890" w:hanging="1890"/>
        <w:rPr>
          <w:del w:id="354" w:author="svcMRProcess" w:date="2026-09-25T20:04:00Z" w16du:dateUtc="2026-09-26T00:04:00Z"/>
          <w:i/>
          <w:iCs/>
          <w:szCs w:val="24"/>
          <w:lang w:val="en-US"/>
        </w:rPr>
      </w:pPr>
      <w:del w:id="355" w:author="svcMRProcess" w:date="2026-09-25T20:04:00Z" w16du:dateUtc="2026-09-26T00:04:00Z">
        <w:r w:rsidRPr="004A2599">
          <w:rPr>
            <w:b/>
            <w:szCs w:val="24"/>
          </w:rPr>
          <w:delText xml:space="preserve">Summary: </w:delText>
        </w:r>
        <w:r w:rsidR="00F33B83">
          <w:rPr>
            <w:b/>
            <w:szCs w:val="24"/>
          </w:rPr>
          <w:tab/>
        </w:r>
        <w:r w:rsidR="00A92CF8" w:rsidRPr="00A92CF8">
          <w:rPr>
            <w:i/>
            <w:iCs/>
            <w:szCs w:val="24"/>
            <w:lang w:val="en-US"/>
          </w:rPr>
          <w:delText>Appeals from Magistrates Court to Supreme Co</w:delText>
        </w:r>
        <w:r w:rsidR="00A92CF8">
          <w:rPr>
            <w:i/>
            <w:iCs/>
            <w:szCs w:val="24"/>
            <w:lang w:val="en-US"/>
          </w:rPr>
          <w:delText>urt – Courts Act (Appeal) Rules</w:delText>
        </w:r>
      </w:del>
    </w:p>
    <w:p w14:paraId="05399A0C" w14:textId="77777777" w:rsidR="00344425" w:rsidRPr="00A92CF8" w:rsidRDefault="00A92CF8" w:rsidP="00A92CF8">
      <w:pPr>
        <w:ind w:left="1890" w:hanging="1890"/>
        <w:rPr>
          <w:del w:id="356" w:author="svcMRProcess" w:date="2026-09-25T20:04:00Z" w16du:dateUtc="2026-09-26T00:04:00Z"/>
          <w:i/>
          <w:iCs/>
          <w:szCs w:val="24"/>
          <w:lang w:val="en-US"/>
        </w:rPr>
      </w:pPr>
      <w:del w:id="357" w:author="svcMRProcess" w:date="2026-09-25T20:04:00Z" w16du:dateUtc="2026-09-26T00:04:00Z">
        <w:r>
          <w:rPr>
            <w:b/>
            <w:szCs w:val="24"/>
          </w:rPr>
          <w:delText>Heard:</w:delText>
        </w:r>
        <w:r>
          <w:rPr>
            <w:szCs w:val="24"/>
          </w:rPr>
          <w:tab/>
          <w:delText>Written Submissions</w:delText>
        </w:r>
      </w:del>
    </w:p>
    <w:p w14:paraId="0DD78326" w14:textId="77777777" w:rsidR="00344425" w:rsidRPr="00F33B83" w:rsidRDefault="00344425" w:rsidP="00A92CF8">
      <w:pPr>
        <w:pBdr>
          <w:bottom w:val="single" w:sz="4" w:space="1" w:color="auto"/>
        </w:pBdr>
        <w:rPr>
          <w:del w:id="358" w:author="svcMRProcess" w:date="2026-09-25T20:04:00Z" w16du:dateUtc="2026-09-26T00:04:00Z"/>
          <w:szCs w:val="24"/>
        </w:rPr>
      </w:pPr>
      <w:del w:id="359" w:author="svcMRProcess" w:date="2026-09-25T20:04:00Z" w16du:dateUtc="2026-09-26T00:04:00Z">
        <w:r w:rsidRPr="004A2599">
          <w:rPr>
            <w:b/>
            <w:szCs w:val="24"/>
          </w:rPr>
          <w:delText>Delivered:</w:delText>
        </w:r>
        <w:r w:rsidR="004A2599" w:rsidRPr="004A2599">
          <w:rPr>
            <w:b/>
            <w:szCs w:val="24"/>
          </w:rPr>
          <w:tab/>
        </w:r>
        <w:r w:rsidR="00A92CF8">
          <w:rPr>
            <w:szCs w:val="24"/>
          </w:rPr>
          <w:delText xml:space="preserve">        12</w:delText>
        </w:r>
        <w:r w:rsidR="00A92CF8" w:rsidRPr="00A92CF8">
          <w:rPr>
            <w:szCs w:val="24"/>
            <w:vertAlign w:val="superscript"/>
          </w:rPr>
          <w:delText>th</w:delText>
        </w:r>
        <w:r w:rsidR="00A92CF8">
          <w:rPr>
            <w:szCs w:val="24"/>
          </w:rPr>
          <w:delText xml:space="preserve"> February 2025</w:delText>
        </w:r>
      </w:del>
    </w:p>
    <w:p w14:paraId="1FCEF28B" w14:textId="77777777" w:rsidR="00ED0BFC" w:rsidRPr="004A2599" w:rsidRDefault="00ED0BFC" w:rsidP="00214DB4">
      <w:pPr>
        <w:tabs>
          <w:tab w:val="left" w:pos="2892"/>
        </w:tabs>
        <w:spacing w:before="120"/>
        <w:jc w:val="center"/>
        <w:rPr>
          <w:del w:id="360" w:author="svcMRProcess" w:date="2026-09-25T20:04:00Z" w16du:dateUtc="2026-09-26T00:04:00Z"/>
          <w:b/>
          <w:szCs w:val="24"/>
        </w:rPr>
      </w:pPr>
      <w:del w:id="361" w:author="svcMRProcess" w:date="2026-09-25T20:04:00Z" w16du:dateUtc="2026-09-26T00:04:00Z">
        <w:r w:rsidRPr="004A2599">
          <w:rPr>
            <w:b/>
            <w:szCs w:val="24"/>
          </w:rPr>
          <w:delText xml:space="preserve">ORDER </w:delText>
        </w:r>
      </w:del>
    </w:p>
    <w:p w14:paraId="613B78A4" w14:textId="77777777" w:rsidR="00A92CF8" w:rsidRPr="00A92CF8" w:rsidRDefault="00A92CF8" w:rsidP="00A92CF8">
      <w:pPr>
        <w:spacing w:line="360" w:lineRule="auto"/>
        <w:jc w:val="both"/>
        <w:rPr>
          <w:del w:id="362" w:author="svcMRProcess" w:date="2026-09-25T20:04:00Z" w16du:dateUtc="2026-09-26T00:04:00Z"/>
          <w:szCs w:val="24"/>
        </w:rPr>
      </w:pPr>
      <w:del w:id="363" w:author="svcMRProcess" w:date="2026-09-25T20:04:00Z" w16du:dateUtc="2026-09-26T00:04:00Z">
        <w:r w:rsidRPr="00A92CF8">
          <w:rPr>
            <w:szCs w:val="24"/>
            <w:lang w:val="en-US"/>
          </w:rPr>
          <w:delText>The appeal is deemed withdrawn.</w:delText>
        </w:r>
      </w:del>
    </w:p>
    <w:p w14:paraId="4190039E" w14:textId="77777777" w:rsidR="00F33B83" w:rsidRDefault="00F33B83" w:rsidP="00214DB4">
      <w:pPr>
        <w:pBdr>
          <w:top w:val="single" w:sz="4" w:space="1" w:color="auto"/>
          <w:bottom w:val="single" w:sz="4" w:space="1" w:color="auto"/>
        </w:pBdr>
        <w:tabs>
          <w:tab w:val="left" w:pos="2892"/>
        </w:tabs>
        <w:rPr>
          <w:del w:id="364" w:author="svcMRProcess" w:date="2026-09-25T20:04:00Z" w16du:dateUtc="2026-09-26T00:04:00Z"/>
          <w:b/>
          <w:szCs w:val="24"/>
        </w:rPr>
      </w:pPr>
    </w:p>
    <w:p w14:paraId="4CE7AEA5" w14:textId="77777777" w:rsidR="00F33B83" w:rsidRDefault="0021402A" w:rsidP="00214DB4">
      <w:pPr>
        <w:pBdr>
          <w:top w:val="single" w:sz="4" w:space="1" w:color="auto"/>
          <w:bottom w:val="single" w:sz="4" w:space="1" w:color="auto"/>
        </w:pBdr>
        <w:spacing w:before="120" w:after="120"/>
        <w:jc w:val="center"/>
        <w:rPr>
          <w:del w:id="365" w:author="svcMRProcess" w:date="2026-09-25T20:04:00Z" w16du:dateUtc="2026-09-26T00:04:00Z"/>
          <w:b/>
          <w:szCs w:val="24"/>
        </w:rPr>
      </w:pPr>
      <w:del w:id="366" w:author="svcMRProcess" w:date="2026-09-25T20:04:00Z" w16du:dateUtc="2026-09-26T00:04:00Z">
        <w:r w:rsidRPr="004A2599">
          <w:rPr>
            <w:b/>
            <w:szCs w:val="24"/>
          </w:rPr>
          <w:delText>JUDGMENT</w:delText>
        </w:r>
      </w:del>
    </w:p>
    <w:p w14:paraId="6F23DF82" w14:textId="77777777" w:rsidR="00F33B83" w:rsidRPr="00F33B83" w:rsidRDefault="00F33B83" w:rsidP="00662CEA">
      <w:pPr>
        <w:pBdr>
          <w:top w:val="single" w:sz="4" w:space="1" w:color="auto"/>
          <w:bottom w:val="single" w:sz="4" w:space="1" w:color="auto"/>
        </w:pBdr>
        <w:tabs>
          <w:tab w:val="left" w:pos="2892"/>
        </w:tabs>
        <w:spacing w:line="276" w:lineRule="auto"/>
        <w:rPr>
          <w:del w:id="367" w:author="svcMRProcess" w:date="2026-09-25T20:04:00Z" w16du:dateUtc="2026-09-26T00:04:00Z"/>
          <w:b/>
          <w:szCs w:val="24"/>
        </w:rPr>
      </w:pPr>
    </w:p>
    <w:p w14:paraId="4E4269D3" w14:textId="77777777" w:rsidR="00722761" w:rsidRPr="004A2599" w:rsidRDefault="00722761" w:rsidP="00722761">
      <w:pPr>
        <w:rPr>
          <w:del w:id="368" w:author="svcMRProcess" w:date="2026-09-25T20:04:00Z" w16du:dateUtc="2026-09-26T00:04:00Z"/>
          <w:szCs w:val="24"/>
        </w:rPr>
      </w:pPr>
    </w:p>
    <w:p w14:paraId="64E29732" w14:textId="77777777" w:rsidR="005B12AA" w:rsidRPr="00A92CF8" w:rsidRDefault="00A92CF8" w:rsidP="00A92CF8">
      <w:pPr>
        <w:pStyle w:val="JudgmentText"/>
        <w:numPr>
          <w:ilvl w:val="0"/>
          <w:numId w:val="0"/>
        </w:numPr>
        <w:spacing w:line="480" w:lineRule="auto"/>
        <w:ind w:left="720" w:hanging="720"/>
        <w:rPr>
          <w:del w:id="369" w:author="svcMRProcess" w:date="2026-09-25T20:04:00Z" w16du:dateUtc="2026-09-26T00:04:00Z"/>
          <w:b/>
        </w:rPr>
      </w:pPr>
      <w:del w:id="370" w:author="svcMRProcess" w:date="2026-09-25T20:04:00Z" w16du:dateUtc="2026-09-26T00:04:00Z">
        <w:r>
          <w:rPr>
            <w:b/>
          </w:rPr>
          <w:delText>MADELEINE, J</w:delText>
        </w:r>
      </w:del>
    </w:p>
    <w:p w14:paraId="63CF474F" w14:textId="77777777" w:rsidR="00A92CF8" w:rsidRDefault="00A92CF8" w:rsidP="00A92CF8">
      <w:pPr>
        <w:pStyle w:val="JudgmentText"/>
        <w:rPr>
          <w:del w:id="371" w:author="svcMRProcess" w:date="2026-09-25T20:04:00Z" w16du:dateUtc="2026-09-26T00:04:00Z"/>
        </w:rPr>
      </w:pPr>
      <w:del w:id="372" w:author="svcMRProcess" w:date="2026-09-25T20:04:00Z" w16du:dateUtc="2026-09-26T00:04:00Z">
        <w:r w:rsidRPr="00641B94">
          <w:rPr>
            <w:lang w:val="en-US"/>
          </w:rPr>
          <w:delText>This is an appeal from the</w:delText>
        </w:r>
        <w:r w:rsidRPr="00641B94">
          <w:delText xml:space="preserve"> decision of </w:delText>
        </w:r>
        <w:r w:rsidRPr="00641B94">
          <w:rPr>
            <w:lang w:val="en-US"/>
          </w:rPr>
          <w:delText xml:space="preserve">the Magistrates Court per </w:delText>
        </w:r>
        <w:r w:rsidRPr="00641B94">
          <w:delText>Burian, Mgr (as she then was) dated 22</w:delText>
        </w:r>
        <w:r w:rsidRPr="00641B94">
          <w:rPr>
            <w:vertAlign w:val="superscript"/>
          </w:rPr>
          <w:delText xml:space="preserve">nd </w:delText>
        </w:r>
        <w:r w:rsidRPr="00641B94">
          <w:delText xml:space="preserve">November 2021 in </w:delText>
        </w:r>
        <w:r w:rsidRPr="00641B94">
          <w:rPr>
            <w:i/>
          </w:rPr>
          <w:delText>CS 112/2019</w:delText>
        </w:r>
        <w:r w:rsidRPr="00641B94">
          <w:delText xml:space="preserve"> </w:delText>
        </w:r>
        <w:r w:rsidRPr="00641B94">
          <w:rPr>
            <w:i/>
          </w:rPr>
          <w:delText>Mazu Construction (Pty) Ltd v. Mauritius Union Assurance Limited</w:delText>
        </w:r>
        <w:r w:rsidRPr="00641B94">
          <w:delText xml:space="preserve"> awarding Mazu Construction (Pty) Ltd, the Respondent herein, damages in the sum of SR223,857/- together with interest and costs.</w:delText>
        </w:r>
      </w:del>
    </w:p>
    <w:p w14:paraId="21EF7BFD" w14:textId="77777777" w:rsidR="00A92CF8" w:rsidRPr="00A92CF8" w:rsidRDefault="00A92CF8" w:rsidP="00A92CF8">
      <w:pPr>
        <w:pStyle w:val="JudgmentText"/>
        <w:rPr>
          <w:del w:id="373" w:author="svcMRProcess" w:date="2026-09-25T20:04:00Z" w16du:dateUtc="2026-09-26T00:04:00Z"/>
        </w:rPr>
      </w:pPr>
      <w:del w:id="374" w:author="svcMRProcess" w:date="2026-09-25T20:04:00Z" w16du:dateUtc="2026-09-26T00:04:00Z">
        <w:r w:rsidRPr="00641B94">
          <w:rPr>
            <w:lang w:val="en-US"/>
          </w:rPr>
          <w:delText>The Appeal has been filed out of time with leave of the Supreme Court granted on 6</w:delText>
        </w:r>
        <w:r w:rsidRPr="00641B94">
          <w:rPr>
            <w:vertAlign w:val="superscript"/>
            <w:lang w:val="en-US"/>
          </w:rPr>
          <w:delText>th</w:delText>
        </w:r>
        <w:r w:rsidRPr="00641B94">
          <w:rPr>
            <w:lang w:val="en-US"/>
          </w:rPr>
          <w:delText xml:space="preserve"> July 2022.</w:delText>
        </w:r>
      </w:del>
    </w:p>
    <w:p w14:paraId="7B746E07" w14:textId="77777777" w:rsidR="00A92CF8" w:rsidRPr="00A92CF8" w:rsidRDefault="00A92CF8" w:rsidP="00A92CF8">
      <w:pPr>
        <w:pStyle w:val="JudgmentText"/>
        <w:rPr>
          <w:del w:id="375" w:author="svcMRProcess" w:date="2026-09-25T20:04:00Z" w16du:dateUtc="2026-09-26T00:04:00Z"/>
        </w:rPr>
      </w:pPr>
      <w:del w:id="376" w:author="svcMRProcess" w:date="2026-09-25T20:04:00Z" w16du:dateUtc="2026-09-26T00:04:00Z">
        <w:r w:rsidRPr="00641B94">
          <w:rPr>
            <w:lang w:val="en-US"/>
          </w:rPr>
          <w:delText>The Notice of Appeal was filed on 22</w:delText>
        </w:r>
        <w:r w:rsidRPr="00641B94">
          <w:rPr>
            <w:vertAlign w:val="superscript"/>
            <w:lang w:val="en-US"/>
          </w:rPr>
          <w:delText>nd</w:delText>
        </w:r>
        <w:r w:rsidRPr="00641B94">
          <w:rPr>
            <w:lang w:val="en-US"/>
          </w:rPr>
          <w:delText xml:space="preserve"> September 2022 and the memorandum of appeal, which the Appellant termed the ‘Grounds of Appeal’, were filed on 26</w:delText>
        </w:r>
        <w:r w:rsidRPr="00641B94">
          <w:rPr>
            <w:vertAlign w:val="superscript"/>
            <w:lang w:val="en-US"/>
          </w:rPr>
          <w:delText>th</w:delText>
        </w:r>
        <w:r w:rsidRPr="00641B94">
          <w:rPr>
            <w:lang w:val="en-US"/>
          </w:rPr>
          <w:delText xml:space="preserve"> October 2022. </w:delText>
        </w:r>
      </w:del>
    </w:p>
    <w:p w14:paraId="3CADE992" w14:textId="77777777" w:rsidR="00A92CF8" w:rsidRPr="00A92CF8" w:rsidRDefault="00A92CF8" w:rsidP="004D7A17">
      <w:pPr>
        <w:pStyle w:val="JudgmentText"/>
        <w:rPr>
          <w:del w:id="377" w:author="svcMRProcess" w:date="2026-09-25T20:04:00Z" w16du:dateUtc="2026-09-26T00:04:00Z"/>
        </w:rPr>
      </w:pPr>
      <w:del w:id="378" w:author="svcMRProcess" w:date="2026-09-25T20:04:00Z" w16du:dateUtc="2026-09-26T00:04:00Z">
        <w:r w:rsidRPr="00A92CF8">
          <w:rPr>
            <w:lang w:val="en-US"/>
          </w:rPr>
          <w:delText>The Memorandum of Appeal states as follows –</w:delText>
        </w:r>
      </w:del>
    </w:p>
    <w:p w14:paraId="76E65695" w14:textId="77777777" w:rsidR="00A92CF8" w:rsidRPr="00BE07AE" w:rsidRDefault="00A92CF8" w:rsidP="00BE07AE">
      <w:pPr>
        <w:spacing w:line="360" w:lineRule="auto"/>
        <w:ind w:left="698" w:right="571" w:firstLine="720"/>
        <w:jc w:val="both"/>
        <w:rPr>
          <w:del w:id="379" w:author="svcMRProcess" w:date="2026-09-25T20:04:00Z" w16du:dateUtc="2026-09-26T00:04:00Z"/>
          <w:i/>
        </w:rPr>
      </w:pPr>
      <w:del w:id="380" w:author="svcMRProcess" w:date="2026-09-25T20:04:00Z" w16du:dateUtc="2026-09-26T00:04:00Z">
        <w:r w:rsidRPr="00BE07AE">
          <w:rPr>
            <w:i/>
          </w:rPr>
          <w:delText>“GROUNDS OF APPEAL”</w:delText>
        </w:r>
      </w:del>
    </w:p>
    <w:p w14:paraId="7D949C71" w14:textId="77777777" w:rsidR="00A92CF8" w:rsidRPr="00D641B0" w:rsidRDefault="00A92CF8" w:rsidP="00A92CF8">
      <w:pPr>
        <w:pStyle w:val="ListParagraph"/>
        <w:spacing w:line="360" w:lineRule="auto"/>
        <w:ind w:left="1418" w:right="571"/>
        <w:jc w:val="both"/>
        <w:rPr>
          <w:del w:id="381" w:author="svcMRProcess" w:date="2026-09-25T20:04:00Z" w16du:dateUtc="2026-09-26T00:04:00Z"/>
          <w:i/>
        </w:rPr>
      </w:pPr>
      <w:del w:id="382" w:author="svcMRProcess" w:date="2026-09-25T20:04:00Z" w16du:dateUtc="2026-09-26T00:04:00Z">
        <w:r w:rsidRPr="00D641B0">
          <w:rPr>
            <w:i/>
          </w:rPr>
          <w:delText>1. Learned Magistrate Burian erred in fact by finding that a plain reading of the contract did not indicate the clear intention of the parties.</w:delText>
        </w:r>
      </w:del>
    </w:p>
    <w:p w14:paraId="4942A717" w14:textId="77777777" w:rsidR="00A92CF8" w:rsidRPr="00D641B0" w:rsidRDefault="00A92CF8" w:rsidP="00A92CF8">
      <w:pPr>
        <w:pStyle w:val="ListParagraph"/>
        <w:spacing w:line="360" w:lineRule="auto"/>
        <w:ind w:left="1418" w:right="571"/>
        <w:jc w:val="both"/>
        <w:rPr>
          <w:del w:id="383" w:author="svcMRProcess" w:date="2026-09-25T20:04:00Z" w16du:dateUtc="2026-09-26T00:04:00Z"/>
          <w:i/>
        </w:rPr>
      </w:pPr>
      <w:del w:id="384" w:author="svcMRProcess" w:date="2026-09-25T20:04:00Z" w16du:dateUtc="2026-09-26T00:04:00Z">
        <w:r w:rsidRPr="00D641B0">
          <w:rPr>
            <w:i/>
          </w:rPr>
          <w:delText>2. Learned Magistrate Burian erred in fact by interpreting “Principal” to mean the Respondent, when a clear reading of the entire Certificate of Insurance and Insurance Covers indicate that “Principal” is a sep</w:delText>
        </w:r>
        <w:r>
          <w:rPr>
            <w:i/>
          </w:rPr>
          <w:delText>a</w:delText>
        </w:r>
        <w:r w:rsidRPr="00D641B0">
          <w:rPr>
            <w:i/>
          </w:rPr>
          <w:delText>rate entity from “the Insured” or the “Contractor”</w:delText>
        </w:r>
      </w:del>
    </w:p>
    <w:p w14:paraId="1D1109EE" w14:textId="77777777" w:rsidR="00A92CF8" w:rsidRPr="00D641B0" w:rsidRDefault="00A92CF8" w:rsidP="00A92CF8">
      <w:pPr>
        <w:pStyle w:val="ListParagraph"/>
        <w:spacing w:line="360" w:lineRule="auto"/>
        <w:ind w:left="1418" w:right="571"/>
        <w:jc w:val="both"/>
        <w:rPr>
          <w:del w:id="385" w:author="svcMRProcess" w:date="2026-09-25T20:04:00Z" w16du:dateUtc="2026-09-26T00:04:00Z"/>
          <w:i/>
        </w:rPr>
      </w:pPr>
      <w:del w:id="386" w:author="svcMRProcess" w:date="2026-09-25T20:04:00Z" w16du:dateUtc="2026-09-26T00:04:00Z">
        <w:r w:rsidRPr="00D641B0">
          <w:rPr>
            <w:i/>
          </w:rPr>
          <w:delText>3. Learned Magistrate Burian erred in fact by finding that the Respondent’</w:delText>
        </w:r>
        <w:r>
          <w:rPr>
            <w:i/>
          </w:rPr>
          <w:delText>s claim was an ins</w:delText>
        </w:r>
        <w:r w:rsidRPr="00D641B0">
          <w:rPr>
            <w:i/>
          </w:rPr>
          <w:delText xml:space="preserve">ured peril </w:delText>
        </w:r>
        <w:r>
          <w:rPr>
            <w:i/>
          </w:rPr>
          <w:delText>covered by the policy of insuran</w:delText>
        </w:r>
        <w:r w:rsidRPr="00D641B0">
          <w:rPr>
            <w:i/>
          </w:rPr>
          <w:delText>ce.</w:delText>
        </w:r>
      </w:del>
    </w:p>
    <w:p w14:paraId="31B6AA81" w14:textId="77777777" w:rsidR="00A92CF8" w:rsidRPr="00D641B0" w:rsidRDefault="00A92CF8" w:rsidP="00A92CF8">
      <w:pPr>
        <w:pStyle w:val="ListParagraph"/>
        <w:spacing w:line="360" w:lineRule="auto"/>
        <w:ind w:left="1418" w:right="571"/>
        <w:jc w:val="both"/>
        <w:rPr>
          <w:del w:id="387" w:author="svcMRProcess" w:date="2026-09-25T20:04:00Z" w16du:dateUtc="2026-09-26T00:04:00Z"/>
          <w:i/>
        </w:rPr>
      </w:pPr>
    </w:p>
    <w:p w14:paraId="47B7F5CC" w14:textId="77777777" w:rsidR="00A92CF8" w:rsidRPr="00A92CF8" w:rsidRDefault="00A92CF8" w:rsidP="00A92CF8">
      <w:pPr>
        <w:pStyle w:val="ListParagraph"/>
        <w:spacing w:line="360" w:lineRule="auto"/>
        <w:ind w:left="1418" w:right="571"/>
        <w:jc w:val="both"/>
        <w:rPr>
          <w:del w:id="388" w:author="svcMRProcess" w:date="2026-09-25T20:04:00Z" w16du:dateUtc="2026-09-26T00:04:00Z"/>
          <w:i/>
        </w:rPr>
      </w:pPr>
      <w:del w:id="389" w:author="svcMRProcess" w:date="2026-09-25T20:04:00Z" w16du:dateUtc="2026-09-26T00:04:00Z">
        <w:r w:rsidRPr="00D641B0">
          <w:rPr>
            <w:i/>
          </w:rPr>
          <w:delText>Dated this 25</w:delText>
        </w:r>
        <w:r w:rsidRPr="00D641B0">
          <w:rPr>
            <w:i/>
            <w:vertAlign w:val="superscript"/>
          </w:rPr>
          <w:delText>th</w:delText>
        </w:r>
        <w:r w:rsidRPr="00D641B0">
          <w:rPr>
            <w:i/>
          </w:rPr>
          <w:delText xml:space="preserve"> day of 10 2022”</w:delText>
        </w:r>
      </w:del>
    </w:p>
    <w:p w14:paraId="775D7244" w14:textId="77777777" w:rsidR="00A92CF8" w:rsidRPr="00A92CF8" w:rsidRDefault="00A92CF8" w:rsidP="00A92CF8">
      <w:pPr>
        <w:pStyle w:val="JudgmentText"/>
        <w:rPr>
          <w:del w:id="390" w:author="svcMRProcess" w:date="2026-09-25T20:04:00Z" w16du:dateUtc="2026-09-26T00:04:00Z"/>
        </w:rPr>
      </w:pPr>
      <w:del w:id="391" w:author="svcMRProcess" w:date="2026-09-25T20:04:00Z" w16du:dateUtc="2026-09-26T00:04:00Z">
        <w:r w:rsidRPr="00641B94">
          <w:rPr>
            <w:lang w:val="en-US"/>
          </w:rPr>
          <w:delText>The parties filed written submissions on the Appeal and the matter was reserved for Judgment on 11</w:delText>
        </w:r>
        <w:r w:rsidRPr="00641B94">
          <w:rPr>
            <w:vertAlign w:val="superscript"/>
            <w:lang w:val="en-US"/>
          </w:rPr>
          <w:delText>th</w:delText>
        </w:r>
        <w:r w:rsidRPr="00641B94">
          <w:rPr>
            <w:lang w:val="en-US"/>
          </w:rPr>
          <w:delText xml:space="preserve"> and 30</w:delText>
        </w:r>
        <w:r w:rsidRPr="00641B94">
          <w:rPr>
            <w:vertAlign w:val="superscript"/>
            <w:lang w:val="en-US"/>
          </w:rPr>
          <w:delText>th</w:delText>
        </w:r>
        <w:r w:rsidRPr="00641B94">
          <w:rPr>
            <w:lang w:val="en-US"/>
          </w:rPr>
          <w:delText xml:space="preserve"> May 2023 before Adeline, J.</w:delText>
        </w:r>
      </w:del>
    </w:p>
    <w:p w14:paraId="56F58EC4" w14:textId="77777777" w:rsidR="00A92CF8" w:rsidRPr="00641B94" w:rsidRDefault="00A92CF8" w:rsidP="00A92CF8">
      <w:pPr>
        <w:pStyle w:val="JudgmentText"/>
        <w:rPr>
          <w:del w:id="392" w:author="svcMRProcess" w:date="2026-09-25T20:04:00Z" w16du:dateUtc="2026-09-26T00:04:00Z"/>
        </w:rPr>
      </w:pPr>
      <w:del w:id="393" w:author="svcMRProcess" w:date="2026-09-25T20:04:00Z" w16du:dateUtc="2026-09-26T00:04:00Z">
        <w:r w:rsidRPr="00641B94">
          <w:rPr>
            <w:lang w:val="en-US"/>
          </w:rPr>
          <w:delText xml:space="preserve"> On allocation of the Appeal to this Court, the Appellant filed notice of motion and Affidavit in </w:delText>
        </w:r>
        <w:r w:rsidRPr="00641B94">
          <w:rPr>
            <w:i/>
            <w:iCs/>
            <w:lang w:val="en-US"/>
          </w:rPr>
          <w:delText>MA243/2023</w:delText>
        </w:r>
        <w:r w:rsidRPr="00641B94">
          <w:rPr>
            <w:lang w:val="en-US"/>
          </w:rPr>
          <w:delText xml:space="preserve"> </w:delText>
        </w:r>
        <w:r w:rsidRPr="00641B94">
          <w:rPr>
            <w:i/>
          </w:rPr>
          <w:delText>Mauritius Union Assurance Limited</w:delText>
        </w:r>
        <w:r w:rsidRPr="00641B94">
          <w:rPr>
            <w:i/>
            <w:lang w:val="en-US"/>
          </w:rPr>
          <w:delText xml:space="preserve"> v. </w:delText>
        </w:r>
        <w:r w:rsidRPr="00641B94">
          <w:rPr>
            <w:i/>
          </w:rPr>
          <w:delText>Mazu Construction (Pty) Ltd</w:delText>
        </w:r>
        <w:r w:rsidRPr="00641B94">
          <w:rPr>
            <w:i/>
            <w:lang w:val="en-US"/>
          </w:rPr>
          <w:delText xml:space="preserve"> (“MA243/2023”) </w:delText>
        </w:r>
        <w:r w:rsidRPr="00641B94">
          <w:rPr>
            <w:lang w:val="en-US"/>
          </w:rPr>
          <w:delText>to amend the memorandum of appeal to insert the following prayer that had been omitted by oversight –</w:delText>
        </w:r>
      </w:del>
    </w:p>
    <w:p w14:paraId="2572DCFB" w14:textId="77777777" w:rsidR="00A92CF8" w:rsidRPr="00BE07AE" w:rsidRDefault="00A92CF8" w:rsidP="00BE07AE">
      <w:pPr>
        <w:spacing w:line="360" w:lineRule="auto"/>
        <w:ind w:right="571"/>
        <w:jc w:val="both"/>
        <w:rPr>
          <w:del w:id="394" w:author="svcMRProcess" w:date="2026-09-25T20:04:00Z" w16du:dateUtc="2026-09-26T00:04:00Z"/>
          <w:i/>
        </w:rPr>
      </w:pPr>
      <w:del w:id="395" w:author="svcMRProcess" w:date="2026-09-25T20:04:00Z" w16du:dateUtc="2026-09-26T00:04:00Z">
        <w:r w:rsidRPr="00BE07AE">
          <w:rPr>
            <w:i/>
          </w:rPr>
          <w:delText>“WHEREFORE, it is humbly prayed that this Honourable Court be pleased to allow the Appeal and quash the decision of the Learned Magistrate Burian in CS112 of 2019”</w:delText>
        </w:r>
      </w:del>
    </w:p>
    <w:p w14:paraId="4294529D" w14:textId="77777777" w:rsidR="00A92CF8" w:rsidRPr="00BE07AE" w:rsidRDefault="00A92CF8" w:rsidP="00A92CF8">
      <w:pPr>
        <w:pStyle w:val="JudgmentText"/>
        <w:rPr>
          <w:del w:id="396" w:author="svcMRProcess" w:date="2026-09-25T20:04:00Z" w16du:dateUtc="2026-09-26T00:04:00Z"/>
        </w:rPr>
      </w:pPr>
      <w:del w:id="397" w:author="svcMRProcess" w:date="2026-09-25T20:04:00Z" w16du:dateUtc="2026-09-26T00:04:00Z">
        <w:r w:rsidRPr="00641B94">
          <w:rPr>
            <w:lang w:val="en-US"/>
          </w:rPr>
          <w:delText>In dismissing the application for Amendment in MA243/2023, this Court held that –</w:delText>
        </w:r>
      </w:del>
    </w:p>
    <w:p w14:paraId="4F322B2C" w14:textId="77777777" w:rsidR="00BE07AE" w:rsidRPr="00A92CF8" w:rsidRDefault="00BE07AE" w:rsidP="00BE07AE">
      <w:pPr>
        <w:pStyle w:val="JudgmentText"/>
        <w:numPr>
          <w:ilvl w:val="0"/>
          <w:numId w:val="0"/>
        </w:numPr>
        <w:ind w:left="720"/>
        <w:rPr>
          <w:del w:id="398" w:author="svcMRProcess" w:date="2026-09-25T20:04:00Z" w16du:dateUtc="2026-09-26T00:04:00Z"/>
        </w:rPr>
      </w:pPr>
    </w:p>
    <w:p w14:paraId="52AF2487" w14:textId="77777777" w:rsidR="00BE07AE" w:rsidRPr="00E31ADE" w:rsidRDefault="00BE07AE" w:rsidP="00E31ADE">
      <w:pPr>
        <w:pStyle w:val="ListParagraph"/>
        <w:numPr>
          <w:ilvl w:val="0"/>
          <w:numId w:val="15"/>
        </w:numPr>
        <w:spacing w:line="360" w:lineRule="auto"/>
        <w:ind w:right="521"/>
        <w:jc w:val="both"/>
        <w:rPr>
          <w:del w:id="399" w:author="svcMRProcess" w:date="2026-09-25T20:04:00Z" w16du:dateUtc="2026-09-26T00:04:00Z"/>
          <w:i/>
          <w:iCs/>
          <w:lang w:val="en-US"/>
        </w:rPr>
      </w:pPr>
      <w:del w:id="400" w:author="svcMRProcess" w:date="2026-09-25T20:04:00Z" w16du:dateUtc="2026-09-26T00:04:00Z">
        <w:r w:rsidRPr="00E31ADE">
          <w:rPr>
            <w:i/>
            <w:iCs/>
            <w:lang w:val="en-US"/>
          </w:rPr>
          <w:delText>“</w:delText>
        </w:r>
        <w:r w:rsidRPr="00E31ADE">
          <w:rPr>
            <w:i/>
            <w:lang w:val="en-US"/>
          </w:rPr>
          <w:delText>In absence of a valid memorandum of appeal that is also deemed withdrawn by operation of rule 14 (as read with rule 5) of the Courts Act (Appeal Rules), the issue amendment does not arise”.</w:delText>
        </w:r>
        <w:r w:rsidRPr="00E31ADE">
          <w:rPr>
            <w:i/>
            <w:iCs/>
            <w:lang w:val="en-US"/>
          </w:rPr>
          <w:delText xml:space="preserve"> </w:delText>
        </w:r>
      </w:del>
    </w:p>
    <w:p w14:paraId="24193E50" w14:textId="77777777" w:rsidR="00BE07AE" w:rsidRPr="00E31ADE" w:rsidRDefault="00BE07AE" w:rsidP="00E31ADE">
      <w:pPr>
        <w:pStyle w:val="ListParagraph"/>
        <w:numPr>
          <w:ilvl w:val="0"/>
          <w:numId w:val="15"/>
        </w:numPr>
        <w:spacing w:line="360" w:lineRule="auto"/>
        <w:jc w:val="both"/>
        <w:rPr>
          <w:del w:id="401" w:author="svcMRProcess" w:date="2026-09-25T20:04:00Z" w16du:dateUtc="2026-09-26T00:04:00Z"/>
          <w:i/>
        </w:rPr>
      </w:pPr>
      <w:del w:id="402" w:author="svcMRProcess" w:date="2026-09-25T20:04:00Z" w16du:dateUtc="2026-09-26T00:04:00Z">
        <w:r w:rsidRPr="00E31ADE">
          <w:rPr>
            <w:i/>
            <w:lang w:val="en-US"/>
          </w:rPr>
          <w:delText xml:space="preserve">“Based on my finding above, the merits of the application also </w:delText>
        </w:r>
        <w:r w:rsidR="00093A60">
          <w:rPr>
            <w:i/>
            <w:lang w:val="en-US"/>
          </w:rPr>
          <w:delText>do not</w:delText>
        </w:r>
        <w:r w:rsidRPr="00E31ADE">
          <w:rPr>
            <w:i/>
            <w:lang w:val="en-US"/>
          </w:rPr>
          <w:delText xml:space="preserve"> arise for determination”.</w:delText>
        </w:r>
      </w:del>
    </w:p>
    <w:p w14:paraId="777852C8" w14:textId="77777777" w:rsidR="00A92CF8" w:rsidRPr="00BE07AE" w:rsidRDefault="00BE07AE" w:rsidP="00BE07AE">
      <w:pPr>
        <w:spacing w:line="360" w:lineRule="auto"/>
        <w:ind w:left="720" w:right="521" w:hanging="720"/>
        <w:jc w:val="both"/>
        <w:rPr>
          <w:del w:id="403" w:author="svcMRProcess" w:date="2026-09-25T20:04:00Z" w16du:dateUtc="2026-09-26T00:04:00Z"/>
          <w:szCs w:val="24"/>
        </w:rPr>
      </w:pPr>
      <w:del w:id="404" w:author="svcMRProcess" w:date="2026-09-25T20:04:00Z" w16du:dateUtc="2026-09-26T00:04:00Z">
        <w:r>
          <w:rPr>
            <w:szCs w:val="24"/>
            <w:lang w:val="en-US"/>
          </w:rPr>
          <w:delText>[8]</w:delText>
        </w:r>
        <w:r>
          <w:rPr>
            <w:szCs w:val="24"/>
            <w:lang w:val="en-US"/>
          </w:rPr>
          <w:tab/>
        </w:r>
        <w:r w:rsidR="00A92CF8" w:rsidRPr="00BE07AE">
          <w:rPr>
            <w:szCs w:val="24"/>
            <w:lang w:val="en-US"/>
          </w:rPr>
          <w:delText xml:space="preserve">Having determined in </w:delText>
        </w:r>
        <w:r w:rsidR="00A92CF8" w:rsidRPr="00BE07AE">
          <w:rPr>
            <w:i/>
            <w:iCs/>
            <w:szCs w:val="24"/>
            <w:lang w:val="en-US"/>
          </w:rPr>
          <w:delText>MA243/2023</w:delText>
        </w:r>
        <w:r w:rsidR="00A92CF8" w:rsidRPr="00BE07AE">
          <w:rPr>
            <w:szCs w:val="24"/>
            <w:lang w:val="en-US"/>
          </w:rPr>
          <w:delText xml:space="preserve"> that the memorandum of appeal is fundamentally defective and deemed withdrawn by operation of rule 14 (as read with rule 5) of the Courts Act (Appeal Rules), this Court has no jurisdiction to hear this appeal.</w:delText>
        </w:r>
      </w:del>
    </w:p>
    <w:p w14:paraId="5E0CCD0C" w14:textId="77777777" w:rsidR="00A92CF8" w:rsidRPr="00641B94" w:rsidRDefault="00BE07AE" w:rsidP="00BE07AE">
      <w:pPr>
        <w:pStyle w:val="JudgmentText"/>
        <w:numPr>
          <w:ilvl w:val="0"/>
          <w:numId w:val="0"/>
        </w:numPr>
        <w:rPr>
          <w:del w:id="405" w:author="svcMRProcess" w:date="2026-09-25T20:04:00Z" w16du:dateUtc="2026-09-26T00:04:00Z"/>
        </w:rPr>
      </w:pPr>
      <w:del w:id="406" w:author="svcMRProcess" w:date="2026-09-25T20:04:00Z" w16du:dateUtc="2026-09-26T00:04:00Z">
        <w:r>
          <w:rPr>
            <w:lang w:val="en-US"/>
          </w:rPr>
          <w:delText>[9]</w:delText>
        </w:r>
        <w:r>
          <w:rPr>
            <w:lang w:val="en-US"/>
          </w:rPr>
          <w:tab/>
        </w:r>
        <w:r w:rsidR="00A92CF8" w:rsidRPr="00641B94">
          <w:rPr>
            <w:lang w:val="en-US"/>
          </w:rPr>
          <w:delText>The Appeal stands withdrawn.</w:delText>
        </w:r>
      </w:del>
    </w:p>
    <w:p w14:paraId="2C233215" w14:textId="77777777" w:rsidR="00235626" w:rsidRPr="004A2599" w:rsidRDefault="00235626" w:rsidP="008577B7">
      <w:pPr>
        <w:keepNext/>
        <w:rPr>
          <w:del w:id="407" w:author="svcMRProcess" w:date="2026-09-25T20:04:00Z" w16du:dateUtc="2026-09-26T00:04:00Z"/>
          <w:szCs w:val="24"/>
        </w:rPr>
      </w:pPr>
      <w:del w:id="408" w:author="svcMRProcess" w:date="2026-09-25T20:04:00Z" w16du:dateUtc="2026-09-26T00:04:00Z">
        <w:r w:rsidRPr="004A2599">
          <w:rPr>
            <w:szCs w:val="24"/>
          </w:rPr>
          <w:delText>Signed, dated and delivered at Ile du Port</w:delText>
        </w:r>
        <w:r w:rsidR="00EF13E2">
          <w:rPr>
            <w:szCs w:val="24"/>
          </w:rPr>
          <w:delText xml:space="preserve"> </w:delText>
        </w:r>
        <w:r w:rsidR="00EF13E2" w:rsidRPr="004A2599">
          <w:rPr>
            <w:szCs w:val="24"/>
          </w:rPr>
          <w:delText xml:space="preserve">on </w:delText>
        </w:r>
        <w:r w:rsidR="00A92CF8">
          <w:rPr>
            <w:szCs w:val="24"/>
          </w:rPr>
          <w:delText>12</w:delText>
        </w:r>
        <w:r w:rsidR="00A92CF8">
          <w:rPr>
            <w:szCs w:val="24"/>
            <w:vertAlign w:val="superscript"/>
          </w:rPr>
          <w:delText xml:space="preserve">th </w:delText>
        </w:r>
        <w:r w:rsidR="00A92CF8">
          <w:rPr>
            <w:szCs w:val="24"/>
          </w:rPr>
          <w:delText>February 2025</w:delText>
        </w:r>
      </w:del>
    </w:p>
    <w:p w14:paraId="5D45189C" w14:textId="77777777" w:rsidR="00235626" w:rsidRDefault="00235626" w:rsidP="008577B7">
      <w:pPr>
        <w:keepNext/>
        <w:rPr>
          <w:del w:id="409" w:author="svcMRProcess" w:date="2026-09-25T20:04:00Z" w16du:dateUtc="2026-09-26T00:04:00Z"/>
          <w:szCs w:val="24"/>
        </w:rPr>
      </w:pPr>
    </w:p>
    <w:p w14:paraId="3ECDEF5D" w14:textId="77777777" w:rsidR="00A92CF8" w:rsidRPr="004A2599" w:rsidRDefault="00A92CF8" w:rsidP="008577B7">
      <w:pPr>
        <w:keepNext/>
        <w:rPr>
          <w:del w:id="410" w:author="svcMRProcess" w:date="2026-09-25T20:04:00Z" w16du:dateUtc="2026-09-26T00:04:00Z"/>
          <w:szCs w:val="24"/>
        </w:rPr>
      </w:pPr>
    </w:p>
    <w:p w14:paraId="7D64A2B1" w14:textId="77777777" w:rsidR="00235626" w:rsidRPr="00A92CF8" w:rsidRDefault="00A92CF8" w:rsidP="008577B7">
      <w:pPr>
        <w:keepNext/>
        <w:rPr>
          <w:del w:id="411" w:author="svcMRProcess" w:date="2026-09-25T20:04:00Z" w16du:dateUtc="2026-09-26T00:04:00Z"/>
          <w:szCs w:val="24"/>
          <w:u w:val="single"/>
        </w:rPr>
      </w:pPr>
      <w:del w:id="412" w:author="svcMRProcess" w:date="2026-09-25T20:04:00Z" w16du:dateUtc="2026-09-26T00:04:00Z">
        <w:r>
          <w:rPr>
            <w:szCs w:val="24"/>
            <w:u w:val="single"/>
          </w:rPr>
          <w:tab/>
        </w:r>
        <w:r>
          <w:rPr>
            <w:szCs w:val="24"/>
            <w:u w:val="single"/>
          </w:rPr>
          <w:tab/>
        </w:r>
        <w:r>
          <w:rPr>
            <w:szCs w:val="24"/>
            <w:u w:val="single"/>
          </w:rPr>
          <w:tab/>
        </w:r>
      </w:del>
    </w:p>
    <w:p w14:paraId="18C24D53" w14:textId="77777777" w:rsidR="00235626" w:rsidRPr="00813BE3" w:rsidRDefault="00A92CF8">
      <w:pPr>
        <w:pPrChange w:id="413" w:author="svcMRProcess" w:date="2026-09-25T20:04:00Z" w16du:dateUtc="2026-09-26T00:04:00Z">
          <w:pPr>
            <w:keepNext/>
          </w:pPr>
        </w:pPrChange>
      </w:pPr>
      <w:del w:id="414" w:author="svcMRProcess" w:date="2026-09-25T20:04:00Z" w16du:dateUtc="2026-09-26T00:04:00Z">
        <w:r w:rsidRPr="00A92CF8">
          <w:rPr>
            <w:szCs w:val="24"/>
          </w:rPr>
          <w:delText>Madeleine, J</w:delText>
        </w:r>
      </w:del>
    </w:p>
    <w:sectPr w:rsidR="00235626" w:rsidRPr="00813BE3">
      <w:headerReference w:type="even" r:id="rId29"/>
      <w:headerReference w:type="default" r:id="rId30"/>
      <w:footerReference w:type="even" r:id="rId31"/>
      <w:footerReference w:type="default" r:id="rId32"/>
      <w:headerReference w:type="first" r:id="rId33"/>
      <w:footerReference w:type="first" r:id="rId34"/>
      <w:type w:val="continuous"/>
      <w:pgSz w:w="11907" w:h="16840" w:code="9"/>
      <w:pgMar w:top="2376" w:right="2404" w:bottom="3544" w:left="2404" w:header="720" w:footer="3380" w:gutter="0"/>
      <w:pgNumType w:start="1"/>
      <w:cols w:space="720"/>
      <w:noEndnote/>
      <w:titlePg/>
      <w:docGrid w:linePitch="326"/>
      <w:sectPrChange w:id="455" w:author="svcMRProcess" w:date="2026-09-25T20:04:00Z" w16du:dateUtc="2026-09-26T00:04:00Z">
        <w:sectPr w:rsidR="00235626" w:rsidRPr="00813BE3">
          <w:type w:val="nextPage"/>
          <w:pgSz w:w="12240" w:h="15840" w:code="0"/>
          <w:pgMar w:top="1440" w:right="1440" w:bottom="1440" w:left="1440" w:header="720" w:footer="720" w:gutter="0"/>
          <w:pgNumType w:start="0"/>
          <w:noEndnote w:val="0"/>
          <w:titlePg w:val="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9D75A3" w14:textId="77777777" w:rsidR="00E10809" w:rsidRDefault="00E10809">
      <w:pPr>
        <w:pPrChange w:id="186" w:author="svcMRProcess" w:date="2026-09-25T20:04:00Z" w16du:dateUtc="2026-09-26T00:04:00Z">
          <w:pPr>
            <w:spacing w:after="0" w:line="240" w:lineRule="auto"/>
          </w:pPr>
        </w:pPrChange>
      </w:pPr>
      <w:r>
        <w:separator/>
      </w:r>
    </w:p>
  </w:endnote>
  <w:endnote w:type="continuationSeparator" w:id="0">
    <w:p w14:paraId="7C84F104" w14:textId="77777777" w:rsidR="00E10809" w:rsidRDefault="00E10809">
      <w:pPr>
        <w:pPrChange w:id="187" w:author="svcMRProcess" w:date="2026-09-25T20:04:00Z" w16du:dateUtc="2026-09-26T00:04: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5002EFF" w:usb1="C000E47F" w:usb2="0000002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roman"/>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3AB991" w14:textId="77777777" w:rsidR="0078090E" w:rsidRDefault="0078090E">
    <w:pPr>
      <w:pStyle w:val="Footer"/>
      <w:pBdr>
        <w:bottom w:val="single" w:sz="4" w:space="1" w:color="auto"/>
      </w:pBdr>
      <w:rPr>
        <w:sz w:val="20"/>
      </w:rPr>
    </w:pPr>
  </w:p>
  <w:p w14:paraId="6EEDB3C8" w14:textId="77777777" w:rsidR="0078090E" w:rsidRDefault="00E10809">
    <w:pPr>
      <w:pStyle w:val="Footer"/>
      <w:tabs>
        <w:tab w:val="center" w:pos="3600"/>
        <w:tab w:val="right" w:pos="7080"/>
      </w:tabs>
      <w:rPr>
        <w:sz w:val="20"/>
      </w:rPr>
    </w:pPr>
    <w:r>
      <w:rPr>
        <w:sz w:val="20"/>
      </w:rPr>
      <w:tab/>
      <w:t xml:space="preserve">Version </w:t>
    </w:r>
    <w:r>
      <w:rPr>
        <w:sz w:val="20"/>
      </w:rPr>
      <w:fldChar w:fldCharType="begin"/>
    </w:r>
    <w:r>
      <w:rPr>
        <w:sz w:val="20"/>
      </w:rPr>
      <w:instrText xml:space="preserve"> DOCPROPERTY "Suffix" </w:instrText>
    </w:r>
    <w:r>
      <w:rPr>
        <w:sz w:val="20"/>
      </w:rPr>
      <w:fldChar w:fldCharType="separate"/>
    </w:r>
    <w:r>
      <w:rPr>
        <w:sz w:val="20"/>
      </w:rPr>
      <w:t>00-b0-03</w:t>
    </w:r>
    <w:r>
      <w:rPr>
        <w:sz w:val="20"/>
      </w:rPr>
      <w:fldChar w:fldCharType="end"/>
    </w:r>
    <w:r>
      <w:rPr>
        <w:sz w:val="20"/>
      </w:rPr>
      <w:tab/>
      <w:t xml:space="preserve">As at </w:t>
    </w:r>
    <w:r>
      <w:rPr>
        <w:sz w:val="20"/>
      </w:rPr>
      <w:fldChar w:fldCharType="begin"/>
    </w:r>
    <w:r>
      <w:rPr>
        <w:sz w:val="20"/>
      </w:rPr>
      <w:instrText xml:space="preserve"> DOCPROPERTY "AsAtDate" </w:instrText>
    </w:r>
    <w:r>
      <w:rPr>
        <w:sz w:val="20"/>
      </w:rPr>
      <w:fldChar w:fldCharType="separate"/>
    </w:r>
    <w:r>
      <w:rPr>
        <w:sz w:val="20"/>
      </w:rPr>
      <w:t>23 Aug 2014</w:t>
    </w:r>
    <w:r>
      <w:rPr>
        <w:sz w:val="20"/>
      </w:rPr>
      <w:fldChar w:fldCharType="end"/>
    </w:r>
  </w:p>
  <w:p w14:paraId="30170421" w14:textId="77777777" w:rsidR="0078090E" w:rsidRDefault="00E10809">
    <w:pPr>
      <w:pStyle w:val="Footer"/>
      <w:tabs>
        <w:tab w:val="center" w:pos="3600"/>
      </w:tabs>
      <w:rPr>
        <w:sz w:val="16"/>
      </w:rPr>
    </w:pPr>
    <w:r>
      <w:rPr>
        <w:sz w:val="16"/>
      </w:rPr>
      <w:tab/>
      <w:t>Published on www.legislation.wa.gov.au</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9A7060" w14:textId="77777777" w:rsidR="0078090E" w:rsidRDefault="0078090E">
    <w:pPr>
      <w:pStyle w:val="Footer"/>
      <w:pBdr>
        <w:bottom w:val="single" w:sz="4" w:space="1" w:color="auto"/>
      </w:pBdr>
      <w:rPr>
        <w:sz w:val="20"/>
      </w:rPr>
    </w:pPr>
  </w:p>
  <w:p w14:paraId="2CD5F675" w14:textId="77777777" w:rsidR="0078090E" w:rsidRDefault="00E10809">
    <w:pPr>
      <w:pStyle w:val="Footer"/>
      <w:tabs>
        <w:tab w:val="center" w:pos="3600"/>
        <w:tab w:val="right" w:pos="7080"/>
      </w:tabs>
      <w:rPr>
        <w:sz w:val="20"/>
      </w:rPr>
    </w:pPr>
    <w:r>
      <w:rPr>
        <w:sz w:val="20"/>
      </w:rPr>
      <w:t xml:space="preserve">As at </w:t>
    </w:r>
    <w:r>
      <w:rPr>
        <w:sz w:val="20"/>
      </w:rPr>
      <w:fldChar w:fldCharType="begin"/>
    </w:r>
    <w:r>
      <w:rPr>
        <w:sz w:val="20"/>
      </w:rPr>
      <w:instrText xml:space="preserve"> DOCPROPERTY "AsAtDate" </w:instrText>
    </w:r>
    <w:r>
      <w:rPr>
        <w:sz w:val="20"/>
      </w:rPr>
      <w:fldChar w:fldCharType="separate"/>
    </w:r>
    <w:r>
      <w:rPr>
        <w:sz w:val="20"/>
      </w:rPr>
      <w:t>23 Aug 2014</w:t>
    </w:r>
    <w:r>
      <w:rPr>
        <w:sz w:val="20"/>
      </w:rPr>
      <w:fldChar w:fldCharType="end"/>
    </w:r>
    <w:r>
      <w:rPr>
        <w:sz w:val="20"/>
      </w:rPr>
      <w:tab/>
      <w:t xml:space="preserve">Version </w:t>
    </w:r>
    <w:r>
      <w:rPr>
        <w:sz w:val="20"/>
      </w:rPr>
      <w:fldChar w:fldCharType="begin"/>
    </w:r>
    <w:r>
      <w:rPr>
        <w:sz w:val="20"/>
      </w:rPr>
      <w:instrText xml:space="preserve"> DOCPROPERTY "Suffix" </w:instrText>
    </w:r>
    <w:r>
      <w:rPr>
        <w:sz w:val="20"/>
      </w:rPr>
      <w:fldChar w:fldCharType="separate"/>
    </w:r>
    <w:r>
      <w:rPr>
        <w:sz w:val="20"/>
      </w:rPr>
      <w:t>00-b0-03</w:t>
    </w:r>
    <w:r>
      <w:rPr>
        <w:sz w:val="20"/>
      </w:rPr>
      <w:fldChar w:fldCharType="end"/>
    </w:r>
  </w:p>
  <w:p w14:paraId="275CA957" w14:textId="77777777" w:rsidR="0078090E" w:rsidRDefault="00E10809">
    <w:pPr>
      <w:pStyle w:val="Footer"/>
      <w:tabs>
        <w:tab w:val="center" w:pos="3600"/>
      </w:tabs>
      <w:rPr>
        <w:sz w:val="16"/>
      </w:rPr>
    </w:pPr>
    <w:r>
      <w:rPr>
        <w:sz w:val="16"/>
      </w:rPr>
      <w:tab/>
      <w:t>Published on www.legislation.wa.gov.au</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8E7843" w14:textId="77777777" w:rsidR="0078090E" w:rsidRDefault="0078090E">
    <w:pPr>
      <w:pStyle w:val="Footer"/>
      <w:pBdr>
        <w:bottom w:val="single" w:sz="4" w:space="1" w:color="auto"/>
      </w:pBdr>
      <w:rPr>
        <w:sz w:val="20"/>
      </w:rPr>
    </w:pPr>
  </w:p>
  <w:p w14:paraId="2CA86A33" w14:textId="77777777" w:rsidR="0078090E" w:rsidRDefault="00E10809">
    <w:pPr>
      <w:pStyle w:val="Footer"/>
      <w:tabs>
        <w:tab w:val="center" w:pos="3600"/>
        <w:tab w:val="right" w:pos="7080"/>
      </w:tabs>
      <w:rPr>
        <w:sz w:val="20"/>
      </w:rPr>
    </w:pPr>
    <w:r>
      <w:rPr>
        <w:sz w:val="20"/>
      </w:rPr>
      <w:t xml:space="preserve">As at </w:t>
    </w:r>
    <w:r>
      <w:rPr>
        <w:sz w:val="20"/>
      </w:rPr>
      <w:fldChar w:fldCharType="begin"/>
    </w:r>
    <w:r>
      <w:rPr>
        <w:sz w:val="20"/>
      </w:rPr>
      <w:instrText xml:space="preserve"> DOCPROPERTY "AsAtDate" </w:instrText>
    </w:r>
    <w:r>
      <w:rPr>
        <w:sz w:val="20"/>
      </w:rPr>
      <w:fldChar w:fldCharType="separate"/>
    </w:r>
    <w:r>
      <w:rPr>
        <w:sz w:val="20"/>
      </w:rPr>
      <w:t>23 Aug 2014</w:t>
    </w:r>
    <w:r>
      <w:rPr>
        <w:sz w:val="20"/>
      </w:rPr>
      <w:fldChar w:fldCharType="end"/>
    </w:r>
    <w:r>
      <w:rPr>
        <w:sz w:val="20"/>
      </w:rPr>
      <w:tab/>
      <w:t xml:space="preserve">Version </w:t>
    </w:r>
    <w:r>
      <w:rPr>
        <w:sz w:val="20"/>
      </w:rPr>
      <w:fldChar w:fldCharType="begin"/>
    </w:r>
    <w:r>
      <w:rPr>
        <w:sz w:val="20"/>
      </w:rPr>
      <w:instrText xml:space="preserve"> DOCPROPERTY "Suffix" </w:instrText>
    </w:r>
    <w:r>
      <w:rPr>
        <w:sz w:val="20"/>
      </w:rPr>
      <w:fldChar w:fldCharType="separate"/>
    </w:r>
    <w:r>
      <w:rPr>
        <w:sz w:val="20"/>
      </w:rPr>
      <w:t>00-b0-03</w:t>
    </w:r>
    <w:r>
      <w:rPr>
        <w:sz w:val="20"/>
      </w:rPr>
      <w:fldChar w:fldCharType="end"/>
    </w:r>
  </w:p>
  <w:p w14:paraId="53FEE16C" w14:textId="77777777" w:rsidR="0078090E" w:rsidRDefault="00E10809">
    <w:pPr>
      <w:pStyle w:val="Footer"/>
      <w:tabs>
        <w:tab w:val="center" w:pos="3600"/>
      </w:tabs>
      <w:rPr>
        <w:sz w:val="16"/>
      </w:rPr>
    </w:pPr>
    <w:r>
      <w:rPr>
        <w:sz w:val="16"/>
      </w:rPr>
      <w:tab/>
      <w:t>Published on www.legislation.wa.gov.au</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F67EB9" w14:textId="77777777" w:rsidR="0078090E" w:rsidRDefault="0078090E">
    <w:pPr>
      <w:pStyle w:val="Footer"/>
      <w:pBdr>
        <w:bottom w:val="single" w:sz="4" w:space="1" w:color="auto"/>
      </w:pBdr>
      <w:rPr>
        <w:sz w:val="20"/>
      </w:rPr>
    </w:pPr>
  </w:p>
  <w:p w14:paraId="6E684929" w14:textId="77777777" w:rsidR="0078090E" w:rsidRDefault="00E10809">
    <w:pPr>
      <w:pStyle w:val="Footer"/>
      <w:tabs>
        <w:tab w:val="center" w:pos="3600"/>
        <w:tab w:val="right" w:pos="7080"/>
      </w:tabs>
      <w:rPr>
        <w:sz w:val="20"/>
      </w:rPr>
    </w:pPr>
    <w:r>
      <w:rPr>
        <w:sz w:val="20"/>
      </w:rPr>
      <w:t xml:space="preserve">page </w:t>
    </w:r>
    <w:r>
      <w:rPr>
        <w:sz w:val="20"/>
      </w:rPr>
      <w:fldChar w:fldCharType="begin"/>
    </w:r>
    <w:r>
      <w:rPr>
        <w:sz w:val="20"/>
      </w:rPr>
      <w:instrText xml:space="preserve"> PAGE </w:instrText>
    </w:r>
    <w:r>
      <w:rPr>
        <w:sz w:val="20"/>
      </w:rPr>
      <w:fldChar w:fldCharType="separate"/>
    </w:r>
    <w:r>
      <w:rPr>
        <w:noProof/>
        <w:sz w:val="20"/>
      </w:rPr>
      <w:t>4</w:t>
    </w:r>
    <w:r>
      <w:rPr>
        <w:sz w:val="20"/>
      </w:rPr>
      <w:fldChar w:fldCharType="end"/>
    </w:r>
    <w:r>
      <w:rPr>
        <w:sz w:val="20"/>
      </w:rPr>
      <w:tab/>
      <w:t xml:space="preserve">Version </w:t>
    </w:r>
    <w:r>
      <w:rPr>
        <w:sz w:val="20"/>
      </w:rPr>
      <w:fldChar w:fldCharType="begin"/>
    </w:r>
    <w:r>
      <w:rPr>
        <w:sz w:val="20"/>
      </w:rPr>
      <w:instrText xml:space="preserve"> DOCPROPERTY "Suffix" </w:instrText>
    </w:r>
    <w:r>
      <w:rPr>
        <w:sz w:val="20"/>
      </w:rPr>
      <w:fldChar w:fldCharType="separate"/>
    </w:r>
    <w:r>
      <w:rPr>
        <w:sz w:val="20"/>
      </w:rPr>
      <w:t>00-b0-03</w:t>
    </w:r>
    <w:r>
      <w:rPr>
        <w:sz w:val="20"/>
      </w:rPr>
      <w:fldChar w:fldCharType="end"/>
    </w:r>
    <w:r>
      <w:rPr>
        <w:sz w:val="20"/>
      </w:rPr>
      <w:tab/>
      <w:t xml:space="preserve">As at </w:t>
    </w:r>
    <w:r>
      <w:rPr>
        <w:sz w:val="20"/>
      </w:rPr>
      <w:fldChar w:fldCharType="begin"/>
    </w:r>
    <w:r>
      <w:rPr>
        <w:sz w:val="20"/>
      </w:rPr>
      <w:instrText xml:space="preserve"> DOCPROPERTY "AsAtDate" </w:instrText>
    </w:r>
    <w:r>
      <w:rPr>
        <w:sz w:val="20"/>
      </w:rPr>
      <w:fldChar w:fldCharType="separate"/>
    </w:r>
    <w:r>
      <w:rPr>
        <w:sz w:val="20"/>
      </w:rPr>
      <w:t>23 Aug 2014</w:t>
    </w:r>
    <w:r>
      <w:rPr>
        <w:sz w:val="20"/>
      </w:rPr>
      <w:fldChar w:fldCharType="end"/>
    </w:r>
  </w:p>
  <w:p w14:paraId="31CB8E73" w14:textId="77777777" w:rsidR="0078090E" w:rsidRDefault="00E10809">
    <w:pPr>
      <w:pStyle w:val="Footer"/>
      <w:tabs>
        <w:tab w:val="center" w:pos="3600"/>
      </w:tabs>
      <w:rPr>
        <w:sz w:val="16"/>
      </w:rPr>
    </w:pPr>
    <w:r>
      <w:rPr>
        <w:sz w:val="16"/>
      </w:rPr>
      <w:tab/>
      <w:t>Published on www.legislation.wa.gov.au</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9EDD9" w14:textId="77777777" w:rsidR="0078090E" w:rsidRDefault="0078090E">
    <w:pPr>
      <w:pStyle w:val="Footer"/>
      <w:pBdr>
        <w:bottom w:val="single" w:sz="4" w:space="1" w:color="auto"/>
      </w:pBdr>
      <w:rPr>
        <w:sz w:val="20"/>
      </w:rPr>
    </w:pPr>
  </w:p>
  <w:p w14:paraId="09A67B45" w14:textId="77777777" w:rsidR="0078090E" w:rsidRDefault="00E10809">
    <w:pPr>
      <w:pStyle w:val="Footer"/>
      <w:tabs>
        <w:tab w:val="center" w:pos="3600"/>
        <w:tab w:val="right" w:pos="7080"/>
      </w:tabs>
      <w:rPr>
        <w:sz w:val="20"/>
      </w:rPr>
    </w:pPr>
    <w:r>
      <w:rPr>
        <w:sz w:val="20"/>
      </w:rPr>
      <w:t xml:space="preserve">As at </w:t>
    </w:r>
    <w:r>
      <w:rPr>
        <w:sz w:val="20"/>
      </w:rPr>
      <w:fldChar w:fldCharType="begin"/>
    </w:r>
    <w:r>
      <w:rPr>
        <w:sz w:val="20"/>
      </w:rPr>
      <w:instrText xml:space="preserve"> DOCPROPERTY "AsAtDate" </w:instrText>
    </w:r>
    <w:r>
      <w:rPr>
        <w:sz w:val="20"/>
      </w:rPr>
      <w:fldChar w:fldCharType="separate"/>
    </w:r>
    <w:r>
      <w:rPr>
        <w:sz w:val="20"/>
      </w:rPr>
      <w:t>23 Aug 2014</w:t>
    </w:r>
    <w:r>
      <w:rPr>
        <w:sz w:val="20"/>
      </w:rPr>
      <w:fldChar w:fldCharType="end"/>
    </w:r>
    <w:r>
      <w:rPr>
        <w:sz w:val="20"/>
      </w:rPr>
      <w:tab/>
      <w:t xml:space="preserve">Version </w:t>
    </w:r>
    <w:r>
      <w:rPr>
        <w:sz w:val="20"/>
      </w:rPr>
      <w:fldChar w:fldCharType="begin"/>
    </w:r>
    <w:r>
      <w:rPr>
        <w:sz w:val="20"/>
      </w:rPr>
      <w:instrText xml:space="preserve"> DOCPROPERTY "Suffix" </w:instrText>
    </w:r>
    <w:r>
      <w:rPr>
        <w:sz w:val="20"/>
      </w:rPr>
      <w:fldChar w:fldCharType="separate"/>
    </w:r>
    <w:r>
      <w:rPr>
        <w:sz w:val="20"/>
      </w:rPr>
      <w:t>00-b0-03</w:t>
    </w:r>
    <w:r>
      <w:rPr>
        <w:sz w:val="20"/>
      </w:rPr>
      <w:fldChar w:fldCharType="end"/>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3</w:t>
    </w:r>
    <w:r>
      <w:rPr>
        <w:sz w:val="20"/>
      </w:rPr>
      <w:fldChar w:fldCharType="end"/>
    </w:r>
  </w:p>
  <w:p w14:paraId="52D3CCF3" w14:textId="77777777" w:rsidR="0078090E" w:rsidRDefault="00E10809">
    <w:pPr>
      <w:pStyle w:val="Footer"/>
      <w:tabs>
        <w:tab w:val="center" w:pos="3600"/>
      </w:tabs>
      <w:rPr>
        <w:sz w:val="16"/>
      </w:rPr>
    </w:pPr>
    <w:r>
      <w:rPr>
        <w:sz w:val="16"/>
      </w:rPr>
      <w:tab/>
      <w:t>Published on www.legislation.wa.gov.au</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6F9AC0" w14:textId="77777777" w:rsidR="0078090E" w:rsidRDefault="0078090E">
    <w:pPr>
      <w:pStyle w:val="Footer"/>
      <w:pBdr>
        <w:bottom w:val="single" w:sz="4" w:space="1" w:color="auto"/>
      </w:pBdr>
      <w:rPr>
        <w:sz w:val="20"/>
      </w:rPr>
    </w:pPr>
  </w:p>
  <w:p w14:paraId="2E907F75" w14:textId="77777777" w:rsidR="0078090E" w:rsidRDefault="00E10809">
    <w:pPr>
      <w:pStyle w:val="Footer"/>
      <w:tabs>
        <w:tab w:val="center" w:pos="3600"/>
        <w:tab w:val="right" w:pos="7080"/>
      </w:tabs>
      <w:rPr>
        <w:sz w:val="20"/>
      </w:rPr>
    </w:pPr>
    <w:r>
      <w:rPr>
        <w:sz w:val="20"/>
      </w:rPr>
      <w:t xml:space="preserve">As at </w:t>
    </w:r>
    <w:r>
      <w:rPr>
        <w:sz w:val="20"/>
      </w:rPr>
      <w:fldChar w:fldCharType="begin"/>
    </w:r>
    <w:r>
      <w:rPr>
        <w:sz w:val="20"/>
      </w:rPr>
      <w:instrText xml:space="preserve"> DOCPROPERTY "AsAtDate" </w:instrText>
    </w:r>
    <w:r>
      <w:rPr>
        <w:sz w:val="20"/>
      </w:rPr>
      <w:fldChar w:fldCharType="separate"/>
    </w:r>
    <w:r>
      <w:rPr>
        <w:sz w:val="20"/>
      </w:rPr>
      <w:t>23 Aug 2014</w:t>
    </w:r>
    <w:r>
      <w:rPr>
        <w:sz w:val="20"/>
      </w:rPr>
      <w:fldChar w:fldCharType="end"/>
    </w:r>
    <w:r>
      <w:rPr>
        <w:sz w:val="20"/>
      </w:rPr>
      <w:tab/>
      <w:t xml:space="preserve">Version </w:t>
    </w:r>
    <w:r>
      <w:rPr>
        <w:sz w:val="20"/>
      </w:rPr>
      <w:fldChar w:fldCharType="begin"/>
    </w:r>
    <w:r>
      <w:rPr>
        <w:sz w:val="20"/>
      </w:rPr>
      <w:instrText xml:space="preserve"> DOCPROPERTY "Suffix" </w:instrText>
    </w:r>
    <w:r>
      <w:rPr>
        <w:sz w:val="20"/>
      </w:rPr>
      <w:fldChar w:fldCharType="separate"/>
    </w:r>
    <w:r>
      <w:rPr>
        <w:sz w:val="20"/>
      </w:rPr>
      <w:t>00-b0-03</w:t>
    </w:r>
    <w:r>
      <w:rPr>
        <w:sz w:val="20"/>
      </w:rPr>
      <w:fldChar w:fldCharType="end"/>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i</w:t>
    </w:r>
    <w:r>
      <w:rPr>
        <w:sz w:val="20"/>
      </w:rPr>
      <w:fldChar w:fldCharType="end"/>
    </w:r>
  </w:p>
  <w:p w14:paraId="78767ED2" w14:textId="77777777" w:rsidR="0078090E" w:rsidRDefault="00E10809">
    <w:pPr>
      <w:pStyle w:val="Footer"/>
      <w:tabs>
        <w:tab w:val="center" w:pos="3600"/>
      </w:tabs>
      <w:rPr>
        <w:sz w:val="16"/>
      </w:rPr>
    </w:pPr>
    <w:r>
      <w:rPr>
        <w:sz w:val="16"/>
      </w:rPr>
      <w:tab/>
      <w:t>Published on www.legislation.wa.gov.au</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22EFEE" w14:textId="77777777" w:rsidR="00813BE3" w:rsidRDefault="00813BE3">
    <w:pPr>
      <w:pStyle w:val="Footer"/>
      <w:pBdr>
        <w:bottom w:val="single" w:sz="4" w:space="1" w:color="auto"/>
      </w:pBdr>
      <w:rPr>
        <w:del w:id="441" w:author="svcMRProcess" w:date="2026-09-25T20:04:00Z" w16du:dateUtc="2026-09-26T00:04:00Z"/>
        <w:sz w:val="20"/>
      </w:rPr>
    </w:pPr>
  </w:p>
  <w:p w14:paraId="4B5B295E" w14:textId="77777777" w:rsidR="00813BE3" w:rsidRDefault="00813BE3">
    <w:pPr>
      <w:pStyle w:val="Footer"/>
      <w:tabs>
        <w:tab w:val="center" w:pos="3600"/>
        <w:tab w:val="right" w:pos="7080"/>
      </w:tabs>
      <w:rPr>
        <w:del w:id="442" w:author="svcMRProcess" w:date="2026-09-25T20:04:00Z" w16du:dateUtc="2026-09-26T00:04:00Z"/>
        <w:sz w:val="20"/>
      </w:rPr>
    </w:pPr>
    <w:del w:id="443" w:author="svcMRProcess" w:date="2026-09-25T20:04:00Z" w16du:dateUtc="2026-09-26T00:04:00Z">
      <w:r>
        <w:rPr>
          <w:sz w:val="20"/>
        </w:rPr>
        <w:delText xml:space="preserve">page </w:delText>
      </w:r>
      <w:r>
        <w:rPr>
          <w:sz w:val="20"/>
        </w:rPr>
        <w:fldChar w:fldCharType="begin"/>
      </w:r>
      <w:r>
        <w:rPr>
          <w:sz w:val="20"/>
        </w:rPr>
        <w:delInstrText xml:space="preserve"> PAGE </w:delInstrText>
      </w:r>
      <w:r>
        <w:rPr>
          <w:sz w:val="20"/>
        </w:rPr>
        <w:fldChar w:fldCharType="separate"/>
      </w:r>
      <w:r>
        <w:rPr>
          <w:noProof/>
          <w:sz w:val="20"/>
        </w:rPr>
        <w:delText>4</w:delText>
      </w:r>
      <w:r>
        <w:rPr>
          <w:sz w:val="20"/>
        </w:rPr>
        <w:fldChar w:fldCharType="end"/>
      </w:r>
      <w:r>
        <w:rPr>
          <w:sz w:val="20"/>
        </w:rPr>
        <w:tab/>
        <w:delText xml:space="preserve">Version </w:delText>
      </w:r>
      <w:r>
        <w:rPr>
          <w:sz w:val="20"/>
        </w:rPr>
        <w:fldChar w:fldCharType="begin"/>
      </w:r>
      <w:r>
        <w:rPr>
          <w:sz w:val="20"/>
        </w:rPr>
        <w:delInstrText xml:space="preserve"> DOCPROPERTY "Suffix" </w:delInstrText>
      </w:r>
      <w:r>
        <w:rPr>
          <w:sz w:val="20"/>
        </w:rPr>
        <w:fldChar w:fldCharType="separate"/>
      </w:r>
      <w:r>
        <w:rPr>
          <w:sz w:val="20"/>
        </w:rPr>
        <w:delText>00-b0-03</w:delText>
      </w:r>
      <w:r>
        <w:rPr>
          <w:sz w:val="20"/>
        </w:rPr>
        <w:fldChar w:fldCharType="end"/>
      </w:r>
      <w:r>
        <w:rPr>
          <w:sz w:val="20"/>
        </w:rPr>
        <w:tab/>
        <w:delText xml:space="preserve">As at </w:delText>
      </w:r>
      <w:r>
        <w:rPr>
          <w:sz w:val="20"/>
        </w:rPr>
        <w:fldChar w:fldCharType="begin"/>
      </w:r>
      <w:r>
        <w:rPr>
          <w:sz w:val="20"/>
        </w:rPr>
        <w:delInstrText xml:space="preserve"> DOCPROPERTY "AsAtDate" </w:delInstrText>
      </w:r>
      <w:r>
        <w:rPr>
          <w:sz w:val="20"/>
        </w:rPr>
        <w:fldChar w:fldCharType="separate"/>
      </w:r>
      <w:r>
        <w:rPr>
          <w:sz w:val="20"/>
        </w:rPr>
        <w:delText>23 Aug 2014</w:delText>
      </w:r>
      <w:r>
        <w:rPr>
          <w:sz w:val="20"/>
        </w:rPr>
        <w:fldChar w:fldCharType="end"/>
      </w:r>
    </w:del>
  </w:p>
  <w:p w14:paraId="034EE5ED" w14:textId="77777777" w:rsidR="00813BE3" w:rsidRDefault="00813BE3">
    <w:pPr>
      <w:pStyle w:val="Footer"/>
      <w:rPr>
        <w:rPrChange w:id="444" w:author="svcMRProcess" w:date="2026-09-25T20:04:00Z" w16du:dateUtc="2026-09-26T00:04:00Z">
          <w:rPr>
            <w:sz w:val="16"/>
          </w:rPr>
        </w:rPrChange>
      </w:rPr>
      <w:pPrChange w:id="445" w:author="svcMRProcess" w:date="2026-09-25T20:04:00Z" w16du:dateUtc="2026-09-26T00:04:00Z">
        <w:pPr>
          <w:pStyle w:val="Footer"/>
          <w:tabs>
            <w:tab w:val="center" w:pos="3600"/>
          </w:tabs>
        </w:pPr>
      </w:pPrChange>
    </w:pPr>
    <w:del w:id="446" w:author="svcMRProcess" w:date="2026-09-25T20:04:00Z" w16du:dateUtc="2026-09-26T00:04:00Z">
      <w:r>
        <w:rPr>
          <w:sz w:val="16"/>
        </w:rPr>
        <w:tab/>
        <w:delText>Published on www.legislation.wa.gov.au</w:delText>
      </w:r>
    </w:del>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07007354"/>
      <w:docPartObj>
        <w:docPartGallery w:val="Page Numbers (Bottom of Page)"/>
        <w:docPartUnique/>
      </w:docPartObj>
    </w:sdtPr>
    <w:sdtEndPr>
      <w:rPr>
        <w:noProof/>
      </w:rPr>
    </w:sdtEndPr>
    <w:sdtContent>
      <w:p w14:paraId="711D27B7" w14:textId="77777777" w:rsidR="00F33B83" w:rsidRDefault="00F33B83">
        <w:pPr>
          <w:pStyle w:val="Footer"/>
          <w:jc w:val="center"/>
        </w:pPr>
        <w:del w:id="447" w:author="svcMRProcess" w:date="2026-09-25T20:04:00Z" w16du:dateUtc="2026-09-26T00:04:00Z">
          <w:r>
            <w:fldChar w:fldCharType="begin"/>
          </w:r>
          <w:r>
            <w:delInstrText xml:space="preserve"> PAGE   \* MERGEFORMAT </w:delInstrText>
          </w:r>
          <w:r>
            <w:fldChar w:fldCharType="separate"/>
          </w:r>
          <w:r w:rsidR="00093A60">
            <w:rPr>
              <w:noProof/>
            </w:rPr>
            <w:delText>3</w:delText>
          </w:r>
          <w:r>
            <w:rPr>
              <w:noProof/>
            </w:rPr>
            <w:fldChar w:fldCharType="end"/>
          </w:r>
        </w:del>
      </w:p>
    </w:sdtContent>
  </w:sdt>
  <w:p w14:paraId="06898B06" w14:textId="77777777" w:rsidR="00F33B83" w:rsidRDefault="00F33B8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29BDA3" w14:textId="77777777" w:rsidR="00813BE3" w:rsidRDefault="00813BE3">
    <w:pPr>
      <w:pStyle w:val="Footer"/>
      <w:pBdr>
        <w:bottom w:val="single" w:sz="4" w:space="1" w:color="auto"/>
      </w:pBdr>
      <w:rPr>
        <w:del w:id="449" w:author="svcMRProcess" w:date="2026-09-25T20:04:00Z" w16du:dateUtc="2026-09-26T00:04:00Z"/>
        <w:sz w:val="20"/>
      </w:rPr>
    </w:pPr>
  </w:p>
  <w:p w14:paraId="705CE663" w14:textId="77777777" w:rsidR="00813BE3" w:rsidRDefault="00813BE3">
    <w:pPr>
      <w:pStyle w:val="Footer"/>
      <w:tabs>
        <w:tab w:val="center" w:pos="3600"/>
        <w:tab w:val="right" w:pos="7080"/>
      </w:tabs>
      <w:rPr>
        <w:del w:id="450" w:author="svcMRProcess" w:date="2026-09-25T20:04:00Z" w16du:dateUtc="2026-09-26T00:04:00Z"/>
        <w:sz w:val="20"/>
      </w:rPr>
    </w:pPr>
    <w:del w:id="451" w:author="svcMRProcess" w:date="2026-09-25T20:04:00Z" w16du:dateUtc="2026-09-26T00:04:00Z">
      <w:r>
        <w:rPr>
          <w:sz w:val="20"/>
        </w:rPr>
        <w:delText xml:space="preserve">As at </w:delText>
      </w:r>
      <w:r>
        <w:rPr>
          <w:sz w:val="20"/>
        </w:rPr>
        <w:fldChar w:fldCharType="begin"/>
      </w:r>
      <w:r>
        <w:rPr>
          <w:sz w:val="20"/>
        </w:rPr>
        <w:delInstrText xml:space="preserve"> DOCPROPERTY "AsAtDate" </w:delInstrText>
      </w:r>
      <w:r>
        <w:rPr>
          <w:sz w:val="20"/>
        </w:rPr>
        <w:fldChar w:fldCharType="separate"/>
      </w:r>
      <w:r>
        <w:rPr>
          <w:sz w:val="20"/>
        </w:rPr>
        <w:delText>23 Aug 2014</w:delText>
      </w:r>
      <w:r>
        <w:rPr>
          <w:sz w:val="20"/>
        </w:rPr>
        <w:fldChar w:fldCharType="end"/>
      </w:r>
      <w:r>
        <w:rPr>
          <w:sz w:val="20"/>
        </w:rPr>
        <w:tab/>
        <w:delText xml:space="preserve">Version </w:delText>
      </w:r>
      <w:r>
        <w:rPr>
          <w:sz w:val="20"/>
        </w:rPr>
        <w:fldChar w:fldCharType="begin"/>
      </w:r>
      <w:r>
        <w:rPr>
          <w:sz w:val="20"/>
        </w:rPr>
        <w:delInstrText xml:space="preserve"> DOCPROPERTY "Suffix" </w:delInstrText>
      </w:r>
      <w:r>
        <w:rPr>
          <w:sz w:val="20"/>
        </w:rPr>
        <w:fldChar w:fldCharType="separate"/>
      </w:r>
      <w:r>
        <w:rPr>
          <w:sz w:val="20"/>
        </w:rPr>
        <w:delText>00-b0-03</w:delText>
      </w:r>
      <w:r>
        <w:rPr>
          <w:sz w:val="20"/>
        </w:rPr>
        <w:fldChar w:fldCharType="end"/>
      </w:r>
      <w:r>
        <w:rPr>
          <w:sz w:val="20"/>
        </w:rPr>
        <w:tab/>
        <w:delText xml:space="preserve">page </w:delText>
      </w:r>
      <w:r>
        <w:rPr>
          <w:sz w:val="20"/>
        </w:rPr>
        <w:fldChar w:fldCharType="begin"/>
      </w:r>
      <w:r>
        <w:rPr>
          <w:sz w:val="20"/>
        </w:rPr>
        <w:delInstrText xml:space="preserve"> PAGE </w:delInstrText>
      </w:r>
      <w:r>
        <w:rPr>
          <w:sz w:val="20"/>
        </w:rPr>
        <w:fldChar w:fldCharType="separate"/>
      </w:r>
      <w:r>
        <w:rPr>
          <w:noProof/>
          <w:sz w:val="20"/>
        </w:rPr>
        <w:delText>i</w:delText>
      </w:r>
      <w:r>
        <w:rPr>
          <w:sz w:val="20"/>
        </w:rPr>
        <w:fldChar w:fldCharType="end"/>
      </w:r>
    </w:del>
  </w:p>
  <w:p w14:paraId="36FF4B71" w14:textId="77777777" w:rsidR="00813BE3" w:rsidRDefault="00813BE3">
    <w:pPr>
      <w:pStyle w:val="Footer"/>
      <w:rPr>
        <w:rPrChange w:id="452" w:author="svcMRProcess" w:date="2026-09-25T20:04:00Z" w16du:dateUtc="2026-09-26T00:04:00Z">
          <w:rPr>
            <w:sz w:val="16"/>
          </w:rPr>
        </w:rPrChange>
      </w:rPr>
      <w:pPrChange w:id="453" w:author="svcMRProcess" w:date="2026-09-25T20:04:00Z" w16du:dateUtc="2026-09-26T00:04:00Z">
        <w:pPr>
          <w:pStyle w:val="Footer"/>
          <w:tabs>
            <w:tab w:val="center" w:pos="3600"/>
          </w:tabs>
        </w:pPr>
      </w:pPrChange>
    </w:pPr>
    <w:del w:id="454" w:author="svcMRProcess" w:date="2026-09-25T20:04:00Z" w16du:dateUtc="2026-09-26T00:04:00Z">
      <w:r>
        <w:rPr>
          <w:sz w:val="16"/>
        </w:rPr>
        <w:tab/>
        <w:delText>Published on www.legislation.wa.gov.au</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0A0702" w14:textId="77777777" w:rsidR="00E10809" w:rsidRDefault="00E10809">
      <w:pPr>
        <w:pPrChange w:id="184" w:author="svcMRProcess" w:date="2026-09-25T20:04:00Z" w16du:dateUtc="2026-09-26T00:04:00Z">
          <w:pPr>
            <w:spacing w:after="0" w:line="240" w:lineRule="auto"/>
          </w:pPr>
        </w:pPrChange>
      </w:pPr>
      <w:r>
        <w:separator/>
      </w:r>
    </w:p>
  </w:footnote>
  <w:footnote w:type="continuationSeparator" w:id="0">
    <w:p w14:paraId="4A9F20AE" w14:textId="77777777" w:rsidR="00E10809" w:rsidRDefault="00E10809">
      <w:pPr>
        <w:pPrChange w:id="185" w:author="svcMRProcess" w:date="2026-09-25T20:04:00Z" w16du:dateUtc="2026-09-26T00:04: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CF8458" w14:textId="77777777" w:rsidR="0078090E" w:rsidRDefault="007809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F8B250" w14:textId="77777777" w:rsidR="0078090E" w:rsidRDefault="007809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DF8D89" w14:textId="77777777" w:rsidR="0078090E" w:rsidRDefault="0078090E">
    <w:pPr>
      <w:pStyle w:val="Header"/>
    </w:pPr>
    <w:bookmarkStart w:id="195" w:name="TitlePage"/>
    <w:bookmarkEnd w:id="195"/>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1548"/>
      <w:gridCol w:w="5715"/>
    </w:tblGrid>
    <w:tr w:rsidR="0078090E" w14:paraId="15CE49B2" w14:textId="77777777">
      <w:trPr>
        <w:cantSplit/>
      </w:trPr>
      <w:tc>
        <w:tcPr>
          <w:tcW w:w="7258" w:type="dxa"/>
          <w:gridSpan w:val="2"/>
        </w:tcPr>
        <w:p w14:paraId="40DA67D6" w14:textId="77777777" w:rsidR="0078090E" w:rsidRDefault="00E10809">
          <w:pPr>
            <w:pStyle w:val="Header"/>
          </w:pPr>
          <w:r>
            <w:rPr>
              <w:b/>
              <w:i/>
            </w:rPr>
            <w:fldChar w:fldCharType="begin"/>
          </w:r>
          <w:r>
            <w:rPr>
              <w:b/>
              <w:i/>
            </w:rPr>
            <w:instrText xml:space="preserve"> STYLEREF "Name of Act/Reg" </w:instrText>
          </w:r>
          <w:r>
            <w:rPr>
              <w:b/>
              <w:i/>
            </w:rPr>
            <w:fldChar w:fldCharType="separate"/>
          </w:r>
          <w:r>
            <w:rPr>
              <w:b/>
              <w:i/>
            </w:rPr>
            <w:t>Environmental Protection (Goldfields Residential Areas) (Sulfur Dioxide) Regulations 2003</w:t>
          </w:r>
          <w:r>
            <w:rPr>
              <w:b/>
              <w:i/>
            </w:rPr>
            <w:fldChar w:fldCharType="end"/>
          </w:r>
        </w:p>
      </w:tc>
    </w:tr>
    <w:tr w:rsidR="0078090E" w14:paraId="186271A3" w14:textId="77777777">
      <w:tc>
        <w:tcPr>
          <w:tcW w:w="1548" w:type="dxa"/>
        </w:tcPr>
        <w:p w14:paraId="25EDFA0C" w14:textId="77777777" w:rsidR="0078090E" w:rsidRDefault="0078090E">
          <w:pPr>
            <w:pStyle w:val="Header"/>
            <w:spacing w:before="40"/>
          </w:pPr>
        </w:p>
      </w:tc>
      <w:tc>
        <w:tcPr>
          <w:tcW w:w="5715" w:type="dxa"/>
        </w:tcPr>
        <w:p w14:paraId="359E63AB" w14:textId="77777777" w:rsidR="0078090E" w:rsidRDefault="0078090E">
          <w:pPr>
            <w:pStyle w:val="Header"/>
            <w:spacing w:before="40"/>
          </w:pPr>
        </w:p>
      </w:tc>
    </w:tr>
    <w:tr w:rsidR="0078090E" w14:paraId="78CA723A" w14:textId="77777777">
      <w:tc>
        <w:tcPr>
          <w:tcW w:w="1548" w:type="dxa"/>
        </w:tcPr>
        <w:p w14:paraId="13AE3DE1" w14:textId="77777777" w:rsidR="0078090E" w:rsidRDefault="0078090E">
          <w:pPr>
            <w:pStyle w:val="Header"/>
            <w:spacing w:before="40"/>
          </w:pPr>
        </w:p>
      </w:tc>
      <w:tc>
        <w:tcPr>
          <w:tcW w:w="5715" w:type="dxa"/>
        </w:tcPr>
        <w:p w14:paraId="1E88950A" w14:textId="77777777" w:rsidR="0078090E" w:rsidRDefault="0078090E">
          <w:pPr>
            <w:pStyle w:val="Header"/>
            <w:spacing w:before="40"/>
          </w:pPr>
        </w:p>
      </w:tc>
    </w:tr>
    <w:tr w:rsidR="0078090E" w14:paraId="043F8AE9" w14:textId="77777777">
      <w:trPr>
        <w:cantSplit/>
      </w:trPr>
      <w:tc>
        <w:tcPr>
          <w:tcW w:w="7258" w:type="dxa"/>
          <w:gridSpan w:val="2"/>
        </w:tcPr>
        <w:p w14:paraId="098D13DC" w14:textId="77777777" w:rsidR="0078090E" w:rsidRDefault="00E10809">
          <w:pPr>
            <w:pStyle w:val="Header"/>
            <w:spacing w:before="40"/>
          </w:pPr>
          <w:r>
            <w:t>Contents</w:t>
          </w:r>
        </w:p>
      </w:tc>
    </w:tr>
  </w:tbl>
  <w:p w14:paraId="14C0B1A9" w14:textId="77777777" w:rsidR="0078090E" w:rsidRDefault="0078090E">
    <w:pPr>
      <w:pStyle w:val="Header"/>
      <w:pBdr>
        <w:top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5715"/>
      <w:gridCol w:w="1548"/>
    </w:tblGrid>
    <w:tr w:rsidR="0078090E" w14:paraId="250DBD13" w14:textId="77777777">
      <w:trPr>
        <w:cantSplit/>
      </w:trPr>
      <w:tc>
        <w:tcPr>
          <w:tcW w:w="7258" w:type="dxa"/>
          <w:gridSpan w:val="2"/>
        </w:tcPr>
        <w:p w14:paraId="3E0D7351" w14:textId="77777777" w:rsidR="0078090E" w:rsidRDefault="00E10809">
          <w:pPr>
            <w:pStyle w:val="Header"/>
            <w:ind w:right="17"/>
            <w:jc w:val="right"/>
          </w:pPr>
          <w:r>
            <w:rPr>
              <w:b/>
              <w:i/>
            </w:rPr>
            <w:fldChar w:fldCharType="begin"/>
          </w:r>
          <w:r>
            <w:rPr>
              <w:b/>
              <w:i/>
            </w:rPr>
            <w:instrText xml:space="preserve"> STYLEREF "Name of Act/Reg" </w:instrText>
          </w:r>
          <w:r>
            <w:rPr>
              <w:b/>
              <w:i/>
            </w:rPr>
            <w:fldChar w:fldCharType="separate"/>
          </w:r>
          <w:r>
            <w:rPr>
              <w:b/>
              <w:i/>
            </w:rPr>
            <w:t>Environmental Protection (Goldfields Residential Areas) (Sulfur Dioxide) Regulations 2003</w:t>
          </w:r>
          <w:r>
            <w:rPr>
              <w:b/>
              <w:i/>
            </w:rPr>
            <w:fldChar w:fldCharType="end"/>
          </w:r>
        </w:p>
      </w:tc>
    </w:tr>
    <w:tr w:rsidR="0078090E" w14:paraId="08351D77" w14:textId="77777777">
      <w:tc>
        <w:tcPr>
          <w:tcW w:w="5715" w:type="dxa"/>
        </w:tcPr>
        <w:p w14:paraId="1B1B42CB" w14:textId="77777777" w:rsidR="0078090E" w:rsidRDefault="0078090E">
          <w:pPr>
            <w:pStyle w:val="Header"/>
            <w:spacing w:before="40"/>
            <w:jc w:val="right"/>
          </w:pPr>
        </w:p>
      </w:tc>
      <w:tc>
        <w:tcPr>
          <w:tcW w:w="1548" w:type="dxa"/>
        </w:tcPr>
        <w:p w14:paraId="7FDE24C2" w14:textId="77777777" w:rsidR="0078090E" w:rsidRDefault="0078090E">
          <w:pPr>
            <w:pStyle w:val="Header"/>
            <w:spacing w:before="40"/>
            <w:ind w:right="17"/>
            <w:jc w:val="right"/>
          </w:pPr>
        </w:p>
      </w:tc>
    </w:tr>
    <w:tr w:rsidR="0078090E" w14:paraId="792E640E" w14:textId="77777777">
      <w:tc>
        <w:tcPr>
          <w:tcW w:w="5715" w:type="dxa"/>
        </w:tcPr>
        <w:p w14:paraId="78B822C9" w14:textId="77777777" w:rsidR="0078090E" w:rsidRDefault="0078090E">
          <w:pPr>
            <w:pStyle w:val="Header"/>
            <w:spacing w:before="40"/>
            <w:jc w:val="right"/>
          </w:pPr>
        </w:p>
      </w:tc>
      <w:tc>
        <w:tcPr>
          <w:tcW w:w="1548" w:type="dxa"/>
        </w:tcPr>
        <w:p w14:paraId="4B1B80F0" w14:textId="77777777" w:rsidR="0078090E" w:rsidRDefault="0078090E">
          <w:pPr>
            <w:pStyle w:val="Header"/>
            <w:spacing w:before="40"/>
            <w:ind w:right="17"/>
            <w:jc w:val="right"/>
          </w:pPr>
        </w:p>
      </w:tc>
    </w:tr>
    <w:tr w:rsidR="0078090E" w14:paraId="2E1A669A" w14:textId="77777777">
      <w:trPr>
        <w:cantSplit/>
      </w:trPr>
      <w:tc>
        <w:tcPr>
          <w:tcW w:w="7258" w:type="dxa"/>
          <w:gridSpan w:val="2"/>
        </w:tcPr>
        <w:p w14:paraId="03C16A5F" w14:textId="77777777" w:rsidR="0078090E" w:rsidRDefault="00E10809">
          <w:pPr>
            <w:pStyle w:val="Header"/>
            <w:spacing w:before="40"/>
            <w:ind w:right="17"/>
            <w:jc w:val="right"/>
          </w:pPr>
          <w:r>
            <w:t>Contents</w:t>
          </w:r>
        </w:p>
      </w:tc>
    </w:tr>
  </w:tbl>
  <w:p w14:paraId="45DEDC3D" w14:textId="77777777" w:rsidR="0078090E" w:rsidRDefault="0078090E">
    <w:pPr>
      <w:pStyle w:val="Header"/>
      <w:pBdr>
        <w:top w:val="single" w:sz="4" w:space="1" w:color="auto"/>
      </w:pBdr>
    </w:pPr>
    <w:bookmarkStart w:id="221" w:name="TOC"/>
    <w:bookmarkEnd w:id="221"/>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FEFBB1" w14:textId="77777777" w:rsidR="0078090E" w:rsidRDefault="0078090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1548"/>
      <w:gridCol w:w="5715"/>
    </w:tblGrid>
    <w:tr w:rsidR="0078090E" w14:paraId="314634A0" w14:textId="77777777">
      <w:trPr>
        <w:cantSplit/>
      </w:trPr>
      <w:tc>
        <w:tcPr>
          <w:tcW w:w="7258" w:type="dxa"/>
          <w:gridSpan w:val="2"/>
        </w:tcPr>
        <w:p w14:paraId="260F3A8F" w14:textId="77777777" w:rsidR="0078090E" w:rsidRDefault="00E10809">
          <w:pPr>
            <w:pStyle w:val="Header"/>
          </w:pPr>
          <w:r>
            <w:rPr>
              <w:b/>
              <w:i/>
            </w:rPr>
            <w:fldChar w:fldCharType="begin"/>
          </w:r>
          <w:r>
            <w:rPr>
              <w:b/>
              <w:i/>
            </w:rPr>
            <w:instrText xml:space="preserve"> Styleref "Name of Act/Reg" </w:instrText>
          </w:r>
          <w:r>
            <w:rPr>
              <w:b/>
              <w:i/>
            </w:rPr>
            <w:fldChar w:fldCharType="separate"/>
          </w:r>
          <w:r>
            <w:rPr>
              <w:b/>
              <w:i/>
            </w:rPr>
            <w:t>Environmental Protection (Goldfields Residential Areas) (Sulfur Dioxide) Regulations 2003</w:t>
          </w:r>
          <w:r>
            <w:rPr>
              <w:b/>
              <w:i/>
            </w:rPr>
            <w:fldChar w:fldCharType="end"/>
          </w:r>
        </w:p>
      </w:tc>
    </w:tr>
    <w:tr w:rsidR="0078090E" w14:paraId="5855680C" w14:textId="77777777">
      <w:tc>
        <w:tcPr>
          <w:tcW w:w="1548" w:type="dxa"/>
        </w:tcPr>
        <w:p w14:paraId="6D5DAC33" w14:textId="77777777" w:rsidR="0078090E" w:rsidRDefault="00E10809">
          <w:pPr>
            <w:pStyle w:val="Header"/>
            <w:spacing w:before="40"/>
          </w:pPr>
          <w:r>
            <w:rPr>
              <w:b/>
            </w:rPr>
            <w:fldChar w:fldCharType="begin"/>
          </w:r>
          <w:r>
            <w:rPr>
              <w:b/>
            </w:rPr>
            <w:instrText xml:space="preserve"> styleref CharPartNo </w:instrText>
          </w:r>
          <w:r>
            <w:rPr>
              <w:b/>
            </w:rPr>
            <w:fldChar w:fldCharType="end"/>
          </w:r>
        </w:p>
      </w:tc>
      <w:tc>
        <w:tcPr>
          <w:tcW w:w="5715" w:type="dxa"/>
        </w:tcPr>
        <w:p w14:paraId="3DA404B5" w14:textId="77777777" w:rsidR="0078090E" w:rsidRDefault="00E10809">
          <w:pPr>
            <w:pStyle w:val="Header"/>
            <w:spacing w:before="40"/>
          </w:pPr>
          <w:r>
            <w:fldChar w:fldCharType="begin"/>
          </w:r>
          <w:r>
            <w:instrText xml:space="preserve"> styleref CharPartText </w:instrText>
          </w:r>
          <w:r>
            <w:fldChar w:fldCharType="end"/>
          </w:r>
        </w:p>
      </w:tc>
    </w:tr>
    <w:tr w:rsidR="0078090E" w14:paraId="4DAFF090" w14:textId="77777777">
      <w:tc>
        <w:tcPr>
          <w:tcW w:w="1548" w:type="dxa"/>
        </w:tcPr>
        <w:p w14:paraId="5F857B76" w14:textId="77777777" w:rsidR="0078090E" w:rsidRDefault="00E10809">
          <w:pPr>
            <w:pStyle w:val="Header"/>
            <w:spacing w:before="40"/>
          </w:pPr>
          <w:r>
            <w:rPr>
              <w:b/>
            </w:rPr>
            <w:fldChar w:fldCharType="begin"/>
          </w:r>
          <w:r>
            <w:rPr>
              <w:b/>
            </w:rPr>
            <w:instrText xml:space="preserve"> styleref CharDivNo </w:instrText>
          </w:r>
          <w:r>
            <w:rPr>
              <w:b/>
            </w:rPr>
            <w:fldChar w:fldCharType="end"/>
          </w:r>
        </w:p>
      </w:tc>
      <w:tc>
        <w:tcPr>
          <w:tcW w:w="5715" w:type="dxa"/>
        </w:tcPr>
        <w:p w14:paraId="1EDE3550" w14:textId="77777777" w:rsidR="0078090E" w:rsidRDefault="00E10809">
          <w:pPr>
            <w:pStyle w:val="Header"/>
            <w:spacing w:before="40"/>
          </w:pPr>
          <w:r>
            <w:fldChar w:fldCharType="begin"/>
          </w:r>
          <w:r>
            <w:instrText xml:space="preserve"> styleref CharDivText </w:instrText>
          </w:r>
          <w:r>
            <w:fldChar w:fldCharType="end"/>
          </w:r>
        </w:p>
      </w:tc>
    </w:tr>
    <w:tr w:rsidR="0078090E" w14:paraId="08AEB3A7" w14:textId="77777777">
      <w:trPr>
        <w:cantSplit/>
      </w:trPr>
      <w:tc>
        <w:tcPr>
          <w:tcW w:w="7258" w:type="dxa"/>
          <w:gridSpan w:val="2"/>
        </w:tcPr>
        <w:p w14:paraId="71ACAE7C" w14:textId="77777777" w:rsidR="0078090E" w:rsidRDefault="00E10809">
          <w:pPr>
            <w:pStyle w:val="Header"/>
            <w:spacing w:before="40"/>
          </w:pPr>
          <w:r>
            <w:rPr>
              <w:b/>
            </w:rPr>
            <w:t xml:space="preserve">r. </w:t>
          </w:r>
          <w:r>
            <w:rPr>
              <w:b/>
            </w:rPr>
            <w:fldChar w:fldCharType="begin"/>
          </w:r>
          <w:r>
            <w:rPr>
              <w:b/>
            </w:rPr>
            <w:instrText xml:space="preserve"> styleref CharSectno </w:instrText>
          </w:r>
          <w:r>
            <w:rPr>
              <w:b/>
            </w:rPr>
            <w:fldChar w:fldCharType="separate"/>
          </w:r>
          <w:r>
            <w:rPr>
              <w:b/>
            </w:rPr>
            <w:t>1</w:t>
          </w:r>
          <w:r>
            <w:rPr>
              <w:b/>
            </w:rPr>
            <w:fldChar w:fldCharType="end"/>
          </w:r>
        </w:p>
      </w:tc>
    </w:tr>
  </w:tbl>
  <w:p w14:paraId="312EB0A9" w14:textId="77777777" w:rsidR="0078090E" w:rsidRDefault="0078090E">
    <w:pPr>
      <w:pStyle w:val="Header"/>
      <w:pBdr>
        <w:top w:val="single" w:sz="4"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5715"/>
      <w:gridCol w:w="1548"/>
    </w:tblGrid>
    <w:tr w:rsidR="0078090E" w14:paraId="6AE5FCB6" w14:textId="77777777">
      <w:trPr>
        <w:cantSplit/>
      </w:trPr>
      <w:tc>
        <w:tcPr>
          <w:tcW w:w="7258" w:type="dxa"/>
          <w:gridSpan w:val="2"/>
        </w:tcPr>
        <w:p w14:paraId="073A83FC" w14:textId="77777777" w:rsidR="0078090E" w:rsidRDefault="00E10809">
          <w:pPr>
            <w:pStyle w:val="Header"/>
            <w:ind w:right="17"/>
            <w:jc w:val="right"/>
          </w:pPr>
          <w:r>
            <w:rPr>
              <w:b/>
              <w:i/>
            </w:rPr>
            <w:fldChar w:fldCharType="begin"/>
          </w:r>
          <w:r>
            <w:rPr>
              <w:b/>
              <w:i/>
            </w:rPr>
            <w:instrText xml:space="preserve"> Styleref "Name of Act/Reg" </w:instrText>
          </w:r>
          <w:r>
            <w:rPr>
              <w:b/>
              <w:i/>
            </w:rPr>
            <w:fldChar w:fldCharType="separate"/>
          </w:r>
          <w:r>
            <w:rPr>
              <w:b/>
              <w:i/>
            </w:rPr>
            <w:t>Environmental Protection (Goldfields Residential Areas) (Sulfur Dioxide) Regulations 2003</w:t>
          </w:r>
          <w:r>
            <w:rPr>
              <w:b/>
              <w:i/>
            </w:rPr>
            <w:fldChar w:fldCharType="end"/>
          </w:r>
        </w:p>
      </w:tc>
    </w:tr>
    <w:tr w:rsidR="0078090E" w14:paraId="04B8B2C1" w14:textId="77777777">
      <w:tc>
        <w:tcPr>
          <w:tcW w:w="5715" w:type="dxa"/>
        </w:tcPr>
        <w:p w14:paraId="141CCBBB" w14:textId="77777777" w:rsidR="0078090E" w:rsidRDefault="00E10809">
          <w:pPr>
            <w:pStyle w:val="Header"/>
            <w:spacing w:before="40"/>
            <w:jc w:val="right"/>
          </w:pPr>
          <w:r>
            <w:fldChar w:fldCharType="begin"/>
          </w:r>
          <w:r>
            <w:instrText xml:space="preserve"> styleref CharPartText </w:instrText>
          </w:r>
          <w:r>
            <w:fldChar w:fldCharType="end"/>
          </w:r>
        </w:p>
      </w:tc>
      <w:tc>
        <w:tcPr>
          <w:tcW w:w="1548" w:type="dxa"/>
        </w:tcPr>
        <w:p w14:paraId="2FC070EB" w14:textId="77777777" w:rsidR="0078090E" w:rsidRDefault="00E10809">
          <w:pPr>
            <w:pStyle w:val="Header"/>
            <w:spacing w:before="40"/>
            <w:ind w:right="17"/>
            <w:jc w:val="right"/>
          </w:pPr>
          <w:r>
            <w:rPr>
              <w:b/>
            </w:rPr>
            <w:fldChar w:fldCharType="begin"/>
          </w:r>
          <w:r>
            <w:rPr>
              <w:b/>
            </w:rPr>
            <w:instrText xml:space="preserve"> styleref CharPartNo </w:instrText>
          </w:r>
          <w:r>
            <w:rPr>
              <w:b/>
            </w:rPr>
            <w:fldChar w:fldCharType="end"/>
          </w:r>
        </w:p>
      </w:tc>
    </w:tr>
    <w:tr w:rsidR="0078090E" w14:paraId="0FB4BA86" w14:textId="77777777">
      <w:tc>
        <w:tcPr>
          <w:tcW w:w="5715" w:type="dxa"/>
        </w:tcPr>
        <w:p w14:paraId="3CAE3F40" w14:textId="77777777" w:rsidR="0078090E" w:rsidRDefault="00E10809">
          <w:pPr>
            <w:pStyle w:val="Header"/>
            <w:spacing w:before="40"/>
            <w:jc w:val="right"/>
          </w:pPr>
          <w:r>
            <w:fldChar w:fldCharType="begin"/>
          </w:r>
          <w:r>
            <w:instrText xml:space="preserve"> styleref CharDivText </w:instrText>
          </w:r>
          <w:r>
            <w:fldChar w:fldCharType="end"/>
          </w:r>
        </w:p>
      </w:tc>
      <w:tc>
        <w:tcPr>
          <w:tcW w:w="1548" w:type="dxa"/>
        </w:tcPr>
        <w:p w14:paraId="03BD4961" w14:textId="77777777" w:rsidR="0078090E" w:rsidRDefault="00E10809">
          <w:pPr>
            <w:pStyle w:val="Header"/>
            <w:spacing w:before="40"/>
            <w:ind w:right="17"/>
            <w:jc w:val="right"/>
          </w:pPr>
          <w:r>
            <w:rPr>
              <w:b/>
            </w:rPr>
            <w:fldChar w:fldCharType="begin"/>
          </w:r>
          <w:r>
            <w:rPr>
              <w:b/>
            </w:rPr>
            <w:instrText xml:space="preserve"> styleref CharDivNo </w:instrText>
          </w:r>
          <w:r>
            <w:rPr>
              <w:b/>
            </w:rPr>
            <w:fldChar w:fldCharType="end"/>
          </w:r>
        </w:p>
      </w:tc>
    </w:tr>
    <w:tr w:rsidR="0078090E" w14:paraId="5DE60B0D" w14:textId="77777777">
      <w:trPr>
        <w:cantSplit/>
      </w:trPr>
      <w:tc>
        <w:tcPr>
          <w:tcW w:w="7258" w:type="dxa"/>
          <w:gridSpan w:val="2"/>
        </w:tcPr>
        <w:p w14:paraId="23646792" w14:textId="77777777" w:rsidR="0078090E" w:rsidRDefault="00E10809">
          <w:pPr>
            <w:pStyle w:val="Header"/>
            <w:spacing w:before="40"/>
            <w:ind w:right="17"/>
            <w:jc w:val="right"/>
          </w:pPr>
          <w:r>
            <w:rPr>
              <w:b/>
            </w:rPr>
            <w:t xml:space="preserve">r. </w:t>
          </w:r>
          <w:r>
            <w:rPr>
              <w:b/>
            </w:rPr>
            <w:fldChar w:fldCharType="begin"/>
          </w:r>
          <w:r>
            <w:rPr>
              <w:b/>
            </w:rPr>
            <w:instrText xml:space="preserve"> styleref CharSectno </w:instrText>
          </w:r>
          <w:r>
            <w:rPr>
              <w:b/>
            </w:rPr>
            <w:fldChar w:fldCharType="separate"/>
          </w:r>
          <w:r>
            <w:rPr>
              <w:b/>
            </w:rPr>
            <w:t>1</w:t>
          </w:r>
          <w:r>
            <w:rPr>
              <w:b/>
            </w:rPr>
            <w:fldChar w:fldCharType="end"/>
          </w:r>
        </w:p>
      </w:tc>
    </w:tr>
  </w:tbl>
  <w:p w14:paraId="5D42E8B5" w14:textId="77777777" w:rsidR="0078090E" w:rsidRDefault="0078090E">
    <w:pPr>
      <w:pStyle w:val="Header"/>
      <w:pBdr>
        <w:top w:val="single" w:sz="4" w:space="1"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FE9868" w14:textId="77777777" w:rsidR="0078090E" w:rsidRDefault="0078090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1548"/>
      <w:gridCol w:w="5715"/>
    </w:tblGrid>
    <w:tr w:rsidR="0078090E" w14:paraId="30F3D3ED" w14:textId="77777777">
      <w:trPr>
        <w:cantSplit/>
      </w:trPr>
      <w:tc>
        <w:tcPr>
          <w:tcW w:w="7258" w:type="dxa"/>
          <w:gridSpan w:val="2"/>
        </w:tcPr>
        <w:p w14:paraId="702AB1CC" w14:textId="77777777" w:rsidR="0078090E" w:rsidRDefault="00E10809">
          <w:pPr>
            <w:pStyle w:val="Header"/>
          </w:pPr>
          <w:r>
            <w:rPr>
              <w:b/>
              <w:i/>
            </w:rPr>
            <w:fldChar w:fldCharType="begin"/>
          </w:r>
          <w:r>
            <w:rPr>
              <w:b/>
              <w:i/>
            </w:rPr>
            <w:instrText xml:space="preserve"> Styleref "Name of Act/Reg" </w:instrText>
          </w:r>
          <w:r>
            <w:rPr>
              <w:b/>
              <w:i/>
            </w:rPr>
            <w:fldChar w:fldCharType="separate"/>
          </w:r>
          <w:r>
            <w:rPr>
              <w:b/>
              <w:i/>
            </w:rPr>
            <w:t>Environmental Protection (Goldfields Residential Areas) (Sulfur Dioxide) Regulations 2003</w:t>
          </w:r>
          <w:r>
            <w:rPr>
              <w:b/>
              <w:i/>
            </w:rPr>
            <w:fldChar w:fldCharType="end"/>
          </w:r>
        </w:p>
      </w:tc>
    </w:tr>
    <w:tr w:rsidR="0078090E" w14:paraId="194DE33C" w14:textId="77777777">
      <w:tc>
        <w:tcPr>
          <w:tcW w:w="1548" w:type="dxa"/>
        </w:tcPr>
        <w:p w14:paraId="1515E578" w14:textId="77777777" w:rsidR="0078090E" w:rsidRDefault="0078090E">
          <w:pPr>
            <w:pStyle w:val="Header"/>
            <w:spacing w:before="40"/>
          </w:pPr>
        </w:p>
      </w:tc>
      <w:tc>
        <w:tcPr>
          <w:tcW w:w="5715" w:type="dxa"/>
        </w:tcPr>
        <w:p w14:paraId="0410F32E" w14:textId="77777777" w:rsidR="0078090E" w:rsidRDefault="0078090E">
          <w:pPr>
            <w:pStyle w:val="Header"/>
            <w:spacing w:before="40"/>
          </w:pPr>
        </w:p>
      </w:tc>
    </w:tr>
    <w:tr w:rsidR="0078090E" w14:paraId="11B9027D" w14:textId="77777777">
      <w:tc>
        <w:tcPr>
          <w:tcW w:w="1548" w:type="dxa"/>
        </w:tcPr>
        <w:p w14:paraId="5C133F20" w14:textId="77777777" w:rsidR="0078090E" w:rsidRDefault="0078090E">
          <w:pPr>
            <w:pStyle w:val="Header"/>
            <w:spacing w:before="40"/>
          </w:pPr>
        </w:p>
      </w:tc>
      <w:tc>
        <w:tcPr>
          <w:tcW w:w="5715" w:type="dxa"/>
        </w:tcPr>
        <w:p w14:paraId="69698FA8" w14:textId="77777777" w:rsidR="0078090E" w:rsidRDefault="0078090E">
          <w:pPr>
            <w:pStyle w:val="Header"/>
            <w:spacing w:before="40"/>
          </w:pPr>
        </w:p>
      </w:tc>
    </w:tr>
    <w:tr w:rsidR="0078090E" w14:paraId="228CF164" w14:textId="77777777">
      <w:trPr>
        <w:cantSplit/>
      </w:trPr>
      <w:tc>
        <w:tcPr>
          <w:tcW w:w="7258" w:type="dxa"/>
          <w:gridSpan w:val="2"/>
        </w:tcPr>
        <w:p w14:paraId="01A142D1" w14:textId="77777777" w:rsidR="0078090E" w:rsidRDefault="0078090E">
          <w:pPr>
            <w:pStyle w:val="Header"/>
            <w:spacing w:before="40"/>
          </w:pPr>
        </w:p>
      </w:tc>
    </w:tr>
  </w:tbl>
  <w:p w14:paraId="14155C47" w14:textId="77777777" w:rsidR="0078090E" w:rsidRDefault="0078090E">
    <w:pPr>
      <w:pStyle w:val="Header"/>
      <w:pBdr>
        <w:top w:val="single" w:sz="4"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5715"/>
      <w:gridCol w:w="1548"/>
    </w:tblGrid>
    <w:tr w:rsidR="0078090E" w14:paraId="204E6F01" w14:textId="77777777">
      <w:trPr>
        <w:cantSplit/>
      </w:trPr>
      <w:tc>
        <w:tcPr>
          <w:tcW w:w="7258" w:type="dxa"/>
          <w:gridSpan w:val="2"/>
        </w:tcPr>
        <w:p w14:paraId="195656D8" w14:textId="77777777" w:rsidR="0078090E" w:rsidRDefault="00E10809">
          <w:pPr>
            <w:pStyle w:val="Header"/>
            <w:ind w:right="17"/>
            <w:jc w:val="right"/>
          </w:pPr>
          <w:r>
            <w:rPr>
              <w:b/>
              <w:i/>
            </w:rPr>
            <w:fldChar w:fldCharType="begin"/>
          </w:r>
          <w:r>
            <w:rPr>
              <w:b/>
              <w:i/>
            </w:rPr>
            <w:instrText xml:space="preserve"> Styleref "Name of Act/Reg" </w:instrText>
          </w:r>
          <w:r>
            <w:rPr>
              <w:b/>
              <w:i/>
            </w:rPr>
            <w:fldChar w:fldCharType="separate"/>
          </w:r>
          <w:r>
            <w:rPr>
              <w:b/>
              <w:i/>
            </w:rPr>
            <w:t>Environmental Protection (Goldfields Residential Areas) (Sulfur Dioxide) Regulations 2003</w:t>
          </w:r>
          <w:r>
            <w:rPr>
              <w:b/>
              <w:i/>
            </w:rPr>
            <w:fldChar w:fldCharType="end"/>
          </w:r>
        </w:p>
      </w:tc>
    </w:tr>
    <w:tr w:rsidR="0078090E" w14:paraId="79AFB768" w14:textId="77777777">
      <w:tc>
        <w:tcPr>
          <w:tcW w:w="5715" w:type="dxa"/>
        </w:tcPr>
        <w:p w14:paraId="7C0542FA" w14:textId="77777777" w:rsidR="0078090E" w:rsidRDefault="0078090E">
          <w:pPr>
            <w:pStyle w:val="Header"/>
            <w:spacing w:before="40"/>
            <w:jc w:val="right"/>
          </w:pPr>
        </w:p>
      </w:tc>
      <w:tc>
        <w:tcPr>
          <w:tcW w:w="1548" w:type="dxa"/>
        </w:tcPr>
        <w:p w14:paraId="70E76F8F" w14:textId="77777777" w:rsidR="0078090E" w:rsidRDefault="0078090E">
          <w:pPr>
            <w:pStyle w:val="Header"/>
            <w:spacing w:before="40"/>
            <w:ind w:right="17"/>
            <w:jc w:val="right"/>
          </w:pPr>
        </w:p>
      </w:tc>
    </w:tr>
    <w:tr w:rsidR="0078090E" w14:paraId="4E3008C3" w14:textId="77777777">
      <w:tc>
        <w:tcPr>
          <w:tcW w:w="5715" w:type="dxa"/>
        </w:tcPr>
        <w:p w14:paraId="651C17BA" w14:textId="77777777" w:rsidR="0078090E" w:rsidRDefault="0078090E">
          <w:pPr>
            <w:pStyle w:val="Header"/>
            <w:spacing w:before="40"/>
            <w:jc w:val="right"/>
          </w:pPr>
        </w:p>
      </w:tc>
      <w:tc>
        <w:tcPr>
          <w:tcW w:w="1548" w:type="dxa"/>
        </w:tcPr>
        <w:p w14:paraId="01C719A9" w14:textId="77777777" w:rsidR="0078090E" w:rsidRDefault="0078090E">
          <w:pPr>
            <w:pStyle w:val="Header"/>
            <w:spacing w:before="40"/>
            <w:ind w:right="17"/>
            <w:jc w:val="right"/>
          </w:pPr>
        </w:p>
      </w:tc>
    </w:tr>
    <w:tr w:rsidR="0078090E" w14:paraId="0C6BAEDA" w14:textId="77777777">
      <w:trPr>
        <w:cantSplit/>
      </w:trPr>
      <w:tc>
        <w:tcPr>
          <w:tcW w:w="7258" w:type="dxa"/>
          <w:gridSpan w:val="2"/>
        </w:tcPr>
        <w:p w14:paraId="23CD0CAB" w14:textId="77777777" w:rsidR="0078090E" w:rsidRDefault="0078090E">
          <w:pPr>
            <w:pStyle w:val="Header"/>
            <w:spacing w:before="40"/>
            <w:ind w:right="17"/>
            <w:jc w:val="right"/>
          </w:pPr>
        </w:p>
      </w:tc>
    </w:tr>
  </w:tbl>
  <w:p w14:paraId="1A1F938D" w14:textId="77777777" w:rsidR="0078090E" w:rsidRDefault="0078090E">
    <w:pPr>
      <w:pStyle w:val="Header"/>
      <w:pBdr>
        <w:top w:val="single" w:sz="4" w:space="1" w:color="auto"/>
      </w:pBdr>
    </w:pPr>
    <w:bookmarkStart w:id="311" w:name="Compilation"/>
    <w:bookmarkEnd w:id="311"/>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970F8F" w14:textId="77777777" w:rsidR="0078090E" w:rsidRDefault="0078090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1348"/>
      <w:gridCol w:w="5915"/>
    </w:tblGrid>
    <w:tr w:rsidR="0078090E" w14:paraId="38B3DC97" w14:textId="77777777">
      <w:trPr>
        <w:cantSplit/>
      </w:trPr>
      <w:tc>
        <w:tcPr>
          <w:tcW w:w="7263" w:type="dxa"/>
          <w:gridSpan w:val="2"/>
        </w:tcPr>
        <w:p w14:paraId="510144A9" w14:textId="77777777" w:rsidR="0078090E" w:rsidRDefault="00E10809">
          <w:pPr>
            <w:pStyle w:val="Header"/>
          </w:pPr>
          <w:r>
            <w:rPr>
              <w:b/>
              <w:i/>
            </w:rPr>
            <w:fldChar w:fldCharType="begin"/>
          </w:r>
          <w:r>
            <w:rPr>
              <w:b/>
              <w:i/>
            </w:rPr>
            <w:instrText xml:space="preserve"> STYLEREF "Name of Act/Reg" </w:instrText>
          </w:r>
          <w:r>
            <w:rPr>
              <w:b/>
              <w:i/>
            </w:rPr>
            <w:fldChar w:fldCharType="separate"/>
          </w:r>
          <w:r>
            <w:rPr>
              <w:b/>
              <w:i/>
            </w:rPr>
            <w:t>Environmental Protection (Goldfields Residential Areas) (Sulfur Dioxide) Regulations 2003</w:t>
          </w:r>
          <w:r>
            <w:rPr>
              <w:b/>
              <w:i/>
            </w:rPr>
            <w:fldChar w:fldCharType="end"/>
          </w:r>
        </w:p>
      </w:tc>
    </w:tr>
    <w:tr w:rsidR="0078090E" w14:paraId="21A01534" w14:textId="77777777">
      <w:tc>
        <w:tcPr>
          <w:tcW w:w="1348" w:type="dxa"/>
        </w:tcPr>
        <w:p w14:paraId="6722547C" w14:textId="77777777" w:rsidR="0078090E" w:rsidRDefault="0078090E">
          <w:pPr>
            <w:pStyle w:val="Header"/>
            <w:spacing w:before="40"/>
          </w:pPr>
        </w:p>
      </w:tc>
      <w:tc>
        <w:tcPr>
          <w:tcW w:w="5915" w:type="dxa"/>
        </w:tcPr>
        <w:p w14:paraId="2B100BC4" w14:textId="77777777" w:rsidR="0078090E" w:rsidRDefault="0078090E">
          <w:pPr>
            <w:pStyle w:val="Header"/>
            <w:spacing w:before="40"/>
          </w:pPr>
        </w:p>
      </w:tc>
    </w:tr>
    <w:tr w:rsidR="0078090E" w14:paraId="618A3D87" w14:textId="77777777">
      <w:tc>
        <w:tcPr>
          <w:tcW w:w="1348" w:type="dxa"/>
        </w:tcPr>
        <w:p w14:paraId="155A2BCF" w14:textId="77777777" w:rsidR="0078090E" w:rsidRDefault="0078090E">
          <w:pPr>
            <w:pStyle w:val="Header"/>
            <w:spacing w:before="40"/>
          </w:pPr>
        </w:p>
      </w:tc>
      <w:tc>
        <w:tcPr>
          <w:tcW w:w="5915" w:type="dxa"/>
        </w:tcPr>
        <w:p w14:paraId="3F4F555A" w14:textId="77777777" w:rsidR="0078090E" w:rsidRDefault="0078090E">
          <w:pPr>
            <w:pStyle w:val="Header"/>
            <w:spacing w:before="40"/>
          </w:pPr>
        </w:p>
      </w:tc>
    </w:tr>
    <w:tr w:rsidR="0078090E" w14:paraId="089263B2" w14:textId="77777777">
      <w:trPr>
        <w:cantSplit/>
      </w:trPr>
      <w:tc>
        <w:tcPr>
          <w:tcW w:w="7263" w:type="dxa"/>
          <w:gridSpan w:val="2"/>
        </w:tcPr>
        <w:p w14:paraId="0F674A19" w14:textId="77777777" w:rsidR="0078090E" w:rsidRDefault="00E10809">
          <w:pPr>
            <w:pStyle w:val="Header"/>
            <w:spacing w:before="40"/>
          </w:pPr>
          <w:r>
            <w:t>Defined terms</w:t>
          </w:r>
        </w:p>
      </w:tc>
    </w:tr>
  </w:tbl>
  <w:p w14:paraId="7307697F" w14:textId="77777777" w:rsidR="0078090E" w:rsidRDefault="0078090E">
    <w:pPr>
      <w:pStyle w:val="Header"/>
      <w:pBdr>
        <w:top w:val="single" w:sz="4" w:space="1"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5884"/>
      <w:gridCol w:w="1379"/>
    </w:tblGrid>
    <w:tr w:rsidR="0078090E" w14:paraId="7C1DB0EC" w14:textId="77777777">
      <w:trPr>
        <w:cantSplit/>
      </w:trPr>
      <w:tc>
        <w:tcPr>
          <w:tcW w:w="7263" w:type="dxa"/>
          <w:gridSpan w:val="2"/>
        </w:tcPr>
        <w:p w14:paraId="532CE36D" w14:textId="77777777" w:rsidR="0078090E" w:rsidRDefault="00E10809">
          <w:pPr>
            <w:pStyle w:val="Header"/>
            <w:spacing w:before="40"/>
            <w:ind w:right="17"/>
            <w:jc w:val="right"/>
          </w:pPr>
          <w:r>
            <w:rPr>
              <w:b/>
              <w:i/>
            </w:rPr>
            <w:fldChar w:fldCharType="begin"/>
          </w:r>
          <w:r>
            <w:rPr>
              <w:b/>
              <w:i/>
            </w:rPr>
            <w:instrText xml:space="preserve"> STYLEREF "Name of Act/Reg" </w:instrText>
          </w:r>
          <w:r>
            <w:rPr>
              <w:b/>
              <w:i/>
            </w:rPr>
            <w:fldChar w:fldCharType="separate"/>
          </w:r>
          <w:r>
            <w:rPr>
              <w:b/>
              <w:i/>
            </w:rPr>
            <w:t>Environmental Protection (Goldfields Residential Areas) (Sulfur Dioxide) Regulations 2003</w:t>
          </w:r>
          <w:r>
            <w:rPr>
              <w:b/>
              <w:i/>
            </w:rPr>
            <w:fldChar w:fldCharType="end"/>
          </w:r>
        </w:p>
      </w:tc>
    </w:tr>
    <w:tr w:rsidR="0078090E" w14:paraId="28D4D82D" w14:textId="77777777">
      <w:tc>
        <w:tcPr>
          <w:tcW w:w="5884" w:type="dxa"/>
        </w:tcPr>
        <w:p w14:paraId="1A195642" w14:textId="77777777" w:rsidR="0078090E" w:rsidRDefault="0078090E">
          <w:pPr>
            <w:pStyle w:val="Header"/>
            <w:spacing w:before="40"/>
            <w:jc w:val="right"/>
          </w:pPr>
        </w:p>
      </w:tc>
      <w:tc>
        <w:tcPr>
          <w:tcW w:w="1379" w:type="dxa"/>
        </w:tcPr>
        <w:p w14:paraId="590ED381" w14:textId="77777777" w:rsidR="0078090E" w:rsidRDefault="0078090E">
          <w:pPr>
            <w:pStyle w:val="Header"/>
            <w:spacing w:before="40"/>
            <w:ind w:right="17"/>
            <w:jc w:val="right"/>
          </w:pPr>
        </w:p>
      </w:tc>
    </w:tr>
    <w:tr w:rsidR="0078090E" w14:paraId="697C5ECE" w14:textId="77777777">
      <w:tc>
        <w:tcPr>
          <w:tcW w:w="5884" w:type="dxa"/>
        </w:tcPr>
        <w:p w14:paraId="087607CC" w14:textId="77777777" w:rsidR="0078090E" w:rsidRDefault="0078090E">
          <w:pPr>
            <w:pStyle w:val="Header"/>
            <w:spacing w:before="40"/>
            <w:jc w:val="right"/>
          </w:pPr>
        </w:p>
      </w:tc>
      <w:tc>
        <w:tcPr>
          <w:tcW w:w="1379" w:type="dxa"/>
        </w:tcPr>
        <w:p w14:paraId="3315E198" w14:textId="77777777" w:rsidR="0078090E" w:rsidRDefault="0078090E">
          <w:pPr>
            <w:pStyle w:val="Header"/>
            <w:spacing w:before="40"/>
            <w:ind w:right="17"/>
            <w:jc w:val="right"/>
          </w:pPr>
        </w:p>
      </w:tc>
    </w:tr>
    <w:tr w:rsidR="0078090E" w14:paraId="40DC9C8F" w14:textId="77777777">
      <w:trPr>
        <w:cantSplit/>
      </w:trPr>
      <w:tc>
        <w:tcPr>
          <w:tcW w:w="7263" w:type="dxa"/>
          <w:gridSpan w:val="2"/>
        </w:tcPr>
        <w:p w14:paraId="634DF5D3" w14:textId="77777777" w:rsidR="0078090E" w:rsidRDefault="00E10809">
          <w:pPr>
            <w:pStyle w:val="Header"/>
            <w:spacing w:before="40"/>
            <w:ind w:right="17"/>
            <w:jc w:val="right"/>
          </w:pPr>
          <w:r>
            <w:t>Defined terms</w:t>
          </w:r>
        </w:p>
      </w:tc>
    </w:tr>
  </w:tbl>
  <w:p w14:paraId="6A6EEBEB" w14:textId="77777777" w:rsidR="0078090E" w:rsidRDefault="0078090E">
    <w:pPr>
      <w:pStyle w:val="Header"/>
      <w:pBdr>
        <w:top w:val="single" w:sz="4" w:space="1" w:color="auto"/>
      </w:pBdr>
    </w:pPr>
    <w:bookmarkStart w:id="324" w:name="DefinedTerms"/>
    <w:bookmarkEnd w:id="324"/>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1348"/>
      <w:gridCol w:w="5915"/>
    </w:tblGrid>
    <w:tr w:rsidR="00813BE3" w14:paraId="5ED6756F" w14:textId="77777777">
      <w:trPr>
        <w:cantSplit/>
        <w:del w:id="415" w:author="svcMRProcess" w:date="2026-09-25T20:04:00Z" w16du:dateUtc="2026-09-26T00:04:00Z"/>
      </w:trPr>
      <w:tc>
        <w:tcPr>
          <w:tcW w:w="7263" w:type="dxa"/>
          <w:gridSpan w:val="2"/>
        </w:tcPr>
        <w:p w14:paraId="6DE3FFBA" w14:textId="77777777" w:rsidR="00813BE3" w:rsidRDefault="00813BE3">
          <w:pPr>
            <w:pStyle w:val="Header"/>
            <w:rPr>
              <w:del w:id="416" w:author="svcMRProcess" w:date="2026-09-25T20:04:00Z" w16du:dateUtc="2026-09-26T00:04:00Z"/>
            </w:rPr>
          </w:pPr>
          <w:del w:id="417" w:author="svcMRProcess" w:date="2026-09-25T20:04:00Z" w16du:dateUtc="2026-09-26T00:04:00Z">
            <w:r>
              <w:rPr>
                <w:b/>
                <w:i/>
              </w:rPr>
              <w:fldChar w:fldCharType="begin"/>
            </w:r>
            <w:r>
              <w:rPr>
                <w:b/>
                <w:i/>
              </w:rPr>
              <w:delInstrText xml:space="preserve"> STYLEREF "Name of Act/Reg" </w:delInstrText>
            </w:r>
            <w:r>
              <w:rPr>
                <w:b/>
                <w:i/>
              </w:rPr>
              <w:fldChar w:fldCharType="separate"/>
            </w:r>
            <w:r>
              <w:rPr>
                <w:b/>
                <w:i/>
              </w:rPr>
              <w:delText>Environmental Protection (Goldfields Residential Areas) (Sulfur Dioxide) Regulations 2003</w:delText>
            </w:r>
            <w:r>
              <w:rPr>
                <w:b/>
                <w:i/>
              </w:rPr>
              <w:fldChar w:fldCharType="end"/>
            </w:r>
          </w:del>
        </w:p>
      </w:tc>
    </w:tr>
    <w:tr w:rsidR="00813BE3" w14:paraId="7AF11F43" w14:textId="77777777">
      <w:trPr>
        <w:del w:id="418" w:author="svcMRProcess" w:date="2026-09-25T20:04:00Z" w16du:dateUtc="2026-09-26T00:04:00Z"/>
      </w:trPr>
      <w:tc>
        <w:tcPr>
          <w:tcW w:w="1348" w:type="dxa"/>
        </w:tcPr>
        <w:p w14:paraId="64640EB2" w14:textId="77777777" w:rsidR="00813BE3" w:rsidRDefault="00813BE3">
          <w:pPr>
            <w:pStyle w:val="Header"/>
            <w:spacing w:before="40"/>
            <w:rPr>
              <w:del w:id="419" w:author="svcMRProcess" w:date="2026-09-25T20:04:00Z" w16du:dateUtc="2026-09-26T00:04:00Z"/>
            </w:rPr>
          </w:pPr>
        </w:p>
      </w:tc>
      <w:tc>
        <w:tcPr>
          <w:tcW w:w="5915" w:type="dxa"/>
        </w:tcPr>
        <w:p w14:paraId="6D94A7AA" w14:textId="77777777" w:rsidR="00813BE3" w:rsidRDefault="00813BE3">
          <w:pPr>
            <w:pStyle w:val="Header"/>
            <w:spacing w:before="40"/>
            <w:rPr>
              <w:del w:id="420" w:author="svcMRProcess" w:date="2026-09-25T20:04:00Z" w16du:dateUtc="2026-09-26T00:04:00Z"/>
            </w:rPr>
          </w:pPr>
        </w:p>
      </w:tc>
    </w:tr>
    <w:tr w:rsidR="00813BE3" w14:paraId="14269EC2" w14:textId="77777777">
      <w:trPr>
        <w:del w:id="421" w:author="svcMRProcess" w:date="2026-09-25T20:04:00Z" w16du:dateUtc="2026-09-26T00:04:00Z"/>
      </w:trPr>
      <w:tc>
        <w:tcPr>
          <w:tcW w:w="1348" w:type="dxa"/>
        </w:tcPr>
        <w:p w14:paraId="0F494CF2" w14:textId="77777777" w:rsidR="00813BE3" w:rsidRDefault="00813BE3">
          <w:pPr>
            <w:pStyle w:val="Header"/>
            <w:spacing w:before="40"/>
            <w:rPr>
              <w:del w:id="422" w:author="svcMRProcess" w:date="2026-09-25T20:04:00Z" w16du:dateUtc="2026-09-26T00:04:00Z"/>
            </w:rPr>
          </w:pPr>
        </w:p>
      </w:tc>
      <w:tc>
        <w:tcPr>
          <w:tcW w:w="5915" w:type="dxa"/>
        </w:tcPr>
        <w:p w14:paraId="0A19A048" w14:textId="77777777" w:rsidR="00813BE3" w:rsidRDefault="00813BE3">
          <w:pPr>
            <w:pStyle w:val="Header"/>
            <w:spacing w:before="40"/>
            <w:rPr>
              <w:del w:id="423" w:author="svcMRProcess" w:date="2026-09-25T20:04:00Z" w16du:dateUtc="2026-09-26T00:04:00Z"/>
            </w:rPr>
          </w:pPr>
        </w:p>
      </w:tc>
    </w:tr>
    <w:tr w:rsidR="00813BE3" w14:paraId="66851F6D" w14:textId="77777777">
      <w:trPr>
        <w:cantSplit/>
        <w:del w:id="424" w:author="svcMRProcess" w:date="2026-09-25T20:04:00Z" w16du:dateUtc="2026-09-26T00:04:00Z"/>
      </w:trPr>
      <w:tc>
        <w:tcPr>
          <w:tcW w:w="7263" w:type="dxa"/>
          <w:gridSpan w:val="2"/>
        </w:tcPr>
        <w:p w14:paraId="28A53F96" w14:textId="77777777" w:rsidR="00813BE3" w:rsidRDefault="00813BE3">
          <w:pPr>
            <w:pStyle w:val="Header"/>
            <w:spacing w:before="40"/>
            <w:rPr>
              <w:del w:id="425" w:author="svcMRProcess" w:date="2026-09-25T20:04:00Z" w16du:dateUtc="2026-09-26T00:04:00Z"/>
            </w:rPr>
          </w:pPr>
          <w:del w:id="426" w:author="svcMRProcess" w:date="2026-09-25T20:04:00Z" w16du:dateUtc="2026-09-26T00:04:00Z">
            <w:r>
              <w:delText>Defined terms</w:delText>
            </w:r>
          </w:del>
        </w:p>
      </w:tc>
    </w:tr>
  </w:tbl>
  <w:p w14:paraId="1C1392CF" w14:textId="77777777" w:rsidR="00813BE3" w:rsidRDefault="00813BE3">
    <w:pPr>
      <w:pStyle w:val="Header"/>
      <w:pPrChange w:id="427" w:author="svcMRProcess" w:date="2026-09-25T20:04:00Z" w16du:dateUtc="2026-09-26T00:04:00Z">
        <w:pPr>
          <w:pStyle w:val="Header"/>
          <w:pBdr>
            <w:top w:val="single" w:sz="4" w:space="1" w:color="auto"/>
          </w:pBdr>
        </w:pPr>
      </w:pPrChang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5884"/>
      <w:gridCol w:w="1379"/>
    </w:tblGrid>
    <w:tr w:rsidR="00813BE3" w14:paraId="03F54664" w14:textId="77777777">
      <w:trPr>
        <w:cantSplit/>
        <w:del w:id="428" w:author="svcMRProcess" w:date="2026-09-25T20:04:00Z" w16du:dateUtc="2026-09-26T00:04:00Z"/>
      </w:trPr>
      <w:tc>
        <w:tcPr>
          <w:tcW w:w="7263" w:type="dxa"/>
          <w:gridSpan w:val="2"/>
        </w:tcPr>
        <w:p w14:paraId="63D881B7" w14:textId="77777777" w:rsidR="00813BE3" w:rsidRDefault="00813BE3">
          <w:pPr>
            <w:pStyle w:val="Header"/>
            <w:spacing w:before="40"/>
            <w:ind w:right="17"/>
            <w:jc w:val="right"/>
            <w:rPr>
              <w:del w:id="429" w:author="svcMRProcess" w:date="2026-09-25T20:04:00Z" w16du:dateUtc="2026-09-26T00:04:00Z"/>
            </w:rPr>
          </w:pPr>
          <w:del w:id="430" w:author="svcMRProcess" w:date="2026-09-25T20:04:00Z" w16du:dateUtc="2026-09-26T00:04:00Z">
            <w:r>
              <w:rPr>
                <w:b/>
                <w:i/>
              </w:rPr>
              <w:fldChar w:fldCharType="begin"/>
            </w:r>
            <w:r>
              <w:rPr>
                <w:b/>
                <w:i/>
              </w:rPr>
              <w:delInstrText xml:space="preserve"> STYLEREF "Name of Act/Reg" </w:delInstrText>
            </w:r>
            <w:r>
              <w:rPr>
                <w:b/>
                <w:i/>
              </w:rPr>
              <w:fldChar w:fldCharType="separate"/>
            </w:r>
            <w:r>
              <w:rPr>
                <w:b/>
                <w:i/>
              </w:rPr>
              <w:delText>Environmental Protection (Goldfields Residential Areas) (Sulfur Dioxide) Regulations 2003</w:delText>
            </w:r>
            <w:r>
              <w:rPr>
                <w:b/>
                <w:i/>
              </w:rPr>
              <w:fldChar w:fldCharType="end"/>
            </w:r>
          </w:del>
        </w:p>
      </w:tc>
    </w:tr>
    <w:tr w:rsidR="00813BE3" w14:paraId="69A79B2B" w14:textId="77777777">
      <w:trPr>
        <w:del w:id="431" w:author="svcMRProcess" w:date="2026-09-25T20:04:00Z" w16du:dateUtc="2026-09-26T00:04:00Z"/>
      </w:trPr>
      <w:tc>
        <w:tcPr>
          <w:tcW w:w="5884" w:type="dxa"/>
        </w:tcPr>
        <w:p w14:paraId="739A15EF" w14:textId="77777777" w:rsidR="00813BE3" w:rsidRDefault="00813BE3">
          <w:pPr>
            <w:pStyle w:val="Header"/>
            <w:spacing w:before="40"/>
            <w:jc w:val="right"/>
            <w:rPr>
              <w:del w:id="432" w:author="svcMRProcess" w:date="2026-09-25T20:04:00Z" w16du:dateUtc="2026-09-26T00:04:00Z"/>
            </w:rPr>
          </w:pPr>
        </w:p>
      </w:tc>
      <w:tc>
        <w:tcPr>
          <w:tcW w:w="1379" w:type="dxa"/>
        </w:tcPr>
        <w:p w14:paraId="79486715" w14:textId="77777777" w:rsidR="00813BE3" w:rsidRDefault="00813BE3">
          <w:pPr>
            <w:pStyle w:val="Header"/>
            <w:spacing w:before="40"/>
            <w:ind w:right="17"/>
            <w:jc w:val="right"/>
            <w:rPr>
              <w:del w:id="433" w:author="svcMRProcess" w:date="2026-09-25T20:04:00Z" w16du:dateUtc="2026-09-26T00:04:00Z"/>
            </w:rPr>
          </w:pPr>
        </w:p>
      </w:tc>
    </w:tr>
    <w:tr w:rsidR="00813BE3" w14:paraId="60921DA2" w14:textId="77777777">
      <w:trPr>
        <w:del w:id="434" w:author="svcMRProcess" w:date="2026-09-25T20:04:00Z" w16du:dateUtc="2026-09-26T00:04:00Z"/>
      </w:trPr>
      <w:tc>
        <w:tcPr>
          <w:tcW w:w="5884" w:type="dxa"/>
        </w:tcPr>
        <w:p w14:paraId="5DF8BB47" w14:textId="77777777" w:rsidR="00813BE3" w:rsidRDefault="00813BE3">
          <w:pPr>
            <w:pStyle w:val="Header"/>
            <w:spacing w:before="40"/>
            <w:jc w:val="right"/>
            <w:rPr>
              <w:del w:id="435" w:author="svcMRProcess" w:date="2026-09-25T20:04:00Z" w16du:dateUtc="2026-09-26T00:04:00Z"/>
            </w:rPr>
          </w:pPr>
        </w:p>
      </w:tc>
      <w:tc>
        <w:tcPr>
          <w:tcW w:w="1379" w:type="dxa"/>
        </w:tcPr>
        <w:p w14:paraId="2A3579E5" w14:textId="77777777" w:rsidR="00813BE3" w:rsidRDefault="00813BE3">
          <w:pPr>
            <w:pStyle w:val="Header"/>
            <w:spacing w:before="40"/>
            <w:ind w:right="17"/>
            <w:jc w:val="right"/>
            <w:rPr>
              <w:del w:id="436" w:author="svcMRProcess" w:date="2026-09-25T20:04:00Z" w16du:dateUtc="2026-09-26T00:04:00Z"/>
            </w:rPr>
          </w:pPr>
        </w:p>
      </w:tc>
    </w:tr>
    <w:tr w:rsidR="00813BE3" w14:paraId="4F605EA7" w14:textId="77777777">
      <w:trPr>
        <w:cantSplit/>
        <w:del w:id="437" w:author="svcMRProcess" w:date="2026-09-25T20:04:00Z" w16du:dateUtc="2026-09-26T00:04:00Z"/>
      </w:trPr>
      <w:tc>
        <w:tcPr>
          <w:tcW w:w="7263" w:type="dxa"/>
          <w:gridSpan w:val="2"/>
        </w:tcPr>
        <w:p w14:paraId="6087A8B7" w14:textId="77777777" w:rsidR="00813BE3" w:rsidRDefault="00813BE3">
          <w:pPr>
            <w:pStyle w:val="Header"/>
            <w:spacing w:before="40"/>
            <w:ind w:right="17"/>
            <w:jc w:val="right"/>
            <w:rPr>
              <w:del w:id="438" w:author="svcMRProcess" w:date="2026-09-25T20:04:00Z" w16du:dateUtc="2026-09-26T00:04:00Z"/>
            </w:rPr>
          </w:pPr>
          <w:del w:id="439" w:author="svcMRProcess" w:date="2026-09-25T20:04:00Z" w16du:dateUtc="2026-09-26T00:04:00Z">
            <w:r>
              <w:delText>Defined terms</w:delText>
            </w:r>
          </w:del>
        </w:p>
      </w:tc>
    </w:tr>
  </w:tbl>
  <w:p w14:paraId="3F1C1545" w14:textId="77777777" w:rsidR="00813BE3" w:rsidRDefault="00813BE3">
    <w:pPr>
      <w:pStyle w:val="Header"/>
      <w:pPrChange w:id="440" w:author="svcMRProcess" w:date="2026-09-25T20:04:00Z" w16du:dateUtc="2026-09-26T00:04:00Z">
        <w:pPr>
          <w:pStyle w:val="Header"/>
          <w:pBdr>
            <w:top w:val="single" w:sz="4" w:space="1" w:color="auto"/>
          </w:pBdr>
        </w:pPr>
      </w:pPrChange>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02F15D" w14:textId="77777777" w:rsidR="00813BE3" w:rsidRDefault="00813BE3">
    <w:pPr>
      <w:pStyle w:val="Header"/>
    </w:pPr>
    <w:bookmarkStart w:id="448" w:name="Coversheet"/>
    <w:bookmarkEnd w:id="44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C0217D"/>
    <w:multiLevelType w:val="hybridMultilevel"/>
    <w:tmpl w:val="9664E5A6"/>
    <w:lvl w:ilvl="0" w:tplc="370E85D4">
      <w:start w:val="1"/>
      <w:numFmt w:val="lowerLetter"/>
      <w:lvlText w:val="(%1)"/>
      <w:lvlJc w:val="left"/>
      <w:pPr>
        <w:ind w:left="2220" w:hanging="78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2F30BAA"/>
    <w:multiLevelType w:val="hybridMultilevel"/>
    <w:tmpl w:val="C5CEF180"/>
    <w:lvl w:ilvl="0" w:tplc="FF446AC6">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427D73"/>
    <w:multiLevelType w:val="hybridMultilevel"/>
    <w:tmpl w:val="0012F0E2"/>
    <w:lvl w:ilvl="0" w:tplc="709A3D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CF6148"/>
    <w:multiLevelType w:val="hybridMultilevel"/>
    <w:tmpl w:val="B76C354A"/>
    <w:lvl w:ilvl="0" w:tplc="E9248A24">
      <w:start w:val="1"/>
      <w:numFmt w:val="decimal"/>
      <w:pStyle w:val="NumberedJudgmentparagraph"/>
      <w:lvlText w:val="[%1]"/>
      <w:lvlJc w:val="left"/>
      <w:pPr>
        <w:ind w:left="360" w:hanging="360"/>
      </w:pPr>
      <w:rPr>
        <w:rFonts w:ascii="Times New Roman" w:hAnsi="Times New Roman" w:hint="default"/>
        <w:b w:val="0"/>
        <w:i w:val="0"/>
        <w:sz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F28461D"/>
    <w:multiLevelType w:val="hybridMultilevel"/>
    <w:tmpl w:val="BC2A42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7542D2"/>
    <w:multiLevelType w:val="multilevel"/>
    <w:tmpl w:val="1CC89892"/>
    <w:numStyleLink w:val="Judgments"/>
  </w:abstractNum>
  <w:abstractNum w:abstractNumId="6" w15:restartNumberingAfterBreak="0">
    <w:nsid w:val="31513DF1"/>
    <w:multiLevelType w:val="multilevel"/>
    <w:tmpl w:val="1CC89892"/>
    <w:styleLink w:val="Judgments"/>
    <w:lvl w:ilvl="0">
      <w:start w:val="1"/>
      <w:numFmt w:val="decimal"/>
      <w:pStyle w:val="JudgmentText"/>
      <w:lvlText w:val="[%1]"/>
      <w:lvlJc w:val="left"/>
      <w:pPr>
        <w:ind w:left="720" w:hanging="720"/>
      </w:pPr>
      <w:rPr>
        <w:rFonts w:ascii="Times New Roman" w:hAnsi="Times New Roman" w:hint="default"/>
        <w:sz w:val="24"/>
      </w:rPr>
    </w:lvl>
    <w:lvl w:ilvl="1">
      <w:start w:val="1"/>
      <w:numFmt w:val="lowerLetter"/>
      <w:lvlText w:val="%2."/>
      <w:lvlJc w:val="left"/>
      <w:pPr>
        <w:ind w:left="1440" w:hanging="720"/>
      </w:pPr>
      <w:rPr>
        <w:rFonts w:hint="default"/>
      </w:rPr>
    </w:lvl>
    <w:lvl w:ilvl="2">
      <w:start w:val="1"/>
      <w:numFmt w:val="lowerRoman"/>
      <w:lvlText w:val="%3."/>
      <w:lvlJc w:val="righ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7" w15:restartNumberingAfterBreak="0">
    <w:nsid w:val="3AED4890"/>
    <w:multiLevelType w:val="hybridMultilevel"/>
    <w:tmpl w:val="14927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D40940"/>
    <w:multiLevelType w:val="hybridMultilevel"/>
    <w:tmpl w:val="19E25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A421A"/>
    <w:multiLevelType w:val="hybridMultilevel"/>
    <w:tmpl w:val="1F42A838"/>
    <w:lvl w:ilvl="0" w:tplc="F1DAEFAE">
      <w:start w:val="1"/>
      <w:numFmt w:val="decimal"/>
      <w:pStyle w:val="NumberedQuotationindent1"/>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C15497E"/>
    <w:multiLevelType w:val="hybridMultilevel"/>
    <w:tmpl w:val="3B64E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090E8A"/>
    <w:multiLevelType w:val="hybridMultilevel"/>
    <w:tmpl w:val="0FCA2978"/>
    <w:lvl w:ilvl="0" w:tplc="DD385E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AAB352A"/>
    <w:multiLevelType w:val="hybridMultilevel"/>
    <w:tmpl w:val="5DDE80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8185414">
    <w:abstractNumId w:val="7"/>
  </w:num>
  <w:num w:numId="2" w16cid:durableId="1950239096">
    <w:abstractNumId w:val="3"/>
  </w:num>
  <w:num w:numId="3" w16cid:durableId="2103337115">
    <w:abstractNumId w:val="8"/>
  </w:num>
  <w:num w:numId="4" w16cid:durableId="1044450167">
    <w:abstractNumId w:val="6"/>
  </w:num>
  <w:num w:numId="5" w16cid:durableId="1348214191">
    <w:abstractNumId w:val="5"/>
    <w:lvlOverride w:ilvl="0">
      <w:lvl w:ilvl="0">
        <w:start w:val="1"/>
        <w:numFmt w:val="decimal"/>
        <w:pStyle w:val="JudgmentText"/>
        <w:lvlText w:val="[%1]"/>
        <w:lvlJc w:val="left"/>
        <w:pPr>
          <w:ind w:left="720" w:hanging="720"/>
        </w:pPr>
        <w:rPr>
          <w:rFonts w:ascii="Times New Roman" w:hAnsi="Times New Roman" w:hint="default"/>
          <w:sz w:val="24"/>
        </w:rPr>
      </w:lvl>
    </w:lvlOverride>
    <w:lvlOverride w:ilvl="1">
      <w:lvl w:ilvl="1">
        <w:start w:val="1"/>
        <w:numFmt w:val="lowerLetter"/>
        <w:lvlText w:val="%2."/>
        <w:lvlJc w:val="left"/>
        <w:pPr>
          <w:ind w:left="1440" w:hanging="720"/>
        </w:pPr>
        <w:rPr>
          <w:rFonts w:hint="default"/>
        </w:rPr>
      </w:lvl>
    </w:lvlOverride>
    <w:lvlOverride w:ilvl="2">
      <w:lvl w:ilvl="2">
        <w:start w:val="1"/>
        <w:numFmt w:val="lowerRoman"/>
        <w:lvlText w:val="%3."/>
        <w:lvlJc w:val="right"/>
        <w:pPr>
          <w:ind w:left="2160" w:hanging="720"/>
        </w:pPr>
        <w:rPr>
          <w:rFonts w:hint="default"/>
        </w:rPr>
      </w:lvl>
    </w:lvlOverride>
    <w:lvlOverride w:ilvl="3">
      <w:lvl w:ilvl="3">
        <w:start w:val="1"/>
        <w:numFmt w:val="decimal"/>
        <w:lvlText w:val="%4."/>
        <w:lvlJc w:val="left"/>
        <w:pPr>
          <w:ind w:left="2880" w:hanging="720"/>
        </w:pPr>
        <w:rPr>
          <w:rFonts w:hint="default"/>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righ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right"/>
        <w:pPr>
          <w:ind w:left="6480" w:hanging="720"/>
        </w:pPr>
        <w:rPr>
          <w:rFonts w:hint="default"/>
        </w:rPr>
      </w:lvl>
    </w:lvlOverride>
  </w:num>
  <w:num w:numId="6" w16cid:durableId="761799186">
    <w:abstractNumId w:val="11"/>
  </w:num>
  <w:num w:numId="7" w16cid:durableId="1181164405">
    <w:abstractNumId w:val="2"/>
  </w:num>
  <w:num w:numId="8" w16cid:durableId="1248267718">
    <w:abstractNumId w:val="9"/>
  </w:num>
  <w:num w:numId="9" w16cid:durableId="2054844442">
    <w:abstractNumId w:val="0"/>
  </w:num>
  <w:num w:numId="10" w16cid:durableId="1452091427">
    <w:abstractNumId w:val="9"/>
  </w:num>
  <w:num w:numId="11" w16cid:durableId="1379670730">
    <w:abstractNumId w:val="9"/>
  </w:num>
  <w:num w:numId="12" w16cid:durableId="101463395">
    <w:abstractNumId w:val="12"/>
  </w:num>
  <w:num w:numId="13" w16cid:durableId="297956844">
    <w:abstractNumId w:val="4"/>
  </w:num>
  <w:num w:numId="14" w16cid:durableId="1963338763">
    <w:abstractNumId w:val="10"/>
  </w:num>
  <w:num w:numId="15" w16cid:durableId="207114690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CF8"/>
    <w:rsid w:val="00025CDF"/>
    <w:rsid w:val="00040193"/>
    <w:rsid w:val="00071B84"/>
    <w:rsid w:val="0008560D"/>
    <w:rsid w:val="0009242F"/>
    <w:rsid w:val="00093A60"/>
    <w:rsid w:val="00097D19"/>
    <w:rsid w:val="001135C2"/>
    <w:rsid w:val="001428B9"/>
    <w:rsid w:val="00153AA8"/>
    <w:rsid w:val="001723B1"/>
    <w:rsid w:val="001C78EC"/>
    <w:rsid w:val="001D33D2"/>
    <w:rsid w:val="002015F8"/>
    <w:rsid w:val="00212006"/>
    <w:rsid w:val="0021402A"/>
    <w:rsid w:val="00214DB4"/>
    <w:rsid w:val="00235626"/>
    <w:rsid w:val="00243AE1"/>
    <w:rsid w:val="002D4EB8"/>
    <w:rsid w:val="002E2AE3"/>
    <w:rsid w:val="003137B8"/>
    <w:rsid w:val="00344425"/>
    <w:rsid w:val="00346D7F"/>
    <w:rsid w:val="003615E7"/>
    <w:rsid w:val="00380619"/>
    <w:rsid w:val="003A6C9E"/>
    <w:rsid w:val="003E2E94"/>
    <w:rsid w:val="00403F4C"/>
    <w:rsid w:val="00405958"/>
    <w:rsid w:val="00412994"/>
    <w:rsid w:val="00463B4E"/>
    <w:rsid w:val="00472219"/>
    <w:rsid w:val="004A2599"/>
    <w:rsid w:val="004C16E0"/>
    <w:rsid w:val="005A5FCB"/>
    <w:rsid w:val="005B12AA"/>
    <w:rsid w:val="005E33BB"/>
    <w:rsid w:val="0061354A"/>
    <w:rsid w:val="00635504"/>
    <w:rsid w:val="00652326"/>
    <w:rsid w:val="00662CEA"/>
    <w:rsid w:val="006A68E2"/>
    <w:rsid w:val="0070371E"/>
    <w:rsid w:val="007130F6"/>
    <w:rsid w:val="00722761"/>
    <w:rsid w:val="0075586B"/>
    <w:rsid w:val="0078090E"/>
    <w:rsid w:val="00796B89"/>
    <w:rsid w:val="007D25FE"/>
    <w:rsid w:val="008001C8"/>
    <w:rsid w:val="00805ADE"/>
    <w:rsid w:val="00813BE3"/>
    <w:rsid w:val="008577B7"/>
    <w:rsid w:val="008E771B"/>
    <w:rsid w:val="009539C2"/>
    <w:rsid w:val="009A769C"/>
    <w:rsid w:val="009B495E"/>
    <w:rsid w:val="009F125D"/>
    <w:rsid w:val="00A2058F"/>
    <w:rsid w:val="00A92CF8"/>
    <w:rsid w:val="00AB5777"/>
    <w:rsid w:val="00B03209"/>
    <w:rsid w:val="00B770BD"/>
    <w:rsid w:val="00B950DF"/>
    <w:rsid w:val="00BB1A3E"/>
    <w:rsid w:val="00BC73B1"/>
    <w:rsid w:val="00BE07AE"/>
    <w:rsid w:val="00C2466E"/>
    <w:rsid w:val="00CC437E"/>
    <w:rsid w:val="00CD09C7"/>
    <w:rsid w:val="00CE5EFC"/>
    <w:rsid w:val="00D31F1B"/>
    <w:rsid w:val="00D33DBF"/>
    <w:rsid w:val="00D710E7"/>
    <w:rsid w:val="00E10809"/>
    <w:rsid w:val="00E1659A"/>
    <w:rsid w:val="00E31ADE"/>
    <w:rsid w:val="00ED0BFC"/>
    <w:rsid w:val="00EF13E2"/>
    <w:rsid w:val="00F33B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D47A8C-36CF-4713-9DF0-DE162D1F2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240" w:lineRule="auto"/>
      <w:pPrChange w:id="0" w:author="svcMRProcess" w:date="2026-09-25T20:04:00Z">
        <w:pPr>
          <w:spacing w:after="160" w:line="259" w:lineRule="auto"/>
        </w:pPr>
      </w:pPrChange>
    </w:pPr>
    <w:rPr>
      <w:rFonts w:ascii="Times New Roman" w:eastAsia="Times New Roman" w:hAnsi="Times New Roman" w:cs="Times New Roman"/>
      <w:sz w:val="24"/>
      <w:szCs w:val="20"/>
      <w:lang w:val="en-AU" w:eastAsia="en-AU"/>
      <w:rPrChange w:id="0" w:author="svcMRProcess" w:date="2026-09-25T20:04:00Z">
        <w:rPr>
          <w:rFonts w:asciiTheme="minorHAnsi" w:eastAsiaTheme="minorHAnsi" w:hAnsiTheme="minorHAnsi" w:cstheme="minorBidi"/>
          <w:sz w:val="22"/>
          <w:szCs w:val="22"/>
          <w:lang w:val="en-GB" w:eastAsia="en-US" w:bidi="ar-SA"/>
        </w:rPr>
      </w:rPrChange>
    </w:rPr>
  </w:style>
  <w:style w:type="paragraph" w:styleId="Heading1">
    <w:name w:val="heading 1"/>
    <w:next w:val="Heading2"/>
    <w:link w:val="Heading1Char"/>
    <w:qFormat/>
    <w:pPr>
      <w:keepNext/>
      <w:keepLines/>
      <w:pageBreakBefore/>
      <w:spacing w:before="320" w:after="0" w:line="260" w:lineRule="atLeast"/>
      <w:jc w:val="center"/>
      <w:outlineLvl w:val="0"/>
      <w:pPrChange w:id="1" w:author="svcMRProcess" w:date="2026-09-25T20:04:00Z">
        <w:pPr>
          <w:keepNext/>
          <w:keepLines/>
          <w:pageBreakBefore/>
          <w:spacing w:before="320" w:line="260" w:lineRule="atLeast"/>
          <w:jc w:val="center"/>
          <w:outlineLvl w:val="0"/>
        </w:pPr>
      </w:pPrChange>
    </w:pPr>
    <w:rPr>
      <w:rFonts w:ascii="Times New Roman" w:eastAsia="Times New Roman" w:hAnsi="Times New Roman" w:cs="Times New Roman"/>
      <w:b/>
      <w:kern w:val="28"/>
      <w:sz w:val="34"/>
      <w:szCs w:val="20"/>
      <w:lang w:val="en-AU" w:eastAsia="en-AU"/>
      <w:rPrChange w:id="1" w:author="svcMRProcess" w:date="2026-09-25T20:04:00Z">
        <w:rPr>
          <w:b/>
          <w:kern w:val="28"/>
          <w:sz w:val="34"/>
          <w:lang w:val="en-AU" w:eastAsia="en-AU" w:bidi="ar-SA"/>
        </w:rPr>
      </w:rPrChange>
    </w:rPr>
  </w:style>
  <w:style w:type="paragraph" w:styleId="Heading2">
    <w:name w:val="heading 2"/>
    <w:next w:val="Heading3"/>
    <w:link w:val="Heading2Char"/>
    <w:qFormat/>
    <w:pPr>
      <w:keepNext/>
      <w:pageBreakBefore/>
      <w:spacing w:after="0" w:line="260" w:lineRule="atLeast"/>
      <w:jc w:val="center"/>
      <w:outlineLvl w:val="1"/>
      <w:pPrChange w:id="2" w:author="svcMRProcess" w:date="2026-09-25T20:04:00Z">
        <w:pPr>
          <w:keepNext/>
          <w:pageBreakBefore/>
          <w:spacing w:line="260" w:lineRule="atLeast"/>
          <w:jc w:val="center"/>
          <w:outlineLvl w:val="1"/>
        </w:pPr>
      </w:pPrChange>
    </w:pPr>
    <w:rPr>
      <w:rFonts w:ascii="Times New Roman" w:eastAsia="Times New Roman" w:hAnsi="Times New Roman" w:cs="Times New Roman"/>
      <w:b/>
      <w:snapToGrid w:val="0"/>
      <w:sz w:val="30"/>
      <w:szCs w:val="20"/>
      <w:lang w:val="en-AU" w:eastAsia="en-AU"/>
      <w:rPrChange w:id="2" w:author="svcMRProcess" w:date="2026-09-25T20:04:00Z">
        <w:rPr>
          <w:b/>
          <w:snapToGrid w:val="0"/>
          <w:sz w:val="30"/>
          <w:lang w:val="en-AU" w:eastAsia="en-AU" w:bidi="ar-SA"/>
        </w:rPr>
      </w:rPrChange>
    </w:rPr>
  </w:style>
  <w:style w:type="paragraph" w:styleId="Heading3">
    <w:name w:val="heading 3"/>
    <w:next w:val="Heading4"/>
    <w:link w:val="Heading3Char"/>
    <w:qFormat/>
    <w:pPr>
      <w:keepNext/>
      <w:spacing w:before="240" w:after="0" w:line="260" w:lineRule="atLeast"/>
      <w:jc w:val="center"/>
      <w:outlineLvl w:val="2"/>
      <w:pPrChange w:id="3" w:author="svcMRProcess" w:date="2026-09-25T20:04:00Z">
        <w:pPr>
          <w:keepNext/>
          <w:spacing w:before="240" w:line="260" w:lineRule="atLeast"/>
          <w:jc w:val="center"/>
          <w:outlineLvl w:val="2"/>
        </w:pPr>
      </w:pPrChange>
    </w:pPr>
    <w:rPr>
      <w:rFonts w:ascii="Times New Roman" w:eastAsia="Times New Roman" w:hAnsi="Times New Roman" w:cs="Times New Roman"/>
      <w:b/>
      <w:sz w:val="26"/>
      <w:szCs w:val="20"/>
      <w:lang w:val="en-AU" w:eastAsia="en-AU"/>
      <w:rPrChange w:id="3" w:author="svcMRProcess" w:date="2026-09-25T20:04:00Z">
        <w:rPr>
          <w:b/>
          <w:sz w:val="26"/>
          <w:lang w:val="en-AU" w:eastAsia="en-AU" w:bidi="ar-SA"/>
        </w:rPr>
      </w:rPrChange>
    </w:rPr>
  </w:style>
  <w:style w:type="paragraph" w:styleId="Heading4">
    <w:name w:val="heading 4"/>
    <w:next w:val="Heading5"/>
    <w:link w:val="Heading4Char"/>
    <w:qFormat/>
    <w:pPr>
      <w:keepNext/>
      <w:spacing w:before="240" w:after="0" w:line="240" w:lineRule="auto"/>
      <w:jc w:val="center"/>
      <w:outlineLvl w:val="3"/>
      <w:pPrChange w:id="4" w:author="svcMRProcess" w:date="2026-09-25T20:04:00Z">
        <w:pPr>
          <w:keepNext/>
          <w:spacing w:before="240"/>
          <w:jc w:val="center"/>
          <w:outlineLvl w:val="3"/>
        </w:pPr>
      </w:pPrChange>
    </w:pPr>
    <w:rPr>
      <w:rFonts w:ascii="Times New Roman" w:eastAsia="Times New Roman" w:hAnsi="Times New Roman" w:cs="Times New Roman"/>
      <w:b/>
      <w:sz w:val="24"/>
      <w:szCs w:val="20"/>
      <w:lang w:val="en-AU" w:eastAsia="en-AU"/>
      <w:rPrChange w:id="4" w:author="svcMRProcess" w:date="2026-09-25T20:04:00Z">
        <w:rPr>
          <w:b/>
          <w:sz w:val="24"/>
          <w:lang w:val="en-AU" w:eastAsia="en-AU" w:bidi="ar-SA"/>
        </w:rPr>
      </w:rPrChange>
    </w:rPr>
  </w:style>
  <w:style w:type="paragraph" w:styleId="Heading5">
    <w:name w:val="heading 5"/>
    <w:next w:val="Normal"/>
    <w:link w:val="Heading5Char"/>
    <w:qFormat/>
    <w:pPr>
      <w:keepNext/>
      <w:keepLines/>
      <w:tabs>
        <w:tab w:val="left" w:pos="879"/>
      </w:tabs>
      <w:spacing w:before="220" w:after="0" w:line="260" w:lineRule="atLeast"/>
      <w:ind w:left="879" w:hanging="879"/>
      <w:outlineLvl w:val="4"/>
      <w:pPrChange w:id="5" w:author="svcMRProcess" w:date="2026-09-25T20:04:00Z">
        <w:pPr>
          <w:keepNext/>
          <w:keepLines/>
          <w:tabs>
            <w:tab w:val="left" w:pos="879"/>
          </w:tabs>
          <w:spacing w:before="220" w:line="260" w:lineRule="atLeast"/>
          <w:ind w:left="879" w:hanging="879"/>
          <w:outlineLvl w:val="4"/>
        </w:pPr>
      </w:pPrChange>
    </w:pPr>
    <w:rPr>
      <w:rFonts w:ascii="Times New Roman" w:eastAsia="Times New Roman" w:hAnsi="Times New Roman" w:cs="Times New Roman"/>
      <w:b/>
      <w:sz w:val="24"/>
      <w:szCs w:val="20"/>
      <w:lang w:val="en-AU" w:eastAsia="en-AU"/>
      <w:rPrChange w:id="5" w:author="svcMRProcess" w:date="2026-09-25T20:04:00Z">
        <w:rPr>
          <w:b/>
          <w:sz w:val="24"/>
          <w:lang w:val="en-AU" w:eastAsia="en-AU" w:bidi="ar-SA"/>
        </w:rPr>
      </w:rPrChange>
    </w:rPr>
  </w:style>
  <w:style w:type="paragraph" w:styleId="Heading6">
    <w:name w:val="heading 6"/>
    <w:next w:val="Normal"/>
    <w:link w:val="Heading6Char"/>
    <w:qFormat/>
    <w:pPr>
      <w:keepNext/>
      <w:spacing w:before="240" w:after="0" w:line="240" w:lineRule="auto"/>
      <w:jc w:val="center"/>
      <w:outlineLvl w:val="5"/>
      <w:pPrChange w:id="6" w:author="svcMRProcess" w:date="2026-09-25T20:04:00Z">
        <w:pPr>
          <w:keepNext/>
          <w:spacing w:before="240"/>
          <w:jc w:val="center"/>
          <w:outlineLvl w:val="5"/>
        </w:pPr>
      </w:pPrChange>
    </w:pPr>
    <w:rPr>
      <w:rFonts w:ascii="Times New Roman" w:eastAsia="Times New Roman" w:hAnsi="Times New Roman" w:cs="Times New Roman"/>
      <w:i/>
      <w:noProof/>
      <w:sz w:val="24"/>
      <w:szCs w:val="20"/>
      <w:lang w:val="en-AU" w:eastAsia="en-AU"/>
      <w:rPrChange w:id="6" w:author="svcMRProcess" w:date="2026-09-25T20:04:00Z">
        <w:rPr>
          <w:i/>
          <w:noProof/>
          <w:sz w:val="24"/>
          <w:lang w:val="en-AU" w:eastAsia="en-AU" w:bidi="ar-SA"/>
        </w:rPr>
      </w:rPrChange>
    </w:rPr>
  </w:style>
  <w:style w:type="paragraph" w:styleId="Heading7">
    <w:name w:val="heading 7"/>
    <w:basedOn w:val="Heading6"/>
    <w:next w:val="Normal"/>
    <w:link w:val="Heading7Char"/>
    <w:qFormat/>
    <w:rsid w:val="00813BE3"/>
    <w:pPr>
      <w:spacing w:before="280"/>
      <w:outlineLvl w:val="6"/>
    </w:pPr>
    <w:rPr>
      <w:sz w:val="30"/>
    </w:rPr>
  </w:style>
  <w:style w:type="paragraph" w:styleId="Heading8">
    <w:name w:val="heading 8"/>
    <w:basedOn w:val="Heading6"/>
    <w:next w:val="Normal"/>
    <w:link w:val="Heading8Char"/>
    <w:qFormat/>
    <w:rsid w:val="00813BE3"/>
    <w:pPr>
      <w:outlineLvl w:val="7"/>
    </w:pPr>
    <w:rPr>
      <w:sz w:val="28"/>
    </w:rPr>
  </w:style>
  <w:style w:type="paragraph" w:styleId="Heading9">
    <w:name w:val="heading 9"/>
    <w:basedOn w:val="Heading1"/>
    <w:next w:val="Normal"/>
    <w:link w:val="Heading9Char"/>
    <w:qFormat/>
    <w:rsid w:val="00813BE3"/>
    <w:pPr>
      <w:keepNext w:val="0"/>
      <w:spacing w:before="280"/>
      <w:outlineLvl w:val="8"/>
    </w:pPr>
    <w:rPr>
      <w:i/>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E771B"/>
    <w:pPr>
      <w:ind w:left="720"/>
      <w:contextualSpacing/>
    </w:pPr>
  </w:style>
  <w:style w:type="paragraph" w:styleId="BalloonText">
    <w:name w:val="Balloon Text"/>
    <w:basedOn w:val="Normal"/>
    <w:link w:val="BalloonTextChar"/>
    <w:uiPriority w:val="99"/>
    <w:semiHidden/>
    <w:unhideWhenUsed/>
    <w:rsid w:val="007227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2761"/>
    <w:rPr>
      <w:rFonts w:ascii="Segoe UI" w:hAnsi="Segoe UI" w:cs="Segoe UI"/>
      <w:sz w:val="18"/>
      <w:szCs w:val="18"/>
    </w:rPr>
  </w:style>
  <w:style w:type="paragraph" w:styleId="Header">
    <w:name w:val="header"/>
    <w:link w:val="HeaderChar"/>
    <w:pPr>
      <w:spacing w:after="0" w:line="240" w:lineRule="auto"/>
      <w:pPrChange w:id="7" w:author="svcMRProcess" w:date="2026-09-25T20:04:00Z">
        <w:pPr>
          <w:tabs>
            <w:tab w:val="center" w:pos="4680"/>
            <w:tab w:val="right" w:pos="9360"/>
          </w:tabs>
        </w:pPr>
      </w:pPrChange>
    </w:pPr>
    <w:rPr>
      <w:rFonts w:ascii="Arial" w:eastAsia="Times New Roman" w:hAnsi="Arial" w:cs="Times New Roman"/>
      <w:noProof/>
      <w:sz w:val="20"/>
      <w:szCs w:val="20"/>
      <w:lang w:val="en-AU" w:eastAsia="en-AU"/>
      <w:rPrChange w:id="7" w:author="svcMRProcess" w:date="2026-09-25T20:04:00Z">
        <w:rPr>
          <w:sz w:val="24"/>
          <w:lang w:val="en-AU" w:eastAsia="en-AU" w:bidi="ar-SA"/>
        </w:rPr>
      </w:rPrChange>
    </w:rPr>
  </w:style>
  <w:style w:type="character" w:customStyle="1" w:styleId="HeaderChar">
    <w:name w:val="Header Char"/>
    <w:basedOn w:val="DefaultParagraphFont"/>
    <w:link w:val="Header"/>
    <w:rsid w:val="006A68E2"/>
    <w:rPr>
      <w:rFonts w:ascii="Arial" w:eastAsia="Times New Roman" w:hAnsi="Arial" w:cs="Times New Roman"/>
      <w:noProof/>
      <w:sz w:val="20"/>
      <w:szCs w:val="20"/>
      <w:lang w:val="en-AU" w:eastAsia="en-AU"/>
    </w:rPr>
  </w:style>
  <w:style w:type="paragraph" w:styleId="Footer">
    <w:name w:val="footer"/>
    <w:basedOn w:val="Normal"/>
    <w:link w:val="FooterChar"/>
    <w:pPr>
      <w:pPrChange w:id="8" w:author="svcMRProcess" w:date="2026-09-25T20:04:00Z">
        <w:pPr>
          <w:tabs>
            <w:tab w:val="center" w:pos="4680"/>
            <w:tab w:val="right" w:pos="9360"/>
          </w:tabs>
        </w:pPr>
      </w:pPrChange>
    </w:pPr>
    <w:rPr>
      <w:rFonts w:ascii="Arial" w:hAnsi="Arial"/>
      <w:rPrChange w:id="8" w:author="svcMRProcess" w:date="2026-09-25T20:04:00Z">
        <w:rPr>
          <w:sz w:val="24"/>
          <w:lang w:val="en-AU" w:eastAsia="en-AU" w:bidi="ar-SA"/>
        </w:rPr>
      </w:rPrChange>
    </w:rPr>
  </w:style>
  <w:style w:type="character" w:customStyle="1" w:styleId="FooterChar">
    <w:name w:val="Footer Char"/>
    <w:basedOn w:val="DefaultParagraphFont"/>
    <w:link w:val="Footer"/>
    <w:rsid w:val="006A68E2"/>
    <w:rPr>
      <w:rFonts w:ascii="Arial" w:eastAsia="Times New Roman" w:hAnsi="Arial" w:cs="Times New Roman"/>
      <w:sz w:val="24"/>
      <w:szCs w:val="20"/>
      <w:lang w:val="en-AU" w:eastAsia="en-AU"/>
    </w:rPr>
  </w:style>
  <w:style w:type="character" w:styleId="CommentReference">
    <w:name w:val="annotation reference"/>
    <w:basedOn w:val="DefaultParagraphFont"/>
    <w:semiHidden/>
    <w:rPr>
      <w:noProof w:val="0"/>
      <w:sz w:val="18"/>
      <w:rPrChange w:id="9" w:author="svcMRProcess" w:date="2026-09-25T20:04:00Z">
        <w:rPr>
          <w:sz w:val="16"/>
          <w:szCs w:val="16"/>
        </w:rPr>
      </w:rPrChange>
    </w:rPr>
  </w:style>
  <w:style w:type="paragraph" w:styleId="CommentText">
    <w:name w:val="annotation text"/>
    <w:basedOn w:val="Normal"/>
    <w:link w:val="CommentTextChar"/>
    <w:semiHidden/>
    <w:pPr>
      <w:pPrChange w:id="10" w:author="svcMRProcess" w:date="2026-09-25T20:04:00Z">
        <w:pPr/>
      </w:pPrChange>
    </w:pPr>
    <w:rPr>
      <w:rPrChange w:id="10" w:author="svcMRProcess" w:date="2026-09-25T20:04:00Z">
        <w:rPr>
          <w:lang w:val="en-AU" w:eastAsia="en-AU" w:bidi="ar-SA"/>
        </w:rPr>
      </w:rPrChange>
    </w:rPr>
  </w:style>
  <w:style w:type="character" w:customStyle="1" w:styleId="CommentTextChar">
    <w:name w:val="Comment Text Char"/>
    <w:basedOn w:val="DefaultParagraphFont"/>
    <w:link w:val="CommentText"/>
    <w:semiHidden/>
    <w:rsid w:val="005A5FCB"/>
    <w:rPr>
      <w:rFonts w:ascii="Times New Roman" w:eastAsia="Times New Roman" w:hAnsi="Times New Roman" w:cs="Times New Roman"/>
      <w:sz w:val="24"/>
      <w:szCs w:val="20"/>
      <w:lang w:val="en-AU" w:eastAsia="en-AU"/>
    </w:rPr>
  </w:style>
  <w:style w:type="paragraph" w:styleId="CommentSubject">
    <w:name w:val="annotation subject"/>
    <w:basedOn w:val="CommentText"/>
    <w:next w:val="CommentText"/>
    <w:link w:val="CommentSubjectChar"/>
    <w:uiPriority w:val="99"/>
    <w:semiHidden/>
    <w:unhideWhenUsed/>
    <w:rsid w:val="005A5FCB"/>
    <w:rPr>
      <w:b/>
      <w:bCs/>
    </w:rPr>
  </w:style>
  <w:style w:type="character" w:customStyle="1" w:styleId="CommentSubjectChar">
    <w:name w:val="Comment Subject Char"/>
    <w:basedOn w:val="CommentTextChar"/>
    <w:link w:val="CommentSubject"/>
    <w:uiPriority w:val="99"/>
    <w:semiHidden/>
    <w:rsid w:val="005A5FCB"/>
    <w:rPr>
      <w:rFonts w:ascii="Times New Roman" w:eastAsia="Times New Roman" w:hAnsi="Times New Roman" w:cs="Times New Roman"/>
      <w:b/>
      <w:bCs/>
      <w:sz w:val="20"/>
      <w:szCs w:val="20"/>
      <w:lang w:val="en-AU" w:eastAsia="en-AU"/>
    </w:rPr>
  </w:style>
  <w:style w:type="paragraph" w:customStyle="1" w:styleId="NumberedJudgmentparagraph">
    <w:name w:val="Numbered Judgment paragraph"/>
    <w:basedOn w:val="ListParagraph"/>
    <w:link w:val="NumberedJudgmentparagraphChar"/>
    <w:rsid w:val="00025CDF"/>
    <w:pPr>
      <w:numPr>
        <w:numId w:val="2"/>
      </w:numPr>
      <w:spacing w:line="480" w:lineRule="auto"/>
    </w:pPr>
    <w:rPr>
      <w:szCs w:val="24"/>
    </w:rPr>
  </w:style>
  <w:style w:type="character" w:customStyle="1" w:styleId="ListParagraphChar">
    <w:name w:val="List Paragraph Char"/>
    <w:basedOn w:val="DefaultParagraphFont"/>
    <w:link w:val="ListParagraph"/>
    <w:uiPriority w:val="34"/>
    <w:rsid w:val="00025CDF"/>
  </w:style>
  <w:style w:type="character" w:customStyle="1" w:styleId="NumberedJudgmentparagraphChar">
    <w:name w:val="Numbered Judgment paragraph Char"/>
    <w:basedOn w:val="ListParagraphChar"/>
    <w:link w:val="NumberedJudgmentparagraph"/>
    <w:rsid w:val="00025CDF"/>
    <w:rPr>
      <w:rFonts w:ascii="Times New Roman" w:hAnsi="Times New Roman" w:cs="Times New Roman"/>
      <w:sz w:val="24"/>
      <w:szCs w:val="24"/>
    </w:rPr>
  </w:style>
  <w:style w:type="paragraph" w:customStyle="1" w:styleId="NumberedQuotationindent1">
    <w:name w:val="Numbered Quotation indent 1"/>
    <w:basedOn w:val="ListParagraph"/>
    <w:link w:val="NumberedQuotationindent1Char"/>
    <w:qFormat/>
    <w:rsid w:val="008001C8"/>
    <w:pPr>
      <w:numPr>
        <w:numId w:val="11"/>
      </w:numPr>
      <w:spacing w:line="276" w:lineRule="auto"/>
      <w:jc w:val="both"/>
    </w:pPr>
    <w:rPr>
      <w:i/>
      <w:szCs w:val="24"/>
    </w:rPr>
  </w:style>
  <w:style w:type="character" w:customStyle="1" w:styleId="NumberedQuotationindent1Char">
    <w:name w:val="Numbered Quotation indent 1 Char"/>
    <w:basedOn w:val="ListParagraphChar"/>
    <w:link w:val="NumberedQuotationindent1"/>
    <w:rsid w:val="008001C8"/>
    <w:rPr>
      <w:rFonts w:ascii="Times New Roman" w:hAnsi="Times New Roman" w:cs="Times New Roman"/>
      <w:i/>
      <w:sz w:val="24"/>
      <w:szCs w:val="24"/>
    </w:rPr>
  </w:style>
  <w:style w:type="paragraph" w:customStyle="1" w:styleId="Jjmntheading2">
    <w:name w:val="Jjmnt heading 2"/>
    <w:basedOn w:val="Normal"/>
    <w:link w:val="Jjmntheading2Char"/>
    <w:qFormat/>
    <w:rsid w:val="00662CEA"/>
    <w:pPr>
      <w:keepNext/>
    </w:pPr>
    <w:rPr>
      <w:i/>
      <w:szCs w:val="24"/>
    </w:rPr>
  </w:style>
  <w:style w:type="numbering" w:customStyle="1" w:styleId="Judgments">
    <w:name w:val="Judgments"/>
    <w:uiPriority w:val="99"/>
    <w:rsid w:val="00662CEA"/>
    <w:pPr>
      <w:numPr>
        <w:numId w:val="4"/>
      </w:numPr>
    </w:pPr>
  </w:style>
  <w:style w:type="character" w:customStyle="1" w:styleId="Jjmntheading2Char">
    <w:name w:val="Jjmnt heading 2 Char"/>
    <w:basedOn w:val="DefaultParagraphFont"/>
    <w:link w:val="Jjmntheading2"/>
    <w:rsid w:val="00662CEA"/>
    <w:rPr>
      <w:rFonts w:ascii="Times New Roman" w:hAnsi="Times New Roman" w:cs="Times New Roman"/>
      <w:i/>
      <w:sz w:val="24"/>
      <w:szCs w:val="24"/>
    </w:rPr>
  </w:style>
  <w:style w:type="paragraph" w:customStyle="1" w:styleId="JudgmentText">
    <w:name w:val="Judgment Text"/>
    <w:basedOn w:val="ListParagraph"/>
    <w:qFormat/>
    <w:rsid w:val="00662CEA"/>
    <w:pPr>
      <w:numPr>
        <w:numId w:val="5"/>
      </w:numPr>
      <w:spacing w:after="240" w:line="360" w:lineRule="auto"/>
      <w:contextualSpacing w:val="0"/>
      <w:jc w:val="both"/>
    </w:pPr>
    <w:rPr>
      <w:szCs w:val="24"/>
    </w:rPr>
  </w:style>
  <w:style w:type="paragraph" w:customStyle="1" w:styleId="Jjmntheading1">
    <w:name w:val="Jjmnt heading 1"/>
    <w:basedOn w:val="Jjmntheading2"/>
    <w:link w:val="Jjmntheading1Char"/>
    <w:qFormat/>
    <w:rsid w:val="00D33DBF"/>
    <w:rPr>
      <w:b/>
      <w:i w:val="0"/>
    </w:rPr>
  </w:style>
  <w:style w:type="paragraph" w:customStyle="1" w:styleId="Unnumberedquote">
    <w:name w:val="Unnumbered quote"/>
    <w:basedOn w:val="NumberedQuotationindent1"/>
    <w:link w:val="UnnumberedquoteChar"/>
    <w:qFormat/>
    <w:rsid w:val="008001C8"/>
    <w:pPr>
      <w:numPr>
        <w:numId w:val="0"/>
      </w:numPr>
      <w:ind w:left="1440"/>
    </w:pPr>
  </w:style>
  <w:style w:type="character" w:customStyle="1" w:styleId="Jjmntheading1Char">
    <w:name w:val="Jjmnt heading 1 Char"/>
    <w:basedOn w:val="Jjmntheading2Char"/>
    <w:link w:val="Jjmntheading1"/>
    <w:rsid w:val="00D33DBF"/>
    <w:rPr>
      <w:rFonts w:ascii="Times New Roman" w:hAnsi="Times New Roman" w:cs="Times New Roman"/>
      <w:b/>
      <w:i w:val="0"/>
      <w:sz w:val="24"/>
      <w:szCs w:val="24"/>
    </w:rPr>
  </w:style>
  <w:style w:type="paragraph" w:customStyle="1" w:styleId="Unnumberedjjmntparagraph">
    <w:name w:val="Unnumbered jjmnt paragraph"/>
    <w:basedOn w:val="Unnumberedquote"/>
    <w:link w:val="UnnumberedjjmntparagraphChar"/>
    <w:qFormat/>
    <w:rsid w:val="003A6C9E"/>
    <w:pPr>
      <w:spacing w:line="480" w:lineRule="auto"/>
      <w:ind w:left="720"/>
    </w:pPr>
    <w:rPr>
      <w:i w:val="0"/>
    </w:rPr>
  </w:style>
  <w:style w:type="character" w:customStyle="1" w:styleId="UnnumberedquoteChar">
    <w:name w:val="Unnumbered quote Char"/>
    <w:basedOn w:val="NumberedQuotationindent1Char"/>
    <w:link w:val="Unnumberedquote"/>
    <w:rsid w:val="008001C8"/>
    <w:rPr>
      <w:rFonts w:ascii="Times New Roman" w:hAnsi="Times New Roman" w:cs="Times New Roman"/>
      <w:i/>
      <w:sz w:val="24"/>
      <w:szCs w:val="24"/>
    </w:rPr>
  </w:style>
  <w:style w:type="character" w:customStyle="1" w:styleId="UnnumberedjjmntparagraphChar">
    <w:name w:val="Unnumbered jjmnt paragraph Char"/>
    <w:basedOn w:val="UnnumberedquoteChar"/>
    <w:link w:val="Unnumberedjjmntparagraph"/>
    <w:rsid w:val="003A6C9E"/>
    <w:rPr>
      <w:rFonts w:ascii="Times New Roman" w:hAnsi="Times New Roman" w:cs="Times New Roman"/>
      <w:i w:val="0"/>
      <w:sz w:val="24"/>
      <w:szCs w:val="24"/>
    </w:rPr>
  </w:style>
  <w:style w:type="paragraph" w:customStyle="1" w:styleId="Partynames-Caps">
    <w:name w:val="Party names - Caps"/>
    <w:aliases w:val="bold"/>
    <w:basedOn w:val="Normal"/>
    <w:link w:val="Partynames-CapsChar"/>
    <w:rsid w:val="00214DB4"/>
    <w:pPr>
      <w:tabs>
        <w:tab w:val="left" w:pos="540"/>
        <w:tab w:val="left" w:pos="5580"/>
      </w:tabs>
      <w:spacing w:line="276" w:lineRule="auto"/>
    </w:pPr>
    <w:rPr>
      <w:b/>
      <w:szCs w:val="24"/>
    </w:rPr>
  </w:style>
  <w:style w:type="paragraph" w:customStyle="1" w:styleId="Partynames">
    <w:name w:val="Party names"/>
    <w:basedOn w:val="Partynames-Caps"/>
    <w:link w:val="PartynamesChar"/>
    <w:qFormat/>
    <w:rsid w:val="00214DB4"/>
    <w:pPr>
      <w:spacing w:before="240" w:line="240" w:lineRule="auto"/>
    </w:pPr>
  </w:style>
  <w:style w:type="character" w:customStyle="1" w:styleId="Partynames-CapsChar">
    <w:name w:val="Party names - Caps Char"/>
    <w:aliases w:val="bold Char"/>
    <w:basedOn w:val="DefaultParagraphFont"/>
    <w:link w:val="Partynames-Caps"/>
    <w:rsid w:val="00214DB4"/>
    <w:rPr>
      <w:rFonts w:ascii="Times New Roman" w:hAnsi="Times New Roman" w:cs="Times New Roman"/>
      <w:b/>
      <w:sz w:val="24"/>
      <w:szCs w:val="24"/>
    </w:rPr>
  </w:style>
  <w:style w:type="paragraph" w:customStyle="1" w:styleId="Attorneysnames">
    <w:name w:val="Attorneys names"/>
    <w:basedOn w:val="Normal"/>
    <w:link w:val="AttorneysnamesChar"/>
    <w:qFormat/>
    <w:rsid w:val="00214DB4"/>
    <w:pPr>
      <w:tabs>
        <w:tab w:val="left" w:pos="540"/>
        <w:tab w:val="left" w:pos="4092"/>
        <w:tab w:val="left" w:pos="5580"/>
      </w:tabs>
    </w:pPr>
    <w:rPr>
      <w:i/>
      <w:szCs w:val="24"/>
    </w:rPr>
  </w:style>
  <w:style w:type="character" w:customStyle="1" w:styleId="PartynamesChar">
    <w:name w:val="Party names Char"/>
    <w:basedOn w:val="Partynames-CapsChar"/>
    <w:link w:val="Partynames"/>
    <w:rsid w:val="00214DB4"/>
    <w:rPr>
      <w:rFonts w:ascii="Times New Roman" w:hAnsi="Times New Roman" w:cs="Times New Roman"/>
      <w:b/>
      <w:sz w:val="24"/>
      <w:szCs w:val="24"/>
    </w:rPr>
  </w:style>
  <w:style w:type="character" w:customStyle="1" w:styleId="AttorneysnamesChar">
    <w:name w:val="Attorneys names Char"/>
    <w:basedOn w:val="DefaultParagraphFont"/>
    <w:link w:val="Attorneysnames"/>
    <w:rsid w:val="00214DB4"/>
    <w:rPr>
      <w:rFonts w:ascii="Times New Roman" w:hAnsi="Times New Roman" w:cs="Times New Roman"/>
      <w:i/>
      <w:sz w:val="24"/>
      <w:szCs w:val="24"/>
    </w:rPr>
  </w:style>
  <w:style w:type="character" w:customStyle="1" w:styleId="Heading1Char">
    <w:name w:val="Heading 1 Char"/>
    <w:basedOn w:val="DefaultParagraphFont"/>
    <w:link w:val="Heading1"/>
    <w:rsid w:val="00813BE3"/>
    <w:rPr>
      <w:rFonts w:ascii="Times New Roman" w:eastAsia="Times New Roman" w:hAnsi="Times New Roman" w:cs="Times New Roman"/>
      <w:b/>
      <w:kern w:val="28"/>
      <w:sz w:val="34"/>
      <w:szCs w:val="20"/>
      <w:lang w:val="en-AU" w:eastAsia="en-AU"/>
    </w:rPr>
  </w:style>
  <w:style w:type="character" w:customStyle="1" w:styleId="Heading2Char">
    <w:name w:val="Heading 2 Char"/>
    <w:basedOn w:val="DefaultParagraphFont"/>
    <w:link w:val="Heading2"/>
    <w:rsid w:val="00813BE3"/>
    <w:rPr>
      <w:rFonts w:ascii="Times New Roman" w:eastAsia="Times New Roman" w:hAnsi="Times New Roman" w:cs="Times New Roman"/>
      <w:b/>
      <w:snapToGrid w:val="0"/>
      <w:sz w:val="30"/>
      <w:szCs w:val="20"/>
      <w:lang w:val="en-AU" w:eastAsia="en-AU"/>
    </w:rPr>
  </w:style>
  <w:style w:type="character" w:customStyle="1" w:styleId="Heading3Char">
    <w:name w:val="Heading 3 Char"/>
    <w:basedOn w:val="DefaultParagraphFont"/>
    <w:link w:val="Heading3"/>
    <w:rsid w:val="00813BE3"/>
    <w:rPr>
      <w:rFonts w:ascii="Times New Roman" w:eastAsia="Times New Roman" w:hAnsi="Times New Roman" w:cs="Times New Roman"/>
      <w:b/>
      <w:sz w:val="26"/>
      <w:szCs w:val="20"/>
      <w:lang w:val="en-AU" w:eastAsia="en-AU"/>
    </w:rPr>
  </w:style>
  <w:style w:type="character" w:customStyle="1" w:styleId="Heading4Char">
    <w:name w:val="Heading 4 Char"/>
    <w:basedOn w:val="DefaultParagraphFont"/>
    <w:link w:val="Heading4"/>
    <w:rsid w:val="00813BE3"/>
    <w:rPr>
      <w:rFonts w:ascii="Times New Roman" w:eastAsia="Times New Roman" w:hAnsi="Times New Roman" w:cs="Times New Roman"/>
      <w:b/>
      <w:sz w:val="24"/>
      <w:szCs w:val="20"/>
      <w:lang w:val="en-AU" w:eastAsia="en-AU"/>
    </w:rPr>
  </w:style>
  <w:style w:type="character" w:customStyle="1" w:styleId="Heading5Char">
    <w:name w:val="Heading 5 Char"/>
    <w:basedOn w:val="DefaultParagraphFont"/>
    <w:link w:val="Heading5"/>
    <w:rsid w:val="00813BE3"/>
    <w:rPr>
      <w:rFonts w:ascii="Times New Roman" w:eastAsia="Times New Roman" w:hAnsi="Times New Roman" w:cs="Times New Roman"/>
      <w:b/>
      <w:sz w:val="24"/>
      <w:szCs w:val="20"/>
      <w:lang w:val="en-AU" w:eastAsia="en-AU"/>
    </w:rPr>
  </w:style>
  <w:style w:type="character" w:customStyle="1" w:styleId="Heading6Char">
    <w:name w:val="Heading 6 Char"/>
    <w:basedOn w:val="DefaultParagraphFont"/>
    <w:link w:val="Heading6"/>
    <w:rsid w:val="00813BE3"/>
    <w:rPr>
      <w:rFonts w:ascii="Times New Roman" w:eastAsia="Times New Roman" w:hAnsi="Times New Roman" w:cs="Times New Roman"/>
      <w:i/>
      <w:noProof/>
      <w:sz w:val="24"/>
      <w:szCs w:val="20"/>
      <w:lang w:val="en-AU" w:eastAsia="en-AU"/>
    </w:rPr>
  </w:style>
  <w:style w:type="character" w:customStyle="1" w:styleId="Heading7Char">
    <w:name w:val="Heading 7 Char"/>
    <w:basedOn w:val="DefaultParagraphFont"/>
    <w:link w:val="Heading7"/>
    <w:rsid w:val="00813BE3"/>
    <w:rPr>
      <w:rFonts w:ascii="Times New Roman" w:eastAsia="Times New Roman" w:hAnsi="Times New Roman" w:cs="Times New Roman"/>
      <w:i/>
      <w:noProof/>
      <w:sz w:val="30"/>
      <w:szCs w:val="20"/>
      <w:lang w:val="en-AU" w:eastAsia="en-AU"/>
    </w:rPr>
  </w:style>
  <w:style w:type="character" w:customStyle="1" w:styleId="Heading8Char">
    <w:name w:val="Heading 8 Char"/>
    <w:basedOn w:val="DefaultParagraphFont"/>
    <w:link w:val="Heading8"/>
    <w:rsid w:val="00813BE3"/>
    <w:rPr>
      <w:rFonts w:ascii="Times New Roman" w:eastAsia="Times New Roman" w:hAnsi="Times New Roman" w:cs="Times New Roman"/>
      <w:i/>
      <w:noProof/>
      <w:sz w:val="28"/>
      <w:szCs w:val="20"/>
      <w:lang w:val="en-AU" w:eastAsia="en-AU"/>
    </w:rPr>
  </w:style>
  <w:style w:type="character" w:customStyle="1" w:styleId="Heading9Char">
    <w:name w:val="Heading 9 Char"/>
    <w:basedOn w:val="DefaultParagraphFont"/>
    <w:link w:val="Heading9"/>
    <w:rsid w:val="00813BE3"/>
    <w:rPr>
      <w:rFonts w:ascii="Times New Roman" w:eastAsia="Times New Roman" w:hAnsi="Times New Roman" w:cs="Times New Roman"/>
      <w:b/>
      <w:i/>
      <w:kern w:val="28"/>
      <w:sz w:val="30"/>
      <w:szCs w:val="20"/>
      <w:lang w:val="en-AU" w:eastAsia="en-AU"/>
    </w:rPr>
  </w:style>
  <w:style w:type="paragraph" w:customStyle="1" w:styleId="ABillFor">
    <w:name w:val="ABillFor"/>
    <w:basedOn w:val="Normal"/>
    <w:pPr>
      <w:spacing w:before="240" w:after="600"/>
      <w:jc w:val="center"/>
      <w:pPrChange w:id="11" w:author="svcMRProcess" w:date="2026-09-25T20:04:00Z">
        <w:pPr>
          <w:spacing w:before="240" w:after="600"/>
          <w:jc w:val="center"/>
        </w:pPr>
      </w:pPrChange>
    </w:pPr>
    <w:rPr>
      <w:b/>
      <w:rPrChange w:id="11" w:author="svcMRProcess" w:date="2026-09-25T20:04:00Z">
        <w:rPr>
          <w:b/>
          <w:sz w:val="24"/>
          <w:lang w:val="en-AU" w:eastAsia="en-AU" w:bidi="ar-SA"/>
        </w:rPr>
      </w:rPrChange>
    </w:rPr>
  </w:style>
  <w:style w:type="paragraph" w:customStyle="1" w:styleId="NameofActReg">
    <w:name w:val="Name of Act/Reg"/>
    <w:next w:val="Normal"/>
    <w:pPr>
      <w:spacing w:before="480" w:after="600" w:line="240" w:lineRule="auto"/>
      <w:jc w:val="center"/>
      <w:pPrChange w:id="12" w:author="svcMRProcess" w:date="2026-09-25T20:04:00Z">
        <w:pPr>
          <w:spacing w:before="480" w:after="600"/>
          <w:jc w:val="center"/>
        </w:pPr>
      </w:pPrChange>
    </w:pPr>
    <w:rPr>
      <w:rFonts w:ascii="Times New Roman" w:eastAsia="Times New Roman" w:hAnsi="Times New Roman" w:cs="Times New Roman"/>
      <w:b/>
      <w:snapToGrid w:val="0"/>
      <w:sz w:val="34"/>
      <w:szCs w:val="20"/>
      <w:lang w:val="en-AU" w:eastAsia="en-AU"/>
      <w:rPrChange w:id="12" w:author="svcMRProcess" w:date="2026-09-25T20:04:00Z">
        <w:rPr>
          <w:b/>
          <w:snapToGrid w:val="0"/>
          <w:sz w:val="34"/>
          <w:lang w:val="en-AU" w:eastAsia="en-AU" w:bidi="ar-SA"/>
        </w:rPr>
      </w:rPrChange>
    </w:rPr>
  </w:style>
  <w:style w:type="paragraph" w:customStyle="1" w:styleId="Actno">
    <w:name w:val="Actno"/>
    <w:basedOn w:val="NameofActReg"/>
    <w:next w:val="Normal"/>
    <w:autoRedefine/>
    <w:rsid w:val="00813BE3"/>
    <w:pPr>
      <w:spacing w:before="500"/>
    </w:pPr>
    <w:rPr>
      <w:sz w:val="26"/>
    </w:rPr>
  </w:style>
  <w:style w:type="paragraph" w:customStyle="1" w:styleId="Arrangement">
    <w:name w:val="Arrangement"/>
    <w:pPr>
      <w:spacing w:after="480" w:line="240" w:lineRule="auto"/>
      <w:ind w:left="2304" w:right="2304"/>
      <w:jc w:val="center"/>
      <w:pPrChange w:id="13" w:author="svcMRProcess" w:date="2026-09-25T20:04:00Z">
        <w:pPr>
          <w:spacing w:after="480"/>
          <w:ind w:left="2304" w:right="2304"/>
          <w:jc w:val="center"/>
        </w:pPr>
      </w:pPrChange>
    </w:pPr>
    <w:rPr>
      <w:rFonts w:ascii="Times New Roman" w:eastAsia="Times New Roman" w:hAnsi="Times New Roman" w:cs="Times New Roman"/>
      <w:b/>
      <w:sz w:val="28"/>
      <w:szCs w:val="20"/>
      <w:lang w:val="en-AU" w:eastAsia="en-AU"/>
      <w:rPrChange w:id="13" w:author="svcMRProcess" w:date="2026-09-25T20:04:00Z">
        <w:rPr>
          <w:b/>
          <w:sz w:val="28"/>
          <w:lang w:val="en-AU" w:eastAsia="en-AU" w:bidi="ar-SA"/>
        </w:rPr>
      </w:rPrChange>
    </w:rPr>
  </w:style>
  <w:style w:type="paragraph" w:customStyle="1" w:styleId="AssentNote">
    <w:name w:val="Assent Note"/>
    <w:pPr>
      <w:keepLines/>
      <w:spacing w:before="160" w:after="240" w:line="240" w:lineRule="auto"/>
      <w:jc w:val="right"/>
      <w:pPrChange w:id="14" w:author="svcMRProcess" w:date="2026-09-25T20:04:00Z">
        <w:pPr>
          <w:keepLines/>
          <w:spacing w:before="160" w:after="240"/>
          <w:jc w:val="right"/>
        </w:pPr>
      </w:pPrChange>
    </w:pPr>
    <w:rPr>
      <w:rFonts w:ascii="Times New Roman" w:eastAsia="Times New Roman" w:hAnsi="Times New Roman" w:cs="Times New Roman"/>
      <w:i/>
      <w:snapToGrid w:val="0"/>
      <w:sz w:val="24"/>
      <w:szCs w:val="20"/>
      <w:lang w:val="en-AU" w:eastAsia="en-AU"/>
      <w:rPrChange w:id="14" w:author="svcMRProcess" w:date="2026-09-25T20:04:00Z">
        <w:rPr>
          <w:i/>
          <w:snapToGrid w:val="0"/>
          <w:sz w:val="24"/>
          <w:lang w:val="en-AU" w:eastAsia="en-AU" w:bidi="ar-SA"/>
        </w:rPr>
      </w:rPrChange>
    </w:rPr>
  </w:style>
  <w:style w:type="paragraph" w:styleId="BlockText">
    <w:name w:val="Block Text"/>
    <w:basedOn w:val="Normal"/>
    <w:semiHidden/>
    <w:pPr>
      <w:spacing w:after="120"/>
      <w:ind w:left="1440" w:right="1440"/>
      <w:pPrChange w:id="15" w:author="svcMRProcess" w:date="2026-09-25T20:04:00Z">
        <w:pPr>
          <w:spacing w:after="120"/>
          <w:ind w:left="1440" w:right="1440"/>
        </w:pPr>
      </w:pPrChange>
    </w:pPr>
    <w:rPr>
      <w:rPrChange w:id="15" w:author="svcMRProcess" w:date="2026-09-25T20:04:00Z">
        <w:rPr>
          <w:sz w:val="24"/>
          <w:lang w:val="en-AU" w:eastAsia="en-AU" w:bidi="ar-SA"/>
        </w:rPr>
      </w:rPrChange>
    </w:rPr>
  </w:style>
  <w:style w:type="paragraph" w:styleId="BodyText">
    <w:name w:val="Body Text"/>
    <w:basedOn w:val="Normal"/>
    <w:link w:val="BodyTextChar"/>
    <w:semiHidden/>
    <w:pPr>
      <w:spacing w:after="120"/>
      <w:pPrChange w:id="16" w:author="svcMRProcess" w:date="2026-09-25T20:04:00Z">
        <w:pPr>
          <w:spacing w:after="120"/>
        </w:pPr>
      </w:pPrChange>
    </w:pPr>
    <w:rPr>
      <w:rPrChange w:id="16" w:author="svcMRProcess" w:date="2026-09-25T20:04:00Z">
        <w:rPr>
          <w:sz w:val="24"/>
          <w:lang w:val="en-AU" w:eastAsia="en-AU" w:bidi="ar-SA"/>
        </w:rPr>
      </w:rPrChange>
    </w:rPr>
  </w:style>
  <w:style w:type="character" w:customStyle="1" w:styleId="BodyTextChar">
    <w:name w:val="Body Text Char"/>
    <w:basedOn w:val="DefaultParagraphFont"/>
    <w:link w:val="BodyText"/>
    <w:semiHidden/>
    <w:rsid w:val="00813BE3"/>
    <w:rPr>
      <w:rFonts w:ascii="Times New Roman" w:eastAsia="Times New Roman" w:hAnsi="Times New Roman" w:cs="Times New Roman"/>
      <w:sz w:val="24"/>
      <w:szCs w:val="20"/>
      <w:lang w:val="en-AU" w:eastAsia="en-AU"/>
    </w:rPr>
  </w:style>
  <w:style w:type="paragraph" w:styleId="BodyText2">
    <w:name w:val="Body Text 2"/>
    <w:basedOn w:val="Normal"/>
    <w:link w:val="BodyText2Char"/>
    <w:semiHidden/>
    <w:pPr>
      <w:spacing w:after="120" w:line="480" w:lineRule="auto"/>
      <w:pPrChange w:id="17" w:author="svcMRProcess" w:date="2026-09-25T20:04:00Z">
        <w:pPr>
          <w:spacing w:after="120" w:line="480" w:lineRule="auto"/>
        </w:pPr>
      </w:pPrChange>
    </w:pPr>
    <w:rPr>
      <w:rPrChange w:id="17" w:author="svcMRProcess" w:date="2026-09-25T20:04:00Z">
        <w:rPr>
          <w:sz w:val="24"/>
          <w:lang w:val="en-AU" w:eastAsia="en-AU" w:bidi="ar-SA"/>
        </w:rPr>
      </w:rPrChange>
    </w:rPr>
  </w:style>
  <w:style w:type="character" w:customStyle="1" w:styleId="BodyText2Char">
    <w:name w:val="Body Text 2 Char"/>
    <w:basedOn w:val="DefaultParagraphFont"/>
    <w:link w:val="BodyText2"/>
    <w:semiHidden/>
    <w:rsid w:val="00813BE3"/>
    <w:rPr>
      <w:rFonts w:ascii="Times New Roman" w:eastAsia="Times New Roman" w:hAnsi="Times New Roman" w:cs="Times New Roman"/>
      <w:sz w:val="24"/>
      <w:szCs w:val="20"/>
      <w:lang w:val="en-AU" w:eastAsia="en-AU"/>
    </w:rPr>
  </w:style>
  <w:style w:type="paragraph" w:styleId="BodyText3">
    <w:name w:val="Body Text 3"/>
    <w:basedOn w:val="Normal"/>
    <w:link w:val="BodyText3Char"/>
    <w:semiHidden/>
    <w:pPr>
      <w:spacing w:after="120"/>
      <w:pPrChange w:id="18" w:author="svcMRProcess" w:date="2026-09-25T20:04:00Z">
        <w:pPr>
          <w:spacing w:after="120"/>
        </w:pPr>
      </w:pPrChange>
    </w:pPr>
    <w:rPr>
      <w:sz w:val="18"/>
      <w:rPrChange w:id="18" w:author="svcMRProcess" w:date="2026-09-25T20:04:00Z">
        <w:rPr>
          <w:sz w:val="18"/>
          <w:lang w:val="en-AU" w:eastAsia="en-AU" w:bidi="ar-SA"/>
        </w:rPr>
      </w:rPrChange>
    </w:rPr>
  </w:style>
  <w:style w:type="character" w:customStyle="1" w:styleId="BodyText3Char">
    <w:name w:val="Body Text 3 Char"/>
    <w:basedOn w:val="DefaultParagraphFont"/>
    <w:link w:val="BodyText3"/>
    <w:semiHidden/>
    <w:rsid w:val="00813BE3"/>
    <w:rPr>
      <w:rFonts w:ascii="Times New Roman" w:eastAsia="Times New Roman" w:hAnsi="Times New Roman" w:cs="Times New Roman"/>
      <w:sz w:val="18"/>
      <w:szCs w:val="20"/>
      <w:lang w:val="en-AU" w:eastAsia="en-AU"/>
    </w:rPr>
  </w:style>
  <w:style w:type="paragraph" w:styleId="BodyTextFirstIndent">
    <w:name w:val="Body Text First Indent"/>
    <w:basedOn w:val="BodyText"/>
    <w:link w:val="BodyTextFirstIndentChar"/>
    <w:semiHidden/>
    <w:rsid w:val="00813BE3"/>
    <w:pPr>
      <w:ind w:firstLine="210"/>
    </w:pPr>
  </w:style>
  <w:style w:type="character" w:customStyle="1" w:styleId="BodyTextFirstIndentChar">
    <w:name w:val="Body Text First Indent Char"/>
    <w:basedOn w:val="BodyTextChar"/>
    <w:link w:val="BodyTextFirstIndent"/>
    <w:semiHidden/>
    <w:rsid w:val="00813BE3"/>
    <w:rPr>
      <w:rFonts w:ascii="Times New Roman" w:eastAsia="Times New Roman" w:hAnsi="Times New Roman" w:cs="Times New Roman"/>
      <w:sz w:val="24"/>
      <w:szCs w:val="20"/>
      <w:lang w:val="en-AU" w:eastAsia="en-AU"/>
    </w:rPr>
  </w:style>
  <w:style w:type="paragraph" w:styleId="BodyTextIndent">
    <w:name w:val="Body Text Indent"/>
    <w:basedOn w:val="Normal"/>
    <w:link w:val="BodyTextIndentChar"/>
    <w:semiHidden/>
    <w:pPr>
      <w:spacing w:after="120"/>
      <w:ind w:left="283"/>
      <w:pPrChange w:id="19" w:author="svcMRProcess" w:date="2026-09-25T20:04:00Z">
        <w:pPr>
          <w:spacing w:after="120"/>
          <w:ind w:left="283"/>
        </w:pPr>
      </w:pPrChange>
    </w:pPr>
    <w:rPr>
      <w:rPrChange w:id="19" w:author="svcMRProcess" w:date="2026-09-25T20:04:00Z">
        <w:rPr>
          <w:sz w:val="24"/>
          <w:lang w:val="en-AU" w:eastAsia="en-AU" w:bidi="ar-SA"/>
        </w:rPr>
      </w:rPrChange>
    </w:rPr>
  </w:style>
  <w:style w:type="character" w:customStyle="1" w:styleId="BodyTextIndentChar">
    <w:name w:val="Body Text Indent Char"/>
    <w:basedOn w:val="DefaultParagraphFont"/>
    <w:link w:val="BodyTextIndent"/>
    <w:semiHidden/>
    <w:rsid w:val="00813BE3"/>
    <w:rPr>
      <w:rFonts w:ascii="Times New Roman" w:eastAsia="Times New Roman" w:hAnsi="Times New Roman" w:cs="Times New Roman"/>
      <w:sz w:val="24"/>
      <w:szCs w:val="20"/>
      <w:lang w:val="en-AU" w:eastAsia="en-AU"/>
    </w:rPr>
  </w:style>
  <w:style w:type="paragraph" w:styleId="BodyTextFirstIndent2">
    <w:name w:val="Body Text First Indent 2"/>
    <w:basedOn w:val="BodyTextIndent"/>
    <w:link w:val="BodyTextFirstIndent2Char"/>
    <w:semiHidden/>
    <w:rsid w:val="00813BE3"/>
    <w:pPr>
      <w:ind w:firstLine="210"/>
    </w:pPr>
  </w:style>
  <w:style w:type="character" w:customStyle="1" w:styleId="BodyTextFirstIndent2Char">
    <w:name w:val="Body Text First Indent 2 Char"/>
    <w:basedOn w:val="BodyTextIndentChar"/>
    <w:link w:val="BodyTextFirstIndent2"/>
    <w:semiHidden/>
    <w:rsid w:val="00813BE3"/>
    <w:rPr>
      <w:rFonts w:ascii="Times New Roman" w:eastAsia="Times New Roman" w:hAnsi="Times New Roman" w:cs="Times New Roman"/>
      <w:sz w:val="24"/>
      <w:szCs w:val="20"/>
      <w:lang w:val="en-AU" w:eastAsia="en-AU"/>
    </w:rPr>
  </w:style>
  <w:style w:type="paragraph" w:styleId="BodyTextIndent2">
    <w:name w:val="Body Text Indent 2"/>
    <w:basedOn w:val="Normal"/>
    <w:link w:val="BodyTextIndent2Char"/>
    <w:semiHidden/>
    <w:pPr>
      <w:spacing w:after="120" w:line="480" w:lineRule="auto"/>
      <w:ind w:left="283"/>
      <w:pPrChange w:id="20" w:author="svcMRProcess" w:date="2026-09-25T20:04:00Z">
        <w:pPr>
          <w:spacing w:after="120" w:line="480" w:lineRule="auto"/>
          <w:ind w:left="283"/>
        </w:pPr>
      </w:pPrChange>
    </w:pPr>
    <w:rPr>
      <w:rPrChange w:id="20" w:author="svcMRProcess" w:date="2026-09-25T20:04:00Z">
        <w:rPr>
          <w:sz w:val="24"/>
          <w:lang w:val="en-AU" w:eastAsia="en-AU" w:bidi="ar-SA"/>
        </w:rPr>
      </w:rPrChange>
    </w:rPr>
  </w:style>
  <w:style w:type="character" w:customStyle="1" w:styleId="BodyTextIndent2Char">
    <w:name w:val="Body Text Indent 2 Char"/>
    <w:basedOn w:val="DefaultParagraphFont"/>
    <w:link w:val="BodyTextIndent2"/>
    <w:semiHidden/>
    <w:rsid w:val="00813BE3"/>
    <w:rPr>
      <w:rFonts w:ascii="Times New Roman" w:eastAsia="Times New Roman" w:hAnsi="Times New Roman" w:cs="Times New Roman"/>
      <w:sz w:val="24"/>
      <w:szCs w:val="20"/>
      <w:lang w:val="en-AU" w:eastAsia="en-AU"/>
    </w:rPr>
  </w:style>
  <w:style w:type="paragraph" w:styleId="DocumentMap">
    <w:name w:val="Document Map"/>
    <w:basedOn w:val="Normal"/>
    <w:link w:val="DocumentMapChar"/>
    <w:semiHidden/>
    <w:pPr>
      <w:pBdr>
        <w:top w:val="single" w:sz="4" w:space="1" w:color="auto"/>
        <w:left w:val="single" w:sz="4" w:space="4" w:color="auto"/>
        <w:bottom w:val="single" w:sz="4" w:space="1" w:color="auto"/>
        <w:right w:val="single" w:sz="4" w:space="4" w:color="auto"/>
      </w:pBdr>
      <w:shd w:val="clear" w:color="auto" w:fill="000080"/>
      <w:pPrChange w:id="21" w:author="svcMRProcess" w:date="2026-09-25T20:04:00Z">
        <w:pPr>
          <w:pBdr>
            <w:top w:val="single" w:sz="4" w:space="1" w:color="auto"/>
            <w:left w:val="single" w:sz="4" w:space="4" w:color="auto"/>
            <w:bottom w:val="single" w:sz="4" w:space="1" w:color="auto"/>
            <w:right w:val="single" w:sz="4" w:space="4" w:color="auto"/>
          </w:pBdr>
          <w:shd w:val="clear" w:color="auto" w:fill="000080"/>
        </w:pPr>
      </w:pPrChange>
    </w:pPr>
    <w:rPr>
      <w:rPrChange w:id="21" w:author="svcMRProcess" w:date="2026-09-25T20:04:00Z">
        <w:rPr>
          <w:sz w:val="24"/>
          <w:lang w:val="en-AU" w:eastAsia="en-AU" w:bidi="ar-SA"/>
        </w:rPr>
      </w:rPrChange>
    </w:rPr>
  </w:style>
  <w:style w:type="character" w:customStyle="1" w:styleId="DocumentMapChar">
    <w:name w:val="Document Map Char"/>
    <w:basedOn w:val="DefaultParagraphFont"/>
    <w:link w:val="DocumentMap"/>
    <w:semiHidden/>
    <w:rsid w:val="00813BE3"/>
    <w:rPr>
      <w:rFonts w:ascii="Times New Roman" w:eastAsia="Times New Roman" w:hAnsi="Times New Roman" w:cs="Times New Roman"/>
      <w:sz w:val="24"/>
      <w:szCs w:val="20"/>
      <w:shd w:val="clear" w:color="auto" w:fill="000080"/>
      <w:lang w:val="en-AU" w:eastAsia="en-AU"/>
    </w:rPr>
  </w:style>
  <w:style w:type="paragraph" w:customStyle="1" w:styleId="WA">
    <w:name w:val="WA"/>
    <w:pPr>
      <w:spacing w:after="720" w:line="240" w:lineRule="auto"/>
      <w:jc w:val="center"/>
      <w:pPrChange w:id="22" w:author="svcMRProcess" w:date="2026-09-25T20:04:00Z">
        <w:pPr>
          <w:spacing w:after="720"/>
          <w:jc w:val="center"/>
        </w:pPr>
      </w:pPrChange>
    </w:pPr>
    <w:rPr>
      <w:rFonts w:ascii="Times New Roman" w:eastAsia="Times New Roman" w:hAnsi="Times New Roman" w:cs="Times New Roman"/>
      <w:sz w:val="24"/>
      <w:szCs w:val="20"/>
      <w:lang w:val="en-AU" w:eastAsia="en-AU"/>
      <w:rPrChange w:id="22" w:author="svcMRProcess" w:date="2026-09-25T20:04:00Z">
        <w:rPr>
          <w:sz w:val="24"/>
          <w:lang w:val="en-AU" w:eastAsia="en-AU" w:bidi="ar-SA"/>
        </w:rPr>
      </w:rPrChange>
    </w:rPr>
  </w:style>
  <w:style w:type="paragraph" w:customStyle="1" w:styleId="Subsection">
    <w:name w:val="Subsection"/>
    <w:pPr>
      <w:tabs>
        <w:tab w:val="right" w:pos="595"/>
        <w:tab w:val="left" w:pos="879"/>
      </w:tabs>
      <w:spacing w:before="160" w:after="0" w:line="260" w:lineRule="atLeast"/>
      <w:ind w:left="879" w:hanging="879"/>
      <w:pPrChange w:id="23" w:author="svcMRProcess" w:date="2026-09-25T20:04:00Z">
        <w:pPr>
          <w:tabs>
            <w:tab w:val="right" w:pos="595"/>
            <w:tab w:val="left" w:pos="879"/>
          </w:tabs>
          <w:spacing w:before="160" w:line="260" w:lineRule="atLeast"/>
          <w:ind w:left="879" w:hanging="879"/>
        </w:pPr>
      </w:pPrChange>
    </w:pPr>
    <w:rPr>
      <w:rFonts w:ascii="Times New Roman" w:eastAsia="Times New Roman" w:hAnsi="Times New Roman" w:cs="Times New Roman"/>
      <w:sz w:val="24"/>
      <w:szCs w:val="20"/>
      <w:lang w:val="en-AU" w:eastAsia="en-AU"/>
      <w:rPrChange w:id="23" w:author="svcMRProcess" w:date="2026-09-25T20:04:00Z">
        <w:rPr>
          <w:sz w:val="24"/>
          <w:lang w:val="en-AU" w:eastAsia="en-AU" w:bidi="ar-SA"/>
        </w:rPr>
      </w:rPrChange>
    </w:rPr>
  </w:style>
  <w:style w:type="paragraph" w:styleId="BodyTextIndent3">
    <w:name w:val="Body Text Indent 3"/>
    <w:basedOn w:val="Normal"/>
    <w:link w:val="BodyTextIndent3Char"/>
    <w:semiHidden/>
    <w:pPr>
      <w:spacing w:after="120"/>
      <w:ind w:left="283"/>
      <w:pPrChange w:id="24" w:author="svcMRProcess" w:date="2026-09-25T20:04:00Z">
        <w:pPr>
          <w:spacing w:after="120"/>
          <w:ind w:left="283"/>
        </w:pPr>
      </w:pPrChange>
    </w:pPr>
    <w:rPr>
      <w:sz w:val="18"/>
      <w:rPrChange w:id="24" w:author="svcMRProcess" w:date="2026-09-25T20:04:00Z">
        <w:rPr>
          <w:sz w:val="18"/>
          <w:lang w:val="en-AU" w:eastAsia="en-AU" w:bidi="ar-SA"/>
        </w:rPr>
      </w:rPrChange>
    </w:rPr>
  </w:style>
  <w:style w:type="character" w:customStyle="1" w:styleId="BodyTextIndent3Char">
    <w:name w:val="Body Text Indent 3 Char"/>
    <w:basedOn w:val="DefaultParagraphFont"/>
    <w:link w:val="BodyTextIndent3"/>
    <w:semiHidden/>
    <w:rsid w:val="00813BE3"/>
    <w:rPr>
      <w:rFonts w:ascii="Times New Roman" w:eastAsia="Times New Roman" w:hAnsi="Times New Roman" w:cs="Times New Roman"/>
      <w:sz w:val="18"/>
      <w:szCs w:val="20"/>
      <w:lang w:val="en-AU" w:eastAsia="en-AU"/>
    </w:rPr>
  </w:style>
  <w:style w:type="paragraph" w:styleId="Caption">
    <w:name w:val="caption"/>
    <w:basedOn w:val="Normal"/>
    <w:next w:val="Normal"/>
    <w:qFormat/>
    <w:pPr>
      <w:spacing w:before="120" w:after="120"/>
      <w:pPrChange w:id="25" w:author="svcMRProcess" w:date="2026-09-25T20:04:00Z">
        <w:pPr>
          <w:spacing w:before="120" w:after="120"/>
        </w:pPr>
      </w:pPrChange>
    </w:pPr>
    <w:rPr>
      <w:b/>
      <w:rPrChange w:id="25" w:author="svcMRProcess" w:date="2026-09-25T20:04:00Z">
        <w:rPr>
          <w:b/>
          <w:sz w:val="24"/>
          <w:lang w:val="en-AU" w:eastAsia="en-AU" w:bidi="ar-SA"/>
        </w:rPr>
      </w:rPrChange>
    </w:rPr>
  </w:style>
  <w:style w:type="paragraph" w:customStyle="1" w:styleId="CentredBaseLine">
    <w:name w:val="CentredBaseLine"/>
    <w:pPr>
      <w:suppressLineNumbers/>
      <w:spacing w:before="240" w:after="0" w:line="240" w:lineRule="auto"/>
      <w:pPrChange w:id="26" w:author="svcMRProcess" w:date="2026-09-25T20:04:00Z">
        <w:pPr>
          <w:suppressLineNumbers/>
          <w:spacing w:before="240"/>
        </w:pPr>
      </w:pPrChange>
    </w:pPr>
    <w:rPr>
      <w:rFonts w:ascii="Times New Roman" w:eastAsia="Times New Roman" w:hAnsi="Times New Roman" w:cs="Times New Roman"/>
      <w:sz w:val="20"/>
      <w:szCs w:val="20"/>
      <w:lang w:val="en-AU" w:eastAsia="en-AU"/>
      <w:rPrChange w:id="26" w:author="svcMRProcess" w:date="2026-09-25T20:04:00Z">
        <w:rPr>
          <w:lang w:val="en-AU" w:eastAsia="en-AU" w:bidi="ar-SA"/>
        </w:rPr>
      </w:rPrChange>
    </w:rPr>
  </w:style>
  <w:style w:type="character" w:customStyle="1" w:styleId="CharChapNo">
    <w:name w:val="CharChapNo"/>
    <w:rsid w:val="00813BE3"/>
    <w:rPr>
      <w:noProof w:val="0"/>
    </w:rPr>
  </w:style>
  <w:style w:type="character" w:customStyle="1" w:styleId="CharChapText">
    <w:name w:val="CharChapText"/>
    <w:rsid w:val="00813BE3"/>
    <w:rPr>
      <w:noProof w:val="0"/>
    </w:rPr>
  </w:style>
  <w:style w:type="character" w:customStyle="1" w:styleId="CharDivNo">
    <w:name w:val="CharDivNo"/>
    <w:rsid w:val="00813BE3"/>
    <w:rPr>
      <w:noProof w:val="0"/>
    </w:rPr>
  </w:style>
  <w:style w:type="character" w:customStyle="1" w:styleId="CharDivText">
    <w:name w:val="CharDivText"/>
    <w:rsid w:val="00813BE3"/>
    <w:rPr>
      <w:noProof w:val="0"/>
    </w:rPr>
  </w:style>
  <w:style w:type="character" w:customStyle="1" w:styleId="CharPartNo">
    <w:name w:val="CharPartNo"/>
    <w:rsid w:val="00813BE3"/>
    <w:rPr>
      <w:noProof w:val="0"/>
    </w:rPr>
  </w:style>
  <w:style w:type="character" w:customStyle="1" w:styleId="CharPartText">
    <w:name w:val="CharPartText"/>
    <w:rsid w:val="00813BE3"/>
    <w:rPr>
      <w:noProof w:val="0"/>
    </w:rPr>
  </w:style>
  <w:style w:type="character" w:customStyle="1" w:styleId="CharProduced">
    <w:name w:val="CharProduced"/>
    <w:rsid w:val="00813BE3"/>
    <w:rPr>
      <w:noProof w:val="0"/>
      <w:spacing w:val="-3"/>
    </w:rPr>
  </w:style>
  <w:style w:type="character" w:customStyle="1" w:styleId="CharSchNo">
    <w:name w:val="CharSchNo"/>
    <w:rsid w:val="00813BE3"/>
    <w:rPr>
      <w:noProof w:val="0"/>
    </w:rPr>
  </w:style>
  <w:style w:type="character" w:customStyle="1" w:styleId="CharSectno">
    <w:name w:val="CharSectno"/>
    <w:rsid w:val="00813BE3"/>
    <w:rPr>
      <w:noProof w:val="0"/>
    </w:rPr>
  </w:style>
  <w:style w:type="paragraph" w:styleId="Closing">
    <w:name w:val="Closing"/>
    <w:basedOn w:val="Normal"/>
    <w:link w:val="ClosingChar"/>
    <w:semiHidden/>
    <w:pPr>
      <w:ind w:left="4252"/>
      <w:pPrChange w:id="27" w:author="svcMRProcess" w:date="2026-09-25T20:04:00Z">
        <w:pPr>
          <w:ind w:left="4252"/>
        </w:pPr>
      </w:pPrChange>
    </w:pPr>
    <w:rPr>
      <w:rPrChange w:id="27" w:author="svcMRProcess" w:date="2026-09-25T20:04:00Z">
        <w:rPr>
          <w:sz w:val="24"/>
          <w:lang w:val="en-AU" w:eastAsia="en-AU" w:bidi="ar-SA"/>
        </w:rPr>
      </w:rPrChange>
    </w:rPr>
  </w:style>
  <w:style w:type="character" w:customStyle="1" w:styleId="ClosingChar">
    <w:name w:val="Closing Char"/>
    <w:basedOn w:val="DefaultParagraphFont"/>
    <w:link w:val="Closing"/>
    <w:semiHidden/>
    <w:rsid w:val="00813BE3"/>
    <w:rPr>
      <w:rFonts w:ascii="Times New Roman" w:eastAsia="Times New Roman" w:hAnsi="Times New Roman" w:cs="Times New Roman"/>
      <w:sz w:val="24"/>
      <w:szCs w:val="20"/>
      <w:lang w:val="en-AU" w:eastAsia="en-AU"/>
    </w:rPr>
  </w:style>
  <w:style w:type="paragraph" w:styleId="Date">
    <w:name w:val="Date"/>
    <w:basedOn w:val="Normal"/>
    <w:next w:val="Normal"/>
    <w:link w:val="DateChar"/>
    <w:semiHidden/>
    <w:pPr>
      <w:pPrChange w:id="28" w:author="svcMRProcess" w:date="2026-09-25T20:04:00Z">
        <w:pPr/>
      </w:pPrChange>
    </w:pPr>
    <w:rPr>
      <w:rPrChange w:id="28" w:author="svcMRProcess" w:date="2026-09-25T20:04:00Z">
        <w:rPr>
          <w:sz w:val="24"/>
          <w:lang w:val="en-AU" w:eastAsia="en-AU" w:bidi="ar-SA"/>
        </w:rPr>
      </w:rPrChange>
    </w:rPr>
  </w:style>
  <w:style w:type="character" w:customStyle="1" w:styleId="DateChar">
    <w:name w:val="Date Char"/>
    <w:basedOn w:val="DefaultParagraphFont"/>
    <w:link w:val="Date"/>
    <w:semiHidden/>
    <w:rsid w:val="00813BE3"/>
    <w:rPr>
      <w:rFonts w:ascii="Times New Roman" w:eastAsia="Times New Roman" w:hAnsi="Times New Roman" w:cs="Times New Roman"/>
      <w:sz w:val="24"/>
      <w:szCs w:val="20"/>
      <w:lang w:val="en-AU" w:eastAsia="en-AU"/>
    </w:rPr>
  </w:style>
  <w:style w:type="paragraph" w:customStyle="1" w:styleId="Defitem">
    <w:name w:val="Defitem"/>
    <w:pPr>
      <w:tabs>
        <w:tab w:val="right" w:pos="2892"/>
      </w:tabs>
      <w:spacing w:before="80" w:after="0" w:line="260" w:lineRule="atLeast"/>
      <w:ind w:left="3204" w:hanging="3204"/>
      <w:pPrChange w:id="29" w:author="svcMRProcess" w:date="2026-09-25T20:04:00Z">
        <w:pPr>
          <w:tabs>
            <w:tab w:val="right" w:pos="2892"/>
          </w:tabs>
          <w:spacing w:before="80" w:line="260" w:lineRule="atLeast"/>
          <w:ind w:left="3204" w:hanging="3204"/>
        </w:pPr>
      </w:pPrChange>
    </w:pPr>
    <w:rPr>
      <w:rFonts w:ascii="Times New Roman" w:eastAsia="Times New Roman" w:hAnsi="Times New Roman" w:cs="Times New Roman"/>
      <w:snapToGrid w:val="0"/>
      <w:sz w:val="24"/>
      <w:szCs w:val="20"/>
      <w:lang w:val="en-AU" w:eastAsia="en-AU"/>
      <w:rPrChange w:id="29" w:author="svcMRProcess" w:date="2026-09-25T20:04:00Z">
        <w:rPr>
          <w:snapToGrid w:val="0"/>
          <w:sz w:val="24"/>
          <w:lang w:val="en-AU" w:eastAsia="en-AU" w:bidi="ar-SA"/>
        </w:rPr>
      </w:rPrChange>
    </w:rPr>
  </w:style>
  <w:style w:type="paragraph" w:customStyle="1" w:styleId="Defpara">
    <w:name w:val="Defpara"/>
    <w:pPr>
      <w:tabs>
        <w:tab w:val="right" w:pos="1332"/>
      </w:tabs>
      <w:spacing w:before="80" w:after="0" w:line="260" w:lineRule="atLeast"/>
      <w:ind w:left="1616" w:hanging="1616"/>
      <w:pPrChange w:id="30" w:author="svcMRProcess" w:date="2026-09-25T20:04:00Z">
        <w:pPr>
          <w:tabs>
            <w:tab w:val="right" w:pos="1332"/>
          </w:tabs>
          <w:spacing w:before="80" w:line="260" w:lineRule="atLeast"/>
          <w:ind w:left="1616" w:hanging="1616"/>
        </w:pPr>
      </w:pPrChange>
    </w:pPr>
    <w:rPr>
      <w:rFonts w:ascii="Times New Roman" w:eastAsia="Times New Roman" w:hAnsi="Times New Roman" w:cs="Times New Roman"/>
      <w:snapToGrid w:val="0"/>
      <w:sz w:val="24"/>
      <w:szCs w:val="20"/>
      <w:lang w:val="en-AU" w:eastAsia="en-AU"/>
      <w:rPrChange w:id="30" w:author="svcMRProcess" w:date="2026-09-25T20:04:00Z">
        <w:rPr>
          <w:snapToGrid w:val="0"/>
          <w:sz w:val="24"/>
          <w:lang w:val="en-AU" w:eastAsia="en-AU" w:bidi="ar-SA"/>
        </w:rPr>
      </w:rPrChange>
    </w:rPr>
  </w:style>
  <w:style w:type="paragraph" w:customStyle="1" w:styleId="Defstart">
    <w:name w:val="Defstart"/>
    <w:pPr>
      <w:spacing w:before="80" w:after="0" w:line="260" w:lineRule="atLeast"/>
      <w:ind w:left="879" w:hanging="879"/>
      <w:pPrChange w:id="31" w:author="svcMRProcess" w:date="2026-09-25T20:04:00Z">
        <w:pPr>
          <w:spacing w:before="80" w:line="260" w:lineRule="atLeast"/>
          <w:ind w:left="879" w:hanging="879"/>
        </w:pPr>
      </w:pPrChange>
    </w:pPr>
    <w:rPr>
      <w:rFonts w:ascii="Times New Roman" w:eastAsia="Times New Roman" w:hAnsi="Times New Roman" w:cs="Times New Roman"/>
      <w:snapToGrid w:val="0"/>
      <w:sz w:val="24"/>
      <w:szCs w:val="20"/>
      <w:lang w:val="en-AU" w:eastAsia="en-AU"/>
      <w:rPrChange w:id="31" w:author="svcMRProcess" w:date="2026-09-25T20:04:00Z">
        <w:rPr>
          <w:snapToGrid w:val="0"/>
          <w:sz w:val="24"/>
          <w:lang w:val="en-AU" w:eastAsia="en-AU" w:bidi="ar-SA"/>
        </w:rPr>
      </w:rPrChange>
    </w:rPr>
  </w:style>
  <w:style w:type="paragraph" w:customStyle="1" w:styleId="Defsubpara">
    <w:name w:val="Defsubpara"/>
    <w:pPr>
      <w:keepLines/>
      <w:tabs>
        <w:tab w:val="right" w:pos="2041"/>
      </w:tabs>
      <w:spacing w:before="80" w:after="0" w:line="260" w:lineRule="atLeast"/>
      <w:ind w:left="2325" w:hanging="2325"/>
      <w:pPrChange w:id="32" w:author="svcMRProcess" w:date="2026-09-25T20:04:00Z">
        <w:pPr>
          <w:keepLines/>
          <w:tabs>
            <w:tab w:val="right" w:pos="2041"/>
          </w:tabs>
          <w:spacing w:before="80" w:line="260" w:lineRule="atLeast"/>
          <w:ind w:left="2325" w:hanging="2325"/>
        </w:pPr>
      </w:pPrChange>
    </w:pPr>
    <w:rPr>
      <w:rFonts w:ascii="Times New Roman" w:eastAsia="Times New Roman" w:hAnsi="Times New Roman" w:cs="Times New Roman"/>
      <w:snapToGrid w:val="0"/>
      <w:sz w:val="24"/>
      <w:szCs w:val="20"/>
      <w:lang w:val="en-AU" w:eastAsia="en-AU"/>
      <w:rPrChange w:id="32" w:author="svcMRProcess" w:date="2026-09-25T20:04:00Z">
        <w:rPr>
          <w:snapToGrid w:val="0"/>
          <w:sz w:val="24"/>
          <w:lang w:val="en-AU" w:eastAsia="en-AU" w:bidi="ar-SA"/>
        </w:rPr>
      </w:rPrChange>
    </w:rPr>
  </w:style>
  <w:style w:type="character" w:customStyle="1" w:styleId="DraftersNotes">
    <w:name w:val="DraftersNotes"/>
    <w:basedOn w:val="DefaultParagraphFont"/>
    <w:rsid w:val="00813BE3"/>
    <w:rPr>
      <w:b/>
      <w:i/>
      <w:sz w:val="20"/>
    </w:rPr>
  </w:style>
  <w:style w:type="paragraph" w:customStyle="1" w:styleId="Ednoteitem">
    <w:name w:val="Ednote(item)"/>
    <w:pPr>
      <w:tabs>
        <w:tab w:val="right" w:pos="2765"/>
        <w:tab w:val="left" w:pos="3053"/>
      </w:tabs>
      <w:spacing w:before="80" w:after="0" w:line="260" w:lineRule="atLeast"/>
      <w:ind w:left="3050" w:hanging="3050"/>
      <w:pPrChange w:id="33" w:author="svcMRProcess" w:date="2026-09-25T20:04:00Z">
        <w:pPr>
          <w:tabs>
            <w:tab w:val="right" w:pos="2765"/>
            <w:tab w:val="left" w:pos="3053"/>
          </w:tabs>
          <w:spacing w:before="80" w:line="260" w:lineRule="atLeast"/>
          <w:ind w:left="3050" w:hanging="3050"/>
        </w:pPr>
      </w:pPrChange>
    </w:pPr>
    <w:rPr>
      <w:rFonts w:ascii="Times New Roman" w:eastAsia="Times New Roman" w:hAnsi="Times New Roman" w:cs="Times New Roman"/>
      <w:i/>
      <w:sz w:val="24"/>
      <w:szCs w:val="20"/>
      <w:lang w:val="en-AU" w:eastAsia="en-AU"/>
      <w:rPrChange w:id="33" w:author="svcMRProcess" w:date="2026-09-25T20:04:00Z">
        <w:rPr>
          <w:i/>
          <w:sz w:val="24"/>
          <w:lang w:val="en-AU" w:eastAsia="en-AU" w:bidi="ar-SA"/>
        </w:rPr>
      </w:rPrChange>
    </w:rPr>
  </w:style>
  <w:style w:type="paragraph" w:customStyle="1" w:styleId="Ednotedefitem">
    <w:name w:val="Ednote(defitem)"/>
    <w:basedOn w:val="Defitem"/>
    <w:rsid w:val="00813BE3"/>
    <w:rPr>
      <w:i/>
    </w:rPr>
  </w:style>
  <w:style w:type="paragraph" w:customStyle="1" w:styleId="Ednotepara">
    <w:name w:val="Ednote(para)"/>
    <w:pPr>
      <w:tabs>
        <w:tab w:val="right" w:pos="1325"/>
        <w:tab w:val="left" w:pos="1613"/>
      </w:tabs>
      <w:spacing w:before="120" w:after="0" w:line="260" w:lineRule="atLeast"/>
      <w:ind w:left="1613" w:hanging="1613"/>
      <w:pPrChange w:id="34" w:author="svcMRProcess" w:date="2026-09-25T20:04:00Z">
        <w:pPr>
          <w:tabs>
            <w:tab w:val="right" w:pos="1325"/>
            <w:tab w:val="left" w:pos="1613"/>
          </w:tabs>
          <w:spacing w:before="120" w:line="260" w:lineRule="atLeast"/>
          <w:ind w:left="1613" w:hanging="1613"/>
        </w:pPr>
      </w:pPrChange>
    </w:pPr>
    <w:rPr>
      <w:rFonts w:ascii="Times New Roman" w:eastAsia="Times New Roman" w:hAnsi="Times New Roman" w:cs="Times New Roman"/>
      <w:i/>
      <w:sz w:val="24"/>
      <w:szCs w:val="20"/>
      <w:lang w:val="en-AU" w:eastAsia="en-AU"/>
      <w:rPrChange w:id="34" w:author="svcMRProcess" w:date="2026-09-25T20:04:00Z">
        <w:rPr>
          <w:i/>
          <w:sz w:val="24"/>
          <w:lang w:val="en-AU" w:eastAsia="en-AU" w:bidi="ar-SA"/>
        </w:rPr>
      </w:rPrChange>
    </w:rPr>
  </w:style>
  <w:style w:type="paragraph" w:customStyle="1" w:styleId="Ednotedefpara">
    <w:name w:val="Ednote(defpara)"/>
    <w:basedOn w:val="Defpara"/>
    <w:rsid w:val="00813BE3"/>
    <w:rPr>
      <w:i/>
    </w:rPr>
  </w:style>
  <w:style w:type="paragraph" w:customStyle="1" w:styleId="Ednotesubpara">
    <w:name w:val="Ednote(subpara)"/>
    <w:pPr>
      <w:tabs>
        <w:tab w:val="right" w:pos="2047"/>
        <w:tab w:val="left" w:pos="2333"/>
      </w:tabs>
      <w:spacing w:before="80" w:after="0" w:line="260" w:lineRule="atLeast"/>
      <w:ind w:left="2330" w:hanging="2330"/>
      <w:pPrChange w:id="35" w:author="svcMRProcess" w:date="2026-09-25T20:04:00Z">
        <w:pPr>
          <w:tabs>
            <w:tab w:val="right" w:pos="2047"/>
            <w:tab w:val="left" w:pos="2333"/>
          </w:tabs>
          <w:spacing w:before="80" w:line="260" w:lineRule="atLeast"/>
          <w:ind w:left="2330" w:hanging="2330"/>
        </w:pPr>
      </w:pPrChange>
    </w:pPr>
    <w:rPr>
      <w:rFonts w:ascii="Times New Roman" w:eastAsia="Times New Roman" w:hAnsi="Times New Roman" w:cs="Times New Roman"/>
      <w:i/>
      <w:sz w:val="24"/>
      <w:szCs w:val="20"/>
      <w:lang w:val="en-AU" w:eastAsia="en-AU"/>
      <w:rPrChange w:id="35" w:author="svcMRProcess" w:date="2026-09-25T20:04:00Z">
        <w:rPr>
          <w:i/>
          <w:sz w:val="24"/>
          <w:lang w:val="en-AU" w:eastAsia="en-AU" w:bidi="ar-SA"/>
        </w:rPr>
      </w:rPrChange>
    </w:rPr>
  </w:style>
  <w:style w:type="paragraph" w:customStyle="1" w:styleId="Ednotedefsubpara">
    <w:name w:val="Ednote(defsubpara)"/>
    <w:basedOn w:val="Defsubpara"/>
    <w:rsid w:val="00813BE3"/>
    <w:rPr>
      <w:i/>
    </w:rPr>
  </w:style>
  <w:style w:type="paragraph" w:customStyle="1" w:styleId="Ednotepenitem">
    <w:name w:val="Ednote(penitem)"/>
    <w:basedOn w:val="Ednoteitem"/>
    <w:rsid w:val="00813BE3"/>
  </w:style>
  <w:style w:type="paragraph" w:customStyle="1" w:styleId="Ednotepenpara">
    <w:name w:val="Ednote(penpara)"/>
    <w:basedOn w:val="Ednotepara"/>
    <w:rsid w:val="00813BE3"/>
  </w:style>
  <w:style w:type="paragraph" w:customStyle="1" w:styleId="Ednotepensubpara">
    <w:name w:val="Ednote(pensubpara)"/>
    <w:basedOn w:val="Ednotesubpara"/>
    <w:rsid w:val="00813BE3"/>
  </w:style>
  <w:style w:type="paragraph" w:customStyle="1" w:styleId="Ednotesection">
    <w:name w:val="Ednote(section)"/>
    <w:pPr>
      <w:tabs>
        <w:tab w:val="left" w:pos="893"/>
      </w:tabs>
      <w:spacing w:before="220" w:after="0" w:line="260" w:lineRule="atLeast"/>
      <w:ind w:left="893" w:hanging="893"/>
      <w:outlineLvl w:val="4"/>
      <w:pPrChange w:id="36" w:author="svcMRProcess" w:date="2026-09-25T20:04:00Z">
        <w:pPr>
          <w:tabs>
            <w:tab w:val="left" w:pos="893"/>
          </w:tabs>
          <w:spacing w:before="220" w:line="260" w:lineRule="atLeast"/>
          <w:ind w:left="893" w:hanging="893"/>
          <w:outlineLvl w:val="4"/>
        </w:pPr>
      </w:pPrChange>
    </w:pPr>
    <w:rPr>
      <w:rFonts w:ascii="Times New Roman" w:eastAsia="Times New Roman" w:hAnsi="Times New Roman" w:cs="Times New Roman"/>
      <w:i/>
      <w:snapToGrid w:val="0"/>
      <w:sz w:val="24"/>
      <w:szCs w:val="20"/>
      <w:lang w:val="en-AU" w:eastAsia="en-AU"/>
      <w:rPrChange w:id="36" w:author="svcMRProcess" w:date="2026-09-25T20:04:00Z">
        <w:rPr>
          <w:i/>
          <w:snapToGrid w:val="0"/>
          <w:sz w:val="24"/>
          <w:lang w:val="en-AU" w:eastAsia="en-AU" w:bidi="ar-SA"/>
        </w:rPr>
      </w:rPrChange>
    </w:rPr>
  </w:style>
  <w:style w:type="paragraph" w:customStyle="1" w:styleId="Ednotesubitem">
    <w:name w:val="Ednote(subitem)"/>
    <w:pPr>
      <w:tabs>
        <w:tab w:val="right" w:pos="3485"/>
        <w:tab w:val="left" w:pos="3773"/>
      </w:tabs>
      <w:spacing w:before="80" w:after="0" w:line="260" w:lineRule="atLeast"/>
      <w:ind w:left="3771" w:hanging="3771"/>
      <w:pPrChange w:id="37" w:author="svcMRProcess" w:date="2026-09-25T20:04:00Z">
        <w:pPr>
          <w:tabs>
            <w:tab w:val="right" w:pos="3485"/>
            <w:tab w:val="left" w:pos="3773"/>
          </w:tabs>
          <w:spacing w:before="80" w:line="260" w:lineRule="atLeast"/>
          <w:ind w:left="3771" w:hanging="3771"/>
        </w:pPr>
      </w:pPrChange>
    </w:pPr>
    <w:rPr>
      <w:rFonts w:ascii="Times New Roman" w:eastAsia="Times New Roman" w:hAnsi="Times New Roman" w:cs="Times New Roman"/>
      <w:i/>
      <w:sz w:val="24"/>
      <w:szCs w:val="20"/>
      <w:lang w:val="en-AU" w:eastAsia="en-AU"/>
      <w:rPrChange w:id="37" w:author="svcMRProcess" w:date="2026-09-25T20:04:00Z">
        <w:rPr>
          <w:i/>
          <w:sz w:val="24"/>
          <w:lang w:val="en-AU" w:eastAsia="en-AU" w:bidi="ar-SA"/>
        </w:rPr>
      </w:rPrChange>
    </w:rPr>
  </w:style>
  <w:style w:type="paragraph" w:customStyle="1" w:styleId="Ednotesubsection">
    <w:name w:val="Ednote(subsection)"/>
    <w:basedOn w:val="Ednotesection"/>
    <w:rsid w:val="00813BE3"/>
    <w:pPr>
      <w:tabs>
        <w:tab w:val="clear" w:pos="893"/>
        <w:tab w:val="right" w:pos="595"/>
        <w:tab w:val="left" w:pos="879"/>
      </w:tabs>
      <w:spacing w:before="160"/>
      <w:ind w:left="890" w:hanging="890"/>
      <w:outlineLvl w:val="9"/>
    </w:pPr>
  </w:style>
  <w:style w:type="character" w:styleId="Emphasis">
    <w:name w:val="Emphasis"/>
    <w:basedOn w:val="DefaultParagraphFont"/>
    <w:qFormat/>
    <w:rsid w:val="00813BE3"/>
    <w:rPr>
      <w:i/>
      <w:sz w:val="24"/>
    </w:rPr>
  </w:style>
  <w:style w:type="paragraph" w:customStyle="1" w:styleId="Enactment">
    <w:name w:val="Enactment"/>
    <w:pPr>
      <w:spacing w:before="800" w:after="0" w:line="240" w:lineRule="auto"/>
      <w:pPrChange w:id="38" w:author="svcMRProcess" w:date="2026-09-25T20:04:00Z">
        <w:pPr>
          <w:spacing w:before="800"/>
        </w:pPr>
      </w:pPrChange>
    </w:pPr>
    <w:rPr>
      <w:rFonts w:ascii="Times New Roman" w:eastAsia="Times New Roman" w:hAnsi="Times New Roman" w:cs="Times New Roman"/>
      <w:sz w:val="24"/>
      <w:szCs w:val="20"/>
      <w:lang w:val="en-AU" w:eastAsia="en-AU"/>
      <w:rPrChange w:id="38" w:author="svcMRProcess" w:date="2026-09-25T20:04:00Z">
        <w:rPr>
          <w:sz w:val="24"/>
          <w:lang w:val="en-AU" w:eastAsia="en-AU" w:bidi="ar-SA"/>
        </w:rPr>
      </w:rPrChange>
    </w:rPr>
  </w:style>
  <w:style w:type="character" w:styleId="EndnoteReference">
    <w:name w:val="endnote reference"/>
    <w:basedOn w:val="DefaultParagraphFont"/>
    <w:semiHidden/>
    <w:rsid w:val="00813BE3"/>
    <w:rPr>
      <w:sz w:val="24"/>
      <w:vertAlign w:val="superscript"/>
    </w:rPr>
  </w:style>
  <w:style w:type="paragraph" w:styleId="EndnoteText">
    <w:name w:val="endnote text"/>
    <w:basedOn w:val="Normal"/>
    <w:link w:val="EndnoteTextChar"/>
    <w:semiHidden/>
    <w:pPr>
      <w:pPrChange w:id="39" w:author="svcMRProcess" w:date="2026-09-25T20:04:00Z">
        <w:pPr/>
      </w:pPrChange>
    </w:pPr>
    <w:rPr>
      <w:rPrChange w:id="39" w:author="svcMRProcess" w:date="2026-09-25T20:04:00Z">
        <w:rPr>
          <w:sz w:val="24"/>
          <w:lang w:val="en-AU" w:eastAsia="en-AU" w:bidi="ar-SA"/>
        </w:rPr>
      </w:rPrChange>
    </w:rPr>
  </w:style>
  <w:style w:type="character" w:customStyle="1" w:styleId="EndnoteTextChar">
    <w:name w:val="Endnote Text Char"/>
    <w:basedOn w:val="DefaultParagraphFont"/>
    <w:link w:val="EndnoteText"/>
    <w:semiHidden/>
    <w:rsid w:val="00813BE3"/>
    <w:rPr>
      <w:rFonts w:ascii="Times New Roman" w:eastAsia="Times New Roman" w:hAnsi="Times New Roman" w:cs="Times New Roman"/>
      <w:sz w:val="24"/>
      <w:szCs w:val="20"/>
      <w:lang w:val="en-AU" w:eastAsia="en-AU"/>
    </w:rPr>
  </w:style>
  <w:style w:type="paragraph" w:styleId="EnvelopeAddress">
    <w:name w:val="envelope address"/>
    <w:basedOn w:val="Normal"/>
    <w:semiHidden/>
    <w:pPr>
      <w:framePr w:w="7920" w:h="1980" w:hRule="exact" w:hSpace="180" w:wrap="auto" w:hAnchor="page" w:xAlign="center" w:yAlign="bottom"/>
      <w:ind w:left="2880"/>
      <w:pPrChange w:id="40" w:author="svcMRProcess" w:date="2026-09-25T20:04:00Z">
        <w:pPr>
          <w:framePr w:w="7920" w:h="1980" w:hRule="exact" w:hSpace="180" w:wrap="auto" w:hAnchor="page" w:xAlign="center" w:yAlign="bottom"/>
          <w:ind w:left="2880"/>
        </w:pPr>
      </w:pPrChange>
    </w:pPr>
    <w:rPr>
      <w:rFonts w:ascii="Arial" w:hAnsi="Arial"/>
      <w:sz w:val="26"/>
      <w:rPrChange w:id="40" w:author="svcMRProcess" w:date="2026-09-25T20:04:00Z">
        <w:rPr>
          <w:rFonts w:ascii="Arial" w:hAnsi="Arial"/>
          <w:sz w:val="26"/>
          <w:lang w:val="en-AU" w:eastAsia="en-AU" w:bidi="ar-SA"/>
        </w:rPr>
      </w:rPrChange>
    </w:rPr>
  </w:style>
  <w:style w:type="paragraph" w:styleId="EnvelopeReturn">
    <w:name w:val="envelope return"/>
    <w:basedOn w:val="Normal"/>
    <w:semiHidden/>
    <w:pPr>
      <w:pPrChange w:id="41" w:author="svcMRProcess" w:date="2026-09-25T20:04:00Z">
        <w:pPr/>
      </w:pPrChange>
    </w:pPr>
    <w:rPr>
      <w:rFonts w:ascii="Arial" w:hAnsi="Arial"/>
      <w:rPrChange w:id="41" w:author="svcMRProcess" w:date="2026-09-25T20:04:00Z">
        <w:rPr>
          <w:rFonts w:ascii="Arial" w:hAnsi="Arial"/>
          <w:sz w:val="24"/>
          <w:lang w:val="en-AU" w:eastAsia="en-AU" w:bidi="ar-SA"/>
        </w:rPr>
      </w:rPrChange>
    </w:rPr>
  </w:style>
  <w:style w:type="paragraph" w:customStyle="1" w:styleId="Equation">
    <w:name w:val="Equation"/>
    <w:pPr>
      <w:spacing w:after="0" w:line="240" w:lineRule="auto"/>
      <w:pPrChange w:id="42" w:author="svcMRProcess" w:date="2026-09-25T20:04:00Z">
        <w:pPr/>
      </w:pPrChange>
    </w:pPr>
    <w:rPr>
      <w:rFonts w:ascii="Times New Roman" w:eastAsia="Times New Roman" w:hAnsi="Times New Roman" w:cs="Times New Roman"/>
      <w:noProof/>
      <w:sz w:val="24"/>
      <w:szCs w:val="20"/>
      <w:lang w:val="en-AU" w:eastAsia="en-AU"/>
      <w:rPrChange w:id="42" w:author="svcMRProcess" w:date="2026-09-25T20:04:00Z">
        <w:rPr>
          <w:noProof/>
          <w:sz w:val="24"/>
          <w:lang w:val="en-AU" w:eastAsia="en-AU" w:bidi="ar-SA"/>
        </w:rPr>
      </w:rPrChange>
    </w:rPr>
  </w:style>
  <w:style w:type="character" w:styleId="FollowedHyperlink">
    <w:name w:val="FollowedHyperlink"/>
    <w:basedOn w:val="DefaultParagraphFont"/>
    <w:semiHidden/>
    <w:rsid w:val="00813BE3"/>
    <w:rPr>
      <w:color w:val="800080"/>
      <w:sz w:val="24"/>
      <w:u w:val="single"/>
    </w:rPr>
  </w:style>
  <w:style w:type="paragraph" w:customStyle="1" w:styleId="FooterDisclaimer">
    <w:name w:val="Footer.Disclaimer"/>
    <w:pPr>
      <w:spacing w:after="0" w:line="240" w:lineRule="auto"/>
      <w:jc w:val="center"/>
      <w:pPrChange w:id="43" w:author="svcMRProcess" w:date="2026-09-25T20:04:00Z">
        <w:pPr>
          <w:jc w:val="center"/>
        </w:pPr>
      </w:pPrChange>
    </w:pPr>
    <w:rPr>
      <w:rFonts w:ascii="Arial" w:eastAsia="Times New Roman" w:hAnsi="Arial" w:cs="Times New Roman"/>
      <w:i/>
      <w:sz w:val="16"/>
      <w:szCs w:val="20"/>
      <w:lang w:val="en-AU" w:eastAsia="en-AU"/>
      <w:rPrChange w:id="43" w:author="svcMRProcess" w:date="2026-09-25T20:04:00Z">
        <w:rPr>
          <w:rFonts w:ascii="Arial" w:hAnsi="Arial"/>
          <w:i/>
          <w:sz w:val="16"/>
          <w:lang w:val="en-AU" w:eastAsia="en-AU" w:bidi="ar-SA"/>
        </w:rPr>
      </w:rPrChange>
    </w:rPr>
  </w:style>
  <w:style w:type="character" w:styleId="FootnoteReference">
    <w:name w:val="footnote reference"/>
    <w:basedOn w:val="DefaultParagraphFont"/>
    <w:semiHidden/>
    <w:rsid w:val="00813BE3"/>
    <w:rPr>
      <w:sz w:val="24"/>
      <w:vertAlign w:val="superscript"/>
    </w:rPr>
  </w:style>
  <w:style w:type="paragraph" w:styleId="FootnoteText">
    <w:name w:val="footnote text"/>
    <w:basedOn w:val="Normal"/>
    <w:link w:val="FootnoteTextChar"/>
    <w:semiHidden/>
    <w:pPr>
      <w:pPrChange w:id="44" w:author="svcMRProcess" w:date="2026-09-25T20:04:00Z">
        <w:pPr/>
      </w:pPrChange>
    </w:pPr>
    <w:rPr>
      <w:rPrChange w:id="44" w:author="svcMRProcess" w:date="2026-09-25T20:04:00Z">
        <w:rPr>
          <w:sz w:val="24"/>
          <w:lang w:val="en-AU" w:eastAsia="en-AU" w:bidi="ar-SA"/>
        </w:rPr>
      </w:rPrChange>
    </w:rPr>
  </w:style>
  <w:style w:type="character" w:customStyle="1" w:styleId="FootnoteTextChar">
    <w:name w:val="Footnote Text Char"/>
    <w:basedOn w:val="DefaultParagraphFont"/>
    <w:link w:val="FootnoteText"/>
    <w:semiHidden/>
    <w:rsid w:val="00813BE3"/>
    <w:rPr>
      <w:rFonts w:ascii="Times New Roman" w:eastAsia="Times New Roman" w:hAnsi="Times New Roman" w:cs="Times New Roman"/>
      <w:sz w:val="24"/>
      <w:szCs w:val="20"/>
      <w:lang w:val="en-AU" w:eastAsia="en-AU"/>
    </w:rPr>
  </w:style>
  <w:style w:type="paragraph" w:customStyle="1" w:styleId="Footnoteheading">
    <w:name w:val="Footnote(heading)"/>
    <w:pPr>
      <w:tabs>
        <w:tab w:val="left" w:pos="879"/>
      </w:tabs>
      <w:spacing w:before="120" w:after="0" w:line="260" w:lineRule="atLeast"/>
      <w:ind w:left="879" w:hanging="879"/>
      <w:pPrChange w:id="45" w:author="svcMRProcess" w:date="2026-09-25T20:04:00Z">
        <w:pPr>
          <w:tabs>
            <w:tab w:val="left" w:pos="879"/>
          </w:tabs>
          <w:spacing w:before="120" w:line="260" w:lineRule="atLeast"/>
          <w:ind w:left="879" w:hanging="879"/>
        </w:pPr>
      </w:pPrChange>
    </w:pPr>
    <w:rPr>
      <w:rFonts w:ascii="Times New Roman" w:eastAsia="Times New Roman" w:hAnsi="Times New Roman" w:cs="Times New Roman"/>
      <w:i/>
      <w:sz w:val="24"/>
      <w:szCs w:val="20"/>
      <w:lang w:val="en-AU" w:eastAsia="en-AU"/>
      <w:rPrChange w:id="45" w:author="svcMRProcess" w:date="2026-09-25T20:04:00Z">
        <w:rPr>
          <w:i/>
          <w:sz w:val="24"/>
          <w:lang w:val="en-AU" w:eastAsia="en-AU" w:bidi="ar-SA"/>
        </w:rPr>
      </w:rPrChange>
    </w:rPr>
  </w:style>
  <w:style w:type="paragraph" w:customStyle="1" w:styleId="Footnotesection">
    <w:name w:val="Footnote(section)"/>
    <w:pPr>
      <w:keepLines/>
      <w:tabs>
        <w:tab w:val="left" w:pos="893"/>
      </w:tabs>
      <w:spacing w:before="120" w:after="0" w:line="260" w:lineRule="atLeast"/>
      <w:ind w:left="893" w:hanging="893"/>
      <w:pPrChange w:id="46" w:author="svcMRProcess" w:date="2026-09-25T20:04:00Z">
        <w:pPr>
          <w:keepLines/>
          <w:tabs>
            <w:tab w:val="left" w:pos="893"/>
          </w:tabs>
          <w:spacing w:before="120" w:line="260" w:lineRule="atLeast"/>
          <w:ind w:left="893" w:hanging="893"/>
        </w:pPr>
      </w:pPrChange>
    </w:pPr>
    <w:rPr>
      <w:rFonts w:ascii="Times New Roman" w:eastAsia="Times New Roman" w:hAnsi="Times New Roman" w:cs="Times New Roman"/>
      <w:i/>
      <w:snapToGrid w:val="0"/>
      <w:sz w:val="24"/>
      <w:szCs w:val="20"/>
      <w:lang w:val="en-AU" w:eastAsia="en-AU"/>
      <w:rPrChange w:id="46" w:author="svcMRProcess" w:date="2026-09-25T20:04:00Z">
        <w:rPr>
          <w:i/>
          <w:snapToGrid w:val="0"/>
          <w:sz w:val="24"/>
          <w:lang w:val="en-AU" w:eastAsia="en-AU" w:bidi="ar-SA"/>
        </w:rPr>
      </w:rPrChange>
    </w:rPr>
  </w:style>
  <w:style w:type="paragraph" w:customStyle="1" w:styleId="Graphics">
    <w:name w:val="Graphics"/>
    <w:basedOn w:val="Equation"/>
    <w:rsid w:val="00813BE3"/>
  </w:style>
  <w:style w:type="character" w:styleId="Hyperlink">
    <w:name w:val="Hyperlink"/>
    <w:basedOn w:val="DefaultParagraphFont"/>
    <w:semiHidden/>
    <w:rsid w:val="00813BE3"/>
    <w:rPr>
      <w:color w:val="0000FF"/>
      <w:sz w:val="24"/>
      <w:u w:val="single"/>
    </w:rPr>
  </w:style>
  <w:style w:type="paragraph" w:customStyle="1" w:styleId="Indenta">
    <w:name w:val="Indent(a)"/>
    <w:pPr>
      <w:tabs>
        <w:tab w:val="right" w:pos="1332"/>
        <w:tab w:val="left" w:pos="1616"/>
      </w:tabs>
      <w:spacing w:before="80" w:after="0" w:line="260" w:lineRule="atLeast"/>
      <w:ind w:left="1616" w:hanging="1616"/>
      <w:pPrChange w:id="47" w:author="svcMRProcess" w:date="2026-09-25T20:04:00Z">
        <w:pPr>
          <w:tabs>
            <w:tab w:val="right" w:pos="1332"/>
            <w:tab w:val="left" w:pos="1616"/>
          </w:tabs>
          <w:spacing w:before="80" w:line="260" w:lineRule="atLeast"/>
          <w:ind w:left="1616" w:hanging="1616"/>
        </w:pPr>
      </w:pPrChange>
    </w:pPr>
    <w:rPr>
      <w:rFonts w:ascii="Times New Roman" w:eastAsia="Times New Roman" w:hAnsi="Times New Roman" w:cs="Times New Roman"/>
      <w:sz w:val="24"/>
      <w:szCs w:val="20"/>
      <w:lang w:val="en-AU" w:eastAsia="en-AU"/>
      <w:rPrChange w:id="47" w:author="svcMRProcess" w:date="2026-09-25T20:04:00Z">
        <w:rPr>
          <w:sz w:val="24"/>
          <w:lang w:val="en-AU" w:eastAsia="en-AU" w:bidi="ar-SA"/>
        </w:rPr>
      </w:rPrChange>
    </w:rPr>
  </w:style>
  <w:style w:type="paragraph" w:customStyle="1" w:styleId="IndentA0">
    <w:name w:val="Indent(A)"/>
    <w:pPr>
      <w:tabs>
        <w:tab w:val="right" w:pos="3686"/>
        <w:tab w:val="left" w:pos="3969"/>
      </w:tabs>
      <w:spacing w:before="80" w:after="0" w:line="260" w:lineRule="atLeast"/>
      <w:ind w:left="3969" w:hanging="3969"/>
      <w:pPrChange w:id="48" w:author="svcMRProcess" w:date="2026-09-25T20:04:00Z">
        <w:pPr>
          <w:tabs>
            <w:tab w:val="right" w:pos="3686"/>
            <w:tab w:val="left" w:pos="3969"/>
          </w:tabs>
          <w:spacing w:before="80" w:line="260" w:lineRule="atLeast"/>
          <w:ind w:left="3969" w:hanging="3969"/>
        </w:pPr>
      </w:pPrChange>
    </w:pPr>
    <w:rPr>
      <w:rFonts w:ascii="Times New Roman" w:eastAsia="Times New Roman" w:hAnsi="Times New Roman" w:cs="Times New Roman"/>
      <w:sz w:val="24"/>
      <w:szCs w:val="20"/>
      <w:lang w:val="en-AU" w:eastAsia="en-AU"/>
      <w:rPrChange w:id="48" w:author="svcMRProcess" w:date="2026-09-25T20:04:00Z">
        <w:rPr>
          <w:sz w:val="24"/>
          <w:lang w:val="en-AU" w:eastAsia="en-AU" w:bidi="ar-SA"/>
        </w:rPr>
      </w:rPrChange>
    </w:rPr>
  </w:style>
  <w:style w:type="paragraph" w:customStyle="1" w:styleId="Indenti">
    <w:name w:val="Indent(i)"/>
    <w:pPr>
      <w:tabs>
        <w:tab w:val="right" w:pos="2041"/>
        <w:tab w:val="left" w:pos="2325"/>
      </w:tabs>
      <w:spacing w:before="80" w:after="0" w:line="260" w:lineRule="atLeast"/>
      <w:ind w:left="2325" w:hanging="2325"/>
      <w:pPrChange w:id="49" w:author="svcMRProcess" w:date="2026-09-25T20:04:00Z">
        <w:pPr>
          <w:tabs>
            <w:tab w:val="right" w:pos="2041"/>
            <w:tab w:val="left" w:pos="2325"/>
          </w:tabs>
          <w:spacing w:before="80" w:line="260" w:lineRule="atLeast"/>
          <w:ind w:left="2325" w:hanging="2325"/>
        </w:pPr>
      </w:pPrChange>
    </w:pPr>
    <w:rPr>
      <w:rFonts w:ascii="Times New Roman" w:eastAsia="Times New Roman" w:hAnsi="Times New Roman" w:cs="Times New Roman"/>
      <w:sz w:val="24"/>
      <w:szCs w:val="20"/>
      <w:lang w:val="en-AU" w:eastAsia="en-AU"/>
      <w:rPrChange w:id="49" w:author="svcMRProcess" w:date="2026-09-25T20:04:00Z">
        <w:rPr>
          <w:sz w:val="24"/>
          <w:lang w:val="en-AU" w:eastAsia="en-AU" w:bidi="ar-SA"/>
        </w:rPr>
      </w:rPrChange>
    </w:rPr>
  </w:style>
  <w:style w:type="paragraph" w:customStyle="1" w:styleId="IndentI0">
    <w:name w:val="Indent(I)"/>
    <w:pPr>
      <w:tabs>
        <w:tab w:val="right" w:pos="2892"/>
        <w:tab w:val="left" w:pos="3204"/>
      </w:tabs>
      <w:spacing w:before="80" w:after="0" w:line="260" w:lineRule="atLeast"/>
      <w:ind w:left="3204" w:hanging="3204"/>
      <w:pPrChange w:id="50" w:author="svcMRProcess" w:date="2026-09-25T20:04:00Z">
        <w:pPr>
          <w:tabs>
            <w:tab w:val="right" w:pos="2892"/>
            <w:tab w:val="left" w:pos="3204"/>
          </w:tabs>
          <w:spacing w:before="80" w:line="260" w:lineRule="atLeast"/>
          <w:ind w:left="3204" w:hanging="3204"/>
        </w:pPr>
      </w:pPrChange>
    </w:pPr>
    <w:rPr>
      <w:rFonts w:ascii="Times New Roman" w:eastAsia="Times New Roman" w:hAnsi="Times New Roman" w:cs="Times New Roman"/>
      <w:sz w:val="24"/>
      <w:szCs w:val="20"/>
      <w:lang w:val="en-AU" w:eastAsia="en-AU"/>
      <w:rPrChange w:id="50" w:author="svcMRProcess" w:date="2026-09-25T20:04:00Z">
        <w:rPr>
          <w:sz w:val="24"/>
          <w:lang w:val="en-AU" w:eastAsia="en-AU" w:bidi="ar-SA"/>
        </w:rPr>
      </w:rPrChange>
    </w:rPr>
  </w:style>
  <w:style w:type="paragraph" w:styleId="Index1">
    <w:name w:val="index 1"/>
    <w:basedOn w:val="Normal"/>
    <w:next w:val="Normal"/>
    <w:autoRedefine/>
    <w:semiHidden/>
    <w:pPr>
      <w:ind w:left="200" w:hanging="200"/>
      <w:pPrChange w:id="51" w:author="svcMRProcess" w:date="2026-09-25T20:04:00Z">
        <w:pPr>
          <w:ind w:left="200" w:hanging="200"/>
        </w:pPr>
      </w:pPrChange>
    </w:pPr>
    <w:rPr>
      <w:rPrChange w:id="51" w:author="svcMRProcess" w:date="2026-09-25T20:04:00Z">
        <w:rPr>
          <w:sz w:val="24"/>
          <w:lang w:val="en-AU" w:eastAsia="en-AU" w:bidi="ar-SA"/>
        </w:rPr>
      </w:rPrChange>
    </w:rPr>
  </w:style>
  <w:style w:type="paragraph" w:styleId="Index2">
    <w:name w:val="index 2"/>
    <w:basedOn w:val="Normal"/>
    <w:next w:val="Normal"/>
    <w:autoRedefine/>
    <w:semiHidden/>
    <w:pPr>
      <w:ind w:left="400" w:hanging="200"/>
      <w:pPrChange w:id="52" w:author="svcMRProcess" w:date="2026-09-25T20:04:00Z">
        <w:pPr>
          <w:ind w:left="400" w:hanging="200"/>
        </w:pPr>
      </w:pPrChange>
    </w:pPr>
    <w:rPr>
      <w:rPrChange w:id="52" w:author="svcMRProcess" w:date="2026-09-25T20:04:00Z">
        <w:rPr>
          <w:sz w:val="24"/>
          <w:lang w:val="en-AU" w:eastAsia="en-AU" w:bidi="ar-SA"/>
        </w:rPr>
      </w:rPrChange>
    </w:rPr>
  </w:style>
  <w:style w:type="paragraph" w:styleId="Index3">
    <w:name w:val="index 3"/>
    <w:basedOn w:val="Normal"/>
    <w:next w:val="Normal"/>
    <w:autoRedefine/>
    <w:semiHidden/>
    <w:pPr>
      <w:ind w:left="600" w:hanging="200"/>
      <w:pPrChange w:id="53" w:author="svcMRProcess" w:date="2026-09-25T20:04:00Z">
        <w:pPr>
          <w:ind w:left="600" w:hanging="200"/>
        </w:pPr>
      </w:pPrChange>
    </w:pPr>
    <w:rPr>
      <w:rPrChange w:id="53" w:author="svcMRProcess" w:date="2026-09-25T20:04:00Z">
        <w:rPr>
          <w:sz w:val="24"/>
          <w:lang w:val="en-AU" w:eastAsia="en-AU" w:bidi="ar-SA"/>
        </w:rPr>
      </w:rPrChange>
    </w:rPr>
  </w:style>
  <w:style w:type="paragraph" w:styleId="Index4">
    <w:name w:val="index 4"/>
    <w:basedOn w:val="Normal"/>
    <w:next w:val="Normal"/>
    <w:autoRedefine/>
    <w:semiHidden/>
    <w:pPr>
      <w:ind w:left="800" w:hanging="200"/>
      <w:pPrChange w:id="54" w:author="svcMRProcess" w:date="2026-09-25T20:04:00Z">
        <w:pPr>
          <w:ind w:left="800" w:hanging="200"/>
        </w:pPr>
      </w:pPrChange>
    </w:pPr>
    <w:rPr>
      <w:rPrChange w:id="54" w:author="svcMRProcess" w:date="2026-09-25T20:04:00Z">
        <w:rPr>
          <w:sz w:val="24"/>
          <w:lang w:val="en-AU" w:eastAsia="en-AU" w:bidi="ar-SA"/>
        </w:rPr>
      </w:rPrChange>
    </w:rPr>
  </w:style>
  <w:style w:type="paragraph" w:styleId="Index5">
    <w:name w:val="index 5"/>
    <w:basedOn w:val="Normal"/>
    <w:next w:val="Normal"/>
    <w:autoRedefine/>
    <w:semiHidden/>
    <w:pPr>
      <w:ind w:left="1000" w:hanging="200"/>
      <w:pPrChange w:id="55" w:author="svcMRProcess" w:date="2026-09-25T20:04:00Z">
        <w:pPr>
          <w:ind w:left="1000" w:hanging="200"/>
        </w:pPr>
      </w:pPrChange>
    </w:pPr>
    <w:rPr>
      <w:rPrChange w:id="55" w:author="svcMRProcess" w:date="2026-09-25T20:04:00Z">
        <w:rPr>
          <w:sz w:val="24"/>
          <w:lang w:val="en-AU" w:eastAsia="en-AU" w:bidi="ar-SA"/>
        </w:rPr>
      </w:rPrChange>
    </w:rPr>
  </w:style>
  <w:style w:type="paragraph" w:styleId="Index6">
    <w:name w:val="index 6"/>
    <w:basedOn w:val="Normal"/>
    <w:next w:val="Normal"/>
    <w:autoRedefine/>
    <w:semiHidden/>
    <w:pPr>
      <w:ind w:left="1200" w:hanging="200"/>
      <w:pPrChange w:id="56" w:author="svcMRProcess" w:date="2026-09-25T20:04:00Z">
        <w:pPr>
          <w:ind w:left="1200" w:hanging="200"/>
        </w:pPr>
      </w:pPrChange>
    </w:pPr>
    <w:rPr>
      <w:rPrChange w:id="56" w:author="svcMRProcess" w:date="2026-09-25T20:04:00Z">
        <w:rPr>
          <w:sz w:val="24"/>
          <w:lang w:val="en-AU" w:eastAsia="en-AU" w:bidi="ar-SA"/>
        </w:rPr>
      </w:rPrChange>
    </w:rPr>
  </w:style>
  <w:style w:type="paragraph" w:styleId="Index7">
    <w:name w:val="index 7"/>
    <w:basedOn w:val="Normal"/>
    <w:next w:val="Normal"/>
    <w:autoRedefine/>
    <w:semiHidden/>
    <w:pPr>
      <w:ind w:left="1400" w:hanging="200"/>
      <w:pPrChange w:id="57" w:author="svcMRProcess" w:date="2026-09-25T20:04:00Z">
        <w:pPr>
          <w:ind w:left="1400" w:hanging="200"/>
        </w:pPr>
      </w:pPrChange>
    </w:pPr>
    <w:rPr>
      <w:rPrChange w:id="57" w:author="svcMRProcess" w:date="2026-09-25T20:04:00Z">
        <w:rPr>
          <w:sz w:val="24"/>
          <w:lang w:val="en-AU" w:eastAsia="en-AU" w:bidi="ar-SA"/>
        </w:rPr>
      </w:rPrChange>
    </w:rPr>
  </w:style>
  <w:style w:type="paragraph" w:styleId="Index8">
    <w:name w:val="index 8"/>
    <w:basedOn w:val="Normal"/>
    <w:next w:val="Normal"/>
    <w:autoRedefine/>
    <w:semiHidden/>
    <w:pPr>
      <w:ind w:left="1600" w:hanging="200"/>
      <w:pPrChange w:id="58" w:author="svcMRProcess" w:date="2026-09-25T20:04:00Z">
        <w:pPr>
          <w:ind w:left="1600" w:hanging="200"/>
        </w:pPr>
      </w:pPrChange>
    </w:pPr>
    <w:rPr>
      <w:rPrChange w:id="58" w:author="svcMRProcess" w:date="2026-09-25T20:04:00Z">
        <w:rPr>
          <w:sz w:val="24"/>
          <w:lang w:val="en-AU" w:eastAsia="en-AU" w:bidi="ar-SA"/>
        </w:rPr>
      </w:rPrChange>
    </w:rPr>
  </w:style>
  <w:style w:type="paragraph" w:styleId="Index9">
    <w:name w:val="index 9"/>
    <w:basedOn w:val="Normal"/>
    <w:next w:val="Normal"/>
    <w:autoRedefine/>
    <w:semiHidden/>
    <w:pPr>
      <w:ind w:left="1800" w:hanging="200"/>
      <w:pPrChange w:id="59" w:author="svcMRProcess" w:date="2026-09-25T20:04:00Z">
        <w:pPr>
          <w:ind w:left="1800" w:hanging="200"/>
        </w:pPr>
      </w:pPrChange>
    </w:pPr>
    <w:rPr>
      <w:rPrChange w:id="59" w:author="svcMRProcess" w:date="2026-09-25T20:04:00Z">
        <w:rPr>
          <w:sz w:val="24"/>
          <w:lang w:val="en-AU" w:eastAsia="en-AU" w:bidi="ar-SA"/>
        </w:rPr>
      </w:rPrChange>
    </w:rPr>
  </w:style>
  <w:style w:type="paragraph" w:styleId="IndexHeading">
    <w:name w:val="index heading"/>
    <w:basedOn w:val="Normal"/>
    <w:next w:val="Index1"/>
    <w:semiHidden/>
    <w:pPr>
      <w:pPrChange w:id="60" w:author="svcMRProcess" w:date="2026-09-25T20:04:00Z">
        <w:pPr/>
      </w:pPrChange>
    </w:pPr>
    <w:rPr>
      <w:rFonts w:ascii="Arial" w:hAnsi="Arial"/>
      <w:b/>
      <w:rPrChange w:id="60" w:author="svcMRProcess" w:date="2026-09-25T20:04:00Z">
        <w:rPr>
          <w:rFonts w:ascii="Arial" w:hAnsi="Arial"/>
          <w:b/>
          <w:sz w:val="24"/>
          <w:lang w:val="en-AU" w:eastAsia="en-AU" w:bidi="ar-SA"/>
        </w:rPr>
      </w:rPrChange>
    </w:rPr>
  </w:style>
  <w:style w:type="character" w:styleId="LineNumber">
    <w:name w:val="line number"/>
    <w:basedOn w:val="DefaultParagraphFont"/>
    <w:semiHidden/>
    <w:rsid w:val="00813BE3"/>
    <w:rPr>
      <w:rFonts w:ascii="Times" w:hAnsi="Times"/>
      <w:sz w:val="18"/>
    </w:rPr>
  </w:style>
  <w:style w:type="paragraph" w:styleId="List">
    <w:name w:val="List"/>
    <w:basedOn w:val="Normal"/>
    <w:semiHidden/>
    <w:pPr>
      <w:ind w:left="283" w:hanging="283"/>
      <w:pPrChange w:id="61" w:author="svcMRProcess" w:date="2026-09-25T20:04:00Z">
        <w:pPr>
          <w:ind w:left="283" w:hanging="283"/>
        </w:pPr>
      </w:pPrChange>
    </w:pPr>
    <w:rPr>
      <w:rPrChange w:id="61" w:author="svcMRProcess" w:date="2026-09-25T20:04:00Z">
        <w:rPr>
          <w:sz w:val="24"/>
          <w:lang w:val="en-AU" w:eastAsia="en-AU" w:bidi="ar-SA"/>
        </w:rPr>
      </w:rPrChange>
    </w:rPr>
  </w:style>
  <w:style w:type="paragraph" w:styleId="List2">
    <w:name w:val="List 2"/>
    <w:basedOn w:val="Normal"/>
    <w:semiHidden/>
    <w:pPr>
      <w:ind w:left="566" w:hanging="283"/>
      <w:pPrChange w:id="62" w:author="svcMRProcess" w:date="2026-09-25T20:04:00Z">
        <w:pPr>
          <w:ind w:left="566" w:hanging="283"/>
        </w:pPr>
      </w:pPrChange>
    </w:pPr>
    <w:rPr>
      <w:rPrChange w:id="62" w:author="svcMRProcess" w:date="2026-09-25T20:04:00Z">
        <w:rPr>
          <w:sz w:val="24"/>
          <w:lang w:val="en-AU" w:eastAsia="en-AU" w:bidi="ar-SA"/>
        </w:rPr>
      </w:rPrChange>
    </w:rPr>
  </w:style>
  <w:style w:type="paragraph" w:styleId="List3">
    <w:name w:val="List 3"/>
    <w:basedOn w:val="Normal"/>
    <w:semiHidden/>
    <w:pPr>
      <w:ind w:left="849" w:hanging="283"/>
      <w:pPrChange w:id="63" w:author="svcMRProcess" w:date="2026-09-25T20:04:00Z">
        <w:pPr>
          <w:ind w:left="849" w:hanging="283"/>
        </w:pPr>
      </w:pPrChange>
    </w:pPr>
    <w:rPr>
      <w:rPrChange w:id="63" w:author="svcMRProcess" w:date="2026-09-25T20:04:00Z">
        <w:rPr>
          <w:sz w:val="24"/>
          <w:lang w:val="en-AU" w:eastAsia="en-AU" w:bidi="ar-SA"/>
        </w:rPr>
      </w:rPrChange>
    </w:rPr>
  </w:style>
  <w:style w:type="paragraph" w:styleId="List4">
    <w:name w:val="List 4"/>
    <w:basedOn w:val="Normal"/>
    <w:semiHidden/>
    <w:pPr>
      <w:ind w:left="1132" w:hanging="283"/>
      <w:pPrChange w:id="64" w:author="svcMRProcess" w:date="2026-09-25T20:04:00Z">
        <w:pPr>
          <w:ind w:left="1132" w:hanging="283"/>
        </w:pPr>
      </w:pPrChange>
    </w:pPr>
    <w:rPr>
      <w:rPrChange w:id="64" w:author="svcMRProcess" w:date="2026-09-25T20:04:00Z">
        <w:rPr>
          <w:sz w:val="24"/>
          <w:lang w:val="en-AU" w:eastAsia="en-AU" w:bidi="ar-SA"/>
        </w:rPr>
      </w:rPrChange>
    </w:rPr>
  </w:style>
  <w:style w:type="paragraph" w:styleId="List5">
    <w:name w:val="List 5"/>
    <w:basedOn w:val="Normal"/>
    <w:semiHidden/>
    <w:pPr>
      <w:ind w:left="1415" w:hanging="283"/>
      <w:pPrChange w:id="65" w:author="svcMRProcess" w:date="2026-09-25T20:04:00Z">
        <w:pPr>
          <w:ind w:left="1415" w:hanging="283"/>
        </w:pPr>
      </w:pPrChange>
    </w:pPr>
    <w:rPr>
      <w:rPrChange w:id="65" w:author="svcMRProcess" w:date="2026-09-25T20:04:00Z">
        <w:rPr>
          <w:sz w:val="24"/>
          <w:lang w:val="en-AU" w:eastAsia="en-AU" w:bidi="ar-SA"/>
        </w:rPr>
      </w:rPrChange>
    </w:rPr>
  </w:style>
  <w:style w:type="paragraph" w:styleId="ListBullet">
    <w:name w:val="List Bullet"/>
    <w:basedOn w:val="Normal"/>
    <w:autoRedefine/>
    <w:semiHidden/>
    <w:pPr>
      <w:tabs>
        <w:tab w:val="num" w:pos="360"/>
      </w:tabs>
      <w:pPrChange w:id="66" w:author="svcMRProcess" w:date="2026-09-25T20:04:00Z">
        <w:pPr>
          <w:tabs>
            <w:tab w:val="num" w:pos="360"/>
          </w:tabs>
        </w:pPr>
      </w:pPrChange>
    </w:pPr>
    <w:rPr>
      <w:rPrChange w:id="66" w:author="svcMRProcess" w:date="2026-09-25T20:04:00Z">
        <w:rPr>
          <w:sz w:val="24"/>
          <w:lang w:val="en-AU" w:eastAsia="en-AU" w:bidi="ar-SA"/>
        </w:rPr>
      </w:rPrChange>
    </w:rPr>
  </w:style>
  <w:style w:type="paragraph" w:styleId="ListBullet2">
    <w:name w:val="List Bullet 2"/>
    <w:basedOn w:val="Normal"/>
    <w:autoRedefine/>
    <w:semiHidden/>
    <w:pPr>
      <w:tabs>
        <w:tab w:val="num" w:pos="360"/>
        <w:tab w:val="num" w:pos="720"/>
      </w:tabs>
      <w:ind w:left="720"/>
      <w:pPrChange w:id="67" w:author="svcMRProcess" w:date="2026-09-25T20:04:00Z">
        <w:pPr>
          <w:tabs>
            <w:tab w:val="num" w:pos="360"/>
            <w:tab w:val="num" w:pos="720"/>
          </w:tabs>
          <w:ind w:left="720"/>
        </w:pPr>
      </w:pPrChange>
    </w:pPr>
    <w:rPr>
      <w:rPrChange w:id="67" w:author="svcMRProcess" w:date="2026-09-25T20:04:00Z">
        <w:rPr>
          <w:sz w:val="24"/>
          <w:lang w:val="en-AU" w:eastAsia="en-AU" w:bidi="ar-SA"/>
        </w:rPr>
      </w:rPrChange>
    </w:rPr>
  </w:style>
  <w:style w:type="paragraph" w:styleId="ListBullet3">
    <w:name w:val="List Bullet 3"/>
    <w:basedOn w:val="Normal"/>
    <w:autoRedefine/>
    <w:semiHidden/>
    <w:pPr>
      <w:tabs>
        <w:tab w:val="num" w:pos="360"/>
        <w:tab w:val="num" w:pos="1080"/>
      </w:tabs>
      <w:ind w:left="1080"/>
      <w:pPrChange w:id="68" w:author="svcMRProcess" w:date="2026-09-25T20:04:00Z">
        <w:pPr>
          <w:tabs>
            <w:tab w:val="num" w:pos="360"/>
            <w:tab w:val="num" w:pos="1080"/>
          </w:tabs>
          <w:ind w:left="1080"/>
        </w:pPr>
      </w:pPrChange>
    </w:pPr>
    <w:rPr>
      <w:rPrChange w:id="68" w:author="svcMRProcess" w:date="2026-09-25T20:04:00Z">
        <w:rPr>
          <w:sz w:val="24"/>
          <w:lang w:val="en-AU" w:eastAsia="en-AU" w:bidi="ar-SA"/>
        </w:rPr>
      </w:rPrChange>
    </w:rPr>
  </w:style>
  <w:style w:type="paragraph" w:styleId="ListBullet4">
    <w:name w:val="List Bullet 4"/>
    <w:basedOn w:val="Normal"/>
    <w:autoRedefine/>
    <w:semiHidden/>
    <w:pPr>
      <w:tabs>
        <w:tab w:val="num" w:pos="360"/>
        <w:tab w:val="num" w:pos="1440"/>
      </w:tabs>
      <w:ind w:left="1440"/>
      <w:pPrChange w:id="69" w:author="svcMRProcess" w:date="2026-09-25T20:04:00Z">
        <w:pPr>
          <w:tabs>
            <w:tab w:val="num" w:pos="360"/>
            <w:tab w:val="num" w:pos="1440"/>
          </w:tabs>
          <w:ind w:left="1440"/>
        </w:pPr>
      </w:pPrChange>
    </w:pPr>
    <w:rPr>
      <w:rPrChange w:id="69" w:author="svcMRProcess" w:date="2026-09-25T20:04:00Z">
        <w:rPr>
          <w:sz w:val="24"/>
          <w:lang w:val="en-AU" w:eastAsia="en-AU" w:bidi="ar-SA"/>
        </w:rPr>
      </w:rPrChange>
    </w:rPr>
  </w:style>
  <w:style w:type="paragraph" w:styleId="ListBullet5">
    <w:name w:val="List Bullet 5"/>
    <w:basedOn w:val="Normal"/>
    <w:autoRedefine/>
    <w:semiHidden/>
    <w:pPr>
      <w:tabs>
        <w:tab w:val="num" w:pos="360"/>
        <w:tab w:val="num" w:pos="1800"/>
      </w:tabs>
      <w:ind w:left="1800"/>
      <w:pPrChange w:id="70" w:author="svcMRProcess" w:date="2026-09-25T20:04:00Z">
        <w:pPr>
          <w:tabs>
            <w:tab w:val="num" w:pos="360"/>
            <w:tab w:val="num" w:pos="1800"/>
          </w:tabs>
          <w:ind w:left="1800"/>
        </w:pPr>
      </w:pPrChange>
    </w:pPr>
    <w:rPr>
      <w:rPrChange w:id="70" w:author="svcMRProcess" w:date="2026-09-25T20:04:00Z">
        <w:rPr>
          <w:sz w:val="24"/>
          <w:lang w:val="en-AU" w:eastAsia="en-AU" w:bidi="ar-SA"/>
        </w:rPr>
      </w:rPrChange>
    </w:rPr>
  </w:style>
  <w:style w:type="paragraph" w:styleId="ListContinue">
    <w:name w:val="List Continue"/>
    <w:basedOn w:val="Normal"/>
    <w:semiHidden/>
    <w:pPr>
      <w:spacing w:after="120"/>
      <w:ind w:left="283"/>
      <w:pPrChange w:id="71" w:author="svcMRProcess" w:date="2026-09-25T20:04:00Z">
        <w:pPr>
          <w:spacing w:after="120"/>
          <w:ind w:left="283"/>
        </w:pPr>
      </w:pPrChange>
    </w:pPr>
    <w:rPr>
      <w:rPrChange w:id="71" w:author="svcMRProcess" w:date="2026-09-25T20:04:00Z">
        <w:rPr>
          <w:sz w:val="24"/>
          <w:lang w:val="en-AU" w:eastAsia="en-AU" w:bidi="ar-SA"/>
        </w:rPr>
      </w:rPrChange>
    </w:rPr>
  </w:style>
  <w:style w:type="paragraph" w:styleId="ListContinue2">
    <w:name w:val="List Continue 2"/>
    <w:basedOn w:val="Normal"/>
    <w:semiHidden/>
    <w:pPr>
      <w:spacing w:after="120"/>
      <w:ind w:left="566"/>
      <w:pPrChange w:id="72" w:author="svcMRProcess" w:date="2026-09-25T20:04:00Z">
        <w:pPr>
          <w:spacing w:after="120"/>
          <w:ind w:left="566"/>
        </w:pPr>
      </w:pPrChange>
    </w:pPr>
    <w:rPr>
      <w:rPrChange w:id="72" w:author="svcMRProcess" w:date="2026-09-25T20:04:00Z">
        <w:rPr>
          <w:sz w:val="24"/>
          <w:lang w:val="en-AU" w:eastAsia="en-AU" w:bidi="ar-SA"/>
        </w:rPr>
      </w:rPrChange>
    </w:rPr>
  </w:style>
  <w:style w:type="paragraph" w:styleId="ListContinue3">
    <w:name w:val="List Continue 3"/>
    <w:basedOn w:val="Normal"/>
    <w:semiHidden/>
    <w:pPr>
      <w:spacing w:after="120"/>
      <w:ind w:left="849"/>
      <w:pPrChange w:id="73" w:author="svcMRProcess" w:date="2026-09-25T20:04:00Z">
        <w:pPr>
          <w:spacing w:after="120"/>
          <w:ind w:left="849"/>
        </w:pPr>
      </w:pPrChange>
    </w:pPr>
    <w:rPr>
      <w:rPrChange w:id="73" w:author="svcMRProcess" w:date="2026-09-25T20:04:00Z">
        <w:rPr>
          <w:sz w:val="24"/>
          <w:lang w:val="en-AU" w:eastAsia="en-AU" w:bidi="ar-SA"/>
        </w:rPr>
      </w:rPrChange>
    </w:rPr>
  </w:style>
  <w:style w:type="paragraph" w:styleId="ListContinue4">
    <w:name w:val="List Continue 4"/>
    <w:basedOn w:val="Normal"/>
    <w:semiHidden/>
    <w:pPr>
      <w:spacing w:after="120"/>
      <w:ind w:left="1132"/>
      <w:pPrChange w:id="74" w:author="svcMRProcess" w:date="2026-09-25T20:04:00Z">
        <w:pPr>
          <w:spacing w:after="120"/>
          <w:ind w:left="1132"/>
        </w:pPr>
      </w:pPrChange>
    </w:pPr>
    <w:rPr>
      <w:rPrChange w:id="74" w:author="svcMRProcess" w:date="2026-09-25T20:04:00Z">
        <w:rPr>
          <w:sz w:val="24"/>
          <w:lang w:val="en-AU" w:eastAsia="en-AU" w:bidi="ar-SA"/>
        </w:rPr>
      </w:rPrChange>
    </w:rPr>
  </w:style>
  <w:style w:type="paragraph" w:styleId="ListContinue5">
    <w:name w:val="List Continue 5"/>
    <w:basedOn w:val="Normal"/>
    <w:semiHidden/>
    <w:pPr>
      <w:spacing w:after="120"/>
      <w:ind w:left="1415"/>
      <w:pPrChange w:id="75" w:author="svcMRProcess" w:date="2026-09-25T20:04:00Z">
        <w:pPr>
          <w:spacing w:after="120"/>
          <w:ind w:left="1415"/>
        </w:pPr>
      </w:pPrChange>
    </w:pPr>
    <w:rPr>
      <w:rPrChange w:id="75" w:author="svcMRProcess" w:date="2026-09-25T20:04:00Z">
        <w:rPr>
          <w:sz w:val="24"/>
          <w:lang w:val="en-AU" w:eastAsia="en-AU" w:bidi="ar-SA"/>
        </w:rPr>
      </w:rPrChange>
    </w:rPr>
  </w:style>
  <w:style w:type="paragraph" w:styleId="ListNumber">
    <w:name w:val="List Number"/>
    <w:basedOn w:val="Normal"/>
    <w:semiHidden/>
    <w:pPr>
      <w:tabs>
        <w:tab w:val="num" w:pos="360"/>
      </w:tabs>
      <w:pPrChange w:id="76" w:author="svcMRProcess" w:date="2026-09-25T20:04:00Z">
        <w:pPr>
          <w:tabs>
            <w:tab w:val="num" w:pos="360"/>
          </w:tabs>
        </w:pPr>
      </w:pPrChange>
    </w:pPr>
    <w:rPr>
      <w:rPrChange w:id="76" w:author="svcMRProcess" w:date="2026-09-25T20:04:00Z">
        <w:rPr>
          <w:sz w:val="24"/>
          <w:lang w:val="en-AU" w:eastAsia="en-AU" w:bidi="ar-SA"/>
        </w:rPr>
      </w:rPrChange>
    </w:rPr>
  </w:style>
  <w:style w:type="paragraph" w:styleId="ListNumber2">
    <w:name w:val="List Number 2"/>
    <w:basedOn w:val="Normal"/>
    <w:semiHidden/>
    <w:pPr>
      <w:tabs>
        <w:tab w:val="num" w:pos="360"/>
        <w:tab w:val="num" w:pos="720"/>
      </w:tabs>
      <w:ind w:left="720"/>
      <w:pPrChange w:id="77" w:author="svcMRProcess" w:date="2026-09-25T20:04:00Z">
        <w:pPr>
          <w:tabs>
            <w:tab w:val="num" w:pos="360"/>
            <w:tab w:val="num" w:pos="720"/>
          </w:tabs>
          <w:ind w:left="720"/>
        </w:pPr>
      </w:pPrChange>
    </w:pPr>
    <w:rPr>
      <w:rPrChange w:id="77" w:author="svcMRProcess" w:date="2026-09-25T20:04:00Z">
        <w:rPr>
          <w:sz w:val="24"/>
          <w:lang w:val="en-AU" w:eastAsia="en-AU" w:bidi="ar-SA"/>
        </w:rPr>
      </w:rPrChange>
    </w:rPr>
  </w:style>
  <w:style w:type="paragraph" w:styleId="ListNumber3">
    <w:name w:val="List Number 3"/>
    <w:basedOn w:val="Normal"/>
    <w:semiHidden/>
    <w:pPr>
      <w:tabs>
        <w:tab w:val="num" w:pos="360"/>
        <w:tab w:val="num" w:pos="1080"/>
      </w:tabs>
      <w:ind w:left="1080"/>
      <w:pPrChange w:id="78" w:author="svcMRProcess" w:date="2026-09-25T20:04:00Z">
        <w:pPr>
          <w:tabs>
            <w:tab w:val="num" w:pos="360"/>
            <w:tab w:val="num" w:pos="1080"/>
          </w:tabs>
          <w:ind w:left="1080"/>
        </w:pPr>
      </w:pPrChange>
    </w:pPr>
    <w:rPr>
      <w:rPrChange w:id="78" w:author="svcMRProcess" w:date="2026-09-25T20:04:00Z">
        <w:rPr>
          <w:sz w:val="24"/>
          <w:lang w:val="en-AU" w:eastAsia="en-AU" w:bidi="ar-SA"/>
        </w:rPr>
      </w:rPrChange>
    </w:rPr>
  </w:style>
  <w:style w:type="paragraph" w:styleId="ListNumber4">
    <w:name w:val="List Number 4"/>
    <w:basedOn w:val="Normal"/>
    <w:semiHidden/>
    <w:pPr>
      <w:tabs>
        <w:tab w:val="num" w:pos="360"/>
        <w:tab w:val="num" w:pos="1440"/>
      </w:tabs>
      <w:ind w:left="1440"/>
      <w:pPrChange w:id="79" w:author="svcMRProcess" w:date="2026-09-25T20:04:00Z">
        <w:pPr>
          <w:tabs>
            <w:tab w:val="num" w:pos="360"/>
            <w:tab w:val="num" w:pos="1440"/>
          </w:tabs>
          <w:ind w:left="1440"/>
        </w:pPr>
      </w:pPrChange>
    </w:pPr>
    <w:rPr>
      <w:rPrChange w:id="79" w:author="svcMRProcess" w:date="2026-09-25T20:04:00Z">
        <w:rPr>
          <w:sz w:val="24"/>
          <w:lang w:val="en-AU" w:eastAsia="en-AU" w:bidi="ar-SA"/>
        </w:rPr>
      </w:rPrChange>
    </w:rPr>
  </w:style>
  <w:style w:type="paragraph" w:styleId="ListNumber5">
    <w:name w:val="List Number 5"/>
    <w:basedOn w:val="Normal"/>
    <w:semiHidden/>
    <w:pPr>
      <w:tabs>
        <w:tab w:val="num" w:pos="360"/>
        <w:tab w:val="num" w:pos="1800"/>
      </w:tabs>
      <w:ind w:left="1800"/>
      <w:pPrChange w:id="80" w:author="svcMRProcess" w:date="2026-09-25T20:04:00Z">
        <w:pPr>
          <w:tabs>
            <w:tab w:val="num" w:pos="360"/>
            <w:tab w:val="num" w:pos="1800"/>
          </w:tabs>
          <w:ind w:left="1800"/>
        </w:pPr>
      </w:pPrChange>
    </w:pPr>
    <w:rPr>
      <w:rPrChange w:id="80" w:author="svcMRProcess" w:date="2026-09-25T20:04:00Z">
        <w:rPr>
          <w:sz w:val="24"/>
          <w:lang w:val="en-AU" w:eastAsia="en-AU" w:bidi="ar-SA"/>
        </w:rPr>
      </w:rPrChange>
    </w:rPr>
  </w:style>
  <w:style w:type="paragraph" w:customStyle="1" w:styleId="LongTitle">
    <w:name w:val="Long Title"/>
    <w:pPr>
      <w:spacing w:after="0" w:line="240" w:lineRule="auto"/>
      <w:pPrChange w:id="81" w:author="svcMRProcess" w:date="2026-09-25T20:04:00Z">
        <w:pPr/>
      </w:pPrChange>
    </w:pPr>
    <w:rPr>
      <w:rFonts w:ascii="Times New Roman" w:eastAsia="Times New Roman" w:hAnsi="Times New Roman" w:cs="Times New Roman"/>
      <w:b/>
      <w:sz w:val="24"/>
      <w:szCs w:val="20"/>
      <w:lang w:val="en-AU" w:eastAsia="en-AU"/>
      <w:rPrChange w:id="81" w:author="svcMRProcess" w:date="2026-09-25T20:04:00Z">
        <w:rPr>
          <w:b/>
          <w:sz w:val="24"/>
          <w:lang w:val="en-AU" w:eastAsia="en-AU" w:bidi="ar-SA"/>
        </w:rPr>
      </w:rPrChange>
    </w:r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0" w:line="240" w:lineRule="auto"/>
      <w:pPrChange w:id="82" w:author="svcMRProcess" w:date="2026-09-25T20:04:00Z">
        <w:pPr>
          <w:tabs>
            <w:tab w:val="left" w:pos="480"/>
            <w:tab w:val="left" w:pos="960"/>
            <w:tab w:val="left" w:pos="1440"/>
            <w:tab w:val="left" w:pos="1920"/>
            <w:tab w:val="left" w:pos="2400"/>
            <w:tab w:val="left" w:pos="2880"/>
            <w:tab w:val="left" w:pos="3360"/>
            <w:tab w:val="left" w:pos="3840"/>
            <w:tab w:val="left" w:pos="4320"/>
          </w:tabs>
        </w:pPr>
      </w:pPrChange>
    </w:pPr>
    <w:rPr>
      <w:rFonts w:ascii="Times New Roman" w:eastAsia="Times New Roman" w:hAnsi="Times New Roman" w:cs="Times New Roman"/>
      <w:sz w:val="24"/>
      <w:szCs w:val="20"/>
      <w:lang w:val="en-AU" w:eastAsia="en-AU"/>
      <w:rPrChange w:id="82" w:author="svcMRProcess" w:date="2026-09-25T20:04:00Z">
        <w:rPr>
          <w:sz w:val="24"/>
          <w:lang w:val="en-AU" w:eastAsia="en-AU" w:bidi="ar-SA"/>
        </w:rPr>
      </w:rPrChange>
    </w:rPr>
  </w:style>
  <w:style w:type="character" w:customStyle="1" w:styleId="MacroTextChar">
    <w:name w:val="Macro Text Char"/>
    <w:basedOn w:val="DefaultParagraphFont"/>
    <w:link w:val="MacroText"/>
    <w:semiHidden/>
    <w:rsid w:val="00813BE3"/>
    <w:rPr>
      <w:rFonts w:ascii="Times New Roman" w:eastAsia="Times New Roman" w:hAnsi="Times New Roman" w:cs="Times New Roman"/>
      <w:sz w:val="24"/>
      <w:szCs w:val="20"/>
      <w:lang w:val="en-AU" w:eastAsia="en-AU"/>
    </w:rPr>
  </w:style>
  <w:style w:type="paragraph" w:customStyle="1" w:styleId="MadeBy">
    <w:name w:val="MadeBy"/>
    <w:pPr>
      <w:spacing w:before="600" w:after="0" w:line="240" w:lineRule="auto"/>
      <w:pPrChange w:id="83" w:author="svcMRProcess" w:date="2026-09-25T20:04:00Z">
        <w:pPr>
          <w:spacing w:before="600"/>
        </w:pPr>
      </w:pPrChange>
    </w:pPr>
    <w:rPr>
      <w:rFonts w:ascii="Times New Roman" w:eastAsia="Times New Roman" w:hAnsi="Times New Roman" w:cs="Times New Roman"/>
      <w:sz w:val="24"/>
      <w:szCs w:val="20"/>
      <w:lang w:val="en-AU" w:eastAsia="en-AU"/>
      <w:rPrChange w:id="83" w:author="svcMRProcess" w:date="2026-09-25T20:04:00Z">
        <w:rPr>
          <w:sz w:val="24"/>
          <w:lang w:val="en-AU" w:eastAsia="en-AU" w:bidi="ar-SA"/>
        </w:rPr>
      </w:rPrChange>
    </w:rPr>
  </w:style>
  <w:style w:type="paragraph" w:styleId="MessageHeader">
    <w:name w:val="Message Header"/>
    <w:basedOn w:val="Normal"/>
    <w:link w:val="MessageHeaderChar"/>
    <w:semiHidden/>
    <w:pPr>
      <w:pBdr>
        <w:top w:val="single" w:sz="6" w:space="1" w:color="auto"/>
        <w:left w:val="single" w:sz="6" w:space="1" w:color="auto"/>
        <w:bottom w:val="single" w:sz="6" w:space="1" w:color="auto"/>
        <w:right w:val="single" w:sz="6" w:space="1" w:color="auto"/>
      </w:pBdr>
      <w:shd w:val="pct20" w:color="auto" w:fill="auto"/>
      <w:ind w:left="1134" w:hanging="1134"/>
      <w:pPrChange w:id="84" w:author="svcMRProcess" w:date="2026-09-25T20:04:00Z">
        <w:pPr>
          <w:pBdr>
            <w:top w:val="single" w:sz="6" w:space="1" w:color="auto"/>
            <w:left w:val="single" w:sz="6" w:space="1" w:color="auto"/>
            <w:bottom w:val="single" w:sz="6" w:space="1" w:color="auto"/>
            <w:right w:val="single" w:sz="6" w:space="1" w:color="auto"/>
          </w:pBdr>
          <w:shd w:val="pct20" w:color="auto" w:fill="auto"/>
          <w:ind w:left="1134" w:hanging="1134"/>
        </w:pPr>
      </w:pPrChange>
    </w:pPr>
    <w:rPr>
      <w:rFonts w:ascii="Arial" w:hAnsi="Arial"/>
      <w:sz w:val="26"/>
      <w:rPrChange w:id="84" w:author="svcMRProcess" w:date="2026-09-25T20:04:00Z">
        <w:rPr>
          <w:rFonts w:ascii="Arial" w:hAnsi="Arial"/>
          <w:sz w:val="26"/>
          <w:lang w:val="en-AU" w:eastAsia="en-AU" w:bidi="ar-SA"/>
        </w:rPr>
      </w:rPrChange>
    </w:rPr>
  </w:style>
  <w:style w:type="character" w:customStyle="1" w:styleId="MessageHeaderChar">
    <w:name w:val="Message Header Char"/>
    <w:basedOn w:val="DefaultParagraphFont"/>
    <w:link w:val="MessageHeader"/>
    <w:semiHidden/>
    <w:rsid w:val="00813BE3"/>
    <w:rPr>
      <w:rFonts w:ascii="Arial" w:eastAsia="Times New Roman" w:hAnsi="Arial" w:cs="Times New Roman"/>
      <w:sz w:val="26"/>
      <w:szCs w:val="20"/>
      <w:shd w:val="pct20" w:color="auto" w:fill="auto"/>
      <w:lang w:val="en-AU" w:eastAsia="en-AU"/>
    </w:rPr>
  </w:style>
  <w:style w:type="paragraph" w:customStyle="1" w:styleId="MiscClose">
    <w:name w:val="MiscClose"/>
    <w:basedOn w:val="Normal"/>
    <w:pPr>
      <w:keepLines/>
      <w:tabs>
        <w:tab w:val="left" w:pos="893"/>
      </w:tabs>
      <w:spacing w:line="260" w:lineRule="atLeast"/>
      <w:jc w:val="right"/>
      <w:pPrChange w:id="85" w:author="svcMRProcess" w:date="2026-09-25T20:04:00Z">
        <w:pPr>
          <w:keepLines/>
          <w:tabs>
            <w:tab w:val="left" w:pos="893"/>
          </w:tabs>
          <w:spacing w:line="260" w:lineRule="atLeast"/>
          <w:jc w:val="right"/>
        </w:pPr>
      </w:pPrChange>
    </w:pPr>
    <w:rPr>
      <w:rPrChange w:id="85" w:author="svcMRProcess" w:date="2026-09-25T20:04:00Z">
        <w:rPr>
          <w:sz w:val="24"/>
          <w:lang w:val="en-AU" w:eastAsia="en-AU" w:bidi="ar-SA"/>
        </w:rPr>
      </w:rPrChange>
    </w:rPr>
  </w:style>
  <w:style w:type="paragraph" w:customStyle="1" w:styleId="MiscellaneousHeading">
    <w:name w:val="Miscellaneous Heading"/>
    <w:pPr>
      <w:keepNext/>
      <w:spacing w:before="160" w:after="0" w:line="260" w:lineRule="atLeast"/>
      <w:jc w:val="center"/>
      <w:pPrChange w:id="86" w:author="svcMRProcess" w:date="2026-09-25T20:04:00Z">
        <w:pPr>
          <w:keepNext/>
          <w:spacing w:before="160" w:line="260" w:lineRule="atLeast"/>
          <w:jc w:val="center"/>
        </w:pPr>
      </w:pPrChange>
    </w:pPr>
    <w:rPr>
      <w:rFonts w:ascii="Times New Roman" w:eastAsia="Times New Roman" w:hAnsi="Times New Roman" w:cs="Times New Roman"/>
      <w:sz w:val="24"/>
      <w:szCs w:val="20"/>
      <w:lang w:val="en-AU" w:eastAsia="en-AU"/>
      <w:rPrChange w:id="86" w:author="svcMRProcess" w:date="2026-09-25T20:04:00Z">
        <w:rPr>
          <w:sz w:val="24"/>
          <w:lang w:val="en-AU" w:eastAsia="en-AU" w:bidi="ar-SA"/>
        </w:rPr>
      </w:rPrChange>
    </w:rPr>
  </w:style>
  <w:style w:type="paragraph" w:customStyle="1" w:styleId="MiscellaneousBody">
    <w:name w:val="Miscellaneous Body"/>
    <w:basedOn w:val="MiscellaneousHeading"/>
    <w:rsid w:val="00813BE3"/>
    <w:pPr>
      <w:keepNext w:val="0"/>
      <w:jc w:val="left"/>
    </w:pPr>
  </w:style>
  <w:style w:type="paragraph" w:customStyle="1" w:styleId="MiscellaneousFootnotes">
    <w:name w:val="Miscellaneous Footnotes"/>
    <w:basedOn w:val="MiscellaneousBody"/>
    <w:rsid w:val="00813BE3"/>
  </w:style>
  <w:style w:type="paragraph" w:customStyle="1" w:styleId="MiscOpen">
    <w:name w:val="MiscOpen"/>
    <w:pPr>
      <w:keepNext/>
      <w:keepLines/>
      <w:tabs>
        <w:tab w:val="left" w:pos="893"/>
      </w:tabs>
      <w:spacing w:before="120" w:after="0" w:line="260" w:lineRule="atLeast"/>
      <w:pPrChange w:id="87" w:author="svcMRProcess" w:date="2026-09-25T20:04:00Z">
        <w:pPr>
          <w:keepNext/>
          <w:keepLines/>
          <w:tabs>
            <w:tab w:val="left" w:pos="893"/>
          </w:tabs>
          <w:spacing w:before="120" w:line="260" w:lineRule="atLeast"/>
        </w:pPr>
      </w:pPrChange>
    </w:pPr>
    <w:rPr>
      <w:rFonts w:ascii="Times New Roman" w:eastAsia="Times New Roman" w:hAnsi="Times New Roman" w:cs="Times New Roman"/>
      <w:sz w:val="24"/>
      <w:szCs w:val="20"/>
      <w:lang w:val="en-AU" w:eastAsia="en-AU"/>
      <w:rPrChange w:id="87" w:author="svcMRProcess" w:date="2026-09-25T20:04:00Z">
        <w:rPr>
          <w:sz w:val="24"/>
          <w:lang w:val="en-AU" w:eastAsia="en-AU" w:bidi="ar-SA"/>
        </w:rPr>
      </w:rPrChange>
    </w:rPr>
  </w:style>
  <w:style w:type="paragraph" w:customStyle="1" w:styleId="NameofActRegPage1">
    <w:name w:val="Name of Act/Reg(Page 1)"/>
    <w:basedOn w:val="NameofActReg"/>
    <w:rsid w:val="00813BE3"/>
    <w:pPr>
      <w:spacing w:before="0" w:after="720"/>
    </w:pPr>
  </w:style>
  <w:style w:type="paragraph" w:customStyle="1" w:styleId="nHeading2">
    <w:name w:val="nHeading 2"/>
    <w:basedOn w:val="Heading2"/>
    <w:rsid w:val="00813BE3"/>
    <w:pPr>
      <w:pageBreakBefore w:val="0"/>
      <w:spacing w:line="240" w:lineRule="auto"/>
    </w:pPr>
    <w:rPr>
      <w:sz w:val="26"/>
    </w:rPr>
  </w:style>
  <w:style w:type="paragraph" w:customStyle="1" w:styleId="nHeading3">
    <w:name w:val="nHeading 3"/>
    <w:basedOn w:val="Heading3"/>
    <w:rsid w:val="00813BE3"/>
    <w:pPr>
      <w:spacing w:after="120" w:line="240" w:lineRule="auto"/>
      <w:outlineLvl w:val="3"/>
    </w:pPr>
    <w:rPr>
      <w:sz w:val="24"/>
    </w:rPr>
  </w:style>
  <w:style w:type="paragraph" w:customStyle="1" w:styleId="nHeading4">
    <w:name w:val="nHeading 4"/>
    <w:basedOn w:val="Heading4"/>
    <w:rsid w:val="00813BE3"/>
    <w:pPr>
      <w:spacing w:before="120"/>
      <w:outlineLvl w:val="9"/>
    </w:pPr>
    <w:rPr>
      <w:sz w:val="20"/>
    </w:rPr>
  </w:style>
  <w:style w:type="paragraph" w:customStyle="1" w:styleId="nHeading5">
    <w:name w:val="nHeading 5"/>
    <w:basedOn w:val="Heading5"/>
    <w:rsid w:val="00813BE3"/>
    <w:pPr>
      <w:spacing w:before="100" w:line="240" w:lineRule="auto"/>
      <w:outlineLvl w:val="9"/>
    </w:pPr>
    <w:rPr>
      <w:sz w:val="20"/>
    </w:rPr>
  </w:style>
  <w:style w:type="paragraph" w:customStyle="1" w:styleId="nIndenta">
    <w:name w:val="nIndent(a)"/>
    <w:basedOn w:val="Indenta"/>
    <w:rsid w:val="00813BE3"/>
    <w:pPr>
      <w:spacing w:before="40" w:line="240" w:lineRule="auto"/>
    </w:pPr>
    <w:rPr>
      <w:sz w:val="20"/>
    </w:rPr>
  </w:style>
  <w:style w:type="paragraph" w:customStyle="1" w:styleId="nIndenti">
    <w:name w:val="nIndent(i)"/>
    <w:basedOn w:val="Indenti"/>
    <w:rsid w:val="00813BE3"/>
    <w:pPr>
      <w:spacing w:before="40" w:line="240" w:lineRule="auto"/>
    </w:pPr>
    <w:rPr>
      <w:sz w:val="20"/>
    </w:rPr>
  </w:style>
  <w:style w:type="paragraph" w:styleId="NormalIndent">
    <w:name w:val="Normal Indent"/>
    <w:basedOn w:val="Normal"/>
    <w:semiHidden/>
    <w:pPr>
      <w:ind w:left="720"/>
      <w:pPrChange w:id="88" w:author="svcMRProcess" w:date="2026-09-25T20:04:00Z">
        <w:pPr>
          <w:ind w:left="720"/>
        </w:pPr>
      </w:pPrChange>
    </w:pPr>
    <w:rPr>
      <w:rPrChange w:id="88" w:author="svcMRProcess" w:date="2026-09-25T20:04:00Z">
        <w:rPr>
          <w:sz w:val="24"/>
          <w:lang w:val="en-AU" w:eastAsia="en-AU" w:bidi="ar-SA"/>
        </w:rPr>
      </w:rPrChange>
    </w:rPr>
  </w:style>
  <w:style w:type="paragraph" w:styleId="NoteHeading">
    <w:name w:val="Note Heading"/>
    <w:basedOn w:val="Normal"/>
    <w:next w:val="Normal"/>
    <w:link w:val="NoteHeadingChar"/>
    <w:pPr>
      <w:pPrChange w:id="89" w:author="svcMRProcess" w:date="2026-09-25T20:04:00Z">
        <w:pPr/>
      </w:pPrChange>
    </w:pPr>
    <w:rPr>
      <w:rPrChange w:id="89" w:author="svcMRProcess" w:date="2026-09-25T20:04:00Z">
        <w:rPr>
          <w:sz w:val="24"/>
          <w:lang w:val="en-AU" w:eastAsia="en-AU" w:bidi="ar-SA"/>
        </w:rPr>
      </w:rPrChange>
    </w:rPr>
  </w:style>
  <w:style w:type="character" w:customStyle="1" w:styleId="NoteHeadingChar">
    <w:name w:val="Note Heading Char"/>
    <w:basedOn w:val="DefaultParagraphFont"/>
    <w:link w:val="NoteHeading"/>
    <w:rsid w:val="00813BE3"/>
    <w:rPr>
      <w:rFonts w:ascii="Times New Roman" w:eastAsia="Times New Roman" w:hAnsi="Times New Roman" w:cs="Times New Roman"/>
      <w:sz w:val="24"/>
      <w:szCs w:val="20"/>
      <w:lang w:val="en-AU" w:eastAsia="en-AU"/>
    </w:rPr>
  </w:style>
  <w:style w:type="paragraph" w:customStyle="1" w:styleId="Penpara">
    <w:name w:val="Penpara"/>
    <w:pPr>
      <w:tabs>
        <w:tab w:val="right" w:pos="1616"/>
        <w:tab w:val="left" w:pos="1899"/>
      </w:tabs>
      <w:spacing w:before="80" w:after="0" w:line="260" w:lineRule="atLeast"/>
      <w:ind w:left="1899" w:hanging="1899"/>
      <w:pPrChange w:id="90" w:author="svcMRProcess" w:date="2026-09-25T20:04:00Z">
        <w:pPr>
          <w:tabs>
            <w:tab w:val="right" w:pos="1616"/>
            <w:tab w:val="left" w:pos="1899"/>
          </w:tabs>
          <w:spacing w:before="80" w:line="260" w:lineRule="atLeast"/>
          <w:ind w:left="1899" w:hanging="1899"/>
        </w:pPr>
      </w:pPrChange>
    </w:pPr>
    <w:rPr>
      <w:rFonts w:ascii="Times New Roman" w:eastAsia="Times New Roman" w:hAnsi="Times New Roman" w:cs="Times New Roman"/>
      <w:sz w:val="24"/>
      <w:szCs w:val="20"/>
      <w:lang w:val="en-AU" w:eastAsia="en-AU"/>
      <w:rPrChange w:id="90" w:author="svcMRProcess" w:date="2026-09-25T20:04:00Z">
        <w:rPr>
          <w:sz w:val="24"/>
          <w:lang w:val="en-AU" w:eastAsia="en-AU" w:bidi="ar-SA"/>
        </w:rPr>
      </w:rPrChange>
    </w:rPr>
  </w:style>
  <w:style w:type="paragraph" w:customStyle="1" w:styleId="Penstart">
    <w:name w:val="Penstart"/>
    <w:basedOn w:val="Normal"/>
    <w:pPr>
      <w:tabs>
        <w:tab w:val="left" w:pos="879"/>
      </w:tabs>
      <w:spacing w:before="80" w:line="260" w:lineRule="atLeast"/>
      <w:ind w:left="1332" w:hanging="1332"/>
      <w:pPrChange w:id="91" w:author="svcMRProcess" w:date="2026-09-25T20:04:00Z">
        <w:pPr>
          <w:tabs>
            <w:tab w:val="left" w:pos="879"/>
          </w:tabs>
          <w:spacing w:before="80" w:line="260" w:lineRule="atLeast"/>
          <w:ind w:left="1332" w:hanging="1332"/>
        </w:pPr>
      </w:pPrChange>
    </w:pPr>
    <w:rPr>
      <w:rPrChange w:id="91" w:author="svcMRProcess" w:date="2026-09-25T20:04:00Z">
        <w:rPr>
          <w:sz w:val="24"/>
          <w:lang w:val="en-AU" w:eastAsia="en-AU" w:bidi="ar-SA"/>
        </w:rPr>
      </w:rPrChange>
    </w:rPr>
  </w:style>
  <w:style w:type="paragraph" w:customStyle="1" w:styleId="nSubsection">
    <w:name w:val="nSubsection"/>
    <w:basedOn w:val="Subsection"/>
    <w:rsid w:val="00813BE3"/>
    <w:pPr>
      <w:tabs>
        <w:tab w:val="clear" w:pos="595"/>
        <w:tab w:val="clear" w:pos="879"/>
        <w:tab w:val="left" w:pos="454"/>
      </w:tabs>
      <w:spacing w:before="80" w:line="240" w:lineRule="auto"/>
      <w:ind w:left="454" w:hanging="454"/>
    </w:pPr>
    <w:rPr>
      <w:sz w:val="20"/>
    </w:rPr>
  </w:style>
  <w:style w:type="paragraph" w:customStyle="1" w:styleId="Table">
    <w:name w:val="Table"/>
    <w:aliases w:val="t"/>
    <w:basedOn w:val="Normal"/>
    <w:pPr>
      <w:spacing w:before="60" w:line="240" w:lineRule="atLeast"/>
      <w:pPrChange w:id="92" w:author="svcMRProcess" w:date="2026-09-25T20:04:00Z">
        <w:pPr>
          <w:spacing w:before="60" w:line="240" w:lineRule="atLeast"/>
        </w:pPr>
      </w:pPrChange>
    </w:pPr>
    <w:rPr>
      <w:sz w:val="22"/>
      <w:rPrChange w:id="92" w:author="svcMRProcess" w:date="2026-09-25T20:04:00Z">
        <w:rPr>
          <w:sz w:val="24"/>
          <w:lang w:val="en-AU" w:eastAsia="en-AU" w:bidi="ar-SA"/>
        </w:rPr>
      </w:rPrChange>
    </w:rPr>
  </w:style>
  <w:style w:type="paragraph" w:customStyle="1" w:styleId="nTable">
    <w:name w:val="nTable"/>
    <w:pPr>
      <w:spacing w:before="40" w:after="0" w:line="240" w:lineRule="auto"/>
      <w:pPrChange w:id="93" w:author="svcMRProcess" w:date="2026-09-25T20:04:00Z">
        <w:pPr>
          <w:spacing w:before="40"/>
        </w:pPr>
      </w:pPrChange>
    </w:pPr>
    <w:rPr>
      <w:rFonts w:ascii="Times New Roman" w:eastAsia="Times New Roman" w:hAnsi="Times New Roman" w:cs="Times New Roman"/>
      <w:sz w:val="19"/>
      <w:szCs w:val="20"/>
      <w:lang w:val="en-AU" w:eastAsia="en-AU"/>
      <w:rPrChange w:id="93" w:author="svcMRProcess" w:date="2026-09-25T20:04:00Z">
        <w:rPr>
          <w:sz w:val="19"/>
          <w:lang w:val="en-AU" w:eastAsia="en-AU" w:bidi="ar-SA"/>
        </w:rPr>
      </w:rPrChange>
    </w:rPr>
  </w:style>
  <w:style w:type="paragraph" w:customStyle="1" w:styleId="zDefpara">
    <w:name w:val="zDefpara"/>
    <w:pPr>
      <w:tabs>
        <w:tab w:val="right" w:pos="1899"/>
      </w:tabs>
      <w:spacing w:before="80" w:after="0" w:line="260" w:lineRule="atLeast"/>
      <w:ind w:left="2183" w:right="284" w:hanging="1616"/>
      <w:pPrChange w:id="94" w:author="svcMRProcess" w:date="2026-09-25T20:04:00Z">
        <w:pPr>
          <w:tabs>
            <w:tab w:val="right" w:pos="1899"/>
          </w:tabs>
          <w:spacing w:before="80" w:line="260" w:lineRule="atLeast"/>
          <w:ind w:left="2183" w:right="284" w:hanging="1616"/>
        </w:pPr>
      </w:pPrChange>
    </w:pPr>
    <w:rPr>
      <w:rFonts w:ascii="Times New Roman" w:eastAsia="Times New Roman" w:hAnsi="Times New Roman" w:cs="Times New Roman"/>
      <w:snapToGrid w:val="0"/>
      <w:sz w:val="24"/>
      <w:szCs w:val="20"/>
      <w:lang w:val="en-AU" w:eastAsia="en-AU"/>
      <w:rPrChange w:id="94" w:author="svcMRProcess" w:date="2026-09-25T20:04:00Z">
        <w:rPr>
          <w:snapToGrid w:val="0"/>
          <w:sz w:val="24"/>
          <w:lang w:val="en-AU" w:eastAsia="en-AU" w:bidi="ar-SA"/>
        </w:rPr>
      </w:rPrChange>
    </w:rPr>
  </w:style>
  <w:style w:type="paragraph" w:customStyle="1" w:styleId="nzDefpara">
    <w:name w:val="nzDefpara"/>
    <w:pPr>
      <w:tabs>
        <w:tab w:val="right" w:pos="1899"/>
      </w:tabs>
      <w:spacing w:before="40" w:after="0" w:line="240" w:lineRule="auto"/>
      <w:ind w:left="2183" w:right="284" w:hanging="1616"/>
      <w:pPrChange w:id="95" w:author="svcMRProcess" w:date="2026-09-25T20:04:00Z">
        <w:pPr>
          <w:tabs>
            <w:tab w:val="right" w:pos="1899"/>
          </w:tabs>
          <w:spacing w:before="40"/>
          <w:ind w:left="2183" w:right="284" w:hanging="1616"/>
        </w:pPr>
      </w:pPrChange>
    </w:pPr>
    <w:rPr>
      <w:rFonts w:ascii="Times New Roman" w:eastAsia="Times New Roman" w:hAnsi="Times New Roman" w:cs="Times New Roman"/>
      <w:snapToGrid w:val="0"/>
      <w:sz w:val="20"/>
      <w:szCs w:val="20"/>
      <w:lang w:val="en-AU" w:eastAsia="en-AU"/>
      <w:rPrChange w:id="95" w:author="svcMRProcess" w:date="2026-09-25T20:04:00Z">
        <w:rPr>
          <w:snapToGrid w:val="0"/>
          <w:lang w:val="en-AU" w:eastAsia="en-AU" w:bidi="ar-SA"/>
        </w:rPr>
      </w:rPrChange>
    </w:rPr>
  </w:style>
  <w:style w:type="paragraph" w:customStyle="1" w:styleId="zDefstart">
    <w:name w:val="zDefstart"/>
    <w:pPr>
      <w:spacing w:before="80" w:after="0" w:line="260" w:lineRule="atLeast"/>
      <w:ind w:left="1446" w:right="284" w:hanging="879"/>
      <w:pPrChange w:id="96" w:author="svcMRProcess" w:date="2026-09-25T20:04:00Z">
        <w:pPr>
          <w:spacing w:before="80" w:line="260" w:lineRule="atLeast"/>
          <w:ind w:left="1446" w:right="284" w:hanging="879"/>
        </w:pPr>
      </w:pPrChange>
    </w:pPr>
    <w:rPr>
      <w:rFonts w:ascii="Times New Roman" w:eastAsia="Times New Roman" w:hAnsi="Times New Roman" w:cs="Times New Roman"/>
      <w:snapToGrid w:val="0"/>
      <w:sz w:val="24"/>
      <w:szCs w:val="20"/>
      <w:lang w:val="en-AU" w:eastAsia="en-AU"/>
      <w:rPrChange w:id="96" w:author="svcMRProcess" w:date="2026-09-25T20:04:00Z">
        <w:rPr>
          <w:snapToGrid w:val="0"/>
          <w:sz w:val="24"/>
          <w:lang w:val="en-AU" w:eastAsia="en-AU" w:bidi="ar-SA"/>
        </w:rPr>
      </w:rPrChange>
    </w:rPr>
  </w:style>
  <w:style w:type="paragraph" w:customStyle="1" w:styleId="nzDefstart">
    <w:name w:val="nzDefstart"/>
    <w:pPr>
      <w:spacing w:before="40" w:after="0" w:line="240" w:lineRule="auto"/>
      <w:ind w:left="1446" w:right="284" w:hanging="879"/>
      <w:pPrChange w:id="97" w:author="svcMRProcess" w:date="2026-09-25T20:04:00Z">
        <w:pPr>
          <w:spacing w:before="40"/>
          <w:ind w:left="1446" w:right="284" w:hanging="879"/>
        </w:pPr>
      </w:pPrChange>
    </w:pPr>
    <w:rPr>
      <w:rFonts w:ascii="Times New Roman" w:eastAsia="Times New Roman" w:hAnsi="Times New Roman" w:cs="Times New Roman"/>
      <w:snapToGrid w:val="0"/>
      <w:sz w:val="20"/>
      <w:szCs w:val="20"/>
      <w:lang w:val="en-AU" w:eastAsia="en-AU"/>
      <w:rPrChange w:id="97" w:author="svcMRProcess" w:date="2026-09-25T20:04:00Z">
        <w:rPr>
          <w:snapToGrid w:val="0"/>
          <w:lang w:val="en-AU" w:eastAsia="en-AU" w:bidi="ar-SA"/>
        </w:rPr>
      </w:rPrChange>
    </w:rPr>
  </w:style>
  <w:style w:type="paragraph" w:customStyle="1" w:styleId="zDefsubpara">
    <w:name w:val="zDefsubpara"/>
    <w:pPr>
      <w:keepLines/>
      <w:tabs>
        <w:tab w:val="right" w:pos="2608"/>
      </w:tabs>
      <w:spacing w:before="80" w:after="0" w:line="260" w:lineRule="atLeast"/>
      <w:ind w:left="2892" w:right="284" w:hanging="2325"/>
      <w:pPrChange w:id="98" w:author="svcMRProcess" w:date="2026-09-25T20:04:00Z">
        <w:pPr>
          <w:keepLines/>
          <w:tabs>
            <w:tab w:val="right" w:pos="2608"/>
          </w:tabs>
          <w:spacing w:before="80" w:line="260" w:lineRule="atLeast"/>
          <w:ind w:left="2892" w:right="284" w:hanging="2325"/>
        </w:pPr>
      </w:pPrChange>
    </w:pPr>
    <w:rPr>
      <w:rFonts w:ascii="Times New Roman" w:eastAsia="Times New Roman" w:hAnsi="Times New Roman" w:cs="Times New Roman"/>
      <w:snapToGrid w:val="0"/>
      <w:sz w:val="24"/>
      <w:szCs w:val="20"/>
      <w:lang w:val="en-AU" w:eastAsia="en-AU"/>
      <w:rPrChange w:id="98" w:author="svcMRProcess" w:date="2026-09-25T20:04:00Z">
        <w:rPr>
          <w:snapToGrid w:val="0"/>
          <w:sz w:val="24"/>
          <w:lang w:val="en-AU" w:eastAsia="en-AU" w:bidi="ar-SA"/>
        </w:rPr>
      </w:rPrChange>
    </w:rPr>
  </w:style>
  <w:style w:type="paragraph" w:customStyle="1" w:styleId="nzDefsubpara">
    <w:name w:val="nzDefsubpara"/>
    <w:pPr>
      <w:keepLines/>
      <w:tabs>
        <w:tab w:val="right" w:pos="2608"/>
      </w:tabs>
      <w:spacing w:before="40" w:after="0" w:line="240" w:lineRule="auto"/>
      <w:ind w:left="2892" w:right="284" w:hanging="2325"/>
      <w:pPrChange w:id="99" w:author="svcMRProcess" w:date="2026-09-25T20:04:00Z">
        <w:pPr>
          <w:keepLines/>
          <w:tabs>
            <w:tab w:val="right" w:pos="2608"/>
          </w:tabs>
          <w:spacing w:before="40"/>
          <w:ind w:left="2892" w:right="284" w:hanging="2325"/>
        </w:pPr>
      </w:pPrChange>
    </w:pPr>
    <w:rPr>
      <w:rFonts w:ascii="Times New Roman" w:eastAsia="Times New Roman" w:hAnsi="Times New Roman" w:cs="Times New Roman"/>
      <w:snapToGrid w:val="0"/>
      <w:sz w:val="20"/>
      <w:szCs w:val="20"/>
      <w:lang w:val="en-AU" w:eastAsia="en-AU"/>
      <w:rPrChange w:id="99" w:author="svcMRProcess" w:date="2026-09-25T20:04:00Z">
        <w:rPr>
          <w:snapToGrid w:val="0"/>
          <w:lang w:val="en-AU" w:eastAsia="en-AU" w:bidi="ar-SA"/>
        </w:rPr>
      </w:rPrChange>
    </w:rPr>
  </w:style>
  <w:style w:type="paragraph" w:customStyle="1" w:styleId="zHeading2">
    <w:name w:val="zHeading 2"/>
    <w:basedOn w:val="Heading2"/>
    <w:rsid w:val="00813BE3"/>
    <w:pPr>
      <w:pageBreakBefore w:val="0"/>
      <w:spacing w:before="240"/>
      <w:ind w:left="567" w:right="284"/>
      <w:outlineLvl w:val="9"/>
    </w:pPr>
  </w:style>
  <w:style w:type="paragraph" w:customStyle="1" w:styleId="nzHeading2">
    <w:name w:val="nzHeading 2"/>
    <w:basedOn w:val="zHeading2"/>
    <w:rsid w:val="00813BE3"/>
    <w:pPr>
      <w:spacing w:before="120" w:line="240" w:lineRule="auto"/>
    </w:pPr>
    <w:rPr>
      <w:sz w:val="26"/>
    </w:rPr>
  </w:style>
  <w:style w:type="paragraph" w:customStyle="1" w:styleId="zHeading3">
    <w:name w:val="zHeading 3"/>
    <w:basedOn w:val="Heading3"/>
    <w:rsid w:val="00813BE3"/>
    <w:pPr>
      <w:ind w:left="567" w:right="284"/>
      <w:outlineLvl w:val="9"/>
    </w:pPr>
  </w:style>
  <w:style w:type="paragraph" w:customStyle="1" w:styleId="nzHeading3">
    <w:name w:val="nzHeading 3"/>
    <w:basedOn w:val="zHeading3"/>
    <w:rsid w:val="00813BE3"/>
    <w:pPr>
      <w:spacing w:before="120" w:line="240" w:lineRule="auto"/>
    </w:pPr>
    <w:rPr>
      <w:sz w:val="22"/>
    </w:rPr>
  </w:style>
  <w:style w:type="paragraph" w:customStyle="1" w:styleId="zHeading4">
    <w:name w:val="zHeading 4"/>
    <w:basedOn w:val="Heading4"/>
    <w:rsid w:val="00813BE3"/>
    <w:pPr>
      <w:ind w:left="567" w:right="284"/>
      <w:outlineLvl w:val="9"/>
    </w:pPr>
  </w:style>
  <w:style w:type="paragraph" w:customStyle="1" w:styleId="nzHeading4">
    <w:name w:val="nzHeading 4"/>
    <w:basedOn w:val="zHeading4"/>
    <w:rsid w:val="00813BE3"/>
    <w:pPr>
      <w:spacing w:before="120"/>
    </w:pPr>
    <w:rPr>
      <w:sz w:val="20"/>
    </w:rPr>
  </w:style>
  <w:style w:type="paragraph" w:customStyle="1" w:styleId="zHeading5">
    <w:name w:val="zHeading 5"/>
    <w:basedOn w:val="Heading5"/>
    <w:rsid w:val="00813BE3"/>
    <w:pPr>
      <w:tabs>
        <w:tab w:val="clear" w:pos="879"/>
        <w:tab w:val="left" w:pos="1446"/>
      </w:tabs>
      <w:ind w:left="1446" w:right="284"/>
      <w:outlineLvl w:val="9"/>
    </w:pPr>
  </w:style>
  <w:style w:type="paragraph" w:customStyle="1" w:styleId="nzHeading5">
    <w:name w:val="nzHeading 5"/>
    <w:basedOn w:val="zHeading5"/>
    <w:rsid w:val="00813BE3"/>
    <w:pPr>
      <w:spacing w:before="100" w:line="240" w:lineRule="auto"/>
    </w:pPr>
    <w:rPr>
      <w:sz w:val="20"/>
    </w:rPr>
  </w:style>
  <w:style w:type="paragraph" w:customStyle="1" w:styleId="zIndenta">
    <w:name w:val="zIndent(a)"/>
    <w:basedOn w:val="Normal"/>
    <w:pPr>
      <w:tabs>
        <w:tab w:val="right" w:pos="1899"/>
        <w:tab w:val="left" w:pos="2183"/>
      </w:tabs>
      <w:spacing w:before="80" w:line="260" w:lineRule="atLeast"/>
      <w:ind w:left="2183" w:right="284" w:hanging="851"/>
      <w:pPrChange w:id="100" w:author="svcMRProcess" w:date="2026-09-25T20:04:00Z">
        <w:pPr>
          <w:tabs>
            <w:tab w:val="right" w:pos="1899"/>
            <w:tab w:val="left" w:pos="2183"/>
          </w:tabs>
          <w:spacing w:before="80" w:line="260" w:lineRule="atLeast"/>
          <w:ind w:left="2183" w:right="284" w:hanging="851"/>
        </w:pPr>
      </w:pPrChange>
    </w:pPr>
    <w:rPr>
      <w:rPrChange w:id="100" w:author="svcMRProcess" w:date="2026-09-25T20:04:00Z">
        <w:rPr>
          <w:sz w:val="24"/>
          <w:lang w:val="en-AU" w:eastAsia="en-AU" w:bidi="ar-SA"/>
        </w:rPr>
      </w:rPrChange>
    </w:rPr>
  </w:style>
  <w:style w:type="paragraph" w:customStyle="1" w:styleId="nzIndenta">
    <w:name w:val="nzIndent(a)"/>
    <w:basedOn w:val="zIndenta"/>
    <w:rsid w:val="00813BE3"/>
    <w:pPr>
      <w:spacing w:before="40" w:line="240" w:lineRule="auto"/>
    </w:pPr>
    <w:rPr>
      <w:sz w:val="20"/>
    </w:rPr>
  </w:style>
  <w:style w:type="paragraph" w:customStyle="1" w:styleId="zIndentA0">
    <w:name w:val="zIndent(A)"/>
    <w:basedOn w:val="Normal"/>
    <w:pPr>
      <w:tabs>
        <w:tab w:val="right" w:pos="4253"/>
        <w:tab w:val="left" w:pos="4536"/>
      </w:tabs>
      <w:spacing w:before="80" w:line="260" w:lineRule="atLeast"/>
      <w:ind w:left="4537" w:right="284" w:hanging="851"/>
      <w:pPrChange w:id="101" w:author="svcMRProcess" w:date="2026-09-25T20:04:00Z">
        <w:pPr>
          <w:tabs>
            <w:tab w:val="right" w:pos="4253"/>
            <w:tab w:val="left" w:pos="4536"/>
          </w:tabs>
          <w:spacing w:before="80" w:line="260" w:lineRule="atLeast"/>
          <w:ind w:left="4537" w:right="284" w:hanging="851"/>
        </w:pPr>
      </w:pPrChange>
    </w:pPr>
    <w:rPr>
      <w:rPrChange w:id="101" w:author="svcMRProcess" w:date="2026-09-25T20:04:00Z">
        <w:rPr>
          <w:sz w:val="24"/>
          <w:lang w:val="en-AU" w:eastAsia="en-AU" w:bidi="ar-SA"/>
        </w:rPr>
      </w:rPrChange>
    </w:rPr>
  </w:style>
  <w:style w:type="paragraph" w:customStyle="1" w:styleId="nzIndentA0">
    <w:name w:val="nzIndent(A)"/>
    <w:basedOn w:val="zIndentA0"/>
    <w:rsid w:val="00813BE3"/>
    <w:pPr>
      <w:spacing w:before="40" w:line="240" w:lineRule="auto"/>
    </w:pPr>
    <w:rPr>
      <w:sz w:val="20"/>
    </w:rPr>
  </w:style>
  <w:style w:type="paragraph" w:customStyle="1" w:styleId="zIndenti">
    <w:name w:val="zIndent(i)"/>
    <w:basedOn w:val="Normal"/>
    <w:pPr>
      <w:tabs>
        <w:tab w:val="right" w:pos="2608"/>
        <w:tab w:val="left" w:pos="2892"/>
      </w:tabs>
      <w:spacing w:before="80" w:line="260" w:lineRule="atLeast"/>
      <w:ind w:left="2892" w:right="284" w:hanging="851"/>
      <w:pPrChange w:id="102" w:author="svcMRProcess" w:date="2026-09-25T20:04:00Z">
        <w:pPr>
          <w:tabs>
            <w:tab w:val="right" w:pos="2608"/>
            <w:tab w:val="left" w:pos="2892"/>
          </w:tabs>
          <w:spacing w:before="80" w:line="260" w:lineRule="atLeast"/>
          <w:ind w:left="2892" w:right="284" w:hanging="851"/>
        </w:pPr>
      </w:pPrChange>
    </w:pPr>
    <w:rPr>
      <w:rPrChange w:id="102" w:author="svcMRProcess" w:date="2026-09-25T20:04:00Z">
        <w:rPr>
          <w:sz w:val="24"/>
          <w:lang w:val="en-AU" w:eastAsia="en-AU" w:bidi="ar-SA"/>
        </w:rPr>
      </w:rPrChange>
    </w:rPr>
  </w:style>
  <w:style w:type="paragraph" w:customStyle="1" w:styleId="nzIndenti">
    <w:name w:val="nzIndent(i)"/>
    <w:basedOn w:val="zIndenti"/>
    <w:rsid w:val="00813BE3"/>
    <w:pPr>
      <w:spacing w:before="40" w:line="240" w:lineRule="auto"/>
    </w:pPr>
    <w:rPr>
      <w:sz w:val="20"/>
    </w:rPr>
  </w:style>
  <w:style w:type="paragraph" w:customStyle="1" w:styleId="zIndentI0">
    <w:name w:val="zIndent(I)"/>
    <w:basedOn w:val="Normal"/>
    <w:pPr>
      <w:tabs>
        <w:tab w:val="right" w:pos="3459"/>
        <w:tab w:val="left" w:pos="3771"/>
      </w:tabs>
      <w:spacing w:before="80" w:line="260" w:lineRule="atLeast"/>
      <w:ind w:left="3743" w:right="284" w:hanging="851"/>
      <w:pPrChange w:id="103" w:author="svcMRProcess" w:date="2026-09-25T20:04:00Z">
        <w:pPr>
          <w:tabs>
            <w:tab w:val="right" w:pos="3459"/>
            <w:tab w:val="left" w:pos="3771"/>
          </w:tabs>
          <w:spacing w:before="80" w:line="260" w:lineRule="atLeast"/>
          <w:ind w:left="3743" w:right="284" w:hanging="851"/>
        </w:pPr>
      </w:pPrChange>
    </w:pPr>
    <w:rPr>
      <w:rPrChange w:id="103" w:author="svcMRProcess" w:date="2026-09-25T20:04:00Z">
        <w:rPr>
          <w:sz w:val="24"/>
          <w:lang w:val="en-AU" w:eastAsia="en-AU" w:bidi="ar-SA"/>
        </w:rPr>
      </w:rPrChange>
    </w:rPr>
  </w:style>
  <w:style w:type="paragraph" w:customStyle="1" w:styleId="nzIndentI0">
    <w:name w:val="nzIndent(I)"/>
    <w:basedOn w:val="zIndentI0"/>
    <w:rsid w:val="00813BE3"/>
    <w:pPr>
      <w:spacing w:before="40" w:line="240" w:lineRule="auto"/>
    </w:pPr>
    <w:rPr>
      <w:sz w:val="20"/>
    </w:rPr>
  </w:style>
  <w:style w:type="paragraph" w:customStyle="1" w:styleId="zPenpara">
    <w:name w:val="zPenpara"/>
    <w:basedOn w:val="Normal"/>
    <w:pPr>
      <w:tabs>
        <w:tab w:val="right" w:pos="2155"/>
        <w:tab w:val="left" w:pos="2438"/>
      </w:tabs>
      <w:spacing w:before="80" w:line="260" w:lineRule="atLeast"/>
      <w:ind w:left="2552" w:right="284" w:hanging="2183"/>
      <w:pPrChange w:id="104" w:author="svcMRProcess" w:date="2026-09-25T20:04:00Z">
        <w:pPr>
          <w:tabs>
            <w:tab w:val="right" w:pos="2155"/>
            <w:tab w:val="left" w:pos="2438"/>
          </w:tabs>
          <w:spacing w:before="80" w:line="260" w:lineRule="atLeast"/>
          <w:ind w:left="2552" w:right="284" w:hanging="2183"/>
        </w:pPr>
      </w:pPrChange>
    </w:pPr>
    <w:rPr>
      <w:rPrChange w:id="104" w:author="svcMRProcess" w:date="2026-09-25T20:04:00Z">
        <w:rPr>
          <w:sz w:val="24"/>
          <w:lang w:val="en-AU" w:eastAsia="en-AU" w:bidi="ar-SA"/>
        </w:rPr>
      </w:rPrChange>
    </w:rPr>
  </w:style>
  <w:style w:type="paragraph" w:customStyle="1" w:styleId="nzPenpara">
    <w:name w:val="nzPenpara"/>
    <w:basedOn w:val="zPenpara"/>
    <w:rsid w:val="00813BE3"/>
    <w:pPr>
      <w:spacing w:before="40" w:line="240" w:lineRule="auto"/>
    </w:pPr>
    <w:rPr>
      <w:sz w:val="20"/>
    </w:rPr>
  </w:style>
  <w:style w:type="paragraph" w:customStyle="1" w:styleId="zPenstart">
    <w:name w:val="zPenstart"/>
    <w:basedOn w:val="Normal"/>
    <w:pPr>
      <w:tabs>
        <w:tab w:val="left" w:pos="1446"/>
      </w:tabs>
      <w:spacing w:before="80" w:line="260" w:lineRule="atLeast"/>
      <w:ind w:left="1843" w:right="284" w:hanging="1021"/>
      <w:pPrChange w:id="105" w:author="svcMRProcess" w:date="2026-09-25T20:04:00Z">
        <w:pPr>
          <w:tabs>
            <w:tab w:val="left" w:pos="1446"/>
          </w:tabs>
          <w:spacing w:before="80" w:line="260" w:lineRule="atLeast"/>
          <w:ind w:left="1843" w:right="284" w:hanging="1021"/>
        </w:pPr>
      </w:pPrChange>
    </w:pPr>
    <w:rPr>
      <w:rPrChange w:id="105" w:author="svcMRProcess" w:date="2026-09-25T20:04:00Z">
        <w:rPr>
          <w:sz w:val="24"/>
          <w:lang w:val="en-AU" w:eastAsia="en-AU" w:bidi="ar-SA"/>
        </w:rPr>
      </w:rPrChange>
    </w:rPr>
  </w:style>
  <w:style w:type="paragraph" w:customStyle="1" w:styleId="nzPenstart">
    <w:name w:val="nzPenstart"/>
    <w:basedOn w:val="zPenstart"/>
    <w:rsid w:val="00813BE3"/>
    <w:pPr>
      <w:spacing w:before="40" w:line="240" w:lineRule="auto"/>
    </w:pPr>
    <w:rPr>
      <w:sz w:val="20"/>
    </w:rPr>
  </w:style>
  <w:style w:type="paragraph" w:customStyle="1" w:styleId="zSubsection">
    <w:name w:val="zSubsection"/>
    <w:basedOn w:val="Normal"/>
    <w:pPr>
      <w:tabs>
        <w:tab w:val="right" w:pos="1162"/>
        <w:tab w:val="left" w:pos="1446"/>
      </w:tabs>
      <w:spacing w:before="160" w:line="260" w:lineRule="atLeast"/>
      <w:ind w:left="1446" w:right="284" w:hanging="851"/>
      <w:pPrChange w:id="106" w:author="svcMRProcess" w:date="2026-09-25T20:04:00Z">
        <w:pPr>
          <w:tabs>
            <w:tab w:val="right" w:pos="1162"/>
            <w:tab w:val="left" w:pos="1446"/>
          </w:tabs>
          <w:spacing w:before="160" w:line="260" w:lineRule="atLeast"/>
          <w:ind w:left="1446" w:right="284" w:hanging="851"/>
        </w:pPr>
      </w:pPrChange>
    </w:pPr>
    <w:rPr>
      <w:rPrChange w:id="106" w:author="svcMRProcess" w:date="2026-09-25T20:04:00Z">
        <w:rPr>
          <w:sz w:val="24"/>
          <w:lang w:val="en-AU" w:eastAsia="en-AU" w:bidi="ar-SA"/>
        </w:rPr>
      </w:rPrChange>
    </w:rPr>
  </w:style>
  <w:style w:type="paragraph" w:customStyle="1" w:styleId="nzSubsection">
    <w:name w:val="nzSubsection"/>
    <w:basedOn w:val="zSubsection"/>
    <w:rsid w:val="00813BE3"/>
    <w:pPr>
      <w:spacing w:before="80" w:line="240" w:lineRule="auto"/>
    </w:pPr>
    <w:rPr>
      <w:sz w:val="20"/>
    </w:rPr>
  </w:style>
  <w:style w:type="paragraph" w:customStyle="1" w:styleId="nzTable">
    <w:name w:val="nzTable"/>
    <w:basedOn w:val="Normal"/>
    <w:pPr>
      <w:pPrChange w:id="107" w:author="svcMRProcess" w:date="2026-09-25T20:04:00Z">
        <w:pPr/>
      </w:pPrChange>
    </w:pPr>
    <w:rPr>
      <w:sz w:val="20"/>
      <w:rPrChange w:id="107" w:author="svcMRProcess" w:date="2026-09-25T20:04:00Z">
        <w:rPr>
          <w:lang w:val="en-AU" w:eastAsia="en-AU" w:bidi="ar-SA"/>
        </w:rPr>
      </w:rPrChange>
    </w:rPr>
  </w:style>
  <w:style w:type="paragraph" w:customStyle="1" w:styleId="ParlHouse">
    <w:name w:val="ParlHouse"/>
    <w:basedOn w:val="WA"/>
    <w:rsid w:val="00813BE3"/>
    <w:pPr>
      <w:spacing w:after="300"/>
    </w:pPr>
    <w:rPr>
      <w:u w:val="single"/>
    </w:rPr>
  </w:style>
  <w:style w:type="paragraph" w:customStyle="1" w:styleId="Penitem">
    <w:name w:val="Penitem"/>
    <w:pPr>
      <w:tabs>
        <w:tab w:val="right" w:pos="3119"/>
        <w:tab w:val="left" w:pos="3402"/>
      </w:tabs>
      <w:spacing w:before="80" w:after="0" w:line="260" w:lineRule="atLeast"/>
      <w:ind w:left="3402" w:hanging="3402"/>
      <w:pPrChange w:id="108" w:author="svcMRProcess" w:date="2026-09-25T20:04:00Z">
        <w:pPr>
          <w:tabs>
            <w:tab w:val="right" w:pos="3119"/>
            <w:tab w:val="left" w:pos="3402"/>
          </w:tabs>
          <w:spacing w:before="80" w:line="260" w:lineRule="atLeast"/>
          <w:ind w:left="3402" w:hanging="3402"/>
        </w:pPr>
      </w:pPrChange>
    </w:pPr>
    <w:rPr>
      <w:rFonts w:ascii="Times New Roman" w:eastAsia="Times New Roman" w:hAnsi="Times New Roman" w:cs="Times New Roman"/>
      <w:sz w:val="24"/>
      <w:szCs w:val="20"/>
      <w:lang w:val="en-AU" w:eastAsia="en-AU"/>
      <w:rPrChange w:id="108" w:author="svcMRProcess" w:date="2026-09-25T20:04:00Z">
        <w:rPr>
          <w:sz w:val="24"/>
          <w:lang w:val="en-AU" w:eastAsia="en-AU" w:bidi="ar-SA"/>
        </w:rPr>
      </w:rPrChange>
    </w:rPr>
  </w:style>
  <w:style w:type="paragraph" w:customStyle="1" w:styleId="Pensubpara">
    <w:name w:val="Pensubpara"/>
    <w:pPr>
      <w:tabs>
        <w:tab w:val="right" w:pos="2325"/>
        <w:tab w:val="left" w:pos="2608"/>
      </w:tabs>
      <w:spacing w:before="80" w:after="0" w:line="260" w:lineRule="atLeast"/>
      <w:ind w:left="2608" w:hanging="2608"/>
      <w:pPrChange w:id="109" w:author="svcMRProcess" w:date="2026-09-25T20:04:00Z">
        <w:pPr>
          <w:tabs>
            <w:tab w:val="right" w:pos="2325"/>
            <w:tab w:val="left" w:pos="2608"/>
          </w:tabs>
          <w:spacing w:before="80" w:line="260" w:lineRule="atLeast"/>
          <w:ind w:left="2608" w:hanging="2608"/>
        </w:pPr>
      </w:pPrChange>
    </w:pPr>
    <w:rPr>
      <w:rFonts w:ascii="Times New Roman" w:eastAsia="Times New Roman" w:hAnsi="Times New Roman" w:cs="Times New Roman"/>
      <w:sz w:val="24"/>
      <w:szCs w:val="20"/>
      <w:lang w:val="en-AU" w:eastAsia="en-AU"/>
      <w:rPrChange w:id="109" w:author="svcMRProcess" w:date="2026-09-25T20:04:00Z">
        <w:rPr>
          <w:sz w:val="24"/>
          <w:lang w:val="en-AU" w:eastAsia="en-AU" w:bidi="ar-SA"/>
        </w:rPr>
      </w:rPrChange>
    </w:rPr>
  </w:style>
  <w:style w:type="paragraph" w:customStyle="1" w:styleId="Preamble">
    <w:name w:val="Preamble"/>
    <w:pPr>
      <w:tabs>
        <w:tab w:val="left" w:pos="567"/>
      </w:tabs>
      <w:spacing w:before="160" w:after="0" w:line="260" w:lineRule="atLeast"/>
      <w:ind w:left="567" w:hanging="567"/>
      <w:pPrChange w:id="110" w:author="svcMRProcess" w:date="2026-09-25T20:04:00Z">
        <w:pPr>
          <w:tabs>
            <w:tab w:val="left" w:pos="567"/>
          </w:tabs>
          <w:spacing w:before="160" w:line="260" w:lineRule="atLeast"/>
          <w:ind w:left="567" w:hanging="567"/>
        </w:pPr>
      </w:pPrChange>
    </w:pPr>
    <w:rPr>
      <w:rFonts w:ascii="Times" w:eastAsia="Times New Roman" w:hAnsi="Times" w:cs="Times New Roman"/>
      <w:sz w:val="24"/>
      <w:szCs w:val="20"/>
      <w:lang w:val="en-AU" w:eastAsia="en-AU"/>
      <w:rPrChange w:id="110" w:author="svcMRProcess" w:date="2026-09-25T20:04:00Z">
        <w:rPr>
          <w:rFonts w:ascii="Times" w:hAnsi="Times"/>
          <w:sz w:val="24"/>
          <w:lang w:val="en-AU" w:eastAsia="en-AU" w:bidi="ar-SA"/>
        </w:rPr>
      </w:rPrChange>
    </w:rPr>
  </w:style>
  <w:style w:type="paragraph" w:customStyle="1" w:styleId="PrincipalActReg">
    <w:name w:val="PrincipalAct_Reg"/>
    <w:pPr>
      <w:spacing w:after="480" w:line="240" w:lineRule="auto"/>
      <w:jc w:val="center"/>
      <w:pPrChange w:id="111" w:author="svcMRProcess" w:date="2026-09-25T20:04:00Z">
        <w:pPr>
          <w:spacing w:after="480"/>
          <w:jc w:val="center"/>
        </w:pPr>
      </w:pPrChange>
    </w:pPr>
    <w:rPr>
      <w:rFonts w:ascii="Times New Roman" w:eastAsia="Times New Roman" w:hAnsi="Times New Roman" w:cs="Times New Roman"/>
      <w:sz w:val="24"/>
      <w:szCs w:val="20"/>
      <w:lang w:val="en-AU" w:eastAsia="en-AU"/>
      <w:rPrChange w:id="111" w:author="svcMRProcess" w:date="2026-09-25T20:04:00Z">
        <w:rPr>
          <w:sz w:val="24"/>
          <w:lang w:val="en-AU" w:eastAsia="en-AU" w:bidi="ar-SA"/>
        </w:rPr>
      </w:rPrChange>
    </w:rPr>
  </w:style>
  <w:style w:type="paragraph" w:styleId="Salutation">
    <w:name w:val="Salutation"/>
    <w:basedOn w:val="Normal"/>
    <w:next w:val="Normal"/>
    <w:link w:val="SalutationChar"/>
    <w:semiHidden/>
    <w:pPr>
      <w:pPrChange w:id="112" w:author="svcMRProcess" w:date="2026-09-25T20:04:00Z">
        <w:pPr/>
      </w:pPrChange>
    </w:pPr>
    <w:rPr>
      <w:rPrChange w:id="112" w:author="svcMRProcess" w:date="2026-09-25T20:04:00Z">
        <w:rPr>
          <w:sz w:val="24"/>
          <w:lang w:val="en-AU" w:eastAsia="en-AU" w:bidi="ar-SA"/>
        </w:rPr>
      </w:rPrChange>
    </w:rPr>
  </w:style>
  <w:style w:type="character" w:customStyle="1" w:styleId="SalutationChar">
    <w:name w:val="Salutation Char"/>
    <w:basedOn w:val="DefaultParagraphFont"/>
    <w:link w:val="Salutation"/>
    <w:semiHidden/>
    <w:rsid w:val="00813BE3"/>
    <w:rPr>
      <w:rFonts w:ascii="Times New Roman" w:eastAsia="Times New Roman" w:hAnsi="Times New Roman" w:cs="Times New Roman"/>
      <w:sz w:val="24"/>
      <w:szCs w:val="20"/>
      <w:lang w:val="en-AU" w:eastAsia="en-AU"/>
    </w:rPr>
  </w:style>
  <w:style w:type="paragraph" w:styleId="Signature">
    <w:name w:val="Signature"/>
    <w:basedOn w:val="Normal"/>
    <w:link w:val="SignatureChar"/>
    <w:semiHidden/>
    <w:pPr>
      <w:ind w:left="4252"/>
      <w:pPrChange w:id="113" w:author="svcMRProcess" w:date="2026-09-25T20:04:00Z">
        <w:pPr>
          <w:ind w:left="4252"/>
        </w:pPr>
      </w:pPrChange>
    </w:pPr>
    <w:rPr>
      <w:rPrChange w:id="113" w:author="svcMRProcess" w:date="2026-09-25T20:04:00Z">
        <w:rPr>
          <w:sz w:val="24"/>
          <w:lang w:val="en-AU" w:eastAsia="en-AU" w:bidi="ar-SA"/>
        </w:rPr>
      </w:rPrChange>
    </w:rPr>
  </w:style>
  <w:style w:type="character" w:customStyle="1" w:styleId="SignatureChar">
    <w:name w:val="Signature Char"/>
    <w:basedOn w:val="DefaultParagraphFont"/>
    <w:link w:val="Signature"/>
    <w:semiHidden/>
    <w:rsid w:val="00813BE3"/>
    <w:rPr>
      <w:rFonts w:ascii="Times New Roman" w:eastAsia="Times New Roman" w:hAnsi="Times New Roman" w:cs="Times New Roman"/>
      <w:sz w:val="24"/>
      <w:szCs w:val="20"/>
      <w:lang w:val="en-AU" w:eastAsia="en-AU"/>
    </w:rPr>
  </w:style>
  <w:style w:type="character" w:styleId="Strong">
    <w:name w:val="Strong"/>
    <w:basedOn w:val="DefaultParagraphFont"/>
    <w:qFormat/>
    <w:rsid w:val="00813BE3"/>
    <w:rPr>
      <w:b/>
      <w:sz w:val="24"/>
    </w:rPr>
  </w:style>
  <w:style w:type="paragraph" w:styleId="Subtitle">
    <w:name w:val="Subtitle"/>
    <w:basedOn w:val="Normal"/>
    <w:link w:val="SubtitleChar"/>
    <w:qFormat/>
    <w:pPr>
      <w:spacing w:after="60"/>
      <w:jc w:val="center"/>
      <w:outlineLvl w:val="1"/>
      <w:pPrChange w:id="114" w:author="svcMRProcess" w:date="2026-09-25T20:04:00Z">
        <w:pPr>
          <w:spacing w:after="60"/>
          <w:jc w:val="center"/>
          <w:outlineLvl w:val="1"/>
        </w:pPr>
      </w:pPrChange>
    </w:pPr>
    <w:rPr>
      <w:rFonts w:ascii="Arial" w:hAnsi="Arial"/>
      <w:sz w:val="26"/>
      <w:rPrChange w:id="114" w:author="svcMRProcess" w:date="2026-09-25T20:04:00Z">
        <w:rPr>
          <w:rFonts w:ascii="Arial" w:hAnsi="Arial"/>
          <w:sz w:val="26"/>
          <w:lang w:val="en-AU" w:eastAsia="en-AU" w:bidi="ar-SA"/>
        </w:rPr>
      </w:rPrChange>
    </w:rPr>
  </w:style>
  <w:style w:type="character" w:customStyle="1" w:styleId="SubtitleChar">
    <w:name w:val="Subtitle Char"/>
    <w:basedOn w:val="DefaultParagraphFont"/>
    <w:link w:val="Subtitle"/>
    <w:rsid w:val="00813BE3"/>
    <w:rPr>
      <w:rFonts w:ascii="Arial" w:eastAsia="Times New Roman" w:hAnsi="Arial" w:cs="Times New Roman"/>
      <w:sz w:val="26"/>
      <w:szCs w:val="20"/>
      <w:lang w:val="en-AU" w:eastAsia="en-AU"/>
    </w:rPr>
  </w:style>
  <w:style w:type="paragraph" w:styleId="TableofAuthorities">
    <w:name w:val="table of authorities"/>
    <w:basedOn w:val="Normal"/>
    <w:next w:val="Normal"/>
    <w:semiHidden/>
    <w:pPr>
      <w:ind w:left="220" w:hanging="220"/>
      <w:pPrChange w:id="115" w:author="svcMRProcess" w:date="2026-09-25T20:04:00Z">
        <w:pPr>
          <w:ind w:left="220" w:hanging="220"/>
        </w:pPr>
      </w:pPrChange>
    </w:pPr>
    <w:rPr>
      <w:rPrChange w:id="115" w:author="svcMRProcess" w:date="2026-09-25T20:04:00Z">
        <w:rPr>
          <w:sz w:val="24"/>
          <w:lang w:val="en-AU" w:eastAsia="en-AU" w:bidi="ar-SA"/>
        </w:rPr>
      </w:rPrChange>
    </w:rPr>
  </w:style>
  <w:style w:type="paragraph" w:styleId="TableofFigures">
    <w:name w:val="table of figures"/>
    <w:basedOn w:val="Normal"/>
    <w:next w:val="Normal"/>
    <w:semiHidden/>
    <w:pPr>
      <w:ind w:left="440" w:hanging="440"/>
      <w:pPrChange w:id="116" w:author="svcMRProcess" w:date="2026-09-25T20:04:00Z">
        <w:pPr>
          <w:ind w:left="440" w:hanging="440"/>
        </w:pPr>
      </w:pPrChange>
    </w:pPr>
    <w:rPr>
      <w:rPrChange w:id="116" w:author="svcMRProcess" w:date="2026-09-25T20:04:00Z">
        <w:rPr>
          <w:sz w:val="24"/>
          <w:lang w:val="en-AU" w:eastAsia="en-AU" w:bidi="ar-SA"/>
        </w:rPr>
      </w:rPrChange>
    </w:rPr>
  </w:style>
  <w:style w:type="paragraph" w:styleId="Title">
    <w:name w:val="Title"/>
    <w:basedOn w:val="Normal"/>
    <w:link w:val="TitleChar"/>
    <w:qFormat/>
    <w:pPr>
      <w:spacing w:before="240" w:after="60"/>
      <w:jc w:val="center"/>
      <w:outlineLvl w:val="0"/>
      <w:pPrChange w:id="117" w:author="svcMRProcess" w:date="2026-09-25T20:04:00Z">
        <w:pPr>
          <w:spacing w:before="240" w:after="60"/>
          <w:jc w:val="center"/>
          <w:outlineLvl w:val="0"/>
        </w:pPr>
      </w:pPrChange>
    </w:pPr>
    <w:rPr>
      <w:rFonts w:ascii="Arial" w:hAnsi="Arial"/>
      <w:b/>
      <w:kern w:val="28"/>
      <w:sz w:val="34"/>
      <w:rPrChange w:id="117" w:author="svcMRProcess" w:date="2026-09-25T20:04:00Z">
        <w:rPr>
          <w:rFonts w:ascii="Arial" w:hAnsi="Arial"/>
          <w:b/>
          <w:kern w:val="28"/>
          <w:sz w:val="34"/>
          <w:lang w:val="en-AU" w:eastAsia="en-AU" w:bidi="ar-SA"/>
        </w:rPr>
      </w:rPrChange>
    </w:rPr>
  </w:style>
  <w:style w:type="character" w:customStyle="1" w:styleId="TitleChar">
    <w:name w:val="Title Char"/>
    <w:basedOn w:val="DefaultParagraphFont"/>
    <w:link w:val="Title"/>
    <w:rsid w:val="00813BE3"/>
    <w:rPr>
      <w:rFonts w:ascii="Arial" w:eastAsia="Times New Roman" w:hAnsi="Arial" w:cs="Times New Roman"/>
      <w:b/>
      <w:kern w:val="28"/>
      <w:sz w:val="34"/>
      <w:szCs w:val="20"/>
      <w:lang w:val="en-AU" w:eastAsia="en-AU"/>
    </w:rPr>
  </w:style>
  <w:style w:type="paragraph" w:styleId="TOAHeading">
    <w:name w:val="toa heading"/>
    <w:basedOn w:val="Normal"/>
    <w:next w:val="Normal"/>
    <w:semiHidden/>
    <w:pPr>
      <w:spacing w:before="120"/>
      <w:pPrChange w:id="118" w:author="svcMRProcess" w:date="2026-09-25T20:04:00Z">
        <w:pPr>
          <w:spacing w:before="120"/>
        </w:pPr>
      </w:pPrChange>
    </w:pPr>
    <w:rPr>
      <w:rFonts w:ascii="Arial" w:hAnsi="Arial"/>
      <w:b/>
      <w:sz w:val="26"/>
      <w:rPrChange w:id="118" w:author="svcMRProcess" w:date="2026-09-25T20:04:00Z">
        <w:rPr>
          <w:rFonts w:ascii="Arial" w:hAnsi="Arial"/>
          <w:b/>
          <w:sz w:val="26"/>
          <w:lang w:val="en-AU" w:eastAsia="en-AU" w:bidi="ar-SA"/>
        </w:rPr>
      </w:rPrChange>
    </w:rPr>
  </w:style>
  <w:style w:type="paragraph" w:styleId="TOC1">
    <w:name w:val="toc 1"/>
    <w:basedOn w:val="Heading1"/>
    <w:next w:val="Normal"/>
    <w:semiHidden/>
    <w:rsid w:val="00813BE3"/>
    <w:pPr>
      <w:keepNext w:val="0"/>
      <w:keepLines w:val="0"/>
      <w:pageBreakBefore w:val="0"/>
      <w:spacing w:before="120" w:after="120"/>
      <w:jc w:val="left"/>
      <w:outlineLvl w:val="9"/>
    </w:pPr>
    <w:rPr>
      <w:caps/>
      <w:kern w:val="0"/>
      <w:sz w:val="20"/>
    </w:rPr>
  </w:style>
  <w:style w:type="paragraph" w:styleId="TOC2">
    <w:name w:val="toc 2"/>
    <w:next w:val="Normal"/>
    <w:uiPriority w:val="39"/>
    <w:pPr>
      <w:keepNext/>
      <w:spacing w:before="120" w:after="60" w:line="240" w:lineRule="auto"/>
      <w:ind w:left="1985" w:right="1134" w:hanging="567"/>
      <w:pPrChange w:id="119" w:author="svcMRProcess" w:date="2026-09-25T20:04:00Z">
        <w:pPr>
          <w:keepNext/>
          <w:spacing w:before="120" w:after="60"/>
          <w:ind w:left="1985" w:right="1134" w:hanging="567"/>
        </w:pPr>
      </w:pPrChange>
    </w:pPr>
    <w:rPr>
      <w:rFonts w:ascii="Times New Roman" w:eastAsia="Times New Roman" w:hAnsi="Times New Roman" w:cs="Times New Roman"/>
      <w:b/>
      <w:noProof/>
      <w:sz w:val="28"/>
      <w:szCs w:val="20"/>
      <w:lang w:val="en-AU" w:eastAsia="en-AU"/>
      <w:rPrChange w:id="119" w:author="svcMRProcess" w:date="2026-09-25T20:04:00Z">
        <w:rPr>
          <w:b/>
          <w:noProof/>
          <w:sz w:val="28"/>
          <w:lang w:val="en-AU" w:eastAsia="en-AU" w:bidi="ar-SA"/>
        </w:rPr>
      </w:rPrChange>
    </w:rPr>
  </w:style>
  <w:style w:type="paragraph" w:styleId="TOC3">
    <w:name w:val="toc 3"/>
    <w:next w:val="Normal"/>
    <w:semiHidden/>
    <w:pPr>
      <w:keepNext/>
      <w:spacing w:before="120" w:after="60" w:line="240" w:lineRule="auto"/>
      <w:ind w:left="1985" w:right="1134" w:hanging="567"/>
      <w:pPrChange w:id="120" w:author="svcMRProcess" w:date="2026-09-25T20:04:00Z">
        <w:pPr>
          <w:keepNext/>
          <w:spacing w:before="120" w:after="60"/>
          <w:ind w:left="1985" w:right="1134" w:hanging="567"/>
        </w:pPr>
      </w:pPrChange>
    </w:pPr>
    <w:rPr>
      <w:rFonts w:ascii="Helvetica" w:eastAsia="Times New Roman" w:hAnsi="Helvetica" w:cs="Times New Roman"/>
      <w:b/>
      <w:noProof/>
      <w:sz w:val="18"/>
      <w:szCs w:val="20"/>
      <w:lang w:val="en-AU" w:eastAsia="en-AU"/>
      <w:rPrChange w:id="120" w:author="svcMRProcess" w:date="2026-09-25T20:04:00Z">
        <w:rPr>
          <w:rFonts w:ascii="Helvetica" w:hAnsi="Helvetica"/>
          <w:b/>
          <w:noProof/>
          <w:sz w:val="18"/>
          <w:lang w:val="en-AU" w:eastAsia="en-AU" w:bidi="ar-SA"/>
        </w:rPr>
      </w:rPrChange>
    </w:rPr>
  </w:style>
  <w:style w:type="paragraph" w:styleId="TOC4">
    <w:name w:val="toc 4"/>
    <w:next w:val="Normal"/>
    <w:pPr>
      <w:keepNext/>
      <w:spacing w:before="60" w:after="20" w:line="240" w:lineRule="auto"/>
      <w:ind w:left="1985" w:right="1134" w:hanging="567"/>
      <w:pPrChange w:id="121" w:author="svcMRProcess" w:date="2026-09-25T20:04:00Z">
        <w:pPr>
          <w:keepNext/>
          <w:spacing w:before="60" w:after="20"/>
          <w:ind w:left="1985" w:right="1134" w:hanging="567"/>
        </w:pPr>
      </w:pPrChange>
    </w:pPr>
    <w:rPr>
      <w:rFonts w:ascii="Times New Roman" w:eastAsia="Times New Roman" w:hAnsi="Times New Roman" w:cs="Times New Roman"/>
      <w:b/>
      <w:noProof/>
      <w:szCs w:val="20"/>
      <w:lang w:val="en-AU" w:eastAsia="en-AU"/>
      <w:rPrChange w:id="121" w:author="svcMRProcess" w:date="2026-09-25T20:04:00Z">
        <w:rPr>
          <w:b/>
          <w:noProof/>
          <w:sz w:val="22"/>
          <w:lang w:val="en-AU" w:eastAsia="en-AU" w:bidi="ar-SA"/>
        </w:rPr>
      </w:rPrChange>
    </w:rPr>
  </w:style>
  <w:style w:type="paragraph" w:styleId="TOC5">
    <w:name w:val="toc 5"/>
    <w:next w:val="Normal"/>
    <w:semiHidden/>
    <w:pPr>
      <w:keepNext/>
      <w:spacing w:before="60" w:after="20" w:line="240" w:lineRule="auto"/>
      <w:ind w:left="1985" w:right="1134" w:hanging="567"/>
      <w:pPrChange w:id="122" w:author="svcMRProcess" w:date="2026-09-25T20:04:00Z">
        <w:pPr>
          <w:keepNext/>
          <w:spacing w:before="60" w:after="20"/>
          <w:ind w:left="1985" w:right="1134" w:hanging="567"/>
        </w:pPr>
      </w:pPrChange>
    </w:pPr>
    <w:rPr>
      <w:rFonts w:ascii="Helvetica" w:eastAsia="Times New Roman" w:hAnsi="Helvetica" w:cs="Times New Roman"/>
      <w:b/>
      <w:noProof/>
      <w:sz w:val="18"/>
      <w:szCs w:val="20"/>
      <w:lang w:val="en-AU" w:eastAsia="en-AU"/>
      <w:rPrChange w:id="122" w:author="svcMRProcess" w:date="2026-09-25T20:04:00Z">
        <w:rPr>
          <w:rFonts w:ascii="Helvetica" w:hAnsi="Helvetica"/>
          <w:b/>
          <w:noProof/>
          <w:sz w:val="18"/>
          <w:lang w:val="en-AU" w:eastAsia="en-AU" w:bidi="ar-SA"/>
        </w:rPr>
      </w:rPrChange>
    </w:rPr>
  </w:style>
  <w:style w:type="paragraph" w:styleId="TOC6">
    <w:name w:val="toc 6"/>
    <w:next w:val="Normal"/>
    <w:semiHidden/>
    <w:pPr>
      <w:keepNext/>
      <w:spacing w:before="60" w:after="20" w:line="240" w:lineRule="auto"/>
      <w:ind w:left="1985" w:right="1134" w:hanging="567"/>
      <w:pPrChange w:id="123" w:author="svcMRProcess" w:date="2026-09-25T20:04:00Z">
        <w:pPr>
          <w:keepNext/>
          <w:spacing w:before="60" w:after="20"/>
          <w:ind w:left="1985" w:right="1134" w:hanging="567"/>
        </w:pPr>
      </w:pPrChange>
    </w:pPr>
    <w:rPr>
      <w:rFonts w:ascii="Times New Roman" w:eastAsia="Times New Roman" w:hAnsi="Times New Roman" w:cs="Times New Roman"/>
      <w:b/>
      <w:noProof/>
      <w:sz w:val="20"/>
      <w:szCs w:val="20"/>
      <w:lang w:val="en-AU" w:eastAsia="en-AU"/>
      <w:rPrChange w:id="123" w:author="svcMRProcess" w:date="2026-09-25T20:04:00Z">
        <w:rPr>
          <w:b/>
          <w:noProof/>
          <w:lang w:val="en-AU" w:eastAsia="en-AU" w:bidi="ar-SA"/>
        </w:rPr>
      </w:rPrChange>
    </w:rPr>
  </w:style>
  <w:style w:type="paragraph" w:styleId="TOC7">
    <w:name w:val="toc 7"/>
    <w:next w:val="Normal"/>
    <w:semiHidden/>
    <w:pPr>
      <w:keepNext/>
      <w:spacing w:before="60" w:after="20" w:line="240" w:lineRule="auto"/>
      <w:ind w:left="1985" w:right="1134" w:hanging="567"/>
      <w:pPrChange w:id="124" w:author="svcMRProcess" w:date="2026-09-25T20:04:00Z">
        <w:pPr>
          <w:keepNext/>
          <w:spacing w:before="60" w:after="20"/>
          <w:ind w:left="1985" w:right="1134" w:hanging="567"/>
        </w:pPr>
      </w:pPrChange>
    </w:pPr>
    <w:rPr>
      <w:rFonts w:ascii="Helvetica" w:eastAsia="Times New Roman" w:hAnsi="Helvetica" w:cs="Times New Roman"/>
      <w:b/>
      <w:sz w:val="18"/>
      <w:szCs w:val="20"/>
      <w:lang w:val="en-AU" w:eastAsia="en-AU"/>
      <w:rPrChange w:id="124" w:author="svcMRProcess" w:date="2026-09-25T20:04:00Z">
        <w:rPr>
          <w:rFonts w:ascii="Helvetica" w:hAnsi="Helvetica"/>
          <w:b/>
          <w:sz w:val="18"/>
          <w:lang w:val="en-AU" w:eastAsia="en-AU" w:bidi="ar-SA"/>
        </w:rPr>
      </w:rPrChange>
    </w:rPr>
  </w:style>
  <w:style w:type="paragraph" w:styleId="TOC8">
    <w:name w:val="toc 8"/>
    <w:next w:val="Normal"/>
    <w:uiPriority w:val="39"/>
    <w:pPr>
      <w:tabs>
        <w:tab w:val="left" w:pos="1418"/>
        <w:tab w:val="right" w:pos="6804"/>
      </w:tabs>
      <w:spacing w:after="0" w:line="240" w:lineRule="auto"/>
      <w:ind w:left="1418" w:right="1134" w:hanging="851"/>
      <w:pPrChange w:id="125" w:author="svcMRProcess" w:date="2026-09-25T20:04:00Z">
        <w:pPr>
          <w:tabs>
            <w:tab w:val="left" w:pos="1418"/>
            <w:tab w:val="right" w:pos="6804"/>
          </w:tabs>
          <w:ind w:left="1418" w:right="1134" w:hanging="851"/>
        </w:pPr>
      </w:pPrChange>
    </w:pPr>
    <w:rPr>
      <w:rFonts w:ascii="Times New Roman" w:eastAsia="Times New Roman" w:hAnsi="Times New Roman" w:cs="Times New Roman"/>
      <w:noProof/>
      <w:szCs w:val="20"/>
      <w:lang w:val="en-AU" w:eastAsia="en-AU"/>
      <w:rPrChange w:id="125" w:author="svcMRProcess" w:date="2026-09-25T20:04:00Z">
        <w:rPr>
          <w:noProof/>
          <w:sz w:val="22"/>
          <w:lang w:val="en-AU" w:eastAsia="en-AU" w:bidi="ar-SA"/>
        </w:rPr>
      </w:rPrChange>
    </w:rPr>
  </w:style>
  <w:style w:type="paragraph" w:styleId="TOC9">
    <w:name w:val="toc 9"/>
    <w:next w:val="Normal"/>
    <w:semiHidden/>
    <w:pPr>
      <w:tabs>
        <w:tab w:val="left" w:pos="2268"/>
        <w:tab w:val="right" w:pos="6237"/>
      </w:tabs>
      <w:spacing w:after="0" w:line="240" w:lineRule="auto"/>
      <w:ind w:left="2269" w:right="1418" w:hanging="851"/>
      <w:pPrChange w:id="126" w:author="svcMRProcess" w:date="2026-09-25T20:04:00Z">
        <w:pPr>
          <w:tabs>
            <w:tab w:val="left" w:pos="2268"/>
            <w:tab w:val="right" w:pos="6237"/>
          </w:tabs>
          <w:ind w:left="2269" w:right="1418" w:hanging="851"/>
        </w:pPr>
      </w:pPrChange>
    </w:pPr>
    <w:rPr>
      <w:rFonts w:ascii="Helvetica" w:eastAsia="Times New Roman" w:hAnsi="Helvetica" w:cs="Times New Roman"/>
      <w:sz w:val="18"/>
      <w:szCs w:val="20"/>
      <w:lang w:val="en-AU" w:eastAsia="en-AU"/>
      <w:rPrChange w:id="126" w:author="svcMRProcess" w:date="2026-09-25T20:04:00Z">
        <w:rPr>
          <w:rFonts w:ascii="Helvetica" w:hAnsi="Helvetica"/>
          <w:sz w:val="18"/>
          <w:lang w:val="en-AU" w:eastAsia="en-AU" w:bidi="ar-SA"/>
        </w:rPr>
      </w:rPrChange>
    </w:rPr>
  </w:style>
  <w:style w:type="paragraph" w:customStyle="1" w:styleId="yDefitem">
    <w:name w:val="yDefitem"/>
    <w:pPr>
      <w:tabs>
        <w:tab w:val="right" w:pos="2892"/>
      </w:tabs>
      <w:spacing w:before="80" w:after="0" w:line="240" w:lineRule="auto"/>
      <w:ind w:left="3204" w:hanging="3204"/>
      <w:pPrChange w:id="127" w:author="svcMRProcess" w:date="2026-09-25T20:04:00Z">
        <w:pPr>
          <w:tabs>
            <w:tab w:val="right" w:pos="2892"/>
          </w:tabs>
          <w:spacing w:before="80"/>
          <w:ind w:left="3204" w:hanging="3204"/>
        </w:pPr>
      </w:pPrChange>
    </w:pPr>
    <w:rPr>
      <w:rFonts w:ascii="Times New Roman" w:eastAsia="Times New Roman" w:hAnsi="Times New Roman" w:cs="Times New Roman"/>
      <w:snapToGrid w:val="0"/>
      <w:szCs w:val="20"/>
      <w:lang w:val="en-AU" w:eastAsia="en-AU"/>
      <w:rPrChange w:id="127" w:author="svcMRProcess" w:date="2026-09-25T20:04:00Z">
        <w:rPr>
          <w:snapToGrid w:val="0"/>
          <w:sz w:val="22"/>
          <w:lang w:val="en-AU" w:eastAsia="en-AU" w:bidi="ar-SA"/>
        </w:rPr>
      </w:rPrChange>
    </w:rPr>
  </w:style>
  <w:style w:type="paragraph" w:customStyle="1" w:styleId="yDefpara">
    <w:name w:val="yDefpara"/>
    <w:pPr>
      <w:tabs>
        <w:tab w:val="right" w:pos="1332"/>
      </w:tabs>
      <w:spacing w:before="80" w:after="0" w:line="240" w:lineRule="auto"/>
      <w:ind w:left="1616" w:hanging="1616"/>
      <w:pPrChange w:id="128" w:author="svcMRProcess" w:date="2026-09-25T20:04:00Z">
        <w:pPr>
          <w:tabs>
            <w:tab w:val="right" w:pos="1332"/>
          </w:tabs>
          <w:spacing w:before="80"/>
          <w:ind w:left="1616" w:hanging="1616"/>
        </w:pPr>
      </w:pPrChange>
    </w:pPr>
    <w:rPr>
      <w:rFonts w:ascii="Times New Roman" w:eastAsia="Times New Roman" w:hAnsi="Times New Roman" w:cs="Times New Roman"/>
      <w:snapToGrid w:val="0"/>
      <w:szCs w:val="20"/>
      <w:lang w:val="en-AU" w:eastAsia="en-AU"/>
      <w:rPrChange w:id="128" w:author="svcMRProcess" w:date="2026-09-25T20:04:00Z">
        <w:rPr>
          <w:snapToGrid w:val="0"/>
          <w:sz w:val="22"/>
          <w:lang w:val="en-AU" w:eastAsia="en-AU" w:bidi="ar-SA"/>
        </w:rPr>
      </w:rPrChange>
    </w:rPr>
  </w:style>
  <w:style w:type="paragraph" w:customStyle="1" w:styleId="yDefstart">
    <w:name w:val="yDefstart"/>
    <w:pPr>
      <w:spacing w:before="80" w:after="0" w:line="240" w:lineRule="auto"/>
      <w:ind w:left="879" w:hanging="879"/>
      <w:pPrChange w:id="129" w:author="svcMRProcess" w:date="2026-09-25T20:04:00Z">
        <w:pPr>
          <w:spacing w:before="80"/>
          <w:ind w:left="879" w:hanging="879"/>
        </w:pPr>
      </w:pPrChange>
    </w:pPr>
    <w:rPr>
      <w:rFonts w:ascii="Times New Roman" w:eastAsia="Times New Roman" w:hAnsi="Times New Roman" w:cs="Times New Roman"/>
      <w:snapToGrid w:val="0"/>
      <w:szCs w:val="20"/>
      <w:lang w:val="en-AU" w:eastAsia="en-AU"/>
      <w:rPrChange w:id="129" w:author="svcMRProcess" w:date="2026-09-25T20:04:00Z">
        <w:rPr>
          <w:snapToGrid w:val="0"/>
          <w:sz w:val="22"/>
          <w:lang w:val="en-AU" w:eastAsia="en-AU" w:bidi="ar-SA"/>
        </w:rPr>
      </w:rPrChange>
    </w:rPr>
  </w:style>
  <w:style w:type="paragraph" w:customStyle="1" w:styleId="yDefsubpara">
    <w:name w:val="yDefsubpara"/>
    <w:pPr>
      <w:keepLines/>
      <w:tabs>
        <w:tab w:val="right" w:pos="2041"/>
      </w:tabs>
      <w:spacing w:before="80" w:after="0" w:line="240" w:lineRule="auto"/>
      <w:ind w:left="2325" w:hanging="2325"/>
      <w:pPrChange w:id="130" w:author="svcMRProcess" w:date="2026-09-25T20:04:00Z">
        <w:pPr>
          <w:keepLines/>
          <w:tabs>
            <w:tab w:val="right" w:pos="2041"/>
          </w:tabs>
          <w:spacing w:before="80"/>
          <w:ind w:left="2325" w:hanging="2325"/>
        </w:pPr>
      </w:pPrChange>
    </w:pPr>
    <w:rPr>
      <w:rFonts w:ascii="Times New Roman" w:eastAsia="Times New Roman" w:hAnsi="Times New Roman" w:cs="Times New Roman"/>
      <w:snapToGrid w:val="0"/>
      <w:szCs w:val="20"/>
      <w:lang w:val="en-AU" w:eastAsia="en-AU"/>
      <w:rPrChange w:id="130" w:author="svcMRProcess" w:date="2026-09-25T20:04:00Z">
        <w:rPr>
          <w:snapToGrid w:val="0"/>
          <w:sz w:val="22"/>
          <w:lang w:val="en-AU" w:eastAsia="en-AU" w:bidi="ar-SA"/>
        </w:rPr>
      </w:rPrChange>
    </w:rPr>
  </w:style>
  <w:style w:type="paragraph" w:customStyle="1" w:styleId="yEdnoteitem">
    <w:name w:val="yEdnote(item)"/>
    <w:basedOn w:val="Ednoteitem"/>
    <w:rsid w:val="00813BE3"/>
    <w:pPr>
      <w:spacing w:line="240" w:lineRule="auto"/>
    </w:pPr>
    <w:rPr>
      <w:sz w:val="22"/>
    </w:rPr>
  </w:style>
  <w:style w:type="paragraph" w:customStyle="1" w:styleId="yEdnotepara">
    <w:name w:val="yEdnote(para)"/>
    <w:basedOn w:val="Ednotepara"/>
    <w:rsid w:val="00813BE3"/>
    <w:pPr>
      <w:spacing w:before="80" w:line="240" w:lineRule="auto"/>
      <w:ind w:left="1610" w:hanging="1610"/>
    </w:pPr>
    <w:rPr>
      <w:sz w:val="22"/>
    </w:rPr>
  </w:style>
  <w:style w:type="paragraph" w:customStyle="1" w:styleId="yEdnotesection">
    <w:name w:val="yEdnote(section)"/>
    <w:basedOn w:val="Ednotesection"/>
    <w:rsid w:val="00813BE3"/>
    <w:pPr>
      <w:spacing w:line="240" w:lineRule="auto"/>
      <w:ind w:left="890" w:hanging="890"/>
    </w:pPr>
    <w:rPr>
      <w:sz w:val="22"/>
    </w:rPr>
  </w:style>
  <w:style w:type="paragraph" w:customStyle="1" w:styleId="yEdnotesubitem">
    <w:name w:val="yEdnote(subitem)"/>
    <w:basedOn w:val="Ednotesubitem"/>
    <w:rsid w:val="00813BE3"/>
    <w:pPr>
      <w:spacing w:line="240" w:lineRule="auto"/>
    </w:pPr>
    <w:rPr>
      <w:sz w:val="22"/>
    </w:rPr>
  </w:style>
  <w:style w:type="paragraph" w:customStyle="1" w:styleId="yEdnotesubpara">
    <w:name w:val="yEdnote(subpara)"/>
    <w:basedOn w:val="Ednotesubpara"/>
    <w:rsid w:val="00813BE3"/>
    <w:pPr>
      <w:spacing w:line="240" w:lineRule="auto"/>
    </w:pPr>
    <w:rPr>
      <w:sz w:val="22"/>
    </w:rPr>
  </w:style>
  <w:style w:type="paragraph" w:customStyle="1" w:styleId="yFootnoteheading">
    <w:name w:val="yFootnote(heading)"/>
    <w:basedOn w:val="Footnoteheading"/>
    <w:rsid w:val="00813BE3"/>
    <w:pPr>
      <w:spacing w:line="240" w:lineRule="auto"/>
    </w:pPr>
    <w:rPr>
      <w:sz w:val="22"/>
    </w:rPr>
  </w:style>
  <w:style w:type="paragraph" w:customStyle="1" w:styleId="yFootnotesection">
    <w:name w:val="yFootnote(section)"/>
    <w:basedOn w:val="Footnotesection"/>
    <w:rsid w:val="00813BE3"/>
    <w:pPr>
      <w:spacing w:line="240" w:lineRule="auto"/>
      <w:ind w:left="890" w:hanging="890"/>
    </w:pPr>
    <w:rPr>
      <w:sz w:val="22"/>
    </w:rPr>
  </w:style>
  <w:style w:type="paragraph" w:customStyle="1" w:styleId="yHeading1">
    <w:name w:val="yHeading 1"/>
    <w:basedOn w:val="Heading1"/>
    <w:rsid w:val="00813BE3"/>
    <w:pPr>
      <w:spacing w:line="240" w:lineRule="auto"/>
    </w:pPr>
    <w:rPr>
      <w:sz w:val="32"/>
    </w:rPr>
  </w:style>
  <w:style w:type="paragraph" w:customStyle="1" w:styleId="yHeading2">
    <w:name w:val="yHeading 2"/>
    <w:basedOn w:val="Heading2"/>
    <w:rsid w:val="00813BE3"/>
    <w:pPr>
      <w:pageBreakBefore w:val="0"/>
      <w:spacing w:before="240" w:line="240" w:lineRule="auto"/>
    </w:pPr>
    <w:rPr>
      <w:sz w:val="28"/>
    </w:rPr>
  </w:style>
  <w:style w:type="paragraph" w:customStyle="1" w:styleId="yHeading3">
    <w:name w:val="yHeading 3"/>
    <w:basedOn w:val="Heading3"/>
    <w:rsid w:val="00813BE3"/>
    <w:pPr>
      <w:spacing w:line="240" w:lineRule="auto"/>
    </w:pPr>
    <w:rPr>
      <w:sz w:val="24"/>
    </w:rPr>
  </w:style>
  <w:style w:type="paragraph" w:customStyle="1" w:styleId="yHeading4">
    <w:name w:val="yHeading 4"/>
    <w:basedOn w:val="Heading4"/>
    <w:rsid w:val="00813BE3"/>
    <w:rPr>
      <w:sz w:val="22"/>
    </w:rPr>
  </w:style>
  <w:style w:type="paragraph" w:customStyle="1" w:styleId="yHeading5">
    <w:name w:val="yHeading 5"/>
    <w:basedOn w:val="Heading5"/>
    <w:rsid w:val="00813BE3"/>
    <w:pPr>
      <w:spacing w:line="240" w:lineRule="auto"/>
    </w:pPr>
    <w:rPr>
      <w:sz w:val="22"/>
    </w:rPr>
  </w:style>
  <w:style w:type="paragraph" w:customStyle="1" w:styleId="yIndenta">
    <w:name w:val="yIndent(a)"/>
    <w:basedOn w:val="Indenta"/>
    <w:rsid w:val="00813BE3"/>
    <w:pPr>
      <w:spacing w:line="240" w:lineRule="auto"/>
    </w:pPr>
    <w:rPr>
      <w:sz w:val="22"/>
    </w:rPr>
  </w:style>
  <w:style w:type="paragraph" w:customStyle="1" w:styleId="yIndentA0">
    <w:name w:val="yIndent(A)"/>
    <w:basedOn w:val="IndentA0"/>
    <w:rsid w:val="00813BE3"/>
    <w:pPr>
      <w:spacing w:line="240" w:lineRule="auto"/>
    </w:pPr>
    <w:rPr>
      <w:sz w:val="22"/>
    </w:rPr>
  </w:style>
  <w:style w:type="paragraph" w:customStyle="1" w:styleId="yIndentI">
    <w:name w:val="yIndent(I)"/>
    <w:basedOn w:val="IndentI0"/>
    <w:rsid w:val="00813BE3"/>
    <w:pPr>
      <w:spacing w:line="240" w:lineRule="auto"/>
    </w:pPr>
    <w:rPr>
      <w:sz w:val="22"/>
    </w:rPr>
  </w:style>
  <w:style w:type="paragraph" w:customStyle="1" w:styleId="yIndenti0">
    <w:name w:val="yIndent(i)"/>
    <w:basedOn w:val="Indenti"/>
    <w:rsid w:val="00813BE3"/>
    <w:pPr>
      <w:spacing w:line="240" w:lineRule="auto"/>
    </w:pPr>
    <w:rPr>
      <w:sz w:val="22"/>
    </w:rPr>
  </w:style>
  <w:style w:type="paragraph" w:customStyle="1" w:styleId="yPenitem">
    <w:name w:val="yPenitem"/>
    <w:basedOn w:val="Penitem"/>
    <w:rsid w:val="00813BE3"/>
    <w:pPr>
      <w:spacing w:line="240" w:lineRule="auto"/>
    </w:pPr>
    <w:rPr>
      <w:sz w:val="22"/>
    </w:rPr>
  </w:style>
  <w:style w:type="paragraph" w:customStyle="1" w:styleId="yPenpara">
    <w:name w:val="yPenpara"/>
    <w:basedOn w:val="Penpara"/>
    <w:rsid w:val="00813BE3"/>
    <w:pPr>
      <w:spacing w:line="240" w:lineRule="auto"/>
    </w:pPr>
    <w:rPr>
      <w:sz w:val="22"/>
    </w:rPr>
  </w:style>
  <w:style w:type="paragraph" w:customStyle="1" w:styleId="yPenstart">
    <w:name w:val="yPenstart"/>
    <w:basedOn w:val="Penstart"/>
    <w:rsid w:val="00813BE3"/>
    <w:pPr>
      <w:spacing w:line="240" w:lineRule="auto"/>
    </w:pPr>
    <w:rPr>
      <w:sz w:val="22"/>
    </w:rPr>
  </w:style>
  <w:style w:type="paragraph" w:customStyle="1" w:styleId="yPensubpara">
    <w:name w:val="yPensubpara"/>
    <w:basedOn w:val="Pensubpara"/>
    <w:rsid w:val="00813BE3"/>
    <w:pPr>
      <w:spacing w:line="240" w:lineRule="auto"/>
    </w:pPr>
    <w:rPr>
      <w:sz w:val="22"/>
    </w:rPr>
  </w:style>
  <w:style w:type="paragraph" w:customStyle="1" w:styleId="yScheduleHeading">
    <w:name w:val="yScheduleHeading"/>
    <w:basedOn w:val="yHeading2"/>
    <w:rsid w:val="00813BE3"/>
    <w:pPr>
      <w:pageBreakBefore/>
      <w:spacing w:before="0"/>
    </w:pPr>
  </w:style>
  <w:style w:type="paragraph" w:customStyle="1" w:styleId="yShoulderClause">
    <w:name w:val="yShoulderClause"/>
    <w:next w:val="ySubsection"/>
    <w:pPr>
      <w:spacing w:before="120" w:after="0" w:line="240" w:lineRule="auto"/>
      <w:jc w:val="right"/>
      <w:pPrChange w:id="131" w:author="svcMRProcess" w:date="2026-09-25T20:04:00Z">
        <w:pPr>
          <w:spacing w:before="120"/>
          <w:jc w:val="right"/>
        </w:pPr>
      </w:pPrChange>
    </w:pPr>
    <w:rPr>
      <w:rFonts w:ascii="Times New Roman" w:eastAsia="Times New Roman" w:hAnsi="Times New Roman" w:cs="Times New Roman"/>
      <w:szCs w:val="20"/>
      <w:lang w:val="en-AU" w:eastAsia="en-AU"/>
      <w:rPrChange w:id="131" w:author="svcMRProcess" w:date="2026-09-25T20:04:00Z">
        <w:rPr>
          <w:sz w:val="22"/>
          <w:lang w:val="en-AU" w:eastAsia="en-AU" w:bidi="ar-SA"/>
        </w:rPr>
      </w:rPrChange>
    </w:rPr>
  </w:style>
  <w:style w:type="paragraph" w:customStyle="1" w:styleId="ySubsection">
    <w:name w:val="ySubsection"/>
    <w:basedOn w:val="Subsection"/>
    <w:rsid w:val="00813BE3"/>
    <w:pPr>
      <w:spacing w:line="240" w:lineRule="auto"/>
    </w:pPr>
    <w:rPr>
      <w:sz w:val="22"/>
    </w:rPr>
  </w:style>
  <w:style w:type="paragraph" w:customStyle="1" w:styleId="yTable">
    <w:name w:val="yTable"/>
    <w:basedOn w:val="Table"/>
    <w:rsid w:val="00813BE3"/>
    <w:pPr>
      <w:spacing w:line="240" w:lineRule="auto"/>
    </w:pPr>
  </w:style>
  <w:style w:type="paragraph" w:customStyle="1" w:styleId="zDefitem">
    <w:name w:val="zDefitem"/>
    <w:pPr>
      <w:tabs>
        <w:tab w:val="right" w:pos="3459"/>
      </w:tabs>
      <w:spacing w:before="80" w:after="0" w:line="260" w:lineRule="atLeast"/>
      <w:ind w:left="3686" w:right="284" w:hanging="3119"/>
      <w:pPrChange w:id="132" w:author="svcMRProcess" w:date="2026-09-25T20:04:00Z">
        <w:pPr>
          <w:tabs>
            <w:tab w:val="right" w:pos="3459"/>
          </w:tabs>
          <w:spacing w:before="80" w:line="260" w:lineRule="atLeast"/>
          <w:ind w:left="3686" w:right="284" w:hanging="3119"/>
        </w:pPr>
      </w:pPrChange>
    </w:pPr>
    <w:rPr>
      <w:rFonts w:ascii="Times New Roman" w:eastAsia="Times New Roman" w:hAnsi="Times New Roman" w:cs="Times New Roman"/>
      <w:snapToGrid w:val="0"/>
      <w:sz w:val="24"/>
      <w:szCs w:val="20"/>
      <w:lang w:val="en-AU" w:eastAsia="en-AU"/>
      <w:rPrChange w:id="132" w:author="svcMRProcess" w:date="2026-09-25T20:04:00Z">
        <w:rPr>
          <w:snapToGrid w:val="0"/>
          <w:sz w:val="24"/>
          <w:lang w:val="en-AU" w:eastAsia="en-AU" w:bidi="ar-SA"/>
        </w:rPr>
      </w:rPrChange>
    </w:rPr>
  </w:style>
  <w:style w:type="paragraph" w:customStyle="1" w:styleId="zHeading1">
    <w:name w:val="zHeading 1"/>
    <w:basedOn w:val="Heading1"/>
    <w:rsid w:val="00813BE3"/>
    <w:pPr>
      <w:ind w:left="567" w:right="284"/>
      <w:outlineLvl w:val="9"/>
    </w:pPr>
  </w:style>
  <w:style w:type="paragraph" w:customStyle="1" w:styleId="zMiscellaneousBody">
    <w:name w:val="zMiscellaneousBody"/>
    <w:basedOn w:val="Normal"/>
    <w:pPr>
      <w:spacing w:before="160" w:line="260" w:lineRule="atLeast"/>
      <w:ind w:left="567" w:right="284"/>
      <w:pPrChange w:id="133" w:author="svcMRProcess" w:date="2026-09-25T20:04:00Z">
        <w:pPr>
          <w:spacing w:before="160" w:line="260" w:lineRule="atLeast"/>
          <w:ind w:left="567" w:right="284"/>
        </w:pPr>
      </w:pPrChange>
    </w:pPr>
    <w:rPr>
      <w:rPrChange w:id="133" w:author="svcMRProcess" w:date="2026-09-25T20:04:00Z">
        <w:rPr>
          <w:sz w:val="24"/>
          <w:lang w:val="en-AU" w:eastAsia="en-AU" w:bidi="ar-SA"/>
        </w:rPr>
      </w:rPrChange>
    </w:rPr>
  </w:style>
  <w:style w:type="paragraph" w:customStyle="1" w:styleId="zMiscellaneousHeading">
    <w:name w:val="zMiscellaneousHeading"/>
    <w:basedOn w:val="MiscellaneousHeading"/>
    <w:rsid w:val="00813BE3"/>
    <w:pPr>
      <w:ind w:left="567" w:right="284"/>
    </w:pPr>
  </w:style>
  <w:style w:type="paragraph" w:customStyle="1" w:styleId="zPenitem">
    <w:name w:val="zPenitem"/>
    <w:basedOn w:val="Normal"/>
    <w:pPr>
      <w:tabs>
        <w:tab w:val="right" w:pos="3402"/>
        <w:tab w:val="left" w:pos="3686"/>
      </w:tabs>
      <w:spacing w:before="80" w:line="260" w:lineRule="atLeast"/>
      <w:ind w:left="3686" w:right="284" w:hanging="851"/>
      <w:pPrChange w:id="134" w:author="svcMRProcess" w:date="2026-09-25T20:04:00Z">
        <w:pPr>
          <w:tabs>
            <w:tab w:val="right" w:pos="3402"/>
            <w:tab w:val="left" w:pos="3686"/>
          </w:tabs>
          <w:spacing w:before="80" w:line="260" w:lineRule="atLeast"/>
          <w:ind w:left="3686" w:right="284" w:hanging="851"/>
        </w:pPr>
      </w:pPrChange>
    </w:pPr>
    <w:rPr>
      <w:rPrChange w:id="134" w:author="svcMRProcess" w:date="2026-09-25T20:04:00Z">
        <w:rPr>
          <w:sz w:val="24"/>
          <w:lang w:val="en-AU" w:eastAsia="en-AU" w:bidi="ar-SA"/>
        </w:rPr>
      </w:rPrChange>
    </w:rPr>
  </w:style>
  <w:style w:type="paragraph" w:customStyle="1" w:styleId="zPensubpara">
    <w:name w:val="zPensubpara"/>
    <w:basedOn w:val="Normal"/>
    <w:pPr>
      <w:tabs>
        <w:tab w:val="right" w:pos="2608"/>
        <w:tab w:val="left" w:pos="2892"/>
      </w:tabs>
      <w:spacing w:before="160" w:line="260" w:lineRule="atLeast"/>
      <w:ind w:left="2892" w:right="284" w:hanging="851"/>
      <w:pPrChange w:id="135" w:author="svcMRProcess" w:date="2026-09-25T20:04:00Z">
        <w:pPr>
          <w:tabs>
            <w:tab w:val="right" w:pos="2608"/>
            <w:tab w:val="left" w:pos="2892"/>
          </w:tabs>
          <w:spacing w:before="160" w:line="260" w:lineRule="atLeast"/>
          <w:ind w:left="2892" w:right="284" w:hanging="851"/>
        </w:pPr>
      </w:pPrChange>
    </w:pPr>
    <w:rPr>
      <w:rPrChange w:id="135" w:author="svcMRProcess" w:date="2026-09-25T20:04:00Z">
        <w:rPr>
          <w:sz w:val="24"/>
          <w:lang w:val="en-AU" w:eastAsia="en-AU" w:bidi="ar-SA"/>
        </w:rPr>
      </w:rPrChange>
    </w:rPr>
  </w:style>
  <w:style w:type="paragraph" w:customStyle="1" w:styleId="zyDefitem">
    <w:name w:val="zyDefitem"/>
    <w:pPr>
      <w:tabs>
        <w:tab w:val="right" w:pos="3459"/>
      </w:tabs>
      <w:spacing w:before="80" w:after="0" w:line="240" w:lineRule="auto"/>
      <w:ind w:left="3686" w:right="284" w:hanging="3119"/>
      <w:pPrChange w:id="136" w:author="svcMRProcess" w:date="2026-09-25T20:04:00Z">
        <w:pPr>
          <w:tabs>
            <w:tab w:val="right" w:pos="3459"/>
          </w:tabs>
          <w:spacing w:before="80"/>
          <w:ind w:left="3686" w:right="284" w:hanging="3119"/>
        </w:pPr>
      </w:pPrChange>
    </w:pPr>
    <w:rPr>
      <w:rFonts w:ascii="Times New Roman" w:eastAsia="Times New Roman" w:hAnsi="Times New Roman" w:cs="Times New Roman"/>
      <w:snapToGrid w:val="0"/>
      <w:szCs w:val="20"/>
      <w:lang w:val="en-AU" w:eastAsia="en-AU"/>
      <w:rPrChange w:id="136" w:author="svcMRProcess" w:date="2026-09-25T20:04:00Z">
        <w:rPr>
          <w:snapToGrid w:val="0"/>
          <w:sz w:val="22"/>
          <w:lang w:val="en-AU" w:eastAsia="en-AU" w:bidi="ar-SA"/>
        </w:rPr>
      </w:rPrChange>
    </w:rPr>
  </w:style>
  <w:style w:type="paragraph" w:customStyle="1" w:styleId="zyDefpara">
    <w:name w:val="zyDefpara"/>
    <w:pPr>
      <w:tabs>
        <w:tab w:val="right" w:pos="1899"/>
      </w:tabs>
      <w:spacing w:before="80" w:after="0" w:line="240" w:lineRule="auto"/>
      <w:ind w:left="2183" w:right="284" w:hanging="1616"/>
      <w:pPrChange w:id="137" w:author="svcMRProcess" w:date="2026-09-25T20:04:00Z">
        <w:pPr>
          <w:tabs>
            <w:tab w:val="right" w:pos="1899"/>
          </w:tabs>
          <w:spacing w:before="80"/>
          <w:ind w:left="2183" w:right="284" w:hanging="1616"/>
        </w:pPr>
      </w:pPrChange>
    </w:pPr>
    <w:rPr>
      <w:rFonts w:ascii="Times New Roman" w:eastAsia="Times New Roman" w:hAnsi="Times New Roman" w:cs="Times New Roman"/>
      <w:snapToGrid w:val="0"/>
      <w:szCs w:val="20"/>
      <w:lang w:val="en-AU" w:eastAsia="en-AU"/>
      <w:rPrChange w:id="137" w:author="svcMRProcess" w:date="2026-09-25T20:04:00Z">
        <w:rPr>
          <w:snapToGrid w:val="0"/>
          <w:sz w:val="22"/>
          <w:lang w:val="en-AU" w:eastAsia="en-AU" w:bidi="ar-SA"/>
        </w:rPr>
      </w:rPrChange>
    </w:rPr>
  </w:style>
  <w:style w:type="paragraph" w:customStyle="1" w:styleId="zyDefstart">
    <w:name w:val="zyDefstart"/>
    <w:pPr>
      <w:spacing w:before="80" w:after="0" w:line="240" w:lineRule="auto"/>
      <w:ind w:left="1446" w:right="284" w:hanging="879"/>
      <w:pPrChange w:id="138" w:author="svcMRProcess" w:date="2026-09-25T20:04:00Z">
        <w:pPr>
          <w:spacing w:before="80"/>
          <w:ind w:left="1446" w:right="284" w:hanging="879"/>
        </w:pPr>
      </w:pPrChange>
    </w:pPr>
    <w:rPr>
      <w:rFonts w:ascii="Times New Roman" w:eastAsia="Times New Roman" w:hAnsi="Times New Roman" w:cs="Times New Roman"/>
      <w:snapToGrid w:val="0"/>
      <w:szCs w:val="20"/>
      <w:lang w:val="en-AU" w:eastAsia="en-AU"/>
      <w:rPrChange w:id="138" w:author="svcMRProcess" w:date="2026-09-25T20:04:00Z">
        <w:rPr>
          <w:snapToGrid w:val="0"/>
          <w:sz w:val="22"/>
          <w:lang w:val="en-AU" w:eastAsia="en-AU" w:bidi="ar-SA"/>
        </w:rPr>
      </w:rPrChange>
    </w:rPr>
  </w:style>
  <w:style w:type="paragraph" w:customStyle="1" w:styleId="zyDefsubpara">
    <w:name w:val="zyDefsubpara"/>
    <w:pPr>
      <w:keepLines/>
      <w:tabs>
        <w:tab w:val="right" w:pos="2608"/>
      </w:tabs>
      <w:spacing w:before="80" w:after="0" w:line="240" w:lineRule="auto"/>
      <w:ind w:left="2892" w:right="284" w:hanging="2325"/>
      <w:pPrChange w:id="139" w:author="svcMRProcess" w:date="2026-09-25T20:04:00Z">
        <w:pPr>
          <w:keepLines/>
          <w:tabs>
            <w:tab w:val="right" w:pos="2608"/>
          </w:tabs>
          <w:spacing w:before="80"/>
          <w:ind w:left="2892" w:right="284" w:hanging="2325"/>
        </w:pPr>
      </w:pPrChange>
    </w:pPr>
    <w:rPr>
      <w:rFonts w:ascii="Times New Roman" w:eastAsia="Times New Roman" w:hAnsi="Times New Roman" w:cs="Times New Roman"/>
      <w:snapToGrid w:val="0"/>
      <w:szCs w:val="20"/>
      <w:lang w:val="en-AU" w:eastAsia="en-AU"/>
      <w:rPrChange w:id="139" w:author="svcMRProcess" w:date="2026-09-25T20:04:00Z">
        <w:rPr>
          <w:snapToGrid w:val="0"/>
          <w:sz w:val="22"/>
          <w:lang w:val="en-AU" w:eastAsia="en-AU" w:bidi="ar-SA"/>
        </w:rPr>
      </w:rPrChange>
    </w:rPr>
  </w:style>
  <w:style w:type="paragraph" w:customStyle="1" w:styleId="zyHeading1">
    <w:name w:val="zyHeading 1"/>
    <w:basedOn w:val="zHeading1"/>
    <w:rsid w:val="00813BE3"/>
    <w:pPr>
      <w:spacing w:line="240" w:lineRule="auto"/>
    </w:pPr>
    <w:rPr>
      <w:sz w:val="32"/>
    </w:rPr>
  </w:style>
  <w:style w:type="paragraph" w:customStyle="1" w:styleId="zyHeading2">
    <w:name w:val="zyHeading 2"/>
    <w:basedOn w:val="zHeading2"/>
    <w:rsid w:val="00813BE3"/>
    <w:pPr>
      <w:spacing w:line="240" w:lineRule="auto"/>
    </w:pPr>
    <w:rPr>
      <w:sz w:val="28"/>
    </w:rPr>
  </w:style>
  <w:style w:type="paragraph" w:customStyle="1" w:styleId="zyHeading3">
    <w:name w:val="zyHeading 3"/>
    <w:basedOn w:val="zHeading3"/>
    <w:rsid w:val="00813BE3"/>
    <w:pPr>
      <w:spacing w:line="240" w:lineRule="auto"/>
    </w:pPr>
    <w:rPr>
      <w:sz w:val="24"/>
    </w:rPr>
  </w:style>
  <w:style w:type="paragraph" w:customStyle="1" w:styleId="zyHeading4">
    <w:name w:val="zyHeading 4"/>
    <w:basedOn w:val="zHeading4"/>
    <w:rsid w:val="00813BE3"/>
    <w:rPr>
      <w:sz w:val="22"/>
    </w:rPr>
  </w:style>
  <w:style w:type="paragraph" w:customStyle="1" w:styleId="zyHeading5">
    <w:name w:val="zyHeading 5"/>
    <w:basedOn w:val="zHeading5"/>
    <w:rsid w:val="00813BE3"/>
    <w:pPr>
      <w:spacing w:line="240" w:lineRule="auto"/>
    </w:pPr>
    <w:rPr>
      <w:sz w:val="22"/>
    </w:rPr>
  </w:style>
  <w:style w:type="paragraph" w:customStyle="1" w:styleId="zyIndenta">
    <w:name w:val="zyIndent(a)"/>
    <w:basedOn w:val="zIndenta"/>
    <w:rsid w:val="00813BE3"/>
    <w:pPr>
      <w:spacing w:line="240" w:lineRule="auto"/>
    </w:pPr>
    <w:rPr>
      <w:sz w:val="22"/>
    </w:rPr>
  </w:style>
  <w:style w:type="paragraph" w:customStyle="1" w:styleId="zyIndentA0">
    <w:name w:val="zyIndent(A)"/>
    <w:basedOn w:val="zIndentA0"/>
    <w:rsid w:val="00813BE3"/>
    <w:pPr>
      <w:spacing w:line="240" w:lineRule="auto"/>
    </w:pPr>
    <w:rPr>
      <w:sz w:val="22"/>
    </w:rPr>
  </w:style>
  <w:style w:type="paragraph" w:customStyle="1" w:styleId="zyIndenti">
    <w:name w:val="zyIndent(i)"/>
    <w:basedOn w:val="zIndenti"/>
    <w:rsid w:val="00813BE3"/>
    <w:pPr>
      <w:spacing w:line="240" w:lineRule="auto"/>
    </w:pPr>
    <w:rPr>
      <w:sz w:val="22"/>
    </w:rPr>
  </w:style>
  <w:style w:type="paragraph" w:customStyle="1" w:styleId="zyIndentI0">
    <w:name w:val="zyIndent(I)"/>
    <w:basedOn w:val="zIndentI0"/>
    <w:rsid w:val="00813BE3"/>
    <w:pPr>
      <w:spacing w:line="240" w:lineRule="auto"/>
    </w:pPr>
    <w:rPr>
      <w:sz w:val="22"/>
    </w:rPr>
  </w:style>
  <w:style w:type="paragraph" w:customStyle="1" w:styleId="zyPenitem">
    <w:name w:val="zyPenitem"/>
    <w:basedOn w:val="zPenitem"/>
    <w:rsid w:val="00813BE3"/>
    <w:pPr>
      <w:spacing w:line="240" w:lineRule="auto"/>
    </w:pPr>
    <w:rPr>
      <w:sz w:val="22"/>
    </w:rPr>
  </w:style>
  <w:style w:type="paragraph" w:customStyle="1" w:styleId="zyPenpara">
    <w:name w:val="zyPenpara"/>
    <w:basedOn w:val="zPenpara"/>
    <w:rsid w:val="00813BE3"/>
    <w:pPr>
      <w:spacing w:line="240" w:lineRule="auto"/>
    </w:pPr>
    <w:rPr>
      <w:sz w:val="22"/>
    </w:rPr>
  </w:style>
  <w:style w:type="paragraph" w:customStyle="1" w:styleId="zyPenstart">
    <w:name w:val="zyPenstart"/>
    <w:basedOn w:val="zPenstart"/>
    <w:rsid w:val="00813BE3"/>
    <w:pPr>
      <w:spacing w:line="240" w:lineRule="auto"/>
    </w:pPr>
    <w:rPr>
      <w:sz w:val="22"/>
    </w:rPr>
  </w:style>
  <w:style w:type="paragraph" w:customStyle="1" w:styleId="zyPensubpara">
    <w:name w:val="zyPensubpara"/>
    <w:basedOn w:val="zPensubpara"/>
    <w:rsid w:val="00813BE3"/>
    <w:pPr>
      <w:spacing w:line="240" w:lineRule="auto"/>
      <w:ind w:left="3459" w:hanging="2892"/>
    </w:pPr>
    <w:rPr>
      <w:sz w:val="22"/>
    </w:rPr>
  </w:style>
  <w:style w:type="paragraph" w:customStyle="1" w:styleId="zyScheduleHeading">
    <w:name w:val="zyScheduleHeading"/>
    <w:basedOn w:val="yScheduleHeading"/>
    <w:rsid w:val="00813BE3"/>
    <w:pPr>
      <w:pageBreakBefore w:val="0"/>
      <w:outlineLvl w:val="9"/>
    </w:pPr>
    <w:rPr>
      <w:sz w:val="26"/>
    </w:rPr>
  </w:style>
  <w:style w:type="paragraph" w:customStyle="1" w:styleId="zyShoulderClause">
    <w:name w:val="zyShoulderClause"/>
    <w:basedOn w:val="yShoulderClause"/>
    <w:rsid w:val="00813BE3"/>
  </w:style>
  <w:style w:type="paragraph" w:customStyle="1" w:styleId="zySubsection">
    <w:name w:val="zySubsection"/>
    <w:basedOn w:val="zSubsection"/>
    <w:rsid w:val="00813BE3"/>
    <w:pPr>
      <w:spacing w:line="240" w:lineRule="auto"/>
    </w:pPr>
    <w:rPr>
      <w:sz w:val="22"/>
    </w:rPr>
  </w:style>
  <w:style w:type="character" w:customStyle="1" w:styleId="CharDefText">
    <w:name w:val="CharDefText"/>
    <w:basedOn w:val="DefaultParagraphFont"/>
    <w:rsid w:val="00813BE3"/>
    <w:rPr>
      <w:b/>
      <w:i/>
    </w:rPr>
  </w:style>
  <w:style w:type="paragraph" w:customStyle="1" w:styleId="ByCommand">
    <w:name w:val="ByCommand"/>
    <w:basedOn w:val="Normal"/>
    <w:pPr>
      <w:tabs>
        <w:tab w:val="left" w:pos="4536"/>
      </w:tabs>
      <w:spacing w:before="240"/>
      <w:pPrChange w:id="140" w:author="svcMRProcess" w:date="2026-09-25T20:04:00Z">
        <w:pPr>
          <w:tabs>
            <w:tab w:val="left" w:pos="4536"/>
          </w:tabs>
          <w:spacing w:before="240"/>
        </w:pPr>
      </w:pPrChange>
    </w:pPr>
    <w:rPr>
      <w:rPrChange w:id="140" w:author="svcMRProcess" w:date="2026-09-25T20:04:00Z">
        <w:rPr>
          <w:sz w:val="24"/>
          <w:lang w:val="en-AU" w:eastAsia="en-AU" w:bidi="ar-SA"/>
        </w:rPr>
      </w:rPrChange>
    </w:rPr>
  </w:style>
  <w:style w:type="paragraph" w:customStyle="1" w:styleId="DraftNo">
    <w:name w:val="DraftNo"/>
    <w:basedOn w:val="WA"/>
    <w:rsid w:val="00813BE3"/>
    <w:pPr>
      <w:spacing w:before="120" w:after="120"/>
    </w:pPr>
  </w:style>
  <w:style w:type="character" w:customStyle="1" w:styleId="CharSchText">
    <w:name w:val="CharSchText"/>
    <w:rsid w:val="00813BE3"/>
    <w:rPr>
      <w:noProof w:val="0"/>
    </w:rPr>
  </w:style>
  <w:style w:type="paragraph" w:customStyle="1" w:styleId="DefinedTerms">
    <w:name w:val="Defined Terms"/>
    <w:pPr>
      <w:tabs>
        <w:tab w:val="right" w:leader="dot" w:pos="7070"/>
      </w:tabs>
      <w:spacing w:after="0" w:line="240" w:lineRule="auto"/>
      <w:ind w:left="578" w:right="578"/>
      <w:pPrChange w:id="141" w:author="svcMRProcess" w:date="2026-09-25T20:04:00Z">
        <w:pPr>
          <w:tabs>
            <w:tab w:val="right" w:leader="dot" w:pos="7070"/>
          </w:tabs>
          <w:ind w:left="578" w:right="578"/>
        </w:pPr>
      </w:pPrChange>
    </w:pPr>
    <w:rPr>
      <w:rFonts w:ascii="Times New Roman" w:eastAsia="Times New Roman" w:hAnsi="Times New Roman" w:cs="Times New Roman"/>
      <w:sz w:val="20"/>
      <w:szCs w:val="20"/>
      <w:lang w:val="en-AU" w:eastAsia="en-AU"/>
      <w:rPrChange w:id="141" w:author="svcMRProcess" w:date="2026-09-25T20:04:00Z">
        <w:rPr>
          <w:lang w:val="en-AU" w:eastAsia="en-AU" w:bidi="ar-SA"/>
        </w:rPr>
      </w:rPrChange>
    </w:rPr>
  </w:style>
  <w:style w:type="paragraph" w:customStyle="1" w:styleId="zLongTitle">
    <w:name w:val="zLong Title"/>
    <w:basedOn w:val="LongTitle"/>
    <w:rsid w:val="00813BE3"/>
    <w:pPr>
      <w:ind w:left="567" w:right="284"/>
    </w:pPr>
  </w:style>
  <w:style w:type="paragraph" w:customStyle="1" w:styleId="zytable">
    <w:name w:val="zytable"/>
    <w:basedOn w:val="yTable"/>
    <w:rsid w:val="00813BE3"/>
    <w:pPr>
      <w:ind w:left="567" w:right="284"/>
    </w:pPr>
  </w:style>
  <w:style w:type="paragraph" w:customStyle="1" w:styleId="nzMiscellaneousBody">
    <w:name w:val="nzMiscellaneous Body"/>
    <w:basedOn w:val="zMiscellaneousBody"/>
    <w:rsid w:val="00813BE3"/>
    <w:pPr>
      <w:spacing w:before="80" w:line="240" w:lineRule="auto"/>
    </w:pPr>
    <w:rPr>
      <w:sz w:val="20"/>
    </w:rPr>
  </w:style>
  <w:style w:type="paragraph" w:customStyle="1" w:styleId="nzMiscellaneousHeading">
    <w:name w:val="nzMiscellaneous Heading"/>
    <w:basedOn w:val="zMiscellaneousHeading"/>
    <w:rsid w:val="00813BE3"/>
    <w:pPr>
      <w:spacing w:before="80" w:line="240" w:lineRule="auto"/>
    </w:pPr>
    <w:rPr>
      <w:sz w:val="20"/>
    </w:rPr>
  </w:style>
  <w:style w:type="paragraph" w:customStyle="1" w:styleId="yMiscellaneousBody">
    <w:name w:val="yMiscellaneous Body"/>
    <w:basedOn w:val="MiscellaneousBody"/>
    <w:rsid w:val="00813BE3"/>
    <w:pPr>
      <w:spacing w:line="240" w:lineRule="auto"/>
    </w:pPr>
    <w:rPr>
      <w:sz w:val="22"/>
    </w:rPr>
  </w:style>
  <w:style w:type="paragraph" w:customStyle="1" w:styleId="yMiscellaneousFootnotes">
    <w:name w:val="yMiscellaneous Footnotes"/>
    <w:basedOn w:val="MiscellaneousFootnotes"/>
    <w:rsid w:val="00813BE3"/>
    <w:pPr>
      <w:spacing w:line="240" w:lineRule="auto"/>
    </w:pPr>
    <w:rPr>
      <w:sz w:val="22"/>
    </w:rPr>
  </w:style>
  <w:style w:type="paragraph" w:customStyle="1" w:styleId="yMiscellaneousHeading">
    <w:name w:val="yMiscellaneous Heading"/>
    <w:basedOn w:val="MiscellaneousHeading"/>
    <w:rsid w:val="00813BE3"/>
    <w:pPr>
      <w:spacing w:line="240" w:lineRule="auto"/>
    </w:pPr>
    <w:rPr>
      <w:sz w:val="22"/>
    </w:rPr>
  </w:style>
  <w:style w:type="paragraph" w:customStyle="1" w:styleId="zTablet">
    <w:name w:val="zTable t"/>
    <w:basedOn w:val="Table"/>
    <w:rsid w:val="00813BE3"/>
  </w:style>
  <w:style w:type="paragraph" w:customStyle="1" w:styleId="zyMiscellaneousBody">
    <w:name w:val="zyMiscellaneous Body"/>
    <w:basedOn w:val="zMiscellaneousBody"/>
    <w:rsid w:val="00813BE3"/>
    <w:pPr>
      <w:spacing w:line="240" w:lineRule="auto"/>
    </w:pPr>
    <w:rPr>
      <w:sz w:val="22"/>
    </w:rPr>
  </w:style>
  <w:style w:type="paragraph" w:customStyle="1" w:styleId="zyMiscellaneousHeading">
    <w:name w:val="zyMiscellaneous Heading"/>
    <w:basedOn w:val="zMiscellaneousHeading"/>
    <w:rsid w:val="00813BE3"/>
    <w:pPr>
      <w:spacing w:line="240" w:lineRule="auto"/>
    </w:pPr>
    <w:rPr>
      <w:sz w:val="22"/>
    </w:rPr>
  </w:style>
  <w:style w:type="paragraph" w:customStyle="1" w:styleId="OmitFootnote">
    <w:name w:val="OmitFootnote"/>
    <w:basedOn w:val="yEdnotesection"/>
    <w:rsid w:val="00813BE3"/>
    <w:pPr>
      <w:spacing w:before="600"/>
      <w:outlineLvl w:val="1"/>
    </w:pPr>
  </w:style>
  <w:style w:type="paragraph" w:customStyle="1" w:styleId="yNumberedItem">
    <w:name w:val="yNumberedItem"/>
    <w:pPr>
      <w:spacing w:before="120" w:after="0" w:line="240" w:lineRule="auto"/>
      <w:ind w:left="879" w:hanging="879"/>
      <w:pPrChange w:id="142" w:author="svcMRProcess" w:date="2026-09-25T20:04:00Z">
        <w:pPr>
          <w:spacing w:before="120"/>
          <w:ind w:left="879" w:hanging="879"/>
        </w:pPr>
      </w:pPrChange>
    </w:pPr>
    <w:rPr>
      <w:rFonts w:ascii="Times New Roman" w:eastAsia="Times New Roman" w:hAnsi="Times New Roman" w:cs="Times New Roman"/>
      <w:szCs w:val="20"/>
      <w:lang w:val="en-AU" w:eastAsia="en-AU"/>
      <w:rPrChange w:id="142" w:author="svcMRProcess" w:date="2026-09-25T20:04:00Z">
        <w:rPr>
          <w:sz w:val="22"/>
          <w:lang w:val="en-AU" w:eastAsia="en-AU" w:bidi="ar-SA"/>
        </w:rPr>
      </w:rPrChange>
    </w:rPr>
  </w:style>
  <w:style w:type="paragraph" w:customStyle="1" w:styleId="zyNumberedItem">
    <w:name w:val="zyNumberedItem"/>
    <w:pPr>
      <w:spacing w:before="120" w:after="0" w:line="240" w:lineRule="auto"/>
      <w:ind w:left="1446" w:right="284" w:hanging="879"/>
      <w:pPrChange w:id="143" w:author="svcMRProcess" w:date="2026-09-25T20:04:00Z">
        <w:pPr>
          <w:spacing w:before="120"/>
          <w:ind w:left="1446" w:right="284" w:hanging="879"/>
        </w:pPr>
      </w:pPrChange>
    </w:pPr>
    <w:rPr>
      <w:rFonts w:ascii="Times New Roman" w:eastAsia="Times New Roman" w:hAnsi="Times New Roman" w:cs="Times New Roman"/>
      <w:szCs w:val="20"/>
      <w:lang w:val="en-AU" w:eastAsia="en-AU"/>
      <w:rPrChange w:id="143" w:author="svcMRProcess" w:date="2026-09-25T20:04:00Z">
        <w:rPr>
          <w:sz w:val="22"/>
          <w:lang w:val="en-AU" w:eastAsia="en-AU" w:bidi="ar-SA"/>
        </w:rPr>
      </w:rPrChange>
    </w:rPr>
  </w:style>
  <w:style w:type="paragraph" w:customStyle="1" w:styleId="nzLongTitle">
    <w:name w:val="nzLong Title"/>
    <w:basedOn w:val="zLongTitle"/>
    <w:rsid w:val="00813BE3"/>
    <w:pPr>
      <w:spacing w:before="40"/>
    </w:pPr>
    <w:rPr>
      <w:sz w:val="20"/>
    </w:rPr>
  </w:style>
  <w:style w:type="paragraph" w:customStyle="1" w:styleId="nzNumberedItem">
    <w:name w:val="nzNumberedItem"/>
    <w:pPr>
      <w:spacing w:before="40" w:after="0" w:line="240" w:lineRule="auto"/>
      <w:ind w:left="1446" w:right="284" w:hanging="879"/>
      <w:pPrChange w:id="144" w:author="svcMRProcess" w:date="2026-09-25T20:04:00Z">
        <w:pPr>
          <w:spacing w:before="40"/>
          <w:ind w:left="1446" w:right="284" w:hanging="879"/>
        </w:pPr>
      </w:pPrChange>
    </w:pPr>
    <w:rPr>
      <w:rFonts w:ascii="Times New Roman" w:eastAsia="Times New Roman" w:hAnsi="Times New Roman" w:cs="Times New Roman"/>
      <w:sz w:val="20"/>
      <w:szCs w:val="20"/>
      <w:lang w:val="en-AU" w:eastAsia="en-AU"/>
      <w:rPrChange w:id="144" w:author="svcMRProcess" w:date="2026-09-25T20:04:00Z">
        <w:rPr>
          <w:lang w:val="en-AU" w:eastAsia="en-AU" w:bidi="ar-SA"/>
        </w:rPr>
      </w:rPrChange>
    </w:rPr>
  </w:style>
  <w:style w:type="paragraph" w:customStyle="1" w:styleId="yScheduleHeading2">
    <w:name w:val="yScheduleHeading 2"/>
    <w:basedOn w:val="yScheduleHeading"/>
    <w:rsid w:val="00813BE3"/>
    <w:pPr>
      <w:pageBreakBefore w:val="0"/>
      <w:spacing w:before="240"/>
    </w:pPr>
  </w:style>
  <w:style w:type="character" w:customStyle="1" w:styleId="CharSClsNo">
    <w:name w:val="CharSClsNo"/>
    <w:basedOn w:val="DefaultParagraphFont"/>
    <w:rsid w:val="00813BE3"/>
    <w:rPr>
      <w:sz w:val="22"/>
    </w:rPr>
  </w:style>
  <w:style w:type="character" w:customStyle="1" w:styleId="CharSDivNo">
    <w:name w:val="CharSDivNo"/>
    <w:basedOn w:val="DefaultParagraphFont"/>
    <w:rsid w:val="00813BE3"/>
    <w:rPr>
      <w:sz w:val="24"/>
    </w:rPr>
  </w:style>
  <w:style w:type="character" w:customStyle="1" w:styleId="CharSDivText">
    <w:name w:val="CharSDivText"/>
    <w:basedOn w:val="DefaultParagraphFont"/>
    <w:rsid w:val="00813BE3"/>
    <w:rPr>
      <w:sz w:val="24"/>
    </w:rPr>
  </w:style>
  <w:style w:type="paragraph" w:customStyle="1" w:styleId="Ednotepart">
    <w:name w:val="Ednote(part)"/>
    <w:basedOn w:val="Ednotesection"/>
    <w:rsid w:val="00813BE3"/>
    <w:pPr>
      <w:tabs>
        <w:tab w:val="clear" w:pos="893"/>
      </w:tabs>
      <w:ind w:left="0" w:firstLine="0"/>
    </w:pPr>
  </w:style>
  <w:style w:type="paragraph" w:customStyle="1" w:styleId="Ednotedivision">
    <w:name w:val="Ednote(division)"/>
    <w:basedOn w:val="Ednotepart"/>
    <w:rsid w:val="00813BE3"/>
  </w:style>
  <w:style w:type="paragraph" w:customStyle="1" w:styleId="Ednotesubdivision">
    <w:name w:val="Ednote(subdivision)"/>
    <w:basedOn w:val="Ednotepart"/>
    <w:rsid w:val="00813BE3"/>
  </w:style>
  <w:style w:type="paragraph" w:customStyle="1" w:styleId="Footnotelongtitle">
    <w:name w:val="Footnote(longtitle)"/>
    <w:basedOn w:val="Footnotesection"/>
    <w:rsid w:val="00813BE3"/>
  </w:style>
  <w:style w:type="paragraph" w:customStyle="1" w:styleId="Footnotepreamble">
    <w:name w:val="Footnote(preamble)"/>
    <w:basedOn w:val="Footnotesection"/>
    <w:rsid w:val="00813BE3"/>
  </w:style>
  <w:style w:type="paragraph" w:customStyle="1" w:styleId="LongTitle2">
    <w:name w:val="Long Title2"/>
    <w:basedOn w:val="LongTitle"/>
    <w:rsid w:val="00813BE3"/>
    <w:pPr>
      <w:tabs>
        <w:tab w:val="right" w:pos="170"/>
        <w:tab w:val="left" w:pos="397"/>
      </w:tabs>
      <w:ind w:left="397" w:hanging="397"/>
    </w:pPr>
  </w:style>
  <w:style w:type="paragraph" w:customStyle="1" w:styleId="LongTitle3">
    <w:name w:val="Long Title3"/>
    <w:basedOn w:val="LongTitle"/>
    <w:rsid w:val="00813BE3"/>
    <w:pPr>
      <w:tabs>
        <w:tab w:val="right" w:pos="567"/>
        <w:tab w:val="left" w:pos="794"/>
      </w:tabs>
      <w:ind w:left="794" w:hanging="794"/>
    </w:pPr>
  </w:style>
  <w:style w:type="paragraph" w:customStyle="1" w:styleId="Preamble2">
    <w:name w:val="Preamble2"/>
    <w:basedOn w:val="Preamble"/>
    <w:rsid w:val="00813BE3"/>
    <w:pPr>
      <w:tabs>
        <w:tab w:val="clear" w:pos="567"/>
      </w:tabs>
      <w:spacing w:before="80"/>
      <w:ind w:left="0" w:firstLine="0"/>
    </w:pPr>
  </w:style>
  <w:style w:type="paragraph" w:customStyle="1" w:styleId="Preamble1">
    <w:name w:val="Preamble1"/>
    <w:basedOn w:val="Preamble2"/>
    <w:rsid w:val="00813BE3"/>
    <w:pPr>
      <w:spacing w:before="120"/>
    </w:pPr>
    <w:rPr>
      <w:b/>
    </w:rPr>
  </w:style>
  <w:style w:type="paragraph" w:customStyle="1" w:styleId="Preamble3">
    <w:name w:val="Preamble3"/>
    <w:basedOn w:val="Preamble2"/>
    <w:rsid w:val="00813BE3"/>
    <w:pPr>
      <w:tabs>
        <w:tab w:val="right" w:pos="595"/>
        <w:tab w:val="left" w:pos="879"/>
      </w:tabs>
      <w:ind w:left="879" w:hanging="879"/>
    </w:pPr>
  </w:style>
  <w:style w:type="paragraph" w:customStyle="1" w:styleId="Preamble4">
    <w:name w:val="Preamble4"/>
    <w:basedOn w:val="Preamble2"/>
    <w:rsid w:val="00813BE3"/>
    <w:pPr>
      <w:tabs>
        <w:tab w:val="right" w:pos="1332"/>
        <w:tab w:val="left" w:pos="1616"/>
      </w:tabs>
      <w:ind w:left="1616" w:hanging="1616"/>
    </w:pPr>
  </w:style>
  <w:style w:type="paragraph" w:customStyle="1" w:styleId="ReprintNo">
    <w:name w:val="ReprintNo"/>
    <w:pPr>
      <w:spacing w:after="0" w:line="240" w:lineRule="auto"/>
      <w:pPrChange w:id="145" w:author="svcMRProcess" w:date="2026-09-25T20:04:00Z">
        <w:pPr/>
      </w:pPrChange>
    </w:pPr>
    <w:rPr>
      <w:rFonts w:ascii="Times New Roman" w:eastAsia="Times New Roman" w:hAnsi="Times New Roman" w:cs="Times New Roman"/>
      <w:b/>
      <w:noProof/>
      <w:sz w:val="28"/>
      <w:szCs w:val="20"/>
      <w:lang w:val="en-AU" w:eastAsia="en-AU"/>
      <w:rPrChange w:id="145" w:author="svcMRProcess" w:date="2026-09-25T20:04:00Z">
        <w:rPr>
          <w:b/>
          <w:noProof/>
          <w:sz w:val="28"/>
          <w:lang w:val="en-AU" w:eastAsia="en-AU" w:bidi="ar-SA"/>
        </w:rPr>
      </w:rPrChange>
    </w:rPr>
  </w:style>
  <w:style w:type="paragraph" w:customStyle="1" w:styleId="yEdnotedefitem">
    <w:name w:val="yEdnote(defitem)"/>
    <w:basedOn w:val="yDefitem"/>
    <w:rsid w:val="00813BE3"/>
    <w:rPr>
      <w:i/>
    </w:rPr>
  </w:style>
  <w:style w:type="paragraph" w:customStyle="1" w:styleId="yEdnotedefpara">
    <w:name w:val="yEdnote(defpara)"/>
    <w:basedOn w:val="yDefpara"/>
    <w:rsid w:val="00813BE3"/>
    <w:rPr>
      <w:i/>
    </w:rPr>
  </w:style>
  <w:style w:type="paragraph" w:customStyle="1" w:styleId="yEdnotedefsubpara">
    <w:name w:val="yEdnote(defsubpara)"/>
    <w:basedOn w:val="yDefsubpara"/>
    <w:rsid w:val="00813BE3"/>
    <w:rPr>
      <w:i/>
    </w:rPr>
  </w:style>
  <w:style w:type="paragraph" w:customStyle="1" w:styleId="yEdnoteschedule">
    <w:name w:val="yEdnote(schedule)"/>
    <w:basedOn w:val="yEdnotesection"/>
    <w:rsid w:val="00813BE3"/>
    <w:pPr>
      <w:tabs>
        <w:tab w:val="clear" w:pos="893"/>
      </w:tabs>
      <w:ind w:left="0" w:firstLine="0"/>
    </w:pPr>
  </w:style>
  <w:style w:type="paragraph" w:customStyle="1" w:styleId="yEdnotedivision">
    <w:name w:val="yEdnote(division)"/>
    <w:basedOn w:val="yEdnoteschedule"/>
    <w:rsid w:val="00813BE3"/>
  </w:style>
  <w:style w:type="paragraph" w:customStyle="1" w:styleId="yEdnotesubdivision">
    <w:name w:val="yEdnote(subdivision)"/>
    <w:basedOn w:val="yEdnoteschedule"/>
    <w:rsid w:val="00813BE3"/>
  </w:style>
  <w:style w:type="paragraph" w:customStyle="1" w:styleId="yEdnotesubsection">
    <w:name w:val="yEdnote(subsection)"/>
    <w:basedOn w:val="Ednotesubsection"/>
    <w:rsid w:val="00813BE3"/>
    <w:rPr>
      <w:sz w:val="22"/>
    </w:rPr>
  </w:style>
  <w:style w:type="paragraph" w:customStyle="1" w:styleId="TableAm">
    <w:name w:val="TableAm"/>
    <w:basedOn w:val="Normal"/>
    <w:pPr>
      <w:spacing w:before="120"/>
      <w:pPrChange w:id="146" w:author="svcMRProcess" w:date="2026-09-25T20:04:00Z">
        <w:pPr>
          <w:spacing w:before="120"/>
        </w:pPr>
      </w:pPrChange>
    </w:pPr>
    <w:rPr>
      <w:rPrChange w:id="146" w:author="svcMRProcess" w:date="2026-09-25T20:04:00Z">
        <w:rPr>
          <w:sz w:val="24"/>
          <w:lang w:val="en-AU" w:eastAsia="en-AU" w:bidi="ar-SA"/>
        </w:rPr>
      </w:rPrChange>
    </w:rPr>
  </w:style>
  <w:style w:type="paragraph" w:customStyle="1" w:styleId="TableAmNote">
    <w:name w:val="TableAmNote"/>
    <w:pPr>
      <w:spacing w:before="60" w:after="0" w:line="240" w:lineRule="auto"/>
      <w:pPrChange w:id="147" w:author="svcMRProcess" w:date="2026-09-25T20:04:00Z">
        <w:pPr>
          <w:spacing w:before="60"/>
        </w:pPr>
      </w:pPrChange>
    </w:pPr>
    <w:rPr>
      <w:rFonts w:ascii="Times New Roman" w:eastAsia="Times New Roman" w:hAnsi="Times New Roman" w:cs="Times New Roman"/>
      <w:sz w:val="20"/>
      <w:szCs w:val="20"/>
      <w:lang w:val="en-AU" w:eastAsia="en-AU"/>
      <w:rPrChange w:id="147" w:author="svcMRProcess" w:date="2026-09-25T20:04:00Z">
        <w:rPr>
          <w:lang w:val="en-AU" w:eastAsia="en-AU" w:bidi="ar-SA"/>
        </w:rPr>
      </w:rPrChange>
    </w:rPr>
  </w:style>
  <w:style w:type="paragraph" w:customStyle="1" w:styleId="BlankOpen">
    <w:name w:val="BlankOpen"/>
    <w:basedOn w:val="Normal"/>
    <w:pPr>
      <w:keepNext/>
      <w:keepLines/>
      <w:jc w:val="center"/>
      <w:pPrChange w:id="148" w:author="svcMRProcess" w:date="2026-09-25T20:04:00Z">
        <w:pPr>
          <w:keepNext/>
          <w:keepLines/>
          <w:jc w:val="center"/>
        </w:pPr>
      </w:pPrChange>
    </w:pPr>
    <w:rPr>
      <w:szCs w:val="24"/>
      <w:rPrChange w:id="148" w:author="svcMRProcess" w:date="2026-09-25T20:04:00Z">
        <w:rPr>
          <w:sz w:val="24"/>
          <w:szCs w:val="24"/>
          <w:lang w:val="en-AU" w:eastAsia="en-AU" w:bidi="ar-SA"/>
        </w:rPr>
      </w:rPrChange>
    </w:rPr>
  </w:style>
  <w:style w:type="paragraph" w:customStyle="1" w:styleId="BlankClose">
    <w:name w:val="BlankClose"/>
    <w:basedOn w:val="Normal"/>
    <w:pPr>
      <w:keepLines/>
      <w:jc w:val="center"/>
      <w:pPrChange w:id="149" w:author="svcMRProcess" w:date="2026-09-25T20:04:00Z">
        <w:pPr>
          <w:keepLines/>
          <w:jc w:val="center"/>
        </w:pPr>
      </w:pPrChange>
    </w:pPr>
    <w:rPr>
      <w:szCs w:val="24"/>
      <w:rPrChange w:id="149" w:author="svcMRProcess" w:date="2026-09-25T20:04:00Z">
        <w:rPr>
          <w:sz w:val="24"/>
          <w:szCs w:val="24"/>
          <w:lang w:val="en-AU" w:eastAsia="en-AU" w:bidi="ar-SA"/>
        </w:rPr>
      </w:rPrChange>
    </w:rPr>
  </w:style>
  <w:style w:type="paragraph" w:customStyle="1" w:styleId="PrincipalActRegPage1">
    <w:name w:val="PrincipalAct_Reg(Page 1)"/>
    <w:pPr>
      <w:spacing w:before="2600" w:after="0" w:line="240" w:lineRule="auto"/>
      <w:jc w:val="center"/>
      <w:pPrChange w:id="150" w:author="svcMRProcess" w:date="2026-09-25T20:04:00Z">
        <w:pPr>
          <w:spacing w:before="2600"/>
          <w:jc w:val="center"/>
        </w:pPr>
      </w:pPrChange>
    </w:pPr>
    <w:rPr>
      <w:rFonts w:ascii="Times New Roman" w:eastAsia="Times New Roman" w:hAnsi="Times New Roman" w:cs="Times New Roman"/>
      <w:sz w:val="24"/>
      <w:szCs w:val="20"/>
      <w:lang w:val="en-AU" w:eastAsia="en-AU"/>
      <w:rPrChange w:id="150" w:author="svcMRProcess" w:date="2026-09-25T20:04:00Z">
        <w:rPr>
          <w:sz w:val="24"/>
          <w:lang w:val="en-AU" w:eastAsia="en-AU" w:bidi="ar-SA"/>
        </w:rPr>
      </w:rPrChange>
    </w:rPr>
  </w:style>
  <w:style w:type="paragraph" w:customStyle="1" w:styleId="nzDefitem">
    <w:name w:val="nzDefitem"/>
    <w:pPr>
      <w:tabs>
        <w:tab w:val="right" w:pos="3459"/>
      </w:tabs>
      <w:spacing w:before="40" w:after="0" w:line="240" w:lineRule="auto"/>
      <w:ind w:left="3686" w:right="284" w:hanging="3119"/>
      <w:pPrChange w:id="151" w:author="svcMRProcess" w:date="2026-09-25T20:04:00Z">
        <w:pPr>
          <w:tabs>
            <w:tab w:val="right" w:pos="3459"/>
          </w:tabs>
          <w:spacing w:before="40"/>
          <w:ind w:left="3686" w:right="284" w:hanging="3119"/>
        </w:pPr>
      </w:pPrChange>
    </w:pPr>
    <w:rPr>
      <w:rFonts w:ascii="Times New Roman" w:eastAsia="Times New Roman" w:hAnsi="Times New Roman" w:cs="Times New Roman"/>
      <w:snapToGrid w:val="0"/>
      <w:sz w:val="20"/>
      <w:szCs w:val="20"/>
      <w:lang w:val="en-AU" w:eastAsia="en-AU"/>
      <w:rPrChange w:id="151" w:author="svcMRProcess" w:date="2026-09-25T20:04:00Z">
        <w:rPr>
          <w:snapToGrid w:val="0"/>
          <w:lang w:val="en-AU" w:eastAsia="en-AU" w:bidi="ar-SA"/>
        </w:rPr>
      </w:rPrChange>
    </w:rPr>
  </w:style>
  <w:style w:type="paragraph" w:customStyle="1" w:styleId="Defsubitem">
    <w:name w:val="Defsubitem"/>
    <w:qFormat/>
    <w:pPr>
      <w:tabs>
        <w:tab w:val="right" w:pos="3686"/>
      </w:tabs>
      <w:spacing w:before="80" w:after="0" w:line="260" w:lineRule="atLeast"/>
      <w:ind w:left="3969" w:hanging="3969"/>
      <w:pPrChange w:id="152" w:author="svcMRProcess" w:date="2026-09-25T20:04:00Z">
        <w:pPr>
          <w:tabs>
            <w:tab w:val="right" w:pos="3686"/>
          </w:tabs>
          <w:spacing w:before="80" w:line="260" w:lineRule="atLeast"/>
          <w:ind w:left="3969" w:hanging="3969"/>
        </w:pPr>
      </w:pPrChange>
    </w:pPr>
    <w:rPr>
      <w:rFonts w:ascii="Times New Roman" w:eastAsia="Times New Roman" w:hAnsi="Times New Roman" w:cs="Times New Roman"/>
      <w:snapToGrid w:val="0"/>
      <w:sz w:val="24"/>
      <w:szCs w:val="20"/>
      <w:lang w:val="en-AU" w:eastAsia="en-AU"/>
      <w:rPrChange w:id="152" w:author="svcMRProcess" w:date="2026-09-25T20:04:00Z">
        <w:rPr>
          <w:snapToGrid w:val="0"/>
          <w:sz w:val="24"/>
          <w:lang w:val="en-AU" w:eastAsia="en-AU" w:bidi="ar-SA"/>
        </w:rPr>
      </w:rPrChange>
    </w:rPr>
  </w:style>
  <w:style w:type="paragraph" w:customStyle="1" w:styleId="Ednotedefsubitem">
    <w:name w:val="Ednote(defsubitem)"/>
    <w:basedOn w:val="Defsubitem"/>
    <w:rsid w:val="00813BE3"/>
    <w:rPr>
      <w:i/>
    </w:rPr>
  </w:style>
  <w:style w:type="paragraph" w:customStyle="1" w:styleId="yDefsubitem">
    <w:name w:val="yDefsubitem"/>
    <w:qFormat/>
    <w:pPr>
      <w:tabs>
        <w:tab w:val="right" w:pos="3686"/>
      </w:tabs>
      <w:spacing w:before="80" w:after="0" w:line="240" w:lineRule="auto"/>
      <w:ind w:left="3969" w:hanging="3969"/>
      <w:pPrChange w:id="153" w:author="svcMRProcess" w:date="2026-09-25T20:04:00Z">
        <w:pPr>
          <w:tabs>
            <w:tab w:val="right" w:pos="3686"/>
          </w:tabs>
          <w:spacing w:before="80"/>
          <w:ind w:left="3969" w:hanging="3969"/>
        </w:pPr>
      </w:pPrChange>
    </w:pPr>
    <w:rPr>
      <w:rFonts w:ascii="Times New Roman" w:eastAsia="Times New Roman" w:hAnsi="Times New Roman" w:cs="Times New Roman"/>
      <w:snapToGrid w:val="0"/>
      <w:szCs w:val="20"/>
      <w:lang w:val="en-AU" w:eastAsia="en-AU"/>
      <w:rPrChange w:id="153" w:author="svcMRProcess" w:date="2026-09-25T20:04:00Z">
        <w:rPr>
          <w:snapToGrid w:val="0"/>
          <w:sz w:val="22"/>
          <w:lang w:val="en-AU" w:eastAsia="en-AU" w:bidi="ar-SA"/>
        </w:rPr>
      </w:rPrChange>
    </w:rPr>
  </w:style>
  <w:style w:type="paragraph" w:customStyle="1" w:styleId="yEdnotedefsubitem">
    <w:name w:val="yEdnote(defsubitem)"/>
    <w:basedOn w:val="yDefsubitem"/>
    <w:rsid w:val="00813BE3"/>
    <w:rPr>
      <w:i/>
    </w:rPr>
  </w:style>
  <w:style w:type="paragraph" w:customStyle="1" w:styleId="zDefsubitem">
    <w:name w:val="zDefsubitem"/>
    <w:qFormat/>
    <w:pPr>
      <w:tabs>
        <w:tab w:val="right" w:pos="4167"/>
      </w:tabs>
      <w:spacing w:before="80" w:after="0" w:line="260" w:lineRule="atLeast"/>
      <w:ind w:left="4451" w:right="284" w:hanging="3884"/>
      <w:pPrChange w:id="154" w:author="svcMRProcess" w:date="2026-09-25T20:04:00Z">
        <w:pPr>
          <w:tabs>
            <w:tab w:val="right" w:pos="4167"/>
          </w:tabs>
          <w:spacing w:before="80" w:line="260" w:lineRule="atLeast"/>
          <w:ind w:left="4451" w:right="284" w:hanging="3884"/>
        </w:pPr>
      </w:pPrChange>
    </w:pPr>
    <w:rPr>
      <w:rFonts w:ascii="Times New Roman" w:eastAsia="Times New Roman" w:hAnsi="Times New Roman" w:cs="Times New Roman"/>
      <w:snapToGrid w:val="0"/>
      <w:sz w:val="24"/>
      <w:szCs w:val="20"/>
      <w:lang w:val="en-AU" w:eastAsia="en-AU"/>
      <w:rPrChange w:id="154" w:author="svcMRProcess" w:date="2026-09-25T20:04:00Z">
        <w:rPr>
          <w:snapToGrid w:val="0"/>
          <w:sz w:val="24"/>
          <w:lang w:val="en-AU" w:eastAsia="en-AU" w:bidi="ar-SA"/>
        </w:rPr>
      </w:rPrChange>
    </w:rPr>
  </w:style>
  <w:style w:type="paragraph" w:customStyle="1" w:styleId="nzDefsubitem">
    <w:name w:val="nzDefsubitem"/>
    <w:qFormat/>
    <w:pPr>
      <w:tabs>
        <w:tab w:val="right" w:pos="4167"/>
      </w:tabs>
      <w:spacing w:before="40" w:after="0" w:line="240" w:lineRule="auto"/>
      <w:ind w:left="4451" w:right="284" w:hanging="3884"/>
      <w:pPrChange w:id="155" w:author="svcMRProcess" w:date="2026-09-25T20:04:00Z">
        <w:pPr>
          <w:tabs>
            <w:tab w:val="right" w:pos="4167"/>
          </w:tabs>
          <w:spacing w:before="40"/>
          <w:ind w:left="4451" w:right="284" w:hanging="3884"/>
        </w:pPr>
      </w:pPrChange>
    </w:pPr>
    <w:rPr>
      <w:rFonts w:ascii="Times New Roman" w:eastAsia="Times New Roman" w:hAnsi="Times New Roman" w:cs="Times New Roman"/>
      <w:snapToGrid w:val="0"/>
      <w:sz w:val="20"/>
      <w:szCs w:val="20"/>
      <w:lang w:val="en-AU" w:eastAsia="en-AU"/>
      <w:rPrChange w:id="155" w:author="svcMRProcess" w:date="2026-09-25T20:04:00Z">
        <w:rPr>
          <w:snapToGrid w:val="0"/>
          <w:lang w:val="en-AU" w:eastAsia="en-AU" w:bidi="ar-SA"/>
        </w:rPr>
      </w:rPrChange>
    </w:rPr>
  </w:style>
  <w:style w:type="paragraph" w:customStyle="1" w:styleId="zyDefsubitem">
    <w:name w:val="zyDefsubitem"/>
    <w:qFormat/>
    <w:pPr>
      <w:tabs>
        <w:tab w:val="right" w:pos="4167"/>
      </w:tabs>
      <w:spacing w:before="80" w:after="0" w:line="240" w:lineRule="auto"/>
      <w:ind w:left="4451" w:right="284" w:hanging="3884"/>
      <w:pPrChange w:id="156" w:author="svcMRProcess" w:date="2026-09-25T20:04:00Z">
        <w:pPr>
          <w:tabs>
            <w:tab w:val="right" w:pos="4167"/>
          </w:tabs>
          <w:spacing w:before="80"/>
          <w:ind w:left="4451" w:right="284" w:hanging="3884"/>
        </w:pPr>
      </w:pPrChange>
    </w:pPr>
    <w:rPr>
      <w:rFonts w:ascii="Times New Roman" w:eastAsia="Times New Roman" w:hAnsi="Times New Roman" w:cs="Times New Roman"/>
      <w:snapToGrid w:val="0"/>
      <w:szCs w:val="20"/>
      <w:lang w:val="en-AU" w:eastAsia="en-AU"/>
      <w:rPrChange w:id="156" w:author="svcMRProcess" w:date="2026-09-25T20:04:00Z">
        <w:rPr>
          <w:snapToGrid w:val="0"/>
          <w:sz w:val="22"/>
          <w:lang w:val="en-AU" w:eastAsia="en-AU" w:bidi="ar-SA"/>
        </w:rPr>
      </w:rPrChange>
    </w:rPr>
  </w:style>
  <w:style w:type="paragraph" w:customStyle="1" w:styleId="nzPensubpara">
    <w:name w:val="nzPensubpara"/>
    <w:basedOn w:val="zPensubpara"/>
    <w:rsid w:val="00813BE3"/>
    <w:pPr>
      <w:spacing w:before="40" w:line="240" w:lineRule="auto"/>
    </w:pPr>
    <w:rPr>
      <w:sz w:val="20"/>
    </w:rPr>
  </w:style>
  <w:style w:type="paragraph" w:customStyle="1" w:styleId="nzPenitem">
    <w:name w:val="nzPenitem"/>
    <w:basedOn w:val="zPenitem"/>
    <w:rsid w:val="00813BE3"/>
    <w:pPr>
      <w:spacing w:before="40" w:line="240" w:lineRule="auto"/>
    </w:pPr>
    <w:rPr>
      <w:sz w:val="20"/>
    </w:rPr>
  </w:style>
  <w:style w:type="paragraph" w:customStyle="1" w:styleId="yEdnotenumbereditem">
    <w:name w:val="yEdnote(numbereditem)"/>
    <w:basedOn w:val="yNumberedItem"/>
    <w:rsid w:val="00813BE3"/>
    <w:rPr>
      <w:i/>
    </w:rPr>
  </w:style>
  <w:style w:type="paragraph" w:customStyle="1" w:styleId="yNumberedItemPara">
    <w:name w:val="yNumberedItemPara"/>
    <w:qFormat/>
    <w:pPr>
      <w:tabs>
        <w:tab w:val="right" w:pos="1332"/>
      </w:tabs>
      <w:spacing w:before="80" w:after="0" w:line="240" w:lineRule="auto"/>
      <w:ind w:left="1616" w:hanging="1616"/>
      <w:pPrChange w:id="157" w:author="svcMRProcess" w:date="2026-09-25T20:04:00Z">
        <w:pPr>
          <w:tabs>
            <w:tab w:val="right" w:pos="1332"/>
          </w:tabs>
          <w:spacing w:before="80"/>
          <w:ind w:left="1616" w:hanging="1616"/>
        </w:pPr>
      </w:pPrChange>
    </w:pPr>
    <w:rPr>
      <w:rFonts w:ascii="Times New Roman" w:eastAsia="Times New Roman" w:hAnsi="Times New Roman" w:cs="Times New Roman"/>
      <w:szCs w:val="20"/>
      <w:lang w:val="en-AU" w:eastAsia="en-AU"/>
      <w:rPrChange w:id="157" w:author="svcMRProcess" w:date="2026-09-25T20:04:00Z">
        <w:rPr>
          <w:sz w:val="22"/>
          <w:lang w:val="en-AU" w:eastAsia="en-AU" w:bidi="ar-SA"/>
        </w:rPr>
      </w:rPrChange>
    </w:rPr>
  </w:style>
  <w:style w:type="paragraph" w:customStyle="1" w:styleId="yEdnotenumbereditempara">
    <w:name w:val="yEdnote(numbereditempara)"/>
    <w:basedOn w:val="yNumberedItemPara"/>
    <w:rsid w:val="00813BE3"/>
    <w:rPr>
      <w:i/>
    </w:rPr>
  </w:style>
  <w:style w:type="paragraph" w:customStyle="1" w:styleId="zyNumberedItemPara">
    <w:name w:val="zyNumberedItemPara"/>
    <w:qFormat/>
    <w:pPr>
      <w:tabs>
        <w:tab w:val="right" w:pos="1899"/>
      </w:tabs>
      <w:spacing w:before="80" w:after="0" w:line="240" w:lineRule="auto"/>
      <w:ind w:left="2183" w:right="284" w:hanging="1616"/>
      <w:pPrChange w:id="158" w:author="svcMRProcess" w:date="2026-09-25T20:04:00Z">
        <w:pPr>
          <w:tabs>
            <w:tab w:val="right" w:pos="1899"/>
          </w:tabs>
          <w:spacing w:before="80"/>
          <w:ind w:left="2183" w:right="284" w:hanging="1616"/>
        </w:pPr>
      </w:pPrChange>
    </w:pPr>
    <w:rPr>
      <w:rFonts w:ascii="Times New Roman" w:eastAsia="Times New Roman" w:hAnsi="Times New Roman" w:cs="Times New Roman"/>
      <w:szCs w:val="20"/>
      <w:lang w:val="en-AU" w:eastAsia="en-AU"/>
      <w:rPrChange w:id="158" w:author="svcMRProcess" w:date="2026-09-25T20:04:00Z">
        <w:rPr>
          <w:sz w:val="22"/>
          <w:lang w:val="en-AU" w:eastAsia="en-AU" w:bidi="ar-SA"/>
        </w:rPr>
      </w:rPrChange>
    </w:rPr>
  </w:style>
  <w:style w:type="paragraph" w:customStyle="1" w:styleId="nzNumberedItemPara">
    <w:name w:val="nzNumberedItemPara"/>
    <w:pPr>
      <w:tabs>
        <w:tab w:val="right" w:pos="1899"/>
      </w:tabs>
      <w:spacing w:before="40" w:after="0" w:line="240" w:lineRule="auto"/>
      <w:ind w:left="2183" w:right="284" w:hanging="1616"/>
      <w:pPrChange w:id="159" w:author="svcMRProcess" w:date="2026-09-25T20:04:00Z">
        <w:pPr>
          <w:tabs>
            <w:tab w:val="right" w:pos="1899"/>
          </w:tabs>
          <w:spacing w:before="40"/>
          <w:ind w:left="2183" w:right="284" w:hanging="1616"/>
        </w:pPr>
      </w:pPrChange>
    </w:pPr>
    <w:rPr>
      <w:rFonts w:ascii="Times New Roman" w:eastAsia="Times New Roman" w:hAnsi="Times New Roman" w:cs="Times New Roman"/>
      <w:sz w:val="20"/>
      <w:szCs w:val="20"/>
      <w:lang w:val="en-AU" w:eastAsia="en-AU"/>
      <w:rPrChange w:id="159" w:author="svcMRProcess" w:date="2026-09-25T20:04:00Z">
        <w:rPr>
          <w:lang w:val="en-AU" w:eastAsia="en-AU" w:bidi="ar-SA"/>
        </w:rPr>
      </w:rPrChange>
    </w:rPr>
  </w:style>
  <w:style w:type="paragraph" w:customStyle="1" w:styleId="yNumberedItemSubPara">
    <w:name w:val="yNumberedItemSubPara"/>
    <w:qFormat/>
    <w:pPr>
      <w:tabs>
        <w:tab w:val="right" w:pos="2041"/>
      </w:tabs>
      <w:spacing w:before="80" w:after="0" w:line="240" w:lineRule="auto"/>
      <w:ind w:left="2325" w:hanging="2325"/>
      <w:pPrChange w:id="160" w:author="svcMRProcess" w:date="2026-09-25T20:04:00Z">
        <w:pPr>
          <w:tabs>
            <w:tab w:val="right" w:pos="2041"/>
          </w:tabs>
          <w:spacing w:before="80"/>
          <w:ind w:left="2325" w:hanging="2325"/>
        </w:pPr>
      </w:pPrChange>
    </w:pPr>
    <w:rPr>
      <w:rFonts w:ascii="Times New Roman" w:eastAsia="Times New Roman" w:hAnsi="Times New Roman" w:cs="Times New Roman"/>
      <w:szCs w:val="20"/>
      <w:lang w:val="en-AU" w:eastAsia="en-AU"/>
      <w:rPrChange w:id="160" w:author="svcMRProcess" w:date="2026-09-25T20:04:00Z">
        <w:rPr>
          <w:sz w:val="22"/>
          <w:lang w:val="en-AU" w:eastAsia="en-AU" w:bidi="ar-SA"/>
        </w:rPr>
      </w:rPrChange>
    </w:rPr>
  </w:style>
  <w:style w:type="paragraph" w:customStyle="1" w:styleId="yEdnotenumbereditemsubpara">
    <w:name w:val="yEdnote(numbereditemsubpara)"/>
    <w:basedOn w:val="yNumberedItemSubPara"/>
    <w:rsid w:val="00813BE3"/>
    <w:rPr>
      <w:i/>
    </w:rPr>
  </w:style>
  <w:style w:type="paragraph" w:customStyle="1" w:styleId="zyNumberedItemSubPara">
    <w:name w:val="zyNumberedItemSubPara"/>
    <w:qFormat/>
    <w:pPr>
      <w:tabs>
        <w:tab w:val="right" w:pos="2608"/>
      </w:tabs>
      <w:spacing w:before="80" w:after="0" w:line="240" w:lineRule="auto"/>
      <w:ind w:left="2892" w:right="284" w:hanging="2325"/>
      <w:pPrChange w:id="161" w:author="svcMRProcess" w:date="2026-09-25T20:04:00Z">
        <w:pPr>
          <w:tabs>
            <w:tab w:val="right" w:pos="2608"/>
          </w:tabs>
          <w:spacing w:before="80"/>
          <w:ind w:left="2892" w:right="284" w:hanging="2325"/>
        </w:pPr>
      </w:pPrChange>
    </w:pPr>
    <w:rPr>
      <w:rFonts w:ascii="Times New Roman" w:eastAsia="Times New Roman" w:hAnsi="Times New Roman" w:cs="Times New Roman"/>
      <w:szCs w:val="20"/>
      <w:lang w:val="en-AU" w:eastAsia="en-AU"/>
      <w:rPrChange w:id="161" w:author="svcMRProcess" w:date="2026-09-25T20:04:00Z">
        <w:rPr>
          <w:sz w:val="22"/>
          <w:lang w:val="en-AU" w:eastAsia="en-AU" w:bidi="ar-SA"/>
        </w:rPr>
      </w:rPrChange>
    </w:rPr>
  </w:style>
  <w:style w:type="paragraph" w:customStyle="1" w:styleId="nzNumberedItemSubPara">
    <w:name w:val="nzNumberedItemSubPara"/>
    <w:pPr>
      <w:tabs>
        <w:tab w:val="right" w:pos="2608"/>
      </w:tabs>
      <w:spacing w:before="40" w:after="0" w:line="240" w:lineRule="auto"/>
      <w:ind w:left="2892" w:right="284" w:hanging="2325"/>
      <w:pPrChange w:id="162" w:author="svcMRProcess" w:date="2026-09-25T20:04:00Z">
        <w:pPr>
          <w:tabs>
            <w:tab w:val="right" w:pos="2608"/>
          </w:tabs>
          <w:spacing w:before="40"/>
          <w:ind w:left="2892" w:right="284" w:hanging="2325"/>
        </w:pPr>
      </w:pPrChange>
    </w:pPr>
    <w:rPr>
      <w:rFonts w:ascii="Times New Roman" w:eastAsia="Times New Roman" w:hAnsi="Times New Roman" w:cs="Times New Roman"/>
      <w:sz w:val="20"/>
      <w:szCs w:val="20"/>
      <w:lang w:val="en-AU" w:eastAsia="en-AU"/>
      <w:rPrChange w:id="162" w:author="svcMRProcess" w:date="2026-09-25T20:04:00Z">
        <w:rPr>
          <w:lang w:val="en-AU" w:eastAsia="en-AU" w:bidi="ar-SA"/>
        </w:rPr>
      </w:rPrChange>
    </w:rPr>
  </w:style>
  <w:style w:type="paragraph" w:customStyle="1" w:styleId="PermNoteHeading">
    <w:name w:val="PermNoteHeading"/>
    <w:qFormat/>
    <w:pPr>
      <w:keepNext/>
      <w:spacing w:before="160" w:after="0" w:line="240" w:lineRule="auto"/>
      <w:ind w:left="879" w:hanging="879"/>
      <w:pPrChange w:id="163" w:author="svcMRProcess" w:date="2026-09-25T20:04:00Z">
        <w:pPr>
          <w:keepNext/>
          <w:spacing w:before="160"/>
          <w:ind w:left="879" w:hanging="879"/>
        </w:pPr>
      </w:pPrChange>
    </w:pPr>
    <w:rPr>
      <w:rFonts w:ascii="Arial" w:eastAsia="Times New Roman" w:hAnsi="Arial" w:cs="Times New Roman"/>
      <w:sz w:val="18"/>
      <w:szCs w:val="20"/>
      <w:lang w:val="en-AU" w:eastAsia="en-AU"/>
      <w:rPrChange w:id="163" w:author="svcMRProcess" w:date="2026-09-25T20:04:00Z">
        <w:rPr>
          <w:rFonts w:ascii="Arial" w:hAnsi="Arial"/>
          <w:sz w:val="18"/>
          <w:lang w:val="en-AU" w:eastAsia="en-AU" w:bidi="ar-SA"/>
        </w:rPr>
      </w:rPrChange>
    </w:rPr>
  </w:style>
  <w:style w:type="paragraph" w:customStyle="1" w:styleId="Ednotepermnoteheading">
    <w:name w:val="Ednote(permnoteheading)"/>
    <w:basedOn w:val="PermNoteHeading"/>
    <w:rsid w:val="00813BE3"/>
    <w:rPr>
      <w:i/>
    </w:rPr>
  </w:style>
  <w:style w:type="paragraph" w:customStyle="1" w:styleId="zPermNoteHeading">
    <w:name w:val="zPermNoteHeading"/>
    <w:qFormat/>
    <w:pPr>
      <w:spacing w:before="160" w:after="0" w:line="240" w:lineRule="auto"/>
      <w:ind w:left="1446" w:right="284" w:hanging="879"/>
      <w:pPrChange w:id="164" w:author="svcMRProcess" w:date="2026-09-25T20:04:00Z">
        <w:pPr>
          <w:spacing w:before="160"/>
          <w:ind w:left="1446" w:right="284" w:hanging="879"/>
        </w:pPr>
      </w:pPrChange>
    </w:pPr>
    <w:rPr>
      <w:rFonts w:ascii="Arial" w:eastAsia="Times New Roman" w:hAnsi="Arial" w:cs="Times New Roman"/>
      <w:sz w:val="18"/>
      <w:szCs w:val="20"/>
      <w:lang w:val="en-AU" w:eastAsia="en-AU"/>
      <w:rPrChange w:id="164" w:author="svcMRProcess" w:date="2026-09-25T20:04:00Z">
        <w:rPr>
          <w:rFonts w:ascii="Arial" w:hAnsi="Arial"/>
          <w:sz w:val="18"/>
          <w:lang w:val="en-AU" w:eastAsia="en-AU" w:bidi="ar-SA"/>
        </w:rPr>
      </w:rPrChange>
    </w:rPr>
  </w:style>
  <w:style w:type="paragraph" w:customStyle="1" w:styleId="nzPermNoteHeading">
    <w:name w:val="nzPermNoteHeading"/>
    <w:pPr>
      <w:spacing w:before="40" w:after="0" w:line="240" w:lineRule="auto"/>
      <w:ind w:left="1446" w:right="284" w:hanging="879"/>
      <w:pPrChange w:id="165" w:author="svcMRProcess" w:date="2026-09-25T20:04:00Z">
        <w:pPr>
          <w:spacing w:before="40"/>
          <w:ind w:left="1446" w:right="284" w:hanging="879"/>
        </w:pPr>
      </w:pPrChange>
    </w:pPr>
    <w:rPr>
      <w:rFonts w:ascii="Arial" w:eastAsia="Times New Roman" w:hAnsi="Arial" w:cs="Times New Roman"/>
      <w:sz w:val="14"/>
      <w:szCs w:val="20"/>
      <w:lang w:val="en-AU" w:eastAsia="en-AU"/>
      <w:rPrChange w:id="165" w:author="svcMRProcess" w:date="2026-09-25T20:04:00Z">
        <w:rPr>
          <w:rFonts w:ascii="Arial" w:hAnsi="Arial"/>
          <w:sz w:val="14"/>
          <w:lang w:val="en-AU" w:eastAsia="en-AU" w:bidi="ar-SA"/>
        </w:rPr>
      </w:rPrChange>
    </w:rPr>
  </w:style>
  <w:style w:type="paragraph" w:customStyle="1" w:styleId="PermNoteText">
    <w:name w:val="PermNoteText"/>
    <w:qFormat/>
    <w:pPr>
      <w:tabs>
        <w:tab w:val="left" w:pos="879"/>
      </w:tabs>
      <w:spacing w:before="80" w:after="0" w:line="240" w:lineRule="auto"/>
      <w:ind w:left="1418" w:hanging="1418"/>
      <w:pPrChange w:id="166" w:author="svcMRProcess" w:date="2026-09-25T20:04:00Z">
        <w:pPr>
          <w:tabs>
            <w:tab w:val="left" w:pos="879"/>
          </w:tabs>
          <w:spacing w:before="80"/>
          <w:ind w:left="1418" w:hanging="1418"/>
        </w:pPr>
      </w:pPrChange>
    </w:pPr>
    <w:rPr>
      <w:rFonts w:ascii="Arial" w:eastAsia="Times New Roman" w:hAnsi="Arial" w:cs="Times New Roman"/>
      <w:sz w:val="18"/>
      <w:szCs w:val="20"/>
      <w:lang w:val="en-AU" w:eastAsia="en-AU"/>
      <w:rPrChange w:id="166" w:author="svcMRProcess" w:date="2026-09-25T20:04:00Z">
        <w:rPr>
          <w:rFonts w:ascii="Arial" w:hAnsi="Arial"/>
          <w:sz w:val="18"/>
          <w:lang w:val="en-AU" w:eastAsia="en-AU" w:bidi="ar-SA"/>
        </w:rPr>
      </w:rPrChange>
    </w:rPr>
  </w:style>
  <w:style w:type="paragraph" w:customStyle="1" w:styleId="Ednotepermnotetext">
    <w:name w:val="Ednote(permnotetext)"/>
    <w:basedOn w:val="PermNoteText"/>
    <w:rsid w:val="00813BE3"/>
    <w:rPr>
      <w:i/>
    </w:rPr>
  </w:style>
  <w:style w:type="paragraph" w:customStyle="1" w:styleId="zPermNoteText">
    <w:name w:val="zPermNoteText"/>
    <w:qFormat/>
    <w:pPr>
      <w:tabs>
        <w:tab w:val="left" w:pos="1446"/>
      </w:tabs>
      <w:spacing w:before="80" w:after="0" w:line="240" w:lineRule="auto"/>
      <w:ind w:left="2013" w:right="284" w:hanging="1446"/>
      <w:pPrChange w:id="167" w:author="svcMRProcess" w:date="2026-09-25T20:04:00Z">
        <w:pPr>
          <w:tabs>
            <w:tab w:val="left" w:pos="1446"/>
          </w:tabs>
          <w:spacing w:before="80"/>
          <w:ind w:left="2013" w:right="284" w:hanging="1446"/>
        </w:pPr>
      </w:pPrChange>
    </w:pPr>
    <w:rPr>
      <w:rFonts w:ascii="Arial" w:eastAsia="Times New Roman" w:hAnsi="Arial" w:cs="Times New Roman"/>
      <w:sz w:val="18"/>
      <w:szCs w:val="20"/>
      <w:lang w:val="en-AU" w:eastAsia="en-AU"/>
      <w:rPrChange w:id="167" w:author="svcMRProcess" w:date="2026-09-25T20:04:00Z">
        <w:rPr>
          <w:rFonts w:ascii="Arial" w:hAnsi="Arial"/>
          <w:sz w:val="18"/>
          <w:lang w:val="en-AU" w:eastAsia="en-AU" w:bidi="ar-SA"/>
        </w:rPr>
      </w:rPrChange>
    </w:rPr>
  </w:style>
  <w:style w:type="paragraph" w:customStyle="1" w:styleId="nzPermNoteText">
    <w:name w:val="nzPermNoteText"/>
    <w:pPr>
      <w:tabs>
        <w:tab w:val="left" w:pos="1446"/>
      </w:tabs>
      <w:spacing w:before="40" w:after="0" w:line="240" w:lineRule="auto"/>
      <w:ind w:left="2013" w:right="284" w:hanging="1446"/>
      <w:pPrChange w:id="168" w:author="svcMRProcess" w:date="2026-09-25T20:04:00Z">
        <w:pPr>
          <w:tabs>
            <w:tab w:val="left" w:pos="1446"/>
          </w:tabs>
          <w:spacing w:before="40"/>
          <w:ind w:left="2013" w:right="284" w:hanging="1446"/>
        </w:pPr>
      </w:pPrChange>
    </w:pPr>
    <w:rPr>
      <w:rFonts w:ascii="Arial" w:eastAsia="Times New Roman" w:hAnsi="Arial" w:cs="Times New Roman"/>
      <w:sz w:val="14"/>
      <w:szCs w:val="20"/>
      <w:lang w:val="en-AU" w:eastAsia="en-AU"/>
      <w:rPrChange w:id="168" w:author="svcMRProcess" w:date="2026-09-25T20:04:00Z">
        <w:rPr>
          <w:rFonts w:ascii="Arial" w:hAnsi="Arial"/>
          <w:sz w:val="14"/>
          <w:lang w:val="en-AU" w:eastAsia="en-AU" w:bidi="ar-SA"/>
        </w:rPr>
      </w:rPrChange>
    </w:rPr>
  </w:style>
  <w:style w:type="paragraph" w:customStyle="1" w:styleId="PermNotePara">
    <w:name w:val="PermNotePara"/>
    <w:qFormat/>
    <w:pPr>
      <w:tabs>
        <w:tab w:val="right" w:pos="1843"/>
      </w:tabs>
      <w:spacing w:before="80" w:after="0" w:line="240" w:lineRule="auto"/>
      <w:ind w:left="2013" w:hanging="2013"/>
      <w:pPrChange w:id="169" w:author="svcMRProcess" w:date="2026-09-25T20:04:00Z">
        <w:pPr>
          <w:tabs>
            <w:tab w:val="right" w:pos="1843"/>
          </w:tabs>
          <w:spacing w:before="80"/>
          <w:ind w:left="2013" w:hanging="2013"/>
        </w:pPr>
      </w:pPrChange>
    </w:pPr>
    <w:rPr>
      <w:rFonts w:ascii="Arial" w:eastAsia="Times New Roman" w:hAnsi="Arial" w:cs="Times New Roman"/>
      <w:sz w:val="18"/>
      <w:szCs w:val="20"/>
      <w:lang w:val="en-AU" w:eastAsia="en-AU"/>
      <w:rPrChange w:id="169" w:author="svcMRProcess" w:date="2026-09-25T20:04:00Z">
        <w:rPr>
          <w:rFonts w:ascii="Arial" w:hAnsi="Arial"/>
          <w:sz w:val="18"/>
          <w:lang w:val="en-AU" w:eastAsia="en-AU" w:bidi="ar-SA"/>
        </w:rPr>
      </w:rPrChange>
    </w:rPr>
  </w:style>
  <w:style w:type="paragraph" w:customStyle="1" w:styleId="Ednotepermnotepara">
    <w:name w:val="Ednote(permnotepara)"/>
    <w:basedOn w:val="PermNotePara"/>
    <w:rsid w:val="00813BE3"/>
    <w:rPr>
      <w:i/>
    </w:rPr>
  </w:style>
  <w:style w:type="paragraph" w:customStyle="1" w:styleId="zPermNotePara">
    <w:name w:val="zPermNotePara"/>
    <w:qFormat/>
    <w:pPr>
      <w:tabs>
        <w:tab w:val="right" w:pos="2410"/>
      </w:tabs>
      <w:spacing w:before="80" w:after="0" w:line="240" w:lineRule="auto"/>
      <w:ind w:left="2580" w:right="284" w:hanging="2013"/>
      <w:pPrChange w:id="170" w:author="svcMRProcess" w:date="2026-09-25T20:04:00Z">
        <w:pPr>
          <w:tabs>
            <w:tab w:val="right" w:pos="2410"/>
          </w:tabs>
          <w:spacing w:before="80"/>
          <w:ind w:left="2580" w:right="284" w:hanging="2013"/>
        </w:pPr>
      </w:pPrChange>
    </w:pPr>
    <w:rPr>
      <w:rFonts w:ascii="Arial" w:eastAsia="Times New Roman" w:hAnsi="Arial" w:cs="Times New Roman"/>
      <w:sz w:val="18"/>
      <w:szCs w:val="20"/>
      <w:lang w:val="en-AU" w:eastAsia="en-AU"/>
      <w:rPrChange w:id="170" w:author="svcMRProcess" w:date="2026-09-25T20:04:00Z">
        <w:rPr>
          <w:rFonts w:ascii="Arial" w:hAnsi="Arial"/>
          <w:sz w:val="18"/>
          <w:lang w:val="en-AU" w:eastAsia="en-AU" w:bidi="ar-SA"/>
        </w:rPr>
      </w:rPrChange>
    </w:rPr>
  </w:style>
  <w:style w:type="paragraph" w:customStyle="1" w:styleId="nzPermNotePara">
    <w:name w:val="nzPermNotePara"/>
    <w:pPr>
      <w:tabs>
        <w:tab w:val="right" w:pos="2410"/>
      </w:tabs>
      <w:spacing w:before="40" w:after="0" w:line="240" w:lineRule="auto"/>
      <w:ind w:left="2580" w:right="284" w:hanging="2013"/>
      <w:pPrChange w:id="171" w:author="svcMRProcess" w:date="2026-09-25T20:04:00Z">
        <w:pPr>
          <w:tabs>
            <w:tab w:val="right" w:pos="2410"/>
          </w:tabs>
          <w:spacing w:before="40"/>
          <w:ind w:left="2580" w:right="284" w:hanging="2013"/>
        </w:pPr>
      </w:pPrChange>
    </w:pPr>
    <w:rPr>
      <w:rFonts w:ascii="Arial" w:eastAsia="Times New Roman" w:hAnsi="Arial" w:cs="Times New Roman"/>
      <w:sz w:val="14"/>
      <w:szCs w:val="20"/>
      <w:lang w:val="en-AU" w:eastAsia="en-AU"/>
      <w:rPrChange w:id="171" w:author="svcMRProcess" w:date="2026-09-25T20:04:00Z">
        <w:rPr>
          <w:rFonts w:ascii="Arial" w:hAnsi="Arial"/>
          <w:sz w:val="14"/>
          <w:lang w:val="en-AU" w:eastAsia="en-AU" w:bidi="ar-SA"/>
        </w:rPr>
      </w:rPrChange>
    </w:rPr>
  </w:style>
  <w:style w:type="paragraph" w:customStyle="1" w:styleId="PermNoteSubPara">
    <w:name w:val="PermNoteSubPara"/>
    <w:qFormat/>
    <w:pPr>
      <w:tabs>
        <w:tab w:val="right" w:pos="2296"/>
      </w:tabs>
      <w:spacing w:before="80" w:after="0" w:line="240" w:lineRule="auto"/>
      <w:ind w:left="2580" w:hanging="2580"/>
      <w:pPrChange w:id="172" w:author="svcMRProcess" w:date="2026-09-25T20:04:00Z">
        <w:pPr>
          <w:tabs>
            <w:tab w:val="right" w:pos="2296"/>
          </w:tabs>
          <w:spacing w:before="80"/>
          <w:ind w:left="2580" w:hanging="2580"/>
        </w:pPr>
      </w:pPrChange>
    </w:pPr>
    <w:rPr>
      <w:rFonts w:ascii="Arial" w:eastAsia="Times New Roman" w:hAnsi="Arial" w:cs="Times New Roman"/>
      <w:sz w:val="18"/>
      <w:szCs w:val="20"/>
      <w:lang w:val="en-AU" w:eastAsia="en-AU"/>
      <w:rPrChange w:id="172" w:author="svcMRProcess" w:date="2026-09-25T20:04:00Z">
        <w:rPr>
          <w:rFonts w:ascii="Arial" w:hAnsi="Arial"/>
          <w:sz w:val="18"/>
          <w:lang w:val="en-AU" w:eastAsia="en-AU" w:bidi="ar-SA"/>
        </w:rPr>
      </w:rPrChange>
    </w:rPr>
  </w:style>
  <w:style w:type="paragraph" w:customStyle="1" w:styleId="Ednotepermnotesubpara">
    <w:name w:val="Ednote(permnotesubpara)"/>
    <w:basedOn w:val="PermNoteSubPara"/>
    <w:rsid w:val="00813BE3"/>
    <w:rPr>
      <w:i/>
    </w:rPr>
  </w:style>
  <w:style w:type="paragraph" w:customStyle="1" w:styleId="zPermNoteSubPara">
    <w:name w:val="zPermNoteSubPara"/>
    <w:qFormat/>
    <w:pPr>
      <w:tabs>
        <w:tab w:val="right" w:pos="2863"/>
      </w:tabs>
      <w:spacing w:before="80" w:after="0" w:line="240" w:lineRule="auto"/>
      <w:ind w:left="3147" w:right="284" w:hanging="2580"/>
      <w:pPrChange w:id="173" w:author="svcMRProcess" w:date="2026-09-25T20:04:00Z">
        <w:pPr>
          <w:tabs>
            <w:tab w:val="right" w:pos="2863"/>
          </w:tabs>
          <w:spacing w:before="80"/>
          <w:ind w:left="3147" w:right="284" w:hanging="2580"/>
        </w:pPr>
      </w:pPrChange>
    </w:pPr>
    <w:rPr>
      <w:rFonts w:ascii="Arial" w:eastAsia="Times New Roman" w:hAnsi="Arial" w:cs="Times New Roman"/>
      <w:sz w:val="18"/>
      <w:szCs w:val="20"/>
      <w:lang w:val="en-AU" w:eastAsia="en-AU"/>
      <w:rPrChange w:id="173" w:author="svcMRProcess" w:date="2026-09-25T20:04:00Z">
        <w:rPr>
          <w:rFonts w:ascii="Arial" w:hAnsi="Arial"/>
          <w:sz w:val="18"/>
          <w:lang w:val="en-AU" w:eastAsia="en-AU" w:bidi="ar-SA"/>
        </w:rPr>
      </w:rPrChange>
    </w:rPr>
  </w:style>
  <w:style w:type="paragraph" w:customStyle="1" w:styleId="nzPermNoteSubPara">
    <w:name w:val="nzPermNoteSubPara"/>
    <w:pPr>
      <w:tabs>
        <w:tab w:val="right" w:pos="2863"/>
      </w:tabs>
      <w:spacing w:before="40" w:after="0" w:line="240" w:lineRule="auto"/>
      <w:ind w:left="3147" w:right="284" w:hanging="2580"/>
      <w:pPrChange w:id="174" w:author="svcMRProcess" w:date="2026-09-25T20:04:00Z">
        <w:pPr>
          <w:tabs>
            <w:tab w:val="right" w:pos="2863"/>
          </w:tabs>
          <w:spacing w:before="40"/>
          <w:ind w:left="3147" w:right="284" w:hanging="2580"/>
        </w:pPr>
      </w:pPrChange>
    </w:pPr>
    <w:rPr>
      <w:rFonts w:ascii="Arial" w:eastAsia="Times New Roman" w:hAnsi="Arial" w:cs="Times New Roman"/>
      <w:sz w:val="14"/>
      <w:szCs w:val="20"/>
      <w:lang w:val="en-AU" w:eastAsia="en-AU"/>
      <w:rPrChange w:id="174" w:author="svcMRProcess" w:date="2026-09-25T20:04:00Z">
        <w:rPr>
          <w:rFonts w:ascii="Arial" w:hAnsi="Arial"/>
          <w:sz w:val="14"/>
          <w:lang w:val="en-AU" w:eastAsia="en-AU" w:bidi="ar-SA"/>
        </w:rPr>
      </w:rPrChange>
    </w:rPr>
  </w:style>
  <w:style w:type="paragraph" w:customStyle="1" w:styleId="SectAltNote">
    <w:name w:val="SectAltNote"/>
    <w:qFormat/>
    <w:pPr>
      <w:keepNext/>
      <w:tabs>
        <w:tab w:val="left" w:pos="879"/>
      </w:tabs>
      <w:spacing w:before="160" w:after="0" w:line="240" w:lineRule="auto"/>
      <w:ind w:left="1418" w:hanging="1418"/>
      <w:pPrChange w:id="175" w:author="svcMRProcess" w:date="2026-09-25T20:04:00Z">
        <w:pPr>
          <w:keepNext/>
          <w:tabs>
            <w:tab w:val="left" w:pos="879"/>
          </w:tabs>
          <w:spacing w:before="160"/>
          <w:ind w:left="1418" w:hanging="1418"/>
        </w:pPr>
      </w:pPrChange>
    </w:pPr>
    <w:rPr>
      <w:rFonts w:ascii="Arial" w:eastAsia="Times New Roman" w:hAnsi="Arial" w:cs="Times New Roman"/>
      <w:sz w:val="18"/>
      <w:szCs w:val="20"/>
      <w:lang w:val="en-AU" w:eastAsia="en-AU"/>
      <w:rPrChange w:id="175" w:author="svcMRProcess" w:date="2026-09-25T20:04:00Z">
        <w:rPr>
          <w:rFonts w:ascii="Arial" w:hAnsi="Arial"/>
          <w:sz w:val="18"/>
          <w:lang w:val="en-AU" w:eastAsia="en-AU" w:bidi="ar-SA"/>
        </w:rPr>
      </w:rPrChange>
    </w:rPr>
  </w:style>
  <w:style w:type="paragraph" w:customStyle="1" w:styleId="nzSectAltNote">
    <w:name w:val="nzSectAltNote"/>
    <w:qFormat/>
    <w:pPr>
      <w:tabs>
        <w:tab w:val="left" w:pos="1446"/>
      </w:tabs>
      <w:spacing w:before="40" w:after="0" w:line="240" w:lineRule="auto"/>
      <w:ind w:left="1990" w:hanging="1423"/>
      <w:pPrChange w:id="176" w:author="svcMRProcess" w:date="2026-09-25T20:04:00Z">
        <w:pPr>
          <w:tabs>
            <w:tab w:val="left" w:pos="1446"/>
          </w:tabs>
          <w:spacing w:before="40"/>
          <w:ind w:left="1990" w:hanging="1423"/>
        </w:pPr>
      </w:pPrChange>
    </w:pPr>
    <w:rPr>
      <w:rFonts w:ascii="Arial" w:eastAsia="Times New Roman" w:hAnsi="Arial" w:cs="Times New Roman"/>
      <w:sz w:val="14"/>
      <w:szCs w:val="20"/>
      <w:lang w:val="en-AU" w:eastAsia="en-AU"/>
      <w:rPrChange w:id="176" w:author="svcMRProcess" w:date="2026-09-25T20:04:00Z">
        <w:rPr>
          <w:rFonts w:ascii="Arial" w:hAnsi="Arial"/>
          <w:sz w:val="14"/>
          <w:lang w:val="en-AU" w:eastAsia="en-AU" w:bidi="ar-SA"/>
        </w:rPr>
      </w:rPrChange>
    </w:rPr>
  </w:style>
  <w:style w:type="paragraph" w:customStyle="1" w:styleId="SectAltHeading">
    <w:name w:val="SectAltHeading"/>
    <w:qFormat/>
    <w:pPr>
      <w:tabs>
        <w:tab w:val="left" w:pos="879"/>
      </w:tabs>
      <w:spacing w:before="80" w:after="0" w:line="240" w:lineRule="auto"/>
      <w:ind w:left="1418" w:hanging="1418"/>
      <w:pPrChange w:id="177" w:author="svcMRProcess" w:date="2026-09-25T20:04:00Z">
        <w:pPr>
          <w:tabs>
            <w:tab w:val="left" w:pos="879"/>
          </w:tabs>
          <w:spacing w:before="80"/>
          <w:ind w:left="1418" w:hanging="1418"/>
        </w:pPr>
      </w:pPrChange>
    </w:pPr>
    <w:rPr>
      <w:rFonts w:ascii="Arial" w:eastAsia="Times New Roman" w:hAnsi="Arial" w:cs="Times New Roman"/>
      <w:b/>
      <w:sz w:val="18"/>
      <w:szCs w:val="20"/>
      <w:lang w:val="en-AU" w:eastAsia="en-AU"/>
      <w:rPrChange w:id="177" w:author="svcMRProcess" w:date="2026-09-25T20:04:00Z">
        <w:rPr>
          <w:rFonts w:ascii="Arial" w:hAnsi="Arial"/>
          <w:b/>
          <w:sz w:val="18"/>
          <w:lang w:val="en-AU" w:eastAsia="en-AU" w:bidi="ar-SA"/>
        </w:rPr>
      </w:rPrChange>
    </w:rPr>
  </w:style>
  <w:style w:type="paragraph" w:customStyle="1" w:styleId="nzSectAltHeading">
    <w:name w:val="nzSectAltHeading"/>
    <w:qFormat/>
    <w:pPr>
      <w:tabs>
        <w:tab w:val="left" w:pos="1446"/>
      </w:tabs>
      <w:spacing w:before="40" w:after="0" w:line="240" w:lineRule="auto"/>
      <w:ind w:left="1990" w:hanging="1423"/>
      <w:pPrChange w:id="178" w:author="svcMRProcess" w:date="2026-09-25T20:04:00Z">
        <w:pPr>
          <w:tabs>
            <w:tab w:val="left" w:pos="1446"/>
          </w:tabs>
          <w:spacing w:before="40"/>
          <w:ind w:left="1990" w:hanging="1423"/>
        </w:pPr>
      </w:pPrChange>
    </w:pPr>
    <w:rPr>
      <w:rFonts w:ascii="Arial" w:eastAsia="Times New Roman" w:hAnsi="Arial" w:cs="Times New Roman"/>
      <w:b/>
      <w:sz w:val="14"/>
      <w:szCs w:val="20"/>
      <w:lang w:val="en-AU" w:eastAsia="en-AU"/>
      <w:rPrChange w:id="178" w:author="svcMRProcess" w:date="2026-09-25T20:04:00Z">
        <w:rPr>
          <w:rFonts w:ascii="Arial" w:hAnsi="Arial"/>
          <w:b/>
          <w:sz w:val="14"/>
          <w:lang w:val="en-AU" w:eastAsia="en-AU" w:bidi="ar-SA"/>
        </w:rPr>
      </w:rPrChange>
    </w:rPr>
  </w:style>
  <w:style w:type="paragraph" w:customStyle="1" w:styleId="nzShoulderClause">
    <w:name w:val="nzShoulderClause"/>
    <w:next w:val="ySubsection"/>
    <w:pPr>
      <w:spacing w:before="80" w:after="0" w:line="240" w:lineRule="auto"/>
      <w:jc w:val="right"/>
      <w:pPrChange w:id="179" w:author="svcMRProcess" w:date="2026-09-25T20:04:00Z">
        <w:pPr>
          <w:spacing w:before="80"/>
          <w:jc w:val="right"/>
        </w:pPr>
      </w:pPrChange>
    </w:pPr>
    <w:rPr>
      <w:rFonts w:ascii="Times New Roman" w:eastAsia="Times New Roman" w:hAnsi="Times New Roman" w:cs="Times New Roman"/>
      <w:sz w:val="20"/>
      <w:szCs w:val="20"/>
      <w:lang w:val="en-AU" w:eastAsia="en-AU"/>
      <w:rPrChange w:id="179" w:author="svcMRProcess" w:date="2026-09-25T20:04:00Z">
        <w:rPr>
          <w:lang w:val="en-AU" w:eastAsia="en-AU" w:bidi="ar-SA"/>
        </w:rPr>
      </w:rPrChange>
    </w:rPr>
  </w:style>
  <w:style w:type="paragraph" w:customStyle="1" w:styleId="nzDeleteListSub">
    <w:name w:val="nzDeleteListSub"/>
    <w:pPr>
      <w:spacing w:before="80" w:after="0" w:line="240" w:lineRule="auto"/>
      <w:ind w:left="1446"/>
      <w:pPrChange w:id="180" w:author="svcMRProcess" w:date="2026-09-25T20:04:00Z">
        <w:pPr>
          <w:spacing w:before="80"/>
          <w:ind w:left="1446"/>
        </w:pPr>
      </w:pPrChange>
    </w:pPr>
    <w:rPr>
      <w:rFonts w:ascii="Times New Roman" w:eastAsia="Times New Roman" w:hAnsi="Times New Roman" w:cs="Times New Roman"/>
      <w:sz w:val="20"/>
      <w:szCs w:val="20"/>
      <w:lang w:val="en-AU" w:eastAsia="en-AU"/>
      <w:rPrChange w:id="180" w:author="svcMRProcess" w:date="2026-09-25T20:04:00Z">
        <w:rPr>
          <w:lang w:val="en-AU" w:eastAsia="en-AU" w:bidi="ar-SA"/>
        </w:rPr>
      </w:rPrChange>
    </w:rPr>
  </w:style>
  <w:style w:type="paragraph" w:customStyle="1" w:styleId="nzDeleteListPara">
    <w:name w:val="nzDeleteListPara"/>
    <w:pPr>
      <w:spacing w:before="80" w:after="0" w:line="240" w:lineRule="auto"/>
      <w:ind w:left="2183"/>
      <w:pPrChange w:id="181" w:author="svcMRProcess" w:date="2026-09-25T20:04:00Z">
        <w:pPr>
          <w:spacing w:before="80"/>
          <w:ind w:left="2183"/>
        </w:pPr>
      </w:pPrChange>
    </w:pPr>
    <w:rPr>
      <w:rFonts w:ascii="Times New Roman" w:eastAsia="Times New Roman" w:hAnsi="Times New Roman" w:cs="Times New Roman"/>
      <w:sz w:val="20"/>
      <w:szCs w:val="20"/>
      <w:lang w:val="en-AU" w:eastAsia="en-AU"/>
      <w:rPrChange w:id="181" w:author="svcMRProcess" w:date="2026-09-25T20:04:00Z">
        <w:rPr>
          <w:lang w:val="en-AU" w:eastAsia="en-AU" w:bidi="ar-SA"/>
        </w:rPr>
      </w:rPrChange>
    </w:rPr>
  </w:style>
  <w:style w:type="paragraph" w:customStyle="1" w:styleId="nzEdnotepart">
    <w:name w:val="nzEdnote(part)"/>
    <w:basedOn w:val="nzHeading2"/>
    <w:rsid w:val="00813BE3"/>
    <w:rPr>
      <w:b w:val="0"/>
      <w:i/>
    </w:rPr>
  </w:style>
  <w:style w:type="paragraph" w:customStyle="1" w:styleId="nzEdnotedivision">
    <w:name w:val="nzEdnote(division)"/>
    <w:basedOn w:val="nzHeading3"/>
    <w:rsid w:val="00813BE3"/>
    <w:rPr>
      <w:b w:val="0"/>
      <w:i/>
    </w:rPr>
  </w:style>
  <w:style w:type="paragraph" w:customStyle="1" w:styleId="nzEdnotesubdivision">
    <w:name w:val="nzEdnote(subdivision)"/>
    <w:basedOn w:val="nzHeading4"/>
    <w:rsid w:val="00813BE3"/>
    <w:rPr>
      <w:i/>
    </w:rPr>
  </w:style>
  <w:style w:type="paragraph" w:customStyle="1" w:styleId="nzEdnotesection">
    <w:name w:val="nzEdnote(section)"/>
    <w:basedOn w:val="nzHeading5"/>
    <w:rsid w:val="00813BE3"/>
    <w:rPr>
      <w:b w:val="0"/>
      <w:i/>
    </w:rPr>
  </w:style>
  <w:style w:type="paragraph" w:customStyle="1" w:styleId="nzEdnotesubsection">
    <w:name w:val="nzEdnote(subsection)"/>
    <w:basedOn w:val="nzSubsection"/>
    <w:rsid w:val="00813BE3"/>
    <w:rPr>
      <w:i/>
    </w:rPr>
  </w:style>
  <w:style w:type="paragraph" w:customStyle="1" w:styleId="nzEdnotepara">
    <w:name w:val="nzEdnote(para)"/>
    <w:basedOn w:val="nzIndenta"/>
    <w:rsid w:val="00813BE3"/>
    <w:rPr>
      <w:i/>
    </w:rPr>
  </w:style>
  <w:style w:type="paragraph" w:customStyle="1" w:styleId="nzEdnotesubpara">
    <w:name w:val="nzEdnote(subpara)"/>
    <w:basedOn w:val="nzIndenti"/>
    <w:rsid w:val="00813BE3"/>
    <w:rPr>
      <w:i/>
    </w:rPr>
  </w:style>
  <w:style w:type="paragraph" w:customStyle="1" w:styleId="nzEdnoteitem">
    <w:name w:val="nzEdnote(item)"/>
    <w:basedOn w:val="nzIndentI0"/>
    <w:rsid w:val="00813BE3"/>
    <w:rPr>
      <w:i/>
    </w:rPr>
  </w:style>
  <w:style w:type="paragraph" w:customStyle="1" w:styleId="nzEdnotesubitem">
    <w:name w:val="nzEdnote(subitem)"/>
    <w:basedOn w:val="nzIndentA0"/>
    <w:rsid w:val="00813BE3"/>
    <w:rPr>
      <w:i/>
    </w:rPr>
  </w:style>
  <w:style w:type="paragraph" w:customStyle="1" w:styleId="nzEdnotedefpara">
    <w:name w:val="nzEdnote(defpara)"/>
    <w:basedOn w:val="nzDefpara"/>
    <w:rsid w:val="00813BE3"/>
    <w:rPr>
      <w:i/>
    </w:rPr>
  </w:style>
  <w:style w:type="paragraph" w:customStyle="1" w:styleId="nzEdnotedefsubpara">
    <w:name w:val="nzEdnote(defsubpara)"/>
    <w:basedOn w:val="nzDefsubpara"/>
    <w:rsid w:val="00813BE3"/>
    <w:rPr>
      <w:i/>
    </w:rPr>
  </w:style>
  <w:style w:type="paragraph" w:customStyle="1" w:styleId="nzEdnotedefitem">
    <w:name w:val="nzEdnote(defitem)"/>
    <w:basedOn w:val="nzDefitem"/>
    <w:rsid w:val="00813BE3"/>
    <w:rPr>
      <w:i/>
    </w:rPr>
  </w:style>
  <w:style w:type="paragraph" w:customStyle="1" w:styleId="nzEdnotedefsubitem">
    <w:name w:val="nzEdnote(defsubitem)"/>
    <w:basedOn w:val="nzDefsubitem"/>
    <w:rsid w:val="00813BE3"/>
    <w:rPr>
      <w:i/>
    </w:rPr>
  </w:style>
  <w:style w:type="paragraph" w:customStyle="1" w:styleId="nzEdnotepenpara">
    <w:name w:val="nzEdnote(penpara)"/>
    <w:basedOn w:val="nzPenpara"/>
    <w:rsid w:val="00813BE3"/>
    <w:rPr>
      <w:i/>
    </w:rPr>
  </w:style>
  <w:style w:type="paragraph" w:customStyle="1" w:styleId="nzEdnotepensubpara">
    <w:name w:val="nzEdnote(pensubpara)"/>
    <w:basedOn w:val="nzPensubpara"/>
    <w:rsid w:val="00813BE3"/>
    <w:rPr>
      <w:i/>
    </w:rPr>
  </w:style>
  <w:style w:type="paragraph" w:customStyle="1" w:styleId="nzEdnotepenitem">
    <w:name w:val="nzEdnote(penitem)"/>
    <w:basedOn w:val="nzPenitem"/>
    <w:rsid w:val="00813BE3"/>
    <w:rPr>
      <w:i/>
    </w:rPr>
  </w:style>
  <w:style w:type="paragraph" w:customStyle="1" w:styleId="nzFootnoteheading">
    <w:name w:val="nzFootnote(heading)"/>
    <w:pPr>
      <w:tabs>
        <w:tab w:val="left" w:pos="879"/>
      </w:tabs>
      <w:spacing w:before="40" w:after="0" w:line="240" w:lineRule="auto"/>
      <w:ind w:left="879" w:hanging="879"/>
      <w:pPrChange w:id="182" w:author="svcMRProcess" w:date="2026-09-25T20:04:00Z">
        <w:pPr>
          <w:tabs>
            <w:tab w:val="left" w:pos="879"/>
          </w:tabs>
          <w:spacing w:before="40"/>
          <w:ind w:left="879" w:hanging="879"/>
        </w:pPr>
      </w:pPrChange>
    </w:pPr>
    <w:rPr>
      <w:rFonts w:ascii="Times New Roman" w:eastAsia="Times New Roman" w:hAnsi="Times New Roman" w:cs="Times New Roman"/>
      <w:i/>
      <w:snapToGrid w:val="0"/>
      <w:sz w:val="20"/>
      <w:szCs w:val="20"/>
      <w:lang w:val="en-AU" w:eastAsia="en-AU"/>
      <w:rPrChange w:id="182" w:author="svcMRProcess" w:date="2026-09-25T20:04:00Z">
        <w:rPr>
          <w:i/>
          <w:snapToGrid w:val="0"/>
          <w:lang w:val="en-AU" w:eastAsia="en-AU" w:bidi="ar-SA"/>
        </w:rPr>
      </w:rPrChange>
    </w:rPr>
  </w:style>
  <w:style w:type="paragraph" w:customStyle="1" w:styleId="nzFootnotesection">
    <w:name w:val="nzFootnote(section)"/>
    <w:pPr>
      <w:keepLines/>
      <w:tabs>
        <w:tab w:val="left" w:pos="893"/>
      </w:tabs>
      <w:spacing w:before="40" w:after="0" w:line="240" w:lineRule="auto"/>
      <w:ind w:left="893" w:hanging="893"/>
      <w:pPrChange w:id="183" w:author="svcMRProcess" w:date="2026-09-25T20:04:00Z">
        <w:pPr>
          <w:keepLines/>
          <w:tabs>
            <w:tab w:val="left" w:pos="893"/>
          </w:tabs>
          <w:spacing w:before="40"/>
          <w:ind w:left="893" w:hanging="893"/>
        </w:pPr>
      </w:pPrChange>
    </w:pPr>
    <w:rPr>
      <w:rFonts w:ascii="Times New Roman" w:eastAsia="Times New Roman" w:hAnsi="Times New Roman" w:cs="Times New Roman"/>
      <w:i/>
      <w:snapToGrid w:val="0"/>
      <w:sz w:val="20"/>
      <w:szCs w:val="20"/>
      <w:lang w:val="en-AU" w:eastAsia="en-AU"/>
      <w:rPrChange w:id="183" w:author="svcMRProcess" w:date="2026-09-25T20:04:00Z">
        <w:rPr>
          <w:i/>
          <w:snapToGrid w:val="0"/>
          <w:lang w:val="en-AU" w:eastAsia="en-AU" w:bidi="ar-SA"/>
        </w:rPr>
      </w:rPrChange>
    </w:rPr>
  </w:style>
  <w:style w:type="paragraph" w:customStyle="1" w:styleId="nzFootnotelongtitle">
    <w:name w:val="nzFootnote(longtitle)"/>
    <w:basedOn w:val="nzFootnotesection"/>
    <w:rsid w:val="00813BE3"/>
  </w:style>
  <w:style w:type="paragraph" w:customStyle="1" w:styleId="nzFootnotepreamble">
    <w:name w:val="nzFootnote(preamble)"/>
    <w:basedOn w:val="nzFootnotesection"/>
    <w:rsid w:val="00813BE3"/>
  </w:style>
  <w:style w:type="paragraph" w:customStyle="1" w:styleId="nzOmitFootnote">
    <w:name w:val="nzOmitFootnote"/>
    <w:basedOn w:val="nzEdnotesection"/>
    <w:rsid w:val="00813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7142519">
      <w:bodyDiv w:val="1"/>
      <w:marLeft w:val="0"/>
      <w:marRight w:val="0"/>
      <w:marTop w:val="0"/>
      <w:marBottom w:val="0"/>
      <w:divBdr>
        <w:top w:val="none" w:sz="0" w:space="0" w:color="auto"/>
        <w:left w:val="none" w:sz="0" w:space="0" w:color="auto"/>
        <w:bottom w:val="none" w:sz="0" w:space="0" w:color="auto"/>
        <w:right w:val="none" w:sz="0" w:space="0" w:color="auto"/>
      </w:divBdr>
    </w:div>
    <w:div w:id="1235821560">
      <w:bodyDiv w:val="1"/>
      <w:marLeft w:val="0"/>
      <w:marRight w:val="0"/>
      <w:marTop w:val="0"/>
      <w:marBottom w:val="0"/>
      <w:divBdr>
        <w:top w:val="none" w:sz="0" w:space="0" w:color="auto"/>
        <w:left w:val="none" w:sz="0" w:space="0" w:color="auto"/>
        <w:bottom w:val="none" w:sz="0" w:space="0" w:color="auto"/>
        <w:right w:val="none" w:sz="0" w:space="0" w:color="auto"/>
      </w:divBdr>
    </w:div>
    <w:div w:id="1576892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2.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11.xml"/><Relationship Id="rId33"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fontTable" Target="fontTable.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barbe\Desktop\Judgment%20template%2015011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E0C516-4BF9-4F6C-951A-ED72DCAE1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C:\Users\g.barbe\Desktop\Judgment template 150119.dotx</Template>
  <TotalTime>15</TotalTime>
  <Pages>2</Pages>
  <Words>1042</Words>
  <Characters>5942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Georgia Barbe</dc:creator>
  <cp:lastModifiedBy>Arthur Souza Rodrigues</cp:lastModifiedBy>
  <cp:revision>1</cp:revision>
  <cp:lastPrinted>2018-10-22T10:59:00Z</cp:lastPrinted>
  <dcterms:created xsi:type="dcterms:W3CDTF">2025-02-14T06:41:00Z</dcterms:created>
  <dcterms:modified xsi:type="dcterms:W3CDTF">2026-09-26T00:04:00Z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18 March 2003 p.806-7</vt:lpwstr>
  </property>
  <property fmtid="{D5CDD505-2E9C-101B-9397-08002B2CF9AE}" pid="3" name="CommencementDate">
    <vt:lpwstr>20140823</vt:lpwstr>
  </property>
  <property fmtid="{D5CDD505-2E9C-101B-9397-08002B2CF9AE}" pid="4" name="OWLSUId">
    <vt:i4>4024</vt:i4>
  </property>
  <property fmtid="{D5CDD505-2E9C-101B-9397-08002B2CF9AE}" pid="5" name="DocumentType">
    <vt:lpwstr>Reg</vt:lpwstr>
  </property>
  <property fmtid="{D5CDD505-2E9C-101B-9397-08002B2CF9AE}" pid="6" name="AsAtDate">
    <vt:lpwstr>23 Aug 2014</vt:lpwstr>
  </property>
  <property fmtid="{D5CDD505-2E9C-101B-9397-08002B2CF9AE}" pid="7" name="Suffix">
    <vt:lpwstr>00-b0-03</vt:lpwstr>
  </property>
</Properties>
</file>