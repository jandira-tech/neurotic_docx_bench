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E263B3" w14:textId="77777777" w:rsidR="00D24CFD" w:rsidRDefault="00D24CFD">
      <w:pPr>
        <w:rPr>
          <w:rFonts w:ascii="&quot;Times New Roman&quot;, Times, serif" w:hAnsi="&quot;Times New Roman&quot;, Times, serif"/>
          <w:rPrChange w:id="0" w:author="Arthur Souza Rodrigues" w:date="2026-07-10T21:43:00Z" w16du:dateUtc="2026-07-11T01:43:00Z">
            <w:rPr/>
          </w:rPrChange>
        </w:rPr>
      </w:pPr>
      <w:r>
        <w:rPr>
          <w:rFonts w:ascii="&quot;Times New Roman&quot;, Times, serif" w:hAnsi="&quot;Times New Roman&quot;, Times, serif"/>
          <w:rPrChange w:id="1" w:author="Arthur Souza Rodrigues" w:date="2026-07-10T21:43:00Z" w16du:dateUtc="2026-07-11T01:43:00Z">
            <w:rPr/>
          </w:rPrChange>
        </w:rPr>
        <w:t>file_</w:t>
      </w:r>
      <w:ins w:id="2" w:author="Arthur Souza Rodrigues" w:date="2026-07-10T21:43:00Z" w16du:dateUtc="2026-07-11T01:43:00Z">
        <w:r w:rsidR="002C5181">
          <w:rPr>
            <w:rFonts w:ascii="&quot;Times New Roman&quot;, Times, serif" w:hAnsi="&quot;Times New Roman&quot;, Times, serif" w:cs="&quot;Times New Roman&quot;, Times, serif"/>
          </w:rPr>
          <w:t>46</w:t>
        </w:r>
      </w:ins>
      <w:del w:id="3" w:author="Arthur Souza Rodrigues" w:date="2026-07-10T21:43:00Z" w16du:dateUtc="2026-07-11T01:43:00Z">
        <w:r>
          <w:delText>45</w:delText>
        </w:r>
      </w:del>
      <w:r>
        <w:rPr>
          <w:rFonts w:ascii="&quot;Times New Roman&quot;, Times, serif" w:hAnsi="&quot;Times New Roman&quot;, Times, serif"/>
          <w:rPrChange w:id="4" w:author="Arthur Souza Rodrigues" w:date="2026-07-10T21:43:00Z" w16du:dateUtc="2026-07-11T01:43:00Z">
            <w:rPr/>
          </w:rPrChange>
        </w:rPr>
        <w:t>.docx</w:t>
      </w:r>
    </w:p>
    <w:p w14:paraId="0F801E02" w14:textId="1072B04E" w:rsidR="00BF030A" w:rsidRDefault="00E24473">
      <w:ins w:id="5" w:author="Arthur Souza Rodrigues" w:date="2026-07-10T21:43:00Z" w16du:dateUtc="2026-07-11T01:43:00Z">
        <w:r>
          <w:rPr>
            <w:rFonts w:ascii="&quot;Times New Roman&quot;, Times, serif" w:hAnsi="&quot;Times New Roman&quot;, Times, serif" w:cs="&quot;Times New Roman&quot;, Times, serif"/>
          </w:rPr>
          <w:t>Times New Roman Font</w:t>
        </w:r>
      </w:ins>
      <w:del w:id="6" w:author="Arthur Souza Rodrigues" w:date="2026-07-10T21:43:00Z" w16du:dateUtc="2026-07-11T01:43:00Z">
        <w:r>
          <w:delText>Numbered List</w:delText>
        </w:r>
      </w:del>
      <w:r>
        <w:rPr>
          <w:rFonts w:ascii="&quot;Times New Roman&quot;, Times, serif" w:hAnsi="&quot;Times New Roman&quot;, Times, serif"/>
          <w:rPrChange w:id="7" w:author="Arthur Souza Rodrigues" w:date="2026-07-10T21:43:00Z" w16du:dateUtc="2026-07-11T01:43:00Z">
            <w:rPr/>
          </w:rPrChange>
        </w:rPr>
        <w:t xml:space="preserve"> Demo</w:t>
      </w:r>
    </w:p>
    <w:p w14:paraId="5D8B0221" w14:textId="77777777" w:rsidR="004C318A" w:rsidRDefault="00E24473">
      <w:pPr>
        <w:rPr>
          <w:ins w:id="8" w:author="Arthur Souza Rodrigues" w:date="2026-07-10T21:43:00Z" w16du:dateUtc="2026-07-11T01:43:00Z"/>
        </w:rPr>
      </w:pPr>
      <w:ins w:id="9" w:author="Arthur Souza Rodrigues" w:date="2026-07-10T21:43:00Z" w16du:dateUtc="2026-07-11T01:43:00Z">
        <w:r>
          <w:rPr>
            <w:rFonts w:ascii="&quot;Times New Roman&quot;, Times, serif" w:hAnsi="&quot;Times New Roman&quot;, Times, serif" w:cs="&quot;Times New Roman&quot;, Times, serif"/>
          </w:rPr>
          <w:t>This document demonstrates the Times New Roman font.</w:t>
        </w:r>
      </w:ins>
    </w:p>
    <w:p w14:paraId="410BDB57" w14:textId="77777777" w:rsidR="00BF030A" w:rsidRDefault="00E24473">
      <w:pPr>
        <w:numPr>
          <w:ilvl w:val="0"/>
          <w:numId w:val="1"/>
        </w:numPr>
        <w:rPr>
          <w:del w:id="10" w:author="Arthur Souza Rodrigues" w:date="2026-07-10T21:43:00Z" w16du:dateUtc="2026-07-11T01:43:00Z"/>
        </w:rPr>
      </w:pPr>
      <w:ins w:id="11" w:author="Arthur Souza Rodrigues" w:date="2026-07-10T21:43:00Z" w16du:dateUtc="2026-07-11T01:43:00Z">
        <w:r>
          <w:rPr>
            <w:rFonts w:ascii="&quot;Times New Roman&quot;, Times, serif" w:hAnsi="&quot;Times New Roman&quot;, Times, serif" w:cs="&quot;Times New Roman&quot;, Times, serif"/>
          </w:rPr>
          <w:t>Times New Roman is a classic serif font for formal documents.</w:t>
        </w:r>
      </w:ins>
      <w:del w:id="12" w:author="Arthur Souza Rodrigues" w:date="2026-07-10T21:43:00Z" w16du:dateUtc="2026-07-11T01:43:00Z">
        <w:r>
          <w:delText>First item</w:delText>
        </w:r>
      </w:del>
    </w:p>
    <w:p w14:paraId="7EEA5D50" w14:textId="77777777" w:rsidR="00BF030A" w:rsidRDefault="00E24473">
      <w:pPr>
        <w:numPr>
          <w:ilvl w:val="0"/>
          <w:numId w:val="1"/>
        </w:numPr>
        <w:rPr>
          <w:del w:id="13" w:author="Arthur Souza Rodrigues" w:date="2026-07-10T21:43:00Z" w16du:dateUtc="2026-07-11T01:43:00Z"/>
        </w:rPr>
      </w:pPr>
      <w:del w:id="14" w:author="Arthur Souza Rodrigues" w:date="2026-07-10T21:43:00Z" w16du:dateUtc="2026-07-11T01:43:00Z">
        <w:r>
          <w:delText>Second item</w:delText>
        </w:r>
      </w:del>
    </w:p>
    <w:p w14:paraId="000AB58F" w14:textId="77777777" w:rsidR="00BF030A" w:rsidRDefault="00E24473">
      <w:pPr>
        <w:numPr>
          <w:ilvl w:val="0"/>
          <w:numId w:val="1"/>
        </w:numPr>
        <w:rPr>
          <w:del w:id="15" w:author="Arthur Souza Rodrigues" w:date="2026-07-10T21:43:00Z" w16du:dateUtc="2026-07-11T01:43:00Z"/>
        </w:rPr>
      </w:pPr>
      <w:del w:id="16" w:author="Arthur Souza Rodrigues" w:date="2026-07-10T21:43:00Z" w16du:dateUtc="2026-07-11T01:43:00Z">
        <w:r>
          <w:delText>Third item</w:delText>
        </w:r>
      </w:del>
    </w:p>
    <w:p w14:paraId="35E3ED37" w14:textId="77777777" w:rsidR="00BF030A" w:rsidRDefault="00E24473">
      <w:pPr>
        <w:pPrChange w:id="17" w:author="Arthur Souza Rodrigues" w:date="2026-07-10T21:43:00Z" w16du:dateUtc="2026-07-11T01:43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8" w:author="Arthur Souza Rodrigues" w:date="2026-07-10T21:43:00Z" w16du:dateUtc="2026-07-11T01:43:00Z">
        <w:r>
          <w:delText>Fourth item</w:delText>
        </w:r>
      </w:del>
    </w:p>
    <w:sectPr w:rsidR="00BF03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7474BC"/>
    <w:multiLevelType w:val="multilevel"/>
    <w:tmpl w:val="49FC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295326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30A"/>
    <w:rsid w:val="002C5181"/>
    <w:rsid w:val="004C318A"/>
    <w:rsid w:val="006B72B8"/>
    <w:rsid w:val="00957791"/>
    <w:rsid w:val="00BF030A"/>
    <w:rsid w:val="00D24CF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271E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2026-05-14T16:47:00Z</dcterms:created>
  <dcterms:modified xsi:type="dcterms:W3CDTF">2026-07-11T01:44:00Z</dcterms:modified>
</cp:coreProperties>
</file>