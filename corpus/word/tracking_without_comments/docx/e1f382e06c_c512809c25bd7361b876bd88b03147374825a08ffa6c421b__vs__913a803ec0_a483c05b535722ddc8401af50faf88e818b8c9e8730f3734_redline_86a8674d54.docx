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99CFAA" w14:textId="77777777" w:rsidR="00664D13" w:rsidRPr="00207FAD" w:rsidRDefault="008B49B3" w:rsidP="00FD2E84">
      <w:pPr>
        <w:jc w:val="center"/>
        <w:rPr>
          <w:ins w:id="8" w:author="Marlene Franke" w:date="2026-09-25T20:05:00Z" w16du:dateUtc="2026-09-26T00:05:00Z"/>
          <w:rFonts w:ascii="Times" w:hAnsi="Times"/>
        </w:rPr>
      </w:pPr>
      <w:ins w:id="9" w:author="Marlene Franke" w:date="2026-09-25T20:05:00Z" w16du:dateUtc="2026-09-26T00:05:00Z">
        <w:r w:rsidRPr="00207FAD">
          <w:rPr>
            <w:rFonts w:ascii="Times" w:hAnsi="Times"/>
          </w:rPr>
          <w:t>PUBLIC RELATIONS/ADVERTISING</w:t>
        </w:r>
      </w:ins>
    </w:p>
    <w:p w14:paraId="76C0713E" w14:textId="77777777" w:rsidR="00664D13" w:rsidRPr="00207FAD" w:rsidRDefault="008B49B3" w:rsidP="00FD2E84">
      <w:pPr>
        <w:jc w:val="center"/>
        <w:rPr>
          <w:ins w:id="10" w:author="Marlene Franke" w:date="2026-09-25T20:05:00Z" w16du:dateUtc="2026-09-26T00:05:00Z"/>
          <w:rFonts w:ascii="Times" w:hAnsi="Times"/>
        </w:rPr>
      </w:pPr>
      <w:ins w:id="11" w:author="Marlene Franke" w:date="2026-09-25T20:05:00Z" w16du:dateUtc="2026-09-26T00:05:00Z">
        <w:r w:rsidRPr="00207FAD">
          <w:rPr>
            <w:rFonts w:ascii="Times" w:hAnsi="Times"/>
          </w:rPr>
          <w:t>Tenure-Track Assistant Professor</w:t>
        </w:r>
        <w:r w:rsidR="00664D13" w:rsidRPr="00207FAD">
          <w:rPr>
            <w:rFonts w:ascii="Times" w:hAnsi="Times"/>
          </w:rPr>
          <w:t xml:space="preserve"> Position</w:t>
        </w:r>
      </w:ins>
    </w:p>
    <w:p w14:paraId="4FC5491D" w14:textId="77777777" w:rsidR="002A7806" w:rsidRPr="00207FAD" w:rsidRDefault="002A7806" w:rsidP="002A7806">
      <w:pPr>
        <w:rPr>
          <w:ins w:id="12" w:author="Marlene Franke" w:date="2026-09-25T20:05:00Z" w16du:dateUtc="2026-09-26T00:05:00Z"/>
          <w:rFonts w:ascii="Times" w:hAnsi="Times"/>
        </w:rPr>
      </w:pPr>
    </w:p>
    <w:p w14:paraId="33348351" w14:textId="77777777" w:rsidR="00D5321E" w:rsidRPr="00045B1D" w:rsidRDefault="002A7806" w:rsidP="00D5321E">
      <w:pPr>
        <w:tabs>
          <w:tab w:val="left" w:pos="3675"/>
        </w:tabs>
        <w:rPr>
          <w:del w:id="13" w:author="Marlene Franke" w:date="2026-09-25T20:05:00Z" w16du:dateUtc="2026-09-26T00:05:00Z"/>
          <w:b/>
          <w:lang w:val="fr-FR"/>
        </w:rPr>
      </w:pPr>
      <w:ins w:id="14" w:author="Marlene Franke" w:date="2026-09-25T20:05:00Z" w16du:dateUtc="2026-09-26T00:05:00Z">
        <w:r w:rsidRPr="00207FAD">
          <w:rPr>
            <w:rFonts w:ascii="Times" w:hAnsi="Times"/>
          </w:rPr>
          <w:t xml:space="preserve">The </w:t>
        </w:r>
        <w:r w:rsidR="00FD2E84" w:rsidRPr="00207FAD">
          <w:rPr>
            <w:rFonts w:ascii="Times" w:hAnsi="Times"/>
          </w:rPr>
          <w:t>A.Q. Miller School</w:t>
        </w:r>
      </w:ins>
      <w:del w:id="15" w:author="Marlene Franke" w:date="2026-09-25T20:05:00Z" w16du:dateUtc="2026-09-26T00:05:00Z">
        <w:r w:rsidR="00D5321E" w:rsidRPr="00045B1D">
          <w:rPr>
            <w:b/>
            <w:lang w:val="fr-FR"/>
          </w:rPr>
          <w:delText>I. Course Information/Signature Page</w:delText>
        </w:r>
      </w:del>
    </w:p>
    <w:p w14:paraId="009E929F" w14:textId="007464F5" w:rsidR="00D5321E" w:rsidRPr="00045B1D" w:rsidRDefault="00D5321E" w:rsidP="00D5321E">
      <w:pPr>
        <w:tabs>
          <w:tab w:val="left" w:pos="3675"/>
        </w:tabs>
        <w:spacing w:after="0" w:line="240" w:lineRule="auto"/>
        <w:rPr>
          <w:del w:id="16" w:author="Marlene Franke" w:date="2026-09-25T20:05:00Z" w16du:dateUtc="2026-09-26T00:05:00Z"/>
          <w:sz w:val="20"/>
          <w:szCs w:val="20"/>
          <w:lang w:val="fr-FR"/>
        </w:rPr>
      </w:pPr>
      <w:del w:id="17" w:author="Marlene Franke" w:date="2026-09-25T20:05:00Z" w16du:dateUtc="2026-09-26T00:05:00Z">
        <w:r w:rsidRPr="00045B1D">
          <w:rPr>
            <w:b/>
            <w:sz w:val="20"/>
            <w:szCs w:val="20"/>
            <w:lang w:val="fr-FR"/>
          </w:rPr>
          <w:delText>Date:</w:delText>
        </w:r>
        <w:r w:rsidRPr="00045B1D">
          <w:rPr>
            <w:sz w:val="20"/>
            <w:szCs w:val="20"/>
            <w:lang w:val="fr-FR"/>
          </w:rPr>
          <w:delText xml:space="preserve"> </w:delText>
        </w:r>
      </w:del>
      <w:sdt>
        <w:sdtPr>
          <w:rPr>
            <w:rStyle w:val="Style8"/>
            <w:lang w:val="fr-FR"/>
          </w:rPr>
          <w:id w:val="928545453"/>
          <w:placeholder>
            <w:docPart w:val="13D8AAE8089A411EBE6AD90FB3A59A8E"/>
          </w:placeholder>
          <w:date w:fullDate="2022-02-09T00:00:00Z">
            <w:dateFormat w:val="M/d/yyyy"/>
            <w:lid w:val="en-US"/>
            <w:storeMappedDataAs w:val="dateTime"/>
            <w:calendar w:val="gregorian"/>
          </w:date>
        </w:sdtPr>
        <w:sdtEndPr>
          <w:rPr>
            <w:rStyle w:val="DefaultParagraphFont"/>
            <w:b w:val="0"/>
            <w:color w:val="auto"/>
            <w:sz w:val="20"/>
            <w:szCs w:val="20"/>
          </w:rPr>
        </w:sdtEndPr>
        <w:sdtContent>
          <w:del w:id="18" w:author="Marlene Franke" w:date="2026-09-25T20:05:00Z" w16du:dateUtc="2026-09-26T00:05:00Z">
            <w:r w:rsidR="00332BFF" w:rsidRPr="00045B1D">
              <w:rPr>
                <w:rStyle w:val="Style8"/>
                <w:lang w:val="fr-FR"/>
              </w:rPr>
              <w:delText>2/9/2022</w:delText>
            </w:r>
          </w:del>
        </w:sdtContent>
      </w:sdt>
      <w:del w:id="19" w:author="Marlene Franke" w:date="2026-09-25T20:05:00Z" w16du:dateUtc="2026-09-26T00:05:00Z">
        <w:r w:rsidRPr="00045B1D">
          <w:rPr>
            <w:sz w:val="20"/>
            <w:szCs w:val="20"/>
            <w:lang w:val="fr-FR"/>
          </w:rPr>
          <w:tab/>
        </w:r>
      </w:del>
    </w:p>
    <w:p w14:paraId="5E6B8938" w14:textId="6CFA72F6" w:rsidR="00D5321E" w:rsidRPr="00F32665" w:rsidRDefault="00D5321E" w:rsidP="00D5321E">
      <w:pPr>
        <w:tabs>
          <w:tab w:val="left" w:pos="3675"/>
        </w:tabs>
        <w:spacing w:after="0" w:line="240" w:lineRule="auto"/>
        <w:rPr>
          <w:del w:id="20" w:author="Marlene Franke" w:date="2026-09-25T20:05:00Z" w16du:dateUtc="2026-09-26T00:05:00Z"/>
          <w:sz w:val="20"/>
          <w:szCs w:val="20"/>
        </w:rPr>
      </w:pPr>
      <w:del w:id="21" w:author="Marlene Franke" w:date="2026-09-25T20:05:00Z" w16du:dateUtc="2026-09-26T00:05:00Z">
        <w:r w:rsidRPr="00F32665">
          <w:rPr>
            <w:b/>
            <w:sz w:val="20"/>
            <w:szCs w:val="20"/>
          </w:rPr>
          <w:delText>Course Title:</w:delText>
        </w:r>
        <w:r w:rsidRPr="00F32665">
          <w:rPr>
            <w:sz w:val="20"/>
            <w:szCs w:val="20"/>
          </w:rPr>
          <w:delText xml:space="preserve"> </w:delText>
        </w:r>
      </w:del>
      <w:sdt>
        <w:sdtPr>
          <w:rPr>
            <w:rStyle w:val="Style9"/>
          </w:rPr>
          <w:alias w:val="Course Title"/>
          <w:tag w:val="Course Title"/>
          <w:id w:val="1028293279"/>
          <w:placeholder>
            <w:docPart w:val="D498BB996FCB41CCACCE13F67ACCC702"/>
          </w:placeholder>
        </w:sdtPr>
        <w:sdtEndPr>
          <w:rPr>
            <w:rStyle w:val="DefaultParagraphFont"/>
            <w:b w:val="0"/>
            <w:color w:val="auto"/>
            <w:sz w:val="20"/>
            <w:szCs w:val="20"/>
          </w:rPr>
        </w:sdtEndPr>
        <w:sdtContent>
          <w:del w:id="22" w:author="Marlene Franke" w:date="2026-09-25T20:05:00Z" w16du:dateUtc="2026-09-26T00:05:00Z">
            <w:r w:rsidR="00BA2C08">
              <w:rPr>
                <w:rStyle w:val="Style9"/>
              </w:rPr>
              <w:delText xml:space="preserve">Introduction to </w:delText>
            </w:r>
            <w:r w:rsidR="00357D1E">
              <w:rPr>
                <w:rStyle w:val="Style9"/>
              </w:rPr>
              <w:delText>Biological Anthropology</w:delText>
            </w:r>
          </w:del>
        </w:sdtContent>
      </w:sdt>
    </w:p>
    <w:p w14:paraId="5E7C10AB" w14:textId="77777777" w:rsidR="00D5321E" w:rsidRPr="00F32665" w:rsidRDefault="00D5321E" w:rsidP="00D5321E">
      <w:pPr>
        <w:tabs>
          <w:tab w:val="left" w:pos="3675"/>
        </w:tabs>
        <w:spacing w:after="0" w:line="240" w:lineRule="auto"/>
        <w:rPr>
          <w:del w:id="23" w:author="Marlene Franke" w:date="2026-09-25T20:05:00Z" w16du:dateUtc="2026-09-26T00:05:00Z"/>
          <w:sz w:val="20"/>
          <w:szCs w:val="20"/>
        </w:rPr>
      </w:pPr>
      <w:del w:id="24" w:author="Marlene Franke" w:date="2026-09-25T20:05:00Z" w16du:dateUtc="2026-09-26T00:05:00Z">
        <w:r w:rsidRPr="00F32665">
          <w:rPr>
            <w:b/>
            <w:sz w:val="20"/>
            <w:szCs w:val="20"/>
          </w:rPr>
          <w:delText>Proposed Course Title</w:delText>
        </w:r>
        <w:r w:rsidRPr="00F32665">
          <w:rPr>
            <w:sz w:val="20"/>
            <w:szCs w:val="20"/>
          </w:rPr>
          <w:delText xml:space="preserve"> </w:delText>
        </w:r>
        <w:r w:rsidRPr="00F32665">
          <w:rPr>
            <w:i/>
            <w:sz w:val="20"/>
            <w:szCs w:val="20"/>
          </w:rPr>
          <w:delText>(only for courses proposing new titles through Curriculum Committee</w:delText>
        </w:r>
        <w:r w:rsidRPr="00F32665">
          <w:rPr>
            <w:sz w:val="20"/>
            <w:szCs w:val="20"/>
          </w:rPr>
          <w:delText>):</w:delText>
        </w:r>
      </w:del>
    </w:p>
    <w:p w14:paraId="589867EE" w14:textId="69A64154" w:rsidR="00D5321E" w:rsidRPr="00F32665" w:rsidRDefault="00D5321E" w:rsidP="00D5321E">
      <w:pPr>
        <w:tabs>
          <w:tab w:val="left" w:pos="3675"/>
        </w:tabs>
        <w:spacing w:after="0" w:line="240" w:lineRule="auto"/>
        <w:rPr>
          <w:del w:id="25" w:author="Marlene Franke" w:date="2026-09-25T20:05:00Z" w16du:dateUtc="2026-09-26T00:05:00Z"/>
          <w:sz w:val="20"/>
          <w:szCs w:val="20"/>
        </w:rPr>
      </w:pPr>
      <w:del w:id="26" w:author="Marlene Franke" w:date="2026-09-25T20:05:00Z" w16du:dateUtc="2026-09-26T00:05:00Z">
        <w:r w:rsidRPr="00F32665">
          <w:rPr>
            <w:sz w:val="20"/>
            <w:szCs w:val="20"/>
          </w:rPr>
          <w:delText xml:space="preserve"> </w:delText>
        </w:r>
      </w:del>
      <w:sdt>
        <w:sdtPr>
          <w:rPr>
            <w:rStyle w:val="Style10"/>
          </w:rPr>
          <w:id w:val="-1314406332"/>
          <w:placeholder>
            <w:docPart w:val="17DF3CA51F73440FA72D9A9566852F17"/>
          </w:placeholder>
        </w:sdtPr>
        <w:sdtEndPr>
          <w:rPr>
            <w:rStyle w:val="DefaultParagraphFont"/>
            <w:b w:val="0"/>
            <w:color w:val="auto"/>
            <w:sz w:val="20"/>
            <w:szCs w:val="20"/>
          </w:rPr>
        </w:sdtEndPr>
        <w:sdtContent>
          <w:del w:id="27" w:author="Marlene Franke" w:date="2026-09-25T20:05:00Z" w16du:dateUtc="2026-09-26T00:05:00Z">
            <w:r w:rsidR="009911D8">
              <w:rPr>
                <w:rStyle w:val="Style10"/>
              </w:rPr>
              <w:delText>n/a</w:delText>
            </w:r>
          </w:del>
        </w:sdtContent>
      </w:sdt>
    </w:p>
    <w:p w14:paraId="1E90B14A" w14:textId="66E728DA" w:rsidR="00D5321E" w:rsidRPr="00F32665" w:rsidRDefault="00D5321E" w:rsidP="009911D8">
      <w:pPr>
        <w:tabs>
          <w:tab w:val="left" w:pos="3675"/>
        </w:tabs>
        <w:spacing w:after="0" w:line="240" w:lineRule="auto"/>
        <w:rPr>
          <w:del w:id="28" w:author="Marlene Franke" w:date="2026-09-25T20:05:00Z" w16du:dateUtc="2026-09-26T00:05:00Z"/>
          <w:sz w:val="20"/>
          <w:szCs w:val="20"/>
        </w:rPr>
      </w:pPr>
      <w:del w:id="29" w:author="Marlene Franke" w:date="2026-09-25T20:05:00Z" w16du:dateUtc="2026-09-26T00:05:00Z">
        <w:r w:rsidRPr="00F32665">
          <w:rPr>
            <w:b/>
            <w:sz w:val="20"/>
            <w:szCs w:val="20"/>
          </w:rPr>
          <w:delText>Department/Subject Designator:</w:delText>
        </w:r>
        <w:r w:rsidR="00BA2C08">
          <w:rPr>
            <w:sz w:val="20"/>
            <w:szCs w:val="20"/>
          </w:rPr>
          <w:delText xml:space="preserve">  </w:delText>
        </w:r>
        <w:r w:rsidR="00BA2C08">
          <w:rPr>
            <w:rStyle w:val="Style11"/>
          </w:rPr>
          <w:delText>ANT-11</w:delText>
        </w:r>
        <w:r w:rsidR="00357D1E">
          <w:rPr>
            <w:rStyle w:val="Style11"/>
          </w:rPr>
          <w:delText>3</w:delText>
        </w:r>
      </w:del>
    </w:p>
    <w:p w14:paraId="2FEE2E83" w14:textId="3E306380" w:rsidR="00D5321E" w:rsidRPr="00F32665" w:rsidRDefault="00D5321E" w:rsidP="00D5321E">
      <w:pPr>
        <w:tabs>
          <w:tab w:val="left" w:pos="3675"/>
        </w:tabs>
        <w:spacing w:after="0" w:line="240" w:lineRule="auto"/>
        <w:rPr>
          <w:del w:id="30" w:author="Marlene Franke" w:date="2026-09-25T20:05:00Z" w16du:dateUtc="2026-09-26T00:05:00Z"/>
          <w:sz w:val="20"/>
          <w:szCs w:val="20"/>
        </w:rPr>
      </w:pPr>
      <w:del w:id="31" w:author="Marlene Franke" w:date="2026-09-25T20:05:00Z" w16du:dateUtc="2026-09-26T00:05:00Z">
        <w:r w:rsidRPr="00F32665">
          <w:rPr>
            <w:b/>
            <w:sz w:val="20"/>
            <w:szCs w:val="20"/>
          </w:rPr>
          <w:delText>Pre-requisites/Co-requisites:</w:delText>
        </w:r>
        <w:r w:rsidRPr="00F32665">
          <w:rPr>
            <w:sz w:val="20"/>
            <w:szCs w:val="20"/>
          </w:rPr>
          <w:delText xml:space="preserve"> </w:delText>
        </w:r>
      </w:del>
      <w:sdt>
        <w:sdtPr>
          <w:rPr>
            <w:rStyle w:val="Style14"/>
          </w:rPr>
          <w:id w:val="1547632348"/>
          <w:placeholder>
            <w:docPart w:val="88A2583F59354720A16EB87E5EB80BBD"/>
          </w:placeholder>
          <w:text/>
        </w:sdtPr>
        <w:sdtEndPr>
          <w:rPr>
            <w:rStyle w:val="DefaultParagraphFont"/>
            <w:b w:val="0"/>
            <w:color w:val="auto"/>
            <w:sz w:val="20"/>
            <w:szCs w:val="20"/>
          </w:rPr>
        </w:sdtEndPr>
        <w:sdtContent>
          <w:del w:id="32" w:author="Marlene Franke" w:date="2026-09-25T20:05:00Z" w16du:dateUtc="2026-09-26T00:05:00Z">
            <w:r w:rsidR="009911D8">
              <w:rPr>
                <w:rStyle w:val="Style14"/>
              </w:rPr>
              <w:delText>none</w:delText>
            </w:r>
          </w:del>
        </w:sdtContent>
      </w:sdt>
    </w:p>
    <w:p w14:paraId="5F7B2E21" w14:textId="73FCC7FA" w:rsidR="00D5321E" w:rsidRPr="00F32665" w:rsidRDefault="00D5321E" w:rsidP="00D5321E">
      <w:pPr>
        <w:tabs>
          <w:tab w:val="left" w:pos="3675"/>
        </w:tabs>
        <w:spacing w:after="0" w:line="240" w:lineRule="auto"/>
        <w:rPr>
          <w:del w:id="33" w:author="Marlene Franke" w:date="2026-09-25T20:05:00Z" w16du:dateUtc="2026-09-26T00:05:00Z"/>
          <w:sz w:val="20"/>
          <w:szCs w:val="20"/>
        </w:rPr>
      </w:pPr>
      <w:del w:id="34" w:author="Marlene Franke" w:date="2026-09-25T20:05:00Z" w16du:dateUtc="2026-09-26T00:05:00Z">
        <w:r w:rsidRPr="00F32665">
          <w:rPr>
            <w:b/>
            <w:sz w:val="20"/>
            <w:szCs w:val="20"/>
          </w:rPr>
          <w:delText>Sponsor Proposer:</w:delText>
        </w:r>
        <w:r w:rsidRPr="00F32665">
          <w:rPr>
            <w:sz w:val="20"/>
            <w:szCs w:val="20"/>
          </w:rPr>
          <w:delText xml:space="preserve"> </w:delText>
        </w:r>
      </w:del>
      <w:sdt>
        <w:sdtPr>
          <w:rPr>
            <w:rStyle w:val="Style15"/>
          </w:rPr>
          <w:id w:val="-1531483664"/>
          <w:placeholder>
            <w:docPart w:val="7694394806A541F59A5EF178CEF3D576"/>
          </w:placeholder>
        </w:sdtPr>
        <w:sdtEndPr>
          <w:rPr>
            <w:rStyle w:val="DefaultParagraphFont"/>
            <w:b w:val="0"/>
            <w:color w:val="auto"/>
            <w:sz w:val="20"/>
            <w:szCs w:val="20"/>
          </w:rPr>
        </w:sdtEndPr>
        <w:sdtContent>
          <w:del w:id="35" w:author="Marlene Franke" w:date="2026-09-25T20:05:00Z" w16du:dateUtc="2026-09-26T00:05:00Z">
            <w:r w:rsidR="009911D8">
              <w:rPr>
                <w:rStyle w:val="Style15"/>
              </w:rPr>
              <w:delText>Henry Bartlett, Ph.D.</w:delText>
            </w:r>
          </w:del>
        </w:sdtContent>
      </w:sdt>
    </w:p>
    <w:p w14:paraId="13A5A053" w14:textId="5D0657FB" w:rsidR="00D5321E" w:rsidRPr="00F32665" w:rsidRDefault="00D5321E" w:rsidP="00D5321E">
      <w:pPr>
        <w:tabs>
          <w:tab w:val="left" w:pos="3675"/>
        </w:tabs>
        <w:spacing w:after="0" w:line="240" w:lineRule="auto"/>
        <w:rPr>
          <w:del w:id="36" w:author="Marlene Franke" w:date="2026-09-25T20:05:00Z" w16du:dateUtc="2026-09-26T00:05:00Z"/>
          <w:sz w:val="20"/>
          <w:szCs w:val="20"/>
        </w:rPr>
      </w:pPr>
      <w:del w:id="37" w:author="Marlene Franke" w:date="2026-09-25T20:05:00Z" w16du:dateUtc="2026-09-26T00:05:00Z">
        <w:r w:rsidRPr="00F32665">
          <w:rPr>
            <w:b/>
            <w:sz w:val="20"/>
            <w:szCs w:val="20"/>
          </w:rPr>
          <w:delText>Sponsor Department(s):</w:delText>
        </w:r>
        <w:r w:rsidRPr="00F32665">
          <w:rPr>
            <w:sz w:val="20"/>
            <w:szCs w:val="20"/>
          </w:rPr>
          <w:delText xml:space="preserve"> </w:delText>
        </w:r>
      </w:del>
      <w:sdt>
        <w:sdtPr>
          <w:rPr>
            <w:rStyle w:val="Style16"/>
          </w:rPr>
          <w:id w:val="1949579695"/>
          <w:placeholder>
            <w:docPart w:val="7E3C0F3A986448B2B360A0E390FE78E4"/>
          </w:placeholder>
        </w:sdtPr>
        <w:sdtEndPr>
          <w:rPr>
            <w:rStyle w:val="DefaultParagraphFont"/>
            <w:b w:val="0"/>
            <w:color w:val="auto"/>
            <w:sz w:val="20"/>
            <w:szCs w:val="20"/>
          </w:rPr>
        </w:sdtEndPr>
        <w:sdtContent>
          <w:del w:id="38" w:author="Marlene Franke" w:date="2026-09-25T20:05:00Z" w16du:dateUtc="2026-09-26T00:05:00Z">
            <w:r w:rsidR="009911D8">
              <w:rPr>
                <w:rStyle w:val="Style16"/>
              </w:rPr>
              <w:delText>History, Philosophy &amp; Social Sciences</w:delText>
            </w:r>
          </w:del>
        </w:sdtContent>
      </w:sdt>
    </w:p>
    <w:p w14:paraId="54045F0D" w14:textId="28A83B99" w:rsidR="00D5321E" w:rsidRPr="00F32665" w:rsidRDefault="00D5321E" w:rsidP="00D5321E">
      <w:pPr>
        <w:tabs>
          <w:tab w:val="left" w:pos="3675"/>
        </w:tabs>
        <w:spacing w:after="0" w:line="240" w:lineRule="auto"/>
        <w:rPr>
          <w:del w:id="39" w:author="Marlene Franke" w:date="2026-09-25T20:05:00Z" w16du:dateUtc="2026-09-26T00:05:00Z"/>
          <w:sz w:val="20"/>
          <w:szCs w:val="20"/>
        </w:rPr>
      </w:pPr>
      <w:del w:id="40" w:author="Marlene Franke" w:date="2026-09-25T20:05:00Z" w16du:dateUtc="2026-09-26T00:05:00Z">
        <w:r w:rsidRPr="00F32665">
          <w:rPr>
            <w:b/>
            <w:sz w:val="20"/>
            <w:szCs w:val="20"/>
          </w:rPr>
          <w:delText>Cross-listed proposer (if applicable):</w:delText>
        </w:r>
        <w:r>
          <w:rPr>
            <w:b/>
            <w:sz w:val="20"/>
            <w:szCs w:val="20"/>
          </w:rPr>
          <w:delText xml:space="preserve"> </w:delText>
        </w:r>
      </w:del>
      <w:sdt>
        <w:sdtPr>
          <w:rPr>
            <w:rStyle w:val="Style18"/>
          </w:rPr>
          <w:id w:val="814918502"/>
          <w:placeholder>
            <w:docPart w:val="06B496B071504C0097E4E372073AAC1E"/>
          </w:placeholder>
        </w:sdtPr>
        <w:sdtEndPr>
          <w:rPr>
            <w:rStyle w:val="DefaultParagraphFont"/>
            <w:b w:val="0"/>
            <w:color w:val="auto"/>
            <w:sz w:val="20"/>
            <w:szCs w:val="20"/>
          </w:rPr>
        </w:sdtEndPr>
        <w:sdtContent>
          <w:del w:id="41" w:author="Marlene Franke" w:date="2026-09-25T20:05:00Z" w16du:dateUtc="2026-09-26T00:05:00Z">
            <w:r w:rsidR="009911D8">
              <w:rPr>
                <w:rStyle w:val="Style18"/>
              </w:rPr>
              <w:delText>n/a</w:delText>
            </w:r>
          </w:del>
        </w:sdtContent>
      </w:sdt>
    </w:p>
    <w:p w14:paraId="46BF59D4" w14:textId="402D5161" w:rsidR="00D5321E" w:rsidRPr="00F32665" w:rsidRDefault="00D5321E" w:rsidP="00D5321E">
      <w:pPr>
        <w:tabs>
          <w:tab w:val="left" w:pos="3675"/>
        </w:tabs>
        <w:spacing w:after="0" w:line="240" w:lineRule="auto"/>
        <w:rPr>
          <w:del w:id="42" w:author="Marlene Franke" w:date="2026-09-25T20:05:00Z" w16du:dateUtc="2026-09-26T00:05:00Z"/>
          <w:sz w:val="20"/>
          <w:szCs w:val="20"/>
        </w:rPr>
      </w:pPr>
      <w:del w:id="43" w:author="Marlene Franke" w:date="2026-09-25T20:05:00Z" w16du:dateUtc="2026-09-26T00:05:00Z">
        <w:r w:rsidRPr="00F32665">
          <w:rPr>
            <w:b/>
            <w:sz w:val="20"/>
            <w:szCs w:val="20"/>
          </w:rPr>
          <w:delText>Cross-listed department (if applicable):</w:delText>
        </w:r>
        <w:r>
          <w:rPr>
            <w:b/>
            <w:sz w:val="20"/>
            <w:szCs w:val="20"/>
          </w:rPr>
          <w:delText xml:space="preserve"> </w:delText>
        </w:r>
      </w:del>
      <w:sdt>
        <w:sdtPr>
          <w:rPr>
            <w:rStyle w:val="Style19"/>
          </w:rPr>
          <w:id w:val="-720597911"/>
          <w:placeholder>
            <w:docPart w:val="83F0D9288EBA4D9BB9A08446A5CF6B0E"/>
          </w:placeholder>
        </w:sdtPr>
        <w:sdtEndPr>
          <w:rPr>
            <w:rStyle w:val="DefaultParagraphFont"/>
            <w:b w:val="0"/>
            <w:color w:val="auto"/>
            <w:sz w:val="20"/>
            <w:szCs w:val="20"/>
          </w:rPr>
        </w:sdtEndPr>
        <w:sdtContent>
          <w:del w:id="44" w:author="Marlene Franke" w:date="2026-09-25T20:05:00Z" w16du:dateUtc="2026-09-26T00:05:00Z">
            <w:r w:rsidR="009911D8">
              <w:rPr>
                <w:rStyle w:val="Style19"/>
              </w:rPr>
              <w:delText>n/a</w:delText>
            </w:r>
          </w:del>
        </w:sdtContent>
      </w:sdt>
    </w:p>
    <w:p w14:paraId="35E5E745" w14:textId="78B3402F" w:rsidR="00D5321E" w:rsidRDefault="00D5321E" w:rsidP="00D5321E">
      <w:pPr>
        <w:tabs>
          <w:tab w:val="left" w:pos="3675"/>
          <w:tab w:val="right" w:pos="9360"/>
        </w:tabs>
        <w:spacing w:after="0" w:line="240" w:lineRule="auto"/>
        <w:rPr>
          <w:del w:id="45" w:author="Marlene Franke" w:date="2026-09-25T20:05:00Z" w16du:dateUtc="2026-09-26T00:05:00Z"/>
          <w:sz w:val="20"/>
          <w:szCs w:val="20"/>
        </w:rPr>
      </w:pPr>
      <w:del w:id="46" w:author="Marlene Franke" w:date="2026-09-25T20:05:00Z" w16du:dateUtc="2026-09-26T00:05:00Z">
        <w:r w:rsidRPr="00F32665">
          <w:rPr>
            <w:b/>
            <w:sz w:val="20"/>
            <w:szCs w:val="20"/>
          </w:rPr>
          <w:delText>Effective semester/year</w:delText>
        </w:r>
      </w:del>
      <w:r w:rsidRPr="00207FAD">
        <w:rPr>
          <w:rFonts w:ascii="Times" w:hAnsi="Times"/>
          <w:rPrChange w:id="47" w:author="Marlene Franke" w:date="2026-09-25T20:05:00Z" w16du:dateUtc="2026-09-26T00:05:00Z">
            <w:rPr>
              <w:b/>
              <w:sz w:val="20"/>
              <w:szCs w:val="20"/>
            </w:rPr>
          </w:rPrChange>
        </w:rPr>
        <w:t xml:space="preserve"> of </w:t>
      </w:r>
      <w:ins w:id="48" w:author="Marlene Franke" w:date="2026-09-25T20:05:00Z" w16du:dateUtc="2026-09-26T00:05:00Z">
        <w:r w:rsidR="00664D13" w:rsidRPr="00207FAD">
          <w:rPr>
            <w:rFonts w:ascii="Times" w:hAnsi="Times"/>
          </w:rPr>
          <w:t>Journalism</w:t>
        </w:r>
      </w:ins>
      <w:del w:id="49" w:author="Marlene Franke" w:date="2026-09-25T20:05:00Z" w16du:dateUtc="2026-09-26T00:05:00Z">
        <w:r w:rsidRPr="00F32665">
          <w:rPr>
            <w:b/>
            <w:sz w:val="20"/>
            <w:szCs w:val="20"/>
          </w:rPr>
          <w:delText>Proposed GE Addition:</w:delText>
        </w:r>
        <w:r w:rsidRPr="00F32665">
          <w:rPr>
            <w:sz w:val="20"/>
            <w:szCs w:val="20"/>
          </w:rPr>
          <w:delText xml:space="preserve"> </w:delText>
        </w:r>
      </w:del>
      <w:sdt>
        <w:sdtPr>
          <w:rPr>
            <w:rStyle w:val="Style20"/>
          </w:rPr>
          <w:id w:val="618961112"/>
          <w:placeholder>
            <w:docPart w:val="9138D9A3423346C483C7F6456548BF7B"/>
          </w:placeholder>
          <w:date>
            <w:dateFormat w:val="M/d/yyyy"/>
            <w:lid w:val="en-US"/>
            <w:storeMappedDataAs w:val="dateTime"/>
            <w:calendar w:val="gregorian"/>
          </w:date>
        </w:sdtPr>
        <w:sdtEndPr>
          <w:rPr>
            <w:rStyle w:val="DefaultParagraphFont"/>
            <w:b w:val="0"/>
            <w:color w:val="auto"/>
            <w:sz w:val="20"/>
            <w:szCs w:val="20"/>
          </w:rPr>
        </w:sdtEndPr>
        <w:sdtContent>
          <w:del w:id="50" w:author="Marlene Franke" w:date="2026-09-25T20:05:00Z" w16du:dateUtc="2026-09-26T00:05:00Z">
            <w:r w:rsidR="00332BFF">
              <w:rPr>
                <w:rStyle w:val="Style20"/>
              </w:rPr>
              <w:delText>Fall</w:delText>
            </w:r>
            <w:r w:rsidR="009911D8">
              <w:rPr>
                <w:rStyle w:val="Style20"/>
              </w:rPr>
              <w:delText xml:space="preserve"> 2022</w:delText>
            </w:r>
          </w:del>
        </w:sdtContent>
      </w:sdt>
      <w:del w:id="51" w:author="Marlene Franke" w:date="2026-09-25T20:05:00Z" w16du:dateUtc="2026-09-26T00:05:00Z">
        <w:r>
          <w:rPr>
            <w:sz w:val="20"/>
            <w:szCs w:val="20"/>
          </w:rPr>
          <w:tab/>
        </w:r>
      </w:del>
    </w:p>
    <w:p w14:paraId="4FE5FFF5" w14:textId="77777777" w:rsidR="00D5321E" w:rsidRPr="00F32665" w:rsidRDefault="00D5321E" w:rsidP="00D5321E">
      <w:pPr>
        <w:tabs>
          <w:tab w:val="left" w:pos="3675"/>
          <w:tab w:val="right" w:pos="9360"/>
        </w:tabs>
        <w:spacing w:after="0" w:line="240" w:lineRule="auto"/>
        <w:rPr>
          <w:del w:id="52" w:author="Marlene Franke" w:date="2026-09-25T20:05:00Z" w16du:dateUtc="2026-09-26T00:05:00Z"/>
          <w:sz w:val="20"/>
          <w:szCs w:val="20"/>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7326"/>
        <w:gridCol w:w="979"/>
        <w:gridCol w:w="531"/>
        <w:gridCol w:w="514"/>
      </w:tblGrid>
      <w:tr w:rsidR="00D5321E" w:rsidRPr="00AF7627" w14:paraId="7911A277" w14:textId="77777777" w:rsidTr="00DA3F1F">
        <w:trPr>
          <w:cantSplit/>
          <w:tblHeader/>
          <w:del w:id="53" w:author="Marlene Franke" w:date="2026-09-25T20:05:00Z" w16du:dateUtc="2026-09-26T00:05:00Z"/>
        </w:trPr>
        <w:tc>
          <w:tcPr>
            <w:tcW w:w="8303" w:type="dxa"/>
            <w:gridSpan w:val="2"/>
            <w:shd w:val="pct35" w:color="auto" w:fill="auto"/>
            <w:vAlign w:val="center"/>
            <w:hideMark/>
          </w:tcPr>
          <w:p w14:paraId="45993531" w14:textId="77777777" w:rsidR="00D5321E" w:rsidRPr="00AF7627" w:rsidRDefault="00D5321E" w:rsidP="00D5321E">
            <w:pPr>
              <w:pStyle w:val="NoSpacing"/>
              <w:jc w:val="center"/>
              <w:rPr>
                <w:del w:id="54" w:author="Marlene Franke" w:date="2026-09-25T20:05:00Z" w16du:dateUtc="2026-09-26T00:05:00Z"/>
                <w:rFonts w:cs="Calibri"/>
                <w:bCs/>
                <w:i/>
                <w:sz w:val="20"/>
                <w:szCs w:val="20"/>
              </w:rPr>
            </w:pPr>
            <w:del w:id="55" w:author="Marlene Franke" w:date="2026-09-25T20:05:00Z" w16du:dateUtc="2026-09-26T00:05:00Z">
              <w:r w:rsidRPr="00AF7627">
                <w:rPr>
                  <w:rFonts w:cs="Calibri"/>
                  <w:bCs/>
                  <w:i/>
                  <w:sz w:val="20"/>
                  <w:szCs w:val="20"/>
                </w:rPr>
                <w:delText>Approvals</w:delText>
              </w:r>
            </w:del>
          </w:p>
        </w:tc>
        <w:tc>
          <w:tcPr>
            <w:tcW w:w="532" w:type="dxa"/>
            <w:shd w:val="pct35" w:color="auto" w:fill="auto"/>
            <w:hideMark/>
          </w:tcPr>
          <w:p w14:paraId="219A74D1" w14:textId="77777777" w:rsidR="00D5321E" w:rsidRPr="00AF7627" w:rsidRDefault="00D5321E" w:rsidP="00D5321E">
            <w:pPr>
              <w:pStyle w:val="NoSpacing"/>
              <w:jc w:val="center"/>
              <w:rPr>
                <w:del w:id="56" w:author="Marlene Franke" w:date="2026-09-25T20:05:00Z" w16du:dateUtc="2026-09-26T00:05:00Z"/>
                <w:rFonts w:cs="Calibri"/>
                <w:bCs/>
                <w:i/>
                <w:sz w:val="20"/>
                <w:szCs w:val="20"/>
              </w:rPr>
            </w:pPr>
            <w:del w:id="57" w:author="Marlene Franke" w:date="2026-09-25T20:05:00Z" w16du:dateUtc="2026-09-26T00:05:00Z">
              <w:r w:rsidRPr="00AF7627">
                <w:rPr>
                  <w:rFonts w:cs="Calibri"/>
                  <w:bCs/>
                  <w:i/>
                  <w:sz w:val="20"/>
                  <w:szCs w:val="20"/>
                </w:rPr>
                <w:delText>Yes</w:delText>
              </w:r>
            </w:del>
          </w:p>
        </w:tc>
        <w:tc>
          <w:tcPr>
            <w:tcW w:w="515" w:type="dxa"/>
            <w:shd w:val="pct35" w:color="auto" w:fill="auto"/>
            <w:hideMark/>
          </w:tcPr>
          <w:p w14:paraId="3D802B80" w14:textId="77777777" w:rsidR="00D5321E" w:rsidRPr="00AF7627" w:rsidRDefault="00D5321E" w:rsidP="00D5321E">
            <w:pPr>
              <w:pStyle w:val="NoSpacing"/>
              <w:jc w:val="center"/>
              <w:rPr>
                <w:del w:id="58" w:author="Marlene Franke" w:date="2026-09-25T20:05:00Z" w16du:dateUtc="2026-09-26T00:05:00Z"/>
                <w:rFonts w:cs="Calibri"/>
                <w:bCs/>
                <w:sz w:val="20"/>
                <w:szCs w:val="20"/>
              </w:rPr>
            </w:pPr>
            <w:del w:id="59" w:author="Marlene Franke" w:date="2026-09-25T20:05:00Z" w16du:dateUtc="2026-09-26T00:05:00Z">
              <w:r w:rsidRPr="00AF7627">
                <w:rPr>
                  <w:rFonts w:cs="Calibri"/>
                  <w:bCs/>
                  <w:i/>
                  <w:sz w:val="20"/>
                  <w:szCs w:val="20"/>
                </w:rPr>
                <w:delText>No</w:delText>
              </w:r>
            </w:del>
          </w:p>
        </w:tc>
      </w:tr>
      <w:tr w:rsidR="00D5321E" w:rsidRPr="00AF7627" w14:paraId="61121D12" w14:textId="77777777" w:rsidTr="00DA3F1F">
        <w:trPr>
          <w:cantSplit/>
          <w:del w:id="60" w:author="Marlene Franke" w:date="2026-09-25T20:05:00Z" w16du:dateUtc="2026-09-26T00:05:00Z"/>
        </w:trPr>
        <w:tc>
          <w:tcPr>
            <w:tcW w:w="7401" w:type="dxa"/>
            <w:tcBorders>
              <w:bottom w:val="single" w:sz="4" w:space="0" w:color="auto"/>
            </w:tcBorders>
            <w:hideMark/>
          </w:tcPr>
          <w:p w14:paraId="3492AEAF" w14:textId="77777777" w:rsidR="00D5321E" w:rsidRPr="00AF7627" w:rsidRDefault="00D5321E" w:rsidP="00D5321E">
            <w:pPr>
              <w:pStyle w:val="NoSpacing"/>
              <w:rPr>
                <w:del w:id="61" w:author="Marlene Franke" w:date="2026-09-25T20:05:00Z" w16du:dateUtc="2026-09-26T00:05:00Z"/>
                <w:rFonts w:cs="Calibri"/>
                <w:b/>
                <w:bCs/>
                <w:sz w:val="20"/>
                <w:szCs w:val="20"/>
              </w:rPr>
            </w:pPr>
            <w:del w:id="62" w:author="Marlene Franke" w:date="2026-09-25T20:05:00Z" w16du:dateUtc="2026-09-26T00:05:00Z">
              <w:r w:rsidRPr="00AF7627">
                <w:rPr>
                  <w:rFonts w:cs="Calibri"/>
                  <w:b/>
                  <w:bCs/>
                  <w:sz w:val="20"/>
                  <w:szCs w:val="20"/>
                </w:rPr>
                <w:delText>Sponsoring Department</w:delText>
              </w:r>
              <w:r>
                <w:rPr>
                  <w:rFonts w:cs="Calibri"/>
                  <w:b/>
                  <w:bCs/>
                  <w:sz w:val="20"/>
                  <w:szCs w:val="20"/>
                </w:rPr>
                <w:delText>:</w:delText>
              </w:r>
            </w:del>
          </w:p>
          <w:p w14:paraId="7A44485C" w14:textId="327A75B7" w:rsidR="00D5321E" w:rsidRPr="00AF7627" w:rsidRDefault="00D5321E" w:rsidP="00D5321E">
            <w:pPr>
              <w:pStyle w:val="NoSpacing"/>
              <w:rPr>
                <w:del w:id="63" w:author="Marlene Franke" w:date="2026-09-25T20:05:00Z" w16du:dateUtc="2026-09-26T00:05:00Z"/>
                <w:rFonts w:cs="Calibri"/>
                <w:bCs/>
                <w:sz w:val="20"/>
                <w:szCs w:val="20"/>
              </w:rPr>
            </w:pPr>
            <w:del w:id="64" w:author="Marlene Franke" w:date="2026-09-25T20:05:00Z" w16du:dateUtc="2026-09-26T00:05:00Z">
              <w:r w:rsidRPr="00AF7627">
                <w:rPr>
                  <w:rFonts w:cs="Calibri"/>
                  <w:bCs/>
                  <w:sz w:val="20"/>
                  <w:szCs w:val="20"/>
                </w:rPr>
                <w:delText>(Chair signs for Department)</w:delText>
              </w:r>
              <w:r w:rsidR="0042372E" w:rsidRPr="004827F2">
                <w:rPr>
                  <w:rFonts w:ascii="Bradley Hand ITC" w:hAnsi="Bradley Hand ITC" w:cs="Calibri"/>
                  <w:b/>
                  <w:bCs/>
                  <w:sz w:val="24"/>
                  <w:szCs w:val="24"/>
                </w:rPr>
                <w:delText xml:space="preserve"> Henry Bartlett</w:delText>
              </w:r>
            </w:del>
          </w:p>
        </w:tc>
        <w:tc>
          <w:tcPr>
            <w:tcW w:w="902" w:type="dxa"/>
            <w:tcBorders>
              <w:bottom w:val="single" w:sz="4" w:space="0" w:color="auto"/>
            </w:tcBorders>
            <w:hideMark/>
          </w:tcPr>
          <w:p w14:paraId="677AFA66" w14:textId="77777777" w:rsidR="00D5321E" w:rsidRDefault="00D5321E" w:rsidP="00D5321E">
            <w:pPr>
              <w:pStyle w:val="NoSpacing"/>
              <w:rPr>
                <w:del w:id="65" w:author="Marlene Franke" w:date="2026-09-25T20:05:00Z" w16du:dateUtc="2026-09-26T00:05:00Z"/>
                <w:rFonts w:cs="Calibri"/>
                <w:bCs/>
                <w:sz w:val="20"/>
                <w:szCs w:val="20"/>
              </w:rPr>
            </w:pPr>
            <w:del w:id="66" w:author="Marlene Franke" w:date="2026-09-25T20:05:00Z" w16du:dateUtc="2026-09-26T00:05:00Z">
              <w:r w:rsidRPr="00AF7627">
                <w:rPr>
                  <w:rFonts w:cs="Calibri"/>
                  <w:bCs/>
                  <w:sz w:val="20"/>
                  <w:szCs w:val="20"/>
                </w:rPr>
                <w:delText>Date</w:delText>
              </w:r>
            </w:del>
          </w:p>
          <w:p w14:paraId="2898FAFE" w14:textId="4FBA86EC" w:rsidR="0042372E" w:rsidRPr="00AF7627" w:rsidRDefault="00332BFF" w:rsidP="00D5321E">
            <w:pPr>
              <w:pStyle w:val="NoSpacing"/>
              <w:rPr>
                <w:del w:id="67" w:author="Marlene Franke" w:date="2026-09-25T20:05:00Z" w16du:dateUtc="2026-09-26T00:05:00Z"/>
                <w:rFonts w:cs="Calibri"/>
                <w:bCs/>
                <w:sz w:val="20"/>
                <w:szCs w:val="20"/>
              </w:rPr>
            </w:pPr>
            <w:del w:id="68" w:author="Marlene Franke" w:date="2026-09-25T20:05:00Z" w16du:dateUtc="2026-09-26T00:05:00Z">
              <w:r>
                <w:rPr>
                  <w:rFonts w:cs="Calibri"/>
                  <w:bCs/>
                  <w:sz w:val="20"/>
                  <w:szCs w:val="20"/>
                </w:rPr>
                <w:delText>2/9/2022</w:delText>
              </w:r>
            </w:del>
          </w:p>
        </w:tc>
        <w:tc>
          <w:tcPr>
            <w:tcW w:w="532" w:type="dxa"/>
            <w:tcBorders>
              <w:bottom w:val="single" w:sz="4" w:space="0" w:color="auto"/>
            </w:tcBorders>
          </w:tcPr>
          <w:p w14:paraId="68C35989" w14:textId="77777777" w:rsidR="00D5321E" w:rsidRDefault="00D5321E" w:rsidP="00D5321E">
            <w:pPr>
              <w:pStyle w:val="NoSpacing"/>
              <w:rPr>
                <w:del w:id="69" w:author="Marlene Franke" w:date="2026-09-25T20:05:00Z" w16du:dateUtc="2026-09-26T00:05:00Z"/>
                <w:rFonts w:cs="Calibri"/>
                <w:bCs/>
                <w:sz w:val="20"/>
                <w:szCs w:val="20"/>
              </w:rPr>
            </w:pPr>
          </w:p>
          <w:p w14:paraId="0FE1A8A2" w14:textId="294ECA9E" w:rsidR="0042372E" w:rsidRPr="00AF7627" w:rsidRDefault="0042372E" w:rsidP="00D5321E">
            <w:pPr>
              <w:pStyle w:val="NoSpacing"/>
              <w:rPr>
                <w:del w:id="70" w:author="Marlene Franke" w:date="2026-09-25T20:05:00Z" w16du:dateUtc="2026-09-26T00:05:00Z"/>
                <w:rFonts w:cs="Calibri"/>
                <w:bCs/>
                <w:sz w:val="20"/>
                <w:szCs w:val="20"/>
              </w:rPr>
            </w:pPr>
            <w:del w:id="71" w:author="Marlene Franke" w:date="2026-09-25T20:05:00Z" w16du:dateUtc="2026-09-26T00:05:00Z">
              <w:r>
                <w:rPr>
                  <w:rFonts w:cs="Calibri"/>
                  <w:bCs/>
                  <w:sz w:val="20"/>
                  <w:szCs w:val="20"/>
                </w:rPr>
                <w:delText>X</w:delText>
              </w:r>
            </w:del>
          </w:p>
        </w:tc>
        <w:tc>
          <w:tcPr>
            <w:tcW w:w="515" w:type="dxa"/>
            <w:tcBorders>
              <w:bottom w:val="single" w:sz="4" w:space="0" w:color="auto"/>
            </w:tcBorders>
          </w:tcPr>
          <w:p w14:paraId="5F0F17D5" w14:textId="77777777" w:rsidR="00D5321E" w:rsidRPr="00AF7627" w:rsidRDefault="00D5321E" w:rsidP="00D5321E">
            <w:pPr>
              <w:pStyle w:val="NoSpacing"/>
              <w:rPr>
                <w:del w:id="72" w:author="Marlene Franke" w:date="2026-09-25T20:05:00Z" w16du:dateUtc="2026-09-26T00:05:00Z"/>
                <w:rFonts w:cs="Calibri"/>
                <w:bCs/>
                <w:sz w:val="20"/>
                <w:szCs w:val="20"/>
              </w:rPr>
            </w:pPr>
          </w:p>
        </w:tc>
      </w:tr>
      <w:tr w:rsidR="00D5321E" w:rsidRPr="00AF7627" w14:paraId="0856742E" w14:textId="77777777" w:rsidTr="00DA3F1F">
        <w:trPr>
          <w:cantSplit/>
          <w:del w:id="73" w:author="Marlene Franke" w:date="2026-09-25T20:05:00Z" w16du:dateUtc="2026-09-26T00:05:00Z"/>
        </w:trPr>
        <w:tc>
          <w:tcPr>
            <w:tcW w:w="9350" w:type="dxa"/>
            <w:gridSpan w:val="4"/>
            <w:tcBorders>
              <w:bottom w:val="single" w:sz="4" w:space="0" w:color="auto"/>
            </w:tcBorders>
            <w:shd w:val="clear" w:color="auto" w:fill="EEECE1" w:themeFill="background2"/>
          </w:tcPr>
          <w:p w14:paraId="0EF21B73" w14:textId="77777777" w:rsidR="00D5321E" w:rsidRPr="00AF7627" w:rsidRDefault="00D5321E" w:rsidP="00D5321E">
            <w:pPr>
              <w:pStyle w:val="NoSpacing"/>
              <w:rPr>
                <w:del w:id="74" w:author="Marlene Franke" w:date="2026-09-25T20:05:00Z" w16du:dateUtc="2026-09-26T00:05:00Z"/>
                <w:rFonts w:cs="Calibri"/>
                <w:bCs/>
                <w:sz w:val="20"/>
                <w:szCs w:val="20"/>
              </w:rPr>
            </w:pPr>
            <w:del w:id="75" w:author="Marlene Franke" w:date="2026-09-25T20:05:00Z" w16du:dateUtc="2026-09-26T00:05:00Z">
              <w:r w:rsidRPr="00AF7627">
                <w:rPr>
                  <w:rFonts w:cs="Calibri"/>
                  <w:bCs/>
                  <w:sz w:val="20"/>
                  <w:szCs w:val="20"/>
                </w:rPr>
                <w:delText>Comments:</w:delText>
              </w:r>
            </w:del>
          </w:p>
          <w:p w14:paraId="7913D16E" w14:textId="77777777" w:rsidR="00D5321E" w:rsidRPr="00AF7627" w:rsidRDefault="00D5321E" w:rsidP="00D5321E">
            <w:pPr>
              <w:pStyle w:val="NoSpacing"/>
              <w:rPr>
                <w:del w:id="76" w:author="Marlene Franke" w:date="2026-09-25T20:05:00Z" w16du:dateUtc="2026-09-26T00:05:00Z"/>
                <w:rFonts w:cs="Calibri"/>
                <w:bCs/>
                <w:sz w:val="20"/>
                <w:szCs w:val="20"/>
              </w:rPr>
            </w:pPr>
          </w:p>
        </w:tc>
      </w:tr>
      <w:tr w:rsidR="00D5321E" w:rsidRPr="00AF7627" w14:paraId="10D6EA46" w14:textId="77777777" w:rsidTr="00DA3F1F">
        <w:trPr>
          <w:cantSplit/>
          <w:del w:id="77" w:author="Marlene Franke" w:date="2026-09-25T20:05:00Z" w16du:dateUtc="2026-09-26T00:05:00Z"/>
        </w:trPr>
        <w:tc>
          <w:tcPr>
            <w:tcW w:w="7401" w:type="dxa"/>
            <w:tcBorders>
              <w:bottom w:val="single" w:sz="4" w:space="0" w:color="auto"/>
            </w:tcBorders>
          </w:tcPr>
          <w:p w14:paraId="77B3CF11" w14:textId="1F02B14B" w:rsidR="00D5321E" w:rsidRPr="00412311" w:rsidRDefault="00D5321E" w:rsidP="00D5321E">
            <w:pPr>
              <w:pStyle w:val="NoSpacing"/>
              <w:rPr>
                <w:del w:id="78" w:author="Marlene Franke" w:date="2026-09-25T20:05:00Z" w16du:dateUtc="2026-09-26T00:05:00Z"/>
                <w:rFonts w:cs="Calibri"/>
                <w:b/>
                <w:bCs/>
                <w:sz w:val="20"/>
                <w:szCs w:val="20"/>
              </w:rPr>
            </w:pPr>
            <w:del w:id="79" w:author="Marlene Franke" w:date="2026-09-25T20:05:00Z" w16du:dateUtc="2026-09-26T00:05:00Z">
              <w:r>
                <w:rPr>
                  <w:rFonts w:cs="Calibri"/>
                  <w:bCs/>
                  <w:sz w:val="20"/>
                  <w:szCs w:val="20"/>
                </w:rPr>
                <w:delText xml:space="preserve"> </w:delText>
              </w:r>
              <w:r w:rsidRPr="00412311">
                <w:rPr>
                  <w:rFonts w:cs="Calibri"/>
                  <w:b/>
                  <w:bCs/>
                  <w:sz w:val="20"/>
                  <w:szCs w:val="20"/>
                </w:rPr>
                <w:delText xml:space="preserve">Department Chair:                </w:delText>
              </w:r>
              <w:r w:rsidR="0042372E" w:rsidRPr="004827F2">
                <w:rPr>
                  <w:rFonts w:ascii="Bradley Hand ITC" w:hAnsi="Bradley Hand ITC" w:cs="Calibri"/>
                  <w:b/>
                  <w:bCs/>
                  <w:sz w:val="24"/>
                  <w:szCs w:val="24"/>
                </w:rPr>
                <w:delText>Henry Bartlett</w:delText>
              </w:r>
            </w:del>
          </w:p>
          <w:p w14:paraId="481BAE85" w14:textId="77777777" w:rsidR="00D5321E" w:rsidRPr="004F7061" w:rsidRDefault="00D5321E" w:rsidP="00D5321E">
            <w:pPr>
              <w:pStyle w:val="NoSpacing"/>
              <w:rPr>
                <w:del w:id="80" w:author="Marlene Franke" w:date="2026-09-25T20:05:00Z" w16du:dateUtc="2026-09-26T00:05:00Z"/>
                <w:rFonts w:cs="Calibri"/>
                <w:bCs/>
                <w:sz w:val="20"/>
                <w:szCs w:val="20"/>
              </w:rPr>
            </w:pPr>
            <w:del w:id="81" w:author="Marlene Franke" w:date="2026-09-25T20:05:00Z" w16du:dateUtc="2026-09-26T00:05:00Z">
              <w:r>
                <w:rPr>
                  <w:rFonts w:cs="Calibri"/>
                  <w:bCs/>
                  <w:sz w:val="20"/>
                  <w:szCs w:val="20"/>
                </w:rPr>
                <w:delText xml:space="preserve">                      </w:delText>
              </w:r>
            </w:del>
          </w:p>
        </w:tc>
        <w:tc>
          <w:tcPr>
            <w:tcW w:w="902" w:type="dxa"/>
            <w:tcBorders>
              <w:bottom w:val="single" w:sz="4" w:space="0" w:color="auto"/>
            </w:tcBorders>
          </w:tcPr>
          <w:p w14:paraId="18E7A1BB" w14:textId="77777777" w:rsidR="0042372E" w:rsidRDefault="00D5321E" w:rsidP="00D5321E">
            <w:pPr>
              <w:pStyle w:val="NoSpacing"/>
              <w:rPr>
                <w:del w:id="82" w:author="Marlene Franke" w:date="2026-09-25T20:05:00Z" w16du:dateUtc="2026-09-26T00:05:00Z"/>
                <w:rFonts w:cs="Calibri"/>
                <w:bCs/>
                <w:sz w:val="20"/>
                <w:szCs w:val="20"/>
              </w:rPr>
            </w:pPr>
            <w:del w:id="83" w:author="Marlene Franke" w:date="2026-09-25T20:05:00Z" w16du:dateUtc="2026-09-26T00:05:00Z">
              <w:r>
                <w:rPr>
                  <w:rFonts w:cs="Calibri"/>
                  <w:bCs/>
                  <w:sz w:val="20"/>
                  <w:szCs w:val="20"/>
                </w:rPr>
                <w:delText xml:space="preserve">Date  </w:delText>
              </w:r>
            </w:del>
          </w:p>
          <w:p w14:paraId="6902FB28" w14:textId="52507D79" w:rsidR="00D5321E" w:rsidRPr="00AF7627" w:rsidRDefault="00332BFF" w:rsidP="00D5321E">
            <w:pPr>
              <w:pStyle w:val="NoSpacing"/>
              <w:rPr>
                <w:del w:id="84" w:author="Marlene Franke" w:date="2026-09-25T20:05:00Z" w16du:dateUtc="2026-09-26T00:05:00Z"/>
                <w:rFonts w:cs="Calibri"/>
                <w:bCs/>
                <w:sz w:val="20"/>
                <w:szCs w:val="20"/>
              </w:rPr>
            </w:pPr>
            <w:del w:id="85" w:author="Marlene Franke" w:date="2026-09-25T20:05:00Z" w16du:dateUtc="2026-09-26T00:05:00Z">
              <w:r>
                <w:rPr>
                  <w:rFonts w:cs="Calibri"/>
                  <w:bCs/>
                  <w:sz w:val="20"/>
                  <w:szCs w:val="20"/>
                </w:rPr>
                <w:delText>2/9/2022</w:delText>
              </w:r>
              <w:r w:rsidR="00D5321E">
                <w:rPr>
                  <w:rFonts w:cs="Calibri"/>
                  <w:bCs/>
                  <w:sz w:val="20"/>
                  <w:szCs w:val="20"/>
                </w:rPr>
                <w:delText xml:space="preserve">                                                                                                                                                                                                           </w:delText>
              </w:r>
            </w:del>
          </w:p>
        </w:tc>
        <w:tc>
          <w:tcPr>
            <w:tcW w:w="532" w:type="dxa"/>
            <w:tcBorders>
              <w:bottom w:val="single" w:sz="4" w:space="0" w:color="auto"/>
            </w:tcBorders>
          </w:tcPr>
          <w:p w14:paraId="32BA0277" w14:textId="77777777" w:rsidR="00D5321E" w:rsidRDefault="00D5321E" w:rsidP="00D5321E">
            <w:pPr>
              <w:pStyle w:val="NoSpacing"/>
              <w:rPr>
                <w:del w:id="86" w:author="Marlene Franke" w:date="2026-09-25T20:05:00Z" w16du:dateUtc="2026-09-26T00:05:00Z"/>
                <w:rFonts w:cs="Calibri"/>
                <w:bCs/>
                <w:sz w:val="20"/>
                <w:szCs w:val="20"/>
              </w:rPr>
            </w:pPr>
          </w:p>
          <w:p w14:paraId="326A1B61" w14:textId="24FD4F39" w:rsidR="0042372E" w:rsidRPr="00AF7627" w:rsidRDefault="0042372E" w:rsidP="00D5321E">
            <w:pPr>
              <w:pStyle w:val="NoSpacing"/>
              <w:rPr>
                <w:del w:id="87" w:author="Marlene Franke" w:date="2026-09-25T20:05:00Z" w16du:dateUtc="2026-09-26T00:05:00Z"/>
                <w:rFonts w:cs="Calibri"/>
                <w:bCs/>
                <w:sz w:val="20"/>
                <w:szCs w:val="20"/>
              </w:rPr>
            </w:pPr>
            <w:del w:id="88" w:author="Marlene Franke" w:date="2026-09-25T20:05:00Z" w16du:dateUtc="2026-09-26T00:05:00Z">
              <w:r>
                <w:rPr>
                  <w:rFonts w:cs="Calibri"/>
                  <w:bCs/>
                  <w:sz w:val="20"/>
                  <w:szCs w:val="20"/>
                </w:rPr>
                <w:delText>X</w:delText>
              </w:r>
            </w:del>
          </w:p>
        </w:tc>
        <w:tc>
          <w:tcPr>
            <w:tcW w:w="515" w:type="dxa"/>
            <w:tcBorders>
              <w:bottom w:val="single" w:sz="4" w:space="0" w:color="auto"/>
            </w:tcBorders>
          </w:tcPr>
          <w:p w14:paraId="2BA916A8" w14:textId="77777777" w:rsidR="00D5321E" w:rsidRPr="00AF7627" w:rsidRDefault="00D5321E" w:rsidP="00D5321E">
            <w:pPr>
              <w:pStyle w:val="NoSpacing"/>
              <w:rPr>
                <w:del w:id="89" w:author="Marlene Franke" w:date="2026-09-25T20:05:00Z" w16du:dateUtc="2026-09-26T00:05:00Z"/>
                <w:rFonts w:cs="Calibri"/>
                <w:bCs/>
                <w:sz w:val="20"/>
                <w:szCs w:val="20"/>
              </w:rPr>
            </w:pPr>
          </w:p>
        </w:tc>
      </w:tr>
      <w:tr w:rsidR="00D5321E" w:rsidRPr="00AF7627" w14:paraId="0B2853FA" w14:textId="77777777" w:rsidTr="00DA3F1F">
        <w:trPr>
          <w:cantSplit/>
          <w:del w:id="90" w:author="Marlene Franke" w:date="2026-09-25T20:05:00Z" w16du:dateUtc="2026-09-26T00:05:00Z"/>
        </w:trPr>
        <w:tc>
          <w:tcPr>
            <w:tcW w:w="9350" w:type="dxa"/>
            <w:gridSpan w:val="4"/>
            <w:shd w:val="clear" w:color="auto" w:fill="EEECE1" w:themeFill="background2"/>
          </w:tcPr>
          <w:p w14:paraId="1FE63E99" w14:textId="77777777" w:rsidR="00D5321E" w:rsidRDefault="00D5321E" w:rsidP="00D5321E">
            <w:pPr>
              <w:pStyle w:val="NoSpacing"/>
              <w:rPr>
                <w:del w:id="91" w:author="Marlene Franke" w:date="2026-09-25T20:05:00Z" w16du:dateUtc="2026-09-26T00:05:00Z"/>
                <w:rFonts w:cs="Calibri"/>
                <w:bCs/>
                <w:sz w:val="20"/>
                <w:szCs w:val="20"/>
              </w:rPr>
            </w:pPr>
            <w:del w:id="92" w:author="Marlene Franke" w:date="2026-09-25T20:05:00Z" w16du:dateUtc="2026-09-26T00:05:00Z">
              <w:r>
                <w:rPr>
                  <w:rFonts w:cs="Calibri"/>
                  <w:bCs/>
                  <w:sz w:val="20"/>
                  <w:szCs w:val="20"/>
                </w:rPr>
                <w:delText>Comments:</w:delText>
              </w:r>
            </w:del>
          </w:p>
          <w:p w14:paraId="5EFC2BC7" w14:textId="77777777" w:rsidR="00D5321E" w:rsidRPr="00AF7627" w:rsidRDefault="00D5321E" w:rsidP="00D5321E">
            <w:pPr>
              <w:pStyle w:val="NoSpacing"/>
              <w:rPr>
                <w:del w:id="93" w:author="Marlene Franke" w:date="2026-09-25T20:05:00Z" w16du:dateUtc="2026-09-26T00:05:00Z"/>
                <w:rFonts w:cs="Calibri"/>
                <w:bCs/>
                <w:sz w:val="20"/>
                <w:szCs w:val="20"/>
              </w:rPr>
            </w:pPr>
          </w:p>
        </w:tc>
      </w:tr>
      <w:tr w:rsidR="00D5321E" w:rsidRPr="00AF7627" w14:paraId="5C0890CA" w14:textId="77777777" w:rsidTr="00DA3F1F">
        <w:trPr>
          <w:cantSplit/>
          <w:del w:id="94" w:author="Marlene Franke" w:date="2026-09-25T20:05:00Z" w16du:dateUtc="2026-09-26T00:05:00Z"/>
        </w:trPr>
        <w:tc>
          <w:tcPr>
            <w:tcW w:w="7401" w:type="dxa"/>
            <w:tcBorders>
              <w:bottom w:val="single" w:sz="4" w:space="0" w:color="auto"/>
            </w:tcBorders>
            <w:hideMark/>
          </w:tcPr>
          <w:p w14:paraId="252A59C4" w14:textId="087C062C" w:rsidR="00D5321E" w:rsidRPr="00AF7627" w:rsidRDefault="00D5321E" w:rsidP="00D5321E">
            <w:pPr>
              <w:pStyle w:val="NoSpacing"/>
              <w:rPr>
                <w:del w:id="95" w:author="Marlene Franke" w:date="2026-09-25T20:05:00Z" w16du:dateUtc="2026-09-26T00:05:00Z"/>
                <w:rFonts w:cs="Calibri"/>
                <w:b/>
                <w:bCs/>
                <w:sz w:val="20"/>
                <w:szCs w:val="20"/>
              </w:rPr>
            </w:pPr>
            <w:del w:id="96" w:author="Marlene Franke" w:date="2026-09-25T20:05:00Z" w16du:dateUtc="2026-09-26T00:05:00Z">
              <w:r w:rsidRPr="00AF7627">
                <w:rPr>
                  <w:rFonts w:cs="Calibri"/>
                  <w:b/>
                  <w:bCs/>
                  <w:sz w:val="20"/>
                  <w:szCs w:val="20"/>
                </w:rPr>
                <w:delText>Sponsoring Division</w:delText>
              </w:r>
              <w:r>
                <w:rPr>
                  <w:rFonts w:cs="Calibri"/>
                  <w:b/>
                  <w:bCs/>
                  <w:sz w:val="20"/>
                  <w:szCs w:val="20"/>
                </w:rPr>
                <w:delText>:</w:delText>
              </w:r>
              <w:r w:rsidR="00165194">
                <w:rPr>
                  <w:rFonts w:cs="Calibri"/>
                  <w:b/>
                  <w:bCs/>
                  <w:sz w:val="20"/>
                  <w:szCs w:val="20"/>
                </w:rPr>
                <w:delText xml:space="preserve"> </w:delText>
              </w:r>
              <w:r w:rsidR="00165194">
                <w:rPr>
                  <w:rFonts w:cs="Calibri"/>
                  <w:b/>
                  <w:bCs/>
                  <w:noProof/>
                  <w:sz w:val="20"/>
                  <w:szCs w:val="20"/>
                </w:rPr>
                <w:drawing>
                  <wp:inline distT="0" distB="0" distL="0" distR="0" wp14:anchorId="19057DA9" wp14:editId="0E9E10C5">
                    <wp:extent cx="1428750" cy="520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MAnders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8637" cy="527916"/>
                            </a:xfrm>
                            <a:prstGeom prst="rect">
                              <a:avLst/>
                            </a:prstGeom>
                          </pic:spPr>
                        </pic:pic>
                      </a:graphicData>
                    </a:graphic>
                  </wp:inline>
                </w:drawing>
              </w:r>
            </w:del>
          </w:p>
          <w:p w14:paraId="64C273AA" w14:textId="77777777" w:rsidR="00D5321E" w:rsidRPr="00AF7627" w:rsidRDefault="00D5321E" w:rsidP="00D5321E">
            <w:pPr>
              <w:pStyle w:val="NoSpacing"/>
              <w:rPr>
                <w:del w:id="97" w:author="Marlene Franke" w:date="2026-09-25T20:05:00Z" w16du:dateUtc="2026-09-26T00:05:00Z"/>
                <w:rFonts w:cs="Calibri"/>
                <w:bCs/>
                <w:sz w:val="20"/>
                <w:szCs w:val="20"/>
              </w:rPr>
            </w:pPr>
            <w:del w:id="98" w:author="Marlene Franke" w:date="2026-09-25T20:05:00Z" w16du:dateUtc="2026-09-26T00:05:00Z">
              <w:r w:rsidRPr="00AF7627">
                <w:rPr>
                  <w:rFonts w:cs="Calibri"/>
                  <w:bCs/>
                  <w:sz w:val="20"/>
                  <w:szCs w:val="20"/>
                </w:rPr>
                <w:delText>(Dean signs for Division)</w:delText>
              </w:r>
            </w:del>
          </w:p>
        </w:tc>
        <w:tc>
          <w:tcPr>
            <w:tcW w:w="902" w:type="dxa"/>
            <w:tcBorders>
              <w:bottom w:val="single" w:sz="4" w:space="0" w:color="auto"/>
            </w:tcBorders>
            <w:hideMark/>
          </w:tcPr>
          <w:p w14:paraId="589ACA1E" w14:textId="77777777" w:rsidR="00D5321E" w:rsidRDefault="00D5321E" w:rsidP="00D5321E">
            <w:pPr>
              <w:pStyle w:val="NoSpacing"/>
              <w:rPr>
                <w:del w:id="99" w:author="Marlene Franke" w:date="2026-09-25T20:05:00Z" w16du:dateUtc="2026-09-26T00:05:00Z"/>
                <w:rFonts w:cs="Calibri"/>
                <w:bCs/>
                <w:sz w:val="20"/>
                <w:szCs w:val="20"/>
              </w:rPr>
            </w:pPr>
            <w:del w:id="100" w:author="Marlene Franke" w:date="2026-09-25T20:05:00Z" w16du:dateUtc="2026-09-26T00:05:00Z">
              <w:r w:rsidRPr="00AF7627">
                <w:rPr>
                  <w:rFonts w:cs="Calibri"/>
                  <w:bCs/>
                  <w:sz w:val="20"/>
                  <w:szCs w:val="20"/>
                </w:rPr>
                <w:delText>Date</w:delText>
              </w:r>
            </w:del>
          </w:p>
          <w:p w14:paraId="12DC3B32" w14:textId="290D411A" w:rsidR="00165194" w:rsidRPr="00AF7627" w:rsidRDefault="00165194" w:rsidP="00D5321E">
            <w:pPr>
              <w:pStyle w:val="NoSpacing"/>
              <w:rPr>
                <w:del w:id="101" w:author="Marlene Franke" w:date="2026-09-25T20:05:00Z" w16du:dateUtc="2026-09-26T00:05:00Z"/>
                <w:rFonts w:cs="Calibri"/>
                <w:bCs/>
                <w:sz w:val="20"/>
                <w:szCs w:val="20"/>
              </w:rPr>
            </w:pPr>
            <w:del w:id="102" w:author="Marlene Franke" w:date="2026-09-25T20:05:00Z" w16du:dateUtc="2026-09-26T00:05:00Z">
              <w:r>
                <w:rPr>
                  <w:rFonts w:cs="Calibri"/>
                  <w:bCs/>
                  <w:sz w:val="20"/>
                  <w:szCs w:val="20"/>
                </w:rPr>
                <w:delText>17 MAR 2022</w:delText>
              </w:r>
            </w:del>
          </w:p>
        </w:tc>
        <w:tc>
          <w:tcPr>
            <w:tcW w:w="532" w:type="dxa"/>
            <w:tcBorders>
              <w:bottom w:val="single" w:sz="4" w:space="0" w:color="auto"/>
            </w:tcBorders>
          </w:tcPr>
          <w:p w14:paraId="25D79900" w14:textId="7C8756DE" w:rsidR="00D5321E" w:rsidRPr="00AF7627" w:rsidRDefault="00165194" w:rsidP="00D5321E">
            <w:pPr>
              <w:pStyle w:val="NoSpacing"/>
              <w:rPr>
                <w:del w:id="103" w:author="Marlene Franke" w:date="2026-09-25T20:05:00Z" w16du:dateUtc="2026-09-26T00:05:00Z"/>
                <w:rFonts w:cs="Calibri"/>
                <w:bCs/>
                <w:sz w:val="20"/>
                <w:szCs w:val="20"/>
              </w:rPr>
            </w:pPr>
            <w:del w:id="104" w:author="Marlene Franke" w:date="2026-09-25T20:05:00Z" w16du:dateUtc="2026-09-26T00:05:00Z">
              <w:r>
                <w:rPr>
                  <w:rFonts w:cs="Calibri"/>
                  <w:bCs/>
                  <w:sz w:val="20"/>
                  <w:szCs w:val="20"/>
                </w:rPr>
                <w:delText>X</w:delText>
              </w:r>
            </w:del>
          </w:p>
        </w:tc>
        <w:tc>
          <w:tcPr>
            <w:tcW w:w="515" w:type="dxa"/>
            <w:tcBorders>
              <w:bottom w:val="single" w:sz="4" w:space="0" w:color="auto"/>
            </w:tcBorders>
          </w:tcPr>
          <w:p w14:paraId="5B155271" w14:textId="77777777" w:rsidR="00D5321E" w:rsidRPr="00AF7627" w:rsidRDefault="00D5321E" w:rsidP="00D5321E">
            <w:pPr>
              <w:pStyle w:val="NoSpacing"/>
              <w:rPr>
                <w:del w:id="105" w:author="Marlene Franke" w:date="2026-09-25T20:05:00Z" w16du:dateUtc="2026-09-26T00:05:00Z"/>
                <w:rFonts w:cs="Calibri"/>
                <w:bCs/>
                <w:sz w:val="20"/>
                <w:szCs w:val="20"/>
              </w:rPr>
            </w:pPr>
          </w:p>
        </w:tc>
      </w:tr>
      <w:tr w:rsidR="00D5321E" w:rsidRPr="00AF7627" w14:paraId="3AAD7460" w14:textId="77777777" w:rsidTr="00DA3F1F">
        <w:trPr>
          <w:cantSplit/>
          <w:del w:id="106" w:author="Marlene Franke" w:date="2026-09-25T20:05:00Z" w16du:dateUtc="2026-09-26T00:05:00Z"/>
        </w:trPr>
        <w:tc>
          <w:tcPr>
            <w:tcW w:w="9350" w:type="dxa"/>
            <w:gridSpan w:val="4"/>
            <w:shd w:val="clear" w:color="auto" w:fill="EEECE1" w:themeFill="background2"/>
          </w:tcPr>
          <w:p w14:paraId="4FA78A1F" w14:textId="77777777" w:rsidR="00D5321E" w:rsidRPr="00AF7627" w:rsidRDefault="00D5321E" w:rsidP="00D5321E">
            <w:pPr>
              <w:pStyle w:val="NoSpacing"/>
              <w:rPr>
                <w:del w:id="107" w:author="Marlene Franke" w:date="2026-09-25T20:05:00Z" w16du:dateUtc="2026-09-26T00:05:00Z"/>
                <w:rFonts w:cs="Calibri"/>
                <w:bCs/>
                <w:sz w:val="20"/>
                <w:szCs w:val="20"/>
              </w:rPr>
            </w:pPr>
            <w:del w:id="108" w:author="Marlene Franke" w:date="2026-09-25T20:05:00Z" w16du:dateUtc="2026-09-26T00:05:00Z">
              <w:r w:rsidRPr="00AF7627">
                <w:rPr>
                  <w:rFonts w:cs="Calibri"/>
                  <w:bCs/>
                  <w:sz w:val="20"/>
                  <w:szCs w:val="20"/>
                </w:rPr>
                <w:delText>Comments:</w:delText>
              </w:r>
            </w:del>
          </w:p>
          <w:p w14:paraId="696AA0F3" w14:textId="77777777" w:rsidR="00D5321E" w:rsidRPr="00AF7627" w:rsidRDefault="00D5321E" w:rsidP="00D5321E">
            <w:pPr>
              <w:pStyle w:val="NoSpacing"/>
              <w:rPr>
                <w:del w:id="109" w:author="Marlene Franke" w:date="2026-09-25T20:05:00Z" w16du:dateUtc="2026-09-26T00:05:00Z"/>
                <w:rFonts w:cs="Calibri"/>
                <w:bCs/>
                <w:sz w:val="20"/>
                <w:szCs w:val="20"/>
              </w:rPr>
            </w:pPr>
          </w:p>
        </w:tc>
      </w:tr>
      <w:tr w:rsidR="00D5321E" w:rsidRPr="00AF7627" w14:paraId="084710B2" w14:textId="77777777" w:rsidTr="00DA3F1F">
        <w:trPr>
          <w:cantSplit/>
          <w:del w:id="110" w:author="Marlene Franke" w:date="2026-09-25T20:05:00Z" w16du:dateUtc="2026-09-26T00:05:00Z"/>
        </w:trPr>
        <w:tc>
          <w:tcPr>
            <w:tcW w:w="7401" w:type="dxa"/>
            <w:tcBorders>
              <w:bottom w:val="single" w:sz="4" w:space="0" w:color="auto"/>
            </w:tcBorders>
            <w:hideMark/>
          </w:tcPr>
          <w:p w14:paraId="2B566882" w14:textId="77777777" w:rsidR="00D5321E" w:rsidRPr="00AF7627" w:rsidRDefault="00D5321E" w:rsidP="00D5321E">
            <w:pPr>
              <w:pStyle w:val="NoSpacing"/>
              <w:rPr>
                <w:del w:id="111" w:author="Marlene Franke" w:date="2026-09-25T20:05:00Z" w16du:dateUtc="2026-09-26T00:05:00Z"/>
                <w:rFonts w:cs="Calibri"/>
                <w:b/>
                <w:bCs/>
                <w:sz w:val="20"/>
                <w:szCs w:val="20"/>
              </w:rPr>
            </w:pPr>
            <w:del w:id="112" w:author="Marlene Franke" w:date="2026-09-25T20:05:00Z" w16du:dateUtc="2026-09-26T00:05:00Z">
              <w:r w:rsidRPr="00AF7627">
                <w:rPr>
                  <w:rFonts w:cs="Calibri"/>
                  <w:b/>
                  <w:bCs/>
                  <w:sz w:val="20"/>
                  <w:szCs w:val="20"/>
                </w:rPr>
                <w:delText>Cross-listed Department (if applicable)</w:delText>
              </w:r>
              <w:r>
                <w:rPr>
                  <w:rFonts w:cs="Calibri"/>
                  <w:b/>
                  <w:bCs/>
                  <w:sz w:val="20"/>
                  <w:szCs w:val="20"/>
                </w:rPr>
                <w:delText>:</w:delText>
              </w:r>
            </w:del>
          </w:p>
          <w:p w14:paraId="2CF410B4" w14:textId="77777777" w:rsidR="00D5321E" w:rsidRPr="00AF7627" w:rsidRDefault="00D5321E" w:rsidP="00D5321E">
            <w:pPr>
              <w:pStyle w:val="NoSpacing"/>
              <w:rPr>
                <w:del w:id="113" w:author="Marlene Franke" w:date="2026-09-25T20:05:00Z" w16du:dateUtc="2026-09-26T00:05:00Z"/>
                <w:rFonts w:cs="Calibri"/>
                <w:bCs/>
                <w:sz w:val="20"/>
                <w:szCs w:val="20"/>
              </w:rPr>
            </w:pPr>
            <w:del w:id="114" w:author="Marlene Franke" w:date="2026-09-25T20:05:00Z" w16du:dateUtc="2026-09-26T00:05:00Z">
              <w:r w:rsidRPr="00AF7627">
                <w:rPr>
                  <w:rFonts w:cs="Calibri"/>
                  <w:bCs/>
                  <w:sz w:val="20"/>
                  <w:szCs w:val="20"/>
                </w:rPr>
                <w:delText>(Chair signs for Department)</w:delText>
              </w:r>
            </w:del>
          </w:p>
        </w:tc>
        <w:tc>
          <w:tcPr>
            <w:tcW w:w="902" w:type="dxa"/>
            <w:tcBorders>
              <w:bottom w:val="single" w:sz="4" w:space="0" w:color="auto"/>
            </w:tcBorders>
            <w:hideMark/>
          </w:tcPr>
          <w:p w14:paraId="2A319C30" w14:textId="77777777" w:rsidR="00D5321E" w:rsidRPr="00AF7627" w:rsidRDefault="00D5321E" w:rsidP="00D5321E">
            <w:pPr>
              <w:pStyle w:val="NoSpacing"/>
              <w:rPr>
                <w:del w:id="115" w:author="Marlene Franke" w:date="2026-09-25T20:05:00Z" w16du:dateUtc="2026-09-26T00:05:00Z"/>
                <w:rFonts w:cs="Calibri"/>
                <w:bCs/>
                <w:sz w:val="20"/>
                <w:szCs w:val="20"/>
              </w:rPr>
            </w:pPr>
            <w:del w:id="116" w:author="Marlene Franke" w:date="2026-09-25T20:05:00Z" w16du:dateUtc="2026-09-26T00:05:00Z">
              <w:r w:rsidRPr="00AF7627">
                <w:rPr>
                  <w:rFonts w:cs="Calibri"/>
                  <w:bCs/>
                  <w:sz w:val="20"/>
                  <w:szCs w:val="20"/>
                </w:rPr>
                <w:delText>Date</w:delText>
              </w:r>
            </w:del>
          </w:p>
        </w:tc>
        <w:tc>
          <w:tcPr>
            <w:tcW w:w="532" w:type="dxa"/>
            <w:tcBorders>
              <w:bottom w:val="single" w:sz="4" w:space="0" w:color="auto"/>
            </w:tcBorders>
          </w:tcPr>
          <w:p w14:paraId="4C41AC43" w14:textId="77777777" w:rsidR="00D5321E" w:rsidRPr="00AF7627" w:rsidRDefault="00D5321E" w:rsidP="00D5321E">
            <w:pPr>
              <w:pStyle w:val="NoSpacing"/>
              <w:rPr>
                <w:del w:id="117" w:author="Marlene Franke" w:date="2026-09-25T20:05:00Z" w16du:dateUtc="2026-09-26T00:05:00Z"/>
                <w:rFonts w:cs="Calibri"/>
                <w:bCs/>
                <w:sz w:val="20"/>
                <w:szCs w:val="20"/>
              </w:rPr>
            </w:pPr>
          </w:p>
        </w:tc>
        <w:tc>
          <w:tcPr>
            <w:tcW w:w="515" w:type="dxa"/>
            <w:tcBorders>
              <w:bottom w:val="single" w:sz="4" w:space="0" w:color="auto"/>
            </w:tcBorders>
          </w:tcPr>
          <w:p w14:paraId="0E7A637B" w14:textId="77777777" w:rsidR="00D5321E" w:rsidRPr="00AF7627" w:rsidRDefault="00D5321E" w:rsidP="00D5321E">
            <w:pPr>
              <w:pStyle w:val="NoSpacing"/>
              <w:rPr>
                <w:del w:id="118" w:author="Marlene Franke" w:date="2026-09-25T20:05:00Z" w16du:dateUtc="2026-09-26T00:05:00Z"/>
                <w:rFonts w:cs="Calibri"/>
                <w:bCs/>
                <w:sz w:val="20"/>
                <w:szCs w:val="20"/>
              </w:rPr>
            </w:pPr>
          </w:p>
        </w:tc>
      </w:tr>
      <w:tr w:rsidR="00D5321E" w:rsidRPr="00AF7627" w14:paraId="3F545A7D" w14:textId="77777777" w:rsidTr="00DA3F1F">
        <w:trPr>
          <w:cantSplit/>
          <w:del w:id="119" w:author="Marlene Franke" w:date="2026-09-25T20:05:00Z" w16du:dateUtc="2026-09-26T00:05:00Z"/>
        </w:trPr>
        <w:tc>
          <w:tcPr>
            <w:tcW w:w="9350" w:type="dxa"/>
            <w:gridSpan w:val="4"/>
            <w:shd w:val="clear" w:color="auto" w:fill="EEECE1" w:themeFill="background2"/>
          </w:tcPr>
          <w:p w14:paraId="29583A2F" w14:textId="77777777" w:rsidR="00D5321E" w:rsidRPr="00AF7627" w:rsidRDefault="00D5321E" w:rsidP="00D5321E">
            <w:pPr>
              <w:pStyle w:val="NoSpacing"/>
              <w:rPr>
                <w:del w:id="120" w:author="Marlene Franke" w:date="2026-09-25T20:05:00Z" w16du:dateUtc="2026-09-26T00:05:00Z"/>
                <w:rFonts w:cs="Calibri"/>
                <w:bCs/>
                <w:sz w:val="20"/>
                <w:szCs w:val="20"/>
              </w:rPr>
            </w:pPr>
            <w:del w:id="121" w:author="Marlene Franke" w:date="2026-09-25T20:05:00Z" w16du:dateUtc="2026-09-26T00:05:00Z">
              <w:r w:rsidRPr="00AF7627">
                <w:rPr>
                  <w:rFonts w:cs="Calibri"/>
                  <w:bCs/>
                  <w:sz w:val="20"/>
                  <w:szCs w:val="20"/>
                </w:rPr>
                <w:delText>Comments:</w:delText>
              </w:r>
            </w:del>
          </w:p>
          <w:p w14:paraId="38BCD56C" w14:textId="77777777" w:rsidR="00D5321E" w:rsidRPr="00AF7627" w:rsidRDefault="00D5321E" w:rsidP="00D5321E">
            <w:pPr>
              <w:pStyle w:val="NoSpacing"/>
              <w:rPr>
                <w:del w:id="122" w:author="Marlene Franke" w:date="2026-09-25T20:05:00Z" w16du:dateUtc="2026-09-26T00:05:00Z"/>
                <w:rFonts w:cs="Calibri"/>
                <w:bCs/>
                <w:sz w:val="20"/>
                <w:szCs w:val="20"/>
              </w:rPr>
            </w:pPr>
          </w:p>
        </w:tc>
      </w:tr>
      <w:tr w:rsidR="00D5321E" w:rsidRPr="00AF7627" w14:paraId="3043B420" w14:textId="77777777" w:rsidTr="00DA3F1F">
        <w:trPr>
          <w:cantSplit/>
          <w:del w:id="123" w:author="Marlene Franke" w:date="2026-09-25T20:05:00Z" w16du:dateUtc="2026-09-26T00:05:00Z"/>
        </w:trPr>
        <w:tc>
          <w:tcPr>
            <w:tcW w:w="7401" w:type="dxa"/>
            <w:tcBorders>
              <w:bottom w:val="single" w:sz="4" w:space="0" w:color="auto"/>
            </w:tcBorders>
            <w:hideMark/>
          </w:tcPr>
          <w:p w14:paraId="2220477A" w14:textId="77777777" w:rsidR="00D5321E" w:rsidRPr="00AF7627" w:rsidRDefault="00D5321E" w:rsidP="00D5321E">
            <w:pPr>
              <w:pStyle w:val="NoSpacing"/>
              <w:rPr>
                <w:del w:id="124" w:author="Marlene Franke" w:date="2026-09-25T20:05:00Z" w16du:dateUtc="2026-09-26T00:05:00Z"/>
                <w:rFonts w:cs="Calibri"/>
                <w:b/>
                <w:bCs/>
                <w:sz w:val="20"/>
                <w:szCs w:val="20"/>
              </w:rPr>
            </w:pPr>
            <w:del w:id="125" w:author="Marlene Franke" w:date="2026-09-25T20:05:00Z" w16du:dateUtc="2026-09-26T00:05:00Z">
              <w:r w:rsidRPr="00AF7627">
                <w:rPr>
                  <w:rFonts w:cs="Calibri"/>
                  <w:b/>
                  <w:bCs/>
                  <w:sz w:val="20"/>
                  <w:szCs w:val="20"/>
                </w:rPr>
                <w:delText>Cross-listed Division (if applicable)</w:delText>
              </w:r>
              <w:r>
                <w:rPr>
                  <w:rFonts w:cs="Calibri"/>
                  <w:b/>
                  <w:bCs/>
                  <w:sz w:val="20"/>
                  <w:szCs w:val="20"/>
                </w:rPr>
                <w:delText>:</w:delText>
              </w:r>
            </w:del>
          </w:p>
          <w:p w14:paraId="4B62D389" w14:textId="77777777" w:rsidR="00D5321E" w:rsidRPr="00AF7627" w:rsidRDefault="00D5321E" w:rsidP="00D5321E">
            <w:pPr>
              <w:pStyle w:val="NoSpacing"/>
              <w:rPr>
                <w:del w:id="126" w:author="Marlene Franke" w:date="2026-09-25T20:05:00Z" w16du:dateUtc="2026-09-26T00:05:00Z"/>
                <w:rFonts w:cs="Calibri"/>
                <w:bCs/>
                <w:sz w:val="20"/>
                <w:szCs w:val="20"/>
              </w:rPr>
            </w:pPr>
            <w:del w:id="127" w:author="Marlene Franke" w:date="2026-09-25T20:05:00Z" w16du:dateUtc="2026-09-26T00:05:00Z">
              <w:r w:rsidRPr="00AF7627">
                <w:rPr>
                  <w:rFonts w:cs="Calibri"/>
                  <w:bCs/>
                  <w:sz w:val="20"/>
                  <w:szCs w:val="20"/>
                </w:rPr>
                <w:delText>(Dean signs for Division)</w:delText>
              </w:r>
            </w:del>
          </w:p>
        </w:tc>
        <w:tc>
          <w:tcPr>
            <w:tcW w:w="902" w:type="dxa"/>
            <w:tcBorders>
              <w:bottom w:val="single" w:sz="4" w:space="0" w:color="auto"/>
            </w:tcBorders>
            <w:hideMark/>
          </w:tcPr>
          <w:p w14:paraId="2959FBCC" w14:textId="77777777" w:rsidR="00D5321E" w:rsidRPr="00AF7627" w:rsidRDefault="00D5321E" w:rsidP="00D5321E">
            <w:pPr>
              <w:pStyle w:val="NoSpacing"/>
              <w:rPr>
                <w:del w:id="128" w:author="Marlene Franke" w:date="2026-09-25T20:05:00Z" w16du:dateUtc="2026-09-26T00:05:00Z"/>
                <w:rFonts w:cs="Calibri"/>
                <w:bCs/>
                <w:sz w:val="20"/>
                <w:szCs w:val="20"/>
              </w:rPr>
            </w:pPr>
            <w:del w:id="129" w:author="Marlene Franke" w:date="2026-09-25T20:05:00Z" w16du:dateUtc="2026-09-26T00:05:00Z">
              <w:r w:rsidRPr="00AF7627">
                <w:rPr>
                  <w:rFonts w:cs="Calibri"/>
                  <w:bCs/>
                  <w:sz w:val="20"/>
                  <w:szCs w:val="20"/>
                </w:rPr>
                <w:delText>Date</w:delText>
              </w:r>
            </w:del>
          </w:p>
        </w:tc>
        <w:tc>
          <w:tcPr>
            <w:tcW w:w="532" w:type="dxa"/>
            <w:tcBorders>
              <w:bottom w:val="single" w:sz="4" w:space="0" w:color="auto"/>
            </w:tcBorders>
          </w:tcPr>
          <w:p w14:paraId="7C1D9075" w14:textId="77777777" w:rsidR="00D5321E" w:rsidRPr="00AF7627" w:rsidRDefault="00D5321E" w:rsidP="00D5321E">
            <w:pPr>
              <w:pStyle w:val="NoSpacing"/>
              <w:rPr>
                <w:del w:id="130" w:author="Marlene Franke" w:date="2026-09-25T20:05:00Z" w16du:dateUtc="2026-09-26T00:05:00Z"/>
                <w:rFonts w:cs="Calibri"/>
                <w:bCs/>
                <w:sz w:val="20"/>
                <w:szCs w:val="20"/>
              </w:rPr>
            </w:pPr>
          </w:p>
        </w:tc>
        <w:tc>
          <w:tcPr>
            <w:tcW w:w="515" w:type="dxa"/>
            <w:tcBorders>
              <w:bottom w:val="single" w:sz="4" w:space="0" w:color="auto"/>
            </w:tcBorders>
          </w:tcPr>
          <w:p w14:paraId="153BC00F" w14:textId="77777777" w:rsidR="00D5321E" w:rsidRPr="00AF7627" w:rsidRDefault="00D5321E" w:rsidP="00D5321E">
            <w:pPr>
              <w:pStyle w:val="NoSpacing"/>
              <w:rPr>
                <w:del w:id="131" w:author="Marlene Franke" w:date="2026-09-25T20:05:00Z" w16du:dateUtc="2026-09-26T00:05:00Z"/>
                <w:rFonts w:cs="Calibri"/>
                <w:bCs/>
                <w:sz w:val="20"/>
                <w:szCs w:val="20"/>
              </w:rPr>
            </w:pPr>
          </w:p>
        </w:tc>
      </w:tr>
      <w:tr w:rsidR="00D5321E" w:rsidRPr="00AF7627" w14:paraId="7564E578" w14:textId="77777777" w:rsidTr="00DA3F1F">
        <w:trPr>
          <w:cantSplit/>
          <w:del w:id="132" w:author="Marlene Franke" w:date="2026-09-25T20:05:00Z" w16du:dateUtc="2026-09-26T00:05:00Z"/>
        </w:trPr>
        <w:tc>
          <w:tcPr>
            <w:tcW w:w="9350" w:type="dxa"/>
            <w:gridSpan w:val="4"/>
            <w:tcBorders>
              <w:bottom w:val="single" w:sz="4" w:space="0" w:color="auto"/>
            </w:tcBorders>
            <w:shd w:val="clear" w:color="auto" w:fill="EEECE1" w:themeFill="background2"/>
          </w:tcPr>
          <w:p w14:paraId="3061FDB4" w14:textId="77777777" w:rsidR="00D5321E" w:rsidRPr="00AF7627" w:rsidRDefault="00D5321E" w:rsidP="00D5321E">
            <w:pPr>
              <w:pStyle w:val="NoSpacing"/>
              <w:rPr>
                <w:del w:id="133" w:author="Marlene Franke" w:date="2026-09-25T20:05:00Z" w16du:dateUtc="2026-09-26T00:05:00Z"/>
                <w:rFonts w:cs="Calibri"/>
                <w:bCs/>
                <w:sz w:val="20"/>
                <w:szCs w:val="20"/>
              </w:rPr>
            </w:pPr>
            <w:del w:id="134" w:author="Marlene Franke" w:date="2026-09-25T20:05:00Z" w16du:dateUtc="2026-09-26T00:05:00Z">
              <w:r w:rsidRPr="00AF7627">
                <w:rPr>
                  <w:rFonts w:cs="Calibri"/>
                  <w:bCs/>
                  <w:sz w:val="20"/>
                  <w:szCs w:val="20"/>
                </w:rPr>
                <w:delText>Comments:</w:delText>
              </w:r>
            </w:del>
          </w:p>
          <w:p w14:paraId="3A4EA035" w14:textId="77777777" w:rsidR="00D5321E" w:rsidRPr="00AF7627" w:rsidRDefault="00D5321E" w:rsidP="00D5321E">
            <w:pPr>
              <w:pStyle w:val="NoSpacing"/>
              <w:rPr>
                <w:del w:id="135" w:author="Marlene Franke" w:date="2026-09-25T20:05:00Z" w16du:dateUtc="2026-09-26T00:05:00Z"/>
                <w:rFonts w:cs="Calibri"/>
                <w:bCs/>
                <w:sz w:val="20"/>
                <w:szCs w:val="20"/>
              </w:rPr>
            </w:pPr>
          </w:p>
        </w:tc>
      </w:tr>
      <w:tr w:rsidR="00D5321E" w:rsidRPr="00AF7627" w14:paraId="13E8D4FF" w14:textId="77777777" w:rsidTr="00DA3F1F">
        <w:trPr>
          <w:cantSplit/>
          <w:del w:id="136" w:author="Marlene Franke" w:date="2026-09-25T20:05:00Z" w16du:dateUtc="2026-09-26T00:05:00Z"/>
        </w:trPr>
        <w:tc>
          <w:tcPr>
            <w:tcW w:w="9350" w:type="dxa"/>
            <w:gridSpan w:val="4"/>
            <w:shd w:val="pct35" w:color="auto" w:fill="auto"/>
          </w:tcPr>
          <w:p w14:paraId="3AC43317" w14:textId="0F19B369" w:rsidR="00D5321E" w:rsidRPr="00F32665" w:rsidRDefault="00D5321E" w:rsidP="00D5321E">
            <w:pPr>
              <w:pStyle w:val="NoSpacing"/>
              <w:jc w:val="center"/>
              <w:rPr>
                <w:del w:id="137" w:author="Marlene Franke" w:date="2026-09-25T20:05:00Z" w16du:dateUtc="2026-09-26T00:05:00Z"/>
                <w:rFonts w:cs="Calibri"/>
                <w:b/>
                <w:bCs/>
                <w:i/>
                <w:sz w:val="20"/>
                <w:szCs w:val="20"/>
              </w:rPr>
            </w:pPr>
            <w:del w:id="138" w:author="Marlene Franke" w:date="2026-09-25T20:05:00Z" w16du:dateUtc="2026-09-26T00:05:00Z">
              <w:r w:rsidRPr="00F32665">
                <w:rPr>
                  <w:rFonts w:cs="Calibri"/>
                  <w:b/>
                  <w:bCs/>
                  <w:i/>
                  <w:sz w:val="20"/>
                  <w:szCs w:val="20"/>
                </w:rPr>
                <w:delText xml:space="preserve">These signatures will be obtained upon approval of the </w:delText>
              </w:r>
              <w:r w:rsidR="004E1C71">
                <w:rPr>
                  <w:rFonts w:cs="Calibri"/>
                  <w:b/>
                  <w:bCs/>
                  <w:i/>
                  <w:sz w:val="20"/>
                  <w:szCs w:val="20"/>
                </w:rPr>
                <w:delText>revisions</w:delText>
              </w:r>
              <w:r w:rsidRPr="00F32665">
                <w:rPr>
                  <w:rFonts w:cs="Calibri"/>
                  <w:b/>
                  <w:bCs/>
                  <w:i/>
                  <w:sz w:val="20"/>
                  <w:szCs w:val="20"/>
                </w:rPr>
                <w:delText xml:space="preserve"> </w:delText>
              </w:r>
              <w:r w:rsidR="004E1C71">
                <w:rPr>
                  <w:rFonts w:cs="Calibri"/>
                  <w:b/>
                  <w:bCs/>
                  <w:i/>
                  <w:sz w:val="20"/>
                  <w:szCs w:val="20"/>
                </w:rPr>
                <w:delText xml:space="preserve">to the </w:delText>
              </w:r>
              <w:r w:rsidRPr="00F32665">
                <w:rPr>
                  <w:rFonts w:cs="Calibri"/>
                  <w:b/>
                  <w:bCs/>
                  <w:i/>
                  <w:sz w:val="20"/>
                  <w:szCs w:val="20"/>
                </w:rPr>
                <w:delText>General Education course</w:delText>
              </w:r>
            </w:del>
          </w:p>
        </w:tc>
      </w:tr>
      <w:tr w:rsidR="00D5321E" w:rsidRPr="00AF7627" w14:paraId="64144BD5" w14:textId="77777777" w:rsidTr="00DA3F1F">
        <w:trPr>
          <w:cantSplit/>
          <w:del w:id="139" w:author="Marlene Franke" w:date="2026-09-25T20:05:00Z" w16du:dateUtc="2026-09-26T00:05:00Z"/>
        </w:trPr>
        <w:tc>
          <w:tcPr>
            <w:tcW w:w="7401" w:type="dxa"/>
          </w:tcPr>
          <w:p w14:paraId="663FF3BB" w14:textId="77777777" w:rsidR="00D5321E" w:rsidRPr="00AF7627" w:rsidRDefault="00D5321E" w:rsidP="00D5321E">
            <w:pPr>
              <w:pStyle w:val="NoSpacing"/>
              <w:rPr>
                <w:del w:id="140" w:author="Marlene Franke" w:date="2026-09-25T20:05:00Z" w16du:dateUtc="2026-09-26T00:05:00Z"/>
                <w:rFonts w:cs="Calibri"/>
                <w:b/>
                <w:bCs/>
                <w:sz w:val="20"/>
                <w:szCs w:val="20"/>
              </w:rPr>
            </w:pPr>
            <w:del w:id="141" w:author="Marlene Franke" w:date="2026-09-25T20:05:00Z" w16du:dateUtc="2026-09-26T00:05:00Z">
              <w:r>
                <w:rPr>
                  <w:rFonts w:cs="Calibri"/>
                  <w:b/>
                  <w:bCs/>
                  <w:sz w:val="20"/>
                  <w:szCs w:val="20"/>
                </w:rPr>
                <w:delText>General Education Committee:</w:delText>
              </w:r>
            </w:del>
          </w:p>
          <w:p w14:paraId="3E763682" w14:textId="19606FA0" w:rsidR="00D5321E" w:rsidRPr="00827FBD" w:rsidRDefault="00045B1D" w:rsidP="00D5321E">
            <w:pPr>
              <w:pStyle w:val="NoSpacing"/>
              <w:rPr>
                <w:del w:id="142" w:author="Marlene Franke" w:date="2026-09-25T20:05:00Z" w16du:dateUtc="2026-09-26T00:05:00Z"/>
                <w:rFonts w:cs="Calibri"/>
                <w:b/>
                <w:bCs/>
                <w:sz w:val="20"/>
                <w:szCs w:val="20"/>
              </w:rPr>
            </w:pPr>
            <w:del w:id="143" w:author="Marlene Franke" w:date="2026-09-25T20:05:00Z" w16du:dateUtc="2026-09-26T00:05:00Z">
              <w:r>
                <w:rPr>
                  <w:rFonts w:cs="Calibri"/>
                  <w:bCs/>
                  <w:noProof/>
                  <w:sz w:val="20"/>
                  <w:szCs w:val="20"/>
                </w:rPr>
                <mc:AlternateContent>
                  <mc:Choice Requires="wpi">
                    <w:drawing>
                      <wp:anchor distT="0" distB="0" distL="114300" distR="114300" simplePos="0" relativeHeight="251659264" behindDoc="0" locked="0" layoutInCell="1" allowOverlap="1" wp14:anchorId="23A714D5" wp14:editId="3ACCE80E">
                        <wp:simplePos x="0" y="0"/>
                        <wp:positionH relativeFrom="column">
                          <wp:posOffset>1620452</wp:posOffset>
                        </wp:positionH>
                        <wp:positionV relativeFrom="paragraph">
                          <wp:posOffset>-156237</wp:posOffset>
                        </wp:positionV>
                        <wp:extent cx="1905840" cy="326520"/>
                        <wp:effectExtent l="38100" t="38100" r="0" b="54610"/>
                        <wp:wrapNone/>
                        <wp:docPr id="2"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1905840" cy="326520"/>
                              </w14:xfrm>
                            </w14:contentPart>
                          </a:graphicData>
                        </a:graphic>
                      </wp:anchor>
                    </w:drawing>
                  </mc:Choice>
                  <mc:Fallback>
                    <w:pict>
                      <v:shapetype w14:anchorId="220145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26.9pt;margin-top:-13pt;width:151.45pt;height:27.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">
                        <v:imagedata r:id="rId10" o:title=""/>
                      </v:shape>
                    </w:pict>
                  </mc:Fallback>
                </mc:AlternateContent>
              </w:r>
              <w:r w:rsidR="00D5321E" w:rsidRPr="00AF7627">
                <w:rPr>
                  <w:rFonts w:cs="Calibri"/>
                  <w:bCs/>
                  <w:sz w:val="20"/>
                  <w:szCs w:val="20"/>
                </w:rPr>
                <w:delText>(Chair signs for Committee)</w:delText>
              </w:r>
            </w:del>
          </w:p>
        </w:tc>
        <w:tc>
          <w:tcPr>
            <w:tcW w:w="902" w:type="dxa"/>
            <w:hideMark/>
          </w:tcPr>
          <w:p w14:paraId="55623903" w14:textId="77777777" w:rsidR="00D5321E" w:rsidRDefault="00D5321E" w:rsidP="00D5321E">
            <w:pPr>
              <w:pStyle w:val="NoSpacing"/>
              <w:rPr>
                <w:del w:id="144" w:author="Marlene Franke" w:date="2026-09-25T20:05:00Z" w16du:dateUtc="2026-09-26T00:05:00Z"/>
                <w:rFonts w:cs="Calibri"/>
                <w:bCs/>
                <w:sz w:val="20"/>
                <w:szCs w:val="20"/>
              </w:rPr>
            </w:pPr>
            <w:del w:id="145" w:author="Marlene Franke" w:date="2026-09-25T20:05:00Z" w16du:dateUtc="2026-09-26T00:05:00Z">
              <w:r w:rsidRPr="00AF7627">
                <w:rPr>
                  <w:rFonts w:cs="Calibri"/>
                  <w:bCs/>
                  <w:sz w:val="20"/>
                  <w:szCs w:val="20"/>
                </w:rPr>
                <w:delText>Date</w:delText>
              </w:r>
            </w:del>
          </w:p>
          <w:p w14:paraId="5815F071" w14:textId="5423A237" w:rsidR="00045B1D" w:rsidRPr="00AF7627" w:rsidRDefault="00045B1D" w:rsidP="00D5321E">
            <w:pPr>
              <w:pStyle w:val="NoSpacing"/>
              <w:rPr>
                <w:del w:id="146" w:author="Marlene Franke" w:date="2026-09-25T20:05:00Z" w16du:dateUtc="2026-09-26T00:05:00Z"/>
                <w:rFonts w:cs="Calibri"/>
                <w:bCs/>
                <w:sz w:val="20"/>
                <w:szCs w:val="20"/>
              </w:rPr>
            </w:pPr>
            <w:del w:id="147" w:author="Marlene Franke" w:date="2026-09-25T20:05:00Z" w16du:dateUtc="2026-09-26T00:05:00Z">
              <w:r>
                <w:rPr>
                  <w:rFonts w:cs="Calibri"/>
                  <w:bCs/>
                  <w:sz w:val="20"/>
                  <w:szCs w:val="20"/>
                </w:rPr>
                <w:delText>4/21/21</w:delText>
              </w:r>
            </w:del>
          </w:p>
        </w:tc>
        <w:tc>
          <w:tcPr>
            <w:tcW w:w="532" w:type="dxa"/>
          </w:tcPr>
          <w:p w14:paraId="5332302A" w14:textId="77777777" w:rsidR="00D5321E" w:rsidRDefault="00D5321E" w:rsidP="00D5321E">
            <w:pPr>
              <w:pStyle w:val="NoSpacing"/>
              <w:rPr>
                <w:del w:id="148" w:author="Marlene Franke" w:date="2026-09-25T20:05:00Z" w16du:dateUtc="2026-09-26T00:05:00Z"/>
                <w:rFonts w:cs="Calibri"/>
                <w:bCs/>
                <w:sz w:val="20"/>
                <w:szCs w:val="20"/>
              </w:rPr>
            </w:pPr>
          </w:p>
          <w:p w14:paraId="5CB6095F" w14:textId="476E8C1B" w:rsidR="00045B1D" w:rsidRPr="00AF7627" w:rsidRDefault="00045B1D" w:rsidP="00D5321E">
            <w:pPr>
              <w:pStyle w:val="NoSpacing"/>
              <w:rPr>
                <w:del w:id="149" w:author="Marlene Franke" w:date="2026-09-25T20:05:00Z" w16du:dateUtc="2026-09-26T00:05:00Z"/>
                <w:rFonts w:cs="Calibri"/>
                <w:bCs/>
                <w:sz w:val="20"/>
                <w:szCs w:val="20"/>
              </w:rPr>
            </w:pPr>
            <w:del w:id="150" w:author="Marlene Franke" w:date="2026-09-25T20:05:00Z" w16du:dateUtc="2026-09-26T00:05:00Z">
              <w:r>
                <w:rPr>
                  <w:rFonts w:cs="Calibri"/>
                  <w:bCs/>
                  <w:sz w:val="20"/>
                  <w:szCs w:val="20"/>
                </w:rPr>
                <w:delText>x</w:delText>
              </w:r>
            </w:del>
          </w:p>
        </w:tc>
        <w:tc>
          <w:tcPr>
            <w:tcW w:w="515" w:type="dxa"/>
          </w:tcPr>
          <w:p w14:paraId="4E92780C" w14:textId="77777777" w:rsidR="00D5321E" w:rsidRPr="00AF7627" w:rsidRDefault="00D5321E" w:rsidP="00D5321E">
            <w:pPr>
              <w:pStyle w:val="NoSpacing"/>
              <w:rPr>
                <w:del w:id="151" w:author="Marlene Franke" w:date="2026-09-25T20:05:00Z" w16du:dateUtc="2026-09-26T00:05:00Z"/>
                <w:rFonts w:cs="Calibri"/>
                <w:bCs/>
                <w:sz w:val="20"/>
                <w:szCs w:val="20"/>
              </w:rPr>
            </w:pPr>
          </w:p>
        </w:tc>
      </w:tr>
      <w:tr w:rsidR="00D5321E" w:rsidRPr="00AF7627" w14:paraId="1B744F94" w14:textId="77777777" w:rsidTr="00DA3F1F">
        <w:trPr>
          <w:cantSplit/>
          <w:del w:id="152" w:author="Marlene Franke" w:date="2026-09-25T20:05:00Z" w16du:dateUtc="2026-09-26T00:05:00Z"/>
        </w:trPr>
        <w:tc>
          <w:tcPr>
            <w:tcW w:w="9350" w:type="dxa"/>
            <w:gridSpan w:val="4"/>
            <w:shd w:val="clear" w:color="auto" w:fill="EEECE1"/>
          </w:tcPr>
          <w:p w14:paraId="79AE24A9" w14:textId="77777777" w:rsidR="00D5321E" w:rsidRPr="00AF7627" w:rsidRDefault="00D5321E" w:rsidP="00D5321E">
            <w:pPr>
              <w:pStyle w:val="NoSpacing"/>
              <w:rPr>
                <w:del w:id="153" w:author="Marlene Franke" w:date="2026-09-25T20:05:00Z" w16du:dateUtc="2026-09-26T00:05:00Z"/>
                <w:rFonts w:cs="Calibri"/>
                <w:bCs/>
                <w:sz w:val="20"/>
                <w:szCs w:val="20"/>
              </w:rPr>
            </w:pPr>
            <w:del w:id="154" w:author="Marlene Franke" w:date="2026-09-25T20:05:00Z" w16du:dateUtc="2026-09-26T00:05:00Z">
              <w:r w:rsidRPr="00AF7627">
                <w:rPr>
                  <w:rFonts w:cs="Calibri"/>
                  <w:bCs/>
                  <w:sz w:val="20"/>
                  <w:szCs w:val="20"/>
                </w:rPr>
                <w:delText>Comments:</w:delText>
              </w:r>
            </w:del>
          </w:p>
          <w:p w14:paraId="28C15205" w14:textId="77777777" w:rsidR="00D5321E" w:rsidRPr="00AF7627" w:rsidRDefault="00D5321E" w:rsidP="00D5321E">
            <w:pPr>
              <w:pStyle w:val="NoSpacing"/>
              <w:rPr>
                <w:del w:id="155" w:author="Marlene Franke" w:date="2026-09-25T20:05:00Z" w16du:dateUtc="2026-09-26T00:05:00Z"/>
                <w:rFonts w:cs="Calibri"/>
                <w:bCs/>
                <w:sz w:val="20"/>
                <w:szCs w:val="20"/>
              </w:rPr>
            </w:pPr>
          </w:p>
        </w:tc>
      </w:tr>
      <w:tr w:rsidR="00D5321E" w:rsidRPr="00AF7627" w14:paraId="3B2A92A1" w14:textId="77777777" w:rsidTr="00DA3F1F">
        <w:trPr>
          <w:cantSplit/>
          <w:del w:id="156" w:author="Marlene Franke" w:date="2026-09-25T20:05:00Z" w16du:dateUtc="2026-09-26T00:05:00Z"/>
        </w:trPr>
        <w:tc>
          <w:tcPr>
            <w:tcW w:w="7401" w:type="dxa"/>
            <w:tcBorders>
              <w:bottom w:val="single" w:sz="4" w:space="0" w:color="auto"/>
            </w:tcBorders>
            <w:hideMark/>
          </w:tcPr>
          <w:p w14:paraId="581D985C" w14:textId="77777777" w:rsidR="00D5321E" w:rsidRDefault="00D5321E" w:rsidP="00D5321E">
            <w:pPr>
              <w:pStyle w:val="NoSpacing"/>
              <w:rPr>
                <w:del w:id="157" w:author="Marlene Franke" w:date="2026-09-25T20:05:00Z" w16du:dateUtc="2026-09-26T00:05:00Z"/>
                <w:rFonts w:cs="Calibri"/>
                <w:b/>
                <w:bCs/>
                <w:sz w:val="20"/>
                <w:szCs w:val="20"/>
              </w:rPr>
            </w:pPr>
            <w:del w:id="158" w:author="Marlene Franke" w:date="2026-09-25T20:05:00Z" w16du:dateUtc="2026-09-26T00:05:00Z">
              <w:r w:rsidRPr="00AF7627">
                <w:rPr>
                  <w:rFonts w:cs="Calibri"/>
                  <w:b/>
                  <w:bCs/>
                  <w:sz w:val="20"/>
                  <w:szCs w:val="20"/>
                </w:rPr>
                <w:lastRenderedPageBreak/>
                <w:delText>Registrar</w:delText>
              </w:r>
              <w:r>
                <w:rPr>
                  <w:rFonts w:cs="Calibri"/>
                  <w:b/>
                  <w:bCs/>
                  <w:sz w:val="20"/>
                  <w:szCs w:val="20"/>
                </w:rPr>
                <w:delText>:</w:delText>
              </w:r>
            </w:del>
          </w:p>
          <w:p w14:paraId="026AF916" w14:textId="77777777" w:rsidR="00D5321E" w:rsidRPr="00AF7627" w:rsidRDefault="00D5321E" w:rsidP="00D5321E">
            <w:pPr>
              <w:pStyle w:val="NoSpacing"/>
              <w:rPr>
                <w:del w:id="159" w:author="Marlene Franke" w:date="2026-09-25T20:05:00Z" w16du:dateUtc="2026-09-26T00:05:00Z"/>
                <w:rFonts w:cs="Calibri"/>
                <w:bCs/>
                <w:sz w:val="20"/>
                <w:szCs w:val="20"/>
              </w:rPr>
            </w:pPr>
          </w:p>
        </w:tc>
        <w:tc>
          <w:tcPr>
            <w:tcW w:w="902" w:type="dxa"/>
            <w:tcBorders>
              <w:bottom w:val="single" w:sz="4" w:space="0" w:color="auto"/>
            </w:tcBorders>
            <w:hideMark/>
          </w:tcPr>
          <w:p w14:paraId="5CE2778A" w14:textId="77777777" w:rsidR="00D5321E" w:rsidRPr="00AF7627" w:rsidRDefault="00D5321E" w:rsidP="00D5321E">
            <w:pPr>
              <w:pStyle w:val="NoSpacing"/>
              <w:rPr>
                <w:del w:id="160" w:author="Marlene Franke" w:date="2026-09-25T20:05:00Z" w16du:dateUtc="2026-09-26T00:05:00Z"/>
                <w:rFonts w:cs="Calibri"/>
                <w:bCs/>
                <w:sz w:val="20"/>
                <w:szCs w:val="20"/>
              </w:rPr>
            </w:pPr>
            <w:del w:id="161" w:author="Marlene Franke" w:date="2026-09-25T20:05:00Z" w16du:dateUtc="2026-09-26T00:05:00Z">
              <w:r w:rsidRPr="00AF7627">
                <w:rPr>
                  <w:rFonts w:cs="Calibri"/>
                  <w:bCs/>
                  <w:sz w:val="20"/>
                  <w:szCs w:val="20"/>
                </w:rPr>
                <w:delText>Date</w:delText>
              </w:r>
            </w:del>
          </w:p>
        </w:tc>
        <w:tc>
          <w:tcPr>
            <w:tcW w:w="532" w:type="dxa"/>
            <w:tcBorders>
              <w:bottom w:val="single" w:sz="4" w:space="0" w:color="auto"/>
            </w:tcBorders>
          </w:tcPr>
          <w:p w14:paraId="7710CBF6" w14:textId="77777777" w:rsidR="00D5321E" w:rsidRPr="00AF7627" w:rsidRDefault="00D5321E" w:rsidP="00D5321E">
            <w:pPr>
              <w:pStyle w:val="NoSpacing"/>
              <w:rPr>
                <w:del w:id="162" w:author="Marlene Franke" w:date="2026-09-25T20:05:00Z" w16du:dateUtc="2026-09-26T00:05:00Z"/>
                <w:rFonts w:cs="Calibri"/>
                <w:bCs/>
                <w:sz w:val="20"/>
                <w:szCs w:val="20"/>
              </w:rPr>
            </w:pPr>
          </w:p>
        </w:tc>
        <w:tc>
          <w:tcPr>
            <w:tcW w:w="515" w:type="dxa"/>
            <w:tcBorders>
              <w:bottom w:val="single" w:sz="4" w:space="0" w:color="auto"/>
            </w:tcBorders>
          </w:tcPr>
          <w:p w14:paraId="5A6DA39D" w14:textId="77777777" w:rsidR="00D5321E" w:rsidRPr="00AF7627" w:rsidRDefault="00D5321E" w:rsidP="00D5321E">
            <w:pPr>
              <w:pStyle w:val="NoSpacing"/>
              <w:rPr>
                <w:del w:id="163" w:author="Marlene Franke" w:date="2026-09-25T20:05:00Z" w16du:dateUtc="2026-09-26T00:05:00Z"/>
                <w:rFonts w:cs="Calibri"/>
                <w:bCs/>
                <w:sz w:val="20"/>
                <w:szCs w:val="20"/>
              </w:rPr>
            </w:pPr>
          </w:p>
        </w:tc>
      </w:tr>
      <w:tr w:rsidR="00D5321E" w:rsidRPr="00AF7627" w14:paraId="0B6B44DC" w14:textId="77777777" w:rsidTr="00DA3F1F">
        <w:trPr>
          <w:cantSplit/>
          <w:del w:id="164" w:author="Marlene Franke" w:date="2026-09-25T20:05:00Z" w16du:dateUtc="2026-09-26T00:05:00Z"/>
        </w:trPr>
        <w:tc>
          <w:tcPr>
            <w:tcW w:w="9350" w:type="dxa"/>
            <w:gridSpan w:val="4"/>
            <w:shd w:val="clear" w:color="auto" w:fill="EEECE1"/>
          </w:tcPr>
          <w:p w14:paraId="6B480719" w14:textId="77777777" w:rsidR="00D5321E" w:rsidRPr="00AF7627" w:rsidRDefault="00D5321E" w:rsidP="00D5321E">
            <w:pPr>
              <w:pStyle w:val="NoSpacing"/>
              <w:rPr>
                <w:del w:id="165" w:author="Marlene Franke" w:date="2026-09-25T20:05:00Z" w16du:dateUtc="2026-09-26T00:05:00Z"/>
                <w:rFonts w:cs="Calibri"/>
                <w:bCs/>
                <w:sz w:val="20"/>
                <w:szCs w:val="20"/>
              </w:rPr>
            </w:pPr>
            <w:del w:id="166" w:author="Marlene Franke" w:date="2026-09-25T20:05:00Z" w16du:dateUtc="2026-09-26T00:05:00Z">
              <w:r w:rsidRPr="00AF7627">
                <w:rPr>
                  <w:rFonts w:cs="Calibri"/>
                  <w:bCs/>
                  <w:sz w:val="20"/>
                  <w:szCs w:val="20"/>
                </w:rPr>
                <w:delText>Comments:</w:delText>
              </w:r>
            </w:del>
          </w:p>
          <w:p w14:paraId="45453767" w14:textId="77777777" w:rsidR="00D5321E" w:rsidRPr="00AF7627" w:rsidRDefault="00D5321E" w:rsidP="00D5321E">
            <w:pPr>
              <w:pStyle w:val="NoSpacing"/>
              <w:rPr>
                <w:del w:id="167" w:author="Marlene Franke" w:date="2026-09-25T20:05:00Z" w16du:dateUtc="2026-09-26T00:05:00Z"/>
                <w:rFonts w:cs="Calibri"/>
                <w:bCs/>
                <w:sz w:val="20"/>
                <w:szCs w:val="20"/>
              </w:rPr>
            </w:pPr>
          </w:p>
        </w:tc>
      </w:tr>
      <w:tr w:rsidR="00D5321E" w:rsidRPr="00AF7627" w14:paraId="57B253ED" w14:textId="77777777" w:rsidTr="00DA3F1F">
        <w:trPr>
          <w:cantSplit/>
          <w:del w:id="168" w:author="Marlene Franke" w:date="2026-09-25T20:05:00Z" w16du:dateUtc="2026-09-26T00:05:00Z"/>
        </w:trPr>
        <w:tc>
          <w:tcPr>
            <w:tcW w:w="7401" w:type="dxa"/>
          </w:tcPr>
          <w:p w14:paraId="2D3D689E" w14:textId="77777777" w:rsidR="00D5321E" w:rsidRPr="00AF7627" w:rsidRDefault="00D5321E" w:rsidP="00D5321E">
            <w:pPr>
              <w:pStyle w:val="NoSpacing"/>
              <w:rPr>
                <w:del w:id="169" w:author="Marlene Franke" w:date="2026-09-25T20:05:00Z" w16du:dateUtc="2026-09-26T00:05:00Z"/>
                <w:rFonts w:cs="Calibri"/>
                <w:b/>
                <w:bCs/>
                <w:sz w:val="20"/>
                <w:szCs w:val="20"/>
              </w:rPr>
            </w:pPr>
            <w:del w:id="170" w:author="Marlene Franke" w:date="2026-09-25T20:05:00Z" w16du:dateUtc="2026-09-26T00:05:00Z">
              <w:r w:rsidRPr="00AF7627">
                <w:rPr>
                  <w:rFonts w:cs="Calibri"/>
                  <w:b/>
                  <w:bCs/>
                  <w:sz w:val="20"/>
                  <w:szCs w:val="20"/>
                </w:rPr>
                <w:delText>EVP/CAO</w:delText>
              </w:r>
              <w:r>
                <w:rPr>
                  <w:rFonts w:cs="Calibri"/>
                  <w:b/>
                  <w:bCs/>
                  <w:sz w:val="20"/>
                  <w:szCs w:val="20"/>
                </w:rPr>
                <w:delText>:</w:delText>
              </w:r>
            </w:del>
          </w:p>
          <w:p w14:paraId="27E32DD2" w14:textId="77777777" w:rsidR="00D5321E" w:rsidRPr="00AF7627" w:rsidRDefault="00D5321E" w:rsidP="00D5321E">
            <w:pPr>
              <w:pStyle w:val="NoSpacing"/>
              <w:rPr>
                <w:del w:id="171" w:author="Marlene Franke" w:date="2026-09-25T20:05:00Z" w16du:dateUtc="2026-09-26T00:05:00Z"/>
                <w:rFonts w:cs="Calibri"/>
                <w:bCs/>
                <w:sz w:val="20"/>
                <w:szCs w:val="20"/>
              </w:rPr>
            </w:pPr>
          </w:p>
        </w:tc>
        <w:tc>
          <w:tcPr>
            <w:tcW w:w="902" w:type="dxa"/>
            <w:hideMark/>
          </w:tcPr>
          <w:p w14:paraId="5161A283" w14:textId="77777777" w:rsidR="00D5321E" w:rsidRPr="00AF7627" w:rsidRDefault="00D5321E" w:rsidP="00D5321E">
            <w:pPr>
              <w:pStyle w:val="NoSpacing"/>
              <w:rPr>
                <w:del w:id="172" w:author="Marlene Franke" w:date="2026-09-25T20:05:00Z" w16du:dateUtc="2026-09-26T00:05:00Z"/>
                <w:rFonts w:cs="Calibri"/>
                <w:bCs/>
                <w:sz w:val="20"/>
                <w:szCs w:val="20"/>
              </w:rPr>
            </w:pPr>
            <w:del w:id="173" w:author="Marlene Franke" w:date="2026-09-25T20:05:00Z" w16du:dateUtc="2026-09-26T00:05:00Z">
              <w:r w:rsidRPr="00AF7627">
                <w:rPr>
                  <w:rFonts w:cs="Calibri"/>
                  <w:bCs/>
                  <w:sz w:val="20"/>
                  <w:szCs w:val="20"/>
                </w:rPr>
                <w:delText>Date</w:delText>
              </w:r>
            </w:del>
          </w:p>
        </w:tc>
        <w:tc>
          <w:tcPr>
            <w:tcW w:w="532" w:type="dxa"/>
          </w:tcPr>
          <w:p w14:paraId="29A45189" w14:textId="77777777" w:rsidR="00D5321E" w:rsidRPr="00AF7627" w:rsidRDefault="00D5321E" w:rsidP="00D5321E">
            <w:pPr>
              <w:pStyle w:val="NoSpacing"/>
              <w:rPr>
                <w:del w:id="174" w:author="Marlene Franke" w:date="2026-09-25T20:05:00Z" w16du:dateUtc="2026-09-26T00:05:00Z"/>
                <w:rFonts w:cs="Calibri"/>
                <w:bCs/>
                <w:sz w:val="20"/>
                <w:szCs w:val="20"/>
              </w:rPr>
            </w:pPr>
          </w:p>
        </w:tc>
        <w:tc>
          <w:tcPr>
            <w:tcW w:w="515" w:type="dxa"/>
          </w:tcPr>
          <w:p w14:paraId="1FD8B55C" w14:textId="77777777" w:rsidR="00D5321E" w:rsidRPr="00AF7627" w:rsidRDefault="00D5321E" w:rsidP="00D5321E">
            <w:pPr>
              <w:pStyle w:val="NoSpacing"/>
              <w:rPr>
                <w:del w:id="175" w:author="Marlene Franke" w:date="2026-09-25T20:05:00Z" w16du:dateUtc="2026-09-26T00:05:00Z"/>
                <w:rFonts w:cs="Calibri"/>
                <w:bCs/>
                <w:sz w:val="20"/>
                <w:szCs w:val="20"/>
              </w:rPr>
            </w:pPr>
          </w:p>
        </w:tc>
      </w:tr>
      <w:tr w:rsidR="00D5321E" w:rsidRPr="00AF7627" w14:paraId="633A3CC7" w14:textId="77777777" w:rsidTr="00DA3F1F">
        <w:trPr>
          <w:cantSplit/>
          <w:del w:id="176" w:author="Marlene Franke" w:date="2026-09-25T20:05:00Z" w16du:dateUtc="2026-09-26T00:05:00Z"/>
        </w:trPr>
        <w:tc>
          <w:tcPr>
            <w:tcW w:w="9350" w:type="dxa"/>
            <w:gridSpan w:val="4"/>
            <w:shd w:val="clear" w:color="auto" w:fill="EEECE1"/>
          </w:tcPr>
          <w:p w14:paraId="6F4A8C34" w14:textId="77777777" w:rsidR="00D5321E" w:rsidRPr="00AF7627" w:rsidRDefault="00D5321E" w:rsidP="00D5321E">
            <w:pPr>
              <w:pStyle w:val="NoSpacing"/>
              <w:rPr>
                <w:del w:id="177" w:author="Marlene Franke" w:date="2026-09-25T20:05:00Z" w16du:dateUtc="2026-09-26T00:05:00Z"/>
                <w:rFonts w:cs="Calibri"/>
                <w:bCs/>
                <w:sz w:val="20"/>
                <w:szCs w:val="20"/>
              </w:rPr>
            </w:pPr>
            <w:del w:id="178" w:author="Marlene Franke" w:date="2026-09-25T20:05:00Z" w16du:dateUtc="2026-09-26T00:05:00Z">
              <w:r w:rsidRPr="00AF7627">
                <w:rPr>
                  <w:rFonts w:cs="Calibri"/>
                  <w:bCs/>
                  <w:sz w:val="20"/>
                  <w:szCs w:val="20"/>
                </w:rPr>
                <w:delText>Comments:</w:delText>
              </w:r>
            </w:del>
          </w:p>
          <w:p w14:paraId="19F19051" w14:textId="77777777" w:rsidR="00D5321E" w:rsidRPr="00AF7627" w:rsidRDefault="00D5321E" w:rsidP="00D5321E">
            <w:pPr>
              <w:pStyle w:val="NoSpacing"/>
              <w:rPr>
                <w:del w:id="179" w:author="Marlene Franke" w:date="2026-09-25T20:05:00Z" w16du:dateUtc="2026-09-26T00:05:00Z"/>
                <w:rFonts w:cs="Calibri"/>
                <w:bCs/>
                <w:sz w:val="20"/>
                <w:szCs w:val="20"/>
              </w:rPr>
            </w:pPr>
          </w:p>
        </w:tc>
      </w:tr>
    </w:tbl>
    <w:p w14:paraId="4C3A97D4" w14:textId="77777777" w:rsidR="00D5321E" w:rsidRDefault="00D5321E" w:rsidP="00D5321E">
      <w:pPr>
        <w:spacing w:after="0"/>
        <w:rPr>
          <w:del w:id="180" w:author="Marlene Franke" w:date="2026-09-25T20:05:00Z" w16du:dateUtc="2026-09-26T00:05:00Z"/>
          <w:b/>
        </w:rPr>
      </w:pPr>
    </w:p>
    <w:p w14:paraId="5C24F151" w14:textId="77777777" w:rsidR="00D5321E" w:rsidRPr="00DE35A9" w:rsidRDefault="00D5321E" w:rsidP="00DE35A9">
      <w:pPr>
        <w:rPr>
          <w:del w:id="181" w:author="Marlene Franke" w:date="2026-09-25T20:05:00Z" w16du:dateUtc="2026-09-26T00:05:00Z"/>
          <w:b/>
        </w:rPr>
        <w:sectPr w:rsidR="00D5321E" w:rsidRPr="00DE35A9" w:rsidSect="00D5321E">
          <w:headerReference w:type="default" r:id="rId11"/>
          <w:footerReference w:type="default" r:id="rId12"/>
          <w:pgSz w:w="12240" w:h="15840"/>
          <w:pgMar w:top="720" w:right="1440" w:bottom="1440" w:left="1440" w:header="720" w:footer="720" w:gutter="0"/>
          <w:cols w:space="720"/>
          <w:docGrid w:linePitch="360"/>
        </w:sectPr>
      </w:pPr>
      <w:del w:id="189" w:author="Marlene Franke" w:date="2026-09-25T20:05:00Z" w16du:dateUtc="2026-09-26T00:05:00Z">
        <w:r w:rsidRPr="0004764F">
          <w:delText>.</w:delText>
        </w:r>
      </w:del>
    </w:p>
    <w:p w14:paraId="1B69ED8B" w14:textId="77777777" w:rsidR="00D5321E" w:rsidRDefault="00D5321E" w:rsidP="007B2A94">
      <w:pPr>
        <w:spacing w:after="0" w:line="240" w:lineRule="auto"/>
        <w:rPr>
          <w:del w:id="190" w:author="Marlene Franke" w:date="2026-09-25T20:05:00Z" w16du:dateUtc="2026-09-26T00:05:00Z"/>
          <w:rFonts w:ascii="Arial Narrow" w:eastAsia="Times New Roman" w:hAnsi="Arial Narrow" w:cs="Arial"/>
          <w:b/>
          <w:bCs/>
          <w:color w:val="000000"/>
          <w:sz w:val="23"/>
          <w:szCs w:val="23"/>
        </w:rPr>
      </w:pPr>
    </w:p>
    <w:p w14:paraId="49CAB1E8" w14:textId="77777777" w:rsidR="00591F09" w:rsidRPr="005D181C" w:rsidRDefault="00591F09" w:rsidP="00591F09">
      <w:pPr>
        <w:spacing w:after="0" w:line="240" w:lineRule="auto"/>
        <w:jc w:val="center"/>
        <w:rPr>
          <w:del w:id="191" w:author="Marlene Franke" w:date="2026-09-25T20:05:00Z" w16du:dateUtc="2026-09-26T00:05:00Z"/>
          <w:rFonts w:ascii="Arial Narrow" w:eastAsia="Times New Roman" w:hAnsi="Arial Narrow" w:cs="Times New Roman"/>
          <w:sz w:val="24"/>
          <w:szCs w:val="24"/>
        </w:rPr>
      </w:pPr>
      <w:del w:id="192" w:author="Marlene Franke" w:date="2026-09-25T20:05:00Z" w16du:dateUtc="2026-09-26T00:05:00Z">
        <w:r w:rsidRPr="005D181C">
          <w:rPr>
            <w:rFonts w:ascii="Arial Narrow" w:eastAsia="Times New Roman" w:hAnsi="Arial Narrow" w:cs="Arial"/>
            <w:b/>
            <w:bCs/>
            <w:color w:val="000000"/>
            <w:sz w:val="23"/>
            <w:szCs w:val="23"/>
          </w:rPr>
          <w:delText xml:space="preserve">SUNY Broome General Education </w:delText>
        </w:r>
        <w:r w:rsidR="00F03E74" w:rsidRPr="005D181C">
          <w:rPr>
            <w:rFonts w:ascii="Arial Narrow" w:eastAsia="Times New Roman" w:hAnsi="Arial Narrow" w:cs="Arial"/>
            <w:b/>
            <w:bCs/>
            <w:color w:val="000000"/>
            <w:sz w:val="23"/>
            <w:szCs w:val="23"/>
          </w:rPr>
          <w:delText>Course Assessment Map &amp; Plan</w:delText>
        </w:r>
      </w:del>
    </w:p>
    <w:p w14:paraId="0017E4E8" w14:textId="77777777" w:rsidR="00591F09" w:rsidRPr="005D181C" w:rsidRDefault="00591F09" w:rsidP="00591F09">
      <w:pPr>
        <w:spacing w:after="0" w:line="240" w:lineRule="auto"/>
        <w:jc w:val="center"/>
        <w:rPr>
          <w:del w:id="193" w:author="Marlene Franke" w:date="2026-09-25T20:05:00Z" w16du:dateUtc="2026-09-26T00:05:00Z"/>
          <w:rFonts w:ascii="Arial Narrow" w:eastAsia="Times New Roman" w:hAnsi="Arial Narrow" w:cs="Times New Roman"/>
          <w:sz w:val="24"/>
          <w:szCs w:val="24"/>
        </w:rPr>
      </w:pPr>
      <w:del w:id="194" w:author="Marlene Franke" w:date="2026-09-25T20:05:00Z" w16du:dateUtc="2026-09-26T00:05:00Z">
        <w:r w:rsidRPr="005D181C">
          <w:rPr>
            <w:rFonts w:ascii="Arial Narrow" w:eastAsia="Times New Roman" w:hAnsi="Arial Narrow" w:cs="Arial"/>
            <w:b/>
            <w:bCs/>
            <w:color w:val="000000"/>
            <w:sz w:val="23"/>
            <w:szCs w:val="23"/>
          </w:rPr>
          <w:delText>SUNY Broome GE Course SLO Alignment with SUNY-GER Course Alignment/SUNY Broome ILOs</w:delText>
        </w:r>
      </w:del>
    </w:p>
    <w:p w14:paraId="2FB540AB" w14:textId="77777777" w:rsidR="00591F09" w:rsidRPr="005D181C" w:rsidRDefault="00591F09" w:rsidP="00591F09">
      <w:pPr>
        <w:spacing w:after="240" w:line="240" w:lineRule="auto"/>
        <w:rPr>
          <w:del w:id="195" w:author="Marlene Franke" w:date="2026-09-25T20:05:00Z" w16du:dateUtc="2026-09-26T00:05:00Z"/>
          <w:rFonts w:ascii="Arial Narrow" w:eastAsia="Times New Roman" w:hAnsi="Arial Narrow" w:cs="Times New Roman"/>
          <w:sz w:val="24"/>
          <w:szCs w:val="24"/>
        </w:rPr>
      </w:pPr>
    </w:p>
    <w:p w14:paraId="577EB64A" w14:textId="522D6C26" w:rsidR="00F03E74" w:rsidRPr="008D5774" w:rsidRDefault="00F03E74" w:rsidP="00F03E74">
      <w:pPr>
        <w:spacing w:after="0" w:line="240" w:lineRule="auto"/>
        <w:rPr>
          <w:del w:id="196" w:author="Marlene Franke" w:date="2026-09-25T20:05:00Z" w16du:dateUtc="2026-09-26T00:05:00Z"/>
          <w:rFonts w:ascii="Arial Narrow" w:eastAsia="Times New Roman" w:hAnsi="Arial Narrow" w:cs="Arial"/>
          <w:b/>
          <w:bCs/>
          <w:i/>
          <w:color w:val="000000"/>
          <w:sz w:val="23"/>
          <w:szCs w:val="23"/>
        </w:rPr>
      </w:pPr>
      <w:del w:id="197" w:author="Marlene Franke" w:date="2026-09-25T20:05:00Z" w16du:dateUtc="2026-09-26T00:05:00Z">
        <w:r w:rsidRPr="005D181C">
          <w:rPr>
            <w:rFonts w:ascii="Arial Narrow" w:eastAsia="Times New Roman" w:hAnsi="Arial Narrow" w:cs="Arial"/>
            <w:b/>
            <w:bCs/>
            <w:color w:val="000000"/>
            <w:sz w:val="23"/>
            <w:szCs w:val="23"/>
          </w:rPr>
          <w:delText>Course</w:delText>
        </w:r>
        <w:r w:rsidR="00CC3A83">
          <w:rPr>
            <w:rFonts w:ascii="Arial Narrow" w:eastAsia="Times New Roman" w:hAnsi="Arial Narrow" w:cs="Arial"/>
            <w:b/>
            <w:bCs/>
            <w:color w:val="000000"/>
            <w:sz w:val="23"/>
            <w:szCs w:val="23"/>
          </w:rPr>
          <w:delText xml:space="preserve"> </w:delText>
        </w:r>
        <w:r w:rsidRPr="005D181C">
          <w:rPr>
            <w:rFonts w:ascii="Arial Narrow" w:eastAsia="Times New Roman" w:hAnsi="Arial Narrow" w:cs="Arial"/>
            <w:b/>
            <w:bCs/>
            <w:color w:val="000000"/>
            <w:sz w:val="23"/>
            <w:szCs w:val="23"/>
          </w:rPr>
          <w:delText>Title</w:delText>
        </w:r>
      </w:del>
      <w:r w:rsidR="00CC3A83" w:rsidRPr="00207FAD">
        <w:rPr>
          <w:rFonts w:ascii="Times" w:hAnsi="Times"/>
          <w:rPrChange w:id="198" w:author="Marlene Franke" w:date="2026-09-25T20:05:00Z" w16du:dateUtc="2026-09-26T00:05:00Z">
            <w:rPr>
              <w:rFonts w:ascii="Arial Narrow" w:eastAsia="Times New Roman" w:hAnsi="Arial Narrow" w:cs="Arial"/>
              <w:b/>
              <w:bCs/>
              <w:color w:val="000000"/>
              <w:sz w:val="23"/>
              <w:szCs w:val="23"/>
            </w:rPr>
          </w:rPrChange>
        </w:rPr>
        <w:t xml:space="preserve"> and </w:t>
      </w:r>
      <w:ins w:id="199" w:author="Marlene Franke" w:date="2026-09-25T20:05:00Z" w16du:dateUtc="2026-09-26T00:05:00Z">
        <w:r w:rsidR="00664D13" w:rsidRPr="00207FAD">
          <w:rPr>
            <w:rFonts w:ascii="Times" w:hAnsi="Times"/>
          </w:rPr>
          <w:t>Mass Communications</w:t>
        </w:r>
        <w:r w:rsidR="004F3AF9" w:rsidRPr="00207FAD">
          <w:rPr>
            <w:rFonts w:ascii="Times" w:hAnsi="Times"/>
          </w:rPr>
          <w:t xml:space="preserve"> s</w:t>
        </w:r>
        <w:r w:rsidR="002A7806" w:rsidRPr="00207FAD">
          <w:rPr>
            <w:rFonts w:ascii="Times" w:hAnsi="Times"/>
          </w:rPr>
          <w:t xml:space="preserve">eeks </w:t>
        </w:r>
        <w:r w:rsidR="00664D13" w:rsidRPr="00207FAD">
          <w:rPr>
            <w:rFonts w:ascii="Times" w:hAnsi="Times"/>
          </w:rPr>
          <w:t xml:space="preserve">applications </w:t>
        </w:r>
        <w:r w:rsidR="008B49B3" w:rsidRPr="00207FAD">
          <w:rPr>
            <w:rFonts w:ascii="Times" w:hAnsi="Times"/>
          </w:rPr>
          <w:t>for a</w:t>
        </w:r>
        <w:r w:rsidR="00664D13" w:rsidRPr="00207FAD">
          <w:rPr>
            <w:rFonts w:ascii="Times" w:hAnsi="Times"/>
          </w:rPr>
          <w:t xml:space="preserve"> </w:t>
        </w:r>
        <w:r w:rsidR="008B49B3" w:rsidRPr="00207FAD">
          <w:rPr>
            <w:rFonts w:ascii="Times" w:hAnsi="Times"/>
          </w:rPr>
          <w:t>tenure-track </w:t>
        </w:r>
        <w:r w:rsidR="008B49B3" w:rsidRPr="00207FAD">
          <w:rPr>
            <w:rFonts w:ascii="Times" w:hAnsi="Times"/>
            <w:bCs/>
          </w:rPr>
          <w:t xml:space="preserve">assistant professor </w:t>
        </w:r>
        <w:r w:rsidR="008B49B3" w:rsidRPr="00207FAD">
          <w:rPr>
            <w:rFonts w:ascii="Times" w:hAnsi="Times"/>
          </w:rPr>
          <w:t>position in public relations</w:t>
        </w:r>
      </w:ins>
      <w:del w:id="200" w:author="Marlene Franke" w:date="2026-09-25T20:05:00Z" w16du:dateUtc="2026-09-26T00:05:00Z">
        <w:r w:rsidR="00CC3A83">
          <w:rPr>
            <w:rFonts w:ascii="Arial Narrow" w:eastAsia="Times New Roman" w:hAnsi="Arial Narrow" w:cs="Arial"/>
            <w:b/>
            <w:bCs/>
            <w:color w:val="000000"/>
            <w:sz w:val="23"/>
            <w:szCs w:val="23"/>
          </w:rPr>
          <w:delText>Number</w:delText>
        </w:r>
        <w:r w:rsidRPr="005D181C">
          <w:rPr>
            <w:rFonts w:ascii="Arial Narrow" w:eastAsia="Times New Roman" w:hAnsi="Arial Narrow" w:cs="Arial"/>
            <w:b/>
            <w:bCs/>
            <w:color w:val="000000"/>
            <w:sz w:val="23"/>
            <w:szCs w:val="23"/>
          </w:rPr>
          <w:delText xml:space="preserve">: </w:delText>
        </w:r>
        <w:r w:rsidR="008D5774" w:rsidRPr="008B2461">
          <w:rPr>
            <w:rFonts w:ascii="Arial Narrow" w:eastAsia="Times New Roman" w:hAnsi="Arial Narrow" w:cs="Arial"/>
            <w:bCs/>
            <w:color w:val="000000"/>
            <w:sz w:val="23"/>
            <w:szCs w:val="23"/>
          </w:rPr>
          <w:delText>Please list the course number</w:delText>
        </w:r>
      </w:del>
      <w:r w:rsidR="008D5774" w:rsidRPr="00207FAD">
        <w:rPr>
          <w:rFonts w:ascii="Times" w:hAnsi="Times"/>
          <w:rPrChange w:id="201" w:author="Marlene Franke" w:date="2026-09-25T20:05:00Z" w16du:dateUtc="2026-09-26T00:05:00Z">
            <w:rPr>
              <w:rFonts w:ascii="Arial Narrow" w:eastAsia="Times New Roman" w:hAnsi="Arial Narrow" w:cs="Arial"/>
              <w:bCs/>
              <w:color w:val="000000"/>
              <w:sz w:val="23"/>
              <w:szCs w:val="23"/>
            </w:rPr>
          </w:rPrChange>
        </w:rPr>
        <w:t xml:space="preserve"> and </w:t>
      </w:r>
      <w:ins w:id="202" w:author="Marlene Franke" w:date="2026-09-25T20:05:00Z" w16du:dateUtc="2026-09-26T00:05:00Z">
        <w:r w:rsidR="008B49B3" w:rsidRPr="00207FAD">
          <w:rPr>
            <w:rFonts w:ascii="Times" w:hAnsi="Times"/>
          </w:rPr>
          <w:t xml:space="preserve">advertising </w:t>
        </w:r>
        <w:r w:rsidR="00FD2E84" w:rsidRPr="00207FAD">
          <w:rPr>
            <w:rFonts w:ascii="Times" w:hAnsi="Times"/>
          </w:rPr>
          <w:t>who</w:t>
        </w:r>
        <w:r w:rsidR="00664D13" w:rsidRPr="00207FAD">
          <w:rPr>
            <w:rFonts w:ascii="Times" w:hAnsi="Times"/>
          </w:rPr>
          <w:t xml:space="preserve"> would like to join us</w:t>
        </w:r>
      </w:ins>
      <w:del w:id="203" w:author="Marlene Franke" w:date="2026-09-25T20:05:00Z" w16du:dateUtc="2026-09-26T00:05:00Z">
        <w:r w:rsidR="008D5774" w:rsidRPr="008B2461">
          <w:rPr>
            <w:rFonts w:ascii="Arial Narrow" w:eastAsia="Times New Roman" w:hAnsi="Arial Narrow" w:cs="Arial"/>
            <w:bCs/>
            <w:color w:val="000000"/>
            <w:sz w:val="23"/>
            <w:szCs w:val="23"/>
          </w:rPr>
          <w:delText>title here</w:delText>
        </w:r>
        <w:r w:rsidR="00695644">
          <w:rPr>
            <w:rFonts w:ascii="Arial Narrow" w:eastAsia="Times New Roman" w:hAnsi="Arial Narrow" w:cs="Arial"/>
            <w:bCs/>
            <w:i/>
            <w:color w:val="000000"/>
            <w:sz w:val="23"/>
            <w:szCs w:val="23"/>
          </w:rPr>
          <w:delText xml:space="preserve">: </w:delText>
        </w:r>
      </w:del>
      <w:sdt>
        <w:sdtPr>
          <w:rPr>
            <w:rFonts w:ascii="Arial Narrow" w:eastAsia="Times New Roman" w:hAnsi="Arial Narrow" w:cs="Arial"/>
            <w:bCs/>
            <w:i/>
            <w:color w:val="000000"/>
            <w:sz w:val="23"/>
            <w:szCs w:val="23"/>
          </w:rPr>
          <w:id w:val="1001477687"/>
          <w:placeholder>
            <w:docPart w:val="FF9BCACBC86D4CD3A204EFF0C2C6D0DB"/>
          </w:placeholder>
        </w:sdtPr>
        <w:sdtEndPr/>
        <w:sdtContent>
          <w:del w:id="204" w:author="Marlene Franke" w:date="2026-09-25T20:05:00Z" w16du:dateUtc="2026-09-26T00:05:00Z">
            <w:r w:rsidR="009C1D1F" w:rsidRPr="002410B1">
              <w:rPr>
                <w:rFonts w:ascii="Arial Narrow" w:eastAsia="Times New Roman" w:hAnsi="Arial Narrow" w:cs="Arial"/>
                <w:b/>
                <w:bCs/>
                <w:color w:val="000000"/>
                <w:sz w:val="23"/>
                <w:szCs w:val="23"/>
              </w:rPr>
              <w:delText>ANT-11</w:delText>
            </w:r>
            <w:r w:rsidR="00357D1E">
              <w:rPr>
                <w:rFonts w:ascii="Arial Narrow" w:eastAsia="Times New Roman" w:hAnsi="Arial Narrow" w:cs="Arial"/>
                <w:b/>
                <w:bCs/>
                <w:color w:val="000000"/>
                <w:sz w:val="23"/>
                <w:szCs w:val="23"/>
              </w:rPr>
              <w:delText>3</w:delText>
            </w:r>
            <w:r w:rsidR="009911D8" w:rsidRPr="002410B1">
              <w:rPr>
                <w:rFonts w:ascii="Arial Narrow" w:eastAsia="Times New Roman" w:hAnsi="Arial Narrow" w:cs="Arial"/>
                <w:b/>
                <w:bCs/>
                <w:color w:val="000000"/>
                <w:sz w:val="23"/>
                <w:szCs w:val="23"/>
              </w:rPr>
              <w:delText xml:space="preserve">: </w:delText>
            </w:r>
            <w:r w:rsidR="001B2B73">
              <w:rPr>
                <w:rFonts w:ascii="Arial Narrow" w:eastAsia="Times New Roman" w:hAnsi="Arial Narrow" w:cs="Arial"/>
                <w:b/>
                <w:bCs/>
                <w:color w:val="000000"/>
                <w:sz w:val="23"/>
                <w:szCs w:val="23"/>
              </w:rPr>
              <w:delText xml:space="preserve">Introduction to </w:delText>
            </w:r>
            <w:r w:rsidR="00357D1E">
              <w:rPr>
                <w:rFonts w:ascii="Arial Narrow" w:eastAsia="Times New Roman" w:hAnsi="Arial Narrow" w:cs="Arial"/>
                <w:b/>
                <w:bCs/>
                <w:color w:val="000000"/>
                <w:sz w:val="23"/>
                <w:szCs w:val="23"/>
              </w:rPr>
              <w:delText>Biological Anthropology</w:delText>
            </w:r>
          </w:del>
        </w:sdtContent>
      </w:sdt>
    </w:p>
    <w:p w14:paraId="33241804" w14:textId="77777777" w:rsidR="00F03E74" w:rsidRPr="005D181C" w:rsidRDefault="00F03E74" w:rsidP="00F03E74">
      <w:pPr>
        <w:spacing w:after="0" w:line="240" w:lineRule="auto"/>
        <w:rPr>
          <w:del w:id="205" w:author="Marlene Franke" w:date="2026-09-25T20:05:00Z" w16du:dateUtc="2026-09-26T00:05:00Z"/>
          <w:rFonts w:ascii="Arial Narrow" w:eastAsia="Times New Roman" w:hAnsi="Arial Narrow" w:cs="Arial"/>
          <w:b/>
          <w:bCs/>
          <w:color w:val="000000"/>
          <w:sz w:val="23"/>
          <w:szCs w:val="23"/>
        </w:rPr>
      </w:pPr>
    </w:p>
    <w:p w14:paraId="0ABA10D9" w14:textId="4F2CC8B6" w:rsidR="00BE08E9" w:rsidRDefault="00BE08E9" w:rsidP="00F03E74">
      <w:pPr>
        <w:spacing w:after="0" w:line="240" w:lineRule="auto"/>
        <w:rPr>
          <w:del w:id="206" w:author="Marlene Franke" w:date="2026-09-25T20:05:00Z" w16du:dateUtc="2026-09-26T00:05:00Z"/>
          <w:rFonts w:ascii="Arial Narrow" w:eastAsia="Times New Roman" w:hAnsi="Arial Narrow" w:cs="Arial"/>
          <w:bCs/>
          <w:i/>
          <w:color w:val="000000"/>
          <w:sz w:val="23"/>
          <w:szCs w:val="23"/>
        </w:rPr>
      </w:pPr>
      <w:del w:id="207" w:author="Marlene Franke" w:date="2026-09-25T20:05:00Z" w16du:dateUtc="2026-09-26T00:05:00Z">
        <w:r>
          <w:rPr>
            <w:rFonts w:ascii="Arial Narrow" w:eastAsia="Times New Roman" w:hAnsi="Arial Narrow" w:cs="Arial"/>
            <w:b/>
            <w:bCs/>
            <w:color w:val="000000"/>
            <w:sz w:val="23"/>
            <w:szCs w:val="23"/>
          </w:rPr>
          <w:delText xml:space="preserve">Course Modalities: </w:delText>
        </w:r>
        <w:r w:rsidRPr="008B2461">
          <w:rPr>
            <w:rFonts w:ascii="Arial Narrow" w:eastAsia="Times New Roman" w:hAnsi="Arial Narrow" w:cs="Arial"/>
            <w:bCs/>
            <w:color w:val="000000"/>
            <w:sz w:val="23"/>
            <w:szCs w:val="23"/>
          </w:rPr>
          <w:delText xml:space="preserve">Please list the </w:delText>
        </w:r>
        <w:r w:rsidR="009911D8" w:rsidRPr="008B2461">
          <w:rPr>
            <w:rFonts w:ascii="Arial Narrow" w:eastAsia="Times New Roman" w:hAnsi="Arial Narrow" w:cs="Arial"/>
            <w:bCs/>
            <w:color w:val="000000"/>
            <w:sz w:val="23"/>
            <w:szCs w:val="23"/>
          </w:rPr>
          <w:delText>modalities, which</w:delText>
        </w:r>
        <w:r w:rsidRPr="008B2461">
          <w:rPr>
            <w:rFonts w:ascii="Arial Narrow" w:eastAsia="Times New Roman" w:hAnsi="Arial Narrow" w:cs="Arial"/>
            <w:bCs/>
            <w:color w:val="000000"/>
            <w:sz w:val="23"/>
            <w:szCs w:val="23"/>
          </w:rPr>
          <w:delText xml:space="preserve"> the course is offered (in class, online, blended, Fast Forward). Please note, you are expected to assess across </w:delText>
        </w:r>
        <w:r w:rsidRPr="008B2461">
          <w:rPr>
            <w:rFonts w:ascii="Arial Narrow" w:eastAsia="Times New Roman" w:hAnsi="Arial Narrow" w:cs="Arial"/>
            <w:bCs/>
            <w:color w:val="000000"/>
            <w:sz w:val="23"/>
            <w:szCs w:val="23"/>
            <w:u w:val="single"/>
          </w:rPr>
          <w:delText xml:space="preserve">all </w:delText>
        </w:r>
        <w:r w:rsidRPr="008B2461">
          <w:rPr>
            <w:rFonts w:ascii="Arial Narrow" w:eastAsia="Times New Roman" w:hAnsi="Arial Narrow" w:cs="Arial"/>
            <w:bCs/>
            <w:color w:val="000000"/>
            <w:sz w:val="23"/>
            <w:szCs w:val="23"/>
          </w:rPr>
          <w:delText>modalities in which your course was offered</w:delText>
        </w:r>
      </w:del>
      <w:r w:rsidRPr="00207FAD">
        <w:rPr>
          <w:rFonts w:ascii="Times" w:hAnsi="Times"/>
          <w:rPrChange w:id="208" w:author="Marlene Franke" w:date="2026-09-25T20:05:00Z" w16du:dateUtc="2026-09-26T00:05:00Z">
            <w:rPr>
              <w:rFonts w:ascii="Arial Narrow" w:eastAsia="Times New Roman" w:hAnsi="Arial Narrow" w:cs="Arial"/>
              <w:bCs/>
              <w:color w:val="000000"/>
              <w:sz w:val="23"/>
              <w:szCs w:val="23"/>
            </w:rPr>
          </w:rPrChange>
        </w:rPr>
        <w:t xml:space="preserve"> at </w:t>
      </w:r>
      <w:ins w:id="209" w:author="Marlene Franke" w:date="2026-09-25T20:05:00Z" w16du:dateUtc="2026-09-26T00:05:00Z">
        <w:r w:rsidR="00664D13" w:rsidRPr="00207FAD">
          <w:rPr>
            <w:rFonts w:ascii="Times" w:hAnsi="Times"/>
          </w:rPr>
          <w:t>Kansas</w:t>
        </w:r>
      </w:ins>
      <w:del w:id="210" w:author="Marlene Franke" w:date="2026-09-25T20:05:00Z" w16du:dateUtc="2026-09-26T00:05:00Z">
        <w:r w:rsidRPr="008B2461">
          <w:rPr>
            <w:rFonts w:ascii="Arial Narrow" w:eastAsia="Times New Roman" w:hAnsi="Arial Narrow" w:cs="Arial"/>
            <w:bCs/>
            <w:color w:val="000000"/>
            <w:sz w:val="23"/>
            <w:szCs w:val="23"/>
          </w:rPr>
          <w:delText>the time of assessment during your assessment schedule.</w:delText>
        </w:r>
        <w:r w:rsidR="00695644">
          <w:rPr>
            <w:rFonts w:ascii="Arial Narrow" w:eastAsia="Times New Roman" w:hAnsi="Arial Narrow" w:cs="Arial"/>
            <w:bCs/>
            <w:i/>
            <w:color w:val="000000"/>
            <w:sz w:val="23"/>
            <w:szCs w:val="23"/>
          </w:rPr>
          <w:delText xml:space="preserve"> </w:delText>
        </w:r>
      </w:del>
      <w:sdt>
        <w:sdtPr>
          <w:rPr>
            <w:rFonts w:ascii="Arial Narrow" w:eastAsia="Times New Roman" w:hAnsi="Arial Narrow" w:cs="Arial"/>
            <w:bCs/>
            <w:i/>
            <w:color w:val="000000"/>
            <w:sz w:val="23"/>
            <w:szCs w:val="23"/>
          </w:rPr>
          <w:id w:val="-906144607"/>
          <w:placeholder>
            <w:docPart w:val="ECCFB1996A614617B01AD835253E7083"/>
          </w:placeholder>
        </w:sdtPr>
        <w:sdtEndPr/>
        <w:sdtContent>
          <w:del w:id="211" w:author="Marlene Franke" w:date="2026-09-25T20:05:00Z" w16du:dateUtc="2026-09-26T00:05:00Z">
            <w:r w:rsidR="009911D8">
              <w:rPr>
                <w:rFonts w:ascii="Arial Narrow" w:eastAsia="Times New Roman" w:hAnsi="Arial Narrow" w:cs="Arial"/>
                <w:bCs/>
                <w:i/>
                <w:color w:val="000000"/>
                <w:sz w:val="23"/>
                <w:szCs w:val="23"/>
              </w:rPr>
              <w:delText xml:space="preserve">On-campus, online, and </w:delText>
            </w:r>
            <w:r w:rsidR="00002C15">
              <w:rPr>
                <w:rFonts w:ascii="Arial Narrow" w:eastAsia="Times New Roman" w:hAnsi="Arial Narrow" w:cs="Arial"/>
                <w:bCs/>
                <w:i/>
                <w:color w:val="000000"/>
                <w:sz w:val="23"/>
                <w:szCs w:val="23"/>
              </w:rPr>
              <w:delText>blended</w:delText>
            </w:r>
            <w:r w:rsidR="009911D8">
              <w:rPr>
                <w:rFonts w:ascii="Arial Narrow" w:eastAsia="Times New Roman" w:hAnsi="Arial Narrow" w:cs="Arial"/>
                <w:bCs/>
                <w:i/>
                <w:color w:val="000000"/>
                <w:sz w:val="23"/>
                <w:szCs w:val="23"/>
              </w:rPr>
              <w:delText>.</w:delText>
            </w:r>
          </w:del>
        </w:sdtContent>
      </w:sdt>
    </w:p>
    <w:p w14:paraId="1F24FB93" w14:textId="77777777" w:rsidR="00BE08E9" w:rsidRPr="00BE08E9" w:rsidRDefault="00BE08E9" w:rsidP="00F03E74">
      <w:pPr>
        <w:spacing w:after="0" w:line="240" w:lineRule="auto"/>
        <w:rPr>
          <w:del w:id="212" w:author="Marlene Franke" w:date="2026-09-25T20:05:00Z" w16du:dateUtc="2026-09-26T00:05:00Z"/>
          <w:rFonts w:ascii="Arial Narrow" w:eastAsia="Times New Roman" w:hAnsi="Arial Narrow" w:cs="Arial"/>
          <w:bCs/>
          <w:i/>
          <w:color w:val="000000"/>
          <w:sz w:val="23"/>
          <w:szCs w:val="23"/>
        </w:rPr>
      </w:pPr>
    </w:p>
    <w:p w14:paraId="68D3E65B" w14:textId="21B182BB" w:rsidR="00297119" w:rsidRPr="005B15B1" w:rsidRDefault="00F03E74" w:rsidP="00F03E74">
      <w:pPr>
        <w:spacing w:after="0" w:line="240" w:lineRule="auto"/>
        <w:rPr>
          <w:del w:id="213" w:author="Marlene Franke" w:date="2026-09-25T20:05:00Z" w16du:dateUtc="2026-09-26T00:05:00Z"/>
          <w:rFonts w:ascii="Arial Narrow" w:eastAsia="Times New Roman" w:hAnsi="Arial Narrow" w:cs="Arial"/>
          <w:bCs/>
          <w:color w:val="000000"/>
          <w:sz w:val="23"/>
          <w:szCs w:val="23"/>
        </w:rPr>
      </w:pPr>
      <w:del w:id="214" w:author="Marlene Franke" w:date="2026-09-25T20:05:00Z" w16du:dateUtc="2026-09-26T00:05:00Z">
        <w:r w:rsidRPr="005D181C">
          <w:rPr>
            <w:rFonts w:ascii="Arial Narrow" w:eastAsia="Times New Roman" w:hAnsi="Arial Narrow" w:cs="Arial"/>
            <w:b/>
            <w:bCs/>
            <w:color w:val="000000"/>
            <w:sz w:val="23"/>
            <w:szCs w:val="23"/>
          </w:rPr>
          <w:delText>SUNY-GER Category:</w:delText>
        </w:r>
        <w:r w:rsidR="00297119">
          <w:rPr>
            <w:rFonts w:ascii="Arial Narrow" w:eastAsia="Times New Roman" w:hAnsi="Arial Narrow" w:cs="Arial"/>
            <w:b/>
            <w:bCs/>
            <w:color w:val="000000"/>
            <w:sz w:val="23"/>
            <w:szCs w:val="23"/>
          </w:rPr>
          <w:delText xml:space="preserve">  </w:delText>
        </w:r>
        <w:r w:rsidR="00BE08E9" w:rsidRPr="008B2461">
          <w:rPr>
            <w:rFonts w:ascii="Arial Narrow" w:eastAsia="Times New Roman" w:hAnsi="Arial Narrow" w:cs="Arial"/>
            <w:bCs/>
            <w:color w:val="000000"/>
            <w:sz w:val="23"/>
            <w:szCs w:val="23"/>
          </w:rPr>
          <w:delText>Please list the SUNY</w:delText>
        </w:r>
        <w:r w:rsidR="008D5774" w:rsidRPr="008B2461">
          <w:rPr>
            <w:rFonts w:ascii="Arial Narrow" w:eastAsia="Times New Roman" w:hAnsi="Arial Narrow" w:cs="Arial"/>
            <w:bCs/>
            <w:color w:val="000000"/>
            <w:sz w:val="23"/>
            <w:szCs w:val="23"/>
          </w:rPr>
          <w:delText>–GER category here</w:delText>
        </w:r>
        <w:r w:rsidR="005B15B1" w:rsidRPr="008B2461">
          <w:rPr>
            <w:rFonts w:ascii="Arial Narrow" w:eastAsia="Times New Roman" w:hAnsi="Arial Narrow" w:cs="Arial"/>
            <w:bCs/>
            <w:color w:val="000000"/>
            <w:sz w:val="23"/>
            <w:szCs w:val="23"/>
          </w:rPr>
          <w:delText xml:space="preserve"> by </w:delText>
        </w:r>
        <w:r w:rsidR="005B15B1" w:rsidRPr="008B2461">
          <w:rPr>
            <w:rFonts w:ascii="Arial Narrow" w:eastAsia="Times New Roman" w:hAnsi="Arial Narrow" w:cs="Arial"/>
            <w:bCs/>
            <w:color w:val="000000"/>
            <w:sz w:val="23"/>
            <w:szCs w:val="23"/>
            <w:u w:val="single"/>
          </w:rPr>
          <w:delText>number</w:delText>
        </w:r>
        <w:r w:rsidR="005B15B1" w:rsidRPr="008B2461">
          <w:rPr>
            <w:rFonts w:ascii="Arial Narrow" w:eastAsia="Times New Roman" w:hAnsi="Arial Narrow" w:cs="Arial"/>
            <w:bCs/>
            <w:color w:val="000000"/>
            <w:sz w:val="23"/>
            <w:szCs w:val="23"/>
          </w:rPr>
          <w:delText xml:space="preserve"> (see below</w:delText>
        </w:r>
        <w:r w:rsidR="005B15B1" w:rsidRPr="001B2B73">
          <w:rPr>
            <w:rFonts w:ascii="Arial Narrow" w:eastAsia="Times New Roman" w:hAnsi="Arial Narrow" w:cs="Arial"/>
            <w:b/>
            <w:bCs/>
            <w:i/>
            <w:color w:val="000000"/>
            <w:sz w:val="23"/>
            <w:szCs w:val="23"/>
          </w:rPr>
          <w:delText>)</w:delText>
        </w:r>
        <w:r w:rsidR="00695644" w:rsidRPr="001B2B73">
          <w:rPr>
            <w:rFonts w:ascii="Arial Narrow" w:eastAsia="Times New Roman" w:hAnsi="Arial Narrow" w:cs="Arial"/>
            <w:b/>
            <w:bCs/>
            <w:i/>
            <w:color w:val="000000"/>
            <w:sz w:val="23"/>
            <w:szCs w:val="23"/>
          </w:rPr>
          <w:delText xml:space="preserve">: </w:delText>
        </w:r>
      </w:del>
      <w:sdt>
        <w:sdtPr>
          <w:rPr>
            <w:rFonts w:ascii="Arial Narrow" w:eastAsia="Times New Roman" w:hAnsi="Arial Narrow" w:cs="Arial"/>
            <w:b/>
            <w:bCs/>
            <w:i/>
            <w:color w:val="000000"/>
            <w:sz w:val="23"/>
            <w:szCs w:val="23"/>
          </w:rPr>
          <w:id w:val="1335722817"/>
          <w:placeholder>
            <w:docPart w:val="31A552ED2F4F402EAE8A6D87427813F9"/>
          </w:placeholder>
        </w:sdtPr>
        <w:sdtEndPr/>
        <w:sdtContent>
          <w:del w:id="215" w:author="Marlene Franke" w:date="2026-09-25T20:05:00Z" w16du:dateUtc="2026-09-26T00:05:00Z">
            <w:r w:rsidR="001B2B73" w:rsidRPr="001B2B73">
              <w:rPr>
                <w:rFonts w:ascii="Arial Narrow" w:eastAsia="Times New Roman" w:hAnsi="Arial Narrow" w:cs="Arial"/>
                <w:b/>
                <w:bCs/>
                <w:i/>
                <w:color w:val="000000"/>
                <w:sz w:val="23"/>
                <w:szCs w:val="23"/>
              </w:rPr>
              <w:delText>Natural Sciences (and scientific reasoning)</w:delText>
            </w:r>
          </w:del>
        </w:sdtContent>
      </w:sdt>
    </w:p>
    <w:p w14:paraId="2439147E" w14:textId="77777777" w:rsidR="00B33B3C" w:rsidRDefault="00B33B3C" w:rsidP="00B33B3C">
      <w:pPr>
        <w:spacing w:after="0" w:line="240" w:lineRule="auto"/>
        <w:rPr>
          <w:del w:id="216" w:author="Marlene Franke" w:date="2026-09-25T20:05:00Z" w16du:dateUtc="2026-09-26T00:05:00Z"/>
          <w:rFonts w:ascii="Arial Narrow" w:eastAsia="Times New Roman" w:hAnsi="Arial Narrow" w:cs="Times New Roman"/>
          <w:b/>
          <w:sz w:val="24"/>
          <w:szCs w:val="24"/>
        </w:rPr>
      </w:pPr>
    </w:p>
    <w:p w14:paraId="3CD3DAAC" w14:textId="1617753D" w:rsidR="00B33B3C" w:rsidRPr="00207FAD" w:rsidRDefault="00B33B3C">
      <w:pPr>
        <w:rPr>
          <w:rFonts w:ascii="Times" w:hAnsi="Times"/>
          <w:rPrChange w:id="217" w:author="Marlene Franke" w:date="2026-09-25T20:05:00Z" w16du:dateUtc="2026-09-26T00:05:00Z">
            <w:rPr>
              <w:rFonts w:ascii="Arial Narrow" w:eastAsia="Times New Roman" w:hAnsi="Arial Narrow" w:cs="Times New Roman"/>
              <w:sz w:val="24"/>
              <w:szCs w:val="24"/>
            </w:rPr>
          </w:rPrChange>
        </w:rPr>
        <w:pPrChange w:id="218" w:author="Marlene Franke" w:date="2026-09-25T20:05:00Z" w16du:dateUtc="2026-09-26T00:05:00Z">
          <w:pPr>
            <w:spacing w:after="0" w:line="240" w:lineRule="auto"/>
          </w:pPr>
        </w:pPrChange>
      </w:pPr>
      <w:del w:id="219" w:author="Marlene Franke" w:date="2026-09-25T20:05:00Z" w16du:dateUtc="2026-09-26T00:05:00Z">
        <w:r w:rsidRPr="00B33B3C">
          <w:rPr>
            <w:rFonts w:ascii="Arial Narrow" w:eastAsia="Times New Roman" w:hAnsi="Arial Narrow" w:cs="Times New Roman"/>
            <w:b/>
            <w:sz w:val="24"/>
            <w:szCs w:val="24"/>
          </w:rPr>
          <w:delText>SUNY GER Learning Outcomes:</w:delText>
        </w:r>
        <w:r>
          <w:rPr>
            <w:rFonts w:ascii="Arial Narrow" w:eastAsia="Times New Roman" w:hAnsi="Arial Narrow" w:cs="Times New Roman"/>
            <w:b/>
            <w:sz w:val="24"/>
            <w:szCs w:val="24"/>
          </w:rPr>
          <w:delText xml:space="preserve"> </w:delText>
        </w:r>
        <w:r w:rsidRPr="008B2461">
          <w:rPr>
            <w:rFonts w:ascii="Arial Narrow" w:eastAsia="Times New Roman" w:hAnsi="Arial Narrow" w:cs="Times New Roman"/>
            <w:sz w:val="24"/>
            <w:szCs w:val="24"/>
          </w:rPr>
          <w:delText xml:space="preserve">Please list the </w:delText>
        </w:r>
        <w:r w:rsidR="008037C3" w:rsidRPr="008B2461">
          <w:rPr>
            <w:rFonts w:ascii="Arial Narrow" w:eastAsia="Times New Roman" w:hAnsi="Arial Narrow" w:cs="Times New Roman"/>
            <w:sz w:val="24"/>
            <w:szCs w:val="24"/>
          </w:rPr>
          <w:delText>outcomes</w:delText>
        </w:r>
        <w:r w:rsidR="00961AFB" w:rsidRPr="008B2461">
          <w:rPr>
            <w:rFonts w:ascii="Arial Narrow" w:eastAsia="Times New Roman" w:hAnsi="Arial Narrow" w:cs="Times New Roman"/>
            <w:sz w:val="24"/>
            <w:szCs w:val="24"/>
          </w:rPr>
          <w:delText xml:space="preserve"> from the </w:delText>
        </w:r>
        <w:r w:rsidRPr="008B2461">
          <w:rPr>
            <w:rFonts w:ascii="Arial Narrow" w:eastAsia="Times New Roman" w:hAnsi="Arial Narrow" w:cs="Times New Roman"/>
            <w:sz w:val="24"/>
            <w:szCs w:val="24"/>
          </w:rPr>
          <w:delText>knowledge area to be covered here (please review Guidelines for the approval of</w:delText>
        </w:r>
      </w:del>
      <w:r w:rsidRPr="00207FAD">
        <w:rPr>
          <w:rFonts w:ascii="Times" w:hAnsi="Times"/>
          <w:rPrChange w:id="220" w:author="Marlene Franke" w:date="2026-09-25T20:05:00Z" w16du:dateUtc="2026-09-26T00:05:00Z">
            <w:rPr>
              <w:rFonts w:ascii="Arial Narrow" w:eastAsia="Times New Roman" w:hAnsi="Arial Narrow" w:cs="Times New Roman"/>
              <w:sz w:val="24"/>
              <w:szCs w:val="24"/>
            </w:rPr>
          </w:rPrChange>
        </w:rPr>
        <w:t xml:space="preserve"> State Univer</w:t>
      </w:r>
      <w:r w:rsidR="005B15B1" w:rsidRPr="00207FAD">
        <w:rPr>
          <w:rFonts w:ascii="Times" w:hAnsi="Times"/>
          <w:rPrChange w:id="221" w:author="Marlene Franke" w:date="2026-09-25T20:05:00Z" w16du:dateUtc="2026-09-26T00:05:00Z">
            <w:rPr>
              <w:rFonts w:ascii="Arial Narrow" w:eastAsia="Times New Roman" w:hAnsi="Arial Narrow" w:cs="Times New Roman"/>
              <w:sz w:val="24"/>
              <w:szCs w:val="24"/>
            </w:rPr>
          </w:rPrChange>
        </w:rPr>
        <w:t>sity</w:t>
      </w:r>
      <w:del w:id="222" w:author="Marlene Franke" w:date="2026-09-25T20:05:00Z" w16du:dateUtc="2026-09-26T00:05:00Z">
        <w:r w:rsidR="005B15B1" w:rsidRPr="008B2461">
          <w:rPr>
            <w:rFonts w:ascii="Arial Narrow" w:eastAsia="Times New Roman" w:hAnsi="Arial Narrow" w:cs="Times New Roman"/>
            <w:sz w:val="24"/>
            <w:szCs w:val="24"/>
          </w:rPr>
          <w:delText xml:space="preserve"> Gen Ed Requirement Courses)</w:delText>
        </w:r>
        <w:r w:rsidR="00F21FFF" w:rsidRPr="008B2461">
          <w:rPr>
            <w:rFonts w:ascii="Arial Narrow" w:eastAsia="Times New Roman" w:hAnsi="Arial Narrow" w:cs="Times New Roman"/>
            <w:sz w:val="24"/>
            <w:szCs w:val="24"/>
          </w:rPr>
          <w:delText xml:space="preserve">. Each </w:delText>
        </w:r>
        <w:r w:rsidR="008037C3" w:rsidRPr="008B2461">
          <w:rPr>
            <w:rFonts w:ascii="Arial Narrow" w:eastAsia="Times New Roman" w:hAnsi="Arial Narrow" w:cs="Times New Roman"/>
            <w:sz w:val="24"/>
            <w:szCs w:val="24"/>
          </w:rPr>
          <w:delText>outcome</w:delText>
        </w:r>
        <w:r w:rsidR="00F21FFF" w:rsidRPr="008B2461">
          <w:rPr>
            <w:rFonts w:ascii="Arial Narrow" w:eastAsia="Times New Roman" w:hAnsi="Arial Narrow" w:cs="Times New Roman"/>
            <w:sz w:val="24"/>
            <w:szCs w:val="24"/>
          </w:rPr>
          <w:delText xml:space="preserve"> within the knowledge area proposed must be included and mapped to SUNY-GER </w:delText>
        </w:r>
        <w:r w:rsidR="007B2A94">
          <w:rPr>
            <w:rFonts w:ascii="Arial Narrow" w:eastAsia="Times New Roman" w:hAnsi="Arial Narrow" w:cs="Times New Roman"/>
            <w:sz w:val="24"/>
            <w:szCs w:val="24"/>
          </w:rPr>
          <w:delText>learning outcomes</w:delText>
        </w:r>
      </w:del>
      <w:r w:rsidR="00F21FFF" w:rsidRPr="00207FAD">
        <w:rPr>
          <w:rFonts w:ascii="Times" w:hAnsi="Times"/>
          <w:rPrChange w:id="223" w:author="Marlene Franke" w:date="2026-09-25T20:05:00Z" w16du:dateUtc="2026-09-26T00:05:00Z">
            <w:rPr>
              <w:rFonts w:ascii="Arial Narrow" w:eastAsia="Times New Roman" w:hAnsi="Arial Narrow" w:cs="Times New Roman"/>
              <w:sz w:val="24"/>
              <w:szCs w:val="24"/>
            </w:rPr>
          </w:rPrChange>
        </w:rPr>
        <w:t>.</w:t>
      </w:r>
    </w:p>
    <w:p w14:paraId="67EA2F72" w14:textId="77777777" w:rsidR="001B2B73" w:rsidRPr="00207FAD" w:rsidRDefault="001B2B73">
      <w:pPr>
        <w:rPr>
          <w:rFonts w:ascii="Times" w:hAnsi="Times"/>
          <w:rPrChange w:id="224" w:author="Marlene Franke" w:date="2026-09-25T20:05:00Z" w16du:dateUtc="2026-09-26T00:05:00Z">
            <w:rPr>
              <w:rFonts w:ascii="Arial Narrow" w:eastAsia="Times New Roman" w:hAnsi="Arial Narrow" w:cs="Times New Roman"/>
              <w:b/>
              <w:sz w:val="24"/>
              <w:szCs w:val="24"/>
            </w:rPr>
          </w:rPrChange>
        </w:rPr>
        <w:pPrChange w:id="225" w:author="Marlene Franke" w:date="2026-09-25T20:05:00Z" w16du:dateUtc="2026-09-26T00:05:00Z">
          <w:pPr>
            <w:spacing w:after="0" w:line="240" w:lineRule="auto"/>
            <w:ind w:left="360"/>
          </w:pPr>
        </w:pPrChange>
      </w:pPr>
    </w:p>
    <w:p w14:paraId="14BE2AB2" w14:textId="77777777" w:rsidR="00BC0CE8" w:rsidRPr="00207FAD" w:rsidRDefault="00BC0CE8">
      <w:pPr>
        <w:rPr>
          <w:ins w:id="226" w:author="Marlene Franke" w:date="2026-09-25T20:05:00Z" w16du:dateUtc="2026-09-26T00:05:00Z"/>
          <w:rFonts w:ascii="Times" w:hAnsi="Times"/>
        </w:rPr>
      </w:pPr>
      <w:ins w:id="227" w:author="Marlene Franke" w:date="2026-09-25T20:05:00Z" w16du:dateUtc="2026-09-26T00:05:00Z">
        <w:r w:rsidRPr="00207FAD">
          <w:rPr>
            <w:rFonts w:ascii="Times" w:hAnsi="Times"/>
          </w:rPr>
          <w:t>Responsibilities:</w:t>
        </w:r>
      </w:ins>
    </w:p>
    <w:p w14:paraId="5E78B698" w14:textId="71469B85" w:rsidR="00BC0CE8" w:rsidRPr="00207FAD" w:rsidRDefault="00BC0CE8" w:rsidP="002E4CEA">
      <w:pPr>
        <w:pStyle w:val="ListParagraph"/>
        <w:numPr>
          <w:ilvl w:val="0"/>
          <w:numId w:val="8"/>
        </w:numPr>
        <w:ind w:left="360"/>
        <w:rPr>
          <w:ins w:id="228" w:author="Marlene Franke" w:date="2026-09-25T20:05:00Z" w16du:dateUtc="2026-09-26T00:05:00Z"/>
          <w:rFonts w:ascii="Times" w:hAnsi="Times"/>
        </w:rPr>
      </w:pPr>
      <w:ins w:id="229" w:author="Marlene Franke" w:date="2026-09-25T20:05:00Z" w16du:dateUtc="2026-09-26T00:05:00Z">
        <w:r w:rsidRPr="00207FAD">
          <w:rPr>
            <w:rFonts w:ascii="Times" w:hAnsi="Times"/>
          </w:rPr>
          <w:t>Teach</w:t>
        </w:r>
        <w:r w:rsidR="00664D13" w:rsidRPr="00207FAD">
          <w:rPr>
            <w:rFonts w:ascii="Times" w:hAnsi="Times"/>
          </w:rPr>
          <w:t xml:space="preserve"> </w:t>
        </w:r>
        <w:r w:rsidR="002E4CEA" w:rsidRPr="00207FAD">
          <w:rPr>
            <w:rFonts w:ascii="Times" w:hAnsi="Times"/>
          </w:rPr>
          <w:t xml:space="preserve">a variety of undergraduate </w:t>
        </w:r>
        <w:r w:rsidR="00A72632" w:rsidRPr="00207FAD">
          <w:rPr>
            <w:rFonts w:ascii="Times" w:hAnsi="Times"/>
          </w:rPr>
          <w:t xml:space="preserve">skills-based </w:t>
        </w:r>
        <w:r w:rsidR="00A72632">
          <w:rPr>
            <w:rFonts w:ascii="Times" w:hAnsi="Times"/>
          </w:rPr>
          <w:t xml:space="preserve">and </w:t>
        </w:r>
        <w:r w:rsidR="002E4CEA" w:rsidRPr="00207FAD">
          <w:rPr>
            <w:rFonts w:ascii="Times" w:hAnsi="Times"/>
          </w:rPr>
          <w:t xml:space="preserve">theoretical courses </w:t>
        </w:r>
        <w:r w:rsidR="001851E7" w:rsidRPr="00207FAD">
          <w:rPr>
            <w:rFonts w:ascii="Times" w:hAnsi="Times"/>
          </w:rPr>
          <w:t xml:space="preserve">in public relations and advertising </w:t>
        </w:r>
        <w:r w:rsidR="002E4CEA" w:rsidRPr="00207FAD">
          <w:rPr>
            <w:rFonts w:ascii="Times" w:hAnsi="Times"/>
          </w:rPr>
          <w:t xml:space="preserve">appropriate to the needs of the </w:t>
        </w:r>
        <w:r w:rsidR="00605B69" w:rsidRPr="00207FAD">
          <w:rPr>
            <w:rFonts w:ascii="Times" w:hAnsi="Times"/>
          </w:rPr>
          <w:t xml:space="preserve">A.Q. </w:t>
        </w:r>
        <w:r w:rsidR="002E4CEA" w:rsidRPr="00207FAD">
          <w:rPr>
            <w:rFonts w:ascii="Times" w:hAnsi="Times"/>
          </w:rPr>
          <w:t>Miller School and the candidate’s interest area</w:t>
        </w:r>
      </w:ins>
    </w:p>
    <w:p w14:paraId="5801CD71" w14:textId="31EFAF0F" w:rsidR="002E4CEA" w:rsidRPr="00207FAD" w:rsidRDefault="001851E7" w:rsidP="002E4CEA">
      <w:pPr>
        <w:pStyle w:val="ListParagraph"/>
        <w:numPr>
          <w:ilvl w:val="0"/>
          <w:numId w:val="8"/>
        </w:numPr>
        <w:ind w:left="360"/>
        <w:rPr>
          <w:ins w:id="230" w:author="Marlene Franke" w:date="2026-09-25T20:05:00Z" w16du:dateUtc="2026-09-26T00:05:00Z"/>
          <w:rFonts w:ascii="Times" w:hAnsi="Times"/>
        </w:rPr>
      </w:pPr>
      <w:ins w:id="231" w:author="Marlene Franke" w:date="2026-09-25T20:05:00Z" w16du:dateUtc="2026-09-26T00:05:00Z">
        <w:r w:rsidRPr="00207FAD">
          <w:rPr>
            <w:rFonts w:ascii="Times" w:hAnsi="Times"/>
          </w:rPr>
          <w:t>Record of, or potential for, original research in public relations, advertising, communication</w:t>
        </w:r>
        <w:r w:rsidR="00605B69" w:rsidRPr="00207FAD">
          <w:rPr>
            <w:rFonts w:ascii="Times" w:hAnsi="Times"/>
          </w:rPr>
          <w:t>s</w:t>
        </w:r>
        <w:r w:rsidRPr="00207FAD">
          <w:rPr>
            <w:rFonts w:ascii="Times" w:hAnsi="Times"/>
          </w:rPr>
          <w:t>, or relevant area</w:t>
        </w:r>
      </w:ins>
    </w:p>
    <w:p w14:paraId="58335B4A" w14:textId="7C54DBEB" w:rsidR="001851E7" w:rsidRPr="00207FAD" w:rsidRDefault="001851E7" w:rsidP="002E4CEA">
      <w:pPr>
        <w:pStyle w:val="ListParagraph"/>
        <w:numPr>
          <w:ilvl w:val="0"/>
          <w:numId w:val="8"/>
        </w:numPr>
        <w:ind w:left="360"/>
        <w:rPr>
          <w:ins w:id="232" w:author="Marlene Franke" w:date="2026-09-25T20:05:00Z" w16du:dateUtc="2026-09-26T00:05:00Z"/>
          <w:rFonts w:ascii="Times" w:hAnsi="Times"/>
        </w:rPr>
      </w:pPr>
      <w:ins w:id="233" w:author="Marlene Franke" w:date="2026-09-25T20:05:00Z" w16du:dateUtc="2026-09-26T00:05:00Z">
        <w:r w:rsidRPr="00207FAD">
          <w:rPr>
            <w:rFonts w:ascii="Times" w:hAnsi="Times"/>
          </w:rPr>
          <w:t xml:space="preserve">Teach research, theory, and topics courses in </w:t>
        </w:r>
        <w:r w:rsidR="00605B69" w:rsidRPr="00207FAD">
          <w:rPr>
            <w:rFonts w:ascii="Times" w:hAnsi="Times"/>
          </w:rPr>
          <w:t xml:space="preserve">our </w:t>
        </w:r>
        <w:r w:rsidRPr="00207FAD">
          <w:rPr>
            <w:rFonts w:ascii="Times" w:hAnsi="Times"/>
          </w:rPr>
          <w:t>graduate program</w:t>
        </w:r>
      </w:ins>
    </w:p>
    <w:p w14:paraId="45420DA9" w14:textId="77777777" w:rsidR="001851E7" w:rsidRPr="00207FAD" w:rsidRDefault="001851E7" w:rsidP="002E4CEA">
      <w:pPr>
        <w:pStyle w:val="ListParagraph"/>
        <w:numPr>
          <w:ilvl w:val="0"/>
          <w:numId w:val="8"/>
        </w:numPr>
        <w:ind w:left="360"/>
        <w:rPr>
          <w:ins w:id="234" w:author="Marlene Franke" w:date="2026-09-25T20:05:00Z" w16du:dateUtc="2026-09-26T00:05:00Z"/>
          <w:rFonts w:ascii="Times" w:hAnsi="Times"/>
        </w:rPr>
      </w:pPr>
      <w:ins w:id="235" w:author="Marlene Franke" w:date="2026-09-25T20:05:00Z" w16du:dateUtc="2026-09-26T00:05:00Z">
        <w:r w:rsidRPr="00207FAD">
          <w:rPr>
            <w:rFonts w:ascii="Times" w:hAnsi="Times"/>
          </w:rPr>
          <w:t>Willingness to advise undergraduate students</w:t>
        </w:r>
      </w:ins>
    </w:p>
    <w:p w14:paraId="1212D5D4" w14:textId="77777777" w:rsidR="001851E7" w:rsidRPr="00207FAD" w:rsidRDefault="001851E7" w:rsidP="002E4CEA">
      <w:pPr>
        <w:pStyle w:val="ListParagraph"/>
        <w:numPr>
          <w:ilvl w:val="0"/>
          <w:numId w:val="8"/>
        </w:numPr>
        <w:ind w:left="360"/>
        <w:rPr>
          <w:ins w:id="236" w:author="Marlene Franke" w:date="2026-09-25T20:05:00Z" w16du:dateUtc="2026-09-26T00:05:00Z"/>
          <w:rFonts w:ascii="Times" w:hAnsi="Times"/>
        </w:rPr>
      </w:pPr>
      <w:ins w:id="237" w:author="Marlene Franke" w:date="2026-09-25T20:05:00Z" w16du:dateUtc="2026-09-26T00:05:00Z">
        <w:r w:rsidRPr="00207FAD">
          <w:rPr>
            <w:rFonts w:ascii="Times" w:hAnsi="Times"/>
          </w:rPr>
          <w:t>Willingness to advise graduate students and serve on thesis committees</w:t>
        </w:r>
      </w:ins>
    </w:p>
    <w:p w14:paraId="77A1D9CA" w14:textId="4A87C4F3" w:rsidR="00664D13" w:rsidRPr="00207FAD" w:rsidRDefault="00BC0CE8" w:rsidP="001851E7">
      <w:pPr>
        <w:pStyle w:val="ListParagraph"/>
        <w:numPr>
          <w:ilvl w:val="0"/>
          <w:numId w:val="8"/>
        </w:numPr>
        <w:ind w:left="360"/>
        <w:rPr>
          <w:ins w:id="238" w:author="Marlene Franke" w:date="2026-09-25T20:05:00Z" w16du:dateUtc="2026-09-26T00:05:00Z"/>
          <w:rFonts w:ascii="Times" w:hAnsi="Times"/>
        </w:rPr>
      </w:pPr>
      <w:ins w:id="239" w:author="Marlene Franke" w:date="2026-09-25T20:05:00Z" w16du:dateUtc="2026-09-26T00:05:00Z">
        <w:r w:rsidRPr="00207FAD">
          <w:rPr>
            <w:rFonts w:ascii="Times" w:hAnsi="Times"/>
          </w:rPr>
          <w:t xml:space="preserve">Engage </w:t>
        </w:r>
        <w:r w:rsidR="00664D13" w:rsidRPr="00207FAD">
          <w:rPr>
            <w:rFonts w:ascii="Times" w:hAnsi="Times"/>
          </w:rPr>
          <w:t xml:space="preserve">in </w:t>
        </w:r>
        <w:r w:rsidR="00FD2E84" w:rsidRPr="00207FAD">
          <w:rPr>
            <w:rFonts w:ascii="Times" w:hAnsi="Times"/>
          </w:rPr>
          <w:t>school</w:t>
        </w:r>
        <w:r w:rsidR="00664D13" w:rsidRPr="00207FAD">
          <w:rPr>
            <w:rFonts w:ascii="Times" w:hAnsi="Times"/>
          </w:rPr>
          <w:t xml:space="preserve">, </w:t>
        </w:r>
        <w:r w:rsidR="00FD2E84" w:rsidRPr="00207FAD">
          <w:rPr>
            <w:rFonts w:ascii="Times" w:hAnsi="Times"/>
          </w:rPr>
          <w:t>university</w:t>
        </w:r>
        <w:r w:rsidRPr="00207FAD">
          <w:rPr>
            <w:rFonts w:ascii="Times" w:hAnsi="Times"/>
          </w:rPr>
          <w:t xml:space="preserve"> and community</w:t>
        </w:r>
        <w:r w:rsidR="00605B69" w:rsidRPr="00207FAD">
          <w:rPr>
            <w:rFonts w:ascii="Times" w:hAnsi="Times"/>
          </w:rPr>
          <w:t xml:space="preserve"> </w:t>
        </w:r>
        <w:r w:rsidR="00664D13" w:rsidRPr="00207FAD">
          <w:rPr>
            <w:rFonts w:ascii="Times" w:hAnsi="Times"/>
          </w:rPr>
          <w:t>service</w:t>
        </w:r>
        <w:r w:rsidR="00605B69" w:rsidRPr="00207FAD">
          <w:rPr>
            <w:rFonts w:ascii="Times" w:hAnsi="Times"/>
          </w:rPr>
          <w:t>,</w:t>
        </w:r>
        <w:r w:rsidR="00664D13" w:rsidRPr="00207FAD">
          <w:rPr>
            <w:rFonts w:ascii="Times" w:hAnsi="Times"/>
          </w:rPr>
          <w:t xml:space="preserve"> </w:t>
        </w:r>
        <w:r w:rsidR="00FD2E84" w:rsidRPr="00207FAD">
          <w:rPr>
            <w:rFonts w:ascii="Times" w:hAnsi="Times"/>
          </w:rPr>
          <w:t>as</w:t>
        </w:r>
        <w:r w:rsidR="00664D13" w:rsidRPr="00207FAD">
          <w:rPr>
            <w:rFonts w:ascii="Times" w:hAnsi="Times"/>
          </w:rPr>
          <w:t xml:space="preserve"> well as a program of service </w:t>
        </w:r>
        <w:r w:rsidR="00FD2E84" w:rsidRPr="00207FAD">
          <w:rPr>
            <w:rFonts w:ascii="Times" w:hAnsi="Times"/>
          </w:rPr>
          <w:t>and</w:t>
        </w:r>
        <w:r w:rsidR="00664D13" w:rsidRPr="00207FAD">
          <w:rPr>
            <w:rFonts w:ascii="Times" w:hAnsi="Times"/>
          </w:rPr>
          <w:t xml:space="preserve"> outreach involving </w:t>
        </w:r>
        <w:r w:rsidR="00FD2E84" w:rsidRPr="00207FAD">
          <w:rPr>
            <w:rFonts w:ascii="Times" w:hAnsi="Times"/>
          </w:rPr>
          <w:t>media</w:t>
        </w:r>
        <w:r w:rsidR="00664D13" w:rsidRPr="00207FAD">
          <w:rPr>
            <w:rFonts w:ascii="Times" w:hAnsi="Times"/>
          </w:rPr>
          <w:t xml:space="preserve"> </w:t>
        </w:r>
        <w:r w:rsidR="00FD2E84" w:rsidRPr="00207FAD">
          <w:rPr>
            <w:rFonts w:ascii="Times" w:hAnsi="Times"/>
          </w:rPr>
          <w:t>professionals</w:t>
        </w:r>
        <w:r w:rsidR="00793DFB" w:rsidRPr="00207FAD">
          <w:rPr>
            <w:rFonts w:ascii="Times" w:hAnsi="Times"/>
          </w:rPr>
          <w:t xml:space="preserve"> and media organizations</w:t>
        </w:r>
      </w:ins>
    </w:p>
    <w:p w14:paraId="3595FE84" w14:textId="77777777" w:rsidR="001851E7" w:rsidRPr="00207FAD" w:rsidRDefault="001851E7" w:rsidP="001851E7">
      <w:pPr>
        <w:rPr>
          <w:ins w:id="240" w:author="Marlene Franke" w:date="2026-09-25T20:05:00Z" w16du:dateUtc="2026-09-26T00:05:00Z"/>
          <w:rFonts w:ascii="Times" w:hAnsi="Times"/>
        </w:rPr>
      </w:pPr>
    </w:p>
    <w:p w14:paraId="5651EB9D" w14:textId="77777777" w:rsidR="003274F6" w:rsidRPr="00207FAD" w:rsidRDefault="003274F6">
      <w:pPr>
        <w:rPr>
          <w:ins w:id="241" w:author="Marlene Franke" w:date="2026-09-25T20:05:00Z" w16du:dateUtc="2026-09-26T00:05:00Z"/>
          <w:rFonts w:ascii="Times" w:hAnsi="Times"/>
        </w:rPr>
      </w:pPr>
      <w:ins w:id="242" w:author="Marlene Franke" w:date="2026-09-25T20:05:00Z" w16du:dateUtc="2026-09-26T00:05:00Z">
        <w:r w:rsidRPr="00207FAD">
          <w:rPr>
            <w:rFonts w:ascii="Times" w:hAnsi="Times"/>
          </w:rPr>
          <w:t>Required q</w:t>
        </w:r>
        <w:r w:rsidR="00664D13" w:rsidRPr="00207FAD">
          <w:rPr>
            <w:rFonts w:ascii="Times" w:hAnsi="Times"/>
          </w:rPr>
          <w:t>ualific</w:t>
        </w:r>
        <w:r w:rsidRPr="00207FAD">
          <w:rPr>
            <w:rFonts w:ascii="Times" w:hAnsi="Times"/>
          </w:rPr>
          <w:t>ations:</w:t>
        </w:r>
      </w:ins>
    </w:p>
    <w:p w14:paraId="1FC8C1D3" w14:textId="0BC071BB" w:rsidR="0063311A" w:rsidRPr="00207FAD" w:rsidRDefault="002E4CEA" w:rsidP="002E4CEA">
      <w:pPr>
        <w:pStyle w:val="ListParagraph"/>
        <w:numPr>
          <w:ilvl w:val="0"/>
          <w:numId w:val="9"/>
        </w:numPr>
        <w:ind w:left="360"/>
        <w:rPr>
          <w:ins w:id="243" w:author="Marlene Franke" w:date="2026-09-25T20:05:00Z" w16du:dateUtc="2026-09-26T00:05:00Z"/>
          <w:rFonts w:ascii="Times" w:hAnsi="Times"/>
        </w:rPr>
      </w:pPr>
      <w:ins w:id="244" w:author="Marlene Franke" w:date="2026-09-25T20:05:00Z" w16du:dateUtc="2026-09-26T00:05:00Z">
        <w:r w:rsidRPr="00207FAD">
          <w:rPr>
            <w:rFonts w:ascii="Times" w:hAnsi="Times"/>
          </w:rPr>
          <w:t>A</w:t>
        </w:r>
        <w:r w:rsidR="00A72632">
          <w:rPr>
            <w:rFonts w:ascii="Times" w:hAnsi="Times"/>
          </w:rPr>
          <w:t>n</w:t>
        </w:r>
        <w:r w:rsidRPr="00207FAD">
          <w:rPr>
            <w:rFonts w:ascii="Times" w:hAnsi="Times"/>
          </w:rPr>
          <w:t xml:space="preserve"> </w:t>
        </w:r>
        <w:r w:rsidR="00207FAD" w:rsidRPr="00207FAD">
          <w:rPr>
            <w:rFonts w:ascii="Times" w:hAnsi="Times"/>
          </w:rPr>
          <w:t xml:space="preserve">earned doctorate </w:t>
        </w:r>
        <w:r w:rsidRPr="00207FAD">
          <w:rPr>
            <w:rFonts w:ascii="Times" w:hAnsi="Times"/>
          </w:rPr>
          <w:t>in mass communication, communication, or related field. ABD applicants</w:t>
        </w:r>
        <w:r w:rsidR="00605B69" w:rsidRPr="00207FAD">
          <w:rPr>
            <w:rFonts w:ascii="Times" w:hAnsi="Times"/>
          </w:rPr>
          <w:t>,</w:t>
        </w:r>
        <w:r w:rsidRPr="00207FAD">
          <w:rPr>
            <w:rFonts w:ascii="Times" w:hAnsi="Times"/>
          </w:rPr>
          <w:t xml:space="preserve"> with an effective research record</w:t>
        </w:r>
        <w:r w:rsidR="00605B69" w:rsidRPr="00207FAD">
          <w:rPr>
            <w:rFonts w:ascii="Times" w:hAnsi="Times"/>
          </w:rPr>
          <w:t xml:space="preserve">, </w:t>
        </w:r>
        <w:r w:rsidRPr="00207FAD">
          <w:rPr>
            <w:rFonts w:ascii="Times" w:hAnsi="Times"/>
          </w:rPr>
          <w:t xml:space="preserve">teaching experience, and the expectation of completion </w:t>
        </w:r>
        <w:r w:rsidR="00A72632">
          <w:rPr>
            <w:rFonts w:ascii="Times" w:hAnsi="Times"/>
          </w:rPr>
          <w:t xml:space="preserve">of </w:t>
        </w:r>
        <w:r w:rsidR="00207FAD" w:rsidRPr="00207FAD">
          <w:rPr>
            <w:rFonts w:ascii="Times" w:hAnsi="Times"/>
          </w:rPr>
          <w:t>doctoral</w:t>
        </w:r>
        <w:r w:rsidRPr="00207FAD">
          <w:rPr>
            <w:rFonts w:ascii="Times" w:hAnsi="Times"/>
          </w:rPr>
          <w:t xml:space="preserve"> degree by August 2015</w:t>
        </w:r>
        <w:r w:rsidR="00605B69" w:rsidRPr="00207FAD">
          <w:rPr>
            <w:rFonts w:ascii="Times" w:hAnsi="Times"/>
          </w:rPr>
          <w:t>, will be considered</w:t>
        </w:r>
        <w:r w:rsidR="00A8672C">
          <w:rPr>
            <w:rFonts w:ascii="Times" w:hAnsi="Times"/>
          </w:rPr>
          <w:t>.</w:t>
        </w:r>
      </w:ins>
    </w:p>
    <w:p w14:paraId="73C082AE" w14:textId="5F634C1D" w:rsidR="00417B42" w:rsidRPr="00207FAD" w:rsidRDefault="00417B42" w:rsidP="00417B42">
      <w:pPr>
        <w:pStyle w:val="ListParagraph"/>
        <w:numPr>
          <w:ilvl w:val="0"/>
          <w:numId w:val="9"/>
        </w:numPr>
        <w:ind w:left="360"/>
        <w:rPr>
          <w:ins w:id="245" w:author="Marlene Franke" w:date="2026-09-25T20:05:00Z" w16du:dateUtc="2026-09-26T00:05:00Z"/>
          <w:rFonts w:ascii="Times" w:hAnsi="Times"/>
        </w:rPr>
      </w:pPr>
      <w:ins w:id="246" w:author="Marlene Franke" w:date="2026-09-25T20:05:00Z" w16du:dateUtc="2026-09-26T00:05:00Z">
        <w:r w:rsidRPr="00207FAD">
          <w:rPr>
            <w:rFonts w:ascii="Times" w:hAnsi="Times"/>
          </w:rPr>
          <w:t>Prior experience teaching courses in public relations, advertising, or mass communication</w:t>
        </w:r>
        <w:r w:rsidR="00605B69" w:rsidRPr="00207FAD">
          <w:rPr>
            <w:rFonts w:ascii="Times" w:hAnsi="Times"/>
          </w:rPr>
          <w:t>s</w:t>
        </w:r>
      </w:ins>
    </w:p>
    <w:p w14:paraId="3B6254E8" w14:textId="77777777" w:rsidR="00417B42" w:rsidRPr="00207FAD" w:rsidRDefault="00417B42" w:rsidP="00417B42">
      <w:pPr>
        <w:pStyle w:val="ListParagraph"/>
        <w:numPr>
          <w:ilvl w:val="0"/>
          <w:numId w:val="13"/>
        </w:numPr>
        <w:rPr>
          <w:ins w:id="247" w:author="Marlene Franke" w:date="2026-09-25T20:05:00Z" w16du:dateUtc="2026-09-26T00:05:00Z"/>
          <w:rFonts w:ascii="Times" w:hAnsi="Times"/>
        </w:rPr>
      </w:pPr>
      <w:ins w:id="248" w:author="Marlene Franke" w:date="2026-09-25T20:05:00Z" w16du:dateUtc="2026-09-26T00:05:00Z">
        <w:r w:rsidRPr="00207FAD">
          <w:rPr>
            <w:rFonts w:ascii="Times" w:hAnsi="Times"/>
          </w:rPr>
          <w:t>Please see the following links for information regarding:</w:t>
        </w:r>
      </w:ins>
    </w:p>
    <w:p w14:paraId="46602052" w14:textId="77777777" w:rsidR="00417B42" w:rsidRPr="00207FAD" w:rsidRDefault="00417B42" w:rsidP="00417B42">
      <w:pPr>
        <w:pStyle w:val="ListParagraph"/>
        <w:numPr>
          <w:ilvl w:val="1"/>
          <w:numId w:val="13"/>
        </w:numPr>
        <w:rPr>
          <w:ins w:id="249" w:author="Marlene Franke" w:date="2026-09-25T20:05:00Z" w16du:dateUtc="2026-09-26T00:05:00Z"/>
          <w:rFonts w:ascii="Times" w:hAnsi="Times"/>
        </w:rPr>
      </w:pPr>
      <w:ins w:id="250" w:author="Marlene Franke" w:date="2026-09-25T20:05:00Z" w16du:dateUtc="2026-09-26T00:05:00Z">
        <w:r w:rsidRPr="00207FAD">
          <w:rPr>
            <w:rFonts w:ascii="Times" w:hAnsi="Times"/>
          </w:rPr>
          <w:t xml:space="preserve">Our JMC program </w:t>
        </w:r>
        <w:r>
          <w:fldChar w:fldCharType="begin"/>
        </w:r>
        <w:r>
          <w:instrText>HYPERLINK "http://jmc.ksu.edu/"</w:instrText>
        </w:r>
        <w:r>
          <w:fldChar w:fldCharType="separate"/>
        </w:r>
        <w:r w:rsidRPr="00207FAD">
          <w:rPr>
            <w:rStyle w:val="Hyperlink"/>
            <w:rFonts w:ascii="Times" w:hAnsi="Times"/>
          </w:rPr>
          <w:t>http://jmc.ksu.edu/</w:t>
        </w:r>
        <w:r>
          <w:fldChar w:fldCharType="end"/>
        </w:r>
      </w:ins>
    </w:p>
    <w:p w14:paraId="70C4D409" w14:textId="77777777" w:rsidR="00417B42" w:rsidRPr="00207FAD" w:rsidRDefault="00417B42" w:rsidP="00417B42">
      <w:pPr>
        <w:pStyle w:val="ListParagraph"/>
        <w:numPr>
          <w:ilvl w:val="1"/>
          <w:numId w:val="13"/>
        </w:numPr>
        <w:rPr>
          <w:ins w:id="251" w:author="Marlene Franke" w:date="2026-09-25T20:05:00Z" w16du:dateUtc="2026-09-26T00:05:00Z"/>
          <w:rFonts w:ascii="Times" w:hAnsi="Times"/>
        </w:rPr>
      </w:pPr>
      <w:ins w:id="252" w:author="Marlene Franke" w:date="2026-09-25T20:05:00Z" w16du:dateUtc="2026-09-26T00:05:00Z">
        <w:r w:rsidRPr="00207FAD">
          <w:rPr>
            <w:rFonts w:ascii="Times" w:hAnsi="Times"/>
          </w:rPr>
          <w:t xml:space="preserve">The JMC public relations sequence </w:t>
        </w:r>
        <w:r>
          <w:fldChar w:fldCharType="begin"/>
        </w:r>
        <w:r>
          <w:instrText>HYPERLINK "http://jmc.ksu.edu/current/public-relations.html"</w:instrText>
        </w:r>
        <w:r>
          <w:fldChar w:fldCharType="separate"/>
        </w:r>
        <w:r w:rsidRPr="00207FAD">
          <w:rPr>
            <w:rStyle w:val="Hyperlink"/>
            <w:rFonts w:ascii="Times" w:hAnsi="Times"/>
          </w:rPr>
          <w:t>http://jmc.ksu.edu/current/public-relations.html</w:t>
        </w:r>
        <w:r>
          <w:fldChar w:fldCharType="end"/>
        </w:r>
      </w:ins>
    </w:p>
    <w:p w14:paraId="4A074CD6" w14:textId="77777777" w:rsidR="00417B42" w:rsidRPr="00207FAD" w:rsidRDefault="00417B42" w:rsidP="00417B42">
      <w:pPr>
        <w:pStyle w:val="ListParagraph"/>
        <w:numPr>
          <w:ilvl w:val="1"/>
          <w:numId w:val="13"/>
        </w:numPr>
        <w:rPr>
          <w:ins w:id="253" w:author="Marlene Franke" w:date="2026-09-25T20:05:00Z" w16du:dateUtc="2026-09-26T00:05:00Z"/>
          <w:rFonts w:ascii="Times" w:hAnsi="Times"/>
        </w:rPr>
      </w:pPr>
      <w:ins w:id="254" w:author="Marlene Franke" w:date="2026-09-25T20:05:00Z" w16du:dateUtc="2026-09-26T00:05:00Z">
        <w:r w:rsidRPr="00207FAD">
          <w:rPr>
            <w:rFonts w:ascii="Times" w:hAnsi="Times"/>
          </w:rPr>
          <w:t xml:space="preserve">The JMC advertising sequence </w:t>
        </w:r>
        <w:r>
          <w:fldChar w:fldCharType="begin"/>
        </w:r>
        <w:r>
          <w:instrText>HYPERLINK "http://jmc.ksu.edu/current/advertising.html"</w:instrText>
        </w:r>
        <w:r>
          <w:fldChar w:fldCharType="separate"/>
        </w:r>
        <w:r w:rsidRPr="00207FAD">
          <w:rPr>
            <w:rStyle w:val="Hyperlink"/>
            <w:rFonts w:ascii="Times" w:hAnsi="Times"/>
          </w:rPr>
          <w:t>http://jmc.ksu.edu/current/advertising.html</w:t>
        </w:r>
        <w:r>
          <w:fldChar w:fldCharType="end"/>
        </w:r>
      </w:ins>
    </w:p>
    <w:p w14:paraId="151B996B" w14:textId="1119CBB4" w:rsidR="00417B42" w:rsidRPr="00207FAD" w:rsidRDefault="00417B42" w:rsidP="00207FAD">
      <w:pPr>
        <w:pStyle w:val="ListParagraph"/>
        <w:numPr>
          <w:ilvl w:val="1"/>
          <w:numId w:val="13"/>
        </w:numPr>
        <w:rPr>
          <w:ins w:id="255" w:author="Marlene Franke" w:date="2026-09-25T20:05:00Z" w16du:dateUtc="2026-09-26T00:05:00Z"/>
          <w:rFonts w:ascii="Times" w:hAnsi="Times"/>
        </w:rPr>
      </w:pPr>
      <w:ins w:id="256" w:author="Marlene Franke" w:date="2026-09-25T20:05:00Z" w16du:dateUtc="2026-09-26T00:05:00Z">
        <w:r w:rsidRPr="00207FAD">
          <w:rPr>
            <w:rFonts w:ascii="Times" w:hAnsi="Times"/>
          </w:rPr>
          <w:t xml:space="preserve">The JMC graduate program </w:t>
        </w:r>
        <w:r w:rsidR="00207FAD">
          <w:fldChar w:fldCharType="begin"/>
        </w:r>
        <w:r w:rsidR="00207FAD">
          <w:instrText>HYPERLINK "http://jmc.ksu.edu/graduate/"</w:instrText>
        </w:r>
        <w:r w:rsidR="00207FAD">
          <w:fldChar w:fldCharType="separate"/>
        </w:r>
        <w:r w:rsidR="00207FAD" w:rsidRPr="00207FAD">
          <w:rPr>
            <w:rStyle w:val="Hyperlink"/>
            <w:rFonts w:ascii="Times" w:hAnsi="Times"/>
          </w:rPr>
          <w:t>http://jmc.ksu.edu/graduate/</w:t>
        </w:r>
        <w:r w:rsidR="00207FAD">
          <w:fldChar w:fldCharType="end"/>
        </w:r>
      </w:ins>
    </w:p>
    <w:p w14:paraId="5ED95205" w14:textId="77777777" w:rsidR="00417B42" w:rsidRPr="00207FAD" w:rsidRDefault="00417B42" w:rsidP="00417B42">
      <w:pPr>
        <w:pStyle w:val="ListParagraph"/>
        <w:numPr>
          <w:ilvl w:val="0"/>
          <w:numId w:val="9"/>
        </w:numPr>
        <w:ind w:left="360"/>
        <w:rPr>
          <w:ins w:id="257" w:author="Marlene Franke" w:date="2026-09-25T20:05:00Z" w16du:dateUtc="2026-09-26T00:05:00Z"/>
          <w:rFonts w:ascii="Times" w:hAnsi="Times"/>
        </w:rPr>
      </w:pPr>
      <w:ins w:id="258" w:author="Marlene Franke" w:date="2026-09-25T20:05:00Z" w16du:dateUtc="2026-09-26T00:05:00Z">
        <w:r w:rsidRPr="00207FAD">
          <w:rPr>
            <w:rFonts w:ascii="Times" w:hAnsi="Times"/>
          </w:rPr>
          <w:t>Evidence of a programmatic line of research and/or creative work</w:t>
        </w:r>
      </w:ins>
    </w:p>
    <w:p w14:paraId="522C73D7" w14:textId="77777777" w:rsidR="003274F6" w:rsidRPr="00207FAD" w:rsidRDefault="003274F6">
      <w:pPr>
        <w:rPr>
          <w:ins w:id="259" w:author="Marlene Franke" w:date="2026-09-25T20:05:00Z" w16du:dateUtc="2026-09-26T00:05:00Z"/>
          <w:rFonts w:ascii="Times" w:hAnsi="Times"/>
        </w:rPr>
      </w:pPr>
    </w:p>
    <w:p w14:paraId="0E64D9C6" w14:textId="77777777" w:rsidR="003274F6" w:rsidRPr="00207FAD" w:rsidRDefault="003274F6">
      <w:pPr>
        <w:rPr>
          <w:ins w:id="260" w:author="Marlene Franke" w:date="2026-09-25T20:05:00Z" w16du:dateUtc="2026-09-26T00:05:00Z"/>
          <w:rFonts w:ascii="Times" w:hAnsi="Times"/>
        </w:rPr>
      </w:pPr>
      <w:ins w:id="261" w:author="Marlene Franke" w:date="2026-09-25T20:05:00Z" w16du:dateUtc="2026-09-26T00:05:00Z">
        <w:r w:rsidRPr="00207FAD">
          <w:rPr>
            <w:rFonts w:ascii="Times" w:hAnsi="Times"/>
          </w:rPr>
          <w:t>Preferred Qualifications:</w:t>
        </w:r>
      </w:ins>
    </w:p>
    <w:p w14:paraId="4E032C2A" w14:textId="25DA8297" w:rsidR="001851E7" w:rsidRPr="00207FAD" w:rsidRDefault="002E4CEA" w:rsidP="001851E7">
      <w:pPr>
        <w:pStyle w:val="ListParagraph"/>
        <w:numPr>
          <w:ilvl w:val="0"/>
          <w:numId w:val="11"/>
        </w:numPr>
        <w:ind w:left="360"/>
        <w:rPr>
          <w:ins w:id="262" w:author="Marlene Franke" w:date="2026-09-25T20:05:00Z" w16du:dateUtc="2026-09-26T00:05:00Z"/>
          <w:rFonts w:ascii="Times" w:hAnsi="Times"/>
        </w:rPr>
      </w:pPr>
      <w:ins w:id="263" w:author="Marlene Franke" w:date="2026-09-25T20:05:00Z" w16du:dateUtc="2026-09-26T00:05:00Z">
        <w:r w:rsidRPr="00207FAD">
          <w:rPr>
            <w:rFonts w:ascii="Times" w:hAnsi="Times"/>
          </w:rPr>
          <w:t>Professional</w:t>
        </w:r>
        <w:r w:rsidR="003274F6" w:rsidRPr="00207FAD">
          <w:rPr>
            <w:rFonts w:ascii="Times" w:hAnsi="Times"/>
          </w:rPr>
          <w:t xml:space="preserve"> experience</w:t>
        </w:r>
        <w:r w:rsidRPr="00207FAD">
          <w:rPr>
            <w:rFonts w:ascii="Times" w:hAnsi="Times"/>
          </w:rPr>
          <w:t xml:space="preserve"> in public relations, advertising, marketing or </w:t>
        </w:r>
        <w:r w:rsidR="00DA6DAB" w:rsidRPr="00207FAD">
          <w:rPr>
            <w:rFonts w:ascii="Times" w:hAnsi="Times"/>
          </w:rPr>
          <w:t xml:space="preserve">areas </w:t>
        </w:r>
        <w:r w:rsidRPr="00207FAD">
          <w:rPr>
            <w:rFonts w:ascii="Times" w:hAnsi="Times"/>
          </w:rPr>
          <w:t>related to mass communication</w:t>
        </w:r>
        <w:r w:rsidR="00605B69" w:rsidRPr="00207FAD">
          <w:rPr>
            <w:rFonts w:ascii="Times" w:hAnsi="Times"/>
          </w:rPr>
          <w:t>s</w:t>
        </w:r>
      </w:ins>
    </w:p>
    <w:p w14:paraId="6AC219AD" w14:textId="4AD0A2C9" w:rsidR="00417B42" w:rsidRPr="00207FAD" w:rsidRDefault="00417B42" w:rsidP="00417B42">
      <w:pPr>
        <w:pStyle w:val="ListParagraph"/>
        <w:numPr>
          <w:ilvl w:val="0"/>
          <w:numId w:val="11"/>
        </w:numPr>
        <w:ind w:left="360"/>
        <w:rPr>
          <w:ins w:id="264" w:author="Marlene Franke" w:date="2026-09-25T20:05:00Z" w16du:dateUtc="2026-09-26T00:05:00Z"/>
          <w:rFonts w:ascii="Times" w:hAnsi="Times"/>
        </w:rPr>
      </w:pPr>
      <w:ins w:id="265" w:author="Marlene Franke" w:date="2026-09-25T20:05:00Z" w16du:dateUtc="2026-09-26T00:05:00Z">
        <w:r w:rsidRPr="00207FAD">
          <w:rPr>
            <w:rFonts w:ascii="Times" w:hAnsi="Times"/>
          </w:rPr>
          <w:t xml:space="preserve">Evidence of a willingness to procure outside funding for research </w:t>
        </w:r>
        <w:r w:rsidR="00DA6DAB" w:rsidRPr="00207FAD">
          <w:rPr>
            <w:rFonts w:ascii="Times" w:hAnsi="Times"/>
          </w:rPr>
          <w:t>activities</w:t>
        </w:r>
      </w:ins>
    </w:p>
    <w:p w14:paraId="335FFA8F" w14:textId="77777777" w:rsidR="00417B42" w:rsidRPr="00207FAD" w:rsidRDefault="00417B42" w:rsidP="001851E7">
      <w:pPr>
        <w:pStyle w:val="ListParagraph"/>
        <w:numPr>
          <w:ilvl w:val="0"/>
          <w:numId w:val="11"/>
        </w:numPr>
        <w:ind w:left="360"/>
        <w:rPr>
          <w:ins w:id="266" w:author="Marlene Franke" w:date="2026-09-25T20:05:00Z" w16du:dateUtc="2026-09-26T00:05:00Z"/>
          <w:rFonts w:ascii="Times" w:hAnsi="Times"/>
        </w:rPr>
      </w:pPr>
      <w:ins w:id="267" w:author="Marlene Franke" w:date="2026-09-25T20:05:00Z" w16du:dateUtc="2026-09-26T00:05:00Z">
        <w:r w:rsidRPr="00207FAD">
          <w:rPr>
            <w:rFonts w:ascii="Times" w:hAnsi="Times"/>
          </w:rPr>
          <w:t>Indication of a desire to advise student organizations such as PRSSA, AdClub, and the JMC program’s TakeFlight student-run agency</w:t>
        </w:r>
      </w:ins>
    </w:p>
    <w:p w14:paraId="041C0B55" w14:textId="77777777" w:rsidR="001851E7" w:rsidRPr="00207FAD" w:rsidRDefault="001851E7" w:rsidP="001851E7">
      <w:pPr>
        <w:pStyle w:val="ListParagraph"/>
        <w:numPr>
          <w:ilvl w:val="0"/>
          <w:numId w:val="11"/>
        </w:numPr>
        <w:ind w:left="360"/>
        <w:rPr>
          <w:ins w:id="268" w:author="Marlene Franke" w:date="2026-09-25T20:05:00Z" w16du:dateUtc="2026-09-26T00:05:00Z"/>
          <w:rFonts w:ascii="Times" w:hAnsi="Times"/>
        </w:rPr>
      </w:pPr>
      <w:ins w:id="269" w:author="Marlene Franke" w:date="2026-09-25T20:05:00Z" w16du:dateUtc="2026-09-26T00:05:00Z">
        <w:r w:rsidRPr="00207FAD">
          <w:rPr>
            <w:rFonts w:ascii="Times" w:hAnsi="Times"/>
          </w:rPr>
          <w:t>Evidence of engagement in current industry issues</w:t>
        </w:r>
      </w:ins>
    </w:p>
    <w:p w14:paraId="42EB6504" w14:textId="77777777" w:rsidR="001851E7" w:rsidRPr="00207FAD" w:rsidRDefault="001851E7" w:rsidP="001851E7">
      <w:pPr>
        <w:pStyle w:val="ListParagraph"/>
        <w:numPr>
          <w:ilvl w:val="0"/>
          <w:numId w:val="11"/>
        </w:numPr>
        <w:ind w:left="360"/>
        <w:rPr>
          <w:ins w:id="270" w:author="Marlene Franke" w:date="2026-09-25T20:05:00Z" w16du:dateUtc="2026-09-26T00:05:00Z"/>
          <w:rFonts w:ascii="Times" w:hAnsi="Times"/>
        </w:rPr>
      </w:pPr>
      <w:ins w:id="271" w:author="Marlene Franke" w:date="2026-09-25T20:05:00Z" w16du:dateUtc="2026-09-26T00:05:00Z">
        <w:r w:rsidRPr="00207FAD">
          <w:rPr>
            <w:rFonts w:ascii="Times" w:hAnsi="Times"/>
          </w:rPr>
          <w:t>Evidence of engagement in networking and community outreach activities</w:t>
        </w:r>
      </w:ins>
    </w:p>
    <w:p w14:paraId="5B8F1993" w14:textId="77777777" w:rsidR="003274F6" w:rsidRPr="00207FAD" w:rsidRDefault="003274F6" w:rsidP="002E4CEA">
      <w:pPr>
        <w:pStyle w:val="ListParagraph"/>
        <w:numPr>
          <w:ilvl w:val="0"/>
          <w:numId w:val="11"/>
        </w:numPr>
        <w:ind w:left="360"/>
        <w:rPr>
          <w:ins w:id="272" w:author="Marlene Franke" w:date="2026-09-25T20:05:00Z" w16du:dateUtc="2026-09-26T00:05:00Z"/>
          <w:rFonts w:ascii="Times" w:hAnsi="Times"/>
        </w:rPr>
      </w:pPr>
      <w:ins w:id="273" w:author="Marlene Franke" w:date="2026-09-25T20:05:00Z" w16du:dateUtc="2026-09-26T00:05:00Z">
        <w:r w:rsidRPr="00207FAD">
          <w:rPr>
            <w:rFonts w:ascii="Times" w:hAnsi="Times"/>
          </w:rPr>
          <w:t>Evidence of a strong commitment to equity and an ability to work effectively with diverse populations.</w:t>
        </w:r>
      </w:ins>
    </w:p>
    <w:p w14:paraId="1BD5156A" w14:textId="77777777" w:rsidR="003274F6" w:rsidRPr="00207FAD" w:rsidRDefault="003274F6">
      <w:pPr>
        <w:rPr>
          <w:ins w:id="274" w:author="Marlene Franke" w:date="2026-09-25T20:05:00Z" w16du:dateUtc="2026-09-26T00:05:00Z"/>
          <w:rFonts w:ascii="Times" w:hAnsi="Times"/>
        </w:rPr>
      </w:pPr>
    </w:p>
    <w:p w14:paraId="19A9B69A" w14:textId="77777777" w:rsidR="004B4D88" w:rsidRPr="0026674C" w:rsidRDefault="004B4D88" w:rsidP="004B4D88">
      <w:pPr>
        <w:rPr>
          <w:ins w:id="275" w:author="Marlene Franke" w:date="2026-09-25T20:05:00Z" w16du:dateUtc="2026-09-26T00:05:00Z"/>
          <w:rFonts w:ascii="Times" w:hAnsi="Times"/>
        </w:rPr>
      </w:pPr>
      <w:ins w:id="276" w:author="Marlene Franke" w:date="2026-09-25T20:05:00Z" w16du:dateUtc="2026-09-26T00:05:00Z">
        <w:r w:rsidRPr="0026674C">
          <w:rPr>
            <w:rFonts w:ascii="Times" w:hAnsi="Times"/>
          </w:rPr>
          <w:t xml:space="preserve">Review of applications begins </w:t>
        </w:r>
        <w:r>
          <w:rPr>
            <w:rFonts w:ascii="Times" w:hAnsi="Times"/>
          </w:rPr>
          <w:t>Feb. 15</w:t>
        </w:r>
        <w:r w:rsidRPr="0026674C">
          <w:rPr>
            <w:rFonts w:ascii="Times" w:hAnsi="Times"/>
          </w:rPr>
          <w:t>, 2015, until the position is filled.</w:t>
        </w:r>
      </w:ins>
    </w:p>
    <w:p w14:paraId="58A34465" w14:textId="734ADA68" w:rsidR="00E61D18" w:rsidRPr="00207FAD" w:rsidRDefault="00664D13">
      <w:pPr>
        <w:rPr>
          <w:ins w:id="277" w:author="Marlene Franke" w:date="2026-09-25T20:05:00Z" w16du:dateUtc="2026-09-26T00:05:00Z"/>
          <w:rFonts w:ascii="Times" w:hAnsi="Times"/>
        </w:rPr>
      </w:pPr>
      <w:ins w:id="278" w:author="Marlene Franke" w:date="2026-09-25T20:05:00Z" w16du:dateUtc="2026-09-26T00:05:00Z">
        <w:r w:rsidRPr="00207FAD">
          <w:rPr>
            <w:rFonts w:ascii="Times" w:hAnsi="Times"/>
          </w:rPr>
          <w:t xml:space="preserve">The appointment begins in </w:t>
        </w:r>
        <w:r w:rsidR="00204BCD" w:rsidRPr="00207FAD">
          <w:rPr>
            <w:rFonts w:ascii="Times" w:hAnsi="Times"/>
          </w:rPr>
          <w:t>August</w:t>
        </w:r>
        <w:r w:rsidRPr="00207FAD">
          <w:rPr>
            <w:rFonts w:ascii="Times" w:hAnsi="Times"/>
          </w:rPr>
          <w:t xml:space="preserve"> 2015. </w:t>
        </w:r>
      </w:ins>
    </w:p>
    <w:p w14:paraId="0A83BC13" w14:textId="77777777" w:rsidR="00664D13" w:rsidRPr="00207FAD" w:rsidRDefault="00664D13">
      <w:pPr>
        <w:rPr>
          <w:ins w:id="279" w:author="Marlene Franke" w:date="2026-09-25T20:05:00Z" w16du:dateUtc="2026-09-26T00:05:00Z"/>
          <w:rFonts w:ascii="Times" w:hAnsi="Times"/>
        </w:rPr>
      </w:pPr>
    </w:p>
    <w:p w14:paraId="7AD2CF29" w14:textId="77777777" w:rsidR="00382AAA" w:rsidRPr="00207FAD" w:rsidRDefault="00D169EC" w:rsidP="00382AAA">
      <w:pPr>
        <w:rPr>
          <w:ins w:id="280" w:author="Marlene Franke" w:date="2026-09-25T20:05:00Z" w16du:dateUtc="2026-09-26T00:05:00Z"/>
          <w:rFonts w:ascii="Times" w:hAnsi="Times"/>
        </w:rPr>
      </w:pPr>
      <w:ins w:id="281" w:author="Marlene Franke" w:date="2026-09-25T20:05:00Z" w16du:dateUtc="2026-09-26T00:05:00Z">
        <w:r w:rsidRPr="00207FAD">
          <w:rPr>
            <w:rFonts w:ascii="Times" w:hAnsi="Times"/>
          </w:rPr>
          <w:t>Send resume;</w:t>
        </w:r>
        <w:r w:rsidR="00AC667E" w:rsidRPr="00207FAD">
          <w:rPr>
            <w:rFonts w:ascii="Times" w:hAnsi="Times"/>
          </w:rPr>
          <w:t xml:space="preserve"> </w:t>
        </w:r>
        <w:r w:rsidR="00382AAA" w:rsidRPr="00207FAD">
          <w:rPr>
            <w:rFonts w:ascii="Times" w:hAnsi="Times"/>
          </w:rPr>
          <w:t>a statement outlining teaching philosophy and professional goals; names and contact information for three references; and any additional materials, including online links, that are related to teaching and professional productivity.</w:t>
        </w:r>
      </w:ins>
    </w:p>
    <w:p w14:paraId="046242D2" w14:textId="77777777" w:rsidR="00382AAA" w:rsidRPr="00207FAD" w:rsidRDefault="00382AAA" w:rsidP="00382AAA">
      <w:pPr>
        <w:rPr>
          <w:ins w:id="282" w:author="Marlene Franke" w:date="2026-09-25T20:05:00Z" w16du:dateUtc="2026-09-26T00:05:00Z"/>
          <w:rFonts w:ascii="Times" w:hAnsi="Times"/>
        </w:rPr>
      </w:pPr>
    </w:p>
    <w:p w14:paraId="48AA2D8F" w14:textId="77777777" w:rsidR="00382AAA" w:rsidRPr="00207FAD" w:rsidRDefault="00382AAA" w:rsidP="00382AAA">
      <w:pPr>
        <w:rPr>
          <w:ins w:id="283" w:author="Marlene Franke" w:date="2026-09-25T20:05:00Z" w16du:dateUtc="2026-09-26T00:05:00Z"/>
          <w:rFonts w:ascii="Times" w:hAnsi="Times"/>
        </w:rPr>
      </w:pPr>
      <w:ins w:id="284" w:author="Marlene Franke" w:date="2026-09-25T20:05:00Z" w16du:dateUtc="2026-09-26T00:05:00Z">
        <w:r w:rsidRPr="00207FAD">
          <w:rPr>
            <w:rFonts w:ascii="Times" w:hAnsi="Times"/>
          </w:rPr>
          <w:t xml:space="preserve">Applications and other materials can be submitted to </w:t>
        </w:r>
        <w:r>
          <w:fldChar w:fldCharType="begin"/>
        </w:r>
        <w:r>
          <w:instrText>HYPERLINK "mailto:jmcjobs@k-state.edu"</w:instrText>
        </w:r>
        <w:r>
          <w:fldChar w:fldCharType="separate"/>
        </w:r>
        <w:r w:rsidRPr="00207FAD">
          <w:rPr>
            <w:rStyle w:val="Hyperlink"/>
            <w:rFonts w:ascii="Times" w:hAnsi="Times"/>
          </w:rPr>
          <w:t>jmcjobs@k-state.edu</w:t>
        </w:r>
        <w:r>
          <w:fldChar w:fldCharType="end"/>
        </w:r>
        <w:r w:rsidRPr="00207FAD">
          <w:rPr>
            <w:rFonts w:ascii="Times" w:hAnsi="Times"/>
          </w:rPr>
          <w:t xml:space="preserve"> (PDF files preferred) or </w:t>
        </w:r>
        <w:r w:rsidR="001139C8" w:rsidRPr="00207FAD">
          <w:rPr>
            <w:rFonts w:ascii="Times" w:hAnsi="Times"/>
          </w:rPr>
          <w:t xml:space="preserve">mailed </w:t>
        </w:r>
        <w:r w:rsidRPr="00207FAD">
          <w:rPr>
            <w:rFonts w:ascii="Times" w:hAnsi="Times"/>
          </w:rPr>
          <w:t>to:</w:t>
        </w:r>
      </w:ins>
    </w:p>
    <w:p w14:paraId="43A2946D" w14:textId="77777777" w:rsidR="00382AAA" w:rsidRPr="00207FAD" w:rsidRDefault="00382AAA" w:rsidP="00382AAA">
      <w:pPr>
        <w:rPr>
          <w:ins w:id="285" w:author="Marlene Franke" w:date="2026-09-25T20:05:00Z" w16du:dateUtc="2026-09-26T00:05:00Z"/>
          <w:rFonts w:ascii="Times" w:hAnsi="Times"/>
        </w:rPr>
      </w:pPr>
    </w:p>
    <w:p w14:paraId="4F24EC65" w14:textId="77777777" w:rsidR="00382AAA" w:rsidRPr="00207FAD" w:rsidRDefault="002E4CEA" w:rsidP="00382AAA">
      <w:pPr>
        <w:rPr>
          <w:ins w:id="286" w:author="Marlene Franke" w:date="2026-09-25T20:05:00Z" w16du:dateUtc="2026-09-26T00:05:00Z"/>
          <w:rFonts w:ascii="Times" w:hAnsi="Times"/>
        </w:rPr>
      </w:pPr>
      <w:ins w:id="287" w:author="Marlene Franke" w:date="2026-09-25T20:05:00Z" w16du:dateUtc="2026-09-26T00:05:00Z">
        <w:r w:rsidRPr="00207FAD">
          <w:rPr>
            <w:rFonts w:ascii="Times" w:hAnsi="Times"/>
          </w:rPr>
          <w:t>Curtis B. Matthews</w:t>
        </w:r>
      </w:ins>
    </w:p>
    <w:p w14:paraId="568DAD84" w14:textId="0BE2F29E" w:rsidR="00382AAA" w:rsidRPr="00207FAD" w:rsidRDefault="00382AAA" w:rsidP="00382AAA">
      <w:pPr>
        <w:rPr>
          <w:ins w:id="288" w:author="Marlene Franke" w:date="2026-09-25T20:05:00Z" w16du:dateUtc="2026-09-26T00:05:00Z"/>
          <w:rFonts w:ascii="Times" w:hAnsi="Times"/>
        </w:rPr>
      </w:pPr>
      <w:ins w:id="289" w:author="Marlene Franke" w:date="2026-09-25T20:05:00Z" w16du:dateUtc="2026-09-26T00:05:00Z">
        <w:r w:rsidRPr="00207FAD">
          <w:rPr>
            <w:rFonts w:ascii="Times" w:hAnsi="Times"/>
          </w:rPr>
          <w:t xml:space="preserve">Chairperson, </w:t>
        </w:r>
        <w:r w:rsidR="00207FAD" w:rsidRPr="00207FAD">
          <w:rPr>
            <w:rFonts w:ascii="Times" w:hAnsi="Times"/>
          </w:rPr>
          <w:t>Public Relations and Advertising</w:t>
        </w:r>
        <w:r w:rsidRPr="00207FAD">
          <w:rPr>
            <w:rFonts w:ascii="Times" w:hAnsi="Times"/>
          </w:rPr>
          <w:t xml:space="preserve"> Search Committee</w:t>
        </w:r>
      </w:ins>
    </w:p>
    <w:p w14:paraId="14467E18" w14:textId="77777777" w:rsidR="00382AAA" w:rsidRPr="00207FAD" w:rsidRDefault="00382AAA" w:rsidP="00382AAA">
      <w:pPr>
        <w:rPr>
          <w:ins w:id="290" w:author="Marlene Franke" w:date="2026-09-25T20:05:00Z" w16du:dateUtc="2026-09-26T00:05:00Z"/>
          <w:rFonts w:ascii="Times" w:hAnsi="Times"/>
        </w:rPr>
      </w:pPr>
      <w:ins w:id="291" w:author="Marlene Franke" w:date="2026-09-25T20:05:00Z" w16du:dateUtc="2026-09-26T00:05:00Z">
        <w:r w:rsidRPr="00207FAD">
          <w:rPr>
            <w:rFonts w:ascii="Times" w:hAnsi="Times"/>
          </w:rPr>
          <w:t>A.Q. Miller School of Journalism and Mass Communications</w:t>
        </w:r>
      </w:ins>
    </w:p>
    <w:p w14:paraId="6F6009BA" w14:textId="77777777" w:rsidR="00382AAA" w:rsidRPr="00207FAD" w:rsidRDefault="00382AAA" w:rsidP="00382AAA">
      <w:pPr>
        <w:rPr>
          <w:ins w:id="292" w:author="Marlene Franke" w:date="2026-09-25T20:05:00Z" w16du:dateUtc="2026-09-26T00:05:00Z"/>
          <w:rFonts w:ascii="Times" w:hAnsi="Times"/>
        </w:rPr>
      </w:pPr>
      <w:ins w:id="293" w:author="Marlene Franke" w:date="2026-09-25T20:05:00Z" w16du:dateUtc="2026-09-26T00:05:00Z">
        <w:r w:rsidRPr="00207FAD">
          <w:rPr>
            <w:rFonts w:ascii="Times" w:hAnsi="Times"/>
          </w:rPr>
          <w:t>Kansas State University</w:t>
        </w:r>
        <w:r w:rsidRPr="00207FAD">
          <w:rPr>
            <w:rFonts w:ascii="Times" w:hAnsi="Times"/>
          </w:rPr>
          <w:br/>
          <w:t>105 Kedzie Hall</w:t>
        </w:r>
      </w:ins>
    </w:p>
    <w:p w14:paraId="52620873" w14:textId="77777777" w:rsidR="001139C8" w:rsidRPr="00207FAD" w:rsidRDefault="00382AAA" w:rsidP="00382AAA">
      <w:pPr>
        <w:rPr>
          <w:ins w:id="294" w:author="Marlene Franke" w:date="2026-09-25T20:05:00Z" w16du:dateUtc="2026-09-26T00:05:00Z"/>
          <w:rFonts w:ascii="Times" w:hAnsi="Times"/>
        </w:rPr>
      </w:pPr>
      <w:ins w:id="295" w:author="Marlene Franke" w:date="2026-09-25T20:05:00Z" w16du:dateUtc="2026-09-26T00:05:00Z">
        <w:r w:rsidRPr="00207FAD">
          <w:rPr>
            <w:rFonts w:ascii="Times" w:hAnsi="Times"/>
          </w:rPr>
          <w:t>Manhattan, KS 66506-1501</w:t>
        </w:r>
      </w:ins>
    </w:p>
    <w:p w14:paraId="15EB0291" w14:textId="77777777" w:rsidR="00AC667E" w:rsidRPr="00207FAD" w:rsidRDefault="002E4CEA" w:rsidP="00027442">
      <w:pPr>
        <w:rPr>
          <w:ins w:id="296" w:author="Marlene Franke" w:date="2026-09-25T20:05:00Z" w16du:dateUtc="2026-09-26T00:05:00Z"/>
          <w:rFonts w:ascii="Times" w:hAnsi="Times"/>
        </w:rPr>
      </w:pPr>
      <w:ins w:id="297" w:author="Marlene Franke" w:date="2026-09-25T20:05:00Z" w16du:dateUtc="2026-09-26T00:05:00Z">
        <w:r w:rsidRPr="00207FAD">
          <w:rPr>
            <w:rFonts w:ascii="Times" w:hAnsi="Times"/>
          </w:rPr>
          <w:t>cbmatthe</w:t>
        </w:r>
        <w:r w:rsidR="00027442" w:rsidRPr="00207FAD">
          <w:rPr>
            <w:rFonts w:ascii="Times" w:hAnsi="Times"/>
          </w:rPr>
          <w:t>@ksu.edu</w:t>
        </w:r>
      </w:ins>
    </w:p>
    <w:p w14:paraId="73CE1F88" w14:textId="77777777" w:rsidR="00DA4B46" w:rsidRPr="00207FAD" w:rsidRDefault="00DA4B46" w:rsidP="00751190">
      <w:pPr>
        <w:widowControl w:val="0"/>
        <w:autoSpaceDE w:val="0"/>
        <w:autoSpaceDN w:val="0"/>
        <w:adjustRightInd w:val="0"/>
        <w:spacing w:after="240"/>
        <w:rPr>
          <w:ins w:id="298" w:author="Marlene Franke" w:date="2026-09-25T20:05:00Z" w16du:dateUtc="2026-09-26T00:05:00Z"/>
          <w:rFonts w:ascii="Times" w:hAnsi="Times"/>
        </w:rPr>
      </w:pPr>
    </w:p>
    <w:p w14:paraId="459CA0B6" w14:textId="55393D3E" w:rsidR="00751190" w:rsidRPr="00207FAD" w:rsidRDefault="004D3415" w:rsidP="00751190">
      <w:pPr>
        <w:widowControl w:val="0"/>
        <w:autoSpaceDE w:val="0"/>
        <w:autoSpaceDN w:val="0"/>
        <w:adjustRightInd w:val="0"/>
        <w:spacing w:after="240"/>
        <w:rPr>
          <w:ins w:id="299" w:author="Marlene Franke" w:date="2026-09-25T20:05:00Z" w16du:dateUtc="2026-09-26T00:05:00Z"/>
          <w:rFonts w:ascii="Times" w:hAnsi="Times" w:cs="Helvetica"/>
        </w:rPr>
      </w:pPr>
      <w:ins w:id="300" w:author="Marlene Franke" w:date="2026-09-25T20:05:00Z" w16du:dateUtc="2026-09-26T00:05:00Z">
        <w:r w:rsidRPr="00207FAD">
          <w:rPr>
            <w:rFonts w:ascii="Times" w:hAnsi="Times"/>
          </w:rPr>
          <w:t>The Miller School: The program, wh</w:t>
        </w:r>
        <w:r w:rsidR="00AC667E" w:rsidRPr="00207FAD">
          <w:rPr>
            <w:rFonts w:ascii="Times" w:hAnsi="Times"/>
          </w:rPr>
          <w:t>ich began in 191</w:t>
        </w:r>
        <w:r w:rsidRPr="00207FAD">
          <w:rPr>
            <w:rFonts w:ascii="Times" w:hAnsi="Times"/>
          </w:rPr>
          <w:t xml:space="preserve">0, is one of the </w:t>
        </w:r>
        <w:r w:rsidR="00204BCD" w:rsidRPr="00207FAD">
          <w:rPr>
            <w:rFonts w:ascii="Times" w:hAnsi="Times"/>
          </w:rPr>
          <w:t>oldest</w:t>
        </w:r>
        <w:r w:rsidRPr="00207FAD">
          <w:rPr>
            <w:rFonts w:ascii="Times" w:hAnsi="Times"/>
          </w:rPr>
          <w:t xml:space="preserve"> programs of</w:t>
        </w:r>
        <w:r w:rsidR="00DA4B46" w:rsidRPr="00207FAD">
          <w:rPr>
            <w:rFonts w:ascii="Times" w:hAnsi="Times"/>
          </w:rPr>
          <w:t xml:space="preserve"> </w:t>
        </w:r>
        <w:r w:rsidR="00204BCD" w:rsidRPr="00207FAD">
          <w:rPr>
            <w:rFonts w:ascii="Times" w:hAnsi="Times"/>
          </w:rPr>
          <w:t>its</w:t>
        </w:r>
        <w:r w:rsidRPr="00207FAD">
          <w:rPr>
            <w:rFonts w:ascii="Times" w:hAnsi="Times"/>
          </w:rPr>
          <w:t xml:space="preserve"> type i</w:t>
        </w:r>
        <w:r w:rsidR="00146D31" w:rsidRPr="00207FAD">
          <w:rPr>
            <w:rFonts w:ascii="Times" w:hAnsi="Times"/>
          </w:rPr>
          <w:t>n the nation. The school has 625</w:t>
        </w:r>
        <w:r w:rsidR="00751190" w:rsidRPr="00207FAD">
          <w:rPr>
            <w:rFonts w:ascii="Times" w:hAnsi="Times"/>
          </w:rPr>
          <w:t xml:space="preserve"> students in three sequences — </w:t>
        </w:r>
        <w:r w:rsidRPr="00207FAD">
          <w:rPr>
            <w:rFonts w:ascii="Times" w:hAnsi="Times"/>
          </w:rPr>
          <w:t>Journalism and Digital Media, Pu</w:t>
        </w:r>
        <w:r w:rsidR="00AC667E" w:rsidRPr="00207FAD">
          <w:rPr>
            <w:rFonts w:ascii="Times" w:hAnsi="Times"/>
          </w:rPr>
          <w:t>blic Relations</w:t>
        </w:r>
        <w:r w:rsidR="00751190" w:rsidRPr="00207FAD">
          <w:rPr>
            <w:rFonts w:ascii="Times" w:hAnsi="Times"/>
          </w:rPr>
          <w:t xml:space="preserve"> and Advertising —</w:t>
        </w:r>
        <w:r w:rsidRPr="00207FAD">
          <w:rPr>
            <w:rFonts w:ascii="Times" w:hAnsi="Times"/>
          </w:rPr>
          <w:t xml:space="preserve"> and </w:t>
        </w:r>
        <w:r w:rsidR="006F2AC7" w:rsidRPr="00207FAD">
          <w:rPr>
            <w:rFonts w:ascii="Times" w:hAnsi="Times"/>
          </w:rPr>
          <w:t xml:space="preserve">35 students in </w:t>
        </w:r>
        <w:r w:rsidR="00DA4B46" w:rsidRPr="00207FAD">
          <w:rPr>
            <w:rFonts w:ascii="Times" w:hAnsi="Times"/>
          </w:rPr>
          <w:t xml:space="preserve">a master’s degree program. Award-winning student-operated media outlets on campus include </w:t>
        </w:r>
        <w:r w:rsidR="00DA4B46" w:rsidRPr="00207FAD">
          <w:rPr>
            <w:rFonts w:ascii="Times" w:hAnsi="Times"/>
            <w:iCs/>
          </w:rPr>
          <w:t>The Collegian,</w:t>
        </w:r>
        <w:r w:rsidR="004700B3" w:rsidRPr="00207FAD">
          <w:rPr>
            <w:rFonts w:ascii="Times" w:hAnsi="Times"/>
          </w:rPr>
          <w:t xml:space="preserve"> the ninth-</w:t>
        </w:r>
        <w:r w:rsidR="00DA4B46" w:rsidRPr="00207FAD">
          <w:rPr>
            <w:rFonts w:ascii="Times" w:hAnsi="Times"/>
          </w:rPr>
          <w:t>largest daily newspaper in the stat</w:t>
        </w:r>
        <w:r w:rsidR="006A230F" w:rsidRPr="00207FAD">
          <w:rPr>
            <w:rFonts w:ascii="Times" w:hAnsi="Times"/>
          </w:rPr>
          <w:t xml:space="preserve">e; </w:t>
        </w:r>
        <w:r w:rsidR="004700B3" w:rsidRPr="00207FAD">
          <w:rPr>
            <w:rFonts w:ascii="Times" w:hAnsi="Times"/>
          </w:rPr>
          <w:t>KSDB-FM, the state’s longest-</w:t>
        </w:r>
        <w:r w:rsidR="00DA4B46" w:rsidRPr="00207FAD">
          <w:rPr>
            <w:rFonts w:ascii="Times" w:hAnsi="Times"/>
          </w:rPr>
          <w:t>running FM radio</w:t>
        </w:r>
        <w:r w:rsidR="006A230F" w:rsidRPr="00207FAD">
          <w:rPr>
            <w:rFonts w:ascii="Times" w:hAnsi="Times"/>
          </w:rPr>
          <w:t xml:space="preserve"> station; </w:t>
        </w:r>
        <w:r w:rsidR="00DA4B46" w:rsidRPr="00207FAD">
          <w:rPr>
            <w:rFonts w:ascii="Times" w:hAnsi="Times"/>
          </w:rPr>
          <w:t xml:space="preserve">and KKSU-LP TV, a low-power television station serving the Manhattan community. </w:t>
        </w:r>
        <w:r w:rsidR="00751190" w:rsidRPr="00207FAD">
          <w:rPr>
            <w:rFonts w:ascii="Times" w:hAnsi="Times" w:cs="Helvetica"/>
          </w:rPr>
          <w:t>The School’s students also produce an annual magazine for alumni and friends of the School</w:t>
        </w:r>
        <w:r w:rsidR="00F22D64" w:rsidRPr="00207FAD">
          <w:rPr>
            <w:rFonts w:ascii="Times" w:hAnsi="Times" w:cs="Helvetica"/>
          </w:rPr>
          <w:t xml:space="preserve"> and ope</w:t>
        </w:r>
        <w:r w:rsidR="00A73053" w:rsidRPr="00207FAD">
          <w:rPr>
            <w:rFonts w:ascii="Times" w:hAnsi="Times" w:cs="Helvetica"/>
          </w:rPr>
          <w:t xml:space="preserve">rate the PR </w:t>
        </w:r>
        <w:r w:rsidR="009B6153" w:rsidRPr="00207FAD">
          <w:rPr>
            <w:rFonts w:ascii="Times" w:hAnsi="Times" w:cs="Helvetica"/>
          </w:rPr>
          <w:t>agency</w:t>
        </w:r>
        <w:r w:rsidR="00A73053" w:rsidRPr="00207FAD">
          <w:rPr>
            <w:rFonts w:ascii="Times" w:hAnsi="Times" w:cs="Helvetica"/>
          </w:rPr>
          <w:t>, Take Flight</w:t>
        </w:r>
        <w:r w:rsidR="00751190" w:rsidRPr="00207FAD">
          <w:rPr>
            <w:rFonts w:ascii="Times" w:hAnsi="Times" w:cs="Helvetica"/>
          </w:rPr>
          <w:t>. The School is accredited by The Accrediting Council on Education in Journalism and Mass Communication</w:t>
        </w:r>
        <w:r w:rsidR="00DA6DAB" w:rsidRPr="00207FAD">
          <w:rPr>
            <w:rFonts w:ascii="Times" w:hAnsi="Times" w:cs="Helvetica"/>
          </w:rPr>
          <w:t>s</w:t>
        </w:r>
        <w:r w:rsidR="00751190" w:rsidRPr="00207FAD">
          <w:rPr>
            <w:rFonts w:ascii="Times" w:hAnsi="Times" w:cs="Helvetica"/>
          </w:rPr>
          <w:t>. </w:t>
        </w:r>
      </w:ins>
    </w:p>
    <w:p w14:paraId="24CE4D25" w14:textId="77777777" w:rsidR="004D3415" w:rsidRPr="00207FAD" w:rsidRDefault="004D3415">
      <w:pPr>
        <w:rPr>
          <w:ins w:id="301" w:author="Marlene Franke" w:date="2026-09-25T20:05:00Z" w16du:dateUtc="2026-09-26T00:05:00Z"/>
          <w:rFonts w:ascii="Times" w:hAnsi="Times"/>
        </w:rPr>
      </w:pPr>
      <w:ins w:id="302" w:author="Marlene Franke" w:date="2026-09-25T20:05:00Z" w16du:dateUtc="2026-09-26T00:05:00Z">
        <w:r w:rsidRPr="00207FAD">
          <w:rPr>
            <w:rFonts w:ascii="Times" w:hAnsi="Times"/>
          </w:rPr>
          <w:t xml:space="preserve">See the Miller School’s </w:t>
        </w:r>
        <w:r w:rsidR="00811C83" w:rsidRPr="00207FAD">
          <w:rPr>
            <w:rFonts w:ascii="Times" w:hAnsi="Times"/>
          </w:rPr>
          <w:t>web</w:t>
        </w:r>
        <w:r w:rsidRPr="00207FAD">
          <w:rPr>
            <w:rFonts w:ascii="Times" w:hAnsi="Times"/>
          </w:rPr>
          <w:t xml:space="preserve">site at </w:t>
        </w:r>
        <w:r w:rsidRPr="00207FAD">
          <w:rPr>
            <w:rFonts w:ascii="Times" w:hAnsi="Times"/>
            <w:u w:val="single"/>
          </w:rPr>
          <w:t>jmc.ksu.edu</w:t>
        </w:r>
        <w:r w:rsidRPr="00207FAD">
          <w:rPr>
            <w:rFonts w:ascii="Times" w:hAnsi="Times"/>
          </w:rPr>
          <w:t xml:space="preserve"> for more information.</w:t>
        </w:r>
      </w:ins>
    </w:p>
    <w:p w14:paraId="197254EB" w14:textId="77777777" w:rsidR="004D3415" w:rsidRPr="00207FAD" w:rsidRDefault="004D3415">
      <w:pPr>
        <w:rPr>
          <w:ins w:id="303" w:author="Marlene Franke" w:date="2026-09-25T20:05:00Z" w16du:dateUtc="2026-09-26T00:05:00Z"/>
          <w:rFonts w:ascii="Times" w:hAnsi="Times"/>
        </w:rPr>
      </w:pPr>
    </w:p>
    <w:p w14:paraId="523071FE" w14:textId="77777777" w:rsidR="002A23CD" w:rsidRPr="00207FAD" w:rsidRDefault="005E780E">
      <w:pPr>
        <w:rPr>
          <w:ins w:id="304" w:author="Marlene Franke" w:date="2026-09-25T20:05:00Z" w16du:dateUtc="2026-09-26T00:05:00Z"/>
          <w:rFonts w:ascii="Times" w:hAnsi="Times"/>
        </w:rPr>
      </w:pPr>
      <w:ins w:id="305" w:author="Marlene Franke" w:date="2026-09-25T20:05:00Z" w16du:dateUtc="2026-09-26T00:05:00Z">
        <w:r w:rsidRPr="00207FAD">
          <w:rPr>
            <w:rFonts w:ascii="Times" w:hAnsi="Times"/>
          </w:rPr>
          <w:t>Kansas State University</w:t>
        </w:r>
        <w:r w:rsidR="004D3415" w:rsidRPr="00207FAD">
          <w:rPr>
            <w:rFonts w:ascii="Times" w:hAnsi="Times"/>
          </w:rPr>
          <w:t xml:space="preserve">: </w:t>
        </w:r>
        <w:r w:rsidRPr="00207FAD">
          <w:rPr>
            <w:rFonts w:ascii="Times" w:hAnsi="Times"/>
          </w:rPr>
          <w:t>The u</w:t>
        </w:r>
        <w:r w:rsidR="00B0628D" w:rsidRPr="00207FAD">
          <w:rPr>
            <w:rFonts w:ascii="Times" w:hAnsi="Times"/>
          </w:rPr>
          <w:t>niversity was founded in 1863</w:t>
        </w:r>
        <w:r w:rsidR="004D3415" w:rsidRPr="00207FAD">
          <w:rPr>
            <w:rFonts w:ascii="Times" w:hAnsi="Times"/>
          </w:rPr>
          <w:t xml:space="preserve"> </w:t>
        </w:r>
        <w:r w:rsidR="00B0628D" w:rsidRPr="00207FAD">
          <w:rPr>
            <w:rFonts w:ascii="Times" w:hAnsi="Times"/>
          </w:rPr>
          <w:t xml:space="preserve">as </w:t>
        </w:r>
        <w:r w:rsidR="004D3415" w:rsidRPr="00207FAD">
          <w:rPr>
            <w:rFonts w:ascii="Times" w:hAnsi="Times"/>
          </w:rPr>
          <w:t>one of the first lan</w:t>
        </w:r>
        <w:r w:rsidR="00811C83" w:rsidRPr="00207FAD">
          <w:rPr>
            <w:rFonts w:ascii="Times" w:hAnsi="Times"/>
          </w:rPr>
          <w:t>d-grant universities</w:t>
        </w:r>
        <w:r w:rsidRPr="00207FAD">
          <w:rPr>
            <w:rFonts w:ascii="Times" w:hAnsi="Times"/>
          </w:rPr>
          <w:t>.</w:t>
        </w:r>
        <w:r w:rsidR="00811C83" w:rsidRPr="00207FAD">
          <w:rPr>
            <w:rFonts w:ascii="Times" w:hAnsi="Times"/>
          </w:rPr>
          <w:t xml:space="preserve"> </w:t>
        </w:r>
        <w:r w:rsidR="00A73053" w:rsidRPr="00207FAD">
          <w:rPr>
            <w:rFonts w:ascii="Times" w:hAnsi="Times"/>
          </w:rPr>
          <w:t>K-State</w:t>
        </w:r>
        <w:r w:rsidR="00811C83" w:rsidRPr="00207FAD">
          <w:rPr>
            <w:rFonts w:ascii="Times" w:hAnsi="Times"/>
          </w:rPr>
          <w:t xml:space="preserve"> is locat</w:t>
        </w:r>
        <w:r w:rsidR="004D3415" w:rsidRPr="00207FAD">
          <w:rPr>
            <w:rFonts w:ascii="Times" w:hAnsi="Times"/>
          </w:rPr>
          <w:t xml:space="preserve">ed in Manhattan, Kansas, about 120 miles west of </w:t>
        </w:r>
        <w:r w:rsidR="002A23CD" w:rsidRPr="00207FAD">
          <w:rPr>
            <w:rFonts w:ascii="Times" w:hAnsi="Times"/>
          </w:rPr>
          <w:t xml:space="preserve">Kansas City. </w:t>
        </w:r>
        <w:r w:rsidR="00B0628D" w:rsidRPr="00207FAD">
          <w:rPr>
            <w:rFonts w:ascii="Times" w:hAnsi="Times"/>
          </w:rPr>
          <w:t xml:space="preserve">The student population totals </w:t>
        </w:r>
        <w:r w:rsidR="00AC667E" w:rsidRPr="00207FAD">
          <w:rPr>
            <w:rFonts w:ascii="Times" w:hAnsi="Times"/>
          </w:rPr>
          <w:t xml:space="preserve">nearly </w:t>
        </w:r>
        <w:r w:rsidR="00AD3E93" w:rsidRPr="00207FAD">
          <w:rPr>
            <w:rFonts w:ascii="Times" w:hAnsi="Times"/>
          </w:rPr>
          <w:t>25,0</w:t>
        </w:r>
        <w:r w:rsidR="00B0628D" w:rsidRPr="00207FAD">
          <w:rPr>
            <w:rFonts w:ascii="Times" w:hAnsi="Times"/>
          </w:rPr>
          <w:t>00</w:t>
        </w:r>
        <w:r w:rsidR="002A23CD" w:rsidRPr="00207FAD">
          <w:rPr>
            <w:rFonts w:ascii="Times" w:hAnsi="Times"/>
          </w:rPr>
          <w:t xml:space="preserve">. K-State is the first in </w:t>
        </w:r>
        <w:r w:rsidR="00204BCD" w:rsidRPr="00207FAD">
          <w:rPr>
            <w:rFonts w:ascii="Times" w:hAnsi="Times"/>
          </w:rPr>
          <w:t>the</w:t>
        </w:r>
        <w:r w:rsidR="002A23CD" w:rsidRPr="00207FAD">
          <w:rPr>
            <w:rFonts w:ascii="Times" w:hAnsi="Times"/>
          </w:rPr>
          <w:t xml:space="preserve"> nation among state-supported schools in Rhodes, Truman, Marshall and Goldwater scholarships. The </w:t>
        </w:r>
        <w:r w:rsidR="00204BCD" w:rsidRPr="00207FAD">
          <w:rPr>
            <w:rFonts w:ascii="Times" w:hAnsi="Times"/>
          </w:rPr>
          <w:t>university’s</w:t>
        </w:r>
        <w:r w:rsidR="002A23CD" w:rsidRPr="00207FAD">
          <w:rPr>
            <w:rFonts w:ascii="Times" w:hAnsi="Times"/>
          </w:rPr>
          <w:t xml:space="preserve"> </w:t>
        </w:r>
        <w:r w:rsidR="00204BCD" w:rsidRPr="00207FAD">
          <w:rPr>
            <w:rFonts w:ascii="Times" w:hAnsi="Times"/>
          </w:rPr>
          <w:t>athletic</w:t>
        </w:r>
        <w:r w:rsidR="002A23CD" w:rsidRPr="00207FAD">
          <w:rPr>
            <w:rFonts w:ascii="Times" w:hAnsi="Times"/>
          </w:rPr>
          <w:t xml:space="preserve"> teams compete in the Big 12 Conference.</w:t>
        </w:r>
      </w:ins>
    </w:p>
    <w:p w14:paraId="27920713" w14:textId="77777777" w:rsidR="002A23CD" w:rsidRPr="00207FAD" w:rsidRDefault="002A23CD">
      <w:pPr>
        <w:rPr>
          <w:ins w:id="306" w:author="Marlene Franke" w:date="2026-09-25T20:05:00Z" w16du:dateUtc="2026-09-26T00:05:00Z"/>
          <w:rFonts w:ascii="Times" w:hAnsi="Times"/>
        </w:rPr>
      </w:pPr>
    </w:p>
    <w:p w14:paraId="282629AA" w14:textId="77777777" w:rsidR="002A23CD" w:rsidRPr="00207FAD" w:rsidRDefault="002A23CD">
      <w:pPr>
        <w:rPr>
          <w:ins w:id="307" w:author="Marlene Franke" w:date="2026-09-25T20:05:00Z" w16du:dateUtc="2026-09-26T00:05:00Z"/>
          <w:rFonts w:ascii="Times" w:hAnsi="Times"/>
        </w:rPr>
      </w:pPr>
      <w:ins w:id="308" w:author="Marlene Franke" w:date="2026-09-25T20:05:00Z" w16du:dateUtc="2026-09-26T00:05:00Z">
        <w:r w:rsidRPr="00207FAD">
          <w:rPr>
            <w:rFonts w:ascii="Times" w:hAnsi="Times"/>
          </w:rPr>
          <w:t xml:space="preserve">See </w:t>
        </w:r>
        <w:r w:rsidR="00811C83" w:rsidRPr="00207FAD">
          <w:rPr>
            <w:rFonts w:ascii="Times" w:hAnsi="Times"/>
          </w:rPr>
          <w:t>the Kansas State University web</w:t>
        </w:r>
        <w:r w:rsidRPr="00207FAD">
          <w:rPr>
            <w:rFonts w:ascii="Times" w:hAnsi="Times"/>
          </w:rPr>
          <w:t xml:space="preserve">site at </w:t>
        </w:r>
        <w:r w:rsidRPr="00207FAD">
          <w:rPr>
            <w:rFonts w:ascii="Times" w:hAnsi="Times"/>
            <w:u w:val="single"/>
          </w:rPr>
          <w:t>www.ksu.edu</w:t>
        </w:r>
        <w:r w:rsidRPr="00207FAD">
          <w:rPr>
            <w:rFonts w:ascii="Times" w:hAnsi="Times"/>
          </w:rPr>
          <w:t xml:space="preserve"> for more information.</w:t>
        </w:r>
      </w:ins>
    </w:p>
    <w:p w14:paraId="5B19165A" w14:textId="77777777" w:rsidR="002A23CD" w:rsidRPr="00207FAD" w:rsidRDefault="002A23CD">
      <w:pPr>
        <w:rPr>
          <w:ins w:id="309" w:author="Marlene Franke" w:date="2026-09-25T20:05:00Z" w16du:dateUtc="2026-09-26T00:05:00Z"/>
          <w:rFonts w:ascii="Times" w:hAnsi="Times"/>
        </w:rPr>
      </w:pPr>
    </w:p>
    <w:p w14:paraId="6C7B725A" w14:textId="77777777" w:rsidR="002A23CD" w:rsidRPr="00207FAD" w:rsidRDefault="001536BE">
      <w:pPr>
        <w:rPr>
          <w:ins w:id="310" w:author="Marlene Franke" w:date="2026-09-25T20:05:00Z" w16du:dateUtc="2026-09-26T00:05:00Z"/>
          <w:rFonts w:ascii="Times" w:hAnsi="Times"/>
        </w:rPr>
      </w:pPr>
      <w:ins w:id="311" w:author="Marlene Franke" w:date="2026-09-25T20:05:00Z" w16du:dateUtc="2026-09-26T00:05:00Z">
        <w:r w:rsidRPr="00207FAD">
          <w:rPr>
            <w:rFonts w:ascii="Times" w:hAnsi="Times"/>
          </w:rPr>
          <w:t>Manhattan</w:t>
        </w:r>
        <w:r w:rsidR="002A23CD" w:rsidRPr="00207FAD">
          <w:rPr>
            <w:rFonts w:ascii="Times" w:hAnsi="Times"/>
          </w:rPr>
          <w:t xml:space="preserve">: </w:t>
        </w:r>
        <w:r w:rsidRPr="00207FAD">
          <w:rPr>
            <w:rFonts w:ascii="Times" w:hAnsi="Times"/>
          </w:rPr>
          <w:t>The city</w:t>
        </w:r>
        <w:r w:rsidR="002A23CD" w:rsidRPr="00207FAD">
          <w:rPr>
            <w:rFonts w:ascii="Times" w:hAnsi="Times"/>
          </w:rPr>
          <w:t xml:space="preserve"> has a permanent population of </w:t>
        </w:r>
        <w:r w:rsidR="00B0628D" w:rsidRPr="00207FAD">
          <w:rPr>
            <w:rFonts w:ascii="Times" w:hAnsi="Times"/>
          </w:rPr>
          <w:t>more than</w:t>
        </w:r>
        <w:r w:rsidR="002A23CD" w:rsidRPr="00207FAD">
          <w:rPr>
            <w:rFonts w:ascii="Times" w:hAnsi="Times"/>
          </w:rPr>
          <w:t xml:space="preserve"> 56,000. </w:t>
        </w:r>
        <w:r w:rsidR="00A73053" w:rsidRPr="00207FAD">
          <w:rPr>
            <w:rFonts w:ascii="Times" w:hAnsi="Times"/>
          </w:rPr>
          <w:t>Manhattan</w:t>
        </w:r>
        <w:r w:rsidR="002A23CD" w:rsidRPr="00207FAD">
          <w:rPr>
            <w:rFonts w:ascii="Times" w:hAnsi="Times"/>
          </w:rPr>
          <w:t xml:space="preserve"> is the county seat </w:t>
        </w:r>
        <w:r w:rsidRPr="00207FAD">
          <w:rPr>
            <w:rFonts w:ascii="Times" w:hAnsi="Times"/>
          </w:rPr>
          <w:t>for Riley County and the retail center for a three-co</w:t>
        </w:r>
        <w:r w:rsidR="002A23CD" w:rsidRPr="00207FAD">
          <w:rPr>
            <w:rFonts w:ascii="Times" w:hAnsi="Times"/>
          </w:rPr>
          <w:t xml:space="preserve">unty region. </w:t>
        </w:r>
        <w:r w:rsidR="00AC667E" w:rsidRPr="00207FAD">
          <w:rPr>
            <w:rFonts w:ascii="Times" w:hAnsi="Times"/>
          </w:rPr>
          <w:t xml:space="preserve">Manhattan will be the site of the new </w:t>
        </w:r>
        <w:r w:rsidR="00110956" w:rsidRPr="00207FAD">
          <w:rPr>
            <w:rFonts w:ascii="Times" w:hAnsi="Times"/>
          </w:rPr>
          <w:t xml:space="preserve">federal </w:t>
        </w:r>
        <w:r w:rsidR="00AC667E" w:rsidRPr="00207FAD">
          <w:rPr>
            <w:rFonts w:ascii="Times" w:hAnsi="Times"/>
          </w:rPr>
          <w:t>National Bio and Agro-Defense Facility, a state-of-the-art biocontainment facility for the study of foreign animal, emerging and zoonotic diseases that threaten the U.S. animal agriculture and public health</w:t>
        </w:r>
        <w:r w:rsidR="00E56F36" w:rsidRPr="00207FAD">
          <w:rPr>
            <w:rFonts w:ascii="Times" w:hAnsi="Times"/>
          </w:rPr>
          <w:t xml:space="preserve">. </w:t>
        </w:r>
        <w:r w:rsidR="002A23CD" w:rsidRPr="00207FAD">
          <w:rPr>
            <w:rFonts w:ascii="Times" w:hAnsi="Times"/>
          </w:rPr>
          <w:t xml:space="preserve">Manhattan is in the middle </w:t>
        </w:r>
        <w:r w:rsidRPr="00207FAD">
          <w:rPr>
            <w:rFonts w:ascii="Times" w:hAnsi="Times"/>
          </w:rPr>
          <w:t>of the scenic Flint Hills of north</w:t>
        </w:r>
        <w:r w:rsidR="004375EC" w:rsidRPr="00207FAD">
          <w:rPr>
            <w:rFonts w:ascii="Times" w:hAnsi="Times"/>
          </w:rPr>
          <w:t xml:space="preserve"> </w:t>
        </w:r>
        <w:r w:rsidR="002A23CD" w:rsidRPr="00207FAD">
          <w:rPr>
            <w:rFonts w:ascii="Times" w:hAnsi="Times"/>
          </w:rPr>
          <w:t xml:space="preserve">central Kansas. </w:t>
        </w:r>
        <w:r w:rsidR="00B0628D" w:rsidRPr="00207FAD">
          <w:rPr>
            <w:rFonts w:ascii="Times" w:hAnsi="Times"/>
          </w:rPr>
          <w:t>The city boosts a remarkably</w:t>
        </w:r>
        <w:r w:rsidR="00204BCD" w:rsidRPr="00207FAD">
          <w:rPr>
            <w:rFonts w:ascii="Times" w:hAnsi="Times"/>
          </w:rPr>
          <w:t xml:space="preserve"> high quality of life, including a variety of arts programs, an abundance of par</w:t>
        </w:r>
        <w:r w:rsidRPr="00207FAD">
          <w:rPr>
            <w:rFonts w:ascii="Times" w:hAnsi="Times"/>
          </w:rPr>
          <w:t>k</w:t>
        </w:r>
        <w:r w:rsidR="00204BCD" w:rsidRPr="00207FAD">
          <w:rPr>
            <w:rFonts w:ascii="Times" w:hAnsi="Times"/>
          </w:rPr>
          <w:t xml:space="preserve">s, many sports and recreation facilities, shopping opportunities and the KSU-focused Aggieville business district. The public school system is considered one of the best in </w:t>
        </w:r>
        <w:r w:rsidRPr="00207FAD">
          <w:rPr>
            <w:rFonts w:ascii="Times" w:hAnsi="Times"/>
          </w:rPr>
          <w:t>a</w:t>
        </w:r>
        <w:r w:rsidR="00204BCD" w:rsidRPr="00207FAD">
          <w:rPr>
            <w:rFonts w:ascii="Times" w:hAnsi="Times"/>
          </w:rPr>
          <w:t xml:space="preserve"> state that puts a premium on public education. </w:t>
        </w:r>
        <w:r w:rsidR="002A23CD" w:rsidRPr="00207FAD">
          <w:rPr>
            <w:rFonts w:ascii="Times" w:hAnsi="Times"/>
          </w:rPr>
          <w:t xml:space="preserve">The cost of living is considered very </w:t>
        </w:r>
        <w:r w:rsidR="00204BCD" w:rsidRPr="00207FAD">
          <w:rPr>
            <w:rFonts w:ascii="Times" w:hAnsi="Times"/>
          </w:rPr>
          <w:t>reasonable</w:t>
        </w:r>
        <w:r w:rsidR="002A23CD" w:rsidRPr="00207FAD">
          <w:rPr>
            <w:rFonts w:ascii="Times" w:hAnsi="Times"/>
          </w:rPr>
          <w:t>.</w:t>
        </w:r>
      </w:ins>
    </w:p>
    <w:p w14:paraId="56DEE9F8" w14:textId="77777777" w:rsidR="002A23CD" w:rsidRPr="00207FAD" w:rsidRDefault="002A23CD">
      <w:pPr>
        <w:rPr>
          <w:ins w:id="312" w:author="Marlene Franke" w:date="2026-09-25T20:05:00Z" w16du:dateUtc="2026-09-26T00:05:00Z"/>
          <w:rFonts w:ascii="Times" w:hAnsi="Times"/>
        </w:rPr>
      </w:pPr>
    </w:p>
    <w:p w14:paraId="40C2B1ED" w14:textId="77777777" w:rsidR="002A23CD" w:rsidRPr="00207FAD" w:rsidRDefault="00811C83">
      <w:pPr>
        <w:rPr>
          <w:ins w:id="313" w:author="Marlene Franke" w:date="2026-09-25T20:05:00Z" w16du:dateUtc="2026-09-26T00:05:00Z"/>
          <w:rFonts w:ascii="Times" w:hAnsi="Times"/>
        </w:rPr>
      </w:pPr>
      <w:ins w:id="314" w:author="Marlene Franke" w:date="2026-09-25T20:05:00Z" w16du:dateUtc="2026-09-26T00:05:00Z">
        <w:r w:rsidRPr="00207FAD">
          <w:rPr>
            <w:rFonts w:ascii="Times" w:hAnsi="Times"/>
          </w:rPr>
          <w:t>See web</w:t>
        </w:r>
        <w:r w:rsidR="002A23CD" w:rsidRPr="00207FAD">
          <w:rPr>
            <w:rFonts w:ascii="Times" w:hAnsi="Times"/>
          </w:rPr>
          <w:t xml:space="preserve">sites at </w:t>
        </w:r>
        <w:r w:rsidR="002A23CD" w:rsidRPr="00207FAD">
          <w:rPr>
            <w:rFonts w:ascii="Times" w:hAnsi="Times"/>
            <w:u w:val="single"/>
          </w:rPr>
          <w:t>www.manhattan.org</w:t>
        </w:r>
        <w:r w:rsidR="002A23CD" w:rsidRPr="00207FAD">
          <w:rPr>
            <w:rFonts w:ascii="Times" w:hAnsi="Times"/>
          </w:rPr>
          <w:t xml:space="preserve"> and at </w:t>
        </w:r>
        <w:r w:rsidR="002A23CD" w:rsidRPr="00207FAD">
          <w:rPr>
            <w:rFonts w:ascii="Times" w:hAnsi="Times"/>
            <w:u w:val="single"/>
          </w:rPr>
          <w:t>www.themercury.com</w:t>
        </w:r>
        <w:r w:rsidRPr="00207FAD">
          <w:rPr>
            <w:rFonts w:ascii="Times" w:hAnsi="Times"/>
            <w:u w:val="single"/>
          </w:rPr>
          <w:t>/Community</w:t>
        </w:r>
        <w:r w:rsidR="002A23CD" w:rsidRPr="00207FAD">
          <w:rPr>
            <w:rFonts w:ascii="Times" w:hAnsi="Times"/>
          </w:rPr>
          <w:t xml:space="preserve"> for more information</w:t>
        </w:r>
        <w:r w:rsidR="00E61D18" w:rsidRPr="00207FAD">
          <w:rPr>
            <w:rFonts w:ascii="Times" w:hAnsi="Times"/>
          </w:rPr>
          <w:t>.</w:t>
        </w:r>
      </w:ins>
    </w:p>
    <w:p w14:paraId="08309AFB" w14:textId="77777777" w:rsidR="002A23CD" w:rsidRPr="00207FAD" w:rsidRDefault="002A23CD">
      <w:pPr>
        <w:rPr>
          <w:ins w:id="315" w:author="Marlene Franke" w:date="2026-09-25T20:05:00Z" w16du:dateUtc="2026-09-26T00:05:00Z"/>
          <w:rFonts w:ascii="Times" w:hAnsi="Times"/>
        </w:rPr>
      </w:pPr>
    </w:p>
    <w:p w14:paraId="4BB64668" w14:textId="77777777" w:rsidR="00E61D18" w:rsidRPr="00207FAD" w:rsidRDefault="00AE7CBB" w:rsidP="00E61D18">
      <w:pPr>
        <w:rPr>
          <w:ins w:id="316" w:author="Marlene Franke" w:date="2026-09-25T20:05:00Z" w16du:dateUtc="2026-09-26T00:05:00Z"/>
          <w:rFonts w:ascii="Times" w:hAnsi="Times"/>
        </w:rPr>
      </w:pPr>
      <w:ins w:id="317" w:author="Marlene Franke" w:date="2026-09-25T20:05:00Z" w16du:dateUtc="2026-09-26T00:05:00Z">
        <w:r w:rsidRPr="00207FAD">
          <w:rPr>
            <w:rFonts w:ascii="Times" w:hAnsi="Times"/>
          </w:rPr>
          <w:t>Kansas State University is an Equal Opportunity E</w:t>
        </w:r>
        <w:r w:rsidR="00E61D18" w:rsidRPr="00207FAD">
          <w:rPr>
            <w:rFonts w:ascii="Times" w:hAnsi="Times"/>
          </w:rPr>
          <w:t>mployer of individuals with disabilities and protected veterans and actively seeks di</w:t>
        </w:r>
        <w:r w:rsidR="00DF7520" w:rsidRPr="00207FAD">
          <w:rPr>
            <w:rFonts w:ascii="Times" w:hAnsi="Times"/>
          </w:rPr>
          <w:t xml:space="preserve">versity among its employees. </w:t>
        </w:r>
        <w:r w:rsidR="00E61D18" w:rsidRPr="00207FAD">
          <w:rPr>
            <w:rFonts w:ascii="Times" w:hAnsi="Times"/>
          </w:rPr>
          <w:t>A background check is required.</w:t>
        </w:r>
      </w:ins>
    </w:p>
    <w:p w14:paraId="2AB7D89A" w14:textId="77777777" w:rsidR="00E61D18" w:rsidRDefault="00E61D18" w:rsidP="00E61D18">
      <w:pPr>
        <w:rPr>
          <w:ins w:id="318" w:author="Marlene Franke" w:date="2026-09-25T20:05:00Z" w16du:dateUtc="2026-09-26T00:05:00Z"/>
          <w:rFonts w:ascii="Times" w:hAnsi="Times"/>
        </w:rPr>
      </w:pPr>
    </w:p>
    <w:p w14:paraId="356EC120" w14:textId="77777777" w:rsidR="00466623" w:rsidRDefault="00466623" w:rsidP="00E61D18">
      <w:pPr>
        <w:rPr>
          <w:ins w:id="319" w:author="Marlene Franke" w:date="2026-09-25T20:05:00Z" w16du:dateUtc="2026-09-26T00:05:00Z"/>
          <w:rFonts w:ascii="Times" w:hAnsi="Times"/>
        </w:rPr>
      </w:pPr>
    </w:p>
    <w:p w14:paraId="74F3B0B4" w14:textId="77777777" w:rsidR="00466623" w:rsidRDefault="00466623" w:rsidP="00E61D18">
      <w:pPr>
        <w:rPr>
          <w:ins w:id="320" w:author="Marlene Franke" w:date="2026-09-25T20:05:00Z" w16du:dateUtc="2026-09-26T00:05:00Z"/>
          <w:rFonts w:ascii="Times" w:hAnsi="Times"/>
        </w:rPr>
      </w:pPr>
    </w:p>
    <w:p w14:paraId="43CEDF8D" w14:textId="77777777" w:rsidR="00466623" w:rsidRDefault="00466623" w:rsidP="00E61D18">
      <w:pPr>
        <w:rPr>
          <w:ins w:id="321" w:author="Marlene Franke" w:date="2026-09-25T20:05:00Z" w16du:dateUtc="2026-09-26T00:05:00Z"/>
          <w:rFonts w:ascii="Times" w:hAnsi="Times"/>
        </w:rPr>
      </w:pPr>
    </w:p>
    <w:p w14:paraId="72630F4B" w14:textId="77777777" w:rsidR="00466623" w:rsidRDefault="00466623" w:rsidP="00E61D18">
      <w:pPr>
        <w:rPr>
          <w:ins w:id="322" w:author="Marlene Franke" w:date="2026-09-25T20:05:00Z" w16du:dateUtc="2026-09-26T00:05:00Z"/>
          <w:rFonts w:ascii="Times" w:hAnsi="Times"/>
        </w:rPr>
      </w:pPr>
    </w:p>
    <w:p w14:paraId="5D4E9FBD" w14:textId="77777777" w:rsidR="00466623" w:rsidRDefault="00466623" w:rsidP="00E61D18">
      <w:pPr>
        <w:rPr>
          <w:ins w:id="323" w:author="Marlene Franke" w:date="2026-09-25T20:05:00Z" w16du:dateUtc="2026-09-26T00:05:00Z"/>
          <w:rFonts w:ascii="Times" w:hAnsi="Times"/>
        </w:rPr>
      </w:pPr>
    </w:p>
    <w:p w14:paraId="2C52FA4A" w14:textId="77777777" w:rsidR="00466623" w:rsidRDefault="00466623" w:rsidP="00E61D18">
      <w:pPr>
        <w:rPr>
          <w:ins w:id="324" w:author="Marlene Franke" w:date="2026-09-25T20:05:00Z" w16du:dateUtc="2026-09-26T00:05:00Z"/>
          <w:rFonts w:ascii="Times" w:hAnsi="Times"/>
        </w:rPr>
      </w:pPr>
    </w:p>
    <w:p w14:paraId="0658C08E" w14:textId="77777777" w:rsidR="00466623" w:rsidRDefault="00466623" w:rsidP="00E61D18">
      <w:pPr>
        <w:rPr>
          <w:ins w:id="325" w:author="Marlene Franke" w:date="2026-09-25T20:05:00Z" w16du:dateUtc="2026-09-26T00:05:00Z"/>
          <w:rFonts w:ascii="Times" w:hAnsi="Times"/>
        </w:rPr>
      </w:pPr>
    </w:p>
    <w:p w14:paraId="15DFA8A2" w14:textId="77777777" w:rsidR="00466623" w:rsidRDefault="00466623" w:rsidP="00E61D18">
      <w:pPr>
        <w:rPr>
          <w:ins w:id="326" w:author="Marlene Franke" w:date="2026-09-25T20:05:00Z" w16du:dateUtc="2026-09-26T00:05:00Z"/>
          <w:rFonts w:ascii="Times" w:hAnsi="Times"/>
        </w:rPr>
      </w:pPr>
    </w:p>
    <w:p w14:paraId="4055064C" w14:textId="77777777" w:rsidR="00466623" w:rsidRDefault="00466623" w:rsidP="00E61D18">
      <w:pPr>
        <w:rPr>
          <w:ins w:id="327" w:author="Marlene Franke" w:date="2026-09-25T20:05:00Z" w16du:dateUtc="2026-09-26T00:05:00Z"/>
          <w:rFonts w:ascii="Times" w:hAnsi="Times"/>
        </w:rPr>
      </w:pPr>
    </w:p>
    <w:p w14:paraId="18DF7B56" w14:textId="77777777" w:rsidR="00466623" w:rsidRDefault="00466623" w:rsidP="00E61D18">
      <w:pPr>
        <w:rPr>
          <w:ins w:id="328" w:author="Marlene Franke" w:date="2026-09-25T20:05:00Z" w16du:dateUtc="2026-09-26T00:05:00Z"/>
          <w:rFonts w:ascii="Times" w:hAnsi="Times"/>
        </w:rPr>
      </w:pPr>
    </w:p>
    <w:p w14:paraId="508B5108" w14:textId="77777777" w:rsidR="00466623" w:rsidRDefault="00466623" w:rsidP="00E61D18">
      <w:pPr>
        <w:rPr>
          <w:ins w:id="329" w:author="Marlene Franke" w:date="2026-09-25T20:05:00Z" w16du:dateUtc="2026-09-26T00:05:00Z"/>
          <w:rFonts w:ascii="Times" w:hAnsi="Times"/>
        </w:rPr>
      </w:pPr>
    </w:p>
    <w:p w14:paraId="0BB081FE" w14:textId="77777777" w:rsidR="00466623" w:rsidRDefault="00466623" w:rsidP="00E61D18">
      <w:pPr>
        <w:rPr>
          <w:ins w:id="330" w:author="Marlene Franke" w:date="2026-09-25T20:05:00Z" w16du:dateUtc="2026-09-26T00:05:00Z"/>
          <w:rFonts w:ascii="Times" w:hAnsi="Times"/>
        </w:rPr>
      </w:pPr>
    </w:p>
    <w:p w14:paraId="0D7797D6" w14:textId="77777777" w:rsidR="00466623" w:rsidRDefault="00466623" w:rsidP="00E61D18">
      <w:pPr>
        <w:rPr>
          <w:ins w:id="331" w:author="Marlene Franke" w:date="2026-09-25T20:05:00Z" w16du:dateUtc="2026-09-26T00:05:00Z"/>
          <w:rFonts w:ascii="Times" w:hAnsi="Times"/>
        </w:rPr>
      </w:pPr>
    </w:p>
    <w:p w14:paraId="4008A6D0" w14:textId="77777777" w:rsidR="00466623" w:rsidRDefault="00466623" w:rsidP="00E61D18">
      <w:pPr>
        <w:rPr>
          <w:ins w:id="332" w:author="Marlene Franke" w:date="2026-09-25T20:05:00Z" w16du:dateUtc="2026-09-26T00:05:00Z"/>
          <w:rFonts w:ascii="Times" w:hAnsi="Times"/>
        </w:rPr>
      </w:pPr>
    </w:p>
    <w:p w14:paraId="26F44AA3" w14:textId="77777777" w:rsidR="00466623" w:rsidRDefault="00466623" w:rsidP="00E61D18">
      <w:pPr>
        <w:rPr>
          <w:ins w:id="333" w:author="Marlene Franke" w:date="2026-09-25T20:05:00Z" w16du:dateUtc="2026-09-26T00:05:00Z"/>
          <w:rFonts w:ascii="Times" w:hAnsi="Times"/>
        </w:rPr>
      </w:pPr>
    </w:p>
    <w:p w14:paraId="04E0173A" w14:textId="77777777" w:rsidR="00466623" w:rsidRDefault="00466623" w:rsidP="00E61D18">
      <w:pPr>
        <w:rPr>
          <w:ins w:id="334" w:author="Marlene Franke" w:date="2026-09-25T20:05:00Z" w16du:dateUtc="2026-09-26T00:05:00Z"/>
          <w:rFonts w:ascii="Times" w:hAnsi="Times"/>
        </w:rPr>
      </w:pPr>
    </w:p>
    <w:p w14:paraId="23E7AE8A" w14:textId="77777777" w:rsidR="00466623" w:rsidRDefault="00466623" w:rsidP="00E61D18">
      <w:pPr>
        <w:rPr>
          <w:ins w:id="335" w:author="Marlene Franke" w:date="2026-09-25T20:05:00Z" w16du:dateUtc="2026-09-26T00:05:00Z"/>
          <w:rFonts w:ascii="Times" w:hAnsi="Times"/>
        </w:rPr>
      </w:pPr>
    </w:p>
    <w:p w14:paraId="0A1FACE4" w14:textId="77777777" w:rsidR="00466623" w:rsidRDefault="00466623" w:rsidP="00E61D18">
      <w:pPr>
        <w:rPr>
          <w:ins w:id="336" w:author="Marlene Franke" w:date="2026-09-25T20:05:00Z" w16du:dateUtc="2026-09-26T00:05:00Z"/>
          <w:rFonts w:ascii="Times" w:hAnsi="Times"/>
        </w:rPr>
      </w:pPr>
    </w:p>
    <w:p w14:paraId="7C38689D" w14:textId="77777777" w:rsidR="00466623" w:rsidRDefault="00466623" w:rsidP="00E61D18">
      <w:pPr>
        <w:rPr>
          <w:ins w:id="337" w:author="Marlene Franke" w:date="2026-09-25T20:05:00Z" w16du:dateUtc="2026-09-26T00:05:00Z"/>
          <w:rFonts w:ascii="Times" w:hAnsi="Times"/>
        </w:rPr>
      </w:pPr>
    </w:p>
    <w:p w14:paraId="1B123B4F" w14:textId="77777777" w:rsidR="00466623" w:rsidRDefault="00466623" w:rsidP="00E61D18">
      <w:pPr>
        <w:rPr>
          <w:ins w:id="338" w:author="Marlene Franke" w:date="2026-09-25T20:05:00Z" w16du:dateUtc="2026-09-26T00:05:00Z"/>
          <w:rFonts w:ascii="Times" w:hAnsi="Times"/>
        </w:rPr>
      </w:pPr>
    </w:p>
    <w:p w14:paraId="257A0B4F" w14:textId="77777777" w:rsidR="00466623" w:rsidRDefault="00466623" w:rsidP="00E61D18">
      <w:pPr>
        <w:rPr>
          <w:ins w:id="339" w:author="Marlene Franke" w:date="2026-09-25T20:05:00Z" w16du:dateUtc="2026-09-26T00:05:00Z"/>
          <w:rFonts w:ascii="Times" w:hAnsi="Times"/>
        </w:rPr>
      </w:pPr>
    </w:p>
    <w:p w14:paraId="5610A5B9" w14:textId="77777777" w:rsidR="00466623" w:rsidRDefault="00466623" w:rsidP="00E61D18">
      <w:pPr>
        <w:rPr>
          <w:ins w:id="340" w:author="Marlene Franke" w:date="2026-09-25T20:05:00Z" w16du:dateUtc="2026-09-26T00:05:00Z"/>
          <w:rFonts w:ascii="Times" w:hAnsi="Times"/>
        </w:rPr>
      </w:pPr>
    </w:p>
    <w:p w14:paraId="57B283BF" w14:textId="77777777" w:rsidR="00466623" w:rsidRDefault="00466623" w:rsidP="00E61D18">
      <w:pPr>
        <w:rPr>
          <w:ins w:id="341" w:author="Marlene Franke" w:date="2026-09-25T20:05:00Z" w16du:dateUtc="2026-09-26T00:05:00Z"/>
          <w:rFonts w:ascii="Times" w:hAnsi="Times"/>
        </w:rPr>
      </w:pPr>
    </w:p>
    <w:p w14:paraId="7675128C" w14:textId="77777777" w:rsidR="00466623" w:rsidRDefault="00466623" w:rsidP="00E61D18">
      <w:pPr>
        <w:rPr>
          <w:ins w:id="342" w:author="Marlene Franke" w:date="2026-09-25T20:05:00Z" w16du:dateUtc="2026-09-26T00:05:00Z"/>
          <w:rFonts w:ascii="Times" w:hAnsi="Times"/>
        </w:rPr>
      </w:pPr>
    </w:p>
    <w:p w14:paraId="04556EBD" w14:textId="77777777" w:rsidR="00466623" w:rsidRDefault="00466623" w:rsidP="00E61D18">
      <w:pPr>
        <w:rPr>
          <w:ins w:id="343" w:author="Marlene Franke" w:date="2026-09-25T20:05:00Z" w16du:dateUtc="2026-09-26T00:05:00Z"/>
          <w:rFonts w:ascii="Times" w:hAnsi="Times"/>
        </w:rPr>
      </w:pPr>
    </w:p>
    <w:p w14:paraId="5C85EF19" w14:textId="77777777" w:rsidR="00466623" w:rsidRDefault="00466623" w:rsidP="00E61D18">
      <w:pPr>
        <w:rPr>
          <w:ins w:id="344" w:author="Marlene Franke" w:date="2026-09-25T20:05:00Z" w16du:dateUtc="2026-09-26T00:05:00Z"/>
          <w:rFonts w:ascii="Times" w:hAnsi="Times"/>
        </w:rPr>
      </w:pPr>
    </w:p>
    <w:p w14:paraId="193272E4" w14:textId="77777777" w:rsidR="00466623" w:rsidRDefault="00466623" w:rsidP="00E61D18">
      <w:pPr>
        <w:rPr>
          <w:ins w:id="345" w:author="Marlene Franke" w:date="2026-09-25T20:05:00Z" w16du:dateUtc="2026-09-26T00:05:00Z"/>
          <w:rFonts w:ascii="Times" w:hAnsi="Times"/>
        </w:rPr>
      </w:pPr>
    </w:p>
    <w:p w14:paraId="3F6E6261" w14:textId="77777777" w:rsidR="00466623" w:rsidRDefault="00466623" w:rsidP="00E61D18">
      <w:pPr>
        <w:rPr>
          <w:ins w:id="346" w:author="Marlene Franke" w:date="2026-09-25T20:05:00Z" w16du:dateUtc="2026-09-26T00:05:00Z"/>
          <w:rFonts w:ascii="Times" w:hAnsi="Times"/>
        </w:rPr>
      </w:pPr>
    </w:p>
    <w:p w14:paraId="08C0FD02" w14:textId="77777777" w:rsidR="00466623" w:rsidRDefault="00466623" w:rsidP="00E61D18">
      <w:pPr>
        <w:rPr>
          <w:ins w:id="347" w:author="Marlene Franke" w:date="2026-09-25T20:05:00Z" w16du:dateUtc="2026-09-26T00:05:00Z"/>
          <w:rFonts w:ascii="Times" w:hAnsi="Times"/>
        </w:rPr>
      </w:pPr>
    </w:p>
    <w:p w14:paraId="6EB6DA10" w14:textId="77777777" w:rsidR="00466623" w:rsidRDefault="00466623" w:rsidP="00E61D18">
      <w:pPr>
        <w:rPr>
          <w:ins w:id="348" w:author="Marlene Franke" w:date="2026-09-25T20:05:00Z" w16du:dateUtc="2026-09-26T00:05:00Z"/>
          <w:rFonts w:ascii="Times" w:hAnsi="Times"/>
        </w:rPr>
      </w:pPr>
    </w:p>
    <w:p w14:paraId="77D89BAF" w14:textId="77777777" w:rsidR="00466623" w:rsidRDefault="00466623" w:rsidP="00E61D18">
      <w:pPr>
        <w:rPr>
          <w:ins w:id="349" w:author="Marlene Franke" w:date="2026-09-25T20:05:00Z" w16du:dateUtc="2026-09-26T00:05:00Z"/>
          <w:rFonts w:ascii="Times" w:hAnsi="Times"/>
        </w:rPr>
      </w:pPr>
    </w:p>
    <w:p w14:paraId="4BD97CCA" w14:textId="77777777" w:rsidR="00466623" w:rsidRDefault="00466623" w:rsidP="00E61D18">
      <w:pPr>
        <w:rPr>
          <w:ins w:id="350" w:author="Marlene Franke" w:date="2026-09-25T20:05:00Z" w16du:dateUtc="2026-09-26T00:05:00Z"/>
          <w:rFonts w:ascii="Times" w:hAnsi="Times"/>
        </w:rPr>
      </w:pPr>
    </w:p>
    <w:p w14:paraId="719520BB" w14:textId="77777777" w:rsidR="00466623" w:rsidRDefault="00466623" w:rsidP="00E61D18">
      <w:pPr>
        <w:rPr>
          <w:ins w:id="351" w:author="Marlene Franke" w:date="2026-09-25T20:05:00Z" w16du:dateUtc="2026-09-26T00:05:00Z"/>
          <w:rFonts w:ascii="Times" w:hAnsi="Times"/>
        </w:rPr>
      </w:pPr>
    </w:p>
    <w:p w14:paraId="01158D7D" w14:textId="77777777" w:rsidR="00466623" w:rsidRDefault="00466623" w:rsidP="00E61D18">
      <w:pPr>
        <w:rPr>
          <w:ins w:id="352" w:author="Marlene Franke" w:date="2026-09-25T20:05:00Z" w16du:dateUtc="2026-09-26T00:05:00Z"/>
          <w:rFonts w:ascii="Times" w:hAnsi="Times"/>
        </w:rPr>
      </w:pPr>
    </w:p>
    <w:p w14:paraId="32E1A8F0" w14:textId="77777777" w:rsidR="00466623" w:rsidRDefault="00466623" w:rsidP="00E61D18">
      <w:pPr>
        <w:rPr>
          <w:ins w:id="353" w:author="Marlene Franke" w:date="2026-09-25T20:05:00Z" w16du:dateUtc="2026-09-26T00:05:00Z"/>
          <w:rFonts w:ascii="Times" w:hAnsi="Times"/>
        </w:rPr>
      </w:pPr>
    </w:p>
    <w:p w14:paraId="161ABF55" w14:textId="1EB2D603" w:rsidR="00466623" w:rsidRPr="00466623" w:rsidRDefault="00466623" w:rsidP="00E61D18">
      <w:pPr>
        <w:rPr>
          <w:ins w:id="354" w:author="Marlene Franke" w:date="2026-09-25T20:05:00Z" w16du:dateUtc="2026-09-26T00:05:00Z"/>
          <w:rFonts w:ascii="Times" w:hAnsi="Times"/>
          <w:sz w:val="16"/>
          <w:szCs w:val="16"/>
        </w:rPr>
      </w:pPr>
      <w:ins w:id="355" w:author="Marlene Franke" w:date="2026-09-25T20:05:00Z" w16du:dateUtc="2026-09-26T00:05:00Z">
        <w:r>
          <w:rPr>
            <w:rFonts w:ascii="Times" w:hAnsi="Times"/>
            <w:sz w:val="16"/>
            <w:szCs w:val="16"/>
          </w:rPr>
          <w:t>1/6/2015</w:t>
        </w:r>
        <w:r>
          <w:rPr>
            <w:rFonts w:ascii="Times" w:hAnsi="Times"/>
            <w:sz w:val="16"/>
            <w:szCs w:val="16"/>
          </w:rPr>
          <w:tab/>
        </w:r>
      </w:ins>
    </w:p>
    <w:p w14:paraId="1B2ACB14" w14:textId="77777777" w:rsidR="00466623" w:rsidRPr="00207FAD" w:rsidRDefault="00466623" w:rsidP="00E61D18">
      <w:pPr>
        <w:rPr>
          <w:ins w:id="356" w:author="Marlene Franke" w:date="2026-09-25T20:05:00Z" w16du:dateUtc="2026-09-26T00:05:00Z"/>
          <w:rFonts w:ascii="Times" w:hAnsi="Times"/>
        </w:rPr>
      </w:pPr>
    </w:p>
    <w:p w14:paraId="7B93241C" w14:textId="0FD0668B" w:rsidR="001B2B73" w:rsidRDefault="00C12451" w:rsidP="002410B1">
      <w:pPr>
        <w:spacing w:after="0" w:line="240" w:lineRule="auto"/>
        <w:ind w:left="360"/>
        <w:rPr>
          <w:del w:id="357" w:author="Marlene Franke" w:date="2026-09-25T20:05:00Z" w16du:dateUtc="2026-09-26T00:05:00Z"/>
          <w:rFonts w:ascii="Arial Narrow" w:eastAsia="Times New Roman" w:hAnsi="Arial Narrow" w:cs="Times New Roman"/>
          <w:b/>
          <w:sz w:val="24"/>
          <w:szCs w:val="24"/>
        </w:rPr>
      </w:pPr>
      <w:del w:id="358" w:author="Marlene Franke" w:date="2026-09-25T20:05:00Z" w16du:dateUtc="2026-09-26T00:05:00Z">
        <w:r>
          <w:rPr>
            <w:rFonts w:ascii="Arial Narrow" w:eastAsia="Times New Roman" w:hAnsi="Arial Narrow" w:cs="Times New Roman"/>
            <w:b/>
            <w:sz w:val="24"/>
            <w:szCs w:val="24"/>
          </w:rPr>
          <w:delText>Students will</w:delText>
        </w:r>
        <w:r w:rsidR="001B2B73">
          <w:rPr>
            <w:rFonts w:ascii="Arial Narrow" w:eastAsia="Times New Roman" w:hAnsi="Arial Narrow" w:cs="Times New Roman"/>
            <w:b/>
            <w:sz w:val="24"/>
            <w:szCs w:val="24"/>
          </w:rPr>
          <w:delText xml:space="preserve"> demonstrate scientific reasoning applied to the natural world</w:delText>
        </w:r>
        <w:r w:rsidR="00EF6267">
          <w:rPr>
            <w:rFonts w:ascii="Arial Narrow" w:eastAsia="Times New Roman" w:hAnsi="Arial Narrow" w:cs="Times New Roman"/>
            <w:b/>
            <w:sz w:val="24"/>
            <w:szCs w:val="24"/>
          </w:rPr>
          <w:delText>,</w:delText>
        </w:r>
        <w:r w:rsidR="001B2B73">
          <w:rPr>
            <w:rFonts w:ascii="Arial Narrow" w:eastAsia="Times New Roman" w:hAnsi="Arial Narrow" w:cs="Times New Roman"/>
            <w:b/>
            <w:sz w:val="24"/>
            <w:szCs w:val="24"/>
          </w:rPr>
          <w:delText xml:space="preserve"> including</w:delText>
        </w:r>
      </w:del>
    </w:p>
    <w:p w14:paraId="37EE0682" w14:textId="125050C9" w:rsidR="001B2B73" w:rsidRPr="001B2B73" w:rsidRDefault="001B2B73" w:rsidP="002410B1">
      <w:pPr>
        <w:spacing w:after="0" w:line="240" w:lineRule="auto"/>
        <w:ind w:left="360"/>
        <w:rPr>
          <w:del w:id="359" w:author="Marlene Franke" w:date="2026-09-25T20:05:00Z" w16du:dateUtc="2026-09-26T00:05:00Z"/>
          <w:rFonts w:ascii="Arial Narrow" w:eastAsia="Times New Roman" w:hAnsi="Arial Narrow" w:cs="Times New Roman"/>
          <w:sz w:val="24"/>
          <w:szCs w:val="24"/>
        </w:rPr>
      </w:pPr>
      <w:del w:id="360" w:author="Marlene Franke" w:date="2026-09-25T20:05:00Z" w16du:dateUtc="2026-09-26T00:05:00Z">
        <w:r w:rsidRPr="001B2B73">
          <w:rPr>
            <w:rFonts w:ascii="Arial Narrow" w:eastAsia="Times New Roman" w:hAnsi="Arial Narrow" w:cs="Times New Roman"/>
            <w:sz w:val="24"/>
            <w:szCs w:val="24"/>
          </w:rPr>
          <w:delText>1. an understanding of the methods scientists use to explore natural phenomena, including observation, hypothesis development, measurement and data collection, experimentation, evaluation of evidence, and employment of data analysis or mathematical modeling; and</w:delText>
        </w:r>
      </w:del>
    </w:p>
    <w:p w14:paraId="2E37F395" w14:textId="1D45F92E" w:rsidR="001B2B73" w:rsidRPr="001B2B73" w:rsidRDefault="001B2B73" w:rsidP="002410B1">
      <w:pPr>
        <w:spacing w:after="0" w:line="240" w:lineRule="auto"/>
        <w:ind w:left="360"/>
        <w:rPr>
          <w:del w:id="361" w:author="Marlene Franke" w:date="2026-09-25T20:05:00Z" w16du:dateUtc="2026-09-26T00:05:00Z"/>
          <w:rFonts w:ascii="Arial Narrow" w:eastAsia="Times New Roman" w:hAnsi="Arial Narrow" w:cs="Times New Roman"/>
          <w:sz w:val="24"/>
          <w:szCs w:val="24"/>
        </w:rPr>
      </w:pPr>
      <w:del w:id="362" w:author="Marlene Franke" w:date="2026-09-25T20:05:00Z" w16du:dateUtc="2026-09-26T00:05:00Z">
        <w:r w:rsidRPr="001B2B73">
          <w:rPr>
            <w:rFonts w:ascii="Arial Narrow" w:eastAsia="Times New Roman" w:hAnsi="Arial Narrow" w:cs="Times New Roman"/>
            <w:sz w:val="24"/>
            <w:szCs w:val="24"/>
          </w:rPr>
          <w:delText>2. application of scientific data, concepts, and models in one of the natural sciences.</w:delText>
        </w:r>
      </w:del>
    </w:p>
    <w:p w14:paraId="744BF45B" w14:textId="293F46FD" w:rsidR="002410B1" w:rsidRPr="0002252E" w:rsidRDefault="002410B1" w:rsidP="002410B1">
      <w:pPr>
        <w:spacing w:after="0" w:line="240" w:lineRule="auto"/>
        <w:ind w:left="360"/>
        <w:rPr>
          <w:del w:id="363" w:author="Marlene Franke" w:date="2026-09-25T20:05:00Z" w16du:dateUtc="2026-09-26T00:05:00Z"/>
          <w:rFonts w:ascii="Arial Narrow" w:eastAsia="Times New Roman" w:hAnsi="Arial Narrow" w:cs="Times New Roman"/>
          <w:b/>
          <w:i/>
          <w:sz w:val="24"/>
          <w:szCs w:val="24"/>
        </w:rPr>
      </w:pPr>
      <w:del w:id="364" w:author="Marlene Franke" w:date="2026-09-25T20:05:00Z" w16du:dateUtc="2026-09-26T00:05:00Z">
        <w:r w:rsidRPr="0002252E">
          <w:rPr>
            <w:rFonts w:ascii="Arial Narrow" w:eastAsia="Times New Roman" w:hAnsi="Arial Narrow" w:cs="Times New Roman"/>
            <w:b/>
            <w:sz w:val="24"/>
            <w:szCs w:val="24"/>
          </w:rPr>
          <w:delText xml:space="preserve"> </w:delText>
        </w:r>
      </w:del>
    </w:p>
    <w:p w14:paraId="599D95F5" w14:textId="32C927D7" w:rsidR="00591F09" w:rsidRPr="005B15B1" w:rsidRDefault="00591F09" w:rsidP="00591F09">
      <w:pPr>
        <w:spacing w:after="0" w:line="240" w:lineRule="auto"/>
        <w:rPr>
          <w:del w:id="365" w:author="Marlene Franke" w:date="2026-09-25T20:05:00Z" w16du:dateUtc="2026-09-26T00:05:00Z"/>
          <w:rFonts w:ascii="Arial Narrow" w:eastAsia="Times New Roman" w:hAnsi="Arial Narrow" w:cs="Times New Roman"/>
          <w:sz w:val="24"/>
          <w:szCs w:val="24"/>
        </w:rPr>
      </w:pPr>
      <w:del w:id="366" w:author="Marlene Franke" w:date="2026-09-25T20:05:00Z" w16du:dateUtc="2026-09-26T00:05:00Z">
        <w:r w:rsidRPr="005D181C">
          <w:rPr>
            <w:rFonts w:ascii="Arial Narrow" w:eastAsia="Times New Roman" w:hAnsi="Arial Narrow" w:cs="Arial"/>
            <w:b/>
            <w:bCs/>
            <w:color w:val="000000"/>
            <w:sz w:val="23"/>
            <w:szCs w:val="23"/>
          </w:rPr>
          <w:delText>Assessment Schedule:</w:delText>
        </w:r>
        <w:r w:rsidR="00D6359D">
          <w:rPr>
            <w:rFonts w:ascii="Arial Narrow" w:eastAsia="Times New Roman" w:hAnsi="Arial Narrow" w:cs="Arial"/>
            <w:b/>
            <w:bCs/>
            <w:color w:val="000000"/>
            <w:sz w:val="23"/>
            <w:szCs w:val="23"/>
          </w:rPr>
          <w:delText xml:space="preserve"> </w:delText>
        </w:r>
        <w:r w:rsidR="00D6359D" w:rsidRPr="008B2461">
          <w:rPr>
            <w:rFonts w:ascii="Arial Narrow" w:eastAsia="Times New Roman" w:hAnsi="Arial Narrow" w:cs="Arial"/>
            <w:bCs/>
            <w:color w:val="000000"/>
            <w:sz w:val="23"/>
            <w:szCs w:val="23"/>
          </w:rPr>
          <w:delText>Please list the assessment schedule here, including semester and year it will occur; if assessment is done each semester, please indicate this</w:delText>
        </w:r>
        <w:r w:rsidR="00695644" w:rsidRPr="008B2461">
          <w:rPr>
            <w:rFonts w:ascii="Arial Narrow" w:eastAsia="Times New Roman" w:hAnsi="Arial Narrow" w:cs="Arial"/>
            <w:bCs/>
            <w:color w:val="000000"/>
            <w:sz w:val="23"/>
            <w:szCs w:val="23"/>
          </w:rPr>
          <w:delText>.</w:delText>
        </w:r>
        <w:r w:rsidR="00695644">
          <w:rPr>
            <w:rFonts w:ascii="Arial Narrow" w:eastAsia="Times New Roman" w:hAnsi="Arial Narrow" w:cs="Arial"/>
            <w:bCs/>
            <w:i/>
            <w:color w:val="000000"/>
            <w:sz w:val="23"/>
            <w:szCs w:val="23"/>
          </w:rPr>
          <w:delText xml:space="preserve"> </w:delText>
        </w:r>
      </w:del>
      <w:sdt>
        <w:sdtPr>
          <w:rPr>
            <w:rFonts w:ascii="Arial Narrow" w:eastAsia="Times New Roman" w:hAnsi="Arial Narrow" w:cs="Arial"/>
            <w:b/>
            <w:bCs/>
            <w:color w:val="000000"/>
            <w:sz w:val="23"/>
            <w:szCs w:val="23"/>
          </w:rPr>
          <w:id w:val="1484199336"/>
          <w:placeholder>
            <w:docPart w:val="34E60D6A63DB4C13BC4FBCA4CA75C2B3"/>
          </w:placeholder>
        </w:sdtPr>
        <w:sdtEndPr/>
        <w:sdtContent>
          <w:del w:id="367" w:author="Marlene Franke" w:date="2026-09-25T20:05:00Z" w16du:dateUtc="2026-09-26T00:05:00Z">
            <w:r w:rsidR="00EF7A27" w:rsidRPr="002410B1">
              <w:rPr>
                <w:rFonts w:ascii="Arial Narrow" w:eastAsia="Times New Roman" w:hAnsi="Arial Narrow" w:cs="Arial"/>
                <w:b/>
                <w:bCs/>
                <w:color w:val="000000"/>
                <w:sz w:val="23"/>
                <w:szCs w:val="23"/>
              </w:rPr>
              <w:delText>HPSS courses are assessed on a three-year cycle.</w:delText>
            </w:r>
          </w:del>
        </w:sdtContent>
      </w:sdt>
    </w:p>
    <w:p w14:paraId="0D8EC135" w14:textId="77777777" w:rsidR="009875C9" w:rsidRPr="005D181C" w:rsidRDefault="009875C9" w:rsidP="00591F09">
      <w:pPr>
        <w:spacing w:after="0" w:line="240" w:lineRule="auto"/>
        <w:rPr>
          <w:del w:id="368" w:author="Marlene Franke" w:date="2026-09-25T20:05:00Z" w16du:dateUtc="2026-09-26T00:05:00Z"/>
          <w:rFonts w:ascii="Arial Narrow" w:eastAsia="Times New Roman" w:hAnsi="Arial Narrow" w:cs="Arial"/>
          <w:b/>
          <w:bCs/>
          <w:color w:val="000000"/>
          <w:sz w:val="23"/>
          <w:szCs w:val="23"/>
        </w:rPr>
      </w:pPr>
    </w:p>
    <w:p w14:paraId="262EA6DA" w14:textId="6A9A9CBF" w:rsidR="007B2A94" w:rsidRDefault="007B2A94" w:rsidP="00591F09">
      <w:pPr>
        <w:spacing w:after="0" w:line="240" w:lineRule="auto"/>
        <w:rPr>
          <w:del w:id="369" w:author="Marlene Franke" w:date="2026-09-25T20:05:00Z" w16du:dateUtc="2026-09-26T00:05:00Z"/>
          <w:rFonts w:ascii="Arial Narrow" w:eastAsia="Times New Roman" w:hAnsi="Arial Narrow" w:cs="Arial"/>
          <w:b/>
          <w:bCs/>
          <w:color w:val="000000"/>
          <w:sz w:val="23"/>
          <w:szCs w:val="23"/>
        </w:rPr>
      </w:pPr>
      <w:del w:id="370" w:author="Marlene Franke" w:date="2026-09-25T20:05:00Z" w16du:dateUtc="2026-09-26T00:05:00Z">
        <w:r>
          <w:rPr>
            <w:rFonts w:ascii="Arial Narrow" w:eastAsia="Times New Roman" w:hAnsi="Arial Narrow" w:cs="Arial"/>
            <w:b/>
            <w:bCs/>
            <w:color w:val="000000"/>
            <w:sz w:val="23"/>
            <w:szCs w:val="23"/>
          </w:rPr>
          <w:delText>Which SUNY Broome ILO category do you believe your course maps to, if any? _</w:delText>
        </w:r>
        <w:r w:rsidR="001B2B73">
          <w:rPr>
            <w:rFonts w:ascii="Arial Narrow" w:eastAsia="Times New Roman" w:hAnsi="Arial Narrow" w:cs="Arial"/>
            <w:bCs/>
            <w:color w:val="000000"/>
            <w:sz w:val="23"/>
            <w:szCs w:val="23"/>
          </w:rPr>
          <w:delText>Scientific &amp; Quantitative Reasoning</w:delText>
        </w:r>
        <w:r w:rsidR="00900126">
          <w:rPr>
            <w:rFonts w:ascii="Arial Narrow" w:eastAsia="Times New Roman" w:hAnsi="Arial Narrow" w:cs="Arial"/>
            <w:b/>
            <w:bCs/>
            <w:color w:val="000000"/>
            <w:sz w:val="23"/>
            <w:szCs w:val="23"/>
          </w:rPr>
          <w:delText xml:space="preserve"> _</w:delText>
        </w:r>
        <w:r>
          <w:rPr>
            <w:rFonts w:ascii="Arial Narrow" w:eastAsia="Times New Roman" w:hAnsi="Arial Narrow" w:cs="Arial"/>
            <w:b/>
            <w:bCs/>
            <w:color w:val="000000"/>
            <w:sz w:val="23"/>
            <w:szCs w:val="23"/>
          </w:rPr>
          <w:delText>_____________</w:delText>
        </w:r>
      </w:del>
    </w:p>
    <w:p w14:paraId="512DDEAF" w14:textId="4E34E820" w:rsidR="00BD1784" w:rsidRDefault="00BD1784" w:rsidP="00591F09">
      <w:pPr>
        <w:spacing w:after="0" w:line="240" w:lineRule="auto"/>
        <w:rPr>
          <w:del w:id="371" w:author="Marlene Franke" w:date="2026-09-25T20:05:00Z" w16du:dateUtc="2026-09-26T00:05:00Z"/>
          <w:rFonts w:ascii="Arial Narrow" w:eastAsia="Times New Roman" w:hAnsi="Arial Narrow" w:cs="Arial"/>
          <w:b/>
          <w:bCs/>
          <w:color w:val="000000"/>
          <w:sz w:val="23"/>
          <w:szCs w:val="23"/>
        </w:rPr>
      </w:pPr>
    </w:p>
    <w:p w14:paraId="5EB9FF13" w14:textId="487C2D9E" w:rsidR="007B2A94" w:rsidRDefault="007B2A94" w:rsidP="00591F09">
      <w:pPr>
        <w:spacing w:after="0" w:line="240" w:lineRule="auto"/>
        <w:rPr>
          <w:del w:id="372" w:author="Marlene Franke" w:date="2026-09-25T20:05:00Z" w16du:dateUtc="2026-09-26T00:05:00Z"/>
          <w:rFonts w:ascii="Arial Narrow" w:eastAsia="Times New Roman" w:hAnsi="Arial Narrow" w:cs="Arial"/>
          <w:b/>
          <w:bCs/>
          <w:color w:val="000000"/>
          <w:sz w:val="23"/>
          <w:szCs w:val="23"/>
        </w:rPr>
      </w:pPr>
    </w:p>
    <w:p w14:paraId="5EEEE542" w14:textId="0DDDED2C" w:rsidR="001B2B73" w:rsidRDefault="001B2B73" w:rsidP="00591F09">
      <w:pPr>
        <w:spacing w:after="0" w:line="240" w:lineRule="auto"/>
        <w:rPr>
          <w:del w:id="373" w:author="Marlene Franke" w:date="2026-09-25T20:05:00Z" w16du:dateUtc="2026-09-26T00:05:00Z"/>
          <w:rFonts w:ascii="Arial Narrow" w:eastAsia="Times New Roman" w:hAnsi="Arial Narrow" w:cs="Arial"/>
          <w:b/>
          <w:bCs/>
          <w:color w:val="000000"/>
          <w:sz w:val="23"/>
          <w:szCs w:val="23"/>
        </w:rPr>
      </w:pPr>
    </w:p>
    <w:p w14:paraId="15E05C72" w14:textId="5B474260" w:rsidR="001B2B73" w:rsidRDefault="001B2B73" w:rsidP="00591F09">
      <w:pPr>
        <w:spacing w:after="0" w:line="240" w:lineRule="auto"/>
        <w:rPr>
          <w:del w:id="374" w:author="Marlene Franke" w:date="2026-09-25T20:05:00Z" w16du:dateUtc="2026-09-26T00:05:00Z"/>
          <w:rFonts w:ascii="Arial Narrow" w:eastAsia="Times New Roman" w:hAnsi="Arial Narrow" w:cs="Arial"/>
          <w:b/>
          <w:bCs/>
          <w:color w:val="000000"/>
          <w:sz w:val="23"/>
          <w:szCs w:val="23"/>
        </w:rPr>
      </w:pPr>
    </w:p>
    <w:p w14:paraId="57CA4938" w14:textId="0667DC36" w:rsidR="001B2B73" w:rsidRDefault="001B2B73" w:rsidP="00591F09">
      <w:pPr>
        <w:spacing w:after="0" w:line="240" w:lineRule="auto"/>
        <w:rPr>
          <w:del w:id="375" w:author="Marlene Franke" w:date="2026-09-25T20:05:00Z" w16du:dateUtc="2026-09-26T00:05:00Z"/>
          <w:rFonts w:ascii="Arial Narrow" w:eastAsia="Times New Roman" w:hAnsi="Arial Narrow" w:cs="Arial"/>
          <w:b/>
          <w:bCs/>
          <w:color w:val="000000"/>
          <w:sz w:val="23"/>
          <w:szCs w:val="23"/>
        </w:rPr>
      </w:pPr>
    </w:p>
    <w:p w14:paraId="5977C88D" w14:textId="77777777" w:rsidR="001B2B73" w:rsidRDefault="001B2B73" w:rsidP="00591F09">
      <w:pPr>
        <w:spacing w:after="0" w:line="240" w:lineRule="auto"/>
        <w:rPr>
          <w:del w:id="376" w:author="Marlene Franke" w:date="2026-09-25T20:05:00Z" w16du:dateUtc="2026-09-26T00:05:00Z"/>
          <w:rFonts w:ascii="Arial Narrow" w:eastAsia="Times New Roman" w:hAnsi="Arial Narrow" w:cs="Arial"/>
          <w:b/>
          <w:bCs/>
          <w:color w:val="000000"/>
          <w:sz w:val="23"/>
          <w:szCs w:val="23"/>
        </w:rPr>
      </w:pPr>
    </w:p>
    <w:p w14:paraId="36FF86E9" w14:textId="77777777" w:rsidR="007B2A94" w:rsidRDefault="007B2A94" w:rsidP="00591F09">
      <w:pPr>
        <w:spacing w:after="0" w:line="240" w:lineRule="auto"/>
        <w:rPr>
          <w:del w:id="377" w:author="Marlene Franke" w:date="2026-09-25T20:05:00Z" w16du:dateUtc="2026-09-26T00:05:00Z"/>
          <w:rFonts w:ascii="Arial Narrow" w:eastAsia="Times New Roman" w:hAnsi="Arial Narrow" w:cs="Arial"/>
          <w:bCs/>
          <w:i/>
          <w:color w:val="000000"/>
          <w:sz w:val="23"/>
          <w:szCs w:val="23"/>
        </w:rPr>
      </w:pPr>
    </w:p>
    <w:p w14:paraId="67C4CDCB" w14:textId="53A9F6DC" w:rsidR="0078248B" w:rsidRDefault="0078248B" w:rsidP="00591F09">
      <w:pPr>
        <w:spacing w:after="0" w:line="240" w:lineRule="auto"/>
        <w:rPr>
          <w:del w:id="378" w:author="Marlene Franke" w:date="2026-09-25T20:05:00Z" w16du:dateUtc="2026-09-26T00:05:00Z"/>
          <w:rFonts w:ascii="Arial Narrow" w:eastAsia="Times New Roman" w:hAnsi="Arial Narrow" w:cs="Arial"/>
          <w:bCs/>
          <w:i/>
          <w:color w:val="000000"/>
          <w:sz w:val="23"/>
          <w:szCs w:val="23"/>
        </w:rPr>
      </w:pPr>
    </w:p>
    <w:p w14:paraId="3A704245" w14:textId="77777777" w:rsidR="004A506D" w:rsidRDefault="004A506D" w:rsidP="00591F09">
      <w:pPr>
        <w:spacing w:after="0" w:line="240" w:lineRule="auto"/>
        <w:rPr>
          <w:del w:id="379" w:author="Marlene Franke" w:date="2026-09-25T20:05:00Z" w16du:dateUtc="2026-09-26T00:05:00Z"/>
          <w:rFonts w:ascii="Arial Narrow" w:eastAsia="Times New Roman" w:hAnsi="Arial Narrow" w:cs="Arial"/>
          <w:bCs/>
          <w:i/>
          <w:color w:val="000000"/>
          <w:sz w:val="23"/>
          <w:szCs w:val="23"/>
        </w:rPr>
      </w:pPr>
    </w:p>
    <w:p w14:paraId="1705C15C" w14:textId="77777777" w:rsidR="007B2A94" w:rsidRDefault="007B2A94" w:rsidP="00591F09">
      <w:pPr>
        <w:spacing w:after="0" w:line="240" w:lineRule="auto"/>
        <w:rPr>
          <w:del w:id="380" w:author="Marlene Franke" w:date="2026-09-25T20:05:00Z" w16du:dateUtc="2026-09-26T00:05:00Z"/>
          <w:rFonts w:ascii="Arial Narrow" w:eastAsia="Times New Roman" w:hAnsi="Arial Narrow" w:cs="Arial"/>
          <w:bCs/>
          <w:i/>
          <w:color w:val="000000"/>
          <w:sz w:val="23"/>
          <w:szCs w:val="23"/>
        </w:rPr>
      </w:pPr>
    </w:p>
    <w:p w14:paraId="0417C602" w14:textId="77777777" w:rsidR="0078248B" w:rsidRDefault="0078248B" w:rsidP="00591F09">
      <w:pPr>
        <w:spacing w:after="0" w:line="240" w:lineRule="auto"/>
        <w:rPr>
          <w:del w:id="381" w:author="Marlene Franke" w:date="2026-09-25T20:05:00Z" w16du:dateUtc="2026-09-26T00:05:00Z"/>
          <w:rFonts w:ascii="Arial Narrow" w:eastAsia="Times New Roman" w:hAnsi="Arial Narrow" w:cs="Arial"/>
          <w:bCs/>
          <w:i/>
          <w:color w:val="000000"/>
          <w:sz w:val="23"/>
          <w:szCs w:val="23"/>
        </w:rPr>
      </w:pPr>
    </w:p>
    <w:tbl>
      <w:tblPr>
        <w:tblW w:w="13402" w:type="dxa"/>
        <w:tblCellMar>
          <w:top w:w="15" w:type="dxa"/>
          <w:left w:w="15" w:type="dxa"/>
          <w:bottom w:w="15" w:type="dxa"/>
          <w:right w:w="15" w:type="dxa"/>
        </w:tblCellMar>
        <w:tblLook w:val="04A0" w:firstRow="1" w:lastRow="0" w:firstColumn="1" w:lastColumn="0" w:noHBand="0" w:noVBand="1"/>
      </w:tblPr>
      <w:tblGrid>
        <w:gridCol w:w="4402"/>
        <w:gridCol w:w="3060"/>
        <w:gridCol w:w="1890"/>
        <w:gridCol w:w="1620"/>
        <w:gridCol w:w="2430"/>
      </w:tblGrid>
      <w:tr w:rsidR="007B2A94" w:rsidRPr="002410B1" w14:paraId="0FC30357" w14:textId="77777777" w:rsidTr="000B5E46">
        <w:trPr>
          <w:trHeight w:val="204"/>
          <w:del w:id="382" w:author="Marlene Franke" w:date="2026-09-25T20:05:00Z" w16du:dateUtc="2026-09-26T00:05:00Z"/>
        </w:trPr>
        <w:tc>
          <w:tcPr>
            <w:tcW w:w="440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5" w:type="dxa"/>
              <w:left w:w="105" w:type="dxa"/>
              <w:bottom w:w="105" w:type="dxa"/>
              <w:right w:w="105" w:type="dxa"/>
            </w:tcMar>
            <w:vAlign w:val="center"/>
            <w:hideMark/>
          </w:tcPr>
          <w:p w14:paraId="5BAE289A" w14:textId="45B983C8" w:rsidR="007B2A94" w:rsidRPr="002410B1" w:rsidRDefault="007B2A94" w:rsidP="00D5321E">
            <w:pPr>
              <w:spacing w:after="0" w:line="0" w:lineRule="atLeast"/>
              <w:jc w:val="center"/>
              <w:rPr>
                <w:del w:id="383" w:author="Marlene Franke" w:date="2026-09-25T20:05:00Z" w16du:dateUtc="2026-09-26T00:05:00Z"/>
                <w:rFonts w:ascii="Arial Narrow" w:eastAsia="Times New Roman" w:hAnsi="Arial Narrow" w:cs="Arial"/>
                <w:b/>
                <w:bCs/>
                <w:color w:val="000000"/>
                <w:sz w:val="18"/>
                <w:szCs w:val="18"/>
              </w:rPr>
            </w:pPr>
            <w:del w:id="384" w:author="Marlene Franke" w:date="2026-09-25T20:05:00Z" w16du:dateUtc="2026-09-26T00:05:00Z">
              <w:r w:rsidRPr="002410B1">
                <w:rPr>
                  <w:rFonts w:ascii="Arial Narrow" w:eastAsia="Times New Roman" w:hAnsi="Arial Narrow" w:cs="Arial"/>
                  <w:b/>
                  <w:bCs/>
                  <w:color w:val="000000"/>
                  <w:sz w:val="18"/>
                  <w:szCs w:val="18"/>
                </w:rPr>
                <w:delText xml:space="preserve">SUNY Broome Course SLO </w:delText>
              </w:r>
            </w:del>
          </w:p>
          <w:p w14:paraId="43588AB0" w14:textId="77777777" w:rsidR="007B2A94" w:rsidRPr="002410B1" w:rsidRDefault="007B2A94" w:rsidP="00D5321E">
            <w:pPr>
              <w:spacing w:after="0" w:line="0" w:lineRule="atLeast"/>
              <w:jc w:val="center"/>
              <w:rPr>
                <w:del w:id="385" w:author="Marlene Franke" w:date="2026-09-25T20:05:00Z" w16du:dateUtc="2026-09-26T00:05:00Z"/>
                <w:rFonts w:ascii="Arial Narrow" w:eastAsia="Times New Roman" w:hAnsi="Arial Narrow" w:cs="Times New Roman"/>
                <w:i/>
                <w:sz w:val="18"/>
                <w:szCs w:val="18"/>
              </w:rPr>
            </w:pPr>
            <w:del w:id="386" w:author="Marlene Franke" w:date="2026-09-25T20:05:00Z" w16du:dateUtc="2026-09-26T00:05:00Z">
              <w:r w:rsidRPr="002410B1">
                <w:rPr>
                  <w:rFonts w:ascii="Arial Narrow" w:eastAsia="Times New Roman" w:hAnsi="Arial Narrow" w:cs="Arial"/>
                  <w:bCs/>
                  <w:i/>
                  <w:color w:val="000000"/>
                  <w:sz w:val="18"/>
                  <w:szCs w:val="18"/>
                </w:rPr>
                <w:delText>(</w:delText>
              </w:r>
              <w:r w:rsidRPr="002410B1">
                <w:rPr>
                  <w:rFonts w:ascii="Arial Narrow" w:eastAsia="Times New Roman" w:hAnsi="Arial Narrow" w:cs="Arial"/>
                  <w:bCs/>
                  <w:i/>
                  <w:color w:val="000000"/>
                  <w:sz w:val="18"/>
                  <w:szCs w:val="18"/>
                  <w:u w:val="single"/>
                </w:rPr>
                <w:delText>every</w:delText>
              </w:r>
              <w:r w:rsidRPr="002410B1">
                <w:rPr>
                  <w:rFonts w:ascii="Arial Narrow" w:eastAsia="Times New Roman" w:hAnsi="Arial Narrow" w:cs="Arial"/>
                  <w:bCs/>
                  <w:i/>
                  <w:color w:val="000000"/>
                  <w:sz w:val="18"/>
                  <w:szCs w:val="18"/>
                </w:rPr>
                <w:delText xml:space="preserve"> course SLO should be listed, as stated within the college catalogue &amp; course syllabus)</w:delText>
              </w:r>
            </w:del>
          </w:p>
        </w:tc>
        <w:tc>
          <w:tcPr>
            <w:tcW w:w="30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5" w:type="dxa"/>
              <w:left w:w="105" w:type="dxa"/>
              <w:bottom w:w="105" w:type="dxa"/>
              <w:right w:w="105" w:type="dxa"/>
            </w:tcMar>
            <w:vAlign w:val="center"/>
            <w:hideMark/>
          </w:tcPr>
          <w:p w14:paraId="36CD6D9C" w14:textId="77777777" w:rsidR="007B2A94" w:rsidRPr="002410B1" w:rsidRDefault="007B2A94" w:rsidP="00D5321E">
            <w:pPr>
              <w:spacing w:after="0" w:line="0" w:lineRule="atLeast"/>
              <w:jc w:val="center"/>
              <w:rPr>
                <w:del w:id="387" w:author="Marlene Franke" w:date="2026-09-25T20:05:00Z" w16du:dateUtc="2026-09-26T00:05:00Z"/>
                <w:rFonts w:ascii="Arial Narrow" w:eastAsia="Times New Roman" w:hAnsi="Arial Narrow" w:cs="Arial"/>
                <w:b/>
                <w:bCs/>
                <w:color w:val="000000"/>
                <w:sz w:val="18"/>
                <w:szCs w:val="18"/>
              </w:rPr>
            </w:pPr>
            <w:del w:id="388" w:author="Marlene Franke" w:date="2026-09-25T20:05:00Z" w16du:dateUtc="2026-09-26T00:05:00Z">
              <w:r w:rsidRPr="002410B1">
                <w:rPr>
                  <w:rFonts w:ascii="Arial Narrow" w:eastAsia="Times New Roman" w:hAnsi="Arial Narrow" w:cs="Arial"/>
                  <w:b/>
                  <w:bCs/>
                  <w:color w:val="000000"/>
                  <w:sz w:val="18"/>
                  <w:szCs w:val="18"/>
                </w:rPr>
                <w:delText>SUNY-GER SLO</w:delText>
              </w:r>
            </w:del>
          </w:p>
          <w:p w14:paraId="01F2D430" w14:textId="77777777" w:rsidR="007B2A94" w:rsidRPr="002410B1" w:rsidRDefault="007B2A94" w:rsidP="00D5321E">
            <w:pPr>
              <w:spacing w:after="0" w:line="0" w:lineRule="atLeast"/>
              <w:jc w:val="center"/>
              <w:rPr>
                <w:del w:id="389" w:author="Marlene Franke" w:date="2026-09-25T20:05:00Z" w16du:dateUtc="2026-09-26T00:05:00Z"/>
                <w:rFonts w:ascii="Arial Narrow" w:eastAsia="Times New Roman" w:hAnsi="Arial Narrow" w:cs="Times New Roman"/>
                <w:i/>
                <w:sz w:val="18"/>
                <w:szCs w:val="18"/>
              </w:rPr>
            </w:pPr>
            <w:del w:id="390" w:author="Marlene Franke" w:date="2026-09-25T20:05:00Z" w16du:dateUtc="2026-09-26T00:05:00Z">
              <w:r w:rsidRPr="002410B1">
                <w:rPr>
                  <w:rFonts w:ascii="Arial Narrow" w:eastAsia="Times New Roman" w:hAnsi="Arial Narrow" w:cs="Arial"/>
                  <w:bCs/>
                  <w:i/>
                  <w:color w:val="000000"/>
                  <w:sz w:val="18"/>
                  <w:szCs w:val="18"/>
                </w:rPr>
                <w:delText>(indicate which GER SLO is met; if none, write N/A)</w:delText>
              </w:r>
            </w:del>
          </w:p>
        </w:tc>
        <w:tc>
          <w:tcPr>
            <w:tcW w:w="189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BD19DFD" w14:textId="77777777" w:rsidR="007B2A94" w:rsidRPr="002410B1" w:rsidRDefault="007B2A94" w:rsidP="00D5321E">
            <w:pPr>
              <w:spacing w:after="0" w:line="0" w:lineRule="atLeast"/>
              <w:jc w:val="center"/>
              <w:rPr>
                <w:del w:id="391" w:author="Marlene Franke" w:date="2026-09-25T20:05:00Z" w16du:dateUtc="2026-09-26T00:05:00Z"/>
                <w:rFonts w:ascii="Arial Narrow" w:eastAsia="Times New Roman" w:hAnsi="Arial Narrow" w:cs="Arial"/>
                <w:b/>
                <w:bCs/>
                <w:color w:val="000000"/>
                <w:sz w:val="18"/>
                <w:szCs w:val="18"/>
              </w:rPr>
            </w:pPr>
            <w:del w:id="392" w:author="Marlene Franke" w:date="2026-09-25T20:05:00Z" w16du:dateUtc="2026-09-26T00:05:00Z">
              <w:r w:rsidRPr="002410B1">
                <w:rPr>
                  <w:rFonts w:ascii="Arial Narrow" w:eastAsia="Times New Roman" w:hAnsi="Arial Narrow" w:cs="Arial"/>
                  <w:b/>
                  <w:bCs/>
                  <w:color w:val="000000"/>
                  <w:sz w:val="18"/>
                  <w:szCs w:val="18"/>
                </w:rPr>
                <w:delText>Assessment Timeline</w:delText>
              </w:r>
            </w:del>
          </w:p>
          <w:p w14:paraId="475E319E" w14:textId="77777777" w:rsidR="007B2A94" w:rsidRPr="002410B1" w:rsidRDefault="007B2A94" w:rsidP="00D5321E">
            <w:pPr>
              <w:spacing w:after="0" w:line="0" w:lineRule="atLeast"/>
              <w:jc w:val="center"/>
              <w:rPr>
                <w:del w:id="393" w:author="Marlene Franke" w:date="2026-09-25T20:05:00Z" w16du:dateUtc="2026-09-26T00:05:00Z"/>
                <w:rFonts w:ascii="Arial Narrow" w:eastAsia="Times New Roman" w:hAnsi="Arial Narrow" w:cs="Arial"/>
                <w:bCs/>
                <w:i/>
                <w:color w:val="000000"/>
                <w:sz w:val="18"/>
                <w:szCs w:val="18"/>
              </w:rPr>
            </w:pPr>
            <w:del w:id="394" w:author="Marlene Franke" w:date="2026-09-25T20:05:00Z" w16du:dateUtc="2026-09-26T00:05:00Z">
              <w:r w:rsidRPr="002410B1">
                <w:rPr>
                  <w:rFonts w:ascii="Arial Narrow" w:eastAsia="Times New Roman" w:hAnsi="Arial Narrow" w:cs="Arial"/>
                  <w:bCs/>
                  <w:i/>
                  <w:color w:val="000000"/>
                  <w:sz w:val="18"/>
                  <w:szCs w:val="18"/>
                </w:rPr>
                <w:delText>(indicate the frequency in which assessment occurs, including semester and year within assessment cycle)</w:delText>
              </w:r>
            </w:del>
          </w:p>
          <w:p w14:paraId="23A6BC44" w14:textId="5278102B" w:rsidR="007B2A94" w:rsidRPr="002410B1" w:rsidRDefault="007B2A94" w:rsidP="00D5321E">
            <w:pPr>
              <w:spacing w:after="0" w:line="0" w:lineRule="atLeast"/>
              <w:jc w:val="center"/>
              <w:rPr>
                <w:del w:id="395" w:author="Marlene Franke" w:date="2026-09-25T20:05:00Z" w16du:dateUtc="2026-09-26T00:05:00Z"/>
                <w:rFonts w:ascii="Arial Narrow" w:eastAsia="Times New Roman" w:hAnsi="Arial Narrow" w:cs="Arial"/>
                <w:bCs/>
                <w:i/>
                <w:color w:val="000000"/>
                <w:sz w:val="18"/>
                <w:szCs w:val="18"/>
              </w:rPr>
            </w:pPr>
            <w:del w:id="396" w:author="Marlene Franke" w:date="2026-09-25T20:05:00Z" w16du:dateUtc="2026-09-26T00:05:00Z">
              <w:r w:rsidRPr="002410B1">
                <w:rPr>
                  <w:rFonts w:ascii="Arial Narrow" w:eastAsia="Times New Roman" w:hAnsi="Arial Narrow" w:cs="Arial"/>
                  <w:bCs/>
                  <w:i/>
                  <w:color w:val="000000"/>
                  <w:sz w:val="18"/>
                  <w:szCs w:val="18"/>
                </w:rPr>
                <w:delText>*All SLOs must be assessed at least once every 3 years</w:delText>
              </w:r>
            </w:del>
          </w:p>
        </w:tc>
        <w:tc>
          <w:tcPr>
            <w:tcW w:w="162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E914FDF" w14:textId="77777777" w:rsidR="007B2A94" w:rsidRPr="002410B1" w:rsidRDefault="007B2A94" w:rsidP="00D5321E">
            <w:pPr>
              <w:spacing w:after="0" w:line="0" w:lineRule="atLeast"/>
              <w:jc w:val="center"/>
              <w:rPr>
                <w:del w:id="397" w:author="Marlene Franke" w:date="2026-09-25T20:05:00Z" w16du:dateUtc="2026-09-26T00:05:00Z"/>
                <w:rFonts w:ascii="Arial Narrow" w:eastAsia="Times New Roman" w:hAnsi="Arial Narrow" w:cs="Arial"/>
                <w:b/>
                <w:bCs/>
                <w:color w:val="000000"/>
                <w:sz w:val="18"/>
                <w:szCs w:val="18"/>
              </w:rPr>
            </w:pPr>
            <w:del w:id="398" w:author="Marlene Franke" w:date="2026-09-25T20:05:00Z" w16du:dateUtc="2026-09-26T00:05:00Z">
              <w:r w:rsidRPr="002410B1">
                <w:rPr>
                  <w:rFonts w:ascii="Arial Narrow" w:eastAsia="Times New Roman" w:hAnsi="Arial Narrow" w:cs="Arial"/>
                  <w:b/>
                  <w:bCs/>
                  <w:color w:val="000000"/>
                  <w:sz w:val="18"/>
                  <w:szCs w:val="18"/>
                </w:rPr>
                <w:delText>Learning Activity</w:delText>
              </w:r>
            </w:del>
          </w:p>
          <w:p w14:paraId="37B20FAE" w14:textId="3D8D7179" w:rsidR="007B2A94" w:rsidRPr="002410B1" w:rsidRDefault="007B2A94" w:rsidP="00D5321E">
            <w:pPr>
              <w:spacing w:after="0" w:line="0" w:lineRule="atLeast"/>
              <w:jc w:val="center"/>
              <w:rPr>
                <w:del w:id="399" w:author="Marlene Franke" w:date="2026-09-25T20:05:00Z" w16du:dateUtc="2026-09-26T00:05:00Z"/>
                <w:rFonts w:ascii="Arial Narrow" w:eastAsia="Times New Roman" w:hAnsi="Arial Narrow" w:cs="Arial"/>
                <w:b/>
                <w:bCs/>
                <w:i/>
                <w:color w:val="000000"/>
                <w:sz w:val="18"/>
                <w:szCs w:val="18"/>
              </w:rPr>
            </w:pPr>
            <w:del w:id="400" w:author="Marlene Franke" w:date="2026-09-25T20:05:00Z" w16du:dateUtc="2026-09-26T00:05:00Z">
              <w:r w:rsidRPr="002410B1">
                <w:rPr>
                  <w:rFonts w:ascii="Arial Narrow" w:eastAsia="Times New Roman" w:hAnsi="Arial Narrow" w:cs="Arial"/>
                  <w:bCs/>
                  <w:i/>
                  <w:color w:val="000000"/>
                  <w:sz w:val="18"/>
                  <w:szCs w:val="18"/>
                </w:rPr>
                <w:delText>(indicate the learning activity used to assess the SLO)</w:delText>
              </w:r>
            </w:del>
          </w:p>
        </w:tc>
        <w:tc>
          <w:tcPr>
            <w:tcW w:w="243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104EBE" w14:textId="77777777" w:rsidR="007B2A94" w:rsidRPr="002410B1" w:rsidRDefault="007B2A94" w:rsidP="00D5321E">
            <w:pPr>
              <w:spacing w:after="0" w:line="0" w:lineRule="atLeast"/>
              <w:jc w:val="center"/>
              <w:rPr>
                <w:del w:id="401" w:author="Marlene Franke" w:date="2026-09-25T20:05:00Z" w16du:dateUtc="2026-09-26T00:05:00Z"/>
                <w:rFonts w:ascii="Arial Narrow" w:eastAsia="Times New Roman" w:hAnsi="Arial Narrow" w:cs="Arial"/>
                <w:b/>
                <w:bCs/>
                <w:color w:val="000000"/>
                <w:sz w:val="18"/>
                <w:szCs w:val="18"/>
              </w:rPr>
            </w:pPr>
            <w:del w:id="402" w:author="Marlene Franke" w:date="2026-09-25T20:05:00Z" w16du:dateUtc="2026-09-26T00:05:00Z">
              <w:r w:rsidRPr="002410B1">
                <w:rPr>
                  <w:rFonts w:ascii="Arial Narrow" w:eastAsia="Times New Roman" w:hAnsi="Arial Narrow" w:cs="Arial"/>
                  <w:b/>
                  <w:bCs/>
                  <w:color w:val="000000"/>
                  <w:sz w:val="18"/>
                  <w:szCs w:val="18"/>
                </w:rPr>
                <w:delText>Criteria for Success/Benchmark</w:delText>
              </w:r>
            </w:del>
          </w:p>
          <w:p w14:paraId="1DA9A245" w14:textId="37845FCB" w:rsidR="007B2A94" w:rsidRPr="002410B1" w:rsidRDefault="007B2A94" w:rsidP="00D5321E">
            <w:pPr>
              <w:spacing w:after="0" w:line="0" w:lineRule="atLeast"/>
              <w:jc w:val="center"/>
              <w:rPr>
                <w:del w:id="403" w:author="Marlene Franke" w:date="2026-09-25T20:05:00Z" w16du:dateUtc="2026-09-26T00:05:00Z"/>
                <w:rFonts w:ascii="Arial Narrow" w:eastAsia="Times New Roman" w:hAnsi="Arial Narrow" w:cs="Arial"/>
                <w:bCs/>
                <w:i/>
                <w:color w:val="000000"/>
                <w:sz w:val="18"/>
                <w:szCs w:val="18"/>
              </w:rPr>
            </w:pPr>
            <w:del w:id="404" w:author="Marlene Franke" w:date="2026-09-25T20:05:00Z" w16du:dateUtc="2026-09-26T00:05:00Z">
              <w:r w:rsidRPr="002410B1">
                <w:rPr>
                  <w:rFonts w:ascii="Arial Narrow" w:eastAsia="Times New Roman" w:hAnsi="Arial Narrow" w:cs="Arial"/>
                  <w:bCs/>
                  <w:i/>
                  <w:color w:val="000000"/>
                  <w:sz w:val="18"/>
                  <w:szCs w:val="18"/>
                </w:rPr>
                <w:delText xml:space="preserve">(indicate the </w:delText>
              </w:r>
              <w:r w:rsidRPr="002410B1">
                <w:rPr>
                  <w:rFonts w:ascii="Arial Narrow" w:eastAsia="Times New Roman" w:hAnsi="Arial Narrow" w:cs="Arial"/>
                  <w:bCs/>
                  <w:i/>
                  <w:color w:val="000000"/>
                  <w:sz w:val="18"/>
                  <w:szCs w:val="18"/>
                  <w:u w:val="single"/>
                </w:rPr>
                <w:delText>criteria</w:delText>
              </w:r>
              <w:r w:rsidRPr="002410B1">
                <w:rPr>
                  <w:rFonts w:ascii="Arial Narrow" w:eastAsia="Times New Roman" w:hAnsi="Arial Narrow" w:cs="Arial"/>
                  <w:bCs/>
                  <w:i/>
                  <w:color w:val="000000"/>
                  <w:sz w:val="18"/>
                  <w:szCs w:val="18"/>
                </w:rPr>
                <w:delText xml:space="preserve"> used to assess SLOs &amp; the </w:delText>
              </w:r>
              <w:r w:rsidRPr="002410B1">
                <w:rPr>
                  <w:rFonts w:ascii="Arial Narrow" w:eastAsia="Times New Roman" w:hAnsi="Arial Narrow" w:cs="Arial"/>
                  <w:bCs/>
                  <w:i/>
                  <w:color w:val="000000"/>
                  <w:sz w:val="18"/>
                  <w:szCs w:val="18"/>
                  <w:u w:val="single"/>
                </w:rPr>
                <w:delText xml:space="preserve">benchmark </w:delText>
              </w:r>
              <w:r w:rsidRPr="002410B1">
                <w:rPr>
                  <w:rFonts w:ascii="Arial Narrow" w:eastAsia="Times New Roman" w:hAnsi="Arial Narrow" w:cs="Arial"/>
                  <w:bCs/>
                  <w:i/>
                  <w:color w:val="000000"/>
                  <w:sz w:val="18"/>
                  <w:szCs w:val="18"/>
                </w:rPr>
                <w:delText>for success)</w:delText>
              </w:r>
            </w:del>
          </w:p>
        </w:tc>
      </w:tr>
      <w:tr w:rsidR="00B6740A" w:rsidRPr="002410B1" w14:paraId="54215126" w14:textId="77777777" w:rsidTr="000B5E46">
        <w:trPr>
          <w:trHeight w:val="630"/>
          <w:del w:id="405" w:author="Marlene Franke" w:date="2026-09-25T20:05:00Z" w16du:dateUtc="2026-09-26T00:05:00Z"/>
        </w:trPr>
        <w:tc>
          <w:tcPr>
            <w:tcW w:w="440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763E504" w14:textId="304C23A7" w:rsidR="00B6740A" w:rsidRPr="002410B1" w:rsidRDefault="00D82FBB" w:rsidP="007746BC">
            <w:pPr>
              <w:spacing w:after="0" w:line="0" w:lineRule="atLeast"/>
              <w:rPr>
                <w:del w:id="406" w:author="Marlene Franke" w:date="2026-09-25T20:05:00Z" w16du:dateUtc="2026-09-26T00:05:00Z"/>
                <w:rFonts w:ascii="Arial Narrow" w:eastAsia="Times New Roman" w:hAnsi="Arial Narrow" w:cs="Times New Roman"/>
                <w:sz w:val="18"/>
                <w:szCs w:val="18"/>
              </w:rPr>
            </w:pPr>
            <w:del w:id="407" w:author="Marlene Franke" w:date="2026-09-25T20:05:00Z" w16du:dateUtc="2026-09-26T00:05:00Z">
              <w:r>
                <w:rPr>
                  <w:rFonts w:ascii="Arial Narrow" w:eastAsia="Times New Roman" w:hAnsi="Arial Narrow" w:cs="Times New Roman"/>
                  <w:sz w:val="18"/>
                  <w:szCs w:val="18"/>
                </w:rPr>
                <w:delText xml:space="preserve">Apply methods used by </w:delText>
              </w:r>
              <w:r w:rsidR="007746BC">
                <w:rPr>
                  <w:rFonts w:ascii="Arial Narrow" w:eastAsia="Times New Roman" w:hAnsi="Arial Narrow" w:cs="Times New Roman"/>
                  <w:sz w:val="18"/>
                  <w:szCs w:val="18"/>
                </w:rPr>
                <w:delText xml:space="preserve">biological anthropologists </w:delText>
              </w:r>
              <w:r>
                <w:rPr>
                  <w:rFonts w:ascii="Arial Narrow" w:eastAsia="Times New Roman" w:hAnsi="Arial Narrow" w:cs="Times New Roman"/>
                  <w:sz w:val="18"/>
                  <w:szCs w:val="18"/>
                </w:rPr>
                <w:delText>to explore natural phenomena, including observation, hypothesis development, measurement and data collection, experimentation, evaluation of evidence and employment of data analysis or mathematical modeling.</w:delText>
              </w:r>
            </w:del>
          </w:p>
        </w:tc>
        <w:tc>
          <w:tcPr>
            <w:tcW w:w="30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E559E12" w14:textId="5AB9CAA4" w:rsidR="00B6740A" w:rsidRPr="002410B1" w:rsidRDefault="00D82FBB" w:rsidP="00D82FBB">
            <w:pPr>
              <w:spacing w:after="0" w:line="0" w:lineRule="atLeast"/>
              <w:rPr>
                <w:del w:id="408" w:author="Marlene Franke" w:date="2026-09-25T20:05:00Z" w16du:dateUtc="2026-09-26T00:05:00Z"/>
                <w:rFonts w:ascii="Arial Narrow" w:eastAsia="Times New Roman" w:hAnsi="Arial Narrow" w:cs="Times New Roman"/>
                <w:sz w:val="18"/>
                <w:szCs w:val="18"/>
              </w:rPr>
            </w:pPr>
            <w:del w:id="409" w:author="Marlene Franke" w:date="2026-09-25T20:05:00Z" w16du:dateUtc="2026-09-26T00:05:00Z">
              <w:r>
                <w:rPr>
                  <w:rFonts w:ascii="Arial Narrow" w:eastAsia="Times New Roman" w:hAnsi="Arial Narrow" w:cs="Times New Roman"/>
                  <w:sz w:val="18"/>
                  <w:szCs w:val="18"/>
                </w:rPr>
                <w:delText>Natural Sciences (scientific reasoning)</w:delText>
              </w:r>
              <w:r w:rsidR="00B6740A">
                <w:rPr>
                  <w:rFonts w:ascii="Arial Narrow" w:eastAsia="Times New Roman" w:hAnsi="Arial Narrow" w:cs="Times New Roman"/>
                  <w:sz w:val="18"/>
                  <w:szCs w:val="18"/>
                </w:rPr>
                <w:delText>:  #1—</w:delText>
              </w:r>
              <w:r>
                <w:rPr>
                  <w:rFonts w:ascii="Arial Narrow" w:eastAsia="Times New Roman" w:hAnsi="Arial Narrow" w:cs="Times New Roman"/>
                  <w:sz w:val="18"/>
                  <w:szCs w:val="18"/>
                </w:rPr>
                <w:delText>An understanding of the methods scientists use to explore natural phenomena, including observation, hypothesis development, measurement and data collection, experimentation, evaluation of evidence, and employment of data analysis or mathematical modeling.</w:delText>
              </w:r>
            </w:del>
          </w:p>
        </w:tc>
        <w:customXmlDelRangeStart w:id="410" w:author="Marlene Franke" w:date="2026-09-25T20:05:00Z"/>
        <w:sdt>
          <w:sdtPr>
            <w:rPr>
              <w:rFonts w:ascii="Arial Narrow" w:eastAsia="Times New Roman" w:hAnsi="Arial Narrow" w:cs="Times New Roman"/>
              <w:sz w:val="18"/>
              <w:szCs w:val="18"/>
            </w:rPr>
            <w:id w:val="-252357032"/>
            <w:placeholder>
              <w:docPart w:val="FAB94DC24A024ED4B949410039A363C3"/>
            </w:placeholder>
          </w:sdtPr>
          <w:sdtEndPr/>
          <w:sdtContent>
            <w:customXmlDelRangeEnd w:id="410"/>
            <w:tc>
              <w:tcPr>
                <w:tcW w:w="1890" w:type="dxa"/>
                <w:tcBorders>
                  <w:top w:val="single" w:sz="6" w:space="0" w:color="000000"/>
                  <w:left w:val="single" w:sz="6" w:space="0" w:color="000000"/>
                  <w:bottom w:val="single" w:sz="6" w:space="0" w:color="000000"/>
                  <w:right w:val="single" w:sz="6" w:space="0" w:color="000000"/>
                </w:tcBorders>
              </w:tcPr>
              <w:p w14:paraId="6B7E95D5" w14:textId="2B04A244" w:rsidR="00B6740A" w:rsidRPr="002410B1" w:rsidRDefault="00B6740A" w:rsidP="00B6740A">
                <w:pPr>
                  <w:spacing w:after="0" w:line="0" w:lineRule="atLeast"/>
                  <w:rPr>
                    <w:del w:id="411" w:author="Marlene Franke" w:date="2026-09-25T20:05:00Z" w16du:dateUtc="2026-09-26T00:05:00Z"/>
                    <w:rFonts w:ascii="Arial Narrow" w:eastAsia="Times New Roman" w:hAnsi="Arial Narrow" w:cs="Times New Roman"/>
                    <w:sz w:val="18"/>
                    <w:szCs w:val="18"/>
                  </w:rPr>
                </w:pPr>
                <w:del w:id="412" w:author="Marlene Franke" w:date="2026-09-25T20:05:00Z" w16du:dateUtc="2026-09-26T00:05:00Z">
                  <w:r w:rsidRPr="002410B1">
                    <w:rPr>
                      <w:rFonts w:ascii="Arial Narrow" w:eastAsia="Times New Roman" w:hAnsi="Arial Narrow" w:cs="Times New Roman"/>
                      <w:sz w:val="18"/>
                      <w:szCs w:val="18"/>
                    </w:rPr>
                    <w:delText>Every three years.</w:delText>
                  </w:r>
                </w:del>
              </w:p>
            </w:tc>
            <w:customXmlDelRangeStart w:id="413" w:author="Marlene Franke" w:date="2026-09-25T20:05:00Z"/>
          </w:sdtContent>
        </w:sdt>
        <w:customXmlDelRangeEnd w:id="413"/>
        <w:customXmlDelRangeStart w:id="414" w:author="Marlene Franke" w:date="2026-09-25T20:05:00Z"/>
        <w:sdt>
          <w:sdtPr>
            <w:rPr>
              <w:rFonts w:ascii="Arial Narrow" w:eastAsia="Times New Roman" w:hAnsi="Arial Narrow" w:cs="Times New Roman"/>
              <w:sz w:val="18"/>
              <w:szCs w:val="18"/>
            </w:rPr>
            <w:id w:val="-1242793215"/>
            <w:placeholder>
              <w:docPart w:val="37E1E4ED50BD48C7B27703BEBBB906D9"/>
            </w:placeholder>
          </w:sdtPr>
          <w:sdtEndPr/>
          <w:sdtContent>
            <w:customXmlDelRangeEnd w:id="414"/>
            <w:tc>
              <w:tcPr>
                <w:tcW w:w="1620" w:type="dxa"/>
                <w:tcBorders>
                  <w:top w:val="single" w:sz="6" w:space="0" w:color="000000"/>
                  <w:left w:val="single" w:sz="6" w:space="0" w:color="000000"/>
                  <w:bottom w:val="single" w:sz="6" w:space="0" w:color="000000"/>
                  <w:right w:val="single" w:sz="6" w:space="0" w:color="000000"/>
                </w:tcBorders>
              </w:tcPr>
              <w:p w14:paraId="7247083C" w14:textId="7D536D8E" w:rsidR="00B6740A" w:rsidRPr="002410B1" w:rsidRDefault="006151AC" w:rsidP="00B6740A">
                <w:pPr>
                  <w:spacing w:after="0" w:line="0" w:lineRule="atLeast"/>
                  <w:rPr>
                    <w:del w:id="415" w:author="Marlene Franke" w:date="2026-09-25T20:05:00Z" w16du:dateUtc="2026-09-26T00:05:00Z"/>
                    <w:rFonts w:ascii="Arial Narrow" w:eastAsia="Times New Roman" w:hAnsi="Arial Narrow" w:cs="Times New Roman"/>
                    <w:sz w:val="18"/>
                    <w:szCs w:val="18"/>
                  </w:rPr>
                </w:pPr>
                <w:del w:id="416" w:author="Marlene Franke" w:date="2026-09-25T20:05:00Z" w16du:dateUtc="2026-09-26T00:05:00Z">
                  <w:r>
                    <w:rPr>
                      <w:rFonts w:ascii="Arial Narrow" w:eastAsia="Times New Roman" w:hAnsi="Arial Narrow" w:cs="Times New Roman"/>
                      <w:sz w:val="18"/>
                      <w:szCs w:val="18"/>
                    </w:rPr>
                    <w:delText>Objective test and/or written assignment</w:delText>
                  </w:r>
                </w:del>
              </w:p>
            </w:tc>
            <w:customXmlDelRangeStart w:id="417" w:author="Marlene Franke" w:date="2026-09-25T20:05:00Z"/>
          </w:sdtContent>
        </w:sdt>
        <w:customXmlDelRangeEnd w:id="417"/>
        <w:tc>
          <w:tcPr>
            <w:tcW w:w="2430" w:type="dxa"/>
            <w:tcBorders>
              <w:top w:val="single" w:sz="6" w:space="0" w:color="000000"/>
              <w:left w:val="single" w:sz="6" w:space="0" w:color="000000"/>
              <w:bottom w:val="single" w:sz="6" w:space="0" w:color="000000"/>
              <w:right w:val="single" w:sz="6" w:space="0" w:color="000000"/>
            </w:tcBorders>
          </w:tcPr>
          <w:p w14:paraId="47D4D898" w14:textId="77777777" w:rsidR="00B6740A" w:rsidRPr="002410B1" w:rsidRDefault="00B6740A" w:rsidP="00B6740A">
            <w:pPr>
              <w:spacing w:after="0" w:line="240" w:lineRule="auto"/>
              <w:rPr>
                <w:del w:id="418" w:author="Marlene Franke" w:date="2026-09-25T20:05:00Z" w16du:dateUtc="2026-09-26T00:05:00Z"/>
                <w:rFonts w:ascii="Arial Narrow" w:hAnsi="Arial Narrow" w:cstheme="minorHAnsi"/>
                <w:sz w:val="18"/>
                <w:szCs w:val="18"/>
              </w:rPr>
            </w:pPr>
            <w:del w:id="419" w:author="Marlene Franke" w:date="2026-09-25T20:05:00Z" w16du:dateUtc="2026-09-26T00:05:00Z">
              <w:r w:rsidRPr="002410B1">
                <w:rPr>
                  <w:rFonts w:ascii="Arial Narrow" w:hAnsi="Arial Narrow" w:cstheme="minorHAnsi"/>
                  <w:b/>
                  <w:sz w:val="18"/>
                  <w:szCs w:val="18"/>
                </w:rPr>
                <w:delText>Exceeds</w:delText>
              </w:r>
              <w:r w:rsidRPr="002410B1">
                <w:rPr>
                  <w:rFonts w:ascii="Arial Narrow" w:hAnsi="Arial Narrow" w:cstheme="minorHAnsi"/>
                  <w:sz w:val="18"/>
                  <w:szCs w:val="18"/>
                </w:rPr>
                <w:delText xml:space="preserve"> = At least 87% - 100%</w:delText>
              </w:r>
            </w:del>
          </w:p>
          <w:p w14:paraId="71CFADE1" w14:textId="77777777" w:rsidR="00B6740A" w:rsidRPr="002410B1" w:rsidRDefault="00B6740A" w:rsidP="00B6740A">
            <w:pPr>
              <w:spacing w:after="0" w:line="240" w:lineRule="auto"/>
              <w:rPr>
                <w:del w:id="420" w:author="Marlene Franke" w:date="2026-09-25T20:05:00Z" w16du:dateUtc="2026-09-26T00:05:00Z"/>
                <w:rFonts w:ascii="Arial Narrow" w:hAnsi="Arial Narrow" w:cstheme="minorHAnsi"/>
                <w:sz w:val="18"/>
                <w:szCs w:val="18"/>
              </w:rPr>
            </w:pPr>
            <w:del w:id="421" w:author="Marlene Franke" w:date="2026-09-25T20:05:00Z" w16du:dateUtc="2026-09-26T00:05:00Z">
              <w:r w:rsidRPr="002410B1">
                <w:rPr>
                  <w:rFonts w:ascii="Arial Narrow" w:hAnsi="Arial Narrow" w:cstheme="minorHAnsi"/>
                  <w:b/>
                  <w:sz w:val="18"/>
                  <w:szCs w:val="18"/>
                </w:rPr>
                <w:delText>Meet</w:delText>
              </w:r>
              <w:r w:rsidRPr="002410B1">
                <w:rPr>
                  <w:rFonts w:ascii="Arial Narrow" w:hAnsi="Arial Narrow" w:cstheme="minorHAnsi"/>
                  <w:sz w:val="18"/>
                  <w:szCs w:val="18"/>
                </w:rPr>
                <w:delText>s = At least 70% - 86%</w:delText>
              </w:r>
            </w:del>
          </w:p>
          <w:p w14:paraId="474E7B36" w14:textId="77777777" w:rsidR="00B6740A" w:rsidRPr="002410B1" w:rsidRDefault="00B6740A" w:rsidP="00B6740A">
            <w:pPr>
              <w:spacing w:after="0" w:line="240" w:lineRule="auto"/>
              <w:rPr>
                <w:del w:id="422" w:author="Marlene Franke" w:date="2026-09-25T20:05:00Z" w16du:dateUtc="2026-09-26T00:05:00Z"/>
                <w:rFonts w:ascii="Arial Narrow" w:hAnsi="Arial Narrow" w:cstheme="minorHAnsi"/>
                <w:b/>
                <w:sz w:val="18"/>
                <w:szCs w:val="18"/>
              </w:rPr>
            </w:pPr>
            <w:del w:id="423" w:author="Marlene Franke" w:date="2026-09-25T20:05:00Z" w16du:dateUtc="2026-09-26T00:05:00Z">
              <w:r w:rsidRPr="002410B1">
                <w:rPr>
                  <w:rFonts w:ascii="Arial Narrow" w:hAnsi="Arial Narrow" w:cstheme="minorHAnsi"/>
                  <w:b/>
                  <w:sz w:val="18"/>
                  <w:szCs w:val="18"/>
                </w:rPr>
                <w:delText>(80% of students are expected to meet)</w:delText>
              </w:r>
            </w:del>
          </w:p>
          <w:p w14:paraId="409432AD" w14:textId="24E9D616" w:rsidR="00B6740A" w:rsidRPr="002410B1" w:rsidRDefault="00B6740A" w:rsidP="00B6740A">
            <w:pPr>
              <w:spacing w:after="0" w:line="240" w:lineRule="auto"/>
              <w:rPr>
                <w:del w:id="424" w:author="Marlene Franke" w:date="2026-09-25T20:05:00Z" w16du:dateUtc="2026-09-26T00:05:00Z"/>
                <w:rFonts w:ascii="Arial Narrow" w:hAnsi="Arial Narrow" w:cstheme="minorHAnsi"/>
                <w:sz w:val="18"/>
                <w:szCs w:val="18"/>
              </w:rPr>
            </w:pPr>
            <w:del w:id="425" w:author="Marlene Franke" w:date="2026-09-25T20:05:00Z" w16du:dateUtc="2026-09-26T00:05:00Z">
              <w:r w:rsidRPr="002410B1">
                <w:rPr>
                  <w:rFonts w:ascii="Arial Narrow" w:hAnsi="Arial Narrow" w:cstheme="minorHAnsi"/>
                  <w:b/>
                  <w:sz w:val="18"/>
                  <w:szCs w:val="18"/>
                </w:rPr>
                <w:delText>Approaches</w:delText>
              </w:r>
              <w:r w:rsidRPr="002410B1">
                <w:rPr>
                  <w:rFonts w:ascii="Arial Narrow" w:hAnsi="Arial Narrow" w:cstheme="minorHAnsi"/>
                  <w:sz w:val="18"/>
                  <w:szCs w:val="18"/>
                </w:rPr>
                <w:delText xml:space="preserve"> = at least 65% to 69%</w:delText>
              </w:r>
            </w:del>
          </w:p>
          <w:p w14:paraId="2A13C961" w14:textId="2381F1A6" w:rsidR="00B6740A" w:rsidRPr="002410B1" w:rsidRDefault="00B6740A" w:rsidP="00B6740A">
            <w:pPr>
              <w:spacing w:after="0" w:line="240" w:lineRule="auto"/>
              <w:rPr>
                <w:del w:id="426" w:author="Marlene Franke" w:date="2026-09-25T20:05:00Z" w16du:dateUtc="2026-09-26T00:05:00Z"/>
                <w:rFonts w:ascii="Arial Narrow" w:eastAsia="Times New Roman" w:hAnsi="Arial Narrow" w:cs="Times New Roman"/>
                <w:sz w:val="18"/>
                <w:szCs w:val="18"/>
              </w:rPr>
            </w:pPr>
            <w:del w:id="427" w:author="Marlene Franke" w:date="2026-09-25T20:05:00Z" w16du:dateUtc="2026-09-26T00:05:00Z">
              <w:r w:rsidRPr="002410B1">
                <w:rPr>
                  <w:rFonts w:ascii="Arial Narrow" w:hAnsi="Arial Narrow" w:cstheme="minorHAnsi"/>
                  <w:b/>
                  <w:sz w:val="18"/>
                  <w:szCs w:val="18"/>
                </w:rPr>
                <w:delText>Failure</w:delText>
              </w:r>
              <w:r w:rsidRPr="002410B1">
                <w:rPr>
                  <w:rFonts w:ascii="Arial Narrow" w:hAnsi="Arial Narrow" w:cstheme="minorHAnsi"/>
                  <w:sz w:val="18"/>
                  <w:szCs w:val="18"/>
                </w:rPr>
                <w:delText xml:space="preserve"> = below 65%</w:delText>
              </w:r>
            </w:del>
          </w:p>
        </w:tc>
      </w:tr>
      <w:tr w:rsidR="00D82FBB" w:rsidRPr="002410B1" w14:paraId="150F3094" w14:textId="77777777" w:rsidTr="000B5E46">
        <w:trPr>
          <w:trHeight w:val="1356"/>
          <w:del w:id="428" w:author="Marlene Franke" w:date="2026-09-25T20:05:00Z" w16du:dateUtc="2026-09-26T00:05:00Z"/>
        </w:trPr>
        <w:tc>
          <w:tcPr>
            <w:tcW w:w="440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D330083" w14:textId="1DCBD404" w:rsidR="00D82FBB" w:rsidRPr="00D82FBB" w:rsidRDefault="00D82FBB" w:rsidP="006C0ED5">
            <w:pPr>
              <w:spacing w:after="0" w:line="0" w:lineRule="atLeast"/>
              <w:rPr>
                <w:del w:id="429" w:author="Marlene Franke" w:date="2026-09-25T20:05:00Z" w16du:dateUtc="2026-09-26T00:05:00Z"/>
                <w:rFonts w:ascii="Arial Narrow" w:eastAsia="Times New Roman" w:hAnsi="Arial Narrow" w:cs="Times New Roman"/>
                <w:sz w:val="18"/>
                <w:szCs w:val="18"/>
              </w:rPr>
            </w:pPr>
            <w:del w:id="430" w:author="Marlene Franke" w:date="2026-09-25T20:05:00Z" w16du:dateUtc="2026-09-26T00:05:00Z">
              <w:r>
                <w:rPr>
                  <w:rFonts w:ascii="Arial Narrow" w:eastAsia="Times New Roman" w:hAnsi="Arial Narrow" w:cs="Times New Roman"/>
                  <w:sz w:val="18"/>
                  <w:szCs w:val="18"/>
                </w:rPr>
                <w:delText>Construct</w:delText>
              </w:r>
              <w:r w:rsidRPr="00D82FBB">
                <w:rPr>
                  <w:rFonts w:ascii="Arial Narrow" w:eastAsia="Times New Roman" w:hAnsi="Arial Narrow" w:cs="Times New Roman"/>
                  <w:sz w:val="18"/>
                  <w:szCs w:val="18"/>
                </w:rPr>
                <w:delText xml:space="preserve"> scientific data, concepts, and models in </w:delText>
              </w:r>
              <w:r w:rsidR="007746BC">
                <w:rPr>
                  <w:rFonts w:ascii="Arial Narrow" w:eastAsia="Times New Roman" w:hAnsi="Arial Narrow" w:cs="Times New Roman"/>
                  <w:sz w:val="18"/>
                  <w:szCs w:val="18"/>
                </w:rPr>
                <w:delText>biological anthropolog</w:delText>
              </w:r>
              <w:r w:rsidR="006C0ED5">
                <w:rPr>
                  <w:rFonts w:ascii="Arial Narrow" w:eastAsia="Times New Roman" w:hAnsi="Arial Narrow" w:cs="Times New Roman"/>
                  <w:sz w:val="18"/>
                  <w:szCs w:val="18"/>
                </w:rPr>
                <w:delText>y</w:delText>
              </w:r>
              <w:r w:rsidR="007746BC">
                <w:rPr>
                  <w:rFonts w:ascii="Arial Narrow" w:eastAsia="Times New Roman" w:hAnsi="Arial Narrow" w:cs="Times New Roman"/>
                  <w:sz w:val="18"/>
                  <w:szCs w:val="18"/>
                </w:rPr>
                <w:delText>.</w:delText>
              </w:r>
              <w:r w:rsidRPr="00D82FBB">
                <w:rPr>
                  <w:rFonts w:ascii="Arial Narrow" w:eastAsia="Times New Roman" w:hAnsi="Arial Narrow" w:cs="Times New Roman"/>
                  <w:sz w:val="18"/>
                  <w:szCs w:val="18"/>
                </w:rPr>
                <w:delText xml:space="preserve">  </w:delText>
              </w:r>
            </w:del>
          </w:p>
        </w:tc>
        <w:tc>
          <w:tcPr>
            <w:tcW w:w="306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8A77609" w14:textId="24AB2538" w:rsidR="00D82FBB" w:rsidRPr="00D82FBB" w:rsidRDefault="00D82FBB" w:rsidP="00D82FBB">
            <w:pPr>
              <w:spacing w:after="0" w:line="240" w:lineRule="auto"/>
              <w:rPr>
                <w:del w:id="431" w:author="Marlene Franke" w:date="2026-09-25T20:05:00Z" w16du:dateUtc="2026-09-26T00:05:00Z"/>
                <w:rFonts w:ascii="Arial Narrow" w:eastAsia="Times New Roman" w:hAnsi="Arial Narrow" w:cs="Times New Roman"/>
                <w:sz w:val="18"/>
                <w:szCs w:val="18"/>
              </w:rPr>
            </w:pPr>
            <w:del w:id="432" w:author="Marlene Franke" w:date="2026-09-25T20:05:00Z" w16du:dateUtc="2026-09-26T00:05:00Z">
              <w:r>
                <w:rPr>
                  <w:rFonts w:ascii="Arial Narrow" w:eastAsia="Times New Roman" w:hAnsi="Arial Narrow" w:cs="Times New Roman"/>
                  <w:sz w:val="18"/>
                  <w:szCs w:val="18"/>
                </w:rPr>
                <w:delText>Natural Sciences (scientific reasoning):  #2—Application of scientific data, concepts, and models in one of the natural sciences.</w:delText>
              </w:r>
            </w:del>
          </w:p>
        </w:tc>
        <w:customXmlDelRangeStart w:id="433" w:author="Marlene Franke" w:date="2026-09-25T20:05:00Z"/>
        <w:sdt>
          <w:sdtPr>
            <w:rPr>
              <w:rFonts w:ascii="Arial Narrow" w:eastAsia="Times New Roman" w:hAnsi="Arial Narrow" w:cs="Times New Roman"/>
              <w:sz w:val="18"/>
              <w:szCs w:val="18"/>
            </w:rPr>
            <w:id w:val="-1270623252"/>
            <w:placeholder>
              <w:docPart w:val="7EF08FB57F4245C2B0ACDD073B09C769"/>
            </w:placeholder>
          </w:sdtPr>
          <w:sdtEndPr/>
          <w:sdtContent>
            <w:customXmlDelRangeEnd w:id="433"/>
            <w:customXmlDelRangeStart w:id="434" w:author="Marlene Franke" w:date="2026-09-25T20:05:00Z"/>
            <w:sdt>
              <w:sdtPr>
                <w:rPr>
                  <w:rFonts w:ascii="Arial Narrow" w:eastAsia="Times New Roman" w:hAnsi="Arial Narrow" w:cs="Times New Roman"/>
                  <w:sz w:val="18"/>
                  <w:szCs w:val="18"/>
                </w:rPr>
                <w:id w:val="-1156531854"/>
                <w:placeholder>
                  <w:docPart w:val="BB8994ACD6414277834FBD85D9579AF2"/>
                </w:placeholder>
              </w:sdtPr>
              <w:sdtEndPr/>
              <w:sdtContent>
                <w:customXmlDelRangeEnd w:id="434"/>
                <w:tc>
                  <w:tcPr>
                    <w:tcW w:w="1890" w:type="dxa"/>
                    <w:tcBorders>
                      <w:top w:val="single" w:sz="6" w:space="0" w:color="000000"/>
                      <w:left w:val="single" w:sz="6" w:space="0" w:color="000000"/>
                      <w:bottom w:val="single" w:sz="6" w:space="0" w:color="000000"/>
                      <w:right w:val="single" w:sz="6" w:space="0" w:color="000000"/>
                    </w:tcBorders>
                  </w:tcPr>
                  <w:p w14:paraId="40B8E41D" w14:textId="58B3BC2B" w:rsidR="00D82FBB" w:rsidRPr="002410B1" w:rsidRDefault="00D82FBB" w:rsidP="00D82FBB">
                    <w:pPr>
                      <w:spacing w:after="0" w:line="0" w:lineRule="atLeast"/>
                      <w:rPr>
                        <w:del w:id="435" w:author="Marlene Franke" w:date="2026-09-25T20:05:00Z" w16du:dateUtc="2026-09-26T00:05:00Z"/>
                        <w:rFonts w:ascii="Arial Narrow" w:eastAsia="Times New Roman" w:hAnsi="Arial Narrow" w:cs="Times New Roman"/>
                        <w:sz w:val="18"/>
                        <w:szCs w:val="18"/>
                      </w:rPr>
                    </w:pPr>
                    <w:del w:id="436" w:author="Marlene Franke" w:date="2026-09-25T20:05:00Z" w16du:dateUtc="2026-09-26T00:05:00Z">
                      <w:r w:rsidRPr="002410B1">
                        <w:rPr>
                          <w:rFonts w:ascii="Arial Narrow" w:eastAsia="Times New Roman" w:hAnsi="Arial Narrow" w:cs="Times New Roman"/>
                          <w:sz w:val="18"/>
                          <w:szCs w:val="18"/>
                        </w:rPr>
                        <w:delText>Every three years.</w:delText>
                      </w:r>
                    </w:del>
                  </w:p>
                </w:tc>
                <w:customXmlDelRangeStart w:id="437" w:author="Marlene Franke" w:date="2026-09-25T20:05:00Z"/>
              </w:sdtContent>
            </w:sdt>
            <w:customXmlDelRangeEnd w:id="437"/>
            <w:customXmlDelRangeStart w:id="438" w:author="Marlene Franke" w:date="2026-09-25T20:05:00Z"/>
          </w:sdtContent>
        </w:sdt>
        <w:customXmlDelRangeEnd w:id="438"/>
        <w:customXmlDelRangeStart w:id="439" w:author="Marlene Franke" w:date="2026-09-25T20:05:00Z"/>
        <w:sdt>
          <w:sdtPr>
            <w:rPr>
              <w:rFonts w:ascii="Arial Narrow" w:eastAsia="Times New Roman" w:hAnsi="Arial Narrow" w:cs="Times New Roman"/>
              <w:sz w:val="18"/>
              <w:szCs w:val="18"/>
            </w:rPr>
            <w:id w:val="611941226"/>
            <w:placeholder>
              <w:docPart w:val="1B5F629319C849148F8E257B431CE231"/>
            </w:placeholder>
          </w:sdtPr>
          <w:sdtEndPr/>
          <w:sdtContent>
            <w:customXmlDelRangeEnd w:id="439"/>
            <w:customXmlDelRangeStart w:id="440" w:author="Marlene Franke" w:date="2026-09-25T20:05:00Z"/>
            <w:sdt>
              <w:sdtPr>
                <w:rPr>
                  <w:rFonts w:ascii="Arial Narrow" w:eastAsia="Times New Roman" w:hAnsi="Arial Narrow" w:cs="Times New Roman"/>
                  <w:sz w:val="18"/>
                  <w:szCs w:val="18"/>
                </w:rPr>
                <w:id w:val="653414664"/>
                <w:placeholder>
                  <w:docPart w:val="66DB03148A494C26A4D2E05E108F3772"/>
                </w:placeholder>
              </w:sdtPr>
              <w:sdtEndPr/>
              <w:sdtContent>
                <w:customXmlDelRangeEnd w:id="440"/>
                <w:tc>
                  <w:tcPr>
                    <w:tcW w:w="1620" w:type="dxa"/>
                    <w:tcBorders>
                      <w:top w:val="single" w:sz="6" w:space="0" w:color="000000"/>
                      <w:left w:val="single" w:sz="6" w:space="0" w:color="000000"/>
                      <w:bottom w:val="single" w:sz="6" w:space="0" w:color="000000"/>
                      <w:right w:val="single" w:sz="6" w:space="0" w:color="000000"/>
                    </w:tcBorders>
                  </w:tcPr>
                  <w:p w14:paraId="10140627" w14:textId="7FD3C007" w:rsidR="00D82FBB" w:rsidRPr="002410B1" w:rsidRDefault="006151AC" w:rsidP="00D82FBB">
                    <w:pPr>
                      <w:spacing w:after="0" w:line="0" w:lineRule="atLeast"/>
                      <w:rPr>
                        <w:del w:id="441" w:author="Marlene Franke" w:date="2026-09-25T20:05:00Z" w16du:dateUtc="2026-09-26T00:05:00Z"/>
                        <w:rFonts w:ascii="Arial Narrow" w:eastAsia="Times New Roman" w:hAnsi="Arial Narrow" w:cs="Times New Roman"/>
                        <w:sz w:val="18"/>
                        <w:szCs w:val="18"/>
                      </w:rPr>
                    </w:pPr>
                    <w:del w:id="442" w:author="Marlene Franke" w:date="2026-09-25T20:05:00Z" w16du:dateUtc="2026-09-26T00:05:00Z">
                      <w:r>
                        <w:rPr>
                          <w:rFonts w:ascii="Arial Narrow" w:eastAsia="Times New Roman" w:hAnsi="Arial Narrow" w:cs="Times New Roman"/>
                          <w:sz w:val="18"/>
                          <w:szCs w:val="18"/>
                        </w:rPr>
                        <w:delText>Objective test and/or written assignment.</w:delText>
                      </w:r>
                    </w:del>
                  </w:p>
                </w:tc>
                <w:customXmlDelRangeStart w:id="443" w:author="Marlene Franke" w:date="2026-09-25T20:05:00Z"/>
              </w:sdtContent>
            </w:sdt>
            <w:customXmlDelRangeEnd w:id="443"/>
            <w:customXmlDelRangeStart w:id="444" w:author="Marlene Franke" w:date="2026-09-25T20:05:00Z"/>
          </w:sdtContent>
        </w:sdt>
        <w:customXmlDelRangeEnd w:id="444"/>
        <w:customXmlDelRangeStart w:id="445" w:author="Marlene Franke" w:date="2026-09-25T20:05:00Z"/>
        <w:sdt>
          <w:sdtPr>
            <w:rPr>
              <w:rFonts w:ascii="Arial Narrow" w:hAnsi="Arial Narrow"/>
              <w:sz w:val="18"/>
              <w:szCs w:val="18"/>
            </w:rPr>
            <w:id w:val="276308362"/>
            <w:placeholder>
              <w:docPart w:val="E529AB50380544DE8D2F2FD860360E0D"/>
            </w:placeholder>
          </w:sdtPr>
          <w:sdtEndPr/>
          <w:sdtContent>
            <w:customXmlDelRangeEnd w:id="445"/>
            <w:tc>
              <w:tcPr>
                <w:tcW w:w="2430" w:type="dxa"/>
                <w:tcBorders>
                  <w:top w:val="single" w:sz="6" w:space="0" w:color="000000"/>
                  <w:left w:val="single" w:sz="6" w:space="0" w:color="000000"/>
                  <w:bottom w:val="single" w:sz="6" w:space="0" w:color="000000"/>
                  <w:right w:val="single" w:sz="6" w:space="0" w:color="000000"/>
                </w:tcBorders>
              </w:tcPr>
              <w:p w14:paraId="1CB66AA4" w14:textId="77777777" w:rsidR="00D82FBB" w:rsidRPr="002410B1" w:rsidRDefault="00D82FBB" w:rsidP="00D82FBB">
                <w:pPr>
                  <w:spacing w:after="0" w:line="240" w:lineRule="auto"/>
                  <w:rPr>
                    <w:del w:id="446" w:author="Marlene Franke" w:date="2026-09-25T20:05:00Z" w16du:dateUtc="2026-09-26T00:05:00Z"/>
                    <w:rFonts w:ascii="Arial Narrow" w:hAnsi="Arial Narrow" w:cstheme="minorHAnsi"/>
                    <w:sz w:val="18"/>
                    <w:szCs w:val="18"/>
                  </w:rPr>
                </w:pPr>
                <w:del w:id="447" w:author="Marlene Franke" w:date="2026-09-25T20:05:00Z" w16du:dateUtc="2026-09-26T00:05:00Z">
                  <w:r w:rsidRPr="002410B1">
                    <w:rPr>
                      <w:rFonts w:ascii="Arial Narrow" w:hAnsi="Arial Narrow" w:cstheme="minorHAnsi"/>
                      <w:b/>
                      <w:sz w:val="18"/>
                      <w:szCs w:val="18"/>
                    </w:rPr>
                    <w:delText>Exceeds</w:delText>
                  </w:r>
                  <w:r w:rsidRPr="002410B1">
                    <w:rPr>
                      <w:rFonts w:ascii="Arial Narrow" w:hAnsi="Arial Narrow" w:cstheme="minorHAnsi"/>
                      <w:sz w:val="18"/>
                      <w:szCs w:val="18"/>
                    </w:rPr>
                    <w:delText xml:space="preserve"> = At least 87% - 100%</w:delText>
                  </w:r>
                </w:del>
              </w:p>
              <w:p w14:paraId="1D25CEC0" w14:textId="77777777" w:rsidR="00D82FBB" w:rsidRPr="002410B1" w:rsidRDefault="00D82FBB" w:rsidP="00D82FBB">
                <w:pPr>
                  <w:spacing w:after="0" w:line="240" w:lineRule="auto"/>
                  <w:rPr>
                    <w:del w:id="448" w:author="Marlene Franke" w:date="2026-09-25T20:05:00Z" w16du:dateUtc="2026-09-26T00:05:00Z"/>
                    <w:rFonts w:ascii="Arial Narrow" w:hAnsi="Arial Narrow" w:cstheme="minorHAnsi"/>
                    <w:sz w:val="18"/>
                    <w:szCs w:val="18"/>
                  </w:rPr>
                </w:pPr>
                <w:del w:id="449" w:author="Marlene Franke" w:date="2026-09-25T20:05:00Z" w16du:dateUtc="2026-09-26T00:05:00Z">
                  <w:r w:rsidRPr="002410B1">
                    <w:rPr>
                      <w:rFonts w:ascii="Arial Narrow" w:hAnsi="Arial Narrow" w:cstheme="minorHAnsi"/>
                      <w:b/>
                      <w:sz w:val="18"/>
                      <w:szCs w:val="18"/>
                    </w:rPr>
                    <w:delText>Meet</w:delText>
                  </w:r>
                  <w:r w:rsidRPr="002410B1">
                    <w:rPr>
                      <w:rFonts w:ascii="Arial Narrow" w:hAnsi="Arial Narrow" w:cstheme="minorHAnsi"/>
                      <w:sz w:val="18"/>
                      <w:szCs w:val="18"/>
                    </w:rPr>
                    <w:delText>s = At least 70% - 86%</w:delText>
                  </w:r>
                </w:del>
              </w:p>
              <w:p w14:paraId="4E7965EE" w14:textId="77777777" w:rsidR="00D82FBB" w:rsidRPr="002410B1" w:rsidRDefault="00D82FBB" w:rsidP="00D82FBB">
                <w:pPr>
                  <w:spacing w:after="0" w:line="240" w:lineRule="auto"/>
                  <w:rPr>
                    <w:del w:id="450" w:author="Marlene Franke" w:date="2026-09-25T20:05:00Z" w16du:dateUtc="2026-09-26T00:05:00Z"/>
                    <w:rFonts w:ascii="Arial Narrow" w:hAnsi="Arial Narrow" w:cstheme="minorHAnsi"/>
                    <w:b/>
                    <w:sz w:val="18"/>
                    <w:szCs w:val="18"/>
                  </w:rPr>
                </w:pPr>
                <w:del w:id="451" w:author="Marlene Franke" w:date="2026-09-25T20:05:00Z" w16du:dateUtc="2026-09-26T00:05:00Z">
                  <w:r w:rsidRPr="002410B1">
                    <w:rPr>
                      <w:rFonts w:ascii="Arial Narrow" w:hAnsi="Arial Narrow" w:cstheme="minorHAnsi"/>
                      <w:b/>
                      <w:sz w:val="18"/>
                      <w:szCs w:val="18"/>
                    </w:rPr>
                    <w:delText>(80% of students are expected to meet)</w:delText>
                  </w:r>
                </w:del>
              </w:p>
              <w:p w14:paraId="22482E8F" w14:textId="77777777" w:rsidR="00D82FBB" w:rsidRPr="002410B1" w:rsidRDefault="00D82FBB" w:rsidP="00D82FBB">
                <w:pPr>
                  <w:spacing w:after="0" w:line="240" w:lineRule="auto"/>
                  <w:rPr>
                    <w:del w:id="452" w:author="Marlene Franke" w:date="2026-09-25T20:05:00Z" w16du:dateUtc="2026-09-26T00:05:00Z"/>
                    <w:rFonts w:ascii="Arial Narrow" w:hAnsi="Arial Narrow" w:cstheme="minorHAnsi"/>
                    <w:sz w:val="18"/>
                    <w:szCs w:val="18"/>
                  </w:rPr>
                </w:pPr>
                <w:del w:id="453" w:author="Marlene Franke" w:date="2026-09-25T20:05:00Z" w16du:dateUtc="2026-09-26T00:05:00Z">
                  <w:r w:rsidRPr="002410B1">
                    <w:rPr>
                      <w:rFonts w:ascii="Arial Narrow" w:hAnsi="Arial Narrow" w:cstheme="minorHAnsi"/>
                      <w:b/>
                      <w:sz w:val="18"/>
                      <w:szCs w:val="18"/>
                    </w:rPr>
                    <w:delText>Approaches</w:delText>
                  </w:r>
                  <w:r w:rsidRPr="002410B1">
                    <w:rPr>
                      <w:rFonts w:ascii="Arial Narrow" w:hAnsi="Arial Narrow" w:cstheme="minorHAnsi"/>
                      <w:sz w:val="18"/>
                      <w:szCs w:val="18"/>
                    </w:rPr>
                    <w:delText xml:space="preserve"> = at least 65% to 69%</w:delText>
                  </w:r>
                </w:del>
              </w:p>
              <w:p w14:paraId="6B3CC2EF" w14:textId="462EE849" w:rsidR="00D82FBB" w:rsidRPr="002410B1" w:rsidRDefault="00D82FBB" w:rsidP="00D82FBB">
                <w:pPr>
                  <w:spacing w:after="0"/>
                  <w:rPr>
                    <w:del w:id="454" w:author="Marlene Franke" w:date="2026-09-25T20:05:00Z" w16du:dateUtc="2026-09-26T00:05:00Z"/>
                    <w:rFonts w:ascii="Arial Narrow" w:hAnsi="Arial Narrow"/>
                    <w:sz w:val="18"/>
                    <w:szCs w:val="18"/>
                  </w:rPr>
                </w:pPr>
                <w:del w:id="455" w:author="Marlene Franke" w:date="2026-09-25T20:05:00Z" w16du:dateUtc="2026-09-26T00:05:00Z">
                  <w:r w:rsidRPr="002410B1">
                    <w:rPr>
                      <w:rFonts w:ascii="Arial Narrow" w:hAnsi="Arial Narrow" w:cstheme="minorHAnsi"/>
                      <w:b/>
                      <w:sz w:val="18"/>
                      <w:szCs w:val="18"/>
                    </w:rPr>
                    <w:delText>Failure</w:delText>
                  </w:r>
                  <w:r w:rsidRPr="002410B1">
                    <w:rPr>
                      <w:rFonts w:ascii="Arial Narrow" w:hAnsi="Arial Narrow" w:cstheme="minorHAnsi"/>
                      <w:sz w:val="18"/>
                      <w:szCs w:val="18"/>
                    </w:rPr>
                    <w:delText xml:space="preserve"> = below 65%</w:delText>
                  </w:r>
                </w:del>
              </w:p>
            </w:tc>
            <w:customXmlDelRangeStart w:id="456" w:author="Marlene Franke" w:date="2026-09-25T20:05:00Z"/>
          </w:sdtContent>
        </w:sdt>
        <w:customXmlDelRangeEnd w:id="456"/>
      </w:tr>
    </w:tbl>
    <w:p w14:paraId="26D58A79" w14:textId="77777777" w:rsidR="00C6759B" w:rsidRDefault="00C6759B" w:rsidP="00B33B3C">
      <w:pPr>
        <w:spacing w:after="0" w:line="240" w:lineRule="auto"/>
        <w:rPr>
          <w:del w:id="457" w:author="Marlene Franke" w:date="2026-09-25T20:05:00Z" w16du:dateUtc="2026-09-26T00:05:00Z"/>
          <w:rFonts w:ascii="Arial Narrow" w:eastAsia="Times New Roman" w:hAnsi="Arial Narrow" w:cs="Times New Roman"/>
          <w:b/>
          <w:sz w:val="24"/>
          <w:szCs w:val="24"/>
        </w:rPr>
      </w:pPr>
    </w:p>
    <w:p w14:paraId="1855417B" w14:textId="50A05A6F" w:rsidR="002F2F46" w:rsidRDefault="00A42B6F" w:rsidP="00B33B3C">
      <w:pPr>
        <w:spacing w:after="0" w:line="240" w:lineRule="auto"/>
        <w:rPr>
          <w:del w:id="458" w:author="Marlene Franke" w:date="2026-09-25T20:05:00Z" w16du:dateUtc="2026-09-26T00:05:00Z"/>
          <w:rFonts w:ascii="Arial Narrow" w:eastAsia="Times New Roman" w:hAnsi="Arial Narrow" w:cs="Times New Roman"/>
          <w:b/>
          <w:sz w:val="24"/>
          <w:szCs w:val="24"/>
        </w:rPr>
      </w:pPr>
      <w:del w:id="459" w:author="Marlene Franke" w:date="2026-09-25T20:05:00Z" w16du:dateUtc="2026-09-26T00:05:00Z">
        <w:r>
          <w:rPr>
            <w:rFonts w:ascii="Arial Narrow" w:eastAsia="Times New Roman" w:hAnsi="Arial Narrow" w:cs="Times New Roman"/>
            <w:b/>
            <w:sz w:val="24"/>
            <w:szCs w:val="24"/>
          </w:rPr>
          <w:delText>Course Description:</w:delText>
        </w:r>
      </w:del>
    </w:p>
    <w:p w14:paraId="043FD7E4" w14:textId="406C6316" w:rsidR="009101A6" w:rsidRDefault="009101A6" w:rsidP="009101A6">
      <w:pPr>
        <w:spacing w:after="0" w:line="240" w:lineRule="auto"/>
        <w:rPr>
          <w:del w:id="460" w:author="Marlene Franke" w:date="2026-09-25T20:05:00Z" w16du:dateUtc="2026-09-26T00:05:00Z"/>
          <w:rFonts w:ascii="Arial Narrow" w:hAnsi="Arial Narrow"/>
          <w:sz w:val="24"/>
          <w:szCs w:val="24"/>
        </w:rPr>
      </w:pPr>
      <w:del w:id="461" w:author="Marlene Franke" w:date="2026-09-25T20:05:00Z" w16du:dateUtc="2026-09-26T00:05:00Z">
        <w:r>
          <w:rPr>
            <w:rFonts w:ascii="Arial Narrow" w:hAnsi="Arial Narrow"/>
            <w:sz w:val="24"/>
            <w:szCs w:val="24"/>
          </w:rPr>
          <w:delText>An introduction to biological anthropology with an emphasis on the interaction of biology and culture to explain human evolution and modern biological variation.  An exploration of human evolutionary history from evidence grounded in paleoanthropology, genetics, archaeology, and primatology.  Student</w:delText>
        </w:r>
        <w:r w:rsidR="00F25DCE">
          <w:rPr>
            <w:rFonts w:ascii="Arial Narrow" w:hAnsi="Arial Narrow"/>
            <w:sz w:val="24"/>
            <w:szCs w:val="24"/>
          </w:rPr>
          <w:delText>s</w:delText>
        </w:r>
        <w:r>
          <w:rPr>
            <w:rFonts w:ascii="Arial Narrow" w:hAnsi="Arial Narrow"/>
            <w:sz w:val="24"/>
            <w:szCs w:val="24"/>
          </w:rPr>
          <w:delText xml:space="preserve"> examine evidence and practice the scientific method for data collection, analysis, and interpretation in weekly laboratory exercises.  </w:delText>
        </w:r>
      </w:del>
    </w:p>
    <w:p w14:paraId="5516C49C" w14:textId="231CC4FC" w:rsidR="00A42B6F" w:rsidRDefault="00A42B6F" w:rsidP="00B33B3C">
      <w:pPr>
        <w:spacing w:after="0" w:line="240" w:lineRule="auto"/>
        <w:rPr>
          <w:del w:id="462" w:author="Marlene Franke" w:date="2026-09-25T20:05:00Z" w16du:dateUtc="2026-09-26T00:05:00Z"/>
          <w:rFonts w:ascii="Arial Narrow" w:hAnsi="Arial Narrow"/>
          <w:sz w:val="24"/>
          <w:szCs w:val="24"/>
        </w:rPr>
      </w:pPr>
    </w:p>
    <w:p w14:paraId="32A45BD0" w14:textId="7BAB4ADC" w:rsidR="00A42B6F" w:rsidRDefault="00A42B6F" w:rsidP="00B33B3C">
      <w:pPr>
        <w:spacing w:after="0" w:line="240" w:lineRule="auto"/>
        <w:rPr>
          <w:del w:id="463" w:author="Marlene Franke" w:date="2026-09-25T20:05:00Z" w16du:dateUtc="2026-09-26T00:05:00Z"/>
          <w:rFonts w:ascii="Arial Narrow" w:hAnsi="Arial Narrow"/>
          <w:b/>
          <w:sz w:val="24"/>
          <w:szCs w:val="24"/>
        </w:rPr>
      </w:pPr>
      <w:del w:id="464" w:author="Marlene Franke" w:date="2026-09-25T20:05:00Z" w16du:dateUtc="2026-09-26T00:05:00Z">
        <w:r w:rsidRPr="00A42B6F">
          <w:rPr>
            <w:rFonts w:ascii="Arial Narrow" w:hAnsi="Arial Narrow"/>
            <w:b/>
            <w:sz w:val="24"/>
            <w:szCs w:val="24"/>
          </w:rPr>
          <w:delText>Topics:</w:delText>
        </w:r>
      </w:del>
    </w:p>
    <w:p w14:paraId="7563C4EB" w14:textId="5365E69C" w:rsidR="00C878A5" w:rsidRDefault="00C878A5" w:rsidP="00B33B3C">
      <w:pPr>
        <w:spacing w:after="0" w:line="240" w:lineRule="auto"/>
        <w:rPr>
          <w:del w:id="465" w:author="Marlene Franke" w:date="2026-09-25T20:05:00Z" w16du:dateUtc="2026-09-26T00:05:00Z"/>
          <w:rFonts w:ascii="Arial Narrow" w:hAnsi="Arial Narrow"/>
          <w:sz w:val="24"/>
          <w:szCs w:val="24"/>
        </w:rPr>
      </w:pPr>
      <w:del w:id="466" w:author="Marlene Franke" w:date="2026-09-25T20:05:00Z" w16du:dateUtc="2026-09-26T00:05:00Z">
        <w:r>
          <w:rPr>
            <w:rFonts w:ascii="Arial Narrow" w:hAnsi="Arial Narrow"/>
            <w:sz w:val="24"/>
            <w:szCs w:val="24"/>
          </w:rPr>
          <w:delText>Scientific Method/Hypothesis Testing/Data Collection</w:delText>
        </w:r>
      </w:del>
    </w:p>
    <w:p w14:paraId="074CCEF5" w14:textId="14B223D8" w:rsidR="00C878A5" w:rsidRDefault="00C878A5" w:rsidP="00B33B3C">
      <w:pPr>
        <w:spacing w:after="0" w:line="240" w:lineRule="auto"/>
        <w:rPr>
          <w:del w:id="467" w:author="Marlene Franke" w:date="2026-09-25T20:05:00Z" w16du:dateUtc="2026-09-26T00:05:00Z"/>
          <w:rFonts w:ascii="Arial Narrow" w:hAnsi="Arial Narrow"/>
          <w:sz w:val="24"/>
          <w:szCs w:val="24"/>
        </w:rPr>
      </w:pPr>
      <w:del w:id="468" w:author="Marlene Franke" w:date="2026-09-25T20:05:00Z" w16du:dateUtc="2026-09-26T00:05:00Z">
        <w:r>
          <w:rPr>
            <w:rFonts w:ascii="Arial Narrow" w:hAnsi="Arial Narrow"/>
            <w:sz w:val="24"/>
            <w:szCs w:val="24"/>
          </w:rPr>
          <w:delText>Taxonomic Systems/Non-human Primates</w:delText>
        </w:r>
      </w:del>
    </w:p>
    <w:p w14:paraId="1115E44C" w14:textId="6978DC9A" w:rsidR="00C878A5" w:rsidRDefault="00C878A5" w:rsidP="00B33B3C">
      <w:pPr>
        <w:spacing w:after="0" w:line="240" w:lineRule="auto"/>
        <w:rPr>
          <w:del w:id="469" w:author="Marlene Franke" w:date="2026-09-25T20:05:00Z" w16du:dateUtc="2026-09-26T00:05:00Z"/>
          <w:rFonts w:ascii="Arial Narrow" w:hAnsi="Arial Narrow"/>
          <w:sz w:val="24"/>
          <w:szCs w:val="24"/>
        </w:rPr>
      </w:pPr>
      <w:del w:id="470" w:author="Marlene Franke" w:date="2026-09-25T20:05:00Z" w16du:dateUtc="2026-09-26T00:05:00Z">
        <w:r>
          <w:rPr>
            <w:rFonts w:ascii="Arial Narrow" w:hAnsi="Arial Narrow"/>
            <w:sz w:val="24"/>
            <w:szCs w:val="24"/>
          </w:rPr>
          <w:delText>Evolution/Mutation/Genetics</w:delText>
        </w:r>
      </w:del>
    </w:p>
    <w:p w14:paraId="5CB3EBC4" w14:textId="608FD975" w:rsidR="00C878A5" w:rsidRDefault="00C878A5" w:rsidP="00B33B3C">
      <w:pPr>
        <w:spacing w:after="0" w:line="240" w:lineRule="auto"/>
        <w:rPr>
          <w:del w:id="471" w:author="Marlene Franke" w:date="2026-09-25T20:05:00Z" w16du:dateUtc="2026-09-26T00:05:00Z"/>
          <w:rFonts w:ascii="Arial Narrow" w:hAnsi="Arial Narrow"/>
          <w:sz w:val="24"/>
          <w:szCs w:val="24"/>
        </w:rPr>
      </w:pPr>
      <w:del w:id="472" w:author="Marlene Franke" w:date="2026-09-25T20:05:00Z" w16du:dateUtc="2026-09-26T00:05:00Z">
        <w:r>
          <w:rPr>
            <w:rFonts w:ascii="Arial Narrow" w:hAnsi="Arial Narrow"/>
            <w:sz w:val="24"/>
            <w:szCs w:val="24"/>
          </w:rPr>
          <w:delText>Fossil Evidence/Ecology</w:delText>
        </w:r>
      </w:del>
    </w:p>
    <w:p w14:paraId="09964E20" w14:textId="7DC442E2" w:rsidR="00C878A5" w:rsidRDefault="00C878A5" w:rsidP="00B33B3C">
      <w:pPr>
        <w:spacing w:after="0" w:line="240" w:lineRule="auto"/>
        <w:rPr>
          <w:del w:id="473" w:author="Marlene Franke" w:date="2026-09-25T20:05:00Z" w16du:dateUtc="2026-09-26T00:05:00Z"/>
          <w:rFonts w:ascii="Arial Narrow" w:hAnsi="Arial Narrow"/>
          <w:sz w:val="24"/>
          <w:szCs w:val="24"/>
        </w:rPr>
      </w:pPr>
      <w:del w:id="474" w:author="Marlene Franke" w:date="2026-09-25T20:05:00Z" w16du:dateUtc="2026-09-26T00:05:00Z">
        <w:r>
          <w:rPr>
            <w:rFonts w:ascii="Arial Narrow" w:hAnsi="Arial Narrow"/>
            <w:sz w:val="24"/>
            <w:szCs w:val="24"/>
          </w:rPr>
          <w:delText>Speciation</w:delText>
        </w:r>
      </w:del>
    </w:p>
    <w:p w14:paraId="6D46E4F7" w14:textId="281BF61D" w:rsidR="00C878A5" w:rsidRDefault="00C878A5" w:rsidP="00B33B3C">
      <w:pPr>
        <w:spacing w:after="0" w:line="240" w:lineRule="auto"/>
        <w:rPr>
          <w:del w:id="475" w:author="Marlene Franke" w:date="2026-09-25T20:05:00Z" w16du:dateUtc="2026-09-26T00:05:00Z"/>
          <w:rFonts w:ascii="Arial Narrow" w:hAnsi="Arial Narrow"/>
          <w:sz w:val="24"/>
          <w:szCs w:val="24"/>
        </w:rPr>
      </w:pPr>
      <w:del w:id="476" w:author="Marlene Franke" w:date="2026-09-25T20:05:00Z" w16du:dateUtc="2026-09-26T00:05:00Z">
        <w:r>
          <w:rPr>
            <w:rFonts w:ascii="Arial Narrow" w:hAnsi="Arial Narrow"/>
            <w:sz w:val="24"/>
            <w:szCs w:val="24"/>
          </w:rPr>
          <w:delText>Environmental Change/Biological Adaptation</w:delText>
        </w:r>
      </w:del>
    </w:p>
    <w:p w14:paraId="41D70CD1" w14:textId="44C54405" w:rsidR="00C878A5" w:rsidRPr="00207FAD" w:rsidRDefault="00C878A5" w:rsidP="00E61D18">
      <w:pPr>
        <w:rPr>
          <w:rFonts w:ascii="Times" w:hAnsi="Times"/>
          <w:rPrChange w:id="477" w:author="Marlene Franke" w:date="2026-09-25T20:05:00Z" w16du:dateUtc="2026-09-26T00:05:00Z">
            <w:rPr>
              <w:rFonts w:ascii="Arial Narrow" w:hAnsi="Arial Narrow"/>
              <w:sz w:val="24"/>
              <w:szCs w:val="24"/>
            </w:rPr>
          </w:rPrChange>
        </w:rPr>
        <w:pPrChange w:id="478" w:author="Marlene Franke" w:date="2026-09-25T20:05:00Z" w16du:dateUtc="2026-09-26T00:05:00Z">
          <w:pPr>
            <w:spacing w:after="0" w:line="240" w:lineRule="auto"/>
          </w:pPr>
        </w:pPrChange>
      </w:pPr>
      <w:del w:id="479" w:author="Marlene Franke" w:date="2026-09-25T20:05:00Z" w16du:dateUtc="2026-09-26T00:05:00Z">
        <w:r>
          <w:rPr>
            <w:rFonts w:ascii="Arial Narrow" w:hAnsi="Arial Narrow"/>
            <w:sz w:val="24"/>
            <w:szCs w:val="24"/>
          </w:rPr>
          <w:delText>Medical Anthropology/Forensic Studies</w:delText>
        </w:r>
      </w:del>
    </w:p>
    <w:sectPr w:rsidR="00C878A5" w:rsidRPr="00207FAD" w:rsidSect="00664D13">
      <w:pgSz w:w="12240" w:h="15840" w:orient="portrait"/>
      <w:pgMar w:top="1440" w:right="1800" w:bottom="1440" w:left="1800" w:header="720" w:footer="720" w:gutter="0"/>
      <w:cols w:space="720"/>
      <w:docGrid w:linePitch="0"/>
      <w:sectPrChange w:id="480" w:author="Marlene Franke" w:date="2026-09-25T20:05:00Z" w16du:dateUtc="2026-09-26T00:05:00Z">
        <w:sectPr w:rsidR="00C878A5" w:rsidRPr="00207FAD" w:rsidSect="00664D13">
          <w:pgSz w:w="15840" w:h="12240" w:orient="landscape"/>
          <w:pgMar w:top="720" w:right="720" w:bottom="720" w:left="720" w:header="720" w:footer="720" w:gutter="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C0E152" w14:textId="77777777" w:rsidR="0013787A" w:rsidRDefault="0013787A" w:rsidP="00807E13">
      <w:pPr>
        <w:pPrChange w:id="6" w:author="Marlene Franke" w:date="2026-09-25T20:05:00Z" w16du:dateUtc="2026-09-26T00:05:00Z">
          <w:pPr>
            <w:spacing w:after="0" w:line="240" w:lineRule="auto"/>
          </w:pPr>
        </w:pPrChange>
      </w:pPr>
      <w:r>
        <w:separator/>
      </w:r>
    </w:p>
  </w:endnote>
  <w:endnote w:type="continuationSeparator" w:id="0">
    <w:p w14:paraId="5F7361BC" w14:textId="77777777" w:rsidR="0013787A" w:rsidRDefault="0013787A" w:rsidP="00807E13">
      <w:pPr>
        <w:pPrChange w:id="7" w:author="Marlene Franke" w:date="2026-09-25T20:05:00Z" w16du:dateUtc="2026-09-26T00:05: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20B0604020202020204"/>
    <w:charset w:val="00"/>
    <w:family w:val="roman"/>
    <w:pitch w:val="variable"/>
    <w:sig w:usb0="E0002AFF" w:usb1="C0007841" w:usb2="00000009" w:usb3="00000000" w:csb0="000001FF" w:csb1="00000000"/>
  </w:font>
  <w:font w:name="Bradley Hand ITC">
    <w:panose1 w:val="03070402050302030203"/>
    <w:charset w:val="4D"/>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F62B57" w14:textId="0FA5F463" w:rsidR="00D5321E" w:rsidRDefault="00D5321E">
    <w:pPr>
      <w:pStyle w:val="Style2"/>
      <w:pPrChange w:id="187" w:author="Marlene Franke" w:date="2026-09-25T20:05:00Z" w16du:dateUtc="2026-09-26T00:05:00Z">
        <w:pPr>
          <w:pStyle w:val="Footer"/>
        </w:pPr>
      </w:pPrChange>
    </w:pPr>
    <w:del w:id="188" w:author="Marlene Franke" w:date="2026-09-25T20:05:00Z" w16du:dateUtc="2026-09-26T00:05:00Z">
      <w:r>
        <w:delText xml:space="preserve">GEC </w:delText>
      </w:r>
      <w:r w:rsidR="008B2461">
        <w:delText>3/19</w:delText>
      </w:r>
      <w:r w:rsidR="007B2A94">
        <w:delText>, Rev. 3/20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B94407" w14:textId="77777777" w:rsidR="0013787A" w:rsidRDefault="0013787A" w:rsidP="00807E13">
      <w:pPr>
        <w:pPrChange w:id="4" w:author="Marlene Franke" w:date="2026-09-25T20:05:00Z" w16du:dateUtc="2026-09-26T00:05:00Z">
          <w:pPr>
            <w:spacing w:after="0" w:line="240" w:lineRule="auto"/>
          </w:pPr>
        </w:pPrChange>
      </w:pPr>
      <w:r>
        <w:separator/>
      </w:r>
    </w:p>
  </w:footnote>
  <w:footnote w:type="continuationSeparator" w:id="0">
    <w:p w14:paraId="76A0E531" w14:textId="77777777" w:rsidR="0013787A" w:rsidRDefault="0013787A" w:rsidP="00807E13">
      <w:pPr>
        <w:pPrChange w:id="5" w:author="Marlene Franke" w:date="2026-09-25T20:05:00Z" w16du:dateUtc="2026-09-26T00:05: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88175" w14:textId="77777777" w:rsidR="0078248B" w:rsidRDefault="0078248B" w:rsidP="0078248B">
    <w:pPr>
      <w:pStyle w:val="Header"/>
      <w:jc w:val="center"/>
      <w:rPr>
        <w:del w:id="182" w:author="Marlene Franke" w:date="2026-09-25T20:05:00Z" w16du:dateUtc="2026-09-26T00:05:00Z"/>
      </w:rPr>
    </w:pPr>
    <w:del w:id="183" w:author="Marlene Franke" w:date="2026-09-25T20:05:00Z" w16du:dateUtc="2026-09-26T00:05:00Z">
      <w:r>
        <w:delText>SUNY Broome General Education</w:delText>
      </w:r>
    </w:del>
  </w:p>
  <w:p w14:paraId="422B3A8C" w14:textId="3B16F07D" w:rsidR="0078248B" w:rsidRDefault="0078248B" w:rsidP="0078248B">
    <w:pPr>
      <w:pStyle w:val="Header"/>
      <w:jc w:val="center"/>
      <w:rPr>
        <w:del w:id="184" w:author="Marlene Franke" w:date="2026-09-25T20:05:00Z" w16du:dateUtc="2026-09-26T00:05:00Z"/>
      </w:rPr>
    </w:pPr>
    <w:del w:id="185" w:author="Marlene Franke" w:date="2026-09-25T20:05:00Z" w16du:dateUtc="2026-09-26T00:05:00Z">
      <w:r>
        <w:delText xml:space="preserve">Course </w:delText>
      </w:r>
      <w:r w:rsidR="009C23BD">
        <w:delText>Revision</w:delText>
      </w:r>
      <w:r>
        <w:delText xml:space="preserve"> Form</w:delText>
      </w:r>
      <w:r w:rsidR="009C23BD">
        <w:delText xml:space="preserve"> (For Current Gen Ed Courses)</w:delText>
      </w:r>
    </w:del>
  </w:p>
  <w:p w14:paraId="0F71ECEC" w14:textId="77777777" w:rsidR="00D5321E" w:rsidRDefault="00D5321E">
    <w:pPr>
      <w:pStyle w:val="Hyperlink"/>
      <w:pPrChange w:id="186" w:author="Marlene Franke" w:date="2026-09-25T20:05:00Z" w16du:dateUtc="2026-09-26T00:05:00Z">
        <w:pPr>
          <w:pStyle w:val="Header"/>
          <w:jc w:val="cent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352CF4"/>
    <w:multiLevelType w:val="hybridMultilevel"/>
    <w:tmpl w:val="A48AF37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F7CAE"/>
    <w:multiLevelType w:val="hybridMultilevel"/>
    <w:tmpl w:val="EDEC2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16AD0"/>
    <w:multiLevelType w:val="hybridMultilevel"/>
    <w:tmpl w:val="A9C8E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4475E6"/>
    <w:multiLevelType w:val="hybridMultilevel"/>
    <w:tmpl w:val="37845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7934F9"/>
    <w:multiLevelType w:val="hybridMultilevel"/>
    <w:tmpl w:val="92822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408AC"/>
    <w:multiLevelType w:val="hybridMultilevel"/>
    <w:tmpl w:val="A426D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B85017"/>
    <w:multiLevelType w:val="hybridMultilevel"/>
    <w:tmpl w:val="B7747A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D5C7BC6"/>
    <w:multiLevelType w:val="hybridMultilevel"/>
    <w:tmpl w:val="3EE8B6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3F1992"/>
    <w:multiLevelType w:val="hybridMultilevel"/>
    <w:tmpl w:val="5C884462"/>
    <w:lvl w:ilvl="0" w:tplc="9C480060">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5715D68"/>
    <w:multiLevelType w:val="hybridMultilevel"/>
    <w:tmpl w:val="76E80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1E54CE"/>
    <w:multiLevelType w:val="hybridMultilevel"/>
    <w:tmpl w:val="3FDA2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EF2583"/>
    <w:multiLevelType w:val="multilevel"/>
    <w:tmpl w:val="8A68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BA2EDC"/>
    <w:multiLevelType w:val="hybridMultilevel"/>
    <w:tmpl w:val="D5188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66681">
    <w:abstractNumId w:val="8"/>
  </w:num>
  <w:num w:numId="2" w16cid:durableId="2099404260">
    <w:abstractNumId w:val="11"/>
  </w:num>
  <w:num w:numId="3" w16cid:durableId="712076074">
    <w:abstractNumId w:val="9"/>
  </w:num>
  <w:num w:numId="4" w16cid:durableId="1780485601">
    <w:abstractNumId w:val="12"/>
  </w:num>
  <w:num w:numId="5" w16cid:durableId="911699550">
    <w:abstractNumId w:val="6"/>
  </w:num>
  <w:num w:numId="6" w16cid:durableId="727992614">
    <w:abstractNumId w:val="5"/>
  </w:num>
  <w:num w:numId="7" w16cid:durableId="1184591424">
    <w:abstractNumId w:val="10"/>
  </w:num>
  <w:num w:numId="8" w16cid:durableId="1233781775">
    <w:abstractNumId w:val="2"/>
  </w:num>
  <w:num w:numId="9" w16cid:durableId="1756898739">
    <w:abstractNumId w:val="1"/>
  </w:num>
  <w:num w:numId="10" w16cid:durableId="2072532862">
    <w:abstractNumId w:val="3"/>
  </w:num>
  <w:num w:numId="11" w16cid:durableId="1657494047">
    <w:abstractNumId w:val="7"/>
  </w:num>
  <w:num w:numId="12" w16cid:durableId="1514955198">
    <w:abstractNumId w:val="4"/>
  </w:num>
  <w:num w:numId="13" w16cid:durableId="153481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F09"/>
    <w:rsid w:val="00002C15"/>
    <w:rsid w:val="00006984"/>
    <w:rsid w:val="0002172B"/>
    <w:rsid w:val="00023498"/>
    <w:rsid w:val="00027442"/>
    <w:rsid w:val="00034A58"/>
    <w:rsid w:val="0004033D"/>
    <w:rsid w:val="00045B1D"/>
    <w:rsid w:val="000545D7"/>
    <w:rsid w:val="00054926"/>
    <w:rsid w:val="00085346"/>
    <w:rsid w:val="00095F32"/>
    <w:rsid w:val="000A3ED8"/>
    <w:rsid w:val="000A6E73"/>
    <w:rsid w:val="000B5E46"/>
    <w:rsid w:val="000D2EA0"/>
    <w:rsid w:val="000D7516"/>
    <w:rsid w:val="000E622B"/>
    <w:rsid w:val="00110956"/>
    <w:rsid w:val="001139C8"/>
    <w:rsid w:val="00136ADE"/>
    <w:rsid w:val="0013787A"/>
    <w:rsid w:val="00146D31"/>
    <w:rsid w:val="00150E64"/>
    <w:rsid w:val="00151EFC"/>
    <w:rsid w:val="001536BE"/>
    <w:rsid w:val="001624F6"/>
    <w:rsid w:val="00165194"/>
    <w:rsid w:val="0016613C"/>
    <w:rsid w:val="00176392"/>
    <w:rsid w:val="001851E7"/>
    <w:rsid w:val="001B2B73"/>
    <w:rsid w:val="001C17A0"/>
    <w:rsid w:val="001D6027"/>
    <w:rsid w:val="001E271F"/>
    <w:rsid w:val="001F173B"/>
    <w:rsid w:val="001F4D5F"/>
    <w:rsid w:val="001F650C"/>
    <w:rsid w:val="00204BCD"/>
    <w:rsid w:val="00207FAD"/>
    <w:rsid w:val="002160A8"/>
    <w:rsid w:val="002176EE"/>
    <w:rsid w:val="0021778D"/>
    <w:rsid w:val="002410B1"/>
    <w:rsid w:val="00271669"/>
    <w:rsid w:val="00281265"/>
    <w:rsid w:val="00297119"/>
    <w:rsid w:val="002A0C81"/>
    <w:rsid w:val="002A23CD"/>
    <w:rsid w:val="002A7806"/>
    <w:rsid w:val="002A7AAC"/>
    <w:rsid w:val="002B31D2"/>
    <w:rsid w:val="002D0A49"/>
    <w:rsid w:val="002E06CF"/>
    <w:rsid w:val="002E4CEA"/>
    <w:rsid w:val="002F2F46"/>
    <w:rsid w:val="0031149D"/>
    <w:rsid w:val="00325EE7"/>
    <w:rsid w:val="003274F6"/>
    <w:rsid w:val="00332BFF"/>
    <w:rsid w:val="00357D1E"/>
    <w:rsid w:val="00366880"/>
    <w:rsid w:val="00382AAA"/>
    <w:rsid w:val="00395389"/>
    <w:rsid w:val="00395A1B"/>
    <w:rsid w:val="003A3BD8"/>
    <w:rsid w:val="003A7D7D"/>
    <w:rsid w:val="003C18CD"/>
    <w:rsid w:val="003C3394"/>
    <w:rsid w:val="00404A44"/>
    <w:rsid w:val="004136C7"/>
    <w:rsid w:val="00417B42"/>
    <w:rsid w:val="0042372E"/>
    <w:rsid w:val="004279E4"/>
    <w:rsid w:val="004350A3"/>
    <w:rsid w:val="004375EC"/>
    <w:rsid w:val="00441685"/>
    <w:rsid w:val="00466623"/>
    <w:rsid w:val="004700B3"/>
    <w:rsid w:val="004806B8"/>
    <w:rsid w:val="004953EA"/>
    <w:rsid w:val="004A30B6"/>
    <w:rsid w:val="004A506D"/>
    <w:rsid w:val="004B4D88"/>
    <w:rsid w:val="004C56E1"/>
    <w:rsid w:val="004D3415"/>
    <w:rsid w:val="004E1C71"/>
    <w:rsid w:val="004F3AF9"/>
    <w:rsid w:val="00503FB9"/>
    <w:rsid w:val="00513D71"/>
    <w:rsid w:val="00523D71"/>
    <w:rsid w:val="00537A43"/>
    <w:rsid w:val="005452C6"/>
    <w:rsid w:val="005521AF"/>
    <w:rsid w:val="005541EC"/>
    <w:rsid w:val="00567562"/>
    <w:rsid w:val="00567803"/>
    <w:rsid w:val="00574A47"/>
    <w:rsid w:val="005755CD"/>
    <w:rsid w:val="00587BFB"/>
    <w:rsid w:val="00591F09"/>
    <w:rsid w:val="00594A81"/>
    <w:rsid w:val="005A155B"/>
    <w:rsid w:val="005B15B1"/>
    <w:rsid w:val="005D181C"/>
    <w:rsid w:val="005E33BB"/>
    <w:rsid w:val="005E6919"/>
    <w:rsid w:val="005E780E"/>
    <w:rsid w:val="005F4425"/>
    <w:rsid w:val="006050DD"/>
    <w:rsid w:val="00605B69"/>
    <w:rsid w:val="006151AC"/>
    <w:rsid w:val="0063311A"/>
    <w:rsid w:val="00655D55"/>
    <w:rsid w:val="00664D13"/>
    <w:rsid w:val="006865E9"/>
    <w:rsid w:val="006909F4"/>
    <w:rsid w:val="00695644"/>
    <w:rsid w:val="006A230F"/>
    <w:rsid w:val="006B3EE5"/>
    <w:rsid w:val="006C0ED5"/>
    <w:rsid w:val="006F2AC7"/>
    <w:rsid w:val="006F7C0F"/>
    <w:rsid w:val="007138A4"/>
    <w:rsid w:val="00751190"/>
    <w:rsid w:val="00752029"/>
    <w:rsid w:val="00754917"/>
    <w:rsid w:val="0076079F"/>
    <w:rsid w:val="007740BC"/>
    <w:rsid w:val="007746BC"/>
    <w:rsid w:val="0078248B"/>
    <w:rsid w:val="00782D98"/>
    <w:rsid w:val="0078486E"/>
    <w:rsid w:val="00793DFB"/>
    <w:rsid w:val="00796681"/>
    <w:rsid w:val="007B2A94"/>
    <w:rsid w:val="007C084B"/>
    <w:rsid w:val="007C1260"/>
    <w:rsid w:val="007D5DB2"/>
    <w:rsid w:val="007D72AA"/>
    <w:rsid w:val="007E6A8C"/>
    <w:rsid w:val="008037C3"/>
    <w:rsid w:val="00807E13"/>
    <w:rsid w:val="00811C83"/>
    <w:rsid w:val="00823578"/>
    <w:rsid w:val="00824648"/>
    <w:rsid w:val="008566D5"/>
    <w:rsid w:val="00882EBE"/>
    <w:rsid w:val="0088553C"/>
    <w:rsid w:val="00886B09"/>
    <w:rsid w:val="008A169F"/>
    <w:rsid w:val="008A7959"/>
    <w:rsid w:val="008B2461"/>
    <w:rsid w:val="008B49B3"/>
    <w:rsid w:val="008B4D38"/>
    <w:rsid w:val="008C5D64"/>
    <w:rsid w:val="008D5774"/>
    <w:rsid w:val="008F7DE0"/>
    <w:rsid w:val="00900126"/>
    <w:rsid w:val="00903CB2"/>
    <w:rsid w:val="009101A6"/>
    <w:rsid w:val="0095677F"/>
    <w:rsid w:val="00961AFB"/>
    <w:rsid w:val="00975296"/>
    <w:rsid w:val="009875C9"/>
    <w:rsid w:val="009911D8"/>
    <w:rsid w:val="0099762C"/>
    <w:rsid w:val="009A70AC"/>
    <w:rsid w:val="009B6153"/>
    <w:rsid w:val="009C1D1F"/>
    <w:rsid w:val="009C23BD"/>
    <w:rsid w:val="009E2843"/>
    <w:rsid w:val="009E5E0A"/>
    <w:rsid w:val="00A04A68"/>
    <w:rsid w:val="00A21876"/>
    <w:rsid w:val="00A25060"/>
    <w:rsid w:val="00A32E93"/>
    <w:rsid w:val="00A345B6"/>
    <w:rsid w:val="00A42B6F"/>
    <w:rsid w:val="00A479C0"/>
    <w:rsid w:val="00A50691"/>
    <w:rsid w:val="00A6098A"/>
    <w:rsid w:val="00A72632"/>
    <w:rsid w:val="00A73053"/>
    <w:rsid w:val="00A733B4"/>
    <w:rsid w:val="00A8672C"/>
    <w:rsid w:val="00A874D4"/>
    <w:rsid w:val="00AA01E8"/>
    <w:rsid w:val="00AA6BA0"/>
    <w:rsid w:val="00AA7D38"/>
    <w:rsid w:val="00AC667E"/>
    <w:rsid w:val="00AD3E93"/>
    <w:rsid w:val="00AE7CBB"/>
    <w:rsid w:val="00AF2CCD"/>
    <w:rsid w:val="00B0628D"/>
    <w:rsid w:val="00B33B3C"/>
    <w:rsid w:val="00B6740A"/>
    <w:rsid w:val="00B8649C"/>
    <w:rsid w:val="00B94567"/>
    <w:rsid w:val="00BA2C08"/>
    <w:rsid w:val="00BB3040"/>
    <w:rsid w:val="00BB43B0"/>
    <w:rsid w:val="00BC0CE8"/>
    <w:rsid w:val="00BD1784"/>
    <w:rsid w:val="00BD3825"/>
    <w:rsid w:val="00BD44B7"/>
    <w:rsid w:val="00BE08E9"/>
    <w:rsid w:val="00C00800"/>
    <w:rsid w:val="00C058FA"/>
    <w:rsid w:val="00C12451"/>
    <w:rsid w:val="00C14885"/>
    <w:rsid w:val="00C344DE"/>
    <w:rsid w:val="00C37D20"/>
    <w:rsid w:val="00C4445B"/>
    <w:rsid w:val="00C60A7E"/>
    <w:rsid w:val="00C63EAB"/>
    <w:rsid w:val="00C6759B"/>
    <w:rsid w:val="00C7063E"/>
    <w:rsid w:val="00C86CD6"/>
    <w:rsid w:val="00C878A5"/>
    <w:rsid w:val="00CA3785"/>
    <w:rsid w:val="00CC340E"/>
    <w:rsid w:val="00CC3A83"/>
    <w:rsid w:val="00CC4AD1"/>
    <w:rsid w:val="00CF027F"/>
    <w:rsid w:val="00D05972"/>
    <w:rsid w:val="00D169EC"/>
    <w:rsid w:val="00D32911"/>
    <w:rsid w:val="00D43F18"/>
    <w:rsid w:val="00D44F1B"/>
    <w:rsid w:val="00D515FC"/>
    <w:rsid w:val="00D5321E"/>
    <w:rsid w:val="00D570DA"/>
    <w:rsid w:val="00D6359D"/>
    <w:rsid w:val="00D779BF"/>
    <w:rsid w:val="00D82FBB"/>
    <w:rsid w:val="00D92722"/>
    <w:rsid w:val="00DA418B"/>
    <w:rsid w:val="00DA4B46"/>
    <w:rsid w:val="00DA6DAB"/>
    <w:rsid w:val="00DB0B5A"/>
    <w:rsid w:val="00DB6269"/>
    <w:rsid w:val="00DC30E7"/>
    <w:rsid w:val="00DD5C64"/>
    <w:rsid w:val="00DE35A9"/>
    <w:rsid w:val="00DF7520"/>
    <w:rsid w:val="00E15812"/>
    <w:rsid w:val="00E20116"/>
    <w:rsid w:val="00E23172"/>
    <w:rsid w:val="00E56F36"/>
    <w:rsid w:val="00E6033D"/>
    <w:rsid w:val="00E61D18"/>
    <w:rsid w:val="00E7784C"/>
    <w:rsid w:val="00E878FA"/>
    <w:rsid w:val="00EA3DDA"/>
    <w:rsid w:val="00EC135E"/>
    <w:rsid w:val="00ED5B1B"/>
    <w:rsid w:val="00EE134A"/>
    <w:rsid w:val="00EF6267"/>
    <w:rsid w:val="00EF7A27"/>
    <w:rsid w:val="00F03E74"/>
    <w:rsid w:val="00F21FFF"/>
    <w:rsid w:val="00F22D64"/>
    <w:rsid w:val="00F25DCE"/>
    <w:rsid w:val="00F4028B"/>
    <w:rsid w:val="00F51683"/>
    <w:rsid w:val="00F637F1"/>
    <w:rsid w:val="00F677EA"/>
    <w:rsid w:val="00F76684"/>
    <w:rsid w:val="00FC71FF"/>
    <w:rsid w:val="00FD2E84"/>
    <w:rsid w:val="00FD375C"/>
    <w:rsid w:val="00FD6A16"/>
    <w:rsid w:val="00FF1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3B671"/>
  <w15:docId w15:val="{7B0774C9-B3DF-479B-845B-FE0F9873A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1F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5677F"/>
  </w:style>
  <w:style w:type="paragraph" w:styleId="PlainText">
    <w:name w:val="Plain Text"/>
    <w:basedOn w:val="Normal"/>
    <w:link w:val="PlainTextChar"/>
    <w:uiPriority w:val="99"/>
    <w:unhideWhenUsed/>
    <w:rsid w:val="0095677F"/>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95677F"/>
    <w:rPr>
      <w:rFonts w:ascii="Calibri" w:hAnsi="Calibri"/>
      <w:szCs w:val="21"/>
    </w:rPr>
  </w:style>
  <w:style w:type="character" w:styleId="Strong">
    <w:name w:val="Strong"/>
    <w:basedOn w:val="DefaultParagraphFont"/>
    <w:uiPriority w:val="22"/>
    <w:qFormat/>
    <w:rsid w:val="008B4D38"/>
    <w:rPr>
      <w:b/>
      <w:bCs/>
    </w:rPr>
  </w:style>
  <w:style w:type="paragraph" w:styleId="ListParagraph">
    <w:name w:val="List Paragraph"/>
    <w:basedOn w:val="Normal"/>
    <w:rsid w:val="002E4CEA"/>
    <w:pPr>
      <w:spacing w:after="0" w:line="240" w:lineRule="auto"/>
      <w:ind w:left="720"/>
      <w:contextualSpacing/>
      <w:pPrChange w:id="0" w:author="Marlene Franke" w:date="2026-09-25T20:05:00Z">
        <w:pPr>
          <w:spacing w:after="200" w:line="276" w:lineRule="auto"/>
          <w:ind w:left="720"/>
          <w:contextualSpacing/>
        </w:pPr>
      </w:pPrChange>
    </w:pPr>
    <w:rPr>
      <w:rFonts w:eastAsiaTheme="minorEastAsia"/>
      <w:sz w:val="24"/>
      <w:szCs w:val="24"/>
      <w:lang w:eastAsia="ja-JP"/>
      <w:rPrChange w:id="0" w:author="Marlene Franke" w:date="2026-09-25T20:05:00Z">
        <w:rPr>
          <w:rFonts w:asciiTheme="minorHAnsi" w:eastAsiaTheme="minorHAnsi" w:hAnsiTheme="minorHAnsi" w:cstheme="minorBidi"/>
          <w:sz w:val="22"/>
          <w:szCs w:val="22"/>
          <w:lang w:val="en-US" w:eastAsia="en-US" w:bidi="ar-SA"/>
        </w:rPr>
      </w:rPrChange>
    </w:rPr>
  </w:style>
  <w:style w:type="table" w:styleId="TableGrid">
    <w:name w:val="Table Grid"/>
    <w:basedOn w:val="TableNormal"/>
    <w:uiPriority w:val="59"/>
    <w:rsid w:val="009E5E0A"/>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5321E"/>
    <w:rPr>
      <w:color w:val="808080"/>
    </w:rPr>
  </w:style>
  <w:style w:type="paragraph" w:styleId="NoSpacing">
    <w:name w:val="No Spacing"/>
    <w:qFormat/>
    <w:rsid w:val="00D5321E"/>
    <w:pPr>
      <w:keepLines/>
      <w:spacing w:after="0" w:line="240" w:lineRule="auto"/>
      <w:jc w:val="both"/>
    </w:pPr>
  </w:style>
  <w:style w:type="character" w:styleId="Hyperlink">
    <w:name w:val="Hyperlink"/>
    <w:basedOn w:val="DefaultParagraphFont"/>
    <w:uiPriority w:val="99"/>
    <w:rsid w:val="00382AAA"/>
    <w:rPr>
      <w:color w:val="0000FF"/>
      <w:u w:val="single"/>
      <w:rPrChange w:id="1" w:author="Marlene Franke" w:date="2026-09-25T20:05:00Z">
        <w:rPr>
          <w:color w:val="0000FF" w:themeColor="hyperlink"/>
          <w:u w:val="single"/>
        </w:rPr>
      </w:rPrChange>
    </w:rPr>
  </w:style>
  <w:style w:type="character" w:customStyle="1" w:styleId="Style1">
    <w:name w:val="Style1"/>
    <w:basedOn w:val="DefaultParagraphFont"/>
    <w:uiPriority w:val="1"/>
    <w:rsid w:val="00D5321E"/>
    <w:rPr>
      <w:b/>
      <w:color w:val="C00000"/>
    </w:rPr>
  </w:style>
  <w:style w:type="character" w:customStyle="1" w:styleId="Style2">
    <w:name w:val="Style2"/>
    <w:basedOn w:val="DefaultParagraphFont"/>
    <w:uiPriority w:val="1"/>
    <w:rsid w:val="00D5321E"/>
    <w:rPr>
      <w:b/>
      <w:color w:val="C00000"/>
    </w:rPr>
  </w:style>
  <w:style w:type="character" w:customStyle="1" w:styleId="Style3">
    <w:name w:val="Style3"/>
    <w:basedOn w:val="DefaultParagraphFont"/>
    <w:uiPriority w:val="1"/>
    <w:rsid w:val="00D5321E"/>
    <w:rPr>
      <w:b/>
      <w:color w:val="C00000"/>
    </w:rPr>
  </w:style>
  <w:style w:type="character" w:customStyle="1" w:styleId="Style4">
    <w:name w:val="Style4"/>
    <w:basedOn w:val="DefaultParagraphFont"/>
    <w:uiPriority w:val="1"/>
    <w:rsid w:val="00D5321E"/>
    <w:rPr>
      <w:b/>
    </w:rPr>
  </w:style>
  <w:style w:type="character" w:customStyle="1" w:styleId="Style5">
    <w:name w:val="Style5"/>
    <w:basedOn w:val="DefaultParagraphFont"/>
    <w:uiPriority w:val="1"/>
    <w:rsid w:val="00D5321E"/>
    <w:rPr>
      <w:b/>
      <w:color w:val="C00000"/>
    </w:rPr>
  </w:style>
  <w:style w:type="character" w:customStyle="1" w:styleId="Style6">
    <w:name w:val="Style6"/>
    <w:basedOn w:val="DefaultParagraphFont"/>
    <w:uiPriority w:val="1"/>
    <w:rsid w:val="00D5321E"/>
    <w:rPr>
      <w:b/>
      <w:color w:val="C00000"/>
    </w:rPr>
  </w:style>
  <w:style w:type="character" w:customStyle="1" w:styleId="Style7">
    <w:name w:val="Style7"/>
    <w:basedOn w:val="DefaultParagraphFont"/>
    <w:uiPriority w:val="1"/>
    <w:rsid w:val="00D5321E"/>
    <w:rPr>
      <w:b/>
      <w:color w:val="C00000"/>
    </w:rPr>
  </w:style>
  <w:style w:type="character" w:customStyle="1" w:styleId="Style8">
    <w:name w:val="Style8"/>
    <w:basedOn w:val="DefaultParagraphFont"/>
    <w:uiPriority w:val="1"/>
    <w:rsid w:val="00D5321E"/>
    <w:rPr>
      <w:b/>
      <w:color w:val="C00000"/>
    </w:rPr>
  </w:style>
  <w:style w:type="character" w:customStyle="1" w:styleId="Style9">
    <w:name w:val="Style9"/>
    <w:basedOn w:val="DefaultParagraphFont"/>
    <w:uiPriority w:val="1"/>
    <w:rsid w:val="00D5321E"/>
    <w:rPr>
      <w:b/>
      <w:color w:val="C00000"/>
    </w:rPr>
  </w:style>
  <w:style w:type="character" w:customStyle="1" w:styleId="Style10">
    <w:name w:val="Style10"/>
    <w:basedOn w:val="DefaultParagraphFont"/>
    <w:uiPriority w:val="1"/>
    <w:rsid w:val="00D5321E"/>
    <w:rPr>
      <w:b/>
      <w:color w:val="C00000"/>
    </w:rPr>
  </w:style>
  <w:style w:type="character" w:customStyle="1" w:styleId="Style11">
    <w:name w:val="Style11"/>
    <w:basedOn w:val="DefaultParagraphFont"/>
    <w:uiPriority w:val="1"/>
    <w:rsid w:val="00D5321E"/>
    <w:rPr>
      <w:b/>
      <w:color w:val="C00000"/>
    </w:rPr>
  </w:style>
  <w:style w:type="character" w:customStyle="1" w:styleId="Style13">
    <w:name w:val="Style13"/>
    <w:basedOn w:val="DefaultParagraphFont"/>
    <w:uiPriority w:val="1"/>
    <w:rsid w:val="00D5321E"/>
    <w:rPr>
      <w:b/>
      <w:color w:val="C00000"/>
    </w:rPr>
  </w:style>
  <w:style w:type="character" w:customStyle="1" w:styleId="Style14">
    <w:name w:val="Style14"/>
    <w:basedOn w:val="DefaultParagraphFont"/>
    <w:uiPriority w:val="1"/>
    <w:rsid w:val="00D5321E"/>
    <w:rPr>
      <w:b/>
      <w:color w:val="C00000"/>
    </w:rPr>
  </w:style>
  <w:style w:type="character" w:customStyle="1" w:styleId="Style15">
    <w:name w:val="Style15"/>
    <w:basedOn w:val="DefaultParagraphFont"/>
    <w:uiPriority w:val="1"/>
    <w:rsid w:val="00D5321E"/>
    <w:rPr>
      <w:b/>
      <w:color w:val="C00000"/>
    </w:rPr>
  </w:style>
  <w:style w:type="character" w:customStyle="1" w:styleId="Style16">
    <w:name w:val="Style16"/>
    <w:basedOn w:val="DefaultParagraphFont"/>
    <w:uiPriority w:val="1"/>
    <w:rsid w:val="00D5321E"/>
    <w:rPr>
      <w:b/>
      <w:color w:val="C00000"/>
    </w:rPr>
  </w:style>
  <w:style w:type="character" w:customStyle="1" w:styleId="Style18">
    <w:name w:val="Style18"/>
    <w:basedOn w:val="DefaultParagraphFont"/>
    <w:uiPriority w:val="1"/>
    <w:rsid w:val="00D5321E"/>
    <w:rPr>
      <w:b/>
      <w:color w:val="C00000"/>
    </w:rPr>
  </w:style>
  <w:style w:type="character" w:customStyle="1" w:styleId="Style19">
    <w:name w:val="Style19"/>
    <w:basedOn w:val="DefaultParagraphFont"/>
    <w:uiPriority w:val="1"/>
    <w:rsid w:val="00D5321E"/>
    <w:rPr>
      <w:b/>
      <w:color w:val="C00000"/>
    </w:rPr>
  </w:style>
  <w:style w:type="character" w:customStyle="1" w:styleId="Style20">
    <w:name w:val="Style20"/>
    <w:basedOn w:val="DefaultParagraphFont"/>
    <w:uiPriority w:val="1"/>
    <w:rsid w:val="00D5321E"/>
    <w:rPr>
      <w:b/>
      <w:color w:val="C00000"/>
    </w:rPr>
  </w:style>
  <w:style w:type="character" w:customStyle="1" w:styleId="Style21">
    <w:name w:val="Style21"/>
    <w:basedOn w:val="DefaultParagraphFont"/>
    <w:uiPriority w:val="1"/>
    <w:rsid w:val="00D5321E"/>
    <w:rPr>
      <w:b/>
      <w:color w:val="C00000"/>
    </w:rPr>
  </w:style>
  <w:style w:type="character" w:customStyle="1" w:styleId="Style22">
    <w:name w:val="Style22"/>
    <w:basedOn w:val="DefaultParagraphFont"/>
    <w:uiPriority w:val="1"/>
    <w:rsid w:val="00D5321E"/>
    <w:rPr>
      <w:b/>
      <w:color w:val="C00000"/>
    </w:rPr>
  </w:style>
  <w:style w:type="character" w:customStyle="1" w:styleId="Style23">
    <w:name w:val="Style23"/>
    <w:basedOn w:val="DefaultParagraphFont"/>
    <w:uiPriority w:val="1"/>
    <w:rsid w:val="00D5321E"/>
    <w:rPr>
      <w:b/>
      <w:color w:val="C00000"/>
    </w:rPr>
  </w:style>
  <w:style w:type="character" w:customStyle="1" w:styleId="Style24">
    <w:name w:val="Style24"/>
    <w:basedOn w:val="DefaultParagraphFont"/>
    <w:uiPriority w:val="1"/>
    <w:rsid w:val="00D5321E"/>
    <w:rPr>
      <w:b/>
      <w:color w:val="C00000"/>
    </w:rPr>
  </w:style>
  <w:style w:type="character" w:customStyle="1" w:styleId="Style25">
    <w:name w:val="Style25"/>
    <w:basedOn w:val="DefaultParagraphFont"/>
    <w:uiPriority w:val="1"/>
    <w:rsid w:val="00D5321E"/>
    <w:rPr>
      <w:b/>
      <w:color w:val="C00000"/>
    </w:rPr>
  </w:style>
  <w:style w:type="paragraph" w:styleId="Header">
    <w:name w:val="header"/>
    <w:basedOn w:val="Normal"/>
    <w:link w:val="HeaderChar"/>
    <w:uiPriority w:val="99"/>
    <w:unhideWhenUsed/>
    <w:rsid w:val="00D532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21E"/>
  </w:style>
  <w:style w:type="paragraph" w:styleId="Footer">
    <w:name w:val="footer"/>
    <w:basedOn w:val="Normal"/>
    <w:link w:val="FooterChar"/>
    <w:uiPriority w:val="99"/>
    <w:unhideWhenUsed/>
    <w:rsid w:val="00D532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21E"/>
  </w:style>
  <w:style w:type="paragraph" w:styleId="BalloonText">
    <w:name w:val="Balloon Text"/>
    <w:basedOn w:val="Normal"/>
    <w:link w:val="BalloonTextChar"/>
    <w:rsid w:val="00605B69"/>
    <w:pPr>
      <w:spacing w:after="0" w:line="240" w:lineRule="auto"/>
      <w:pPrChange w:id="2" w:author="Marlene Franke" w:date="2026-09-25T20:05:00Z">
        <w:pPr/>
      </w:pPrChange>
    </w:pPr>
    <w:rPr>
      <w:rFonts w:ascii="Lucida Grande" w:eastAsiaTheme="minorEastAsia" w:hAnsi="Lucida Grande" w:cs="Lucida Grande"/>
      <w:sz w:val="18"/>
      <w:szCs w:val="18"/>
      <w:lang w:eastAsia="ja-JP"/>
      <w:rPrChange w:id="2" w:author="Marlene Franke" w:date="2026-09-25T20:05:00Z">
        <w:rPr>
          <w:rFonts w:ascii="Lucida Grande" w:eastAsiaTheme="minorEastAsia" w:hAnsi="Lucida Grande" w:cs="Lucida Grande"/>
          <w:sz w:val="18"/>
          <w:szCs w:val="18"/>
          <w:lang w:val="en-US" w:eastAsia="ja-JP" w:bidi="ar-SA"/>
        </w:rPr>
      </w:rPrChange>
    </w:rPr>
  </w:style>
  <w:style w:type="character" w:customStyle="1" w:styleId="BalloonTextChar">
    <w:name w:val="Balloon Text Char"/>
    <w:basedOn w:val="DefaultParagraphFont"/>
    <w:link w:val="BalloonText"/>
    <w:rsid w:val="00085346"/>
    <w:rPr>
      <w:rFonts w:ascii="Lucida Grande" w:eastAsiaTheme="minorEastAsia" w:hAnsi="Lucida Grande" w:cs="Lucida Grande"/>
      <w:sz w:val="18"/>
      <w:szCs w:val="18"/>
      <w:lang w:eastAsia="ja-JP"/>
    </w:rPr>
  </w:style>
  <w:style w:type="character" w:styleId="CommentReference">
    <w:name w:val="annotation reference"/>
    <w:basedOn w:val="DefaultParagraphFont"/>
    <w:rsid w:val="00085346"/>
    <w:rPr>
      <w:sz w:val="18"/>
      <w:szCs w:val="18"/>
    </w:rPr>
  </w:style>
  <w:style w:type="paragraph" w:styleId="CommentText">
    <w:name w:val="annotation text"/>
    <w:basedOn w:val="Normal"/>
    <w:link w:val="CommentTextChar"/>
    <w:rsid w:val="00605B69"/>
    <w:pPr>
      <w:spacing w:after="0" w:line="240" w:lineRule="auto"/>
      <w:pPrChange w:id="3" w:author="Marlene Franke" w:date="2026-09-25T20:05:00Z">
        <w:pPr/>
      </w:pPrChange>
    </w:pPr>
    <w:rPr>
      <w:rFonts w:eastAsiaTheme="minorEastAsia"/>
      <w:sz w:val="24"/>
      <w:szCs w:val="24"/>
      <w:lang w:eastAsia="ja-JP"/>
      <w:rPrChange w:id="3" w:author="Marlene Franke" w:date="2026-09-25T20:05:00Z">
        <w:rPr>
          <w:rFonts w:asciiTheme="minorHAnsi" w:eastAsiaTheme="minorEastAsia" w:hAnsiTheme="minorHAnsi" w:cstheme="minorBidi"/>
          <w:sz w:val="24"/>
          <w:szCs w:val="24"/>
          <w:lang w:val="en-US" w:eastAsia="ja-JP" w:bidi="ar-SA"/>
        </w:rPr>
      </w:rPrChange>
    </w:rPr>
  </w:style>
  <w:style w:type="character" w:customStyle="1" w:styleId="CommentTextChar">
    <w:name w:val="Comment Text Char"/>
    <w:basedOn w:val="DefaultParagraphFont"/>
    <w:link w:val="CommentText"/>
    <w:rsid w:val="00085346"/>
    <w:rPr>
      <w:rFonts w:eastAsiaTheme="minorEastAsia"/>
      <w:sz w:val="24"/>
      <w:szCs w:val="24"/>
      <w:lang w:eastAsia="ja-JP"/>
    </w:rPr>
  </w:style>
  <w:style w:type="paragraph" w:styleId="CommentSubject">
    <w:name w:val="annotation subject"/>
    <w:basedOn w:val="CommentText"/>
    <w:next w:val="CommentText"/>
    <w:link w:val="CommentSubjectChar"/>
    <w:rsid w:val="00085346"/>
    <w:rPr>
      <w:b/>
      <w:bCs/>
      <w:sz w:val="20"/>
      <w:szCs w:val="20"/>
    </w:rPr>
  </w:style>
  <w:style w:type="character" w:customStyle="1" w:styleId="CommentSubjectChar">
    <w:name w:val="Comment Subject Char"/>
    <w:basedOn w:val="CommentTextChar"/>
    <w:link w:val="CommentSubject"/>
    <w:rsid w:val="00085346"/>
    <w:rPr>
      <w:rFonts w:eastAsiaTheme="minorEastAsia"/>
      <w:b/>
      <w:bCs/>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945883">
      <w:bodyDiv w:val="1"/>
      <w:marLeft w:val="0"/>
      <w:marRight w:val="0"/>
      <w:marTop w:val="0"/>
      <w:marBottom w:val="0"/>
      <w:divBdr>
        <w:top w:val="none" w:sz="0" w:space="0" w:color="auto"/>
        <w:left w:val="none" w:sz="0" w:space="0" w:color="auto"/>
        <w:bottom w:val="none" w:sz="0" w:space="0" w:color="auto"/>
        <w:right w:val="none" w:sz="0" w:space="0" w:color="auto"/>
      </w:divBdr>
    </w:div>
    <w:div w:id="268203465">
      <w:bodyDiv w:val="1"/>
      <w:marLeft w:val="0"/>
      <w:marRight w:val="0"/>
      <w:marTop w:val="0"/>
      <w:marBottom w:val="0"/>
      <w:divBdr>
        <w:top w:val="none" w:sz="0" w:space="0" w:color="auto"/>
        <w:left w:val="none" w:sz="0" w:space="0" w:color="auto"/>
        <w:bottom w:val="none" w:sz="0" w:space="0" w:color="auto"/>
        <w:right w:val="none" w:sz="0" w:space="0" w:color="auto"/>
      </w:divBdr>
    </w:div>
    <w:div w:id="343481163">
      <w:bodyDiv w:val="1"/>
      <w:marLeft w:val="0"/>
      <w:marRight w:val="0"/>
      <w:marTop w:val="0"/>
      <w:marBottom w:val="0"/>
      <w:divBdr>
        <w:top w:val="none" w:sz="0" w:space="0" w:color="auto"/>
        <w:left w:val="none" w:sz="0" w:space="0" w:color="auto"/>
        <w:bottom w:val="none" w:sz="0" w:space="0" w:color="auto"/>
        <w:right w:val="none" w:sz="0" w:space="0" w:color="auto"/>
      </w:divBdr>
      <w:divsChild>
        <w:div w:id="1887402480">
          <w:marLeft w:val="0"/>
          <w:marRight w:val="0"/>
          <w:marTop w:val="0"/>
          <w:marBottom w:val="0"/>
          <w:divBdr>
            <w:top w:val="none" w:sz="0" w:space="0" w:color="auto"/>
            <w:left w:val="none" w:sz="0" w:space="0" w:color="auto"/>
            <w:bottom w:val="none" w:sz="0" w:space="0" w:color="auto"/>
            <w:right w:val="none" w:sz="0" w:space="0" w:color="auto"/>
          </w:divBdr>
        </w:div>
        <w:div w:id="1065026074">
          <w:marLeft w:val="0"/>
          <w:marRight w:val="0"/>
          <w:marTop w:val="0"/>
          <w:marBottom w:val="0"/>
          <w:divBdr>
            <w:top w:val="none" w:sz="0" w:space="0" w:color="auto"/>
            <w:left w:val="none" w:sz="0" w:space="0" w:color="auto"/>
            <w:bottom w:val="none" w:sz="0" w:space="0" w:color="auto"/>
            <w:right w:val="none" w:sz="0" w:space="0" w:color="auto"/>
          </w:divBdr>
        </w:div>
        <w:div w:id="1630936113">
          <w:marLeft w:val="0"/>
          <w:marRight w:val="0"/>
          <w:marTop w:val="0"/>
          <w:marBottom w:val="0"/>
          <w:divBdr>
            <w:top w:val="none" w:sz="0" w:space="0" w:color="auto"/>
            <w:left w:val="none" w:sz="0" w:space="0" w:color="auto"/>
            <w:bottom w:val="none" w:sz="0" w:space="0" w:color="auto"/>
            <w:right w:val="none" w:sz="0" w:space="0" w:color="auto"/>
          </w:divBdr>
        </w:div>
      </w:divsChild>
    </w:div>
    <w:div w:id="527372585">
      <w:bodyDiv w:val="1"/>
      <w:marLeft w:val="0"/>
      <w:marRight w:val="0"/>
      <w:marTop w:val="0"/>
      <w:marBottom w:val="0"/>
      <w:divBdr>
        <w:top w:val="none" w:sz="0" w:space="0" w:color="auto"/>
        <w:left w:val="none" w:sz="0" w:space="0" w:color="auto"/>
        <w:bottom w:val="none" w:sz="0" w:space="0" w:color="auto"/>
        <w:right w:val="none" w:sz="0" w:space="0" w:color="auto"/>
      </w:divBdr>
    </w:div>
    <w:div w:id="594558809">
      <w:bodyDiv w:val="1"/>
      <w:marLeft w:val="0"/>
      <w:marRight w:val="0"/>
      <w:marTop w:val="0"/>
      <w:marBottom w:val="0"/>
      <w:divBdr>
        <w:top w:val="none" w:sz="0" w:space="0" w:color="auto"/>
        <w:left w:val="none" w:sz="0" w:space="0" w:color="auto"/>
        <w:bottom w:val="none" w:sz="0" w:space="0" w:color="auto"/>
        <w:right w:val="none" w:sz="0" w:space="0" w:color="auto"/>
      </w:divBdr>
    </w:div>
    <w:div w:id="673849217">
      <w:bodyDiv w:val="1"/>
      <w:marLeft w:val="0"/>
      <w:marRight w:val="0"/>
      <w:marTop w:val="0"/>
      <w:marBottom w:val="0"/>
      <w:divBdr>
        <w:top w:val="none" w:sz="0" w:space="0" w:color="auto"/>
        <w:left w:val="none" w:sz="0" w:space="0" w:color="auto"/>
        <w:bottom w:val="none" w:sz="0" w:space="0" w:color="auto"/>
        <w:right w:val="none" w:sz="0" w:space="0" w:color="auto"/>
      </w:divBdr>
    </w:div>
    <w:div w:id="860977070">
      <w:bodyDiv w:val="1"/>
      <w:marLeft w:val="0"/>
      <w:marRight w:val="0"/>
      <w:marTop w:val="0"/>
      <w:marBottom w:val="0"/>
      <w:divBdr>
        <w:top w:val="none" w:sz="0" w:space="0" w:color="auto"/>
        <w:left w:val="none" w:sz="0" w:space="0" w:color="auto"/>
        <w:bottom w:val="none" w:sz="0" w:space="0" w:color="auto"/>
        <w:right w:val="none" w:sz="0" w:space="0" w:color="auto"/>
      </w:divBdr>
    </w:div>
    <w:div w:id="1523398522">
      <w:bodyDiv w:val="1"/>
      <w:marLeft w:val="0"/>
      <w:marRight w:val="0"/>
      <w:marTop w:val="0"/>
      <w:marBottom w:val="0"/>
      <w:divBdr>
        <w:top w:val="none" w:sz="0" w:space="0" w:color="auto"/>
        <w:left w:val="none" w:sz="0" w:space="0" w:color="auto"/>
        <w:bottom w:val="none" w:sz="0" w:space="0" w:color="auto"/>
        <w:right w:val="none" w:sz="0" w:space="0" w:color="auto"/>
      </w:divBdr>
    </w:div>
    <w:div w:id="1543788095">
      <w:bodyDiv w:val="1"/>
      <w:marLeft w:val="0"/>
      <w:marRight w:val="0"/>
      <w:marTop w:val="0"/>
      <w:marBottom w:val="0"/>
      <w:divBdr>
        <w:top w:val="none" w:sz="0" w:space="0" w:color="auto"/>
        <w:left w:val="none" w:sz="0" w:space="0" w:color="auto"/>
        <w:bottom w:val="none" w:sz="0" w:space="0" w:color="auto"/>
        <w:right w:val="none" w:sz="0" w:space="0" w:color="auto"/>
      </w:divBdr>
    </w:div>
    <w:div w:id="2077119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13D8AAE8089A411EBE6AD90FB3A59A8E"/>
        <w:category>
          <w:name w:val="General"/>
          <w:gallery w:val="placeholder"/>
        </w:category>
        <w:types>
          <w:type w:val="bbPlcHdr"/>
        </w:types>
        <w:behaviors>
          <w:behavior w:val="content"/>
        </w:behaviors>
        <w:guid w:val="{B4A9544E-C7AB-4BFF-AE4B-76A580182D39}"/>
      </w:docPartPr>
      <w:docPartBody>
        <w:p w:rsidR="00F6501D" w:rsidRDefault="00991EBA" w:rsidP="00991EBA">
          <w:pPr>
            <w:pStyle w:val="13D8AAE8089A411EBE6AD90FB3A59A8E6"/>
          </w:pPr>
          <w:r w:rsidRPr="00F32665">
            <w:rPr>
              <w:rStyle w:val="PlaceholderText"/>
              <w:color w:val="E97132" w:themeColor="accent2"/>
              <w:sz w:val="20"/>
              <w:szCs w:val="20"/>
            </w:rPr>
            <w:t>Click here to enter a date.</w:t>
          </w:r>
        </w:p>
      </w:docPartBody>
    </w:docPart>
    <w:docPart>
      <w:docPartPr>
        <w:name w:val="D498BB996FCB41CCACCE13F67ACCC702"/>
        <w:category>
          <w:name w:val="General"/>
          <w:gallery w:val="placeholder"/>
        </w:category>
        <w:types>
          <w:type w:val="bbPlcHdr"/>
        </w:types>
        <w:behaviors>
          <w:behavior w:val="content"/>
        </w:behaviors>
        <w:guid w:val="{4E066C9D-8281-47F1-8539-A29DEC352721}"/>
      </w:docPartPr>
      <w:docPartBody>
        <w:p w:rsidR="00F6501D" w:rsidRDefault="00991EBA" w:rsidP="00991EBA">
          <w:pPr>
            <w:pStyle w:val="D498BB996FCB41CCACCE13F67ACCC7026"/>
          </w:pPr>
          <w:r w:rsidRPr="00F32665">
            <w:rPr>
              <w:rStyle w:val="PlaceholderText"/>
              <w:color w:val="E97132" w:themeColor="accent2"/>
              <w:sz w:val="20"/>
              <w:szCs w:val="20"/>
            </w:rPr>
            <w:t>Click here to enter course title.</w:t>
          </w:r>
        </w:p>
      </w:docPartBody>
    </w:docPart>
    <w:docPart>
      <w:docPartPr>
        <w:name w:val="17DF3CA51F73440FA72D9A9566852F17"/>
        <w:category>
          <w:name w:val="General"/>
          <w:gallery w:val="placeholder"/>
        </w:category>
        <w:types>
          <w:type w:val="bbPlcHdr"/>
        </w:types>
        <w:behaviors>
          <w:behavior w:val="content"/>
        </w:behaviors>
        <w:guid w:val="{50ECDFFB-8669-439B-86AC-AE79F3529012}"/>
      </w:docPartPr>
      <w:docPartBody>
        <w:p w:rsidR="00F6501D" w:rsidRDefault="00991EBA" w:rsidP="00991EBA">
          <w:pPr>
            <w:pStyle w:val="17DF3CA51F73440FA72D9A9566852F176"/>
          </w:pPr>
          <w:r w:rsidRPr="00F32665">
            <w:rPr>
              <w:color w:val="E97132" w:themeColor="accent2"/>
              <w:sz w:val="20"/>
              <w:szCs w:val="20"/>
            </w:rPr>
            <w:t>Click here to enter proposed course title</w:t>
          </w:r>
          <w:r>
            <w:rPr>
              <w:color w:val="E97132" w:themeColor="accent2"/>
              <w:sz w:val="20"/>
              <w:szCs w:val="20"/>
            </w:rPr>
            <w:t>.</w:t>
          </w:r>
        </w:p>
      </w:docPartBody>
    </w:docPart>
    <w:docPart>
      <w:docPartPr>
        <w:name w:val="88A2583F59354720A16EB87E5EB80BBD"/>
        <w:category>
          <w:name w:val="General"/>
          <w:gallery w:val="placeholder"/>
        </w:category>
        <w:types>
          <w:type w:val="bbPlcHdr"/>
        </w:types>
        <w:behaviors>
          <w:behavior w:val="content"/>
        </w:behaviors>
        <w:guid w:val="{8333C38B-AF69-41DB-8992-022B6D4FBE2F}"/>
      </w:docPartPr>
      <w:docPartBody>
        <w:p w:rsidR="00F6501D" w:rsidRDefault="00991EBA" w:rsidP="00991EBA">
          <w:pPr>
            <w:pStyle w:val="88A2583F59354720A16EB87E5EB80BBD6"/>
          </w:pPr>
          <w:r w:rsidRPr="00F32665">
            <w:rPr>
              <w:color w:val="E97132" w:themeColor="accent2"/>
              <w:sz w:val="20"/>
              <w:szCs w:val="20"/>
            </w:rPr>
            <w:t>Click here to enter pre-req/co-reqs</w:t>
          </w:r>
          <w:r>
            <w:rPr>
              <w:color w:val="E97132" w:themeColor="accent2"/>
              <w:sz w:val="20"/>
              <w:szCs w:val="20"/>
            </w:rPr>
            <w:t>.</w:t>
          </w:r>
        </w:p>
      </w:docPartBody>
    </w:docPart>
    <w:docPart>
      <w:docPartPr>
        <w:name w:val="7694394806A541F59A5EF178CEF3D576"/>
        <w:category>
          <w:name w:val="General"/>
          <w:gallery w:val="placeholder"/>
        </w:category>
        <w:types>
          <w:type w:val="bbPlcHdr"/>
        </w:types>
        <w:behaviors>
          <w:behavior w:val="content"/>
        </w:behaviors>
        <w:guid w:val="{0C0CD68C-0889-4814-B89E-4E636CA06129}"/>
      </w:docPartPr>
      <w:docPartBody>
        <w:p w:rsidR="00F6501D" w:rsidRDefault="00991EBA" w:rsidP="00991EBA">
          <w:pPr>
            <w:pStyle w:val="7694394806A541F59A5EF178CEF3D5766"/>
          </w:pPr>
          <w:r w:rsidRPr="00F32665">
            <w:rPr>
              <w:color w:val="E97132" w:themeColor="accent2"/>
              <w:sz w:val="20"/>
              <w:szCs w:val="20"/>
            </w:rPr>
            <w:t>Click here to enter sponsor proposer name</w:t>
          </w:r>
          <w:r>
            <w:rPr>
              <w:color w:val="E97132" w:themeColor="accent2"/>
              <w:sz w:val="20"/>
              <w:szCs w:val="20"/>
            </w:rPr>
            <w:t>.</w:t>
          </w:r>
        </w:p>
      </w:docPartBody>
    </w:docPart>
    <w:docPart>
      <w:docPartPr>
        <w:name w:val="7E3C0F3A986448B2B360A0E390FE78E4"/>
        <w:category>
          <w:name w:val="General"/>
          <w:gallery w:val="placeholder"/>
        </w:category>
        <w:types>
          <w:type w:val="bbPlcHdr"/>
        </w:types>
        <w:behaviors>
          <w:behavior w:val="content"/>
        </w:behaviors>
        <w:guid w:val="{F0D8D7EB-DDB7-4672-8BA2-89DC57359E30}"/>
      </w:docPartPr>
      <w:docPartBody>
        <w:p w:rsidR="00F6501D" w:rsidRDefault="00991EBA" w:rsidP="00991EBA">
          <w:pPr>
            <w:pStyle w:val="7E3C0F3A986448B2B360A0E390FE78E46"/>
          </w:pPr>
          <w:r w:rsidRPr="00F32665">
            <w:rPr>
              <w:color w:val="E97132" w:themeColor="accent2"/>
              <w:sz w:val="20"/>
              <w:szCs w:val="20"/>
            </w:rPr>
            <w:t>Click here to enter sponsor dept.</w:t>
          </w:r>
        </w:p>
      </w:docPartBody>
    </w:docPart>
    <w:docPart>
      <w:docPartPr>
        <w:name w:val="06B496B071504C0097E4E372073AAC1E"/>
        <w:category>
          <w:name w:val="General"/>
          <w:gallery w:val="placeholder"/>
        </w:category>
        <w:types>
          <w:type w:val="bbPlcHdr"/>
        </w:types>
        <w:behaviors>
          <w:behavior w:val="content"/>
        </w:behaviors>
        <w:guid w:val="{E3B6384A-BEDC-4EB6-9733-0248E69C7272}"/>
      </w:docPartPr>
      <w:docPartBody>
        <w:p w:rsidR="00F6501D" w:rsidRDefault="00991EBA" w:rsidP="00991EBA">
          <w:pPr>
            <w:pStyle w:val="06B496B071504C0097E4E372073AAC1E6"/>
          </w:pPr>
          <w:r w:rsidRPr="00F32665">
            <w:rPr>
              <w:color w:val="E97132" w:themeColor="accent2"/>
              <w:sz w:val="20"/>
              <w:szCs w:val="20"/>
            </w:rPr>
            <w:t>Click here to enter cross-listed proposer</w:t>
          </w:r>
          <w:r>
            <w:rPr>
              <w:color w:val="E97132" w:themeColor="accent2"/>
              <w:sz w:val="20"/>
              <w:szCs w:val="20"/>
            </w:rPr>
            <w:t>.</w:t>
          </w:r>
        </w:p>
      </w:docPartBody>
    </w:docPart>
    <w:docPart>
      <w:docPartPr>
        <w:name w:val="83F0D9288EBA4D9BB9A08446A5CF6B0E"/>
        <w:category>
          <w:name w:val="General"/>
          <w:gallery w:val="placeholder"/>
        </w:category>
        <w:types>
          <w:type w:val="bbPlcHdr"/>
        </w:types>
        <w:behaviors>
          <w:behavior w:val="content"/>
        </w:behaviors>
        <w:guid w:val="{3C186E31-ACE2-480C-A29D-188A8CF0B091}"/>
      </w:docPartPr>
      <w:docPartBody>
        <w:p w:rsidR="00F6501D" w:rsidRDefault="00991EBA" w:rsidP="00991EBA">
          <w:pPr>
            <w:pStyle w:val="83F0D9288EBA4D9BB9A08446A5CF6B0E6"/>
          </w:pPr>
          <w:r w:rsidRPr="00F32665">
            <w:rPr>
              <w:color w:val="E97132" w:themeColor="accent2"/>
              <w:sz w:val="20"/>
              <w:szCs w:val="20"/>
            </w:rPr>
            <w:t>Click here to enter cross-listed department</w:t>
          </w:r>
          <w:r>
            <w:rPr>
              <w:color w:val="E97132" w:themeColor="accent2"/>
              <w:sz w:val="20"/>
              <w:szCs w:val="20"/>
            </w:rPr>
            <w:t>.</w:t>
          </w:r>
        </w:p>
      </w:docPartBody>
    </w:docPart>
    <w:docPart>
      <w:docPartPr>
        <w:name w:val="9138D9A3423346C483C7F6456548BF7B"/>
        <w:category>
          <w:name w:val="General"/>
          <w:gallery w:val="placeholder"/>
        </w:category>
        <w:types>
          <w:type w:val="bbPlcHdr"/>
        </w:types>
        <w:behaviors>
          <w:behavior w:val="content"/>
        </w:behaviors>
        <w:guid w:val="{0D236843-6FD8-4193-8553-B489D07009E3}"/>
      </w:docPartPr>
      <w:docPartBody>
        <w:p w:rsidR="00F6501D" w:rsidRDefault="00991EBA" w:rsidP="00991EBA">
          <w:pPr>
            <w:pStyle w:val="9138D9A3423346C483C7F6456548BF7B6"/>
          </w:pPr>
          <w:r w:rsidRPr="00F32665">
            <w:rPr>
              <w:rStyle w:val="PlaceholderText"/>
              <w:color w:val="E97132" w:themeColor="accent2"/>
              <w:sz w:val="20"/>
              <w:szCs w:val="20"/>
            </w:rPr>
            <w:t>Click here to enter a date GER addition.</w:t>
          </w:r>
        </w:p>
      </w:docPartBody>
    </w:docPart>
    <w:docPart>
      <w:docPartPr>
        <w:name w:val="FF9BCACBC86D4CD3A204EFF0C2C6D0DB"/>
        <w:category>
          <w:name w:val="General"/>
          <w:gallery w:val="placeholder"/>
        </w:category>
        <w:types>
          <w:type w:val="bbPlcHdr"/>
        </w:types>
        <w:behaviors>
          <w:behavior w:val="content"/>
        </w:behaviors>
        <w:guid w:val="{97D5393E-1C20-49EE-B4A2-7C58179A279C}"/>
      </w:docPartPr>
      <w:docPartBody>
        <w:p w:rsidR="000C7A38" w:rsidRDefault="00991EBA" w:rsidP="00991EBA">
          <w:pPr>
            <w:pStyle w:val="FF9BCACBC86D4CD3A204EFF0C2C6D0DB5"/>
          </w:pPr>
          <w:r w:rsidRPr="00811AF3">
            <w:rPr>
              <w:rStyle w:val="PlaceholderText"/>
            </w:rPr>
            <w:t>Click here to enter text.</w:t>
          </w:r>
        </w:p>
      </w:docPartBody>
    </w:docPart>
    <w:docPart>
      <w:docPartPr>
        <w:name w:val="ECCFB1996A614617B01AD835253E7083"/>
        <w:category>
          <w:name w:val="General"/>
          <w:gallery w:val="placeholder"/>
        </w:category>
        <w:types>
          <w:type w:val="bbPlcHdr"/>
        </w:types>
        <w:behaviors>
          <w:behavior w:val="content"/>
        </w:behaviors>
        <w:guid w:val="{4DDEB1E3-2AD2-4C59-B7DE-01DD6537EA60}"/>
      </w:docPartPr>
      <w:docPartBody>
        <w:p w:rsidR="000C7A38" w:rsidRDefault="00991EBA" w:rsidP="00991EBA">
          <w:pPr>
            <w:pStyle w:val="ECCFB1996A614617B01AD835253E70835"/>
          </w:pPr>
          <w:r w:rsidRPr="00811AF3">
            <w:rPr>
              <w:rStyle w:val="PlaceholderText"/>
            </w:rPr>
            <w:t>Click here to enter text.</w:t>
          </w:r>
        </w:p>
      </w:docPartBody>
    </w:docPart>
    <w:docPart>
      <w:docPartPr>
        <w:name w:val="31A552ED2F4F402EAE8A6D87427813F9"/>
        <w:category>
          <w:name w:val="General"/>
          <w:gallery w:val="placeholder"/>
        </w:category>
        <w:types>
          <w:type w:val="bbPlcHdr"/>
        </w:types>
        <w:behaviors>
          <w:behavior w:val="content"/>
        </w:behaviors>
        <w:guid w:val="{2A8BB335-8F52-463C-A145-4684C251F118}"/>
      </w:docPartPr>
      <w:docPartBody>
        <w:p w:rsidR="000C7A38" w:rsidRDefault="00991EBA" w:rsidP="00991EBA">
          <w:pPr>
            <w:pStyle w:val="31A552ED2F4F402EAE8A6D87427813F95"/>
          </w:pPr>
          <w:r w:rsidRPr="00811AF3">
            <w:rPr>
              <w:rStyle w:val="PlaceholderText"/>
            </w:rPr>
            <w:t>Click here to enter text.</w:t>
          </w:r>
        </w:p>
      </w:docPartBody>
    </w:docPart>
    <w:docPart>
      <w:docPartPr>
        <w:name w:val="34E60D6A63DB4C13BC4FBCA4CA75C2B3"/>
        <w:category>
          <w:name w:val="General"/>
          <w:gallery w:val="placeholder"/>
        </w:category>
        <w:types>
          <w:type w:val="bbPlcHdr"/>
        </w:types>
        <w:behaviors>
          <w:behavior w:val="content"/>
        </w:behaviors>
        <w:guid w:val="{9D024D20-C5E1-4126-9E6F-35617925DA21}"/>
      </w:docPartPr>
      <w:docPartBody>
        <w:p w:rsidR="000C7A38" w:rsidRDefault="00991EBA" w:rsidP="00991EBA">
          <w:pPr>
            <w:pStyle w:val="34E60D6A63DB4C13BC4FBCA4CA75C2B35"/>
          </w:pPr>
          <w:r w:rsidRPr="00811AF3">
            <w:rPr>
              <w:rStyle w:val="PlaceholderText"/>
            </w:rPr>
            <w:t>Click here to enter text.</w:t>
          </w:r>
        </w:p>
      </w:docPartBody>
    </w:docPart>
    <w:docPart>
      <w:docPartPr>
        <w:name w:val="FAB94DC24A024ED4B949410039A363C3"/>
        <w:category>
          <w:name w:val="General"/>
          <w:gallery w:val="placeholder"/>
        </w:category>
        <w:types>
          <w:type w:val="bbPlcHdr"/>
        </w:types>
        <w:behaviors>
          <w:behavior w:val="content"/>
        </w:behaviors>
        <w:guid w:val="{EEC38915-B6BC-4C42-9D3C-FF89FFC225D3}"/>
      </w:docPartPr>
      <w:docPartBody>
        <w:p w:rsidR="00097D98" w:rsidRDefault="007D16C2" w:rsidP="007D16C2">
          <w:pPr>
            <w:pStyle w:val="FAB94DC24A024ED4B949410039A363C3"/>
          </w:pPr>
          <w:r w:rsidRPr="00811AF3">
            <w:rPr>
              <w:rStyle w:val="PlaceholderText"/>
            </w:rPr>
            <w:t>Click here to enter text.</w:t>
          </w:r>
        </w:p>
      </w:docPartBody>
    </w:docPart>
    <w:docPart>
      <w:docPartPr>
        <w:name w:val="37E1E4ED50BD48C7B27703BEBBB906D9"/>
        <w:category>
          <w:name w:val="General"/>
          <w:gallery w:val="placeholder"/>
        </w:category>
        <w:types>
          <w:type w:val="bbPlcHdr"/>
        </w:types>
        <w:behaviors>
          <w:behavior w:val="content"/>
        </w:behaviors>
        <w:guid w:val="{50D366C6-7584-4F4A-A942-D72B5ABC01B0}"/>
      </w:docPartPr>
      <w:docPartBody>
        <w:p w:rsidR="00097D98" w:rsidRDefault="007D16C2" w:rsidP="007D16C2">
          <w:pPr>
            <w:pStyle w:val="37E1E4ED50BD48C7B27703BEBBB906D9"/>
          </w:pPr>
          <w:r w:rsidRPr="00811AF3">
            <w:rPr>
              <w:rStyle w:val="PlaceholderText"/>
            </w:rPr>
            <w:t>Click here to enter text.</w:t>
          </w:r>
        </w:p>
      </w:docPartBody>
    </w:docPart>
    <w:docPart>
      <w:docPartPr>
        <w:name w:val="7EF08FB57F4245C2B0ACDD073B09C769"/>
        <w:category>
          <w:name w:val="General"/>
          <w:gallery w:val="placeholder"/>
        </w:category>
        <w:types>
          <w:type w:val="bbPlcHdr"/>
        </w:types>
        <w:behaviors>
          <w:behavior w:val="content"/>
        </w:behaviors>
        <w:guid w:val="{2FD36AEF-D94B-499A-9693-F8ED751B2AAA}"/>
      </w:docPartPr>
      <w:docPartBody>
        <w:p w:rsidR="0054563E" w:rsidRDefault="00FC5E10" w:rsidP="00FC5E10">
          <w:pPr>
            <w:pStyle w:val="7EF08FB57F4245C2B0ACDD073B09C769"/>
          </w:pPr>
          <w:r w:rsidRPr="00811AF3">
            <w:rPr>
              <w:rStyle w:val="PlaceholderText"/>
            </w:rPr>
            <w:t>Click here to enter text.</w:t>
          </w:r>
        </w:p>
      </w:docPartBody>
    </w:docPart>
    <w:docPart>
      <w:docPartPr>
        <w:name w:val="BB8994ACD6414277834FBD85D9579AF2"/>
        <w:category>
          <w:name w:val="General"/>
          <w:gallery w:val="placeholder"/>
        </w:category>
        <w:types>
          <w:type w:val="bbPlcHdr"/>
        </w:types>
        <w:behaviors>
          <w:behavior w:val="content"/>
        </w:behaviors>
        <w:guid w:val="{9B88BEBA-3576-4E9F-A6A0-E961517DA26C}"/>
      </w:docPartPr>
      <w:docPartBody>
        <w:p w:rsidR="0054563E" w:rsidRDefault="00FC5E10" w:rsidP="00FC5E10">
          <w:pPr>
            <w:pStyle w:val="BB8994ACD6414277834FBD85D9579AF2"/>
          </w:pPr>
          <w:r w:rsidRPr="00811AF3">
            <w:rPr>
              <w:rStyle w:val="PlaceholderText"/>
            </w:rPr>
            <w:t>Click here to enter text.</w:t>
          </w:r>
        </w:p>
      </w:docPartBody>
    </w:docPart>
    <w:docPart>
      <w:docPartPr>
        <w:name w:val="1B5F629319C849148F8E257B431CE231"/>
        <w:category>
          <w:name w:val="General"/>
          <w:gallery w:val="placeholder"/>
        </w:category>
        <w:types>
          <w:type w:val="bbPlcHdr"/>
        </w:types>
        <w:behaviors>
          <w:behavior w:val="content"/>
        </w:behaviors>
        <w:guid w:val="{919BD04E-6242-40EA-8397-485E89460048}"/>
      </w:docPartPr>
      <w:docPartBody>
        <w:p w:rsidR="0054563E" w:rsidRDefault="00FC5E10" w:rsidP="00FC5E10">
          <w:pPr>
            <w:pStyle w:val="1B5F629319C849148F8E257B431CE231"/>
          </w:pPr>
          <w:r w:rsidRPr="00811AF3">
            <w:rPr>
              <w:rStyle w:val="PlaceholderText"/>
            </w:rPr>
            <w:t>Click here to enter text.</w:t>
          </w:r>
        </w:p>
      </w:docPartBody>
    </w:docPart>
    <w:docPart>
      <w:docPartPr>
        <w:name w:val="66DB03148A494C26A4D2E05E108F3772"/>
        <w:category>
          <w:name w:val="General"/>
          <w:gallery w:val="placeholder"/>
        </w:category>
        <w:types>
          <w:type w:val="bbPlcHdr"/>
        </w:types>
        <w:behaviors>
          <w:behavior w:val="content"/>
        </w:behaviors>
        <w:guid w:val="{2938B1EE-78AB-448F-9AA8-A11CF4742F2A}"/>
      </w:docPartPr>
      <w:docPartBody>
        <w:p w:rsidR="0054563E" w:rsidRDefault="00FC5E10" w:rsidP="00FC5E10">
          <w:pPr>
            <w:pStyle w:val="66DB03148A494C26A4D2E05E108F3772"/>
          </w:pPr>
          <w:r w:rsidRPr="00811AF3">
            <w:rPr>
              <w:rStyle w:val="PlaceholderText"/>
            </w:rPr>
            <w:t>Click here to enter text.</w:t>
          </w:r>
        </w:p>
      </w:docPartBody>
    </w:docPart>
    <w:docPart>
      <w:docPartPr>
        <w:name w:val="E529AB50380544DE8D2F2FD860360E0D"/>
        <w:category>
          <w:name w:val="General"/>
          <w:gallery w:val="placeholder"/>
        </w:category>
        <w:types>
          <w:type w:val="bbPlcHdr"/>
        </w:types>
        <w:behaviors>
          <w:behavior w:val="content"/>
        </w:behaviors>
        <w:guid w:val="{51F6ED96-78B7-4F78-B499-87BB000BFE58}"/>
      </w:docPartPr>
      <w:docPartBody>
        <w:p w:rsidR="0054563E" w:rsidRDefault="00FC5E10" w:rsidP="00FC5E10">
          <w:pPr>
            <w:pStyle w:val="E529AB50380544DE8D2F2FD860360E0D"/>
          </w:pPr>
          <w:r w:rsidRPr="00811AF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20B0604020202020204"/>
    <w:charset w:val="00"/>
    <w:family w:val="roman"/>
    <w:pitch w:val="variable"/>
    <w:sig w:usb0="E0002AFF" w:usb1="C0007841" w:usb2="00000009" w:usb3="00000000" w:csb0="000001FF" w:csb1="00000000"/>
  </w:font>
  <w:font w:name="Bradley Hand ITC">
    <w:panose1 w:val="03070402050302030203"/>
    <w:charset w:val="4D"/>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21D"/>
    <w:rsid w:val="00097D98"/>
    <w:rsid w:val="000C7A38"/>
    <w:rsid w:val="00163495"/>
    <w:rsid w:val="00257A79"/>
    <w:rsid w:val="004376F1"/>
    <w:rsid w:val="00512036"/>
    <w:rsid w:val="0054563E"/>
    <w:rsid w:val="005E33BB"/>
    <w:rsid w:val="006B62B8"/>
    <w:rsid w:val="007D16C2"/>
    <w:rsid w:val="008A58BD"/>
    <w:rsid w:val="009630FB"/>
    <w:rsid w:val="00991EBA"/>
    <w:rsid w:val="009C321D"/>
    <w:rsid w:val="009D2394"/>
    <w:rsid w:val="00BC57DE"/>
    <w:rsid w:val="00C75D65"/>
    <w:rsid w:val="00C841A9"/>
    <w:rsid w:val="00CC65E3"/>
    <w:rsid w:val="00D600D5"/>
    <w:rsid w:val="00DE30E7"/>
    <w:rsid w:val="00E32F86"/>
    <w:rsid w:val="00E45D26"/>
    <w:rsid w:val="00F6501D"/>
    <w:rsid w:val="00FC5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5E10"/>
    <w:rPr>
      <w:color w:val="808080"/>
    </w:rPr>
  </w:style>
  <w:style w:type="paragraph" w:customStyle="1" w:styleId="13D8AAE8089A411EBE6AD90FB3A59A8E6">
    <w:name w:val="13D8AAE8089A411EBE6AD90FB3A59A8E6"/>
    <w:rsid w:val="00991EBA"/>
    <w:pPr>
      <w:spacing w:after="200" w:line="276" w:lineRule="auto"/>
    </w:pPr>
    <w:rPr>
      <w:rFonts w:eastAsiaTheme="minorHAnsi"/>
    </w:rPr>
  </w:style>
  <w:style w:type="paragraph" w:customStyle="1" w:styleId="D498BB996FCB41CCACCE13F67ACCC7026">
    <w:name w:val="D498BB996FCB41CCACCE13F67ACCC7026"/>
    <w:rsid w:val="00991EBA"/>
    <w:pPr>
      <w:spacing w:after="200" w:line="276" w:lineRule="auto"/>
    </w:pPr>
    <w:rPr>
      <w:rFonts w:eastAsiaTheme="minorHAnsi"/>
    </w:rPr>
  </w:style>
  <w:style w:type="paragraph" w:customStyle="1" w:styleId="17DF3CA51F73440FA72D9A9566852F176">
    <w:name w:val="17DF3CA51F73440FA72D9A9566852F176"/>
    <w:rsid w:val="00991EBA"/>
    <w:pPr>
      <w:spacing w:after="200" w:line="276" w:lineRule="auto"/>
    </w:pPr>
    <w:rPr>
      <w:rFonts w:eastAsiaTheme="minorHAnsi"/>
    </w:rPr>
  </w:style>
  <w:style w:type="paragraph" w:customStyle="1" w:styleId="88A2583F59354720A16EB87E5EB80BBD6">
    <w:name w:val="88A2583F59354720A16EB87E5EB80BBD6"/>
    <w:rsid w:val="00991EBA"/>
    <w:pPr>
      <w:spacing w:after="200" w:line="276" w:lineRule="auto"/>
    </w:pPr>
    <w:rPr>
      <w:rFonts w:eastAsiaTheme="minorHAnsi"/>
    </w:rPr>
  </w:style>
  <w:style w:type="paragraph" w:customStyle="1" w:styleId="7694394806A541F59A5EF178CEF3D5766">
    <w:name w:val="7694394806A541F59A5EF178CEF3D5766"/>
    <w:rsid w:val="00991EBA"/>
    <w:pPr>
      <w:spacing w:after="200" w:line="276" w:lineRule="auto"/>
    </w:pPr>
    <w:rPr>
      <w:rFonts w:eastAsiaTheme="minorHAnsi"/>
    </w:rPr>
  </w:style>
  <w:style w:type="paragraph" w:customStyle="1" w:styleId="7E3C0F3A986448B2B360A0E390FE78E46">
    <w:name w:val="7E3C0F3A986448B2B360A0E390FE78E46"/>
    <w:rsid w:val="00991EBA"/>
    <w:pPr>
      <w:spacing w:after="200" w:line="276" w:lineRule="auto"/>
    </w:pPr>
    <w:rPr>
      <w:rFonts w:eastAsiaTheme="minorHAnsi"/>
    </w:rPr>
  </w:style>
  <w:style w:type="paragraph" w:customStyle="1" w:styleId="06B496B071504C0097E4E372073AAC1E6">
    <w:name w:val="06B496B071504C0097E4E372073AAC1E6"/>
    <w:rsid w:val="00991EBA"/>
    <w:pPr>
      <w:spacing w:after="200" w:line="276" w:lineRule="auto"/>
    </w:pPr>
    <w:rPr>
      <w:rFonts w:eastAsiaTheme="minorHAnsi"/>
    </w:rPr>
  </w:style>
  <w:style w:type="paragraph" w:customStyle="1" w:styleId="83F0D9288EBA4D9BB9A08446A5CF6B0E6">
    <w:name w:val="83F0D9288EBA4D9BB9A08446A5CF6B0E6"/>
    <w:rsid w:val="00991EBA"/>
    <w:pPr>
      <w:spacing w:after="200" w:line="276" w:lineRule="auto"/>
    </w:pPr>
    <w:rPr>
      <w:rFonts w:eastAsiaTheme="minorHAnsi"/>
    </w:rPr>
  </w:style>
  <w:style w:type="paragraph" w:customStyle="1" w:styleId="9138D9A3423346C483C7F6456548BF7B6">
    <w:name w:val="9138D9A3423346C483C7F6456548BF7B6"/>
    <w:rsid w:val="00991EBA"/>
    <w:pPr>
      <w:spacing w:after="200" w:line="276" w:lineRule="auto"/>
    </w:pPr>
    <w:rPr>
      <w:rFonts w:eastAsiaTheme="minorHAnsi"/>
    </w:rPr>
  </w:style>
  <w:style w:type="paragraph" w:customStyle="1" w:styleId="FF9BCACBC86D4CD3A204EFF0C2C6D0DB5">
    <w:name w:val="FF9BCACBC86D4CD3A204EFF0C2C6D0DB5"/>
    <w:rsid w:val="00991EBA"/>
    <w:pPr>
      <w:spacing w:after="200" w:line="276" w:lineRule="auto"/>
    </w:pPr>
    <w:rPr>
      <w:rFonts w:eastAsiaTheme="minorHAnsi"/>
    </w:rPr>
  </w:style>
  <w:style w:type="paragraph" w:customStyle="1" w:styleId="ECCFB1996A614617B01AD835253E70835">
    <w:name w:val="ECCFB1996A614617B01AD835253E70835"/>
    <w:rsid w:val="00991EBA"/>
    <w:pPr>
      <w:spacing w:after="200" w:line="276" w:lineRule="auto"/>
    </w:pPr>
    <w:rPr>
      <w:rFonts w:eastAsiaTheme="minorHAnsi"/>
    </w:rPr>
  </w:style>
  <w:style w:type="paragraph" w:customStyle="1" w:styleId="31A552ED2F4F402EAE8A6D87427813F95">
    <w:name w:val="31A552ED2F4F402EAE8A6D87427813F95"/>
    <w:rsid w:val="00991EBA"/>
    <w:pPr>
      <w:spacing w:after="200" w:line="276" w:lineRule="auto"/>
    </w:pPr>
    <w:rPr>
      <w:rFonts w:eastAsiaTheme="minorHAnsi"/>
    </w:rPr>
  </w:style>
  <w:style w:type="paragraph" w:customStyle="1" w:styleId="34E60D6A63DB4C13BC4FBCA4CA75C2B35">
    <w:name w:val="34E60D6A63DB4C13BC4FBCA4CA75C2B35"/>
    <w:rsid w:val="00991EBA"/>
    <w:pPr>
      <w:spacing w:after="200" w:line="276" w:lineRule="auto"/>
    </w:pPr>
    <w:rPr>
      <w:rFonts w:eastAsiaTheme="minorHAnsi"/>
    </w:rPr>
  </w:style>
  <w:style w:type="paragraph" w:customStyle="1" w:styleId="FAB94DC24A024ED4B949410039A363C3">
    <w:name w:val="FAB94DC24A024ED4B949410039A363C3"/>
    <w:rsid w:val="007D16C2"/>
  </w:style>
  <w:style w:type="paragraph" w:customStyle="1" w:styleId="37E1E4ED50BD48C7B27703BEBBB906D9">
    <w:name w:val="37E1E4ED50BD48C7B27703BEBBB906D9"/>
    <w:rsid w:val="007D16C2"/>
  </w:style>
  <w:style w:type="paragraph" w:customStyle="1" w:styleId="7EF08FB57F4245C2B0ACDD073B09C769">
    <w:name w:val="7EF08FB57F4245C2B0ACDD073B09C769"/>
    <w:rsid w:val="00FC5E10"/>
  </w:style>
  <w:style w:type="paragraph" w:customStyle="1" w:styleId="BB8994ACD6414277834FBD85D9579AF2">
    <w:name w:val="BB8994ACD6414277834FBD85D9579AF2"/>
    <w:rsid w:val="00FC5E10"/>
  </w:style>
  <w:style w:type="paragraph" w:customStyle="1" w:styleId="1B5F629319C849148F8E257B431CE231">
    <w:name w:val="1B5F629319C849148F8E257B431CE231"/>
    <w:rsid w:val="00FC5E10"/>
  </w:style>
  <w:style w:type="paragraph" w:customStyle="1" w:styleId="66DB03148A494C26A4D2E05E108F3772">
    <w:name w:val="66DB03148A494C26A4D2E05E108F3772"/>
    <w:rsid w:val="00FC5E10"/>
  </w:style>
  <w:style w:type="paragraph" w:customStyle="1" w:styleId="E529AB50380544DE8D2F2FD860360E0D">
    <w:name w:val="E529AB50380544DE8D2F2FD860360E0D"/>
    <w:rsid w:val="00FC5E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4-21T18:14:43.165"/>
    </inkml:context>
    <inkml:brush xml:id="br0">
      <inkml:brushProperty name="width" value="0.05" units="cm"/>
      <inkml:brushProperty name="height" value="0.05" units="cm"/>
    </inkml:brush>
  </inkml:definitions>
  <inkml:trace contextRef="#ctx0" brushRef="#br0">608 329 7223 0 0,'0'0'3080'0'0,"-2"0"-2944"0"0,-25 1 416 0 0,25 0-515 0 0,1-1 1 0 0,-1 1-1 0 0,1 0 0 0 0,0 0 0 0 0,-1 0 0 0 0,1-1 0 0 0,0 1 0 0 0,-1 0 0 0 0,1 1 1 0 0,0-1-1 0 0,0 0 0 0 0,-2 3 0 0 0,-1 0 64 0 0,-110 111 269 0 0,86-84-340 0 0,-28 29 74 0 0,-3-3 0 0 0,-75 58 0 0 0,124-108-72 0 0,-59 42 237 0 0,56-41-244 0 0,1 0 1 0 0,-2-1-1 0 0,-21 7 1 0 0,26-11 27 0 0,9-3-49 0 0,0-1 1 0 0,-1 1-1 0 0,1-1 0 0 0,0 1 0 0 0,0-1 0 0 0,-1 1 0 0 0,1-1 0 0 0,0 0 1 0 0,0 1-1 0 0,0-1 0 0 0,0 1 0 0 0,0-1 0 0 0,0 1 0 0 0,0-1 1 0 0,0 1-1 0 0,0-1 0 0 0,0-1 0 0 0,1 0-3 0 0,0-1 0 0 0,-1 0 1 0 0,1 0-1 0 0,1 0 0 0 0,-1 0 1 0 0,0 1-1 0 0,1-1 0 0 0,-1 1 0 0 0,4-5 1 0 0,20-21-134 0 0,-11 13 99 0 0,101-131 16 0 0,-72 88-2 0 0,2 1-1 0 0,60-56 1 0 0,-57 72-2 0 0,1 3 0 0 0,56-32 0 0 0,29-22 20 0 0,-31 22 0 0 0,-56 40 56 0 0,-45 28-45 0 0,4-2 31 0 0,-1 1 0 0 0,1 0 0 0 0,0 0 0 0 0,0 1 0 0 0,8-3 0 0 0,-12 4 25 0 0,-2 5-51 0 0,-1 0 0 0 0,1 0 0 0 0,-1 0-1 0 0,0 0 1 0 0,0-1 0 0 0,-1 1 0 0 0,1 0 0 0 0,-1-1-1 0 0,-2 5 1 0 0,-22 32 64 0 0,16-27-52 0 0,-155 209 295 0 0,114-164-392 0 0,-84 77-1 0 0,113-113-6 0 0,21-20-3 0 0,2-3 2 0 0,102-62-243 0 0,-76 45 425 0 0,0 1 1 0 0,1 1-1 0 0,36-15 0 0 0,-59 29-61 0 0,0 0 0 0 0,0 1-1 0 0,0 0 1 0 0,0 0 0 0 0,0 0 0 0 0,0 0-1 0 0,0 1 1 0 0,0 0 0 0 0,0 0 0 0 0,6 1-1 0 0,-9 0-25 0 0,1-1 0 0 0,-1 1-1 0 0,0 0 1 0 0,0-1 0 0 0,0 1 0 0 0,0 0-1 0 0,0 0 1 0 0,0 1 0 0 0,0-1-1 0 0,0 0 1 0 0,0 1 0 0 0,0-1 0 0 0,-1 1-1 0 0,1-1 1 0 0,-1 1 0 0 0,1 0 0 0 0,-1 0-1 0 0,0 0 1 0 0,1 0 0 0 0,-1 0-1 0 0,0 0 1 0 0,0 0 0 0 0,-1 0 0 0 0,2 4-1 0 0,-1-1-36 0 0,1 0-1 0 0,-2 1 0 0 0,1-1 0 0 0,-1 1 1 0 0,0-1-1 0 0,0 1 0 0 0,0-1 1 0 0,-1 1-1 0 0,0-1 0 0 0,0 1 0 0 0,0-1 1 0 0,-1 0-1 0 0,0 0 0 0 0,0 0 1 0 0,0 0-1 0 0,-1 0 0 0 0,-4 8 0 0 0,-6 5-93 0 0,0-1-1 0 0,-1 0 0 0 0,-18 17 0 0 0,19-21 99 0 0,-4 4 16 0 0,-2-1 0 0 0,-34 24 0 0 0,-45 21 0 0 0,59-38 0 0 0,-96 74-5 0 0,116-83-2 0 0,-8 2-66 0 0,35-35-47 0 0,1 5 122 0 0,2 0 0 0 0,-1 1 0 0 0,2 0 0 0 0,-1 0 0 0 0,2 1 1 0 0,26-19-1 0 0,-13 13 32 0 0,2 1 0 0 0,52-23 0 0 0,-28 18-35 0 0,-10 5-3 0 0,-1-3 0 0 0,57-35 0 0 0,30-30-223 0 0,-117 77 227 0 0,-2 3 11 0 0,-7 4 325 0 0,-1 4-244 0 0,-1 2-59 0 0,1 0 0 0 0,-1 0 0 0 0,0 1 0 0 0,0-1 0 0 0,-1 0 0 0 0,1 0 0 0 0,-3 8 0 0 0,-13 38 244 0 0,11-39-200 0 0,1 0 1 0 0,1 0 0 0 0,0 1 0 0 0,-2 16-1 0 0,5-18-66 0 0,3 1 32 0 0,2-2-33 0 0,4-3-10 0 0,-5-5 17 0 0,0 0 1 0 0,0-1-1 0 0,0 0 0 0 0,0 0 0 0 0,1 0 1 0 0,-1 0-1 0 0,0-1 0 0 0,1 0 0 0 0,-1 1 0 0 0,0-2 1 0 0,1 1-1 0 0,-1 0 0 0 0,0-1 0 0 0,1 0 0 0 0,4-1 1 0 0,8-4 113 0 0,0 0 1 0 0,22-11 0 0 0,-17 7-85 0 0,5-3-56 0 0,-1-1 1 0 0,0-1-1 0 0,-1-1 1 0 0,0-1-1 0 0,-2-1 1 0 0,0-1-1 0 0,31-35 1 0 0,67-90-217 0 0,-118 140 224 0 0,1 0 1 0 0,9-12 0 0 0,-13 15-1 0 0,0 1 1 0 0,0 0-1 0 0,0 0 0 0 0,1 0 0 0 0,-1 0 1 0 0,0-1-1 0 0,0 1 0 0 0,0 0 0 0 0,0 0 0 0 0,1 0 1 0 0,-1 0-1 0 0,0-1 0 0 0,0 1 0 0 0,0 0 0 0 0,0 0 1 0 0,0-1-1 0 0,0 1 0 0 0,0 0 0 0 0,0 0 1 0 0,0 0-1 0 0,0-1 0 0 0,0 1 0 0 0,0 0 0 0 0,0 0 1 0 0,0-1-1 0 0,0 1 0 0 0,0 0 0 0 0,0 0 0 0 0,0 0 1 0 0,0-1-1 0 0,0 1 0 0 0,0 0 0 0 0,0 0 1 0 0,0-1-1 0 0,-1 1 0 0 0,1 0 0 0 0,0 0 0 0 0,0 0 1 0 0,0 0-1 0 0,0-1 0 0 0,0 1 0 0 0,-1 0 0 0 0,1 0 1 0 0,0 0-1 0 0,0 0 0 0 0,0-1 0 0 0,0 1 0 0 0,-1 0 1 0 0,1 0-1 0 0,0 0 0 0 0,0 0 0 0 0,-1 0 1 0 0,1 0-1 0 0,0 0 0 0 0,0 0 0 0 0,0 0 0 0 0,-1 0 1 0 0,1 0-1 0 0,0 0 0 0 0,-1 0 0 0 0,-9 0-79 0 0,7 1 67 0 0,0 0-1 0 0,0 0 0 0 0,0 1 1 0 0,0-1-1 0 0,0 1 1 0 0,1-1-1 0 0,-1 1 0 0 0,1 0 1 0 0,-4 2-1 0 0,-21 23-58 0 0,15-15 40 0 0,-6 9 40 0 0,0 0 0 0 0,1 1 0 0 0,1 0 0 0 0,2 2 0 0 0,-23 47 0 0 0,33-63-7 0 0,2-5 0 0 0,0 1 0 0 0,1 0 0 0 0,-1 0 0 0 0,1 0 0 0 0,0 0 0 0 0,1 0 0 0 0,-1 0 0 0 0,1 0 0 0 0,-1 7 0 0 0,1-9 17 0 0,0 0 0 0 0,0-1 0 0 0,0 1 0 0 0,0 0 0 0 0,0 0 0 0 0,0 0 1 0 0,1-1-1 0 0,-1 1 0 0 0,1 0 0 0 0,-1 0 0 0 0,1-1 0 0 0,0 1 0 0 0,-1 0 0 0 0,3 2 0 0 0,-2-3 1 0 0,0 0-1 0 0,-1 0 1 0 0,1-1-1 0 0,0 1 1 0 0,0 0-1 0 0,1 0 1 0 0,-1-1-1 0 0,0 1 1 0 0,0 0-1 0 0,0-1 1 0 0,0 1-1 0 0,1-1 1 0 0,-1 0-1 0 0,0 1 1 0 0,2-1-1 0 0,2 1 42 0 0,1-1-1 0 0,-1 0 0 0 0,0-1 0 0 0,0 1 1 0 0,0-1-1 0 0,10-3 0 0 0,-11 3-44 0 0,11-4-4 0 0,-1 0 0 0 0,1-2 0 0 0,-1 0-1 0 0,0 0 1 0 0,17-14 0 0 0,12-5-237 0 0,55-38-422 0 0,-37 22 296 0 0,-40 28 350 0 0,67-39 205 0 0,-86 52 79 0 0,-1 1-262 0 0,0 0 1 0 0,-1 0 0 0 0,1 0 0 0 0,-1 0 0 0 0,1 0 0 0 0,0 0 0 0 0,-1 0 0 0 0,1 0-1 0 0,0 0 1 0 0,-1 0 0 0 0,1 0 0 0 0,-1 0 0 0 0,1 0 0 0 0,0 0 0 0 0,-1 1 0 0 0,1-1-1 0 0,-1 0 1 0 0,1 0 0 0 0,0 1 0 0 0,-1-1 0 0 0,1 0 0 0 0,-1 1 0 0 0,1-1-1 0 0,-1 1 1 0 0,0-1 0 0 0,1 1 0 0 0,-1-1 0 0 0,1 1 0 0 0,-1-1 0 0 0,0 1 0 0 0,1-1-1 0 0,-1 1 1 0 0,0-1 0 0 0,0 1 0 0 0,1 0 0 0 0,-1-1 0 0 0,0 1 0 0 0,0 0 0 0 0,0-1-1 0 0,0 1 1 0 0,0-1 0 0 0,0 1 0 0 0,0 0 0 0 0,0-1 0 0 0,0 2 0 0 0,0 2-42 0 0,0 0 1 0 0,0 0-1 0 0,-1 0 1 0 0,0 0 0 0 0,1 0-1 0 0,-2 0 1 0 0,1 0-1 0 0,0 0 1 0 0,-3 6 0 0 0,-22 33-306 0 0,8-15 166 0 0,8-11 98 0 0,-2-1 0 0 0,-19 23-1 0 0,16-21 74 0 0,2-5 87 0 0,12-12 182 0 0,22-5-366 0 0,-8 3 42 0 0,0-3 27 0 0,0 0 0 0 0,-1-1-1 0 0,1-1 1 0 0,13-8 0 0 0,-14 8 20 0 0,0 0 1 0 0,0 0 0 0 0,0 1 0 0 0,17-4-1 0 0,-16 6 165 0 0,1 2 0 0 0,20-1 0 0 0,-30 2-144 0 0,0 1 0 0 0,0-1 0 0 0,-1 1 0 0 0,1 0 0 0 0,-1 1-1 0 0,1-1 1 0 0,-1 0 0 0 0,1 1 0 0 0,-1 0 0 0 0,0 0 0 0 0,4 2-1 0 0,11 7 26 0 0,-7-7-39 0 0,0 1 0 0 0,0-2 0 0 0,0 1 0 0 0,1-2 0 0 0,0 1 0 0 0,0-1 0 0 0,-1-1 0 0 0,1-1 0 0 0,0 1 0 0 0,0-2 0 0 0,0 0 0 0 0,0 0 1 0 0,0-1-1 0 0,19-6 0 0 0,-25 7 37 0 0,1-1 47 0 0,-1 0-1 0 0,1 0 0 0 0,-1 0 1 0 0,0-1-1 0 0,0 0 1 0 0,0 0-1 0 0,0 0 0 0 0,-1-1 1 0 0,8-6-1 0 0,-12 10-118 0 0,-1-1-1 0 0,0 1 1 0 0,1-1 0 0 0,-1 1 0 0 0,0-1 0 0 0,0 0-1 0 0,1 1 1 0 0,-1-1 0 0 0,0 1 0 0 0,0-1 0 0 0,0 1-1 0 0,0-1 1 0 0,0 0 0 0 0,0 1 0 0 0,0-1 0 0 0,0 1-1 0 0,0-1 1 0 0,0 0 0 0 0,0 1 0 0 0,0-1 0 0 0,0 1-1 0 0,0-1 1 0 0,-1 0 0 0 0,1 1 0 0 0,0-1-1 0 0,0 1 1 0 0,-1-1 0 0 0,1 1 0 0 0,0-1 0 0 0,-1 1-1 0 0,1-1 1 0 0,0 1 0 0 0,-2-1 0 0 0,1-1-40 0 0,0 0 1 0 0,-1 0-1 0 0,0 1 1 0 0,1-1-1 0 0,-1 1 1 0 0,0-1 0 0 0,1 1-1 0 0,-3-1 1 0 0,-1 0 46 0 0,0 1 0 0 0,-1-1 1 0 0,1 1-1 0 0,0 0 1 0 0,0 1-1 0 0,-1-1 1 0 0,1 1-1 0 0,0 0 1 0 0,-1 1-1 0 0,1-1 1 0 0,0 1-1 0 0,-1 0 0 0 0,1 0 1 0 0,0 1-1 0 0,0 0 1 0 0,0-1-1 0 0,0 2 1 0 0,0-1-1 0 0,1 0 1 0 0,-1 1-1 0 0,1 0 0 0 0,-5 4 1 0 0,1-1-10 0 0,1 0 1 0 0,0 1 0 0 0,0 0-1 0 0,0 0 1 0 0,1 1-1 0 0,0-1 1 0 0,0 1-1 0 0,1 1 1 0 0,0-1-1 0 0,0 1 1 0 0,-3 10-1 0 0,4-9 27 0 0,0 5-2 0 0,6-11 4 0 0,-2-3 9 0 0,1 0-3 0 0,-1-1 0 0 0,1 1 0 0 0,-1-1 0 0 0,1 1 0 0 0,-1-1 0 0 0,1 0-1 0 0,-1 1 1 0 0,1-1 0 0 0,-1 0 0 0 0,1 0 0 0 0,-1 1 0 0 0,1-1 0 0 0,-1 0 0 0 0,1 0 0 0 0,0 0 0 0 0,-1 1 0 0 0,1-1 0 0 0,-1 0 0 0 0,1 0 0 0 0,0 0 0 0 0,0 0 0 0 0,0 0 13 0 0,3 0 21 0 0,0 0 0 0 0,0 0 0 0 0,0 0-1 0 0,1-1 1 0 0,-1 1 0 0 0,0-1 0 0 0,0 0 0 0 0,0 0 0 0 0,0-1 0 0 0,7-3 0 0 0,4-2 156 0 0,18-13 0 0 0,-28 17-150 0 0,133-100 372 0 0,-100 68-357 0 0,51-59-1 0 0,-85 90-63 0 0,20-24-109 0 0,-1-2 0 0 0,-1-1 0 0 0,22-40 0 0 0,0-25-570 0 0,-41 89 625 0 0,-1 3 12 0 0,-1 1 0 0 0,0-1 1 0 0,1 1-1 0 0,-2-1 0 0 0,1 0 1 0 0,0 1-1 0 0,-1-1 0 0 0,1 0 0 0 0,-1-6 1 0 0,0 8 72 0 0,-2 2-20 0 0,0 0 0 0 0,0 0 0 0 0,1 1 1 0 0,-1-1-1 0 0,0 0 0 0 0,0 1 0 0 0,1-1 0 0 0,-1 1 0 0 0,0 0 0 0 0,1-1 0 0 0,-1 1 0 0 0,0 0 0 0 0,1 0 0 0 0,0 0 0 0 0,-1 0 0 0 0,1 0 1 0 0,-3 2-1 0 0,-20 26 35 0 0,20-23-22 0 0,-23 28 67 0 0,-114 154 438 0 0,109-141-485 0 0,2 1-1 0 0,-25 59 1 0 0,50-96-43 0 0,0 0 0 0 0,1 0 0 0 0,1 0 0 0 0,-3 12 0 0 0,5-10 0 0 0,3-1 0 0 0,-1-10 1 0 0,0 0-1 0 0,0 0 0 0 0,0-1 1 0 0,0 1-1 0 0,1 0 0 0 0,-1-1 1 0 0,0 1-1 0 0,1-1 0 0 0,-1 0 1 0 0,1 1-1 0 0,0-1 0 0 0,0 0 0 0 0,-1 0 1 0 0,1 0-1 0 0,0 0 0 0 0,0-1 1 0 0,0 1-1 0 0,0 0 0 0 0,0-1 1 0 0,0 1-1 0 0,0-1 0 0 0,0 0 1 0 0,0 1-1 0 0,3-1 0 0 0,7 0 22 0 0,0 0-1 0 0,23-2 1 0 0,-28 1-12 0 0,10-2 4 0 0,1 0 1 0 0,-2-1-1 0 0,1 0 1 0 0,0-2-1 0 0,-1 0 1 0 0,0-1-1 0 0,16-9 1 0 0,-2-2 6 0 0,0-1 1 0 0,38-34 0 0 0,-36 29-22 0 0,-16 12 0 0 0,20-19 0 0 0,-25 21 0 0 0,-5 5-2 0 0,0 0 0 0 0,-1 0 0 0 0,0-1 0 0 0,6-8 0 0 0,-34 30-117 0 0,-10 16-41 0 0,1 2 1 0 0,-35 49-1 0 0,43-43 312 0 0,23-38-88 0 0,0-2-35 0 0,1 1 1 0 0,0-1-1 0 0,-1 1 0 0 0,1-1 0 0 0,0 1 0 0 0,-1 0 0 0 0,1-1 1 0 0,0 1-1 0 0,0 0 0 0 0,0-1 0 0 0,0 1 0 0 0,0 0 0 0 0,0-1 1 0 0,-1 1-1 0 0,2 1 0 0 0,-1-2-26 0 0,1 1 0 0 0,-1-1 0 0 0,1 1 0 0 0,0 0 1 0 0,-1-1-1 0 0,1 1 0 0 0,0-1 0 0 0,0 1 0 0 0,-1-1 0 0 0,1 0 0 0 0,0 1 0 0 0,0-1 0 0 0,0 0 1 0 0,0 0-1 0 0,-1 1 0 0 0,1-1 0 0 0,0 0 0 0 0,0 0 0 0 0,0 0 0 0 0,0 0 0 0 0,0 0 1 0 0,0 0-1 0 0,-1 0 0 0 0,1-1 0 0 0,0 1 0 0 0,1 0 0 0 0,1-1-2 0 0,-2 1 0 0 0,1 0-1 0 0,0 0 0 0 0,-1 0 0 0 0,1 0 1 0 0,-1 0-1 0 0,1 0 0 0 0,-1-1 1 0 0,1 1-1 0 0,-1-1 0 0 0,1 1 0 0 0,-1-1 1 0 0,1 0-1 0 0,1-1 0 0 0,5-2-178 0 0,7-4-226 0 0,0-1 0 0 0,18-13 1 0 0,-19 12 359 0 0,-5 4-21 0 0,1 0-7 0 0,-1-1 17 0 0,1 1 44 0 0,-2 2 37 0 0,-6 3 536 0 0,0 2-524 0 0,0 0-1 0 0,0-1 0 0 0,0 1 0 0 0,-1 0 1 0 0,1 1-1 0 0,0-1 0 0 0,-1 0 0 0 0,1 0 1 0 0,0 1-1 0 0,-1-1 0 0 0,0 1 0 0 0,1-1 1 0 0,-1 1-1 0 0,0 0 0 0 0,0-1 1 0 0,0 1-1 0 0,0 0 0 0 0,0 0 0 0 0,1 2 1 0 0,-1-2-27 0 0,1 1-10 0 0,1 14-3 0 0,-3-13 2 0 0,-2 28 0 0 0,1-31 19 0 0,1 1-1 0 0,0-1 0 0 0,0 1 0 0 0,0-1 0 0 0,0 1 1 0 0,0 0-1 0 0,0-1 0 0 0,0 1 0 0 0,0-1 1 0 0,0 1-1 0 0,1-1 0 0 0,-1 1 0 0 0,1-1 1 0 0,-1 1-1 0 0,1-1 0 0 0,0 0 0 0 0,-1 1 1 0 0,1-1-1 0 0,0 0 0 0 0,0 1 0 0 0,0-1 1 0 0,0 0-1 0 0,0 0 0 0 0,2 1 0 0 0,0 1 30 0 0,-2-2 96 0 0,34 6 112 0 0,20-12-170 0 0,-23 2-89 0 0,35 1 0 0 0,72 5 710 0 0,-107-2-598 0 0,-1-2 1 0 0,1-1-1 0 0,0-1 0 0 0,-1-1 1 0 0,0-2-1 0 0,53-18 0 0 0,-68 18-116 0 0,0 0-1 0 0,0-1 1 0 0,-1-1-1 0 0,0-1 1 0 0,-1 0-1 0 0,0-1 1 0 0,0-1-1 0 0,20-19 1 0 0,-25 21-1 0 0,-1 0 1 0 0,0-1 0 0 0,-1 0 0 0 0,0-1 0 0 0,-1 1-1 0 0,0-1 1 0 0,0 0 0 0 0,-1-1 0 0 0,-1 1 0 0 0,0-1-1 0 0,0 0 1 0 0,3-22 0 0 0,-4 10-84 0 0,0 1 0 0 0,-2-1 0 0 0,-1 0 1 0 0,-1 0-1 0 0,-4-31 0 0 0,4 47 71 0 0,-1 1 0 0 0,0-1 0 0 0,0 1 0 0 0,-1 0 1 0 0,0 0-1 0 0,0 0 0 0 0,0 0 0 0 0,-1 0 0 0 0,0 0 0 0 0,-1 1 0 0 0,1 0 0 0 0,-1 0 0 0 0,0 0 1 0 0,-1 1-1 0 0,1-1 0 0 0,-1 1 0 0 0,0 0 0 0 0,-1 1 0 0 0,1 0 0 0 0,-11-6 0 0 0,6 5-21 0 0,-1 1 0 0 0,0 0 0 0 0,0 0 0 0 0,0 1 0 0 0,0 1 0 0 0,-1 0 0 0 0,1 1 0 0 0,-25 0 0 0 0,19 2-73 0 0,0 1-1 0 0,0 1 0 0 0,1 1 0 0 0,-1 0 0 0 0,-26 11 0 0 0,8 0 29 0 0,2 3 0 0 0,0 0-1 0 0,1 3 1 0 0,0 0 0 0 0,-32 29-1 0 0,55-41 96 0 0,-38 32 34 0 0,42-35-39 0 0,1-1 0 0 0,0 1 0 0 0,0 0 0 0 0,0 1 0 0 0,-6 12 0 0 0,10-18-4 0 0,1-1 0 0 0,0 1 0 0 0,0-1 0 0 0,0 1 0 0 0,-1-1 0 0 0,1 1 0 0 0,0 0 0 0 0,0-1 0 0 0,0 1 0 0 0,0-1 0 0 0,0 1 0 0 0,0-1 0 0 0,0 1 0 0 0,0 0 0 0 0,0-1 0 0 0,0 1 0 0 0,0 0 0 0 0,1 0 1 0 0,0 0 0 0 0,-1 0-1 0 0,1 0 1 0 0,0 0 0 0 0,0 0-1 0 0,0-1 1 0 0,0 1 0 0 0,-1 0-1 0 0,1 0 1 0 0,0-1 0 0 0,0 1-1 0 0,1-1 1 0 0,-1 1 0 0 0,0-1-1 0 0,0 1 1 0 0,0-1 0 0 0,0 0-1 0 0,0 0 1 0 0,0 1 0 0 0,0-1-1 0 0,1 0 1 0 0,-1 0 0 0 0,0 0-1 0 0,0 0 1 0 0,0 0 0 0 0,0 0-1 0 0,2-1 1 0 0,4 0 8 0 0,0 0-1 0 0,0-1 1 0 0,9-3 0 0 0,19-9 194 0 0,56-33 1 0 0,-56 28-22 0 0,50-20-1 0 0,-50 26-125 0 0,0 2 0 0 0,60-12 0 0 0,-82 21-66 0 0,1 0 1 0 0,0 1 0 0 0,0 1 0 0 0,0 0-1 0 0,0 1 1 0 0,-1 0 0 0 0,1 1-1 0 0,0 1 1 0 0,-1 0 0 0 0,18 7 0 0 0,-28-9-17 0 0,0 0 0 0 0,0 1 0 0 0,0-1 0 0 0,0 1 1 0 0,0 0-1 0 0,-1 0 0 0 0,1 0 0 0 0,0 1 0 0 0,-1-1 0 0 0,0 1 1 0 0,1-1-1 0 0,-1 1 0 0 0,0 0 0 0 0,2 3 0 0 0,-2-1-13 0 0,0 0 0 0 0,0-1-1 0 0,-1 1 1 0 0,1 0 0 0 0,-1 0-1 0 0,0 0 1 0 0,0 0-1 0 0,0 9 1 0 0,-2-1 10 0 0,0 0 0 0 0,0 0 0 0 0,-1 0 0 0 0,-1-1 0 0 0,0 1-1 0 0,-8 21 1 0 0,-4 3 36 0 0,1-2 12 0 0,1 0 0 0 0,-11 48 0 0 0,23-76-10 0 0,0-5-2 0 0,1 0 1 0 0,0 0 0 0 0,-1 1 0 0 0,1-1 0 0 0,0 0 0 0 0,0 1 0 0 0,0-1-1 0 0,1 0 1 0 0,-1 0 0 0 0,1 3 0 0 0,-1-4 10 0 0,0-1 0 0 0,0 1 1 0 0,1 0-1 0 0,-1 0 0 0 0,0 0 0 0 0,0-1 0 0 0,1 1 1 0 0,-1 0-1 0 0,1-1 0 0 0,-1 1 0 0 0,1 0 0 0 0,-1-1 1 0 0,1 1-1 0 0,-1 0 0 0 0,1-1 0 0 0,-1 1 0 0 0,1-1 1 0 0,0 1-1 0 0,-1-1 0 0 0,1 1 0 0 0,0-1 0 0 0,0 1 1 0 0,1-1 3 0 0,1 1 0 0 0,-1 0 0 0 0,0-1 0 0 0,0 1 0 0 0,0-1 1 0 0,1 0-1 0 0,3 0 0 0 0,1 0 14 0 0,-1-1 0 0 0,1 1 1 0 0,-1-2-1 0 0,10-2 0 0 0,-5-1 5 0 0,-1 0 0 0 0,0 0 0 0 0,0-1 0 0 0,-1 0 1 0 0,12-10-1 0 0,3-2-37 0 0,88-70-117 0 0,-10 6-1 0 0,-98 79 104 0 0,12-6-22 0 0,-16 9 32 0 0,0 0 1 0 0,0 0 0 0 0,0 0-1 0 0,0 0 1 0 0,0 0 0 0 0,0 0-1 0 0,0 0 1 0 0,0 0 0 0 0,1 0-1 0 0,-1 0 1 0 0,0 0 0 0 0,0 0-1 0 0,0 0 1 0 0,0 0 0 0 0,0 0-1 0 0,0 0 1 0 0,0 0 0 0 0,0 0-1 0 0,0 0 1 0 0,0 0 0 0 0,0 0-1 0 0,0 0 1 0 0,0 0 0 0 0,1 0 0 0 0,-1 0-1 0 0,0 0 1 0 0,0 0 0 0 0,0 0-1 0 0,0 0 1 0 0,0 0 0 0 0,0 0-1 0 0,0 0 1 0 0,0 0 0 0 0,0 0-1 0 0,0 0 1 0 0,0 0 0 0 0,0 0-1 0 0,0 1 1 0 0,0-1 0 0 0,0 0-1 0 0,0 0 1 0 0,0 0 0 0 0,0 0-1 0 0,0 0 1 0 0,0 0 0 0 0,0 0-1 0 0,0 0 1 0 0,0 0 0 0 0,0 0-1 0 0,0 0 1 0 0,0 0 0 0 0,0 0-1 0 0,0 1 1 0 0,0-1 0 0 0,0 0 0 0 0,0 0-1 0 0,0 0 1 0 0,0 0 0 0 0,0 0-1 0 0,0 0 1 0 0,0 0 0 0 0,0 0-1 0 0,1 6 19 0 0,0 0-1 0 0,0 0 1 0 0,-1 0 0 0 0,1 0-1 0 0,-1 0 1 0 0,-1 0-1 0 0,1 0 1 0 0,-4 12 0 0 0,-2 2 37 0 0,-10 26 0 0 0,10-30-32 0 0,0 0-1 0 0,1 0 0 0 0,-4 26 1 0 0,8-38-58 0 0,2 2 609 0 0,2-5-580 0 0,-1-1 0 0 0,1 1 1 0 0,0-1-1 0 0,-1 0 0 0 0,1 0 1 0 0,0 0-1 0 0,-1 0 0 0 0,1 0 0 0 0,0-1 1 0 0,-1 1-1 0 0,1-1 0 0 0,0 0 1 0 0,-1 1-1 0 0,1-1 0 0 0,-1 0 0 0 0,0-1 1 0 0,1 1-1 0 0,-1 0 0 0 0,3-3 1 0 0,-1 2-42 0 0,38-27-367 0 0,-28 18 338 0 0,1 1 1 0 0,1 0-1 0 0,0 1 1 0 0,22-9 0 0 0,-35 17 105 0 0,-1-1 0 0 0,1 1 1 0 0,0 0-1 0 0,0 0 1 0 0,0 1-1 0 0,1-1 1 0 0,-1 1-1 0 0,0 0 1 0 0,0-1-1 0 0,0 1 1 0 0,0 1-1 0 0,0-1 0 0 0,0 0 1 0 0,0 1-1 0 0,0-1 1 0 0,4 2-1 0 0,5 1-21 0 0,-7-1-6 0 0,7 7-20 0 0,13 11-111 0 0,-1-1 52 0 0,-11-8 75 0 0,-10-11 0 0 0,-2 1 0 0 0,0-1 0 0 0,0 1 0 0 0,0-1 0 0 0,0 0 0 0 0,0 1 0 0 0,0-1 0 0 0,0 0 0 0 0,0 1 0 0 0,0-1 0 0 0,0 0 0 0 0,0 0 0 0 0,0 0 0 0 0,0 0 0 0 0,0 0 0 0 0,0 0 0 0 0,0 0 0 0 0,0-1 0 0 0,0 1 0 0 0,0 0 0 0 0,0-1 0 0 0,0 1 0 0 0,-1 0 0 0 0,1-1 0 0 0,0 1 0 0 0,1-1 0 0 0,1-1 0 0 0,9-3 0 0 0,-1-1 0 0 0,1 1 0 0 0,-2-2-1 0 0,12-7 1 0 0,-16 9 2 0 0,0-1-1 0 0,0 0 0 0 0,-1 0 0 0 0,1 0 1 0 0,-1 0-1 0 0,0-1 0 0 0,-1 0 1 0 0,5-10-1 0 0,-6 13 53 0 0,-2-4-16 0 0,-1 2 27 0 0,0 4-138 0 0,6 2-1015 0 0,-1 1 1086 0 0,1 0 1 0 0,-1-1 0 0 0,1 2-1 0 0,-1-1 1 0 0,1 1-1 0 0,7 3 1 0 0,13 4 300 0 0,-3-5-126 0 0,-1 0-1 0 0,1-1 0 0 0,0-2 0 0 0,0 0 1 0 0,0-2-1 0 0,0 0 0 0 0,0-2 1 0 0,30-7-1 0 0,23-13 215 0 0,-69 21-338 0 0,-2 1-14 0 0,-1 0 0 0 0,0 0 1 0 0,0 0-1 0 0,0-1 0 0 0,0 0 0 0 0,0 0 0 0 0,0 0 0 0 0,0 0 0 0 0,-1-1 0 0 0,7-5 1 0 0,0-2-24 0 0,-9 6-13 0 0,-1 2 0 0 0,2-6-24 0 0,-2 7 8 0 0,-1 0 0 0 0,1 0 0 0 0,0 0 0 0 0,0 0 0 0 0,0 0 0 0 0,0 1 0 0 0,-1-1 0 0 0,1 0 0 0 0,0 0 0 0 0,-1 0 0 0 0,1 1 0 0 0,0-1 0 0 0,-1 0 0 0 0,1 1 0 0 0,-1-1 0 0 0,1 0 0 0 0,-1 1 0 0 0,0-1 0 0 0,1 0 0 0 0,-1 1 0 0 0,0-1 0 0 0,1 1 0 0 0,-1-1 0 0 0,-1 0 0 0 0,1 1-12 0 0,0-1 0 0 0,-1 0 0 0 0,1 0 0 0 0,-1 1 1 0 0,1-1-1 0 0,-1 1 0 0 0,0-1 0 0 0,1 1 0 0 0,-1-1 0 0 0,-2 1 0 0 0,-4 2-32 0 0,1 0 0 0 0,0 0 0 0 0,0 0 0 0 0,0 1 0 0 0,0 1 0 0 0,0-1 0 0 0,1 1 0 0 0,-1 0 1 0 0,1 0-1 0 0,-8 8 0 0 0,7-6 88 0 0,0 1 0 0 0,0 0 0 0 0,1 0 0 0 0,0 1 0 0 0,0 0 0 0 0,1 0 0 0 0,0 0 0 0 0,1 0 0 0 0,0 1 0 0 0,-6 16 0 0 0,8-19 56 0 0,1 1-1 0 0,-1 0 0 0 0,1-1 0 0 0,0 1 1 0 0,1 0-1 0 0,0-1 0 0 0,0 1 0 0 0,0 0 1 0 0,1-1-1 0 0,0 1 0 0 0,0 0 0 0 0,1-1 1 0 0,-1 1-1 0 0,1-1 0 0 0,1 1 0 0 0,3 6 1 0 0,-3-8-29 0 0,0 0 1 0 0,0 0-1 0 0,1 0 1 0 0,-1-1 0 0 0,1 1-1 0 0,0-1 1 0 0,0 0 0 0 0,1-1-1 0 0,-1 1 1 0 0,1 0-1 0 0,0-1 1 0 0,8 4 0 0 0,-5-3-4 0 0,1-1 0 0 0,-1 0 0 0 0,1-1 1 0 0,-1 0-1 0 0,1 0 0 0 0,0-1 0 0 0,13 1 1 0 0,4-3-5 0 0,0-1 0 0 0,0-1 0 0 0,-1-1 0 0 0,42-12 1 0 0,19-7-181 0 0,37-10-489 0 0,-42 7-4485 0 0,-18 3-1149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C8A43-E1B9-4E60-8B1A-84A3DDF27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1701</Words>
  <Characters>9699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Broome Community College</Company>
  <LinksUpToDate>false</LinksUpToDate>
  <CharactersWithSpaces>11378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faculty</dc:creator>
  <cp:lastModifiedBy>Arthur Souza Rodrigues</cp:lastModifiedBy>
  <cp:revision>1</cp:revision>
  <dcterms:created xsi:type="dcterms:W3CDTF">2022-04-21T18:15:00Z</dcterms:created>
  <dcterms:modified xsi:type="dcterms:W3CDTF">2026-09-26T00:05:00Z</dcterms:modified>
</cp:coreProperties>
</file>