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C7624" w14:textId="77777777" w:rsidR="00D46904" w:rsidRDefault="00A5391B" w:rsidP="00A5391B">
      <w:pPr>
        <w:jc w:val="center"/>
        <w:rPr>
          <w:ins w:id="2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  <w:ins w:id="3" w:author="mary.inoue@fap.local" w:date="2026-09-22T12:22:00Z" w16du:dateUtc="2026-09-22T16:2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8AD10B4" w14:textId="77777777" w:rsidR="00EB0E11" w:rsidRDefault="00EB0E11" w:rsidP="00A5391B">
      <w:pPr>
        <w:jc w:val="center"/>
        <w:rPr>
          <w:ins w:id="4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5266AA1F" w14:textId="77777777" w:rsidR="00EB0E11" w:rsidRPr="00AC2557" w:rsidRDefault="00EB0E11" w:rsidP="00EB0E11">
      <w:pPr>
        <w:rPr>
          <w:ins w:id="5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6" w:author="mary.inoue@fap.local" w:date="2026-09-22T12:22:00Z" w16du:dateUtc="2026-09-22T16:2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7995435" w14:textId="77777777" w:rsidR="00A5391B" w:rsidRDefault="00A5391B" w:rsidP="00A5391B">
      <w:pPr>
        <w:jc w:val="center"/>
        <w:rPr>
          <w:ins w:id="7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60405323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9" w:author="mary.inoue@fap.local" w:date="2026-09-22T12:22:00Z" w16du:dateUtc="2026-09-22T16:2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EC25669" w14:textId="77777777" w:rsidR="00132F7D" w:rsidRDefault="00132F7D" w:rsidP="00A5391B">
      <w:pPr>
        <w:jc w:val="center"/>
        <w:rPr>
          <w:ins w:id="10" w:author="mary.inoue@fap.local" w:date="2026-09-22T12:22:00Z" w16du:dateUtc="2026-09-22T16:22:00Z"/>
          <w:rFonts w:ascii="Arial" w:hAnsi="Arial" w:cs="Arial"/>
          <w:b/>
          <w:sz w:val="28"/>
          <w:szCs w:val="28"/>
        </w:rPr>
      </w:pPr>
    </w:p>
    <w:p w14:paraId="2079B4D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781A720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2994F738" w14:textId="77777777" w:rsidR="00A5391B" w:rsidRDefault="00A5391B" w:rsidP="00A5391B">
      <w:pPr>
        <w:rPr>
          <w:ins w:id="14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5" w:author="mary.inoue@fap.local" w:date="2026-09-22T12:22:00Z" w16du:dateUtc="2026-09-22T16:2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2DCEB3F" w14:textId="77777777" w:rsidR="00EB0E11" w:rsidRDefault="00EB0E11" w:rsidP="00A5391B">
      <w:pPr>
        <w:rPr>
          <w:ins w:id="1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7" w:author="mary.inoue@fap.local" w:date="2026-09-22T12:22:00Z" w16du:dateUtc="2026-09-22T16:22:00Z">
        <w:r>
          <w:rPr>
            <w:rFonts w:ascii="Arial" w:hAnsi="Arial" w:cs="Arial"/>
            <w:sz w:val="24"/>
            <w:szCs w:val="24"/>
          </w:rPr>
          <w:tab/>
        </w:r>
      </w:ins>
    </w:p>
    <w:p w14:paraId="0039A9CE" w14:textId="77777777" w:rsidR="0065070B" w:rsidRPr="00345AD1" w:rsidRDefault="0065070B" w:rsidP="0065070B">
      <w:pPr>
        <w:pStyle w:val="Default"/>
        <w:rPr>
          <w:ins w:id="18" w:author="mary.inoue@fap.local" w:date="2026-09-22T12:22:00Z" w16du:dateUtc="2026-09-22T16:22:00Z"/>
        </w:rPr>
      </w:pPr>
      <w:ins w:id="19" w:author="mary.inoue@fap.local" w:date="2026-09-22T12:22:00Z" w16du:dateUtc="2026-09-22T16:2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3F33F61D" w14:textId="77777777" w:rsidR="0065070B" w:rsidRDefault="0065070B" w:rsidP="00A5391B">
      <w:pPr>
        <w:rPr>
          <w:ins w:id="20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7758BCE" w14:textId="77777777" w:rsidR="00640AED" w:rsidRPr="00345AD1" w:rsidRDefault="00640AED" w:rsidP="00640AED">
      <w:pPr>
        <w:pStyle w:val="Default"/>
        <w:rPr>
          <w:ins w:id="21" w:author="mary.inoue@fap.local" w:date="2026-09-22T12:22:00Z" w16du:dateUtc="2026-09-22T16:22:00Z"/>
        </w:rPr>
      </w:pPr>
      <w:ins w:id="22" w:author="mary.inoue@fap.local" w:date="2026-09-22T12:22:00Z" w16du:dateUtc="2026-09-22T16:2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3813AD3" w14:textId="77777777" w:rsidR="00640AED" w:rsidRPr="00345AD1" w:rsidRDefault="00640AED" w:rsidP="00640AED">
      <w:pPr>
        <w:rPr>
          <w:ins w:id="23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FBA7417" w14:textId="77777777" w:rsidR="00C9492A" w:rsidRDefault="00C9492A" w:rsidP="00C9492A">
      <w:pPr>
        <w:rPr>
          <w:ins w:id="24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5" w:author="mary.inoue@fap.local" w:date="2026-09-22T12:22:00Z" w16du:dateUtc="2026-09-22T16:2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7F045C1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54EA27E" w14:textId="77777777" w:rsidR="00C9492A" w:rsidRDefault="00C9492A" w:rsidP="00C9492A">
      <w:pPr>
        <w:rPr>
          <w:ins w:id="2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4BCB370" w14:textId="77777777" w:rsidR="00A5391B" w:rsidRDefault="00A5391B" w:rsidP="00A5391B">
      <w:pPr>
        <w:rPr>
          <w:ins w:id="29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30" w:author="mary.inoue@fap.local" w:date="2026-09-22T12:22:00Z" w16du:dateUtc="2026-09-22T16:2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63C863D" w14:textId="77777777" w:rsidR="00EB0E11" w:rsidRPr="002D0CC2" w:rsidRDefault="00EB0E11" w:rsidP="00EB0E11">
      <w:pPr>
        <w:rPr>
          <w:ins w:id="3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32" w:author="mary.inoue@fap.local" w:date="2026-09-22T12:22:00Z" w16du:dateUtc="2026-09-22T16:2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AF68EA0" w14:textId="77777777" w:rsidR="00EB0E11" w:rsidRDefault="00EB0E11" w:rsidP="00A5391B">
      <w:pPr>
        <w:rPr>
          <w:ins w:id="33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5FCA805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76AB73BB" w14:textId="77777777" w:rsidR="00C9492A" w:rsidRDefault="00C9492A" w:rsidP="00C9492A">
      <w:pPr>
        <w:rPr>
          <w:ins w:id="36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A83C81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38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1CA0F20E" w14:textId="77777777" w:rsidR="00C9492A" w:rsidRDefault="00C9492A" w:rsidP="00C9492A">
      <w:pPr>
        <w:rPr>
          <w:ins w:id="3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572BDAE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41" w:author="mary.inoue@fap.local" w:date="2026-09-22T12:22:00Z" w16du:dateUtc="2026-09-22T16:2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DE397B2" w14:textId="77777777" w:rsidR="002D511D" w:rsidRDefault="002D511D" w:rsidP="002D511D">
      <w:pPr>
        <w:rPr>
          <w:ins w:id="42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F3F7F8D" w14:textId="77777777" w:rsidR="00F11D9F" w:rsidRDefault="00F11D9F" w:rsidP="00F11D9F">
      <w:pPr>
        <w:rPr>
          <w:ins w:id="43" w:author="mary.inoue@fap.local" w:date="2026-09-22T12:22:00Z" w16du:dateUtc="2026-09-22T16:22:00Z"/>
          <w:rFonts w:ascii="Arial" w:hAnsi="Arial" w:cs="Arial"/>
          <w:b/>
        </w:rPr>
      </w:pPr>
      <w:ins w:id="44" w:author="mary.inoue@fap.local" w:date="2026-09-22T12:22:00Z" w16du:dateUtc="2026-09-22T16:2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20D0FAC" w14:textId="77777777" w:rsidR="00F11D9F" w:rsidRPr="00F11D9F" w:rsidRDefault="00F11D9F" w:rsidP="00F11D9F">
      <w:pPr>
        <w:rPr>
          <w:ins w:id="45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46" w:author="mary.inoue@fap.local" w:date="2026-09-22T12:22:00Z" w16du:dateUtc="2026-09-22T16:2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A1F3651" w14:textId="77777777" w:rsidR="00F11D9F" w:rsidRDefault="00F11D9F" w:rsidP="00F11D9F">
      <w:pPr>
        <w:rPr>
          <w:ins w:id="47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A738C6F" w14:textId="77777777" w:rsidR="00F11D9F" w:rsidRDefault="00F11D9F" w:rsidP="002D511D">
      <w:pPr>
        <w:rPr>
          <w:ins w:id="4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DDF2AFC" w14:textId="77777777" w:rsidR="00A5391B" w:rsidRDefault="002D22E0" w:rsidP="00A5391B">
      <w:pPr>
        <w:rPr>
          <w:ins w:id="49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50" w:author="mary.inoue@fap.local" w:date="2026-09-22T12:22:00Z" w16du:dateUtc="2026-09-22T16:2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580C2E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7C25BC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7647DA26" w14:textId="77777777" w:rsidR="008C61C6" w:rsidRPr="00791921" w:rsidRDefault="008C61C6" w:rsidP="008C61C6">
      <w:pPr>
        <w:rPr>
          <w:ins w:id="54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55" w:author="mary.inoue@fap.local" w:date="2026-09-22T12:22:00Z" w16du:dateUtc="2026-09-22T16:2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D88E38F" w14:textId="77777777" w:rsidR="001F3B9E" w:rsidRDefault="001F3B9E" w:rsidP="00A5391B">
      <w:pPr>
        <w:rPr>
          <w:ins w:id="56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78EB340" w14:textId="77777777" w:rsidR="001F3B9E" w:rsidRDefault="001F3B9E" w:rsidP="00A5391B">
      <w:pPr>
        <w:rPr>
          <w:ins w:id="57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87F70F8" w14:textId="77777777" w:rsidR="00DC250C" w:rsidRDefault="00DC250C" w:rsidP="00A5391B">
      <w:pPr>
        <w:rPr>
          <w:ins w:id="5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59" w:author="mary.inoue@fap.local" w:date="2026-09-22T12:22:00Z" w16du:dateUtc="2026-09-22T16:2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5C1DC850" w14:textId="77777777" w:rsidR="008C61C6" w:rsidRPr="002D0CC2" w:rsidRDefault="008C61C6" w:rsidP="008C61C6">
      <w:pPr>
        <w:rPr>
          <w:ins w:id="6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61" w:author="mary.inoue@fap.local" w:date="2026-09-22T12:22:00Z" w16du:dateUtc="2026-09-22T16:2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D9A8651" w14:textId="77777777" w:rsidR="003E02AD" w:rsidRDefault="003E02AD" w:rsidP="003E02AD">
      <w:pPr>
        <w:rPr>
          <w:ins w:id="62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C1FC8CA" w14:textId="77777777" w:rsidR="003E02AD" w:rsidRDefault="003E02AD" w:rsidP="003E02AD">
      <w:pPr>
        <w:rPr>
          <w:ins w:id="63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64" w:author="mary.inoue@fap.local" w:date="2026-09-22T12:22:00Z" w16du:dateUtc="2026-09-22T16:2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A66AE7F" w14:textId="77777777" w:rsidR="008C61C6" w:rsidRDefault="008C61C6" w:rsidP="00A5391B">
      <w:pPr>
        <w:rPr>
          <w:ins w:id="6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041120F" w14:textId="77777777" w:rsidR="00AF3743" w:rsidRDefault="00AF3743" w:rsidP="00AF3743">
      <w:pPr>
        <w:pStyle w:val="Default"/>
        <w:rPr>
          <w:ins w:id="66" w:author="mary.inoue@fap.local" w:date="2026-09-22T12:22:00Z" w16du:dateUtc="2026-09-22T16:22:00Z"/>
          <w:rFonts w:ascii="ArialMT" w:hAnsi="ArialMT" w:cs="ArialMT"/>
        </w:rPr>
      </w:pPr>
      <w:ins w:id="67" w:author="mary.inoue@fap.local" w:date="2026-09-22T12:22:00Z" w16du:dateUtc="2026-09-22T16:2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B5E8DB5" w14:textId="77777777" w:rsidR="00AF3743" w:rsidRDefault="00AF3743" w:rsidP="00A5391B">
      <w:pPr>
        <w:rPr>
          <w:ins w:id="6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56F44CE" w14:textId="77777777" w:rsidR="00500EF8" w:rsidRPr="00500EF8" w:rsidRDefault="00500EF8" w:rsidP="00A5391B">
      <w:pPr>
        <w:rPr>
          <w:ins w:id="69" w:author="mary.inoue@fap.local" w:date="2026-09-22T12:22:00Z" w16du:dateUtc="2026-09-22T16:22:00Z"/>
          <w:rFonts w:ascii="Arial" w:hAnsi="Arial" w:cs="Arial"/>
          <w:sz w:val="24"/>
          <w:szCs w:val="24"/>
          <w:lang w:val="en-US"/>
        </w:rPr>
      </w:pPr>
      <w:ins w:id="70" w:author="mary.inoue@fap.local" w:date="2026-09-22T12:22:00Z" w16du:dateUtc="2026-09-22T16:2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8AF437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6BC01A7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459819D7" w14:textId="77777777" w:rsidR="005120F2" w:rsidRPr="000759E6" w:rsidRDefault="005120F2" w:rsidP="005120F2">
      <w:pPr>
        <w:rPr>
          <w:ins w:id="74" w:author="mary.inoue@fap.local" w:date="2026-09-22T12:22:00Z" w16du:dateUtc="2026-09-22T16:22:00Z"/>
          <w:rFonts w:ascii="Arial" w:hAnsi="Arial" w:cs="Arial"/>
          <w:sz w:val="24"/>
          <w:szCs w:val="24"/>
          <w:lang w:val="en-US"/>
        </w:rPr>
      </w:pPr>
      <w:ins w:id="75" w:author="mary.inoue@fap.local" w:date="2026-09-22T12:22:00Z" w16du:dateUtc="2026-09-22T16:2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77243374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42D6EDFD" w14:textId="77777777" w:rsidR="009C4CE8" w:rsidRPr="00345AD1" w:rsidRDefault="009C4CE8" w:rsidP="009C4CE8">
      <w:pPr>
        <w:pStyle w:val="Default"/>
        <w:rPr>
          <w:ins w:id="77" w:author="mary.inoue@fap.local" w:date="2026-09-22T12:22:00Z" w16du:dateUtc="2026-09-22T16:22:00Z"/>
          <w:rFonts w:ascii="ArialMT" w:hAnsi="ArialMT" w:cs="ArialMT"/>
        </w:rPr>
      </w:pPr>
    </w:p>
    <w:p w14:paraId="4A74DEB2" w14:textId="77777777" w:rsidR="009C4CE8" w:rsidRDefault="009C4CE8" w:rsidP="009C4CE8">
      <w:pPr>
        <w:pStyle w:val="Default"/>
        <w:rPr>
          <w:ins w:id="78" w:author="mary.inoue@fap.local" w:date="2026-09-22T12:22:00Z" w16du:dateUtc="2026-09-22T16:22:00Z"/>
          <w:rFonts w:ascii="ArialMT" w:hAnsi="ArialMT" w:cs="ArialMT"/>
        </w:rPr>
      </w:pPr>
    </w:p>
    <w:p w14:paraId="0090401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80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8F660C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5EEBB09F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83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2E3B282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4443EA89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86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C896448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3DD9082E" w14:textId="77777777" w:rsidR="004B4464" w:rsidRPr="000759E6" w:rsidRDefault="004B4464" w:rsidP="004B4464">
      <w:pPr>
        <w:rPr>
          <w:ins w:id="8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89" w:author="mary.inoue@fap.local" w:date="2026-09-22T12:22:00Z" w16du:dateUtc="2026-09-22T16:2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4A1BA773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21F3BF58" w14:textId="77777777" w:rsidR="009C4CE8" w:rsidRDefault="009C4CE8" w:rsidP="00A5391B">
      <w:pPr>
        <w:rPr>
          <w:ins w:id="91" w:author="mary.inoue@fap.local" w:date="2026-09-22T12:22:00Z" w16du:dateUtc="2026-09-22T16:22:00Z"/>
          <w:rFonts w:ascii="Arial" w:hAnsi="Arial" w:cs="Arial"/>
          <w:sz w:val="24"/>
          <w:szCs w:val="24"/>
          <w:lang w:val="en-US"/>
        </w:rPr>
      </w:pPr>
    </w:p>
    <w:p w14:paraId="1F006145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22:00Z" w16du:dateUtc="2026-09-22T16:2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CA066C9" w14:textId="77777777" w:rsidR="00AA2126" w:rsidRDefault="00AA2126" w:rsidP="00A5391B">
      <w:pPr>
        <w:rPr>
          <w:ins w:id="94" w:author="mary.inoue@fap.local" w:date="2026-09-22T12:22:00Z" w16du:dateUtc="2026-09-22T16:22:00Z"/>
          <w:rFonts w:ascii="Arial" w:hAnsi="Arial" w:cs="Arial"/>
          <w:sz w:val="24"/>
          <w:szCs w:val="24"/>
          <w:lang w:val="en-US"/>
        </w:rPr>
      </w:pPr>
    </w:p>
    <w:p w14:paraId="60941B3D" w14:textId="77777777" w:rsidR="00DC250C" w:rsidRDefault="00500EF8" w:rsidP="00A5391B">
      <w:pPr>
        <w:rPr>
          <w:ins w:id="95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96" w:author="mary.inoue@fap.local" w:date="2026-09-22T12:22:00Z" w16du:dateUtc="2026-09-22T16:2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CE5D47E" w14:textId="77777777" w:rsidR="00ED46E8" w:rsidRPr="002D0762" w:rsidRDefault="00ED46E8" w:rsidP="00ED46E8">
      <w:pPr>
        <w:rPr>
          <w:ins w:id="97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98" w:author="mary.inoue@fap.local" w:date="2026-09-22T12:22:00Z" w16du:dateUtc="2026-09-22T16:2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815BDBE" w14:textId="77777777" w:rsidR="00ED46E8" w:rsidRPr="00500EF8" w:rsidRDefault="00ED46E8" w:rsidP="00A5391B">
      <w:pPr>
        <w:rPr>
          <w:ins w:id="9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51CDEF1" w14:textId="77777777" w:rsidR="00DC250C" w:rsidRDefault="005B3636" w:rsidP="00A5391B">
      <w:pPr>
        <w:rPr>
          <w:ins w:id="10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01" w:author="mary.inoue@fap.local" w:date="2026-09-22T12:22:00Z" w16du:dateUtc="2026-09-22T16:2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FA190E0" w14:textId="77777777" w:rsidR="00E0284E" w:rsidRPr="00674D51" w:rsidRDefault="00E0284E" w:rsidP="00A5391B">
      <w:pPr>
        <w:rPr>
          <w:ins w:id="102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03" w:author="mary.inoue@fap.local" w:date="2026-09-22T12:22:00Z" w16du:dateUtc="2026-09-22T16:2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43FCC98" w14:textId="77777777" w:rsidR="00AA2126" w:rsidRDefault="00AA2126" w:rsidP="00AA2126">
      <w:pPr>
        <w:pStyle w:val="Default"/>
        <w:rPr>
          <w:ins w:id="104" w:author="mary.inoue@fap.local" w:date="2026-09-22T12:22:00Z" w16du:dateUtc="2026-09-22T16:22:00Z"/>
        </w:rPr>
      </w:pPr>
      <w:ins w:id="105" w:author="mary.inoue@fap.local" w:date="2026-09-22T12:22:00Z" w16du:dateUtc="2026-09-22T16:2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E98E0B9" w14:textId="77777777" w:rsidR="000172AA" w:rsidRDefault="000172AA" w:rsidP="00AA2126">
      <w:pPr>
        <w:pStyle w:val="Default"/>
        <w:rPr>
          <w:ins w:id="106" w:author="mary.inoue@fap.local" w:date="2026-09-22T12:22:00Z" w16du:dateUtc="2026-09-22T16:22:00Z"/>
        </w:rPr>
      </w:pPr>
    </w:p>
    <w:p w14:paraId="59F1FCA3" w14:textId="77777777" w:rsidR="000172AA" w:rsidRDefault="000172AA" w:rsidP="000172AA">
      <w:pPr>
        <w:rPr>
          <w:ins w:id="107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08" w:author="mary.inoue@fap.local" w:date="2026-09-22T12:22:00Z" w16du:dateUtc="2026-09-22T16:2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3375D47B" w14:textId="77777777" w:rsidR="000172AA" w:rsidRDefault="000172AA" w:rsidP="00AA2126">
      <w:pPr>
        <w:pStyle w:val="Default"/>
        <w:rPr>
          <w:ins w:id="109" w:author="mary.inoue@fap.local" w:date="2026-09-22T12:22:00Z" w16du:dateUtc="2026-09-22T16:22:00Z"/>
        </w:rPr>
      </w:pPr>
    </w:p>
    <w:p w14:paraId="4A652F4D" w14:textId="77777777" w:rsidR="00AA2126" w:rsidRPr="00345AD1" w:rsidRDefault="00AA2126" w:rsidP="00AA2126">
      <w:pPr>
        <w:pStyle w:val="Default"/>
        <w:rPr>
          <w:ins w:id="110" w:author="mary.inoue@fap.local" w:date="2026-09-22T12:22:00Z" w16du:dateUtc="2026-09-22T16:22:00Z"/>
        </w:rPr>
      </w:pPr>
    </w:p>
    <w:p w14:paraId="26D474CA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F913EBA" w14:textId="77777777" w:rsidR="00AA2126" w:rsidRDefault="00AA2126" w:rsidP="00A5391B">
      <w:pPr>
        <w:rPr>
          <w:ins w:id="113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2203B2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22:00Z" w16du:dateUtc="2026-09-22T16:2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989983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5EA0478C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22:00Z" w16du:dateUtc="2026-09-22T16:22:00Z"/>
          <w:rFonts w:ascii="Arial" w:hAnsi="Arial" w:cs="Arial"/>
          <w:b/>
          <w:sz w:val="24"/>
          <w:szCs w:val="24"/>
        </w:rPr>
      </w:pPr>
      <w:ins w:id="118" w:author="mary.inoue@fap.local" w:date="2026-09-22T12:22:00Z" w16du:dateUtc="2026-09-22T16:2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5E5A518" w14:textId="77777777" w:rsidR="00C01CF0" w:rsidRDefault="00C01CF0" w:rsidP="00A5391B">
      <w:pPr>
        <w:rPr>
          <w:ins w:id="11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5FB5E64" w14:textId="77777777" w:rsidR="00E0284E" w:rsidRPr="006A49C0" w:rsidRDefault="006A49C0" w:rsidP="00A5391B">
      <w:pPr>
        <w:rPr>
          <w:ins w:id="12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21" w:author="mary.inoue@fap.local" w:date="2026-09-22T12:22:00Z" w16du:dateUtc="2026-09-22T16:2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760DF8B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0A6CC0B3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124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9294768" w14:textId="77777777" w:rsidR="006575DD" w:rsidRDefault="006575DD" w:rsidP="006575DD">
      <w:pPr>
        <w:rPr>
          <w:ins w:id="125" w:author="mary.inoue@fap.local" w:date="2026-09-22T12:22:00Z" w16du:dateUtc="2026-09-22T16:22:00Z"/>
          <w:rFonts w:ascii="Arial" w:hAnsi="Arial" w:cs="Arial"/>
          <w:b/>
          <w:sz w:val="24"/>
          <w:szCs w:val="24"/>
        </w:rPr>
      </w:pPr>
    </w:p>
    <w:p w14:paraId="0FA512FD" w14:textId="77777777" w:rsidR="006A49C0" w:rsidRDefault="006575DD" w:rsidP="00A5391B">
      <w:pPr>
        <w:rPr>
          <w:ins w:id="126" w:author="mary.inoue@fap.local" w:date="2026-09-22T12:22:00Z" w16du:dateUtc="2026-09-22T16:22:00Z"/>
          <w:rFonts w:ascii="Arial" w:hAnsi="Arial" w:cs="Arial"/>
          <w:b/>
          <w:sz w:val="24"/>
          <w:szCs w:val="24"/>
        </w:rPr>
      </w:pPr>
      <w:ins w:id="127" w:author="mary.inoue@fap.local" w:date="2026-09-22T12:22:00Z" w16du:dateUtc="2026-09-22T16:2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AD61BD9" w14:textId="77777777" w:rsidR="004D03FD" w:rsidRDefault="004D03FD" w:rsidP="00A5391B">
      <w:pPr>
        <w:rPr>
          <w:ins w:id="12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29" w:author="mary.inoue@fap.local" w:date="2026-09-22T12:22:00Z" w16du:dateUtc="2026-09-22T16:2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2F7268E" w14:textId="77777777" w:rsidR="005B2275" w:rsidRDefault="005B2275" w:rsidP="00A5391B">
      <w:pPr>
        <w:rPr>
          <w:ins w:id="130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E8EDD72" w14:textId="77777777" w:rsidR="005B2275" w:rsidRPr="00FD6C0D" w:rsidRDefault="005B2275" w:rsidP="005B2275">
      <w:pPr>
        <w:rPr>
          <w:ins w:id="13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32" w:author="mary.inoue@fap.local" w:date="2026-09-22T12:22:00Z" w16du:dateUtc="2026-09-22T16:2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39D2194F" w14:textId="77777777" w:rsidR="005B2275" w:rsidRPr="004D03FD" w:rsidRDefault="005B2275" w:rsidP="00A5391B">
      <w:pPr>
        <w:rPr>
          <w:ins w:id="133" w:author="mary.inoue@fap.local" w:date="2026-09-22T12:22:00Z" w16du:dateUtc="2026-09-22T16:22:00Z"/>
          <w:rFonts w:ascii="Arial" w:hAnsi="Arial" w:cs="Arial"/>
          <w:b/>
          <w:sz w:val="24"/>
          <w:szCs w:val="24"/>
        </w:rPr>
      </w:pPr>
    </w:p>
    <w:p w14:paraId="4C21BCB2" w14:textId="77777777" w:rsidR="00C43956" w:rsidRDefault="00C43956" w:rsidP="00C43956">
      <w:pPr>
        <w:rPr>
          <w:ins w:id="134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35" w:author="mary.inoue@fap.local" w:date="2026-09-22T12:22:00Z" w16du:dateUtc="2026-09-22T16:2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550E011" w14:textId="77777777" w:rsidR="00A54CA6" w:rsidRPr="00C6444F" w:rsidRDefault="00A54CA6" w:rsidP="00A54CA6">
      <w:pPr>
        <w:rPr>
          <w:ins w:id="13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37" w:author="mary.inoue@fap.local" w:date="2026-09-22T12:22:00Z" w16du:dateUtc="2026-09-22T16:2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AB0B920" w14:textId="77777777" w:rsidR="00A54CA6" w:rsidRDefault="00A54CA6" w:rsidP="00A54CA6">
      <w:pPr>
        <w:rPr>
          <w:ins w:id="13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78BAEF5E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140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367DD4D2" w14:textId="77777777" w:rsidR="00C43956" w:rsidRDefault="00C43956" w:rsidP="00A5391B">
      <w:pPr>
        <w:rPr>
          <w:ins w:id="141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45A56E1" w14:textId="77777777" w:rsidR="00ED407E" w:rsidRPr="00345AD1" w:rsidRDefault="00ED407E" w:rsidP="00ED407E">
      <w:pPr>
        <w:pStyle w:val="Default"/>
        <w:rPr>
          <w:ins w:id="142" w:author="mary.inoue@fap.local" w:date="2026-09-22T12:22:00Z" w16du:dateUtc="2026-09-22T16:22:00Z"/>
        </w:rPr>
      </w:pPr>
      <w:ins w:id="143" w:author="mary.inoue@fap.local" w:date="2026-09-22T12:22:00Z" w16du:dateUtc="2026-09-22T16:2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8C3C05D" w14:textId="77777777" w:rsidR="00ED407E" w:rsidRDefault="00ED407E" w:rsidP="00A5391B">
      <w:pPr>
        <w:rPr>
          <w:ins w:id="144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8B7ACB1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146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7968D445" w14:textId="77777777" w:rsidR="00AE71D2" w:rsidRDefault="00AE71D2" w:rsidP="00A5391B">
      <w:pPr>
        <w:rPr>
          <w:ins w:id="147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45A45054" w14:textId="77777777" w:rsidR="00901CD7" w:rsidRDefault="00AE71D2" w:rsidP="00A5391B">
      <w:pPr>
        <w:rPr>
          <w:ins w:id="148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BAA8AB2" w14:textId="77777777" w:rsidR="00D64C4F" w:rsidRPr="00345AD1" w:rsidRDefault="00D64C4F" w:rsidP="00D64C4F">
      <w:pPr>
        <w:pStyle w:val="Default"/>
        <w:rPr>
          <w:ins w:id="150" w:author="mary.inoue@fap.local" w:date="2026-09-22T12:22:00Z" w16du:dateUtc="2026-09-22T16:22:00Z"/>
        </w:rPr>
      </w:pPr>
      <w:ins w:id="151" w:author="mary.inoue@fap.local" w:date="2026-09-22T12:22:00Z" w16du:dateUtc="2026-09-22T16:2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6897A2E2" w14:textId="77777777" w:rsidR="00D64C4F" w:rsidRDefault="00D64C4F" w:rsidP="00A5391B">
      <w:pPr>
        <w:rPr>
          <w:ins w:id="152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C50983D" w14:textId="77777777" w:rsidR="00D1508E" w:rsidRDefault="00D1508E" w:rsidP="00D1508E">
      <w:pPr>
        <w:pStyle w:val="Default"/>
        <w:rPr>
          <w:ins w:id="153" w:author="mary.inoue@fap.local" w:date="2026-09-22T12:22:00Z" w16du:dateUtc="2026-09-22T16:22:00Z"/>
        </w:rPr>
      </w:pPr>
      <w:ins w:id="154" w:author="mary.inoue@fap.local" w:date="2026-09-22T12:22:00Z" w16du:dateUtc="2026-09-22T16:2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AED115C" w14:textId="77777777" w:rsidR="00D1508E" w:rsidRDefault="00D1508E" w:rsidP="00A5391B">
      <w:pPr>
        <w:rPr>
          <w:ins w:id="15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53BFCEE9" w14:textId="77777777" w:rsidR="00C43956" w:rsidRDefault="00C43956" w:rsidP="00A5391B">
      <w:pPr>
        <w:rPr>
          <w:ins w:id="156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071AE58" w14:textId="77777777" w:rsidR="00425F7C" w:rsidRPr="009B31F7" w:rsidRDefault="009B31F7" w:rsidP="00A5391B">
      <w:pPr>
        <w:rPr>
          <w:ins w:id="157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58" w:author="mary.inoue@fap.local" w:date="2026-09-22T12:22:00Z" w16du:dateUtc="2026-09-22T16:2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243A1673" w14:textId="77777777" w:rsidR="00425F7C" w:rsidRDefault="00C549DE" w:rsidP="00A5391B">
      <w:pPr>
        <w:rPr>
          <w:ins w:id="159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60" w:author="mary.inoue@fap.local" w:date="2026-09-22T12:22:00Z" w16du:dateUtc="2026-09-22T16:2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637C0142" w14:textId="77777777" w:rsidR="0040121F" w:rsidRDefault="0040121F" w:rsidP="0040121F">
      <w:pPr>
        <w:rPr>
          <w:ins w:id="16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62" w:author="mary.inoue@fap.local" w:date="2026-09-22T12:22:00Z" w16du:dateUtc="2026-09-22T16:2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7493142" w14:textId="77777777" w:rsidR="00A2270B" w:rsidRPr="00AF56D5" w:rsidRDefault="00A2270B" w:rsidP="00A2270B">
      <w:pPr>
        <w:rPr>
          <w:ins w:id="163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64" w:author="mary.inoue@fap.local" w:date="2026-09-22T12:22:00Z" w16du:dateUtc="2026-09-22T16:2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DF37EE7" w14:textId="77777777" w:rsidR="00E45383" w:rsidRDefault="00E45383" w:rsidP="00E45383">
      <w:pPr>
        <w:rPr>
          <w:ins w:id="16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1583A29" w14:textId="77777777" w:rsidR="00395556" w:rsidRPr="000642ED" w:rsidRDefault="00395556" w:rsidP="00395556">
      <w:pPr>
        <w:rPr>
          <w:ins w:id="16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67" w:author="mary.inoue@fap.local" w:date="2026-09-22T12:22:00Z" w16du:dateUtc="2026-09-22T16:2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0BC135A" w14:textId="77777777" w:rsidR="0040121F" w:rsidRDefault="0040121F" w:rsidP="0040121F">
      <w:pPr>
        <w:rPr>
          <w:ins w:id="16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7A3F6970" w14:textId="77777777" w:rsidR="00395556" w:rsidRDefault="00395556" w:rsidP="00E45383">
      <w:pPr>
        <w:rPr>
          <w:ins w:id="16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DBCF6BB" w14:textId="77777777" w:rsidR="00E45383" w:rsidRPr="0050434A" w:rsidRDefault="00E45383" w:rsidP="00E45383">
      <w:pPr>
        <w:rPr>
          <w:ins w:id="17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71" w:author="mary.inoue@fap.local" w:date="2026-09-22T12:22:00Z" w16du:dateUtc="2026-09-22T16:2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05524651" w14:textId="77777777" w:rsidR="00723985" w:rsidRDefault="00723985" w:rsidP="00723985">
      <w:pPr>
        <w:pStyle w:val="Default"/>
        <w:rPr>
          <w:ins w:id="172" w:author="mary.inoue@fap.local" w:date="2026-09-22T12:22:00Z" w16du:dateUtc="2026-09-22T16:22:00Z"/>
        </w:rPr>
      </w:pPr>
    </w:p>
    <w:p w14:paraId="406057EF" w14:textId="77777777" w:rsidR="00EB44BF" w:rsidRPr="008D7954" w:rsidRDefault="00EB44BF" w:rsidP="00EB44BF">
      <w:pPr>
        <w:rPr>
          <w:ins w:id="173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74" w:author="mary.inoue@fap.local" w:date="2026-09-22T12:22:00Z" w16du:dateUtc="2026-09-22T16:2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4B1A42BE" w14:textId="77777777" w:rsidR="00E45383" w:rsidRDefault="00E45383" w:rsidP="00723985">
      <w:pPr>
        <w:pStyle w:val="Default"/>
        <w:rPr>
          <w:ins w:id="175" w:author="mary.inoue@fap.local" w:date="2026-09-22T12:22:00Z" w16du:dateUtc="2026-09-22T16:22:00Z"/>
        </w:rPr>
      </w:pPr>
    </w:p>
    <w:p w14:paraId="497F4179" w14:textId="77777777" w:rsidR="00723985" w:rsidRPr="00345AD1" w:rsidRDefault="00723985" w:rsidP="00723985">
      <w:pPr>
        <w:pStyle w:val="Default"/>
        <w:rPr>
          <w:ins w:id="176" w:author="mary.inoue@fap.local" w:date="2026-09-22T12:22:00Z" w16du:dateUtc="2026-09-22T16:22:00Z"/>
        </w:rPr>
      </w:pPr>
      <w:ins w:id="177" w:author="mary.inoue@fap.local" w:date="2026-09-22T12:22:00Z" w16du:dateUtc="2026-09-22T16:2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1FF9F9E" w14:textId="77777777" w:rsidR="00723985" w:rsidRDefault="00723985" w:rsidP="00A5391B">
      <w:pPr>
        <w:rPr>
          <w:ins w:id="17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69B3003" w14:textId="77777777" w:rsidR="00B30730" w:rsidRPr="00345AD1" w:rsidRDefault="00B30730" w:rsidP="00B30730">
      <w:pPr>
        <w:pStyle w:val="Default"/>
        <w:rPr>
          <w:ins w:id="179" w:author="mary.inoue@fap.local" w:date="2026-09-22T12:22:00Z" w16du:dateUtc="2026-09-22T16:22:00Z"/>
        </w:rPr>
      </w:pPr>
      <w:ins w:id="180" w:author="mary.inoue@fap.local" w:date="2026-09-22T12:22:00Z" w16du:dateUtc="2026-09-22T16:2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7A8DC518" w14:textId="77777777" w:rsidR="00B30730" w:rsidRDefault="00B30730" w:rsidP="00A5391B">
      <w:pPr>
        <w:rPr>
          <w:ins w:id="181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BCF1A0A" w14:textId="77777777" w:rsidR="00723985" w:rsidRDefault="00723985" w:rsidP="00A5391B">
      <w:pPr>
        <w:rPr>
          <w:ins w:id="182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326AFE6" w14:textId="77777777" w:rsidR="00723985" w:rsidRDefault="00723985" w:rsidP="00A5391B">
      <w:pPr>
        <w:rPr>
          <w:ins w:id="183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E36E239" w14:textId="77777777" w:rsidR="00BC4C01" w:rsidRPr="00BC4C01" w:rsidRDefault="00BC4C01" w:rsidP="00A5391B">
      <w:pPr>
        <w:rPr>
          <w:ins w:id="184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85" w:author="mary.inoue@fap.local" w:date="2026-09-22T12:22:00Z" w16du:dateUtc="2026-09-22T16:2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A916C1D" w14:textId="77777777" w:rsidR="00B23618" w:rsidRDefault="00B23618" w:rsidP="00B23618">
      <w:pPr>
        <w:rPr>
          <w:ins w:id="18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87" w:author="mary.inoue@fap.local" w:date="2026-09-22T12:22:00Z" w16du:dateUtc="2026-09-22T16:2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7ED7259" w14:textId="77777777" w:rsidR="00B23618" w:rsidRDefault="00B23618" w:rsidP="00A5391B">
      <w:pPr>
        <w:rPr>
          <w:ins w:id="18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B4883B2" w14:textId="77777777" w:rsidR="00B23618" w:rsidRDefault="00B23618" w:rsidP="00A5391B">
      <w:pPr>
        <w:rPr>
          <w:ins w:id="18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77F10273" w14:textId="77777777" w:rsidR="006D73AD" w:rsidRDefault="006F5CEB" w:rsidP="00A5391B">
      <w:pPr>
        <w:rPr>
          <w:ins w:id="19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91" w:author="mary.inoue@fap.local" w:date="2026-09-22T12:22:00Z" w16du:dateUtc="2026-09-22T16:2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3F7FE38" w14:textId="77777777" w:rsidR="00B23618" w:rsidRPr="003A0E43" w:rsidRDefault="00B23618" w:rsidP="00B23618">
      <w:pPr>
        <w:rPr>
          <w:ins w:id="192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93" w:author="mary.inoue@fap.local" w:date="2026-09-22T12:22:00Z" w16du:dateUtc="2026-09-22T16:2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0BE0A1B5" w14:textId="77777777" w:rsidR="00B30730" w:rsidRDefault="00B30730" w:rsidP="00A5391B">
      <w:pPr>
        <w:rPr>
          <w:ins w:id="194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3A85DD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196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2D25E19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214B624D" w14:textId="77777777" w:rsidR="00B23618" w:rsidRDefault="00B23618" w:rsidP="00B23618">
      <w:pPr>
        <w:rPr>
          <w:ins w:id="19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199" w:author="mary.inoue@fap.local" w:date="2026-09-22T12:22:00Z" w16du:dateUtc="2026-09-22T16:2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6406E9A7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83EA905" w14:textId="77777777" w:rsidR="00B23618" w:rsidRPr="00345AD1" w:rsidRDefault="00B23618" w:rsidP="00B23618">
      <w:pPr>
        <w:pStyle w:val="Default"/>
        <w:rPr>
          <w:ins w:id="202" w:author="mary.inoue@fap.local" w:date="2026-09-22T12:22:00Z" w16du:dateUtc="2026-09-22T16:22:00Z"/>
        </w:rPr>
      </w:pPr>
      <w:ins w:id="203" w:author="mary.inoue@fap.local" w:date="2026-09-22T12:22:00Z" w16du:dateUtc="2026-09-22T16:22:00Z">
        <w:r w:rsidRPr="00345AD1">
          <w:t xml:space="preserve"> </w:t>
        </w:r>
      </w:ins>
    </w:p>
    <w:p w14:paraId="16E7209A" w14:textId="77777777" w:rsidR="00B23618" w:rsidRDefault="00B23618" w:rsidP="00B23618">
      <w:pPr>
        <w:rPr>
          <w:ins w:id="204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BDA6A1E" w14:textId="77777777" w:rsidR="00B23618" w:rsidRDefault="00B23618" w:rsidP="00B23618">
      <w:pPr>
        <w:rPr>
          <w:ins w:id="20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525E740" w14:textId="77777777" w:rsidR="00B23618" w:rsidRDefault="00B23618" w:rsidP="00B23618">
      <w:pPr>
        <w:rPr>
          <w:ins w:id="20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07" w:author="mary.inoue@fap.local" w:date="2026-09-22T12:22:00Z" w16du:dateUtc="2026-09-22T16:2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A2560BC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66FCE802" w14:textId="77777777" w:rsidR="00B30730" w:rsidRDefault="00B30730" w:rsidP="00A5391B">
      <w:pPr>
        <w:rPr>
          <w:ins w:id="20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F5D7B28" w14:textId="77777777" w:rsidR="00D1600A" w:rsidRPr="00345AD1" w:rsidRDefault="00D1600A" w:rsidP="00D1600A">
      <w:pPr>
        <w:pStyle w:val="Default"/>
        <w:rPr>
          <w:ins w:id="210" w:author="mary.inoue@fap.local" w:date="2026-09-22T12:22:00Z" w16du:dateUtc="2026-09-22T16:22:00Z"/>
        </w:rPr>
      </w:pPr>
      <w:ins w:id="211" w:author="mary.inoue@fap.local" w:date="2026-09-22T12:22:00Z" w16du:dateUtc="2026-09-22T16:2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04A6CA0" w14:textId="77777777" w:rsidR="004175E5" w:rsidRDefault="004175E5" w:rsidP="00A5391B">
      <w:pPr>
        <w:rPr>
          <w:ins w:id="212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235E75B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22:00Z" w16du:dateUtc="2026-09-22T16:22:00Z"/>
          <w:rFonts w:ascii="Arial" w:hAnsi="Arial" w:cs="Arial"/>
          <w:b/>
          <w:sz w:val="24"/>
          <w:szCs w:val="24"/>
        </w:rPr>
      </w:pPr>
      <w:ins w:id="214" w:author="mary.inoue@fap.local" w:date="2026-09-22T12:22:00Z" w16du:dateUtc="2026-09-22T16:2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8F94E7F" w14:textId="77777777" w:rsidR="00F33C0F" w:rsidRDefault="00F33C0F" w:rsidP="00A5391B">
      <w:pPr>
        <w:rPr>
          <w:ins w:id="21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4F454011" w14:textId="77777777" w:rsidR="00D60738" w:rsidRDefault="00D60738" w:rsidP="00A5391B">
      <w:pPr>
        <w:rPr>
          <w:ins w:id="21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17" w:author="mary.inoue@fap.local" w:date="2026-09-22T12:22:00Z" w16du:dateUtc="2026-09-22T16:2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EB7B587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19" w:author="mary.inoue@fap.local" w:date="2026-09-22T12:22:00Z" w16du:dateUtc="2026-09-22T16:2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8BBBE5A" w14:textId="77777777" w:rsidR="00A24980" w:rsidRPr="00D60738" w:rsidRDefault="00A24980" w:rsidP="00A5391B">
      <w:pPr>
        <w:rPr>
          <w:ins w:id="220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5827962" w14:textId="77777777" w:rsidR="00163BDD" w:rsidRDefault="00163BDD" w:rsidP="00A5391B">
      <w:pPr>
        <w:rPr>
          <w:ins w:id="22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22" w:author="mary.inoue@fap.local" w:date="2026-09-22T12:22:00Z" w16du:dateUtc="2026-09-22T16:2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697773A6" w14:textId="77777777" w:rsidR="00B23618" w:rsidRDefault="00B23618" w:rsidP="00A5391B">
      <w:pPr>
        <w:rPr>
          <w:ins w:id="223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69C9959" w14:textId="77777777" w:rsidR="00B23618" w:rsidRDefault="00B23618" w:rsidP="00B23618">
      <w:pPr>
        <w:rPr>
          <w:ins w:id="224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0B3B057" w14:textId="77777777" w:rsidR="00B23618" w:rsidRDefault="00B23618" w:rsidP="00A5391B">
      <w:pPr>
        <w:rPr>
          <w:ins w:id="22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880DE9B" w14:textId="77777777" w:rsidR="00094AC5" w:rsidRDefault="00094AC5" w:rsidP="00094AC5">
      <w:pPr>
        <w:pStyle w:val="Default"/>
        <w:rPr>
          <w:ins w:id="226" w:author="mary.inoue@fap.local" w:date="2026-09-22T12:22:00Z" w16du:dateUtc="2026-09-22T16:22:00Z"/>
        </w:rPr>
      </w:pPr>
      <w:ins w:id="227" w:author="mary.inoue@fap.local" w:date="2026-09-22T12:22:00Z" w16du:dateUtc="2026-09-22T16:2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2E8DAD1" w14:textId="77777777" w:rsidR="00B23618" w:rsidRDefault="00B23618" w:rsidP="00B23618">
      <w:pPr>
        <w:rPr>
          <w:ins w:id="22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A1F5D18" w14:textId="77777777" w:rsidR="00B23618" w:rsidRPr="003268AD" w:rsidRDefault="00B23618" w:rsidP="00B23618">
      <w:pPr>
        <w:rPr>
          <w:ins w:id="229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30" w:author="mary.inoue@fap.local" w:date="2026-09-22T12:22:00Z" w16du:dateUtc="2026-09-22T16:2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0431B0B" w14:textId="77777777" w:rsidR="00B23618" w:rsidRPr="005B78AA" w:rsidRDefault="00B23618" w:rsidP="00B23618">
      <w:pPr>
        <w:rPr>
          <w:ins w:id="23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32" w:author="mary.inoue@fap.local" w:date="2026-09-22T12:22:00Z" w16du:dateUtc="2026-09-22T16:2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797126BF" w14:textId="77777777" w:rsidR="00B23618" w:rsidRPr="00345AD1" w:rsidRDefault="00B23618" w:rsidP="00094AC5">
      <w:pPr>
        <w:pStyle w:val="Default"/>
        <w:rPr>
          <w:ins w:id="233" w:author="mary.inoue@fap.local" w:date="2026-09-22T12:22:00Z" w16du:dateUtc="2026-09-22T16:22:00Z"/>
        </w:rPr>
      </w:pPr>
    </w:p>
    <w:p w14:paraId="04E85E9B" w14:textId="77777777" w:rsidR="00094AC5" w:rsidRDefault="00094AC5" w:rsidP="00094AC5">
      <w:pPr>
        <w:pStyle w:val="Default"/>
        <w:rPr>
          <w:ins w:id="234" w:author="mary.inoue@fap.local" w:date="2026-09-22T12:22:00Z" w16du:dateUtc="2026-09-22T16:22:00Z"/>
        </w:rPr>
      </w:pPr>
    </w:p>
    <w:p w14:paraId="61822577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8E4392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</w:p>
    <w:p w14:paraId="467218E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2319662" w14:textId="77777777" w:rsidR="00094AC5" w:rsidRPr="00163BDD" w:rsidRDefault="00094AC5" w:rsidP="00A5391B">
      <w:pPr>
        <w:rPr>
          <w:ins w:id="240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362DFE0" w14:textId="77777777" w:rsidR="00A5391B" w:rsidRPr="00A5391B" w:rsidRDefault="00A5391B" w:rsidP="00A5391B">
      <w:pPr>
        <w:rPr>
          <w:ins w:id="24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42" w:author="mary.inoue@fap.local" w:date="2026-09-22T12:22:00Z" w16du:dateUtc="2026-09-22T16:2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3339001" w14:textId="77777777" w:rsidR="002C247D" w:rsidRDefault="002C247D" w:rsidP="002C247D">
      <w:pPr>
        <w:rPr>
          <w:ins w:id="243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44" w:author="mary.inoue@fap.local" w:date="2026-09-22T12:22:00Z" w16du:dateUtc="2026-09-22T16:2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C286B5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246" w:author="mary.inoue@fap.local" w:date="2026-09-22T12:22:00Z" w16du:dateUtc="2026-09-22T16:2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45AA3DBF" w14:textId="77777777" w:rsidR="00BB7F95" w:rsidRDefault="00BB7F95" w:rsidP="002C247D">
      <w:pPr>
        <w:rPr>
          <w:ins w:id="247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2F0FA620" w14:textId="77777777" w:rsidR="00BB7F95" w:rsidRDefault="00BB7F95" w:rsidP="002C247D">
      <w:pPr>
        <w:rPr>
          <w:ins w:id="24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664D605" w14:textId="77777777" w:rsidR="00BB7F95" w:rsidRDefault="00BB7F95" w:rsidP="002C247D">
      <w:pPr>
        <w:rPr>
          <w:ins w:id="249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657340BA" w14:textId="77777777" w:rsidR="00140891" w:rsidRDefault="00140891" w:rsidP="002C247D">
      <w:pPr>
        <w:rPr>
          <w:ins w:id="250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51" w:author="mary.inoue@fap.local" w:date="2026-09-22T12:22:00Z" w16du:dateUtc="2026-09-22T16:2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11870148" w14:textId="77777777" w:rsidR="00B23618" w:rsidRPr="005B78AA" w:rsidRDefault="00B23618" w:rsidP="00B23618">
      <w:pPr>
        <w:rPr>
          <w:ins w:id="252" w:author="mary.inoue@fap.local" w:date="2026-09-22T12:22:00Z" w16du:dateUtc="2026-09-22T16:22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22:00Z" w16du:dateUtc="2026-09-22T16:2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0348D53E" w14:textId="77777777" w:rsidR="00B23618" w:rsidRPr="00140891" w:rsidRDefault="00B23618" w:rsidP="002C247D">
      <w:pPr>
        <w:rPr>
          <w:ins w:id="255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1C2953D6" w14:textId="77777777" w:rsidR="00140891" w:rsidRDefault="00140891" w:rsidP="002C247D">
      <w:pPr>
        <w:rPr>
          <w:ins w:id="256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57" w:author="mary.inoue@fap.local" w:date="2026-09-22T12:22:00Z" w16du:dateUtc="2026-09-22T16:2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788207F1" w14:textId="77777777" w:rsidR="00064320" w:rsidRDefault="00064320" w:rsidP="00064320">
      <w:pPr>
        <w:pStyle w:val="Default"/>
        <w:rPr>
          <w:ins w:id="258" w:author="mary.inoue@fap.local" w:date="2026-09-22T12:22:00Z" w16du:dateUtc="2026-09-22T16:22:00Z"/>
        </w:rPr>
      </w:pPr>
    </w:p>
    <w:p w14:paraId="2F77992B" w14:textId="77777777" w:rsidR="00064320" w:rsidRPr="00345AD1" w:rsidRDefault="00064320" w:rsidP="00064320">
      <w:pPr>
        <w:pStyle w:val="Default"/>
        <w:rPr>
          <w:ins w:id="259" w:author="mary.inoue@fap.local" w:date="2026-09-22T12:22:00Z" w16du:dateUtc="2026-09-22T16:22:00Z"/>
        </w:rPr>
      </w:pPr>
      <w:ins w:id="260" w:author="mary.inoue@fap.local" w:date="2026-09-22T12:22:00Z" w16du:dateUtc="2026-09-22T16:2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A3BE0C3" w14:textId="77777777" w:rsidR="00064320" w:rsidRDefault="00064320" w:rsidP="00064320">
      <w:pPr>
        <w:pStyle w:val="Default"/>
        <w:rPr>
          <w:ins w:id="261" w:author="mary.inoue@fap.local" w:date="2026-09-22T12:22:00Z" w16du:dateUtc="2026-09-22T16:22:00Z"/>
        </w:rPr>
      </w:pPr>
    </w:p>
    <w:p w14:paraId="062A6007" w14:textId="77777777" w:rsidR="00064320" w:rsidRPr="008A41B7" w:rsidRDefault="008A41B7" w:rsidP="002C247D">
      <w:pPr>
        <w:rPr>
          <w:ins w:id="262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63" w:author="mary.inoue@fap.local" w:date="2026-09-22T12:22:00Z" w16du:dateUtc="2026-09-22T16:2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22B28F16" w14:textId="77777777" w:rsidR="00064320" w:rsidRDefault="00064320" w:rsidP="002C247D">
      <w:pPr>
        <w:rPr>
          <w:ins w:id="264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37280EB7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22:00Z" w16du:dateUtc="2026-09-22T16:22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22:00Z" w16du:dateUtc="2026-09-22T16:2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6C96683" w14:textId="77777777" w:rsidR="00706622" w:rsidRPr="00345AD1" w:rsidRDefault="00706622" w:rsidP="00706622">
      <w:pPr>
        <w:pStyle w:val="Default"/>
        <w:rPr>
          <w:ins w:id="267" w:author="mary.inoue@fap.local" w:date="2026-09-22T12:22:00Z" w16du:dateUtc="2026-09-22T16:22:00Z"/>
        </w:rPr>
      </w:pPr>
    </w:p>
    <w:p w14:paraId="476E75DF" w14:textId="77777777" w:rsidR="00494500" w:rsidRDefault="00494500" w:rsidP="00494500">
      <w:pPr>
        <w:pStyle w:val="Default"/>
        <w:rPr>
          <w:ins w:id="268" w:author="mary.inoue@fap.local" w:date="2026-09-22T12:22:00Z" w16du:dateUtc="2026-09-22T16:22:00Z"/>
        </w:rPr>
      </w:pPr>
      <w:ins w:id="269" w:author="mary.inoue@fap.local" w:date="2026-09-22T12:22:00Z" w16du:dateUtc="2026-09-22T16:2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3ACD462" w14:textId="77777777" w:rsidR="005201FD" w:rsidRDefault="005201FD" w:rsidP="00494500">
      <w:pPr>
        <w:pStyle w:val="Default"/>
        <w:rPr>
          <w:ins w:id="270" w:author="mary.inoue@fap.local" w:date="2026-09-22T12:22:00Z" w16du:dateUtc="2026-09-22T16:22:00Z"/>
        </w:rPr>
      </w:pPr>
    </w:p>
    <w:p w14:paraId="485CB4C7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72" w:author="mary.inoue@fap.local" w:date="2026-09-22T12:22:00Z" w16du:dateUtc="2026-09-22T16:2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279015D4" w14:textId="77777777" w:rsidR="005201FD" w:rsidRPr="00345AD1" w:rsidRDefault="005201FD" w:rsidP="00494500">
      <w:pPr>
        <w:pStyle w:val="Default"/>
        <w:rPr>
          <w:ins w:id="273" w:author="mary.inoue@fap.local" w:date="2026-09-22T12:22:00Z" w16du:dateUtc="2026-09-22T16:22:00Z"/>
        </w:rPr>
      </w:pPr>
    </w:p>
    <w:p w14:paraId="5DA23031" w14:textId="77777777" w:rsidR="00BD6490" w:rsidRPr="00345AD1" w:rsidRDefault="00BD6490" w:rsidP="00BD6490">
      <w:pPr>
        <w:pStyle w:val="Default"/>
        <w:rPr>
          <w:ins w:id="274" w:author="mary.inoue@fap.local" w:date="2026-09-22T12:22:00Z" w16du:dateUtc="2026-09-22T16:22:00Z"/>
        </w:rPr>
      </w:pPr>
      <w:ins w:id="275" w:author="mary.inoue@fap.local" w:date="2026-09-22T12:22:00Z" w16du:dateUtc="2026-09-22T16:2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21FC143" w14:textId="77777777" w:rsidR="00064320" w:rsidRDefault="00064320" w:rsidP="002C247D">
      <w:pPr>
        <w:rPr>
          <w:ins w:id="276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0745EBAE" w14:textId="77777777" w:rsidR="00B9482B" w:rsidRDefault="00B9482B" w:rsidP="002C247D">
      <w:pPr>
        <w:rPr>
          <w:ins w:id="277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78" w:author="mary.inoue@fap.local" w:date="2026-09-22T12:22:00Z" w16du:dateUtc="2026-09-22T16:2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06F1880" w14:textId="77777777" w:rsidR="00B9482B" w:rsidRDefault="00B9482B" w:rsidP="002C247D">
      <w:pPr>
        <w:rPr>
          <w:ins w:id="279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80" w:author="mary.inoue@fap.local" w:date="2026-09-22T12:22:00Z" w16du:dateUtc="2026-09-22T16:2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610BB95E" w14:textId="77777777" w:rsidR="009801CD" w:rsidRDefault="009801CD" w:rsidP="002C247D">
      <w:pPr>
        <w:rPr>
          <w:ins w:id="281" w:author="mary.inoue@fap.local" w:date="2026-09-22T12:22:00Z" w16du:dateUtc="2026-09-22T16:22:00Z"/>
          <w:rFonts w:ascii="Arial" w:hAnsi="Arial" w:cs="Arial"/>
          <w:sz w:val="24"/>
          <w:szCs w:val="24"/>
        </w:rPr>
      </w:pPr>
      <w:ins w:id="282" w:author="mary.inoue@fap.local" w:date="2026-09-22T12:22:00Z" w16du:dateUtc="2026-09-22T16:2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9D3474F" w14:textId="77777777" w:rsidR="00C10C2A" w:rsidRPr="00345AD1" w:rsidRDefault="00C10C2A" w:rsidP="00C10C2A">
      <w:pPr>
        <w:pStyle w:val="Default"/>
        <w:rPr>
          <w:ins w:id="283" w:author="mary.inoue@fap.local" w:date="2026-09-22T12:22:00Z" w16du:dateUtc="2026-09-22T16:22:00Z"/>
        </w:rPr>
      </w:pPr>
      <w:ins w:id="284" w:author="mary.inoue@fap.local" w:date="2026-09-22T12:22:00Z" w16du:dateUtc="2026-09-22T16:2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59635459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22:00Z" w16du:dateUtc="2026-09-22T16:22:00Z"/>
          <w:rFonts w:ascii="ArialMT" w:hAnsi="ArialMT" w:cs="ArialMT"/>
          <w:sz w:val="24"/>
          <w:szCs w:val="24"/>
        </w:rPr>
      </w:pPr>
    </w:p>
    <w:p w14:paraId="52A7D271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22:00Z" w16du:dateUtc="2026-09-22T16:22:00Z"/>
          <w:rFonts w:ascii="ArialMT" w:hAnsi="ArialMT" w:cs="ArialMT"/>
          <w:sz w:val="24"/>
          <w:szCs w:val="24"/>
        </w:rPr>
      </w:pPr>
      <w:ins w:id="287" w:author="mary.inoue@fap.local" w:date="2026-09-22T12:22:00Z" w16du:dateUtc="2026-09-22T16:2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0B411969" w14:textId="77777777" w:rsidR="00C10C2A" w:rsidRPr="009801CD" w:rsidRDefault="00C10C2A" w:rsidP="002C247D">
      <w:pPr>
        <w:rPr>
          <w:ins w:id="288" w:author="mary.inoue@fap.local" w:date="2026-09-22T12:22:00Z" w16du:dateUtc="2026-09-22T16:22:00Z"/>
          <w:rFonts w:ascii="Arial" w:hAnsi="Arial" w:cs="Arial"/>
          <w:sz w:val="24"/>
          <w:szCs w:val="24"/>
        </w:rPr>
      </w:pPr>
    </w:p>
    <w:p w14:paraId="757EA964" w14:textId="77777777" w:rsidR="00396602" w:rsidRDefault="00912EB6">
      <w:pPr>
        <w:spacing w:line="240" w:lineRule="auto"/>
        <w:jc w:val="center"/>
        <w:rPr>
          <w:del w:id="289" w:author="mary.inoue@fap.loca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290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Заявка (юридического лица)</w:delText>
        </w:r>
      </w:del>
    </w:p>
    <w:p w14:paraId="17355DA3" w14:textId="77777777" w:rsidR="00396602" w:rsidRDefault="00912EB6">
      <w:pPr>
        <w:spacing w:line="240" w:lineRule="auto"/>
        <w:jc w:val="center"/>
        <w:rPr>
          <w:del w:id="291" w:author="mary.inoue@fap.loca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292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на участие в благотворительном конкурсе</w:delText>
        </w:r>
      </w:del>
    </w:p>
    <w:p w14:paraId="7555F6E0" w14:textId="77777777" w:rsidR="00396602" w:rsidRDefault="00912EB6">
      <w:pPr>
        <w:spacing w:after="0" w:line="240" w:lineRule="auto"/>
        <w:jc w:val="center"/>
        <w:rPr>
          <w:del w:id="293" w:author="mary.inoue@fap.loca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294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социальных проектов «Преображая жизнь»</w:delText>
        </w:r>
      </w:del>
    </w:p>
    <w:p w14:paraId="7DECE635" w14:textId="77777777" w:rsidR="00396602" w:rsidRDefault="00396602">
      <w:pPr>
        <w:spacing w:after="0" w:line="240" w:lineRule="auto"/>
        <w:jc w:val="center"/>
        <w:rPr>
          <w:del w:id="295" w:author="mary.inoue@fap.local" w:date="2026-09-22T12:22:00Z" w16du:dateUtc="2026-09-22T16:22:00Z"/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0448829B" w14:textId="77777777" w:rsidR="00396602" w:rsidRDefault="00912EB6">
      <w:pPr>
        <w:numPr>
          <w:ilvl w:val="0"/>
          <w:numId w:val="6"/>
        </w:numPr>
        <w:spacing w:after="0" w:line="240" w:lineRule="auto"/>
        <w:contextualSpacing/>
        <w:jc w:val="center"/>
        <w:rPr>
          <w:del w:id="296" w:author="mary.inoue@fap.loca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297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Общие данные о проекте</w:delText>
        </w:r>
      </w:del>
    </w:p>
    <w:p w14:paraId="6CC737D1" w14:textId="77777777" w:rsidR="00396602" w:rsidRDefault="00912EB6">
      <w:pPr>
        <w:spacing w:before="60" w:after="0" w:line="240" w:lineRule="auto"/>
        <w:jc w:val="both"/>
        <w:rPr>
          <w:del w:id="298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99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Название проекта</w:delText>
        </w:r>
      </w:del>
    </w:p>
    <w:p w14:paraId="31B54004" w14:textId="77777777" w:rsidR="00396602" w:rsidRDefault="00912EB6">
      <w:pPr>
        <w:spacing w:before="60" w:after="0" w:line="240" w:lineRule="auto"/>
        <w:jc w:val="both"/>
        <w:rPr>
          <w:del w:id="300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01" w:author="mary.inoue@fap.local" w:date="2026-09-22T12:22:00Z" w16du:dateUtc="2026-09-22T16:22:00Z">
        <w:r>
          <w:rPr>
            <w:rFonts w:ascii="Times New Roman" w:eastAsia="Calibri" w:hAnsi="Times New Roman" w:cs="Times New Roman"/>
            <w:i/>
            <w:sz w:val="24"/>
            <w:szCs w:val="24"/>
          </w:rPr>
          <w:delText>Название проекта пишется с прописной буквы в кавычках.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059C15EC" w14:textId="77777777">
        <w:trPr>
          <w:trHeight w:val="329"/>
          <w:del w:id="302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B34C" w14:textId="77777777" w:rsidR="00396602" w:rsidRDefault="00396602">
            <w:pPr>
              <w:widowControl w:val="0"/>
              <w:spacing w:after="0" w:line="240" w:lineRule="auto"/>
              <w:rPr>
                <w:del w:id="303" w:author="mary.inoue@fap.local" w:date="2026-09-22T12:22:00Z" w16du:dateUtc="2026-09-22T16:22:00Z"/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14:paraId="5001B1C3" w14:textId="77777777" w:rsidR="00396602" w:rsidRDefault="00396602">
      <w:pPr>
        <w:spacing w:before="60" w:after="0" w:line="240" w:lineRule="auto"/>
        <w:jc w:val="both"/>
        <w:rPr>
          <w:del w:id="304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C0D5410" w14:textId="77777777" w:rsidR="00396602" w:rsidRDefault="00912EB6">
      <w:pPr>
        <w:spacing w:before="60" w:after="0" w:line="240" w:lineRule="auto"/>
        <w:jc w:val="both"/>
        <w:rPr>
          <w:del w:id="305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06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Номинация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 (отметить знаком «Х»)</w:delText>
        </w:r>
      </w:del>
    </w:p>
    <w:p w14:paraId="565EDBED" w14:textId="77777777" w:rsidR="00396602" w:rsidRDefault="00912EB6">
      <w:pPr>
        <w:spacing w:before="60" w:after="0" w:line="240" w:lineRule="auto"/>
        <w:jc w:val="both"/>
        <w:rPr>
          <w:del w:id="307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08" w:author="mary.inoue@fap.loca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Выберите все номинации, которые подходят к Вашему проекту</w:delText>
        </w:r>
      </w:del>
    </w:p>
    <w:p w14:paraId="10280584" w14:textId="77777777" w:rsidR="00396602" w:rsidRDefault="00912EB6">
      <w:pPr>
        <w:spacing w:before="60" w:after="0" w:line="240" w:lineRule="auto"/>
        <w:ind w:left="705" w:hanging="705"/>
        <w:jc w:val="both"/>
        <w:rPr>
          <w:del w:id="309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10" w:author="mary.inoue@fap.loca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социально-экологические и природоохранные инициативы </w:delText>
        </w:r>
      </w:del>
    </w:p>
    <w:p w14:paraId="6A685A70" w14:textId="77777777" w:rsidR="00396602" w:rsidRDefault="00912EB6">
      <w:pPr>
        <w:spacing w:before="60" w:after="0" w:line="240" w:lineRule="auto"/>
        <w:ind w:left="705" w:hanging="705"/>
        <w:jc w:val="both"/>
        <w:rPr>
          <w:del w:id="311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12" w:author="mary.inoue@fap.loca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40627173" w14:textId="77777777" w:rsidR="00396602" w:rsidRDefault="00912EB6">
      <w:pPr>
        <w:spacing w:before="60" w:after="0" w:line="240" w:lineRule="auto"/>
        <w:jc w:val="both"/>
        <w:rPr>
          <w:del w:id="313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14" w:author="mary.inoue@fap.loca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инициативы, направленные на сохранение жизни и здоровья людей</w:delText>
        </w:r>
      </w:del>
    </w:p>
    <w:p w14:paraId="1BA71ECC" w14:textId="77777777" w:rsidR="00396602" w:rsidRDefault="00396602">
      <w:pPr>
        <w:spacing w:after="0" w:line="240" w:lineRule="auto"/>
        <w:jc w:val="both"/>
        <w:rPr>
          <w:del w:id="315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5553FAA" w14:textId="77777777" w:rsidR="00396602" w:rsidRDefault="00912EB6">
      <w:pPr>
        <w:spacing w:after="0" w:line="240" w:lineRule="auto"/>
        <w:jc w:val="both"/>
        <w:rPr>
          <w:del w:id="316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17" w:author="mary.inoue@fap.loca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62784881" w14:textId="77777777" w:rsidR="00396602" w:rsidRDefault="00912EB6">
      <w:pPr>
        <w:spacing w:after="0" w:line="240" w:lineRule="auto"/>
        <w:jc w:val="both"/>
        <w:rPr>
          <w:del w:id="318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19" w:author="mary.inoue@fap.loca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3B825E58" w14:textId="77777777" w:rsidR="00396602" w:rsidRDefault="00912EB6">
      <w:pPr>
        <w:spacing w:after="0" w:line="240" w:lineRule="auto"/>
        <w:jc w:val="both"/>
        <w:rPr>
          <w:del w:id="320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21" w:author="mary.inoue@fap.loca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136A3BE0" w14:textId="77777777" w:rsidR="00396602" w:rsidRDefault="00912EB6">
      <w:pPr>
        <w:spacing w:after="0" w:line="240" w:lineRule="auto"/>
        <w:jc w:val="both"/>
        <w:rPr>
          <w:del w:id="322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23" w:author="mary.inoue@fap.loca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сохранение объектов культурного наследия</w:delText>
        </w:r>
      </w:del>
    </w:p>
    <w:p w14:paraId="6D87B50C" w14:textId="77777777" w:rsidR="00396602" w:rsidRDefault="00396602">
      <w:pPr>
        <w:spacing w:after="0" w:line="240" w:lineRule="auto"/>
        <w:jc w:val="both"/>
        <w:rPr>
          <w:del w:id="324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3981CD" w14:textId="77777777" w:rsidR="00396602" w:rsidRDefault="00912EB6">
      <w:pPr>
        <w:spacing w:after="0" w:line="240" w:lineRule="auto"/>
        <w:jc w:val="both"/>
        <w:rPr>
          <w:del w:id="325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26" w:author="mary.inoue@fap.loca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5B35534A" w14:textId="77777777" w:rsidR="00396602" w:rsidRDefault="00396602">
      <w:pPr>
        <w:spacing w:after="0" w:line="240" w:lineRule="auto"/>
        <w:jc w:val="both"/>
        <w:rPr>
          <w:del w:id="327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7C9121B" w14:textId="77777777" w:rsidR="00396602" w:rsidRDefault="00912EB6">
      <w:pPr>
        <w:spacing w:after="0" w:line="240" w:lineRule="auto"/>
        <w:jc w:val="both"/>
        <w:rPr>
          <w:del w:id="328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29" w:author="mary.inoue@fap.loca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67C84F94" w14:textId="77777777" w:rsidR="00396602" w:rsidRDefault="00396602">
      <w:pPr>
        <w:spacing w:after="0" w:line="240" w:lineRule="auto"/>
        <w:jc w:val="both"/>
        <w:rPr>
          <w:del w:id="330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AA1BC55" w14:textId="77777777" w:rsidR="00396602" w:rsidRDefault="00912EB6">
      <w:pPr>
        <w:spacing w:before="60" w:after="0" w:line="240" w:lineRule="auto"/>
        <w:jc w:val="both"/>
        <w:rPr>
          <w:del w:id="331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332" w:author="mary.inoue@fap.loca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79C2BB01" w14:textId="77777777" w:rsidR="00396602" w:rsidRDefault="00396602">
      <w:pPr>
        <w:spacing w:before="60" w:after="0" w:line="240" w:lineRule="auto"/>
        <w:jc w:val="both"/>
        <w:rPr>
          <w:del w:id="333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E8D030F" w14:textId="77777777" w:rsidR="00396602" w:rsidRDefault="00912EB6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334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35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i/>
            <w:sz w:val="24"/>
            <w:szCs w:val="24"/>
            <w:lang w:eastAsia="ru-RU"/>
          </w:rPr>
          <w:delText>Запрашиваемая сумма (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21C55DBB" w14:textId="77777777">
        <w:trPr>
          <w:del w:id="336" w:author="mary.inoue@fap.local" w:date="2026-09-22T12:22:00Z" w16du:dateUtc="2026-09-22T16:22:00Z"/>
        </w:trPr>
        <w:tc>
          <w:tcPr>
            <w:tcW w:w="9464" w:type="dxa"/>
          </w:tcPr>
          <w:p w14:paraId="42BB2D4B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337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BA98D5A" w14:textId="77777777" w:rsidR="00396602" w:rsidRDefault="00396602">
      <w:pPr>
        <w:spacing w:before="60" w:after="0" w:line="240" w:lineRule="auto"/>
        <w:jc w:val="both"/>
        <w:rPr>
          <w:del w:id="338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2A074F0" w14:textId="77777777" w:rsidR="00396602" w:rsidRDefault="00912EB6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339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40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Территория реализации проекта</w:delText>
        </w:r>
      </w:del>
    </w:p>
    <w:p w14:paraId="00B2DA5B" w14:textId="77777777" w:rsidR="00396602" w:rsidRDefault="00912EB6">
      <w:pPr>
        <w:spacing w:after="0" w:line="240" w:lineRule="auto"/>
        <w:rPr>
          <w:del w:id="341" w:author="mary.inoue@fap.local" w:date="2026-09-22T12:22:00Z" w16du:dateUtc="2026-09-22T16:22:00Z"/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del w:id="342" w:author="mary.inoue@fap.loca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ЗАТО г. Железногорск, с. Сухобузимское и т.д., где будет реализован проект)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1A8AD94C" w14:textId="77777777">
        <w:trPr>
          <w:trHeight w:val="358"/>
          <w:del w:id="343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8D41" w14:textId="77777777" w:rsidR="00396602" w:rsidRDefault="00396602">
            <w:pPr>
              <w:widowControl w:val="0"/>
              <w:spacing w:after="0" w:line="240" w:lineRule="auto"/>
              <w:rPr>
                <w:del w:id="34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BBF0004" w14:textId="77777777" w:rsidR="00396602" w:rsidRDefault="00396602">
      <w:pPr>
        <w:pStyle w:val="ListParagraph"/>
        <w:spacing w:before="60" w:after="0" w:line="240" w:lineRule="auto"/>
        <w:ind w:left="0"/>
        <w:jc w:val="both"/>
        <w:rPr>
          <w:del w:id="345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9707743" w14:textId="77777777" w:rsidR="00396602" w:rsidRDefault="00912EB6">
      <w:pPr>
        <w:pStyle w:val="ListParagraph"/>
        <w:spacing w:before="60" w:after="0" w:line="240" w:lineRule="auto"/>
        <w:ind w:left="0"/>
        <w:jc w:val="both"/>
        <w:rPr>
          <w:del w:id="346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47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5.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Данные об организации - заявителе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396602" w14:paraId="54C65DF7" w14:textId="77777777">
        <w:trPr>
          <w:del w:id="348" w:author="mary.inoue@fap.local" w:date="2026-09-22T12:22:00Z" w16du:dateUtc="2026-09-22T16:22:00Z"/>
        </w:trPr>
        <w:tc>
          <w:tcPr>
            <w:tcW w:w="9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C2F0F" w14:textId="77777777" w:rsidR="00396602" w:rsidRDefault="00912EB6">
            <w:pPr>
              <w:widowControl w:val="0"/>
              <w:spacing w:after="0" w:line="240" w:lineRule="auto"/>
              <w:rPr>
                <w:del w:id="34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50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(наименование организации)</w:delText>
              </w:r>
            </w:del>
          </w:p>
        </w:tc>
      </w:tr>
      <w:tr w:rsidR="00396602" w14:paraId="54479F7B" w14:textId="77777777">
        <w:trPr>
          <w:trHeight w:val="147"/>
          <w:del w:id="351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FAECF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52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53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2327C" w14:textId="77777777" w:rsidR="00396602" w:rsidRDefault="00396602">
            <w:pPr>
              <w:widowControl w:val="0"/>
              <w:spacing w:after="0" w:line="240" w:lineRule="auto"/>
              <w:rPr>
                <w:del w:id="35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345921E1" w14:textId="77777777">
        <w:trPr>
          <w:trHeight w:val="81"/>
          <w:del w:id="355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02C1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56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57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947C" w14:textId="77777777" w:rsidR="00396602" w:rsidRDefault="00396602">
            <w:pPr>
              <w:widowControl w:val="0"/>
              <w:spacing w:after="0" w:line="240" w:lineRule="auto"/>
              <w:rPr>
                <w:del w:id="358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341A7402" w14:textId="77777777">
        <w:trPr>
          <w:trHeight w:val="64"/>
          <w:del w:id="359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57D7E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60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61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C32EC" w14:textId="77777777" w:rsidR="00396602" w:rsidRDefault="00912EB6">
            <w:pPr>
              <w:widowControl w:val="0"/>
              <w:spacing w:after="0" w:line="240" w:lineRule="auto"/>
              <w:rPr>
                <w:del w:id="362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63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396602" w14:paraId="726A0D6D" w14:textId="77777777">
        <w:trPr>
          <w:trHeight w:val="258"/>
          <w:del w:id="364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13642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65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66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7165" w14:textId="77777777" w:rsidR="00396602" w:rsidRDefault="00396602">
            <w:pPr>
              <w:widowControl w:val="0"/>
              <w:spacing w:after="0" w:line="240" w:lineRule="auto"/>
              <w:rPr>
                <w:del w:id="36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5049F5CD" w14:textId="77777777">
        <w:trPr>
          <w:trHeight w:val="550"/>
          <w:del w:id="368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1F15A" w14:textId="77777777" w:rsidR="00396602" w:rsidRDefault="00912EB6">
            <w:pPr>
              <w:widowControl w:val="0"/>
              <w:spacing w:before="60" w:after="0" w:line="240" w:lineRule="auto"/>
              <w:rPr>
                <w:del w:id="369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70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4F2F9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371" w:author="mary.inoue@fap.loca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396602" w14:paraId="53CB7E8F" w14:textId="77777777">
        <w:trPr>
          <w:trHeight w:val="418"/>
          <w:del w:id="372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8DEB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73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74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C3F0B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375" w:author="mary.inoue@fap.loca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396602" w14:paraId="210B44CE" w14:textId="77777777">
        <w:trPr>
          <w:trHeight w:val="370"/>
          <w:del w:id="376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0D90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77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78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C3072" w14:textId="77777777" w:rsidR="00396602" w:rsidRDefault="00912EB6">
            <w:pPr>
              <w:widowControl w:val="0"/>
              <w:spacing w:after="0" w:line="240" w:lineRule="auto"/>
              <w:jc w:val="both"/>
              <w:rPr>
                <w:del w:id="379" w:author="mary.inoue@fap.loca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  <w:del w:id="380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396602" w14:paraId="6029484B" w14:textId="77777777">
        <w:trPr>
          <w:trHeight w:val="307"/>
          <w:del w:id="381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5FF0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382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383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5081" w14:textId="77777777" w:rsidR="00396602" w:rsidRDefault="00396602">
            <w:pPr>
              <w:widowControl w:val="0"/>
              <w:spacing w:after="0" w:line="240" w:lineRule="auto"/>
              <w:rPr>
                <w:del w:id="38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AC74096" w14:textId="77777777" w:rsidR="00396602" w:rsidRDefault="00396602">
      <w:pPr>
        <w:spacing w:before="60" w:after="0" w:line="240" w:lineRule="auto"/>
        <w:ind w:left="284"/>
        <w:jc w:val="both"/>
        <w:rPr>
          <w:del w:id="385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057E14" w14:textId="77777777" w:rsidR="00396602" w:rsidRDefault="00912EB6">
      <w:pPr>
        <w:spacing w:before="60" w:after="0" w:line="240" w:lineRule="auto"/>
        <w:jc w:val="both"/>
        <w:rPr>
          <w:del w:id="386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87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6.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Реквизиты организации - заявителя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396602" w14:paraId="39B17D0A" w14:textId="77777777">
        <w:trPr>
          <w:trHeight w:val="282"/>
          <w:del w:id="388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298F6" w14:textId="77777777" w:rsidR="00396602" w:rsidRDefault="00912EB6">
            <w:pPr>
              <w:widowControl w:val="0"/>
              <w:spacing w:after="0" w:line="240" w:lineRule="auto"/>
              <w:rPr>
                <w:del w:id="38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90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Наименование банка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2EB16" w14:textId="77777777" w:rsidR="00396602" w:rsidRDefault="00396602">
            <w:pPr>
              <w:widowControl w:val="0"/>
              <w:spacing w:after="0" w:line="240" w:lineRule="auto"/>
              <w:rPr>
                <w:del w:id="39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46F9A6AC" w14:textId="77777777">
        <w:trPr>
          <w:trHeight w:val="291"/>
          <w:del w:id="392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BE80" w14:textId="77777777" w:rsidR="00396602" w:rsidRDefault="00912EB6">
            <w:pPr>
              <w:widowControl w:val="0"/>
              <w:spacing w:after="0" w:line="240" w:lineRule="auto"/>
              <w:rPr>
                <w:del w:id="39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94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7147C" w14:textId="77777777" w:rsidR="00396602" w:rsidRDefault="00396602">
            <w:pPr>
              <w:widowControl w:val="0"/>
              <w:spacing w:after="0" w:line="240" w:lineRule="auto"/>
              <w:rPr>
                <w:del w:id="39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485100FC" w14:textId="77777777">
        <w:trPr>
          <w:trHeight w:val="270"/>
          <w:del w:id="396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BF537" w14:textId="77777777" w:rsidR="00396602" w:rsidRDefault="00912EB6">
            <w:pPr>
              <w:widowControl w:val="0"/>
              <w:spacing w:after="0" w:line="240" w:lineRule="auto"/>
              <w:rPr>
                <w:del w:id="39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398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B2BEE" w14:textId="77777777" w:rsidR="00396602" w:rsidRDefault="00396602">
            <w:pPr>
              <w:widowControl w:val="0"/>
              <w:spacing w:after="0" w:line="240" w:lineRule="auto"/>
              <w:rPr>
                <w:del w:id="39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7146973C" w14:textId="77777777">
        <w:trPr>
          <w:trHeight w:val="234"/>
          <w:del w:id="400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8DE0" w14:textId="77777777" w:rsidR="00396602" w:rsidRDefault="00912EB6">
            <w:pPr>
              <w:widowControl w:val="0"/>
              <w:spacing w:after="0" w:line="240" w:lineRule="auto"/>
              <w:rPr>
                <w:del w:id="40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02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2AB69" w14:textId="77777777" w:rsidR="00396602" w:rsidRDefault="00396602">
            <w:pPr>
              <w:widowControl w:val="0"/>
              <w:spacing w:after="0" w:line="240" w:lineRule="auto"/>
              <w:rPr>
                <w:del w:id="40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285223E5" w14:textId="77777777">
        <w:trPr>
          <w:trHeight w:val="253"/>
          <w:del w:id="404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4CC90" w14:textId="77777777" w:rsidR="00396602" w:rsidRDefault="00912EB6">
            <w:pPr>
              <w:widowControl w:val="0"/>
              <w:tabs>
                <w:tab w:val="center" w:pos="1451"/>
              </w:tabs>
              <w:spacing w:after="0" w:line="240" w:lineRule="auto"/>
              <w:rPr>
                <w:del w:id="40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06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7C36" w14:textId="77777777" w:rsidR="00396602" w:rsidRDefault="00396602">
            <w:pPr>
              <w:widowControl w:val="0"/>
              <w:spacing w:after="0" w:line="240" w:lineRule="auto"/>
              <w:rPr>
                <w:del w:id="40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2D264EE8" w14:textId="77777777">
        <w:trPr>
          <w:trHeight w:val="232"/>
          <w:del w:id="408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E0D4" w14:textId="77777777" w:rsidR="00396602" w:rsidRDefault="00912EB6">
            <w:pPr>
              <w:widowControl w:val="0"/>
              <w:spacing w:after="0" w:line="240" w:lineRule="auto"/>
              <w:rPr>
                <w:del w:id="40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10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920A5" w14:textId="77777777" w:rsidR="00396602" w:rsidRDefault="00396602">
            <w:pPr>
              <w:widowControl w:val="0"/>
              <w:spacing w:after="0" w:line="240" w:lineRule="auto"/>
              <w:rPr>
                <w:del w:id="41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4821E7E8" w14:textId="77777777">
        <w:trPr>
          <w:trHeight w:val="252"/>
          <w:del w:id="412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E283" w14:textId="77777777" w:rsidR="00396602" w:rsidRDefault="00912EB6">
            <w:pPr>
              <w:widowControl w:val="0"/>
              <w:spacing w:after="0" w:line="240" w:lineRule="auto"/>
              <w:rPr>
                <w:del w:id="41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14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79952" w14:textId="77777777" w:rsidR="00396602" w:rsidRDefault="00396602">
            <w:pPr>
              <w:widowControl w:val="0"/>
              <w:spacing w:after="0" w:line="240" w:lineRule="auto"/>
              <w:rPr>
                <w:del w:id="41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70E04EB0" w14:textId="77777777">
        <w:trPr>
          <w:trHeight w:val="229"/>
          <w:del w:id="416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A988E" w14:textId="77777777" w:rsidR="00396602" w:rsidRDefault="00912EB6">
            <w:pPr>
              <w:widowControl w:val="0"/>
              <w:spacing w:after="0" w:line="240" w:lineRule="auto"/>
              <w:rPr>
                <w:del w:id="41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18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B614C" w14:textId="77777777" w:rsidR="00396602" w:rsidRDefault="00396602">
            <w:pPr>
              <w:widowControl w:val="0"/>
              <w:spacing w:after="0" w:line="240" w:lineRule="auto"/>
              <w:rPr>
                <w:del w:id="41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34EB816F" w14:textId="77777777">
        <w:trPr>
          <w:trHeight w:val="267"/>
          <w:del w:id="420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7AAF9" w14:textId="77777777" w:rsidR="00396602" w:rsidRDefault="00912EB6">
            <w:pPr>
              <w:widowControl w:val="0"/>
              <w:spacing w:after="0" w:line="240" w:lineRule="auto"/>
              <w:rPr>
                <w:del w:id="42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22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0805" w14:textId="77777777" w:rsidR="00396602" w:rsidRDefault="00396602">
            <w:pPr>
              <w:widowControl w:val="0"/>
              <w:spacing w:after="0" w:line="240" w:lineRule="auto"/>
              <w:rPr>
                <w:del w:id="42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0FA51347" w14:textId="77777777">
        <w:trPr>
          <w:trHeight w:val="235"/>
          <w:del w:id="424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13C17" w14:textId="77777777" w:rsidR="00396602" w:rsidRDefault="00912EB6">
            <w:pPr>
              <w:widowControl w:val="0"/>
              <w:spacing w:after="0" w:line="240" w:lineRule="auto"/>
              <w:rPr>
                <w:del w:id="42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26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B241B" w14:textId="77777777" w:rsidR="00396602" w:rsidRDefault="00396602">
            <w:pPr>
              <w:widowControl w:val="0"/>
              <w:spacing w:after="0" w:line="240" w:lineRule="auto"/>
              <w:rPr>
                <w:del w:id="42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697B5B14" w14:textId="77777777">
        <w:trPr>
          <w:trHeight w:val="246"/>
          <w:del w:id="428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3AD2" w14:textId="77777777" w:rsidR="00396602" w:rsidRDefault="00912EB6">
            <w:pPr>
              <w:widowControl w:val="0"/>
              <w:spacing w:after="0" w:line="240" w:lineRule="auto"/>
              <w:rPr>
                <w:del w:id="42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30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74B0" w14:textId="77777777" w:rsidR="00396602" w:rsidRDefault="00912EB6">
            <w:pPr>
              <w:widowControl w:val="0"/>
              <w:spacing w:after="0" w:line="240" w:lineRule="auto"/>
              <w:rPr>
                <w:del w:id="43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32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396602" w14:paraId="6F23412F" w14:textId="77777777">
        <w:trPr>
          <w:trHeight w:val="229"/>
          <w:del w:id="433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F19F" w14:textId="77777777" w:rsidR="00396602" w:rsidRDefault="00912EB6">
            <w:pPr>
              <w:widowControl w:val="0"/>
              <w:spacing w:after="0" w:line="240" w:lineRule="auto"/>
              <w:rPr>
                <w:del w:id="43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35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F350F" w14:textId="77777777" w:rsidR="00396602" w:rsidRDefault="00396602">
            <w:pPr>
              <w:widowControl w:val="0"/>
              <w:spacing w:after="0" w:line="240" w:lineRule="auto"/>
              <w:rPr>
                <w:del w:id="436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328BBAFE" w14:textId="77777777">
        <w:trPr>
          <w:trHeight w:val="233"/>
          <w:del w:id="437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A5E1" w14:textId="77777777" w:rsidR="00396602" w:rsidRDefault="00912EB6">
            <w:pPr>
              <w:widowControl w:val="0"/>
              <w:spacing w:after="0" w:line="240" w:lineRule="auto"/>
              <w:jc w:val="both"/>
              <w:rPr>
                <w:del w:id="438" w:author="mary.inoue@fap.local" w:date="2026-09-22T12:22:00Z" w16du:dateUtc="2026-09-22T16:22:00Z"/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del w:id="439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ru-RU"/>
                </w:rPr>
                <w:delText>ОКТМО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81AE" w14:textId="77777777" w:rsidR="00396602" w:rsidRDefault="00396602">
            <w:pPr>
              <w:widowControl w:val="0"/>
              <w:spacing w:after="0" w:line="240" w:lineRule="auto"/>
              <w:rPr>
                <w:del w:id="440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168E5D1A" w14:textId="77777777">
        <w:trPr>
          <w:trHeight w:val="267"/>
          <w:del w:id="441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16064" w14:textId="77777777" w:rsidR="00396602" w:rsidRDefault="00912EB6">
            <w:pPr>
              <w:widowControl w:val="0"/>
              <w:spacing w:after="0" w:line="240" w:lineRule="auto"/>
              <w:rPr>
                <w:del w:id="442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43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КБК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60F" w14:textId="77777777" w:rsidR="00396602" w:rsidRDefault="00396602">
            <w:pPr>
              <w:widowControl w:val="0"/>
              <w:spacing w:after="0" w:line="240" w:lineRule="auto"/>
              <w:rPr>
                <w:del w:id="44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96602" w14:paraId="611A748B" w14:textId="77777777">
        <w:trPr>
          <w:trHeight w:val="560"/>
          <w:del w:id="445" w:author="mary.inoue@fap.loca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66524" w14:textId="77777777" w:rsidR="00396602" w:rsidRDefault="00912EB6">
            <w:pPr>
              <w:widowControl w:val="0"/>
              <w:spacing w:after="0" w:line="240" w:lineRule="auto"/>
              <w:rPr>
                <w:del w:id="446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447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Получатель денежных средств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306D9" w14:textId="77777777" w:rsidR="00396602" w:rsidRDefault="00396602">
            <w:pPr>
              <w:widowControl w:val="0"/>
              <w:spacing w:after="0" w:line="240" w:lineRule="auto"/>
              <w:rPr>
                <w:del w:id="448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EF5DDCC" w14:textId="77777777" w:rsidR="00396602" w:rsidRDefault="00396602">
      <w:pPr>
        <w:spacing w:before="60" w:after="0" w:line="240" w:lineRule="auto"/>
        <w:jc w:val="both"/>
        <w:rPr>
          <w:del w:id="449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94ACB20" w14:textId="77777777" w:rsidR="00396602" w:rsidRDefault="00912EB6">
      <w:pPr>
        <w:spacing w:before="60" w:after="0" w:line="240" w:lineRule="auto"/>
        <w:jc w:val="both"/>
        <w:rPr>
          <w:del w:id="450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51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7.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не более 0,5 страницы).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7A86585D" w14:textId="77777777">
        <w:trPr>
          <w:del w:id="452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F79AB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53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4ACB764E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54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0EF8D350" w14:textId="77777777" w:rsidR="00396602" w:rsidRDefault="00396602">
      <w:pPr>
        <w:spacing w:before="60" w:after="0" w:line="240" w:lineRule="auto"/>
        <w:jc w:val="both"/>
        <w:rPr>
          <w:del w:id="455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ACF4A59" w14:textId="77777777" w:rsidR="00396602" w:rsidRDefault="00912EB6">
      <w:pPr>
        <w:spacing w:before="60" w:after="0" w:line="240" w:lineRule="auto"/>
        <w:jc w:val="both"/>
        <w:rPr>
          <w:del w:id="456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57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8.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0,5 страницы)</w:delText>
        </w:r>
      </w:del>
    </w:p>
    <w:p w14:paraId="7D643190" w14:textId="77777777" w:rsidR="00396602" w:rsidRDefault="00912EB6">
      <w:pPr>
        <w:spacing w:before="60" w:after="0" w:line="240" w:lineRule="auto"/>
        <w:jc w:val="both"/>
        <w:rPr>
          <w:del w:id="458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59" w:author="mary.inoue@fap.loca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07CE5D79" w14:textId="77777777" w:rsidR="00396602" w:rsidRDefault="00396602">
      <w:pPr>
        <w:spacing w:before="60" w:after="0" w:line="240" w:lineRule="auto"/>
        <w:jc w:val="both"/>
        <w:rPr>
          <w:del w:id="460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396602" w14:paraId="055DC220" w14:textId="77777777">
        <w:trPr>
          <w:del w:id="461" w:author="mary.inoue@fap.local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9DB0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62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67821B4A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63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78ECE9BD" w14:textId="77777777" w:rsidR="00396602" w:rsidRDefault="00912EB6">
      <w:pPr>
        <w:spacing w:before="60" w:after="0" w:line="240" w:lineRule="auto"/>
        <w:jc w:val="both"/>
        <w:rPr>
          <w:del w:id="464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465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9.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Перспективы развития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0,25 страницы)</w:delText>
        </w:r>
      </w:del>
    </w:p>
    <w:p w14:paraId="33CFE6A1" w14:textId="77777777" w:rsidR="00396602" w:rsidRDefault="00912EB6">
      <w:pPr>
        <w:spacing w:before="60" w:after="0" w:line="240" w:lineRule="auto"/>
        <w:jc w:val="both"/>
        <w:rPr>
          <w:del w:id="466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467" w:author="mary.inoue@fap.loca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71BF162B" w14:textId="77777777">
        <w:trPr>
          <w:del w:id="468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88C7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69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9BF0F6A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70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4AC26675" w14:textId="77777777" w:rsidR="00396602" w:rsidRDefault="00396602">
      <w:pPr>
        <w:spacing w:before="60" w:after="0" w:line="240" w:lineRule="auto"/>
        <w:jc w:val="both"/>
        <w:rPr>
          <w:del w:id="471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EE1737E" w14:textId="77777777" w:rsidR="00396602" w:rsidRDefault="00912EB6">
      <w:pPr>
        <w:spacing w:before="60" w:after="0" w:line="240" w:lineRule="auto"/>
        <w:jc w:val="both"/>
        <w:rPr>
          <w:del w:id="472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73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10.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536655D6" w14:textId="77777777">
        <w:trPr>
          <w:del w:id="474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6C35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75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25FC1961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476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17F7C40B" w14:textId="77777777" w:rsidR="00396602" w:rsidRDefault="00396602">
      <w:pPr>
        <w:spacing w:before="60" w:after="0" w:line="240" w:lineRule="auto"/>
        <w:jc w:val="both"/>
        <w:rPr>
          <w:del w:id="477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728908C" w14:textId="77777777" w:rsidR="00396602" w:rsidRDefault="00912EB6">
      <w:pPr>
        <w:spacing w:before="60" w:after="0" w:line="240" w:lineRule="auto"/>
        <w:jc w:val="both"/>
        <w:rPr>
          <w:del w:id="478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79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val="ru-RU" w:eastAsia="ru-RU"/>
          </w:rPr>
          <w:delText>выраженные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 xml:space="preserve"> не в рублях.</w:delText>
        </w:r>
      </w:del>
    </w:p>
    <w:p w14:paraId="0A3E0755" w14:textId="77777777" w:rsidR="00396602" w:rsidRDefault="00912EB6">
      <w:pPr>
        <w:spacing w:before="60" w:after="0" w:line="240" w:lineRule="auto"/>
        <w:jc w:val="both"/>
        <w:rPr>
          <w:del w:id="480" w:author="mary.inoue@fap.local" w:date="2026-09-22T12:22:00Z" w16du:dateUtc="2026-09-22T16:22:00Z"/>
        </w:rPr>
      </w:pPr>
      <w:del w:id="481" w:author="mary.inoue@fap.loca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08ABEB66" w14:textId="77777777" w:rsidR="00396602" w:rsidRDefault="00396602">
      <w:pPr>
        <w:spacing w:before="60" w:after="0" w:line="240" w:lineRule="auto"/>
        <w:jc w:val="both"/>
        <w:rPr>
          <w:del w:id="482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0F6A8131" w14:textId="77777777">
        <w:trPr>
          <w:trHeight w:val="351"/>
          <w:del w:id="483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5F47" w14:textId="77777777" w:rsidR="00396602" w:rsidRDefault="00396602">
            <w:pPr>
              <w:widowControl w:val="0"/>
              <w:spacing w:after="0" w:line="240" w:lineRule="auto"/>
              <w:rPr>
                <w:del w:id="48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CBDFB9D" w14:textId="77777777" w:rsidR="00396602" w:rsidRDefault="00396602">
            <w:pPr>
              <w:widowControl w:val="0"/>
              <w:spacing w:after="0" w:line="240" w:lineRule="auto"/>
              <w:rPr>
                <w:del w:id="48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3EAEF66" w14:textId="77777777" w:rsidR="00396602" w:rsidRDefault="00396602">
      <w:pPr>
        <w:spacing w:before="60" w:after="0" w:line="240" w:lineRule="auto"/>
        <w:jc w:val="both"/>
        <w:rPr>
          <w:del w:id="486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6EED12D" w14:textId="77777777" w:rsidR="00396602" w:rsidRDefault="00912EB6">
      <w:pPr>
        <w:spacing w:before="60" w:after="0" w:line="240" w:lineRule="auto"/>
        <w:jc w:val="both"/>
        <w:rPr>
          <w:del w:id="487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88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396602" w14:paraId="465CFF9D" w14:textId="77777777">
        <w:trPr>
          <w:del w:id="489" w:author="mary.inoue@fap.local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2DBA33B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490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91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2003F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492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93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06DCB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494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95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45A0D6CB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496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97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Объем 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предоставляемых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 средств</w:delText>
              </w:r>
            </w:del>
          </w:p>
        </w:tc>
      </w:tr>
      <w:tr w:rsidR="00396602" w14:paraId="58E294D4" w14:textId="77777777">
        <w:trPr>
          <w:trHeight w:val="284"/>
          <w:del w:id="498" w:author="mary.inoue@fap.local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8C70A04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499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00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82F72" w14:textId="77777777" w:rsidR="00396602" w:rsidRDefault="00396602">
            <w:pPr>
              <w:widowControl w:val="0"/>
              <w:spacing w:before="20" w:after="0" w:line="240" w:lineRule="auto"/>
              <w:jc w:val="both"/>
              <w:rPr>
                <w:del w:id="501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0E2C9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02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D28FF99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03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96602" w14:paraId="47408F67" w14:textId="77777777">
        <w:trPr>
          <w:trHeight w:val="247"/>
          <w:del w:id="504" w:author="mary.inoue@fap.local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77479C9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05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06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A70D5A9" w14:textId="77777777" w:rsidR="00396602" w:rsidRDefault="00396602">
            <w:pPr>
              <w:widowControl w:val="0"/>
              <w:spacing w:after="0" w:line="240" w:lineRule="auto"/>
              <w:rPr>
                <w:del w:id="507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75C16C5D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08" w:author="mary.inoue@fap.loca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8671FED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09" w:author="mary.inoue@fap.loca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2CA4720" w14:textId="77777777" w:rsidR="00396602" w:rsidRDefault="00396602">
      <w:pPr>
        <w:spacing w:before="60" w:after="0" w:line="240" w:lineRule="auto"/>
        <w:jc w:val="both"/>
        <w:rPr>
          <w:del w:id="510" w:author="mary.inoue@fap.loca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5174EE5" w14:textId="77777777" w:rsidR="00396602" w:rsidRDefault="00912EB6">
      <w:pPr>
        <w:spacing w:before="60" w:after="0" w:line="240" w:lineRule="auto"/>
        <w:jc w:val="both"/>
        <w:rPr>
          <w:del w:id="511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512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13.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396602" w14:paraId="7F9E1B89" w14:textId="77777777">
        <w:trPr>
          <w:trHeight w:val="666"/>
          <w:del w:id="513" w:author="mary.inoue@fap.local" w:date="2026-09-22T12:22:00Z" w16du:dateUtc="2026-09-22T16:22:00Z"/>
        </w:trPr>
        <w:tc>
          <w:tcPr>
            <w:tcW w:w="1704" w:type="dxa"/>
          </w:tcPr>
          <w:p w14:paraId="1A3A90D8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514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15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Год</w:delText>
              </w:r>
            </w:del>
          </w:p>
        </w:tc>
        <w:tc>
          <w:tcPr>
            <w:tcW w:w="4194" w:type="dxa"/>
          </w:tcPr>
          <w:p w14:paraId="53D3664A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516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17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70080B15" w14:textId="77777777" w:rsidR="00396602" w:rsidRDefault="00912EB6">
            <w:pPr>
              <w:widowControl w:val="0"/>
              <w:spacing w:before="60" w:after="0" w:line="240" w:lineRule="auto"/>
              <w:jc w:val="both"/>
              <w:rPr>
                <w:del w:id="518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19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Побеждал по квоте или по жребию</w:delText>
              </w:r>
            </w:del>
          </w:p>
        </w:tc>
      </w:tr>
      <w:tr w:rsidR="00396602" w14:paraId="2A0F5BCD" w14:textId="77777777">
        <w:trPr>
          <w:trHeight w:val="245"/>
          <w:del w:id="520" w:author="mary.inoue@fap.local" w:date="2026-09-22T12:22:00Z" w16du:dateUtc="2026-09-22T16:22:00Z"/>
        </w:trPr>
        <w:tc>
          <w:tcPr>
            <w:tcW w:w="1704" w:type="dxa"/>
          </w:tcPr>
          <w:p w14:paraId="6F936129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1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04034E9F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2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0DEBCC75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3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96602" w14:paraId="7A2C076E" w14:textId="77777777">
        <w:trPr>
          <w:trHeight w:val="165"/>
          <w:del w:id="524" w:author="mary.inoue@fap.local" w:date="2026-09-22T12:22:00Z" w16du:dateUtc="2026-09-22T16:22:00Z"/>
        </w:trPr>
        <w:tc>
          <w:tcPr>
            <w:tcW w:w="1704" w:type="dxa"/>
          </w:tcPr>
          <w:p w14:paraId="2A41A343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5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3321085F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6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154B05D9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7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96602" w14:paraId="17F812DD" w14:textId="77777777">
        <w:trPr>
          <w:trHeight w:val="114"/>
          <w:del w:id="528" w:author="mary.inoue@fap.local" w:date="2026-09-22T12:22:00Z" w16du:dateUtc="2026-09-22T16:22:00Z"/>
        </w:trPr>
        <w:tc>
          <w:tcPr>
            <w:tcW w:w="1704" w:type="dxa"/>
          </w:tcPr>
          <w:p w14:paraId="0626109C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29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7D57D7B5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30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2DFB2CF2" w14:textId="77777777" w:rsidR="00396602" w:rsidRDefault="00396602">
            <w:pPr>
              <w:widowControl w:val="0"/>
              <w:spacing w:before="60" w:after="0" w:line="240" w:lineRule="auto"/>
              <w:jc w:val="both"/>
              <w:rPr>
                <w:del w:id="531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22F85EAF" w14:textId="77777777" w:rsidR="00396602" w:rsidRDefault="00396602">
      <w:pPr>
        <w:spacing w:after="0" w:line="240" w:lineRule="auto"/>
        <w:ind w:left="360"/>
        <w:jc w:val="center"/>
        <w:rPr>
          <w:del w:id="532" w:author="mary.inoue@fap.local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2D553478" w14:textId="77777777" w:rsidR="00396602" w:rsidRDefault="00912EB6">
      <w:pPr>
        <w:pStyle w:val="ListParagraph"/>
        <w:numPr>
          <w:ilvl w:val="0"/>
          <w:numId w:val="7"/>
        </w:numPr>
        <w:spacing w:after="0" w:line="240" w:lineRule="auto"/>
        <w:jc w:val="center"/>
        <w:rPr>
          <w:del w:id="533" w:author="mary.inoue@fap.local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534" w:author="mary.inoue@fap.loca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Бюджет проекта</w:delText>
        </w:r>
      </w:del>
    </w:p>
    <w:p w14:paraId="38CAB1B7" w14:textId="77777777" w:rsidR="00396602" w:rsidRDefault="00396602">
      <w:pPr>
        <w:spacing w:after="0" w:line="240" w:lineRule="auto"/>
        <w:rPr>
          <w:del w:id="535" w:author="mary.inoue@fap.local" w:date="2026-09-22T12:22:00Z" w16du:dateUtc="2026-09-22T16:22:00Z"/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3109651" w14:textId="77777777" w:rsidR="00396602" w:rsidRDefault="00912EB6">
      <w:pPr>
        <w:spacing w:after="0" w:line="240" w:lineRule="auto"/>
        <w:rPr>
          <w:del w:id="536" w:author="mary.inoue@fap.local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537" w:author="mary.inoue@fap.loca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396602" w14:paraId="5CFC116E" w14:textId="77777777">
        <w:trPr>
          <w:jc w:val="center"/>
          <w:del w:id="538" w:author="mary.inoue@fap.local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E637D4A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39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40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A4DE3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41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42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AB450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43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44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43967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45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46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39B042D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47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48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</w:delText>
              </w:r>
            </w:del>
          </w:p>
        </w:tc>
      </w:tr>
      <w:tr w:rsidR="00396602" w14:paraId="46F3C3BF" w14:textId="77777777">
        <w:trPr>
          <w:trHeight w:val="267"/>
          <w:jc w:val="center"/>
          <w:del w:id="549" w:author="mary.inoue@fap.loca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4D35960E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50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51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A82E9" w14:textId="77777777" w:rsidR="00396602" w:rsidRDefault="00396602">
            <w:pPr>
              <w:widowControl w:val="0"/>
              <w:spacing w:before="20" w:after="0" w:line="240" w:lineRule="auto"/>
              <w:jc w:val="both"/>
              <w:rPr>
                <w:del w:id="552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CE6BB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53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C75B7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54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503CC8E4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55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96602" w14:paraId="23B80485" w14:textId="77777777">
        <w:trPr>
          <w:trHeight w:val="228"/>
          <w:jc w:val="center"/>
          <w:del w:id="556" w:author="mary.inoue@fap.loca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10A945F7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57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58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DC476" w14:textId="77777777" w:rsidR="00396602" w:rsidRDefault="00396602">
            <w:pPr>
              <w:widowControl w:val="0"/>
              <w:spacing w:before="20" w:after="0" w:line="240" w:lineRule="auto"/>
              <w:jc w:val="both"/>
              <w:rPr>
                <w:del w:id="559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6B164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0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030F5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1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202E27F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2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96602" w14:paraId="15A55545" w14:textId="77777777">
        <w:trPr>
          <w:trHeight w:val="205"/>
          <w:jc w:val="center"/>
          <w:del w:id="563" w:author="mary.inoue@fap.loca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659228BF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64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65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21DB3" w14:textId="77777777" w:rsidR="00396602" w:rsidRDefault="00396602">
            <w:pPr>
              <w:widowControl w:val="0"/>
              <w:spacing w:after="0" w:line="240" w:lineRule="auto"/>
              <w:rPr>
                <w:del w:id="566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AA2E9A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7" w:author="mary.inoue@fap.loca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A83DE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8" w:author="mary.inoue@fap.loca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07319ECA" w14:textId="77777777" w:rsidR="00396602" w:rsidRDefault="00396602">
            <w:pPr>
              <w:widowControl w:val="0"/>
              <w:spacing w:after="0" w:line="240" w:lineRule="auto"/>
              <w:jc w:val="center"/>
              <w:rPr>
                <w:del w:id="569" w:author="mary.inoue@fap.loca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96602" w14:paraId="7268F477" w14:textId="77777777">
        <w:trPr>
          <w:trHeight w:val="180"/>
          <w:jc w:val="center"/>
          <w:del w:id="570" w:author="mary.inoue@fap.loca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2C50027" w14:textId="77777777" w:rsidR="00396602" w:rsidRDefault="00396602">
            <w:pPr>
              <w:widowControl w:val="0"/>
              <w:spacing w:before="20" w:after="0" w:line="240" w:lineRule="auto"/>
              <w:jc w:val="center"/>
              <w:rPr>
                <w:del w:id="571" w:author="mary.inoue@fap.loca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AA3819A" w14:textId="77777777" w:rsidR="00396602" w:rsidRDefault="00912EB6">
            <w:pPr>
              <w:widowControl w:val="0"/>
              <w:spacing w:before="20" w:after="0" w:line="240" w:lineRule="auto"/>
              <w:jc w:val="both"/>
              <w:rPr>
                <w:del w:id="572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73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DAFDBF2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574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75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E95AC14" w14:textId="77777777" w:rsidR="00396602" w:rsidRDefault="00912EB6">
            <w:pPr>
              <w:widowControl w:val="0"/>
              <w:spacing w:before="20" w:after="0" w:line="240" w:lineRule="auto"/>
              <w:jc w:val="center"/>
              <w:rPr>
                <w:del w:id="576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77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F75AF2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578" w:author="mary.inoue@fap.loca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579" w:author="mary.inoue@fap.loca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 xml:space="preserve">Общая стоимость проекта: сумма </w:delText>
              </w:r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ru-RU" w:eastAsia="ru-RU"/>
                </w:rPr>
                <w:delText>цифр (1) и (2)</w:delText>
              </w:r>
            </w:del>
          </w:p>
        </w:tc>
      </w:tr>
    </w:tbl>
    <w:p w14:paraId="3F77717E" w14:textId="77777777" w:rsidR="00396602" w:rsidRDefault="00396602">
      <w:pPr>
        <w:spacing w:after="0" w:line="240" w:lineRule="auto"/>
        <w:jc w:val="center"/>
        <w:rPr>
          <w:del w:id="580" w:author="mary.inoue@fap.local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6449B6C7" w14:textId="77777777" w:rsidR="00396602" w:rsidRDefault="00912EB6">
      <w:pPr>
        <w:spacing w:after="0" w:line="240" w:lineRule="auto"/>
        <w:rPr>
          <w:del w:id="581" w:author="mary.inoue@fap.local" w:date="2026-09-22T12:22:00Z" w16du:dateUtc="2026-09-22T16:22:00Z"/>
          <w:rFonts w:ascii="Times New Roman" w:eastAsia="Calibri" w:hAnsi="Times New Roman" w:cs="Times New Roman"/>
          <w:b/>
          <w:color w:val="000000"/>
          <w:sz w:val="24"/>
          <w:szCs w:val="24"/>
          <w:lang w:eastAsia="ru-RU"/>
        </w:rPr>
      </w:pPr>
      <w:del w:id="582" w:author="mary.inoue@fap.loca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Комментарий к бюджету</w:delText>
        </w:r>
        <w:r>
          <w:rPr>
            <w:rFonts w:ascii="Times New Roman" w:eastAsia="Calibri" w:hAnsi="Times New Roman" w:cs="Times New Roman"/>
            <w:b/>
            <w:color w:val="000000"/>
            <w:sz w:val="24"/>
            <w:szCs w:val="24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одной страницы)</w:delText>
        </w:r>
      </w:del>
    </w:p>
    <w:p w14:paraId="7AF5DF7C" w14:textId="77777777" w:rsidR="00396602" w:rsidRDefault="00912EB6">
      <w:pPr>
        <w:spacing w:after="0" w:line="240" w:lineRule="auto"/>
        <w:jc w:val="both"/>
        <w:rPr>
          <w:del w:id="583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584" w:author="mary.inoue@fap.loca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458B872A" w14:textId="77777777" w:rsidR="00396602" w:rsidRDefault="00396602">
      <w:pPr>
        <w:spacing w:after="0" w:line="240" w:lineRule="auto"/>
        <w:jc w:val="both"/>
        <w:rPr>
          <w:del w:id="585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396602" w14:paraId="20E2E7ED" w14:textId="77777777">
        <w:trPr>
          <w:del w:id="586" w:author="mary.inoue@fap.local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3E7C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587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3BE83083" w14:textId="77777777" w:rsidR="00396602" w:rsidRDefault="00396602">
      <w:pPr>
        <w:pStyle w:val="ListParagraph"/>
        <w:spacing w:after="0" w:line="240" w:lineRule="auto"/>
        <w:ind w:left="1800"/>
        <w:jc w:val="center"/>
        <w:rPr>
          <w:del w:id="588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99DB05" w14:textId="77777777" w:rsidR="00396602" w:rsidRDefault="00912EB6">
      <w:pPr>
        <w:pStyle w:val="ListParagraph"/>
        <w:numPr>
          <w:ilvl w:val="0"/>
          <w:numId w:val="8"/>
        </w:numPr>
        <w:spacing w:after="0" w:line="240" w:lineRule="auto"/>
        <w:jc w:val="center"/>
        <w:rPr>
          <w:del w:id="589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590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План реализации проекта</w:delText>
        </w:r>
      </w:del>
    </w:p>
    <w:p w14:paraId="0A7428F5" w14:textId="77777777" w:rsidR="00396602" w:rsidRDefault="00396602">
      <w:pPr>
        <w:pStyle w:val="ListParagraph"/>
        <w:spacing w:after="0" w:line="240" w:lineRule="auto"/>
        <w:ind w:left="1080"/>
        <w:rPr>
          <w:del w:id="591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5540630" w14:textId="77777777" w:rsidR="00396602" w:rsidRDefault="00912EB6">
      <w:pPr>
        <w:spacing w:after="0" w:line="240" w:lineRule="auto"/>
        <w:jc w:val="both"/>
        <w:rPr>
          <w:del w:id="592" w:author="mary.inoue@fap.loca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593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Заполните таблицу.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396602" w14:paraId="76420EE0" w14:textId="77777777">
        <w:trPr>
          <w:tblHeader/>
          <w:del w:id="594" w:author="mary.inoue@fap.loca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2858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595" w:author="mary.inoue@fap.loca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596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87B1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597" w:author="mary.inoue@fap.loca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598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7555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599" w:author="mary.inoue@fap.loca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600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0429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601" w:author="mary.inoue@fap.loca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602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8144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603" w:author="mary.inoue@fap.loca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604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риски и пути их преодоления</w:delText>
              </w:r>
            </w:del>
          </w:p>
        </w:tc>
      </w:tr>
      <w:tr w:rsidR="00396602" w14:paraId="43C97D47" w14:textId="77777777">
        <w:trPr>
          <w:del w:id="605" w:author="mary.inoue@fap.loca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1AD45" w14:textId="77777777" w:rsidR="00396602" w:rsidRDefault="00912EB6">
            <w:pPr>
              <w:widowControl w:val="0"/>
              <w:spacing w:after="0" w:line="240" w:lineRule="auto"/>
              <w:jc w:val="both"/>
              <w:rPr>
                <w:del w:id="606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607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20AE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08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B3A3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09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5ACA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0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EAC5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1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96602" w14:paraId="3ED424BB" w14:textId="77777777">
        <w:trPr>
          <w:del w:id="612" w:author="mary.inoue@fap.loca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F459" w14:textId="77777777" w:rsidR="00396602" w:rsidRDefault="00912EB6">
            <w:pPr>
              <w:widowControl w:val="0"/>
              <w:spacing w:after="0" w:line="240" w:lineRule="auto"/>
              <w:jc w:val="both"/>
              <w:rPr>
                <w:del w:id="61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614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AEDC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EE0F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6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A1DF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7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BB8E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18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96602" w14:paraId="4B799CBF" w14:textId="77777777">
        <w:trPr>
          <w:del w:id="619" w:author="mary.inoue@fap.loca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F438" w14:textId="77777777" w:rsidR="00396602" w:rsidRDefault="00912EB6">
            <w:pPr>
              <w:widowControl w:val="0"/>
              <w:spacing w:after="0" w:line="240" w:lineRule="auto"/>
              <w:jc w:val="both"/>
              <w:rPr>
                <w:del w:id="620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621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03D3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22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9CAD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2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8FAF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24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0990" w14:textId="77777777" w:rsidR="00396602" w:rsidRDefault="00396602">
            <w:pPr>
              <w:widowControl w:val="0"/>
              <w:spacing w:after="0" w:line="240" w:lineRule="auto"/>
              <w:jc w:val="both"/>
              <w:rPr>
                <w:del w:id="625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37F3783" w14:textId="77777777" w:rsidR="00396602" w:rsidRDefault="00396602">
      <w:pPr>
        <w:spacing w:before="60" w:after="0" w:line="240" w:lineRule="auto"/>
        <w:jc w:val="both"/>
        <w:rPr>
          <w:del w:id="626" w:author="mary.inoue@fap.local" w:date="2026-09-22T12:22:00Z" w16du:dateUtc="2026-09-22T16:22:00Z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815431" w14:textId="77777777" w:rsidR="00396602" w:rsidRDefault="00912EB6">
      <w:pPr>
        <w:spacing w:before="60" w:after="0" w:line="240" w:lineRule="auto"/>
        <w:ind w:firstLine="567"/>
        <w:jc w:val="both"/>
        <w:rPr>
          <w:del w:id="627" w:author="mary.inoue@fap.loca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628" w:author="mary.inoue@fap.local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068786BD" w14:textId="77777777" w:rsidR="00396602" w:rsidRDefault="00396602">
      <w:pPr>
        <w:spacing w:before="60" w:after="0" w:line="240" w:lineRule="auto"/>
        <w:jc w:val="both"/>
        <w:rPr>
          <w:del w:id="629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848B736" w14:textId="77777777" w:rsidR="00396602" w:rsidRDefault="00912EB6">
      <w:pPr>
        <w:spacing w:before="60" w:after="0" w:line="240" w:lineRule="auto"/>
        <w:jc w:val="both"/>
        <w:rPr>
          <w:del w:id="630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631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524BC8DF" w14:textId="77777777">
        <w:trPr>
          <w:trHeight w:val="418"/>
          <w:del w:id="632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4F16" w14:textId="77777777" w:rsidR="00396602" w:rsidRDefault="00396602">
            <w:pPr>
              <w:widowControl w:val="0"/>
              <w:spacing w:after="0" w:line="240" w:lineRule="auto"/>
              <w:rPr>
                <w:del w:id="633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065F099" w14:textId="77777777" w:rsidR="00396602" w:rsidRDefault="00396602">
      <w:pPr>
        <w:spacing w:before="60" w:after="0" w:line="240" w:lineRule="auto"/>
        <w:jc w:val="both"/>
        <w:rPr>
          <w:del w:id="634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1CBF267" w14:textId="77777777" w:rsidR="00396602" w:rsidRDefault="00912EB6">
      <w:pPr>
        <w:spacing w:before="60" w:after="0" w:line="240" w:lineRule="auto"/>
        <w:jc w:val="both"/>
        <w:rPr>
          <w:del w:id="635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636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4DCAD5FF" w14:textId="77777777">
        <w:trPr>
          <w:trHeight w:val="474"/>
          <w:del w:id="637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2493" w14:textId="77777777" w:rsidR="00396602" w:rsidRDefault="00396602">
            <w:pPr>
              <w:widowControl w:val="0"/>
              <w:spacing w:after="0" w:line="240" w:lineRule="auto"/>
              <w:rPr>
                <w:del w:id="638" w:author="mary.inoue@fap.loca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980731F" w14:textId="77777777" w:rsidR="00396602" w:rsidRDefault="00396602">
      <w:pPr>
        <w:spacing w:before="60" w:after="0" w:line="240" w:lineRule="auto"/>
        <w:jc w:val="both"/>
        <w:rPr>
          <w:del w:id="639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FCD6425" w14:textId="77777777" w:rsidR="00396602" w:rsidRDefault="00912EB6">
      <w:pPr>
        <w:spacing w:before="60" w:after="0" w:line="240" w:lineRule="auto"/>
        <w:jc w:val="both"/>
        <w:rPr>
          <w:del w:id="640" w:author="mary.inoue@fap.loca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641" w:author="mary.inoue@fap.loca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396602" w14:paraId="1673A772" w14:textId="77777777">
        <w:trPr>
          <w:trHeight w:val="447"/>
          <w:del w:id="642" w:author="mary.inoue@fap.loca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D143" w14:textId="77777777" w:rsidR="00396602" w:rsidRDefault="00912EB6">
            <w:pPr>
              <w:widowControl w:val="0"/>
              <w:spacing w:after="0" w:line="240" w:lineRule="auto"/>
              <w:jc w:val="center"/>
              <w:rPr>
                <w:del w:id="643" w:author="mary.inoue@fap.loca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del w:id="644" w:author="mary.inoue@fap.local" w:date="2026-09-22T12:22:00Z" w16du:dateUtc="2026-09-22T16:22:00Z">
              <w:r>
                <w:rPr>
                  <w:rFonts w:ascii="Times New Roman" w:eastAsia="Calibri" w:hAnsi="Times New Roman" w:cs="Times New Roman"/>
                  <w:bCs/>
                  <w:sz w:val="24"/>
                  <w:szCs w:val="24"/>
                </w:rPr>
                <w:delText>_ _._ _.20___г</w:delText>
              </w:r>
            </w:del>
          </w:p>
        </w:tc>
      </w:tr>
    </w:tbl>
    <w:p w14:paraId="6DEB8B6A" w14:textId="77777777" w:rsidR="00396602" w:rsidRDefault="00396602">
      <w:pPr>
        <w:spacing w:after="0" w:line="240" w:lineRule="auto"/>
        <w:ind w:firstLine="708"/>
        <w:jc w:val="both"/>
        <w:rPr>
          <w:del w:id="645" w:author="mary.inoue@fap.local" w:date="2026-09-22T12:22:00Z" w16du:dateUtc="2026-09-22T16:22:00Z"/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0505AE5" w14:textId="77777777" w:rsidR="00396602" w:rsidRDefault="00912EB6" w:rsidP="00A5391B">
      <w:pPr>
        <w:jc w:val="center"/>
        <w:rPr>
          <w:rPrChange w:id="646" w:author="mary.inoue@fap.local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647" w:author="mary.inoue@fap.local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648" w:name="_Toc478480108"/>
      <w:del w:id="649" w:author="mary.inoue@fap.local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>МП.</w:delText>
        </w:r>
      </w:del>
      <w:bookmarkEnd w:id="648"/>
    </w:p>
    <w:sectPr w:rsidR="00396602">
      <w:pgSz w:w="11906" w:h="16838"/>
      <w:pgMar w:top="1417" w:right="1701" w:bottom="1417" w:left="1701" w:header="708" w:footer="708" w:gutter="0"/>
      <w:cols w:space="708"/>
      <w:formProt/>
      <w:docGrid w:linePitch="360" w:charSpace="0"/>
      <w:sectPrChange w:id="650" w:author="mary.inoue@fap.local" w:date="2026-09-22T12:22:00Z" w16du:dateUtc="2026-09-22T16:22:00Z">
        <w:sectPr w:rsidR="00396602">
          <w:pgMar w:top="709" w:right="850" w:bottom="709" w:left="1701" w:header="0" w:footer="0" w:gutter="0"/>
          <w:cols w:space="720"/>
          <w:formProt w:val="0"/>
          <w:docGrid w:charSpace="40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91003C"/>
    <w:multiLevelType w:val="multilevel"/>
    <w:tmpl w:val="4BA214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6211D0"/>
    <w:multiLevelType w:val="multilevel"/>
    <w:tmpl w:val="3C6A2C18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E6B32DB"/>
    <w:multiLevelType w:val="multilevel"/>
    <w:tmpl w:val="73CE3D3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F46771B"/>
    <w:multiLevelType w:val="multilevel"/>
    <w:tmpl w:val="214A942E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79F3B32"/>
    <w:multiLevelType w:val="multilevel"/>
    <w:tmpl w:val="7980A3BC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03332849">
    <w:abstractNumId w:val="3"/>
  </w:num>
  <w:num w:numId="2" w16cid:durableId="1481537624">
    <w:abstractNumId w:val="1"/>
  </w:num>
  <w:num w:numId="3" w16cid:durableId="814298846">
    <w:abstractNumId w:val="4"/>
  </w:num>
  <w:num w:numId="4" w16cid:durableId="2012221446">
    <w:abstractNumId w:val="2"/>
  </w:num>
  <w:num w:numId="5" w16cid:durableId="658583757">
    <w:abstractNumId w:val="0"/>
  </w:num>
  <w:num w:numId="6" w16cid:durableId="1414353385">
    <w:abstractNumId w:val="1"/>
    <w:lvlOverride w:ilvl="0">
      <w:startOverride w:val="1"/>
    </w:lvlOverride>
  </w:num>
  <w:num w:numId="7" w16cid:durableId="350765882">
    <w:abstractNumId w:val="1"/>
  </w:num>
  <w:num w:numId="8" w16cid:durableId="2872046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6602"/>
    <w:rsid w:val="000172AA"/>
    <w:rsid w:val="00064320"/>
    <w:rsid w:val="00094AC5"/>
    <w:rsid w:val="00132F7D"/>
    <w:rsid w:val="00140891"/>
    <w:rsid w:val="00155120"/>
    <w:rsid w:val="00163BDD"/>
    <w:rsid w:val="001F3B9E"/>
    <w:rsid w:val="002339EA"/>
    <w:rsid w:val="0029602C"/>
    <w:rsid w:val="002C247D"/>
    <w:rsid w:val="002D22E0"/>
    <w:rsid w:val="002D511D"/>
    <w:rsid w:val="00395556"/>
    <w:rsid w:val="00396602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B679B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  <w:pPrChange w:id="0" w:author="mary.inoue@fap.local" w:date="2026-09-22T12:22:00Z">
        <w:pPr>
          <w:suppressAutoHyphens/>
          <w:spacing w:after="200" w:line="276" w:lineRule="auto"/>
        </w:pPr>
      </w:pPrChange>
    </w:pPr>
    <w:rPr>
      <w:lang w:val="pt-BR"/>
      <w:rPrChange w:id="0" w:author="mary.inoue@fap.local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6C633B"/>
    <w:pPr>
      <w:spacing w:after="200"/>
      <w:ind w:left="720"/>
      <w:contextualSpacing/>
    </w:p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5070B"/>
    <w:pPr>
      <w:suppressAutoHyphens w:val="0"/>
      <w:autoSpaceDE w:val="0"/>
      <w:autoSpaceDN w:val="0"/>
      <w:adjustRightInd w:val="0"/>
      <w:pPrChange w:id="1" w:author="mary.inoue@fap.local" w:date="2026-09-22T12:22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sz w:val="24"/>
      <w:szCs w:val="24"/>
      <w:lang w:val="pt-BR"/>
      <w:rPrChange w:id="1" w:author="mary.inoue@fap.local" w:date="2026-09-22T12:2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2408</Words>
  <Characters>13729</Characters>
  <Application>Microsoft Office Word</Application>
  <DocSecurity>0</DocSecurity>
  <Lines>114</Lines>
  <Paragraphs>32</Paragraphs>
  <ScaleCrop>false</ScaleCrop>
  <Company/>
  <LinksUpToDate>false</LinksUpToDate>
  <CharactersWithSpaces>16105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