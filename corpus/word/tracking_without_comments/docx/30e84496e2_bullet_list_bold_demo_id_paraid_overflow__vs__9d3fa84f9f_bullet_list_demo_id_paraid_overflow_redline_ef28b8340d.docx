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2C2B6" w14:textId="77777777" w:rsidR="00D20459" w:rsidRDefault="00D20330">
      <w:r>
        <w:rPr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Bullet List </w:t>
      </w:r>
      <w:del w:id="1" w:author="Comparison" w:date="2026-07-05T01:07:00Z" w16du:dateUtc="2026-07-05T05:07:00Z">
        <w:r>
          <w:rPr>
            <w:b/>
            <w:bCs/>
          </w:rPr>
          <w:delText xml:space="preserve">Bold </w:delText>
        </w:r>
      </w:del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>Demo</w:t>
      </w:r>
    </w:p>
    <w:p w14:paraId="222874D9" w14:textId="77777777" w:rsidR="00650923" w:rsidRDefault="00D20330">
      <w:pPr>
        <w:numPr>
          <w:ilvl w:val="0"/>
          <w:numId w:val="1"/>
        </w:numPr>
        <w:rPr>
          <w:ins w:id="3" w:author="Comparison" w:date="2026-07-05T01:07:00Z" w16du:dateUtc="2026-07-05T05:07:00Z"/>
        </w:rPr>
      </w:pPr>
      <w:ins w:id="4" w:author="Comparison" w:date="2026-07-05T01:07:00Z" w16du:dateUtc="2026-07-05T05:07:00Z">
        <w:r>
          <w:t>Apples</w:t>
        </w:r>
      </w:ins>
    </w:p>
    <w:p w14:paraId="05176408" w14:textId="77777777" w:rsidR="00650923" w:rsidRDefault="00D20330">
      <w:pPr>
        <w:numPr>
          <w:ilvl w:val="0"/>
          <w:numId w:val="1"/>
        </w:numPr>
        <w:rPr>
          <w:ins w:id="5" w:author="Comparison" w:date="2026-07-05T01:07:00Z" w16du:dateUtc="2026-07-05T05:07:00Z"/>
        </w:rPr>
      </w:pPr>
      <w:ins w:id="6" w:author="Comparison" w:date="2026-07-05T01:07:00Z" w16du:dateUtc="2026-07-05T05:07:00Z">
        <w:r>
          <w:t>Bananas</w:t>
        </w:r>
      </w:ins>
    </w:p>
    <w:p w14:paraId="6D65270C" w14:textId="77777777" w:rsidR="00650923" w:rsidRDefault="00D20330">
      <w:pPr>
        <w:numPr>
          <w:ilvl w:val="0"/>
          <w:numId w:val="1"/>
        </w:numPr>
        <w:rPr>
          <w:ins w:id="7" w:author="Comparison" w:date="2026-07-05T01:07:00Z" w16du:dateUtc="2026-07-05T05:07:00Z"/>
        </w:rPr>
      </w:pPr>
      <w:ins w:id="8" w:author="Comparison" w:date="2026-07-05T01:07:00Z" w16du:dateUtc="2026-07-05T05:07:00Z">
        <w:r>
          <w:t>Oranges</w:t>
        </w:r>
      </w:ins>
    </w:p>
    <w:p w14:paraId="4B849F93" w14:textId="77777777" w:rsidR="00D20459" w:rsidRDefault="00D20330">
      <w:pPr>
        <w:rPr>
          <w:del w:id="9" w:author="Comparison" w:date="2026-07-05T01:07:00Z" w16du:dateUtc="2026-07-05T05:07:00Z"/>
        </w:rPr>
      </w:pPr>
      <w:ins w:id="10" w:author="Comparison" w:date="2026-07-05T01:07:00Z" w16du:dateUtc="2026-07-05T05:07:00Z">
        <w:r>
          <w:t>Grapes</w:t>
        </w:r>
      </w:ins>
      <w:del w:id="11" w:author="Comparison" w:date="2026-07-05T01:07:00Z" w16du:dateUtc="2026-07-05T05:07:00Z">
        <w:r>
          <w:rPr>
            <w:b/>
            <w:bCs/>
          </w:rPr>
          <w:delText>This document demonstrates bullet lists with bold text:</w:delText>
        </w:r>
      </w:del>
    </w:p>
    <w:p w14:paraId="39EAB3FA" w14:textId="77777777" w:rsidR="00D20459" w:rsidRDefault="00D20330">
      <w:pPr>
        <w:rPr>
          <w:del w:id="12" w:author="Comparison" w:date="2026-07-05T01:07:00Z" w16du:dateUtc="2026-07-05T05:07:00Z"/>
        </w:rPr>
      </w:pPr>
      <w:del w:id="13" w:author="Comparison" w:date="2026-07-05T01:07:00Z" w16du:dateUtc="2026-07-05T05:07:00Z">
        <w:r>
          <w:rPr>
            <w:b/>
            <w:bCs/>
          </w:rPr>
          <w:delText>First bold bullet item</w:delText>
        </w:r>
      </w:del>
    </w:p>
    <w:p w14:paraId="7C075509" w14:textId="77777777" w:rsidR="00D20459" w:rsidRDefault="00D20330">
      <w:pPr>
        <w:rPr>
          <w:del w:id="14" w:author="Comparison" w:date="2026-07-05T01:07:00Z" w16du:dateUtc="2026-07-05T05:07:00Z"/>
        </w:rPr>
      </w:pPr>
      <w:del w:id="15" w:author="Comparison" w:date="2026-07-05T01:07:00Z" w16du:dateUtc="2026-07-05T05:07:00Z">
        <w:r>
          <w:rPr>
            <w:b/>
            <w:bCs/>
          </w:rPr>
          <w:delText>Second bold bullet item</w:delText>
        </w:r>
      </w:del>
    </w:p>
    <w:p w14:paraId="40562498" w14:textId="77777777" w:rsidR="00D20459" w:rsidRDefault="00D20330">
      <w:pPr>
        <w:numPr>
          <w:ilvl w:val="0"/>
          <w:numId w:val="1"/>
        </w:numPr>
        <w:pPrChange w:id="16" w:author="Comparison" w:date="2026-07-05T01:07:00Z" w16du:dateUtc="2026-07-05T05:07:00Z">
          <w:pPr/>
        </w:pPrChange>
      </w:pPr>
      <w:del w:id="17" w:author="Comparison" w:date="2026-07-05T01:07:00Z" w16du:dateUtc="2026-07-05T05:07:00Z">
        <w:r>
          <w:rPr>
            <w:b/>
            <w:bCs/>
          </w:rPr>
          <w:delText>Third bold bullet item</w:delText>
        </w:r>
      </w:del>
    </w:p>
    <w:sectPr w:rsidR="00D204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15A72"/>
    <w:multiLevelType w:val="multilevel"/>
    <w:tmpl w:val="92F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8990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459"/>
    <w:rsid w:val="005C7584"/>
    <w:rsid w:val="00650923"/>
    <w:rsid w:val="00B37A4C"/>
    <w:rsid w:val="00D20330"/>
    <w:rsid w:val="00D20459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762F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