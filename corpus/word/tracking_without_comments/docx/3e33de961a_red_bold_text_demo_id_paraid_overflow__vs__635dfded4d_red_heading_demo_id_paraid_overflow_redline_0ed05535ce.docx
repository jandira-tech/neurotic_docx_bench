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E1A3F2" w14:textId="77777777" w:rsidR="00766E79" w:rsidRDefault="00896A41">
      <w:r>
        <w:rPr>
          <w:rFonts w:ascii="Arial" w:hAnsi="Arial"/>
          <w:b/>
          <w:color w:val="C00000"/>
          <w:sz w:val="40"/>
          <w:rPrChange w:id="0" w:author="Comparison" w:date="2026-09-26T14:43:00Z" w16du:dateUtc="2026-09-26T18:43:00Z">
            <w:rPr>
              <w:b/>
              <w:bCs/>
              <w:color w:val="C00000"/>
            </w:rPr>
          </w:rPrChange>
        </w:rPr>
        <w:t xml:space="preserve">Red </w:t>
      </w:r>
      <w:ins w:id="1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Heading</w:t>
        </w:r>
      </w:ins>
      <w:del w:id="2" w:author="Comparison" w:date="2026-09-26T14:43:00Z" w16du:dateUtc="2026-09-26T18:43:00Z">
        <w:r>
          <w:rPr>
            <w:b/>
            <w:bCs/>
            <w:color w:val="C00000"/>
          </w:rPr>
          <w:delText>Bold Text</w:delText>
        </w:r>
      </w:del>
      <w:r>
        <w:rPr>
          <w:rFonts w:ascii="Arial" w:hAnsi="Arial"/>
          <w:b/>
          <w:color w:val="C00000"/>
          <w:sz w:val="40"/>
          <w:rPrChange w:id="3" w:author="Comparison" w:date="2026-09-26T14:43:00Z" w16du:dateUtc="2026-09-26T18:43:00Z">
            <w:rPr>
              <w:b/>
              <w:bCs/>
              <w:color w:val="C00000"/>
            </w:rPr>
          </w:rPrChange>
        </w:rPr>
        <w:t xml:space="preserve"> Demo</w:t>
      </w:r>
    </w:p>
    <w:p w14:paraId="315B64F0" w14:textId="77777777" w:rsidR="00766E79" w:rsidRDefault="00896A41">
      <w:pPr>
        <w:spacing w:before="400" w:after="120" w:line="240" w:lineRule="auto"/>
        <w:pPrChange w:id="4" w:author="Comparison" w:date="2026-09-26T14:43:00Z" w16du:dateUtc="2026-09-26T18:43:00Z">
          <w:pPr/>
        </w:pPrChange>
      </w:pPr>
      <w:r>
        <w:rPr>
          <w:rFonts w:ascii="Arial" w:hAnsi="Arial"/>
          <w:b/>
          <w:color w:val="C00000"/>
          <w:sz w:val="40"/>
          <w:rPrChange w:id="5" w:author="Comparison" w:date="2026-09-26T14:43:00Z" w16du:dateUtc="2026-09-26T18:43:00Z">
            <w:rPr>
              <w:b/>
              <w:bCs/>
              <w:color w:val="C00000"/>
            </w:rPr>
          </w:rPrChange>
        </w:rPr>
        <w:t xml:space="preserve">This document </w:t>
      </w:r>
      <w:ins w:id="6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 xml:space="preserve">shows Heading 1 with </w:t>
        </w:r>
      </w:ins>
      <w:del w:id="7" w:author="Comparison" w:date="2026-09-26T14:43:00Z" w16du:dateUtc="2026-09-26T18:43:00Z">
        <w:r>
          <w:rPr>
            <w:b/>
            <w:bCs/>
            <w:color w:val="C00000"/>
          </w:rPr>
          <w:delText xml:space="preserve">combines </w:delText>
        </w:r>
      </w:del>
      <w:r>
        <w:rPr>
          <w:rFonts w:ascii="Arial" w:hAnsi="Arial"/>
          <w:b/>
          <w:color w:val="C00000"/>
          <w:sz w:val="40"/>
          <w:rPrChange w:id="8" w:author="Comparison" w:date="2026-09-26T14:43:00Z" w16du:dateUtc="2026-09-26T18:43:00Z">
            <w:rPr>
              <w:b/>
              <w:bCs/>
              <w:color w:val="C00000"/>
            </w:rPr>
          </w:rPrChange>
        </w:rPr>
        <w:t>red font color</w:t>
      </w:r>
      <w:del w:id="9" w:author="Comparison" w:date="2026-09-26T14:43:00Z" w16du:dateUtc="2026-09-26T18:43:00Z">
        <w:r>
          <w:rPr>
            <w:b/>
            <w:bCs/>
            <w:color w:val="C00000"/>
          </w:rPr>
          <w:delText xml:space="preserve"> with bold formatting</w:delText>
        </w:r>
      </w:del>
      <w:r>
        <w:rPr>
          <w:rFonts w:ascii="Arial" w:hAnsi="Arial"/>
          <w:b/>
          <w:color w:val="C00000"/>
          <w:sz w:val="40"/>
          <w:rPrChange w:id="10" w:author="Comparison" w:date="2026-09-26T14:43:00Z" w16du:dateUtc="2026-09-26T18:43:00Z">
            <w:rPr>
              <w:b/>
              <w:bCs/>
              <w:color w:val="C00000"/>
            </w:rPr>
          </w:rPrChange>
        </w:rPr>
        <w:t>.</w:t>
      </w:r>
    </w:p>
    <w:p w14:paraId="1A3C25EE" w14:textId="77777777" w:rsidR="00766E79" w:rsidRDefault="00896A41">
      <w:pPr>
        <w:spacing w:before="400" w:after="120" w:line="240" w:lineRule="auto"/>
        <w:pPrChange w:id="11" w:author="Comparison" w:date="2026-09-26T14:43:00Z" w16du:dateUtc="2026-09-26T18:43:00Z">
          <w:pPr/>
        </w:pPrChange>
      </w:pPr>
      <w:r>
        <w:rPr>
          <w:rFonts w:ascii="Arial" w:hAnsi="Arial"/>
          <w:b/>
          <w:color w:val="C00000"/>
          <w:sz w:val="40"/>
          <w:rPrChange w:id="12" w:author="Comparison" w:date="2026-09-26T14:43:00Z" w16du:dateUtc="2026-09-26T18:43:00Z">
            <w:rPr>
              <w:b/>
              <w:bCs/>
              <w:color w:val="C00000"/>
            </w:rPr>
          </w:rPrChange>
        </w:rPr>
        <w:t xml:space="preserve">Red </w:t>
      </w:r>
      <w:ins w:id="13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headings create</w:t>
        </w:r>
      </w:ins>
      <w:del w:id="14" w:author="Comparison" w:date="2026-09-26T14:43:00Z" w16du:dateUtc="2026-09-26T18:43:00Z">
        <w:r>
          <w:rPr>
            <w:b/>
            <w:bCs/>
            <w:color w:val="C00000"/>
          </w:rPr>
          <w:delText>bold text creates</w:delText>
        </w:r>
      </w:del>
      <w:r>
        <w:rPr>
          <w:rFonts w:ascii="Arial" w:hAnsi="Arial"/>
          <w:b/>
          <w:color w:val="C00000"/>
          <w:sz w:val="40"/>
          <w:rPrChange w:id="15" w:author="Comparison" w:date="2026-09-26T14:43:00Z" w16du:dateUtc="2026-09-26T18:43:00Z">
            <w:rPr>
              <w:b/>
              <w:bCs/>
              <w:color w:val="C00000"/>
            </w:rPr>
          </w:rPrChange>
        </w:rPr>
        <w:t xml:space="preserve"> strong visual </w:t>
      </w:r>
      <w:ins w:id="16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hierarchy in documents</w:t>
        </w:r>
      </w:ins>
      <w:del w:id="17" w:author="Comparison" w:date="2026-09-26T14:43:00Z" w16du:dateUtc="2026-09-26T18:43:00Z">
        <w:r>
          <w:rPr>
            <w:b/>
            <w:bCs/>
            <w:color w:val="C00000"/>
          </w:rPr>
          <w:delText>impact for warnings</w:delText>
        </w:r>
      </w:del>
      <w:r>
        <w:rPr>
          <w:rFonts w:ascii="Arial" w:hAnsi="Arial"/>
          <w:b/>
          <w:color w:val="C00000"/>
          <w:sz w:val="40"/>
          <w:rPrChange w:id="18" w:author="Comparison" w:date="2026-09-26T14:43:00Z" w16du:dateUtc="2026-09-26T18:43:00Z">
            <w:rPr>
              <w:b/>
              <w:bCs/>
              <w:color w:val="C00000"/>
            </w:rPr>
          </w:rPrChange>
        </w:rPr>
        <w:t>.</w:t>
      </w:r>
    </w:p>
    <w:sectPr w:rsidR="00766E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E79"/>
    <w:rsid w:val="005017B3"/>
    <w:rsid w:val="00590F81"/>
    <w:rsid w:val="00593C87"/>
    <w:rsid w:val="00766E79"/>
    <w:rsid w:val="00896A41"/>
    <w:rsid w:val="00AD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2026-09-26T18:43:00Z</dcterms:modified>
</cp:coreProperties>
</file>