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B5EE1" w14:textId="77777777" w:rsidR="007C2B7B" w:rsidRDefault="005D5601">
      <w:pPr>
        <w:pStyle w:val="Standard"/>
        <w:spacing w:before="152" w:line="240" w:lineRule="auto"/>
        <w:rPr>
          <w:ins w:id="20" w:author="Comparison" w:date="2026-09-25T20:00:00Z" w16du:dateUtc="2026-09-26T00:00:00Z"/>
          <w:sz w:val="36"/>
          <w:szCs w:val="36"/>
        </w:rPr>
      </w:pPr>
      <w:ins w:id="21" w:author="Comparison" w:date="2026-09-25T20:00:00Z" w16du:dateUtc="2026-09-26T00:00:00Z">
        <w:r>
          <w:rPr>
            <w:rFonts w:ascii="Geneva" w:eastAsia="Times New Roman" w:hAnsi="Geneva" w:cs="Times New Roman"/>
            <w:b/>
            <w:color w:val="000000"/>
            <w:sz w:val="36"/>
            <w:szCs w:val="36"/>
            <w:lang w:val="en-GB"/>
          </w:rPr>
          <w:t>Supporting information</w:t>
        </w:r>
      </w:ins>
    </w:p>
    <w:p w14:paraId="53A3A6A5" w14:textId="77777777" w:rsidR="007C2B7B" w:rsidRDefault="007C2B7B">
      <w:pPr>
        <w:pStyle w:val="Standard"/>
        <w:spacing w:before="152" w:line="240" w:lineRule="auto"/>
        <w:jc w:val="both"/>
        <w:rPr>
          <w:ins w:id="22" w:author="Comparison" w:date="2026-09-25T20:00:00Z" w16du:dateUtc="2026-09-26T00:00:00Z"/>
          <w:rFonts w:ascii="Geneva" w:hAnsi="Geneva"/>
          <w:sz w:val="24"/>
          <w:szCs w:val="24"/>
        </w:rPr>
      </w:pPr>
    </w:p>
    <w:p w14:paraId="483CD7AA" w14:textId="77777777" w:rsidR="007C2B7B" w:rsidRDefault="005D5601">
      <w:pPr>
        <w:pStyle w:val="Standard"/>
        <w:spacing w:line="480" w:lineRule="auto"/>
        <w:ind w:right="854"/>
        <w:rPr>
          <w:ins w:id="23" w:author="Comparison" w:date="2026-09-25T20:00:00Z" w16du:dateUtc="2026-09-26T00:00:00Z"/>
          <w:rFonts w:ascii="Geneva" w:eastAsia="Times New Roman" w:hAnsi="Geneva" w:cs="Times New Roman"/>
          <w:b/>
          <w:color w:val="000000"/>
          <w:sz w:val="28"/>
          <w:szCs w:val="28"/>
          <w:lang w:val="en-GB"/>
        </w:rPr>
      </w:pPr>
      <w:ins w:id="24" w:author="Comparison" w:date="2026-09-25T20:00:00Z" w16du:dateUtc="2026-09-26T00:00:00Z">
        <w:r>
          <w:rPr>
            <w:rFonts w:ascii="Geneva" w:eastAsia="Times New Roman" w:hAnsi="Geneva" w:cs="Times New Roman"/>
            <w:b/>
            <w:color w:val="000000"/>
            <w:sz w:val="28"/>
            <w:szCs w:val="28"/>
            <w:lang w:val="en-GB"/>
          </w:rPr>
          <w:t>S2 Algorithm optimisation</w:t>
        </w:r>
      </w:ins>
    </w:p>
    <w:p w14:paraId="612A78C9" w14:textId="77777777" w:rsidR="007C2B7B" w:rsidRDefault="005D5601">
      <w:pPr>
        <w:pStyle w:val="Standard"/>
        <w:spacing w:before="156" w:line="480" w:lineRule="auto"/>
        <w:ind w:right="512"/>
        <w:rPr>
          <w:ins w:id="25" w:author="Comparison" w:date="2026-09-25T20:00:00Z" w16du:dateUtc="2026-09-26T00:00:00Z"/>
          <w:rFonts w:ascii="Geneva" w:eastAsia="Times New Roman" w:hAnsi="Geneva" w:cs="Times New Roman"/>
          <w:color w:val="000000"/>
          <w:sz w:val="23"/>
          <w:szCs w:val="23"/>
          <w:lang w:val="en-GB"/>
        </w:rPr>
      </w:pPr>
      <w:ins w:id="26" w:author="Comparison" w:date="2026-09-25T20:00:00Z" w16du:dateUtc="2026-09-26T00:00:00Z">
        <w:r>
          <w:rPr>
            <w:rFonts w:ascii="Geneva" w:eastAsia="Times New Roman" w:hAnsi="Geneva" w:cs="Times New Roman"/>
            <w:color w:val="000000"/>
            <w:sz w:val="23"/>
            <w:szCs w:val="23"/>
            <w:lang w:val="en-GB"/>
          </w:rPr>
          <w:t>A pairwise comparison of trait values costs more computation time than a single comparison to the mean. As expected, the simulations for the pairwise competition model were slower (around 4 times) than for the mean competition model. Yet, the computation time is a critical issue in a context of large numbers of simulation experiments required for classifier training, and this necessitated code optimization.</w:t>
        </w:r>
      </w:ins>
    </w:p>
    <w:p w14:paraId="3568A3AB" w14:textId="77777777" w:rsidR="007C2B7B" w:rsidRDefault="007C2B7B">
      <w:pPr>
        <w:pStyle w:val="Standard"/>
        <w:spacing w:before="156" w:line="480" w:lineRule="auto"/>
        <w:ind w:right="512"/>
        <w:rPr>
          <w:ins w:id="27" w:author="Comparison" w:date="2026-09-25T20:00:00Z" w16du:dateUtc="2026-09-26T00:00:00Z"/>
          <w:rFonts w:ascii="Geneva" w:eastAsia="Times New Roman" w:hAnsi="Geneva" w:cs="Times New Roman"/>
          <w:sz w:val="3"/>
          <w:szCs w:val="3"/>
          <w:lang w:val="en-GB"/>
        </w:rPr>
      </w:pPr>
    </w:p>
    <w:tbl>
      <w:tblPr>
        <w:tblW w:w="9396" w:type="dxa"/>
        <w:tblInd w:w="479" w:type="dxa"/>
        <w:tblLayout w:type="fixed"/>
        <w:tblCellMar>
          <w:top w:w="100" w:type="dxa"/>
          <w:left w:w="100" w:type="dxa"/>
          <w:bottom w:w="100" w:type="dxa"/>
          <w:right w:w="100" w:type="dxa"/>
        </w:tblCellMar>
        <w:tblLook w:val="04A0" w:firstRow="1" w:lastRow="0" w:firstColumn="1" w:lastColumn="0" w:noHBand="0" w:noVBand="1"/>
      </w:tblPr>
      <w:tblGrid>
        <w:gridCol w:w="3200"/>
        <w:gridCol w:w="2836"/>
        <w:gridCol w:w="2256"/>
        <w:gridCol w:w="1104"/>
      </w:tblGrid>
      <w:tr w:rsidR="007C2B7B" w14:paraId="675A1A10" w14:textId="77777777">
        <w:trPr>
          <w:trHeight w:val="367"/>
          <w:ins w:id="28" w:author="Comparison" w:date="2026-09-25T20:00:00Z" w16du:dateUtc="2026-09-26T00:00:00Z"/>
        </w:trPr>
        <w:tc>
          <w:tcPr>
            <w:tcW w:w="3199" w:type="dxa"/>
            <w:tcBorders>
              <w:top w:val="single" w:sz="8" w:space="0" w:color="000000"/>
              <w:left w:val="single" w:sz="8" w:space="0" w:color="000000"/>
              <w:bottom w:val="single" w:sz="8" w:space="0" w:color="000000"/>
              <w:right w:val="single" w:sz="8" w:space="0" w:color="000000"/>
            </w:tcBorders>
          </w:tcPr>
          <w:p w14:paraId="0A5B9923" w14:textId="77777777" w:rsidR="007C2B7B" w:rsidRDefault="005D5601">
            <w:pPr>
              <w:pStyle w:val="Standard"/>
              <w:spacing w:line="480" w:lineRule="auto"/>
              <w:rPr>
                <w:ins w:id="29" w:author="Comparison" w:date="2026-09-25T20:00:00Z" w16du:dateUtc="2026-09-26T00:00:00Z"/>
                <w:rFonts w:ascii="Geneva" w:eastAsia="Times New Roman" w:hAnsi="Geneva" w:cs="Times New Roman"/>
                <w:b/>
                <w:color w:val="000000"/>
                <w:sz w:val="24"/>
                <w:szCs w:val="24"/>
                <w:lang w:val="en-GB"/>
              </w:rPr>
            </w:pPr>
            <w:ins w:id="30" w:author="Comparison" w:date="2026-09-25T20:00:00Z" w16du:dateUtc="2026-09-26T00:00:00Z">
              <w:r>
                <w:rPr>
                  <w:rFonts w:ascii="Geneva" w:eastAsia="Times New Roman" w:hAnsi="Geneva" w:cs="Times New Roman"/>
                  <w:b/>
                  <w:color w:val="000000"/>
                  <w:sz w:val="24"/>
                  <w:szCs w:val="24"/>
                  <w:lang w:val="en-GB"/>
                </w:rPr>
                <w:t>Model</w:t>
              </w:r>
            </w:ins>
          </w:p>
        </w:tc>
        <w:tc>
          <w:tcPr>
            <w:tcW w:w="2836" w:type="dxa"/>
            <w:tcBorders>
              <w:top w:val="single" w:sz="8" w:space="0" w:color="000000"/>
              <w:left w:val="single" w:sz="8" w:space="0" w:color="000000"/>
              <w:bottom w:val="single" w:sz="8" w:space="0" w:color="000000"/>
              <w:right w:val="single" w:sz="8" w:space="0" w:color="000000"/>
            </w:tcBorders>
          </w:tcPr>
          <w:p w14:paraId="770E8829" w14:textId="77777777" w:rsidR="007C2B7B" w:rsidRDefault="005D5601">
            <w:pPr>
              <w:pStyle w:val="Standard"/>
              <w:spacing w:line="480" w:lineRule="auto"/>
              <w:ind w:right="-84"/>
              <w:rPr>
                <w:ins w:id="31" w:author="Comparison" w:date="2026-09-25T20:00:00Z" w16du:dateUtc="2026-09-26T00:00:00Z"/>
                <w:rFonts w:ascii="Geneva" w:eastAsia="Times New Roman" w:hAnsi="Geneva" w:cs="Times New Roman"/>
                <w:b/>
                <w:sz w:val="24"/>
                <w:szCs w:val="24"/>
                <w:lang w:val="en-GB"/>
              </w:rPr>
            </w:pPr>
            <w:ins w:id="32" w:author="Comparison" w:date="2026-09-25T20:00:00Z" w16du:dateUtc="2026-09-26T00:00:00Z">
              <w:r>
                <w:rPr>
                  <w:rFonts w:ascii="Geneva" w:eastAsia="Times New Roman" w:hAnsi="Geneva" w:cs="Times New Roman"/>
                  <w:b/>
                  <w:sz w:val="24"/>
                  <w:szCs w:val="24"/>
                  <w:lang w:val="en-GB"/>
                </w:rPr>
                <w:t>Before optimization: [29] with pairwise competition added by this study</w:t>
              </w:r>
            </w:ins>
          </w:p>
        </w:tc>
        <w:tc>
          <w:tcPr>
            <w:tcW w:w="2256" w:type="dxa"/>
            <w:tcBorders>
              <w:top w:val="single" w:sz="8" w:space="0" w:color="000000"/>
              <w:left w:val="single" w:sz="8" w:space="0" w:color="000000"/>
              <w:bottom w:val="single" w:sz="8" w:space="0" w:color="000000"/>
              <w:right w:val="single" w:sz="8" w:space="0" w:color="000000"/>
            </w:tcBorders>
          </w:tcPr>
          <w:p w14:paraId="038A92CC" w14:textId="77777777" w:rsidR="007C2B7B" w:rsidRDefault="005D5601">
            <w:pPr>
              <w:pStyle w:val="Standard"/>
              <w:spacing w:line="480" w:lineRule="auto"/>
              <w:rPr>
                <w:ins w:id="33" w:author="Comparison" w:date="2026-09-25T20:00:00Z" w16du:dateUtc="2026-09-26T00:00:00Z"/>
                <w:rFonts w:ascii="Geneva" w:eastAsia="Times New Roman" w:hAnsi="Geneva" w:cs="Times New Roman"/>
                <w:b/>
                <w:sz w:val="24"/>
                <w:szCs w:val="24"/>
                <w:lang w:val="en-GB"/>
              </w:rPr>
            </w:pPr>
            <w:ins w:id="34" w:author="Comparison" w:date="2026-09-25T20:00:00Z" w16du:dateUtc="2026-09-26T00:00:00Z">
              <w:r>
                <w:rPr>
                  <w:rFonts w:ascii="Geneva" w:eastAsia="Times New Roman" w:hAnsi="Geneva" w:cs="Times New Roman"/>
                  <w:b/>
                  <w:sz w:val="24"/>
                  <w:szCs w:val="24"/>
                  <w:lang w:val="en-GB"/>
                </w:rPr>
                <w:t>After optimization: this study</w:t>
              </w:r>
            </w:ins>
          </w:p>
        </w:tc>
        <w:tc>
          <w:tcPr>
            <w:tcW w:w="1104" w:type="dxa"/>
            <w:tcBorders>
              <w:top w:val="single" w:sz="8" w:space="0" w:color="000000"/>
              <w:left w:val="single" w:sz="8" w:space="0" w:color="000000"/>
              <w:bottom w:val="single" w:sz="8" w:space="0" w:color="000000"/>
              <w:right w:val="single" w:sz="8" w:space="0" w:color="000000"/>
            </w:tcBorders>
          </w:tcPr>
          <w:p w14:paraId="762E3FFF" w14:textId="77777777" w:rsidR="007C2B7B" w:rsidRDefault="005D5601">
            <w:pPr>
              <w:pStyle w:val="Standard"/>
              <w:spacing w:line="480" w:lineRule="auto"/>
              <w:rPr>
                <w:ins w:id="35" w:author="Comparison" w:date="2026-09-25T20:00:00Z" w16du:dateUtc="2026-09-26T00:00:00Z"/>
                <w:rFonts w:ascii="Geneva" w:eastAsia="Times New Roman" w:hAnsi="Geneva" w:cs="Times New Roman"/>
                <w:b/>
                <w:sz w:val="24"/>
                <w:szCs w:val="24"/>
                <w:lang w:val="en-GB"/>
              </w:rPr>
            </w:pPr>
            <w:ins w:id="36" w:author="Comparison" w:date="2026-09-25T20:00:00Z" w16du:dateUtc="2026-09-26T00:00:00Z">
              <w:r>
                <w:rPr>
                  <w:rFonts w:ascii="Geneva" w:eastAsia="Times New Roman" w:hAnsi="Geneva" w:cs="Times New Roman"/>
                  <w:b/>
                  <w:sz w:val="24"/>
                  <w:szCs w:val="24"/>
                  <w:lang w:val="en-GB"/>
                </w:rPr>
                <w:t>Ratio</w:t>
              </w:r>
            </w:ins>
          </w:p>
        </w:tc>
      </w:tr>
      <w:tr w:rsidR="007C2B7B" w14:paraId="37148DC5" w14:textId="77777777">
        <w:trPr>
          <w:trHeight w:val="367"/>
          <w:ins w:id="37" w:author="Comparison" w:date="2026-09-25T20:00:00Z" w16du:dateUtc="2026-09-26T00:00:00Z"/>
        </w:trPr>
        <w:tc>
          <w:tcPr>
            <w:tcW w:w="3199" w:type="dxa"/>
            <w:tcBorders>
              <w:top w:val="single" w:sz="8" w:space="0" w:color="000000"/>
              <w:left w:val="single" w:sz="8" w:space="0" w:color="000000"/>
              <w:bottom w:val="single" w:sz="8" w:space="0" w:color="000000"/>
              <w:right w:val="single" w:sz="8" w:space="0" w:color="000000"/>
            </w:tcBorders>
          </w:tcPr>
          <w:p w14:paraId="06A6BE65" w14:textId="77777777" w:rsidR="007C2B7B" w:rsidRDefault="005D5601">
            <w:pPr>
              <w:pStyle w:val="Standard"/>
              <w:spacing w:line="480" w:lineRule="auto"/>
              <w:rPr>
                <w:ins w:id="38" w:author="Comparison" w:date="2026-09-25T20:00:00Z" w16du:dateUtc="2026-09-26T00:00:00Z"/>
                <w:rFonts w:ascii="Geneva" w:eastAsia="Times New Roman" w:hAnsi="Geneva" w:cs="Times New Roman"/>
                <w:b/>
                <w:color w:val="000000"/>
                <w:sz w:val="24"/>
                <w:szCs w:val="24"/>
                <w:lang w:val="en-GB"/>
              </w:rPr>
            </w:pPr>
            <w:ins w:id="39" w:author="Comparison" w:date="2026-09-25T20:00:00Z" w16du:dateUtc="2026-09-26T00:00:00Z">
              <w:r>
                <w:rPr>
                  <w:rFonts w:ascii="Geneva" w:eastAsia="Times New Roman" w:hAnsi="Geneva" w:cs="Times New Roman"/>
                  <w:b/>
                  <w:color w:val="000000"/>
                  <w:sz w:val="24"/>
                  <w:szCs w:val="24"/>
                  <w:lang w:val="en-GB"/>
                </w:rPr>
                <w:t>Neutral</w:t>
              </w:r>
            </w:ins>
          </w:p>
        </w:tc>
        <w:tc>
          <w:tcPr>
            <w:tcW w:w="2836" w:type="dxa"/>
            <w:tcBorders>
              <w:top w:val="single" w:sz="8" w:space="0" w:color="000000"/>
              <w:left w:val="single" w:sz="8" w:space="0" w:color="000000"/>
              <w:bottom w:val="single" w:sz="8" w:space="0" w:color="000000"/>
              <w:right w:val="single" w:sz="8" w:space="0" w:color="000000"/>
            </w:tcBorders>
          </w:tcPr>
          <w:p w14:paraId="45E2CF5B" w14:textId="77777777" w:rsidR="007C2B7B" w:rsidRDefault="005D5601">
            <w:pPr>
              <w:pStyle w:val="Standard"/>
              <w:spacing w:line="480" w:lineRule="auto"/>
              <w:ind w:left="174"/>
              <w:rPr>
                <w:ins w:id="40" w:author="Comparison" w:date="2026-09-25T20:00:00Z" w16du:dateUtc="2026-09-26T00:00:00Z"/>
                <w:rFonts w:ascii="Geneva" w:hAnsi="Geneva"/>
                <w:lang w:val="en-GB"/>
              </w:rPr>
            </w:pPr>
            <w:ins w:id="41" w:author="Comparison" w:date="2026-09-25T20:00:00Z" w16du:dateUtc="2026-09-26T00:00:00Z">
              <w:r>
                <w:rPr>
                  <w:rFonts w:ascii="Geneva" w:eastAsia="Times New Roman" w:hAnsi="Geneva" w:cs="Times New Roman"/>
                  <w:color w:val="000000"/>
                  <w:sz w:val="24"/>
                  <w:szCs w:val="24"/>
                  <w:lang w:val="en-GB"/>
                </w:rPr>
                <w:t xml:space="preserve">9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2</w:t>
              </w:r>
            </w:ins>
          </w:p>
        </w:tc>
        <w:tc>
          <w:tcPr>
            <w:tcW w:w="2256" w:type="dxa"/>
            <w:tcBorders>
              <w:top w:val="single" w:sz="8" w:space="0" w:color="000000"/>
              <w:left w:val="single" w:sz="8" w:space="0" w:color="000000"/>
              <w:bottom w:val="single" w:sz="8" w:space="0" w:color="000000"/>
              <w:right w:val="single" w:sz="8" w:space="0" w:color="000000"/>
            </w:tcBorders>
          </w:tcPr>
          <w:p w14:paraId="2939A569" w14:textId="77777777" w:rsidR="007C2B7B" w:rsidRDefault="005D5601">
            <w:pPr>
              <w:pStyle w:val="Standard"/>
              <w:spacing w:line="480" w:lineRule="auto"/>
              <w:ind w:left="177"/>
              <w:rPr>
                <w:ins w:id="42" w:author="Comparison" w:date="2026-09-25T20:00:00Z" w16du:dateUtc="2026-09-26T00:00:00Z"/>
                <w:rFonts w:ascii="Geneva" w:hAnsi="Geneva"/>
                <w:lang w:val="en-GB"/>
              </w:rPr>
            </w:pPr>
            <w:ins w:id="43" w:author="Comparison" w:date="2026-09-25T20:00:00Z" w16du:dateUtc="2026-09-26T00:00:00Z">
              <w:r>
                <w:rPr>
                  <w:rFonts w:ascii="Geneva" w:eastAsia="Times New Roman" w:hAnsi="Geneva" w:cs="Times New Roman"/>
                  <w:color w:val="000000"/>
                  <w:sz w:val="24"/>
                  <w:szCs w:val="24"/>
                  <w:lang w:val="en-GB"/>
                </w:rPr>
                <w:t xml:space="preserve">24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3</w:t>
              </w:r>
            </w:ins>
          </w:p>
        </w:tc>
        <w:tc>
          <w:tcPr>
            <w:tcW w:w="1104" w:type="dxa"/>
            <w:tcBorders>
              <w:top w:val="single" w:sz="8" w:space="0" w:color="000000"/>
              <w:left w:val="single" w:sz="8" w:space="0" w:color="000000"/>
              <w:bottom w:val="single" w:sz="8" w:space="0" w:color="000000"/>
              <w:right w:val="single" w:sz="8" w:space="0" w:color="000000"/>
            </w:tcBorders>
          </w:tcPr>
          <w:p w14:paraId="238B6E56" w14:textId="77777777" w:rsidR="007C2B7B" w:rsidRDefault="005D5601">
            <w:pPr>
              <w:pStyle w:val="Standard"/>
              <w:spacing w:line="480" w:lineRule="auto"/>
              <w:ind w:left="174"/>
              <w:rPr>
                <w:ins w:id="44" w:author="Comparison" w:date="2026-09-25T20:00:00Z" w16du:dateUtc="2026-09-26T00:00:00Z"/>
                <w:rFonts w:ascii="Geneva" w:eastAsia="Times New Roman" w:hAnsi="Geneva" w:cs="Times New Roman"/>
                <w:color w:val="000000"/>
                <w:sz w:val="24"/>
                <w:szCs w:val="24"/>
                <w:lang w:val="en-GB"/>
              </w:rPr>
            </w:pPr>
            <w:ins w:id="45" w:author="Comparison" w:date="2026-09-25T20:00:00Z" w16du:dateUtc="2026-09-26T00:00:00Z">
              <w:r>
                <w:rPr>
                  <w:rFonts w:ascii="Geneva" w:eastAsia="Times New Roman" w:hAnsi="Geneva" w:cs="Times New Roman"/>
                  <w:color w:val="000000"/>
                  <w:sz w:val="24"/>
                  <w:szCs w:val="24"/>
                  <w:lang w:val="en-GB"/>
                </w:rPr>
                <w:t>0.375</w:t>
              </w:r>
            </w:ins>
          </w:p>
        </w:tc>
      </w:tr>
      <w:tr w:rsidR="007C2B7B" w14:paraId="4561040A" w14:textId="77777777">
        <w:trPr>
          <w:trHeight w:val="367"/>
          <w:ins w:id="46" w:author="Comparison" w:date="2026-09-25T20:00:00Z" w16du:dateUtc="2026-09-26T00:00:00Z"/>
        </w:trPr>
        <w:tc>
          <w:tcPr>
            <w:tcW w:w="3199" w:type="dxa"/>
            <w:tcBorders>
              <w:top w:val="single" w:sz="8" w:space="0" w:color="000000"/>
              <w:left w:val="single" w:sz="8" w:space="0" w:color="000000"/>
              <w:bottom w:val="single" w:sz="8" w:space="0" w:color="000000"/>
              <w:right w:val="single" w:sz="8" w:space="0" w:color="000000"/>
            </w:tcBorders>
          </w:tcPr>
          <w:p w14:paraId="2A8F7EB5" w14:textId="77777777" w:rsidR="007C2B7B" w:rsidRDefault="005D5601">
            <w:pPr>
              <w:pStyle w:val="Standard"/>
              <w:spacing w:line="480" w:lineRule="auto"/>
              <w:rPr>
                <w:ins w:id="47" w:author="Comparison" w:date="2026-09-25T20:00:00Z" w16du:dateUtc="2026-09-26T00:00:00Z"/>
                <w:rFonts w:ascii="Geneva" w:eastAsia="Times New Roman" w:hAnsi="Geneva" w:cs="Times New Roman"/>
                <w:b/>
                <w:color w:val="000000"/>
                <w:sz w:val="24"/>
                <w:szCs w:val="24"/>
                <w:lang w:val="en-GB"/>
              </w:rPr>
            </w:pPr>
            <w:ins w:id="48" w:author="Comparison" w:date="2026-09-25T20:00:00Z" w16du:dateUtc="2026-09-26T00:00:00Z">
              <w:r>
                <w:rPr>
                  <w:rFonts w:ascii="Geneva" w:eastAsia="Times New Roman" w:hAnsi="Geneva" w:cs="Times New Roman"/>
                  <w:b/>
                  <w:color w:val="000000"/>
                  <w:sz w:val="24"/>
                  <w:szCs w:val="24"/>
                  <w:lang w:val="en-GB"/>
                </w:rPr>
                <w:t>Mean competition</w:t>
              </w:r>
            </w:ins>
          </w:p>
        </w:tc>
        <w:tc>
          <w:tcPr>
            <w:tcW w:w="2836" w:type="dxa"/>
            <w:tcBorders>
              <w:top w:val="single" w:sz="8" w:space="0" w:color="000000"/>
              <w:left w:val="single" w:sz="8" w:space="0" w:color="000000"/>
              <w:bottom w:val="single" w:sz="8" w:space="0" w:color="000000"/>
              <w:right w:val="single" w:sz="8" w:space="0" w:color="000000"/>
            </w:tcBorders>
          </w:tcPr>
          <w:p w14:paraId="5DFCABCF" w14:textId="77777777" w:rsidR="007C2B7B" w:rsidRDefault="005D5601">
            <w:pPr>
              <w:pStyle w:val="Standard"/>
              <w:spacing w:line="480" w:lineRule="auto"/>
              <w:ind w:left="170"/>
              <w:rPr>
                <w:ins w:id="49" w:author="Comparison" w:date="2026-09-25T20:00:00Z" w16du:dateUtc="2026-09-26T00:00:00Z"/>
                <w:rFonts w:ascii="Geneva" w:hAnsi="Geneva"/>
                <w:lang w:val="en-GB"/>
              </w:rPr>
            </w:pPr>
            <w:ins w:id="50" w:author="Comparison" w:date="2026-09-25T20:00:00Z" w16du:dateUtc="2026-09-26T00:00:00Z">
              <w:r>
                <w:rPr>
                  <w:rFonts w:ascii="Geneva" w:eastAsia="Times New Roman" w:hAnsi="Geneva" w:cs="Times New Roman"/>
                  <w:color w:val="000000"/>
                  <w:sz w:val="24"/>
                  <w:szCs w:val="24"/>
                  <w:lang w:val="en-GB"/>
                </w:rPr>
                <w:t xml:space="preserve">456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114</w:t>
              </w:r>
            </w:ins>
          </w:p>
        </w:tc>
        <w:tc>
          <w:tcPr>
            <w:tcW w:w="2256" w:type="dxa"/>
            <w:tcBorders>
              <w:top w:val="single" w:sz="8" w:space="0" w:color="000000"/>
              <w:left w:val="single" w:sz="8" w:space="0" w:color="000000"/>
              <w:bottom w:val="single" w:sz="8" w:space="0" w:color="000000"/>
              <w:right w:val="single" w:sz="8" w:space="0" w:color="000000"/>
            </w:tcBorders>
          </w:tcPr>
          <w:p w14:paraId="41581E08" w14:textId="77777777" w:rsidR="007C2B7B" w:rsidRDefault="005D5601">
            <w:pPr>
              <w:pStyle w:val="Standard"/>
              <w:spacing w:line="480" w:lineRule="auto"/>
              <w:ind w:left="174"/>
              <w:rPr>
                <w:ins w:id="51" w:author="Comparison" w:date="2026-09-25T20:00:00Z" w16du:dateUtc="2026-09-26T00:00:00Z"/>
                <w:rFonts w:ascii="Geneva" w:hAnsi="Geneva"/>
                <w:lang w:val="en-GB"/>
              </w:rPr>
            </w:pPr>
            <w:ins w:id="52" w:author="Comparison" w:date="2026-09-25T20:00:00Z" w16du:dateUtc="2026-09-26T00:00:00Z">
              <w:r>
                <w:rPr>
                  <w:rFonts w:ascii="Geneva" w:eastAsia="Times New Roman" w:hAnsi="Geneva" w:cs="Times New Roman"/>
                  <w:color w:val="000000"/>
                  <w:sz w:val="24"/>
                  <w:szCs w:val="24"/>
                  <w:lang w:val="en-GB"/>
                </w:rPr>
                <w:t xml:space="preserve">89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11</w:t>
              </w:r>
            </w:ins>
          </w:p>
        </w:tc>
        <w:tc>
          <w:tcPr>
            <w:tcW w:w="1104" w:type="dxa"/>
            <w:tcBorders>
              <w:top w:val="single" w:sz="8" w:space="0" w:color="000000"/>
              <w:left w:val="single" w:sz="8" w:space="0" w:color="000000"/>
              <w:bottom w:val="single" w:sz="8" w:space="0" w:color="000000"/>
              <w:right w:val="single" w:sz="8" w:space="0" w:color="000000"/>
            </w:tcBorders>
          </w:tcPr>
          <w:p w14:paraId="6C850015" w14:textId="77777777" w:rsidR="007C2B7B" w:rsidRDefault="005D5601">
            <w:pPr>
              <w:pStyle w:val="Standard"/>
              <w:spacing w:line="480" w:lineRule="auto"/>
              <w:ind w:left="177"/>
              <w:rPr>
                <w:ins w:id="53" w:author="Comparison" w:date="2026-09-25T20:00:00Z" w16du:dateUtc="2026-09-26T00:00:00Z"/>
                <w:rFonts w:ascii="Geneva" w:eastAsia="Times New Roman" w:hAnsi="Geneva" w:cs="Times New Roman"/>
                <w:color w:val="000000"/>
                <w:sz w:val="24"/>
                <w:szCs w:val="24"/>
                <w:lang w:val="en-GB"/>
              </w:rPr>
            </w:pPr>
            <w:ins w:id="54" w:author="Comparison" w:date="2026-09-25T20:00:00Z" w16du:dateUtc="2026-09-26T00:00:00Z">
              <w:r>
                <w:rPr>
                  <w:rFonts w:ascii="Geneva" w:eastAsia="Times New Roman" w:hAnsi="Geneva" w:cs="Times New Roman"/>
                  <w:color w:val="000000"/>
                  <w:sz w:val="24"/>
                  <w:szCs w:val="24"/>
                  <w:lang w:val="en-GB"/>
                </w:rPr>
                <w:t>5.14</w:t>
              </w:r>
            </w:ins>
          </w:p>
        </w:tc>
      </w:tr>
      <w:tr w:rsidR="007C2B7B" w14:paraId="2FB28865" w14:textId="77777777">
        <w:trPr>
          <w:trHeight w:val="367"/>
          <w:ins w:id="55" w:author="Comparison" w:date="2026-09-25T20:00:00Z" w16du:dateUtc="2026-09-26T00:00:00Z"/>
        </w:trPr>
        <w:tc>
          <w:tcPr>
            <w:tcW w:w="3199" w:type="dxa"/>
            <w:tcBorders>
              <w:top w:val="single" w:sz="8" w:space="0" w:color="000000"/>
              <w:left w:val="single" w:sz="8" w:space="0" w:color="000000"/>
              <w:bottom w:val="single" w:sz="8" w:space="0" w:color="000000"/>
              <w:right w:val="single" w:sz="8" w:space="0" w:color="000000"/>
            </w:tcBorders>
          </w:tcPr>
          <w:p w14:paraId="35E4C861" w14:textId="77777777" w:rsidR="007C2B7B" w:rsidRDefault="005D5601">
            <w:pPr>
              <w:pStyle w:val="Standard"/>
              <w:spacing w:line="480" w:lineRule="auto"/>
              <w:rPr>
                <w:ins w:id="56" w:author="Comparison" w:date="2026-09-25T20:00:00Z" w16du:dateUtc="2026-09-26T00:00:00Z"/>
                <w:rFonts w:ascii="Geneva" w:eastAsia="Times New Roman" w:hAnsi="Geneva" w:cs="Times New Roman"/>
                <w:b/>
                <w:color w:val="000000"/>
                <w:sz w:val="24"/>
                <w:szCs w:val="24"/>
                <w:lang w:val="en-GB"/>
              </w:rPr>
            </w:pPr>
            <w:ins w:id="57" w:author="Comparison" w:date="2026-09-25T20:00:00Z" w16du:dateUtc="2026-09-26T00:00:00Z">
              <w:r>
                <w:rPr>
                  <w:rFonts w:ascii="Geneva" w:eastAsia="Times New Roman" w:hAnsi="Geneva" w:cs="Times New Roman"/>
                  <w:b/>
                  <w:color w:val="000000"/>
                  <w:sz w:val="24"/>
                  <w:szCs w:val="24"/>
                  <w:lang w:val="en-GB"/>
                </w:rPr>
                <w:t>Pairwise competition</w:t>
              </w:r>
            </w:ins>
          </w:p>
        </w:tc>
        <w:tc>
          <w:tcPr>
            <w:tcW w:w="2836" w:type="dxa"/>
            <w:tcBorders>
              <w:top w:val="single" w:sz="8" w:space="0" w:color="000000"/>
              <w:left w:val="single" w:sz="8" w:space="0" w:color="000000"/>
              <w:bottom w:val="single" w:sz="8" w:space="0" w:color="000000"/>
              <w:right w:val="single" w:sz="8" w:space="0" w:color="000000"/>
            </w:tcBorders>
          </w:tcPr>
          <w:p w14:paraId="24E7F56D" w14:textId="77777777" w:rsidR="007C2B7B" w:rsidRDefault="005D5601">
            <w:pPr>
              <w:pStyle w:val="Standard"/>
              <w:spacing w:line="480" w:lineRule="auto"/>
              <w:ind w:left="189"/>
              <w:rPr>
                <w:ins w:id="58" w:author="Comparison" w:date="2026-09-25T20:00:00Z" w16du:dateUtc="2026-09-26T00:00:00Z"/>
                <w:rFonts w:ascii="Geneva" w:hAnsi="Geneva"/>
                <w:lang w:val="en-GB"/>
              </w:rPr>
            </w:pPr>
            <w:ins w:id="59" w:author="Comparison" w:date="2026-09-25T20:00:00Z" w16du:dateUtc="2026-09-26T00:00:00Z">
              <w:r>
                <w:rPr>
                  <w:rFonts w:ascii="Geneva" w:eastAsia="Times New Roman" w:hAnsi="Geneva" w:cs="Times New Roman"/>
                  <w:color w:val="000000"/>
                  <w:sz w:val="24"/>
                  <w:szCs w:val="24"/>
                  <w:lang w:val="en-GB"/>
                </w:rPr>
                <w:t xml:space="preserve">1944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258</w:t>
              </w:r>
            </w:ins>
          </w:p>
        </w:tc>
        <w:tc>
          <w:tcPr>
            <w:tcW w:w="2256" w:type="dxa"/>
            <w:tcBorders>
              <w:top w:val="single" w:sz="8" w:space="0" w:color="000000"/>
              <w:left w:val="single" w:sz="8" w:space="0" w:color="000000"/>
              <w:bottom w:val="single" w:sz="8" w:space="0" w:color="000000"/>
              <w:right w:val="single" w:sz="8" w:space="0" w:color="000000"/>
            </w:tcBorders>
          </w:tcPr>
          <w:p w14:paraId="71BF154F" w14:textId="77777777" w:rsidR="007C2B7B" w:rsidRDefault="005D5601">
            <w:pPr>
              <w:pStyle w:val="Standard"/>
              <w:spacing w:line="480" w:lineRule="auto"/>
              <w:ind w:left="174"/>
              <w:rPr>
                <w:ins w:id="60" w:author="Comparison" w:date="2026-09-25T20:00:00Z" w16du:dateUtc="2026-09-26T00:00:00Z"/>
                <w:rFonts w:ascii="Geneva" w:hAnsi="Geneva"/>
                <w:lang w:val="en-GB"/>
              </w:rPr>
            </w:pPr>
            <w:ins w:id="61" w:author="Comparison" w:date="2026-09-25T20:00:00Z" w16du:dateUtc="2026-09-26T00:00:00Z">
              <w:r>
                <w:rPr>
                  <w:rFonts w:ascii="Geneva" w:eastAsia="Times New Roman" w:hAnsi="Geneva" w:cs="Times New Roman"/>
                  <w:color w:val="000000"/>
                  <w:sz w:val="24"/>
                  <w:szCs w:val="24"/>
                  <w:lang w:val="en-GB"/>
                </w:rPr>
                <w:t xml:space="preserve">323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40</w:t>
              </w:r>
            </w:ins>
          </w:p>
        </w:tc>
        <w:tc>
          <w:tcPr>
            <w:tcW w:w="1104" w:type="dxa"/>
            <w:tcBorders>
              <w:top w:val="single" w:sz="8" w:space="0" w:color="000000"/>
              <w:left w:val="single" w:sz="8" w:space="0" w:color="000000"/>
              <w:bottom w:val="single" w:sz="8" w:space="0" w:color="000000"/>
              <w:right w:val="single" w:sz="8" w:space="0" w:color="000000"/>
            </w:tcBorders>
          </w:tcPr>
          <w:p w14:paraId="4AA1792D" w14:textId="77777777" w:rsidR="007C2B7B" w:rsidRDefault="005D5601">
            <w:pPr>
              <w:pStyle w:val="Standard"/>
              <w:spacing w:line="480" w:lineRule="auto"/>
              <w:ind w:left="174"/>
              <w:rPr>
                <w:ins w:id="62" w:author="Comparison" w:date="2026-09-25T20:00:00Z" w16du:dateUtc="2026-09-26T00:00:00Z"/>
                <w:rFonts w:ascii="Geneva" w:eastAsia="Times New Roman" w:hAnsi="Geneva" w:cs="Times New Roman"/>
                <w:color w:val="000000"/>
                <w:sz w:val="24"/>
                <w:szCs w:val="24"/>
                <w:lang w:val="en-GB"/>
              </w:rPr>
            </w:pPr>
            <w:ins w:id="63" w:author="Comparison" w:date="2026-09-25T20:00:00Z" w16du:dateUtc="2026-09-26T00:00:00Z">
              <w:r>
                <w:rPr>
                  <w:rFonts w:ascii="Geneva" w:eastAsia="Times New Roman" w:hAnsi="Geneva" w:cs="Times New Roman"/>
                  <w:color w:val="000000"/>
                  <w:sz w:val="24"/>
                  <w:szCs w:val="24"/>
                  <w:lang w:val="en-GB"/>
                </w:rPr>
                <w:t>6.02</w:t>
              </w:r>
            </w:ins>
          </w:p>
        </w:tc>
      </w:tr>
      <w:tr w:rsidR="007C2B7B" w14:paraId="20AD9A53" w14:textId="77777777">
        <w:trPr>
          <w:trHeight w:val="367"/>
          <w:ins w:id="64" w:author="Comparison" w:date="2026-09-25T20:00:00Z" w16du:dateUtc="2026-09-26T00:00:00Z"/>
        </w:trPr>
        <w:tc>
          <w:tcPr>
            <w:tcW w:w="3199" w:type="dxa"/>
            <w:tcBorders>
              <w:top w:val="single" w:sz="8" w:space="0" w:color="000000"/>
              <w:left w:val="single" w:sz="8" w:space="0" w:color="000000"/>
              <w:bottom w:val="single" w:sz="8" w:space="0" w:color="000000"/>
              <w:right w:val="single" w:sz="8" w:space="0" w:color="000000"/>
            </w:tcBorders>
          </w:tcPr>
          <w:p w14:paraId="6F274462" w14:textId="77777777" w:rsidR="007C2B7B" w:rsidRDefault="005D5601">
            <w:pPr>
              <w:pStyle w:val="Standard"/>
              <w:spacing w:line="480" w:lineRule="auto"/>
              <w:rPr>
                <w:ins w:id="65" w:author="Comparison" w:date="2026-09-25T20:00:00Z" w16du:dateUtc="2026-09-26T00:00:00Z"/>
                <w:rFonts w:ascii="Geneva" w:eastAsia="Times New Roman" w:hAnsi="Geneva" w:cs="Times New Roman"/>
                <w:b/>
                <w:color w:val="000000"/>
                <w:sz w:val="24"/>
                <w:szCs w:val="24"/>
                <w:lang w:val="en-GB"/>
              </w:rPr>
            </w:pPr>
            <w:ins w:id="66" w:author="Comparison" w:date="2026-09-25T20:00:00Z" w16du:dateUtc="2026-09-26T00:00:00Z">
              <w:r>
                <w:rPr>
                  <w:rFonts w:ascii="Geneva" w:eastAsia="Times New Roman" w:hAnsi="Geneva" w:cs="Times New Roman"/>
                  <w:b/>
                  <w:color w:val="000000"/>
                  <w:sz w:val="24"/>
                  <w:szCs w:val="24"/>
                  <w:lang w:val="en-GB"/>
                </w:rPr>
                <w:t>Environmental filtering</w:t>
              </w:r>
            </w:ins>
          </w:p>
        </w:tc>
        <w:tc>
          <w:tcPr>
            <w:tcW w:w="2836" w:type="dxa"/>
            <w:tcBorders>
              <w:top w:val="single" w:sz="8" w:space="0" w:color="000000"/>
              <w:left w:val="single" w:sz="8" w:space="0" w:color="000000"/>
              <w:bottom w:val="single" w:sz="8" w:space="0" w:color="000000"/>
              <w:right w:val="single" w:sz="8" w:space="0" w:color="000000"/>
            </w:tcBorders>
          </w:tcPr>
          <w:p w14:paraId="50775E8F" w14:textId="77777777" w:rsidR="007C2B7B" w:rsidRDefault="005D5601">
            <w:pPr>
              <w:pStyle w:val="Standard"/>
              <w:spacing w:line="480" w:lineRule="auto"/>
              <w:ind w:left="174"/>
              <w:rPr>
                <w:ins w:id="67" w:author="Comparison" w:date="2026-09-25T20:00:00Z" w16du:dateUtc="2026-09-26T00:00:00Z"/>
                <w:rFonts w:ascii="Geneva" w:hAnsi="Geneva"/>
                <w:lang w:val="en-GB"/>
              </w:rPr>
            </w:pPr>
            <w:ins w:id="68" w:author="Comparison" w:date="2026-09-25T20:00:00Z" w16du:dateUtc="2026-09-26T00:00:00Z">
              <w:r>
                <w:rPr>
                  <w:rFonts w:ascii="Geneva" w:eastAsia="Times New Roman" w:hAnsi="Geneva" w:cs="Times New Roman"/>
                  <w:color w:val="000000"/>
                  <w:sz w:val="24"/>
                  <w:szCs w:val="24"/>
                  <w:lang w:val="en-GB"/>
                </w:rPr>
                <w:t xml:space="preserve">80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18</w:t>
              </w:r>
            </w:ins>
          </w:p>
        </w:tc>
        <w:tc>
          <w:tcPr>
            <w:tcW w:w="2256" w:type="dxa"/>
            <w:tcBorders>
              <w:top w:val="single" w:sz="8" w:space="0" w:color="000000"/>
              <w:left w:val="single" w:sz="8" w:space="0" w:color="000000"/>
              <w:bottom w:val="single" w:sz="8" w:space="0" w:color="000000"/>
              <w:right w:val="single" w:sz="8" w:space="0" w:color="000000"/>
            </w:tcBorders>
          </w:tcPr>
          <w:p w14:paraId="0E7370A4" w14:textId="77777777" w:rsidR="007C2B7B" w:rsidRDefault="005D5601">
            <w:pPr>
              <w:pStyle w:val="Standard"/>
              <w:spacing w:line="480" w:lineRule="auto"/>
              <w:ind w:left="178"/>
              <w:rPr>
                <w:ins w:id="69" w:author="Comparison" w:date="2026-09-25T20:00:00Z" w16du:dateUtc="2026-09-26T00:00:00Z"/>
                <w:rFonts w:ascii="Geneva" w:hAnsi="Geneva"/>
                <w:lang w:val="en-GB"/>
              </w:rPr>
            </w:pPr>
            <w:ins w:id="70" w:author="Comparison" w:date="2026-09-25T20:00:00Z" w16du:dateUtc="2026-09-26T00:00:00Z">
              <w:r>
                <w:rPr>
                  <w:rFonts w:ascii="Geneva" w:eastAsia="Times New Roman" w:hAnsi="Geneva" w:cs="Times New Roman"/>
                  <w:color w:val="000000"/>
                  <w:sz w:val="24"/>
                  <w:szCs w:val="24"/>
                  <w:lang w:val="en-GB"/>
                </w:rPr>
                <w:t xml:space="preserve">70 </w:t>
              </w:r>
              <w:r>
                <w:rPr>
                  <w:rFonts w:ascii="Geneva" w:eastAsia="Times New Roman" w:hAnsi="Geneva" w:cs="Times New Roman"/>
                  <w:i/>
                  <w:color w:val="000000"/>
                  <w:sz w:val="24"/>
                  <w:szCs w:val="24"/>
                  <w:lang w:val="en-GB"/>
                </w:rPr>
                <w:t xml:space="preserve">± </w:t>
              </w:r>
              <w:r>
                <w:rPr>
                  <w:rFonts w:ascii="Geneva" w:eastAsia="Times New Roman" w:hAnsi="Geneva" w:cs="Times New Roman"/>
                  <w:color w:val="000000"/>
                  <w:sz w:val="24"/>
                  <w:szCs w:val="24"/>
                  <w:lang w:val="en-GB"/>
                </w:rPr>
                <w:t>10</w:t>
              </w:r>
            </w:ins>
          </w:p>
        </w:tc>
        <w:tc>
          <w:tcPr>
            <w:tcW w:w="1104" w:type="dxa"/>
            <w:tcBorders>
              <w:top w:val="single" w:sz="8" w:space="0" w:color="000000"/>
              <w:left w:val="single" w:sz="8" w:space="0" w:color="000000"/>
              <w:bottom w:val="single" w:sz="8" w:space="0" w:color="000000"/>
              <w:right w:val="single" w:sz="8" w:space="0" w:color="000000"/>
            </w:tcBorders>
          </w:tcPr>
          <w:p w14:paraId="7DB4EB23" w14:textId="77777777" w:rsidR="007C2B7B" w:rsidRDefault="005D5601">
            <w:pPr>
              <w:pStyle w:val="Standard"/>
              <w:spacing w:line="480" w:lineRule="auto"/>
              <w:ind w:left="189"/>
              <w:rPr>
                <w:ins w:id="71" w:author="Comparison" w:date="2026-09-25T20:00:00Z" w16du:dateUtc="2026-09-26T00:00:00Z"/>
                <w:rFonts w:ascii="Geneva" w:eastAsia="Times New Roman" w:hAnsi="Geneva" w:cs="Times New Roman"/>
                <w:color w:val="000000"/>
                <w:sz w:val="24"/>
                <w:szCs w:val="24"/>
                <w:lang w:val="en-GB"/>
              </w:rPr>
            </w:pPr>
            <w:ins w:id="72" w:author="Comparison" w:date="2026-09-25T20:00:00Z" w16du:dateUtc="2026-09-26T00:00:00Z">
              <w:r>
                <w:rPr>
                  <w:rFonts w:ascii="Geneva" w:eastAsia="Times New Roman" w:hAnsi="Geneva" w:cs="Times New Roman"/>
                  <w:color w:val="000000"/>
                  <w:sz w:val="24"/>
                  <w:szCs w:val="24"/>
                  <w:lang w:val="en-GB"/>
                </w:rPr>
                <w:t>1.14</w:t>
              </w:r>
            </w:ins>
          </w:p>
        </w:tc>
      </w:tr>
    </w:tbl>
    <w:p w14:paraId="3F061853" w14:textId="77777777" w:rsidR="007C2B7B" w:rsidRDefault="007C2B7B">
      <w:pPr>
        <w:pStyle w:val="Standard"/>
        <w:spacing w:line="480" w:lineRule="auto"/>
        <w:rPr>
          <w:ins w:id="73" w:author="Comparison" w:date="2026-09-25T20:00:00Z" w16du:dateUtc="2026-09-26T00:00:00Z"/>
          <w:rFonts w:ascii="Geneva" w:eastAsia="Times New Roman" w:hAnsi="Geneva" w:cs="Times New Roman"/>
          <w:color w:val="000000"/>
          <w:lang w:val="en-GB"/>
        </w:rPr>
      </w:pPr>
    </w:p>
    <w:p w14:paraId="3E13044F" w14:textId="77777777" w:rsidR="002C43BD" w:rsidRDefault="005D5601">
      <w:pPr>
        <w:pStyle w:val="Standard"/>
        <w:spacing w:line="480" w:lineRule="auto"/>
        <w:ind w:left="389" w:right="1485" w:firstLine="3"/>
        <w:jc w:val="both"/>
        <w:rPr>
          <w:rFonts w:ascii="Geneva" w:hAnsi="Geneva"/>
          <w:b/>
          <w:color w:val="000000" w:themeColor="text1"/>
          <w:sz w:val="34"/>
          <w:lang w:val="en-GB"/>
          <w:rPrChange w:id="74" w:author="Comparison" w:date="2026-09-25T20:00:00Z" w16du:dateUtc="2026-09-26T00:00:00Z">
            <w:rPr>
              <w:rFonts w:ascii="ArialMT" w:hAnsi="ArialMT" w:cs="ArialMT"/>
              <w:sz w:val="24"/>
              <w:szCs w:val="28"/>
            </w:rPr>
          </w:rPrChange>
        </w:rPr>
        <w:pPrChange w:id="75" w:author="Comparison" w:date="2026-09-25T20:00:00Z" w16du:dateUtc="2026-09-26T00:00:00Z">
          <w:pPr>
            <w:autoSpaceDE w:val="0"/>
            <w:autoSpaceDN w:val="0"/>
            <w:adjustRightInd w:val="0"/>
            <w:spacing w:after="0" w:line="240" w:lineRule="auto"/>
          </w:pPr>
        </w:pPrChange>
      </w:pPr>
      <w:ins w:id="76" w:author="Comparison" w:date="2026-09-25T20:00:00Z" w16du:dateUtc="2026-09-26T00:00:00Z">
        <w:r>
          <w:rPr>
            <w:rFonts w:ascii="Geneva" w:eastAsia="Times New Roman" w:hAnsi="Geneva" w:cs="Times New Roman"/>
            <w:b/>
            <w:bCs/>
            <w:color w:val="000000" w:themeColor="text1"/>
            <w:sz w:val="23"/>
            <w:szCs w:val="23"/>
            <w:lang w:val="en-GB"/>
          </w:rPr>
          <w:t xml:space="preserve">S2 Table 2: Comparison of the speed of the simulations for different version of the code </w:t>
        </w:r>
        <w:r>
          <w:rPr>
            <w:rFonts w:ascii="Geneva" w:eastAsia="Times New Roman" w:hAnsi="Geneva" w:cs="Times New Roman"/>
            <w:color w:val="000000" w:themeColor="text1"/>
            <w:sz w:val="23"/>
            <w:szCs w:val="23"/>
            <w:lang w:val="en-GB"/>
          </w:rPr>
          <w:t xml:space="preserve">(mean value per run, </w:t>
        </w:r>
        <w:r>
          <w:rPr>
            <w:rFonts w:ascii="Geneva" w:eastAsia="Times New Roman" w:hAnsi="Geneva" w:cs="Times New Roman"/>
            <w:i/>
            <w:iCs/>
            <w:color w:val="000000" w:themeColor="text1"/>
            <w:sz w:val="23"/>
            <w:szCs w:val="23"/>
            <w:lang w:val="en-GB"/>
          </w:rPr>
          <w:t xml:space="preserve">± </w:t>
        </w:r>
        <w:r>
          <w:rPr>
            <w:rFonts w:ascii="Geneva" w:eastAsia="Times New Roman" w:hAnsi="Geneva" w:cs="Times New Roman"/>
            <w:color w:val="000000" w:themeColor="text1"/>
            <w:sz w:val="23"/>
            <w:szCs w:val="23"/>
            <w:lang w:val="en-GB"/>
          </w:rPr>
          <w:t>standard deviation, in seconds). Results are for 50 simulations of 200 generations on a single core.</w:t>
        </w:r>
      </w:ins>
      <w:del w:id="77" w:author="Comparison" w:date="2026-09-25T20:00:00Z" w16du:dateUtc="2026-09-26T00:00:00Z">
        <w:r w:rsidR="002C43BD" w:rsidRPr="00B70219">
          <w:rPr>
            <w:rFonts w:ascii="ArialMT" w:hAnsi="ArialMT" w:cs="ArialMT"/>
            <w:sz w:val="24"/>
            <w:szCs w:val="28"/>
          </w:rPr>
          <w:delText xml:space="preserve">According </w:delText>
        </w:r>
        <w:r w:rsidR="002C43BD" w:rsidRPr="00B70219">
          <w:rPr>
            <w:rFonts w:ascii="ArialMT" w:hAnsi="ArialMT" w:cs="ArialMT"/>
            <w:sz w:val="24"/>
            <w:szCs w:val="28"/>
          </w:rPr>
          <w:lastRenderedPageBreak/>
          <w:delText>to the 2018 census Beckenham, a suburb south of Christchurch’s central city has the highest commuter cycling rates in New Zealand. Why? And what can be learned from Beckenham that could help other suburbs increase their cycling rates? This research used a range of methods including analysis of census data, an analysis of the local geography, a community survey and focus groups of local residents</w:delText>
        </w:r>
        <w:r w:rsidR="00A62CAE" w:rsidRPr="00B70219">
          <w:rPr>
            <w:rFonts w:ascii="ArialMT" w:hAnsi="ArialMT" w:cs="ArialMT"/>
            <w:sz w:val="24"/>
            <w:szCs w:val="28"/>
          </w:rPr>
          <w:delText>,</w:delText>
        </w:r>
        <w:r w:rsidR="002C43BD" w:rsidRPr="00B70219">
          <w:rPr>
            <w:rFonts w:ascii="ArialMT" w:hAnsi="ArialMT" w:cs="ArialMT"/>
            <w:sz w:val="24"/>
            <w:szCs w:val="28"/>
          </w:rPr>
          <w:delText xml:space="preserve"> to identify factors </w:delText>
        </w:r>
        <w:r w:rsidR="00A62CAE" w:rsidRPr="00B70219">
          <w:rPr>
            <w:rFonts w:ascii="ArialMT" w:hAnsi="ArialMT" w:cs="ArialMT"/>
            <w:sz w:val="24"/>
            <w:szCs w:val="28"/>
          </w:rPr>
          <w:delText xml:space="preserve">that </w:delText>
        </w:r>
        <w:r w:rsidR="002C43BD" w:rsidRPr="00B70219">
          <w:rPr>
            <w:rFonts w:ascii="ArialMT" w:hAnsi="ArialMT" w:cs="ArialMT"/>
            <w:sz w:val="24"/>
            <w:szCs w:val="28"/>
          </w:rPr>
          <w:delText xml:space="preserve">may </w:delText>
        </w:r>
        <w:r w:rsidR="00A62CAE" w:rsidRPr="00B70219">
          <w:rPr>
            <w:rFonts w:ascii="ArialMT" w:hAnsi="ArialMT" w:cs="ArialMT"/>
            <w:sz w:val="24"/>
            <w:szCs w:val="28"/>
          </w:rPr>
          <w:delText xml:space="preserve">encourage </w:delText>
        </w:r>
        <w:r w:rsidR="002C43BD" w:rsidRPr="00B70219">
          <w:rPr>
            <w:rFonts w:ascii="ArialMT" w:hAnsi="ArialMT" w:cs="ArialMT"/>
            <w:sz w:val="24"/>
            <w:szCs w:val="28"/>
          </w:rPr>
          <w:delText xml:space="preserve">people to cycle. </w:delText>
        </w:r>
        <w:r w:rsidR="00A62CAE" w:rsidRPr="00B70219">
          <w:rPr>
            <w:rFonts w:ascii="ArialMT" w:hAnsi="ArialMT" w:cs="ArialMT"/>
            <w:sz w:val="24"/>
            <w:szCs w:val="28"/>
          </w:rPr>
          <w:delText>R</w:delText>
        </w:r>
        <w:r w:rsidR="002C43BD" w:rsidRPr="00B70219">
          <w:rPr>
            <w:rFonts w:ascii="ArialMT" w:hAnsi="ArialMT" w:cs="ArialMT"/>
            <w:sz w:val="24"/>
            <w:szCs w:val="28"/>
          </w:rPr>
          <w:delText xml:space="preserve">esearch shows that there is likely a range of factors that influence residents in Beckenham to cycle. </w:delText>
        </w:r>
        <w:r w:rsidR="00A62CAE" w:rsidRPr="00B70219">
          <w:rPr>
            <w:rFonts w:ascii="ArialMT" w:hAnsi="ArialMT" w:cs="ArialMT"/>
            <w:sz w:val="24"/>
            <w:szCs w:val="28"/>
          </w:rPr>
          <w:delText>These include: p</w:delText>
        </w:r>
        <w:r w:rsidR="002C43BD" w:rsidRPr="00B70219">
          <w:rPr>
            <w:rFonts w:ascii="ArialMT" w:hAnsi="ArialMT" w:cs="ArialMT"/>
            <w:sz w:val="24"/>
            <w:szCs w:val="28"/>
          </w:rPr>
          <w:delText>erceived safety</w:delText>
        </w:r>
        <w:r w:rsidR="00A62CAE" w:rsidRPr="00B70219">
          <w:rPr>
            <w:rFonts w:ascii="ArialMT" w:hAnsi="ArialMT" w:cs="ArialMT"/>
            <w:sz w:val="24"/>
            <w:szCs w:val="28"/>
          </w:rPr>
          <w:delText>, f</w:delText>
        </w:r>
        <w:r w:rsidR="002C43BD" w:rsidRPr="00B70219">
          <w:rPr>
            <w:rFonts w:ascii="ArialMT" w:hAnsi="ArialMT" w:cs="ArialMT"/>
            <w:sz w:val="24"/>
            <w:szCs w:val="28"/>
          </w:rPr>
          <w:delText xml:space="preserve">iltered permeability </w:delText>
        </w:r>
        <w:r w:rsidR="00A62CAE" w:rsidRPr="00B70219">
          <w:rPr>
            <w:rFonts w:ascii="ArialMT" w:hAnsi="ArialMT" w:cs="ArialMT"/>
            <w:sz w:val="24"/>
            <w:szCs w:val="28"/>
          </w:rPr>
          <w:delText>facilitated by the presence of the river, c</w:delText>
        </w:r>
        <w:r w:rsidR="002C43BD" w:rsidRPr="00B70219">
          <w:rPr>
            <w:rFonts w:ascii="ArialMT" w:hAnsi="ArialMT" w:cs="ArialMT"/>
            <w:sz w:val="24"/>
            <w:szCs w:val="28"/>
          </w:rPr>
          <w:delText>ommunity participation</w:delText>
        </w:r>
        <w:r w:rsidR="00A62CAE" w:rsidRPr="00B70219">
          <w:rPr>
            <w:rFonts w:ascii="ArialMT" w:hAnsi="ArialMT" w:cs="ArialMT"/>
            <w:sz w:val="24"/>
            <w:szCs w:val="28"/>
          </w:rPr>
          <w:delText>, d</w:delText>
        </w:r>
        <w:r w:rsidR="002C43BD" w:rsidRPr="00B70219">
          <w:rPr>
            <w:rFonts w:ascii="ArialMT" w:hAnsi="ArialMT" w:cs="ArialMT"/>
            <w:sz w:val="24"/>
            <w:szCs w:val="28"/>
          </w:rPr>
          <w:delText>istance to work</w:delText>
        </w:r>
        <w:r w:rsidR="00A62CAE" w:rsidRPr="00B70219">
          <w:rPr>
            <w:rFonts w:ascii="ArialMT" w:hAnsi="ArialMT" w:cs="ArialMT"/>
            <w:sz w:val="24"/>
            <w:szCs w:val="28"/>
          </w:rPr>
          <w:delText>, w</w:delText>
        </w:r>
        <w:r w:rsidR="002C43BD" w:rsidRPr="00B70219">
          <w:rPr>
            <w:rFonts w:ascii="ArialMT" w:hAnsi="ArialMT" w:cs="ArialMT"/>
            <w:sz w:val="24"/>
            <w:szCs w:val="28"/>
          </w:rPr>
          <w:delText>orkplace</w:delText>
        </w:r>
        <w:r w:rsidR="00A62CAE" w:rsidRPr="00B70219">
          <w:rPr>
            <w:rFonts w:ascii="ArialMT" w:hAnsi="ArialMT" w:cs="ArialMT"/>
            <w:sz w:val="24"/>
            <w:szCs w:val="28"/>
          </w:rPr>
          <w:delText>s that</w:delText>
        </w:r>
        <w:r w:rsidR="002C43BD" w:rsidRPr="00B70219">
          <w:rPr>
            <w:rFonts w:ascii="ArialMT" w:hAnsi="ArialMT" w:cs="ArialMT"/>
            <w:sz w:val="24"/>
            <w:szCs w:val="28"/>
          </w:rPr>
          <w:delText xml:space="preserve"> support cycling</w:delText>
        </w:r>
        <w:r w:rsidR="00A62CAE" w:rsidRPr="00B70219">
          <w:rPr>
            <w:rFonts w:ascii="ArialMT" w:hAnsi="ArialMT" w:cs="ArialMT"/>
            <w:sz w:val="24"/>
            <w:szCs w:val="28"/>
          </w:rPr>
          <w:delText>, s</w:delText>
        </w:r>
        <w:r w:rsidR="002C43BD" w:rsidRPr="00B70219">
          <w:rPr>
            <w:rFonts w:ascii="ArialMT" w:hAnsi="ArialMT" w:cs="ArialMT"/>
            <w:sz w:val="24"/>
            <w:szCs w:val="28"/>
          </w:rPr>
          <w:delText>treet design and layout</w:delText>
        </w:r>
        <w:r w:rsidR="00A62CAE" w:rsidRPr="00B70219">
          <w:rPr>
            <w:rFonts w:ascii="ArialMT" w:hAnsi="ArialMT" w:cs="ArialMT"/>
            <w:sz w:val="24"/>
            <w:szCs w:val="28"/>
          </w:rPr>
          <w:delText>, cycle</w:delText>
        </w:r>
        <w:r w:rsidR="002C43BD" w:rsidRPr="00B70219">
          <w:rPr>
            <w:rFonts w:ascii="ArialMT" w:hAnsi="ArialMT" w:cs="ArialMT"/>
            <w:sz w:val="24"/>
            <w:szCs w:val="28"/>
          </w:rPr>
          <w:delText xml:space="preserve"> infrastructure</w:delText>
        </w:r>
        <w:r w:rsidR="00A62CAE" w:rsidRPr="00B70219">
          <w:rPr>
            <w:rFonts w:ascii="ArialMT" w:hAnsi="ArialMT" w:cs="ArialMT"/>
            <w:sz w:val="24"/>
            <w:szCs w:val="28"/>
          </w:rPr>
          <w:delText xml:space="preserve"> and e</w:delText>
        </w:r>
        <w:r w:rsidR="002C43BD" w:rsidRPr="00B70219">
          <w:rPr>
            <w:rFonts w:ascii="ArialMT" w:hAnsi="ArialMT" w:cs="ArialMT"/>
            <w:sz w:val="24"/>
            <w:szCs w:val="28"/>
          </w:rPr>
          <w:delText>nvironmental/Personal values</w:delText>
        </w:r>
        <w:r w:rsidR="00B70219" w:rsidRPr="00B70219">
          <w:rPr>
            <w:rFonts w:ascii="ArialMT" w:hAnsi="ArialMT" w:cs="ArialMT"/>
            <w:sz w:val="24"/>
            <w:szCs w:val="28"/>
          </w:rPr>
          <w:delText xml:space="preserve">. It is concluded that some key initiatives could help encourage </w:delText>
        </w:r>
        <w:r w:rsidR="002C43BD" w:rsidRPr="00B70219">
          <w:rPr>
            <w:rFonts w:ascii="ArialMT" w:hAnsi="ArialMT" w:cs="ArialMT"/>
            <w:sz w:val="24"/>
            <w:szCs w:val="28"/>
          </w:rPr>
          <w:delText xml:space="preserve">cycling </w:delText>
        </w:r>
        <w:r w:rsidR="00B70219" w:rsidRPr="00B70219">
          <w:rPr>
            <w:rFonts w:ascii="ArialMT" w:hAnsi="ArialMT" w:cs="ArialMT"/>
            <w:sz w:val="24"/>
            <w:szCs w:val="28"/>
          </w:rPr>
          <w:delText>in other areas including i</w:delText>
        </w:r>
        <w:r w:rsidR="002C43BD" w:rsidRPr="00B70219">
          <w:rPr>
            <w:rFonts w:ascii="ArialMT" w:hAnsi="ArialMT" w:cs="ArialMT"/>
            <w:sz w:val="24"/>
            <w:szCs w:val="28"/>
          </w:rPr>
          <w:delText xml:space="preserve">mproving </w:delText>
        </w:r>
        <w:r w:rsidR="00B70219" w:rsidRPr="00B70219">
          <w:rPr>
            <w:rFonts w:ascii="ArialMT" w:hAnsi="ArialMT" w:cs="ArialMT"/>
            <w:sz w:val="24"/>
            <w:szCs w:val="28"/>
          </w:rPr>
          <w:delText xml:space="preserve">cycling </w:delText>
        </w:r>
        <w:r w:rsidR="002C43BD" w:rsidRPr="00B70219">
          <w:rPr>
            <w:rFonts w:ascii="ArialMT" w:hAnsi="ArialMT" w:cs="ArialMT"/>
            <w:sz w:val="24"/>
            <w:szCs w:val="28"/>
          </w:rPr>
          <w:delText>infrastructure</w:delText>
        </w:r>
        <w:r w:rsidR="00B70219" w:rsidRPr="00B70219">
          <w:rPr>
            <w:rFonts w:ascii="ArialMT" w:hAnsi="ArialMT" w:cs="ArialMT"/>
            <w:sz w:val="24"/>
            <w:szCs w:val="28"/>
          </w:rPr>
          <w:delText xml:space="preserve">, creating </w:delText>
        </w:r>
        <w:r w:rsidR="002C43BD" w:rsidRPr="00B70219">
          <w:rPr>
            <w:rFonts w:ascii="ArialMT" w:hAnsi="ArialMT" w:cs="ArialMT"/>
            <w:sz w:val="24"/>
            <w:szCs w:val="28"/>
          </w:rPr>
          <w:delText>filtered permeability</w:delText>
        </w:r>
        <w:r w:rsidR="00B70219" w:rsidRPr="00B70219">
          <w:rPr>
            <w:rFonts w:ascii="ArialMT" w:hAnsi="ArialMT" w:cs="ArialMT"/>
            <w:sz w:val="24"/>
            <w:szCs w:val="28"/>
          </w:rPr>
          <w:delText>, l</w:delText>
        </w:r>
        <w:r w:rsidR="002C43BD" w:rsidRPr="00B70219">
          <w:rPr>
            <w:rFonts w:ascii="ArialMT" w:hAnsi="ArialMT" w:cs="ArialMT"/>
            <w:sz w:val="24"/>
            <w:szCs w:val="28"/>
          </w:rPr>
          <w:delText>ower speed limits</w:delText>
        </w:r>
        <w:r w:rsidR="00B70219" w:rsidRPr="00B70219">
          <w:rPr>
            <w:rFonts w:ascii="ArialMT" w:hAnsi="ArialMT" w:cs="ArialMT"/>
            <w:sz w:val="24"/>
            <w:szCs w:val="28"/>
          </w:rPr>
          <w:delText xml:space="preserve"> and fostering a sense of cycle community. </w:delText>
        </w:r>
      </w:del>
    </w:p>
    <w:sectPr w:rsidR="002C43BD">
      <w:headerReference w:type="default" r:id="rId7"/>
      <w:footerReference w:type="default" r:id="rId8"/>
      <w:pgSz w:w="12240" w:h="15840"/>
      <w:pgMar w:top="1022" w:right="936" w:bottom="778" w:left="1037" w:header="0" w:footer="720" w:gutter="0"/>
      <w:lnNumType w:countBy="5" w:distance="283" w:restart="continuous"/>
      <w:pgNumType w:start="1"/>
      <w:cols w:space="720"/>
      <w:formProt w:val="0"/>
      <w:docGrid w:linePitch="299" w:charSpace="28672"/>
      <w:sectPrChange w:id="80" w:author="Comparison" w:date="2026-09-25T20:00:00Z" w16du:dateUtc="2026-09-26T00:00:00Z">
        <w:sectPr w:rsidR="002C43BD">
          <w:pgSz w:w="11906" w:h="16838"/>
          <w:pgMar w:top="1440" w:right="1440" w:bottom="1440" w:left="1440" w:header="708" w:footer="708" w:gutter="0"/>
          <w:lnNumType w:countBy="0" w:distance="0" w:restart="newPage"/>
          <w:pgNumType w:start="0"/>
          <w:cols w:space="708"/>
          <w:formProt/>
          <w:docGrid w:linePitch="360" w:charSpace="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900589" w14:textId="77777777" w:rsidR="005D5601" w:rsidRDefault="005D5601">
      <w:pPr>
        <w:pPrChange w:id="18" w:author="Comparison" w:date="2026-09-25T20:00:00Z" w16du:dateUtc="2026-09-26T00:00:00Z">
          <w:pPr>
            <w:spacing w:after="0" w:line="240" w:lineRule="auto"/>
          </w:pPr>
        </w:pPrChange>
      </w:pPr>
      <w:r>
        <w:separator/>
      </w:r>
    </w:p>
  </w:endnote>
  <w:endnote w:type="continuationSeparator" w:id="0">
    <w:p w14:paraId="782D6AD3" w14:textId="77777777" w:rsidR="005D5601" w:rsidRDefault="005D5601">
      <w:pPr>
        <w:pPrChange w:id="19" w:author="Comparison" w:date="2026-09-25T20:00:00Z" w16du:dateUtc="2026-09-26T00:00: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5002EFF" w:usb1="C000E47F" w:usb2="00000029" w:usb3="00000000" w:csb0="000001FF" w:csb1="00000000"/>
  </w:font>
  <w:font w:name="Liberation Sans">
    <w:altName w:val="Arial"/>
    <w:panose1 w:val="020B0604020202020204"/>
    <w:charset w:val="01"/>
    <w:family w:val="roman"/>
    <w:pitch w:val="variable"/>
  </w:font>
  <w:font w:name="Linux Libertine G">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Liberation Mono">
    <w:altName w:val="Courier New"/>
    <w:panose1 w:val="020B0604020202020204"/>
    <w:charset w:val="01"/>
    <w:family w:val="roman"/>
    <w:pitch w:val="variable"/>
  </w:font>
  <w:font w:name="Geneva">
    <w:panose1 w:val="020B0503030404040204"/>
    <w:charset w:val="00"/>
    <w:family w:val="swiss"/>
    <w:pitch w:val="variable"/>
    <w:sig w:usb0="E00002FF" w:usb1="5200205F" w:usb2="00A0C000" w:usb3="00000000" w:csb0="0000019F" w:csb1="00000000"/>
  </w:font>
  <w:font w:name="ArialMT">
    <w:altName w:val="Arial"/>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7499C" w14:textId="77777777" w:rsidR="003D70AE" w:rsidRDefault="005D5601">
    <w:pPr>
      <w:pStyle w:val="Standard"/>
      <w:jc w:val="center"/>
      <w:pPrChange w:id="78" w:author="Comparison" w:date="2026-09-25T20:00:00Z" w16du:dateUtc="2026-09-26T00:00:00Z">
        <w:pPr>
          <w:pStyle w:val="Footer"/>
        </w:pPr>
      </w:pPrChange>
    </w:pPr>
    <w:ins w:id="79" w:author="Comparison" w:date="2026-09-25T20:00:00Z" w16du:dateUtc="2026-09-26T00:00:00Z">
      <w:r>
        <w:fldChar w:fldCharType="begin"/>
      </w:r>
      <w:r>
        <w:instrText xml:space="preserve"> PAGE </w:instrText>
      </w:r>
      <w:r>
        <w:fldChar w:fldCharType="separate"/>
      </w:r>
      <w: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EE2C61" w14:textId="77777777" w:rsidR="005D5601" w:rsidRDefault="005D5601">
      <w:pPr>
        <w:pPrChange w:id="16" w:author="Comparison" w:date="2026-09-25T20:00:00Z" w16du:dateUtc="2026-09-26T00:00:00Z">
          <w:pPr>
            <w:spacing w:after="0" w:line="240" w:lineRule="auto"/>
          </w:pPr>
        </w:pPrChange>
      </w:pPr>
      <w:r>
        <w:separator/>
      </w:r>
    </w:p>
  </w:footnote>
  <w:footnote w:type="continuationSeparator" w:id="0">
    <w:p w14:paraId="05570948" w14:textId="77777777" w:rsidR="005D5601" w:rsidRDefault="005D5601">
      <w:pPr>
        <w:pPrChange w:id="17" w:author="Comparison" w:date="2026-09-25T20:00:00Z" w16du:dateUtc="2026-09-26T00:00: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3F69A" w14:textId="77777777" w:rsidR="003D70AE" w:rsidRDefault="003D70AE">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3BD"/>
    <w:rsid w:val="002C43BD"/>
    <w:rsid w:val="003D70AE"/>
    <w:rsid w:val="005262E8"/>
    <w:rsid w:val="005D5601"/>
    <w:rsid w:val="005E33BB"/>
    <w:rsid w:val="006E69DB"/>
    <w:rsid w:val="0077486D"/>
    <w:rsid w:val="007C2B7B"/>
    <w:rsid w:val="0088247B"/>
    <w:rsid w:val="00997048"/>
    <w:rsid w:val="00A62CAE"/>
    <w:rsid w:val="00B70219"/>
    <w:rsid w:val="00C9735F"/>
    <w:rsid w:val="00DC1DE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320F"/>
  <w15:chartTrackingRefBased/>
  <w15:docId w15:val="{D3A740A3-BE63-4F81-9A95-A19616DC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textAlignment w:val="baseline"/>
      <w:pPrChange w:id="0" w:author="Comparison" w:date="2026-09-25T20:00:00Z">
        <w:pPr>
          <w:spacing w:after="160" w:line="259" w:lineRule="auto"/>
        </w:pPr>
      </w:pPrChange>
    </w:pPr>
    <w:rPr>
      <w:rFonts w:ascii="Arial" w:eastAsia="Arial" w:hAnsi="Arial" w:cs="Arial"/>
      <w:lang w:val="en-US" w:eastAsia="zh-CN" w:bidi="hi-IN"/>
      <w:rPrChange w:id="0" w:author="Comparison" w:date="2026-09-25T20:00:00Z">
        <w:rPr>
          <w:rFonts w:asciiTheme="minorHAnsi" w:eastAsiaTheme="minorHAnsi" w:hAnsiTheme="minorHAnsi" w:cstheme="minorBidi"/>
          <w:sz w:val="22"/>
          <w:szCs w:val="22"/>
          <w:lang w:val="en-NZ" w:eastAsia="en-US" w:bidi="ar-SA"/>
        </w:rPr>
      </w:rPrChange>
    </w:rPr>
  </w:style>
  <w:style w:type="paragraph" w:styleId="Heading1">
    <w:name w:val="heading 1"/>
    <w:basedOn w:val="Normal"/>
    <w:next w:val="Standard"/>
    <w:link w:val="Heading1Char"/>
    <w:uiPriority w:val="9"/>
    <w:qFormat/>
    <w:pPr>
      <w:keepNext/>
      <w:keepLines/>
      <w:spacing w:before="480" w:after="120"/>
      <w:outlineLvl w:val="0"/>
      <w:pPrChange w:id="1" w:author="Comparison" w:date="2026-09-25T20:00:00Z">
        <w:pPr>
          <w:keepNext/>
          <w:keepLines/>
          <w:suppressAutoHyphens/>
          <w:spacing w:before="480" w:after="120"/>
          <w:textAlignment w:val="baseline"/>
          <w:outlineLvl w:val="0"/>
        </w:pPr>
      </w:pPrChange>
    </w:pPr>
    <w:rPr>
      <w:b/>
      <w:sz w:val="48"/>
      <w:szCs w:val="48"/>
      <w:rPrChange w:id="1" w:author="Comparison" w:date="2026-09-25T20:00:00Z">
        <w:rPr>
          <w:rFonts w:ascii="Arial" w:eastAsia="Arial" w:hAnsi="Arial" w:cs="Arial"/>
          <w:b/>
          <w:sz w:val="48"/>
          <w:szCs w:val="48"/>
          <w:lang w:val="en-US" w:eastAsia="zh-CN" w:bidi="hi-IN"/>
        </w:rPr>
      </w:rPrChange>
    </w:rPr>
  </w:style>
  <w:style w:type="paragraph" w:styleId="Heading2">
    <w:name w:val="heading 2"/>
    <w:basedOn w:val="Normal"/>
    <w:next w:val="Standard"/>
    <w:link w:val="Heading2Char"/>
    <w:uiPriority w:val="9"/>
    <w:semiHidden/>
    <w:unhideWhenUsed/>
    <w:qFormat/>
    <w:pPr>
      <w:keepNext/>
      <w:keepLines/>
      <w:spacing w:before="360" w:after="80"/>
      <w:outlineLvl w:val="1"/>
      <w:pPrChange w:id="2" w:author="Comparison" w:date="2026-09-25T20:00:00Z">
        <w:pPr>
          <w:keepNext/>
          <w:keepLines/>
          <w:suppressAutoHyphens/>
          <w:spacing w:before="360" w:after="80"/>
          <w:textAlignment w:val="baseline"/>
          <w:outlineLvl w:val="1"/>
        </w:pPr>
      </w:pPrChange>
    </w:pPr>
    <w:rPr>
      <w:b/>
      <w:sz w:val="36"/>
      <w:szCs w:val="36"/>
      <w:rPrChange w:id="2" w:author="Comparison" w:date="2026-09-25T20:00:00Z">
        <w:rPr>
          <w:rFonts w:ascii="Arial" w:eastAsia="Arial" w:hAnsi="Arial" w:cs="Arial"/>
          <w:b/>
          <w:sz w:val="36"/>
          <w:szCs w:val="36"/>
          <w:lang w:val="en-US" w:eastAsia="zh-CN" w:bidi="hi-IN"/>
        </w:rPr>
      </w:rPrChange>
    </w:rPr>
  </w:style>
  <w:style w:type="paragraph" w:styleId="Heading3">
    <w:name w:val="heading 3"/>
    <w:basedOn w:val="Normal"/>
    <w:next w:val="Standard"/>
    <w:link w:val="Heading3Char"/>
    <w:uiPriority w:val="9"/>
    <w:semiHidden/>
    <w:unhideWhenUsed/>
    <w:qFormat/>
    <w:pPr>
      <w:keepNext/>
      <w:keepLines/>
      <w:spacing w:before="280" w:after="80"/>
      <w:outlineLvl w:val="2"/>
      <w:pPrChange w:id="3" w:author="Comparison" w:date="2026-09-25T20:00:00Z">
        <w:pPr>
          <w:keepNext/>
          <w:keepLines/>
          <w:suppressAutoHyphens/>
          <w:spacing w:before="280" w:after="80"/>
          <w:textAlignment w:val="baseline"/>
          <w:outlineLvl w:val="2"/>
        </w:pPr>
      </w:pPrChange>
    </w:pPr>
    <w:rPr>
      <w:b/>
      <w:sz w:val="28"/>
      <w:szCs w:val="28"/>
      <w:rPrChange w:id="3" w:author="Comparison" w:date="2026-09-25T20:00:00Z">
        <w:rPr>
          <w:rFonts w:ascii="Arial" w:eastAsia="Arial" w:hAnsi="Arial" w:cs="Arial"/>
          <w:b/>
          <w:sz w:val="28"/>
          <w:szCs w:val="28"/>
          <w:lang w:val="en-US" w:eastAsia="zh-CN" w:bidi="hi-IN"/>
        </w:rPr>
      </w:rPrChange>
    </w:rPr>
  </w:style>
  <w:style w:type="paragraph" w:styleId="Heading4">
    <w:name w:val="heading 4"/>
    <w:basedOn w:val="Normal"/>
    <w:next w:val="Standard"/>
    <w:link w:val="Heading4Char"/>
    <w:uiPriority w:val="9"/>
    <w:semiHidden/>
    <w:unhideWhenUsed/>
    <w:qFormat/>
    <w:pPr>
      <w:keepNext/>
      <w:keepLines/>
      <w:spacing w:before="240" w:after="40"/>
      <w:outlineLvl w:val="3"/>
      <w:pPrChange w:id="4" w:author="Comparison" w:date="2026-09-25T20:00:00Z">
        <w:pPr>
          <w:keepNext/>
          <w:keepLines/>
          <w:suppressAutoHyphens/>
          <w:spacing w:before="240" w:after="40"/>
          <w:textAlignment w:val="baseline"/>
          <w:outlineLvl w:val="3"/>
        </w:pPr>
      </w:pPrChange>
    </w:pPr>
    <w:rPr>
      <w:b/>
      <w:sz w:val="24"/>
      <w:szCs w:val="24"/>
      <w:rPrChange w:id="4" w:author="Comparison" w:date="2026-09-25T20:00:00Z">
        <w:rPr>
          <w:rFonts w:ascii="Arial" w:eastAsia="Arial" w:hAnsi="Arial" w:cs="Arial"/>
          <w:b/>
          <w:sz w:val="24"/>
          <w:szCs w:val="24"/>
          <w:lang w:val="en-US" w:eastAsia="zh-CN" w:bidi="hi-IN"/>
        </w:rPr>
      </w:rPrChange>
    </w:rPr>
  </w:style>
  <w:style w:type="paragraph" w:styleId="Heading5">
    <w:name w:val="heading 5"/>
    <w:basedOn w:val="Normal"/>
    <w:next w:val="Standard"/>
    <w:link w:val="Heading5Char"/>
    <w:uiPriority w:val="9"/>
    <w:semiHidden/>
    <w:unhideWhenUsed/>
    <w:qFormat/>
    <w:pPr>
      <w:keepNext/>
      <w:keepLines/>
      <w:spacing w:before="220" w:after="40"/>
      <w:outlineLvl w:val="4"/>
      <w:pPrChange w:id="5" w:author="Comparison" w:date="2026-09-25T20:00:00Z">
        <w:pPr>
          <w:keepNext/>
          <w:keepLines/>
          <w:suppressAutoHyphens/>
          <w:spacing w:before="220" w:after="40"/>
          <w:textAlignment w:val="baseline"/>
          <w:outlineLvl w:val="4"/>
        </w:pPr>
      </w:pPrChange>
    </w:pPr>
    <w:rPr>
      <w:b/>
      <w:rPrChange w:id="5" w:author="Comparison" w:date="2026-09-25T20:00:00Z">
        <w:rPr>
          <w:rFonts w:ascii="Arial" w:eastAsia="Arial" w:hAnsi="Arial" w:cs="Arial"/>
          <w:b/>
          <w:sz w:val="22"/>
          <w:szCs w:val="22"/>
          <w:lang w:val="en-US" w:eastAsia="zh-CN" w:bidi="hi-IN"/>
        </w:rPr>
      </w:rPrChange>
    </w:rPr>
  </w:style>
  <w:style w:type="paragraph" w:styleId="Heading6">
    <w:name w:val="heading 6"/>
    <w:basedOn w:val="Normal"/>
    <w:next w:val="Standard"/>
    <w:link w:val="Heading6Char"/>
    <w:uiPriority w:val="9"/>
    <w:semiHidden/>
    <w:unhideWhenUsed/>
    <w:qFormat/>
    <w:pPr>
      <w:keepNext/>
      <w:keepLines/>
      <w:spacing w:before="200" w:after="40"/>
      <w:outlineLvl w:val="5"/>
      <w:pPrChange w:id="6" w:author="Comparison" w:date="2026-09-25T20:00:00Z">
        <w:pPr>
          <w:keepNext/>
          <w:keepLines/>
          <w:suppressAutoHyphens/>
          <w:spacing w:before="200" w:after="40"/>
          <w:textAlignment w:val="baseline"/>
          <w:outlineLvl w:val="5"/>
        </w:pPr>
      </w:pPrChange>
    </w:pPr>
    <w:rPr>
      <w:b/>
      <w:sz w:val="20"/>
      <w:szCs w:val="20"/>
      <w:rPrChange w:id="6" w:author="Comparison" w:date="2026-09-25T20:00:00Z">
        <w:rPr>
          <w:rFonts w:ascii="Arial" w:eastAsia="Arial" w:hAnsi="Arial" w:cs="Arial"/>
          <w:b/>
          <w:lang w:val="en-US" w:eastAsia="zh-CN" w:bidi="hi-IN"/>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7048"/>
    <w:pPr>
      <w:ind w:left="720"/>
      <w:contextualSpacing/>
    </w:pPr>
  </w:style>
  <w:style w:type="character" w:customStyle="1" w:styleId="Heading1Char">
    <w:name w:val="Heading 1 Char"/>
    <w:basedOn w:val="DefaultParagraphFont"/>
    <w:link w:val="Heading1"/>
    <w:uiPriority w:val="9"/>
    <w:rsid w:val="003D70AE"/>
    <w:rPr>
      <w:rFonts w:ascii="Arial" w:eastAsia="Arial" w:hAnsi="Arial" w:cs="Arial"/>
      <w:b/>
      <w:sz w:val="48"/>
      <w:szCs w:val="48"/>
      <w:lang w:val="en-US" w:eastAsia="zh-CN" w:bidi="hi-IN"/>
    </w:rPr>
  </w:style>
  <w:style w:type="character" w:customStyle="1" w:styleId="Heading2Char">
    <w:name w:val="Heading 2 Char"/>
    <w:basedOn w:val="DefaultParagraphFont"/>
    <w:link w:val="Heading2"/>
    <w:uiPriority w:val="9"/>
    <w:semiHidden/>
    <w:rsid w:val="003D70AE"/>
    <w:rPr>
      <w:rFonts w:ascii="Arial" w:eastAsia="Arial" w:hAnsi="Arial" w:cs="Arial"/>
      <w:b/>
      <w:sz w:val="36"/>
      <w:szCs w:val="36"/>
      <w:lang w:val="en-US" w:eastAsia="zh-CN" w:bidi="hi-IN"/>
    </w:rPr>
  </w:style>
  <w:style w:type="character" w:customStyle="1" w:styleId="Heading3Char">
    <w:name w:val="Heading 3 Char"/>
    <w:basedOn w:val="DefaultParagraphFont"/>
    <w:link w:val="Heading3"/>
    <w:uiPriority w:val="9"/>
    <w:semiHidden/>
    <w:rsid w:val="003D70AE"/>
    <w:rPr>
      <w:rFonts w:ascii="Arial" w:eastAsia="Arial" w:hAnsi="Arial" w:cs="Arial"/>
      <w:b/>
      <w:sz w:val="28"/>
      <w:szCs w:val="28"/>
      <w:lang w:val="en-US" w:eastAsia="zh-CN" w:bidi="hi-IN"/>
    </w:rPr>
  </w:style>
  <w:style w:type="character" w:customStyle="1" w:styleId="Heading4Char">
    <w:name w:val="Heading 4 Char"/>
    <w:basedOn w:val="DefaultParagraphFont"/>
    <w:link w:val="Heading4"/>
    <w:uiPriority w:val="9"/>
    <w:semiHidden/>
    <w:rsid w:val="003D70AE"/>
    <w:rPr>
      <w:rFonts w:ascii="Arial" w:eastAsia="Arial" w:hAnsi="Arial" w:cs="Arial"/>
      <w:b/>
      <w:sz w:val="24"/>
      <w:szCs w:val="24"/>
      <w:lang w:val="en-US" w:eastAsia="zh-CN" w:bidi="hi-IN"/>
    </w:rPr>
  </w:style>
  <w:style w:type="character" w:customStyle="1" w:styleId="Heading5Char">
    <w:name w:val="Heading 5 Char"/>
    <w:basedOn w:val="DefaultParagraphFont"/>
    <w:link w:val="Heading5"/>
    <w:uiPriority w:val="9"/>
    <w:semiHidden/>
    <w:rsid w:val="003D70AE"/>
    <w:rPr>
      <w:rFonts w:ascii="Arial" w:eastAsia="Arial" w:hAnsi="Arial" w:cs="Arial"/>
      <w:b/>
      <w:lang w:val="en-US" w:eastAsia="zh-CN" w:bidi="hi-IN"/>
    </w:rPr>
  </w:style>
  <w:style w:type="character" w:customStyle="1" w:styleId="Heading6Char">
    <w:name w:val="Heading 6 Char"/>
    <w:basedOn w:val="DefaultParagraphFont"/>
    <w:link w:val="Heading6"/>
    <w:uiPriority w:val="9"/>
    <w:semiHidden/>
    <w:rsid w:val="003D70AE"/>
    <w:rPr>
      <w:rFonts w:ascii="Arial" w:eastAsia="Arial" w:hAnsi="Arial" w:cs="Arial"/>
      <w:b/>
      <w:sz w:val="20"/>
      <w:szCs w:val="20"/>
      <w:lang w:val="en-US" w:eastAsia="zh-CN" w:bidi="hi-IN"/>
    </w:rPr>
  </w:style>
  <w:style w:type="character" w:customStyle="1" w:styleId="Linenumbering">
    <w:name w:val="Line numbering"/>
    <w:qFormat/>
    <w:rsid w:val="003D70AE"/>
  </w:style>
  <w:style w:type="character" w:styleId="Hyperlink">
    <w:name w:val="Hyperlink"/>
    <w:qFormat/>
    <w:rsid w:val="003D70AE"/>
    <w:rPr>
      <w:color w:val="000080"/>
      <w:u w:val="single"/>
    </w:rPr>
  </w:style>
  <w:style w:type="character" w:customStyle="1" w:styleId="Quotation">
    <w:name w:val="Quotation"/>
    <w:qFormat/>
    <w:rsid w:val="003D70AE"/>
    <w:rPr>
      <w:i/>
      <w:iCs/>
    </w:rPr>
  </w:style>
  <w:style w:type="character" w:customStyle="1" w:styleId="CommentTextChar">
    <w:name w:val="Comment Text Char"/>
    <w:basedOn w:val="DefaultParagraphFont"/>
    <w:qFormat/>
    <w:rsid w:val="003D70AE"/>
    <w:rPr>
      <w:rFonts w:cs="Mangal"/>
      <w:sz w:val="20"/>
      <w:szCs w:val="18"/>
    </w:rPr>
  </w:style>
  <w:style w:type="character" w:styleId="CommentReference">
    <w:name w:val="annotation reference"/>
    <w:basedOn w:val="DefaultParagraphFont"/>
    <w:qFormat/>
    <w:rsid w:val="003D70AE"/>
    <w:rPr>
      <w:sz w:val="16"/>
      <w:szCs w:val="16"/>
    </w:rPr>
  </w:style>
  <w:style w:type="character" w:styleId="LineNumber">
    <w:name w:val="line number"/>
    <w:basedOn w:val="DefaultParagraphFont"/>
    <w:qFormat/>
    <w:rsid w:val="003D70AE"/>
  </w:style>
  <w:style w:type="character" w:customStyle="1" w:styleId="CommentSubjectChar">
    <w:name w:val="Comment Subject Char"/>
    <w:basedOn w:val="CommentTextChar"/>
    <w:qFormat/>
    <w:rsid w:val="003D70AE"/>
    <w:rPr>
      <w:rFonts w:cs="Mangal"/>
      <w:b/>
      <w:bCs/>
      <w:sz w:val="20"/>
      <w:szCs w:val="18"/>
    </w:rPr>
  </w:style>
  <w:style w:type="character" w:customStyle="1" w:styleId="Numrodeligne1">
    <w:name w:val="Numéro de ligne1"/>
    <w:qFormat/>
    <w:rsid w:val="003D70AE"/>
  </w:style>
  <w:style w:type="character" w:customStyle="1" w:styleId="BalloonTextChar">
    <w:name w:val="Balloon Text Char"/>
    <w:basedOn w:val="DefaultParagraphFont"/>
    <w:link w:val="BalloonText"/>
    <w:uiPriority w:val="99"/>
    <w:semiHidden/>
    <w:qFormat/>
    <w:rsid w:val="003D70AE"/>
    <w:rPr>
      <w:rFonts w:ascii="Segoe UI" w:eastAsia="Arial" w:hAnsi="Segoe UI" w:cs="Mangal"/>
      <w:sz w:val="18"/>
      <w:szCs w:val="16"/>
      <w:lang w:val="en-US" w:eastAsia="zh-CN" w:bidi="hi-IN"/>
    </w:rPr>
  </w:style>
  <w:style w:type="character" w:styleId="PlaceholderText">
    <w:name w:val="Placeholder Text"/>
    <w:basedOn w:val="DefaultParagraphFont"/>
    <w:uiPriority w:val="99"/>
    <w:semiHidden/>
    <w:qFormat/>
    <w:rsid w:val="003D70AE"/>
    <w:rPr>
      <w:color w:val="808080"/>
    </w:rPr>
  </w:style>
  <w:style w:type="character" w:customStyle="1" w:styleId="LineNumbering0">
    <w:name w:val="Line Numbering"/>
    <w:rsid w:val="003D70AE"/>
  </w:style>
  <w:style w:type="paragraph" w:customStyle="1" w:styleId="Heading">
    <w:name w:val="Heading"/>
    <w:basedOn w:val="Standard"/>
    <w:next w:val="Textbody"/>
    <w:qFormat/>
    <w:rsid w:val="003D70AE"/>
    <w:pPr>
      <w:keepNext/>
      <w:spacing w:before="240" w:after="120"/>
    </w:pPr>
    <w:rPr>
      <w:rFonts w:ascii="Liberation Sans" w:eastAsia="Linux Libertine G" w:hAnsi="Liberation Sans" w:cs="Linux Libertine G"/>
      <w:sz w:val="28"/>
      <w:szCs w:val="28"/>
    </w:rPr>
  </w:style>
  <w:style w:type="paragraph" w:styleId="BodyText">
    <w:name w:val="Body Text"/>
    <w:basedOn w:val="Normal"/>
    <w:link w:val="BodyTextChar"/>
    <w:pPr>
      <w:spacing w:after="140" w:line="276" w:lineRule="auto"/>
      <w:pPrChange w:id="7" w:author="Comparison" w:date="2026-09-25T20:00:00Z">
        <w:pPr>
          <w:suppressAutoHyphens/>
          <w:spacing w:after="140" w:line="276" w:lineRule="auto"/>
          <w:textAlignment w:val="baseline"/>
        </w:pPr>
      </w:pPrChange>
    </w:pPr>
    <w:rPr>
      <w:rPrChange w:id="7" w:author="Comparison" w:date="2026-09-25T20:00:00Z">
        <w:rPr>
          <w:rFonts w:ascii="Arial" w:eastAsia="Arial" w:hAnsi="Arial" w:cs="Arial"/>
          <w:sz w:val="22"/>
          <w:szCs w:val="22"/>
          <w:lang w:val="en-US" w:eastAsia="zh-CN" w:bidi="hi-IN"/>
        </w:rPr>
      </w:rPrChange>
    </w:rPr>
  </w:style>
  <w:style w:type="character" w:customStyle="1" w:styleId="BodyTextChar">
    <w:name w:val="Body Text Char"/>
    <w:basedOn w:val="DefaultParagraphFont"/>
    <w:link w:val="BodyText"/>
    <w:rsid w:val="003D70AE"/>
    <w:rPr>
      <w:rFonts w:ascii="Arial" w:eastAsia="Arial" w:hAnsi="Arial" w:cs="Arial"/>
      <w:lang w:val="en-US" w:eastAsia="zh-CN" w:bidi="hi-IN"/>
    </w:rPr>
  </w:style>
  <w:style w:type="paragraph" w:styleId="List">
    <w:name w:val="List"/>
    <w:basedOn w:val="Textbody"/>
    <w:rsid w:val="003D70AE"/>
    <w:rPr>
      <w:sz w:val="24"/>
    </w:rPr>
  </w:style>
  <w:style w:type="paragraph" w:styleId="Caption">
    <w:name w:val="caption"/>
    <w:basedOn w:val="Standard"/>
    <w:qFormat/>
    <w:rsid w:val="003D70AE"/>
    <w:pPr>
      <w:suppressLineNumbers/>
      <w:spacing w:before="120" w:after="120"/>
    </w:pPr>
    <w:rPr>
      <w:i/>
      <w:iCs/>
      <w:sz w:val="24"/>
      <w:szCs w:val="24"/>
    </w:rPr>
  </w:style>
  <w:style w:type="paragraph" w:customStyle="1" w:styleId="Index">
    <w:name w:val="Index"/>
    <w:basedOn w:val="Standard"/>
    <w:qFormat/>
    <w:rsid w:val="003D70AE"/>
    <w:pPr>
      <w:suppressLineNumbers/>
    </w:pPr>
    <w:rPr>
      <w:sz w:val="24"/>
    </w:rPr>
  </w:style>
  <w:style w:type="paragraph" w:customStyle="1" w:styleId="Standard">
    <w:name w:val="Standard"/>
    <w:qFormat/>
    <w:pPr>
      <w:widowControl w:val="0"/>
      <w:suppressAutoHyphens/>
      <w:spacing w:after="0" w:line="276" w:lineRule="auto"/>
      <w:textAlignment w:val="baseline"/>
      <w:pPrChange w:id="8" w:author="Comparison" w:date="2026-09-25T20:00:00Z">
        <w:pPr>
          <w:widowControl w:val="0"/>
          <w:suppressAutoHyphens/>
          <w:spacing w:line="276" w:lineRule="auto"/>
          <w:textAlignment w:val="baseline"/>
        </w:pPr>
      </w:pPrChange>
    </w:pPr>
    <w:rPr>
      <w:rFonts w:ascii="Arial" w:eastAsia="Arial" w:hAnsi="Arial" w:cs="Arial"/>
      <w:lang w:val="en-US" w:eastAsia="zh-CN" w:bidi="hi-IN"/>
      <w:rPrChange w:id="8" w:author="Comparison" w:date="2026-09-25T20:00:00Z">
        <w:rPr>
          <w:rFonts w:ascii="Arial" w:eastAsia="Arial" w:hAnsi="Arial" w:cs="Arial"/>
          <w:sz w:val="22"/>
          <w:szCs w:val="22"/>
          <w:lang w:val="en-US" w:eastAsia="zh-CN" w:bidi="hi-IN"/>
        </w:rPr>
      </w:rPrChange>
    </w:rPr>
  </w:style>
  <w:style w:type="paragraph" w:customStyle="1" w:styleId="Textbody">
    <w:name w:val="Text body"/>
    <w:basedOn w:val="Standard"/>
    <w:qFormat/>
    <w:pPr>
      <w:spacing w:after="140"/>
      <w:pPrChange w:id="9" w:author="Comparison" w:date="2026-09-25T20:00:00Z">
        <w:pPr>
          <w:widowControl w:val="0"/>
          <w:suppressAutoHyphens/>
          <w:spacing w:after="140" w:line="276" w:lineRule="auto"/>
          <w:textAlignment w:val="baseline"/>
        </w:pPr>
      </w:pPrChange>
    </w:pPr>
    <w:rPr>
      <w:rPrChange w:id="9" w:author="Comparison" w:date="2026-09-25T20:00:00Z">
        <w:rPr>
          <w:rFonts w:ascii="Arial" w:eastAsia="Arial" w:hAnsi="Arial" w:cs="Arial"/>
          <w:sz w:val="22"/>
          <w:szCs w:val="22"/>
          <w:lang w:val="en-US" w:eastAsia="zh-CN" w:bidi="hi-IN"/>
        </w:rPr>
      </w:rPrChange>
    </w:rPr>
  </w:style>
  <w:style w:type="paragraph" w:styleId="Title">
    <w:name w:val="Title"/>
    <w:basedOn w:val="Normal"/>
    <w:next w:val="Standard"/>
    <w:link w:val="TitleChar"/>
    <w:uiPriority w:val="10"/>
    <w:qFormat/>
    <w:pPr>
      <w:keepNext/>
      <w:keepLines/>
      <w:spacing w:before="480" w:after="120"/>
      <w:pPrChange w:id="10" w:author="Comparison" w:date="2026-09-25T20:00:00Z">
        <w:pPr>
          <w:keepNext/>
          <w:keepLines/>
          <w:suppressAutoHyphens/>
          <w:spacing w:before="480" w:after="120"/>
          <w:textAlignment w:val="baseline"/>
        </w:pPr>
      </w:pPrChange>
    </w:pPr>
    <w:rPr>
      <w:b/>
      <w:sz w:val="72"/>
      <w:szCs w:val="72"/>
      <w:rPrChange w:id="10" w:author="Comparison" w:date="2026-09-25T20:00:00Z">
        <w:rPr>
          <w:rFonts w:ascii="Arial" w:eastAsia="Arial" w:hAnsi="Arial" w:cs="Arial"/>
          <w:b/>
          <w:sz w:val="72"/>
          <w:szCs w:val="72"/>
          <w:lang w:val="en-US" w:eastAsia="zh-CN" w:bidi="hi-IN"/>
        </w:rPr>
      </w:rPrChange>
    </w:rPr>
  </w:style>
  <w:style w:type="character" w:customStyle="1" w:styleId="TitleChar">
    <w:name w:val="Title Char"/>
    <w:basedOn w:val="DefaultParagraphFont"/>
    <w:link w:val="Title"/>
    <w:uiPriority w:val="10"/>
    <w:rsid w:val="003D70AE"/>
    <w:rPr>
      <w:rFonts w:ascii="Arial" w:eastAsia="Arial" w:hAnsi="Arial" w:cs="Arial"/>
      <w:b/>
      <w:sz w:val="72"/>
      <w:szCs w:val="72"/>
      <w:lang w:val="en-US" w:eastAsia="zh-CN" w:bidi="hi-IN"/>
    </w:rPr>
  </w:style>
  <w:style w:type="paragraph" w:styleId="Subtitle">
    <w:name w:val="Subtitle"/>
    <w:basedOn w:val="Normal"/>
    <w:next w:val="Standard"/>
    <w:link w:val="SubtitleChar"/>
    <w:uiPriority w:val="11"/>
    <w:qFormat/>
    <w:pPr>
      <w:keepNext/>
      <w:keepLines/>
      <w:spacing w:before="360" w:after="80"/>
      <w:pPrChange w:id="11" w:author="Comparison" w:date="2026-09-25T20:00:00Z">
        <w:pPr>
          <w:keepNext/>
          <w:keepLines/>
          <w:suppressAutoHyphens/>
          <w:spacing w:before="360" w:after="80"/>
          <w:textAlignment w:val="baseline"/>
        </w:pPr>
      </w:pPrChange>
    </w:pPr>
    <w:rPr>
      <w:rFonts w:ascii="Georgia" w:eastAsia="Georgia" w:hAnsi="Georgia" w:cs="Georgia"/>
      <w:i/>
      <w:color w:val="666666"/>
      <w:sz w:val="48"/>
      <w:szCs w:val="48"/>
      <w:rPrChange w:id="11" w:author="Comparison" w:date="2026-09-25T20:00:00Z">
        <w:rPr>
          <w:rFonts w:ascii="Georgia" w:eastAsia="Georgia" w:hAnsi="Georgia" w:cs="Georgia"/>
          <w:i/>
          <w:color w:val="666666"/>
          <w:sz w:val="48"/>
          <w:szCs w:val="48"/>
          <w:lang w:val="en-US" w:eastAsia="zh-CN" w:bidi="hi-IN"/>
        </w:rPr>
      </w:rPrChange>
    </w:rPr>
  </w:style>
  <w:style w:type="character" w:customStyle="1" w:styleId="SubtitleChar">
    <w:name w:val="Subtitle Char"/>
    <w:basedOn w:val="DefaultParagraphFont"/>
    <w:link w:val="Subtitle"/>
    <w:uiPriority w:val="11"/>
    <w:rsid w:val="003D70AE"/>
    <w:rPr>
      <w:rFonts w:ascii="Georgia" w:eastAsia="Georgia" w:hAnsi="Georgia" w:cs="Georgia"/>
      <w:i/>
      <w:color w:val="666666"/>
      <w:sz w:val="48"/>
      <w:szCs w:val="48"/>
      <w:lang w:val="en-US" w:eastAsia="zh-CN" w:bidi="hi-IN"/>
    </w:rPr>
  </w:style>
  <w:style w:type="paragraph" w:customStyle="1" w:styleId="HeaderandFooter">
    <w:name w:val="Header and Footer"/>
    <w:basedOn w:val="Standard"/>
    <w:qFormat/>
    <w:rsid w:val="003D70AE"/>
    <w:pPr>
      <w:suppressLineNumbers/>
      <w:tabs>
        <w:tab w:val="center" w:pos="4986"/>
        <w:tab w:val="right" w:pos="9972"/>
      </w:tabs>
    </w:pPr>
  </w:style>
  <w:style w:type="paragraph" w:styleId="Footer">
    <w:name w:val="footer"/>
    <w:basedOn w:val="Standard"/>
    <w:link w:val="FooterChar"/>
    <w:rsid w:val="003D70AE"/>
    <w:pPr>
      <w:suppressLineNumbers/>
    </w:pPr>
  </w:style>
  <w:style w:type="character" w:customStyle="1" w:styleId="FooterChar">
    <w:name w:val="Footer Char"/>
    <w:basedOn w:val="DefaultParagraphFont"/>
    <w:link w:val="Footer"/>
    <w:rsid w:val="003D70AE"/>
    <w:rPr>
      <w:rFonts w:ascii="Arial" w:eastAsia="Arial" w:hAnsi="Arial" w:cs="Arial"/>
      <w:lang w:val="en-US" w:eastAsia="zh-CN" w:bidi="hi-IN"/>
    </w:rPr>
  </w:style>
  <w:style w:type="paragraph" w:customStyle="1" w:styleId="TableContents">
    <w:name w:val="Table Contents"/>
    <w:basedOn w:val="Standard"/>
    <w:qFormat/>
    <w:rsid w:val="003D70AE"/>
    <w:pPr>
      <w:suppressLineNumbers/>
    </w:pPr>
  </w:style>
  <w:style w:type="paragraph" w:styleId="Header">
    <w:name w:val="header"/>
    <w:basedOn w:val="HeaderandFooter"/>
    <w:link w:val="HeaderChar"/>
    <w:pPr>
      <w:tabs>
        <w:tab w:val="clear" w:pos="4986"/>
        <w:tab w:val="clear" w:pos="9972"/>
        <w:tab w:val="center" w:pos="5322"/>
        <w:tab w:val="right" w:pos="10644"/>
      </w:tabs>
      <w:pPrChange w:id="12" w:author="Comparison" w:date="2026-09-25T20:00:00Z">
        <w:pPr>
          <w:widowControl w:val="0"/>
          <w:suppressLineNumbers/>
          <w:tabs>
            <w:tab w:val="center" w:pos="5322"/>
            <w:tab w:val="right" w:pos="10644"/>
          </w:tabs>
          <w:suppressAutoHyphens/>
          <w:spacing w:line="276" w:lineRule="auto"/>
          <w:textAlignment w:val="baseline"/>
        </w:pPr>
      </w:pPrChange>
    </w:pPr>
    <w:rPr>
      <w:rPrChange w:id="12" w:author="Comparison" w:date="2026-09-25T20:00:00Z">
        <w:rPr>
          <w:rFonts w:ascii="Arial" w:eastAsia="Arial" w:hAnsi="Arial" w:cs="Arial"/>
          <w:sz w:val="22"/>
          <w:szCs w:val="22"/>
          <w:lang w:val="en-US" w:eastAsia="zh-CN" w:bidi="hi-IN"/>
        </w:rPr>
      </w:rPrChange>
    </w:rPr>
  </w:style>
  <w:style w:type="character" w:customStyle="1" w:styleId="HeaderChar">
    <w:name w:val="Header Char"/>
    <w:basedOn w:val="DefaultParagraphFont"/>
    <w:link w:val="Header"/>
    <w:rsid w:val="003D70AE"/>
    <w:rPr>
      <w:rFonts w:ascii="Arial" w:eastAsia="Arial" w:hAnsi="Arial" w:cs="Arial"/>
      <w:lang w:val="en-US" w:eastAsia="zh-CN" w:bidi="hi-IN"/>
    </w:rPr>
  </w:style>
  <w:style w:type="paragraph" w:customStyle="1" w:styleId="TableHeading">
    <w:name w:val="Table Heading"/>
    <w:basedOn w:val="TableContents"/>
    <w:qFormat/>
    <w:rsid w:val="003D70AE"/>
    <w:pPr>
      <w:jc w:val="center"/>
    </w:pPr>
    <w:rPr>
      <w:b/>
      <w:bCs/>
    </w:rPr>
  </w:style>
  <w:style w:type="paragraph" w:customStyle="1" w:styleId="PreformattedText">
    <w:name w:val="Preformatted Text"/>
    <w:basedOn w:val="Standard"/>
    <w:qFormat/>
    <w:rsid w:val="003D70AE"/>
    <w:rPr>
      <w:rFonts w:ascii="Liberation Mono" w:eastAsia="Liberation Mono" w:hAnsi="Liberation Mono" w:cs="Liberation Mono"/>
      <w:sz w:val="20"/>
      <w:szCs w:val="20"/>
    </w:rPr>
  </w:style>
  <w:style w:type="paragraph" w:styleId="CommentText">
    <w:name w:val="annotation text"/>
    <w:basedOn w:val="Normal"/>
    <w:link w:val="CommentTextChar1"/>
    <w:qFormat/>
    <w:pPr>
      <w:pPrChange w:id="13" w:author="Comparison" w:date="2026-09-25T20:00:00Z">
        <w:pPr>
          <w:suppressAutoHyphens/>
          <w:textAlignment w:val="baseline"/>
        </w:pPr>
      </w:pPrChange>
    </w:pPr>
    <w:rPr>
      <w:rFonts w:cs="Mangal"/>
      <w:sz w:val="20"/>
      <w:szCs w:val="18"/>
      <w:rPrChange w:id="13" w:author="Comparison" w:date="2026-09-25T20:00:00Z">
        <w:rPr>
          <w:rFonts w:ascii="Arial" w:eastAsia="Arial" w:hAnsi="Arial" w:cs="Mangal"/>
          <w:szCs w:val="18"/>
          <w:lang w:val="en-US" w:eastAsia="zh-CN" w:bidi="hi-IN"/>
        </w:rPr>
      </w:rPrChange>
    </w:rPr>
  </w:style>
  <w:style w:type="character" w:customStyle="1" w:styleId="CommentTextChar1">
    <w:name w:val="Comment Text Char1"/>
    <w:basedOn w:val="DefaultParagraphFont"/>
    <w:link w:val="CommentText"/>
    <w:rsid w:val="003D70AE"/>
    <w:rPr>
      <w:rFonts w:ascii="Arial" w:eastAsia="Arial" w:hAnsi="Arial" w:cs="Mangal"/>
      <w:sz w:val="20"/>
      <w:szCs w:val="18"/>
      <w:lang w:val="en-US" w:eastAsia="zh-CN" w:bidi="hi-IN"/>
    </w:rPr>
  </w:style>
  <w:style w:type="paragraph" w:styleId="Revision">
    <w:name w:val="Revision"/>
    <w:qFormat/>
    <w:pPr>
      <w:spacing w:after="0" w:line="240" w:lineRule="auto"/>
      <w:pPrChange w:id="14" w:author="Comparison" w:date="2026-09-25T20:00:00Z">
        <w:pPr/>
      </w:pPrChange>
    </w:pPr>
    <w:rPr>
      <w:rFonts w:ascii="Arial" w:eastAsia="Arial" w:hAnsi="Arial" w:cs="Mangal"/>
      <w:szCs w:val="20"/>
      <w:lang w:val="en-US" w:eastAsia="zh-CN" w:bidi="hi-IN"/>
      <w:rPrChange w:id="14" w:author="Comparison" w:date="2026-09-25T20:00:00Z">
        <w:rPr>
          <w:rFonts w:ascii="Arial" w:eastAsia="Arial" w:hAnsi="Arial" w:cs="Mangal"/>
          <w:sz w:val="22"/>
          <w:lang w:val="en-US" w:eastAsia="zh-CN" w:bidi="hi-IN"/>
        </w:rPr>
      </w:rPrChange>
    </w:rPr>
  </w:style>
  <w:style w:type="paragraph" w:styleId="CommentSubject">
    <w:name w:val="annotation subject"/>
    <w:basedOn w:val="CommentText"/>
    <w:next w:val="CommentText"/>
    <w:link w:val="CommentSubjectChar1"/>
    <w:qFormat/>
    <w:rsid w:val="003D70AE"/>
    <w:rPr>
      <w:b/>
      <w:bCs/>
    </w:rPr>
  </w:style>
  <w:style w:type="character" w:customStyle="1" w:styleId="CommentSubjectChar1">
    <w:name w:val="Comment Subject Char1"/>
    <w:basedOn w:val="CommentTextChar1"/>
    <w:link w:val="CommentSubject"/>
    <w:rsid w:val="003D70AE"/>
    <w:rPr>
      <w:rFonts w:ascii="Arial" w:eastAsia="Arial" w:hAnsi="Arial" w:cs="Mangal"/>
      <w:b/>
      <w:bCs/>
      <w:sz w:val="20"/>
      <w:szCs w:val="18"/>
      <w:lang w:val="en-US" w:eastAsia="zh-CN" w:bidi="hi-IN"/>
    </w:rPr>
  </w:style>
  <w:style w:type="paragraph" w:styleId="BalloonText">
    <w:name w:val="Balloon Text"/>
    <w:basedOn w:val="Normal"/>
    <w:link w:val="BalloonTextChar"/>
    <w:uiPriority w:val="99"/>
    <w:semiHidden/>
    <w:unhideWhenUsed/>
    <w:qFormat/>
    <w:rsid w:val="0073088C"/>
    <w:pPr>
      <w:pPrChange w:id="15" w:author="Comparison" w:date="2026-09-25T20:00:00Z">
        <w:pPr>
          <w:suppressAutoHyphens/>
          <w:textAlignment w:val="baseline"/>
        </w:pPr>
      </w:pPrChange>
    </w:pPr>
    <w:rPr>
      <w:rFonts w:ascii="Segoe UI" w:hAnsi="Segoe UI" w:cs="Mangal"/>
      <w:sz w:val="18"/>
      <w:szCs w:val="16"/>
      <w:rPrChange w:id="15" w:author="Comparison" w:date="2026-09-25T20:00:00Z">
        <w:rPr>
          <w:rFonts w:ascii="Segoe UI" w:eastAsia="Arial" w:hAnsi="Segoe UI" w:cs="Mangal"/>
          <w:sz w:val="18"/>
          <w:szCs w:val="16"/>
          <w:lang w:val="en-US" w:eastAsia="zh-CN" w:bidi="hi-IN"/>
        </w:rPr>
      </w:rPrChange>
    </w:rPr>
  </w:style>
  <w:style w:type="character" w:customStyle="1" w:styleId="BalloonTextChar1">
    <w:name w:val="Balloon Text Char1"/>
    <w:basedOn w:val="DefaultParagraphFont"/>
    <w:uiPriority w:val="99"/>
    <w:semiHidden/>
    <w:rsid w:val="003D70AE"/>
    <w:rPr>
      <w:rFonts w:ascii="Times New Roman" w:hAnsi="Times New Roman" w:cs="Times New Roman"/>
      <w:sz w:val="18"/>
      <w:szCs w:val="18"/>
    </w:rPr>
  </w:style>
  <w:style w:type="table" w:styleId="TableGrid">
    <w:name w:val="Table Grid"/>
    <w:basedOn w:val="TableNormal"/>
    <w:uiPriority w:val="39"/>
    <w:rsid w:val="003D70AE"/>
    <w:pPr>
      <w:suppressAutoHyphens/>
      <w:spacing w:after="0" w:line="240" w:lineRule="auto"/>
    </w:pPr>
    <w:rPr>
      <w:rFonts w:ascii="Arial" w:eastAsia="Arial" w:hAnsi="Arial" w:cs="Arial"/>
      <w:lang w:val="en-US"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3891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6C23D-0EB7-1241-B638-98C47E028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Canterbury</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Kingham</dc:creator>
  <cp:keywords/>
  <dc:description/>
  <cp:lastModifiedBy>Arthur Souza Rodrigues</cp:lastModifiedBy>
  <cp:revision>1</cp:revision>
  <dcterms:created xsi:type="dcterms:W3CDTF">2024-03-12T22:15:00Z</dcterms:created>
  <dcterms:modified xsi:type="dcterms:W3CDTF">2026-09-26T00:00:00Z</dcterms:modified>
</cp:coreProperties>
</file>