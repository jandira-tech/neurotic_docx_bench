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6E1B6C" w14:textId="77777777" w:rsidR="00103555" w:rsidRDefault="00487BF9">
      <w:pPr>
        <w:pStyle w:val="TableContents"/>
        <w:rPr>
          <w:ins w:id="2" w:author="Michael Williamson" w:date="2026-06-29T11:25:00Z" w16du:dateUtc="2026-06-29T15:25:00Z"/>
        </w:rPr>
      </w:pPr>
      <w:ins w:id="3" w:author="Michael Williamson" w:date="2026-06-29T11:25:00Z" w16du:dateUtc="2026-06-29T15:25:00Z"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editId="36B11C9B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2374265" cy="1403985"/>
                  <wp:effectExtent l="0" t="0" r="3175" b="5715"/>
                  <wp:wrapNone/>
                  <wp:docPr id="30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74265" cy="14039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315F79" w14:textId="77777777" w:rsidR="00487BF9" w:rsidRDefault="00487BF9">
                              <w:pPr>
                                <w:rPr>
                                  <w:ins w:id="4" w:author="Michael Williamson" w:date="2026-06-29T11:25:00Z" w16du:dateUtc="2026-06-29T15:25:00Z"/>
                                </w:rPr>
                              </w:pPr>
                              <w:ins w:id="5" w:author="Michael Williamson" w:date="2026-06-29T11:25:00Z" w16du:dateUtc="2026-06-29T15:25:00Z">
                                <w:r>
                                  <w:t>Datum plane</w:t>
                                </w:r>
                              </w:ins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">
                  <v:textbox style="mso-fit-shape-to-text:t">
                    <w:txbxContent>
                      <w:p w14:paraId="5B315F79" w14:textId="77777777" w:rsidR="00487BF9" w:rsidRDefault="00487BF9">
                        <w:pPr>
                          <w:rPr>
                            <w:ins w:id="6" w:author="Michael Williamson" w:date="2026-06-29T11:25:00Z" w16du:dateUtc="2026-06-29T15:25:00Z"/>
                          </w:rPr>
                        </w:pPr>
                        <w:ins w:id="7" w:author="Michael Williamson" w:date="2026-06-29T11:25:00Z" w16du:dateUtc="2026-06-29T15:25:00Z">
                          <w:r>
                            <w:t>Datum plane</w:t>
                          </w:r>
                        </w:ins>
                      </w:p>
                    </w:txbxContent>
                  </v:textbox>
                </v:shape>
              </w:pict>
            </mc:Fallback>
          </mc:AlternateContent>
        </w:r>
      </w:ins>
    </w:p>
    <w:tbl>
      <w:tblPr>
        <w:tblW w:w="0" w:type="auto"/>
        <w:tblInd w:w="-108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234D6D" w14:paraId="1EE2A885" w14:textId="77777777">
        <w:tblPrEx>
          <w:tblCellMar>
            <w:top w:w="0" w:type="dxa"/>
            <w:bottom w:w="0" w:type="dxa"/>
          </w:tblCellMar>
        </w:tblPrEx>
        <w:trPr>
          <w:del w:id="8" w:author="Michael Williamson" w:date="2026-06-29T11:25:00Z" w16du:dateUtc="2026-06-29T15:25:00Z"/>
        </w:trPr>
        <w:tc>
          <w:tcPr>
            <w:tcW w:w="4985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75FCB" w14:textId="7E617FBB" w:rsidR="00234D6D" w:rsidRDefault="00103555">
            <w:pPr>
              <w:pStyle w:val="TableContents"/>
              <w:rPr>
                <w:del w:id="9" w:author="Michael Williamson" w:date="2026-06-29T11:25:00Z" w16du:dateUtc="2026-06-29T15:25:00Z"/>
              </w:rPr>
            </w:pPr>
            <w:del w:id="10" w:author="Michael Williamson" w:date="2026-06-29T11:25:00Z" w16du:dateUtc="2026-06-29T15:25:00Z">
              <w:r>
                <w:delText>AAA</w:delText>
              </w:r>
            </w:del>
          </w:p>
        </w:tc>
      </w:tr>
      <w:tr w:rsidR="00234D6D" w14:paraId="755C3FD1" w14:textId="77777777">
        <w:tblPrEx>
          <w:tblCellMar>
            <w:top w:w="0" w:type="dxa"/>
            <w:bottom w:w="0" w:type="dxa"/>
          </w:tblCellMar>
        </w:tblPrEx>
        <w:trPr>
          <w:del w:id="11" w:author="Michael Williamson" w:date="2026-06-29T11:25:00Z" w16du:dateUtc="2026-06-29T15:25:00Z"/>
        </w:trPr>
        <w:tc>
          <w:tcPr>
            <w:tcW w:w="4985" w:type="dxa"/>
            <w:vMerge w:val="restart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7AB83" w14:textId="77777777" w:rsidR="00234D6D" w:rsidRDefault="00103555">
            <w:pPr>
              <w:pStyle w:val="TableContents"/>
              <w:rPr>
                <w:del w:id="12" w:author="Michael Williamson" w:date="2026-06-29T11:25:00Z" w16du:dateUtc="2026-06-29T15:25:00Z"/>
              </w:rPr>
            </w:pPr>
            <w:del w:id="13" w:author="Michael Williamson" w:date="2026-06-29T11:25:00Z" w16du:dateUtc="2026-06-29T15:25:00Z">
              <w:r>
                <w:delText>BBB</w:delText>
              </w:r>
            </w:del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BBF72" w14:textId="77777777" w:rsidR="00234D6D" w:rsidRDefault="00103555">
            <w:pPr>
              <w:pStyle w:val="TableContents"/>
              <w:rPr>
                <w:del w:id="14" w:author="Michael Williamson" w:date="2026-06-29T11:25:00Z" w16du:dateUtc="2026-06-29T15:25:00Z"/>
              </w:rPr>
            </w:pPr>
            <w:del w:id="15" w:author="Michael Williamson" w:date="2026-06-29T11:25:00Z" w16du:dateUtc="2026-06-29T15:25:00Z">
              <w:r>
                <w:delText>CCC</w:delText>
              </w:r>
            </w:del>
          </w:p>
        </w:tc>
      </w:tr>
      <w:tr w:rsidR="00234D6D" w14:paraId="6D7B8D10" w14:textId="77777777">
        <w:tblPrEx>
          <w:tblCellMar>
            <w:top w:w="0" w:type="dxa"/>
            <w:bottom w:w="0" w:type="dxa"/>
          </w:tblCellMar>
        </w:tblPrEx>
        <w:trPr>
          <w:del w:id="16" w:author="Michael Williamson" w:date="2026-06-29T11:25:00Z" w16du:dateUtc="2026-06-29T15:25:00Z"/>
        </w:trPr>
        <w:tc>
          <w:tcPr>
            <w:tcW w:w="4985" w:type="dxa"/>
            <w:vMerge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93919" w14:textId="77777777" w:rsidR="00234D6D" w:rsidRDefault="00234D6D">
            <w:pPr>
              <w:pStyle w:val="TableContents"/>
              <w:rPr>
                <w:del w:id="17" w:author="Michael Williamson" w:date="2026-06-29T11:25:00Z" w16du:dateUtc="2026-06-29T15:25:00Z"/>
              </w:rPr>
            </w:pPr>
          </w:p>
        </w:tc>
        <w:tc>
          <w:tcPr>
            <w:tcW w:w="4986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05DCE" w14:textId="77777777" w:rsidR="00234D6D" w:rsidRDefault="00103555">
            <w:pPr>
              <w:pStyle w:val="TableContents"/>
              <w:rPr>
                <w:del w:id="18" w:author="Michael Williamson" w:date="2026-06-29T11:25:00Z" w16du:dateUtc="2026-06-29T15:25:00Z"/>
              </w:rPr>
            </w:pPr>
            <w:del w:id="19" w:author="Michael Williamson" w:date="2026-06-29T11:25:00Z" w16du:dateUtc="2026-06-29T15:25:00Z">
              <w:r>
                <w:delText>DDD</w:delText>
              </w:r>
            </w:del>
          </w:p>
        </w:tc>
      </w:tr>
      <w:tr w:rsidR="00234D6D" w14:paraId="69CC8ACC" w14:textId="77777777">
        <w:tblPrEx>
          <w:tblCellMar>
            <w:top w:w="0" w:type="dxa"/>
            <w:bottom w:w="0" w:type="dxa"/>
          </w:tblCellMar>
        </w:tblPrEx>
        <w:trPr>
          <w:del w:id="20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F87DD" w14:textId="77777777" w:rsidR="00234D6D" w:rsidRDefault="00103555">
            <w:pPr>
              <w:pStyle w:val="TableContents"/>
              <w:jc w:val="right"/>
              <w:rPr>
                <w:del w:id="21" w:author="Michael Williamson" w:date="2026-06-29T11:25:00Z" w16du:dateUtc="2026-06-29T15:25:00Z"/>
              </w:rPr>
            </w:pPr>
            <w:del w:id="22" w:author="Michael Williamson" w:date="2026-06-29T11:25:00Z" w16du:dateUtc="2026-06-29T15:25:00Z">
              <w:r>
                <w:delText>EEE</w:delText>
              </w:r>
            </w:del>
          </w:p>
        </w:tc>
        <w:tc>
          <w:tcPr>
            <w:tcW w:w="4986" w:type="dxa"/>
            <w:vMerge w:val="restart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BF617" w14:textId="77777777" w:rsidR="00234D6D" w:rsidRDefault="00103555">
            <w:pPr>
              <w:rPr>
                <w:del w:id="23" w:author="Michael Williamson" w:date="2026-06-29T11:25:00Z" w16du:dateUtc="2026-06-29T15:25:00Z"/>
              </w:rPr>
            </w:pPr>
            <w:del w:id="24" w:author="Michael Williamson" w:date="2026-06-29T11:25:00Z" w16du:dateUtc="2026-06-29T15:25:00Z">
              <w:r>
                <w:delText>FFF</w:delText>
              </w:r>
            </w:del>
          </w:p>
        </w:tc>
      </w:tr>
      <w:tr w:rsidR="00234D6D" w14:paraId="0572599F" w14:textId="77777777">
        <w:tblPrEx>
          <w:tblCellMar>
            <w:top w:w="0" w:type="dxa"/>
            <w:bottom w:w="0" w:type="dxa"/>
          </w:tblCellMar>
        </w:tblPrEx>
        <w:trPr>
          <w:del w:id="25" w:author="Michael Williamson" w:date="2026-06-29T11:25:00Z" w16du:dateUtc="2026-06-29T15:25:00Z"/>
        </w:trPr>
        <w:tc>
          <w:tcPr>
            <w:tcW w:w="4985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5A805" w14:textId="77777777" w:rsidR="00234D6D" w:rsidRDefault="00103555">
            <w:pPr>
              <w:pStyle w:val="TableContents"/>
              <w:jc w:val="right"/>
              <w:rPr>
                <w:del w:id="26" w:author="Michael Williamson" w:date="2026-06-29T11:25:00Z" w16du:dateUtc="2026-06-29T15:25:00Z"/>
              </w:rPr>
            </w:pPr>
            <w:del w:id="27" w:author="Michael Williamson" w:date="2026-06-29T11:25:00Z" w16du:dateUtc="2026-06-29T15:25:00Z">
              <w:r>
                <w:delText>GGG</w:delText>
              </w:r>
            </w:del>
          </w:p>
        </w:tc>
        <w:tc>
          <w:tcPr>
            <w:tcW w:w="4986" w:type="dxa"/>
            <w:vMerge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3BC7F1" w14:textId="77777777" w:rsidR="00234D6D" w:rsidRDefault="00234D6D">
            <w:pPr>
              <w:rPr>
                <w:del w:id="28" w:author="Michael Williamson" w:date="2026-06-29T11:25:00Z" w16du:dateUtc="2026-06-29T15:25:00Z"/>
              </w:rPr>
            </w:pPr>
          </w:p>
        </w:tc>
      </w:tr>
    </w:tbl>
    <w:p w14:paraId="0EE4DFFD" w14:textId="77777777" w:rsidR="00234D6D" w:rsidRDefault="00234D6D">
      <w:pPr>
        <w:rPr>
          <w:del w:id="29" w:author="Michael Williamson" w:date="2026-06-29T11:25:00Z" w16du:dateUtc="2026-06-29T15:25:00Z"/>
        </w:rPr>
      </w:pP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34D6D" w14:paraId="79AE20B0" w14:textId="77777777">
        <w:tblPrEx>
          <w:tblCellMar>
            <w:top w:w="0" w:type="dxa"/>
            <w:bottom w:w="0" w:type="dxa"/>
          </w:tblCellMar>
        </w:tblPrEx>
        <w:trPr>
          <w:del w:id="30" w:author="Michael Williamson" w:date="2026-06-29T11:25:00Z" w16du:dateUtc="2026-06-29T15:25:00Z"/>
        </w:trPr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719B5D" w14:textId="77777777" w:rsidR="00234D6D" w:rsidRDefault="00103555">
            <w:pPr>
              <w:pStyle w:val="TableContents"/>
              <w:rPr>
                <w:del w:id="31" w:author="Michael Williamson" w:date="2026-06-29T11:25:00Z" w16du:dateUtc="2026-06-29T15:25:00Z"/>
              </w:rPr>
            </w:pPr>
            <w:del w:id="32" w:author="Michael Williamson" w:date="2026-06-29T11:25:00Z" w16du:dateUtc="2026-06-29T15:25:00Z">
              <w:r>
                <w:delText>1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62304E" w14:textId="77777777" w:rsidR="00234D6D" w:rsidRDefault="00103555">
            <w:pPr>
              <w:pStyle w:val="TableContents"/>
              <w:rPr>
                <w:del w:id="33" w:author="Michael Williamson" w:date="2026-06-29T11:25:00Z" w16du:dateUtc="2026-06-29T15:25:00Z"/>
              </w:rPr>
            </w:pPr>
            <w:del w:id="34" w:author="Michael Williamson" w:date="2026-06-29T11:25:00Z" w16du:dateUtc="2026-06-29T15:25:00Z">
              <w:r>
                <w:delText>2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E3DB00" w14:textId="77777777" w:rsidR="00234D6D" w:rsidRDefault="00103555">
            <w:pPr>
              <w:pStyle w:val="TableContents"/>
              <w:rPr>
                <w:del w:id="35" w:author="Michael Williamson" w:date="2026-06-29T11:25:00Z" w16du:dateUtc="2026-06-29T15:25:00Z"/>
              </w:rPr>
            </w:pPr>
            <w:del w:id="36" w:author="Michael Williamson" w:date="2026-06-29T11:25:00Z" w16du:dateUtc="2026-06-29T15:25:00Z">
              <w:r>
                <w:delText>3</w:delText>
              </w:r>
            </w:del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5597D3" w14:textId="77777777" w:rsidR="00234D6D" w:rsidRDefault="00103555">
            <w:pPr>
              <w:pStyle w:val="TableContents"/>
              <w:rPr>
                <w:del w:id="37" w:author="Michael Williamson" w:date="2026-06-29T11:25:00Z" w16du:dateUtc="2026-06-29T15:25:00Z"/>
              </w:rPr>
            </w:pPr>
            <w:del w:id="38" w:author="Michael Williamson" w:date="2026-06-29T11:25:00Z" w16du:dateUtc="2026-06-29T15:25:00Z">
              <w:r>
                <w:delText>4</w:delText>
              </w:r>
            </w:del>
          </w:p>
        </w:tc>
      </w:tr>
      <w:tr w:rsidR="00234D6D" w14:paraId="0C03C664" w14:textId="77777777">
        <w:tblPrEx>
          <w:tblCellMar>
            <w:top w:w="0" w:type="dxa"/>
            <w:bottom w:w="0" w:type="dxa"/>
          </w:tblCellMar>
        </w:tblPrEx>
        <w:trPr>
          <w:del w:id="39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28F221" w14:textId="77777777" w:rsidR="00234D6D" w:rsidRDefault="00103555">
            <w:pPr>
              <w:pStyle w:val="TableContents"/>
              <w:rPr>
                <w:del w:id="40" w:author="Michael Williamson" w:date="2026-06-29T11:25:00Z" w16du:dateUtc="2026-06-29T15:25:00Z"/>
              </w:rPr>
            </w:pPr>
            <w:del w:id="41" w:author="Michael Williamson" w:date="2026-06-29T11:25:00Z" w16du:dateUtc="2026-06-29T15:25:00Z">
              <w:r>
                <w:delText>5</w:delText>
              </w:r>
            </w:del>
          </w:p>
        </w:tc>
        <w:tc>
          <w:tcPr>
            <w:tcW w:w="4986" w:type="dxa"/>
            <w:gridSpan w:val="2"/>
            <w:vMerge w:val="restart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DDAEEF" w14:textId="77777777" w:rsidR="00234D6D" w:rsidRDefault="00103555">
            <w:pPr>
              <w:pStyle w:val="TableContents"/>
              <w:rPr>
                <w:del w:id="42" w:author="Michael Williamson" w:date="2026-06-29T11:25:00Z" w16du:dateUtc="2026-06-29T15:25:00Z"/>
              </w:rPr>
            </w:pPr>
            <w:del w:id="43" w:author="Michael Williamson" w:date="2026-06-29T11:25:00Z" w16du:dateUtc="2026-06-29T15:25:00Z">
              <w:r>
                <w:delText>6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8CE395" w14:textId="77777777" w:rsidR="00234D6D" w:rsidRDefault="00103555">
            <w:pPr>
              <w:pStyle w:val="TableContents"/>
              <w:rPr>
                <w:del w:id="44" w:author="Michael Williamson" w:date="2026-06-29T11:25:00Z" w16du:dateUtc="2026-06-29T15:25:00Z"/>
              </w:rPr>
            </w:pPr>
            <w:del w:id="45" w:author="Michael Williamson" w:date="2026-06-29T11:25:00Z" w16du:dateUtc="2026-06-29T15:25:00Z">
              <w:r>
                <w:delText>7</w:delText>
              </w:r>
            </w:del>
          </w:p>
        </w:tc>
      </w:tr>
      <w:tr w:rsidR="00234D6D" w14:paraId="4DE4FBBD" w14:textId="77777777">
        <w:tblPrEx>
          <w:tblCellMar>
            <w:top w:w="0" w:type="dxa"/>
            <w:bottom w:w="0" w:type="dxa"/>
          </w:tblCellMar>
        </w:tblPrEx>
        <w:trPr>
          <w:del w:id="46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7DE9617" w14:textId="77777777" w:rsidR="00234D6D" w:rsidRDefault="00103555">
            <w:pPr>
              <w:pStyle w:val="TableContents"/>
              <w:rPr>
                <w:del w:id="47" w:author="Michael Williamson" w:date="2026-06-29T11:25:00Z" w16du:dateUtc="2026-06-29T15:25:00Z"/>
              </w:rPr>
            </w:pPr>
            <w:del w:id="48" w:author="Michael Williamson" w:date="2026-06-29T11:25:00Z" w16du:dateUtc="2026-06-29T15:25:00Z">
              <w:r>
                <w:delText>8</w:delText>
              </w:r>
            </w:del>
          </w:p>
        </w:tc>
        <w:tc>
          <w:tcPr>
            <w:tcW w:w="4986" w:type="dxa"/>
            <w:gridSpan w:val="2"/>
            <w:vMerge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30A6D5" w14:textId="77777777" w:rsidR="00234D6D" w:rsidRDefault="00234D6D">
            <w:pPr>
              <w:pStyle w:val="TableContents"/>
              <w:rPr>
                <w:del w:id="49" w:author="Michael Williamson" w:date="2026-06-29T11:25:00Z" w16du:dateUtc="2026-06-29T15:25:00Z"/>
              </w:rPr>
            </w:pP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7CEEE1" w14:textId="77777777" w:rsidR="00234D6D" w:rsidRDefault="00103555">
            <w:pPr>
              <w:pStyle w:val="TableContents"/>
              <w:rPr>
                <w:del w:id="50" w:author="Michael Williamson" w:date="2026-06-29T11:25:00Z" w16du:dateUtc="2026-06-29T15:25:00Z"/>
              </w:rPr>
            </w:pPr>
            <w:del w:id="51" w:author="Michael Williamson" w:date="2026-06-29T11:25:00Z" w16du:dateUtc="2026-06-29T15:25:00Z">
              <w:r>
                <w:delText>9</w:delText>
              </w:r>
            </w:del>
          </w:p>
        </w:tc>
      </w:tr>
      <w:tr w:rsidR="00234D6D" w14:paraId="2D901543" w14:textId="77777777">
        <w:tblPrEx>
          <w:tblCellMar>
            <w:top w:w="0" w:type="dxa"/>
            <w:bottom w:w="0" w:type="dxa"/>
          </w:tblCellMar>
        </w:tblPrEx>
        <w:trPr>
          <w:del w:id="52" w:author="Michael Williamson" w:date="2026-06-29T11:25:00Z" w16du:dateUtc="2026-06-29T15:25:00Z"/>
        </w:trPr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49A6A55" w14:textId="77777777" w:rsidR="00234D6D" w:rsidRDefault="00103555">
            <w:pPr>
              <w:pStyle w:val="TableContents"/>
              <w:rPr>
                <w:del w:id="53" w:author="Michael Williamson" w:date="2026-06-29T11:25:00Z" w16du:dateUtc="2026-06-29T15:25:00Z"/>
              </w:rPr>
            </w:pPr>
            <w:del w:id="54" w:author="Michael Williamson" w:date="2026-06-29T11:25:00Z" w16du:dateUtc="2026-06-29T15:25:00Z">
              <w:r>
                <w:delText>10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E3592" w14:textId="77777777" w:rsidR="00234D6D" w:rsidRDefault="00103555">
            <w:pPr>
              <w:pStyle w:val="TableContents"/>
              <w:rPr>
                <w:del w:id="55" w:author="Michael Williamson" w:date="2026-06-29T11:25:00Z" w16du:dateUtc="2026-06-29T15:25:00Z"/>
              </w:rPr>
            </w:pPr>
            <w:del w:id="56" w:author="Michael Williamson" w:date="2026-06-29T11:25:00Z" w16du:dateUtc="2026-06-29T15:25:00Z">
              <w:r>
                <w:delText>11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89CAB9" w14:textId="77777777" w:rsidR="00234D6D" w:rsidRDefault="00103555">
            <w:pPr>
              <w:pStyle w:val="TableContents"/>
              <w:rPr>
                <w:del w:id="57" w:author="Michael Williamson" w:date="2026-06-29T11:25:00Z" w16du:dateUtc="2026-06-29T15:25:00Z"/>
              </w:rPr>
            </w:pPr>
            <w:del w:id="58" w:author="Michael Williamson" w:date="2026-06-29T11:25:00Z" w16du:dateUtc="2026-06-29T15:25:00Z">
              <w:r>
                <w:delText>12</w:delText>
              </w:r>
            </w:del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330D3F" w14:textId="77777777" w:rsidR="00234D6D" w:rsidRDefault="00103555">
            <w:pPr>
              <w:pStyle w:val="TableContents"/>
              <w:rPr>
                <w:del w:id="59" w:author="Michael Williamson" w:date="2026-06-29T11:25:00Z" w16du:dateUtc="2026-06-29T15:25:00Z"/>
              </w:rPr>
            </w:pPr>
            <w:del w:id="60" w:author="Michael Williamson" w:date="2026-06-29T11:25:00Z" w16du:dateUtc="2026-06-29T15:25:00Z">
              <w:r>
                <w:delText>13</w:delText>
              </w:r>
            </w:del>
          </w:p>
        </w:tc>
      </w:tr>
    </w:tbl>
    <w:p w14:paraId="0B8C69FC" w14:textId="77777777" w:rsidR="00234D6D" w:rsidRDefault="00234D6D"/>
    <w:sectPr w:rsidR="00234D6D">
      <w:pgSz w:w="11906" w:h="16838"/>
      <w:pgMar w:top="1440" w:right="1440" w:bottom="1440" w:left="1440" w:header="708" w:footer="708" w:gutter="0"/>
      <w:cols w:space="708"/>
      <w:formProt/>
      <w:docGrid w:linePitch="360"/>
      <w:sectPrChange w:id="61" w:author="Michael Williamson" w:date="2026-06-29T11:25:00Z" w16du:dateUtc="2026-06-29T15:25:00Z">
        <w:sectPr w:rsidR="00234D6D">
          <w:pgSz w:w="12240" w:h="15840"/>
          <w:pgMar w:top="1134" w:right="1134" w:bottom="1134" w:left="1134" w:header="0" w:footer="0" w:gutter="0"/>
          <w:cols w:space="720"/>
          <w:formProt w:val="0"/>
          <w:docGrid w:linePitch="24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Hiragino Mincho ProN W3"/>
    <w:panose1 w:val="020B0604020202020204"/>
    <w:charset w:val="80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Liberation Sans"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D6D"/>
    <w:rsid w:val="00212576"/>
    <w:rsid w:val="00234D6D"/>
    <w:rsid w:val="00487BF9"/>
    <w:rsid w:val="004C1DF5"/>
    <w:rsid w:val="006A0FDE"/>
    <w:rsid w:val="007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B074A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Michael Williamson" w:date="2026-06-29T11:25:00Z">
        <w:pPr>
          <w:widowControl w:val="0"/>
          <w:tabs>
            <w:tab w:val="left" w:pos="709"/>
          </w:tabs>
          <w:suppressAutoHyphens/>
          <w:spacing w:after="160" w:line="278" w:lineRule="auto"/>
        </w:pPr>
      </w:pPrChange>
    </w:pPr>
    <w:rPr>
      <w:rFonts w:eastAsiaTheme="minorHAnsi"/>
      <w:kern w:val="0"/>
      <w:sz w:val="22"/>
      <w:szCs w:val="22"/>
      <w:lang w:val="en-GB"/>
      <w14:ligatures w14:val="none"/>
      <w:rPrChange w:id="0" w:author="Michael Williamson" w:date="2026-06-29T11:25:00Z">
        <w:rPr>
          <w:rFonts w:ascii="Liberation Serif" w:eastAsia="Droid Sans Fallback" w:hAnsi="Liberation Serif" w:cs="Lohit Hindi"/>
          <w:color w:val="00000A"/>
          <w:kern w:val="2"/>
          <w:sz w:val="24"/>
          <w:szCs w:val="24"/>
          <w:lang w:val="en-US" w:eastAsia="zh-CN" w:bidi="hi-IN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  <w:pPrChange w:id="1" w:author="Michael Williamson" w:date="2026-06-29T11:25:00Z">
        <w:pPr/>
      </w:pPrChange>
    </w:pPr>
    <w:rPr>
      <w:rFonts w:ascii="Tahoma" w:hAnsi="Tahoma" w:cs="Tahoma"/>
      <w:sz w:val="16"/>
      <w:szCs w:val="16"/>
      <w:rPrChange w:id="1" w:author="Michael Williamson" w:date="2026-06-29T11:25:00Z">
        <w:rPr>
          <w:rFonts w:ascii="Tahoma" w:eastAsiaTheme="minorHAnsi" w:hAnsi="Tahoma" w:cs="Tahoma"/>
          <w:sz w:val="16"/>
          <w:szCs w:val="16"/>
          <w:lang w:val="en-GB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DF5"/>
    <w:rPr>
      <w:rFonts w:ascii="Tahoma" w:eastAsiaTheme="minorHAnsi" w:hAnsi="Tahoma" w:cs="Tahoma"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1</cp:revision>
  <dcterms:created xsi:type="dcterms:W3CDTF">2012-12-10T14:08:00Z</dcterms:created>
  <dcterms:modified xsi:type="dcterms:W3CDTF">2026-06-29T15:25:00Z</dcterms:modified>
</cp:coreProperties>
</file>