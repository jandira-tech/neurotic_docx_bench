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539" w14:textId="3ED3C43C" w:rsidR="003341AB" w:rsidRDefault="000463EB">
      <w:pPr>
        <w:pPrChange w:id="0" w:author="Priya Seethapathy" w:date="2026-08-03T22:22:00Z" w16du:dateUtc="2026-08-04T02:22:00Z">
          <w:pPr>
            <w:spacing w:line="360" w:lineRule="auto"/>
          </w:pPr>
        </w:pPrChange>
      </w:pPr>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del w:id="1" w:author="Priya Seethapathy" w:date="2026-08-03T22:22:00Z" w16du:dateUtc="2026-08-04T02:22:00Z">
        <w:r>
          <w:delText>Hey more lines is needed</w:delText>
        </w:r>
      </w:del>
      <w:r w:rsidRPr="00A77094">
        <w:t xml:space="preserve"> Generally, you must give notice to the Commission and seek permission from the Commission Member dealing with your case if you wish to have a lawyer or paid agent represent you in a conference or hearing</w:t>
      </w:r>
      <w:ins w:id="2" w:author="Priya Seethapathy" w:date="2026-08-03T22:22:00Z" w16du:dateUtc="2026-08-04T02:22:00Z">
        <w:r w:rsidR="00A7053F" w:rsidRPr="00A7053F">
          <w:t xml:space="preserve">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ins>
      <w:del w:id="3" w:author="Priya Seethapathy" w:date="2026-08-03T22:22:00Z" w16du:dateUtc="2026-08-04T02:22:00Z">
        <w:r w:rsidR="003341AB">
          <w:delText>. How bout now? Maybe this will work now. Lets see how this goes</w:delText>
        </w:r>
      </w:del>
    </w:p>
    <w:p w14:paraId="1D5CE2B3" w14:textId="77777777" w:rsidR="00A7053F" w:rsidRPr="00A7053F" w:rsidRDefault="00A7053F" w:rsidP="00186BFF">
      <w:pPr>
        <w:pStyle w:val="Heading1"/>
        <w:rPr>
          <w:ins w:id="4" w:author="Priya Seethapathy" w:date="2026-08-03T22:22:00Z" w16du:dateUtc="2026-08-04T02:22:00Z"/>
        </w:rPr>
      </w:pPr>
      <w:ins w:id="5" w:author="Priya Seethapathy" w:date="2026-08-03T22:22:00Z" w16du:dateUtc="2026-08-04T02:22:00Z">
        <w:r w:rsidRPr="00A7053F">
          <w:lastRenderedPageBreak/>
          <w:t>Throughout this form</w:t>
        </w:r>
      </w:ins>
    </w:p>
    <w:p w14:paraId="0228CA9E" w14:textId="0F71A8E6" w:rsidR="00A7053F" w:rsidRDefault="00A7053F" w:rsidP="00A7053F">
      <w:pPr>
        <w:rPr>
          <w:ins w:id="6" w:author="Priya Seethapathy" w:date="2026-08-03T22:22:00Z" w16du:dateUtc="2026-08-04T02:22:00Z"/>
        </w:rPr>
      </w:pPr>
      <w:ins w:id="7" w:author="Priya Seethapathy" w:date="2026-08-03T22:22:00Z" w16du:dateUtc="2026-08-04T02:22:00Z">
        <w:r>
          <w:t>This icon appears throughout the form. It indicates information to help you complete the form.</w:t>
        </w:r>
      </w:ins>
    </w:p>
    <w:p w14:paraId="2F09CD0A" w14:textId="77777777" w:rsidR="00A7053F" w:rsidRDefault="00A7053F">
      <w:pPr>
        <w:rPr>
          <w:ins w:id="8" w:author="Priya Seethapathy" w:date="2026-08-03T22:22:00Z" w16du:dateUtc="2026-08-04T02:22:00Z"/>
        </w:rPr>
      </w:pPr>
    </w:p>
    <w:p w14:paraId="2E57007A" w14:textId="77777777" w:rsidR="00A7053F" w:rsidRDefault="00A7053F">
      <w:pPr>
        <w:rPr>
          <w:ins w:id="9" w:author="Priya Seethapathy" w:date="2026-08-03T22:22:00Z" w16du:dateUtc="2026-08-04T02:22:00Z"/>
        </w:rPr>
      </w:pPr>
    </w:p>
    <w:p w14:paraId="4BCCF040" w14:textId="51BC4E8B" w:rsidR="003341AB" w:rsidRPr="003341AB" w:rsidRDefault="003341AB" w:rsidP="003341AB">
      <w:pPr>
        <w:pStyle w:val="Heading1"/>
        <w:rPr>
          <w:del w:id="10" w:author="Priya Seethapathy" w:date="2026-08-03T22:22:00Z" w16du:dateUtc="2026-08-04T02:22:00Z"/>
        </w:rPr>
      </w:pPr>
      <w:del w:id="11" w:author="Priya Seethapathy" w:date="2026-08-03T22:22:00Z" w16du:dateUtc="2026-08-04T02:22:00Z">
        <w:r>
          <w:br/>
        </w:r>
        <w:r>
          <w:br/>
        </w:r>
        <w:r w:rsidRPr="003341AB">
          <w:delText>TITLE IN HERE</w:delText>
        </w:r>
      </w:del>
    </w:p>
    <w:p w14:paraId="1029A836" w14:textId="77777777" w:rsidR="003341AB" w:rsidRDefault="003341AB" w:rsidP="003341AB">
      <w:pPr>
        <w:rPr>
          <w:del w:id="12" w:author="Priya Seethapathy" w:date="2026-08-03T22:22:00Z" w16du:dateUtc="2026-08-04T02:22:00Z"/>
        </w:rPr>
      </w:pPr>
      <w:del w:id="13" w:author="Priya Seethapathy" w:date="2026-08-03T22:22:00Z" w16du:dateUtc="2026-08-04T02:22:00Z">
        <w:r>
          <w:delText>How about now , lets change the Title to HEADING 1</w:delText>
        </w:r>
      </w:del>
    </w:p>
    <w:p w14:paraId="7E283497" w14:textId="77777777" w:rsidR="003341AB" w:rsidRDefault="003341AB" w:rsidP="003341AB">
      <w:pPr>
        <w:spacing w:line="360" w:lineRule="auto"/>
        <w:rPr>
          <w:del w:id="14" w:author="Priya Seethapathy" w:date="2026-08-03T22:22:00Z" w16du:dateUtc="2026-08-04T02:22:00Z"/>
        </w:rPr>
      </w:pPr>
    </w:p>
    <w:p w14:paraId="68CF8728" w14:textId="77777777" w:rsidR="003341AB" w:rsidRDefault="003341AB" w:rsidP="003341AB">
      <w:pPr>
        <w:spacing w:line="360" w:lineRule="auto"/>
        <w:rPr>
          <w:del w:id="15" w:author="Priya Seethapathy" w:date="2026-08-03T22:22:00Z" w16du:dateUtc="2026-08-04T02:22:00Z"/>
        </w:rPr>
      </w:pPr>
    </w:p>
    <w:p w14:paraId="7D25C58D" w14:textId="77777777" w:rsidR="003341AB" w:rsidRDefault="003341AB" w:rsidP="003341AB">
      <w:pPr>
        <w:spacing w:line="360" w:lineRule="auto"/>
        <w:rPr>
          <w:del w:id="16" w:author="Priya Seethapathy" w:date="2026-08-03T22:22:00Z" w16du:dateUtc="2026-08-04T02:22:00Z"/>
        </w:rPr>
      </w:pPr>
    </w:p>
    <w:p w14:paraId="284B084B" w14:textId="77777777" w:rsidR="003341AB" w:rsidRPr="000463EB" w:rsidRDefault="003341AB">
      <w:pPr>
        <w:pPrChange w:id="17" w:author="Priya Seethapathy" w:date="2026-08-03T22:22:00Z" w16du:dateUtc="2026-08-04T02:22:00Z">
          <w:pPr>
            <w:spacing w:line="360" w:lineRule="auto"/>
          </w:pPr>
        </w:pPrChange>
      </w:pPr>
    </w:p>
    <w:sectPr w:rsidR="003341AB" w:rsidRPr="0004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EB"/>
    <w:rsid w:val="000463EB"/>
    <w:rsid w:val="00112874"/>
    <w:rsid w:val="00124CEA"/>
    <w:rsid w:val="00186BFF"/>
    <w:rsid w:val="001B0BB6"/>
    <w:rsid w:val="002E1CBC"/>
    <w:rsid w:val="003341AB"/>
    <w:rsid w:val="003342CA"/>
    <w:rsid w:val="003361CB"/>
    <w:rsid w:val="00394854"/>
    <w:rsid w:val="00744FED"/>
    <w:rsid w:val="00A7053F"/>
    <w:rsid w:val="00C61D86"/>
    <w:rsid w:val="00DD3505"/>
    <w:rsid w:val="00E93529"/>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68CE"/>
  <w15:chartTrackingRefBased/>
  <w15:docId w15:val="{19BC185F-2EA7-074F-8D95-147BDCDE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rPr>
      <w:rFonts w:ascii="Times New Roman" w:hAnsi="Times New Roman"/>
    </w:rPr>
  </w:style>
  <w:style w:type="paragraph" w:styleId="Heading1">
    <w:name w:val="heading 1"/>
    <w:basedOn w:val="Normal"/>
    <w:next w:val="Normal"/>
    <w:link w:val="Heading1Char"/>
    <w:uiPriority w:val="9"/>
    <w:qFormat/>
    <w:rsid w:val="00046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EB"/>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63EB"/>
    <w:rPr>
      <w:rFonts w:ascii="Times New Roman" w:hAnsi="Times New Roman"/>
      <w:i/>
      <w:iCs/>
      <w:color w:val="404040" w:themeColor="text1" w:themeTint="BF"/>
    </w:rPr>
  </w:style>
  <w:style w:type="paragraph" w:styleId="ListParagraph">
    <w:name w:val="List Paragraph"/>
    <w:basedOn w:val="Normal"/>
    <w:uiPriority w:val="34"/>
    <w:qFormat/>
    <w:rsid w:val="000463EB"/>
    <w:pPr>
      <w:ind w:left="720"/>
      <w:contextualSpacing/>
    </w:pPr>
  </w:style>
  <w:style w:type="character" w:styleId="IntenseEmphasis">
    <w:name w:val="Intense Emphasis"/>
    <w:basedOn w:val="DefaultParagraphFont"/>
    <w:uiPriority w:val="21"/>
    <w:qFormat/>
    <w:rsid w:val="000463EB"/>
    <w:rPr>
      <w:i/>
      <w:iCs/>
      <w:color w:val="0F4761" w:themeColor="accent1" w:themeShade="BF"/>
    </w:rPr>
  </w:style>
  <w:style w:type="paragraph" w:styleId="IntenseQuote">
    <w:name w:val="Intense Quote"/>
    <w:basedOn w:val="Normal"/>
    <w:next w:val="Normal"/>
    <w:link w:val="IntenseQuoteChar"/>
    <w:uiPriority w:val="30"/>
    <w:qFormat/>
    <w:rsid w:val="0004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46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2026-01-14T20:53:00Z</dcterms:created>
  <dcterms:modified xsi:type="dcterms:W3CDTF">2026-08-04T02:22:00Z</dcterms:modified>
</cp:coreProperties>
</file>