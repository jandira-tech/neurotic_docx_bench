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BE5" w14:textId="22B2B61E" w:rsidR="006E4D75" w:rsidRDefault="006E4D75">
      <w:pPr>
        <w:rPr>
          <w:ins w:id="0" w:author="Luccas Correa" w:date="2026-08-03T22:18:00Z" w16du:dateUtc="2026-08-04T02:18:00Z"/>
        </w:rPr>
      </w:pPr>
      <w:ins w:id="1" w:author="Luccas Correa" w:date="2026-08-03T22:18:00Z" w16du:dateUtc="2026-08-04T02:18:00Z">
        <w:r>
          <w:t>This is a test.</w:t>
        </w:r>
      </w:ins>
    </w:p>
    <w:p w14:paraId="45AE14B8" w14:textId="3B929828" w:rsidR="009B11BD" w:rsidRDefault="007078D9">
      <w:pPr>
        <w:rPr>
          <w:del w:id="2" w:author="Luccas Correa" w:date="2026-08-03T22:18:00Z" w16du:dateUtc="2026-08-04T02:18:00Z"/>
        </w:rPr>
      </w:pPr>
      <w:ins w:id="3" w:author="Luccas Correa" w:date="2026-08-03T22:18:00Z" w16du:dateUtc="2026-08-04T02:18:00Z">
        <w:r>
          <w:t>I</w:t>
        </w:r>
      </w:ins>
      <w:del w:id="4" w:author="Luccas Correa" w:date="2026-08-03T22:18:00Z" w16du:dateUtc="2026-08-04T02:18:00Z">
        <w:r w:rsidR="009B11BD">
          <w:delText>Some text</w:delText>
        </w:r>
      </w:del>
    </w:p>
    <w:p w14:paraId="23FECD93" w14:textId="7AE1D8B4" w:rsidR="009B11BD" w:rsidRDefault="009B11BD">
      <w:del w:id="5" w:author="Luccas Correa" w:date="2026-08-03T22:18:00Z" w16du:dateUtc="2026-08-04T02:18:00Z">
        <w:r>
          <w:delText>An image will be</w:delText>
        </w:r>
      </w:del>
      <w:r>
        <w:t xml:space="preserve"> added </w:t>
      </w:r>
      <w:ins w:id="6" w:author="Luccas Correa" w:date="2026-08-03T22:18:00Z" w16du:dateUtc="2026-08-04T02:18:00Z">
        <w:r w:rsidR="007078D9">
          <w:t>this sentence.</w:t>
        </w:r>
      </w:ins>
      <w:del w:id="7" w:author="Luccas Correa" w:date="2026-08-03T22:18:00Z" w16du:dateUtc="2026-08-04T02:18:00Z">
        <w:r>
          <w:delText>below:</w:delText>
        </w:r>
      </w:del>
    </w:p>
    <w:p w14:paraId="2353F1FE" w14:textId="78AE468D" w:rsidR="006E4D75" w:rsidRDefault="006E4D75">
      <w:pPr>
        <w:rPr>
          <w:ins w:id="8" w:author="Luccas Correa" w:date="2026-08-03T22:18:00Z" w16du:dateUtc="2026-08-04T02:18:00Z"/>
        </w:rPr>
      </w:pPr>
      <w:ins w:id="9" w:author="Luccas Correa" w:date="2026-08-03T22:18:00Z" w16du:dateUtc="2026-08-04T02:18:00Z">
        <w:r>
          <w:t>Here’s some</w:t>
        </w:r>
        <w:r w:rsidR="00150A31">
          <w:t xml:space="preserve"> NEW</w:t>
        </w:r>
        <w:r>
          <w:t xml:space="preserve"> text.</w:t>
        </w:r>
      </w:ins>
    </w:p>
    <w:p w14:paraId="4262AEDE" w14:textId="1FF18953" w:rsidR="000037EB" w:rsidRDefault="006E4D75">
      <w:ins w:id="10" w:author="Luccas Correa" w:date="2026-08-03T22:18:00Z" w16du:dateUtc="2026-08-04T02:18:00Z">
        <w:r>
          <w:t xml:space="preserve">We are done </w:t>
        </w:r>
        <w:r w:rsidR="00150A31">
          <w:t>now</w:t>
        </w:r>
        <w:r>
          <w:t>.</w:t>
        </w:r>
      </w:ins>
      <w:del w:id="11" w:author="Luccas Correa" w:date="2026-08-03T22:18:00Z" w16du:dateUtc="2026-08-04T02:18:00Z">
        <w:r w:rsidR="000037EB">
          <w:rPr>
            <w:noProof/>
          </w:rPr>
          <w:drawing>
            <wp:inline distT="0" distB="0" distL="0" distR="0" wp14:anchorId="102DFD76" wp14:editId="7503BA3C">
              <wp:extent cx="1270000" cy="1270000"/>
              <wp:effectExtent l="0" t="0" r="0" b="0"/>
              <wp:docPr id="1792865866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92865866" name="Picture 1" descr="A blue and white logo&#10;&#10;AI-generated content may be incorrect.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0" cy="127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003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037EB"/>
    <w:rsid w:val="00081CBC"/>
    <w:rsid w:val="00150A31"/>
    <w:rsid w:val="002B1C2A"/>
    <w:rsid w:val="00524058"/>
    <w:rsid w:val="006E4D75"/>
    <w:rsid w:val="007078D9"/>
    <w:rsid w:val="007D71B7"/>
    <w:rsid w:val="00864F31"/>
    <w:rsid w:val="009B11BD"/>
    <w:rsid w:val="00BB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76705"/>
  <w15:chartTrackingRefBased/>
  <w15:docId w15:val="{C653E2A9-8721-8E41-9BC0-B3796C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2026-03-23T16:43:00Z</dcterms:created>
  <dcterms:modified xsi:type="dcterms:W3CDTF">2026-08-04T02:18:00Z</dcterms:modified>
</cp:coreProperties>
</file>