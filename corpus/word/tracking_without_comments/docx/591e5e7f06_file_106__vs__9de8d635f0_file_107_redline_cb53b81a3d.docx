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7638E" w14:textId="77777777" w:rsidR="00F0347D" w:rsidRDefault="00F0347D">
      <w:pPr>
        <w:rPr>
          <w:i/>
          <w:highlight w:val="yellow"/>
          <w:rPrChange w:id="0" w:author="Arthur Souza Rodrigues" w:date="2026-09-26T14:52:00Z" w16du:dateUtc="2026-09-26T18:52:00Z">
            <w:rPr/>
          </w:rPrChange>
        </w:rPr>
      </w:pPr>
      <w:r>
        <w:rPr>
          <w:i/>
          <w:highlight w:val="yellow"/>
          <w:rPrChange w:id="1" w:author="Arthur Souza Rodrigues" w:date="2026-09-26T14:52:00Z" w16du:dateUtc="2026-09-26T18:52:00Z">
            <w:rPr/>
          </w:rPrChange>
        </w:rPr>
        <w:t>file_</w:t>
      </w:r>
      <w:ins w:id="2" w:author="Arthur Souza Rodrigues" w:date="2026-09-26T14:52:00Z" w16du:dateUtc="2026-09-26T18:52:00Z">
        <w:r w:rsidR="004815AB">
          <w:rPr>
            <w:i/>
            <w:iCs/>
            <w:highlight w:val="yellow"/>
          </w:rPr>
          <w:t>107</w:t>
        </w:r>
      </w:ins>
      <w:del w:id="3" w:author="Arthur Souza Rodrigues" w:date="2026-09-26T14:52:00Z" w16du:dateUtc="2026-09-26T18:52:00Z">
        <w:r>
          <w:delText>106</w:delText>
        </w:r>
      </w:del>
      <w:r>
        <w:rPr>
          <w:i/>
          <w:highlight w:val="yellow"/>
          <w:rPrChange w:id="4" w:author="Arthur Souza Rodrigues" w:date="2026-09-26T14:52:00Z" w16du:dateUtc="2026-09-26T18:52:00Z">
            <w:rPr/>
          </w:rPrChange>
        </w:rPr>
        <w:t>.docx</w:t>
      </w:r>
    </w:p>
    <w:p w14:paraId="146057A8" w14:textId="3FDFEE22" w:rsidR="007A13DB" w:rsidRDefault="00536257">
      <w:pPr>
        <w:rPr>
          <w:ins w:id="5" w:author="Arthur Souza Rodrigues" w:date="2026-09-26T14:52:00Z" w16du:dateUtc="2026-09-26T18:52:00Z"/>
        </w:rPr>
      </w:pPr>
      <w:ins w:id="6" w:author="Arthur Souza Rodrigues" w:date="2026-09-26T14:52:00Z" w16du:dateUtc="2026-09-26T18:52:00Z">
        <w:r>
          <w:rPr>
            <w:i/>
            <w:iCs/>
            <w:highlight w:val="yellow"/>
          </w:rPr>
          <w:t>Yellow Highlight Italic Demo</w:t>
        </w:r>
      </w:ins>
    </w:p>
    <w:p w14:paraId="0F7CA0EE" w14:textId="77777777" w:rsidR="007A13DB" w:rsidRDefault="00536257">
      <w:pPr>
        <w:rPr>
          <w:ins w:id="7" w:author="Arthur Souza Rodrigues" w:date="2026-09-26T14:52:00Z" w16du:dateUtc="2026-09-26T18:52:00Z"/>
        </w:rPr>
      </w:pPr>
      <w:ins w:id="8" w:author="Arthur Souza Rodrigues" w:date="2026-09-26T14:52:00Z" w16du:dateUtc="2026-09-26T18:52:00Z">
        <w:r>
          <w:rPr>
            <w:i/>
            <w:iCs/>
            <w:highlight w:val="yellow"/>
          </w:rPr>
          <w:t>This document combines yellow highlight with italic formatting.</w:t>
        </w:r>
      </w:ins>
    </w:p>
    <w:p w14:paraId="3D9CB896" w14:textId="65DB3399" w:rsidR="00AC5B7B" w:rsidRDefault="00536257">
      <w:pPr>
        <w:rPr>
          <w:del w:id="9" w:author="Arthur Souza Rodrigues" w:date="2026-09-26T14:52:00Z" w16du:dateUtc="2026-09-26T18:52:00Z"/>
        </w:rPr>
      </w:pPr>
      <w:ins w:id="10" w:author="Arthur Souza Rodrigues" w:date="2026-09-26T14:52:00Z" w16du:dateUtc="2026-09-26T18:52:00Z">
        <w:r>
          <w:rPr>
            <w:i/>
            <w:iCs/>
            <w:highlight w:val="yellow"/>
          </w:rPr>
          <w:t>Highlighted italic text draws attention to key quotations.</w:t>
        </w:r>
      </w:ins>
      <w:del w:id="11" w:author="Arthur Souza Rodrigues" w:date="2026-09-26T14:52:00Z" w16du:dateUtc="2026-09-26T18:52:00Z">
        <w:r>
          <w:delText>Q1 Sales Summary</w:delText>
        </w:r>
      </w:del>
    </w:p>
    <w:p w14:paraId="40623240" w14:textId="77777777" w:rsidR="00AC5B7B" w:rsidRDefault="00AC5B7B">
      <w:pPr>
        <w:rPr>
          <w:del w:id="12" w:author="Arthur Souza Rodrigues" w:date="2026-09-26T14:52:00Z" w16du:dateUtc="2026-09-26T18:5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  <w:del w:id="13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536257">
            <w:pPr>
              <w:rPr>
                <w:del w:id="14" w:author="Arthur Souza Rodrigues" w:date="2026-09-26T14:52:00Z" w16du:dateUtc="2026-09-26T18:52:00Z"/>
              </w:rPr>
            </w:pPr>
            <w:del w:id="15" w:author="Arthur Souza Rodrigues" w:date="2026-09-26T14:52:00Z" w16du:dateUtc="2026-09-26T18:52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536257">
            <w:pPr>
              <w:rPr>
                <w:del w:id="16" w:author="Arthur Souza Rodrigues" w:date="2026-09-26T14:52:00Z" w16du:dateUtc="2026-09-26T18:52:00Z"/>
              </w:rPr>
            </w:pPr>
            <w:del w:id="17" w:author="Arthur Souza Rodrigues" w:date="2026-09-26T14:52:00Z" w16du:dateUtc="2026-09-26T18:52:00Z">
              <w:r>
                <w:rPr>
                  <w:b/>
                  <w:bCs/>
                </w:rPr>
                <w:delText>Revenue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536257">
            <w:pPr>
              <w:rPr>
                <w:del w:id="18" w:author="Arthur Souza Rodrigues" w:date="2026-09-26T14:52:00Z" w16du:dateUtc="2026-09-26T18:52:00Z"/>
              </w:rPr>
            </w:pPr>
            <w:del w:id="19" w:author="Arthur Souza Rodrigues" w:date="2026-09-26T14:52:00Z" w16du:dateUtc="2026-09-26T18:52:00Z">
              <w:r>
                <w:rPr>
                  <w:b/>
                  <w:bCs/>
                </w:rPr>
                <w:delText>Target</w:delText>
              </w:r>
            </w:del>
          </w:p>
        </w:tc>
      </w:tr>
      <w:tr w:rsidR="00AC5B7B" w14:paraId="7A6847FB" w14:textId="77777777">
        <w:trPr>
          <w:trHeight w:val="360"/>
          <w:del w:id="20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536257">
            <w:pPr>
              <w:rPr>
                <w:del w:id="21" w:author="Arthur Souza Rodrigues" w:date="2026-09-26T14:52:00Z" w16du:dateUtc="2026-09-26T18:52:00Z"/>
              </w:rPr>
            </w:pPr>
            <w:del w:id="22" w:author="Arthur Souza Rodrigues" w:date="2026-09-26T14:52:00Z" w16du:dateUtc="2026-09-26T18:52:00Z">
              <w:r>
                <w:delText>North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536257">
            <w:pPr>
              <w:rPr>
                <w:del w:id="23" w:author="Arthur Souza Rodrigues" w:date="2026-09-26T14:52:00Z" w16du:dateUtc="2026-09-26T18:52:00Z"/>
              </w:rPr>
            </w:pPr>
            <w:del w:id="24" w:author="Arthur Souza Rodrigues" w:date="2026-09-26T14:52:00Z" w16du:dateUtc="2026-09-26T18:52:00Z">
              <w:r>
                <w:delText>$450,000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536257">
            <w:pPr>
              <w:rPr>
                <w:del w:id="25" w:author="Arthur Souza Rodrigues" w:date="2026-09-26T14:52:00Z" w16du:dateUtc="2026-09-26T18:52:00Z"/>
              </w:rPr>
            </w:pPr>
            <w:del w:id="26" w:author="Arthur Souza Rodrigues" w:date="2026-09-26T14:52:00Z" w16du:dateUtc="2026-09-26T18:52:00Z">
              <w:r>
                <w:delText>$400,000</w:delText>
              </w:r>
            </w:del>
          </w:p>
        </w:tc>
      </w:tr>
      <w:tr w:rsidR="00AC5B7B" w14:paraId="173D1641" w14:textId="77777777">
        <w:trPr>
          <w:trHeight w:val="360"/>
          <w:del w:id="27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536257">
            <w:pPr>
              <w:rPr>
                <w:del w:id="28" w:author="Arthur Souza Rodrigues" w:date="2026-09-26T14:52:00Z" w16du:dateUtc="2026-09-26T18:52:00Z"/>
              </w:rPr>
            </w:pPr>
            <w:del w:id="29" w:author="Arthur Souza Rodrigues" w:date="2026-09-26T14:52:00Z" w16du:dateUtc="2026-09-26T18:52:00Z">
              <w:r>
                <w:delText>South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536257">
            <w:pPr>
              <w:rPr>
                <w:del w:id="30" w:author="Arthur Souza Rodrigues" w:date="2026-09-26T14:52:00Z" w16du:dateUtc="2026-09-26T18:52:00Z"/>
              </w:rPr>
            </w:pPr>
            <w:del w:id="31" w:author="Arthur Souza Rodrigues" w:date="2026-09-26T14:52:00Z" w16du:dateUtc="2026-09-26T18:52:00Z">
              <w:r>
                <w:delText>$380,000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536257">
            <w:pPr>
              <w:rPr>
                <w:del w:id="32" w:author="Arthur Souza Rodrigues" w:date="2026-09-26T14:52:00Z" w16du:dateUtc="2026-09-26T18:52:00Z"/>
              </w:rPr>
            </w:pPr>
            <w:del w:id="33" w:author="Arthur Souza Rodrigues" w:date="2026-09-26T14:52:00Z" w16du:dateUtc="2026-09-26T18:52:00Z">
              <w:r>
                <w:delText>$350,000</w:delText>
              </w:r>
            </w:del>
          </w:p>
        </w:tc>
      </w:tr>
      <w:tr w:rsidR="00AC5B7B" w14:paraId="02475639" w14:textId="77777777">
        <w:trPr>
          <w:trHeight w:val="360"/>
          <w:del w:id="34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536257">
            <w:pPr>
              <w:rPr>
                <w:del w:id="35" w:author="Arthur Souza Rodrigues" w:date="2026-09-26T14:52:00Z" w16du:dateUtc="2026-09-26T18:52:00Z"/>
              </w:rPr>
            </w:pPr>
            <w:del w:id="36" w:author="Arthur Souza Rodrigues" w:date="2026-09-26T14:52:00Z" w16du:dateUtc="2026-09-26T18:52:00Z">
              <w:r>
                <w:delText>West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536257">
            <w:pPr>
              <w:rPr>
                <w:del w:id="37" w:author="Arthur Souza Rodrigues" w:date="2026-09-26T14:52:00Z" w16du:dateUtc="2026-09-26T18:52:00Z"/>
              </w:rPr>
            </w:pPr>
            <w:del w:id="38" w:author="Arthur Souza Rodrigues" w:date="2026-09-26T14:52:00Z" w16du:dateUtc="2026-09-26T18:52:00Z">
              <w:r>
                <w:delText>$520,000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536257">
            <w:pPr>
              <w:rPr>
                <w:del w:id="39" w:author="Arthur Souza Rodrigues" w:date="2026-09-26T14:52:00Z" w16du:dateUtc="2026-09-26T18:52:00Z"/>
              </w:rPr>
            </w:pPr>
            <w:del w:id="40" w:author="Arthur Souza Rodrigues" w:date="2026-09-26T14:52:00Z" w16du:dateUtc="2026-09-26T18:52:00Z">
              <w:r>
                <w:delText>$500,000</w:delText>
              </w:r>
            </w:del>
          </w:p>
        </w:tc>
      </w:tr>
    </w:tbl>
    <w:p w14:paraId="05C38BFF" w14:textId="77777777" w:rsidR="00AC5B7B" w:rsidRDefault="00AC5B7B"/>
    <w:sectPr w:rsidR="00AC5B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B7B"/>
    <w:rsid w:val="00232242"/>
    <w:rsid w:val="002F5B90"/>
    <w:rsid w:val="003B2F54"/>
    <w:rsid w:val="004815AB"/>
    <w:rsid w:val="007A13DB"/>
    <w:rsid w:val="00AC5B7B"/>
    <w:rsid w:val="00D53FE7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EA8E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2026-09-26T18:52:00Z</dcterms:modified>
</cp:coreProperties>
</file>