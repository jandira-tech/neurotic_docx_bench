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609C4E" w14:textId="77777777" w:rsidR="00602707" w:rsidRPr="006D71EE" w:rsidRDefault="00602707" w:rsidP="00602707">
      <w:pPr>
        <w:rPr>
          <w:ins w:id="25" w:author="PG3646" w:date="2026-09-25T21:05:00Z" w16du:dateUtc="2026-09-26T01:05:00Z"/>
        </w:rPr>
      </w:pPr>
      <w:ins w:id="26" w:author="PG3646" w:date="2026-09-25T21:05:00Z" w16du:dateUtc="2026-09-26T01:05:00Z">
        <w:r w:rsidRPr="006D71EE">
          <w:rPr>
            <w:b/>
            <w:bCs/>
          </w:rPr>
          <w:t>S2</w:t>
        </w:r>
        <w:r w:rsidR="00747B85">
          <w:rPr>
            <w:b/>
            <w:bCs/>
          </w:rPr>
          <w:t xml:space="preserve"> </w:t>
        </w:r>
        <w:r w:rsidR="00747B85" w:rsidRPr="006D71EE">
          <w:rPr>
            <w:b/>
            <w:bCs/>
          </w:rPr>
          <w:t>Table</w:t>
        </w:r>
        <w:r w:rsidRPr="006D71EE">
          <w:rPr>
            <w:b/>
            <w:bCs/>
          </w:rPr>
          <w:t>:</w:t>
        </w:r>
        <w:r w:rsidRPr="006D71EE">
          <w:t xml:space="preserve"> Psychometric evaluations o</w:t>
        </w:r>
        <w:r>
          <w:t>f participants during the pandemic period of observation. PANSS psychometric scale is composed of 30 questions, graded 1 to 7 for each question, and subdivided into 3 sub-scales: positive symptoms, negative symptoms, and general symptoms. More details in Methods.</w:t>
        </w:r>
      </w:ins>
    </w:p>
    <w:p w14:paraId="31432186" w14:textId="77777777" w:rsidR="00BC1A75" w:rsidRDefault="00BC1A75"/>
    <w:tbl>
      <w:tblPr>
        <w:tblW w:w="4940" w:type="dxa"/>
        <w:tblLook w:val="04A0" w:firstRow="1" w:lastRow="0" w:firstColumn="1" w:lastColumn="0" w:noHBand="0" w:noVBand="1"/>
        <w:tblPrChange w:id="27" w:author="PG3646" w:date="2026-09-25T21:05:00Z" w16du:dateUtc="2026-09-26T01:05:00Z">
          <w:tblPr>
            <w:tblStyle w:val="TableGrid"/>
            <w:tblpPr w:leftFromText="180" w:rightFromText="180" w:vertAnchor="text" w:horzAnchor="margin" w:tblpY="173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1378"/>
        <w:gridCol w:w="7"/>
        <w:gridCol w:w="1009"/>
        <w:gridCol w:w="1322"/>
        <w:gridCol w:w="7"/>
        <w:gridCol w:w="1129"/>
        <w:gridCol w:w="1067"/>
        <w:gridCol w:w="744"/>
        <w:gridCol w:w="397"/>
        <w:gridCol w:w="397"/>
        <w:gridCol w:w="397"/>
        <w:gridCol w:w="397"/>
        <w:gridCol w:w="397"/>
        <w:gridCol w:w="397"/>
        <w:tblGridChange w:id="28">
          <w:tblGrid>
            <w:gridCol w:w="10"/>
            <w:gridCol w:w="1378"/>
            <w:gridCol w:w="199"/>
            <w:gridCol w:w="449"/>
            <w:gridCol w:w="1408"/>
            <w:gridCol w:w="282"/>
            <w:gridCol w:w="807"/>
            <w:gridCol w:w="204"/>
            <w:gridCol w:w="1192"/>
            <w:gridCol w:w="105"/>
            <w:gridCol w:w="1320"/>
            <w:gridCol w:w="5"/>
            <w:gridCol w:w="403"/>
            <w:gridCol w:w="403"/>
            <w:gridCol w:w="403"/>
            <w:gridCol w:w="24"/>
            <w:gridCol w:w="12"/>
            <w:gridCol w:w="6"/>
          </w:tblGrid>
        </w:tblGridChange>
      </w:tblGrid>
      <w:tr w:rsidR="007B7B8E" w:rsidRPr="000E4C6F" w14:paraId="48E7D405" w14:textId="2286FFB8" w:rsidTr="00B55884">
        <w:trPr>
          <w:gridAfter w:val="7"/>
          <w:wAfter w:w="1256" w:type="dxa"/>
          <w:trHeight w:val="204"/>
          <w:trPrChange w:id="29" w:author="PG3646" w:date="2026-09-25T21:05:00Z" w16du:dateUtc="2026-09-26T01:05:00Z">
            <w:trPr>
              <w:gridAfter w:val="7"/>
              <w:wAfter w:w="1256" w:type="dxa"/>
              <w:trHeight w:val="450"/>
            </w:trPr>
          </w:trPrChange>
        </w:trPr>
        <w:tc>
          <w:tcPr>
            <w:tcW w:w="580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A6A6A6"/>
            <w:noWrap/>
            <w:vAlign w:val="center"/>
            <w:hideMark/>
            <w:tcPrChange w:id="30" w:author="PG3646" w:date="2026-09-25T21:05:00Z" w16du:dateUtc="2026-09-26T01:05:00Z">
              <w:tcPr>
                <w:tcW w:w="0" w:type="auto"/>
                <w:gridSpan w:val="3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  <w:vAlign w:val="center"/>
                <w:hideMark/>
              </w:tcPr>
            </w:tcPrChange>
          </w:tcPr>
          <w:p w14:paraId="304B0411" w14:textId="77777777" w:rsidR="007B7B8E" w:rsidRPr="00262B37" w:rsidRDefault="00602707" w:rsidP="00B55884">
            <w:pPr>
              <w:jc w:val="center"/>
              <w:rPr>
                <w:rFonts w:ascii="Calibri" w:hAnsi="Calibri"/>
                <w:b/>
                <w:color w:val="000000"/>
                <w:sz w:val="16"/>
                <w:rPrChange w:id="31" w:author="PG3646" w:date="2026-09-25T21:05:00Z" w16du:dateUtc="2026-09-26T01:05:00Z">
                  <w:rPr>
                    <w:rFonts w:ascii="Times New Roman" w:hAnsi="Times New Roman" w:cs="Times New Roman"/>
                    <w:b/>
                    <w:sz w:val="18"/>
                    <w:szCs w:val="18"/>
                  </w:rPr>
                </w:rPrChange>
              </w:rPr>
              <w:pPrChange w:id="32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3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</w:rPr>
                <w:t>ID</w:t>
              </w:r>
            </w:ins>
            <w:del w:id="34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/>
                  <w:sz w:val="18"/>
                  <w:szCs w:val="18"/>
                </w:rPr>
                <w:delText xml:space="preserve">Supplemental Table 1. </w:delText>
              </w:r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Pneumococcal serotype prevalence by vaccine valency and collection year</w:delText>
              </w:r>
            </w:del>
          </w:p>
        </w:tc>
        <w:tc>
          <w:tcPr>
            <w:tcW w:w="2400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BFBFBF"/>
            <w:noWrap/>
            <w:vAlign w:val="center"/>
            <w:hideMark/>
            <w:tcPrChange w:id="35" w:author="PG3646" w:date="2026-09-25T21:05:00Z" w16du:dateUtc="2026-09-26T01:05:00Z">
              <w:tcPr>
                <w:tcW w:w="2400" w:type="dxa"/>
                <w:gridSpan w:val="4"/>
                <w:tcBorders>
                  <w:top w:val="single" w:sz="8" w:space="0" w:color="auto"/>
                  <w:left w:val="nil"/>
                  <w:bottom w:val="single" w:sz="4" w:space="0" w:color="auto"/>
                  <w:right w:val="single" w:sz="8" w:space="0" w:color="000000"/>
                </w:tcBorders>
                <w:shd w:val="clear" w:color="000000" w:fill="BFBFBF"/>
                <w:hideMark/>
              </w:tcPr>
            </w:tcPrChange>
          </w:tcPr>
          <w:p w14:paraId="5808F82D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36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</w:rPr>
                <w:t>Psychometric Evaluation</w:t>
              </w:r>
            </w:ins>
          </w:p>
        </w:tc>
        <w:tc>
          <w:tcPr>
            <w:tcW w:w="1960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BFBFBF"/>
            <w:noWrap/>
            <w:vAlign w:val="center"/>
            <w:hideMark/>
            <w:tcPrChange w:id="37" w:author="PG3646" w:date="2026-09-25T21:05:00Z" w16du:dateUtc="2026-09-26T01:05:00Z">
              <w:tcPr>
                <w:tcW w:w="1960" w:type="dxa"/>
                <w:gridSpan w:val="4"/>
                <w:tcBorders>
                  <w:top w:val="single" w:sz="8" w:space="0" w:color="auto"/>
                  <w:left w:val="nil"/>
                  <w:bottom w:val="single" w:sz="4" w:space="0" w:color="auto"/>
                  <w:right w:val="single" w:sz="8" w:space="0" w:color="000000"/>
                </w:tcBorders>
                <w:shd w:val="clear" w:color="000000" w:fill="BFBFBF"/>
                <w:hideMark/>
              </w:tcPr>
            </w:tcPrChange>
          </w:tcPr>
          <w:p w14:paraId="6B25B774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3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</w:rPr>
                <w:t>PANSS Negative Subscale</w:t>
              </w:r>
            </w:ins>
          </w:p>
        </w:tc>
      </w:tr>
      <w:tr w:rsidR="007B7B8E" w:rsidRPr="000E4C6F" w14:paraId="692B717E" w14:textId="405A13AB" w:rsidTr="00B55884">
        <w:trPr>
          <w:trHeight w:val="216"/>
          <w:trPrChange w:id="39" w:author="PG3646" w:date="2026-09-25T21:05:00Z" w16du:dateUtc="2026-09-26T01:05:00Z">
            <w:trPr>
              <w:trHeight w:val="534"/>
            </w:trPr>
          </w:trPrChange>
        </w:trPr>
        <w:tc>
          <w:tcPr>
            <w:tcW w:w="58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40" w:author="PG3646" w:date="2026-09-25T21:05:00Z" w16du:dateUtc="2026-09-26T01:05:00Z">
              <w:tcPr>
                <w:tcW w:w="2036" w:type="dxa"/>
                <w:gridSpan w:val="4"/>
                <w:tcBorders>
                  <w:top w:val="single" w:sz="4" w:space="0" w:color="auto"/>
                </w:tcBorders>
                <w:vAlign w:val="center"/>
                <w:hideMark/>
              </w:tcPr>
            </w:tcPrChange>
          </w:tcPr>
          <w:p w14:paraId="00BDA77A" w14:textId="77777777" w:rsidR="007B7B8E" w:rsidRPr="00262B37" w:rsidRDefault="007B7B8E" w:rsidP="00B55884">
            <w:pPr>
              <w:rPr>
                <w:rFonts w:ascii="Calibri" w:hAnsi="Calibri"/>
                <w:b/>
                <w:color w:val="000000"/>
                <w:sz w:val="16"/>
                <w:rPrChange w:id="41" w:author="PG3646" w:date="2026-09-25T21:05:00Z" w16du:dateUtc="2026-09-26T01:05:00Z">
                  <w:rPr>
                    <w:rFonts w:ascii="Times New Roman" w:hAnsi="Times New Roman" w:cs="Times New Roman"/>
                    <w:b/>
                    <w:sz w:val="18"/>
                    <w:szCs w:val="18"/>
                  </w:rPr>
                </w:rPrChange>
              </w:rPr>
              <w:pPrChange w:id="42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del w:id="43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/>
                  <w:sz w:val="18"/>
                  <w:szCs w:val="18"/>
                </w:rPr>
                <w:delText>Serotypes</w:delText>
              </w:r>
            </w:del>
          </w:p>
        </w:tc>
        <w:tc>
          <w:tcPr>
            <w:tcW w:w="5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  <w:tcPrChange w:id="44" w:author="PG3646" w:date="2026-09-25T21:05:00Z" w16du:dateUtc="2026-09-26T01:05:00Z">
              <w:tcPr>
                <w:tcW w:w="1408" w:type="dxa"/>
                <w:tcBorders>
                  <w:top w:val="single" w:sz="4" w:space="0" w:color="auto"/>
                </w:tcBorders>
                <w:vAlign w:val="center"/>
                <w:hideMark/>
              </w:tcPr>
            </w:tcPrChange>
          </w:tcPr>
          <w:p w14:paraId="06CE96C4" w14:textId="77777777" w:rsidR="007B7B8E" w:rsidRPr="000E4C6F" w:rsidRDefault="00602707" w:rsidP="007B7B8E">
            <w:pPr>
              <w:framePr w:hSpace="180" w:wrap="around" w:vAnchor="text" w:hAnchor="margin" w:y="173"/>
              <w:jc w:val="center"/>
              <w:rPr>
                <w:del w:id="45" w:author="PG3646" w:date="2026-09-25T21:05:00Z" w16du:dateUtc="2026-09-26T01:05:00Z"/>
                <w:rFonts w:ascii="Times New Roman" w:hAnsi="Times New Roman" w:cs="Times New Roman"/>
                <w:b/>
                <w:sz w:val="18"/>
                <w:szCs w:val="18"/>
              </w:rPr>
            </w:pPr>
            <w:ins w:id="46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</w:rPr>
                <w:t>PANSS</w:t>
              </w:r>
            </w:ins>
            <w:del w:id="47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/>
                  <w:sz w:val="18"/>
                  <w:szCs w:val="18"/>
                </w:rPr>
                <w:delText>Total</w:delText>
              </w:r>
            </w:del>
          </w:p>
          <w:p w14:paraId="3E7A8D75" w14:textId="77777777" w:rsidR="007B7B8E" w:rsidRPr="00262B37" w:rsidRDefault="007B7B8E" w:rsidP="00B55884">
            <w:pPr>
              <w:jc w:val="center"/>
              <w:rPr>
                <w:rFonts w:ascii="Calibri" w:hAnsi="Calibri"/>
                <w:b/>
                <w:color w:val="000000"/>
                <w:sz w:val="16"/>
                <w:rPrChange w:id="48" w:author="PG3646" w:date="2026-09-25T21:05:00Z" w16du:dateUtc="2026-09-26T01:05:00Z">
                  <w:rPr>
                    <w:rFonts w:ascii="Times New Roman" w:hAnsi="Times New Roman" w:cs="Times New Roman"/>
                    <w:b/>
                    <w:sz w:val="18"/>
                    <w:szCs w:val="18"/>
                  </w:rPr>
                </w:rPrChange>
              </w:rPr>
              <w:pPrChange w:id="49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del w:id="50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/>
                  <w:sz w:val="18"/>
                  <w:szCs w:val="18"/>
                </w:rPr>
                <w:delText>(n=264)</w:delText>
              </w:r>
            </w:del>
          </w:p>
        </w:tc>
        <w:tc>
          <w:tcPr>
            <w:tcW w:w="606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  <w:tcPrChange w:id="51" w:author="PG3646" w:date="2026-09-25T21:05:00Z" w16du:dateUtc="2026-09-26T01:05:00Z">
              <w:tcPr>
                <w:tcW w:w="1293" w:type="dxa"/>
                <w:gridSpan w:val="3"/>
                <w:tcBorders>
                  <w:top w:val="single" w:sz="4" w:space="0" w:color="auto"/>
                </w:tcBorders>
                <w:vAlign w:val="center"/>
                <w:hideMark/>
              </w:tcPr>
            </w:tcPrChange>
          </w:tcPr>
          <w:p w14:paraId="7E91A5F1" w14:textId="77777777" w:rsidR="007B7B8E" w:rsidRPr="000E4C6F" w:rsidRDefault="00602707" w:rsidP="007B7B8E">
            <w:pPr>
              <w:framePr w:hSpace="180" w:wrap="around" w:vAnchor="text" w:hAnchor="margin" w:y="173"/>
              <w:jc w:val="center"/>
              <w:rPr>
                <w:del w:id="52" w:author="PG3646" w:date="2026-09-25T21:05:00Z" w16du:dateUtc="2026-09-26T01:05:00Z"/>
                <w:rFonts w:ascii="Times New Roman" w:hAnsi="Times New Roman" w:cs="Times New Roman"/>
                <w:b/>
                <w:sz w:val="18"/>
                <w:szCs w:val="18"/>
              </w:rPr>
            </w:pPr>
            <w:ins w:id="5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</w:rPr>
                <w:t>Positive</w:t>
              </w:r>
            </w:ins>
            <w:del w:id="54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/>
                  <w:sz w:val="18"/>
                  <w:szCs w:val="18"/>
                </w:rPr>
                <w:delText>2016</w:delText>
              </w:r>
            </w:del>
          </w:p>
          <w:p w14:paraId="34980E61" w14:textId="77777777" w:rsidR="007B7B8E" w:rsidRPr="00262B37" w:rsidRDefault="007B7B8E" w:rsidP="00B55884">
            <w:pPr>
              <w:jc w:val="center"/>
              <w:rPr>
                <w:rFonts w:ascii="Calibri" w:hAnsi="Calibri"/>
                <w:b/>
                <w:color w:val="000000"/>
                <w:sz w:val="16"/>
                <w:rPrChange w:id="55" w:author="PG3646" w:date="2026-09-25T21:05:00Z" w16du:dateUtc="2026-09-26T01:05:00Z">
                  <w:rPr>
                    <w:rFonts w:ascii="Times New Roman" w:hAnsi="Times New Roman" w:cs="Times New Roman"/>
                    <w:b/>
                    <w:sz w:val="18"/>
                    <w:szCs w:val="18"/>
                  </w:rPr>
                </w:rPrChange>
              </w:rPr>
              <w:pPrChange w:id="56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del w:id="57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/>
                  <w:sz w:val="18"/>
                  <w:szCs w:val="18"/>
                </w:rPr>
                <w:delText>(n=51)</w:delText>
              </w:r>
            </w:del>
          </w:p>
        </w:tc>
        <w:tc>
          <w:tcPr>
            <w:tcW w:w="6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  <w:tcPrChange w:id="58" w:author="PG3646" w:date="2026-09-25T21:05:00Z" w16du:dateUtc="2026-09-26T01:05:00Z">
              <w:tcPr>
                <w:tcW w:w="1297" w:type="dxa"/>
                <w:gridSpan w:val="2"/>
                <w:tcBorders>
                  <w:top w:val="single" w:sz="4" w:space="0" w:color="auto"/>
                </w:tcBorders>
                <w:vAlign w:val="center"/>
                <w:hideMark/>
              </w:tcPr>
            </w:tcPrChange>
          </w:tcPr>
          <w:p w14:paraId="486C746E" w14:textId="77777777" w:rsidR="007B7B8E" w:rsidRPr="000E4C6F" w:rsidRDefault="00602707" w:rsidP="007B7B8E">
            <w:pPr>
              <w:framePr w:hSpace="180" w:wrap="around" w:vAnchor="text" w:hAnchor="margin" w:y="173"/>
              <w:jc w:val="center"/>
              <w:rPr>
                <w:del w:id="59" w:author="PG3646" w:date="2026-09-25T21:05:00Z" w16du:dateUtc="2026-09-26T01:05:00Z"/>
                <w:rFonts w:ascii="Times New Roman" w:hAnsi="Times New Roman" w:cs="Times New Roman"/>
                <w:b/>
                <w:sz w:val="18"/>
                <w:szCs w:val="18"/>
              </w:rPr>
            </w:pPr>
            <w:ins w:id="6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</w:rPr>
                <w:t>Negative</w:t>
              </w:r>
            </w:ins>
            <w:del w:id="61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/>
                  <w:sz w:val="18"/>
                  <w:szCs w:val="18"/>
                </w:rPr>
                <w:delText>2017</w:delText>
              </w:r>
            </w:del>
          </w:p>
          <w:p w14:paraId="03BB8DF6" w14:textId="77777777" w:rsidR="007B7B8E" w:rsidRPr="00262B37" w:rsidRDefault="007B7B8E" w:rsidP="00B55884">
            <w:pPr>
              <w:jc w:val="center"/>
              <w:rPr>
                <w:rFonts w:ascii="Calibri" w:hAnsi="Calibri"/>
                <w:b/>
                <w:color w:val="000000"/>
                <w:sz w:val="16"/>
                <w:rPrChange w:id="62" w:author="PG3646" w:date="2026-09-25T21:05:00Z" w16du:dateUtc="2026-09-26T01:05:00Z">
                  <w:rPr>
                    <w:rFonts w:ascii="Times New Roman" w:hAnsi="Times New Roman" w:cs="Times New Roman"/>
                    <w:b/>
                    <w:sz w:val="18"/>
                    <w:szCs w:val="18"/>
                  </w:rPr>
                </w:rPrChange>
              </w:rPr>
              <w:pPrChange w:id="63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del w:id="64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/>
                  <w:sz w:val="18"/>
                  <w:szCs w:val="18"/>
                </w:rPr>
                <w:delText>(n=92)</w:delText>
              </w:r>
            </w:del>
          </w:p>
        </w:tc>
        <w:tc>
          <w:tcPr>
            <w:tcW w:w="6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  <w:tcPrChange w:id="65" w:author="PG3646" w:date="2026-09-25T21:05:00Z" w16du:dateUtc="2026-09-26T01:05:00Z">
              <w:tcPr>
                <w:tcW w:w="1320" w:type="dxa"/>
                <w:tcBorders>
                  <w:top w:val="single" w:sz="4" w:space="0" w:color="auto"/>
                </w:tcBorders>
                <w:vAlign w:val="center"/>
                <w:hideMark/>
              </w:tcPr>
            </w:tcPrChange>
          </w:tcPr>
          <w:p w14:paraId="4D41BC5B" w14:textId="77777777" w:rsidR="007B7B8E" w:rsidRPr="000E4C6F" w:rsidRDefault="00602707" w:rsidP="007B7B8E">
            <w:pPr>
              <w:framePr w:hSpace="180" w:wrap="around" w:vAnchor="text" w:hAnchor="margin" w:y="173"/>
              <w:jc w:val="center"/>
              <w:rPr>
                <w:del w:id="66" w:author="PG3646" w:date="2026-09-25T21:05:00Z" w16du:dateUtc="2026-09-26T01:05:00Z"/>
                <w:rFonts w:ascii="Times New Roman" w:hAnsi="Times New Roman" w:cs="Times New Roman"/>
                <w:b/>
                <w:sz w:val="18"/>
                <w:szCs w:val="18"/>
              </w:rPr>
            </w:pPr>
            <w:ins w:id="67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</w:rPr>
                <w:t>General</w:t>
              </w:r>
            </w:ins>
            <w:del w:id="68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/>
                  <w:sz w:val="18"/>
                  <w:szCs w:val="18"/>
                </w:rPr>
                <w:delText>2018</w:delText>
              </w:r>
            </w:del>
          </w:p>
          <w:p w14:paraId="6DE3CC6B" w14:textId="77777777" w:rsidR="007B7B8E" w:rsidRPr="00262B37" w:rsidRDefault="007B7B8E" w:rsidP="00B55884">
            <w:pPr>
              <w:jc w:val="center"/>
              <w:rPr>
                <w:rFonts w:ascii="Calibri" w:hAnsi="Calibri"/>
                <w:b/>
                <w:color w:val="000000"/>
                <w:sz w:val="16"/>
                <w:rPrChange w:id="69" w:author="PG3646" w:date="2026-09-25T21:05:00Z" w16du:dateUtc="2026-09-26T01:05:00Z">
                  <w:rPr>
                    <w:rFonts w:ascii="Times New Roman" w:hAnsi="Times New Roman" w:cs="Times New Roman"/>
                    <w:b/>
                    <w:sz w:val="18"/>
                    <w:szCs w:val="18"/>
                  </w:rPr>
                </w:rPrChange>
              </w:rPr>
              <w:pPrChange w:id="70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del w:id="71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/>
                  <w:sz w:val="18"/>
                  <w:szCs w:val="18"/>
                </w:rPr>
                <w:delText>(n=93)</w:delText>
              </w:r>
            </w:del>
          </w:p>
        </w:tc>
        <w:tc>
          <w:tcPr>
            <w:tcW w:w="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  <w:tcPrChange w:id="72" w:author="PG3646" w:date="2026-09-25T21:05:00Z" w16du:dateUtc="2026-09-26T01:05:00Z">
              <w:tcPr>
                <w:tcW w:w="1256" w:type="dxa"/>
                <w:tcBorders>
                  <w:top w:val="single" w:sz="4" w:space="0" w:color="auto"/>
                </w:tcBorders>
                <w:vAlign w:val="center"/>
                <w:hideMark/>
              </w:tcPr>
            </w:tcPrChange>
          </w:tcPr>
          <w:p w14:paraId="57260B26" w14:textId="77777777" w:rsidR="007B7B8E" w:rsidRPr="000E4C6F" w:rsidRDefault="00602707" w:rsidP="007B7B8E">
            <w:pPr>
              <w:framePr w:hSpace="180" w:wrap="around" w:vAnchor="text" w:hAnchor="margin" w:y="173"/>
              <w:jc w:val="center"/>
              <w:rPr>
                <w:del w:id="73" w:author="PG3646" w:date="2026-09-25T21:05:00Z" w16du:dateUtc="2026-09-26T01:05:00Z"/>
                <w:rFonts w:ascii="Times New Roman" w:hAnsi="Times New Roman" w:cs="Times New Roman"/>
                <w:b/>
                <w:sz w:val="18"/>
                <w:szCs w:val="18"/>
              </w:rPr>
            </w:pPr>
            <w:ins w:id="74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</w:rPr>
                <w:t>N1</w:t>
              </w:r>
            </w:ins>
            <w:del w:id="75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/>
                  <w:sz w:val="18"/>
                  <w:szCs w:val="18"/>
                </w:rPr>
                <w:delText>2019</w:delText>
              </w:r>
            </w:del>
          </w:p>
          <w:p w14:paraId="69868865" w14:textId="77777777" w:rsidR="007B7B8E" w:rsidRPr="00262B37" w:rsidRDefault="007B7B8E" w:rsidP="00B55884">
            <w:pPr>
              <w:jc w:val="center"/>
              <w:rPr>
                <w:rFonts w:ascii="Calibri" w:hAnsi="Calibri"/>
                <w:b/>
                <w:color w:val="000000"/>
                <w:sz w:val="16"/>
                <w:rPrChange w:id="76" w:author="PG3646" w:date="2026-09-25T21:05:00Z" w16du:dateUtc="2026-09-26T01:05:00Z">
                  <w:rPr>
                    <w:rFonts w:ascii="Times New Roman" w:hAnsi="Times New Roman" w:cs="Times New Roman"/>
                    <w:b/>
                    <w:sz w:val="18"/>
                    <w:szCs w:val="18"/>
                  </w:rPr>
                </w:rPrChange>
              </w:rPr>
              <w:pPrChange w:id="77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del w:id="78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/>
                  <w:sz w:val="18"/>
                  <w:szCs w:val="18"/>
                </w:rPr>
                <w:delText>(n=28)</w:delText>
              </w:r>
            </w:del>
          </w:p>
        </w:tc>
        <w:tc>
          <w:tcPr>
            <w:tcW w:w="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  <w:tcPrChange w:id="79" w:author="PG3646" w:date="2026-09-25T21:05:00Z" w16du:dateUtc="2026-09-26T01:05:00Z">
              <w:tcPr>
                <w:tcW w:w="280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shd w:val="clear" w:color="000000" w:fill="D9D9D9"/>
                <w:hideMark/>
              </w:tcPr>
            </w:tcPrChange>
          </w:tcPr>
          <w:p w14:paraId="645EE527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8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</w:rPr>
                <w:t>N2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  <w:tcPrChange w:id="81" w:author="PG3646" w:date="2026-09-25T21:05:00Z" w16du:dateUtc="2026-09-26T01:05:00Z">
              <w:tcPr>
                <w:tcW w:w="280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shd w:val="clear" w:color="000000" w:fill="D9D9D9"/>
                <w:hideMark/>
              </w:tcPr>
            </w:tcPrChange>
          </w:tcPr>
          <w:p w14:paraId="278A0327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82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</w:rPr>
                <w:t>N3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  <w:tcPrChange w:id="83" w:author="PG3646" w:date="2026-09-25T21:05:00Z" w16du:dateUtc="2026-09-26T01:05:00Z">
              <w:tcPr>
                <w:tcW w:w="280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shd w:val="clear" w:color="000000" w:fill="D9D9D9"/>
                <w:hideMark/>
              </w:tcPr>
            </w:tcPrChange>
          </w:tcPr>
          <w:p w14:paraId="74A7BDEA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84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</w:rPr>
                <w:t>N4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  <w:tcPrChange w:id="85" w:author="PG3646" w:date="2026-09-25T21:05:00Z" w16du:dateUtc="2026-09-26T01:05:00Z">
              <w:tcPr>
                <w:tcW w:w="280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shd w:val="clear" w:color="000000" w:fill="D9D9D9"/>
                <w:hideMark/>
              </w:tcPr>
            </w:tcPrChange>
          </w:tcPr>
          <w:p w14:paraId="622DB689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86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</w:rPr>
                <w:t>N5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  <w:tcPrChange w:id="87" w:author="PG3646" w:date="2026-09-25T21:05:00Z" w16du:dateUtc="2026-09-26T01:05:00Z">
              <w:tcPr>
                <w:tcW w:w="280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shd w:val="clear" w:color="000000" w:fill="D9D9D9"/>
                <w:hideMark/>
              </w:tcPr>
            </w:tcPrChange>
          </w:tcPr>
          <w:p w14:paraId="0EC0A1A1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8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</w:rPr>
                <w:t>N6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  <w:tcPrChange w:id="89" w:author="PG3646" w:date="2026-09-25T21:05:00Z" w16du:dateUtc="2026-09-26T01:05:00Z">
              <w:tcPr>
                <w:tcW w:w="28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D9D9D9"/>
                <w:hideMark/>
              </w:tcPr>
            </w:tcPrChange>
          </w:tcPr>
          <w:p w14:paraId="0F055AA2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9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</w:rPr>
                <w:t>N7</w:t>
              </w:r>
            </w:ins>
          </w:p>
        </w:tc>
      </w:tr>
    </w:tbl>
    <w:tbl>
      <w:tblPr>
        <w:tblStyle w:val="TableGrid"/>
        <w:tblpPr w:leftFromText="180" w:rightFromText="180" w:vertAnchor="text" w:horzAnchor="margin" w:tblpY="173"/>
        <w:tblW w:w="0" w:type="auto"/>
        <w:tblLook w:val="04A0" w:firstRow="1" w:lastRow="0" w:firstColumn="1" w:lastColumn="0" w:noHBand="0" w:noVBand="1"/>
      </w:tblPr>
      <w:tblGrid>
        <w:gridCol w:w="401"/>
        <w:gridCol w:w="1635"/>
        <w:gridCol w:w="1408"/>
        <w:gridCol w:w="1293"/>
        <w:gridCol w:w="1297"/>
        <w:gridCol w:w="1320"/>
        <w:gridCol w:w="1256"/>
      </w:tblGrid>
      <w:tr w:rsidR="007B7B8E" w:rsidRPr="000E4C6F" w14:paraId="241D5744" w14:textId="77777777" w:rsidTr="007B7B8E">
        <w:trPr>
          <w:del w:id="91" w:author="PG3646" w:date="2026-09-25T21:05:00Z" w16du:dateUtc="2026-09-26T01:05:00Z"/>
        </w:trPr>
        <w:tc>
          <w:tcPr>
            <w:tcW w:w="2036" w:type="dxa"/>
            <w:gridSpan w:val="2"/>
            <w:vAlign w:val="center"/>
          </w:tcPr>
          <w:p w14:paraId="42ADD0B4" w14:textId="77777777" w:rsidR="007B7B8E" w:rsidRPr="000E4C6F" w:rsidRDefault="007B7B8E" w:rsidP="007B7B8E">
            <w:pPr>
              <w:rPr>
                <w:del w:id="92" w:author="PG3646" w:date="2026-09-25T21:05:00Z" w16du:dateUtc="2026-09-26T01:05:00Z"/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del w:id="93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/>
                  <w:bCs/>
                  <w:sz w:val="18"/>
                  <w:szCs w:val="18"/>
                </w:rPr>
                <w:delText>PCV-13</w:delText>
              </w:r>
            </w:del>
          </w:p>
        </w:tc>
        <w:tc>
          <w:tcPr>
            <w:tcW w:w="1408" w:type="dxa"/>
            <w:vAlign w:val="center"/>
          </w:tcPr>
          <w:p w14:paraId="212C72BE" w14:textId="77777777" w:rsidR="007B7B8E" w:rsidRPr="000E4C6F" w:rsidRDefault="007B7B8E" w:rsidP="007B7B8E">
            <w:pPr>
              <w:jc w:val="center"/>
              <w:rPr>
                <w:del w:id="94" w:author="PG3646" w:date="2026-09-25T21:05:00Z" w16du:dateUtc="2026-09-26T01:05:00Z"/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del w:id="95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/>
                  <w:bCs/>
                  <w:sz w:val="18"/>
                  <w:szCs w:val="18"/>
                </w:rPr>
                <w:delText>72 (27%)</w:delText>
              </w:r>
            </w:del>
          </w:p>
        </w:tc>
        <w:tc>
          <w:tcPr>
            <w:tcW w:w="1293" w:type="dxa"/>
            <w:vAlign w:val="center"/>
          </w:tcPr>
          <w:p w14:paraId="413AA556" w14:textId="77777777" w:rsidR="007B7B8E" w:rsidRPr="000E4C6F" w:rsidRDefault="007B7B8E" w:rsidP="007B7B8E">
            <w:pPr>
              <w:jc w:val="center"/>
              <w:rPr>
                <w:del w:id="96" w:author="PG3646" w:date="2026-09-25T21:05:00Z" w16du:dateUtc="2026-09-26T01:05:00Z"/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del w:id="97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/>
                  <w:bCs/>
                  <w:sz w:val="18"/>
                  <w:szCs w:val="18"/>
                </w:rPr>
                <w:delText>1</w:delText>
              </w:r>
              <w:r>
                <w:rPr>
                  <w:rFonts w:ascii="Times New Roman" w:hAnsi="Times New Roman" w:cs="Times New Roman"/>
                  <w:b/>
                  <w:bCs/>
                  <w:sz w:val="18"/>
                  <w:szCs w:val="18"/>
                </w:rPr>
                <w:delText>7</w:delText>
              </w:r>
              <w:r w:rsidRPr="000E4C6F">
                <w:rPr>
                  <w:rFonts w:ascii="Times New Roman" w:hAnsi="Times New Roman" w:cs="Times New Roman"/>
                  <w:b/>
                  <w:bCs/>
                  <w:sz w:val="18"/>
                  <w:szCs w:val="18"/>
                </w:rPr>
                <w:delText xml:space="preserve"> (33%)</w:delText>
              </w:r>
            </w:del>
          </w:p>
        </w:tc>
        <w:tc>
          <w:tcPr>
            <w:tcW w:w="1297" w:type="dxa"/>
            <w:vAlign w:val="center"/>
          </w:tcPr>
          <w:p w14:paraId="01E5A492" w14:textId="77777777" w:rsidR="007B7B8E" w:rsidRPr="000E4C6F" w:rsidRDefault="007B7B8E" w:rsidP="007B7B8E">
            <w:pPr>
              <w:jc w:val="center"/>
              <w:rPr>
                <w:del w:id="98" w:author="PG3646" w:date="2026-09-25T21:05:00Z" w16du:dateUtc="2026-09-26T01:05:00Z"/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del w:id="99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/>
                  <w:bCs/>
                  <w:sz w:val="18"/>
                  <w:szCs w:val="18"/>
                </w:rPr>
                <w:delText>24 (26%)</w:delText>
              </w:r>
            </w:del>
          </w:p>
        </w:tc>
        <w:tc>
          <w:tcPr>
            <w:tcW w:w="1320" w:type="dxa"/>
            <w:vAlign w:val="center"/>
          </w:tcPr>
          <w:p w14:paraId="61E71DB9" w14:textId="77777777" w:rsidR="007B7B8E" w:rsidRPr="000E4C6F" w:rsidRDefault="007B7B8E" w:rsidP="007B7B8E">
            <w:pPr>
              <w:jc w:val="center"/>
              <w:rPr>
                <w:del w:id="100" w:author="PG3646" w:date="2026-09-25T21:05:00Z" w16du:dateUtc="2026-09-26T01:05:00Z"/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del w:id="101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/>
                  <w:bCs/>
                  <w:sz w:val="18"/>
                  <w:szCs w:val="18"/>
                </w:rPr>
                <w:delText>24 (26%)</w:delText>
              </w:r>
            </w:del>
          </w:p>
        </w:tc>
        <w:tc>
          <w:tcPr>
            <w:tcW w:w="1256" w:type="dxa"/>
            <w:vAlign w:val="center"/>
          </w:tcPr>
          <w:p w14:paraId="7A6C343F" w14:textId="77777777" w:rsidR="007B7B8E" w:rsidRPr="000E4C6F" w:rsidRDefault="007B7B8E" w:rsidP="007B7B8E">
            <w:pPr>
              <w:jc w:val="center"/>
              <w:rPr>
                <w:del w:id="102" w:author="PG3646" w:date="2026-09-25T21:05:00Z" w16du:dateUtc="2026-09-26T01:05:00Z"/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del w:id="103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/>
                  <w:bCs/>
                  <w:sz w:val="18"/>
                  <w:szCs w:val="18"/>
                </w:rPr>
                <w:delText>7 (25%)</w:delText>
              </w:r>
            </w:del>
          </w:p>
        </w:tc>
      </w:tr>
      <w:tr w:rsidR="007B7B8E" w:rsidRPr="000E4C6F" w14:paraId="06F59F34" w14:textId="77777777" w:rsidTr="007B7B8E">
        <w:trPr>
          <w:del w:id="104" w:author="PG3646" w:date="2026-09-25T21:05:00Z" w16du:dateUtc="2026-09-26T01:05:00Z"/>
        </w:trPr>
        <w:tc>
          <w:tcPr>
            <w:tcW w:w="401" w:type="dxa"/>
            <w:vAlign w:val="center"/>
          </w:tcPr>
          <w:p w14:paraId="14A98148" w14:textId="77777777" w:rsidR="007B7B8E" w:rsidRPr="000E4C6F" w:rsidRDefault="007B7B8E" w:rsidP="007B7B8E">
            <w:pPr>
              <w:rPr>
                <w:del w:id="105" w:author="PG3646" w:date="2026-09-25T21:05:00Z" w16du:dateUtc="2026-09-26T01:05:00Z"/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635" w:type="dxa"/>
            <w:vAlign w:val="center"/>
          </w:tcPr>
          <w:p w14:paraId="45D155C3" w14:textId="77777777" w:rsidR="007B7B8E" w:rsidRPr="000E4C6F" w:rsidRDefault="007B7B8E" w:rsidP="007B7B8E">
            <w:pPr>
              <w:rPr>
                <w:del w:id="106" w:author="PG3646" w:date="2026-09-25T21:05:00Z" w16du:dateUtc="2026-09-26T01:05:00Z"/>
                <w:rFonts w:ascii="Times New Roman" w:hAnsi="Times New Roman" w:cs="Times New Roman"/>
                <w:bCs/>
                <w:sz w:val="18"/>
                <w:szCs w:val="18"/>
              </w:rPr>
            </w:pPr>
            <w:del w:id="107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1</w:delText>
              </w:r>
            </w:del>
          </w:p>
        </w:tc>
        <w:tc>
          <w:tcPr>
            <w:tcW w:w="1408" w:type="dxa"/>
            <w:vAlign w:val="center"/>
          </w:tcPr>
          <w:p w14:paraId="0AD3F2EF" w14:textId="77777777" w:rsidR="007B7B8E" w:rsidRPr="000E4C6F" w:rsidRDefault="007B7B8E" w:rsidP="007B7B8E">
            <w:pPr>
              <w:jc w:val="center"/>
              <w:rPr>
                <w:del w:id="108" w:author="PG3646" w:date="2026-09-25T21:05:00Z" w16du:dateUtc="2026-09-26T01:05:00Z"/>
                <w:rFonts w:ascii="Times New Roman" w:hAnsi="Times New Roman" w:cs="Times New Roman"/>
                <w:bCs/>
                <w:color w:val="000000"/>
                <w:sz w:val="18"/>
                <w:szCs w:val="18"/>
              </w:rPr>
            </w:pPr>
            <w:del w:id="109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>0 (0%)</w:delText>
              </w:r>
            </w:del>
          </w:p>
        </w:tc>
        <w:tc>
          <w:tcPr>
            <w:tcW w:w="1293" w:type="dxa"/>
            <w:vAlign w:val="center"/>
          </w:tcPr>
          <w:p w14:paraId="001B6D2E" w14:textId="77777777" w:rsidR="007B7B8E" w:rsidRPr="000E4C6F" w:rsidRDefault="007B7B8E" w:rsidP="007B7B8E">
            <w:pPr>
              <w:jc w:val="center"/>
              <w:rPr>
                <w:del w:id="110" w:author="PG3646" w:date="2026-09-25T21:05:00Z" w16du:dateUtc="2026-09-26T01:05:00Z"/>
                <w:rFonts w:ascii="Times New Roman" w:hAnsi="Times New Roman" w:cs="Times New Roman"/>
                <w:bCs/>
                <w:sz w:val="18"/>
                <w:szCs w:val="18"/>
              </w:rPr>
            </w:pPr>
            <w:del w:id="111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0 (0%)</w:delText>
              </w:r>
            </w:del>
          </w:p>
        </w:tc>
        <w:tc>
          <w:tcPr>
            <w:tcW w:w="1297" w:type="dxa"/>
            <w:vAlign w:val="center"/>
          </w:tcPr>
          <w:p w14:paraId="37383396" w14:textId="77777777" w:rsidR="007B7B8E" w:rsidRPr="000E4C6F" w:rsidRDefault="007B7B8E" w:rsidP="007B7B8E">
            <w:pPr>
              <w:jc w:val="center"/>
              <w:rPr>
                <w:del w:id="112" w:author="PG3646" w:date="2026-09-25T21:05:00Z" w16du:dateUtc="2026-09-26T01:05:00Z"/>
                <w:rFonts w:ascii="Times New Roman" w:hAnsi="Times New Roman" w:cs="Times New Roman"/>
                <w:bCs/>
                <w:sz w:val="18"/>
                <w:szCs w:val="18"/>
              </w:rPr>
            </w:pPr>
            <w:del w:id="113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0 (0%)</w:delText>
              </w:r>
            </w:del>
          </w:p>
        </w:tc>
        <w:tc>
          <w:tcPr>
            <w:tcW w:w="1320" w:type="dxa"/>
            <w:vAlign w:val="center"/>
          </w:tcPr>
          <w:p w14:paraId="021FCBFA" w14:textId="77777777" w:rsidR="007B7B8E" w:rsidRPr="000E4C6F" w:rsidRDefault="007B7B8E" w:rsidP="007B7B8E">
            <w:pPr>
              <w:jc w:val="center"/>
              <w:rPr>
                <w:del w:id="114" w:author="PG3646" w:date="2026-09-25T21:05:00Z" w16du:dateUtc="2026-09-26T01:05:00Z"/>
                <w:rFonts w:ascii="Times New Roman" w:hAnsi="Times New Roman" w:cs="Times New Roman"/>
                <w:bCs/>
                <w:sz w:val="18"/>
                <w:szCs w:val="18"/>
              </w:rPr>
            </w:pPr>
            <w:del w:id="115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0 (0%)</w:delText>
              </w:r>
            </w:del>
          </w:p>
        </w:tc>
        <w:tc>
          <w:tcPr>
            <w:tcW w:w="1256" w:type="dxa"/>
            <w:vAlign w:val="center"/>
          </w:tcPr>
          <w:p w14:paraId="18E0E674" w14:textId="77777777" w:rsidR="007B7B8E" w:rsidRPr="000E4C6F" w:rsidRDefault="007B7B8E" w:rsidP="007B7B8E">
            <w:pPr>
              <w:jc w:val="center"/>
              <w:rPr>
                <w:del w:id="116" w:author="PG3646" w:date="2026-09-25T21:05:00Z" w16du:dateUtc="2026-09-26T01:05:00Z"/>
                <w:rFonts w:ascii="Times New Roman" w:hAnsi="Times New Roman" w:cs="Times New Roman"/>
                <w:bCs/>
                <w:sz w:val="18"/>
                <w:szCs w:val="18"/>
              </w:rPr>
            </w:pPr>
            <w:del w:id="117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0 (0%)</w:delText>
              </w:r>
            </w:del>
          </w:p>
        </w:tc>
      </w:tr>
    </w:tbl>
    <w:tbl>
      <w:tblPr>
        <w:tblW w:w="4940" w:type="dxa"/>
        <w:tblLook w:val="04A0" w:firstRow="1" w:lastRow="0" w:firstColumn="1" w:lastColumn="0" w:noHBand="0" w:noVBand="1"/>
        <w:tblPrChange w:id="118" w:author="PG3646" w:date="2026-09-25T21:05:00Z" w16du:dateUtc="2026-09-26T01:05:00Z">
          <w:tblPr>
            <w:tblStyle w:val="TableGrid"/>
            <w:tblpPr w:leftFromText="180" w:rightFromText="180" w:vertAnchor="text" w:horzAnchor="margin" w:tblpY="173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699"/>
        <w:gridCol w:w="510"/>
        <w:gridCol w:w="604"/>
        <w:gridCol w:w="676"/>
        <w:gridCol w:w="602"/>
        <w:gridCol w:w="603"/>
        <w:gridCol w:w="675"/>
        <w:gridCol w:w="602"/>
        <w:gridCol w:w="573"/>
        <w:gridCol w:w="573"/>
        <w:gridCol w:w="297"/>
        <w:gridCol w:w="297"/>
        <w:gridCol w:w="297"/>
        <w:gridCol w:w="297"/>
        <w:gridCol w:w="573"/>
        <w:gridCol w:w="573"/>
        <w:gridCol w:w="297"/>
        <w:gridCol w:w="297"/>
        <w:tblGridChange w:id="119">
          <w:tblGrid>
            <w:gridCol w:w="10"/>
            <w:gridCol w:w="391"/>
            <w:gridCol w:w="42"/>
            <w:gridCol w:w="266"/>
            <w:gridCol w:w="476"/>
            <w:gridCol w:w="808"/>
            <w:gridCol w:w="43"/>
            <w:gridCol w:w="300"/>
            <w:gridCol w:w="765"/>
            <w:gridCol w:w="43"/>
            <w:gridCol w:w="300"/>
            <w:gridCol w:w="260"/>
            <w:gridCol w:w="675"/>
            <w:gridCol w:w="358"/>
            <w:gridCol w:w="44"/>
            <w:gridCol w:w="200"/>
            <w:gridCol w:w="203"/>
            <w:gridCol w:w="370"/>
            <w:gridCol w:w="33"/>
            <w:gridCol w:w="403"/>
            <w:gridCol w:w="44"/>
            <w:gridCol w:w="93"/>
            <w:gridCol w:w="297"/>
            <w:gridCol w:w="297"/>
            <w:gridCol w:w="297"/>
            <w:gridCol w:w="297"/>
            <w:gridCol w:w="39"/>
            <w:gridCol w:w="450"/>
            <w:gridCol w:w="84"/>
            <w:gridCol w:w="319"/>
            <w:gridCol w:w="403"/>
            <w:gridCol w:w="445"/>
          </w:tblGrid>
        </w:tblGridChange>
      </w:tblGrid>
      <w:tr w:rsidR="007B7B8E" w:rsidRPr="000E4C6F" w14:paraId="7AE5641C" w14:textId="77777777" w:rsidTr="00B55884">
        <w:trPr>
          <w:trHeight w:val="204"/>
          <w:trPrChange w:id="120" w:author="PG3646" w:date="2026-09-25T21:05:00Z" w16du:dateUtc="2026-09-26T01:05:00Z">
            <w:trPr>
              <w:gridAfter w:val="1"/>
            </w:trPr>
          </w:trPrChange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  <w:tcPrChange w:id="121" w:author="PG3646" w:date="2026-09-25T21:05:00Z" w16du:dateUtc="2026-09-26T01:05:00Z">
              <w:tcPr>
                <w:tcW w:w="401" w:type="dxa"/>
                <w:gridSpan w:val="2"/>
                <w:vAlign w:val="center"/>
                <w:hideMark/>
              </w:tcPr>
            </w:tcPrChange>
          </w:tcPr>
          <w:p w14:paraId="17E934B5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22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23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124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Sub001</w:t>
              </w:r>
            </w:ins>
          </w:p>
        </w:tc>
        <w:tc>
          <w:tcPr>
            <w:tcW w:w="51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25" w:author="PG3646" w:date="2026-09-25T21:05:00Z" w16du:dateUtc="2026-09-26T01:05:00Z">
              <w:tcPr>
                <w:tcW w:w="1635" w:type="dxa"/>
                <w:gridSpan w:val="5"/>
                <w:vAlign w:val="center"/>
                <w:hideMark/>
              </w:tcPr>
            </w:tcPrChange>
          </w:tcPr>
          <w:p w14:paraId="6897BAAD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26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27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12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49</w:t>
              </w:r>
            </w:ins>
            <w:del w:id="129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3</w:delText>
              </w:r>
            </w:del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30" w:author="PG3646" w:date="2026-09-25T21:05:00Z" w16du:dateUtc="2026-09-26T01:05:00Z">
              <w:tcPr>
                <w:tcW w:w="1408" w:type="dxa"/>
                <w:vAlign w:val="center"/>
                <w:hideMark/>
              </w:tcPr>
            </w:tcPrChange>
          </w:tcPr>
          <w:p w14:paraId="1FE15E29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31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pPrChange w:id="132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3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7</w:t>
              </w:r>
            </w:ins>
            <w:del w:id="134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>5 (2%)</w:delText>
              </w:r>
            </w:del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35" w:author="PG3646" w:date="2026-09-25T21:05:00Z" w16du:dateUtc="2026-09-26T01:05:00Z">
              <w:tcPr>
                <w:tcW w:w="67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6727049A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36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13</w:t>
              </w:r>
            </w:ins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137" w:author="PG3646" w:date="2026-09-25T21:05:00Z" w16du:dateUtc="2026-09-26T01:05:00Z">
              <w:tcPr>
                <w:tcW w:w="605" w:type="dxa"/>
                <w:tcBorders>
                  <w:top w:val="nil"/>
                  <w:left w:val="nil"/>
                  <w:bottom w:val="nil"/>
                  <w:right w:val="single" w:sz="8" w:space="0" w:color="auto"/>
                </w:tcBorders>
                <w:hideMark/>
              </w:tcPr>
            </w:tcPrChange>
          </w:tcPr>
          <w:p w14:paraId="5EE8744A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3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29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39" w:author="PG3646" w:date="2026-09-25T21:05:00Z" w16du:dateUtc="2026-09-26T01:05:00Z">
              <w:tcPr>
                <w:tcW w:w="1293" w:type="dxa"/>
                <w:gridSpan w:val="3"/>
                <w:vAlign w:val="center"/>
                <w:hideMark/>
              </w:tcPr>
            </w:tcPrChange>
          </w:tcPr>
          <w:p w14:paraId="23E6002C" w14:textId="6EB97966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140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41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r w:rsidRPr="00262B37">
              <w:rPr>
                <w:rFonts w:ascii="Calibri" w:hAnsi="Calibri"/>
                <w:color w:val="000000"/>
                <w:sz w:val="16"/>
                <w:rPrChange w:id="142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>1</w:t>
            </w:r>
            <w:del w:id="143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 xml:space="preserve"> (2%)</w:delText>
              </w:r>
            </w:del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44" w:author="PG3646" w:date="2026-09-25T21:05:00Z" w16du:dateUtc="2026-09-26T01:05:00Z">
              <w:tcPr>
                <w:tcW w:w="1297" w:type="dxa"/>
                <w:vAlign w:val="center"/>
                <w:hideMark/>
              </w:tcPr>
            </w:tcPrChange>
          </w:tcPr>
          <w:p w14:paraId="49A15114" w14:textId="77777777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145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46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r w:rsidRPr="00262B37">
              <w:rPr>
                <w:rFonts w:ascii="Calibri" w:hAnsi="Calibri"/>
                <w:color w:val="000000"/>
                <w:sz w:val="16"/>
                <w:rPrChange w:id="147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>1</w:t>
            </w:r>
            <w:del w:id="148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 xml:space="preserve"> (1%)</w:delText>
              </w:r>
            </w:del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49" w:author="PG3646" w:date="2026-09-25T21:05:00Z" w16du:dateUtc="2026-09-26T01:05:00Z">
              <w:tcPr>
                <w:tcW w:w="2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70688E9B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5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51" w:author="PG3646" w:date="2026-09-25T21:05:00Z" w16du:dateUtc="2026-09-26T01:05:00Z">
              <w:tcPr>
                <w:tcW w:w="2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7633CEEF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52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4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53" w:author="PG3646" w:date="2026-09-25T21:05:00Z" w16du:dateUtc="2026-09-26T01:05:00Z">
              <w:tcPr>
                <w:tcW w:w="280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3C96A5FA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54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55" w:author="PG3646" w:date="2026-09-25T21:05:00Z" w16du:dateUtc="2026-09-26T01:05:00Z">
              <w:tcPr>
                <w:tcW w:w="280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7A6A4B19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56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157" w:author="PG3646" w:date="2026-09-25T21:05:00Z" w16du:dateUtc="2026-09-26T01:05:00Z">
              <w:tcPr>
                <w:tcW w:w="1320" w:type="dxa"/>
                <w:gridSpan w:val="6"/>
                <w:vAlign w:val="center"/>
                <w:hideMark/>
              </w:tcPr>
            </w:tcPrChange>
          </w:tcPr>
          <w:p w14:paraId="4CB055D7" w14:textId="785E013E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158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59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r w:rsidRPr="00262B37">
              <w:rPr>
                <w:rFonts w:ascii="Calibri" w:hAnsi="Calibri"/>
                <w:color w:val="000000"/>
                <w:sz w:val="16"/>
                <w:rPrChange w:id="160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>3</w:t>
            </w:r>
            <w:del w:id="161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 xml:space="preserve"> (3%)</w:delText>
              </w:r>
            </w:del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162" w:author="PG3646" w:date="2026-09-25T21:05:00Z" w16du:dateUtc="2026-09-26T01:05:00Z">
              <w:tcPr>
                <w:tcW w:w="1256" w:type="dxa"/>
                <w:gridSpan w:val="4"/>
                <w:vAlign w:val="center"/>
                <w:hideMark/>
              </w:tcPr>
            </w:tcPrChange>
          </w:tcPr>
          <w:p w14:paraId="23D9F053" w14:textId="77777777" w:rsidR="007B7B8E" w:rsidRPr="000E4C6F" w:rsidRDefault="007B7B8E" w:rsidP="007B7B8E">
            <w:pPr>
              <w:framePr w:hSpace="180" w:wrap="around" w:vAnchor="text" w:hAnchor="margin" w:y="173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del w:id="163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0 (0%)</w:delText>
              </w:r>
            </w:del>
          </w:p>
        </w:tc>
      </w:tr>
      <w:tr w:rsidR="007B7B8E" w:rsidRPr="000E4C6F" w14:paraId="38A59012" w14:textId="45D1F585" w:rsidTr="00B55884">
        <w:trPr>
          <w:trHeight w:val="204"/>
          <w:trPrChange w:id="164" w:author="PG3646" w:date="2026-09-25T21:05:00Z" w16du:dateUtc="2026-09-26T01:05:00Z">
            <w:trPr>
              <w:gridAfter w:val="1"/>
            </w:trPr>
          </w:trPrChange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  <w:tcPrChange w:id="165" w:author="PG3646" w:date="2026-09-25T21:05:00Z" w16du:dateUtc="2026-09-26T01:05:00Z">
              <w:tcPr>
                <w:tcW w:w="401" w:type="dxa"/>
                <w:gridSpan w:val="2"/>
                <w:vAlign w:val="center"/>
                <w:hideMark/>
              </w:tcPr>
            </w:tcPrChange>
          </w:tcPr>
          <w:p w14:paraId="4D3E7CB5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66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67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16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Sub002</w:t>
              </w:r>
            </w:ins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69" w:author="PG3646" w:date="2026-09-25T21:05:00Z" w16du:dateUtc="2026-09-26T01:05:00Z">
              <w:tcPr>
                <w:tcW w:w="1635" w:type="dxa"/>
                <w:vAlign w:val="center"/>
                <w:hideMark/>
              </w:tcPr>
            </w:tcPrChange>
          </w:tcPr>
          <w:p w14:paraId="7143133A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70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71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172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34</w:t>
              </w:r>
            </w:ins>
            <w:del w:id="173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4</w:delText>
              </w:r>
            </w:del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74" w:author="PG3646" w:date="2026-09-25T21:05:00Z" w16du:dateUtc="2026-09-26T01:05:00Z">
              <w:tcPr>
                <w:tcW w:w="606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6625C8AC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7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7</w:t>
              </w:r>
            </w:ins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76" w:author="PG3646" w:date="2026-09-25T21:05:00Z" w16du:dateUtc="2026-09-26T01:05:00Z">
              <w:tcPr>
                <w:tcW w:w="678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52905536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77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9</w:t>
              </w:r>
            </w:ins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178" w:author="PG3646" w:date="2026-09-25T21:05:00Z" w16du:dateUtc="2026-09-26T01:05:00Z">
              <w:tcPr>
                <w:tcW w:w="605" w:type="dxa"/>
                <w:tcBorders>
                  <w:top w:val="nil"/>
                  <w:left w:val="nil"/>
                  <w:bottom w:val="nil"/>
                  <w:right w:val="single" w:sz="8" w:space="0" w:color="auto"/>
                </w:tcBorders>
                <w:hideMark/>
              </w:tcPr>
            </w:tcPrChange>
          </w:tcPr>
          <w:p w14:paraId="0621D396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79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18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80" w:author="PG3646" w:date="2026-09-25T21:05:00Z" w16du:dateUtc="2026-09-26T01:05:00Z">
              <w:tcPr>
                <w:tcW w:w="1408" w:type="dxa"/>
                <w:gridSpan w:val="4"/>
                <w:vAlign w:val="center"/>
                <w:hideMark/>
              </w:tcPr>
            </w:tcPrChange>
          </w:tcPr>
          <w:p w14:paraId="3545925B" w14:textId="7555993E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181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pPrChange w:id="182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r w:rsidRPr="00262B37">
              <w:rPr>
                <w:rFonts w:ascii="Calibri" w:hAnsi="Calibri"/>
                <w:color w:val="000000"/>
                <w:sz w:val="16"/>
                <w:rPrChange w:id="183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t>1</w:t>
            </w:r>
            <w:del w:id="184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 xml:space="preserve"> (1%)</w:delText>
              </w:r>
            </w:del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85" w:author="PG3646" w:date="2026-09-25T21:05:00Z" w16du:dateUtc="2026-09-26T01:05:00Z">
              <w:tcPr>
                <w:tcW w:w="1293" w:type="dxa"/>
                <w:gridSpan w:val="3"/>
                <w:vAlign w:val="center"/>
                <w:hideMark/>
              </w:tcPr>
            </w:tcPrChange>
          </w:tcPr>
          <w:p w14:paraId="490C7151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86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87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8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  <w:del w:id="189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0 (0%)</w:delText>
              </w:r>
            </w:del>
          </w:p>
        </w:tc>
        <w:tc>
          <w:tcPr>
            <w:tcW w:w="2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90" w:author="PG3646" w:date="2026-09-25T21:05:00Z" w16du:dateUtc="2026-09-26T01:05:00Z">
              <w:tcPr>
                <w:tcW w:w="1297" w:type="dxa"/>
                <w:gridSpan w:val="7"/>
                <w:vAlign w:val="center"/>
                <w:hideMark/>
              </w:tcPr>
            </w:tcPrChange>
          </w:tcPr>
          <w:p w14:paraId="7D641C78" w14:textId="77777777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191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92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r w:rsidRPr="00262B37">
              <w:rPr>
                <w:rFonts w:ascii="Calibri" w:hAnsi="Calibri"/>
                <w:color w:val="000000"/>
                <w:sz w:val="16"/>
                <w:rPrChange w:id="193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>1</w:t>
            </w:r>
            <w:del w:id="194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 xml:space="preserve"> (1%)</w:delText>
              </w:r>
            </w:del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95" w:author="PG3646" w:date="2026-09-25T21:05:00Z" w16du:dateUtc="2026-09-26T01:05:00Z">
              <w:tcPr>
                <w:tcW w:w="1320" w:type="dxa"/>
                <w:gridSpan w:val="6"/>
                <w:vAlign w:val="center"/>
                <w:hideMark/>
              </w:tcPr>
            </w:tcPrChange>
          </w:tcPr>
          <w:p w14:paraId="04A524F4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96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97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9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  <w:del w:id="199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>0 (0%)</w:delText>
              </w:r>
            </w:del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200" w:author="PG3646" w:date="2026-09-25T21:05:00Z" w16du:dateUtc="2026-09-26T01:05:00Z">
              <w:tcPr>
                <w:tcW w:w="1256" w:type="dxa"/>
                <w:vAlign w:val="center"/>
                <w:hideMark/>
              </w:tcPr>
            </w:tcPrChange>
          </w:tcPr>
          <w:p w14:paraId="4E8753C5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201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202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20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  <w:del w:id="204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0 (0%)</w:delText>
              </w:r>
            </w:del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205" w:author="PG3646" w:date="2026-09-25T21:05:00Z" w16du:dateUtc="2026-09-26T01:05:00Z">
              <w:tcPr>
                <w:tcW w:w="2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091FE7FE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206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207" w:author="PG3646" w:date="2026-09-25T21:05:00Z" w16du:dateUtc="2026-09-26T01:05:00Z">
              <w:tcPr>
                <w:tcW w:w="280" w:type="dxa"/>
                <w:tcBorders>
                  <w:top w:val="nil"/>
                  <w:left w:val="nil"/>
                  <w:bottom w:val="nil"/>
                  <w:right w:val="single" w:sz="8" w:space="0" w:color="auto"/>
                </w:tcBorders>
                <w:hideMark/>
              </w:tcPr>
            </w:tcPrChange>
          </w:tcPr>
          <w:p w14:paraId="2813ADDA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20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3</w:t>
              </w:r>
            </w:ins>
          </w:p>
        </w:tc>
      </w:tr>
    </w:tbl>
    <w:tbl>
      <w:tblPr>
        <w:tblStyle w:val="TableGrid"/>
        <w:tblpPr w:leftFromText="180" w:rightFromText="180" w:vertAnchor="text" w:horzAnchor="margin" w:tblpY="173"/>
        <w:tblW w:w="0" w:type="auto"/>
        <w:tblLook w:val="04A0" w:firstRow="1" w:lastRow="0" w:firstColumn="1" w:lastColumn="0" w:noHBand="0" w:noVBand="1"/>
      </w:tblPr>
      <w:tblGrid>
        <w:gridCol w:w="401"/>
        <w:gridCol w:w="1635"/>
        <w:gridCol w:w="1408"/>
        <w:gridCol w:w="1293"/>
        <w:gridCol w:w="1297"/>
        <w:gridCol w:w="1320"/>
        <w:gridCol w:w="1256"/>
      </w:tblGrid>
      <w:tr w:rsidR="007B7B8E" w:rsidRPr="000E4C6F" w14:paraId="5083D7C0" w14:textId="77777777" w:rsidTr="007B7B8E">
        <w:trPr>
          <w:del w:id="209" w:author="PG3646" w:date="2026-09-25T21:05:00Z" w16du:dateUtc="2026-09-26T01:05:00Z"/>
        </w:trPr>
        <w:tc>
          <w:tcPr>
            <w:tcW w:w="401" w:type="dxa"/>
            <w:vAlign w:val="center"/>
          </w:tcPr>
          <w:p w14:paraId="4294E4C5" w14:textId="77777777" w:rsidR="007B7B8E" w:rsidRPr="000E4C6F" w:rsidRDefault="007B7B8E" w:rsidP="007B7B8E">
            <w:pPr>
              <w:rPr>
                <w:del w:id="210" w:author="PG3646" w:date="2026-09-25T21:05:00Z" w16du:dateUtc="2026-09-26T01:05:00Z"/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635" w:type="dxa"/>
            <w:vAlign w:val="center"/>
          </w:tcPr>
          <w:p w14:paraId="6519386C" w14:textId="77777777" w:rsidR="007B7B8E" w:rsidRPr="000E4C6F" w:rsidRDefault="007B7B8E" w:rsidP="007B7B8E">
            <w:pPr>
              <w:rPr>
                <w:del w:id="211" w:author="PG3646" w:date="2026-09-25T21:05:00Z" w16du:dateUtc="2026-09-26T01:05:00Z"/>
                <w:rFonts w:ascii="Times New Roman" w:hAnsi="Times New Roman" w:cs="Times New Roman"/>
                <w:bCs/>
                <w:sz w:val="18"/>
                <w:szCs w:val="18"/>
              </w:rPr>
            </w:pPr>
            <w:del w:id="212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5</w:delText>
              </w:r>
            </w:del>
          </w:p>
        </w:tc>
        <w:tc>
          <w:tcPr>
            <w:tcW w:w="1408" w:type="dxa"/>
            <w:vAlign w:val="center"/>
          </w:tcPr>
          <w:p w14:paraId="139685CB" w14:textId="77777777" w:rsidR="007B7B8E" w:rsidRPr="000E4C6F" w:rsidRDefault="007B7B8E" w:rsidP="007B7B8E">
            <w:pPr>
              <w:jc w:val="center"/>
              <w:rPr>
                <w:del w:id="213" w:author="PG3646" w:date="2026-09-25T21:05:00Z" w16du:dateUtc="2026-09-26T01:05:00Z"/>
                <w:rFonts w:ascii="Times New Roman" w:hAnsi="Times New Roman" w:cs="Times New Roman"/>
                <w:bCs/>
                <w:color w:val="000000"/>
                <w:sz w:val="18"/>
                <w:szCs w:val="18"/>
              </w:rPr>
            </w:pPr>
            <w:del w:id="214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>0 (0%)</w:delText>
              </w:r>
            </w:del>
          </w:p>
        </w:tc>
        <w:tc>
          <w:tcPr>
            <w:tcW w:w="1293" w:type="dxa"/>
            <w:vAlign w:val="center"/>
          </w:tcPr>
          <w:p w14:paraId="10976835" w14:textId="77777777" w:rsidR="007B7B8E" w:rsidRPr="000E4C6F" w:rsidRDefault="007B7B8E" w:rsidP="007B7B8E">
            <w:pPr>
              <w:jc w:val="center"/>
              <w:rPr>
                <w:del w:id="215" w:author="PG3646" w:date="2026-09-25T21:05:00Z" w16du:dateUtc="2026-09-26T01:05:00Z"/>
                <w:rFonts w:ascii="Times New Roman" w:hAnsi="Times New Roman" w:cs="Times New Roman"/>
                <w:bCs/>
                <w:sz w:val="18"/>
                <w:szCs w:val="18"/>
              </w:rPr>
            </w:pPr>
            <w:del w:id="216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0 (0%)</w:delText>
              </w:r>
            </w:del>
          </w:p>
        </w:tc>
        <w:tc>
          <w:tcPr>
            <w:tcW w:w="1297" w:type="dxa"/>
            <w:vAlign w:val="center"/>
          </w:tcPr>
          <w:p w14:paraId="1B857A38" w14:textId="77777777" w:rsidR="007B7B8E" w:rsidRPr="000E4C6F" w:rsidRDefault="007B7B8E" w:rsidP="007B7B8E">
            <w:pPr>
              <w:jc w:val="center"/>
              <w:rPr>
                <w:del w:id="217" w:author="PG3646" w:date="2026-09-25T21:05:00Z" w16du:dateUtc="2026-09-26T01:05:00Z"/>
                <w:rFonts w:ascii="Times New Roman" w:hAnsi="Times New Roman" w:cs="Times New Roman"/>
                <w:bCs/>
                <w:sz w:val="18"/>
                <w:szCs w:val="18"/>
              </w:rPr>
            </w:pPr>
            <w:del w:id="218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>0 (0%)</w:delText>
              </w:r>
            </w:del>
          </w:p>
        </w:tc>
        <w:tc>
          <w:tcPr>
            <w:tcW w:w="1320" w:type="dxa"/>
            <w:vAlign w:val="center"/>
          </w:tcPr>
          <w:p w14:paraId="6AAE7C53" w14:textId="77777777" w:rsidR="007B7B8E" w:rsidRPr="000E4C6F" w:rsidRDefault="007B7B8E" w:rsidP="007B7B8E">
            <w:pPr>
              <w:jc w:val="center"/>
              <w:rPr>
                <w:del w:id="219" w:author="PG3646" w:date="2026-09-25T21:05:00Z" w16du:dateUtc="2026-09-26T01:05:00Z"/>
                <w:rFonts w:ascii="Times New Roman" w:hAnsi="Times New Roman" w:cs="Times New Roman"/>
                <w:bCs/>
                <w:sz w:val="18"/>
                <w:szCs w:val="18"/>
              </w:rPr>
            </w:pPr>
            <w:del w:id="220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>0 (0%)</w:delText>
              </w:r>
            </w:del>
          </w:p>
        </w:tc>
        <w:tc>
          <w:tcPr>
            <w:tcW w:w="1256" w:type="dxa"/>
            <w:vAlign w:val="center"/>
          </w:tcPr>
          <w:p w14:paraId="42E46F04" w14:textId="77777777" w:rsidR="007B7B8E" w:rsidRPr="000E4C6F" w:rsidRDefault="007B7B8E" w:rsidP="007B7B8E">
            <w:pPr>
              <w:jc w:val="center"/>
              <w:rPr>
                <w:del w:id="221" w:author="PG3646" w:date="2026-09-25T21:05:00Z" w16du:dateUtc="2026-09-26T01:05:00Z"/>
                <w:rFonts w:ascii="Times New Roman" w:hAnsi="Times New Roman" w:cs="Times New Roman"/>
                <w:bCs/>
                <w:sz w:val="18"/>
                <w:szCs w:val="18"/>
              </w:rPr>
            </w:pPr>
            <w:del w:id="222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>0 (0%)</w:delText>
              </w:r>
            </w:del>
          </w:p>
        </w:tc>
      </w:tr>
    </w:tbl>
    <w:tbl>
      <w:tblPr>
        <w:tblW w:w="4940" w:type="dxa"/>
        <w:tblLook w:val="04A0" w:firstRow="1" w:lastRow="0" w:firstColumn="1" w:lastColumn="0" w:noHBand="0" w:noVBand="1"/>
        <w:tblPrChange w:id="223" w:author="PG3646" w:date="2026-09-25T21:05:00Z" w16du:dateUtc="2026-09-26T01:05:00Z">
          <w:tblPr>
            <w:tblStyle w:val="TableGrid"/>
            <w:tblpPr w:leftFromText="180" w:rightFromText="180" w:vertAnchor="text" w:horzAnchor="margin" w:tblpY="173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tblGridChange w:id="224">
          <w:tblGrid>
            <w:gridCol w:w="10"/>
            <w:gridCol w:w="36"/>
            <w:gridCol w:w="180"/>
            <w:gridCol w:w="147"/>
            <w:gridCol w:w="28"/>
            <w:gridCol w:w="10"/>
            <w:gridCol w:w="11"/>
            <w:gridCol w:w="21"/>
            <w:gridCol w:w="258"/>
            <w:gridCol w:w="173"/>
            <w:gridCol w:w="279"/>
            <w:gridCol w:w="11"/>
            <w:gridCol w:w="21"/>
            <w:gridCol w:w="110"/>
            <w:gridCol w:w="443"/>
            <w:gridCol w:w="223"/>
            <w:gridCol w:w="11"/>
            <w:gridCol w:w="21"/>
            <w:gridCol w:w="11"/>
            <w:gridCol w:w="11"/>
            <w:gridCol w:w="10"/>
            <w:gridCol w:w="11"/>
            <w:gridCol w:w="666"/>
            <w:gridCol w:w="116"/>
            <w:gridCol w:w="223"/>
            <w:gridCol w:w="403"/>
            <w:gridCol w:w="37"/>
            <w:gridCol w:w="112"/>
            <w:gridCol w:w="89"/>
            <w:gridCol w:w="540"/>
            <w:gridCol w:w="112"/>
            <w:gridCol w:w="212"/>
            <w:gridCol w:w="79"/>
            <w:gridCol w:w="75"/>
            <w:gridCol w:w="37"/>
            <w:gridCol w:w="241"/>
            <w:gridCol w:w="250"/>
            <w:gridCol w:w="182"/>
            <w:gridCol w:w="221"/>
            <w:gridCol w:w="211"/>
            <w:gridCol w:w="192"/>
            <w:gridCol w:w="5"/>
            <w:gridCol w:w="22"/>
            <w:gridCol w:w="84"/>
            <w:gridCol w:w="129"/>
            <w:gridCol w:w="190"/>
            <w:gridCol w:w="84"/>
            <w:gridCol w:w="232"/>
            <w:gridCol w:w="87"/>
            <w:gridCol w:w="55"/>
            <w:gridCol w:w="29"/>
            <w:gridCol w:w="232"/>
            <w:gridCol w:w="87"/>
            <w:gridCol w:w="1"/>
            <w:gridCol w:w="44"/>
            <w:gridCol w:w="11"/>
            <w:gridCol w:w="11"/>
            <w:gridCol w:w="11"/>
            <w:gridCol w:w="6"/>
            <w:gridCol w:w="5"/>
            <w:gridCol w:w="6"/>
            <w:gridCol w:w="36"/>
            <w:gridCol w:w="169"/>
            <w:gridCol w:w="192"/>
            <w:gridCol w:w="6"/>
            <w:gridCol w:w="18"/>
            <w:gridCol w:w="18"/>
            <w:gridCol w:w="198"/>
            <w:gridCol w:w="163"/>
            <w:gridCol w:w="6"/>
            <w:gridCol w:w="36"/>
            <w:gridCol w:w="227"/>
            <w:gridCol w:w="134"/>
            <w:gridCol w:w="6"/>
            <w:gridCol w:w="18"/>
            <w:gridCol w:w="6"/>
            <w:gridCol w:w="6"/>
            <w:gridCol w:w="6"/>
            <w:gridCol w:w="256"/>
            <w:gridCol w:w="216"/>
            <w:gridCol w:w="648"/>
            <w:gridCol w:w="216"/>
            <w:gridCol w:w="216"/>
            <w:gridCol w:w="648"/>
            <w:gridCol w:w="1512"/>
            <w:gridCol w:w="1296"/>
            <w:gridCol w:w="648"/>
            <w:gridCol w:w="1296"/>
          </w:tblGrid>
        </w:tblGridChange>
      </w:tblGrid>
      <w:tr w:rsidR="007B7B8E" w:rsidRPr="000E4C6F" w14:paraId="71D9E87C" w14:textId="3B51309B" w:rsidTr="00B55884">
        <w:trPr>
          <w:gridBefore w:val="1"/>
          <w:trHeight w:val="204"/>
          <w:trPrChange w:id="225" w:author="PG3646" w:date="2026-09-25T21:05:00Z" w16du:dateUtc="2026-09-26T01:05:00Z">
            <w:trPr>
              <w:gridAfter w:val="10"/>
            </w:trPr>
          </w:trPrChange>
        </w:trPr>
        <w:tc>
          <w:tcPr>
            <w:tcW w:w="5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  <w:tcPrChange w:id="226" w:author="PG3646" w:date="2026-09-25T21:05:00Z" w16du:dateUtc="2026-09-26T01:05:00Z">
              <w:tcPr>
                <w:tcW w:w="401" w:type="dxa"/>
                <w:gridSpan w:val="5"/>
                <w:vAlign w:val="center"/>
                <w:hideMark/>
              </w:tcPr>
            </w:tcPrChange>
          </w:tcPr>
          <w:p w14:paraId="6CF8BEC8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227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228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229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Sub003</w:t>
              </w:r>
            </w:ins>
          </w:p>
        </w:tc>
        <w:tc>
          <w:tcPr>
            <w:tcW w:w="511" w:type="dxa"/>
            <w:gridSpan w:val="1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230" w:author="PG3646" w:date="2026-09-25T21:05:00Z" w16du:dateUtc="2026-09-26T01:05:00Z">
              <w:tcPr>
                <w:tcW w:w="1635" w:type="dxa"/>
                <w:gridSpan w:val="17"/>
                <w:vAlign w:val="center"/>
                <w:hideMark/>
              </w:tcPr>
            </w:tcPrChange>
          </w:tcPr>
          <w:p w14:paraId="1DBBFD4A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231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232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23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79</w:t>
              </w:r>
            </w:ins>
            <w:del w:id="234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6A</w:delText>
              </w:r>
            </w:del>
          </w:p>
        </w:tc>
        <w:tc>
          <w:tcPr>
            <w:tcW w:w="6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235" w:author="PG3646" w:date="2026-09-25T21:05:00Z" w16du:dateUtc="2026-09-26T01:05:00Z">
              <w:tcPr>
                <w:tcW w:w="1408" w:type="dxa"/>
                <w:gridSpan w:val="4"/>
                <w:vAlign w:val="center"/>
                <w:hideMark/>
              </w:tcPr>
            </w:tcPrChange>
          </w:tcPr>
          <w:p w14:paraId="4FF0B24F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236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pPrChange w:id="237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23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15</w:t>
              </w:r>
            </w:ins>
            <w:del w:id="239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>10 (4%)</w:delText>
              </w:r>
            </w:del>
          </w:p>
        </w:tc>
        <w:tc>
          <w:tcPr>
            <w:tcW w:w="678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240" w:author="PG3646" w:date="2026-09-25T21:05:00Z" w16du:dateUtc="2026-09-26T01:05:00Z">
              <w:tcPr>
                <w:tcW w:w="1293" w:type="dxa"/>
                <w:gridSpan w:val="9"/>
                <w:vAlign w:val="center"/>
                <w:hideMark/>
              </w:tcPr>
            </w:tcPrChange>
          </w:tcPr>
          <w:p w14:paraId="5FF563E7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241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242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24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16</w:t>
              </w:r>
            </w:ins>
            <w:del w:id="244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5 (10%)</w:delText>
              </w:r>
            </w:del>
          </w:p>
        </w:tc>
        <w:tc>
          <w:tcPr>
            <w:tcW w:w="605" w:type="dxa"/>
            <w:gridSpan w:val="7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245" w:author="PG3646" w:date="2026-09-25T21:05:00Z" w16du:dateUtc="2026-09-26T01:05:00Z">
              <w:tcPr>
                <w:tcW w:w="1297" w:type="dxa"/>
                <w:gridSpan w:val="6"/>
                <w:vAlign w:val="center"/>
                <w:hideMark/>
              </w:tcPr>
            </w:tcPrChange>
          </w:tcPr>
          <w:p w14:paraId="640681A3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246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247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24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48</w:t>
              </w:r>
            </w:ins>
            <w:del w:id="249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1 (1%)</w:delText>
              </w:r>
            </w:del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250" w:author="PG3646" w:date="2026-09-25T21:05:00Z" w16du:dateUtc="2026-09-26T01:05:00Z">
              <w:tcPr>
                <w:tcW w:w="1320" w:type="dxa"/>
                <w:gridSpan w:val="3"/>
                <w:vAlign w:val="center"/>
                <w:hideMark/>
              </w:tcPr>
            </w:tcPrChange>
          </w:tcPr>
          <w:p w14:paraId="68A8398E" w14:textId="77777777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251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252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r w:rsidRPr="00262B37">
              <w:rPr>
                <w:rFonts w:ascii="Calibri" w:hAnsi="Calibri"/>
                <w:color w:val="000000"/>
                <w:sz w:val="16"/>
                <w:rPrChange w:id="253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>3</w:t>
            </w:r>
            <w:del w:id="254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 xml:space="preserve"> (3%)</w:delText>
              </w:r>
            </w:del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255" w:author="PG3646" w:date="2026-09-25T21:05:00Z" w16du:dateUtc="2026-09-26T01:05:00Z">
              <w:tcPr>
                <w:tcW w:w="28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1A42E59A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256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3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257" w:author="PG3646" w:date="2026-09-25T21:05:00Z" w16du:dateUtc="2026-09-26T01:05:00Z">
              <w:tcPr>
                <w:tcW w:w="28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136F12B9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25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</w:t>
              </w:r>
            </w:ins>
          </w:p>
        </w:tc>
        <w:tc>
          <w:tcPr>
            <w:tcW w:w="28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259" w:author="PG3646" w:date="2026-09-25T21:05:00Z" w16du:dateUtc="2026-09-26T01:05:00Z">
              <w:tcPr>
                <w:tcW w:w="280" w:type="dxa"/>
                <w:gridSpan w:val="8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272E0B84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26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</w:t>
              </w:r>
            </w:ins>
          </w:p>
        </w:tc>
        <w:tc>
          <w:tcPr>
            <w:tcW w:w="2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261" w:author="PG3646" w:date="2026-09-25T21:05:00Z" w16du:dateUtc="2026-09-26T01:05:00Z">
              <w:tcPr>
                <w:tcW w:w="1256" w:type="dxa"/>
                <w:gridSpan w:val="8"/>
                <w:vAlign w:val="center"/>
                <w:hideMark/>
              </w:tcPr>
            </w:tcPrChange>
          </w:tcPr>
          <w:p w14:paraId="18B4F9A5" w14:textId="16BD3304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262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263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r w:rsidRPr="00262B37">
              <w:rPr>
                <w:rFonts w:ascii="Calibri" w:hAnsi="Calibri"/>
                <w:color w:val="000000"/>
                <w:sz w:val="16"/>
                <w:rPrChange w:id="264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>1</w:t>
            </w:r>
            <w:del w:id="265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 xml:space="preserve"> (4%)</w:delText>
              </w:r>
            </w:del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266" w:author="PG3646" w:date="2026-09-25T21:05:00Z" w16du:dateUtc="2026-09-26T01:05:00Z">
              <w:tcPr>
                <w:tcW w:w="28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40126CE1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267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6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268" w:author="PG3646" w:date="2026-09-25T21:05:00Z" w16du:dateUtc="2026-09-26T01:05:00Z">
              <w:tcPr>
                <w:tcW w:w="280" w:type="dxa"/>
                <w:gridSpan w:val="7"/>
                <w:tcBorders>
                  <w:top w:val="nil"/>
                  <w:left w:val="nil"/>
                  <w:bottom w:val="nil"/>
                  <w:right w:val="single" w:sz="8" w:space="0" w:color="auto"/>
                </w:tcBorders>
                <w:hideMark/>
              </w:tcPr>
            </w:tcPrChange>
          </w:tcPr>
          <w:p w14:paraId="1DE7DD64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269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4</w:t>
              </w:r>
            </w:ins>
          </w:p>
        </w:tc>
      </w:tr>
      <w:tr w:rsidR="007B7B8E" w:rsidRPr="000E4C6F" w14:paraId="3F1537B3" w14:textId="650F0589" w:rsidTr="00B55884">
        <w:trPr>
          <w:gridBefore w:val="1"/>
          <w:trHeight w:val="204"/>
          <w:trPrChange w:id="270" w:author="PG3646" w:date="2026-09-25T21:05:00Z" w16du:dateUtc="2026-09-26T01:05:00Z">
            <w:trPr>
              <w:gridAfter w:val="10"/>
            </w:trPr>
          </w:trPrChange>
        </w:trPr>
        <w:tc>
          <w:tcPr>
            <w:tcW w:w="5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  <w:tcPrChange w:id="271" w:author="PG3646" w:date="2026-09-25T21:05:00Z" w16du:dateUtc="2026-09-26T01:05:00Z">
              <w:tcPr>
                <w:tcW w:w="401" w:type="dxa"/>
                <w:gridSpan w:val="5"/>
                <w:vAlign w:val="center"/>
                <w:hideMark/>
              </w:tcPr>
            </w:tcPrChange>
          </w:tcPr>
          <w:p w14:paraId="4FB8CA11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272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273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274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Sub004</w:t>
              </w:r>
            </w:ins>
          </w:p>
        </w:tc>
        <w:tc>
          <w:tcPr>
            <w:tcW w:w="5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275" w:author="PG3646" w:date="2026-09-25T21:05:00Z" w16du:dateUtc="2026-09-26T01:05:00Z">
              <w:tcPr>
                <w:tcW w:w="1635" w:type="dxa"/>
                <w:gridSpan w:val="2"/>
                <w:vAlign w:val="center"/>
                <w:hideMark/>
              </w:tcPr>
            </w:tcPrChange>
          </w:tcPr>
          <w:p w14:paraId="7F2CD31A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276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277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27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42</w:t>
              </w:r>
            </w:ins>
            <w:del w:id="279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6B</w:delText>
              </w:r>
            </w:del>
          </w:p>
        </w:tc>
        <w:tc>
          <w:tcPr>
            <w:tcW w:w="606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280" w:author="PG3646" w:date="2026-09-25T21:05:00Z" w16du:dateUtc="2026-09-26T01:05:00Z">
              <w:tcPr>
                <w:tcW w:w="606" w:type="dxa"/>
                <w:gridSpan w:val="5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215B3363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281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9</w:t>
              </w:r>
            </w:ins>
          </w:p>
        </w:tc>
        <w:tc>
          <w:tcPr>
            <w:tcW w:w="67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282" w:author="PG3646" w:date="2026-09-25T21:05:00Z" w16du:dateUtc="2026-09-26T01:05:00Z">
              <w:tcPr>
                <w:tcW w:w="678" w:type="dxa"/>
                <w:gridSpan w:val="5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42CF1C48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28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9</w:t>
              </w:r>
            </w:ins>
          </w:p>
        </w:tc>
        <w:tc>
          <w:tcPr>
            <w:tcW w:w="605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284" w:author="PG3646" w:date="2026-09-25T21:05:00Z" w16du:dateUtc="2026-09-26T01:05:00Z">
              <w:tcPr>
                <w:tcW w:w="605" w:type="dxa"/>
                <w:gridSpan w:val="3"/>
                <w:tcBorders>
                  <w:top w:val="nil"/>
                  <w:left w:val="nil"/>
                  <w:bottom w:val="nil"/>
                  <w:right w:val="single" w:sz="8" w:space="0" w:color="auto"/>
                </w:tcBorders>
                <w:hideMark/>
              </w:tcPr>
            </w:tcPrChange>
          </w:tcPr>
          <w:p w14:paraId="1E7CBC4B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28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24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286" w:author="PG3646" w:date="2026-09-25T21:05:00Z" w16du:dateUtc="2026-09-26T01:05:00Z">
              <w:tcPr>
                <w:tcW w:w="2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32503D53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287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3</w:t>
              </w:r>
            </w:ins>
          </w:p>
        </w:tc>
        <w:tc>
          <w:tcPr>
            <w:tcW w:w="2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288" w:author="PG3646" w:date="2026-09-25T21:05:00Z" w16du:dateUtc="2026-09-26T01:05:00Z">
              <w:tcPr>
                <w:tcW w:w="1408" w:type="dxa"/>
                <w:gridSpan w:val="4"/>
                <w:vAlign w:val="center"/>
                <w:hideMark/>
              </w:tcPr>
            </w:tcPrChange>
          </w:tcPr>
          <w:p w14:paraId="75AB7FFB" w14:textId="3AA4984B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289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pPrChange w:id="290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del w:id="291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>2 (</w:delText>
              </w:r>
            </w:del>
            <w:r w:rsidRPr="00262B37">
              <w:rPr>
                <w:rFonts w:ascii="Calibri" w:hAnsi="Calibri"/>
                <w:color w:val="000000"/>
                <w:sz w:val="16"/>
                <w:rPrChange w:id="292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t>1</w:t>
            </w:r>
            <w:del w:id="293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>%)</w:delText>
              </w:r>
            </w:del>
          </w:p>
        </w:tc>
        <w:tc>
          <w:tcPr>
            <w:tcW w:w="280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294" w:author="PG3646" w:date="2026-09-25T21:05:00Z" w16du:dateUtc="2026-09-26T01:05:00Z">
              <w:tcPr>
                <w:tcW w:w="1293" w:type="dxa"/>
                <w:gridSpan w:val="9"/>
                <w:vAlign w:val="center"/>
                <w:hideMark/>
              </w:tcPr>
            </w:tcPrChange>
          </w:tcPr>
          <w:p w14:paraId="4F59C3D5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295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296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297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  <w:del w:id="298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0 (0%)</w:delText>
              </w:r>
            </w:del>
          </w:p>
        </w:tc>
        <w:tc>
          <w:tcPr>
            <w:tcW w:w="28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299" w:author="PG3646" w:date="2026-09-25T21:05:00Z" w16du:dateUtc="2026-09-26T01:05:00Z">
              <w:tcPr>
                <w:tcW w:w="1297" w:type="dxa"/>
                <w:gridSpan w:val="6"/>
                <w:vAlign w:val="center"/>
                <w:hideMark/>
              </w:tcPr>
            </w:tcPrChange>
          </w:tcPr>
          <w:p w14:paraId="41BAA1C3" w14:textId="77777777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300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301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r w:rsidRPr="00262B37">
              <w:rPr>
                <w:rFonts w:ascii="Calibri" w:hAnsi="Calibri"/>
                <w:color w:val="000000"/>
                <w:sz w:val="16"/>
                <w:rPrChange w:id="302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>1</w:t>
            </w:r>
            <w:del w:id="303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 xml:space="preserve"> (1%)</w:delText>
              </w:r>
            </w:del>
          </w:p>
        </w:tc>
        <w:tc>
          <w:tcPr>
            <w:tcW w:w="280" w:type="dxa"/>
            <w:gridSpan w:val="1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304" w:author="PG3646" w:date="2026-09-25T21:05:00Z" w16du:dateUtc="2026-09-26T01:05:00Z">
              <w:tcPr>
                <w:tcW w:w="1320" w:type="dxa"/>
                <w:gridSpan w:val="18"/>
                <w:vAlign w:val="center"/>
                <w:hideMark/>
              </w:tcPr>
            </w:tcPrChange>
          </w:tcPr>
          <w:p w14:paraId="2FDC9872" w14:textId="77777777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305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306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r w:rsidRPr="00262B37">
              <w:rPr>
                <w:rFonts w:ascii="Calibri" w:hAnsi="Calibri"/>
                <w:color w:val="000000"/>
                <w:sz w:val="16"/>
                <w:rPrChange w:id="307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>1</w:t>
            </w:r>
            <w:del w:id="308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 xml:space="preserve"> (1%)</w:delText>
              </w:r>
            </w:del>
          </w:p>
        </w:tc>
        <w:tc>
          <w:tcPr>
            <w:tcW w:w="280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309" w:author="PG3646" w:date="2026-09-25T21:05:00Z" w16du:dateUtc="2026-09-26T01:05:00Z">
              <w:tcPr>
                <w:tcW w:w="1256" w:type="dxa"/>
                <w:gridSpan w:val="12"/>
                <w:vAlign w:val="center"/>
                <w:hideMark/>
              </w:tcPr>
            </w:tcPrChange>
          </w:tcPr>
          <w:p w14:paraId="3CD128C1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310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311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312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  <w:del w:id="313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0 (0%)</w:delText>
              </w:r>
            </w:del>
          </w:p>
        </w:tc>
        <w:tc>
          <w:tcPr>
            <w:tcW w:w="280" w:type="dxa"/>
            <w:gridSpan w:val="6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314" w:author="PG3646" w:date="2026-09-25T21:05:00Z" w16du:dateUtc="2026-09-26T01:05:00Z">
              <w:tcPr>
                <w:tcW w:w="280" w:type="dxa"/>
                <w:gridSpan w:val="7"/>
                <w:tcBorders>
                  <w:top w:val="nil"/>
                  <w:left w:val="nil"/>
                  <w:bottom w:val="nil"/>
                  <w:right w:val="single" w:sz="8" w:space="0" w:color="auto"/>
                </w:tcBorders>
                <w:hideMark/>
              </w:tcPr>
            </w:tcPrChange>
          </w:tcPr>
          <w:p w14:paraId="17C2478D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31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</w:tr>
      <w:tr w:rsidR="007B7B8E" w:rsidRPr="000E4C6F" w14:paraId="764410EB" w14:textId="77777777" w:rsidTr="00B55884">
        <w:trPr>
          <w:gridBefore w:val="1"/>
          <w:trHeight w:val="204"/>
          <w:trPrChange w:id="316" w:author="PG3646" w:date="2026-09-25T21:05:00Z" w16du:dateUtc="2026-09-26T01:05:00Z">
            <w:trPr>
              <w:gridAfter w:val="10"/>
            </w:trPr>
          </w:trPrChange>
        </w:trPr>
        <w:tc>
          <w:tcPr>
            <w:tcW w:w="5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  <w:tcPrChange w:id="317" w:author="PG3646" w:date="2026-09-25T21:05:00Z" w16du:dateUtc="2026-09-26T01:05:00Z">
              <w:tcPr>
                <w:tcW w:w="401" w:type="dxa"/>
                <w:gridSpan w:val="5"/>
                <w:vAlign w:val="center"/>
                <w:hideMark/>
              </w:tcPr>
            </w:tcPrChange>
          </w:tcPr>
          <w:p w14:paraId="2C06A1B9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318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319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32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Sub005</w:t>
              </w:r>
            </w:ins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321" w:author="PG3646" w:date="2026-09-25T21:05:00Z" w16du:dateUtc="2026-09-26T01:05:00Z">
              <w:tcPr>
                <w:tcW w:w="1635" w:type="dxa"/>
                <w:vAlign w:val="center"/>
                <w:hideMark/>
              </w:tcPr>
            </w:tcPrChange>
          </w:tcPr>
          <w:p w14:paraId="15770BEE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322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323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324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71</w:t>
              </w:r>
            </w:ins>
            <w:del w:id="325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6C*</w:delText>
              </w:r>
            </w:del>
          </w:p>
        </w:tc>
        <w:tc>
          <w:tcPr>
            <w:tcW w:w="606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326" w:author="PG3646" w:date="2026-09-25T21:05:00Z" w16du:dateUtc="2026-09-26T01:05:00Z">
              <w:tcPr>
                <w:tcW w:w="606" w:type="dxa"/>
                <w:gridSpan w:val="5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2FA295C4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327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12</w:t>
              </w:r>
            </w:ins>
          </w:p>
        </w:tc>
        <w:tc>
          <w:tcPr>
            <w:tcW w:w="67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328" w:author="PG3646" w:date="2026-09-25T21:05:00Z" w16du:dateUtc="2026-09-26T01:05:00Z">
              <w:tcPr>
                <w:tcW w:w="678" w:type="dxa"/>
                <w:gridSpan w:val="5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0B584FA1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329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17</w:t>
              </w:r>
            </w:ins>
          </w:p>
        </w:tc>
        <w:tc>
          <w:tcPr>
            <w:tcW w:w="605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330" w:author="PG3646" w:date="2026-09-25T21:05:00Z" w16du:dateUtc="2026-09-26T01:05:00Z">
              <w:tcPr>
                <w:tcW w:w="605" w:type="dxa"/>
                <w:gridSpan w:val="3"/>
                <w:tcBorders>
                  <w:top w:val="nil"/>
                  <w:left w:val="nil"/>
                  <w:bottom w:val="nil"/>
                  <w:right w:val="single" w:sz="8" w:space="0" w:color="auto"/>
                </w:tcBorders>
                <w:hideMark/>
              </w:tcPr>
            </w:tcPrChange>
          </w:tcPr>
          <w:p w14:paraId="55F39BA5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331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42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332" w:author="PG3646" w:date="2026-09-25T21:05:00Z" w16du:dateUtc="2026-09-26T01:05:00Z">
              <w:tcPr>
                <w:tcW w:w="2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7DA6DFB4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33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4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334" w:author="PG3646" w:date="2026-09-25T21:05:00Z" w16du:dateUtc="2026-09-26T01:05:00Z">
              <w:tcPr>
                <w:tcW w:w="280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05E109A2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33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4</w:t>
              </w:r>
            </w:ins>
          </w:p>
        </w:tc>
        <w:tc>
          <w:tcPr>
            <w:tcW w:w="2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336" w:author="PG3646" w:date="2026-09-25T21:05:00Z" w16du:dateUtc="2026-09-26T01:05:00Z">
              <w:tcPr>
                <w:tcW w:w="1408" w:type="dxa"/>
                <w:gridSpan w:val="4"/>
                <w:vAlign w:val="center"/>
                <w:hideMark/>
              </w:tcPr>
            </w:tcPrChange>
          </w:tcPr>
          <w:p w14:paraId="13115526" w14:textId="2B97DB23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337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pPrChange w:id="338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del w:id="339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>3 (</w:delText>
              </w:r>
            </w:del>
            <w:r w:rsidRPr="00262B37">
              <w:rPr>
                <w:rFonts w:ascii="Calibri" w:hAnsi="Calibri"/>
                <w:color w:val="000000"/>
                <w:sz w:val="16"/>
                <w:rPrChange w:id="340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t>1</w:t>
            </w:r>
            <w:del w:id="341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>%)</w:delText>
              </w:r>
            </w:del>
          </w:p>
        </w:tc>
        <w:tc>
          <w:tcPr>
            <w:tcW w:w="280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342" w:author="PG3646" w:date="2026-09-25T21:05:00Z" w16du:dateUtc="2026-09-26T01:05:00Z">
              <w:tcPr>
                <w:tcW w:w="1293" w:type="dxa"/>
                <w:gridSpan w:val="9"/>
                <w:vAlign w:val="center"/>
                <w:hideMark/>
              </w:tcPr>
            </w:tcPrChange>
          </w:tcPr>
          <w:p w14:paraId="1AFC4250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343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344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34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3</w:t>
              </w:r>
            </w:ins>
            <w:del w:id="346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0 (0%)</w:delText>
              </w:r>
            </w:del>
          </w:p>
        </w:tc>
        <w:tc>
          <w:tcPr>
            <w:tcW w:w="28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347" w:author="PG3646" w:date="2026-09-25T21:05:00Z" w16du:dateUtc="2026-09-26T01:05:00Z">
              <w:tcPr>
                <w:tcW w:w="1297" w:type="dxa"/>
                <w:gridSpan w:val="6"/>
                <w:vAlign w:val="center"/>
                <w:hideMark/>
              </w:tcPr>
            </w:tcPrChange>
          </w:tcPr>
          <w:p w14:paraId="5A88B0AE" w14:textId="77777777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348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349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r w:rsidRPr="00262B37">
              <w:rPr>
                <w:rFonts w:ascii="Calibri" w:hAnsi="Calibri"/>
                <w:color w:val="000000"/>
                <w:sz w:val="16"/>
                <w:rPrChange w:id="350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>1</w:t>
            </w:r>
            <w:del w:id="351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 xml:space="preserve"> (1%)</w:delText>
              </w:r>
            </w:del>
          </w:p>
        </w:tc>
        <w:tc>
          <w:tcPr>
            <w:tcW w:w="280" w:type="dxa"/>
            <w:gridSpan w:val="1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352" w:author="PG3646" w:date="2026-09-25T21:05:00Z" w16du:dateUtc="2026-09-26T01:05:00Z">
              <w:tcPr>
                <w:tcW w:w="1320" w:type="dxa"/>
                <w:gridSpan w:val="18"/>
                <w:vAlign w:val="center"/>
                <w:hideMark/>
              </w:tcPr>
            </w:tcPrChange>
          </w:tcPr>
          <w:p w14:paraId="48EEF733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353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354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35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  <w:del w:id="356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2 (2%)</w:delText>
              </w:r>
            </w:del>
          </w:p>
        </w:tc>
        <w:tc>
          <w:tcPr>
            <w:tcW w:w="280" w:type="dxa"/>
            <w:gridSpan w:val="15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357" w:author="PG3646" w:date="2026-09-25T21:05:00Z" w16du:dateUtc="2026-09-26T01:05:00Z">
              <w:tcPr>
                <w:tcW w:w="1256" w:type="dxa"/>
                <w:gridSpan w:val="19"/>
                <w:vAlign w:val="center"/>
                <w:hideMark/>
              </w:tcPr>
            </w:tcPrChange>
          </w:tcPr>
          <w:p w14:paraId="128E4043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358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359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36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3</w:t>
              </w:r>
            </w:ins>
            <w:del w:id="361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0 (0%)</w:delText>
              </w:r>
            </w:del>
          </w:p>
        </w:tc>
      </w:tr>
      <w:tr w:rsidR="007B7B8E" w:rsidRPr="000E4C6F" w14:paraId="793F4356" w14:textId="69777B8C" w:rsidTr="00B55884">
        <w:trPr>
          <w:gridBefore w:val="1"/>
          <w:trHeight w:val="204"/>
          <w:trPrChange w:id="362" w:author="PG3646" w:date="2026-09-25T21:05:00Z" w16du:dateUtc="2026-09-26T01:05:00Z">
            <w:trPr>
              <w:gridAfter w:val="10"/>
            </w:trPr>
          </w:trPrChange>
        </w:trPr>
        <w:tc>
          <w:tcPr>
            <w:tcW w:w="5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  <w:tcPrChange w:id="363" w:author="PG3646" w:date="2026-09-25T21:05:00Z" w16du:dateUtc="2026-09-26T01:05:00Z">
              <w:tcPr>
                <w:tcW w:w="401" w:type="dxa"/>
                <w:gridSpan w:val="5"/>
                <w:vAlign w:val="center"/>
                <w:hideMark/>
              </w:tcPr>
            </w:tcPrChange>
          </w:tcPr>
          <w:p w14:paraId="2C4A0B9F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364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365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366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Sub006</w:t>
              </w:r>
            </w:ins>
          </w:p>
        </w:tc>
        <w:tc>
          <w:tcPr>
            <w:tcW w:w="511" w:type="dxa"/>
            <w:gridSpan w:val="1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367" w:author="PG3646" w:date="2026-09-25T21:05:00Z" w16du:dateUtc="2026-09-26T01:05:00Z">
              <w:tcPr>
                <w:tcW w:w="1635" w:type="dxa"/>
                <w:gridSpan w:val="17"/>
                <w:vAlign w:val="center"/>
                <w:hideMark/>
              </w:tcPr>
            </w:tcPrChange>
          </w:tcPr>
          <w:p w14:paraId="2FAC9D2B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368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369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37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36</w:t>
              </w:r>
            </w:ins>
            <w:del w:id="371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7F</w:delText>
              </w:r>
            </w:del>
          </w:p>
        </w:tc>
        <w:tc>
          <w:tcPr>
            <w:tcW w:w="6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372" w:author="PG3646" w:date="2026-09-25T21:05:00Z" w16du:dateUtc="2026-09-26T01:05:00Z">
              <w:tcPr>
                <w:tcW w:w="1408" w:type="dxa"/>
                <w:gridSpan w:val="4"/>
                <w:vAlign w:val="center"/>
                <w:hideMark/>
              </w:tcPr>
            </w:tcPrChange>
          </w:tcPr>
          <w:p w14:paraId="0C163C43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373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pPrChange w:id="374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37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7</w:t>
              </w:r>
            </w:ins>
            <w:del w:id="376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>1 (1%)</w:delText>
              </w:r>
            </w:del>
          </w:p>
        </w:tc>
        <w:tc>
          <w:tcPr>
            <w:tcW w:w="678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377" w:author="PG3646" w:date="2026-09-25T21:05:00Z" w16du:dateUtc="2026-09-26T01:05:00Z">
              <w:tcPr>
                <w:tcW w:w="1293" w:type="dxa"/>
                <w:gridSpan w:val="9"/>
                <w:vAlign w:val="center"/>
                <w:hideMark/>
              </w:tcPr>
            </w:tcPrChange>
          </w:tcPr>
          <w:p w14:paraId="4C128E50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378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379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38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7</w:t>
              </w:r>
            </w:ins>
            <w:del w:id="381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1 (1%)</w:delText>
              </w:r>
            </w:del>
          </w:p>
        </w:tc>
        <w:tc>
          <w:tcPr>
            <w:tcW w:w="605" w:type="dxa"/>
            <w:gridSpan w:val="7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382" w:author="PG3646" w:date="2026-09-25T21:05:00Z" w16du:dateUtc="2026-09-26T01:05:00Z">
              <w:tcPr>
                <w:tcW w:w="1297" w:type="dxa"/>
                <w:gridSpan w:val="6"/>
                <w:vAlign w:val="center"/>
                <w:hideMark/>
              </w:tcPr>
            </w:tcPrChange>
          </w:tcPr>
          <w:p w14:paraId="7EEA60D6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383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384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38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22</w:t>
              </w:r>
            </w:ins>
            <w:del w:id="386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0 (0%)</w:delText>
              </w:r>
            </w:del>
          </w:p>
        </w:tc>
        <w:tc>
          <w:tcPr>
            <w:tcW w:w="280" w:type="dxa"/>
            <w:gridSpan w:val="1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387" w:author="PG3646" w:date="2026-09-25T21:05:00Z" w16du:dateUtc="2026-09-26T01:05:00Z">
              <w:tcPr>
                <w:tcW w:w="1320" w:type="dxa"/>
                <w:gridSpan w:val="18"/>
                <w:vAlign w:val="center"/>
                <w:hideMark/>
              </w:tcPr>
            </w:tcPrChange>
          </w:tcPr>
          <w:p w14:paraId="0091E06A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388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389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39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  <w:del w:id="391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0 (0%)</w:delText>
              </w:r>
            </w:del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392" w:author="PG3646" w:date="2026-09-25T21:05:00Z" w16du:dateUtc="2026-09-26T01:05:00Z">
              <w:tcPr>
                <w:tcW w:w="1256" w:type="dxa"/>
                <w:gridSpan w:val="2"/>
                <w:vAlign w:val="center"/>
                <w:hideMark/>
              </w:tcPr>
            </w:tcPrChange>
          </w:tcPr>
          <w:p w14:paraId="775B00EC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393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394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39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  <w:del w:id="396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0 (0%)</w:delText>
              </w:r>
            </w:del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397" w:author="PG3646" w:date="2026-09-25T21:05:00Z" w16du:dateUtc="2026-09-26T01:05:00Z">
              <w:tcPr>
                <w:tcW w:w="28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08B0B874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39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399" w:author="PG3646" w:date="2026-09-25T21:05:00Z" w16du:dateUtc="2026-09-26T01:05:00Z">
              <w:tcPr>
                <w:tcW w:w="280" w:type="dxa"/>
                <w:gridSpan w:val="5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7EA0EDFD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40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401" w:author="PG3646" w:date="2026-09-25T21:05:00Z" w16du:dateUtc="2026-09-26T01:05:00Z">
              <w:tcPr>
                <w:tcW w:w="28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7ED6F76C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402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403" w:author="PG3646" w:date="2026-09-25T21:05:00Z" w16du:dateUtc="2026-09-26T01:05:00Z">
              <w:tcPr>
                <w:tcW w:w="2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17DED576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404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405" w:author="PG3646" w:date="2026-09-25T21:05:00Z" w16du:dateUtc="2026-09-26T01:05:00Z">
              <w:tcPr>
                <w:tcW w:w="280" w:type="dxa"/>
                <w:gridSpan w:val="2"/>
                <w:tcBorders>
                  <w:top w:val="nil"/>
                  <w:left w:val="nil"/>
                  <w:bottom w:val="nil"/>
                  <w:right w:val="single" w:sz="8" w:space="0" w:color="auto"/>
                </w:tcBorders>
                <w:hideMark/>
              </w:tcPr>
            </w:tcPrChange>
          </w:tcPr>
          <w:p w14:paraId="5AAFC0A5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406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</w:tr>
      <w:tr w:rsidR="00602707" w:rsidRPr="00262B37" w14:paraId="126E7675" w14:textId="77777777" w:rsidTr="00B55884">
        <w:trPr>
          <w:gridAfter w:val="26"/>
          <w:wAfter w:w="2250" w:type="dxa"/>
          <w:trHeight w:val="204"/>
          <w:ins w:id="407" w:author="PG3646" w:date="2026-09-25T21:05:00Z" w16du:dateUtc="2026-09-26T01:05:00Z"/>
        </w:trPr>
        <w:tc>
          <w:tcPr>
            <w:tcW w:w="580" w:type="dxa"/>
            <w:gridSpan w:val="8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7CFC172" w14:textId="77777777" w:rsidR="00602707" w:rsidRPr="00262B37" w:rsidRDefault="00602707" w:rsidP="00B55884">
            <w:pPr>
              <w:jc w:val="center"/>
              <w:rPr>
                <w:ins w:id="408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409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Sub007</w:t>
              </w:r>
            </w:ins>
          </w:p>
        </w:tc>
        <w:tc>
          <w:tcPr>
            <w:tcW w:w="511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3D133A" w14:textId="77777777" w:rsidR="00602707" w:rsidRPr="00262B37" w:rsidRDefault="00602707" w:rsidP="00B55884">
            <w:pPr>
              <w:jc w:val="center"/>
              <w:rPr>
                <w:ins w:id="410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411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74</w:t>
              </w:r>
            </w:ins>
          </w:p>
        </w:tc>
        <w:tc>
          <w:tcPr>
            <w:tcW w:w="6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173F42" w14:textId="77777777" w:rsidR="00602707" w:rsidRPr="00262B37" w:rsidRDefault="00602707" w:rsidP="00B55884">
            <w:pPr>
              <w:jc w:val="center"/>
              <w:rPr>
                <w:ins w:id="412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41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17</w:t>
              </w:r>
            </w:ins>
          </w:p>
        </w:tc>
        <w:tc>
          <w:tcPr>
            <w:tcW w:w="678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E2A0BD" w14:textId="77777777" w:rsidR="00602707" w:rsidRPr="00262B37" w:rsidRDefault="00602707" w:rsidP="00B55884">
            <w:pPr>
              <w:jc w:val="center"/>
              <w:rPr>
                <w:ins w:id="414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41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21</w:t>
              </w:r>
            </w:ins>
          </w:p>
        </w:tc>
        <w:tc>
          <w:tcPr>
            <w:tcW w:w="605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93D63BB" w14:textId="77777777" w:rsidR="00602707" w:rsidRPr="00262B37" w:rsidRDefault="00602707" w:rsidP="00B55884">
            <w:pPr>
              <w:jc w:val="center"/>
              <w:rPr>
                <w:ins w:id="416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417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36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27B415" w14:textId="77777777" w:rsidR="00602707" w:rsidRPr="00262B37" w:rsidRDefault="00602707" w:rsidP="00B55884">
            <w:pPr>
              <w:jc w:val="center"/>
              <w:rPr>
                <w:ins w:id="418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419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5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34577A" w14:textId="77777777" w:rsidR="00602707" w:rsidRPr="00262B37" w:rsidRDefault="00602707" w:rsidP="00B55884">
            <w:pPr>
              <w:jc w:val="center"/>
              <w:rPr>
                <w:ins w:id="420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421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5</w:t>
              </w:r>
            </w:ins>
          </w:p>
        </w:tc>
        <w:tc>
          <w:tcPr>
            <w:tcW w:w="2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0CD8F4" w14:textId="77777777" w:rsidR="00602707" w:rsidRPr="00262B37" w:rsidRDefault="00602707" w:rsidP="00B55884">
            <w:pPr>
              <w:jc w:val="center"/>
              <w:rPr>
                <w:ins w:id="422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42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EC0F97" w14:textId="77777777" w:rsidR="00602707" w:rsidRPr="00262B37" w:rsidRDefault="00602707" w:rsidP="00B55884">
            <w:pPr>
              <w:jc w:val="center"/>
              <w:rPr>
                <w:ins w:id="424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42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4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1ECC94" w14:textId="77777777" w:rsidR="00602707" w:rsidRPr="00262B37" w:rsidRDefault="00602707" w:rsidP="00B55884">
            <w:pPr>
              <w:jc w:val="center"/>
              <w:rPr>
                <w:ins w:id="426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427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9B1080" w14:textId="77777777" w:rsidR="00602707" w:rsidRPr="00262B37" w:rsidRDefault="00602707" w:rsidP="00B55884">
            <w:pPr>
              <w:jc w:val="center"/>
              <w:rPr>
                <w:ins w:id="428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429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9D4C3F6" w14:textId="77777777" w:rsidR="00602707" w:rsidRPr="00262B37" w:rsidRDefault="00602707" w:rsidP="00B55884">
            <w:pPr>
              <w:jc w:val="center"/>
              <w:rPr>
                <w:ins w:id="430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431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3</w:t>
              </w:r>
            </w:ins>
          </w:p>
        </w:tc>
      </w:tr>
      <w:tr w:rsidR="007B7B8E" w:rsidRPr="000E4C6F" w14:paraId="38477472" w14:textId="5817B322" w:rsidTr="00B55884">
        <w:trPr>
          <w:gridBefore w:val="1"/>
          <w:trHeight w:val="204"/>
          <w:trPrChange w:id="432" w:author="PG3646" w:date="2026-09-25T21:05:00Z" w16du:dateUtc="2026-09-26T01:05:00Z">
            <w:trPr>
              <w:gridAfter w:val="10"/>
            </w:trPr>
          </w:trPrChange>
        </w:trPr>
        <w:tc>
          <w:tcPr>
            <w:tcW w:w="5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  <w:tcPrChange w:id="433" w:author="PG3646" w:date="2026-09-25T21:05:00Z" w16du:dateUtc="2026-09-26T01:05:00Z">
              <w:tcPr>
                <w:tcW w:w="401" w:type="dxa"/>
                <w:gridSpan w:val="5"/>
                <w:vAlign w:val="center"/>
                <w:hideMark/>
              </w:tcPr>
            </w:tcPrChange>
          </w:tcPr>
          <w:p w14:paraId="0B072B50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434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435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436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Sub008</w:t>
              </w:r>
            </w:ins>
          </w:p>
        </w:tc>
        <w:tc>
          <w:tcPr>
            <w:tcW w:w="5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437" w:author="PG3646" w:date="2026-09-25T21:05:00Z" w16du:dateUtc="2026-09-26T01:05:00Z">
              <w:tcPr>
                <w:tcW w:w="1635" w:type="dxa"/>
                <w:gridSpan w:val="2"/>
                <w:vAlign w:val="center"/>
                <w:hideMark/>
              </w:tcPr>
            </w:tcPrChange>
          </w:tcPr>
          <w:p w14:paraId="2D155349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438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439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44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71</w:t>
              </w:r>
            </w:ins>
            <w:del w:id="441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9V</w:delText>
              </w:r>
            </w:del>
          </w:p>
        </w:tc>
        <w:tc>
          <w:tcPr>
            <w:tcW w:w="606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442" w:author="PG3646" w:date="2026-09-25T21:05:00Z" w16du:dateUtc="2026-09-26T01:05:00Z">
              <w:tcPr>
                <w:tcW w:w="606" w:type="dxa"/>
                <w:gridSpan w:val="5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4F579BDC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44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8</w:t>
              </w:r>
            </w:ins>
          </w:p>
        </w:tc>
        <w:tc>
          <w:tcPr>
            <w:tcW w:w="67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444" w:author="PG3646" w:date="2026-09-25T21:05:00Z" w16du:dateUtc="2026-09-26T01:05:00Z">
              <w:tcPr>
                <w:tcW w:w="678" w:type="dxa"/>
                <w:gridSpan w:val="5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6F032E2C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44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18</w:t>
              </w:r>
            </w:ins>
          </w:p>
        </w:tc>
        <w:tc>
          <w:tcPr>
            <w:tcW w:w="605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446" w:author="PG3646" w:date="2026-09-25T21:05:00Z" w16du:dateUtc="2026-09-26T01:05:00Z">
              <w:tcPr>
                <w:tcW w:w="605" w:type="dxa"/>
                <w:gridSpan w:val="3"/>
                <w:tcBorders>
                  <w:top w:val="nil"/>
                  <w:left w:val="nil"/>
                  <w:bottom w:val="nil"/>
                  <w:right w:val="single" w:sz="8" w:space="0" w:color="auto"/>
                </w:tcBorders>
                <w:hideMark/>
              </w:tcPr>
            </w:tcPrChange>
          </w:tcPr>
          <w:p w14:paraId="680F335C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447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45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448" w:author="PG3646" w:date="2026-09-25T21:05:00Z" w16du:dateUtc="2026-09-26T01:05:00Z">
              <w:tcPr>
                <w:tcW w:w="2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2A32477C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449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3</w:t>
              </w:r>
            </w:ins>
          </w:p>
        </w:tc>
        <w:tc>
          <w:tcPr>
            <w:tcW w:w="2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450" w:author="PG3646" w:date="2026-09-25T21:05:00Z" w16du:dateUtc="2026-09-26T01:05:00Z">
              <w:tcPr>
                <w:tcW w:w="1408" w:type="dxa"/>
                <w:gridSpan w:val="4"/>
                <w:vAlign w:val="center"/>
                <w:hideMark/>
              </w:tcPr>
            </w:tcPrChange>
          </w:tcPr>
          <w:p w14:paraId="2628EC57" w14:textId="278C12D8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451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pPrChange w:id="452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r w:rsidRPr="00262B37">
              <w:rPr>
                <w:rFonts w:ascii="Calibri" w:hAnsi="Calibri"/>
                <w:color w:val="000000"/>
                <w:sz w:val="16"/>
                <w:rPrChange w:id="453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t>2</w:t>
            </w:r>
            <w:del w:id="454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 xml:space="preserve"> (1%)</w:delText>
              </w:r>
            </w:del>
          </w:p>
        </w:tc>
        <w:tc>
          <w:tcPr>
            <w:tcW w:w="280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455" w:author="PG3646" w:date="2026-09-25T21:05:00Z" w16du:dateUtc="2026-09-26T01:05:00Z">
              <w:tcPr>
                <w:tcW w:w="1293" w:type="dxa"/>
                <w:gridSpan w:val="9"/>
                <w:vAlign w:val="center"/>
                <w:hideMark/>
              </w:tcPr>
            </w:tcPrChange>
          </w:tcPr>
          <w:p w14:paraId="0AFF90C3" w14:textId="77777777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456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457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r w:rsidRPr="00262B37">
              <w:rPr>
                <w:rFonts w:ascii="Calibri" w:hAnsi="Calibri"/>
                <w:color w:val="000000"/>
                <w:sz w:val="16"/>
                <w:rPrChange w:id="458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>2</w:t>
            </w:r>
            <w:del w:id="459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 xml:space="preserve"> (4%)</w:delText>
              </w:r>
            </w:del>
          </w:p>
        </w:tc>
        <w:tc>
          <w:tcPr>
            <w:tcW w:w="28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460" w:author="PG3646" w:date="2026-09-25T21:05:00Z" w16du:dateUtc="2026-09-26T01:05:00Z">
              <w:tcPr>
                <w:tcW w:w="1297" w:type="dxa"/>
                <w:gridSpan w:val="6"/>
                <w:vAlign w:val="center"/>
                <w:hideMark/>
              </w:tcPr>
            </w:tcPrChange>
          </w:tcPr>
          <w:p w14:paraId="09614370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461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462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46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4</w:t>
              </w:r>
            </w:ins>
            <w:del w:id="464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0 (0%)</w:delText>
              </w:r>
            </w:del>
          </w:p>
        </w:tc>
        <w:tc>
          <w:tcPr>
            <w:tcW w:w="280" w:type="dxa"/>
            <w:gridSpan w:val="1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465" w:author="PG3646" w:date="2026-09-25T21:05:00Z" w16du:dateUtc="2026-09-26T01:05:00Z">
              <w:tcPr>
                <w:tcW w:w="1320" w:type="dxa"/>
                <w:gridSpan w:val="18"/>
                <w:vAlign w:val="center"/>
                <w:hideMark/>
              </w:tcPr>
            </w:tcPrChange>
          </w:tcPr>
          <w:p w14:paraId="7364D4CF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466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467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46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  <w:del w:id="469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0 (0%)</w:delText>
              </w:r>
            </w:del>
          </w:p>
        </w:tc>
        <w:tc>
          <w:tcPr>
            <w:tcW w:w="280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470" w:author="PG3646" w:date="2026-09-25T21:05:00Z" w16du:dateUtc="2026-09-26T01:05:00Z">
              <w:tcPr>
                <w:tcW w:w="1256" w:type="dxa"/>
                <w:gridSpan w:val="12"/>
                <w:vAlign w:val="center"/>
                <w:hideMark/>
              </w:tcPr>
            </w:tcPrChange>
          </w:tcPr>
          <w:p w14:paraId="7E450115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471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472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47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</w:t>
              </w:r>
            </w:ins>
            <w:del w:id="474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0 (0%)</w:delText>
              </w:r>
            </w:del>
          </w:p>
        </w:tc>
        <w:tc>
          <w:tcPr>
            <w:tcW w:w="280" w:type="dxa"/>
            <w:gridSpan w:val="6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475" w:author="PG3646" w:date="2026-09-25T21:05:00Z" w16du:dateUtc="2026-09-26T01:05:00Z">
              <w:tcPr>
                <w:tcW w:w="280" w:type="dxa"/>
                <w:gridSpan w:val="7"/>
                <w:tcBorders>
                  <w:top w:val="nil"/>
                  <w:left w:val="nil"/>
                  <w:bottom w:val="nil"/>
                  <w:right w:val="single" w:sz="8" w:space="0" w:color="auto"/>
                </w:tcBorders>
                <w:hideMark/>
              </w:tcPr>
            </w:tcPrChange>
          </w:tcPr>
          <w:p w14:paraId="677B5506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476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4</w:t>
              </w:r>
            </w:ins>
          </w:p>
        </w:tc>
      </w:tr>
      <w:tr w:rsidR="00602707" w:rsidRPr="00262B37" w14:paraId="1CFF7530" w14:textId="77777777" w:rsidTr="00B55884">
        <w:trPr>
          <w:gridAfter w:val="26"/>
          <w:wAfter w:w="2250" w:type="dxa"/>
          <w:trHeight w:val="216"/>
          <w:ins w:id="477" w:author="PG3646" w:date="2026-09-25T21:05:00Z" w16du:dateUtc="2026-09-26T01:05:00Z"/>
        </w:trPr>
        <w:tc>
          <w:tcPr>
            <w:tcW w:w="580" w:type="dxa"/>
            <w:gridSpan w:val="8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330487D" w14:textId="77777777" w:rsidR="00602707" w:rsidRPr="00262B37" w:rsidRDefault="00602707" w:rsidP="00B55884">
            <w:pPr>
              <w:jc w:val="center"/>
              <w:rPr>
                <w:ins w:id="478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479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Sub009</w:t>
              </w:r>
            </w:ins>
          </w:p>
        </w:tc>
        <w:tc>
          <w:tcPr>
            <w:tcW w:w="511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59B2C1" w14:textId="77777777" w:rsidR="00602707" w:rsidRPr="00262B37" w:rsidRDefault="00602707" w:rsidP="00B55884">
            <w:pPr>
              <w:jc w:val="center"/>
              <w:rPr>
                <w:ins w:id="480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481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48</w:t>
              </w:r>
            </w:ins>
          </w:p>
        </w:tc>
        <w:tc>
          <w:tcPr>
            <w:tcW w:w="6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2BA407" w14:textId="77777777" w:rsidR="00602707" w:rsidRPr="00262B37" w:rsidRDefault="00602707" w:rsidP="00B55884">
            <w:pPr>
              <w:jc w:val="center"/>
              <w:rPr>
                <w:ins w:id="482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48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9</w:t>
              </w:r>
            </w:ins>
          </w:p>
        </w:tc>
        <w:tc>
          <w:tcPr>
            <w:tcW w:w="678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407B6E" w14:textId="77777777" w:rsidR="00602707" w:rsidRPr="00262B37" w:rsidRDefault="00602707" w:rsidP="00B55884">
            <w:pPr>
              <w:jc w:val="center"/>
              <w:rPr>
                <w:ins w:id="484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48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8</w:t>
              </w:r>
            </w:ins>
          </w:p>
        </w:tc>
        <w:tc>
          <w:tcPr>
            <w:tcW w:w="605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7CC1177" w14:textId="77777777" w:rsidR="00602707" w:rsidRPr="00262B37" w:rsidRDefault="00602707" w:rsidP="00B55884">
            <w:pPr>
              <w:jc w:val="center"/>
              <w:rPr>
                <w:ins w:id="486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487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31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C6C84B" w14:textId="77777777" w:rsidR="00602707" w:rsidRPr="00262B37" w:rsidRDefault="00602707" w:rsidP="00B55884">
            <w:pPr>
              <w:jc w:val="center"/>
              <w:rPr>
                <w:ins w:id="488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489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FE925B" w14:textId="77777777" w:rsidR="00602707" w:rsidRPr="00262B37" w:rsidRDefault="00602707" w:rsidP="00B55884">
            <w:pPr>
              <w:jc w:val="center"/>
              <w:rPr>
                <w:ins w:id="490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491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416DDE" w14:textId="77777777" w:rsidR="00602707" w:rsidRPr="00262B37" w:rsidRDefault="00602707" w:rsidP="00B55884">
            <w:pPr>
              <w:jc w:val="center"/>
              <w:rPr>
                <w:ins w:id="492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49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20E26C" w14:textId="77777777" w:rsidR="00602707" w:rsidRPr="00262B37" w:rsidRDefault="00602707" w:rsidP="00B55884">
            <w:pPr>
              <w:jc w:val="center"/>
              <w:rPr>
                <w:ins w:id="494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49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9B1DFA" w14:textId="77777777" w:rsidR="00602707" w:rsidRPr="00262B37" w:rsidRDefault="00602707" w:rsidP="00B55884">
            <w:pPr>
              <w:jc w:val="center"/>
              <w:rPr>
                <w:ins w:id="496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497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D9EA5E" w14:textId="77777777" w:rsidR="00602707" w:rsidRPr="00262B37" w:rsidRDefault="00602707" w:rsidP="00B55884">
            <w:pPr>
              <w:jc w:val="center"/>
              <w:rPr>
                <w:ins w:id="498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499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C00FD3B" w14:textId="77777777" w:rsidR="00602707" w:rsidRPr="00262B37" w:rsidRDefault="00602707" w:rsidP="00B55884">
            <w:pPr>
              <w:jc w:val="center"/>
              <w:rPr>
                <w:ins w:id="500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501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</w:t>
              </w:r>
            </w:ins>
          </w:p>
        </w:tc>
      </w:tr>
      <w:tr w:rsidR="00602707" w:rsidRPr="00262B37" w14:paraId="72A2CBFF" w14:textId="77777777" w:rsidTr="00B55884">
        <w:trPr>
          <w:gridAfter w:val="26"/>
          <w:wAfter w:w="2250" w:type="dxa"/>
          <w:trHeight w:val="216"/>
          <w:ins w:id="502" w:author="PG3646" w:date="2026-09-25T21:05:00Z" w16du:dateUtc="2026-09-26T01:05:00Z"/>
        </w:trPr>
        <w:tc>
          <w:tcPr>
            <w:tcW w:w="580" w:type="dxa"/>
            <w:gridSpan w:val="8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F3F611F" w14:textId="77777777" w:rsidR="00602707" w:rsidRPr="00262B37" w:rsidRDefault="00602707" w:rsidP="00B55884">
            <w:pPr>
              <w:jc w:val="center"/>
              <w:rPr>
                <w:ins w:id="503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504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Sub010</w:t>
              </w:r>
            </w:ins>
          </w:p>
        </w:tc>
        <w:tc>
          <w:tcPr>
            <w:tcW w:w="511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D9BF6" w14:textId="77777777" w:rsidR="00602707" w:rsidRPr="00262B37" w:rsidRDefault="00602707" w:rsidP="00B55884">
            <w:pPr>
              <w:jc w:val="center"/>
              <w:rPr>
                <w:ins w:id="505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506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 </w:t>
              </w:r>
            </w:ins>
          </w:p>
        </w:tc>
        <w:tc>
          <w:tcPr>
            <w:tcW w:w="6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D4DA9A" w14:textId="77777777" w:rsidR="00602707" w:rsidRPr="00262B37" w:rsidRDefault="00602707" w:rsidP="00B55884">
            <w:pPr>
              <w:jc w:val="center"/>
              <w:rPr>
                <w:ins w:id="507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678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D2FC31" w14:textId="77777777" w:rsidR="00602707" w:rsidRPr="00262B37" w:rsidRDefault="00602707" w:rsidP="00B55884">
            <w:pPr>
              <w:jc w:val="center"/>
              <w:rPr>
                <w:ins w:id="508" w:author="PG3646" w:date="2026-09-25T21:05:00Z" w16du:dateUtc="2026-09-26T01:05:00Z"/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05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F21D120" w14:textId="77777777" w:rsidR="00602707" w:rsidRPr="00262B37" w:rsidRDefault="00602707" w:rsidP="00B55884">
            <w:pPr>
              <w:jc w:val="center"/>
              <w:rPr>
                <w:ins w:id="509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51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 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606CA1" w14:textId="77777777" w:rsidR="00602707" w:rsidRPr="00262B37" w:rsidRDefault="00602707" w:rsidP="00B55884">
            <w:pPr>
              <w:jc w:val="center"/>
              <w:rPr>
                <w:ins w:id="511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41236" w14:textId="77777777" w:rsidR="00602707" w:rsidRPr="00262B37" w:rsidRDefault="00602707" w:rsidP="00B55884">
            <w:pPr>
              <w:jc w:val="center"/>
              <w:rPr>
                <w:ins w:id="512" w:author="PG3646" w:date="2026-09-25T21:05:00Z" w16du:dateUtc="2026-09-26T01:05:00Z"/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AB8486" w14:textId="77777777" w:rsidR="00602707" w:rsidRPr="00262B37" w:rsidRDefault="00602707" w:rsidP="00B55884">
            <w:pPr>
              <w:jc w:val="center"/>
              <w:rPr>
                <w:ins w:id="513" w:author="PG3646" w:date="2026-09-25T21:05:00Z" w16du:dateUtc="2026-09-26T01:05:00Z"/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07D987" w14:textId="77777777" w:rsidR="00602707" w:rsidRPr="00262B37" w:rsidRDefault="00602707" w:rsidP="00B55884">
            <w:pPr>
              <w:jc w:val="center"/>
              <w:rPr>
                <w:ins w:id="514" w:author="PG3646" w:date="2026-09-25T21:05:00Z" w16du:dateUtc="2026-09-26T01:05:00Z"/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30E982" w14:textId="77777777" w:rsidR="00602707" w:rsidRPr="00262B37" w:rsidRDefault="00602707" w:rsidP="00B55884">
            <w:pPr>
              <w:jc w:val="center"/>
              <w:rPr>
                <w:ins w:id="515" w:author="PG3646" w:date="2026-09-25T21:05:00Z" w16du:dateUtc="2026-09-26T01:05:00Z"/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7AF56B" w14:textId="77777777" w:rsidR="00602707" w:rsidRPr="00262B37" w:rsidRDefault="00602707" w:rsidP="00B55884">
            <w:pPr>
              <w:jc w:val="center"/>
              <w:rPr>
                <w:ins w:id="516" w:author="PG3646" w:date="2026-09-25T21:05:00Z" w16du:dateUtc="2026-09-26T01:05:00Z"/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0" w:type="dxa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325F7DD" w14:textId="77777777" w:rsidR="00602707" w:rsidRPr="00262B37" w:rsidRDefault="00602707" w:rsidP="00B55884">
            <w:pPr>
              <w:jc w:val="center"/>
              <w:rPr>
                <w:ins w:id="517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51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 </w:t>
              </w:r>
            </w:ins>
          </w:p>
        </w:tc>
      </w:tr>
      <w:tr w:rsidR="00602707" w:rsidRPr="00262B37" w14:paraId="4E193012" w14:textId="77777777" w:rsidTr="00B55884">
        <w:trPr>
          <w:gridAfter w:val="26"/>
          <w:wAfter w:w="2250" w:type="dxa"/>
          <w:trHeight w:val="204"/>
          <w:ins w:id="519" w:author="PG3646" w:date="2026-09-25T21:05:00Z" w16du:dateUtc="2026-09-26T01:05:00Z"/>
        </w:trPr>
        <w:tc>
          <w:tcPr>
            <w:tcW w:w="580" w:type="dxa"/>
            <w:gridSpan w:val="8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A78F95C" w14:textId="77777777" w:rsidR="00602707" w:rsidRPr="00262B37" w:rsidRDefault="00602707" w:rsidP="00B55884">
            <w:pPr>
              <w:jc w:val="center"/>
              <w:rPr>
                <w:ins w:id="520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521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Sub011</w:t>
              </w:r>
            </w:ins>
          </w:p>
        </w:tc>
        <w:tc>
          <w:tcPr>
            <w:tcW w:w="511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0324B3" w14:textId="77777777" w:rsidR="00602707" w:rsidRPr="00262B37" w:rsidRDefault="00602707" w:rsidP="00B55884">
            <w:pPr>
              <w:jc w:val="center"/>
              <w:rPr>
                <w:ins w:id="522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52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50</w:t>
              </w:r>
            </w:ins>
          </w:p>
        </w:tc>
        <w:tc>
          <w:tcPr>
            <w:tcW w:w="6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A3BE8C" w14:textId="77777777" w:rsidR="00602707" w:rsidRPr="00262B37" w:rsidRDefault="00602707" w:rsidP="00B55884">
            <w:pPr>
              <w:jc w:val="center"/>
              <w:rPr>
                <w:ins w:id="524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52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10</w:t>
              </w:r>
            </w:ins>
          </w:p>
        </w:tc>
        <w:tc>
          <w:tcPr>
            <w:tcW w:w="678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D1BA55" w14:textId="77777777" w:rsidR="00602707" w:rsidRPr="00262B37" w:rsidRDefault="00602707" w:rsidP="00B55884">
            <w:pPr>
              <w:jc w:val="center"/>
              <w:rPr>
                <w:ins w:id="526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527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9</w:t>
              </w:r>
            </w:ins>
          </w:p>
        </w:tc>
        <w:tc>
          <w:tcPr>
            <w:tcW w:w="605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DE60E92" w14:textId="77777777" w:rsidR="00602707" w:rsidRPr="00262B37" w:rsidRDefault="00602707" w:rsidP="00B55884">
            <w:pPr>
              <w:jc w:val="center"/>
              <w:rPr>
                <w:ins w:id="528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529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31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C9B9A7" w14:textId="77777777" w:rsidR="00602707" w:rsidRPr="00262B37" w:rsidRDefault="00602707" w:rsidP="00B55884">
            <w:pPr>
              <w:jc w:val="center"/>
              <w:rPr>
                <w:ins w:id="530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531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E4017F" w14:textId="77777777" w:rsidR="00602707" w:rsidRPr="00262B37" w:rsidRDefault="00602707" w:rsidP="00B55884">
            <w:pPr>
              <w:jc w:val="center"/>
              <w:rPr>
                <w:ins w:id="532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53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1A706F" w14:textId="77777777" w:rsidR="00602707" w:rsidRPr="00262B37" w:rsidRDefault="00602707" w:rsidP="00B55884">
            <w:pPr>
              <w:jc w:val="center"/>
              <w:rPr>
                <w:ins w:id="534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53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57F936" w14:textId="77777777" w:rsidR="00602707" w:rsidRPr="00262B37" w:rsidRDefault="00602707" w:rsidP="00B55884">
            <w:pPr>
              <w:jc w:val="center"/>
              <w:rPr>
                <w:ins w:id="536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537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0070DF" w14:textId="77777777" w:rsidR="00602707" w:rsidRPr="00262B37" w:rsidRDefault="00602707" w:rsidP="00B55884">
            <w:pPr>
              <w:jc w:val="center"/>
              <w:rPr>
                <w:ins w:id="538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539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F6F634" w14:textId="77777777" w:rsidR="00602707" w:rsidRPr="00262B37" w:rsidRDefault="00602707" w:rsidP="00B55884">
            <w:pPr>
              <w:jc w:val="center"/>
              <w:rPr>
                <w:ins w:id="540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541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74FDE89" w14:textId="77777777" w:rsidR="00602707" w:rsidRPr="00262B37" w:rsidRDefault="00602707" w:rsidP="00B55884">
            <w:pPr>
              <w:jc w:val="center"/>
              <w:rPr>
                <w:ins w:id="542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54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3</w:t>
              </w:r>
            </w:ins>
          </w:p>
        </w:tc>
      </w:tr>
      <w:tr w:rsidR="00602707" w:rsidRPr="00262B37" w14:paraId="6AC59AC3" w14:textId="77777777" w:rsidTr="00B55884">
        <w:trPr>
          <w:gridAfter w:val="26"/>
          <w:wAfter w:w="2250" w:type="dxa"/>
          <w:trHeight w:val="204"/>
          <w:ins w:id="544" w:author="PG3646" w:date="2026-09-25T21:05:00Z" w16du:dateUtc="2026-09-26T01:05:00Z"/>
        </w:trPr>
        <w:tc>
          <w:tcPr>
            <w:tcW w:w="580" w:type="dxa"/>
            <w:gridSpan w:val="8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755F795" w14:textId="77777777" w:rsidR="00602707" w:rsidRPr="00262B37" w:rsidRDefault="00602707" w:rsidP="00B55884">
            <w:pPr>
              <w:jc w:val="center"/>
              <w:rPr>
                <w:ins w:id="545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546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Sub012</w:t>
              </w:r>
            </w:ins>
          </w:p>
        </w:tc>
        <w:tc>
          <w:tcPr>
            <w:tcW w:w="511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07EF2F" w14:textId="77777777" w:rsidR="00602707" w:rsidRPr="00262B37" w:rsidRDefault="00602707" w:rsidP="00B55884">
            <w:pPr>
              <w:jc w:val="center"/>
              <w:rPr>
                <w:ins w:id="547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54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47</w:t>
              </w:r>
            </w:ins>
          </w:p>
        </w:tc>
        <w:tc>
          <w:tcPr>
            <w:tcW w:w="6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FD908" w14:textId="77777777" w:rsidR="00602707" w:rsidRPr="00262B37" w:rsidRDefault="00602707" w:rsidP="00B55884">
            <w:pPr>
              <w:jc w:val="center"/>
              <w:rPr>
                <w:ins w:id="549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55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12</w:t>
              </w:r>
            </w:ins>
          </w:p>
        </w:tc>
        <w:tc>
          <w:tcPr>
            <w:tcW w:w="678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E5E497" w14:textId="77777777" w:rsidR="00602707" w:rsidRPr="00262B37" w:rsidRDefault="00602707" w:rsidP="00B55884">
            <w:pPr>
              <w:jc w:val="center"/>
              <w:rPr>
                <w:ins w:id="551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552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7</w:t>
              </w:r>
            </w:ins>
          </w:p>
        </w:tc>
        <w:tc>
          <w:tcPr>
            <w:tcW w:w="605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27F6926" w14:textId="77777777" w:rsidR="00602707" w:rsidRPr="00262B37" w:rsidRDefault="00602707" w:rsidP="00B55884">
            <w:pPr>
              <w:jc w:val="center"/>
              <w:rPr>
                <w:ins w:id="553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554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28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F186AF" w14:textId="77777777" w:rsidR="00602707" w:rsidRPr="00262B37" w:rsidRDefault="00602707" w:rsidP="00B55884">
            <w:pPr>
              <w:jc w:val="center"/>
              <w:rPr>
                <w:ins w:id="555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556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C8C40A" w14:textId="77777777" w:rsidR="00602707" w:rsidRPr="00262B37" w:rsidRDefault="00602707" w:rsidP="00B55884">
            <w:pPr>
              <w:jc w:val="center"/>
              <w:rPr>
                <w:ins w:id="557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55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156CA7" w14:textId="77777777" w:rsidR="00602707" w:rsidRPr="00262B37" w:rsidRDefault="00602707" w:rsidP="00B55884">
            <w:pPr>
              <w:jc w:val="center"/>
              <w:rPr>
                <w:ins w:id="559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56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F62545" w14:textId="77777777" w:rsidR="00602707" w:rsidRPr="00262B37" w:rsidRDefault="00602707" w:rsidP="00B55884">
            <w:pPr>
              <w:jc w:val="center"/>
              <w:rPr>
                <w:ins w:id="561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562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00C9C4" w14:textId="77777777" w:rsidR="00602707" w:rsidRPr="00262B37" w:rsidRDefault="00602707" w:rsidP="00B55884">
            <w:pPr>
              <w:jc w:val="center"/>
              <w:rPr>
                <w:ins w:id="563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564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94E3A" w14:textId="77777777" w:rsidR="00602707" w:rsidRPr="00262B37" w:rsidRDefault="00602707" w:rsidP="00B55884">
            <w:pPr>
              <w:jc w:val="center"/>
              <w:rPr>
                <w:ins w:id="565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566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34AE1D0" w14:textId="77777777" w:rsidR="00602707" w:rsidRPr="00262B37" w:rsidRDefault="00602707" w:rsidP="00B55884">
            <w:pPr>
              <w:jc w:val="center"/>
              <w:rPr>
                <w:ins w:id="567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56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</w:tr>
      <w:tr w:rsidR="00602707" w:rsidRPr="00262B37" w14:paraId="185CB5A1" w14:textId="77777777" w:rsidTr="00B55884">
        <w:trPr>
          <w:gridAfter w:val="26"/>
          <w:wAfter w:w="2250" w:type="dxa"/>
          <w:trHeight w:val="204"/>
          <w:ins w:id="569" w:author="PG3646" w:date="2026-09-25T21:05:00Z" w16du:dateUtc="2026-09-26T01:05:00Z"/>
        </w:trPr>
        <w:tc>
          <w:tcPr>
            <w:tcW w:w="580" w:type="dxa"/>
            <w:gridSpan w:val="8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9CF1F82" w14:textId="77777777" w:rsidR="00602707" w:rsidRPr="00262B37" w:rsidRDefault="00602707" w:rsidP="00B55884">
            <w:pPr>
              <w:jc w:val="center"/>
              <w:rPr>
                <w:ins w:id="570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571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Sub013</w:t>
              </w:r>
            </w:ins>
          </w:p>
        </w:tc>
        <w:tc>
          <w:tcPr>
            <w:tcW w:w="511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F88196" w14:textId="77777777" w:rsidR="00602707" w:rsidRPr="00262B37" w:rsidRDefault="00602707" w:rsidP="00B55884">
            <w:pPr>
              <w:jc w:val="center"/>
              <w:rPr>
                <w:ins w:id="572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57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50</w:t>
              </w:r>
            </w:ins>
          </w:p>
        </w:tc>
        <w:tc>
          <w:tcPr>
            <w:tcW w:w="6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903CA6" w14:textId="77777777" w:rsidR="00602707" w:rsidRPr="00262B37" w:rsidRDefault="00602707" w:rsidP="00B55884">
            <w:pPr>
              <w:jc w:val="center"/>
              <w:rPr>
                <w:ins w:id="574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57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14</w:t>
              </w:r>
            </w:ins>
          </w:p>
        </w:tc>
        <w:tc>
          <w:tcPr>
            <w:tcW w:w="678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736807" w14:textId="77777777" w:rsidR="00602707" w:rsidRPr="00262B37" w:rsidRDefault="00602707" w:rsidP="00B55884">
            <w:pPr>
              <w:jc w:val="center"/>
              <w:rPr>
                <w:ins w:id="576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577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10</w:t>
              </w:r>
            </w:ins>
          </w:p>
        </w:tc>
        <w:tc>
          <w:tcPr>
            <w:tcW w:w="605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36A7F1B" w14:textId="77777777" w:rsidR="00602707" w:rsidRPr="00262B37" w:rsidRDefault="00602707" w:rsidP="00B55884">
            <w:pPr>
              <w:jc w:val="center"/>
              <w:rPr>
                <w:ins w:id="578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579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26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9AE8E0" w14:textId="77777777" w:rsidR="00602707" w:rsidRPr="00262B37" w:rsidRDefault="00602707" w:rsidP="00B55884">
            <w:pPr>
              <w:jc w:val="center"/>
              <w:rPr>
                <w:ins w:id="580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581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E4D0D0" w14:textId="77777777" w:rsidR="00602707" w:rsidRPr="00262B37" w:rsidRDefault="00602707" w:rsidP="00B55884">
            <w:pPr>
              <w:jc w:val="center"/>
              <w:rPr>
                <w:ins w:id="582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58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2B8392" w14:textId="77777777" w:rsidR="00602707" w:rsidRPr="00262B37" w:rsidRDefault="00602707" w:rsidP="00B55884">
            <w:pPr>
              <w:jc w:val="center"/>
              <w:rPr>
                <w:ins w:id="584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58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6340DF" w14:textId="77777777" w:rsidR="00602707" w:rsidRPr="00262B37" w:rsidRDefault="00602707" w:rsidP="00B55884">
            <w:pPr>
              <w:jc w:val="center"/>
              <w:rPr>
                <w:ins w:id="586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587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BC73C5" w14:textId="77777777" w:rsidR="00602707" w:rsidRPr="00262B37" w:rsidRDefault="00602707" w:rsidP="00B55884">
            <w:pPr>
              <w:jc w:val="center"/>
              <w:rPr>
                <w:ins w:id="588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589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B20E5B" w14:textId="77777777" w:rsidR="00602707" w:rsidRPr="00262B37" w:rsidRDefault="00602707" w:rsidP="00B55884">
            <w:pPr>
              <w:jc w:val="center"/>
              <w:rPr>
                <w:ins w:id="590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591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CDD7EF8" w14:textId="77777777" w:rsidR="00602707" w:rsidRPr="00262B37" w:rsidRDefault="00602707" w:rsidP="00B55884">
            <w:pPr>
              <w:jc w:val="center"/>
              <w:rPr>
                <w:ins w:id="592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59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3</w:t>
              </w:r>
            </w:ins>
          </w:p>
        </w:tc>
      </w:tr>
      <w:tr w:rsidR="007B7B8E" w:rsidRPr="000E4C6F" w14:paraId="75D81831" w14:textId="76A58ADA" w:rsidTr="00B55884">
        <w:trPr>
          <w:gridBefore w:val="1"/>
          <w:trHeight w:val="204"/>
          <w:trPrChange w:id="594" w:author="PG3646" w:date="2026-09-25T21:05:00Z" w16du:dateUtc="2026-09-26T01:05:00Z">
            <w:trPr>
              <w:gridAfter w:val="10"/>
            </w:trPr>
          </w:trPrChange>
        </w:trPr>
        <w:tc>
          <w:tcPr>
            <w:tcW w:w="5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  <w:tcPrChange w:id="595" w:author="PG3646" w:date="2026-09-25T21:05:00Z" w16du:dateUtc="2026-09-26T01:05:00Z">
              <w:tcPr>
                <w:tcW w:w="401" w:type="dxa"/>
                <w:gridSpan w:val="5"/>
                <w:vAlign w:val="center"/>
                <w:hideMark/>
              </w:tcPr>
            </w:tcPrChange>
          </w:tcPr>
          <w:p w14:paraId="284B0FF5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596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597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59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Sub014</w:t>
              </w:r>
            </w:ins>
          </w:p>
        </w:tc>
        <w:tc>
          <w:tcPr>
            <w:tcW w:w="51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599" w:author="PG3646" w:date="2026-09-25T21:05:00Z" w16du:dateUtc="2026-09-26T01:05:00Z">
              <w:tcPr>
                <w:tcW w:w="1635" w:type="dxa"/>
                <w:gridSpan w:val="3"/>
                <w:vAlign w:val="center"/>
                <w:hideMark/>
              </w:tcPr>
            </w:tcPrChange>
          </w:tcPr>
          <w:p w14:paraId="62AFFBF9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600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601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602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69</w:t>
              </w:r>
            </w:ins>
            <w:del w:id="603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14</w:delText>
              </w:r>
            </w:del>
          </w:p>
        </w:tc>
        <w:tc>
          <w:tcPr>
            <w:tcW w:w="606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604" w:author="PG3646" w:date="2026-09-25T21:05:00Z" w16du:dateUtc="2026-09-26T01:05:00Z">
              <w:tcPr>
                <w:tcW w:w="606" w:type="dxa"/>
                <w:gridSpan w:val="5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10D564D8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60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18</w:t>
              </w:r>
            </w:ins>
          </w:p>
        </w:tc>
        <w:tc>
          <w:tcPr>
            <w:tcW w:w="67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606" w:author="PG3646" w:date="2026-09-25T21:05:00Z" w16du:dateUtc="2026-09-26T01:05:00Z">
              <w:tcPr>
                <w:tcW w:w="678" w:type="dxa"/>
                <w:gridSpan w:val="5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658A5D8D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607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11</w:t>
              </w:r>
            </w:ins>
          </w:p>
        </w:tc>
        <w:tc>
          <w:tcPr>
            <w:tcW w:w="605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608" w:author="PG3646" w:date="2026-09-25T21:05:00Z" w16du:dateUtc="2026-09-26T01:05:00Z">
              <w:tcPr>
                <w:tcW w:w="605" w:type="dxa"/>
                <w:gridSpan w:val="4"/>
                <w:tcBorders>
                  <w:top w:val="nil"/>
                  <w:left w:val="nil"/>
                  <w:bottom w:val="nil"/>
                  <w:right w:val="single" w:sz="8" w:space="0" w:color="auto"/>
                </w:tcBorders>
                <w:hideMark/>
              </w:tcPr>
            </w:tcPrChange>
          </w:tcPr>
          <w:p w14:paraId="0833D513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609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40</w:t>
              </w:r>
            </w:ins>
          </w:p>
        </w:tc>
        <w:tc>
          <w:tcPr>
            <w:tcW w:w="2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610" w:author="PG3646" w:date="2026-09-25T21:05:00Z" w16du:dateUtc="2026-09-26T01:05:00Z">
              <w:tcPr>
                <w:tcW w:w="1408" w:type="dxa"/>
                <w:gridSpan w:val="4"/>
                <w:vAlign w:val="center"/>
                <w:hideMark/>
              </w:tcPr>
            </w:tcPrChange>
          </w:tcPr>
          <w:p w14:paraId="146274B9" w14:textId="629332B4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611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pPrChange w:id="612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r w:rsidRPr="00262B37">
              <w:rPr>
                <w:rFonts w:ascii="Calibri" w:hAnsi="Calibri"/>
                <w:color w:val="000000"/>
                <w:sz w:val="16"/>
                <w:rPrChange w:id="613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t>2</w:t>
            </w:r>
            <w:del w:id="614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 xml:space="preserve"> (1%)</w:delText>
              </w:r>
            </w:del>
          </w:p>
        </w:tc>
        <w:tc>
          <w:tcPr>
            <w:tcW w:w="2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615" w:author="PG3646" w:date="2026-09-25T21:05:00Z" w16du:dateUtc="2026-09-26T01:05:00Z">
              <w:tcPr>
                <w:tcW w:w="1293" w:type="dxa"/>
                <w:gridSpan w:val="5"/>
                <w:vAlign w:val="center"/>
                <w:hideMark/>
              </w:tcPr>
            </w:tcPrChange>
          </w:tcPr>
          <w:p w14:paraId="20249AF3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616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617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61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</w:t>
              </w:r>
            </w:ins>
            <w:del w:id="619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0 (0%)</w:delText>
              </w:r>
            </w:del>
          </w:p>
        </w:tc>
        <w:tc>
          <w:tcPr>
            <w:tcW w:w="2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620" w:author="PG3646" w:date="2026-09-25T21:05:00Z" w16du:dateUtc="2026-09-26T01:05:00Z">
              <w:tcPr>
                <w:tcW w:w="28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3637ADF1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621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622" w:author="PG3646" w:date="2026-09-25T21:05:00Z" w16du:dateUtc="2026-09-26T01:05:00Z">
              <w:tcPr>
                <w:tcW w:w="1297" w:type="dxa"/>
                <w:gridSpan w:val="6"/>
                <w:vAlign w:val="center"/>
                <w:hideMark/>
              </w:tcPr>
            </w:tcPrChange>
          </w:tcPr>
          <w:p w14:paraId="37592987" w14:textId="7B085049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623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624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r w:rsidRPr="00262B37">
              <w:rPr>
                <w:rFonts w:ascii="Calibri" w:hAnsi="Calibri"/>
                <w:color w:val="000000"/>
                <w:sz w:val="16"/>
                <w:rPrChange w:id="625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>2</w:t>
            </w:r>
            <w:del w:id="626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 xml:space="preserve"> (2%)</w:delText>
              </w:r>
            </w:del>
          </w:p>
        </w:tc>
        <w:tc>
          <w:tcPr>
            <w:tcW w:w="280" w:type="dxa"/>
            <w:gridSpan w:val="1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627" w:author="PG3646" w:date="2026-09-25T21:05:00Z" w16du:dateUtc="2026-09-26T01:05:00Z">
              <w:tcPr>
                <w:tcW w:w="1320" w:type="dxa"/>
                <w:gridSpan w:val="18"/>
                <w:vAlign w:val="center"/>
                <w:hideMark/>
              </w:tcPr>
            </w:tcPrChange>
          </w:tcPr>
          <w:p w14:paraId="729B044B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628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629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63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  <w:del w:id="631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0 (0%)</w:delText>
              </w:r>
            </w:del>
          </w:p>
        </w:tc>
        <w:tc>
          <w:tcPr>
            <w:tcW w:w="280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632" w:author="PG3646" w:date="2026-09-25T21:05:00Z" w16du:dateUtc="2026-09-26T01:05:00Z">
              <w:tcPr>
                <w:tcW w:w="1256" w:type="dxa"/>
                <w:gridSpan w:val="12"/>
                <w:vAlign w:val="center"/>
                <w:hideMark/>
              </w:tcPr>
            </w:tcPrChange>
          </w:tcPr>
          <w:p w14:paraId="4000B2CC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633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634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63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  <w:del w:id="636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0 (0%)</w:delText>
              </w:r>
            </w:del>
          </w:p>
        </w:tc>
        <w:tc>
          <w:tcPr>
            <w:tcW w:w="280" w:type="dxa"/>
            <w:gridSpan w:val="6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637" w:author="PG3646" w:date="2026-09-25T21:05:00Z" w16du:dateUtc="2026-09-26T01:05:00Z">
              <w:tcPr>
                <w:tcW w:w="280" w:type="dxa"/>
                <w:gridSpan w:val="7"/>
                <w:tcBorders>
                  <w:top w:val="nil"/>
                  <w:left w:val="nil"/>
                  <w:bottom w:val="nil"/>
                  <w:right w:val="single" w:sz="8" w:space="0" w:color="auto"/>
                </w:tcBorders>
                <w:hideMark/>
              </w:tcPr>
            </w:tcPrChange>
          </w:tcPr>
          <w:p w14:paraId="26968844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63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</w:t>
              </w:r>
            </w:ins>
          </w:p>
        </w:tc>
      </w:tr>
      <w:tr w:rsidR="007B7B8E" w:rsidRPr="000E4C6F" w14:paraId="15DAA276" w14:textId="66541985" w:rsidTr="00B55884">
        <w:trPr>
          <w:gridBefore w:val="1"/>
          <w:trHeight w:val="204"/>
          <w:trPrChange w:id="639" w:author="PG3646" w:date="2026-09-25T21:05:00Z" w16du:dateUtc="2026-09-26T01:05:00Z">
            <w:trPr>
              <w:gridAfter w:val="10"/>
            </w:trPr>
          </w:trPrChange>
        </w:trPr>
        <w:tc>
          <w:tcPr>
            <w:tcW w:w="5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  <w:tcPrChange w:id="640" w:author="PG3646" w:date="2026-09-25T21:05:00Z" w16du:dateUtc="2026-09-26T01:05:00Z">
              <w:tcPr>
                <w:tcW w:w="401" w:type="dxa"/>
                <w:gridSpan w:val="5"/>
                <w:vAlign w:val="center"/>
                <w:hideMark/>
              </w:tcPr>
            </w:tcPrChange>
          </w:tcPr>
          <w:p w14:paraId="7E251911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641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642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64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Sub015</w:t>
              </w:r>
            </w:ins>
          </w:p>
        </w:tc>
        <w:tc>
          <w:tcPr>
            <w:tcW w:w="51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644" w:author="PG3646" w:date="2026-09-25T21:05:00Z" w16du:dateUtc="2026-09-26T01:05:00Z">
              <w:tcPr>
                <w:tcW w:w="1635" w:type="dxa"/>
                <w:gridSpan w:val="3"/>
                <w:vAlign w:val="center"/>
                <w:hideMark/>
              </w:tcPr>
            </w:tcPrChange>
          </w:tcPr>
          <w:p w14:paraId="703F9862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645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646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647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70</w:t>
              </w:r>
            </w:ins>
            <w:del w:id="648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18C</w:delText>
              </w:r>
            </w:del>
          </w:p>
        </w:tc>
        <w:tc>
          <w:tcPr>
            <w:tcW w:w="606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649" w:author="PG3646" w:date="2026-09-25T21:05:00Z" w16du:dateUtc="2026-09-26T01:05:00Z">
              <w:tcPr>
                <w:tcW w:w="606" w:type="dxa"/>
                <w:gridSpan w:val="5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55DD148E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65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16</w:t>
              </w:r>
            </w:ins>
          </w:p>
        </w:tc>
        <w:tc>
          <w:tcPr>
            <w:tcW w:w="67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651" w:author="PG3646" w:date="2026-09-25T21:05:00Z" w16du:dateUtc="2026-09-26T01:05:00Z">
              <w:tcPr>
                <w:tcW w:w="678" w:type="dxa"/>
                <w:gridSpan w:val="5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1D6A5C70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652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16</w:t>
              </w:r>
            </w:ins>
          </w:p>
        </w:tc>
        <w:tc>
          <w:tcPr>
            <w:tcW w:w="605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653" w:author="PG3646" w:date="2026-09-25T21:05:00Z" w16du:dateUtc="2026-09-26T01:05:00Z">
              <w:tcPr>
                <w:tcW w:w="605" w:type="dxa"/>
                <w:gridSpan w:val="4"/>
                <w:tcBorders>
                  <w:top w:val="nil"/>
                  <w:left w:val="nil"/>
                  <w:bottom w:val="nil"/>
                  <w:right w:val="single" w:sz="8" w:space="0" w:color="auto"/>
                </w:tcBorders>
                <w:hideMark/>
              </w:tcPr>
            </w:tcPrChange>
          </w:tcPr>
          <w:p w14:paraId="1468E7CB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654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38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655" w:author="PG3646" w:date="2026-09-25T21:05:00Z" w16du:dateUtc="2026-09-26T01:05:00Z">
              <w:tcPr>
                <w:tcW w:w="1408" w:type="dxa"/>
                <w:gridSpan w:val="3"/>
                <w:vAlign w:val="center"/>
                <w:hideMark/>
              </w:tcPr>
            </w:tcPrChange>
          </w:tcPr>
          <w:p w14:paraId="52C5E781" w14:textId="66894B7E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656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pPrChange w:id="657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r w:rsidRPr="00262B37">
              <w:rPr>
                <w:rFonts w:ascii="Calibri" w:hAnsi="Calibri"/>
                <w:color w:val="000000"/>
                <w:sz w:val="16"/>
                <w:rPrChange w:id="658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t>3</w:t>
            </w:r>
            <w:del w:id="659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 xml:space="preserve"> (1%)</w:delText>
              </w:r>
            </w:del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660" w:author="PG3646" w:date="2026-09-25T21:05:00Z" w16du:dateUtc="2026-09-26T01:05:00Z">
              <w:tcPr>
                <w:tcW w:w="280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318FC666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661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3</w:t>
              </w:r>
            </w:ins>
          </w:p>
        </w:tc>
        <w:tc>
          <w:tcPr>
            <w:tcW w:w="280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662" w:author="PG3646" w:date="2026-09-25T21:05:00Z" w16du:dateUtc="2026-09-26T01:05:00Z">
              <w:tcPr>
                <w:tcW w:w="1293" w:type="dxa"/>
                <w:gridSpan w:val="9"/>
                <w:vAlign w:val="center"/>
                <w:hideMark/>
              </w:tcPr>
            </w:tcPrChange>
          </w:tcPr>
          <w:p w14:paraId="0D4F1C1A" w14:textId="55312989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663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664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del w:id="665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1 (</w:delText>
              </w:r>
            </w:del>
            <w:r w:rsidRPr="00262B37">
              <w:rPr>
                <w:rFonts w:ascii="Calibri" w:hAnsi="Calibri"/>
                <w:color w:val="000000"/>
                <w:sz w:val="16"/>
                <w:rPrChange w:id="666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>2</w:t>
            </w:r>
            <w:del w:id="667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%)</w:delText>
              </w:r>
            </w:del>
          </w:p>
        </w:tc>
        <w:tc>
          <w:tcPr>
            <w:tcW w:w="28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668" w:author="PG3646" w:date="2026-09-25T21:05:00Z" w16du:dateUtc="2026-09-26T01:05:00Z">
              <w:tcPr>
                <w:tcW w:w="1297" w:type="dxa"/>
                <w:gridSpan w:val="6"/>
                <w:vAlign w:val="center"/>
                <w:hideMark/>
              </w:tcPr>
            </w:tcPrChange>
          </w:tcPr>
          <w:p w14:paraId="2EF5DBED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669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670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671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</w:t>
              </w:r>
            </w:ins>
            <w:del w:id="672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1 (1%)</w:delText>
              </w:r>
            </w:del>
          </w:p>
        </w:tc>
        <w:tc>
          <w:tcPr>
            <w:tcW w:w="280" w:type="dxa"/>
            <w:gridSpan w:val="1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673" w:author="PG3646" w:date="2026-09-25T21:05:00Z" w16du:dateUtc="2026-09-26T01:05:00Z">
              <w:tcPr>
                <w:tcW w:w="1320" w:type="dxa"/>
                <w:gridSpan w:val="18"/>
                <w:vAlign w:val="center"/>
                <w:hideMark/>
              </w:tcPr>
            </w:tcPrChange>
          </w:tcPr>
          <w:p w14:paraId="2902DBB4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674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675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676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  <w:del w:id="677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0 (0%)</w:delText>
              </w:r>
            </w:del>
          </w:p>
        </w:tc>
        <w:tc>
          <w:tcPr>
            <w:tcW w:w="280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678" w:author="PG3646" w:date="2026-09-25T21:05:00Z" w16du:dateUtc="2026-09-26T01:05:00Z">
              <w:tcPr>
                <w:tcW w:w="1256" w:type="dxa"/>
                <w:gridSpan w:val="12"/>
                <w:vAlign w:val="center"/>
                <w:hideMark/>
              </w:tcPr>
            </w:tcPrChange>
          </w:tcPr>
          <w:p w14:paraId="6DB3629A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679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680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681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</w:t>
              </w:r>
            </w:ins>
            <w:del w:id="682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1 (4%)</w:delText>
              </w:r>
            </w:del>
          </w:p>
        </w:tc>
        <w:tc>
          <w:tcPr>
            <w:tcW w:w="280" w:type="dxa"/>
            <w:gridSpan w:val="6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683" w:author="PG3646" w:date="2026-09-25T21:05:00Z" w16du:dateUtc="2026-09-26T01:05:00Z">
              <w:tcPr>
                <w:tcW w:w="280" w:type="dxa"/>
                <w:gridSpan w:val="7"/>
                <w:tcBorders>
                  <w:top w:val="nil"/>
                  <w:left w:val="nil"/>
                  <w:bottom w:val="nil"/>
                  <w:right w:val="single" w:sz="8" w:space="0" w:color="auto"/>
                </w:tcBorders>
                <w:hideMark/>
              </w:tcPr>
            </w:tcPrChange>
          </w:tcPr>
          <w:p w14:paraId="3DE1CE3C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684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3</w:t>
              </w:r>
            </w:ins>
          </w:p>
        </w:tc>
      </w:tr>
      <w:tr w:rsidR="00602707" w:rsidRPr="00262B37" w14:paraId="0F3207C1" w14:textId="77777777" w:rsidTr="00B55884">
        <w:trPr>
          <w:gridAfter w:val="26"/>
          <w:wAfter w:w="2250" w:type="dxa"/>
          <w:trHeight w:val="204"/>
          <w:ins w:id="685" w:author="PG3646" w:date="2026-09-25T21:05:00Z" w16du:dateUtc="2026-09-26T01:05:00Z"/>
        </w:trPr>
        <w:tc>
          <w:tcPr>
            <w:tcW w:w="580" w:type="dxa"/>
            <w:gridSpan w:val="8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9955449" w14:textId="77777777" w:rsidR="00602707" w:rsidRPr="00262B37" w:rsidRDefault="00602707" w:rsidP="00B55884">
            <w:pPr>
              <w:jc w:val="center"/>
              <w:rPr>
                <w:ins w:id="686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687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Sub016</w:t>
              </w:r>
            </w:ins>
          </w:p>
        </w:tc>
        <w:tc>
          <w:tcPr>
            <w:tcW w:w="511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CF7121" w14:textId="77777777" w:rsidR="00602707" w:rsidRPr="00262B37" w:rsidRDefault="00602707" w:rsidP="00B55884">
            <w:pPr>
              <w:jc w:val="center"/>
              <w:rPr>
                <w:ins w:id="688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689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40</w:t>
              </w:r>
            </w:ins>
          </w:p>
        </w:tc>
        <w:tc>
          <w:tcPr>
            <w:tcW w:w="6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3B516" w14:textId="77777777" w:rsidR="00602707" w:rsidRPr="00262B37" w:rsidRDefault="00602707" w:rsidP="00B55884">
            <w:pPr>
              <w:jc w:val="center"/>
              <w:rPr>
                <w:ins w:id="690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691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11</w:t>
              </w:r>
            </w:ins>
          </w:p>
        </w:tc>
        <w:tc>
          <w:tcPr>
            <w:tcW w:w="678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B6EC60" w14:textId="77777777" w:rsidR="00602707" w:rsidRPr="00262B37" w:rsidRDefault="00602707" w:rsidP="00B55884">
            <w:pPr>
              <w:jc w:val="center"/>
              <w:rPr>
                <w:ins w:id="692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69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7</w:t>
              </w:r>
            </w:ins>
          </w:p>
        </w:tc>
        <w:tc>
          <w:tcPr>
            <w:tcW w:w="605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F97017B" w14:textId="77777777" w:rsidR="00602707" w:rsidRPr="00262B37" w:rsidRDefault="00602707" w:rsidP="00B55884">
            <w:pPr>
              <w:jc w:val="center"/>
              <w:rPr>
                <w:ins w:id="694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69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22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0A705" w14:textId="77777777" w:rsidR="00602707" w:rsidRPr="00262B37" w:rsidRDefault="00602707" w:rsidP="00B55884">
            <w:pPr>
              <w:jc w:val="center"/>
              <w:rPr>
                <w:ins w:id="696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697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B454C4" w14:textId="77777777" w:rsidR="00602707" w:rsidRPr="00262B37" w:rsidRDefault="00602707" w:rsidP="00B55884">
            <w:pPr>
              <w:jc w:val="center"/>
              <w:rPr>
                <w:ins w:id="698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699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24B6E5" w14:textId="77777777" w:rsidR="00602707" w:rsidRPr="00262B37" w:rsidRDefault="00602707" w:rsidP="00B55884">
            <w:pPr>
              <w:jc w:val="center"/>
              <w:rPr>
                <w:ins w:id="700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701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896B45" w14:textId="77777777" w:rsidR="00602707" w:rsidRPr="00262B37" w:rsidRDefault="00602707" w:rsidP="00B55884">
            <w:pPr>
              <w:jc w:val="center"/>
              <w:rPr>
                <w:ins w:id="702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70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E52E7B" w14:textId="77777777" w:rsidR="00602707" w:rsidRPr="00262B37" w:rsidRDefault="00602707" w:rsidP="00B55884">
            <w:pPr>
              <w:jc w:val="center"/>
              <w:rPr>
                <w:ins w:id="704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70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34D443" w14:textId="77777777" w:rsidR="00602707" w:rsidRPr="00262B37" w:rsidRDefault="00602707" w:rsidP="00B55884">
            <w:pPr>
              <w:jc w:val="center"/>
              <w:rPr>
                <w:ins w:id="706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707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0BFF54A" w14:textId="77777777" w:rsidR="00602707" w:rsidRPr="00262B37" w:rsidRDefault="00602707" w:rsidP="00B55884">
            <w:pPr>
              <w:jc w:val="center"/>
              <w:rPr>
                <w:ins w:id="708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709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</w:tr>
      <w:tr w:rsidR="007B7B8E" w:rsidRPr="000E4C6F" w14:paraId="472BFEC9" w14:textId="4BB5323E" w:rsidTr="00B55884">
        <w:trPr>
          <w:gridBefore w:val="1"/>
          <w:trHeight w:val="204"/>
          <w:trPrChange w:id="710" w:author="PG3646" w:date="2026-09-25T21:05:00Z" w16du:dateUtc="2026-09-26T01:05:00Z">
            <w:trPr>
              <w:gridAfter w:val="10"/>
            </w:trPr>
          </w:trPrChange>
        </w:trPr>
        <w:tc>
          <w:tcPr>
            <w:tcW w:w="5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  <w:tcPrChange w:id="711" w:author="PG3646" w:date="2026-09-25T21:05:00Z" w16du:dateUtc="2026-09-26T01:05:00Z">
              <w:tcPr>
                <w:tcW w:w="401" w:type="dxa"/>
                <w:gridSpan w:val="5"/>
                <w:vAlign w:val="center"/>
                <w:hideMark/>
              </w:tcPr>
            </w:tcPrChange>
          </w:tcPr>
          <w:p w14:paraId="7F974DB9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712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713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714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Sub017</w:t>
              </w:r>
            </w:ins>
          </w:p>
        </w:tc>
        <w:tc>
          <w:tcPr>
            <w:tcW w:w="511" w:type="dxa"/>
            <w:gridSpan w:val="1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715" w:author="PG3646" w:date="2026-09-25T21:05:00Z" w16du:dateUtc="2026-09-26T01:05:00Z">
              <w:tcPr>
                <w:tcW w:w="1635" w:type="dxa"/>
                <w:gridSpan w:val="17"/>
                <w:vAlign w:val="center"/>
                <w:hideMark/>
              </w:tcPr>
            </w:tcPrChange>
          </w:tcPr>
          <w:p w14:paraId="6A8DAFA2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716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717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71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43</w:t>
              </w:r>
            </w:ins>
            <w:del w:id="719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19A</w:delText>
              </w:r>
            </w:del>
          </w:p>
        </w:tc>
        <w:tc>
          <w:tcPr>
            <w:tcW w:w="6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720" w:author="PG3646" w:date="2026-09-25T21:05:00Z" w16du:dateUtc="2026-09-26T01:05:00Z">
              <w:tcPr>
                <w:tcW w:w="1408" w:type="dxa"/>
                <w:gridSpan w:val="4"/>
                <w:vAlign w:val="center"/>
                <w:hideMark/>
              </w:tcPr>
            </w:tcPrChange>
          </w:tcPr>
          <w:p w14:paraId="5897DC9A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721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pPrChange w:id="722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72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9</w:t>
              </w:r>
            </w:ins>
            <w:del w:id="724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>16 (6%)</w:delText>
              </w:r>
            </w:del>
          </w:p>
        </w:tc>
        <w:tc>
          <w:tcPr>
            <w:tcW w:w="678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725" w:author="PG3646" w:date="2026-09-25T21:05:00Z" w16du:dateUtc="2026-09-26T01:05:00Z">
              <w:tcPr>
                <w:tcW w:w="1293" w:type="dxa"/>
                <w:gridSpan w:val="9"/>
                <w:vAlign w:val="center"/>
                <w:hideMark/>
              </w:tcPr>
            </w:tcPrChange>
          </w:tcPr>
          <w:p w14:paraId="54F6D85C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726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727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72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11</w:t>
              </w:r>
            </w:ins>
            <w:del w:id="729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4 (8%)</w:delText>
              </w:r>
            </w:del>
          </w:p>
        </w:tc>
        <w:tc>
          <w:tcPr>
            <w:tcW w:w="605" w:type="dxa"/>
            <w:gridSpan w:val="7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730" w:author="PG3646" w:date="2026-09-25T21:05:00Z" w16du:dateUtc="2026-09-26T01:05:00Z">
              <w:tcPr>
                <w:tcW w:w="1297" w:type="dxa"/>
                <w:gridSpan w:val="6"/>
                <w:vAlign w:val="center"/>
                <w:hideMark/>
              </w:tcPr>
            </w:tcPrChange>
          </w:tcPr>
          <w:p w14:paraId="1CD72827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731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732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73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23</w:t>
              </w:r>
            </w:ins>
            <w:del w:id="734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8 (9%)</w:delText>
              </w:r>
            </w:del>
          </w:p>
        </w:tc>
        <w:tc>
          <w:tcPr>
            <w:tcW w:w="280" w:type="dxa"/>
            <w:gridSpan w:val="1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735" w:author="PG3646" w:date="2026-09-25T21:05:00Z" w16du:dateUtc="2026-09-26T01:05:00Z">
              <w:tcPr>
                <w:tcW w:w="1320" w:type="dxa"/>
                <w:gridSpan w:val="18"/>
                <w:vAlign w:val="center"/>
                <w:hideMark/>
              </w:tcPr>
            </w:tcPrChange>
          </w:tcPr>
          <w:p w14:paraId="052C14C6" w14:textId="77777777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736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737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r w:rsidRPr="00262B37">
              <w:rPr>
                <w:rFonts w:ascii="Calibri" w:hAnsi="Calibri"/>
                <w:color w:val="000000"/>
                <w:sz w:val="16"/>
                <w:rPrChange w:id="738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>2</w:t>
            </w:r>
            <w:del w:id="739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 xml:space="preserve"> (2%)</w:delText>
              </w:r>
            </w:del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740" w:author="PG3646" w:date="2026-09-25T21:05:00Z" w16du:dateUtc="2026-09-26T01:05:00Z">
              <w:tcPr>
                <w:tcW w:w="1256" w:type="dxa"/>
                <w:gridSpan w:val="2"/>
                <w:vAlign w:val="center"/>
                <w:hideMark/>
              </w:tcPr>
            </w:tcPrChange>
          </w:tcPr>
          <w:p w14:paraId="072590AD" w14:textId="77777777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741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742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r w:rsidRPr="00262B37">
              <w:rPr>
                <w:rFonts w:ascii="Calibri" w:hAnsi="Calibri"/>
                <w:color w:val="000000"/>
                <w:sz w:val="16"/>
                <w:rPrChange w:id="743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>2</w:t>
            </w:r>
            <w:del w:id="744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 xml:space="preserve"> (7%)</w:delText>
              </w:r>
            </w:del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745" w:author="PG3646" w:date="2026-09-25T21:05:00Z" w16du:dateUtc="2026-09-26T01:05:00Z">
              <w:tcPr>
                <w:tcW w:w="28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6BE369D4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746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747" w:author="PG3646" w:date="2026-09-25T21:05:00Z" w16du:dateUtc="2026-09-26T01:05:00Z">
              <w:tcPr>
                <w:tcW w:w="280" w:type="dxa"/>
                <w:gridSpan w:val="5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0E5FD2D8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74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749" w:author="PG3646" w:date="2026-09-25T21:05:00Z" w16du:dateUtc="2026-09-26T01:05:00Z">
              <w:tcPr>
                <w:tcW w:w="28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0D286072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75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751" w:author="PG3646" w:date="2026-09-25T21:05:00Z" w16du:dateUtc="2026-09-26T01:05:00Z">
              <w:tcPr>
                <w:tcW w:w="2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61089CD3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752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753" w:author="PG3646" w:date="2026-09-25T21:05:00Z" w16du:dateUtc="2026-09-26T01:05:00Z">
              <w:tcPr>
                <w:tcW w:w="280" w:type="dxa"/>
                <w:gridSpan w:val="2"/>
                <w:tcBorders>
                  <w:top w:val="nil"/>
                  <w:left w:val="nil"/>
                  <w:bottom w:val="nil"/>
                  <w:right w:val="single" w:sz="8" w:space="0" w:color="auto"/>
                </w:tcBorders>
                <w:hideMark/>
              </w:tcPr>
            </w:tcPrChange>
          </w:tcPr>
          <w:p w14:paraId="22753953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754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</w:tr>
      <w:tr w:rsidR="007B7B8E" w:rsidRPr="000E4C6F" w14:paraId="79C82C09" w14:textId="77777777" w:rsidTr="00B55884">
        <w:trPr>
          <w:gridBefore w:val="1"/>
          <w:trHeight w:val="204"/>
          <w:trPrChange w:id="755" w:author="PG3646" w:date="2026-09-25T21:05:00Z" w16du:dateUtc="2026-09-26T01:05:00Z">
            <w:trPr>
              <w:gridAfter w:val="10"/>
            </w:trPr>
          </w:trPrChange>
        </w:trPr>
        <w:tc>
          <w:tcPr>
            <w:tcW w:w="5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  <w:tcPrChange w:id="756" w:author="PG3646" w:date="2026-09-25T21:05:00Z" w16du:dateUtc="2026-09-26T01:05:00Z">
              <w:tcPr>
                <w:tcW w:w="401" w:type="dxa"/>
                <w:gridSpan w:val="5"/>
                <w:vAlign w:val="center"/>
                <w:hideMark/>
              </w:tcPr>
            </w:tcPrChange>
          </w:tcPr>
          <w:p w14:paraId="7DDA38DC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757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758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759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Sub018</w:t>
              </w:r>
            </w:ins>
          </w:p>
        </w:tc>
        <w:tc>
          <w:tcPr>
            <w:tcW w:w="511" w:type="dxa"/>
            <w:gridSpan w:val="1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760" w:author="PG3646" w:date="2026-09-25T21:05:00Z" w16du:dateUtc="2026-09-26T01:05:00Z">
              <w:tcPr>
                <w:tcW w:w="1635" w:type="dxa"/>
                <w:gridSpan w:val="17"/>
                <w:vAlign w:val="center"/>
                <w:hideMark/>
              </w:tcPr>
            </w:tcPrChange>
          </w:tcPr>
          <w:p w14:paraId="37C459F1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761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762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76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58</w:t>
              </w:r>
            </w:ins>
            <w:del w:id="764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19F</w:delText>
              </w:r>
            </w:del>
          </w:p>
        </w:tc>
        <w:tc>
          <w:tcPr>
            <w:tcW w:w="6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765" w:author="PG3646" w:date="2026-09-25T21:05:00Z" w16du:dateUtc="2026-09-26T01:05:00Z">
              <w:tcPr>
                <w:tcW w:w="1408" w:type="dxa"/>
                <w:gridSpan w:val="4"/>
                <w:vAlign w:val="center"/>
                <w:hideMark/>
              </w:tcPr>
            </w:tcPrChange>
          </w:tcPr>
          <w:p w14:paraId="02BB3C5C" w14:textId="77777777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766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pPrChange w:id="767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del w:id="768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>20 (</w:delText>
              </w:r>
            </w:del>
            <w:r w:rsidRPr="00262B37">
              <w:rPr>
                <w:rFonts w:ascii="Calibri" w:hAnsi="Calibri"/>
                <w:color w:val="000000"/>
                <w:sz w:val="16"/>
                <w:rPrChange w:id="769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t>8</w:t>
            </w:r>
            <w:del w:id="770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>%)</w:delText>
              </w:r>
            </w:del>
          </w:p>
        </w:tc>
        <w:tc>
          <w:tcPr>
            <w:tcW w:w="606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771" w:author="PG3646" w:date="2026-09-25T21:05:00Z" w16du:dateUtc="2026-09-26T01:05:00Z">
              <w:tcPr>
                <w:tcW w:w="1293" w:type="dxa"/>
                <w:gridSpan w:val="9"/>
                <w:vAlign w:val="center"/>
                <w:hideMark/>
              </w:tcPr>
            </w:tcPrChange>
          </w:tcPr>
          <w:p w14:paraId="640745AC" w14:textId="77777777" w:rsidR="007B7B8E" w:rsidRPr="000E4C6F" w:rsidRDefault="007B7B8E" w:rsidP="007B7B8E">
            <w:pPr>
              <w:framePr w:hSpace="180" w:wrap="around" w:vAnchor="text" w:hAnchor="margin" w:y="173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del w:id="772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3 (6%)</w:delText>
              </w:r>
            </w:del>
          </w:p>
        </w:tc>
        <w:tc>
          <w:tcPr>
            <w:tcW w:w="606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773" w:author="PG3646" w:date="2026-09-25T21:05:00Z" w16du:dateUtc="2026-09-26T01:05:00Z">
              <w:tcPr>
                <w:tcW w:w="1297" w:type="dxa"/>
                <w:gridSpan w:val="6"/>
                <w:vAlign w:val="center"/>
                <w:hideMark/>
              </w:tcPr>
            </w:tcPrChange>
          </w:tcPr>
          <w:p w14:paraId="0608D6CB" w14:textId="77777777" w:rsidR="007B7B8E" w:rsidRPr="000E4C6F" w:rsidRDefault="007B7B8E" w:rsidP="007B7B8E">
            <w:pPr>
              <w:framePr w:hSpace="180" w:wrap="around" w:vAnchor="text" w:hAnchor="margin" w:y="173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del w:id="774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5 (5%)</w:delText>
              </w:r>
            </w:del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775" w:author="PG3646" w:date="2026-09-25T21:05:00Z" w16du:dateUtc="2026-09-26T01:05:00Z">
              <w:tcPr>
                <w:tcW w:w="1320" w:type="dxa"/>
                <w:vAlign w:val="center"/>
                <w:hideMark/>
              </w:tcPr>
            </w:tcPrChange>
          </w:tcPr>
          <w:p w14:paraId="1C24E52B" w14:textId="77777777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776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777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del w:id="778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9 (</w:delText>
              </w:r>
            </w:del>
            <w:r w:rsidRPr="00262B37">
              <w:rPr>
                <w:rFonts w:ascii="Calibri" w:hAnsi="Calibri"/>
                <w:color w:val="000000"/>
                <w:sz w:val="16"/>
                <w:rPrChange w:id="779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>10</w:t>
            </w:r>
            <w:del w:id="780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%)</w:delText>
              </w:r>
            </w:del>
          </w:p>
        </w:tc>
        <w:tc>
          <w:tcPr>
            <w:tcW w:w="605" w:type="dxa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781" w:author="PG3646" w:date="2026-09-25T21:05:00Z" w16du:dateUtc="2026-09-26T01:05:00Z">
              <w:tcPr>
                <w:tcW w:w="605" w:type="dxa"/>
                <w:gridSpan w:val="6"/>
                <w:tcBorders>
                  <w:top w:val="nil"/>
                  <w:left w:val="nil"/>
                  <w:bottom w:val="nil"/>
                  <w:right w:val="single" w:sz="8" w:space="0" w:color="auto"/>
                </w:tcBorders>
                <w:hideMark/>
              </w:tcPr>
            </w:tcPrChange>
          </w:tcPr>
          <w:p w14:paraId="3CE8A37D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782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40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783" w:author="PG3646" w:date="2026-09-25T21:05:00Z" w16du:dateUtc="2026-09-26T01:05:00Z">
              <w:tcPr>
                <w:tcW w:w="28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43D4D65D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784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785" w:author="PG3646" w:date="2026-09-25T21:05:00Z" w16du:dateUtc="2026-09-26T01:05:00Z">
              <w:tcPr>
                <w:tcW w:w="2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57309376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786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787" w:author="PG3646" w:date="2026-09-25T21:05:00Z" w16du:dateUtc="2026-09-26T01:05:00Z">
              <w:tcPr>
                <w:tcW w:w="280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7D96025C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78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789" w:author="PG3646" w:date="2026-09-25T21:05:00Z" w16du:dateUtc="2026-09-26T01:05:00Z">
              <w:tcPr>
                <w:tcW w:w="2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7EE58438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79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791" w:author="PG3646" w:date="2026-09-25T21:05:00Z" w16du:dateUtc="2026-09-26T01:05:00Z">
              <w:tcPr>
                <w:tcW w:w="280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460E61D6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792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793" w:author="PG3646" w:date="2026-09-25T21:05:00Z" w16du:dateUtc="2026-09-26T01:05:00Z">
              <w:tcPr>
                <w:tcW w:w="280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30CC3492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794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15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795" w:author="PG3646" w:date="2026-09-25T21:05:00Z" w16du:dateUtc="2026-09-26T01:05:00Z">
              <w:tcPr>
                <w:tcW w:w="1256" w:type="dxa"/>
                <w:gridSpan w:val="19"/>
                <w:vAlign w:val="center"/>
                <w:hideMark/>
              </w:tcPr>
            </w:tcPrChange>
          </w:tcPr>
          <w:p w14:paraId="4E7857AB" w14:textId="40A9B838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796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797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r w:rsidRPr="00262B37">
              <w:rPr>
                <w:rFonts w:ascii="Calibri" w:hAnsi="Calibri"/>
                <w:color w:val="000000"/>
                <w:sz w:val="16"/>
                <w:rPrChange w:id="798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>3</w:t>
            </w:r>
            <w:del w:id="799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 xml:space="preserve"> (11%)</w:delText>
              </w:r>
            </w:del>
          </w:p>
        </w:tc>
      </w:tr>
      <w:tr w:rsidR="007B7B8E" w:rsidRPr="000E4C6F" w14:paraId="39D9FCDE" w14:textId="77777777" w:rsidTr="00B55884">
        <w:trPr>
          <w:gridBefore w:val="1"/>
          <w:trHeight w:val="204"/>
          <w:trPrChange w:id="800" w:author="PG3646" w:date="2026-09-25T21:05:00Z" w16du:dateUtc="2026-09-26T01:05:00Z">
            <w:trPr>
              <w:gridAfter w:val="10"/>
            </w:trPr>
          </w:trPrChange>
        </w:trPr>
        <w:tc>
          <w:tcPr>
            <w:tcW w:w="5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  <w:tcPrChange w:id="801" w:author="PG3646" w:date="2026-09-25T21:05:00Z" w16du:dateUtc="2026-09-26T01:05:00Z">
              <w:tcPr>
                <w:tcW w:w="401" w:type="dxa"/>
                <w:gridSpan w:val="5"/>
                <w:vAlign w:val="center"/>
                <w:hideMark/>
              </w:tcPr>
            </w:tcPrChange>
          </w:tcPr>
          <w:p w14:paraId="0F4E4B36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802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803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804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Sub019</w:t>
              </w:r>
            </w:ins>
          </w:p>
        </w:tc>
        <w:tc>
          <w:tcPr>
            <w:tcW w:w="511" w:type="dxa"/>
            <w:gridSpan w:val="1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805" w:author="PG3646" w:date="2026-09-25T21:05:00Z" w16du:dateUtc="2026-09-26T01:05:00Z">
              <w:tcPr>
                <w:tcW w:w="1635" w:type="dxa"/>
                <w:gridSpan w:val="17"/>
                <w:vAlign w:val="center"/>
                <w:hideMark/>
              </w:tcPr>
            </w:tcPrChange>
          </w:tcPr>
          <w:p w14:paraId="49A80659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806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807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80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71</w:t>
              </w:r>
            </w:ins>
            <w:del w:id="809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23F</w:delText>
              </w:r>
            </w:del>
          </w:p>
        </w:tc>
        <w:tc>
          <w:tcPr>
            <w:tcW w:w="6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810" w:author="PG3646" w:date="2026-09-25T21:05:00Z" w16du:dateUtc="2026-09-26T01:05:00Z">
              <w:tcPr>
                <w:tcW w:w="1408" w:type="dxa"/>
                <w:gridSpan w:val="4"/>
                <w:vAlign w:val="center"/>
                <w:hideMark/>
              </w:tcPr>
            </w:tcPrChange>
          </w:tcPr>
          <w:p w14:paraId="4E0852DB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811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pPrChange w:id="812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81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13</w:t>
              </w:r>
            </w:ins>
            <w:del w:id="814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>7 (3%)</w:delText>
              </w:r>
            </w:del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815" w:author="PG3646" w:date="2026-09-25T21:05:00Z" w16du:dateUtc="2026-09-26T01:05:00Z">
              <w:tcPr>
                <w:tcW w:w="1293" w:type="dxa"/>
                <w:vAlign w:val="center"/>
                <w:hideMark/>
              </w:tcPr>
            </w:tcPrChange>
          </w:tcPr>
          <w:p w14:paraId="305F8330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816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817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81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16</w:t>
              </w:r>
            </w:ins>
            <w:del w:id="819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 xml:space="preserve">0 </w:delText>
              </w:r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lastRenderedPageBreak/>
                <w:delText>(0%)</w:delText>
              </w:r>
            </w:del>
          </w:p>
        </w:tc>
        <w:tc>
          <w:tcPr>
            <w:tcW w:w="605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820" w:author="PG3646" w:date="2026-09-25T21:05:00Z" w16du:dateUtc="2026-09-26T01:05:00Z">
              <w:tcPr>
                <w:tcW w:w="605" w:type="dxa"/>
                <w:gridSpan w:val="3"/>
                <w:tcBorders>
                  <w:top w:val="nil"/>
                  <w:left w:val="nil"/>
                  <w:bottom w:val="nil"/>
                  <w:right w:val="single" w:sz="8" w:space="0" w:color="auto"/>
                </w:tcBorders>
                <w:hideMark/>
              </w:tcPr>
            </w:tcPrChange>
          </w:tcPr>
          <w:p w14:paraId="6C819053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821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lastRenderedPageBreak/>
                <w:t>42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822" w:author="PG3646" w:date="2026-09-25T21:05:00Z" w16du:dateUtc="2026-09-26T01:05:00Z">
              <w:tcPr>
                <w:tcW w:w="28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418AA1C9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82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4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824" w:author="PG3646" w:date="2026-09-25T21:05:00Z" w16du:dateUtc="2026-09-26T01:05:00Z">
              <w:tcPr>
                <w:tcW w:w="280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7E6D6991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82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826" w:author="PG3646" w:date="2026-09-25T21:05:00Z" w16du:dateUtc="2026-09-26T01:05:00Z">
              <w:tcPr>
                <w:tcW w:w="280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4677DFCE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827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828" w:author="PG3646" w:date="2026-09-25T21:05:00Z" w16du:dateUtc="2026-09-26T01:05:00Z">
              <w:tcPr>
                <w:tcW w:w="1297" w:type="dxa"/>
                <w:gridSpan w:val="2"/>
                <w:vAlign w:val="center"/>
                <w:hideMark/>
              </w:tcPr>
            </w:tcPrChange>
          </w:tcPr>
          <w:p w14:paraId="5B3883EE" w14:textId="1772E1B7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829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830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r w:rsidRPr="00262B37">
              <w:rPr>
                <w:rFonts w:ascii="Calibri" w:hAnsi="Calibri"/>
                <w:color w:val="000000"/>
                <w:sz w:val="16"/>
                <w:rPrChange w:id="831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>3</w:t>
            </w:r>
            <w:del w:id="832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 xml:space="preserve"> (3%)</w:delText>
              </w:r>
            </w:del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833" w:author="PG3646" w:date="2026-09-25T21:05:00Z" w16du:dateUtc="2026-09-26T01:05:00Z">
              <w:tcPr>
                <w:tcW w:w="2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29D507A5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834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835" w:author="PG3646" w:date="2026-09-25T21:05:00Z" w16du:dateUtc="2026-09-26T01:05:00Z">
              <w:tcPr>
                <w:tcW w:w="2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6C9312CA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836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15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837" w:author="PG3646" w:date="2026-09-25T21:05:00Z" w16du:dateUtc="2026-09-26T01:05:00Z">
              <w:tcPr>
                <w:tcW w:w="1320" w:type="dxa"/>
                <w:gridSpan w:val="18"/>
                <w:vAlign w:val="center"/>
                <w:hideMark/>
              </w:tcPr>
            </w:tcPrChange>
          </w:tcPr>
          <w:p w14:paraId="222A23D8" w14:textId="30C9C394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838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839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r w:rsidRPr="00262B37">
              <w:rPr>
                <w:rFonts w:ascii="Calibri" w:hAnsi="Calibri"/>
                <w:color w:val="000000"/>
                <w:sz w:val="16"/>
                <w:rPrChange w:id="840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>4</w:t>
            </w:r>
            <w:del w:id="841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 xml:space="preserve"> (4%)</w:delText>
              </w:r>
            </w:del>
          </w:p>
        </w:tc>
        <w:tc>
          <w:tcPr>
            <w:tcW w:w="280" w:type="dxa"/>
            <w:gridSpan w:val="15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842" w:author="PG3646" w:date="2026-09-25T21:05:00Z" w16du:dateUtc="2026-09-26T01:05:00Z">
              <w:tcPr>
                <w:tcW w:w="1256" w:type="dxa"/>
                <w:gridSpan w:val="19"/>
                <w:vAlign w:val="center"/>
                <w:hideMark/>
              </w:tcPr>
            </w:tcPrChange>
          </w:tcPr>
          <w:p w14:paraId="45ADDBE7" w14:textId="77777777" w:rsidR="007B7B8E" w:rsidRPr="000E4C6F" w:rsidRDefault="007B7B8E" w:rsidP="007B7B8E">
            <w:pPr>
              <w:framePr w:hSpace="180" w:wrap="around" w:vAnchor="text" w:hAnchor="margin" w:y="173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del w:id="843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0 (0%)</w:delText>
              </w:r>
            </w:del>
          </w:p>
        </w:tc>
      </w:tr>
      <w:tr w:rsidR="00602707" w:rsidRPr="00262B37" w14:paraId="7380F55C" w14:textId="77777777" w:rsidTr="00B55884">
        <w:trPr>
          <w:gridAfter w:val="26"/>
          <w:wAfter w:w="2250" w:type="dxa"/>
          <w:trHeight w:val="204"/>
          <w:ins w:id="844" w:author="PG3646" w:date="2026-09-25T21:05:00Z" w16du:dateUtc="2026-09-26T01:05:00Z"/>
        </w:trPr>
        <w:tc>
          <w:tcPr>
            <w:tcW w:w="580" w:type="dxa"/>
            <w:gridSpan w:val="8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81DEAF0" w14:textId="77777777" w:rsidR="00602707" w:rsidRPr="00262B37" w:rsidRDefault="00602707" w:rsidP="00B55884">
            <w:pPr>
              <w:jc w:val="center"/>
              <w:rPr>
                <w:ins w:id="845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846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Sub020</w:t>
              </w:r>
            </w:ins>
          </w:p>
        </w:tc>
        <w:tc>
          <w:tcPr>
            <w:tcW w:w="511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CAEEAC" w14:textId="77777777" w:rsidR="00602707" w:rsidRPr="00262B37" w:rsidRDefault="00602707" w:rsidP="00B55884">
            <w:pPr>
              <w:jc w:val="center"/>
              <w:rPr>
                <w:ins w:id="847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84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56</w:t>
              </w:r>
            </w:ins>
          </w:p>
        </w:tc>
        <w:tc>
          <w:tcPr>
            <w:tcW w:w="6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33357F" w14:textId="77777777" w:rsidR="00602707" w:rsidRPr="00262B37" w:rsidRDefault="00602707" w:rsidP="00B55884">
            <w:pPr>
              <w:jc w:val="center"/>
              <w:rPr>
                <w:ins w:id="849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85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14</w:t>
              </w:r>
            </w:ins>
          </w:p>
        </w:tc>
        <w:tc>
          <w:tcPr>
            <w:tcW w:w="678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980A07" w14:textId="77777777" w:rsidR="00602707" w:rsidRPr="00262B37" w:rsidRDefault="00602707" w:rsidP="00B55884">
            <w:pPr>
              <w:jc w:val="center"/>
              <w:rPr>
                <w:ins w:id="851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852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8</w:t>
              </w:r>
            </w:ins>
          </w:p>
        </w:tc>
        <w:tc>
          <w:tcPr>
            <w:tcW w:w="605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8C56D8F" w14:textId="77777777" w:rsidR="00602707" w:rsidRPr="00262B37" w:rsidRDefault="00602707" w:rsidP="00B55884">
            <w:pPr>
              <w:jc w:val="center"/>
              <w:rPr>
                <w:ins w:id="853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854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34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08D793" w14:textId="77777777" w:rsidR="00602707" w:rsidRPr="00262B37" w:rsidRDefault="00602707" w:rsidP="00B55884">
            <w:pPr>
              <w:jc w:val="center"/>
              <w:rPr>
                <w:ins w:id="855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856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42E6F7" w14:textId="77777777" w:rsidR="00602707" w:rsidRPr="00262B37" w:rsidRDefault="00602707" w:rsidP="00B55884">
            <w:pPr>
              <w:jc w:val="center"/>
              <w:rPr>
                <w:ins w:id="857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85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A34CEC" w14:textId="77777777" w:rsidR="00602707" w:rsidRPr="00262B37" w:rsidRDefault="00602707" w:rsidP="00B55884">
            <w:pPr>
              <w:jc w:val="center"/>
              <w:rPr>
                <w:ins w:id="859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86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CAE69C" w14:textId="77777777" w:rsidR="00602707" w:rsidRPr="00262B37" w:rsidRDefault="00602707" w:rsidP="00B55884">
            <w:pPr>
              <w:jc w:val="center"/>
              <w:rPr>
                <w:ins w:id="861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862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FD9F3B" w14:textId="77777777" w:rsidR="00602707" w:rsidRPr="00262B37" w:rsidRDefault="00602707" w:rsidP="00B55884">
            <w:pPr>
              <w:jc w:val="center"/>
              <w:rPr>
                <w:ins w:id="863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864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D24284" w14:textId="77777777" w:rsidR="00602707" w:rsidRPr="00262B37" w:rsidRDefault="00602707" w:rsidP="00B55884">
            <w:pPr>
              <w:jc w:val="center"/>
              <w:rPr>
                <w:ins w:id="865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866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24EC8FB" w14:textId="77777777" w:rsidR="00602707" w:rsidRPr="00262B37" w:rsidRDefault="00602707" w:rsidP="00B55884">
            <w:pPr>
              <w:jc w:val="center"/>
              <w:rPr>
                <w:ins w:id="867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86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</w:tr>
      <w:tr w:rsidR="00602707" w:rsidRPr="00262B37" w14:paraId="5799B2CC" w14:textId="77777777" w:rsidTr="00B55884">
        <w:trPr>
          <w:gridAfter w:val="26"/>
          <w:wAfter w:w="2250" w:type="dxa"/>
          <w:trHeight w:val="204"/>
          <w:ins w:id="869" w:author="PG3646" w:date="2026-09-25T21:05:00Z" w16du:dateUtc="2026-09-26T01:05:00Z"/>
        </w:trPr>
        <w:tc>
          <w:tcPr>
            <w:tcW w:w="580" w:type="dxa"/>
            <w:gridSpan w:val="8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551C2C2" w14:textId="77777777" w:rsidR="00602707" w:rsidRPr="00262B37" w:rsidRDefault="00602707" w:rsidP="00B55884">
            <w:pPr>
              <w:jc w:val="center"/>
              <w:rPr>
                <w:ins w:id="870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871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Sub021</w:t>
              </w:r>
            </w:ins>
          </w:p>
        </w:tc>
        <w:tc>
          <w:tcPr>
            <w:tcW w:w="511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A95B61" w14:textId="77777777" w:rsidR="00602707" w:rsidRPr="00262B37" w:rsidRDefault="00602707" w:rsidP="00B55884">
            <w:pPr>
              <w:jc w:val="center"/>
              <w:rPr>
                <w:ins w:id="872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87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50</w:t>
              </w:r>
            </w:ins>
          </w:p>
        </w:tc>
        <w:tc>
          <w:tcPr>
            <w:tcW w:w="6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2355FB" w14:textId="77777777" w:rsidR="00602707" w:rsidRPr="00262B37" w:rsidRDefault="00602707" w:rsidP="00B55884">
            <w:pPr>
              <w:jc w:val="center"/>
              <w:rPr>
                <w:ins w:id="874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87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10</w:t>
              </w:r>
            </w:ins>
          </w:p>
        </w:tc>
        <w:tc>
          <w:tcPr>
            <w:tcW w:w="678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64B6F" w14:textId="77777777" w:rsidR="00602707" w:rsidRPr="00262B37" w:rsidRDefault="00602707" w:rsidP="00B55884">
            <w:pPr>
              <w:jc w:val="center"/>
              <w:rPr>
                <w:ins w:id="876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877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11</w:t>
              </w:r>
            </w:ins>
          </w:p>
        </w:tc>
        <w:tc>
          <w:tcPr>
            <w:tcW w:w="605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CA8C593" w14:textId="77777777" w:rsidR="00602707" w:rsidRPr="00262B37" w:rsidRDefault="00602707" w:rsidP="00B55884">
            <w:pPr>
              <w:jc w:val="center"/>
              <w:rPr>
                <w:ins w:id="878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879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29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B099F3" w14:textId="77777777" w:rsidR="00602707" w:rsidRPr="00262B37" w:rsidRDefault="00602707" w:rsidP="00B55884">
            <w:pPr>
              <w:jc w:val="center"/>
              <w:rPr>
                <w:ins w:id="880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881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0F01BB" w14:textId="77777777" w:rsidR="00602707" w:rsidRPr="00262B37" w:rsidRDefault="00602707" w:rsidP="00B55884">
            <w:pPr>
              <w:jc w:val="center"/>
              <w:rPr>
                <w:ins w:id="882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88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21F8E" w14:textId="77777777" w:rsidR="00602707" w:rsidRPr="00262B37" w:rsidRDefault="00602707" w:rsidP="00B55884">
            <w:pPr>
              <w:jc w:val="center"/>
              <w:rPr>
                <w:ins w:id="884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88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413C0A" w14:textId="77777777" w:rsidR="00602707" w:rsidRPr="00262B37" w:rsidRDefault="00602707" w:rsidP="00B55884">
            <w:pPr>
              <w:jc w:val="center"/>
              <w:rPr>
                <w:ins w:id="886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887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A920FA" w14:textId="77777777" w:rsidR="00602707" w:rsidRPr="00262B37" w:rsidRDefault="00602707" w:rsidP="00B55884">
            <w:pPr>
              <w:jc w:val="center"/>
              <w:rPr>
                <w:ins w:id="888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889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62EC64" w14:textId="77777777" w:rsidR="00602707" w:rsidRPr="00262B37" w:rsidRDefault="00602707" w:rsidP="00B55884">
            <w:pPr>
              <w:jc w:val="center"/>
              <w:rPr>
                <w:ins w:id="890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891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5137C71" w14:textId="77777777" w:rsidR="00602707" w:rsidRPr="00262B37" w:rsidRDefault="00602707" w:rsidP="00B55884">
            <w:pPr>
              <w:jc w:val="center"/>
              <w:rPr>
                <w:ins w:id="892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89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4</w:t>
              </w:r>
            </w:ins>
          </w:p>
        </w:tc>
      </w:tr>
      <w:tr w:rsidR="007B7B8E" w:rsidRPr="000E4C6F" w14:paraId="267446D7" w14:textId="52FA80D9" w:rsidTr="00B55884">
        <w:trPr>
          <w:gridBefore w:val="1"/>
          <w:trHeight w:val="204"/>
          <w:trPrChange w:id="894" w:author="PG3646" w:date="2026-09-25T21:05:00Z" w16du:dateUtc="2026-09-26T01:05:00Z">
            <w:trPr>
              <w:gridAfter w:val="10"/>
            </w:trPr>
          </w:trPrChange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  <w:tcPrChange w:id="895" w:author="PG3646" w:date="2026-09-25T21:05:00Z" w16du:dateUtc="2026-09-26T01:05:00Z">
              <w:tcPr>
                <w:tcW w:w="580" w:type="dxa"/>
                <w:gridSpan w:val="2"/>
                <w:tcBorders>
                  <w:top w:val="nil"/>
                  <w:left w:val="single" w:sz="8" w:space="0" w:color="auto"/>
                  <w:bottom w:val="nil"/>
                  <w:right w:val="single" w:sz="8" w:space="0" w:color="auto"/>
                </w:tcBorders>
                <w:shd w:val="clear" w:color="000000" w:fill="F2F2F2"/>
                <w:hideMark/>
              </w:tcPr>
            </w:tcPrChange>
          </w:tcPr>
          <w:p w14:paraId="333B806B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896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Sub022</w:t>
              </w:r>
            </w:ins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897" w:author="PG3646" w:date="2026-09-25T21:05:00Z" w16du:dateUtc="2026-09-26T01:05:00Z">
              <w:tcPr>
                <w:tcW w:w="511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0CBA61D0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89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60</w:t>
              </w:r>
            </w:ins>
          </w:p>
        </w:tc>
        <w:tc>
          <w:tcPr>
            <w:tcW w:w="606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899" w:author="PG3646" w:date="2026-09-25T21:05:00Z" w16du:dateUtc="2026-09-26T01:05:00Z">
              <w:tcPr>
                <w:tcW w:w="606" w:type="dxa"/>
                <w:gridSpan w:val="5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65473357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90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12</w:t>
              </w:r>
            </w:ins>
          </w:p>
        </w:tc>
        <w:tc>
          <w:tcPr>
            <w:tcW w:w="67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901" w:author="PG3646" w:date="2026-09-25T21:05:00Z" w16du:dateUtc="2026-09-26T01:05:00Z">
              <w:tcPr>
                <w:tcW w:w="2036" w:type="dxa"/>
                <w:gridSpan w:val="5"/>
                <w:vAlign w:val="center"/>
                <w:hideMark/>
              </w:tcPr>
            </w:tcPrChange>
          </w:tcPr>
          <w:p w14:paraId="7AC6A337" w14:textId="02B7D5F3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902" w:author="PG3646" w:date="2026-09-25T21:05:00Z" w16du:dateUtc="2026-09-26T01:05:00Z">
                  <w:rPr>
                    <w:rFonts w:ascii="Times New Roman" w:hAnsi="Times New Roman" w:cs="Times New Roman"/>
                    <w:b/>
                    <w:bCs/>
                    <w:sz w:val="18"/>
                    <w:szCs w:val="18"/>
                  </w:rPr>
                </w:rPrChange>
              </w:rPr>
              <w:pPrChange w:id="903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del w:id="904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/>
                  <w:bCs/>
                  <w:sz w:val="18"/>
                  <w:szCs w:val="18"/>
                </w:rPr>
                <w:delText>Additional PCV-</w:delText>
              </w:r>
            </w:del>
            <w:r w:rsidRPr="00262B37">
              <w:rPr>
                <w:rFonts w:ascii="Calibri" w:hAnsi="Calibri"/>
                <w:color w:val="000000"/>
                <w:sz w:val="16"/>
                <w:rPrChange w:id="905" w:author="PG3646" w:date="2026-09-25T21:05:00Z" w16du:dateUtc="2026-09-26T01:05:00Z">
                  <w:rPr>
                    <w:rFonts w:ascii="Times New Roman" w:hAnsi="Times New Roman" w:cs="Times New Roman"/>
                    <w:b/>
                    <w:bCs/>
                    <w:sz w:val="18"/>
                    <w:szCs w:val="18"/>
                  </w:rPr>
                </w:rPrChange>
              </w:rPr>
              <w:t>15</w:t>
            </w:r>
          </w:p>
        </w:tc>
        <w:tc>
          <w:tcPr>
            <w:tcW w:w="605" w:type="dxa"/>
            <w:gridSpan w:val="7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906" w:author="PG3646" w:date="2026-09-25T21:05:00Z" w16du:dateUtc="2026-09-26T01:05:00Z">
              <w:tcPr>
                <w:tcW w:w="605" w:type="dxa"/>
                <w:gridSpan w:val="8"/>
                <w:tcBorders>
                  <w:top w:val="nil"/>
                  <w:left w:val="nil"/>
                  <w:bottom w:val="nil"/>
                  <w:right w:val="single" w:sz="8" w:space="0" w:color="auto"/>
                </w:tcBorders>
                <w:hideMark/>
              </w:tcPr>
            </w:tcPrChange>
          </w:tcPr>
          <w:p w14:paraId="6F5D96B8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907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33</w:t>
              </w:r>
            </w:ins>
          </w:p>
        </w:tc>
        <w:tc>
          <w:tcPr>
            <w:tcW w:w="2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908" w:author="PG3646" w:date="2026-09-25T21:05:00Z" w16du:dateUtc="2026-09-26T01:05:00Z">
              <w:tcPr>
                <w:tcW w:w="1408" w:type="dxa"/>
                <w:gridSpan w:val="4"/>
                <w:vAlign w:val="center"/>
                <w:hideMark/>
              </w:tcPr>
            </w:tcPrChange>
          </w:tcPr>
          <w:p w14:paraId="31707BA1" w14:textId="11FDB5FB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909" w:author="PG3646" w:date="2026-09-25T21:05:00Z" w16du:dateUtc="2026-09-26T01:05:00Z">
                  <w:rPr>
                    <w:rFonts w:ascii="Times New Roman" w:hAnsi="Times New Roman" w:cs="Times New Roman"/>
                    <w:b/>
                    <w:bCs/>
                    <w:sz w:val="18"/>
                    <w:szCs w:val="18"/>
                  </w:rPr>
                </w:rPrChange>
              </w:rPr>
              <w:pPrChange w:id="910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r w:rsidRPr="00262B37">
              <w:rPr>
                <w:rFonts w:ascii="Calibri" w:hAnsi="Calibri"/>
                <w:color w:val="000000"/>
                <w:sz w:val="16"/>
                <w:rPrChange w:id="911" w:author="PG3646" w:date="2026-09-25T21:05:00Z" w16du:dateUtc="2026-09-26T01:05:00Z">
                  <w:rPr>
                    <w:rFonts w:ascii="Times New Roman" w:hAnsi="Times New Roman" w:cs="Times New Roman"/>
                    <w:b/>
                    <w:bCs/>
                    <w:sz w:val="18"/>
                    <w:szCs w:val="18"/>
                  </w:rPr>
                </w:rPrChange>
              </w:rPr>
              <w:t>3</w:t>
            </w:r>
            <w:del w:id="912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/>
                  <w:bCs/>
                  <w:sz w:val="18"/>
                  <w:szCs w:val="18"/>
                </w:rPr>
                <w:delText xml:space="preserve"> (1%)</w:delText>
              </w:r>
            </w:del>
          </w:p>
        </w:tc>
        <w:tc>
          <w:tcPr>
            <w:tcW w:w="280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913" w:author="PG3646" w:date="2026-09-25T21:05:00Z" w16du:dateUtc="2026-09-26T01:05:00Z">
              <w:tcPr>
                <w:tcW w:w="1293" w:type="dxa"/>
                <w:gridSpan w:val="9"/>
                <w:vAlign w:val="center"/>
                <w:hideMark/>
              </w:tcPr>
            </w:tcPrChange>
          </w:tcPr>
          <w:p w14:paraId="434392B3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914" w:author="PG3646" w:date="2026-09-25T21:05:00Z" w16du:dateUtc="2026-09-26T01:05:00Z">
                  <w:rPr>
                    <w:rFonts w:ascii="Times New Roman" w:hAnsi="Times New Roman" w:cs="Times New Roman"/>
                    <w:b/>
                    <w:bCs/>
                    <w:sz w:val="18"/>
                    <w:szCs w:val="18"/>
                  </w:rPr>
                </w:rPrChange>
              </w:rPr>
              <w:pPrChange w:id="915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916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  <w:del w:id="917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/>
                  <w:bCs/>
                  <w:sz w:val="18"/>
                  <w:szCs w:val="18"/>
                </w:rPr>
                <w:delText>0 (0%)</w:delText>
              </w:r>
            </w:del>
          </w:p>
        </w:tc>
        <w:tc>
          <w:tcPr>
            <w:tcW w:w="28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918" w:author="PG3646" w:date="2026-09-25T21:05:00Z" w16du:dateUtc="2026-09-26T01:05:00Z">
              <w:tcPr>
                <w:tcW w:w="1297" w:type="dxa"/>
                <w:gridSpan w:val="6"/>
                <w:vAlign w:val="center"/>
                <w:hideMark/>
              </w:tcPr>
            </w:tcPrChange>
          </w:tcPr>
          <w:p w14:paraId="125FB43F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919" w:author="PG3646" w:date="2026-09-25T21:05:00Z" w16du:dateUtc="2026-09-26T01:05:00Z">
                  <w:rPr>
                    <w:rFonts w:ascii="Times New Roman" w:hAnsi="Times New Roman" w:cs="Times New Roman"/>
                    <w:b/>
                    <w:bCs/>
                    <w:sz w:val="18"/>
                    <w:szCs w:val="18"/>
                  </w:rPr>
                </w:rPrChange>
              </w:rPr>
              <w:pPrChange w:id="920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921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</w:t>
              </w:r>
            </w:ins>
            <w:del w:id="922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/>
                  <w:bCs/>
                  <w:sz w:val="18"/>
                  <w:szCs w:val="18"/>
                </w:rPr>
                <w:delText>0 (0%)</w:delText>
              </w:r>
            </w:del>
          </w:p>
        </w:tc>
        <w:tc>
          <w:tcPr>
            <w:tcW w:w="280" w:type="dxa"/>
            <w:gridSpan w:val="1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923" w:author="PG3646" w:date="2026-09-25T21:05:00Z" w16du:dateUtc="2026-09-26T01:05:00Z">
              <w:tcPr>
                <w:tcW w:w="1320" w:type="dxa"/>
                <w:gridSpan w:val="18"/>
                <w:vAlign w:val="center"/>
                <w:hideMark/>
              </w:tcPr>
            </w:tcPrChange>
          </w:tcPr>
          <w:p w14:paraId="7C9298D8" w14:textId="77777777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924" w:author="PG3646" w:date="2026-09-25T21:05:00Z" w16du:dateUtc="2026-09-26T01:05:00Z">
                  <w:rPr>
                    <w:rFonts w:ascii="Times New Roman" w:hAnsi="Times New Roman" w:cs="Times New Roman"/>
                    <w:b/>
                    <w:bCs/>
                    <w:sz w:val="18"/>
                    <w:szCs w:val="18"/>
                  </w:rPr>
                </w:rPrChange>
              </w:rPr>
              <w:pPrChange w:id="925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r w:rsidRPr="00262B37">
              <w:rPr>
                <w:rFonts w:ascii="Calibri" w:hAnsi="Calibri"/>
                <w:color w:val="000000"/>
                <w:sz w:val="16"/>
                <w:rPrChange w:id="926" w:author="PG3646" w:date="2026-09-25T21:05:00Z" w16du:dateUtc="2026-09-26T01:05:00Z">
                  <w:rPr>
                    <w:rFonts w:ascii="Times New Roman" w:hAnsi="Times New Roman" w:cs="Times New Roman"/>
                    <w:b/>
                    <w:bCs/>
                    <w:sz w:val="18"/>
                    <w:szCs w:val="18"/>
                  </w:rPr>
                </w:rPrChange>
              </w:rPr>
              <w:t>3</w:t>
            </w:r>
            <w:del w:id="927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/>
                  <w:bCs/>
                  <w:sz w:val="18"/>
                  <w:szCs w:val="18"/>
                </w:rPr>
                <w:delText xml:space="preserve"> (3%)</w:delText>
              </w:r>
            </w:del>
          </w:p>
        </w:tc>
        <w:tc>
          <w:tcPr>
            <w:tcW w:w="2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928" w:author="PG3646" w:date="2026-09-25T21:05:00Z" w16du:dateUtc="2026-09-26T01:05:00Z">
              <w:tcPr>
                <w:tcW w:w="1256" w:type="dxa"/>
                <w:gridSpan w:val="8"/>
                <w:vAlign w:val="center"/>
                <w:hideMark/>
              </w:tcPr>
            </w:tcPrChange>
          </w:tcPr>
          <w:p w14:paraId="1EFE8D02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929" w:author="PG3646" w:date="2026-09-25T21:05:00Z" w16du:dateUtc="2026-09-26T01:05:00Z">
                  <w:rPr>
                    <w:rFonts w:ascii="Times New Roman" w:hAnsi="Times New Roman" w:cs="Times New Roman"/>
                    <w:b/>
                    <w:bCs/>
                    <w:sz w:val="18"/>
                    <w:szCs w:val="18"/>
                  </w:rPr>
                </w:rPrChange>
              </w:rPr>
              <w:pPrChange w:id="930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931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  <w:del w:id="932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/>
                  <w:bCs/>
                  <w:sz w:val="18"/>
                  <w:szCs w:val="18"/>
                </w:rPr>
                <w:delText>0 (0%)</w:delText>
              </w:r>
            </w:del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933" w:author="PG3646" w:date="2026-09-25T21:05:00Z" w16du:dateUtc="2026-09-26T01:05:00Z">
              <w:tcPr>
                <w:tcW w:w="28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25F4934D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934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</w:t>
              </w:r>
            </w:ins>
          </w:p>
        </w:tc>
        <w:tc>
          <w:tcPr>
            <w:tcW w:w="280" w:type="dxa"/>
            <w:gridSpan w:val="6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935" w:author="PG3646" w:date="2026-09-25T21:05:00Z" w16du:dateUtc="2026-09-26T01:05:00Z">
              <w:tcPr>
                <w:tcW w:w="280" w:type="dxa"/>
                <w:gridSpan w:val="7"/>
                <w:tcBorders>
                  <w:top w:val="nil"/>
                  <w:left w:val="nil"/>
                  <w:bottom w:val="nil"/>
                  <w:right w:val="single" w:sz="8" w:space="0" w:color="auto"/>
                </w:tcBorders>
                <w:hideMark/>
              </w:tcPr>
            </w:tcPrChange>
          </w:tcPr>
          <w:p w14:paraId="32C3C7E4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936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3</w:t>
              </w:r>
            </w:ins>
          </w:p>
        </w:tc>
      </w:tr>
      <w:tr w:rsidR="007B7B8E" w:rsidRPr="000E4C6F" w14:paraId="2E85FD55" w14:textId="03779286" w:rsidTr="00B55884">
        <w:trPr>
          <w:gridBefore w:val="1"/>
          <w:trHeight w:val="204"/>
          <w:trPrChange w:id="937" w:author="PG3646" w:date="2026-09-25T21:05:00Z" w16du:dateUtc="2026-09-26T01:05:00Z">
            <w:trPr>
              <w:gridAfter w:val="10"/>
            </w:trPr>
          </w:trPrChange>
        </w:trPr>
        <w:tc>
          <w:tcPr>
            <w:tcW w:w="5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  <w:tcPrChange w:id="938" w:author="PG3646" w:date="2026-09-25T21:05:00Z" w16du:dateUtc="2026-09-26T01:05:00Z">
              <w:tcPr>
                <w:tcW w:w="401" w:type="dxa"/>
                <w:gridSpan w:val="5"/>
                <w:vAlign w:val="center"/>
                <w:hideMark/>
              </w:tcPr>
            </w:tcPrChange>
          </w:tcPr>
          <w:p w14:paraId="55CE7A06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939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940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941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Sub023</w:t>
              </w:r>
            </w:ins>
          </w:p>
        </w:tc>
        <w:tc>
          <w:tcPr>
            <w:tcW w:w="511" w:type="dxa"/>
            <w:gridSpan w:val="1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942" w:author="PG3646" w:date="2026-09-25T21:05:00Z" w16du:dateUtc="2026-09-26T01:05:00Z">
              <w:tcPr>
                <w:tcW w:w="1635" w:type="dxa"/>
                <w:gridSpan w:val="17"/>
                <w:vAlign w:val="center"/>
                <w:hideMark/>
              </w:tcPr>
            </w:tcPrChange>
          </w:tcPr>
          <w:p w14:paraId="6D2C22CD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943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944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94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50</w:t>
              </w:r>
            </w:ins>
            <w:del w:id="946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22F</w:delText>
              </w:r>
            </w:del>
          </w:p>
        </w:tc>
        <w:tc>
          <w:tcPr>
            <w:tcW w:w="6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947" w:author="PG3646" w:date="2026-09-25T21:05:00Z" w16du:dateUtc="2026-09-26T01:05:00Z">
              <w:tcPr>
                <w:tcW w:w="1408" w:type="dxa"/>
                <w:gridSpan w:val="4"/>
                <w:vAlign w:val="center"/>
                <w:hideMark/>
              </w:tcPr>
            </w:tcPrChange>
          </w:tcPr>
          <w:p w14:paraId="513FFE85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948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949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95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15</w:t>
              </w:r>
            </w:ins>
            <w:del w:id="951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1 (1%)</w:delText>
              </w:r>
            </w:del>
          </w:p>
        </w:tc>
        <w:tc>
          <w:tcPr>
            <w:tcW w:w="678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952" w:author="PG3646" w:date="2026-09-25T21:05:00Z" w16du:dateUtc="2026-09-26T01:05:00Z">
              <w:tcPr>
                <w:tcW w:w="1293" w:type="dxa"/>
                <w:gridSpan w:val="9"/>
                <w:vAlign w:val="center"/>
                <w:hideMark/>
              </w:tcPr>
            </w:tcPrChange>
          </w:tcPr>
          <w:p w14:paraId="1F140B4F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953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954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95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10</w:t>
              </w:r>
            </w:ins>
            <w:del w:id="956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0 (0%)</w:delText>
              </w:r>
            </w:del>
          </w:p>
        </w:tc>
        <w:tc>
          <w:tcPr>
            <w:tcW w:w="605" w:type="dxa"/>
            <w:gridSpan w:val="7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957" w:author="PG3646" w:date="2026-09-25T21:05:00Z" w16du:dateUtc="2026-09-26T01:05:00Z">
              <w:tcPr>
                <w:tcW w:w="1297" w:type="dxa"/>
                <w:gridSpan w:val="6"/>
                <w:vAlign w:val="center"/>
                <w:hideMark/>
              </w:tcPr>
            </w:tcPrChange>
          </w:tcPr>
          <w:p w14:paraId="5F02AB1E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958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959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96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25</w:t>
              </w:r>
            </w:ins>
            <w:del w:id="961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0 (0%)</w:delText>
              </w:r>
            </w:del>
          </w:p>
        </w:tc>
        <w:tc>
          <w:tcPr>
            <w:tcW w:w="280" w:type="dxa"/>
            <w:gridSpan w:val="1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962" w:author="PG3646" w:date="2026-09-25T21:05:00Z" w16du:dateUtc="2026-09-26T01:05:00Z">
              <w:tcPr>
                <w:tcW w:w="1320" w:type="dxa"/>
                <w:gridSpan w:val="18"/>
                <w:vAlign w:val="center"/>
                <w:hideMark/>
              </w:tcPr>
            </w:tcPrChange>
          </w:tcPr>
          <w:p w14:paraId="046B7A70" w14:textId="77777777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963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964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r w:rsidRPr="00262B37">
              <w:rPr>
                <w:rFonts w:ascii="Calibri" w:hAnsi="Calibri"/>
                <w:color w:val="000000"/>
                <w:sz w:val="16"/>
                <w:rPrChange w:id="965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>1</w:t>
            </w:r>
            <w:del w:id="966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 xml:space="preserve"> (1%)</w:delText>
              </w:r>
            </w:del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967" w:author="PG3646" w:date="2026-09-25T21:05:00Z" w16du:dateUtc="2026-09-26T01:05:00Z">
              <w:tcPr>
                <w:tcW w:w="1256" w:type="dxa"/>
                <w:gridSpan w:val="2"/>
                <w:vAlign w:val="center"/>
                <w:hideMark/>
              </w:tcPr>
            </w:tcPrChange>
          </w:tcPr>
          <w:p w14:paraId="2A44DAAE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968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969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97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</w:t>
              </w:r>
            </w:ins>
            <w:del w:id="971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0 (0%)</w:delText>
              </w:r>
            </w:del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972" w:author="PG3646" w:date="2026-09-25T21:05:00Z" w16du:dateUtc="2026-09-26T01:05:00Z">
              <w:tcPr>
                <w:tcW w:w="28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6497B5B2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97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974" w:author="PG3646" w:date="2026-09-25T21:05:00Z" w16du:dateUtc="2026-09-26T01:05:00Z">
              <w:tcPr>
                <w:tcW w:w="280" w:type="dxa"/>
                <w:gridSpan w:val="5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2B225AE9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97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3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976" w:author="PG3646" w:date="2026-09-25T21:05:00Z" w16du:dateUtc="2026-09-26T01:05:00Z">
              <w:tcPr>
                <w:tcW w:w="28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6006700A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977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978" w:author="PG3646" w:date="2026-09-25T21:05:00Z" w16du:dateUtc="2026-09-26T01:05:00Z">
              <w:tcPr>
                <w:tcW w:w="2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72050FD7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979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980" w:author="PG3646" w:date="2026-09-25T21:05:00Z" w16du:dateUtc="2026-09-26T01:05:00Z">
              <w:tcPr>
                <w:tcW w:w="280" w:type="dxa"/>
                <w:gridSpan w:val="2"/>
                <w:tcBorders>
                  <w:top w:val="nil"/>
                  <w:left w:val="nil"/>
                  <w:bottom w:val="nil"/>
                  <w:right w:val="single" w:sz="8" w:space="0" w:color="auto"/>
                </w:tcBorders>
                <w:hideMark/>
              </w:tcPr>
            </w:tcPrChange>
          </w:tcPr>
          <w:p w14:paraId="473D8DA3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981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</w:tr>
      <w:tr w:rsidR="007B7B8E" w:rsidRPr="000E4C6F" w14:paraId="691CA2C7" w14:textId="51D116F7" w:rsidTr="00B55884">
        <w:trPr>
          <w:gridBefore w:val="1"/>
          <w:trHeight w:val="204"/>
          <w:trPrChange w:id="982" w:author="PG3646" w:date="2026-09-25T21:05:00Z" w16du:dateUtc="2026-09-26T01:05:00Z">
            <w:trPr>
              <w:gridAfter w:val="10"/>
            </w:trPr>
          </w:trPrChange>
        </w:trPr>
        <w:tc>
          <w:tcPr>
            <w:tcW w:w="5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  <w:tcPrChange w:id="983" w:author="PG3646" w:date="2026-09-25T21:05:00Z" w16du:dateUtc="2026-09-26T01:05:00Z">
              <w:tcPr>
                <w:tcW w:w="401" w:type="dxa"/>
                <w:gridSpan w:val="5"/>
                <w:vAlign w:val="center"/>
                <w:hideMark/>
              </w:tcPr>
            </w:tcPrChange>
          </w:tcPr>
          <w:p w14:paraId="65548197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984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985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986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Sub024</w:t>
              </w:r>
            </w:ins>
          </w:p>
        </w:tc>
        <w:tc>
          <w:tcPr>
            <w:tcW w:w="511" w:type="dxa"/>
            <w:gridSpan w:val="1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987" w:author="PG3646" w:date="2026-09-25T21:05:00Z" w16du:dateUtc="2026-09-26T01:05:00Z">
              <w:tcPr>
                <w:tcW w:w="1635" w:type="dxa"/>
                <w:gridSpan w:val="17"/>
                <w:vAlign w:val="center"/>
                <w:hideMark/>
              </w:tcPr>
            </w:tcPrChange>
          </w:tcPr>
          <w:p w14:paraId="75FC6448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988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989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99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44</w:t>
              </w:r>
            </w:ins>
            <w:del w:id="991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33F</w:delText>
              </w:r>
            </w:del>
          </w:p>
        </w:tc>
        <w:tc>
          <w:tcPr>
            <w:tcW w:w="6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992" w:author="PG3646" w:date="2026-09-25T21:05:00Z" w16du:dateUtc="2026-09-26T01:05:00Z">
              <w:tcPr>
                <w:tcW w:w="1408" w:type="dxa"/>
                <w:gridSpan w:val="4"/>
                <w:vAlign w:val="center"/>
                <w:hideMark/>
              </w:tcPr>
            </w:tcPrChange>
          </w:tcPr>
          <w:p w14:paraId="6EA0039B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993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994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99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8</w:t>
              </w:r>
            </w:ins>
            <w:del w:id="996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2 (1%)</w:delText>
              </w:r>
            </w:del>
          </w:p>
        </w:tc>
        <w:tc>
          <w:tcPr>
            <w:tcW w:w="678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997" w:author="PG3646" w:date="2026-09-25T21:05:00Z" w16du:dateUtc="2026-09-26T01:05:00Z">
              <w:tcPr>
                <w:tcW w:w="1293" w:type="dxa"/>
                <w:gridSpan w:val="9"/>
                <w:vAlign w:val="center"/>
                <w:hideMark/>
              </w:tcPr>
            </w:tcPrChange>
          </w:tcPr>
          <w:p w14:paraId="0BB74F44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998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999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00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9</w:t>
              </w:r>
            </w:ins>
            <w:del w:id="1001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0 (0%)</w:delText>
              </w:r>
            </w:del>
          </w:p>
        </w:tc>
        <w:tc>
          <w:tcPr>
            <w:tcW w:w="605" w:type="dxa"/>
            <w:gridSpan w:val="7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1002" w:author="PG3646" w:date="2026-09-25T21:05:00Z" w16du:dateUtc="2026-09-26T01:05:00Z">
              <w:tcPr>
                <w:tcW w:w="1297" w:type="dxa"/>
                <w:gridSpan w:val="6"/>
                <w:vAlign w:val="center"/>
                <w:hideMark/>
              </w:tcPr>
            </w:tcPrChange>
          </w:tcPr>
          <w:p w14:paraId="1268A438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003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004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00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27</w:t>
              </w:r>
            </w:ins>
            <w:del w:id="1006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0 (0%)</w:delText>
              </w:r>
            </w:del>
          </w:p>
        </w:tc>
        <w:tc>
          <w:tcPr>
            <w:tcW w:w="280" w:type="dxa"/>
            <w:gridSpan w:val="1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007" w:author="PG3646" w:date="2026-09-25T21:05:00Z" w16du:dateUtc="2026-09-26T01:05:00Z">
              <w:tcPr>
                <w:tcW w:w="1320" w:type="dxa"/>
                <w:gridSpan w:val="18"/>
                <w:vAlign w:val="center"/>
                <w:hideMark/>
              </w:tcPr>
            </w:tcPrChange>
          </w:tcPr>
          <w:p w14:paraId="5370BAE1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008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009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01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  <w:del w:id="1011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2 (2%)</w:delText>
              </w:r>
            </w:del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012" w:author="PG3646" w:date="2026-09-25T21:05:00Z" w16du:dateUtc="2026-09-26T01:05:00Z">
              <w:tcPr>
                <w:tcW w:w="1256" w:type="dxa"/>
                <w:gridSpan w:val="2"/>
                <w:vAlign w:val="center"/>
                <w:hideMark/>
              </w:tcPr>
            </w:tcPrChange>
          </w:tcPr>
          <w:p w14:paraId="26BE2EF8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013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014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01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  <w:del w:id="1016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0 (0%)</w:delText>
              </w:r>
            </w:del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017" w:author="PG3646" w:date="2026-09-25T21:05:00Z" w16du:dateUtc="2026-09-26T01:05:00Z">
              <w:tcPr>
                <w:tcW w:w="28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23F37BCA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01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019" w:author="PG3646" w:date="2026-09-25T21:05:00Z" w16du:dateUtc="2026-09-26T01:05:00Z">
              <w:tcPr>
                <w:tcW w:w="280" w:type="dxa"/>
                <w:gridSpan w:val="5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4EE0A95B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02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021" w:author="PG3646" w:date="2026-09-25T21:05:00Z" w16du:dateUtc="2026-09-26T01:05:00Z">
              <w:tcPr>
                <w:tcW w:w="28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1BCDF202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022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023" w:author="PG3646" w:date="2026-09-25T21:05:00Z" w16du:dateUtc="2026-09-26T01:05:00Z">
              <w:tcPr>
                <w:tcW w:w="2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46CA0A6C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024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1025" w:author="PG3646" w:date="2026-09-25T21:05:00Z" w16du:dateUtc="2026-09-26T01:05:00Z">
              <w:tcPr>
                <w:tcW w:w="280" w:type="dxa"/>
                <w:gridSpan w:val="2"/>
                <w:tcBorders>
                  <w:top w:val="nil"/>
                  <w:left w:val="nil"/>
                  <w:bottom w:val="nil"/>
                  <w:right w:val="single" w:sz="8" w:space="0" w:color="auto"/>
                </w:tcBorders>
                <w:hideMark/>
              </w:tcPr>
            </w:tcPrChange>
          </w:tcPr>
          <w:p w14:paraId="4FFEA6F4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026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3</w:t>
              </w:r>
            </w:ins>
          </w:p>
        </w:tc>
      </w:tr>
      <w:tr w:rsidR="007B7B8E" w:rsidRPr="000E4C6F" w14:paraId="7B4075C5" w14:textId="77777777" w:rsidTr="00B55884">
        <w:trPr>
          <w:gridBefore w:val="1"/>
          <w:trHeight w:val="204"/>
          <w:trPrChange w:id="1027" w:author="PG3646" w:date="2026-09-25T21:05:00Z" w16du:dateUtc="2026-09-26T01:05:00Z">
            <w:trPr>
              <w:gridAfter w:val="10"/>
            </w:trPr>
          </w:trPrChange>
        </w:trPr>
        <w:tc>
          <w:tcPr>
            <w:tcW w:w="580" w:type="dxa"/>
            <w:gridSpan w:val="20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  <w:tcPrChange w:id="1028" w:author="PG3646" w:date="2026-09-25T21:05:00Z" w16du:dateUtc="2026-09-26T01:05:00Z">
              <w:tcPr>
                <w:tcW w:w="2036" w:type="dxa"/>
                <w:gridSpan w:val="22"/>
                <w:vAlign w:val="center"/>
                <w:hideMark/>
              </w:tcPr>
            </w:tcPrChange>
          </w:tcPr>
          <w:p w14:paraId="0A9D9F76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029" w:author="PG3646" w:date="2026-09-25T21:05:00Z" w16du:dateUtc="2026-09-26T01:05:00Z">
                  <w:rPr>
                    <w:rFonts w:ascii="Times New Roman" w:hAnsi="Times New Roman" w:cs="Times New Roman"/>
                    <w:b/>
                    <w:bCs/>
                    <w:sz w:val="18"/>
                    <w:szCs w:val="18"/>
                  </w:rPr>
                </w:rPrChange>
              </w:rPr>
              <w:pPrChange w:id="1030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1031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Sub025</w:t>
              </w:r>
            </w:ins>
            <w:del w:id="1032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/>
                  <w:bCs/>
                  <w:sz w:val="18"/>
                  <w:szCs w:val="18"/>
                </w:rPr>
                <w:delText>Additional PCV-20</w:delText>
              </w:r>
            </w:del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033" w:author="PG3646" w:date="2026-09-25T21:05:00Z" w16du:dateUtc="2026-09-26T01:05:00Z">
              <w:tcPr>
                <w:tcW w:w="1408" w:type="dxa"/>
                <w:vAlign w:val="center"/>
                <w:hideMark/>
              </w:tcPr>
            </w:tcPrChange>
          </w:tcPr>
          <w:p w14:paraId="5BFB2C4F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034" w:author="PG3646" w:date="2026-09-25T21:05:00Z" w16du:dateUtc="2026-09-26T01:05:00Z">
                  <w:rPr>
                    <w:rFonts w:ascii="Times New Roman" w:hAnsi="Times New Roman" w:cs="Times New Roman"/>
                    <w:b/>
                    <w:bCs/>
                    <w:sz w:val="18"/>
                    <w:szCs w:val="18"/>
                    <w:highlight w:val="yellow"/>
                  </w:rPr>
                </w:rPrChange>
              </w:rPr>
              <w:pPrChange w:id="1035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036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41</w:t>
              </w:r>
            </w:ins>
            <w:del w:id="1037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/>
                  <w:bCs/>
                  <w:sz w:val="18"/>
                  <w:szCs w:val="18"/>
                </w:rPr>
                <w:delText>37 (14%)</w:delText>
              </w:r>
            </w:del>
          </w:p>
        </w:tc>
        <w:tc>
          <w:tcPr>
            <w:tcW w:w="60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038" w:author="PG3646" w:date="2026-09-25T21:05:00Z" w16du:dateUtc="2026-09-26T01:05:00Z">
              <w:tcPr>
                <w:tcW w:w="606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2D6458FE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039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7</w:t>
              </w:r>
            </w:ins>
          </w:p>
        </w:tc>
        <w:tc>
          <w:tcPr>
            <w:tcW w:w="678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040" w:author="PG3646" w:date="2026-09-25T21:05:00Z" w16du:dateUtc="2026-09-26T01:05:00Z">
              <w:tcPr>
                <w:tcW w:w="1293" w:type="dxa"/>
                <w:gridSpan w:val="9"/>
                <w:vAlign w:val="center"/>
                <w:hideMark/>
              </w:tcPr>
            </w:tcPrChange>
          </w:tcPr>
          <w:p w14:paraId="4DDFC69D" w14:textId="4F16235A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1041" w:author="PG3646" w:date="2026-09-25T21:05:00Z" w16du:dateUtc="2026-09-26T01:05:00Z">
                  <w:rPr>
                    <w:rFonts w:ascii="Times New Roman" w:hAnsi="Times New Roman" w:cs="Times New Roman"/>
                    <w:b/>
                    <w:bCs/>
                    <w:sz w:val="18"/>
                    <w:szCs w:val="18"/>
                    <w:highlight w:val="yellow"/>
                  </w:rPr>
                </w:rPrChange>
              </w:rPr>
              <w:pPrChange w:id="1042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r w:rsidRPr="00262B37">
              <w:rPr>
                <w:rFonts w:ascii="Calibri" w:hAnsi="Calibri"/>
                <w:color w:val="000000"/>
                <w:sz w:val="16"/>
                <w:rPrChange w:id="1043" w:author="PG3646" w:date="2026-09-25T21:05:00Z" w16du:dateUtc="2026-09-26T01:05:00Z">
                  <w:rPr>
                    <w:rFonts w:ascii="Times New Roman" w:hAnsi="Times New Roman" w:cs="Times New Roman"/>
                    <w:b/>
                    <w:bCs/>
                    <w:sz w:val="18"/>
                    <w:szCs w:val="18"/>
                  </w:rPr>
                </w:rPrChange>
              </w:rPr>
              <w:t>10</w:t>
            </w:r>
            <w:del w:id="1044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/>
                  <w:bCs/>
                  <w:sz w:val="18"/>
                  <w:szCs w:val="18"/>
                </w:rPr>
                <w:delText xml:space="preserve"> (20%)</w:delText>
              </w:r>
            </w:del>
          </w:p>
        </w:tc>
        <w:tc>
          <w:tcPr>
            <w:tcW w:w="605" w:type="dxa"/>
            <w:gridSpan w:val="7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1045" w:author="PG3646" w:date="2026-09-25T21:05:00Z" w16du:dateUtc="2026-09-26T01:05:00Z">
              <w:tcPr>
                <w:tcW w:w="1297" w:type="dxa"/>
                <w:gridSpan w:val="6"/>
                <w:vAlign w:val="center"/>
                <w:hideMark/>
              </w:tcPr>
            </w:tcPrChange>
          </w:tcPr>
          <w:p w14:paraId="1CD34ECD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046" w:author="PG3646" w:date="2026-09-25T21:05:00Z" w16du:dateUtc="2026-09-26T01:05:00Z">
                  <w:rPr>
                    <w:rFonts w:ascii="Times New Roman" w:hAnsi="Times New Roman" w:cs="Times New Roman"/>
                    <w:b/>
                    <w:bCs/>
                    <w:sz w:val="18"/>
                    <w:szCs w:val="18"/>
                  </w:rPr>
                </w:rPrChange>
              </w:rPr>
              <w:pPrChange w:id="1047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04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24</w:t>
              </w:r>
            </w:ins>
            <w:del w:id="1049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/>
                  <w:bCs/>
                  <w:sz w:val="18"/>
                  <w:szCs w:val="18"/>
                </w:rPr>
                <w:delText>14 (15%)</w:delText>
              </w:r>
            </w:del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050" w:author="PG3646" w:date="2026-09-25T21:05:00Z" w16du:dateUtc="2026-09-26T01:05:00Z">
              <w:tcPr>
                <w:tcW w:w="1320" w:type="dxa"/>
                <w:gridSpan w:val="2"/>
                <w:vAlign w:val="center"/>
                <w:hideMark/>
              </w:tcPr>
            </w:tcPrChange>
          </w:tcPr>
          <w:p w14:paraId="7182D92C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051" w:author="PG3646" w:date="2026-09-25T21:05:00Z" w16du:dateUtc="2026-09-26T01:05:00Z">
                  <w:rPr>
                    <w:rFonts w:ascii="Times New Roman" w:hAnsi="Times New Roman" w:cs="Times New Roman"/>
                    <w:b/>
                    <w:bCs/>
                    <w:sz w:val="18"/>
                    <w:szCs w:val="18"/>
                  </w:rPr>
                </w:rPrChange>
              </w:rPr>
              <w:pPrChange w:id="1052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05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  <w:del w:id="1054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/>
                  <w:bCs/>
                  <w:sz w:val="18"/>
                  <w:szCs w:val="18"/>
                </w:rPr>
                <w:delText>9 (10%)</w:delText>
              </w:r>
            </w:del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055" w:author="PG3646" w:date="2026-09-25T21:05:00Z" w16du:dateUtc="2026-09-26T01:05:00Z">
              <w:tcPr>
                <w:tcW w:w="28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2ED5BBBC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056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057" w:author="PG3646" w:date="2026-09-25T21:05:00Z" w16du:dateUtc="2026-09-26T01:05:00Z">
              <w:tcPr>
                <w:tcW w:w="28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588FE39A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05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059" w:author="PG3646" w:date="2026-09-25T21:05:00Z" w16du:dateUtc="2026-09-26T01:05:00Z">
              <w:tcPr>
                <w:tcW w:w="28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231B6FA7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06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061" w:author="PG3646" w:date="2026-09-25T21:05:00Z" w16du:dateUtc="2026-09-26T01:05:00Z">
              <w:tcPr>
                <w:tcW w:w="28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6E9711F0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062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063" w:author="PG3646" w:date="2026-09-25T21:05:00Z" w16du:dateUtc="2026-09-26T01:05:00Z">
              <w:tcPr>
                <w:tcW w:w="28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34980DD6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064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15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1065" w:author="PG3646" w:date="2026-09-25T21:05:00Z" w16du:dateUtc="2026-09-26T01:05:00Z">
              <w:tcPr>
                <w:tcW w:w="1256" w:type="dxa"/>
                <w:gridSpan w:val="19"/>
                <w:vAlign w:val="center"/>
                <w:hideMark/>
              </w:tcPr>
            </w:tcPrChange>
          </w:tcPr>
          <w:p w14:paraId="43D270DC" w14:textId="08CDDD02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1066" w:author="PG3646" w:date="2026-09-25T21:05:00Z" w16du:dateUtc="2026-09-26T01:05:00Z">
                  <w:rPr>
                    <w:rFonts w:ascii="Times New Roman" w:hAnsi="Times New Roman" w:cs="Times New Roman"/>
                    <w:b/>
                    <w:bCs/>
                    <w:sz w:val="18"/>
                    <w:szCs w:val="18"/>
                  </w:rPr>
                </w:rPrChange>
              </w:rPr>
              <w:pPrChange w:id="1067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r w:rsidRPr="00262B37">
              <w:rPr>
                <w:rFonts w:ascii="Calibri" w:hAnsi="Calibri"/>
                <w:color w:val="000000"/>
                <w:sz w:val="16"/>
                <w:rPrChange w:id="1068" w:author="PG3646" w:date="2026-09-25T21:05:00Z" w16du:dateUtc="2026-09-26T01:05:00Z">
                  <w:rPr>
                    <w:rFonts w:ascii="Times New Roman" w:hAnsi="Times New Roman" w:cs="Times New Roman"/>
                    <w:b/>
                    <w:bCs/>
                    <w:sz w:val="18"/>
                    <w:szCs w:val="18"/>
                  </w:rPr>
                </w:rPrChange>
              </w:rPr>
              <w:t>4</w:t>
            </w:r>
            <w:del w:id="1069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/>
                  <w:bCs/>
                  <w:sz w:val="18"/>
                  <w:szCs w:val="18"/>
                </w:rPr>
                <w:delText xml:space="preserve"> (14%)</w:delText>
              </w:r>
            </w:del>
          </w:p>
        </w:tc>
      </w:tr>
      <w:tr w:rsidR="007B7B8E" w:rsidRPr="000E4C6F" w14:paraId="2DDB62AF" w14:textId="745EEA10" w:rsidTr="00B55884">
        <w:trPr>
          <w:gridBefore w:val="1"/>
          <w:trHeight w:val="204"/>
          <w:trPrChange w:id="1070" w:author="PG3646" w:date="2026-09-25T21:05:00Z" w16du:dateUtc="2026-09-26T01:05:00Z">
            <w:trPr>
              <w:gridAfter w:val="10"/>
            </w:trPr>
          </w:trPrChange>
        </w:trPr>
        <w:tc>
          <w:tcPr>
            <w:tcW w:w="5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  <w:tcPrChange w:id="1071" w:author="PG3646" w:date="2026-09-25T21:05:00Z" w16du:dateUtc="2026-09-26T01:05:00Z">
              <w:tcPr>
                <w:tcW w:w="401" w:type="dxa"/>
                <w:gridSpan w:val="5"/>
                <w:vAlign w:val="center"/>
                <w:hideMark/>
              </w:tcPr>
            </w:tcPrChange>
          </w:tcPr>
          <w:p w14:paraId="72F2FC33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072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073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1074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Sub026</w:t>
              </w:r>
            </w:ins>
          </w:p>
        </w:tc>
        <w:tc>
          <w:tcPr>
            <w:tcW w:w="511" w:type="dxa"/>
            <w:gridSpan w:val="1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075" w:author="PG3646" w:date="2026-09-25T21:05:00Z" w16du:dateUtc="2026-09-26T01:05:00Z">
              <w:tcPr>
                <w:tcW w:w="1635" w:type="dxa"/>
                <w:gridSpan w:val="17"/>
                <w:vAlign w:val="center"/>
                <w:hideMark/>
              </w:tcPr>
            </w:tcPrChange>
          </w:tcPr>
          <w:p w14:paraId="6EC23778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076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077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107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34</w:t>
              </w:r>
            </w:ins>
            <w:del w:id="1079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11A</w:delText>
              </w:r>
            </w:del>
          </w:p>
        </w:tc>
        <w:tc>
          <w:tcPr>
            <w:tcW w:w="51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080" w:author="PG3646" w:date="2026-09-25T21:05:00Z" w16du:dateUtc="2026-09-26T01:05:00Z">
              <w:tcPr>
                <w:tcW w:w="1408" w:type="dxa"/>
                <w:gridSpan w:val="4"/>
                <w:vAlign w:val="center"/>
                <w:hideMark/>
              </w:tcPr>
            </w:tcPrChange>
          </w:tcPr>
          <w:p w14:paraId="2BD6FC0B" w14:textId="77777777" w:rsidR="007B7B8E" w:rsidRPr="000E4C6F" w:rsidRDefault="007B7B8E" w:rsidP="007B7B8E">
            <w:pPr>
              <w:framePr w:hSpace="180" w:wrap="around" w:vAnchor="text" w:hAnchor="margin" w:y="173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del w:id="1081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14 (5%)</w:delText>
              </w:r>
            </w:del>
          </w:p>
        </w:tc>
        <w:tc>
          <w:tcPr>
            <w:tcW w:w="606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082" w:author="PG3646" w:date="2026-09-25T21:05:00Z" w16du:dateUtc="2026-09-26T01:05:00Z">
              <w:tcPr>
                <w:tcW w:w="1293" w:type="dxa"/>
                <w:gridSpan w:val="9"/>
                <w:vAlign w:val="center"/>
                <w:hideMark/>
              </w:tcPr>
            </w:tcPrChange>
          </w:tcPr>
          <w:p w14:paraId="718FF8CD" w14:textId="77777777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1083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084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del w:id="1085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4 (</w:delText>
              </w:r>
            </w:del>
            <w:r w:rsidRPr="00262B37">
              <w:rPr>
                <w:rFonts w:ascii="Calibri" w:hAnsi="Calibri"/>
                <w:color w:val="000000"/>
                <w:sz w:val="16"/>
                <w:rPrChange w:id="1086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>8</w:t>
            </w:r>
            <w:del w:id="1087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%)</w:delText>
              </w:r>
            </w:del>
          </w:p>
        </w:tc>
        <w:tc>
          <w:tcPr>
            <w:tcW w:w="678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088" w:author="PG3646" w:date="2026-09-25T21:05:00Z" w16du:dateUtc="2026-09-26T01:05:00Z">
              <w:tcPr>
                <w:tcW w:w="1297" w:type="dxa"/>
                <w:gridSpan w:val="6"/>
                <w:vAlign w:val="center"/>
                <w:hideMark/>
              </w:tcPr>
            </w:tcPrChange>
          </w:tcPr>
          <w:p w14:paraId="3B48C343" w14:textId="77777777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1089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090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del w:id="1091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6 (</w:delText>
              </w:r>
            </w:del>
            <w:r w:rsidRPr="00262B37">
              <w:rPr>
                <w:rFonts w:ascii="Calibri" w:hAnsi="Calibri"/>
                <w:color w:val="000000"/>
                <w:sz w:val="16"/>
                <w:rPrChange w:id="1092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>7</w:t>
            </w:r>
            <w:del w:id="1093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%)</w:delText>
              </w:r>
            </w:del>
          </w:p>
        </w:tc>
        <w:tc>
          <w:tcPr>
            <w:tcW w:w="605" w:type="dxa"/>
            <w:gridSpan w:val="15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1094" w:author="PG3646" w:date="2026-09-25T21:05:00Z" w16du:dateUtc="2026-09-26T01:05:00Z">
              <w:tcPr>
                <w:tcW w:w="1320" w:type="dxa"/>
                <w:gridSpan w:val="18"/>
                <w:vAlign w:val="center"/>
                <w:hideMark/>
              </w:tcPr>
            </w:tcPrChange>
          </w:tcPr>
          <w:p w14:paraId="7177C5AB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095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096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097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19</w:t>
              </w:r>
            </w:ins>
            <w:del w:id="1098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2 (2%)</w:delText>
              </w:r>
            </w:del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099" w:author="PG3646" w:date="2026-09-25T21:05:00Z" w16du:dateUtc="2026-09-26T01:05:00Z">
              <w:tcPr>
                <w:tcW w:w="1256" w:type="dxa"/>
                <w:vAlign w:val="center"/>
                <w:hideMark/>
              </w:tcPr>
            </w:tcPrChange>
          </w:tcPr>
          <w:p w14:paraId="1AE71348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100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101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102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  <w:del w:id="1103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2 (7%)</w:delText>
              </w:r>
            </w:del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104" w:author="PG3646" w:date="2026-09-25T21:05:00Z" w16du:dateUtc="2026-09-26T01:05:00Z">
              <w:tcPr>
                <w:tcW w:w="28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27E00E68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10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106" w:author="PG3646" w:date="2026-09-25T21:05:00Z" w16du:dateUtc="2026-09-26T01:05:00Z">
              <w:tcPr>
                <w:tcW w:w="280" w:type="dxa"/>
                <w:gridSpan w:val="5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59957D14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107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108" w:author="PG3646" w:date="2026-09-25T21:05:00Z" w16du:dateUtc="2026-09-26T01:05:00Z">
              <w:tcPr>
                <w:tcW w:w="28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56EC452D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109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110" w:author="PG3646" w:date="2026-09-25T21:05:00Z" w16du:dateUtc="2026-09-26T01:05:00Z">
              <w:tcPr>
                <w:tcW w:w="2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4126B22E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111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112" w:author="PG3646" w:date="2026-09-25T21:05:00Z" w16du:dateUtc="2026-09-26T01:05:00Z">
              <w:tcPr>
                <w:tcW w:w="2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048E5898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11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1114" w:author="PG3646" w:date="2026-09-25T21:05:00Z" w16du:dateUtc="2026-09-26T01:05:00Z">
              <w:tcPr>
                <w:tcW w:w="280" w:type="dxa"/>
                <w:tcBorders>
                  <w:top w:val="nil"/>
                  <w:left w:val="nil"/>
                  <w:bottom w:val="nil"/>
                  <w:right w:val="single" w:sz="8" w:space="0" w:color="auto"/>
                </w:tcBorders>
                <w:hideMark/>
              </w:tcPr>
            </w:tcPrChange>
          </w:tcPr>
          <w:p w14:paraId="63E97670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11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</w:tr>
      <w:tr w:rsidR="007B7B8E" w:rsidRPr="000E4C6F" w14:paraId="02D06791" w14:textId="6E0F1FA1" w:rsidTr="00B55884">
        <w:trPr>
          <w:gridBefore w:val="1"/>
          <w:trHeight w:val="204"/>
          <w:trPrChange w:id="1116" w:author="PG3646" w:date="2026-09-25T21:05:00Z" w16du:dateUtc="2026-09-26T01:05:00Z">
            <w:trPr>
              <w:gridAfter w:val="10"/>
            </w:trPr>
          </w:trPrChange>
        </w:trPr>
        <w:tc>
          <w:tcPr>
            <w:tcW w:w="5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  <w:tcPrChange w:id="1117" w:author="PG3646" w:date="2026-09-25T21:05:00Z" w16du:dateUtc="2026-09-26T01:05:00Z">
              <w:tcPr>
                <w:tcW w:w="401" w:type="dxa"/>
                <w:gridSpan w:val="5"/>
                <w:vAlign w:val="center"/>
                <w:hideMark/>
              </w:tcPr>
            </w:tcPrChange>
          </w:tcPr>
          <w:p w14:paraId="5465AFE3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118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119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112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Sub027</w:t>
              </w:r>
            </w:ins>
          </w:p>
        </w:tc>
        <w:tc>
          <w:tcPr>
            <w:tcW w:w="511" w:type="dxa"/>
            <w:gridSpan w:val="1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121" w:author="PG3646" w:date="2026-09-25T21:05:00Z" w16du:dateUtc="2026-09-26T01:05:00Z">
              <w:tcPr>
                <w:tcW w:w="1635" w:type="dxa"/>
                <w:gridSpan w:val="17"/>
                <w:vAlign w:val="center"/>
                <w:hideMark/>
              </w:tcPr>
            </w:tcPrChange>
          </w:tcPr>
          <w:p w14:paraId="5C1968E9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122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123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1124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58</w:t>
              </w:r>
            </w:ins>
            <w:del w:id="1125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15B</w:delText>
              </w:r>
            </w:del>
          </w:p>
        </w:tc>
        <w:tc>
          <w:tcPr>
            <w:tcW w:w="6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126" w:author="PG3646" w:date="2026-09-25T21:05:00Z" w16du:dateUtc="2026-09-26T01:05:00Z">
              <w:tcPr>
                <w:tcW w:w="1408" w:type="dxa"/>
                <w:gridSpan w:val="4"/>
                <w:vAlign w:val="center"/>
                <w:hideMark/>
              </w:tcPr>
            </w:tcPrChange>
          </w:tcPr>
          <w:p w14:paraId="55DA9D7E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127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128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129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13</w:t>
              </w:r>
            </w:ins>
            <w:del w:id="1130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15 (6%)</w:delText>
              </w:r>
            </w:del>
          </w:p>
        </w:tc>
        <w:tc>
          <w:tcPr>
            <w:tcW w:w="67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131" w:author="PG3646" w:date="2026-09-25T21:05:00Z" w16du:dateUtc="2026-09-26T01:05:00Z">
              <w:tcPr>
                <w:tcW w:w="1293" w:type="dxa"/>
                <w:gridSpan w:val="2"/>
                <w:vAlign w:val="center"/>
                <w:hideMark/>
              </w:tcPr>
            </w:tcPrChange>
          </w:tcPr>
          <w:p w14:paraId="3ED8C55D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132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133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134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16</w:t>
              </w:r>
            </w:ins>
            <w:del w:id="1135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4 (8%)</w:delText>
              </w:r>
            </w:del>
          </w:p>
        </w:tc>
        <w:tc>
          <w:tcPr>
            <w:tcW w:w="605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1136" w:author="PG3646" w:date="2026-09-25T21:05:00Z" w16du:dateUtc="2026-09-26T01:05:00Z">
              <w:tcPr>
                <w:tcW w:w="605" w:type="dxa"/>
                <w:gridSpan w:val="3"/>
                <w:tcBorders>
                  <w:top w:val="nil"/>
                  <w:left w:val="nil"/>
                  <w:bottom w:val="nil"/>
                  <w:right w:val="single" w:sz="8" w:space="0" w:color="auto"/>
                </w:tcBorders>
                <w:hideMark/>
              </w:tcPr>
            </w:tcPrChange>
          </w:tcPr>
          <w:p w14:paraId="1357635B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137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29</w:t>
              </w:r>
            </w:ins>
          </w:p>
        </w:tc>
        <w:tc>
          <w:tcPr>
            <w:tcW w:w="2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138" w:author="PG3646" w:date="2026-09-25T21:05:00Z" w16du:dateUtc="2026-09-26T01:05:00Z">
              <w:tcPr>
                <w:tcW w:w="28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1A8B4A2A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139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140" w:author="PG3646" w:date="2026-09-25T21:05:00Z" w16du:dateUtc="2026-09-26T01:05:00Z">
              <w:tcPr>
                <w:tcW w:w="1297" w:type="dxa"/>
                <w:gridSpan w:val="6"/>
                <w:vAlign w:val="center"/>
                <w:hideMark/>
              </w:tcPr>
            </w:tcPrChange>
          </w:tcPr>
          <w:p w14:paraId="1D184B6B" w14:textId="3F1E940D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1141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142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r w:rsidRPr="00262B37">
              <w:rPr>
                <w:rFonts w:ascii="Calibri" w:hAnsi="Calibri"/>
                <w:color w:val="000000"/>
                <w:sz w:val="16"/>
                <w:rPrChange w:id="1143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>4</w:t>
            </w:r>
            <w:del w:id="1144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 xml:space="preserve"> (4%)</w:delText>
              </w:r>
            </w:del>
          </w:p>
        </w:tc>
        <w:tc>
          <w:tcPr>
            <w:tcW w:w="280" w:type="dxa"/>
            <w:gridSpan w:val="1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145" w:author="PG3646" w:date="2026-09-25T21:05:00Z" w16du:dateUtc="2026-09-26T01:05:00Z">
              <w:tcPr>
                <w:tcW w:w="1320" w:type="dxa"/>
                <w:gridSpan w:val="18"/>
                <w:vAlign w:val="center"/>
                <w:hideMark/>
              </w:tcPr>
            </w:tcPrChange>
          </w:tcPr>
          <w:p w14:paraId="4811F80D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146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147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14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</w:t>
              </w:r>
            </w:ins>
            <w:del w:id="1149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6 (6%)</w:delText>
              </w:r>
            </w:del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150" w:author="PG3646" w:date="2026-09-25T21:05:00Z" w16du:dateUtc="2026-09-26T01:05:00Z">
              <w:tcPr>
                <w:tcW w:w="1256" w:type="dxa"/>
                <w:gridSpan w:val="3"/>
                <w:vAlign w:val="center"/>
                <w:hideMark/>
              </w:tcPr>
            </w:tcPrChange>
          </w:tcPr>
          <w:p w14:paraId="7465DCB1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151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152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15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3</w:t>
              </w:r>
            </w:ins>
            <w:del w:id="1154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1 (4%)</w:delText>
              </w:r>
            </w:del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155" w:author="PG3646" w:date="2026-09-25T21:05:00Z" w16du:dateUtc="2026-09-26T01:05:00Z">
              <w:tcPr>
                <w:tcW w:w="280" w:type="dxa"/>
                <w:gridSpan w:val="5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7B9ADEF0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156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157" w:author="PG3646" w:date="2026-09-25T21:05:00Z" w16du:dateUtc="2026-09-26T01:05:00Z">
              <w:tcPr>
                <w:tcW w:w="28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7F67960B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15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</w:t>
              </w:r>
            </w:ins>
          </w:p>
        </w:tc>
        <w:tc>
          <w:tcPr>
            <w:tcW w:w="280" w:type="dxa"/>
            <w:gridSpan w:val="6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1159" w:author="PG3646" w:date="2026-09-25T21:05:00Z" w16du:dateUtc="2026-09-26T01:05:00Z">
              <w:tcPr>
                <w:tcW w:w="280" w:type="dxa"/>
                <w:gridSpan w:val="7"/>
                <w:tcBorders>
                  <w:top w:val="nil"/>
                  <w:left w:val="nil"/>
                  <w:bottom w:val="nil"/>
                  <w:right w:val="single" w:sz="8" w:space="0" w:color="auto"/>
                </w:tcBorders>
                <w:hideMark/>
              </w:tcPr>
            </w:tcPrChange>
          </w:tcPr>
          <w:p w14:paraId="43F423C0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16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3</w:t>
              </w:r>
            </w:ins>
          </w:p>
        </w:tc>
      </w:tr>
      <w:tr w:rsidR="00602707" w:rsidRPr="00262B37" w14:paraId="7C222B21" w14:textId="77777777" w:rsidTr="00B55884">
        <w:trPr>
          <w:gridAfter w:val="26"/>
          <w:wAfter w:w="2250" w:type="dxa"/>
          <w:trHeight w:val="216"/>
          <w:ins w:id="1161" w:author="PG3646" w:date="2026-09-25T21:05:00Z" w16du:dateUtc="2026-09-26T01:05:00Z"/>
        </w:trPr>
        <w:tc>
          <w:tcPr>
            <w:tcW w:w="580" w:type="dxa"/>
            <w:gridSpan w:val="8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C940C97" w14:textId="77777777" w:rsidR="00602707" w:rsidRPr="00262B37" w:rsidRDefault="00602707" w:rsidP="00B55884">
            <w:pPr>
              <w:jc w:val="center"/>
              <w:rPr>
                <w:ins w:id="1162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116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Sub028</w:t>
              </w:r>
            </w:ins>
          </w:p>
        </w:tc>
        <w:tc>
          <w:tcPr>
            <w:tcW w:w="511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B3C6E2" w14:textId="77777777" w:rsidR="00602707" w:rsidRPr="00262B37" w:rsidRDefault="00602707" w:rsidP="00B55884">
            <w:pPr>
              <w:jc w:val="center"/>
              <w:rPr>
                <w:ins w:id="1164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116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35</w:t>
              </w:r>
            </w:ins>
          </w:p>
        </w:tc>
        <w:tc>
          <w:tcPr>
            <w:tcW w:w="6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E1B79F" w14:textId="77777777" w:rsidR="00602707" w:rsidRPr="00262B37" w:rsidRDefault="00602707" w:rsidP="00B55884">
            <w:pPr>
              <w:jc w:val="center"/>
              <w:rPr>
                <w:ins w:id="1166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1167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7</w:t>
              </w:r>
            </w:ins>
          </w:p>
        </w:tc>
        <w:tc>
          <w:tcPr>
            <w:tcW w:w="678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4E41B3" w14:textId="77777777" w:rsidR="00602707" w:rsidRPr="00262B37" w:rsidRDefault="00602707" w:rsidP="00B55884">
            <w:pPr>
              <w:jc w:val="center"/>
              <w:rPr>
                <w:ins w:id="1168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1169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12</w:t>
              </w:r>
            </w:ins>
          </w:p>
        </w:tc>
        <w:tc>
          <w:tcPr>
            <w:tcW w:w="605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C3B624B" w14:textId="77777777" w:rsidR="00602707" w:rsidRPr="00262B37" w:rsidRDefault="00602707" w:rsidP="00B55884">
            <w:pPr>
              <w:jc w:val="center"/>
              <w:rPr>
                <w:ins w:id="1170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1171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16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36B12A" w14:textId="77777777" w:rsidR="00602707" w:rsidRPr="00262B37" w:rsidRDefault="00602707" w:rsidP="00B55884">
            <w:pPr>
              <w:jc w:val="center"/>
              <w:rPr>
                <w:ins w:id="1172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117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374A89" w14:textId="77777777" w:rsidR="00602707" w:rsidRPr="00262B37" w:rsidRDefault="00602707" w:rsidP="00B55884">
            <w:pPr>
              <w:jc w:val="center"/>
              <w:rPr>
                <w:ins w:id="1174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117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</w:t>
              </w:r>
            </w:ins>
          </w:p>
        </w:tc>
        <w:tc>
          <w:tcPr>
            <w:tcW w:w="2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333F0A" w14:textId="77777777" w:rsidR="00602707" w:rsidRPr="00262B37" w:rsidRDefault="00602707" w:rsidP="00B55884">
            <w:pPr>
              <w:jc w:val="center"/>
              <w:rPr>
                <w:ins w:id="1176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1177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06313C" w14:textId="77777777" w:rsidR="00602707" w:rsidRPr="00262B37" w:rsidRDefault="00602707" w:rsidP="00B55884">
            <w:pPr>
              <w:jc w:val="center"/>
              <w:rPr>
                <w:ins w:id="1178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1179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3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9B9307" w14:textId="77777777" w:rsidR="00602707" w:rsidRPr="00262B37" w:rsidRDefault="00602707" w:rsidP="00B55884">
            <w:pPr>
              <w:jc w:val="center"/>
              <w:rPr>
                <w:ins w:id="1180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1181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3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645147" w14:textId="77777777" w:rsidR="00602707" w:rsidRPr="00262B37" w:rsidRDefault="00602707" w:rsidP="00B55884">
            <w:pPr>
              <w:jc w:val="center"/>
              <w:rPr>
                <w:ins w:id="1182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118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98EF38C" w14:textId="77777777" w:rsidR="00602707" w:rsidRPr="00262B37" w:rsidRDefault="00602707" w:rsidP="00B55884">
            <w:pPr>
              <w:jc w:val="center"/>
              <w:rPr>
                <w:ins w:id="1184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118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</w:tr>
      <w:tr w:rsidR="00602707" w:rsidRPr="00262B37" w14:paraId="69A86D7C" w14:textId="77777777" w:rsidTr="00B55884">
        <w:trPr>
          <w:gridAfter w:val="26"/>
          <w:wAfter w:w="2250" w:type="dxa"/>
          <w:trHeight w:val="216"/>
          <w:ins w:id="1186" w:author="PG3646" w:date="2026-09-25T21:05:00Z" w16du:dateUtc="2026-09-26T01:05:00Z"/>
        </w:trPr>
        <w:tc>
          <w:tcPr>
            <w:tcW w:w="580" w:type="dxa"/>
            <w:gridSpan w:val="8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5DD9922" w14:textId="77777777" w:rsidR="00602707" w:rsidRPr="00262B37" w:rsidRDefault="00602707" w:rsidP="00B55884">
            <w:pPr>
              <w:jc w:val="center"/>
              <w:rPr>
                <w:ins w:id="1187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118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Sub029</w:t>
              </w:r>
            </w:ins>
          </w:p>
        </w:tc>
        <w:tc>
          <w:tcPr>
            <w:tcW w:w="511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4888D6" w14:textId="77777777" w:rsidR="00602707" w:rsidRPr="00262B37" w:rsidRDefault="00602707" w:rsidP="00B55884">
            <w:pPr>
              <w:jc w:val="center"/>
              <w:rPr>
                <w:ins w:id="1189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119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 </w:t>
              </w:r>
            </w:ins>
          </w:p>
        </w:tc>
        <w:tc>
          <w:tcPr>
            <w:tcW w:w="6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B671A1" w14:textId="77777777" w:rsidR="00602707" w:rsidRPr="00262B37" w:rsidRDefault="00602707" w:rsidP="00B55884">
            <w:pPr>
              <w:jc w:val="center"/>
              <w:rPr>
                <w:ins w:id="1191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678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31F8F2" w14:textId="77777777" w:rsidR="00602707" w:rsidRPr="00262B37" w:rsidRDefault="00602707" w:rsidP="00B55884">
            <w:pPr>
              <w:jc w:val="center"/>
              <w:rPr>
                <w:ins w:id="1192" w:author="PG3646" w:date="2026-09-25T21:05:00Z" w16du:dateUtc="2026-09-26T01:05:00Z"/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05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8280C04" w14:textId="77777777" w:rsidR="00602707" w:rsidRPr="00262B37" w:rsidRDefault="00602707" w:rsidP="00B55884">
            <w:pPr>
              <w:jc w:val="center"/>
              <w:rPr>
                <w:ins w:id="1193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1194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 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1E6D1" w14:textId="77777777" w:rsidR="00602707" w:rsidRPr="00262B37" w:rsidRDefault="00602707" w:rsidP="00B55884">
            <w:pPr>
              <w:jc w:val="center"/>
              <w:rPr>
                <w:ins w:id="1195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E0D94F" w14:textId="77777777" w:rsidR="00602707" w:rsidRPr="00262B37" w:rsidRDefault="00602707" w:rsidP="00B55884">
            <w:pPr>
              <w:jc w:val="center"/>
              <w:rPr>
                <w:ins w:id="1196" w:author="PG3646" w:date="2026-09-25T21:05:00Z" w16du:dateUtc="2026-09-26T01:05:00Z"/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FD8F6D" w14:textId="77777777" w:rsidR="00602707" w:rsidRPr="00262B37" w:rsidRDefault="00602707" w:rsidP="00B55884">
            <w:pPr>
              <w:jc w:val="center"/>
              <w:rPr>
                <w:ins w:id="1197" w:author="PG3646" w:date="2026-09-25T21:05:00Z" w16du:dateUtc="2026-09-26T01:05:00Z"/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743FBC" w14:textId="77777777" w:rsidR="00602707" w:rsidRPr="00262B37" w:rsidRDefault="00602707" w:rsidP="00B55884">
            <w:pPr>
              <w:jc w:val="center"/>
              <w:rPr>
                <w:ins w:id="1198" w:author="PG3646" w:date="2026-09-25T21:05:00Z" w16du:dateUtc="2026-09-26T01:05:00Z"/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BDE1CB" w14:textId="77777777" w:rsidR="00602707" w:rsidRPr="00262B37" w:rsidRDefault="00602707" w:rsidP="00B55884">
            <w:pPr>
              <w:jc w:val="center"/>
              <w:rPr>
                <w:ins w:id="1199" w:author="PG3646" w:date="2026-09-25T21:05:00Z" w16du:dateUtc="2026-09-26T01:05:00Z"/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8C020F" w14:textId="77777777" w:rsidR="00602707" w:rsidRPr="00262B37" w:rsidRDefault="00602707" w:rsidP="00B55884">
            <w:pPr>
              <w:jc w:val="center"/>
              <w:rPr>
                <w:ins w:id="1200" w:author="PG3646" w:date="2026-09-25T21:05:00Z" w16du:dateUtc="2026-09-26T01:05:00Z"/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0" w:type="dxa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637E712" w14:textId="77777777" w:rsidR="00602707" w:rsidRPr="00262B37" w:rsidRDefault="00602707" w:rsidP="00B55884">
            <w:pPr>
              <w:jc w:val="center"/>
              <w:rPr>
                <w:ins w:id="1201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1202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 </w:t>
              </w:r>
            </w:ins>
          </w:p>
        </w:tc>
      </w:tr>
      <w:tr w:rsidR="007B7B8E" w:rsidRPr="000E4C6F" w14:paraId="3A4F7A45" w14:textId="77777777" w:rsidTr="00B55884">
        <w:trPr>
          <w:gridBefore w:val="1"/>
          <w:trHeight w:val="204"/>
          <w:trPrChange w:id="1203" w:author="PG3646" w:date="2026-09-25T21:05:00Z" w16du:dateUtc="2026-09-26T01:05:00Z">
            <w:trPr>
              <w:gridAfter w:val="10"/>
            </w:trPr>
          </w:trPrChange>
        </w:trPr>
        <w:tc>
          <w:tcPr>
            <w:tcW w:w="5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  <w:tcPrChange w:id="1204" w:author="PG3646" w:date="2026-09-25T21:05:00Z" w16du:dateUtc="2026-09-26T01:05:00Z">
              <w:tcPr>
                <w:tcW w:w="401" w:type="dxa"/>
                <w:gridSpan w:val="5"/>
                <w:vAlign w:val="center"/>
                <w:hideMark/>
              </w:tcPr>
            </w:tcPrChange>
          </w:tcPr>
          <w:p w14:paraId="1021E37F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205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206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1207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Sub030</w:t>
              </w:r>
            </w:ins>
          </w:p>
        </w:tc>
        <w:tc>
          <w:tcPr>
            <w:tcW w:w="511" w:type="dxa"/>
            <w:gridSpan w:val="1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208" w:author="PG3646" w:date="2026-09-25T21:05:00Z" w16du:dateUtc="2026-09-26T01:05:00Z">
              <w:tcPr>
                <w:tcW w:w="1635" w:type="dxa"/>
                <w:gridSpan w:val="17"/>
                <w:vAlign w:val="center"/>
                <w:hideMark/>
              </w:tcPr>
            </w:tcPrChange>
          </w:tcPr>
          <w:p w14:paraId="7F212CFE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209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210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1211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42</w:t>
              </w:r>
            </w:ins>
            <w:del w:id="1212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 xml:space="preserve">Other </w:delText>
              </w:r>
            </w:del>
          </w:p>
        </w:tc>
        <w:tc>
          <w:tcPr>
            <w:tcW w:w="6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213" w:author="PG3646" w:date="2026-09-25T21:05:00Z" w16du:dateUtc="2026-09-26T01:05:00Z">
              <w:tcPr>
                <w:tcW w:w="1408" w:type="dxa"/>
                <w:gridSpan w:val="4"/>
                <w:vAlign w:val="center"/>
                <w:hideMark/>
              </w:tcPr>
            </w:tcPrChange>
          </w:tcPr>
          <w:p w14:paraId="36C80369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214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215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216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9</w:t>
              </w:r>
            </w:ins>
            <w:del w:id="1217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8 (3%)</w:delText>
              </w:r>
            </w:del>
          </w:p>
        </w:tc>
        <w:tc>
          <w:tcPr>
            <w:tcW w:w="678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218" w:author="PG3646" w:date="2026-09-25T21:05:00Z" w16du:dateUtc="2026-09-26T01:05:00Z">
              <w:tcPr>
                <w:tcW w:w="1293" w:type="dxa"/>
                <w:gridSpan w:val="9"/>
                <w:vAlign w:val="center"/>
                <w:hideMark/>
              </w:tcPr>
            </w:tcPrChange>
          </w:tcPr>
          <w:p w14:paraId="3237A5A4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219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220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221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10</w:t>
              </w:r>
            </w:ins>
            <w:del w:id="1222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2 (4%)</w:delText>
              </w:r>
            </w:del>
          </w:p>
        </w:tc>
        <w:tc>
          <w:tcPr>
            <w:tcW w:w="605" w:type="dxa"/>
            <w:gridSpan w:val="7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1223" w:author="PG3646" w:date="2026-09-25T21:05:00Z" w16du:dateUtc="2026-09-26T01:05:00Z">
              <w:tcPr>
                <w:tcW w:w="1297" w:type="dxa"/>
                <w:gridSpan w:val="6"/>
                <w:vAlign w:val="center"/>
                <w:hideMark/>
              </w:tcPr>
            </w:tcPrChange>
          </w:tcPr>
          <w:p w14:paraId="1BDA5DE5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224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225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226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23</w:t>
              </w:r>
            </w:ins>
            <w:del w:id="1227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4 (4%)</w:delText>
              </w:r>
            </w:del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228" w:author="PG3646" w:date="2026-09-25T21:05:00Z" w16du:dateUtc="2026-09-26T01:05:00Z">
              <w:tcPr>
                <w:tcW w:w="1320" w:type="dxa"/>
                <w:gridSpan w:val="2"/>
                <w:vAlign w:val="center"/>
                <w:hideMark/>
              </w:tcPr>
            </w:tcPrChange>
          </w:tcPr>
          <w:p w14:paraId="2350E173" w14:textId="77777777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1229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230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r w:rsidRPr="00262B37">
              <w:rPr>
                <w:rFonts w:ascii="Calibri" w:hAnsi="Calibri"/>
                <w:color w:val="000000"/>
                <w:sz w:val="16"/>
                <w:rPrChange w:id="1231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>1</w:t>
            </w:r>
            <w:del w:id="1232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 xml:space="preserve"> (1%)</w:delText>
              </w:r>
            </w:del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233" w:author="PG3646" w:date="2026-09-25T21:05:00Z" w16du:dateUtc="2026-09-26T01:05:00Z">
              <w:tcPr>
                <w:tcW w:w="28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261F26F4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234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235" w:author="PG3646" w:date="2026-09-25T21:05:00Z" w16du:dateUtc="2026-09-26T01:05:00Z">
              <w:tcPr>
                <w:tcW w:w="28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1426193D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236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237" w:author="PG3646" w:date="2026-09-25T21:05:00Z" w16du:dateUtc="2026-09-26T01:05:00Z">
              <w:tcPr>
                <w:tcW w:w="28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14A2EE4A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23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239" w:author="PG3646" w:date="2026-09-25T21:05:00Z" w16du:dateUtc="2026-09-26T01:05:00Z">
              <w:tcPr>
                <w:tcW w:w="28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499C380B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24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241" w:author="PG3646" w:date="2026-09-25T21:05:00Z" w16du:dateUtc="2026-09-26T01:05:00Z">
              <w:tcPr>
                <w:tcW w:w="28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091EC974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242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15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1243" w:author="PG3646" w:date="2026-09-25T21:05:00Z" w16du:dateUtc="2026-09-26T01:05:00Z">
              <w:tcPr>
                <w:tcW w:w="1256" w:type="dxa"/>
                <w:gridSpan w:val="19"/>
                <w:vAlign w:val="center"/>
                <w:hideMark/>
              </w:tcPr>
            </w:tcPrChange>
          </w:tcPr>
          <w:p w14:paraId="70E5C8A6" w14:textId="069E0E18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1244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245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del w:id="1246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1 (</w:delText>
              </w:r>
            </w:del>
            <w:r w:rsidRPr="00262B37">
              <w:rPr>
                <w:rFonts w:ascii="Calibri" w:hAnsi="Calibri"/>
                <w:color w:val="000000"/>
                <w:sz w:val="16"/>
                <w:rPrChange w:id="1247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>4</w:t>
            </w:r>
            <w:del w:id="1248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%)</w:delText>
              </w:r>
            </w:del>
          </w:p>
        </w:tc>
      </w:tr>
      <w:tr w:rsidR="007B7B8E" w:rsidRPr="000E4C6F" w14:paraId="0608E6D7" w14:textId="1F1DDC42" w:rsidTr="00B55884">
        <w:trPr>
          <w:gridBefore w:val="1"/>
          <w:trHeight w:val="204"/>
          <w:trPrChange w:id="1249" w:author="PG3646" w:date="2026-09-25T21:05:00Z" w16du:dateUtc="2026-09-26T01:05:00Z">
            <w:trPr>
              <w:gridAfter w:val="10"/>
            </w:trPr>
          </w:trPrChange>
        </w:trPr>
        <w:tc>
          <w:tcPr>
            <w:tcW w:w="580" w:type="dxa"/>
            <w:gridSpan w:val="20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  <w:tcPrChange w:id="1250" w:author="PG3646" w:date="2026-09-25T21:05:00Z" w16du:dateUtc="2026-09-26T01:05:00Z">
              <w:tcPr>
                <w:tcW w:w="2036" w:type="dxa"/>
                <w:gridSpan w:val="22"/>
                <w:vAlign w:val="center"/>
                <w:hideMark/>
              </w:tcPr>
            </w:tcPrChange>
          </w:tcPr>
          <w:p w14:paraId="16128D8C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251" w:author="PG3646" w:date="2026-09-25T21:05:00Z" w16du:dateUtc="2026-09-26T01:05:00Z">
                  <w:rPr>
                    <w:rFonts w:ascii="Times New Roman" w:hAnsi="Times New Roman" w:cs="Times New Roman"/>
                    <w:b/>
                    <w:bCs/>
                    <w:sz w:val="18"/>
                    <w:szCs w:val="18"/>
                  </w:rPr>
                </w:rPrChange>
              </w:rPr>
              <w:pPrChange w:id="1252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125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Sub031</w:t>
              </w:r>
            </w:ins>
            <w:del w:id="1254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/>
                  <w:bCs/>
                  <w:color w:val="000000" w:themeColor="text1"/>
                  <w:sz w:val="18"/>
                  <w:szCs w:val="18"/>
                </w:rPr>
                <w:delText>Non-vaccine</w:delText>
              </w:r>
            </w:del>
          </w:p>
        </w:tc>
        <w:tc>
          <w:tcPr>
            <w:tcW w:w="51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255" w:author="PG3646" w:date="2026-09-25T21:05:00Z" w16du:dateUtc="2026-09-26T01:05:00Z">
              <w:tcPr>
                <w:tcW w:w="1408" w:type="dxa"/>
                <w:gridSpan w:val="4"/>
                <w:vAlign w:val="center"/>
                <w:hideMark/>
              </w:tcPr>
            </w:tcPrChange>
          </w:tcPr>
          <w:p w14:paraId="60CCFD96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256" w:author="PG3646" w:date="2026-09-25T21:05:00Z" w16du:dateUtc="2026-09-26T01:05:00Z">
                  <w:rPr>
                    <w:rFonts w:ascii="Times New Roman" w:hAnsi="Times New Roman" w:cs="Times New Roman"/>
                    <w:b/>
                    <w:bCs/>
                    <w:sz w:val="18"/>
                    <w:szCs w:val="18"/>
                  </w:rPr>
                </w:rPrChange>
              </w:rPr>
              <w:pPrChange w:id="1257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25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50</w:t>
              </w:r>
            </w:ins>
            <w:del w:id="1259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/>
                  <w:bCs/>
                  <w:sz w:val="18"/>
                  <w:szCs w:val="18"/>
                </w:rPr>
                <w:delText>152 (58%)</w:delText>
              </w:r>
            </w:del>
          </w:p>
        </w:tc>
        <w:tc>
          <w:tcPr>
            <w:tcW w:w="606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260" w:author="PG3646" w:date="2026-09-25T21:05:00Z" w16du:dateUtc="2026-09-26T01:05:00Z">
              <w:tcPr>
                <w:tcW w:w="1293" w:type="dxa"/>
                <w:gridSpan w:val="9"/>
                <w:vAlign w:val="center"/>
                <w:hideMark/>
              </w:tcPr>
            </w:tcPrChange>
          </w:tcPr>
          <w:p w14:paraId="33295981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261" w:author="PG3646" w:date="2026-09-25T21:05:00Z" w16du:dateUtc="2026-09-26T01:05:00Z">
                  <w:rPr>
                    <w:rFonts w:ascii="Times New Roman" w:hAnsi="Times New Roman" w:cs="Times New Roman"/>
                    <w:b/>
                    <w:bCs/>
                    <w:sz w:val="18"/>
                    <w:szCs w:val="18"/>
                  </w:rPr>
                </w:rPrChange>
              </w:rPr>
              <w:pPrChange w:id="1262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26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11</w:t>
              </w:r>
            </w:ins>
            <w:del w:id="1264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/>
                  <w:bCs/>
                  <w:sz w:val="18"/>
                  <w:szCs w:val="18"/>
                </w:rPr>
                <w:delText>2</w:delText>
              </w:r>
              <w:r w:rsidR="007B7B8E">
                <w:rPr>
                  <w:rFonts w:ascii="Times New Roman" w:hAnsi="Times New Roman" w:cs="Times New Roman"/>
                  <w:b/>
                  <w:bCs/>
                  <w:sz w:val="18"/>
                  <w:szCs w:val="18"/>
                </w:rPr>
                <w:delText>4</w:delText>
              </w:r>
              <w:r w:rsidR="007B7B8E" w:rsidRPr="000E4C6F">
                <w:rPr>
                  <w:rFonts w:ascii="Times New Roman" w:hAnsi="Times New Roman" w:cs="Times New Roman"/>
                  <w:b/>
                  <w:bCs/>
                  <w:sz w:val="18"/>
                  <w:szCs w:val="18"/>
                </w:rPr>
                <w:delText xml:space="preserve"> (47%)</w:delText>
              </w:r>
            </w:del>
          </w:p>
        </w:tc>
        <w:tc>
          <w:tcPr>
            <w:tcW w:w="678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265" w:author="PG3646" w:date="2026-09-25T21:05:00Z" w16du:dateUtc="2026-09-26T01:05:00Z">
              <w:tcPr>
                <w:tcW w:w="1297" w:type="dxa"/>
                <w:gridSpan w:val="6"/>
                <w:vAlign w:val="center"/>
                <w:hideMark/>
              </w:tcPr>
            </w:tcPrChange>
          </w:tcPr>
          <w:p w14:paraId="545B86EC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266" w:author="PG3646" w:date="2026-09-25T21:05:00Z" w16du:dateUtc="2026-09-26T01:05:00Z">
                  <w:rPr>
                    <w:rFonts w:ascii="Times New Roman" w:hAnsi="Times New Roman" w:cs="Times New Roman"/>
                    <w:b/>
                    <w:bCs/>
                    <w:sz w:val="18"/>
                    <w:szCs w:val="18"/>
                  </w:rPr>
                </w:rPrChange>
              </w:rPr>
              <w:pPrChange w:id="1267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26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14</w:t>
              </w:r>
            </w:ins>
            <w:del w:id="1269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/>
                  <w:bCs/>
                  <w:sz w:val="18"/>
                  <w:szCs w:val="18"/>
                </w:rPr>
                <w:delText>57 (6</w:delText>
              </w:r>
              <w:r w:rsidR="007B7B8E">
                <w:rPr>
                  <w:rFonts w:ascii="Times New Roman" w:hAnsi="Times New Roman" w:cs="Times New Roman"/>
                  <w:b/>
                  <w:bCs/>
                  <w:sz w:val="18"/>
                  <w:szCs w:val="18"/>
                </w:rPr>
                <w:delText>0</w:delText>
              </w:r>
              <w:r w:rsidR="007B7B8E" w:rsidRPr="000E4C6F">
                <w:rPr>
                  <w:rFonts w:ascii="Times New Roman" w:hAnsi="Times New Roman" w:cs="Times New Roman"/>
                  <w:b/>
                  <w:bCs/>
                  <w:sz w:val="18"/>
                  <w:szCs w:val="18"/>
                </w:rPr>
                <w:delText>%)</w:delText>
              </w:r>
            </w:del>
          </w:p>
        </w:tc>
        <w:tc>
          <w:tcPr>
            <w:tcW w:w="605" w:type="dxa"/>
            <w:gridSpan w:val="15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1270" w:author="PG3646" w:date="2026-09-25T21:05:00Z" w16du:dateUtc="2026-09-26T01:05:00Z">
              <w:tcPr>
                <w:tcW w:w="1320" w:type="dxa"/>
                <w:gridSpan w:val="18"/>
                <w:vAlign w:val="center"/>
                <w:hideMark/>
              </w:tcPr>
            </w:tcPrChange>
          </w:tcPr>
          <w:p w14:paraId="5653FC80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271" w:author="PG3646" w:date="2026-09-25T21:05:00Z" w16du:dateUtc="2026-09-26T01:05:00Z">
                  <w:rPr>
                    <w:rFonts w:ascii="Times New Roman" w:hAnsi="Times New Roman" w:cs="Times New Roman"/>
                    <w:b/>
                    <w:bCs/>
                    <w:sz w:val="18"/>
                    <w:szCs w:val="18"/>
                  </w:rPr>
                </w:rPrChange>
              </w:rPr>
              <w:pPrChange w:id="1272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27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25</w:t>
              </w:r>
            </w:ins>
            <w:del w:id="1274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/>
                  <w:bCs/>
                  <w:sz w:val="18"/>
                  <w:szCs w:val="18"/>
                </w:rPr>
                <w:delText>61 (6</w:delText>
              </w:r>
              <w:r w:rsidR="007B7B8E">
                <w:rPr>
                  <w:rFonts w:ascii="Times New Roman" w:hAnsi="Times New Roman" w:cs="Times New Roman"/>
                  <w:b/>
                  <w:bCs/>
                  <w:sz w:val="18"/>
                  <w:szCs w:val="18"/>
                </w:rPr>
                <w:delText>2</w:delText>
              </w:r>
              <w:r w:rsidR="007B7B8E" w:rsidRPr="000E4C6F">
                <w:rPr>
                  <w:rFonts w:ascii="Times New Roman" w:hAnsi="Times New Roman" w:cs="Times New Roman"/>
                  <w:b/>
                  <w:bCs/>
                  <w:sz w:val="18"/>
                  <w:szCs w:val="18"/>
                </w:rPr>
                <w:delText>%)</w:delText>
              </w:r>
            </w:del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275" w:author="PG3646" w:date="2026-09-25T21:05:00Z" w16du:dateUtc="2026-09-26T01:05:00Z">
              <w:tcPr>
                <w:tcW w:w="1256" w:type="dxa"/>
                <w:vAlign w:val="center"/>
                <w:hideMark/>
              </w:tcPr>
            </w:tcPrChange>
          </w:tcPr>
          <w:p w14:paraId="6F0AA27F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276" w:author="PG3646" w:date="2026-09-25T21:05:00Z" w16du:dateUtc="2026-09-26T01:05:00Z">
                  <w:rPr>
                    <w:rFonts w:ascii="Times New Roman" w:hAnsi="Times New Roman" w:cs="Times New Roman"/>
                    <w:b/>
                    <w:bCs/>
                    <w:sz w:val="18"/>
                    <w:szCs w:val="18"/>
                  </w:rPr>
                </w:rPrChange>
              </w:rPr>
              <w:pPrChange w:id="1277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27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</w:t>
              </w:r>
            </w:ins>
            <w:del w:id="1279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/>
                  <w:bCs/>
                  <w:sz w:val="18"/>
                  <w:szCs w:val="18"/>
                </w:rPr>
                <w:delText>17 (61%)</w:delText>
              </w:r>
            </w:del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280" w:author="PG3646" w:date="2026-09-25T21:05:00Z" w16du:dateUtc="2026-09-26T01:05:00Z">
              <w:tcPr>
                <w:tcW w:w="28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588E7D3F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281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3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282" w:author="PG3646" w:date="2026-09-25T21:05:00Z" w16du:dateUtc="2026-09-26T01:05:00Z">
              <w:tcPr>
                <w:tcW w:w="280" w:type="dxa"/>
                <w:gridSpan w:val="5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6D67B6B8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28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284" w:author="PG3646" w:date="2026-09-25T21:05:00Z" w16du:dateUtc="2026-09-26T01:05:00Z">
              <w:tcPr>
                <w:tcW w:w="28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3ED9B312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28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286" w:author="PG3646" w:date="2026-09-25T21:05:00Z" w16du:dateUtc="2026-09-26T01:05:00Z">
              <w:tcPr>
                <w:tcW w:w="2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40B7878A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287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288" w:author="PG3646" w:date="2026-09-25T21:05:00Z" w16du:dateUtc="2026-09-26T01:05:00Z">
              <w:tcPr>
                <w:tcW w:w="2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5BD79658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289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1290" w:author="PG3646" w:date="2026-09-25T21:05:00Z" w16du:dateUtc="2026-09-26T01:05:00Z">
              <w:tcPr>
                <w:tcW w:w="280" w:type="dxa"/>
                <w:tcBorders>
                  <w:top w:val="nil"/>
                  <w:left w:val="nil"/>
                  <w:bottom w:val="nil"/>
                  <w:right w:val="single" w:sz="8" w:space="0" w:color="auto"/>
                </w:tcBorders>
                <w:hideMark/>
              </w:tcPr>
            </w:tcPrChange>
          </w:tcPr>
          <w:p w14:paraId="78AF864E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291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3</w:t>
              </w:r>
            </w:ins>
          </w:p>
        </w:tc>
      </w:tr>
      <w:tr w:rsidR="007B7B8E" w:rsidRPr="000E4C6F" w14:paraId="72AF0DEE" w14:textId="2E5D6D8E" w:rsidTr="00B55884">
        <w:trPr>
          <w:gridBefore w:val="1"/>
          <w:trHeight w:val="204"/>
          <w:trPrChange w:id="1292" w:author="PG3646" w:date="2026-09-25T21:05:00Z" w16du:dateUtc="2026-09-26T01:05:00Z">
            <w:trPr>
              <w:gridAfter w:val="10"/>
            </w:trPr>
          </w:trPrChange>
        </w:trPr>
        <w:tc>
          <w:tcPr>
            <w:tcW w:w="5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  <w:tcPrChange w:id="1293" w:author="PG3646" w:date="2026-09-25T21:05:00Z" w16du:dateUtc="2026-09-26T01:05:00Z">
              <w:tcPr>
                <w:tcW w:w="401" w:type="dxa"/>
                <w:gridSpan w:val="5"/>
                <w:vAlign w:val="center"/>
                <w:hideMark/>
              </w:tcPr>
            </w:tcPrChange>
          </w:tcPr>
          <w:p w14:paraId="1E8C6D98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294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295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1296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Sub032</w:t>
              </w:r>
            </w:ins>
          </w:p>
        </w:tc>
        <w:tc>
          <w:tcPr>
            <w:tcW w:w="511" w:type="dxa"/>
            <w:gridSpan w:val="1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297" w:author="PG3646" w:date="2026-09-25T21:05:00Z" w16du:dateUtc="2026-09-26T01:05:00Z">
              <w:tcPr>
                <w:tcW w:w="1635" w:type="dxa"/>
                <w:gridSpan w:val="17"/>
                <w:vAlign w:val="center"/>
                <w:hideMark/>
              </w:tcPr>
            </w:tcPrChange>
          </w:tcPr>
          <w:p w14:paraId="0C552F7F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298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299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130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57</w:t>
              </w:r>
            </w:ins>
            <w:del w:id="1301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7C</w:delText>
              </w:r>
            </w:del>
          </w:p>
        </w:tc>
        <w:tc>
          <w:tcPr>
            <w:tcW w:w="6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302" w:author="PG3646" w:date="2026-09-25T21:05:00Z" w16du:dateUtc="2026-09-26T01:05:00Z">
              <w:tcPr>
                <w:tcW w:w="1408" w:type="dxa"/>
                <w:gridSpan w:val="4"/>
                <w:vAlign w:val="center"/>
                <w:hideMark/>
              </w:tcPr>
            </w:tcPrChange>
          </w:tcPr>
          <w:p w14:paraId="3B0BD55B" w14:textId="77777777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1303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pPrChange w:id="1304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r w:rsidRPr="00262B37">
              <w:rPr>
                <w:rFonts w:ascii="Calibri" w:hAnsi="Calibri"/>
                <w:color w:val="000000"/>
                <w:sz w:val="16"/>
                <w:rPrChange w:id="1305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t>10</w:t>
            </w:r>
            <w:del w:id="1306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 xml:space="preserve"> (4%)</w:delText>
              </w:r>
            </w:del>
          </w:p>
        </w:tc>
        <w:tc>
          <w:tcPr>
            <w:tcW w:w="678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307" w:author="PG3646" w:date="2026-09-25T21:05:00Z" w16du:dateUtc="2026-09-26T01:05:00Z">
              <w:tcPr>
                <w:tcW w:w="1293" w:type="dxa"/>
                <w:gridSpan w:val="9"/>
                <w:vAlign w:val="center"/>
                <w:hideMark/>
              </w:tcPr>
            </w:tcPrChange>
          </w:tcPr>
          <w:p w14:paraId="5004E311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308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pPrChange w:id="1309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31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10</w:t>
              </w:r>
            </w:ins>
            <w:del w:id="1311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>2 (4%)</w:delText>
              </w:r>
            </w:del>
          </w:p>
        </w:tc>
        <w:tc>
          <w:tcPr>
            <w:tcW w:w="605" w:type="dxa"/>
            <w:gridSpan w:val="7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1312" w:author="PG3646" w:date="2026-09-25T21:05:00Z" w16du:dateUtc="2026-09-26T01:05:00Z">
              <w:tcPr>
                <w:tcW w:w="1297" w:type="dxa"/>
                <w:gridSpan w:val="6"/>
                <w:vAlign w:val="center"/>
                <w:hideMark/>
              </w:tcPr>
            </w:tcPrChange>
          </w:tcPr>
          <w:p w14:paraId="6687E94D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313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pPrChange w:id="1314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31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37</w:t>
              </w:r>
            </w:ins>
            <w:del w:id="1316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>4 (4%)</w:delText>
              </w:r>
            </w:del>
          </w:p>
        </w:tc>
        <w:tc>
          <w:tcPr>
            <w:tcW w:w="280" w:type="dxa"/>
            <w:gridSpan w:val="1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317" w:author="PG3646" w:date="2026-09-25T21:05:00Z" w16du:dateUtc="2026-09-26T01:05:00Z">
              <w:tcPr>
                <w:tcW w:w="1320" w:type="dxa"/>
                <w:gridSpan w:val="18"/>
                <w:vAlign w:val="center"/>
                <w:hideMark/>
              </w:tcPr>
            </w:tcPrChange>
          </w:tcPr>
          <w:p w14:paraId="070E1EEB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318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pPrChange w:id="1319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32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  <w:del w:id="1321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>2 (2%)</w:delText>
              </w:r>
            </w:del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322" w:author="PG3646" w:date="2026-09-25T21:05:00Z" w16du:dateUtc="2026-09-26T01:05:00Z">
              <w:tcPr>
                <w:tcW w:w="1256" w:type="dxa"/>
                <w:gridSpan w:val="2"/>
                <w:vAlign w:val="center"/>
                <w:hideMark/>
              </w:tcPr>
            </w:tcPrChange>
          </w:tcPr>
          <w:p w14:paraId="43C4DF15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323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pPrChange w:id="1324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32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  <w:del w:id="1326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>2 (7%)</w:delText>
              </w:r>
            </w:del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327" w:author="PG3646" w:date="2026-09-25T21:05:00Z" w16du:dateUtc="2026-09-26T01:05:00Z">
              <w:tcPr>
                <w:tcW w:w="28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5CF3D2D5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32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329" w:author="PG3646" w:date="2026-09-25T21:05:00Z" w16du:dateUtc="2026-09-26T01:05:00Z">
              <w:tcPr>
                <w:tcW w:w="280" w:type="dxa"/>
                <w:gridSpan w:val="5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10EC1F68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33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331" w:author="PG3646" w:date="2026-09-25T21:05:00Z" w16du:dateUtc="2026-09-26T01:05:00Z">
              <w:tcPr>
                <w:tcW w:w="28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4D7D8D15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332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333" w:author="PG3646" w:date="2026-09-25T21:05:00Z" w16du:dateUtc="2026-09-26T01:05:00Z">
              <w:tcPr>
                <w:tcW w:w="2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649A3039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334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1335" w:author="PG3646" w:date="2026-09-25T21:05:00Z" w16du:dateUtc="2026-09-26T01:05:00Z">
              <w:tcPr>
                <w:tcW w:w="280" w:type="dxa"/>
                <w:gridSpan w:val="2"/>
                <w:tcBorders>
                  <w:top w:val="nil"/>
                  <w:left w:val="nil"/>
                  <w:bottom w:val="nil"/>
                  <w:right w:val="single" w:sz="8" w:space="0" w:color="auto"/>
                </w:tcBorders>
                <w:hideMark/>
              </w:tcPr>
            </w:tcPrChange>
          </w:tcPr>
          <w:p w14:paraId="0A38F37F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336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4</w:t>
              </w:r>
            </w:ins>
          </w:p>
        </w:tc>
      </w:tr>
      <w:tr w:rsidR="007B7B8E" w:rsidRPr="000E4C6F" w14:paraId="29CEF952" w14:textId="0AF84379" w:rsidTr="00B55884">
        <w:trPr>
          <w:gridBefore w:val="1"/>
          <w:trHeight w:val="204"/>
          <w:trPrChange w:id="1337" w:author="PG3646" w:date="2026-09-25T21:05:00Z" w16du:dateUtc="2026-09-26T01:05:00Z">
            <w:trPr>
              <w:gridAfter w:val="10"/>
            </w:trPr>
          </w:trPrChange>
        </w:trPr>
        <w:tc>
          <w:tcPr>
            <w:tcW w:w="5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  <w:tcPrChange w:id="1338" w:author="PG3646" w:date="2026-09-25T21:05:00Z" w16du:dateUtc="2026-09-26T01:05:00Z">
              <w:tcPr>
                <w:tcW w:w="401" w:type="dxa"/>
                <w:gridSpan w:val="5"/>
                <w:vAlign w:val="center"/>
                <w:hideMark/>
              </w:tcPr>
            </w:tcPrChange>
          </w:tcPr>
          <w:p w14:paraId="40B6537B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339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340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1341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Sub033</w:t>
              </w:r>
            </w:ins>
          </w:p>
        </w:tc>
        <w:tc>
          <w:tcPr>
            <w:tcW w:w="511" w:type="dxa"/>
            <w:gridSpan w:val="1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342" w:author="PG3646" w:date="2026-09-25T21:05:00Z" w16du:dateUtc="2026-09-26T01:05:00Z">
              <w:tcPr>
                <w:tcW w:w="1635" w:type="dxa"/>
                <w:gridSpan w:val="17"/>
                <w:vAlign w:val="center"/>
                <w:hideMark/>
              </w:tcPr>
            </w:tcPrChange>
          </w:tcPr>
          <w:p w14:paraId="2DAD5E71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343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344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134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51</w:t>
              </w:r>
            </w:ins>
            <w:del w:id="1346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9N</w:delText>
              </w:r>
            </w:del>
          </w:p>
        </w:tc>
        <w:tc>
          <w:tcPr>
            <w:tcW w:w="6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347" w:author="PG3646" w:date="2026-09-25T21:05:00Z" w16du:dateUtc="2026-09-26T01:05:00Z">
              <w:tcPr>
                <w:tcW w:w="1408" w:type="dxa"/>
                <w:gridSpan w:val="4"/>
                <w:vAlign w:val="center"/>
                <w:hideMark/>
              </w:tcPr>
            </w:tcPrChange>
          </w:tcPr>
          <w:p w14:paraId="6F0CD6D6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348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pPrChange w:id="1349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35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11</w:t>
              </w:r>
            </w:ins>
            <w:del w:id="1351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>5 (2%)</w:delText>
              </w:r>
            </w:del>
          </w:p>
        </w:tc>
        <w:tc>
          <w:tcPr>
            <w:tcW w:w="678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352" w:author="PG3646" w:date="2026-09-25T21:05:00Z" w16du:dateUtc="2026-09-26T01:05:00Z">
              <w:tcPr>
                <w:tcW w:w="1293" w:type="dxa"/>
                <w:gridSpan w:val="9"/>
                <w:vAlign w:val="center"/>
                <w:hideMark/>
              </w:tcPr>
            </w:tcPrChange>
          </w:tcPr>
          <w:p w14:paraId="5A9ABC03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353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pPrChange w:id="1354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35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13</w:t>
              </w:r>
            </w:ins>
            <w:del w:id="1356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>1 (2%)</w:delText>
              </w:r>
            </w:del>
          </w:p>
        </w:tc>
        <w:tc>
          <w:tcPr>
            <w:tcW w:w="605" w:type="dxa"/>
            <w:gridSpan w:val="7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1357" w:author="PG3646" w:date="2026-09-25T21:05:00Z" w16du:dateUtc="2026-09-26T01:05:00Z">
              <w:tcPr>
                <w:tcW w:w="1297" w:type="dxa"/>
                <w:gridSpan w:val="6"/>
                <w:vAlign w:val="center"/>
                <w:hideMark/>
              </w:tcPr>
            </w:tcPrChange>
          </w:tcPr>
          <w:p w14:paraId="7D2BAB0F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358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pPrChange w:id="1359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36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27</w:t>
              </w:r>
            </w:ins>
            <w:del w:id="1361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>1 (1%)</w:delText>
              </w:r>
            </w:del>
          </w:p>
        </w:tc>
        <w:tc>
          <w:tcPr>
            <w:tcW w:w="280" w:type="dxa"/>
            <w:gridSpan w:val="1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362" w:author="PG3646" w:date="2026-09-25T21:05:00Z" w16du:dateUtc="2026-09-26T01:05:00Z">
              <w:tcPr>
                <w:tcW w:w="1320" w:type="dxa"/>
                <w:gridSpan w:val="18"/>
                <w:vAlign w:val="center"/>
                <w:hideMark/>
              </w:tcPr>
            </w:tcPrChange>
          </w:tcPr>
          <w:p w14:paraId="0F4E54D7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363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pPrChange w:id="1364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36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3</w:t>
              </w:r>
            </w:ins>
            <w:del w:id="1366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>2 (2%)</w:delText>
              </w:r>
            </w:del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367" w:author="PG3646" w:date="2026-09-25T21:05:00Z" w16du:dateUtc="2026-09-26T01:05:00Z">
              <w:tcPr>
                <w:tcW w:w="1256" w:type="dxa"/>
                <w:gridSpan w:val="2"/>
                <w:vAlign w:val="center"/>
                <w:hideMark/>
              </w:tcPr>
            </w:tcPrChange>
          </w:tcPr>
          <w:p w14:paraId="4B196F48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368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pPrChange w:id="1369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37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3</w:t>
              </w:r>
            </w:ins>
            <w:del w:id="1371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>1 (4%)</w:delText>
              </w:r>
            </w:del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372" w:author="PG3646" w:date="2026-09-25T21:05:00Z" w16du:dateUtc="2026-09-26T01:05:00Z">
              <w:tcPr>
                <w:tcW w:w="28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734A0C66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37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374" w:author="PG3646" w:date="2026-09-25T21:05:00Z" w16du:dateUtc="2026-09-26T01:05:00Z">
              <w:tcPr>
                <w:tcW w:w="280" w:type="dxa"/>
                <w:gridSpan w:val="5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7ACAAB3F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37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376" w:author="PG3646" w:date="2026-09-25T21:05:00Z" w16du:dateUtc="2026-09-26T01:05:00Z">
              <w:tcPr>
                <w:tcW w:w="28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4C189C60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377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378" w:author="PG3646" w:date="2026-09-25T21:05:00Z" w16du:dateUtc="2026-09-26T01:05:00Z">
              <w:tcPr>
                <w:tcW w:w="2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6733FEE4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379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1380" w:author="PG3646" w:date="2026-09-25T21:05:00Z" w16du:dateUtc="2026-09-26T01:05:00Z">
              <w:tcPr>
                <w:tcW w:w="280" w:type="dxa"/>
                <w:gridSpan w:val="2"/>
                <w:tcBorders>
                  <w:top w:val="nil"/>
                  <w:left w:val="nil"/>
                  <w:bottom w:val="nil"/>
                  <w:right w:val="single" w:sz="8" w:space="0" w:color="auto"/>
                </w:tcBorders>
                <w:hideMark/>
              </w:tcPr>
            </w:tcPrChange>
          </w:tcPr>
          <w:p w14:paraId="50C65FDF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381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3</w:t>
              </w:r>
            </w:ins>
          </w:p>
        </w:tc>
      </w:tr>
    </w:tbl>
    <w:tbl>
      <w:tblPr>
        <w:tblStyle w:val="TableGrid"/>
        <w:tblpPr w:leftFromText="180" w:rightFromText="180" w:vertAnchor="text" w:horzAnchor="margin" w:tblpY="173"/>
        <w:tblW w:w="0" w:type="auto"/>
        <w:tblLook w:val="04A0" w:firstRow="1" w:lastRow="0" w:firstColumn="1" w:lastColumn="0" w:noHBand="0" w:noVBand="1"/>
      </w:tblPr>
      <w:tblGrid>
        <w:gridCol w:w="401"/>
        <w:gridCol w:w="1635"/>
        <w:gridCol w:w="1408"/>
        <w:gridCol w:w="1293"/>
        <w:gridCol w:w="1297"/>
        <w:gridCol w:w="1320"/>
        <w:gridCol w:w="1256"/>
      </w:tblGrid>
      <w:tr w:rsidR="007B7B8E" w:rsidRPr="000E4C6F" w14:paraId="0C821688" w14:textId="77777777" w:rsidTr="007B7B8E">
        <w:trPr>
          <w:del w:id="1382" w:author="PG3646" w:date="2026-09-25T21:05:00Z" w16du:dateUtc="2026-09-26T01:05:00Z"/>
        </w:trPr>
        <w:tc>
          <w:tcPr>
            <w:tcW w:w="401" w:type="dxa"/>
            <w:vAlign w:val="center"/>
          </w:tcPr>
          <w:p w14:paraId="043F824E" w14:textId="77777777" w:rsidR="007B7B8E" w:rsidRPr="000E4C6F" w:rsidRDefault="007B7B8E" w:rsidP="007B7B8E">
            <w:pPr>
              <w:rPr>
                <w:del w:id="1383" w:author="PG3646" w:date="2026-09-25T21:05:00Z" w16du:dateUtc="2026-09-26T01:05:00Z"/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635" w:type="dxa"/>
            <w:vAlign w:val="center"/>
          </w:tcPr>
          <w:p w14:paraId="137690B4" w14:textId="77777777" w:rsidR="007B7B8E" w:rsidRPr="000E4C6F" w:rsidRDefault="007B7B8E" w:rsidP="007B7B8E">
            <w:pPr>
              <w:rPr>
                <w:del w:id="1384" w:author="PG3646" w:date="2026-09-25T21:05:00Z" w16du:dateUtc="2026-09-26T01:05:00Z"/>
                <w:rFonts w:ascii="Times New Roman" w:hAnsi="Times New Roman" w:cs="Times New Roman"/>
                <w:bCs/>
                <w:sz w:val="18"/>
                <w:szCs w:val="18"/>
              </w:rPr>
            </w:pPr>
            <w:del w:id="1385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15A</w:delText>
              </w:r>
            </w:del>
          </w:p>
        </w:tc>
        <w:tc>
          <w:tcPr>
            <w:tcW w:w="1408" w:type="dxa"/>
            <w:vAlign w:val="center"/>
          </w:tcPr>
          <w:p w14:paraId="4699FCDE" w14:textId="77777777" w:rsidR="007B7B8E" w:rsidRPr="000E4C6F" w:rsidRDefault="007B7B8E" w:rsidP="007B7B8E">
            <w:pPr>
              <w:jc w:val="center"/>
              <w:rPr>
                <w:del w:id="1386" w:author="PG3646" w:date="2026-09-25T21:05:00Z" w16du:dateUtc="2026-09-26T01:05:00Z"/>
                <w:rFonts w:ascii="Times New Roman" w:hAnsi="Times New Roman" w:cs="Times New Roman"/>
                <w:bCs/>
                <w:color w:val="000000"/>
                <w:sz w:val="18"/>
                <w:szCs w:val="18"/>
              </w:rPr>
            </w:pPr>
            <w:del w:id="1387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>9 (3%)</w:delText>
              </w:r>
            </w:del>
          </w:p>
        </w:tc>
        <w:tc>
          <w:tcPr>
            <w:tcW w:w="1293" w:type="dxa"/>
            <w:vAlign w:val="center"/>
          </w:tcPr>
          <w:p w14:paraId="1C86A253" w14:textId="77777777" w:rsidR="007B7B8E" w:rsidRPr="000E4C6F" w:rsidRDefault="007B7B8E" w:rsidP="007B7B8E">
            <w:pPr>
              <w:jc w:val="center"/>
              <w:rPr>
                <w:del w:id="1388" w:author="PG3646" w:date="2026-09-25T21:05:00Z" w16du:dateUtc="2026-09-26T01:05:00Z"/>
                <w:rFonts w:ascii="Times New Roman" w:hAnsi="Times New Roman" w:cs="Times New Roman"/>
                <w:bCs/>
                <w:sz w:val="18"/>
                <w:szCs w:val="18"/>
              </w:rPr>
            </w:pPr>
            <w:del w:id="1389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1 (2%)</w:delText>
              </w:r>
            </w:del>
          </w:p>
        </w:tc>
        <w:tc>
          <w:tcPr>
            <w:tcW w:w="1297" w:type="dxa"/>
            <w:vAlign w:val="center"/>
          </w:tcPr>
          <w:p w14:paraId="740DFD2D" w14:textId="77777777" w:rsidR="007B7B8E" w:rsidRPr="000E4C6F" w:rsidRDefault="007B7B8E" w:rsidP="007B7B8E">
            <w:pPr>
              <w:jc w:val="center"/>
              <w:rPr>
                <w:del w:id="1390" w:author="PG3646" w:date="2026-09-25T21:05:00Z" w16du:dateUtc="2026-09-26T01:05:00Z"/>
                <w:rFonts w:ascii="Times New Roman" w:hAnsi="Times New Roman" w:cs="Times New Roman"/>
                <w:bCs/>
                <w:sz w:val="18"/>
                <w:szCs w:val="18"/>
              </w:rPr>
            </w:pPr>
            <w:del w:id="1391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5 (5%)</w:delText>
              </w:r>
            </w:del>
          </w:p>
        </w:tc>
        <w:tc>
          <w:tcPr>
            <w:tcW w:w="1320" w:type="dxa"/>
            <w:vAlign w:val="center"/>
          </w:tcPr>
          <w:p w14:paraId="57B69BEF" w14:textId="77777777" w:rsidR="007B7B8E" w:rsidRPr="000E4C6F" w:rsidRDefault="007B7B8E" w:rsidP="007B7B8E">
            <w:pPr>
              <w:jc w:val="center"/>
              <w:rPr>
                <w:del w:id="1392" w:author="PG3646" w:date="2026-09-25T21:05:00Z" w16du:dateUtc="2026-09-26T01:05:00Z"/>
                <w:rFonts w:ascii="Times New Roman" w:hAnsi="Times New Roman" w:cs="Times New Roman"/>
                <w:bCs/>
                <w:sz w:val="18"/>
                <w:szCs w:val="18"/>
              </w:rPr>
            </w:pPr>
            <w:del w:id="1393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>2 (2%)</w:delText>
              </w:r>
            </w:del>
          </w:p>
        </w:tc>
        <w:tc>
          <w:tcPr>
            <w:tcW w:w="1256" w:type="dxa"/>
            <w:vAlign w:val="center"/>
          </w:tcPr>
          <w:p w14:paraId="138911F1" w14:textId="77777777" w:rsidR="007B7B8E" w:rsidRPr="000E4C6F" w:rsidRDefault="007B7B8E" w:rsidP="007B7B8E">
            <w:pPr>
              <w:jc w:val="center"/>
              <w:rPr>
                <w:del w:id="1394" w:author="PG3646" w:date="2026-09-25T21:05:00Z" w16du:dateUtc="2026-09-26T01:05:00Z"/>
                <w:rFonts w:ascii="Times New Roman" w:hAnsi="Times New Roman" w:cs="Times New Roman"/>
                <w:bCs/>
                <w:sz w:val="18"/>
                <w:szCs w:val="18"/>
              </w:rPr>
            </w:pPr>
            <w:del w:id="1395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1 (4%)</w:delText>
              </w:r>
            </w:del>
          </w:p>
        </w:tc>
      </w:tr>
      <w:tr w:rsidR="007B7B8E" w:rsidRPr="000E4C6F" w14:paraId="4239F6B8" w14:textId="77777777" w:rsidTr="007B7B8E">
        <w:trPr>
          <w:del w:id="1396" w:author="PG3646" w:date="2026-09-25T21:05:00Z" w16du:dateUtc="2026-09-26T01:05:00Z"/>
        </w:trPr>
        <w:tc>
          <w:tcPr>
            <w:tcW w:w="401" w:type="dxa"/>
            <w:vAlign w:val="center"/>
          </w:tcPr>
          <w:p w14:paraId="75A719EC" w14:textId="77777777" w:rsidR="007B7B8E" w:rsidRPr="000E4C6F" w:rsidRDefault="007B7B8E" w:rsidP="007B7B8E">
            <w:pPr>
              <w:rPr>
                <w:del w:id="1397" w:author="PG3646" w:date="2026-09-25T21:05:00Z" w16du:dateUtc="2026-09-26T01:05:00Z"/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635" w:type="dxa"/>
            <w:vAlign w:val="center"/>
          </w:tcPr>
          <w:p w14:paraId="269A6D9E" w14:textId="77777777" w:rsidR="007B7B8E" w:rsidRPr="000E4C6F" w:rsidRDefault="007B7B8E" w:rsidP="007B7B8E">
            <w:pPr>
              <w:rPr>
                <w:del w:id="1398" w:author="PG3646" w:date="2026-09-25T21:05:00Z" w16du:dateUtc="2026-09-26T01:05:00Z"/>
                <w:rFonts w:ascii="Times New Roman" w:hAnsi="Times New Roman" w:cs="Times New Roman"/>
                <w:bCs/>
                <w:sz w:val="18"/>
                <w:szCs w:val="18"/>
              </w:rPr>
            </w:pPr>
            <w:del w:id="1399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15C</w:delText>
              </w:r>
            </w:del>
          </w:p>
        </w:tc>
        <w:tc>
          <w:tcPr>
            <w:tcW w:w="1408" w:type="dxa"/>
            <w:vAlign w:val="center"/>
          </w:tcPr>
          <w:p w14:paraId="0D6C1C0B" w14:textId="77777777" w:rsidR="007B7B8E" w:rsidRPr="000E4C6F" w:rsidRDefault="007B7B8E" w:rsidP="007B7B8E">
            <w:pPr>
              <w:jc w:val="center"/>
              <w:rPr>
                <w:del w:id="1400" w:author="PG3646" w:date="2026-09-25T21:05:00Z" w16du:dateUtc="2026-09-26T01:05:00Z"/>
                <w:rFonts w:ascii="Times New Roman" w:hAnsi="Times New Roman" w:cs="Times New Roman"/>
                <w:bCs/>
                <w:color w:val="000000"/>
                <w:sz w:val="18"/>
                <w:szCs w:val="18"/>
              </w:rPr>
            </w:pPr>
            <w:del w:id="1401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6 (2%)</w:delText>
              </w:r>
            </w:del>
          </w:p>
        </w:tc>
        <w:tc>
          <w:tcPr>
            <w:tcW w:w="1293" w:type="dxa"/>
            <w:vAlign w:val="center"/>
          </w:tcPr>
          <w:p w14:paraId="077C9D14" w14:textId="77777777" w:rsidR="007B7B8E" w:rsidRPr="000E4C6F" w:rsidRDefault="007B7B8E" w:rsidP="007B7B8E">
            <w:pPr>
              <w:jc w:val="center"/>
              <w:rPr>
                <w:del w:id="1402" w:author="PG3646" w:date="2026-09-25T21:05:00Z" w16du:dateUtc="2026-09-26T01:05:00Z"/>
                <w:rFonts w:ascii="Times New Roman" w:hAnsi="Times New Roman" w:cs="Times New Roman"/>
                <w:bCs/>
                <w:sz w:val="18"/>
                <w:szCs w:val="18"/>
              </w:rPr>
            </w:pPr>
            <w:del w:id="1403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0 (0%)</w:delText>
              </w:r>
            </w:del>
          </w:p>
        </w:tc>
        <w:tc>
          <w:tcPr>
            <w:tcW w:w="1297" w:type="dxa"/>
            <w:vAlign w:val="center"/>
          </w:tcPr>
          <w:p w14:paraId="52A2BBE4" w14:textId="77777777" w:rsidR="007B7B8E" w:rsidRPr="000E4C6F" w:rsidRDefault="007B7B8E" w:rsidP="007B7B8E">
            <w:pPr>
              <w:jc w:val="center"/>
              <w:rPr>
                <w:del w:id="1404" w:author="PG3646" w:date="2026-09-25T21:05:00Z" w16du:dateUtc="2026-09-26T01:05:00Z"/>
                <w:rFonts w:ascii="Times New Roman" w:hAnsi="Times New Roman" w:cs="Times New Roman"/>
                <w:bCs/>
                <w:sz w:val="18"/>
                <w:szCs w:val="18"/>
              </w:rPr>
            </w:pPr>
            <w:del w:id="1405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4 (4%)</w:delText>
              </w:r>
            </w:del>
          </w:p>
        </w:tc>
        <w:tc>
          <w:tcPr>
            <w:tcW w:w="1320" w:type="dxa"/>
            <w:vAlign w:val="center"/>
          </w:tcPr>
          <w:p w14:paraId="480EF970" w14:textId="77777777" w:rsidR="007B7B8E" w:rsidRPr="000E4C6F" w:rsidRDefault="007B7B8E" w:rsidP="007B7B8E">
            <w:pPr>
              <w:jc w:val="center"/>
              <w:rPr>
                <w:del w:id="1406" w:author="PG3646" w:date="2026-09-25T21:05:00Z" w16du:dateUtc="2026-09-26T01:05:00Z"/>
                <w:rFonts w:ascii="Times New Roman" w:hAnsi="Times New Roman" w:cs="Times New Roman"/>
                <w:bCs/>
                <w:sz w:val="18"/>
                <w:szCs w:val="18"/>
              </w:rPr>
            </w:pPr>
            <w:del w:id="1407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1 (1%)</w:delText>
              </w:r>
            </w:del>
          </w:p>
        </w:tc>
        <w:tc>
          <w:tcPr>
            <w:tcW w:w="1256" w:type="dxa"/>
            <w:vAlign w:val="center"/>
          </w:tcPr>
          <w:p w14:paraId="01840ED7" w14:textId="77777777" w:rsidR="007B7B8E" w:rsidRPr="000E4C6F" w:rsidRDefault="007B7B8E" w:rsidP="007B7B8E">
            <w:pPr>
              <w:jc w:val="center"/>
              <w:rPr>
                <w:del w:id="1408" w:author="PG3646" w:date="2026-09-25T21:05:00Z" w16du:dateUtc="2026-09-26T01:05:00Z"/>
                <w:rFonts w:ascii="Times New Roman" w:hAnsi="Times New Roman" w:cs="Times New Roman"/>
                <w:bCs/>
                <w:sz w:val="18"/>
                <w:szCs w:val="18"/>
              </w:rPr>
            </w:pPr>
            <w:del w:id="1409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1 (4%)</w:delText>
              </w:r>
            </w:del>
          </w:p>
        </w:tc>
      </w:tr>
    </w:tbl>
    <w:tbl>
      <w:tblPr>
        <w:tblW w:w="4940" w:type="dxa"/>
        <w:tblLook w:val="04A0" w:firstRow="1" w:lastRow="0" w:firstColumn="1" w:lastColumn="0" w:noHBand="0" w:noVBand="1"/>
        <w:tblPrChange w:id="1410" w:author="PG3646" w:date="2026-09-25T21:05:00Z" w16du:dateUtc="2026-09-26T01:05:00Z">
          <w:tblPr>
            <w:tblStyle w:val="TableGrid"/>
            <w:tblpPr w:leftFromText="180" w:rightFromText="180" w:vertAnchor="text" w:horzAnchor="margin" w:tblpY="173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599"/>
        <w:gridCol w:w="558"/>
        <w:gridCol w:w="506"/>
        <w:gridCol w:w="577"/>
        <w:gridCol w:w="505"/>
        <w:gridCol w:w="216"/>
        <w:gridCol w:w="216"/>
        <w:gridCol w:w="216"/>
        <w:gridCol w:w="216"/>
        <w:gridCol w:w="216"/>
        <w:gridCol w:w="216"/>
        <w:gridCol w:w="468"/>
        <w:gridCol w:w="576"/>
        <w:gridCol w:w="504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tblGridChange w:id="1411">
          <w:tblGrid>
            <w:gridCol w:w="10"/>
            <w:gridCol w:w="391"/>
            <w:gridCol w:w="208"/>
            <w:gridCol w:w="558"/>
            <w:gridCol w:w="127"/>
            <w:gridCol w:w="379"/>
            <w:gridCol w:w="363"/>
            <w:gridCol w:w="214"/>
            <w:gridCol w:w="505"/>
            <w:gridCol w:w="216"/>
            <w:gridCol w:w="216"/>
            <w:gridCol w:w="216"/>
            <w:gridCol w:w="41"/>
            <w:gridCol w:w="10"/>
            <w:gridCol w:w="165"/>
            <w:gridCol w:w="216"/>
            <w:gridCol w:w="22"/>
            <w:gridCol w:w="194"/>
            <w:gridCol w:w="209"/>
            <w:gridCol w:w="259"/>
            <w:gridCol w:w="144"/>
            <w:gridCol w:w="42"/>
            <w:gridCol w:w="21"/>
            <w:gridCol w:w="11"/>
            <w:gridCol w:w="358"/>
            <w:gridCol w:w="939"/>
            <w:gridCol w:w="1320"/>
            <w:gridCol w:w="5"/>
            <w:gridCol w:w="6"/>
            <w:gridCol w:w="12"/>
            <w:gridCol w:w="385"/>
            <w:gridCol w:w="6"/>
            <w:gridCol w:w="12"/>
            <w:gridCol w:w="385"/>
            <w:gridCol w:w="6"/>
            <w:gridCol w:w="12"/>
            <w:gridCol w:w="385"/>
            <w:gridCol w:w="6"/>
            <w:gridCol w:w="12"/>
            <w:gridCol w:w="6"/>
            <w:gridCol w:w="6"/>
            <w:gridCol w:w="6"/>
            <w:gridCol w:w="6"/>
            <w:gridCol w:w="229"/>
            <w:gridCol w:w="174"/>
          </w:tblGrid>
        </w:tblGridChange>
      </w:tblGrid>
      <w:tr w:rsidR="007B7B8E" w:rsidRPr="000E4C6F" w14:paraId="60712A14" w14:textId="77777777" w:rsidTr="00B55884">
        <w:trPr>
          <w:gridAfter w:val="1"/>
          <w:wAfter w:w="403" w:type="dxa"/>
          <w:trHeight w:val="204"/>
          <w:trPrChange w:id="1412" w:author="PG3646" w:date="2026-09-25T21:05:00Z" w16du:dateUtc="2026-09-26T01:05:00Z">
            <w:trPr>
              <w:gridAfter w:val="2"/>
            </w:trPr>
          </w:trPrChange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  <w:tcPrChange w:id="1413" w:author="PG3646" w:date="2026-09-25T21:05:00Z" w16du:dateUtc="2026-09-26T01:05:00Z">
              <w:tcPr>
                <w:tcW w:w="401" w:type="dxa"/>
                <w:gridSpan w:val="2"/>
                <w:vAlign w:val="center"/>
                <w:hideMark/>
              </w:tcPr>
            </w:tcPrChange>
          </w:tcPr>
          <w:p w14:paraId="44BAB58E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414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415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1416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Sub034</w:t>
              </w:r>
            </w:ins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417" w:author="PG3646" w:date="2026-09-25T21:05:00Z" w16du:dateUtc="2026-09-26T01:05:00Z">
              <w:tcPr>
                <w:tcW w:w="1635" w:type="dxa"/>
                <w:gridSpan w:val="3"/>
                <w:vAlign w:val="center"/>
                <w:hideMark/>
              </w:tcPr>
            </w:tcPrChange>
          </w:tcPr>
          <w:p w14:paraId="49D3DD2E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418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419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142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75</w:t>
              </w:r>
            </w:ins>
            <w:del w:id="1421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16F</w:delText>
              </w:r>
            </w:del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422" w:author="PG3646" w:date="2026-09-25T21:05:00Z" w16du:dateUtc="2026-09-26T01:05:00Z">
              <w:tcPr>
                <w:tcW w:w="606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60F026BA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42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19</w:t>
              </w:r>
            </w:ins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424" w:author="PG3646" w:date="2026-09-25T21:05:00Z" w16du:dateUtc="2026-09-26T01:05:00Z">
              <w:tcPr>
                <w:tcW w:w="1408" w:type="dxa"/>
                <w:gridSpan w:val="6"/>
                <w:vAlign w:val="center"/>
                <w:hideMark/>
              </w:tcPr>
            </w:tcPrChange>
          </w:tcPr>
          <w:p w14:paraId="5FD90A52" w14:textId="2ED81648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1425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pPrChange w:id="1426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r w:rsidRPr="00262B37">
              <w:rPr>
                <w:rFonts w:ascii="Calibri" w:hAnsi="Calibri"/>
                <w:color w:val="000000"/>
                <w:sz w:val="16"/>
                <w:rPrChange w:id="1427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t>11</w:t>
            </w:r>
            <w:del w:id="1428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 xml:space="preserve"> (4%)</w:delText>
              </w:r>
            </w:del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1429" w:author="PG3646" w:date="2026-09-25T21:05:00Z" w16du:dateUtc="2026-09-26T01:05:00Z">
              <w:tcPr>
                <w:tcW w:w="1293" w:type="dxa"/>
                <w:vAlign w:val="center"/>
                <w:hideMark/>
              </w:tcPr>
            </w:tcPrChange>
          </w:tcPr>
          <w:p w14:paraId="246DD91D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430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431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432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45</w:t>
              </w:r>
            </w:ins>
            <w:del w:id="1433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1 (2%)</w:delText>
              </w:r>
            </w:del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434" w:author="PG3646" w:date="2026-09-25T21:05:00Z" w16du:dateUtc="2026-09-26T01:05:00Z">
              <w:tcPr>
                <w:tcW w:w="28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5E133BAB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43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436" w:author="PG3646" w:date="2026-09-25T21:05:00Z" w16du:dateUtc="2026-09-26T01:05:00Z">
              <w:tcPr>
                <w:tcW w:w="2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22E50AC1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437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438" w:author="PG3646" w:date="2026-09-25T21:05:00Z" w16du:dateUtc="2026-09-26T01:05:00Z">
              <w:tcPr>
                <w:tcW w:w="2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47DA5CB7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439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440" w:author="PG3646" w:date="2026-09-25T21:05:00Z" w16du:dateUtc="2026-09-26T01:05:00Z">
              <w:tcPr>
                <w:tcW w:w="280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1F23A0B7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441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442" w:author="PG3646" w:date="2026-09-25T21:05:00Z" w16du:dateUtc="2026-09-26T01:05:00Z">
              <w:tcPr>
                <w:tcW w:w="280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34D943DA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44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444" w:author="PG3646" w:date="2026-09-25T21:05:00Z" w16du:dateUtc="2026-09-26T01:05:00Z">
              <w:tcPr>
                <w:tcW w:w="280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0E0CE4F4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44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1446" w:author="PG3646" w:date="2026-09-25T21:05:00Z" w16du:dateUtc="2026-09-26T01:05:00Z">
              <w:tcPr>
                <w:tcW w:w="1297" w:type="dxa"/>
                <w:gridSpan w:val="2"/>
                <w:vAlign w:val="center"/>
                <w:hideMark/>
              </w:tcPr>
            </w:tcPrChange>
          </w:tcPr>
          <w:p w14:paraId="252EE18A" w14:textId="029BB0B1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1447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448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r w:rsidRPr="00262B37">
              <w:rPr>
                <w:rFonts w:ascii="Calibri" w:hAnsi="Calibri"/>
                <w:color w:val="000000"/>
                <w:sz w:val="16"/>
                <w:rPrChange w:id="1449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>5</w:t>
            </w:r>
            <w:del w:id="1450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 xml:space="preserve"> (5%)</w:delText>
              </w:r>
            </w:del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1451" w:author="PG3646" w:date="2026-09-25T21:05:00Z" w16du:dateUtc="2026-09-26T01:05:00Z">
              <w:tcPr>
                <w:tcW w:w="1320" w:type="dxa"/>
                <w:vAlign w:val="center"/>
                <w:hideMark/>
              </w:tcPr>
            </w:tcPrChange>
          </w:tcPr>
          <w:p w14:paraId="128F20DC" w14:textId="77777777" w:rsidR="007B7B8E" w:rsidRPr="000E4C6F" w:rsidRDefault="007B7B8E" w:rsidP="007B7B8E">
            <w:pPr>
              <w:framePr w:hSpace="180" w:wrap="around" w:vAnchor="text" w:hAnchor="margin" w:y="173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del w:id="1452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4 (4%)</w:delText>
              </w:r>
            </w:del>
          </w:p>
        </w:tc>
        <w:tc>
          <w:tcPr>
            <w:tcW w:w="280" w:type="dxa"/>
            <w:gridSpan w:val="16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1453" w:author="PG3646" w:date="2026-09-25T21:05:00Z" w16du:dateUtc="2026-09-26T01:05:00Z">
              <w:tcPr>
                <w:tcW w:w="1256" w:type="dxa"/>
                <w:gridSpan w:val="16"/>
                <w:vAlign w:val="center"/>
                <w:hideMark/>
              </w:tcPr>
            </w:tcPrChange>
          </w:tcPr>
          <w:p w14:paraId="17EC5477" w14:textId="77777777" w:rsidR="007B7B8E" w:rsidRPr="000E4C6F" w:rsidRDefault="007B7B8E" w:rsidP="007B7B8E">
            <w:pPr>
              <w:framePr w:hSpace="180" w:wrap="around" w:vAnchor="text" w:hAnchor="margin" w:y="173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del w:id="1454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1 (4%)</w:delText>
              </w:r>
            </w:del>
          </w:p>
        </w:tc>
      </w:tr>
      <w:tr w:rsidR="007B7B8E" w:rsidRPr="000E4C6F" w14:paraId="646F9DE9" w14:textId="52201233" w:rsidTr="00B55884">
        <w:trPr>
          <w:gridAfter w:val="1"/>
          <w:wAfter w:w="403" w:type="dxa"/>
          <w:trHeight w:val="204"/>
          <w:trPrChange w:id="1455" w:author="PG3646" w:date="2026-09-25T21:05:00Z" w16du:dateUtc="2026-09-26T01:05:00Z">
            <w:trPr>
              <w:gridAfter w:val="2"/>
            </w:trPr>
          </w:trPrChange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  <w:tcPrChange w:id="1456" w:author="PG3646" w:date="2026-09-25T21:05:00Z" w16du:dateUtc="2026-09-26T01:05:00Z">
              <w:tcPr>
                <w:tcW w:w="401" w:type="dxa"/>
                <w:gridSpan w:val="2"/>
                <w:vAlign w:val="center"/>
                <w:hideMark/>
              </w:tcPr>
            </w:tcPrChange>
          </w:tcPr>
          <w:p w14:paraId="70681ABA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457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458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1459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Sub035</w:t>
              </w:r>
            </w:ins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460" w:author="PG3646" w:date="2026-09-25T21:05:00Z" w16du:dateUtc="2026-09-26T01:05:00Z">
              <w:tcPr>
                <w:tcW w:w="1635" w:type="dxa"/>
                <w:gridSpan w:val="3"/>
                <w:vAlign w:val="center"/>
                <w:hideMark/>
              </w:tcPr>
            </w:tcPrChange>
          </w:tcPr>
          <w:p w14:paraId="64D64D20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461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462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146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36</w:t>
              </w:r>
            </w:ins>
            <w:del w:id="1464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17F</w:delText>
              </w:r>
            </w:del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465" w:author="PG3646" w:date="2026-09-25T21:05:00Z" w16du:dateUtc="2026-09-26T01:05:00Z">
              <w:tcPr>
                <w:tcW w:w="606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4F843F26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466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9</w:t>
              </w:r>
            </w:ins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467" w:author="PG3646" w:date="2026-09-25T21:05:00Z" w16du:dateUtc="2026-09-26T01:05:00Z">
              <w:tcPr>
                <w:tcW w:w="1408" w:type="dxa"/>
                <w:gridSpan w:val="6"/>
                <w:vAlign w:val="center"/>
                <w:hideMark/>
              </w:tcPr>
            </w:tcPrChange>
          </w:tcPr>
          <w:p w14:paraId="0C59B2B3" w14:textId="19A8E78D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1468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pPrChange w:id="1469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r w:rsidRPr="00262B37">
              <w:rPr>
                <w:rFonts w:ascii="Calibri" w:hAnsi="Calibri"/>
                <w:color w:val="000000"/>
                <w:sz w:val="16"/>
                <w:rPrChange w:id="1470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t>7</w:t>
            </w:r>
            <w:del w:id="1471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 xml:space="preserve"> (3%)</w:delText>
              </w:r>
            </w:del>
          </w:p>
        </w:tc>
        <w:tc>
          <w:tcPr>
            <w:tcW w:w="605" w:type="dxa"/>
            <w:gridSpan w:val="7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1472" w:author="PG3646" w:date="2026-09-25T21:05:00Z" w16du:dateUtc="2026-09-26T01:05:00Z">
              <w:tcPr>
                <w:tcW w:w="1293" w:type="dxa"/>
                <w:gridSpan w:val="11"/>
                <w:vAlign w:val="center"/>
                <w:hideMark/>
              </w:tcPr>
            </w:tcPrChange>
          </w:tcPr>
          <w:p w14:paraId="682929FB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473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474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47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20</w:t>
              </w:r>
            </w:ins>
            <w:del w:id="1476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2 (4%)</w:delText>
              </w:r>
            </w:del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477" w:author="PG3646" w:date="2026-09-25T21:05:00Z" w16du:dateUtc="2026-09-26T01:05:00Z">
              <w:tcPr>
                <w:tcW w:w="1297" w:type="dxa"/>
                <w:gridSpan w:val="2"/>
                <w:vAlign w:val="center"/>
                <w:hideMark/>
              </w:tcPr>
            </w:tcPrChange>
          </w:tcPr>
          <w:p w14:paraId="0E3C81CA" w14:textId="77777777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1478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479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r w:rsidRPr="00262B37">
              <w:rPr>
                <w:rFonts w:ascii="Calibri" w:hAnsi="Calibri"/>
                <w:color w:val="000000"/>
                <w:sz w:val="16"/>
                <w:rPrChange w:id="1480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>1</w:t>
            </w:r>
            <w:del w:id="1481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 xml:space="preserve"> (1%)</w:delText>
              </w:r>
            </w:del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482" w:author="PG3646" w:date="2026-09-25T21:05:00Z" w16du:dateUtc="2026-09-26T01:05:00Z">
              <w:tcPr>
                <w:tcW w:w="1320" w:type="dxa"/>
                <w:vAlign w:val="center"/>
                <w:hideMark/>
              </w:tcPr>
            </w:tcPrChange>
          </w:tcPr>
          <w:p w14:paraId="424BE2AC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483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484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48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  <w:del w:id="1486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>2 (2%)</w:delText>
              </w:r>
            </w:del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487" w:author="PG3646" w:date="2026-09-25T21:05:00Z" w16du:dateUtc="2026-09-26T01:05:00Z">
              <w:tcPr>
                <w:tcW w:w="1256" w:type="dxa"/>
                <w:gridSpan w:val="3"/>
                <w:vAlign w:val="center"/>
                <w:hideMark/>
              </w:tcPr>
            </w:tcPrChange>
          </w:tcPr>
          <w:p w14:paraId="7443B47A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488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489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49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  <w:del w:id="1491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2 (7%)</w:delText>
              </w:r>
            </w:del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492" w:author="PG3646" w:date="2026-09-25T21:05:00Z" w16du:dateUtc="2026-09-26T01:05:00Z">
              <w:tcPr>
                <w:tcW w:w="28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334FB57C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49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494" w:author="PG3646" w:date="2026-09-25T21:05:00Z" w16du:dateUtc="2026-09-26T01:05:00Z">
              <w:tcPr>
                <w:tcW w:w="28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13F22BC5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49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496" w:author="PG3646" w:date="2026-09-25T21:05:00Z" w16du:dateUtc="2026-09-26T01:05:00Z">
              <w:tcPr>
                <w:tcW w:w="28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4C85D040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497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1498" w:author="PG3646" w:date="2026-09-25T21:05:00Z" w16du:dateUtc="2026-09-26T01:05:00Z">
              <w:tcPr>
                <w:tcW w:w="280" w:type="dxa"/>
                <w:gridSpan w:val="4"/>
                <w:tcBorders>
                  <w:top w:val="nil"/>
                  <w:left w:val="nil"/>
                  <w:bottom w:val="nil"/>
                  <w:right w:val="single" w:sz="8" w:space="0" w:color="auto"/>
                </w:tcBorders>
                <w:hideMark/>
              </w:tcPr>
            </w:tcPrChange>
          </w:tcPr>
          <w:p w14:paraId="4492FD1E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499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</w:tr>
      <w:tr w:rsidR="007B7B8E" w:rsidRPr="000E4C6F" w14:paraId="3CBC1DED" w14:textId="4A2A81DD" w:rsidTr="00B55884">
        <w:trPr>
          <w:gridAfter w:val="1"/>
          <w:wAfter w:w="403" w:type="dxa"/>
          <w:trHeight w:val="216"/>
          <w:trPrChange w:id="1500" w:author="PG3646" w:date="2026-09-25T21:05:00Z" w16du:dateUtc="2026-09-26T01:05:00Z">
            <w:trPr>
              <w:gridAfter w:val="2"/>
            </w:trPr>
          </w:trPrChange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  <w:tcPrChange w:id="1501" w:author="PG3646" w:date="2026-09-25T21:05:00Z" w16du:dateUtc="2026-09-26T01:05:00Z">
              <w:tcPr>
                <w:tcW w:w="401" w:type="dxa"/>
                <w:gridSpan w:val="2"/>
                <w:vAlign w:val="center"/>
                <w:hideMark/>
              </w:tcPr>
            </w:tcPrChange>
          </w:tcPr>
          <w:p w14:paraId="2909DB92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502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503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1504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Sub036</w:t>
              </w:r>
            </w:ins>
          </w:p>
        </w:tc>
        <w:tc>
          <w:tcPr>
            <w:tcW w:w="5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505" w:author="PG3646" w:date="2026-09-25T21:05:00Z" w16du:dateUtc="2026-09-26T01:05:00Z">
              <w:tcPr>
                <w:tcW w:w="1635" w:type="dxa"/>
                <w:gridSpan w:val="5"/>
                <w:vAlign w:val="center"/>
                <w:hideMark/>
              </w:tcPr>
            </w:tcPrChange>
          </w:tcPr>
          <w:p w14:paraId="7A394767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506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507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150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52</w:t>
              </w:r>
            </w:ins>
            <w:del w:id="1509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21</w:delText>
              </w:r>
            </w:del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510" w:author="PG3646" w:date="2026-09-25T21:05:00Z" w16du:dateUtc="2026-09-26T01:05:00Z">
              <w:tcPr>
                <w:tcW w:w="1408" w:type="dxa"/>
                <w:gridSpan w:val="6"/>
                <w:vAlign w:val="center"/>
                <w:hideMark/>
              </w:tcPr>
            </w:tcPrChange>
          </w:tcPr>
          <w:p w14:paraId="027532AF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511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pPrChange w:id="1512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51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13</w:t>
              </w:r>
            </w:ins>
            <w:del w:id="1514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>12 (5%)</w:delText>
              </w:r>
            </w:del>
          </w:p>
        </w:tc>
        <w:tc>
          <w:tcPr>
            <w:tcW w:w="678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515" w:author="PG3646" w:date="2026-09-25T21:05:00Z" w16du:dateUtc="2026-09-26T01:05:00Z">
              <w:tcPr>
                <w:tcW w:w="1293" w:type="dxa"/>
                <w:gridSpan w:val="11"/>
                <w:vAlign w:val="center"/>
                <w:hideMark/>
              </w:tcPr>
            </w:tcPrChange>
          </w:tcPr>
          <w:p w14:paraId="65260537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516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517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51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8</w:t>
              </w:r>
            </w:ins>
            <w:del w:id="1519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>0 (0%)</w:delText>
              </w:r>
            </w:del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1520" w:author="PG3646" w:date="2026-09-25T21:05:00Z" w16du:dateUtc="2026-09-26T01:05:00Z">
              <w:tcPr>
                <w:tcW w:w="1297" w:type="dxa"/>
                <w:gridSpan w:val="2"/>
                <w:vAlign w:val="center"/>
                <w:hideMark/>
              </w:tcPr>
            </w:tcPrChange>
          </w:tcPr>
          <w:p w14:paraId="7EA2FE2C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521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522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52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31</w:t>
              </w:r>
            </w:ins>
            <w:del w:id="1524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4 (4%)</w:delText>
              </w:r>
            </w:del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525" w:author="PG3646" w:date="2026-09-25T21:05:00Z" w16du:dateUtc="2026-09-26T01:05:00Z">
              <w:tcPr>
                <w:tcW w:w="1320" w:type="dxa"/>
                <w:vAlign w:val="center"/>
                <w:hideMark/>
              </w:tcPr>
            </w:tcPrChange>
          </w:tcPr>
          <w:p w14:paraId="4DFDE41B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526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527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52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  <w:del w:id="1529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6 (6%)</w:delText>
              </w:r>
            </w:del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530" w:author="PG3646" w:date="2026-09-25T21:05:00Z" w16du:dateUtc="2026-09-26T01:05:00Z">
              <w:tcPr>
                <w:tcW w:w="1256" w:type="dxa"/>
                <w:gridSpan w:val="2"/>
                <w:vAlign w:val="center"/>
                <w:hideMark/>
              </w:tcPr>
            </w:tcPrChange>
          </w:tcPr>
          <w:p w14:paraId="2024BEE5" w14:textId="77777777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1531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532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r w:rsidRPr="00262B37">
              <w:rPr>
                <w:rFonts w:ascii="Calibri" w:hAnsi="Calibri"/>
                <w:color w:val="000000"/>
                <w:sz w:val="16"/>
                <w:rPrChange w:id="1533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>2</w:t>
            </w:r>
            <w:del w:id="1534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 xml:space="preserve"> (7%)</w:delText>
              </w:r>
            </w:del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535" w:author="PG3646" w:date="2026-09-25T21:05:00Z" w16du:dateUtc="2026-09-26T01:05:00Z">
              <w:tcPr>
                <w:tcW w:w="28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02472FB7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536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537" w:author="PG3646" w:date="2026-09-25T21:05:00Z" w16du:dateUtc="2026-09-26T01:05:00Z">
              <w:tcPr>
                <w:tcW w:w="28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7FFE24F1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53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539" w:author="PG3646" w:date="2026-09-25T21:05:00Z" w16du:dateUtc="2026-09-26T01:05:00Z">
              <w:tcPr>
                <w:tcW w:w="28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53DC2ADC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54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541" w:author="PG3646" w:date="2026-09-25T21:05:00Z" w16du:dateUtc="2026-09-26T01:05:00Z">
              <w:tcPr>
                <w:tcW w:w="28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40652DB0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542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1543" w:author="PG3646" w:date="2026-09-25T21:05:00Z" w16du:dateUtc="2026-09-26T01:05:00Z">
              <w:tcPr>
                <w:tcW w:w="280" w:type="dxa"/>
                <w:gridSpan w:val="2"/>
                <w:tcBorders>
                  <w:top w:val="nil"/>
                  <w:left w:val="nil"/>
                  <w:bottom w:val="nil"/>
                  <w:right w:val="single" w:sz="8" w:space="0" w:color="auto"/>
                </w:tcBorders>
                <w:hideMark/>
              </w:tcPr>
            </w:tcPrChange>
          </w:tcPr>
          <w:p w14:paraId="049684C5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544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</w:tr>
      <w:tr w:rsidR="007B7B8E" w:rsidRPr="000E4C6F" w14:paraId="29037403" w14:textId="2A6AB809" w:rsidTr="00B55884">
        <w:trPr>
          <w:gridAfter w:val="1"/>
          <w:wAfter w:w="403" w:type="dxa"/>
          <w:trHeight w:val="216"/>
          <w:trPrChange w:id="1545" w:author="PG3646" w:date="2026-09-25T21:05:00Z" w16du:dateUtc="2026-09-26T01:05:00Z">
            <w:trPr>
              <w:gridAfter w:val="2"/>
            </w:trPr>
          </w:trPrChange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  <w:tcPrChange w:id="1546" w:author="PG3646" w:date="2026-09-25T21:05:00Z" w16du:dateUtc="2026-09-26T01:05:00Z">
              <w:tcPr>
                <w:tcW w:w="401" w:type="dxa"/>
                <w:gridSpan w:val="2"/>
                <w:vAlign w:val="center"/>
                <w:hideMark/>
              </w:tcPr>
            </w:tcPrChange>
          </w:tcPr>
          <w:p w14:paraId="17D4D28F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547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548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1549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Sub037</w:t>
              </w:r>
            </w:ins>
          </w:p>
        </w:tc>
        <w:tc>
          <w:tcPr>
            <w:tcW w:w="5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550" w:author="PG3646" w:date="2026-09-25T21:05:00Z" w16du:dateUtc="2026-09-26T01:05:00Z">
              <w:tcPr>
                <w:tcW w:w="1635" w:type="dxa"/>
                <w:gridSpan w:val="5"/>
                <w:vAlign w:val="center"/>
                <w:hideMark/>
              </w:tcPr>
            </w:tcPrChange>
          </w:tcPr>
          <w:p w14:paraId="5A9E7A09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551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552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155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 </w:t>
              </w:r>
            </w:ins>
            <w:del w:id="1554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23A</w:delText>
              </w:r>
            </w:del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555" w:author="PG3646" w:date="2026-09-25T21:05:00Z" w16du:dateUtc="2026-09-26T01:05:00Z">
              <w:tcPr>
                <w:tcW w:w="1408" w:type="dxa"/>
                <w:gridSpan w:val="6"/>
                <w:vAlign w:val="center"/>
                <w:hideMark/>
              </w:tcPr>
            </w:tcPrChange>
          </w:tcPr>
          <w:p w14:paraId="0CBC8D0E" w14:textId="77777777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1556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pPrChange w:id="1557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del w:id="1558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>7 (3%)</w:delText>
              </w:r>
            </w:del>
          </w:p>
        </w:tc>
        <w:tc>
          <w:tcPr>
            <w:tcW w:w="678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559" w:author="PG3646" w:date="2026-09-25T21:05:00Z" w16du:dateUtc="2026-09-26T01:05:00Z">
              <w:tcPr>
                <w:tcW w:w="1293" w:type="dxa"/>
                <w:gridSpan w:val="11"/>
                <w:vAlign w:val="center"/>
                <w:hideMark/>
              </w:tcPr>
            </w:tcPrChange>
          </w:tcPr>
          <w:p w14:paraId="387C0723" w14:textId="77777777" w:rsidR="007B7B8E" w:rsidRPr="00262B37" w:rsidRDefault="007B7B8E" w:rsidP="00B55884">
            <w:pPr>
              <w:jc w:val="center"/>
              <w:rPr>
                <w:rFonts w:ascii="Times New Roman" w:hAnsi="Times New Roman"/>
                <w:sz w:val="20"/>
                <w:rPrChange w:id="1560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561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del w:id="1562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2 (4%)</w:delText>
              </w:r>
            </w:del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1563" w:author="PG3646" w:date="2026-09-25T21:05:00Z" w16du:dateUtc="2026-09-26T01:05:00Z">
              <w:tcPr>
                <w:tcW w:w="1297" w:type="dxa"/>
                <w:gridSpan w:val="2"/>
                <w:vAlign w:val="center"/>
                <w:hideMark/>
              </w:tcPr>
            </w:tcPrChange>
          </w:tcPr>
          <w:p w14:paraId="092A9446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564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565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566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 </w:t>
              </w:r>
            </w:ins>
            <w:del w:id="1567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1 (1%)</w:delText>
              </w:r>
            </w:del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568" w:author="PG3646" w:date="2026-09-25T21:05:00Z" w16du:dateUtc="2026-09-26T01:05:00Z">
              <w:tcPr>
                <w:tcW w:w="1320" w:type="dxa"/>
                <w:vAlign w:val="center"/>
                <w:hideMark/>
              </w:tcPr>
            </w:tcPrChange>
          </w:tcPr>
          <w:p w14:paraId="4186EAA4" w14:textId="77777777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1569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570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del w:id="1571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>2 (2%)</w:delText>
              </w:r>
            </w:del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572" w:author="PG3646" w:date="2026-09-25T21:05:00Z" w16du:dateUtc="2026-09-26T01:05:00Z">
              <w:tcPr>
                <w:tcW w:w="1256" w:type="dxa"/>
                <w:gridSpan w:val="2"/>
                <w:vAlign w:val="center"/>
                <w:hideMark/>
              </w:tcPr>
            </w:tcPrChange>
          </w:tcPr>
          <w:p w14:paraId="6FE46BAB" w14:textId="77777777" w:rsidR="007B7B8E" w:rsidRPr="00262B37" w:rsidRDefault="007B7B8E" w:rsidP="00B55884">
            <w:pPr>
              <w:jc w:val="center"/>
              <w:rPr>
                <w:rFonts w:ascii="Times New Roman" w:hAnsi="Times New Roman"/>
                <w:sz w:val="20"/>
                <w:rPrChange w:id="1573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574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del w:id="1575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2 (7%)</w:delText>
              </w:r>
            </w:del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576" w:author="PG3646" w:date="2026-09-25T21:05:00Z" w16du:dateUtc="2026-09-26T01:05:00Z">
              <w:tcPr>
                <w:tcW w:w="28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4249D35F" w14:textId="77777777" w:rsidR="00602707" w:rsidRPr="00262B37" w:rsidRDefault="00602707" w:rsidP="00B558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/>
                <w14:ligatures w14:val="none"/>
              </w:rPr>
            </w:pPr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577" w:author="PG3646" w:date="2026-09-25T21:05:00Z" w16du:dateUtc="2026-09-26T01:05:00Z">
              <w:tcPr>
                <w:tcW w:w="28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253EAE71" w14:textId="77777777" w:rsidR="00602707" w:rsidRPr="00262B37" w:rsidRDefault="00602707" w:rsidP="00B558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/>
                <w14:ligatures w14:val="none"/>
              </w:rPr>
            </w:pPr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578" w:author="PG3646" w:date="2026-09-25T21:05:00Z" w16du:dateUtc="2026-09-26T01:05:00Z">
              <w:tcPr>
                <w:tcW w:w="28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70B6F11A" w14:textId="77777777" w:rsidR="00602707" w:rsidRPr="00262B37" w:rsidRDefault="00602707" w:rsidP="00B558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/>
                <w14:ligatures w14:val="none"/>
              </w:rPr>
            </w:pPr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579" w:author="PG3646" w:date="2026-09-25T21:05:00Z" w16du:dateUtc="2026-09-26T01:05:00Z">
              <w:tcPr>
                <w:tcW w:w="28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354C5A4C" w14:textId="77777777" w:rsidR="00602707" w:rsidRPr="00262B37" w:rsidRDefault="00602707" w:rsidP="00B558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/>
                <w14:ligatures w14:val="none"/>
              </w:rPr>
            </w:pPr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1580" w:author="PG3646" w:date="2026-09-25T21:05:00Z" w16du:dateUtc="2026-09-26T01:05:00Z">
              <w:tcPr>
                <w:tcW w:w="280" w:type="dxa"/>
                <w:gridSpan w:val="2"/>
                <w:tcBorders>
                  <w:top w:val="nil"/>
                  <w:left w:val="nil"/>
                  <w:bottom w:val="nil"/>
                  <w:right w:val="single" w:sz="8" w:space="0" w:color="auto"/>
                </w:tcBorders>
                <w:hideMark/>
              </w:tcPr>
            </w:tcPrChange>
          </w:tcPr>
          <w:p w14:paraId="4D30E602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581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 </w:t>
              </w:r>
            </w:ins>
          </w:p>
        </w:tc>
      </w:tr>
      <w:tr w:rsidR="007B7B8E" w:rsidRPr="000E4C6F" w14:paraId="0D01BE0C" w14:textId="79F2F169" w:rsidTr="00B55884">
        <w:trPr>
          <w:trHeight w:val="204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  <w:tcPrChange w:id="1582" w:author="PG3646" w:date="2026-09-25T21:05:00Z" w16du:dateUtc="2026-09-26T01:05:00Z">
              <w:tcPr>
                <w:tcW w:w="401" w:type="dxa"/>
                <w:gridSpan w:val="2"/>
                <w:vAlign w:val="center"/>
                <w:hideMark/>
              </w:tcPr>
            </w:tcPrChange>
          </w:tcPr>
          <w:p w14:paraId="0486585B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583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584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158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Sub038</w:t>
              </w:r>
            </w:ins>
          </w:p>
        </w:tc>
        <w:tc>
          <w:tcPr>
            <w:tcW w:w="5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586" w:author="PG3646" w:date="2026-09-25T21:05:00Z" w16du:dateUtc="2026-09-26T01:05:00Z">
              <w:tcPr>
                <w:tcW w:w="1635" w:type="dxa"/>
                <w:gridSpan w:val="5"/>
                <w:vAlign w:val="center"/>
                <w:hideMark/>
              </w:tcPr>
            </w:tcPrChange>
          </w:tcPr>
          <w:p w14:paraId="30F8568E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587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588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1589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57</w:t>
              </w:r>
            </w:ins>
            <w:del w:id="1590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23B</w:delText>
              </w:r>
            </w:del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591" w:author="PG3646" w:date="2026-09-25T21:05:00Z" w16du:dateUtc="2026-09-26T01:05:00Z">
              <w:tcPr>
                <w:tcW w:w="1408" w:type="dxa"/>
                <w:gridSpan w:val="6"/>
                <w:vAlign w:val="center"/>
                <w:hideMark/>
              </w:tcPr>
            </w:tcPrChange>
          </w:tcPr>
          <w:p w14:paraId="421D419B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592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pPrChange w:id="1593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594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7</w:t>
              </w:r>
            </w:ins>
            <w:del w:id="1595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>29 (11%)</w:delText>
              </w:r>
            </w:del>
          </w:p>
        </w:tc>
        <w:tc>
          <w:tcPr>
            <w:tcW w:w="606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596" w:author="PG3646" w:date="2026-09-25T21:05:00Z" w16du:dateUtc="2026-09-26T01:05:00Z">
              <w:tcPr>
                <w:tcW w:w="1293" w:type="dxa"/>
                <w:gridSpan w:val="11"/>
                <w:vAlign w:val="center"/>
                <w:hideMark/>
              </w:tcPr>
            </w:tcPrChange>
          </w:tcPr>
          <w:p w14:paraId="776A9DBD" w14:textId="77777777" w:rsidR="007B7B8E" w:rsidRPr="000E4C6F" w:rsidRDefault="007B7B8E" w:rsidP="007B7B8E">
            <w:pPr>
              <w:framePr w:hSpace="180" w:wrap="around" w:vAnchor="text" w:hAnchor="margin" w:y="173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del w:id="1597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3 (6%)</w:delText>
              </w:r>
            </w:del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598" w:author="PG3646" w:date="2026-09-25T21:05:00Z" w16du:dateUtc="2026-09-26T01:05:00Z">
              <w:tcPr>
                <w:tcW w:w="1297" w:type="dxa"/>
                <w:gridSpan w:val="2"/>
                <w:vAlign w:val="center"/>
                <w:hideMark/>
              </w:tcPr>
            </w:tcPrChange>
          </w:tcPr>
          <w:p w14:paraId="503251F9" w14:textId="77777777" w:rsidR="007B7B8E" w:rsidRPr="000E4C6F" w:rsidRDefault="007B7B8E" w:rsidP="007B7B8E">
            <w:pPr>
              <w:framePr w:hSpace="180" w:wrap="around" w:vAnchor="text" w:hAnchor="margin" w:y="173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del w:id="1599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12 (13%)</w:delText>
              </w:r>
            </w:del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600" w:author="PG3646" w:date="2026-09-25T21:05:00Z" w16du:dateUtc="2026-09-26T01:05:00Z">
              <w:tcPr>
                <w:tcW w:w="1320" w:type="dxa"/>
                <w:vAlign w:val="center"/>
                <w:hideMark/>
              </w:tcPr>
            </w:tcPrChange>
          </w:tcPr>
          <w:p w14:paraId="357F901B" w14:textId="77777777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1601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602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del w:id="1603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14 (</w:delText>
              </w:r>
            </w:del>
            <w:r w:rsidRPr="00262B37">
              <w:rPr>
                <w:rFonts w:ascii="Calibri" w:hAnsi="Calibri"/>
                <w:color w:val="000000"/>
                <w:sz w:val="16"/>
                <w:rPrChange w:id="1604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>15</w:t>
            </w:r>
            <w:del w:id="1605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%)</w:delText>
              </w:r>
            </w:del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1606" w:author="PG3646" w:date="2026-09-25T21:05:00Z" w16du:dateUtc="2026-09-26T01:05:00Z">
              <w:tcPr>
                <w:tcW w:w="1256" w:type="dxa"/>
                <w:vAlign w:val="center"/>
                <w:hideMark/>
              </w:tcPr>
            </w:tcPrChange>
          </w:tcPr>
          <w:p w14:paraId="79C81CB1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607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608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609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35</w:t>
              </w:r>
            </w:ins>
            <w:del w:id="1610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0 (0%)</w:delText>
              </w:r>
            </w:del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611" w:author="PG3646" w:date="2026-09-25T21:05:00Z" w16du:dateUtc="2026-09-26T01:05:00Z">
              <w:tcPr>
                <w:tcW w:w="28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7BA14987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612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613" w:author="PG3646" w:date="2026-09-25T21:05:00Z" w16du:dateUtc="2026-09-26T01:05:00Z">
              <w:tcPr>
                <w:tcW w:w="28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758EC197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614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4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615" w:author="PG3646" w:date="2026-09-25T21:05:00Z" w16du:dateUtc="2026-09-26T01:05:00Z">
              <w:tcPr>
                <w:tcW w:w="28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00A5C04F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616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</w:t>
              </w:r>
            </w:ins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617" w:author="PG3646" w:date="2026-09-25T21:05:00Z" w16du:dateUtc="2026-09-26T01:05:00Z">
              <w:tcPr>
                <w:tcW w:w="28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71CF5350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61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619" w:author="PG3646" w:date="2026-09-25T21:05:00Z" w16du:dateUtc="2026-09-26T01:05:00Z">
              <w:tcPr>
                <w:tcW w:w="2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39BC223E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62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621" w:author="PG3646" w:date="2026-09-25T21:05:00Z" w16du:dateUtc="2026-09-26T01:05:00Z">
              <w:tcPr>
                <w:tcW w:w="280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017A8569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622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1623" w:author="PG3646" w:date="2026-09-25T21:05:00Z" w16du:dateUtc="2026-09-26T01:05:00Z">
              <w:tcPr>
                <w:tcW w:w="280" w:type="dxa"/>
                <w:gridSpan w:val="2"/>
                <w:tcBorders>
                  <w:top w:val="nil"/>
                  <w:left w:val="nil"/>
                  <w:bottom w:val="nil"/>
                  <w:right w:val="single" w:sz="8" w:space="0" w:color="auto"/>
                </w:tcBorders>
                <w:hideMark/>
              </w:tcPr>
            </w:tcPrChange>
          </w:tcPr>
          <w:p w14:paraId="545CBB4D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624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4</w:t>
              </w:r>
            </w:ins>
          </w:p>
        </w:tc>
      </w:tr>
    </w:tbl>
    <w:tbl>
      <w:tblPr>
        <w:tblStyle w:val="TableGrid"/>
        <w:tblpPr w:leftFromText="180" w:rightFromText="180" w:vertAnchor="text" w:horzAnchor="margin" w:tblpY="173"/>
        <w:tblW w:w="0" w:type="auto"/>
        <w:tblLook w:val="04A0" w:firstRow="1" w:lastRow="0" w:firstColumn="1" w:lastColumn="0" w:noHBand="0" w:noVBand="1"/>
      </w:tblPr>
      <w:tblGrid>
        <w:gridCol w:w="401"/>
        <w:gridCol w:w="1635"/>
        <w:gridCol w:w="1408"/>
        <w:gridCol w:w="1293"/>
        <w:gridCol w:w="1297"/>
        <w:gridCol w:w="1320"/>
        <w:gridCol w:w="1256"/>
      </w:tblGrid>
      <w:tr w:rsidR="007B7B8E" w:rsidRPr="000E4C6F" w14:paraId="4ABDB77E" w14:textId="77777777" w:rsidTr="007B7B8E">
        <w:trPr>
          <w:del w:id="1625" w:author="PG3646" w:date="2026-09-25T21:05:00Z" w16du:dateUtc="2026-09-26T01:05:00Z"/>
        </w:trPr>
        <w:tc>
          <w:tcPr>
            <w:tcW w:w="401" w:type="dxa"/>
            <w:vAlign w:val="center"/>
          </w:tcPr>
          <w:p w14:paraId="16E47CB2" w14:textId="77777777" w:rsidR="007B7B8E" w:rsidRPr="000E4C6F" w:rsidRDefault="007B7B8E" w:rsidP="007B7B8E">
            <w:pPr>
              <w:rPr>
                <w:del w:id="1626" w:author="PG3646" w:date="2026-09-25T21:05:00Z" w16du:dateUtc="2026-09-26T01:05:00Z"/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635" w:type="dxa"/>
            <w:vAlign w:val="center"/>
          </w:tcPr>
          <w:p w14:paraId="56908431" w14:textId="77777777" w:rsidR="007B7B8E" w:rsidRPr="000E4C6F" w:rsidRDefault="007B7B8E" w:rsidP="007B7B8E">
            <w:pPr>
              <w:rPr>
                <w:del w:id="1627" w:author="PG3646" w:date="2026-09-25T21:05:00Z" w16du:dateUtc="2026-09-26T01:05:00Z"/>
                <w:rFonts w:ascii="Times New Roman" w:hAnsi="Times New Roman" w:cs="Times New Roman"/>
                <w:bCs/>
                <w:sz w:val="18"/>
                <w:szCs w:val="18"/>
              </w:rPr>
            </w:pPr>
            <w:del w:id="1628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34</w:delText>
              </w:r>
            </w:del>
          </w:p>
        </w:tc>
        <w:tc>
          <w:tcPr>
            <w:tcW w:w="1408" w:type="dxa"/>
            <w:vAlign w:val="center"/>
          </w:tcPr>
          <w:p w14:paraId="012C293E" w14:textId="77777777" w:rsidR="007B7B8E" w:rsidRPr="000E4C6F" w:rsidRDefault="007B7B8E" w:rsidP="007B7B8E">
            <w:pPr>
              <w:jc w:val="center"/>
              <w:rPr>
                <w:del w:id="1629" w:author="PG3646" w:date="2026-09-25T21:05:00Z" w16du:dateUtc="2026-09-26T01:05:00Z"/>
                <w:rFonts w:ascii="Times New Roman" w:hAnsi="Times New Roman" w:cs="Times New Roman"/>
                <w:bCs/>
                <w:color w:val="000000"/>
                <w:sz w:val="18"/>
                <w:szCs w:val="18"/>
              </w:rPr>
            </w:pPr>
            <w:del w:id="1630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>8 (3%)</w:delText>
              </w:r>
            </w:del>
          </w:p>
        </w:tc>
        <w:tc>
          <w:tcPr>
            <w:tcW w:w="1293" w:type="dxa"/>
            <w:vAlign w:val="center"/>
          </w:tcPr>
          <w:p w14:paraId="1636D00C" w14:textId="77777777" w:rsidR="007B7B8E" w:rsidRPr="000E4C6F" w:rsidRDefault="007B7B8E" w:rsidP="007B7B8E">
            <w:pPr>
              <w:jc w:val="center"/>
              <w:rPr>
                <w:del w:id="1631" w:author="PG3646" w:date="2026-09-25T21:05:00Z" w16du:dateUtc="2026-09-26T01:05:00Z"/>
                <w:rFonts w:ascii="Times New Roman" w:hAnsi="Times New Roman" w:cs="Times New Roman"/>
                <w:bCs/>
                <w:sz w:val="18"/>
                <w:szCs w:val="18"/>
              </w:rPr>
            </w:pPr>
            <w:del w:id="1632" w:author="PG3646" w:date="2026-09-25T21:05:00Z" w16du:dateUtc="2026-09-26T01:05:00Z">
              <w:r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2 (4%)</w:delText>
              </w:r>
            </w:del>
          </w:p>
        </w:tc>
        <w:tc>
          <w:tcPr>
            <w:tcW w:w="1297" w:type="dxa"/>
            <w:vAlign w:val="center"/>
          </w:tcPr>
          <w:p w14:paraId="4FD80964" w14:textId="77777777" w:rsidR="007B7B8E" w:rsidRPr="000E4C6F" w:rsidRDefault="007B7B8E" w:rsidP="007B7B8E">
            <w:pPr>
              <w:jc w:val="center"/>
              <w:rPr>
                <w:del w:id="1633" w:author="PG3646" w:date="2026-09-25T21:05:00Z" w16du:dateUtc="2026-09-26T01:05:00Z"/>
                <w:rFonts w:ascii="Times New Roman" w:hAnsi="Times New Roman" w:cs="Times New Roman"/>
                <w:bCs/>
                <w:sz w:val="18"/>
                <w:szCs w:val="18"/>
              </w:rPr>
            </w:pPr>
            <w:del w:id="1634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2 (2%)</w:delText>
              </w:r>
            </w:del>
          </w:p>
        </w:tc>
        <w:tc>
          <w:tcPr>
            <w:tcW w:w="1320" w:type="dxa"/>
            <w:vAlign w:val="center"/>
          </w:tcPr>
          <w:p w14:paraId="2DED2D0A" w14:textId="77777777" w:rsidR="007B7B8E" w:rsidRPr="000E4C6F" w:rsidRDefault="007B7B8E" w:rsidP="007B7B8E">
            <w:pPr>
              <w:jc w:val="center"/>
              <w:rPr>
                <w:del w:id="1635" w:author="PG3646" w:date="2026-09-25T21:05:00Z" w16du:dateUtc="2026-09-26T01:05:00Z"/>
                <w:rFonts w:ascii="Times New Roman" w:hAnsi="Times New Roman" w:cs="Times New Roman"/>
                <w:bCs/>
                <w:sz w:val="18"/>
                <w:szCs w:val="18"/>
              </w:rPr>
            </w:pPr>
            <w:del w:id="1636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>2 (2%)</w:delText>
              </w:r>
            </w:del>
          </w:p>
        </w:tc>
        <w:tc>
          <w:tcPr>
            <w:tcW w:w="1256" w:type="dxa"/>
            <w:vAlign w:val="center"/>
          </w:tcPr>
          <w:p w14:paraId="7EE5A37C" w14:textId="77777777" w:rsidR="007B7B8E" w:rsidRPr="000E4C6F" w:rsidRDefault="007B7B8E" w:rsidP="007B7B8E">
            <w:pPr>
              <w:jc w:val="center"/>
              <w:rPr>
                <w:del w:id="1637" w:author="PG3646" w:date="2026-09-25T21:05:00Z" w16du:dateUtc="2026-09-26T01:05:00Z"/>
                <w:rFonts w:ascii="Times New Roman" w:hAnsi="Times New Roman" w:cs="Times New Roman"/>
                <w:bCs/>
                <w:sz w:val="18"/>
                <w:szCs w:val="18"/>
              </w:rPr>
            </w:pPr>
            <w:del w:id="1638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2 (7%)</w:delText>
              </w:r>
            </w:del>
          </w:p>
        </w:tc>
      </w:tr>
    </w:tbl>
    <w:tbl>
      <w:tblPr>
        <w:tblW w:w="4940" w:type="dxa"/>
        <w:tblLook w:val="04A0" w:firstRow="1" w:lastRow="0" w:firstColumn="1" w:lastColumn="0" w:noHBand="0" w:noVBand="1"/>
        <w:tblPrChange w:id="1639" w:author="PG3646" w:date="2026-09-25T21:05:00Z" w16du:dateUtc="2026-09-26T01:05:00Z">
          <w:tblPr>
            <w:tblStyle w:val="TableGrid"/>
            <w:tblpPr w:leftFromText="180" w:rightFromText="180" w:vertAnchor="text" w:horzAnchor="margin" w:tblpY="173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701"/>
        <w:gridCol w:w="659"/>
        <w:gridCol w:w="606"/>
        <w:gridCol w:w="678"/>
        <w:gridCol w:w="605"/>
        <w:gridCol w:w="298"/>
        <w:gridCol w:w="298"/>
        <w:gridCol w:w="298"/>
        <w:gridCol w:w="298"/>
        <w:gridCol w:w="298"/>
        <w:gridCol w:w="298"/>
        <w:gridCol w:w="666"/>
        <w:gridCol w:w="576"/>
        <w:gridCol w:w="298"/>
        <w:gridCol w:w="298"/>
        <w:gridCol w:w="298"/>
        <w:gridCol w:w="298"/>
        <w:gridCol w:w="298"/>
        <w:tblGridChange w:id="1640">
          <w:tblGrid>
            <w:gridCol w:w="10"/>
            <w:gridCol w:w="391"/>
            <w:gridCol w:w="310"/>
            <w:gridCol w:w="583"/>
            <w:gridCol w:w="76"/>
            <w:gridCol w:w="606"/>
            <w:gridCol w:w="60"/>
            <w:gridCol w:w="618"/>
            <w:gridCol w:w="605"/>
            <w:gridCol w:w="185"/>
            <w:gridCol w:w="113"/>
            <w:gridCol w:w="298"/>
            <w:gridCol w:w="298"/>
            <w:gridCol w:w="298"/>
            <w:gridCol w:w="286"/>
            <w:gridCol w:w="12"/>
            <w:gridCol w:w="298"/>
            <w:gridCol w:w="666"/>
            <w:gridCol w:w="321"/>
            <w:gridCol w:w="255"/>
            <w:gridCol w:w="298"/>
            <w:gridCol w:w="298"/>
            <w:gridCol w:w="298"/>
            <w:gridCol w:w="171"/>
            <w:gridCol w:w="11"/>
            <w:gridCol w:w="12"/>
            <w:gridCol w:w="104"/>
            <w:gridCol w:w="287"/>
            <w:gridCol w:w="11"/>
            <w:gridCol w:w="1"/>
            <w:gridCol w:w="391"/>
            <w:gridCol w:w="12"/>
            <w:gridCol w:w="391"/>
            <w:gridCol w:w="12"/>
            <w:gridCol w:w="12"/>
            <w:gridCol w:w="12"/>
          </w:tblGrid>
        </w:tblGridChange>
      </w:tblGrid>
      <w:tr w:rsidR="007B7B8E" w:rsidRPr="000E4C6F" w14:paraId="001A6A0D" w14:textId="6D1F219D" w:rsidTr="00B55884">
        <w:trPr>
          <w:trHeight w:val="204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  <w:tcPrChange w:id="1641" w:author="PG3646" w:date="2026-09-25T21:05:00Z" w16du:dateUtc="2026-09-26T01:05:00Z">
              <w:tcPr>
                <w:tcW w:w="401" w:type="dxa"/>
                <w:gridSpan w:val="2"/>
                <w:vAlign w:val="center"/>
                <w:hideMark/>
              </w:tcPr>
            </w:tcPrChange>
          </w:tcPr>
          <w:p w14:paraId="6B3548BE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642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643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1644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Sub039</w:t>
              </w:r>
            </w:ins>
          </w:p>
        </w:tc>
        <w:tc>
          <w:tcPr>
            <w:tcW w:w="5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645" w:author="PG3646" w:date="2026-09-25T21:05:00Z" w16du:dateUtc="2026-09-26T01:05:00Z">
              <w:tcPr>
                <w:tcW w:w="1635" w:type="dxa"/>
                <w:gridSpan w:val="5"/>
                <w:vAlign w:val="center"/>
                <w:hideMark/>
              </w:tcPr>
            </w:tcPrChange>
          </w:tcPr>
          <w:p w14:paraId="76349768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646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647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164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69</w:t>
              </w:r>
            </w:ins>
            <w:del w:id="1649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35B</w:delText>
              </w:r>
            </w:del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650" w:author="PG3646" w:date="2026-09-25T21:05:00Z" w16du:dateUtc="2026-09-26T01:05:00Z">
              <w:tcPr>
                <w:tcW w:w="1408" w:type="dxa"/>
                <w:gridSpan w:val="3"/>
                <w:vAlign w:val="center"/>
                <w:hideMark/>
              </w:tcPr>
            </w:tcPrChange>
          </w:tcPr>
          <w:p w14:paraId="5AA170AF" w14:textId="77777777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1651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pPrChange w:id="1652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r w:rsidRPr="00262B37">
              <w:rPr>
                <w:rFonts w:ascii="Calibri" w:hAnsi="Calibri"/>
                <w:color w:val="000000"/>
                <w:sz w:val="16"/>
                <w:rPrChange w:id="1653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t>10</w:t>
            </w:r>
            <w:del w:id="1654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 xml:space="preserve"> (4%)</w:delText>
              </w:r>
            </w:del>
          </w:p>
        </w:tc>
        <w:tc>
          <w:tcPr>
            <w:tcW w:w="67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655" w:author="PG3646" w:date="2026-09-25T21:05:00Z" w16du:dateUtc="2026-09-26T01:05:00Z">
              <w:tcPr>
                <w:tcW w:w="1293" w:type="dxa"/>
                <w:gridSpan w:val="5"/>
                <w:vAlign w:val="center"/>
                <w:hideMark/>
              </w:tcPr>
            </w:tcPrChange>
          </w:tcPr>
          <w:p w14:paraId="7E6CC5CF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656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657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65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16</w:t>
              </w:r>
            </w:ins>
            <w:del w:id="1659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2 (4%)</w:delText>
              </w:r>
            </w:del>
          </w:p>
        </w:tc>
        <w:tc>
          <w:tcPr>
            <w:tcW w:w="605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1660" w:author="PG3646" w:date="2026-09-25T21:05:00Z" w16du:dateUtc="2026-09-26T01:05:00Z">
              <w:tcPr>
                <w:tcW w:w="1297" w:type="dxa"/>
                <w:gridSpan w:val="4"/>
                <w:vAlign w:val="center"/>
                <w:hideMark/>
              </w:tcPr>
            </w:tcPrChange>
          </w:tcPr>
          <w:p w14:paraId="2DED870B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661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662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66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43</w:t>
              </w:r>
            </w:ins>
            <w:del w:id="1664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2 (2%)</w:delText>
              </w:r>
            </w:del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665" w:author="PG3646" w:date="2026-09-25T21:05:00Z" w16du:dateUtc="2026-09-26T01:05:00Z">
              <w:tcPr>
                <w:tcW w:w="1320" w:type="dxa"/>
                <w:gridSpan w:val="5"/>
                <w:vAlign w:val="center"/>
                <w:hideMark/>
              </w:tcPr>
            </w:tcPrChange>
          </w:tcPr>
          <w:p w14:paraId="0C62799B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666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667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66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</w:t>
              </w:r>
            </w:ins>
            <w:del w:id="1669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4 (4%)</w:delText>
              </w:r>
            </w:del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670" w:author="PG3646" w:date="2026-09-25T21:05:00Z" w16du:dateUtc="2026-09-26T01:05:00Z">
              <w:tcPr>
                <w:tcW w:w="1256" w:type="dxa"/>
                <w:vAlign w:val="center"/>
                <w:hideMark/>
              </w:tcPr>
            </w:tcPrChange>
          </w:tcPr>
          <w:p w14:paraId="38DFE329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671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672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67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3</w:t>
              </w:r>
            </w:ins>
            <w:del w:id="1674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2 (7%)</w:delText>
              </w:r>
            </w:del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675" w:author="PG3646" w:date="2026-09-25T21:05:00Z" w16du:dateUtc="2026-09-26T01:05:00Z">
              <w:tcPr>
                <w:tcW w:w="28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01446DCC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676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677" w:author="PG3646" w:date="2026-09-25T21:05:00Z" w16du:dateUtc="2026-09-26T01:05:00Z">
              <w:tcPr>
                <w:tcW w:w="28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3934E0AF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67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3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679" w:author="PG3646" w:date="2026-09-25T21:05:00Z" w16du:dateUtc="2026-09-26T01:05:00Z">
              <w:tcPr>
                <w:tcW w:w="2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3C9C6E8B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68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681" w:author="PG3646" w:date="2026-09-25T21:05:00Z" w16du:dateUtc="2026-09-26T01:05:00Z">
              <w:tcPr>
                <w:tcW w:w="2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5849AF0C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682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1683" w:author="PG3646" w:date="2026-09-25T21:05:00Z" w16du:dateUtc="2026-09-26T01:05:00Z">
              <w:tcPr>
                <w:tcW w:w="280" w:type="dxa"/>
                <w:tcBorders>
                  <w:top w:val="nil"/>
                  <w:left w:val="nil"/>
                  <w:bottom w:val="nil"/>
                  <w:right w:val="single" w:sz="8" w:space="0" w:color="auto"/>
                </w:tcBorders>
                <w:hideMark/>
              </w:tcPr>
            </w:tcPrChange>
          </w:tcPr>
          <w:p w14:paraId="1DCD566C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684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4</w:t>
              </w:r>
            </w:ins>
          </w:p>
        </w:tc>
      </w:tr>
      <w:tr w:rsidR="007B7B8E" w:rsidRPr="000E4C6F" w14:paraId="68063A59" w14:textId="1EAE6E1E" w:rsidTr="00B55884">
        <w:trPr>
          <w:trHeight w:val="204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  <w:tcPrChange w:id="1685" w:author="PG3646" w:date="2026-09-25T21:05:00Z" w16du:dateUtc="2026-09-26T01:05:00Z">
              <w:tcPr>
                <w:tcW w:w="401" w:type="dxa"/>
                <w:gridSpan w:val="2"/>
                <w:vAlign w:val="center"/>
                <w:hideMark/>
              </w:tcPr>
            </w:tcPrChange>
          </w:tcPr>
          <w:p w14:paraId="10631326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686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687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168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Sub040</w:t>
              </w:r>
            </w:ins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689" w:author="PG3646" w:date="2026-09-25T21:05:00Z" w16du:dateUtc="2026-09-26T01:05:00Z">
              <w:tcPr>
                <w:tcW w:w="1635" w:type="dxa"/>
                <w:gridSpan w:val="2"/>
                <w:vAlign w:val="center"/>
                <w:hideMark/>
              </w:tcPr>
            </w:tcPrChange>
          </w:tcPr>
          <w:p w14:paraId="43E2428B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690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691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1692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54</w:t>
              </w:r>
            </w:ins>
            <w:del w:id="1693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35F</w:delText>
              </w:r>
            </w:del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694" w:author="PG3646" w:date="2026-09-25T21:05:00Z" w16du:dateUtc="2026-09-26T01:05:00Z">
              <w:tcPr>
                <w:tcW w:w="606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27CBA03F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69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17</w:t>
              </w:r>
            </w:ins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696" w:author="PG3646" w:date="2026-09-25T21:05:00Z" w16du:dateUtc="2026-09-26T01:05:00Z">
              <w:tcPr>
                <w:tcW w:w="1408" w:type="dxa"/>
                <w:gridSpan w:val="3"/>
                <w:vAlign w:val="center"/>
                <w:hideMark/>
              </w:tcPr>
            </w:tcPrChange>
          </w:tcPr>
          <w:p w14:paraId="5A1F9702" w14:textId="307C393E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1697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pPrChange w:id="1698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r w:rsidRPr="00262B37">
              <w:rPr>
                <w:rFonts w:ascii="Calibri" w:hAnsi="Calibri"/>
                <w:color w:val="000000"/>
                <w:sz w:val="16"/>
                <w:rPrChange w:id="1699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t>9</w:t>
            </w:r>
            <w:del w:id="1700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 xml:space="preserve"> (3%)</w:delText>
              </w:r>
            </w:del>
          </w:p>
        </w:tc>
        <w:tc>
          <w:tcPr>
            <w:tcW w:w="605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1701" w:author="PG3646" w:date="2026-09-25T21:05:00Z" w16du:dateUtc="2026-09-26T01:05:00Z">
              <w:tcPr>
                <w:tcW w:w="1293" w:type="dxa"/>
                <w:gridSpan w:val="5"/>
                <w:vAlign w:val="center"/>
                <w:hideMark/>
              </w:tcPr>
            </w:tcPrChange>
          </w:tcPr>
          <w:p w14:paraId="08F102D8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702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703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704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28</w:t>
              </w:r>
            </w:ins>
            <w:del w:id="1705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3 (6%)</w:delText>
              </w:r>
            </w:del>
          </w:p>
        </w:tc>
        <w:tc>
          <w:tcPr>
            <w:tcW w:w="2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706" w:author="PG3646" w:date="2026-09-25T21:05:00Z" w16du:dateUtc="2026-09-26T01:05:00Z">
              <w:tcPr>
                <w:tcW w:w="1297" w:type="dxa"/>
                <w:gridSpan w:val="4"/>
                <w:vAlign w:val="center"/>
                <w:hideMark/>
              </w:tcPr>
            </w:tcPrChange>
          </w:tcPr>
          <w:p w14:paraId="2106C727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707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708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709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  <w:del w:id="1710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2 (2%)</w:delText>
              </w:r>
            </w:del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711" w:author="PG3646" w:date="2026-09-25T21:05:00Z" w16du:dateUtc="2026-09-26T01:05:00Z">
              <w:tcPr>
                <w:tcW w:w="1320" w:type="dxa"/>
                <w:gridSpan w:val="5"/>
                <w:vAlign w:val="center"/>
                <w:hideMark/>
              </w:tcPr>
            </w:tcPrChange>
          </w:tcPr>
          <w:p w14:paraId="1C12DCDE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712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713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714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</w:t>
              </w:r>
            </w:ins>
            <w:del w:id="1715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3 (3%)</w:delText>
              </w:r>
            </w:del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716" w:author="PG3646" w:date="2026-09-25T21:05:00Z" w16du:dateUtc="2026-09-26T01:05:00Z">
              <w:tcPr>
                <w:tcW w:w="1256" w:type="dxa"/>
                <w:gridSpan w:val="2"/>
                <w:vAlign w:val="center"/>
                <w:hideMark/>
              </w:tcPr>
            </w:tcPrChange>
          </w:tcPr>
          <w:p w14:paraId="1AAFDEE2" w14:textId="77777777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1717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718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r w:rsidRPr="00262B37">
              <w:rPr>
                <w:rFonts w:ascii="Calibri" w:hAnsi="Calibri"/>
                <w:color w:val="000000"/>
                <w:sz w:val="16"/>
                <w:rPrChange w:id="1719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>1</w:t>
            </w:r>
            <w:del w:id="1720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 xml:space="preserve"> (4%)</w:delText>
              </w:r>
            </w:del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721" w:author="PG3646" w:date="2026-09-25T21:05:00Z" w16du:dateUtc="2026-09-26T01:05:00Z">
              <w:tcPr>
                <w:tcW w:w="280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069CC228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722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723" w:author="PG3646" w:date="2026-09-25T21:05:00Z" w16du:dateUtc="2026-09-26T01:05:00Z">
              <w:tcPr>
                <w:tcW w:w="2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46D11DEC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724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1725" w:author="PG3646" w:date="2026-09-25T21:05:00Z" w16du:dateUtc="2026-09-26T01:05:00Z">
              <w:tcPr>
                <w:tcW w:w="2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5F75B2B6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726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  <w:tcPrChange w:id="1727" w:author="PG3646" w:date="2026-09-25T21:05:00Z" w16du:dateUtc="2026-09-26T01:05:00Z">
              <w:tcPr>
                <w:tcW w:w="280" w:type="dxa"/>
                <w:gridSpan w:val="2"/>
                <w:tcBorders>
                  <w:top w:val="nil"/>
                  <w:left w:val="nil"/>
                  <w:bottom w:val="nil"/>
                  <w:right w:val="single" w:sz="8" w:space="0" w:color="auto"/>
                </w:tcBorders>
                <w:hideMark/>
              </w:tcPr>
            </w:tcPrChange>
          </w:tcPr>
          <w:p w14:paraId="4155D100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72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</w:tr>
      <w:tr w:rsidR="00602707" w:rsidRPr="00262B37" w14:paraId="27ACACC3" w14:textId="77777777" w:rsidTr="00B55884">
        <w:trPr>
          <w:gridAfter w:val="6"/>
          <w:wAfter w:w="2250" w:type="dxa"/>
          <w:trHeight w:val="204"/>
          <w:ins w:id="1729" w:author="PG3646" w:date="2026-09-25T21:05:00Z" w16du:dateUtc="2026-09-26T01:05:00Z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FF90523" w14:textId="77777777" w:rsidR="00602707" w:rsidRPr="00262B37" w:rsidRDefault="00602707" w:rsidP="00B55884">
            <w:pPr>
              <w:jc w:val="center"/>
              <w:rPr>
                <w:ins w:id="1730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1731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Sub041</w:t>
              </w:r>
            </w:ins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46FE76" w14:textId="77777777" w:rsidR="00602707" w:rsidRPr="00262B37" w:rsidRDefault="00602707" w:rsidP="00B55884">
            <w:pPr>
              <w:jc w:val="center"/>
              <w:rPr>
                <w:ins w:id="1732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173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83</w:t>
              </w:r>
            </w:ins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9CBA2E" w14:textId="77777777" w:rsidR="00602707" w:rsidRPr="00262B37" w:rsidRDefault="00602707" w:rsidP="00B55884">
            <w:pPr>
              <w:jc w:val="center"/>
              <w:rPr>
                <w:ins w:id="1734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173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17</w:t>
              </w:r>
            </w:ins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9F2ADD" w14:textId="77777777" w:rsidR="00602707" w:rsidRPr="00262B37" w:rsidRDefault="00602707" w:rsidP="00B55884">
            <w:pPr>
              <w:jc w:val="center"/>
              <w:rPr>
                <w:ins w:id="1736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1737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19</w:t>
              </w:r>
            </w:ins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93C23F2" w14:textId="77777777" w:rsidR="00602707" w:rsidRPr="00262B37" w:rsidRDefault="00602707" w:rsidP="00B55884">
            <w:pPr>
              <w:jc w:val="center"/>
              <w:rPr>
                <w:ins w:id="1738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1739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47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3BD594" w14:textId="77777777" w:rsidR="00602707" w:rsidRPr="00262B37" w:rsidRDefault="00602707" w:rsidP="00B55884">
            <w:pPr>
              <w:jc w:val="center"/>
              <w:rPr>
                <w:ins w:id="1740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1741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7D605D" w14:textId="77777777" w:rsidR="00602707" w:rsidRPr="00262B37" w:rsidRDefault="00602707" w:rsidP="00B55884">
            <w:pPr>
              <w:jc w:val="center"/>
              <w:rPr>
                <w:ins w:id="1742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174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3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E6A235" w14:textId="77777777" w:rsidR="00602707" w:rsidRPr="00262B37" w:rsidRDefault="00602707" w:rsidP="00B55884">
            <w:pPr>
              <w:jc w:val="center"/>
              <w:rPr>
                <w:ins w:id="1744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1745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E99D9A" w14:textId="77777777" w:rsidR="00602707" w:rsidRPr="00262B37" w:rsidRDefault="00602707" w:rsidP="00B55884">
            <w:pPr>
              <w:jc w:val="center"/>
              <w:rPr>
                <w:ins w:id="1746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1747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4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4FE854" w14:textId="77777777" w:rsidR="00602707" w:rsidRPr="00262B37" w:rsidRDefault="00602707" w:rsidP="00B55884">
            <w:pPr>
              <w:jc w:val="center"/>
              <w:rPr>
                <w:ins w:id="1748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1749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9087A7" w14:textId="77777777" w:rsidR="00602707" w:rsidRPr="00262B37" w:rsidRDefault="00602707" w:rsidP="00B55884">
            <w:pPr>
              <w:jc w:val="center"/>
              <w:rPr>
                <w:ins w:id="1750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1751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2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7B0E0CC" w14:textId="77777777" w:rsidR="00602707" w:rsidRPr="00262B37" w:rsidRDefault="00602707" w:rsidP="00B55884">
            <w:pPr>
              <w:jc w:val="center"/>
              <w:rPr>
                <w:ins w:id="1752" w:author="PG3646" w:date="2026-09-25T21:05:00Z" w16du:dateUtc="2026-09-26T01:05:00Z"/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ins w:id="1753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5</w:t>
              </w:r>
            </w:ins>
          </w:p>
        </w:tc>
      </w:tr>
      <w:tr w:rsidR="007B7B8E" w:rsidRPr="000E4C6F" w14:paraId="5CB9CF18" w14:textId="545AF11E" w:rsidTr="00B55884">
        <w:trPr>
          <w:trHeight w:val="216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  <w:tcPrChange w:id="1754" w:author="PG3646" w:date="2026-09-25T21:05:00Z" w16du:dateUtc="2026-09-26T01:05:00Z">
              <w:tcPr>
                <w:tcW w:w="401" w:type="dxa"/>
                <w:gridSpan w:val="2"/>
                <w:tcBorders>
                  <w:bottom w:val="single" w:sz="4" w:space="0" w:color="auto"/>
                </w:tcBorders>
                <w:vAlign w:val="center"/>
                <w:hideMark/>
              </w:tcPr>
            </w:tcPrChange>
          </w:tcPr>
          <w:p w14:paraId="51F955A7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755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756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1757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Sub042</w:t>
              </w:r>
            </w:ins>
          </w:p>
        </w:tc>
        <w:tc>
          <w:tcPr>
            <w:tcW w:w="511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  <w:tcPrChange w:id="1758" w:author="PG3646" w:date="2026-09-25T21:05:00Z" w16du:dateUtc="2026-09-26T01:05:00Z">
              <w:tcPr>
                <w:tcW w:w="1635" w:type="dxa"/>
                <w:gridSpan w:val="5"/>
                <w:tcBorders>
                  <w:bottom w:val="single" w:sz="4" w:space="0" w:color="auto"/>
                </w:tcBorders>
                <w:vAlign w:val="center"/>
                <w:hideMark/>
              </w:tcPr>
            </w:tcPrChange>
          </w:tcPr>
          <w:p w14:paraId="6557C208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759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760" w:author="PG3646" w:date="2026-09-25T21:05:00Z" w16du:dateUtc="2026-09-26T01:05:00Z">
                <w:pPr>
                  <w:framePr w:hSpace="180" w:wrap="around" w:vAnchor="text" w:hAnchor="margin" w:y="173"/>
                </w:pPr>
              </w:pPrChange>
            </w:pPr>
            <w:ins w:id="1761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66</w:t>
              </w:r>
            </w:ins>
            <w:del w:id="1762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Other</w:delText>
              </w:r>
            </w:del>
          </w:p>
        </w:tc>
        <w:tc>
          <w:tcPr>
            <w:tcW w:w="60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  <w:tcPrChange w:id="1763" w:author="PG3646" w:date="2026-09-25T21:05:00Z" w16du:dateUtc="2026-09-26T01:05:00Z">
              <w:tcPr>
                <w:tcW w:w="1408" w:type="dxa"/>
                <w:gridSpan w:val="3"/>
                <w:tcBorders>
                  <w:bottom w:val="single" w:sz="4" w:space="0" w:color="auto"/>
                </w:tcBorders>
                <w:vAlign w:val="center"/>
                <w:hideMark/>
              </w:tcPr>
            </w:tcPrChange>
          </w:tcPr>
          <w:p w14:paraId="72BB88FE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764" w:author="PG3646" w:date="2026-09-25T21:05:00Z" w16du:dateUtc="2026-09-26T01:05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pPrChange w:id="1765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766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15</w:t>
              </w:r>
            </w:ins>
            <w:del w:id="1767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29 (11%)</w:delText>
              </w:r>
            </w:del>
          </w:p>
        </w:tc>
        <w:tc>
          <w:tcPr>
            <w:tcW w:w="67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  <w:tcPrChange w:id="1768" w:author="PG3646" w:date="2026-09-25T21:05:00Z" w16du:dateUtc="2026-09-26T01:05:00Z">
              <w:tcPr>
                <w:tcW w:w="1293" w:type="dxa"/>
                <w:gridSpan w:val="5"/>
                <w:tcBorders>
                  <w:bottom w:val="single" w:sz="4" w:space="0" w:color="auto"/>
                </w:tcBorders>
                <w:vAlign w:val="center"/>
                <w:hideMark/>
              </w:tcPr>
            </w:tcPrChange>
          </w:tcPr>
          <w:p w14:paraId="1F835B2E" w14:textId="77777777" w:rsidR="007B7B8E" w:rsidRPr="00262B37" w:rsidRDefault="007B7B8E" w:rsidP="00B55884">
            <w:pPr>
              <w:jc w:val="center"/>
              <w:rPr>
                <w:rFonts w:ascii="Calibri" w:hAnsi="Calibri"/>
                <w:color w:val="000000"/>
                <w:sz w:val="16"/>
                <w:rPrChange w:id="1769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pPrChange w:id="1770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del w:id="1771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>5 (</w:delText>
              </w:r>
            </w:del>
            <w:r w:rsidRPr="00262B37">
              <w:rPr>
                <w:rFonts w:ascii="Calibri" w:hAnsi="Calibri"/>
                <w:color w:val="000000"/>
                <w:sz w:val="16"/>
                <w:rPrChange w:id="1772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t>10</w:t>
            </w:r>
            <w:del w:id="1773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>%)</w:delText>
              </w:r>
            </w:del>
          </w:p>
        </w:tc>
        <w:tc>
          <w:tcPr>
            <w:tcW w:w="60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  <w:tcPrChange w:id="1774" w:author="PG3646" w:date="2026-09-25T21:05:00Z" w16du:dateUtc="2026-09-26T01:05:00Z">
              <w:tcPr>
                <w:tcW w:w="1297" w:type="dxa"/>
                <w:gridSpan w:val="4"/>
                <w:tcBorders>
                  <w:bottom w:val="single" w:sz="4" w:space="0" w:color="auto"/>
                </w:tcBorders>
                <w:vAlign w:val="center"/>
                <w:hideMark/>
              </w:tcPr>
            </w:tcPrChange>
          </w:tcPr>
          <w:p w14:paraId="0D4DC490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775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pPrChange w:id="1776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777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41</w:t>
              </w:r>
            </w:ins>
            <w:del w:id="1778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>11 (12%)</w:delText>
              </w:r>
            </w:del>
          </w:p>
        </w:tc>
        <w:tc>
          <w:tcPr>
            <w:tcW w:w="2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  <w:tcPrChange w:id="1779" w:author="PG3646" w:date="2026-09-25T21:05:00Z" w16du:dateUtc="2026-09-26T01:05:00Z">
              <w:tcPr>
                <w:tcW w:w="1320" w:type="dxa"/>
                <w:gridSpan w:val="5"/>
                <w:tcBorders>
                  <w:bottom w:val="single" w:sz="4" w:space="0" w:color="auto"/>
                </w:tcBorders>
                <w:vAlign w:val="center"/>
                <w:hideMark/>
              </w:tcPr>
            </w:tcPrChange>
          </w:tcPr>
          <w:p w14:paraId="7B7A7B69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780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pPrChange w:id="1781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782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  <w:del w:id="1783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color w:val="000000"/>
                  <w:sz w:val="18"/>
                  <w:szCs w:val="18"/>
                </w:rPr>
                <w:delText>13 (14%)</w:delText>
              </w:r>
            </w:del>
          </w:p>
        </w:tc>
        <w:tc>
          <w:tcPr>
            <w:tcW w:w="2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  <w:tcPrChange w:id="1784" w:author="PG3646" w:date="2026-09-25T21:05:00Z" w16du:dateUtc="2026-09-26T01:05:00Z">
              <w:tcPr>
                <w:tcW w:w="1256" w:type="dxa"/>
                <w:tcBorders>
                  <w:bottom w:val="single" w:sz="4" w:space="0" w:color="auto"/>
                </w:tcBorders>
                <w:vAlign w:val="center"/>
                <w:hideMark/>
              </w:tcPr>
            </w:tcPrChange>
          </w:tcPr>
          <w:p w14:paraId="24DD66B4" w14:textId="77777777" w:rsidR="007B7B8E" w:rsidRPr="00262B37" w:rsidRDefault="00602707" w:rsidP="00B55884">
            <w:pPr>
              <w:jc w:val="center"/>
              <w:rPr>
                <w:rFonts w:ascii="Calibri" w:hAnsi="Calibri"/>
                <w:color w:val="000000"/>
                <w:sz w:val="16"/>
                <w:rPrChange w:id="1785" w:author="PG3646" w:date="2026-09-25T21:05:00Z" w16du:dateUtc="2026-09-26T01:05:00Z">
                  <w:rPr>
                    <w:rFonts w:ascii="Times New Roman" w:hAnsi="Times New Roman" w:cs="Times New Roman"/>
                    <w:bCs/>
                    <w:color w:val="000000"/>
                    <w:sz w:val="18"/>
                    <w:szCs w:val="18"/>
                  </w:rPr>
                </w:rPrChange>
              </w:rPr>
              <w:pPrChange w:id="1786" w:author="PG3646" w:date="2026-09-25T21:05:00Z" w16du:dateUtc="2026-09-26T01:05:00Z">
                <w:pPr>
                  <w:framePr w:hSpace="180" w:wrap="around" w:vAnchor="text" w:hAnchor="margin" w:y="173"/>
                  <w:jc w:val="center"/>
                </w:pPr>
              </w:pPrChange>
            </w:pPr>
            <w:ins w:id="1787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  <w:del w:id="1788" w:author="PG3646" w:date="2026-09-25T21:05:00Z" w16du:dateUtc="2026-09-26T01:05:00Z">
              <w:r w:rsidR="007B7B8E" w:rsidRPr="000E4C6F">
                <w:rPr>
                  <w:rFonts w:ascii="Times New Roman" w:hAnsi="Times New Roman" w:cs="Times New Roman"/>
                  <w:bCs/>
                  <w:sz w:val="18"/>
                  <w:szCs w:val="18"/>
                </w:rPr>
                <w:delText>0 (0%)</w:delText>
              </w:r>
            </w:del>
          </w:p>
        </w:tc>
        <w:tc>
          <w:tcPr>
            <w:tcW w:w="2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  <w:tcPrChange w:id="1789" w:author="PG3646" w:date="2026-09-25T21:05:00Z" w16du:dateUtc="2026-09-26T01:05:00Z">
              <w:tcPr>
                <w:tcW w:w="280" w:type="dxa"/>
                <w:gridSpan w:val="3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hideMark/>
              </w:tcPr>
            </w:tcPrChange>
          </w:tcPr>
          <w:p w14:paraId="515D7654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790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  <w:tcPrChange w:id="1791" w:author="PG3646" w:date="2026-09-25T21:05:00Z" w16du:dateUtc="2026-09-26T01:05:00Z">
              <w:tcPr>
                <w:tcW w:w="280" w:type="dxa"/>
                <w:gridSpan w:val="3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hideMark/>
              </w:tcPr>
            </w:tcPrChange>
          </w:tcPr>
          <w:p w14:paraId="099145BE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792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  <w:tcPrChange w:id="1793" w:author="PG3646" w:date="2026-09-25T21:05:00Z" w16du:dateUtc="2026-09-26T01:05:00Z">
              <w:tcPr>
                <w:tcW w:w="280" w:type="dxa"/>
                <w:gridSpan w:val="2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hideMark/>
              </w:tcPr>
            </w:tcPrChange>
          </w:tcPr>
          <w:p w14:paraId="252D399B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794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  <w:tcPrChange w:id="1795" w:author="PG3646" w:date="2026-09-25T21:05:00Z" w16du:dateUtc="2026-09-26T01:05:00Z">
              <w:tcPr>
                <w:tcW w:w="280" w:type="dxa"/>
                <w:gridSpan w:val="2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hideMark/>
              </w:tcPr>
            </w:tcPrChange>
          </w:tcPr>
          <w:p w14:paraId="5307AFE5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796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1</w:t>
              </w:r>
            </w:ins>
          </w:p>
        </w:tc>
        <w:tc>
          <w:tcPr>
            <w:tcW w:w="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  <w:tcPrChange w:id="1797" w:author="PG3646" w:date="2026-09-25T21:05:00Z" w16du:dateUtc="2026-09-26T01:05:00Z">
              <w:tcPr>
                <w:tcW w:w="28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hideMark/>
              </w:tcPr>
            </w:tcPrChange>
          </w:tcPr>
          <w:p w14:paraId="68F3D40F" w14:textId="77777777" w:rsidR="00602707" w:rsidRPr="00262B37" w:rsidRDefault="00602707" w:rsidP="00B5588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n-IN"/>
                <w14:ligatures w14:val="none"/>
              </w:rPr>
            </w:pPr>
            <w:ins w:id="1798" w:author="PG3646" w:date="2026-09-25T21:05:00Z" w16du:dateUtc="2026-09-26T01:05:00Z">
              <w:r w:rsidRPr="00262B37">
                <w:rPr>
                  <w:rFonts w:ascii="Calibri" w:eastAsia="Times New Roman" w:hAnsi="Calibri" w:cs="Calibri"/>
                  <w:color w:val="000000"/>
                  <w:sz w:val="16"/>
                  <w:szCs w:val="16"/>
                </w:rPr>
                <w:t>4</w:t>
              </w:r>
            </w:ins>
          </w:p>
        </w:tc>
      </w:tr>
    </w:tbl>
    <w:tbl>
      <w:tblPr>
        <w:tblStyle w:val="TableGrid"/>
        <w:tblpPr w:leftFromText="180" w:rightFromText="180" w:vertAnchor="text" w:horzAnchor="margin" w:tblpY="173"/>
        <w:tblW w:w="0" w:type="auto"/>
        <w:tblLook w:val="04A0" w:firstRow="1" w:lastRow="0" w:firstColumn="1" w:lastColumn="0" w:noHBand="0" w:noVBand="1"/>
      </w:tblPr>
      <w:tblGrid>
        <w:gridCol w:w="7165"/>
      </w:tblGrid>
      <w:tr w:rsidR="007B7B8E" w:rsidRPr="000E4C6F" w14:paraId="5283D9A8" w14:textId="77777777" w:rsidTr="007B7B8E">
        <w:trPr>
          <w:del w:id="1799" w:author="PG3646" w:date="2026-09-25T21:05:00Z" w16du:dateUtc="2026-09-26T01:05:00Z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F4AC567" w14:textId="77777777" w:rsidR="007B7B8E" w:rsidRPr="000E4C6F" w:rsidRDefault="007B7B8E" w:rsidP="007B7B8E">
            <w:pPr>
              <w:pStyle w:val="EndNoteBibliographyTitle"/>
              <w:spacing w:line="240" w:lineRule="auto"/>
              <w:jc w:val="both"/>
              <w:rPr>
                <w:del w:id="1800" w:author="PG3646" w:date="2026-09-25T21:05:00Z" w16du:dateUtc="2026-09-26T01:05:00Z"/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</w:pPr>
            <w:del w:id="1801" w:author="PG3646" w:date="2026-09-25T21:05:00Z" w16du:dateUtc="2026-09-26T01:05:00Z">
              <w:r w:rsidRPr="000E4C6F">
                <w:rPr>
                  <w:rFonts w:ascii="Times New Roman" w:hAnsi="Times New Roman" w:cs="Times New Roman"/>
                  <w:bCs/>
                  <w:i/>
                  <w:iCs/>
                  <w:sz w:val="18"/>
                  <w:szCs w:val="18"/>
                </w:rPr>
                <w:delText>*</w:delText>
              </w:r>
              <w:r w:rsidRPr="000E4C6F">
                <w:rPr>
                  <w:rFonts w:ascii="Times New Roman" w:hAnsi="Times New Roman" w:cs="Times New Roman"/>
                  <w:bCs/>
                  <w:iCs/>
                  <w:sz w:val="18"/>
                  <w:szCs w:val="18"/>
                </w:rPr>
                <w:delText>Serotype 6C is included as a PCV-13 serotype due to cross-protection provided by serotype 6A</w:delText>
              </w:r>
            </w:del>
          </w:p>
        </w:tc>
      </w:tr>
    </w:tbl>
    <w:p w14:paraId="4FBEDAFD" w14:textId="77777777" w:rsidR="00BC1A75" w:rsidRPr="00262B37" w:rsidRDefault="00BC1A75">
      <w:pPr>
        <w:rPr>
          <w:lang w:val="pt-BR"/>
          <w:rPrChange w:id="1802" w:author="PG3646" w:date="2026-09-25T21:05:00Z" w16du:dateUtc="2026-09-26T01:05:00Z">
            <w:rPr/>
          </w:rPrChange>
        </w:rPr>
      </w:pPr>
    </w:p>
    <w:p w14:paraId="19A24D73" w14:textId="77777777" w:rsidR="00602707" w:rsidRDefault="00602707" w:rsidP="00602707">
      <w:pPr>
        <w:rPr>
          <w:ins w:id="1803" w:author="PG3646" w:date="2026-09-25T21:05:00Z" w16du:dateUtc="2026-09-26T01:05:00Z"/>
          <w:lang w:val="pt-BR"/>
        </w:rPr>
      </w:pPr>
      <w:ins w:id="1804" w:author="PG3646" w:date="2026-09-25T21:05:00Z" w16du:dateUtc="2026-09-26T01:05:00Z">
        <w:r>
          <w:rPr>
            <w:lang w:val="pt-BR"/>
          </w:rPr>
          <w:br w:type="page"/>
        </w:r>
      </w:ins>
    </w:p>
    <w:p w14:paraId="328233F4" w14:textId="77777777" w:rsidR="00BC1A75" w:rsidRDefault="00BC1A75">
      <w:pPr>
        <w:rPr>
          <w:del w:id="1805" w:author="PG3646" w:date="2026-09-25T21:05:00Z" w16du:dateUtc="2026-09-26T01:05:00Z"/>
        </w:rPr>
      </w:pPr>
    </w:p>
    <w:p w14:paraId="24EF6188" w14:textId="77777777" w:rsidR="00BC1A75" w:rsidRDefault="00BC1A75">
      <w:pPr>
        <w:rPr>
          <w:del w:id="1806" w:author="PG3646" w:date="2026-09-25T21:05:00Z" w16du:dateUtc="2026-09-26T01:05:00Z"/>
        </w:rPr>
      </w:pPr>
    </w:p>
    <w:p w14:paraId="7D052B5E" w14:textId="77777777" w:rsidR="00BC1A75" w:rsidRDefault="00BC1A75">
      <w:pPr>
        <w:rPr>
          <w:del w:id="1807" w:author="PG3646" w:date="2026-09-25T21:05:00Z" w16du:dateUtc="2026-09-26T01:05:00Z"/>
        </w:rPr>
      </w:pPr>
    </w:p>
    <w:p w14:paraId="07BE128D" w14:textId="77777777" w:rsidR="00BC1A75" w:rsidRDefault="00BC1A75">
      <w:pPr>
        <w:rPr>
          <w:del w:id="1808" w:author="PG3646" w:date="2026-09-25T21:05:00Z" w16du:dateUtc="2026-09-26T01:05:00Z"/>
        </w:rPr>
      </w:pPr>
    </w:p>
    <w:p w14:paraId="4FFCFB62" w14:textId="77777777" w:rsidR="00BC1A75" w:rsidRDefault="00BC1A75">
      <w:pPr>
        <w:rPr>
          <w:del w:id="1809" w:author="PG3646" w:date="2026-09-25T21:05:00Z" w16du:dateUtc="2026-09-26T01:05:00Z"/>
        </w:rPr>
      </w:pPr>
    </w:p>
    <w:p w14:paraId="618182F0" w14:textId="77777777" w:rsidR="00BC1A75" w:rsidRDefault="00BC1A75">
      <w:pPr>
        <w:rPr>
          <w:del w:id="1810" w:author="PG3646" w:date="2026-09-25T21:05:00Z" w16du:dateUtc="2026-09-26T01:05:00Z"/>
        </w:rPr>
      </w:pPr>
    </w:p>
    <w:p w14:paraId="67335DC9" w14:textId="77777777" w:rsidR="00BC1A75" w:rsidRDefault="00BC1A75">
      <w:pPr>
        <w:rPr>
          <w:del w:id="1811" w:author="PG3646" w:date="2026-09-25T21:05:00Z" w16du:dateUtc="2026-09-26T01:05:00Z"/>
        </w:rPr>
      </w:pPr>
    </w:p>
    <w:p w14:paraId="35AD0C03" w14:textId="77777777" w:rsidR="00BC1A75" w:rsidRDefault="00BC1A75">
      <w:pPr>
        <w:rPr>
          <w:del w:id="1812" w:author="PG3646" w:date="2026-09-25T21:05:00Z" w16du:dateUtc="2026-09-26T01:05:00Z"/>
        </w:rPr>
      </w:pPr>
    </w:p>
    <w:p w14:paraId="3F27D0C0" w14:textId="77777777" w:rsidR="00BC1A75" w:rsidRDefault="00BC1A75">
      <w:pPr>
        <w:rPr>
          <w:del w:id="1813" w:author="PG3646" w:date="2026-09-25T21:05:00Z" w16du:dateUtc="2026-09-26T01:05:00Z"/>
        </w:rPr>
      </w:pPr>
    </w:p>
    <w:p w14:paraId="51F6624B" w14:textId="77777777" w:rsidR="00BC1A75" w:rsidRDefault="00BC1A75">
      <w:pPr>
        <w:rPr>
          <w:del w:id="1814" w:author="PG3646" w:date="2026-09-25T21:05:00Z" w16du:dateUtc="2026-09-26T01:05:00Z"/>
        </w:rPr>
      </w:pPr>
    </w:p>
    <w:p w14:paraId="66C7D67D" w14:textId="77777777" w:rsidR="00BC1A75" w:rsidRDefault="00BC1A75">
      <w:pPr>
        <w:rPr>
          <w:del w:id="1815" w:author="PG3646" w:date="2026-09-25T21:05:00Z" w16du:dateUtc="2026-09-26T01:05:00Z"/>
        </w:rPr>
      </w:pPr>
    </w:p>
    <w:p w14:paraId="0CE5C0AA" w14:textId="77777777" w:rsidR="00BC1A75" w:rsidRDefault="00BC1A75">
      <w:pPr>
        <w:rPr>
          <w:del w:id="1816" w:author="PG3646" w:date="2026-09-25T21:05:00Z" w16du:dateUtc="2026-09-26T01:05:00Z"/>
        </w:rPr>
      </w:pPr>
    </w:p>
    <w:p w14:paraId="2391D3C7" w14:textId="77777777" w:rsidR="00BC1A75" w:rsidRDefault="00BC1A75">
      <w:pPr>
        <w:rPr>
          <w:del w:id="1817" w:author="PG3646" w:date="2026-09-25T21:05:00Z" w16du:dateUtc="2026-09-26T01:05:00Z"/>
        </w:rPr>
      </w:pPr>
    </w:p>
    <w:p w14:paraId="513ADE37" w14:textId="77777777" w:rsidR="00BC1A75" w:rsidRDefault="00BC1A75">
      <w:pPr>
        <w:rPr>
          <w:del w:id="1818" w:author="PG3646" w:date="2026-09-25T21:05:00Z" w16du:dateUtc="2026-09-26T01:05:00Z"/>
        </w:rPr>
      </w:pPr>
    </w:p>
    <w:p w14:paraId="720D7694" w14:textId="77777777" w:rsidR="00BC1A75" w:rsidRDefault="00BC1A75">
      <w:pPr>
        <w:rPr>
          <w:del w:id="1819" w:author="PG3646" w:date="2026-09-25T21:05:00Z" w16du:dateUtc="2026-09-26T01:05:00Z"/>
        </w:rPr>
      </w:pPr>
    </w:p>
    <w:p w14:paraId="36513B1A" w14:textId="77777777" w:rsidR="00BC1A75" w:rsidRDefault="00BC1A75">
      <w:pPr>
        <w:rPr>
          <w:del w:id="1820" w:author="PG3646" w:date="2026-09-25T21:05:00Z" w16du:dateUtc="2026-09-26T01:05:00Z"/>
        </w:rPr>
      </w:pPr>
    </w:p>
    <w:p w14:paraId="0C5400EF" w14:textId="77777777" w:rsidR="00BC1A75" w:rsidRDefault="00BC1A75">
      <w:pPr>
        <w:rPr>
          <w:del w:id="1821" w:author="PG3646" w:date="2026-09-25T21:05:00Z" w16du:dateUtc="2026-09-26T01:05:00Z"/>
        </w:rPr>
      </w:pPr>
    </w:p>
    <w:p w14:paraId="60447B27" w14:textId="77777777" w:rsidR="00BC1A75" w:rsidRDefault="00BC1A75">
      <w:pPr>
        <w:rPr>
          <w:del w:id="1822" w:author="PG3646" w:date="2026-09-25T21:05:00Z" w16du:dateUtc="2026-09-26T01:05:00Z"/>
        </w:rPr>
      </w:pPr>
    </w:p>
    <w:p w14:paraId="23FF170F" w14:textId="77777777" w:rsidR="00BC1A75" w:rsidRDefault="00BC1A75">
      <w:pPr>
        <w:rPr>
          <w:del w:id="1823" w:author="PG3646" w:date="2026-09-25T21:05:00Z" w16du:dateUtc="2026-09-26T01:05:00Z"/>
        </w:rPr>
      </w:pPr>
    </w:p>
    <w:p w14:paraId="6C6BB99D" w14:textId="77777777" w:rsidR="00BC1A75" w:rsidRDefault="00BC1A75">
      <w:pPr>
        <w:rPr>
          <w:del w:id="1824" w:author="PG3646" w:date="2026-09-25T21:05:00Z" w16du:dateUtc="2026-09-26T01:05:00Z"/>
        </w:rPr>
      </w:pPr>
    </w:p>
    <w:p w14:paraId="119FAC92" w14:textId="77777777" w:rsidR="00BC1A75" w:rsidRDefault="00BC1A75">
      <w:pPr>
        <w:rPr>
          <w:del w:id="1825" w:author="PG3646" w:date="2026-09-25T21:05:00Z" w16du:dateUtc="2026-09-26T01:05:00Z"/>
        </w:rPr>
      </w:pPr>
    </w:p>
    <w:p w14:paraId="24786FD6" w14:textId="77777777" w:rsidR="00BC1A75" w:rsidRDefault="00BC1A75">
      <w:pPr>
        <w:rPr>
          <w:del w:id="1826" w:author="PG3646" w:date="2026-09-25T21:05:00Z" w16du:dateUtc="2026-09-26T01:05:00Z"/>
        </w:rPr>
      </w:pPr>
    </w:p>
    <w:p w14:paraId="7DEDA471" w14:textId="77777777" w:rsidR="00BC1A75" w:rsidRDefault="00BC1A75">
      <w:pPr>
        <w:rPr>
          <w:del w:id="1827" w:author="PG3646" w:date="2026-09-25T21:05:00Z" w16du:dateUtc="2026-09-26T01:05:00Z"/>
        </w:rPr>
      </w:pPr>
    </w:p>
    <w:p w14:paraId="1453A3C7" w14:textId="77777777" w:rsidR="00BC1A75" w:rsidRDefault="00BC1A75">
      <w:pPr>
        <w:rPr>
          <w:del w:id="1828" w:author="PG3646" w:date="2026-09-25T21:05:00Z" w16du:dateUtc="2026-09-26T01:05:00Z"/>
        </w:rPr>
      </w:pPr>
    </w:p>
    <w:p w14:paraId="1B7C41D1" w14:textId="77777777" w:rsidR="00BC1A75" w:rsidRDefault="00BC1A75">
      <w:pPr>
        <w:rPr>
          <w:del w:id="1829" w:author="PG3646" w:date="2026-09-25T21:05:00Z" w16du:dateUtc="2026-09-26T01:05:00Z"/>
        </w:rPr>
      </w:pPr>
    </w:p>
    <w:p w14:paraId="570745AD" w14:textId="77777777" w:rsidR="00BC1A75" w:rsidRDefault="00BC1A75">
      <w:pPr>
        <w:rPr>
          <w:del w:id="1830" w:author="PG3646" w:date="2026-09-25T21:05:00Z" w16du:dateUtc="2026-09-26T01:05:00Z"/>
        </w:rPr>
      </w:pPr>
    </w:p>
    <w:p w14:paraId="6ADC435A" w14:textId="77777777" w:rsidR="00BC1A75" w:rsidRDefault="00BC1A75">
      <w:pPr>
        <w:rPr>
          <w:del w:id="1831" w:author="PG3646" w:date="2026-09-25T21:05:00Z" w16du:dateUtc="2026-09-26T01:05:00Z"/>
        </w:rPr>
      </w:pPr>
    </w:p>
    <w:p w14:paraId="6202E2B8" w14:textId="77777777" w:rsidR="00BC1A75" w:rsidRDefault="00BC1A75">
      <w:pPr>
        <w:rPr>
          <w:del w:id="1832" w:author="PG3646" w:date="2026-09-25T21:05:00Z" w16du:dateUtc="2026-09-26T01:05:00Z"/>
        </w:rPr>
      </w:pPr>
    </w:p>
    <w:p w14:paraId="2DFE4219" w14:textId="77777777" w:rsidR="00BC1A75" w:rsidRDefault="00BC1A75">
      <w:pPr>
        <w:rPr>
          <w:del w:id="1833" w:author="PG3646" w:date="2026-09-25T21:05:00Z" w16du:dateUtc="2026-09-26T01:05:00Z"/>
        </w:rPr>
      </w:pPr>
    </w:p>
    <w:p w14:paraId="76C1A94F" w14:textId="77777777" w:rsidR="00BC1A75" w:rsidRDefault="00BC1A75">
      <w:pPr>
        <w:rPr>
          <w:del w:id="1834" w:author="PG3646" w:date="2026-09-25T21:05:00Z" w16du:dateUtc="2026-09-26T01:05:00Z"/>
        </w:rPr>
      </w:pPr>
    </w:p>
    <w:p w14:paraId="72F3F144" w14:textId="77777777" w:rsidR="00BC1A75" w:rsidRDefault="00BC1A75">
      <w:pPr>
        <w:rPr>
          <w:del w:id="1835" w:author="PG3646" w:date="2026-09-25T21:05:00Z" w16du:dateUtc="2026-09-26T01:05:00Z"/>
        </w:rPr>
      </w:pPr>
    </w:p>
    <w:p w14:paraId="0CC403F2" w14:textId="77777777" w:rsidR="00BC1A75" w:rsidRDefault="00BC1A75">
      <w:pPr>
        <w:rPr>
          <w:del w:id="1836" w:author="PG3646" w:date="2026-09-25T21:05:00Z" w16du:dateUtc="2026-09-26T01:05:00Z"/>
        </w:rPr>
      </w:pPr>
    </w:p>
    <w:p w14:paraId="3B1FB351" w14:textId="77777777" w:rsidR="00BC1A75" w:rsidRDefault="00BC1A75">
      <w:pPr>
        <w:rPr>
          <w:del w:id="1837" w:author="PG3646" w:date="2026-09-25T21:05:00Z" w16du:dateUtc="2026-09-26T01:05:00Z"/>
        </w:rPr>
      </w:pPr>
    </w:p>
    <w:p w14:paraId="09840DB7" w14:textId="77777777" w:rsidR="00BC1A75" w:rsidRDefault="00BC1A75">
      <w:pPr>
        <w:rPr>
          <w:del w:id="1838" w:author="PG3646" w:date="2026-09-25T21:05:00Z" w16du:dateUtc="2026-09-26T01:05:00Z"/>
        </w:rPr>
      </w:pPr>
    </w:p>
    <w:p w14:paraId="15726E84" w14:textId="77777777" w:rsidR="00BC1A75" w:rsidRDefault="00BC1A75">
      <w:pPr>
        <w:rPr>
          <w:del w:id="1839" w:author="PG3646" w:date="2026-09-25T21:05:00Z" w16du:dateUtc="2026-09-26T01:05:00Z"/>
        </w:rPr>
      </w:pPr>
    </w:p>
    <w:p w14:paraId="2F005AB1" w14:textId="77777777" w:rsidR="00BC1A75" w:rsidRDefault="00BC1A75">
      <w:pPr>
        <w:rPr>
          <w:del w:id="1840" w:author="PG3646" w:date="2026-09-25T21:05:00Z" w16du:dateUtc="2026-09-26T01:05:00Z"/>
        </w:rPr>
      </w:pPr>
    </w:p>
    <w:p w14:paraId="12FA2397" w14:textId="77777777" w:rsidR="004B2B12" w:rsidRDefault="004B2B12" w:rsidP="00A86DEE"/>
    <w:sectPr w:rsidR="004B2B12" w:rsidSect="009F0B11">
      <w:pgSz w:w="11900" w:h="16840"/>
      <w:pgMar w:top="1417" w:right="1134" w:bottom="1417" w:left="1701" w:header="709" w:footer="709" w:gutter="0"/>
      <w:cols w:space="708"/>
      <w:docGrid w:linePitch="360"/>
      <w:sectPrChange w:id="1841" w:author="PG3646" w:date="2026-09-25T21:05:00Z" w16du:dateUtc="2026-09-26T01:05:00Z">
        <w:sectPr w:rsidR="004B2B12" w:rsidSect="009F0B11">
          <w:pgSz w:w="12240" w:h="15840"/>
          <w:pgMar w:top="144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BF392A"/>
    <w:multiLevelType w:val="hybridMultilevel"/>
    <w:tmpl w:val="37C02CC8"/>
    <w:lvl w:ilvl="0" w:tplc="402056E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54F45"/>
    <w:multiLevelType w:val="multilevel"/>
    <w:tmpl w:val="0813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F7B3432"/>
    <w:multiLevelType w:val="multilevel"/>
    <w:tmpl w:val="0652B902"/>
    <w:lvl w:ilvl="0">
      <w:start w:val="1"/>
      <w:numFmt w:val="decimal"/>
      <w:lvlText w:val="%1"/>
      <w:lvlJc w:val="left"/>
      <w:pPr>
        <w:tabs>
          <w:tab w:val="num" w:pos="-2700"/>
        </w:tabs>
        <w:ind w:left="-270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-2700"/>
        </w:tabs>
        <w:ind w:left="-2700" w:hanging="720"/>
      </w:pPr>
      <w:rPr>
        <w:rFonts w:ascii="Arial" w:hAnsi="Arial" w:hint="default"/>
        <w:b w:val="0"/>
        <w:i w:val="0"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-2700"/>
        </w:tabs>
        <w:ind w:left="-2700" w:hanging="720"/>
      </w:pPr>
      <w:rPr>
        <w:rFonts w:ascii="Arial" w:hAnsi="Arial" w:hint="default"/>
        <w:b w:val="0"/>
        <w:i w:val="0"/>
        <w:sz w:val="28"/>
        <w:szCs w:val="28"/>
      </w:rPr>
    </w:lvl>
    <w:lvl w:ilvl="3">
      <w:start w:val="1"/>
      <w:numFmt w:val="decimal"/>
      <w:lvlText w:val="%1.%2.%3.%4"/>
      <w:lvlJc w:val="left"/>
      <w:pPr>
        <w:tabs>
          <w:tab w:val="num" w:pos="-1980"/>
        </w:tabs>
        <w:ind w:left="-1980" w:hanging="1080"/>
      </w:pPr>
      <w:rPr>
        <w:rFonts w:ascii="Arial" w:hAnsi="Arial" w:hint="default"/>
        <w:b w:val="0"/>
        <w:i w:val="0"/>
        <w:sz w:val="28"/>
        <w:szCs w:val="28"/>
      </w:rPr>
    </w:lvl>
    <w:lvl w:ilvl="4">
      <w:start w:val="1"/>
      <w:numFmt w:val="decimal"/>
      <w:lvlText w:val="%1.%2.%3.%4.%5"/>
      <w:lvlJc w:val="left"/>
      <w:pPr>
        <w:tabs>
          <w:tab w:val="num" w:pos="180"/>
        </w:tabs>
        <w:ind w:left="1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"/>
        </w:tabs>
        <w:ind w:left="396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tabs>
          <w:tab w:val="num" w:pos="1260"/>
        </w:tabs>
        <w:ind w:left="9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20"/>
        </w:tabs>
        <w:ind w:left="1404" w:hanging="122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"/>
      <w:lvlJc w:val="left"/>
      <w:pPr>
        <w:tabs>
          <w:tab w:val="num" w:pos="2340"/>
        </w:tabs>
        <w:ind w:left="1980" w:hanging="144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748264A8"/>
    <w:multiLevelType w:val="hybridMultilevel"/>
    <w:tmpl w:val="203624D0"/>
    <w:lvl w:ilvl="0" w:tplc="DD64E02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6133888">
    <w:abstractNumId w:val="1"/>
  </w:num>
  <w:num w:numId="2" w16cid:durableId="80031625">
    <w:abstractNumId w:val="2"/>
  </w:num>
  <w:num w:numId="3" w16cid:durableId="97873939">
    <w:abstractNumId w:val="0"/>
  </w:num>
  <w:num w:numId="4" w16cid:durableId="2050647178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45E"/>
    <w:rsid w:val="000204A9"/>
    <w:rsid w:val="00024986"/>
    <w:rsid w:val="00032CB2"/>
    <w:rsid w:val="0004480B"/>
    <w:rsid w:val="000677CC"/>
    <w:rsid w:val="000731FB"/>
    <w:rsid w:val="00080E07"/>
    <w:rsid w:val="00085EFC"/>
    <w:rsid w:val="00090310"/>
    <w:rsid w:val="000A22C1"/>
    <w:rsid w:val="000A65F7"/>
    <w:rsid w:val="000B2440"/>
    <w:rsid w:val="000C3C0D"/>
    <w:rsid w:val="00115211"/>
    <w:rsid w:val="00140186"/>
    <w:rsid w:val="00154519"/>
    <w:rsid w:val="00174AD1"/>
    <w:rsid w:val="0018678F"/>
    <w:rsid w:val="001A4AB5"/>
    <w:rsid w:val="001B089A"/>
    <w:rsid w:val="001C5472"/>
    <w:rsid w:val="001D532C"/>
    <w:rsid w:val="00201C31"/>
    <w:rsid w:val="0020290B"/>
    <w:rsid w:val="002130B1"/>
    <w:rsid w:val="00223644"/>
    <w:rsid w:val="002236DF"/>
    <w:rsid w:val="00225879"/>
    <w:rsid w:val="00235FA8"/>
    <w:rsid w:val="002372D3"/>
    <w:rsid w:val="00243112"/>
    <w:rsid w:val="00250294"/>
    <w:rsid w:val="00254FC9"/>
    <w:rsid w:val="002702B4"/>
    <w:rsid w:val="002A01B0"/>
    <w:rsid w:val="002A4E3D"/>
    <w:rsid w:val="002B306A"/>
    <w:rsid w:val="002B33BF"/>
    <w:rsid w:val="002B4F41"/>
    <w:rsid w:val="002D221D"/>
    <w:rsid w:val="002E293C"/>
    <w:rsid w:val="002E7542"/>
    <w:rsid w:val="002F3057"/>
    <w:rsid w:val="00333162"/>
    <w:rsid w:val="0033632B"/>
    <w:rsid w:val="003443FC"/>
    <w:rsid w:val="00351CCE"/>
    <w:rsid w:val="00370287"/>
    <w:rsid w:val="003A2C71"/>
    <w:rsid w:val="003B46FC"/>
    <w:rsid w:val="003B7563"/>
    <w:rsid w:val="003E03B9"/>
    <w:rsid w:val="003F1045"/>
    <w:rsid w:val="003F7AF5"/>
    <w:rsid w:val="00414EF0"/>
    <w:rsid w:val="00417A85"/>
    <w:rsid w:val="00434681"/>
    <w:rsid w:val="00450B5E"/>
    <w:rsid w:val="00461B94"/>
    <w:rsid w:val="0046350A"/>
    <w:rsid w:val="004758D6"/>
    <w:rsid w:val="004A0C70"/>
    <w:rsid w:val="004B2B12"/>
    <w:rsid w:val="004D758A"/>
    <w:rsid w:val="004D7F53"/>
    <w:rsid w:val="004E40D3"/>
    <w:rsid w:val="00513769"/>
    <w:rsid w:val="00514B31"/>
    <w:rsid w:val="00521DCD"/>
    <w:rsid w:val="005239FE"/>
    <w:rsid w:val="00526F1F"/>
    <w:rsid w:val="00534699"/>
    <w:rsid w:val="005362BB"/>
    <w:rsid w:val="00536DB9"/>
    <w:rsid w:val="00560350"/>
    <w:rsid w:val="00582C53"/>
    <w:rsid w:val="005A01B7"/>
    <w:rsid w:val="005A5A3A"/>
    <w:rsid w:val="005A6859"/>
    <w:rsid w:val="005A7E0A"/>
    <w:rsid w:val="005B0036"/>
    <w:rsid w:val="005C3655"/>
    <w:rsid w:val="005C70AA"/>
    <w:rsid w:val="005D6B2A"/>
    <w:rsid w:val="005E2D74"/>
    <w:rsid w:val="005E709B"/>
    <w:rsid w:val="005F7E57"/>
    <w:rsid w:val="00602707"/>
    <w:rsid w:val="0061446A"/>
    <w:rsid w:val="00621977"/>
    <w:rsid w:val="00633E45"/>
    <w:rsid w:val="00633E64"/>
    <w:rsid w:val="006343A0"/>
    <w:rsid w:val="0063445E"/>
    <w:rsid w:val="0064218E"/>
    <w:rsid w:val="00650552"/>
    <w:rsid w:val="00652798"/>
    <w:rsid w:val="006623D7"/>
    <w:rsid w:val="006803BF"/>
    <w:rsid w:val="0068401B"/>
    <w:rsid w:val="00692A26"/>
    <w:rsid w:val="0069565B"/>
    <w:rsid w:val="006C4621"/>
    <w:rsid w:val="006E0AE1"/>
    <w:rsid w:val="006E1EEA"/>
    <w:rsid w:val="006E5EC6"/>
    <w:rsid w:val="00713BAC"/>
    <w:rsid w:val="00747B85"/>
    <w:rsid w:val="0076751E"/>
    <w:rsid w:val="00772CF5"/>
    <w:rsid w:val="00774B8B"/>
    <w:rsid w:val="0079064A"/>
    <w:rsid w:val="0079497E"/>
    <w:rsid w:val="007A23FF"/>
    <w:rsid w:val="007A4DF1"/>
    <w:rsid w:val="007B7B8E"/>
    <w:rsid w:val="007C7A42"/>
    <w:rsid w:val="007E1D75"/>
    <w:rsid w:val="007E529B"/>
    <w:rsid w:val="008034BF"/>
    <w:rsid w:val="008308E9"/>
    <w:rsid w:val="008457E3"/>
    <w:rsid w:val="00853037"/>
    <w:rsid w:val="00860EFD"/>
    <w:rsid w:val="00880B35"/>
    <w:rsid w:val="00883F59"/>
    <w:rsid w:val="008947BF"/>
    <w:rsid w:val="008B045E"/>
    <w:rsid w:val="008B0519"/>
    <w:rsid w:val="008C4E0F"/>
    <w:rsid w:val="008C5931"/>
    <w:rsid w:val="008C5CE1"/>
    <w:rsid w:val="008D1A7D"/>
    <w:rsid w:val="008D7270"/>
    <w:rsid w:val="008E1068"/>
    <w:rsid w:val="008F24F8"/>
    <w:rsid w:val="008F6151"/>
    <w:rsid w:val="00907850"/>
    <w:rsid w:val="00916355"/>
    <w:rsid w:val="0091763D"/>
    <w:rsid w:val="009213DA"/>
    <w:rsid w:val="009309DC"/>
    <w:rsid w:val="009407E7"/>
    <w:rsid w:val="00962E2F"/>
    <w:rsid w:val="009650BA"/>
    <w:rsid w:val="0098142A"/>
    <w:rsid w:val="009A45FE"/>
    <w:rsid w:val="009C0315"/>
    <w:rsid w:val="009E1944"/>
    <w:rsid w:val="009F0B11"/>
    <w:rsid w:val="009F2BBA"/>
    <w:rsid w:val="00A061A9"/>
    <w:rsid w:val="00A0709B"/>
    <w:rsid w:val="00A34DB2"/>
    <w:rsid w:val="00A374C6"/>
    <w:rsid w:val="00A44A7A"/>
    <w:rsid w:val="00A52364"/>
    <w:rsid w:val="00A529A5"/>
    <w:rsid w:val="00A62443"/>
    <w:rsid w:val="00A6294E"/>
    <w:rsid w:val="00A86DEE"/>
    <w:rsid w:val="00A92A7E"/>
    <w:rsid w:val="00A961C0"/>
    <w:rsid w:val="00AA62CB"/>
    <w:rsid w:val="00AE0931"/>
    <w:rsid w:val="00AE68CB"/>
    <w:rsid w:val="00B055EA"/>
    <w:rsid w:val="00B071F9"/>
    <w:rsid w:val="00B07A2D"/>
    <w:rsid w:val="00B11290"/>
    <w:rsid w:val="00B3418E"/>
    <w:rsid w:val="00B34752"/>
    <w:rsid w:val="00B43C1D"/>
    <w:rsid w:val="00B552C5"/>
    <w:rsid w:val="00B66A65"/>
    <w:rsid w:val="00B76D4F"/>
    <w:rsid w:val="00B8651D"/>
    <w:rsid w:val="00B95C3E"/>
    <w:rsid w:val="00BA546F"/>
    <w:rsid w:val="00BA7A0A"/>
    <w:rsid w:val="00BC1A75"/>
    <w:rsid w:val="00BD088A"/>
    <w:rsid w:val="00BD72ED"/>
    <w:rsid w:val="00BE1722"/>
    <w:rsid w:val="00C11558"/>
    <w:rsid w:val="00C2636E"/>
    <w:rsid w:val="00C408EB"/>
    <w:rsid w:val="00C56ACE"/>
    <w:rsid w:val="00C661B7"/>
    <w:rsid w:val="00C73536"/>
    <w:rsid w:val="00C76490"/>
    <w:rsid w:val="00C853E6"/>
    <w:rsid w:val="00C95BF3"/>
    <w:rsid w:val="00CB5FB8"/>
    <w:rsid w:val="00CC1044"/>
    <w:rsid w:val="00CC19A4"/>
    <w:rsid w:val="00CC66DB"/>
    <w:rsid w:val="00CE4297"/>
    <w:rsid w:val="00CE78D3"/>
    <w:rsid w:val="00D06FC0"/>
    <w:rsid w:val="00D37927"/>
    <w:rsid w:val="00D40D2E"/>
    <w:rsid w:val="00D41562"/>
    <w:rsid w:val="00D75880"/>
    <w:rsid w:val="00D75F61"/>
    <w:rsid w:val="00DA0A87"/>
    <w:rsid w:val="00DA627C"/>
    <w:rsid w:val="00DB3F1C"/>
    <w:rsid w:val="00DB52E9"/>
    <w:rsid w:val="00DC6499"/>
    <w:rsid w:val="00DE2B5C"/>
    <w:rsid w:val="00DE3321"/>
    <w:rsid w:val="00DF3464"/>
    <w:rsid w:val="00E05A4E"/>
    <w:rsid w:val="00E06FA4"/>
    <w:rsid w:val="00E2245F"/>
    <w:rsid w:val="00E2495A"/>
    <w:rsid w:val="00E33108"/>
    <w:rsid w:val="00E47BDA"/>
    <w:rsid w:val="00E5263F"/>
    <w:rsid w:val="00E631A9"/>
    <w:rsid w:val="00E6474A"/>
    <w:rsid w:val="00E6584E"/>
    <w:rsid w:val="00E72B6A"/>
    <w:rsid w:val="00E741D4"/>
    <w:rsid w:val="00E87552"/>
    <w:rsid w:val="00EB09FB"/>
    <w:rsid w:val="00ED27F2"/>
    <w:rsid w:val="00ED67F6"/>
    <w:rsid w:val="00EE099F"/>
    <w:rsid w:val="00EE1536"/>
    <w:rsid w:val="00EF1896"/>
    <w:rsid w:val="00F1114D"/>
    <w:rsid w:val="00F112EE"/>
    <w:rsid w:val="00F24CCF"/>
    <w:rsid w:val="00F42D8B"/>
    <w:rsid w:val="00F47E62"/>
    <w:rsid w:val="00F50A07"/>
    <w:rsid w:val="00F57061"/>
    <w:rsid w:val="00F660FF"/>
    <w:rsid w:val="00F902AC"/>
    <w:rsid w:val="00FB51D4"/>
    <w:rsid w:val="00FC073E"/>
    <w:rsid w:val="00FC48AC"/>
    <w:rsid w:val="00FD08AE"/>
    <w:rsid w:val="00FD0A98"/>
    <w:rsid w:val="00FD520C"/>
    <w:rsid w:val="00FF6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684AA8"/>
  <w15:chartTrackingRefBased/>
  <w15:docId w15:val="{B212F549-4B22-674B-9E19-9D5FADEAB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8AE"/>
    <w:pPr>
      <w:keepNext/>
      <w:keepLines/>
      <w:spacing w:before="240" w:line="259" w:lineRule="auto"/>
      <w:outlineLvl w:val="0"/>
      <w:pPrChange w:id="0" w:author="PG3646" w:date="2026-09-25T21:05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IN"/>
      <w14:ligatures w14:val="none"/>
      <w:rPrChange w:id="0" w:author="PG3646" w:date="2026-09-25T21:05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08AE"/>
    <w:pPr>
      <w:keepNext/>
      <w:keepLines/>
      <w:spacing w:before="200" w:line="259" w:lineRule="auto"/>
      <w:outlineLvl w:val="1"/>
      <w:pPrChange w:id="1" w:author="PG3646" w:date="2026-09-25T21:05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:lang w:val="en-IN"/>
      <w14:ligatures w14:val="none"/>
      <w:rPrChange w:id="1" w:author="PG3646" w:date="2026-09-25T21:05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08AE"/>
    <w:pPr>
      <w:keepNext/>
      <w:keepLines/>
      <w:spacing w:before="200" w:line="259" w:lineRule="auto"/>
      <w:outlineLvl w:val="2"/>
      <w:pPrChange w:id="2" w:author="PG3646" w:date="2026-09-25T21:05:00Z">
        <w:pPr>
          <w:keepNext/>
          <w:keepLines/>
          <w:spacing w:before="160" w:after="80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:lang w:val="en-IN"/>
      <w14:ligatures w14:val="none"/>
      <w:rPrChange w:id="2" w:author="PG3646" w:date="2026-09-25T21:0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08AE"/>
    <w:pPr>
      <w:keepNext/>
      <w:keepLines/>
      <w:spacing w:before="200" w:line="259" w:lineRule="auto"/>
      <w:outlineLvl w:val="3"/>
      <w:pPrChange w:id="3" w:author="PG3646" w:date="2026-09-25T21:05:00Z">
        <w:pPr>
          <w:keepNext/>
          <w:keepLines/>
          <w:spacing w:before="80" w:after="40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:lang w:val="en-IN"/>
      <w14:ligatures w14:val="none"/>
      <w:rPrChange w:id="3" w:author="PG3646" w:date="2026-09-25T21:05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D08AE"/>
    <w:pPr>
      <w:keepNext/>
      <w:keepLines/>
      <w:spacing w:before="200" w:line="259" w:lineRule="auto"/>
      <w:outlineLvl w:val="4"/>
      <w:pPrChange w:id="4" w:author="PG3646" w:date="2026-09-25T21:05:00Z">
        <w:pPr>
          <w:keepNext/>
          <w:keepLines/>
          <w:spacing w:before="80" w:after="40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:lang w:val="en-IN"/>
      <w14:ligatures w14:val="none"/>
      <w:rPrChange w:id="4" w:author="PG3646" w:date="2026-09-25T21:0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D08AE"/>
    <w:pPr>
      <w:keepNext/>
      <w:keepLines/>
      <w:spacing w:before="200" w:line="259" w:lineRule="auto"/>
      <w:outlineLvl w:val="5"/>
      <w:pPrChange w:id="5" w:author="PG3646" w:date="2026-09-25T21:05:00Z">
        <w:pPr>
          <w:keepNext/>
          <w:keepLines/>
          <w:spacing w:before="40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:lang w:val="en-IN"/>
      <w14:ligatures w14:val="none"/>
      <w:rPrChange w:id="5" w:author="PG3646" w:date="2026-09-25T21:05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D08AE"/>
    <w:pPr>
      <w:keepNext/>
      <w:keepLines/>
      <w:spacing w:before="200" w:line="259" w:lineRule="auto"/>
      <w:outlineLvl w:val="6"/>
      <w:pPrChange w:id="6" w:author="PG3646" w:date="2026-09-25T21:05:00Z">
        <w:pPr>
          <w:keepNext/>
          <w:keepLines/>
          <w:spacing w:before="40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:lang w:val="en-IN"/>
      <w14:ligatures w14:val="none"/>
      <w:rPrChange w:id="6" w:author="PG3646" w:date="2026-09-25T21:05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D08AE"/>
    <w:pPr>
      <w:keepNext/>
      <w:keepLines/>
      <w:spacing w:before="200" w:line="259" w:lineRule="auto"/>
      <w:outlineLvl w:val="7"/>
      <w:pPrChange w:id="7" w:author="PG3646" w:date="2026-09-25T21:05:00Z">
        <w:pPr>
          <w:keepNext/>
          <w:keepLines/>
          <w:outlineLvl w:val="7"/>
        </w:pPr>
      </w:pPrChange>
    </w:pPr>
    <w:rPr>
      <w:rFonts w:asciiTheme="majorHAnsi" w:eastAsiaTheme="majorEastAsia" w:hAnsiTheme="majorHAnsi" w:cstheme="majorBidi"/>
      <w:color w:val="404040" w:themeColor="text1" w:themeTint="BF"/>
      <w:kern w:val="0"/>
      <w:sz w:val="20"/>
      <w:szCs w:val="20"/>
      <w:lang w:val="en-IN"/>
      <w14:ligatures w14:val="none"/>
      <w:rPrChange w:id="7" w:author="PG3646" w:date="2026-09-25T21:05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D08AE"/>
    <w:pPr>
      <w:keepNext/>
      <w:keepLines/>
      <w:spacing w:before="200" w:line="259" w:lineRule="auto"/>
      <w:outlineLvl w:val="8"/>
      <w:pPrChange w:id="8" w:author="PG3646" w:date="2026-09-25T21:05:00Z">
        <w:pPr>
          <w:keepNext/>
          <w:keepLines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lang w:val="en-IN"/>
      <w14:ligatures w14:val="none"/>
      <w:rPrChange w:id="8" w:author="PG3646" w:date="2026-09-25T21:05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45E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3445E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:lang w:val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3445E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:lang w:val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3445E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:lang w:val="en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63445E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:lang w:val="en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63445E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:lang w:val="en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63445E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:lang w:val="en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rsid w:val="0063445E"/>
    <w:rPr>
      <w:rFonts w:asciiTheme="majorHAnsi" w:eastAsiaTheme="majorEastAsia" w:hAnsiTheme="majorHAnsi" w:cstheme="majorBidi"/>
      <w:color w:val="404040" w:themeColor="text1" w:themeTint="BF"/>
      <w:kern w:val="0"/>
      <w:sz w:val="20"/>
      <w:szCs w:val="20"/>
      <w:lang w:val="en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63445E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lang w:val="en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D08AE"/>
    <w:pPr>
      <w:pBdr>
        <w:bottom w:val="single" w:sz="8" w:space="4" w:color="156082" w:themeColor="accent1"/>
      </w:pBdr>
      <w:spacing w:after="300"/>
      <w:contextualSpacing/>
      <w:pPrChange w:id="9" w:author="PG3646" w:date="2026-09-25T21:05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:lang w:val="en-IN"/>
      <w14:ligatures w14:val="none"/>
      <w:rPrChange w:id="9" w:author="PG3646" w:date="2026-09-25T21:05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63445E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:lang w:val="en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8AE"/>
    <w:pPr>
      <w:numPr>
        <w:ilvl w:val="1"/>
      </w:numPr>
      <w:spacing w:after="160" w:line="259" w:lineRule="auto"/>
      <w:pPrChange w:id="10" w:author="PG3646" w:date="2026-09-25T21:05:00Z">
        <w:pPr>
          <w:numPr>
            <w:ilvl w:val="1"/>
          </w:numPr>
          <w:spacing w:after="160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:lang w:val="en-IN"/>
      <w14:ligatures w14:val="none"/>
      <w:rPrChange w:id="10" w:author="PG3646" w:date="2026-09-25T21:05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63445E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:lang w:val="en-I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D08AE"/>
    <w:pPr>
      <w:spacing w:after="160" w:line="259" w:lineRule="auto"/>
      <w:pPrChange w:id="11" w:author="PG3646" w:date="2026-09-25T21:05:00Z">
        <w:pPr>
          <w:spacing w:before="160" w:after="160"/>
          <w:jc w:val="center"/>
        </w:pPr>
      </w:pPrChange>
    </w:pPr>
    <w:rPr>
      <w:i/>
      <w:iCs/>
      <w:color w:val="000000" w:themeColor="text1"/>
      <w:kern w:val="0"/>
      <w:sz w:val="22"/>
      <w:szCs w:val="22"/>
      <w:lang w:val="en-IN"/>
      <w14:ligatures w14:val="none"/>
      <w:rPrChange w:id="11" w:author="PG3646" w:date="2026-09-25T21:05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63445E"/>
    <w:rPr>
      <w:i/>
      <w:iCs/>
      <w:color w:val="000000" w:themeColor="text1"/>
      <w:kern w:val="0"/>
      <w:sz w:val="22"/>
      <w:szCs w:val="22"/>
      <w:lang w:val="en-IN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634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8AE"/>
    <w:rPr>
      <w:b/>
      <w:bCs/>
      <w:i/>
      <w:iCs/>
      <w:color w:val="156082" w:themeColor="accent1"/>
      <w:rPrChange w:id="12" w:author="PG3646" w:date="2026-09-25T21:05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8AE"/>
    <w:pPr>
      <w:pBdr>
        <w:bottom w:val="single" w:sz="4" w:space="4" w:color="156082" w:themeColor="accent1"/>
      </w:pBdr>
      <w:spacing w:before="200" w:after="280" w:line="259" w:lineRule="auto"/>
      <w:ind w:left="936" w:right="936"/>
      <w:pPrChange w:id="13" w:author="PG3646" w:date="2026-09-25T21:05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/>
          <w:ind w:left="864" w:right="864"/>
          <w:jc w:val="center"/>
        </w:pPr>
      </w:pPrChange>
    </w:pPr>
    <w:rPr>
      <w:b/>
      <w:bCs/>
      <w:i/>
      <w:iCs/>
      <w:color w:val="156082" w:themeColor="accent1"/>
      <w:kern w:val="0"/>
      <w:sz w:val="22"/>
      <w:szCs w:val="22"/>
      <w:lang w:val="en-IN"/>
      <w14:ligatures w14:val="none"/>
      <w:rPrChange w:id="13" w:author="PG3646" w:date="2026-09-25T21:05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45E"/>
    <w:rPr>
      <w:b/>
      <w:bCs/>
      <w:i/>
      <w:iCs/>
      <w:color w:val="156082" w:themeColor="accent1"/>
      <w:kern w:val="0"/>
      <w:sz w:val="22"/>
      <w:szCs w:val="22"/>
      <w:lang w:val="en-I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D08AE"/>
    <w:rPr>
      <w:b/>
      <w:bCs/>
      <w:smallCaps/>
      <w:color w:val="E97132" w:themeColor="accent2"/>
      <w:spacing w:val="5"/>
      <w:u w:val="single"/>
      <w:rPrChange w:id="14" w:author="PG3646" w:date="2026-09-25T21:05:00Z">
        <w:rPr>
          <w:b/>
          <w:bCs/>
          <w:smallCaps/>
          <w:color w:val="0F4761" w:themeColor="accent1" w:themeShade="BF"/>
          <w:spacing w:val="5"/>
        </w:rPr>
      </w:rPrChange>
    </w:rPr>
  </w:style>
  <w:style w:type="table" w:styleId="TableGrid">
    <w:name w:val="Table Grid"/>
    <w:basedOn w:val="TableNormal"/>
    <w:uiPriority w:val="39"/>
    <w:rsid w:val="0063445E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Normal"/>
    <w:link w:val="EndNoteBibliographyTitleChar"/>
    <w:rsid w:val="0063445E"/>
    <w:pPr>
      <w:spacing w:line="259" w:lineRule="auto"/>
      <w:jc w:val="center"/>
    </w:pPr>
    <w:rPr>
      <w:rFonts w:ascii="Calibri" w:hAnsi="Calibri" w:cs="Calibri"/>
      <w:noProof/>
      <w:kern w:val="0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63445E"/>
    <w:rPr>
      <w:rFonts w:ascii="Calibri" w:hAnsi="Calibri" w:cs="Calibri"/>
      <w:noProof/>
      <w:kern w:val="0"/>
      <w:szCs w:val="22"/>
      <w14:ligatures w14:val="none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FD08AE"/>
    <w:pPr>
      <w:spacing w:after="200"/>
      <w:pPrChange w:id="15" w:author="PG3646" w:date="2026-09-25T21:05:00Z">
        <w:pPr>
          <w:spacing w:after="200"/>
        </w:pPr>
      </w:pPrChange>
    </w:pPr>
    <w:rPr>
      <w:b/>
      <w:bCs/>
      <w:color w:val="156082" w:themeColor="accent1"/>
      <w:kern w:val="0"/>
      <w:sz w:val="18"/>
      <w:szCs w:val="18"/>
      <w:lang w:val="en-IN"/>
      <w14:ligatures w14:val="none"/>
      <w:rPrChange w:id="15" w:author="PG3646" w:date="2026-09-25T21:05:00Z">
        <w:rPr>
          <w:rFonts w:asciiTheme="minorHAnsi" w:eastAsiaTheme="minorHAnsi" w:hAnsiTheme="minorHAnsi" w:cstheme="minorBidi"/>
          <w:b/>
          <w:bCs/>
          <w:color w:val="156082" w:themeColor="accent1"/>
          <w:sz w:val="18"/>
          <w:szCs w:val="18"/>
          <w:lang w:val="en-IN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B76D4F"/>
    <w:rPr>
      <w:b/>
      <w:bCs/>
    </w:rPr>
  </w:style>
  <w:style w:type="character" w:styleId="Emphasis">
    <w:name w:val="Emphasis"/>
    <w:basedOn w:val="DefaultParagraphFont"/>
    <w:uiPriority w:val="20"/>
    <w:qFormat/>
    <w:rsid w:val="00B76D4F"/>
    <w:rPr>
      <w:i/>
      <w:iCs/>
    </w:rPr>
  </w:style>
  <w:style w:type="paragraph" w:styleId="NoSpacing">
    <w:name w:val="No Spacing"/>
    <w:uiPriority w:val="1"/>
    <w:qFormat/>
    <w:rsid w:val="00FD08AE"/>
    <w:pPr>
      <w:pPrChange w:id="16" w:author="PG3646" w:date="2026-09-25T21:05:00Z">
        <w:pPr/>
      </w:pPrChange>
    </w:pPr>
    <w:rPr>
      <w:kern w:val="0"/>
      <w:sz w:val="22"/>
      <w:szCs w:val="22"/>
      <w:lang w:val="en-IN"/>
      <w14:ligatures w14:val="none"/>
      <w:rPrChange w:id="16" w:author="PG3646" w:date="2026-09-25T21:05:00Z">
        <w:rPr>
          <w:rFonts w:asciiTheme="minorHAnsi" w:eastAsiaTheme="minorHAnsi" w:hAnsiTheme="minorHAnsi" w:cstheme="minorBidi"/>
          <w:sz w:val="22"/>
          <w:szCs w:val="22"/>
          <w:lang w:val="en-IN" w:eastAsia="en-US" w:bidi="ar-SA"/>
        </w:rPr>
      </w:rPrChange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B76D4F"/>
  </w:style>
  <w:style w:type="character" w:styleId="SubtleEmphasis">
    <w:name w:val="Subtle Emphasis"/>
    <w:basedOn w:val="DefaultParagraphFont"/>
    <w:uiPriority w:val="19"/>
    <w:qFormat/>
    <w:rsid w:val="00B76D4F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B76D4F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B76D4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D08AE"/>
    <w:pPr>
      <w:spacing w:before="480"/>
      <w:outlineLvl w:val="9"/>
      <w:pPrChange w:id="17" w:author="PG3646" w:date="2026-09-25T21:05:00Z">
        <w:pPr>
          <w:keepNext/>
          <w:keepLines/>
          <w:spacing w:before="480" w:line="259" w:lineRule="auto"/>
        </w:pPr>
      </w:pPrChange>
    </w:pPr>
    <w:rPr>
      <w:b/>
      <w:bCs/>
      <w:sz w:val="28"/>
      <w:szCs w:val="28"/>
      <w:rPrChange w:id="17" w:author="PG3646" w:date="2026-09-25T21:05:00Z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  <w:lang w:val="en-IN" w:eastAsia="en-US" w:bidi="ar-SA"/>
        </w:rPr>
      </w:rPrChange>
    </w:rPr>
  </w:style>
  <w:style w:type="paragraph" w:styleId="BodyText">
    <w:name w:val="Body Text"/>
    <w:basedOn w:val="Normal"/>
    <w:link w:val="BodyTextChar"/>
    <w:uiPriority w:val="1"/>
    <w:rsid w:val="000A22C1"/>
    <w:pPr>
      <w:autoSpaceDE w:val="0"/>
      <w:autoSpaceDN w:val="0"/>
      <w:spacing w:before="159" w:after="160" w:line="259" w:lineRule="auto"/>
      <w:ind w:left="112" w:right="110"/>
      <w:pPrChange w:id="18" w:author="PG3646" w:date="2026-09-25T21:05:00Z">
        <w:pPr>
          <w:autoSpaceDE w:val="0"/>
          <w:autoSpaceDN w:val="0"/>
          <w:spacing w:before="159" w:after="160" w:line="259" w:lineRule="auto"/>
          <w:ind w:left="112" w:right="110"/>
        </w:pPr>
      </w:pPrChange>
    </w:pPr>
    <w:rPr>
      <w:rFonts w:eastAsia="Arial"/>
      <w:kern w:val="0"/>
      <w:sz w:val="22"/>
      <w:szCs w:val="22"/>
      <w14:ligatures w14:val="none"/>
      <w:rPrChange w:id="18" w:author="PG3646" w:date="2026-09-25T21:05:00Z">
        <w:rPr>
          <w:rFonts w:asciiTheme="minorHAnsi" w:eastAsia="Arial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1"/>
    <w:rsid w:val="00B76D4F"/>
    <w:rPr>
      <w:rFonts w:eastAsia="Arial"/>
      <w:kern w:val="0"/>
      <w:sz w:val="22"/>
      <w:szCs w:val="22"/>
      <w14:ligatures w14:val="none"/>
    </w:rPr>
  </w:style>
  <w:style w:type="character" w:customStyle="1" w:styleId="CaptionChar">
    <w:name w:val="Caption Char"/>
    <w:basedOn w:val="DefaultParagraphFont"/>
    <w:link w:val="Caption"/>
    <w:uiPriority w:val="35"/>
    <w:rsid w:val="00B76D4F"/>
    <w:rPr>
      <w:b/>
      <w:bCs/>
      <w:color w:val="156082" w:themeColor="accent1"/>
      <w:kern w:val="0"/>
      <w:sz w:val="18"/>
      <w:szCs w:val="18"/>
      <w:lang w:val="en-IN"/>
      <w14:ligatures w14:val="none"/>
    </w:rPr>
  </w:style>
  <w:style w:type="paragraph" w:customStyle="1" w:styleId="p1">
    <w:name w:val="p1"/>
    <w:basedOn w:val="Normal"/>
    <w:rsid w:val="005A01B7"/>
    <w:pPr>
      <w:spacing w:after="160" w:line="259" w:lineRule="auto"/>
      <w:pPrChange w:id="19" w:author="PG3646" w:date="2026-09-25T21:05:00Z">
        <w:pPr>
          <w:spacing w:after="160" w:line="259" w:lineRule="auto"/>
        </w:pPr>
      </w:pPrChange>
    </w:pPr>
    <w:rPr>
      <w:rFonts w:ascii="Helvetica" w:hAnsi="Helvetica" w:cs="Times New Roman"/>
      <w:kern w:val="0"/>
      <w:sz w:val="14"/>
      <w:szCs w:val="14"/>
      <w:lang w:val="en-GB"/>
      <w14:ligatures w14:val="none"/>
      <w:rPrChange w:id="19" w:author="PG3646" w:date="2026-09-25T21:05:00Z">
        <w:rPr>
          <w:rFonts w:ascii="Helvetica" w:eastAsiaTheme="minorHAnsi" w:hAnsi="Helvetica"/>
          <w:sz w:val="14"/>
          <w:szCs w:val="14"/>
          <w:lang w:val="en-GB" w:eastAsia="en-US" w:bidi="ar-SA"/>
        </w:rPr>
      </w:rPrChange>
    </w:rPr>
  </w:style>
  <w:style w:type="paragraph" w:styleId="CommentText">
    <w:name w:val="annotation text"/>
    <w:basedOn w:val="Normal"/>
    <w:link w:val="CommentTextChar"/>
    <w:uiPriority w:val="99"/>
    <w:unhideWhenUsed/>
    <w:rsid w:val="005A01B7"/>
    <w:pPr>
      <w:spacing w:after="160" w:line="259" w:lineRule="auto"/>
      <w:pPrChange w:id="20" w:author="PG3646" w:date="2026-09-25T21:05:00Z">
        <w:pPr>
          <w:spacing w:after="160" w:line="259" w:lineRule="auto"/>
        </w:pPr>
      </w:pPrChange>
    </w:pPr>
    <w:rPr>
      <w:kern w:val="0"/>
      <w:sz w:val="20"/>
      <w:szCs w:val="20"/>
      <w:lang w:val="en-IN"/>
      <w14:ligatures w14:val="none"/>
      <w:rPrChange w:id="20" w:author="PG3646" w:date="2026-09-25T21:05:00Z">
        <w:rPr>
          <w:rFonts w:asciiTheme="minorHAnsi" w:eastAsiaTheme="minorHAnsi" w:hAnsiTheme="minorHAnsi" w:cstheme="minorBidi"/>
          <w:lang w:val="en-IN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rsid w:val="00B76D4F"/>
    <w:rPr>
      <w:kern w:val="0"/>
      <w:sz w:val="20"/>
      <w:szCs w:val="20"/>
      <w:lang w:val="en-IN"/>
      <w14:ligatures w14:val="none"/>
    </w:rPr>
  </w:style>
  <w:style w:type="character" w:styleId="CommentReference">
    <w:name w:val="annotation reference"/>
    <w:basedOn w:val="DefaultParagraphFont"/>
    <w:uiPriority w:val="99"/>
    <w:unhideWhenUsed/>
    <w:rsid w:val="00B76D4F"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B76D4F"/>
    <w:rPr>
      <w:color w:val="96607D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6D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6D4F"/>
    <w:rPr>
      <w:b/>
      <w:bCs/>
      <w:kern w:val="0"/>
      <w:sz w:val="20"/>
      <w:szCs w:val="20"/>
      <w:lang w:val="en-I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1B7"/>
    <w:pPr>
      <w:spacing w:after="160" w:line="259" w:lineRule="auto"/>
      <w:pPrChange w:id="21" w:author="PG3646" w:date="2026-09-25T21:05:00Z">
        <w:pPr>
          <w:spacing w:after="160" w:line="259" w:lineRule="auto"/>
        </w:pPr>
      </w:pPrChange>
    </w:pPr>
    <w:rPr>
      <w:rFonts w:cs="Times New Roman"/>
      <w:kern w:val="0"/>
      <w:sz w:val="18"/>
      <w:szCs w:val="18"/>
      <w:lang w:val="en-IN"/>
      <w14:ligatures w14:val="none"/>
      <w:rPrChange w:id="21" w:author="PG3646" w:date="2026-09-25T21:05:00Z">
        <w:rPr>
          <w:rFonts w:asciiTheme="minorHAnsi" w:eastAsiaTheme="minorHAnsi" w:hAnsiTheme="minorHAnsi"/>
          <w:sz w:val="18"/>
          <w:szCs w:val="18"/>
          <w:lang w:val="en-IN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6D4F"/>
    <w:rPr>
      <w:rFonts w:cs="Times New Roman"/>
      <w:kern w:val="0"/>
      <w:sz w:val="18"/>
      <w:szCs w:val="18"/>
      <w:lang w:val="en-IN"/>
      <w14:ligatures w14:val="none"/>
    </w:rPr>
  </w:style>
  <w:style w:type="paragraph" w:styleId="Revision">
    <w:name w:val="Revision"/>
    <w:uiPriority w:val="99"/>
    <w:semiHidden/>
    <w:rsid w:val="005A01B7"/>
    <w:pPr>
      <w:spacing w:after="160" w:line="259" w:lineRule="auto"/>
      <w:pPrChange w:id="22" w:author="PG3646" w:date="2026-09-25T21:05:00Z">
        <w:pPr>
          <w:spacing w:after="160" w:line="259" w:lineRule="auto"/>
        </w:pPr>
      </w:pPrChange>
    </w:pPr>
    <w:rPr>
      <w:rFonts w:eastAsia="Times New Roman"/>
      <w:kern w:val="0"/>
      <w:szCs w:val="22"/>
      <w:lang w:val="uz-Cyrl-UZ" w:eastAsia="en-GB"/>
      <w14:ligatures w14:val="none"/>
      <w:rPrChange w:id="22" w:author="PG3646" w:date="2026-09-25T21:05:00Z">
        <w:rPr>
          <w:rFonts w:asciiTheme="minorHAnsi" w:hAnsiTheme="minorHAnsi" w:cstheme="minorBidi"/>
          <w:sz w:val="24"/>
          <w:szCs w:val="22"/>
          <w:lang w:val="uz-Cyrl-UZ" w:eastAsia="en-GB" w:bidi="ar-SA"/>
        </w:rPr>
      </w:rPrChange>
    </w:rPr>
  </w:style>
  <w:style w:type="character" w:customStyle="1" w:styleId="Hyperlink0">
    <w:name w:val="Hyperlink.0"/>
    <w:rsid w:val="00B76D4F"/>
    <w:rPr>
      <w:rFonts w:ascii="Times New Roman" w:eastAsia="Times New Roman" w:hAnsi="Times New Roman" w:cs="Times New Roman"/>
      <w:sz w:val="24"/>
      <w:szCs w:val="24"/>
    </w:rPr>
  </w:style>
  <w:style w:type="character" w:customStyle="1" w:styleId="Hyperlink1">
    <w:name w:val="Hyperlink.1"/>
    <w:rsid w:val="00B76D4F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MDPI22heading2">
    <w:name w:val="MDPI_2.2_heading2"/>
    <w:basedOn w:val="Normal"/>
    <w:rsid w:val="003443FC"/>
    <w:pPr>
      <w:kinsoku w:val="0"/>
      <w:overflowPunct w:val="0"/>
      <w:autoSpaceDE w:val="0"/>
      <w:autoSpaceDN w:val="0"/>
      <w:adjustRightInd w:val="0"/>
      <w:snapToGrid w:val="0"/>
      <w:spacing w:before="240" w:after="120" w:line="260" w:lineRule="atLeast"/>
      <w:outlineLvl w:val="1"/>
      <w:pPrChange w:id="23" w:author="PG3646" w:date="2026-09-25T21:05:00Z">
        <w:pPr>
          <w:kinsoku w:val="0"/>
          <w:overflowPunct w:val="0"/>
          <w:autoSpaceDE w:val="0"/>
          <w:autoSpaceDN w:val="0"/>
          <w:adjustRightInd w:val="0"/>
          <w:snapToGrid w:val="0"/>
          <w:spacing w:before="240" w:after="120" w:line="260" w:lineRule="atLeast"/>
          <w:outlineLvl w:val="1"/>
        </w:pPr>
      </w:pPrChange>
    </w:pPr>
    <w:rPr>
      <w:rFonts w:ascii="Palatino Linotype" w:eastAsia="Times New Roman" w:hAnsi="Palatino Linotype" w:cs="Times New Roman"/>
      <w:i/>
      <w:noProof/>
      <w:snapToGrid w:val="0"/>
      <w:color w:val="000000"/>
      <w:kern w:val="0"/>
      <w:sz w:val="20"/>
      <w:szCs w:val="22"/>
      <w:lang w:val="en-IN" w:eastAsia="de-DE" w:bidi="en-US"/>
      <w14:ligatures w14:val="none"/>
      <w:rPrChange w:id="23" w:author="PG3646" w:date="2026-09-25T21:05:00Z">
        <w:rPr>
          <w:rFonts w:ascii="Palatino Linotype" w:hAnsi="Palatino Linotype"/>
          <w:i/>
          <w:noProof/>
          <w:snapToGrid w:val="0"/>
          <w:color w:val="000000"/>
          <w:szCs w:val="22"/>
          <w:lang w:val="en-IN" w:eastAsia="de-DE" w:bidi="en-US"/>
        </w:rPr>
      </w:rPrChange>
    </w:rPr>
  </w:style>
  <w:style w:type="paragraph" w:customStyle="1" w:styleId="A">
    <w:name w:val="正文 A"/>
    <w:rsid w:val="003443FC"/>
    <w:pPr>
      <w:framePr w:wrap="around" w:hAnchor="text"/>
      <w:spacing w:after="160" w:line="259" w:lineRule="auto"/>
      <w:pPrChange w:id="24" w:author="PG3646" w:date="2026-09-25T21:05:00Z">
        <w:pPr>
          <w:framePr w:wrap="around" w:hAnchor="text"/>
          <w:spacing w:after="160" w:line="259" w:lineRule="auto"/>
        </w:pPr>
      </w:pPrChange>
    </w:pPr>
    <w:rPr>
      <w:rFonts w:ascii="Tahoma" w:eastAsia="Arial Unicode MS" w:hAnsi="Tahoma" w:cs="Arial Unicode MS"/>
      <w:color w:val="000000"/>
      <w:kern w:val="0"/>
      <w:sz w:val="22"/>
      <w:szCs w:val="22"/>
      <w:u w:color="000000"/>
      <w:lang w:val="en-IN"/>
      <w14:ligatures w14:val="none"/>
      <w:rPrChange w:id="24" w:author="PG3646" w:date="2026-09-25T21:05:00Z">
        <w:rPr>
          <w:rFonts w:ascii="Tahoma" w:eastAsia="Arial Unicode MS" w:hAnsi="Tahoma" w:cs="Arial Unicode MS"/>
          <w:color w:val="000000"/>
          <w:sz w:val="22"/>
          <w:szCs w:val="22"/>
          <w:u w:color="000000"/>
          <w:lang w:val="en-IN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Jillian Hurst, Ph.D.</dc:creator>
  <cp:keywords/>
  <dc:description/>
  <cp:lastModifiedBy>Arthur Souza Rodrigues</cp:lastModifiedBy>
  <cp:revision>1</cp:revision>
  <dcterms:created xsi:type="dcterms:W3CDTF">2024-04-05T18:02:00Z</dcterms:created>
  <dcterms:modified xsi:type="dcterms:W3CDTF">2026-09-26T01:05:00Z</dcterms:modified>
</cp:coreProperties>
</file>