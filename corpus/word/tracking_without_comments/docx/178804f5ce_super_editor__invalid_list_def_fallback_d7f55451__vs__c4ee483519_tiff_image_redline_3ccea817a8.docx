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99199D" w14:textId="77777777" w:rsidR="00EA3BF7" w:rsidRDefault="00531913">
      <w:pPr>
        <w:rPr>
          <w:ins w:id="5" w:author="Comparison" w:date="2026-09-26T15:26:00Z" w16du:dateUtc="2026-09-26T19:26:00Z"/>
        </w:rPr>
      </w:pPr>
      <w:ins w:id="6" w:author="Comparison" w:date="2026-09-26T15:26:00Z" w16du:dateUtc="2026-09-26T19:26:00Z">
        <w:r>
          <w:t>TIFF test document</w:t>
        </w:r>
      </w:ins>
    </w:p>
    <w:p w14:paraId="10F9F93B" w14:textId="77777777" w:rsidR="00E71E94" w:rsidRPr="00FE2E0C" w:rsidRDefault="00531913" w:rsidP="00E71E94">
      <w:pPr>
        <w:pStyle w:val="Heading3"/>
        <w:rPr>
          <w:del w:id="7" w:author="Comparison" w:date="2026-09-26T15:26:00Z" w16du:dateUtc="2026-09-26T19:26:00Z"/>
          <w:sz w:val="20"/>
        </w:rPr>
      </w:pPr>
      <w:ins w:id="8" w:author="Comparison" w:date="2026-09-26T15:26:00Z" w16du:dateUtc="2026-09-26T19:26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9" w:author="Comparison" w:date="2026-09-26T15:26:00Z" w16du:dateUtc="2026-09-26T19:26:00Z">
        <w:r w:rsidR="00E71E94" w:rsidRPr="00FE2E0C">
          <w:rPr>
            <w:sz w:val="20"/>
          </w:rPr>
          <w:delText>TERM AND TERMINATION</w:delText>
        </w:r>
      </w:del>
    </w:p>
    <w:p w14:paraId="4C22849E" w14:textId="47BBF8A1" w:rsidR="00E71E94" w:rsidRPr="00FE2E0C" w:rsidRDefault="00F10E8A" w:rsidP="00E71E94">
      <w:pPr>
        <w:pStyle w:val="Heading4"/>
        <w:rPr>
          <w:del w:id="10" w:author="Comparison" w:date="2026-09-26T15:26:00Z" w16du:dateUtc="2026-09-26T19:26:00Z"/>
          <w:sz w:val="20"/>
        </w:rPr>
      </w:pPr>
      <w:del w:id="11" w:author="Comparison" w:date="2026-09-26T15:26:00Z" w16du:dateUtc="2026-09-26T19:26:00Z">
        <w:r>
          <w:rPr>
            <w:sz w:val="20"/>
          </w:rPr>
          <w:delText>1.1</w:delText>
        </w:r>
      </w:del>
    </w:p>
    <w:p w14:paraId="63468A4C" w14:textId="7588A734" w:rsidR="00E71E94" w:rsidRPr="00FE2E0C" w:rsidRDefault="00F10E8A" w:rsidP="00E71E94">
      <w:pPr>
        <w:pStyle w:val="Heading3"/>
        <w:rPr>
          <w:del w:id="12" w:author="Comparison" w:date="2026-09-26T15:26:00Z" w16du:dateUtc="2026-09-26T19:26:00Z"/>
          <w:sz w:val="20"/>
        </w:rPr>
      </w:pPr>
      <w:del w:id="13" w:author="Comparison" w:date="2026-09-26T15:26:00Z" w16du:dateUtc="2026-09-26T19:26:00Z">
        <w:r>
          <w:rPr>
            <w:sz w:val="20"/>
          </w:rPr>
          <w:delText>TWO</w:delText>
        </w:r>
      </w:del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del w:id="14" w:author="Comparison" w:date="2026-09-26T15:26:00Z" w16du:dateUtc="2026-09-26T19:26:00Z"/>
          <w:b w:val="0"/>
          <w:bCs/>
          <w:sz w:val="20"/>
        </w:rPr>
      </w:pPr>
      <w:del w:id="15" w:author="Comparison" w:date="2026-09-26T15:26:00Z" w16du:dateUtc="2026-09-26T19:26:00Z">
        <w:r>
          <w:rPr>
            <w:b w:val="0"/>
            <w:bCs/>
            <w:sz w:val="20"/>
          </w:rPr>
          <w:delText>NO VALID DEF</w:delText>
        </w:r>
      </w:del>
    </w:p>
    <w:p w14:paraId="5D07448C" w14:textId="79F856F6" w:rsidR="00E71E94" w:rsidRPr="00FE2E0C" w:rsidRDefault="00F10E8A" w:rsidP="00E71E94">
      <w:pPr>
        <w:pStyle w:val="Heading3"/>
        <w:rPr>
          <w:del w:id="16" w:author="Comparison" w:date="2026-09-26T15:26:00Z" w16du:dateUtc="2026-09-26T19:26:00Z"/>
          <w:sz w:val="20"/>
        </w:rPr>
      </w:pPr>
      <w:del w:id="17" w:author="Comparison" w:date="2026-09-26T15:26:00Z" w16du:dateUtc="2026-09-26T19:26:00Z">
        <w:r>
          <w:rPr>
            <w:sz w:val="20"/>
          </w:rPr>
          <w:delText>THREE</w:delText>
        </w:r>
      </w:del>
    </w:p>
    <w:p w14:paraId="79F39538" w14:textId="77777777" w:rsidR="00E71E94" w:rsidRPr="00FE2E0C" w:rsidRDefault="00E71E94" w:rsidP="00F10E8A">
      <w:pPr>
        <w:jc w:val="both"/>
        <w:rPr>
          <w:del w:id="18" w:author="Comparison" w:date="2026-09-26T15:26:00Z" w16du:dateUtc="2026-09-26T19:26:00Z"/>
        </w:rPr>
      </w:pPr>
      <w:del w:id="19" w:author="Comparison" w:date="2026-09-26T15:26:00Z" w16du:dateUtc="2026-09-26T19:26:00Z">
        <w:r w:rsidRPr="00FE2E0C">
          <w:delText xml:space="preserve">  </w:delText>
        </w:r>
      </w:del>
    </w:p>
    <w:p w14:paraId="722DD9AB" w14:textId="77777777" w:rsidR="00E71E94" w:rsidRDefault="00E71E94"/>
    <w:sectPr w:rsidR="00E71E94">
      <w:headerReference w:type="default" r:id="rId9"/>
      <w:footerReference w:type="default" r:id="rId10"/>
      <w:endnotePr>
        <w:numFmt w:val="lowerRoman"/>
      </w:endnotePr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27" w:author="Comparison" w:date="2026-09-26T15:26:00Z" w16du:dateUtc="2026-09-26T19:26:00Z">
        <w:sectPr w:rsidR="00E71E94">
          <w:endnotePr>
            <w:numFmt w:val="decimal"/>
          </w:endnotePr>
          <w:pgMar w:top="1440" w:right="720" w:bottom="1008" w:left="720" w:header="720" w:footer="720" w:gutter="0"/>
          <w:cols w:space="288"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F78CCD" w14:textId="77777777" w:rsidR="00531913" w:rsidRDefault="00531913" w:rsidP="003228F7">
      <w:pPr>
        <w:spacing w:after="0" w:line="240" w:lineRule="auto"/>
        <w:pPrChange w:id="3" w:author="Comparison" w:date="2026-09-26T15:26:00Z" w16du:dateUtc="2026-09-26T19:26:00Z">
          <w:pPr/>
        </w:pPrChange>
      </w:pPr>
      <w:r>
        <w:separator/>
      </w:r>
    </w:p>
  </w:endnote>
  <w:endnote w:type="continuationSeparator" w:id="0">
    <w:p w14:paraId="1A32FFB6" w14:textId="77777777" w:rsidR="00531913" w:rsidRDefault="00531913" w:rsidP="003228F7">
      <w:pPr>
        <w:spacing w:after="0" w:line="240" w:lineRule="auto"/>
        <w:pPrChange w:id="4" w:author="Comparison" w:date="2026-09-26T15:26:00Z" w16du:dateUtc="2026-09-26T19:2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del w:id="21" w:author="Comparison" w:date="2026-09-26T15:26:00Z" w16du:dateUtc="2026-09-26T19:26:00Z"/>
      </w:rPr>
    </w:pPr>
    <w:del w:id="22" w:author="Comparison" w:date="2026-09-26T15:26:00Z" w16du:dateUtc="2026-09-26T19:26:00Z">
      <w:r>
        <w:rPr>
          <w:b/>
          <w:sz w:val="18"/>
        </w:rPr>
        <w:tab/>
      </w:r>
    </w:del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del w:id="23" w:author="Comparison" w:date="2026-09-26T15:26:00Z" w16du:dateUtc="2026-09-26T19:26:00Z"/>
        <w:rStyle w:val="PageNumber"/>
      </w:rPr>
    </w:pPr>
    <w:del w:id="24" w:author="Comparison" w:date="2026-09-26T15:26:00Z" w16du:dateUtc="2026-09-26T19:26:00Z">
      <w:r>
        <w:rPr>
          <w:sz w:val="16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delInstrText xml:space="preserve"> PAGE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4</w:delText>
      </w:r>
      <w:r>
        <w:rPr>
          <w:rStyle w:val="PageNumber"/>
        </w:rPr>
        <w:fldChar w:fldCharType="end"/>
      </w:r>
    </w:del>
  </w:p>
  <w:p w14:paraId="1407361D" w14:textId="77777777" w:rsidR="00080EEF" w:rsidRDefault="00080EEF">
    <w:pPr>
      <w:pStyle w:val="Heading3Char"/>
      <w:rPr>
        <w:rPrChange w:id="25" w:author="Comparison" w:date="2026-09-26T15:26:00Z" w16du:dateUtc="2026-09-26T19:26:00Z">
          <w:rPr>
            <w:rStyle w:val="PageNumber"/>
          </w:rPr>
        </w:rPrChange>
      </w:rPr>
      <w:pPrChange w:id="26" w:author="Comparison" w:date="2026-09-26T15:26:00Z" w16du:dateUtc="2026-09-26T19:26:00Z">
        <w:pPr>
          <w:pStyle w:val="Footer"/>
          <w:tabs>
            <w:tab w:val="clear" w:pos="4320"/>
            <w:tab w:val="center" w:pos="5400"/>
          </w:tabs>
          <w:spacing w:line="200" w:lineRule="exact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29DB81" w14:textId="77777777" w:rsidR="00531913" w:rsidRDefault="00531913" w:rsidP="003228F7">
      <w:pPr>
        <w:spacing w:after="0" w:line="240" w:lineRule="auto"/>
        <w:pPrChange w:id="1" w:author="Comparison" w:date="2026-09-26T15:26:00Z" w16du:dateUtc="2026-09-26T19:26:00Z">
          <w:pPr/>
        </w:pPrChange>
      </w:pPr>
      <w:r>
        <w:separator/>
      </w:r>
    </w:p>
  </w:footnote>
  <w:footnote w:type="continuationSeparator" w:id="0">
    <w:p w14:paraId="587E1EFF" w14:textId="77777777" w:rsidR="00531913" w:rsidRDefault="00531913" w:rsidP="003228F7">
      <w:pPr>
        <w:spacing w:after="0" w:line="240" w:lineRule="auto"/>
        <w:pPrChange w:id="2" w:author="Comparison" w:date="2026-09-26T15:26:00Z" w16du:dateUtc="2026-09-26T19:2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A250F5" w14:textId="77777777" w:rsidR="001E0B03" w:rsidRDefault="001E0B03">
    <w:pPr>
      <w:pStyle w:val="Heading1Char"/>
      <w:pPrChange w:id="20" w:author="Comparison" w:date="2026-09-26T15:26:00Z" w16du:dateUtc="2026-09-26T19:26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863B2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0B03"/>
    <w:rsid w:val="001E6707"/>
    <w:rsid w:val="001F1128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8F7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31913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AF4127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A3BF7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6T15:26:00Z">
        <w:pPr>
          <w:widowControl w:val="0"/>
        </w:pPr>
      </w:pPrChange>
    </w:pPr>
    <w:rPr>
      <w:rFonts w:eastAsiaTheme="minorEastAsia"/>
      <w:kern w:val="2"/>
      <w:lang w:val="en-US"/>
      <w14:ligatures w14:val="standardContextual"/>
      <w:rPrChange w:id="0" w:author="Comparison" w:date="2026-09-26T15:26:00Z">
        <w:rPr>
          <w:lang w:val="en-US" w:eastAsia="ja-JP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  <w:numId w:val="1"/>
      </w:numPr>
      <w:tabs>
        <w:tab w:val="left" w:pos="270"/>
      </w:tabs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71E94"/>
    <w:pPr>
      <w:numPr>
        <w:ilvl w:val="2"/>
        <w:numId w:val="1"/>
      </w:numPr>
      <w:tabs>
        <w:tab w:val="clear" w:pos="2520"/>
      </w:tabs>
      <w:suppressAutoHyphens/>
      <w:spacing w:after="120"/>
      <w:ind w:firstLine="0"/>
      <w:outlineLvl w:val="2"/>
    </w:pPr>
    <w:rPr>
      <w:b/>
      <w:sz w:val="16"/>
    </w:rPr>
  </w:style>
  <w:style w:type="paragraph" w:styleId="Heading4">
    <w:name w:val="heading 4"/>
    <w:basedOn w:val="Normal"/>
    <w:next w:val="Normal"/>
    <w:link w:val="Heading4Char"/>
    <w:qFormat/>
    <w:rsid w:val="00E71E94"/>
    <w:pPr>
      <w:numPr>
        <w:ilvl w:val="3"/>
        <w:numId w:val="1"/>
      </w:numPr>
      <w:tabs>
        <w:tab w:val="clear" w:pos="3240"/>
      </w:tabs>
      <w:suppressAutoHyphens/>
      <w:spacing w:after="120"/>
      <w:ind w:firstLine="0"/>
      <w:jc w:val="both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1E94"/>
    <w:rPr>
      <w:rFonts w:ascii="Arial" w:eastAsia="Times New Roman" w:hAnsi="Arial" w:cs="Times New Roman"/>
      <w:b/>
      <w:kern w:val="28"/>
      <w:sz w:val="28"/>
      <w:szCs w:val="20"/>
      <w:lang w:val="en-US" w:eastAsia="ja-JP"/>
    </w:rPr>
  </w:style>
  <w:style w:type="character" w:customStyle="1" w:styleId="Heading2Char">
    <w:name w:val="Heading 2 Char"/>
    <w:basedOn w:val="DefaultParagraphFont"/>
    <w:link w:val="Heading2"/>
    <w:rsid w:val="00E71E94"/>
    <w:rPr>
      <w:rFonts w:ascii="Times New Roman" w:eastAsia="Times New Roman" w:hAnsi="Times New Roman" w:cs="Times New Roman"/>
      <w:b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E71E94"/>
    <w:rPr>
      <w:rFonts w:ascii="Times New Roman" w:eastAsia="Times New Roman" w:hAnsi="Times New Roman" w:cs="Times New Roman"/>
      <w:b/>
      <w:sz w:val="16"/>
      <w:szCs w:val="20"/>
      <w:lang w:val="en-US" w:eastAsia="ja-JP"/>
    </w:rPr>
  </w:style>
  <w:style w:type="character" w:customStyle="1" w:styleId="Heading4Char">
    <w:name w:val="Heading 4 Char"/>
    <w:basedOn w:val="DefaultParagraphFont"/>
    <w:link w:val="Heading4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E71E94"/>
    <w:rPr>
      <w:rFonts w:ascii="Times New Roman" w:eastAsia="Times New Roman" w:hAnsi="Times New Roman" w:cs="Times New Roman"/>
      <w:sz w:val="22"/>
      <w:szCs w:val="20"/>
      <w:lang w:val="en-US" w:eastAsia="ja-JP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</w:pPr>
    <w:rPr>
      <w:b/>
      <w:kern w:val="28"/>
      <w:u w:val="single"/>
    </w:rPr>
  </w:style>
  <w:style w:type="character" w:customStyle="1" w:styleId="TitleChar">
    <w:name w:val="Title Char"/>
    <w:basedOn w:val="DefaultParagraphFont"/>
    <w:link w:val="Title"/>
    <w:rsid w:val="00E71E94"/>
    <w:rPr>
      <w:rFonts w:ascii="Times New Roman" w:eastAsia="Times New Roman" w:hAnsi="Times New Roman" w:cs="Times New Roman"/>
      <w:b/>
      <w:kern w:val="28"/>
      <w:sz w:val="20"/>
      <w:szCs w:val="20"/>
      <w:u w:val="single"/>
      <w:lang w:val="en-US" w:eastAsia="ja-JP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Arthur Souza Rodrigues</cp:lastModifiedBy>
  <cp:revision>1</cp:revision>
  <cp:lastPrinted>2023-08-04T16:14:00Z</cp:lastPrinted>
  <dcterms:created xsi:type="dcterms:W3CDTF">2025-05-06T17:28:00Z</dcterms:created>
  <dcterms:modified xsi:type="dcterms:W3CDTF">2026-09-26T19:26:00Z</dcterms:modified>
</cp:coreProperties>
</file>