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0154E" w14:textId="77777777" w:rsidR="00BF1985" w:rsidRDefault="000164D6">
      <w:r>
        <w:rPr>
          <w:i/>
          <w:color w:val="0070C0"/>
          <w:rPrChange w:id="0" w:author="Author" w:date="2026-06-29T10:51:00Z" w16du:dateUtc="2026-06-29T14:51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ins w:id="1" w:author="Author" w:date="2026-06-29T10:51:00Z" w16du:dateUtc="2026-06-29T14:51:00Z">
        <w:r>
          <w:rPr>
            <w:i/>
            <w:iCs/>
            <w:color w:val="0070C0"/>
          </w:rPr>
          <w:t>Italic Text</w:t>
        </w:r>
      </w:ins>
      <w:del w:id="2" w:author="Author" w:date="2026-06-29T10:51:00Z" w16du:dateUtc="2026-06-29T14:51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>Centered Title</w:delText>
        </w:r>
      </w:del>
      <w:r>
        <w:rPr>
          <w:i/>
          <w:color w:val="0070C0"/>
          <w:rPrChange w:id="3" w:author="Author" w:date="2026-06-29T10:51:00Z" w16du:dateUtc="2026-06-29T14:51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 Demo</w:t>
      </w:r>
    </w:p>
    <w:p w14:paraId="3EC58507" w14:textId="77777777" w:rsidR="00BF1985" w:rsidRDefault="000164D6">
      <w:pPr>
        <w:pPrChange w:id="4" w:author="Author" w:date="2026-06-29T10:51:00Z" w16du:dateUtc="2026-06-29T14:51:00Z">
          <w:pPr>
            <w:spacing w:line="240" w:lineRule="auto"/>
          </w:pPr>
        </w:pPrChange>
      </w:pPr>
      <w:r>
        <w:rPr>
          <w:i/>
          <w:color w:val="0070C0"/>
          <w:rPrChange w:id="5" w:author="Author" w:date="2026-06-29T10:51:00Z" w16du:dateUtc="2026-06-29T14:51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This document </w:t>
      </w:r>
      <w:ins w:id="6" w:author="Author" w:date="2026-06-29T10:51:00Z" w16du:dateUtc="2026-06-29T14:51:00Z">
        <w:r>
          <w:rPr>
            <w:i/>
            <w:iCs/>
            <w:color w:val="0070C0"/>
          </w:rPr>
          <w:t xml:space="preserve">combines </w:t>
        </w:r>
      </w:ins>
      <w:del w:id="7" w:author="Author" w:date="2026-06-29T10:51:00Z" w16du:dateUtc="2026-06-29T14:51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 xml:space="preserve">shows Title style centered with </w:delText>
        </w:r>
      </w:del>
      <w:r>
        <w:rPr>
          <w:i/>
          <w:color w:val="0070C0"/>
          <w:rPrChange w:id="8" w:author="Author" w:date="2026-06-29T10:51:00Z" w16du:dateUtc="2026-06-29T14:51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ins w:id="9" w:author="Author" w:date="2026-06-29T10:51:00Z" w16du:dateUtc="2026-06-29T14:51:00Z">
        <w:r>
          <w:rPr>
            <w:i/>
            <w:iCs/>
            <w:color w:val="0070C0"/>
          </w:rPr>
          <w:t xml:space="preserve">font </w:t>
        </w:r>
      </w:ins>
      <w:r>
        <w:rPr>
          <w:i/>
          <w:color w:val="0070C0"/>
          <w:rPrChange w:id="10" w:author="Author" w:date="2026-06-29T10:51:00Z" w16du:dateUtc="2026-06-29T14:51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color</w:t>
      </w:r>
      <w:ins w:id="11" w:author="Author" w:date="2026-06-29T10:51:00Z" w16du:dateUtc="2026-06-29T14:51:00Z">
        <w:r>
          <w:rPr>
            <w:i/>
            <w:iCs/>
            <w:color w:val="0070C0"/>
          </w:rPr>
          <w:t xml:space="preserve"> with italic formatting</w:t>
        </w:r>
      </w:ins>
      <w:r>
        <w:rPr>
          <w:i/>
          <w:color w:val="0070C0"/>
          <w:rPrChange w:id="12" w:author="Author" w:date="2026-06-29T10:51:00Z" w16du:dateUtc="2026-06-29T14:51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.</w:t>
      </w:r>
    </w:p>
    <w:p w14:paraId="7858463A" w14:textId="77777777" w:rsidR="00BF1985" w:rsidRDefault="000164D6">
      <w:pPr>
        <w:pPrChange w:id="13" w:author="Author" w:date="2026-06-29T10:51:00Z" w16du:dateUtc="2026-06-29T14:51:00Z">
          <w:pPr>
            <w:spacing w:line="240" w:lineRule="auto"/>
          </w:pPr>
        </w:pPrChange>
      </w:pPr>
      <w:r>
        <w:rPr>
          <w:i/>
          <w:color w:val="0070C0"/>
          <w:rPrChange w:id="14" w:author="Author" w:date="2026-06-29T10:51:00Z" w16du:dateUtc="2026-06-29T14:51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ins w:id="15" w:author="Author" w:date="2026-06-29T10:51:00Z" w16du:dateUtc="2026-06-29T14:51:00Z">
        <w:r>
          <w:rPr>
            <w:i/>
            <w:iCs/>
            <w:color w:val="0070C0"/>
          </w:rPr>
          <w:t>italic text</w:t>
        </w:r>
      </w:ins>
      <w:del w:id="16" w:author="Author" w:date="2026-06-29T10:51:00Z" w16du:dateUtc="2026-06-29T14:51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>centered title</w:delText>
        </w:r>
      </w:del>
      <w:r>
        <w:rPr>
          <w:i/>
          <w:color w:val="0070C0"/>
          <w:rPrChange w:id="17" w:author="Author" w:date="2026-06-29T10:51:00Z" w16du:dateUtc="2026-06-29T14:51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 creates a </w:t>
      </w:r>
      <w:ins w:id="18" w:author="Author" w:date="2026-06-29T10:51:00Z" w16du:dateUtc="2026-06-29T14:51:00Z">
        <w:r>
          <w:rPr>
            <w:i/>
            <w:iCs/>
            <w:color w:val="0070C0"/>
          </w:rPr>
          <w:t>calm yet emphasized visual style</w:t>
        </w:r>
      </w:ins>
      <w:del w:id="19" w:author="Author" w:date="2026-06-29T10:51:00Z" w16du:dateUtc="2026-06-29T14:51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>professional and elegant header</w:delText>
        </w:r>
      </w:del>
      <w:r>
        <w:rPr>
          <w:i/>
          <w:color w:val="0070C0"/>
          <w:rPrChange w:id="20" w:author="Author" w:date="2026-06-29T10:51:00Z" w16du:dateUtc="2026-06-29T14:51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.</w:t>
      </w:r>
    </w:p>
    <w:sectPr w:rsidR="00BF198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985"/>
    <w:rsid w:val="000164D6"/>
    <w:rsid w:val="0063203C"/>
    <w:rsid w:val="006E5E60"/>
    <w:rsid w:val="00B3365A"/>
    <w:rsid w:val="00B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C943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2026-06-29T14:51:00Z</dcterms:modified>
</cp:coreProperties>
</file>