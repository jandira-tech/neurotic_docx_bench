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B8E5C" w14:textId="77777777" w:rsidR="002E5199" w:rsidRDefault="002E5199" w:rsidP="009700EB">
      <w:pPr>
        <w:pStyle w:val="Default"/>
        <w:rPr>
          <w:ins w:id="2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4C713C68" w14:textId="77777777" w:rsidR="002E5199" w:rsidRDefault="002E5199" w:rsidP="002E5199">
      <w:pPr>
        <w:pStyle w:val="Heading4"/>
        <w:jc w:val="center"/>
        <w:rPr>
          <w:ins w:id="3" w:author="uzivatel" w:date="2026-09-22T12:31:00Z" w16du:dateUtc="2026-09-22T16:31:00Z"/>
          <w:sz w:val="34"/>
        </w:rPr>
      </w:pPr>
      <w:ins w:id="4" w:author="uzivatel" w:date="2026-09-22T12:31:00Z" w16du:dateUtc="2026-09-22T16:31:00Z">
        <w:r>
          <w:rPr>
            <w:sz w:val="34"/>
          </w:rPr>
          <w:t>Základní škola Rumburk, U Nemocnice 1132/5, okres Děčín, p. o.</w:t>
        </w:r>
      </w:ins>
    </w:p>
    <w:p w14:paraId="2F274B95" w14:textId="77777777" w:rsidR="002E5199" w:rsidRDefault="002E5199" w:rsidP="002E5199">
      <w:pPr>
        <w:rPr>
          <w:ins w:id="5" w:author="uzivatel" w:date="2026-09-22T12:31:00Z" w16du:dateUtc="2026-09-22T16:31:00Z"/>
          <w:sz w:val="16"/>
        </w:rPr>
      </w:pPr>
      <w:ins w:id="6" w:author="uzivatel" w:date="2026-09-22T12:31:00Z" w16du:dateUtc="2026-09-22T16:3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18B58E4" w14:textId="77777777" w:rsidR="00067C1B" w:rsidRDefault="00067C1B" w:rsidP="002E5199">
      <w:pPr>
        <w:pStyle w:val="Default"/>
        <w:jc w:val="center"/>
        <w:rPr>
          <w:ins w:id="7" w:author="uzivatel" w:date="2026-09-22T12:31:00Z" w16du:dateUtc="2026-09-22T16:31:00Z"/>
        </w:rPr>
      </w:pPr>
    </w:p>
    <w:p w14:paraId="29DDDA6D" w14:textId="77777777" w:rsidR="009700EB" w:rsidRPr="00AF69EB" w:rsidRDefault="009700EB" w:rsidP="002E5199">
      <w:pPr>
        <w:pStyle w:val="Default"/>
        <w:jc w:val="center"/>
        <w:rPr>
          <w:ins w:id="8" w:author="uzivatel" w:date="2026-09-22T12:31:00Z" w16du:dateUtc="2026-09-22T16:31:00Z"/>
          <w:b/>
          <w:bCs/>
          <w:sz w:val="22"/>
          <w:szCs w:val="22"/>
          <w:u w:val="single"/>
        </w:rPr>
      </w:pPr>
      <w:ins w:id="9" w:author="uzivatel" w:date="2026-09-22T12:31:00Z" w16du:dateUtc="2026-09-22T16:3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F1158E5" w14:textId="77777777" w:rsidR="009D457F" w:rsidRDefault="009D457F" w:rsidP="009700EB">
      <w:pPr>
        <w:pStyle w:val="Default"/>
        <w:rPr>
          <w:ins w:id="10" w:author="uzivatel" w:date="2026-09-22T12:31:00Z" w16du:dateUtc="2026-09-22T16:31:00Z"/>
          <w:b/>
          <w:bCs/>
          <w:sz w:val="22"/>
          <w:szCs w:val="22"/>
        </w:rPr>
      </w:pPr>
    </w:p>
    <w:p w14:paraId="178C261B" w14:textId="77777777" w:rsidR="009700EB" w:rsidRDefault="009700EB" w:rsidP="009700EB">
      <w:pPr>
        <w:pStyle w:val="Default"/>
        <w:rPr>
          <w:ins w:id="11" w:author="uzivatel" w:date="2026-09-22T12:31:00Z" w16du:dateUtc="2026-09-22T16:31:00Z"/>
          <w:rFonts w:ascii="Roboto" w:hAnsi="Roboto"/>
        </w:rPr>
      </w:pPr>
      <w:ins w:id="12" w:author="uzivatel" w:date="2026-09-22T12:31:00Z" w16du:dateUtc="2026-09-22T16:3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69E9646" w14:textId="77777777" w:rsid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31:00Z" w16du:dateUtc="2026-09-22T16:31:00Z"/>
          <w:rFonts w:ascii="Roboto" w:hAnsi="Roboto"/>
        </w:rPr>
      </w:pPr>
      <w:ins w:id="14" w:author="uzivatel" w:date="2026-09-22T12:31:00Z" w16du:dateUtc="2026-09-22T16:3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CF7EBAC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31:00Z" w16du:dateUtc="2026-09-22T16:31:00Z"/>
          <w:rFonts w:ascii="Roboto" w:hAnsi="Roboto"/>
        </w:rPr>
      </w:pPr>
      <w:ins w:id="16" w:author="uzivatel" w:date="2026-09-22T12:31:00Z" w16du:dateUtc="2026-09-22T16:3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E190313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31:00Z" w16du:dateUtc="2026-09-22T16:31:00Z"/>
          <w:rFonts w:ascii="Roboto" w:hAnsi="Roboto"/>
        </w:rPr>
      </w:pPr>
      <w:ins w:id="18" w:author="uzivatel" w:date="2026-09-22T12:31:00Z" w16du:dateUtc="2026-09-22T16:3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0979E5B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31:00Z" w16du:dateUtc="2026-09-22T16:31:00Z"/>
          <w:rFonts w:ascii="Roboto" w:hAnsi="Roboto"/>
        </w:rPr>
      </w:pPr>
      <w:ins w:id="20" w:author="uzivatel" w:date="2026-09-22T12:31:00Z" w16du:dateUtc="2026-09-22T16:3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3A2FA94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31:00Z" w16du:dateUtc="2026-09-22T16:31:00Z"/>
          <w:rFonts w:ascii="Roboto" w:hAnsi="Roboto"/>
        </w:rPr>
      </w:pPr>
      <w:ins w:id="22" w:author="uzivatel" w:date="2026-09-22T12:31:00Z" w16du:dateUtc="2026-09-22T16:3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1E73BA70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3" w:author="uzivatel" w:date="2026-09-22T12:31:00Z" w16du:dateUtc="2026-09-22T16:31:00Z"/>
          <w:b/>
          <w:bCs/>
          <w:sz w:val="22"/>
          <w:szCs w:val="22"/>
        </w:rPr>
      </w:pPr>
      <w:ins w:id="24" w:author="uzivatel" w:date="2026-09-22T12:31:00Z" w16du:dateUtc="2026-09-22T16:3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8C416C7" w14:textId="77777777" w:rsidR="009D457F" w:rsidRPr="009D457F" w:rsidRDefault="009D457F" w:rsidP="009D457F">
      <w:pPr>
        <w:pStyle w:val="Default"/>
        <w:ind w:left="720"/>
        <w:rPr>
          <w:ins w:id="25" w:author="uzivatel" w:date="2026-09-22T12:31:00Z" w16du:dateUtc="2026-09-22T16:31:00Z"/>
          <w:b/>
          <w:bCs/>
          <w:sz w:val="22"/>
          <w:szCs w:val="22"/>
        </w:rPr>
      </w:pPr>
    </w:p>
    <w:p w14:paraId="75AAC40E" w14:textId="77777777" w:rsidR="0071556C" w:rsidRDefault="0043051E" w:rsidP="009700EB">
      <w:pPr>
        <w:pStyle w:val="Default"/>
        <w:rPr>
          <w:ins w:id="26" w:author="uzivatel" w:date="2026-09-22T12:31:00Z" w16du:dateUtc="2026-09-22T16:31:00Z"/>
          <w:b/>
          <w:bCs/>
          <w:sz w:val="22"/>
          <w:szCs w:val="22"/>
          <w:u w:val="single"/>
        </w:rPr>
      </w:pPr>
      <w:ins w:id="27" w:author="uzivatel" w:date="2026-09-22T12:31:00Z" w16du:dateUtc="2026-09-22T16:3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3303F47" w14:textId="77777777" w:rsidR="002E5199" w:rsidRPr="0043051E" w:rsidRDefault="002E5199" w:rsidP="009700EB">
      <w:pPr>
        <w:pStyle w:val="Default"/>
        <w:rPr>
          <w:ins w:id="28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5CF859BD" w14:textId="77777777" w:rsidR="00E60474" w:rsidRDefault="00C9043F" w:rsidP="00E2631A">
      <w:pPr>
        <w:pStyle w:val="Default"/>
        <w:rPr>
          <w:ins w:id="29" w:author="uzivatel" w:date="2026-09-22T12:31:00Z" w16du:dateUtc="2026-09-22T16:31:00Z"/>
          <w:rFonts w:ascii="Roboto" w:hAnsi="Roboto"/>
        </w:rPr>
      </w:pPr>
      <w:ins w:id="30" w:author="uzivatel" w:date="2026-09-22T12:31:00Z" w16du:dateUtc="2026-09-22T16:3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E97846C" w14:textId="77777777" w:rsidR="00E2631A" w:rsidRPr="00E2631A" w:rsidRDefault="00E2631A" w:rsidP="00E2631A">
      <w:pPr>
        <w:pStyle w:val="Default"/>
        <w:rPr>
          <w:ins w:id="31" w:author="uzivatel" w:date="2026-09-22T12:31:00Z" w16du:dateUtc="2026-09-22T16:31:00Z"/>
          <w:rFonts w:ascii="Roboto" w:hAnsi="Roboto"/>
        </w:rPr>
      </w:pPr>
    </w:p>
    <w:p w14:paraId="55BFF821" w14:textId="77777777" w:rsidR="00DF0E9B" w:rsidRPr="00E2631A" w:rsidRDefault="00DF0E9B" w:rsidP="00DF0E9B">
      <w:pPr>
        <w:pStyle w:val="Default"/>
        <w:rPr>
          <w:ins w:id="32" w:author="uzivatel" w:date="2026-09-22T12:31:00Z" w16du:dateUtc="2026-09-22T16:31:00Z"/>
          <w:rFonts w:ascii="Roboto" w:hAnsi="Roboto"/>
          <w:b/>
        </w:rPr>
      </w:pPr>
      <w:ins w:id="33" w:author="uzivatel" w:date="2026-09-22T12:31:00Z" w16du:dateUtc="2026-09-22T16:3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09EDC1C" w14:textId="77777777" w:rsidR="000C1D5B" w:rsidRDefault="000C1D5B" w:rsidP="00222525">
      <w:pPr>
        <w:pStyle w:val="Default"/>
        <w:rPr>
          <w:ins w:id="34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296EFB02" w14:textId="77777777" w:rsidR="00222525" w:rsidRDefault="00967EDD" w:rsidP="00222525">
      <w:pPr>
        <w:pStyle w:val="Default"/>
        <w:rPr>
          <w:ins w:id="35" w:author="uzivatel" w:date="2026-09-22T12:31:00Z" w16du:dateUtc="2026-09-22T16:31:00Z"/>
          <w:b/>
          <w:bCs/>
          <w:sz w:val="22"/>
          <w:szCs w:val="22"/>
          <w:u w:val="single"/>
        </w:rPr>
      </w:pPr>
      <w:ins w:id="36" w:author="uzivatel" w:date="2026-09-22T12:31:00Z" w16du:dateUtc="2026-09-22T16:3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1A05797" w14:textId="77777777" w:rsidR="000C1D5B" w:rsidRDefault="000C1D5B" w:rsidP="00222525">
      <w:pPr>
        <w:pStyle w:val="Default"/>
        <w:rPr>
          <w:ins w:id="37" w:author="uzivatel" w:date="2026-09-22T12:31:00Z" w16du:dateUtc="2026-09-22T16:31:00Z"/>
          <w:b/>
          <w:bCs/>
          <w:sz w:val="22"/>
          <w:szCs w:val="22"/>
          <w:u w:val="single"/>
        </w:rPr>
      </w:pPr>
    </w:p>
    <w:p w14:paraId="1F4D09DC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8" w:author="uzivatel" w:date="2026-09-22T12:31:00Z" w16du:dateUtc="2026-09-22T16:31:00Z"/>
          <w:rFonts w:ascii="Roboto" w:hAnsi="Roboto"/>
        </w:rPr>
      </w:pPr>
      <w:ins w:id="39" w:author="uzivatel" w:date="2026-09-22T12:31:00Z" w16du:dateUtc="2026-09-22T16:3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97FF3C4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0" w:author="uzivatel" w:date="2026-09-22T12:31:00Z" w16du:dateUtc="2026-09-22T16:31:00Z"/>
          <w:rFonts w:ascii="Roboto" w:hAnsi="Roboto"/>
        </w:rPr>
      </w:pPr>
      <w:ins w:id="41" w:author="uzivatel" w:date="2026-09-22T12:31:00Z" w16du:dateUtc="2026-09-22T16:3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CB7A4E8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2" w:author="uzivatel" w:date="2026-09-22T12:31:00Z" w16du:dateUtc="2026-09-22T16:31:00Z"/>
          <w:rFonts w:ascii="Roboto" w:hAnsi="Roboto"/>
        </w:rPr>
      </w:pPr>
      <w:ins w:id="43" w:author="uzivatel" w:date="2026-09-22T12:31:00Z" w16du:dateUtc="2026-09-22T16:31:00Z">
        <w:r w:rsidRPr="009E4030">
          <w:rPr>
            <w:rFonts w:ascii="Roboto" w:hAnsi="Roboto"/>
          </w:rPr>
          <w:t>individuální konzultace</w:t>
        </w:r>
      </w:ins>
    </w:p>
    <w:p w14:paraId="5C3E380A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4" w:author="uzivatel" w:date="2026-09-22T12:31:00Z" w16du:dateUtc="2026-09-22T16:31:00Z"/>
          <w:b/>
          <w:bCs/>
          <w:sz w:val="22"/>
          <w:szCs w:val="22"/>
          <w:u w:val="single"/>
        </w:rPr>
      </w:pPr>
      <w:ins w:id="45" w:author="uzivatel" w:date="2026-09-22T12:31:00Z" w16du:dateUtc="2026-09-22T16:3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9F8B6B7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6" w:author="uzivatel" w:date="2026-09-22T12:31:00Z" w16du:dateUtc="2026-09-22T16:31:00Z"/>
          <w:rFonts w:ascii="Roboto" w:hAnsi="Roboto"/>
        </w:rPr>
      </w:pPr>
      <w:ins w:id="47" w:author="uzivatel" w:date="2026-09-22T12:31:00Z" w16du:dateUtc="2026-09-22T16:3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5867794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8" w:author="uzivatel" w:date="2026-09-22T12:31:00Z" w16du:dateUtc="2026-09-22T16:31:00Z"/>
          <w:rFonts w:ascii="Roboto" w:hAnsi="Roboto"/>
        </w:rPr>
      </w:pPr>
      <w:ins w:id="49" w:author="uzivatel" w:date="2026-09-22T12:31:00Z" w16du:dateUtc="2026-09-22T16:3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2A62E3A" w14:textId="77777777" w:rsidR="00F01D59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31:00Z" w16du:dateUtc="2026-09-22T16:31:00Z"/>
          <w:rFonts w:ascii="Roboto" w:hAnsi="Roboto"/>
        </w:rPr>
      </w:pPr>
      <w:ins w:id="51" w:author="uzivatel" w:date="2026-09-22T12:31:00Z" w16du:dateUtc="2026-09-22T16:3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C482928" w14:textId="77777777" w:rsidR="00E2631A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31:00Z" w16du:dateUtc="2026-09-22T16:31:00Z"/>
          <w:rFonts w:ascii="Roboto" w:hAnsi="Roboto"/>
        </w:rPr>
      </w:pPr>
      <w:ins w:id="53" w:author="uzivatel" w:date="2026-09-22T12:31:00Z" w16du:dateUtc="2026-09-22T16:3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75FC551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4" w:author="uzivatel" w:date="2026-09-22T12:31:00Z" w16du:dateUtc="2026-09-22T16:31:00Z"/>
          <w:rFonts w:ascii="Times New Roman" w:hAnsi="Times New Roman" w:cs="Times New Roman"/>
        </w:rPr>
      </w:pPr>
      <w:ins w:id="55" w:author="uzivatel" w:date="2026-09-22T12:31:00Z" w16du:dateUtc="2026-09-22T16:3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021807A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6" w:author="uzivatel" w:date="2026-09-22T12:31:00Z" w16du:dateUtc="2026-09-22T16:31:00Z"/>
          <w:rFonts w:ascii="Roboto" w:hAnsi="Roboto"/>
        </w:rPr>
      </w:pPr>
      <w:ins w:id="57" w:author="uzivatel" w:date="2026-09-22T12:31:00Z" w16du:dateUtc="2026-09-22T16:31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04AB02C" w14:textId="77777777" w:rsidR="000C1D5B" w:rsidRDefault="000C1D5B" w:rsidP="000C1D5B">
      <w:pPr>
        <w:pStyle w:val="Default"/>
        <w:numPr>
          <w:ilvl w:val="0"/>
          <w:numId w:val="2"/>
        </w:numPr>
        <w:rPr>
          <w:ins w:id="58" w:author="uzivatel" w:date="2026-09-22T12:31:00Z" w16du:dateUtc="2026-09-22T16:31:00Z"/>
          <w:rFonts w:ascii="Roboto" w:hAnsi="Roboto"/>
        </w:rPr>
      </w:pPr>
      <w:ins w:id="59" w:author="uzivatel" w:date="2026-09-22T12:31:00Z" w16du:dateUtc="2026-09-22T16:31:00Z">
        <w:r>
          <w:rPr>
            <w:rFonts w:ascii="Roboto" w:hAnsi="Roboto"/>
          </w:rPr>
          <w:t>žáci si přinesou:</w:t>
        </w:r>
      </w:ins>
    </w:p>
    <w:p w14:paraId="5C555862" w14:textId="77777777" w:rsid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31:00Z" w16du:dateUtc="2026-09-22T16:31:00Z"/>
          <w:rFonts w:ascii="Roboto" w:hAnsi="Roboto"/>
        </w:rPr>
      </w:pPr>
      <w:ins w:id="61" w:author="uzivatel" w:date="2026-09-22T12:31:00Z" w16du:dateUtc="2026-09-22T16:3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512C7D9E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31:00Z" w16du:dateUtc="2026-09-22T16:31:00Z"/>
          <w:rFonts w:ascii="Roboto" w:hAnsi="Roboto"/>
        </w:rPr>
      </w:pPr>
      <w:ins w:id="63" w:author="uzivatel" w:date="2026-09-22T12:31:00Z" w16du:dateUtc="2026-09-22T16:3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2DC0452" w14:textId="77777777" w:rsidR="000C1D5B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31:00Z" w16du:dateUtc="2026-09-22T16:31:00Z"/>
        </w:rPr>
      </w:pPr>
      <w:ins w:id="65" w:author="uzivatel" w:date="2026-09-22T12:31:00Z" w16du:dateUtc="2026-09-22T16:31:00Z">
        <w:r w:rsidRPr="00067C1B">
          <w:rPr>
            <w:rFonts w:ascii="Roboto" w:hAnsi="Roboto"/>
          </w:rPr>
          <w:lastRenderedPageBreak/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3E36F65B" w14:textId="77777777" w:rsidR="008E23F0" w:rsidRDefault="00656F73">
      <w:pPr>
        <w:rPr>
          <w:del w:id="66" w:author="uzivatel" w:date="2026-09-22T12:31:00Z" w16du:dateUtc="2026-09-22T16:31:00Z"/>
        </w:rPr>
      </w:pPr>
      <w:bookmarkStart w:id="67" w:name="_Toc0"/>
      <w:del w:id="68" w:author="uzivatel" w:date="2026-09-22T12:31:00Z" w16du:dateUtc="2026-09-22T16:31:00Z">
        <w:r>
          <w:delText>samedi 31 mars 2018 Samedi Saint</w:delText>
        </w:r>
        <w:bookmarkEnd w:id="67"/>
      </w:del>
    </w:p>
    <w:p w14:paraId="5D95D128" w14:textId="77777777" w:rsidR="008E23F0" w:rsidRDefault="00656F73">
      <w:pPr>
        <w:rPr>
          <w:del w:id="69" w:author="uzivatel" w:date="2026-09-22T12:31:00Z" w16du:dateUtc="2026-09-22T16:31:00Z"/>
        </w:rPr>
      </w:pPr>
      <w:bookmarkStart w:id="70" w:name="_Toc1"/>
      <w:del w:id="71" w:author="uzivatel" w:date="2026-09-22T12:31:00Z" w16du:dateUtc="2026-09-22T16:31:00Z">
        <w:r>
          <w:delText>Le Samedi saint, l'Église demeure auprès du tombeau dans le silence</w:delText>
        </w:r>
        <w:bookmarkEnd w:id="70"/>
      </w:del>
    </w:p>
    <w:p w14:paraId="5785CC0A" w14:textId="77777777" w:rsidR="008E23F0" w:rsidRDefault="00656F73" w:rsidP="006D0779">
      <w:pPr>
        <w:pStyle w:val="Default"/>
        <w:ind w:left="720"/>
        <w:rPr>
          <w:rFonts w:ascii="Roboto" w:hAnsi="Roboto"/>
          <w:rPrChange w:id="72" w:author="uzivatel" w:date="2026-09-22T12:31:00Z" w16du:dateUtc="2026-09-22T16:31:00Z">
            <w:rPr/>
          </w:rPrChange>
        </w:rPr>
        <w:pPrChange w:id="73" w:author="uzivatel" w:date="2026-09-22T12:31:00Z" w16du:dateUtc="2026-09-22T16:31:00Z">
          <w:pPr/>
        </w:pPrChange>
      </w:pPr>
      <w:bookmarkStart w:id="74" w:name="_Toc2"/>
      <w:del w:id="75" w:author="uzivatel" w:date="2026-09-22T12:31:00Z" w16du:dateUtc="2026-09-22T16:31:00Z">
        <w:r>
          <w:delText>Pour la veillée pascale, voir au Dimanche de Pâques</w:delText>
        </w:r>
      </w:del>
      <w:bookmarkEnd w:id="74"/>
    </w:p>
    <w:sectPr w:rsidR="008E23F0" w:rsidSect="00067C1B">
      <w:pgSz w:w="11906" w:h="16838"/>
      <w:pgMar w:top="142" w:right="849" w:bottom="142" w:left="1417" w:header="708" w:footer="708" w:gutter="0"/>
      <w:cols w:space="708"/>
      <w:docGrid w:linePitch="360"/>
      <w:sectPrChange w:id="76" w:author="uzivatel" w:date="2026-09-22T12:31:00Z" w16du:dateUtc="2026-09-22T16:31:00Z">
        <w:sectPr w:rsidR="008E23F0" w:rsidSect="00067C1B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779986">
    <w:abstractNumId w:val="8"/>
  </w:num>
  <w:num w:numId="2" w16cid:durableId="862788718">
    <w:abstractNumId w:val="10"/>
  </w:num>
  <w:num w:numId="3" w16cid:durableId="542987052">
    <w:abstractNumId w:val="9"/>
  </w:num>
  <w:num w:numId="4" w16cid:durableId="1502236406">
    <w:abstractNumId w:val="2"/>
  </w:num>
  <w:num w:numId="5" w16cid:durableId="1564411547">
    <w:abstractNumId w:val="7"/>
  </w:num>
  <w:num w:numId="6" w16cid:durableId="535429911">
    <w:abstractNumId w:val="4"/>
  </w:num>
  <w:num w:numId="7" w16cid:durableId="50928028">
    <w:abstractNumId w:val="0"/>
  </w:num>
  <w:num w:numId="8" w16cid:durableId="643312476">
    <w:abstractNumId w:val="3"/>
  </w:num>
  <w:num w:numId="9" w16cid:durableId="664209212">
    <w:abstractNumId w:val="6"/>
  </w:num>
  <w:num w:numId="10" w16cid:durableId="1081410083">
    <w:abstractNumId w:val="11"/>
  </w:num>
  <w:num w:numId="11" w16cid:durableId="516122578">
    <w:abstractNumId w:val="5"/>
  </w:num>
  <w:num w:numId="12" w16cid:durableId="20429702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3F0"/>
    <w:rsid w:val="00021D99"/>
    <w:rsid w:val="0002301B"/>
    <w:rsid w:val="00067C1B"/>
    <w:rsid w:val="00070B7A"/>
    <w:rsid w:val="000C1D5B"/>
    <w:rsid w:val="000E3B54"/>
    <w:rsid w:val="00131188"/>
    <w:rsid w:val="001B7A52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E23F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0AC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31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lang w:val="cs-CZ" w:eastAsia="cs-CZ"/>
      <w:rPrChange w:id="0" w:author="uzivatel" w:date="2026-09-22T12:31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1B7A52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customStyle="1" w:styleId="Default">
    <w:name w:val="Default"/>
    <w:rsid w:val="001B7A5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1B7A52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1" w:author="uzivatel" w:date="2026-09-22T12:3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1" w:author="uzivatel" w:date="2026-09-22T12:3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1B7A5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2945</Characters>
  <Application>Microsoft Office Word</Application>
  <DocSecurity>0</DocSecurity>
  <Lines>24</Lines>
  <Paragraphs>6</Paragraphs>
  <ScaleCrop>false</ScaleCrop>
  <Manager/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2026-09-22T16:31:00Z</dcterms:modified>
  <cp:category/>
</cp:coreProperties>
</file>