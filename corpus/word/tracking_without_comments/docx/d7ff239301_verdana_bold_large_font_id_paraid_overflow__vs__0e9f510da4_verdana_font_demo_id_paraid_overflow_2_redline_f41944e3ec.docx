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7CED8" w14:textId="77777777" w:rsidR="000E113A" w:rsidRDefault="0009457E">
      <w:r>
        <w:rPr>
          <w:rFonts w:ascii="Verdana, Geneva, sans-serif" w:hAnsi="Verdana, Geneva, sans-serif"/>
          <w:rPrChange w:id="0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1" w:author="Author" w:date="2026-06-29T11:29:00Z" w16du:dateUtc="2026-06-29T15:29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Large </w:delText>
        </w:r>
      </w:del>
      <w:r>
        <w:rPr>
          <w:rFonts w:ascii="Verdana, Geneva, sans-serif" w:hAnsi="Verdana, Geneva, sans-serif"/>
          <w:rPrChange w:id="2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Font Demo</w:t>
      </w:r>
    </w:p>
    <w:p w14:paraId="1A272217" w14:textId="77777777" w:rsidR="000E113A" w:rsidRDefault="0009457E">
      <w:r>
        <w:rPr>
          <w:rFonts w:ascii="Verdana, Geneva, sans-serif" w:hAnsi="Verdana, Geneva, sans-serif"/>
          <w:rPrChange w:id="3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</w:t>
      </w:r>
      <w:ins w:id="4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t>demonstrates the</w:t>
        </w:r>
      </w:ins>
      <w:del w:id="5" w:author="Author" w:date="2026-06-29T11:29:00Z" w16du:dateUtc="2026-06-29T15:29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shows</w:delText>
        </w:r>
      </w:del>
      <w:r>
        <w:rPr>
          <w:rFonts w:ascii="Verdana, Geneva, sans-serif" w:hAnsi="Verdana, Geneva, sans-serif"/>
          <w:rPrChange w:id="6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Verdana font </w:t>
      </w:r>
      <w:ins w:id="7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t>family</w:t>
        </w:r>
      </w:ins>
      <w:del w:id="8" w:author="Author" w:date="2026-06-29T11:29:00Z" w16du:dateUtc="2026-06-29T15:29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at size 16 with bold formatting</w:delText>
        </w:r>
      </w:del>
      <w:r>
        <w:rPr>
          <w:rFonts w:ascii="Verdana, Geneva, sans-serif" w:hAnsi="Verdana, Geneva, sans-serif"/>
          <w:rPrChange w:id="9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6A539C3A" w14:textId="77777777" w:rsidR="000E113A" w:rsidRDefault="0009457E">
      <w:r>
        <w:rPr>
          <w:rFonts w:ascii="Verdana, Geneva, sans-serif" w:hAnsi="Verdana, Geneva, sans-serif"/>
          <w:rPrChange w:id="10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11" w:author="Author" w:date="2026-06-29T11:29:00Z" w16du:dateUtc="2026-06-29T15:29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at 16pt </w:delText>
        </w:r>
      </w:del>
      <w:r>
        <w:rPr>
          <w:rFonts w:ascii="Verdana, Geneva, sans-serif" w:hAnsi="Verdana, Geneva, sans-serif"/>
          <w:rPrChange w:id="12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is </w:t>
      </w:r>
      <w:ins w:id="13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t>designed</w:t>
        </w:r>
      </w:ins>
      <w:del w:id="14" w:author="Author" w:date="2026-06-29T11:29:00Z" w16du:dateUtc="2026-06-29T15:29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highly readable</w:delText>
        </w:r>
      </w:del>
      <w:r>
        <w:rPr>
          <w:rFonts w:ascii="Verdana, Geneva, sans-serif" w:hAnsi="Verdana, Geneva, sans-serif"/>
          <w:rPrChange w:id="15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for </w:t>
      </w:r>
      <w:ins w:id="16" w:author="Author" w:date="2026-06-29T11:29:00Z" w16du:dateUtc="2026-06-29T15:29:00Z">
        <w:r>
          <w:rPr>
            <w:rFonts w:ascii="Verdana, Geneva, sans-serif" w:hAnsi="Verdana, Geneva, sans-serif" w:cs="Verdana, Geneva, sans-serif"/>
          </w:rPr>
          <w:t>screen readability at small sizes</w:t>
        </w:r>
      </w:ins>
      <w:del w:id="17" w:author="Author" w:date="2026-06-29T11:29:00Z" w16du:dateUtc="2026-06-29T15:29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presentations</w:delText>
        </w:r>
      </w:del>
      <w:r>
        <w:rPr>
          <w:rFonts w:ascii="Verdana, Geneva, sans-serif" w:hAnsi="Verdana, Geneva, sans-serif"/>
          <w:rPrChange w:id="18" w:author="Author" w:date="2026-06-29T11:29:00Z" w16du:dateUtc="2026-06-29T15:29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sectPr w:rsidR="000E11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13A"/>
    <w:rsid w:val="0009457E"/>
    <w:rsid w:val="000E113A"/>
    <w:rsid w:val="00354A7B"/>
    <w:rsid w:val="007F6CB4"/>
    <w:rsid w:val="0085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05B8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2026-06-29T15:29:00Z</dcterms:modified>
</cp:coreProperties>
</file>