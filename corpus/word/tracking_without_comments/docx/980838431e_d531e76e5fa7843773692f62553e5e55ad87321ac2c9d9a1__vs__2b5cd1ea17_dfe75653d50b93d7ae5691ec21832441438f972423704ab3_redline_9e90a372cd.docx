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0563D2" w14:textId="77777777" w:rsidR="008F175A" w:rsidRDefault="00971F11">
      <w:pPr>
        <w:rPr>
          <w:ins w:id="0" w:author="Aspeling, Benita" w:date="2026-09-25T20:06:00Z" w16du:dateUtc="2026-09-26T00:06:00Z"/>
          <w:b/>
        </w:rPr>
      </w:pPr>
      <w:ins w:id="1" w:author="Aspeling, Benita" w:date="2026-09-25T20:06:00Z" w16du:dateUtc="2026-09-26T00:06:00Z">
        <w:r>
          <w:rPr>
            <w:b/>
          </w:rPr>
          <w:t>List of publications by Hilton Heydenrych</w:t>
        </w:r>
      </w:ins>
    </w:p>
    <w:p w14:paraId="4AD359FD" w14:textId="77777777" w:rsidR="00971F11" w:rsidRPr="00971F11" w:rsidRDefault="00971F11" w:rsidP="00971F11">
      <w:pPr>
        <w:rPr>
          <w:ins w:id="2" w:author="Aspeling, Benita" w:date="2026-09-25T20:06:00Z" w16du:dateUtc="2026-09-26T00:06:00Z"/>
        </w:rPr>
      </w:pPr>
      <w:ins w:id="3" w:author="Aspeling, Benita" w:date="2026-09-25T20:06:00Z" w16du:dateUtc="2026-09-26T00:06:00Z">
        <w:r w:rsidRPr="00971F11">
          <w:t>Heydenrych, H.R.; Case, J.M., “Academic development in the mainstream:   A case study in an undergraduate engineering programme in South Africa”. South African Journal of Higher Education, 2015, in publication.</w:t>
        </w:r>
      </w:ins>
    </w:p>
    <w:p w14:paraId="29300B90" w14:textId="77777777" w:rsidR="00971F11" w:rsidRPr="00971F11" w:rsidRDefault="00971F11" w:rsidP="00971F11">
      <w:pPr>
        <w:rPr>
          <w:ins w:id="4" w:author="Aspeling, Benita" w:date="2026-09-25T20:06:00Z" w16du:dateUtc="2026-09-26T00:06:00Z"/>
        </w:rPr>
      </w:pPr>
      <w:ins w:id="5" w:author="Aspeling, Benita" w:date="2026-09-25T20:06:00Z" w16du:dateUtc="2026-09-26T00:06:00Z">
        <w:r w:rsidRPr="00971F11">
          <w:t xml:space="preserve">Case, J.M.; Heydenrych, H.R.; Kotta, L.; Marshall D.; McKenna, S.; Williams, K., “From contradictions to complementarities: a social realist analysis of the evolution of academic development within a department”.  Studies in Higher Education, 2015, in publication.  Online version available: </w:t>
        </w:r>
        <w:r>
          <w:fldChar w:fldCharType="begin"/>
        </w:r>
        <w:r>
          <w:instrText>HYPERLINK "http://www.tandfonline.com/loi/cshe20"</w:instrText>
        </w:r>
        <w:r>
          <w:fldChar w:fldCharType="separate"/>
        </w:r>
        <w:r w:rsidRPr="00971F11">
          <w:rPr>
            <w:rStyle w:val="Hyperlink"/>
            <w:color w:val="auto"/>
          </w:rPr>
          <w:t>http://www.tandfonline.com/loi/cshe20</w:t>
        </w:r>
        <w:r>
          <w:fldChar w:fldCharType="end"/>
        </w:r>
        <w:r w:rsidRPr="00971F11">
          <w:t>.</w:t>
        </w:r>
      </w:ins>
    </w:p>
    <w:p w14:paraId="3338662F" w14:textId="77777777" w:rsidR="00971F11" w:rsidRPr="00971F11" w:rsidRDefault="00971F11" w:rsidP="00971F11">
      <w:pPr>
        <w:rPr>
          <w:ins w:id="6" w:author="Aspeling, Benita" w:date="2026-09-25T20:06:00Z" w16du:dateUtc="2026-09-26T00:06:00Z"/>
        </w:rPr>
      </w:pPr>
      <w:ins w:id="7" w:author="Aspeling, Benita" w:date="2026-09-25T20:06:00Z" w16du:dateUtc="2026-09-26T00:06:00Z">
        <w:r w:rsidRPr="00971F11">
          <w:t>Heydenrych H.R.; Rodriguez-Pascual M.; Lewis A.E., “Economic and Environmental Comparison of Eutectic Freeze Crystallization and Reverse Osmosis for Brine Treatment on an Industrial Scale”, in proceedings of 19th International Symposium on Industrial Crystallization, September 2014.</w:t>
        </w:r>
      </w:ins>
    </w:p>
    <w:p w14:paraId="15B4EEDF" w14:textId="77777777" w:rsidR="00971F11" w:rsidRPr="00971F11" w:rsidRDefault="00971F11" w:rsidP="00971F11">
      <w:pPr>
        <w:rPr>
          <w:ins w:id="8" w:author="Aspeling, Benita" w:date="2026-09-25T20:06:00Z" w16du:dateUtc="2026-09-26T00:06:00Z"/>
        </w:rPr>
      </w:pPr>
      <w:ins w:id="9" w:author="Aspeling, Benita" w:date="2026-09-25T20:06:00Z" w16du:dateUtc="2026-09-26T00:06:00Z">
        <w:r w:rsidRPr="00971F11">
          <w:t>Heydenrych, H.R.; Case, J.M., “Staying on track: chemical engineering bootcamps”.  University of Cape Town Teaching and Learning Conference, Cape Town, October 2013.</w:t>
        </w:r>
      </w:ins>
    </w:p>
    <w:p w14:paraId="593C93A9" w14:textId="77777777" w:rsidR="00971F11" w:rsidRPr="00971F11" w:rsidRDefault="00971F11" w:rsidP="00971F11">
      <w:pPr>
        <w:rPr>
          <w:ins w:id="10" w:author="Aspeling, Benita" w:date="2026-09-25T20:06:00Z" w16du:dateUtc="2026-09-26T00:06:00Z"/>
        </w:rPr>
      </w:pPr>
      <w:ins w:id="11" w:author="Aspeling, Benita" w:date="2026-09-25T20:06:00Z" w16du:dateUtc="2026-09-26T00:06:00Z">
        <w:r w:rsidRPr="00971F11">
          <w:t>von Blottnitz, H.B.; Case, J.M.; Heydenrych, H.R.; Fraser, D.M., “More complex from the outset: theory, practice, laptops and natural foundations in a new 1st year chemical engineering course”.  6th Conference on Engineering Education for Sustainable Development (EESD13), Cambridge, September 2013.</w:t>
        </w:r>
      </w:ins>
    </w:p>
    <w:p w14:paraId="03F9B282" w14:textId="77777777" w:rsidR="00971F11" w:rsidRPr="00971F11" w:rsidRDefault="00971F11" w:rsidP="00971F11">
      <w:pPr>
        <w:rPr>
          <w:ins w:id="12" w:author="Aspeling, Benita" w:date="2026-09-25T20:06:00Z" w16du:dateUtc="2026-09-26T00:06:00Z"/>
        </w:rPr>
      </w:pPr>
      <w:ins w:id="13" w:author="Aspeling, Benita" w:date="2026-09-25T20:06:00Z" w16du:dateUtc="2026-09-26T00:06:00Z">
        <w:r w:rsidRPr="00971F11">
          <w:t>Case, J.M.; von Blottnitz, H.B.; Fraser, D.M.; Heydenrych, H.R.; Petersen, J., “Thinking and practising curriculum: A new first year course in chemical engineering at UCT”, in the proceedings of the SASEE conference, June 2013.</w:t>
        </w:r>
      </w:ins>
    </w:p>
    <w:p w14:paraId="1D41DF39" w14:textId="77777777" w:rsidR="00971F11" w:rsidRPr="00971F11" w:rsidRDefault="00971F11" w:rsidP="00971F11">
      <w:pPr>
        <w:rPr>
          <w:ins w:id="14" w:author="Aspeling, Benita" w:date="2026-09-25T20:06:00Z" w16du:dateUtc="2026-09-26T00:06:00Z"/>
        </w:rPr>
      </w:pPr>
      <w:ins w:id="15" w:author="Aspeling, Benita" w:date="2026-09-25T20:06:00Z" w16du:dateUtc="2026-09-26T00:06:00Z">
        <w:r w:rsidRPr="00971F11">
          <w:t>Case, J.M.; Fraser, D.M.; Heydenrych, H.R., “Curriculum Renewal in the Department of Chemical Engineering at UCT”.  University of Cape Town Teaching and Learning Conference, Cape Town, November 2012.</w:t>
        </w:r>
      </w:ins>
    </w:p>
    <w:p w14:paraId="031D57D1" w14:textId="77777777" w:rsidR="00971F11" w:rsidRPr="00971F11" w:rsidRDefault="00971F11" w:rsidP="00971F11">
      <w:pPr>
        <w:rPr>
          <w:ins w:id="16" w:author="Aspeling, Benita" w:date="2026-09-25T20:06:00Z" w16du:dateUtc="2026-09-26T00:06:00Z"/>
        </w:rPr>
      </w:pPr>
      <w:ins w:id="17" w:author="Aspeling, Benita" w:date="2026-09-25T20:06:00Z" w16du:dateUtc="2026-09-26T00:06:00Z">
        <w:r w:rsidRPr="00971F11">
          <w:t>Heydenrych, H.R., “Systematic Comparison of the Effectiveness of Water Treatment Processes” PhD Project Proposal; approved November 2012.</w:t>
        </w:r>
      </w:ins>
    </w:p>
    <w:p w14:paraId="17BE92B1" w14:textId="77777777" w:rsidR="00971F11" w:rsidRPr="00971F11" w:rsidRDefault="00971F11" w:rsidP="00971F11">
      <w:pPr>
        <w:rPr>
          <w:ins w:id="18" w:author="Aspeling, Benita" w:date="2026-09-25T20:06:00Z" w16du:dateUtc="2026-09-26T00:06:00Z"/>
        </w:rPr>
      </w:pPr>
      <w:ins w:id="19" w:author="Aspeling, Benita" w:date="2026-09-25T20:06:00Z" w16du:dateUtc="2026-09-26T00:06:00Z">
        <w:r w:rsidRPr="00971F11">
          <w:t>Heydenrych, H.R.; Lewis, A.E., “A Systematic Modelling Approach to Water Treatment” in the proceedings of the SAIMM MinProc 2012 Conference, Cape Town, August 2012.</w:t>
        </w:r>
      </w:ins>
    </w:p>
    <w:p w14:paraId="050E58C3" w14:textId="77777777" w:rsidR="00971F11" w:rsidRPr="00971F11" w:rsidRDefault="00971F11" w:rsidP="00971F11">
      <w:pPr>
        <w:rPr>
          <w:ins w:id="20" w:author="Aspeling, Benita" w:date="2026-09-25T20:06:00Z" w16du:dateUtc="2026-09-26T00:06:00Z"/>
        </w:rPr>
      </w:pPr>
      <w:ins w:id="21" w:author="Aspeling, Benita" w:date="2026-09-25T20:06:00Z" w16du:dateUtc="2026-09-26T00:06:00Z">
        <w:r w:rsidRPr="00971F11">
          <w:t>Fraser, D.M.; Case, J.M.; Heydenrych, H.R.; van Steen, E., “Building a more responsive curriculum in chemical engineering at the University of Cape Town”, in the proceedings of the SASEE Conference, Stellenbosch, August 2011; and in the proceedings of the SEFI Conference, Lisbon, September 2011.</w:t>
        </w:r>
      </w:ins>
    </w:p>
    <w:p w14:paraId="126FEDC2" w14:textId="77777777" w:rsidR="00971F11" w:rsidRPr="00971F11" w:rsidRDefault="00971F11" w:rsidP="00971F11">
      <w:pPr>
        <w:rPr>
          <w:ins w:id="22" w:author="Aspeling, Benita" w:date="2026-09-25T20:06:00Z" w16du:dateUtc="2026-09-26T00:06:00Z"/>
        </w:rPr>
      </w:pPr>
      <w:ins w:id="23" w:author="Aspeling, Benita" w:date="2026-09-25T20:06:00Z" w16du:dateUtc="2026-09-26T00:06:00Z">
        <w:r w:rsidRPr="00971F11">
          <w:t>Zheng, S.; Heydenrych, H.R.; Roeger, P; Jentys, A.; Lercher, J.A., “On the enhanced selectivity of HZSM-5 modified by chemical liquid deposition”, Topics in Catalysis, Vol.22, p. 101, January 2003.</w:t>
        </w:r>
      </w:ins>
    </w:p>
    <w:p w14:paraId="6B00F8CD" w14:textId="77777777" w:rsidR="00971F11" w:rsidRPr="00971F11" w:rsidRDefault="00971F11" w:rsidP="00971F11">
      <w:pPr>
        <w:rPr>
          <w:ins w:id="24" w:author="Aspeling, Benita" w:date="2026-09-25T20:06:00Z" w16du:dateUtc="2026-09-26T00:06:00Z"/>
        </w:rPr>
      </w:pPr>
      <w:ins w:id="25" w:author="Aspeling, Benita" w:date="2026-09-25T20:06:00Z" w16du:dateUtc="2026-09-26T00:06:00Z">
        <w:r w:rsidRPr="00971F11">
          <w:t>Zheng, S.; Heydenrych, H.R.; Jentys, A.; Lercher, J.A., “Influence of Surface Modification on the Acid Site distribution of HZSM-5”, J. Phys. Chem. B., Vol. 106, p. 9552, 2002.</w:t>
        </w:r>
      </w:ins>
    </w:p>
    <w:p w14:paraId="1F55BBB3" w14:textId="77777777" w:rsidR="00971F11" w:rsidRPr="00971F11" w:rsidRDefault="00971F11" w:rsidP="00971F11">
      <w:pPr>
        <w:rPr>
          <w:ins w:id="26" w:author="Aspeling, Benita" w:date="2026-09-25T20:06:00Z" w16du:dateUtc="2026-09-26T00:06:00Z"/>
        </w:rPr>
      </w:pPr>
      <w:ins w:id="27" w:author="Aspeling, Benita" w:date="2026-09-25T20:06:00Z" w16du:dateUtc="2026-09-26T00:06:00Z">
        <w:r w:rsidRPr="00971F11">
          <w:t>Zheng, S.; Heydenrych, H.; Roeger, P; Jentys, A.; Lercher, J.A., “Structural Properties and Sieving Effects of Surface Modified ZSM-5”, Stud. Surf. Sci. Catal., Vol. 135, 2001.</w:t>
        </w:r>
      </w:ins>
    </w:p>
    <w:p w14:paraId="370E72CE" w14:textId="77777777" w:rsidR="00971F11" w:rsidRPr="00971F11" w:rsidRDefault="00971F11" w:rsidP="00971F11">
      <w:pPr>
        <w:rPr>
          <w:ins w:id="28" w:author="Aspeling, Benita" w:date="2026-09-25T20:06:00Z" w16du:dateUtc="2026-09-26T00:06:00Z"/>
        </w:rPr>
      </w:pPr>
      <w:ins w:id="29" w:author="Aspeling, Benita" w:date="2026-09-25T20:06:00Z" w16du:dateUtc="2026-09-26T00:06:00Z">
        <w:r w:rsidRPr="00971F11">
          <w:t>Heydenrych, H.R.; Zheng S.; Jentys, A.; Lercher J.A., “Diffusion of Aromatics in Parent and Modified H-ZSM5 (poster)”, in proceedings of the “5th Pannonian International Symposium on Catalysis”, Poland, June 2000.</w:t>
        </w:r>
      </w:ins>
    </w:p>
    <w:p w14:paraId="40572C31" w14:textId="77777777" w:rsidR="00971F11" w:rsidRPr="00971F11" w:rsidRDefault="00971F11" w:rsidP="00971F11">
      <w:pPr>
        <w:rPr>
          <w:ins w:id="30" w:author="Aspeling, Benita" w:date="2026-09-25T20:06:00Z" w16du:dateUtc="2026-09-26T00:06:00Z"/>
        </w:rPr>
      </w:pPr>
      <w:ins w:id="31" w:author="Aspeling, Benita" w:date="2026-09-25T20:06:00Z" w16du:dateUtc="2026-09-26T00:06:00Z">
        <w:r w:rsidRPr="00971F11">
          <w:lastRenderedPageBreak/>
          <w:t>Heydenrych, H.R., “Design, Construction and Commissioning of an Apparatus to Perform Frequency Response Diffusivity Measurements and High Time-Resolution FTIR Spectroscopy”, Master’s dissertation, University of Cape Town, 2000.</w:t>
        </w:r>
      </w:ins>
    </w:p>
    <w:p w14:paraId="680FDC41" w14:textId="77777777" w:rsidR="00D96A50" w:rsidRPr="002B4EFC" w:rsidRDefault="008B7F56">
      <w:pPr>
        <w:rPr>
          <w:del w:id="32" w:author="Aspeling, Benita" w:date="2026-09-25T20:06:00Z" w16du:dateUtc="2026-09-26T00:06:00Z"/>
          <w:rFonts w:ascii="Perpetua" w:hAnsi="Perpetua"/>
          <w:b/>
          <w:sz w:val="40"/>
          <w:szCs w:val="40"/>
          <w:u w:val="single"/>
        </w:rPr>
      </w:pPr>
      <w:del w:id="33" w:author="Aspeling, Benita" w:date="2026-09-25T20:06:00Z" w16du:dateUtc="2026-09-26T00:06:00Z">
        <w:r w:rsidRPr="002B4EFC">
          <w:rPr>
            <w:rFonts w:ascii="Perpetua" w:hAnsi="Perpetua"/>
            <w:b/>
            <w:sz w:val="40"/>
            <w:szCs w:val="40"/>
            <w:u w:val="single"/>
          </w:rPr>
          <w:delText>THE “GOLDEN RULE” IN RELIGIONS OF THE WORLD</w:delText>
        </w:r>
      </w:del>
    </w:p>
    <w:tbl>
      <w:tblPr>
        <w:tblStyle w:val="TableGrid"/>
        <w:tblW w:w="0" w:type="auto"/>
        <w:tblLook w:val="04A0" w:firstRow="1" w:lastRow="0" w:firstColumn="1" w:lastColumn="0" w:noHBand="0" w:noVBand="1"/>
      </w:tblPr>
      <w:tblGrid>
        <w:gridCol w:w="2143"/>
        <w:gridCol w:w="6873"/>
      </w:tblGrid>
      <w:tr w:rsidR="008B7F56" w:rsidRPr="002B4EFC" w14:paraId="3A44B3BD" w14:textId="77777777" w:rsidTr="008B7F56">
        <w:trPr>
          <w:del w:id="34" w:author="Aspeling, Benita" w:date="2026-09-25T20:06:00Z" w16du:dateUtc="2026-09-26T00:06:00Z"/>
        </w:trPr>
        <w:tc>
          <w:tcPr>
            <w:tcW w:w="2155" w:type="dxa"/>
          </w:tcPr>
          <w:p w14:paraId="43818866" w14:textId="77777777" w:rsidR="008B7F56" w:rsidRPr="002B4EFC" w:rsidRDefault="008B7F56">
            <w:pPr>
              <w:rPr>
                <w:del w:id="35" w:author="Aspeling, Benita" w:date="2026-09-25T20:06:00Z" w16du:dateUtc="2026-09-26T00:06:00Z"/>
                <w:rFonts w:ascii="Perpetua" w:hAnsi="Perpetua"/>
                <w:sz w:val="32"/>
                <w:szCs w:val="32"/>
              </w:rPr>
            </w:pPr>
            <w:del w:id="36" w:author="Aspeling, Benita" w:date="2026-09-25T20:06:00Z" w16du:dateUtc="2026-09-26T00:06:00Z">
              <w:r w:rsidRPr="002B4EFC">
                <w:rPr>
                  <w:rFonts w:ascii="Perpetua" w:hAnsi="Perpetua"/>
                  <w:sz w:val="32"/>
                  <w:szCs w:val="32"/>
                </w:rPr>
                <w:delText xml:space="preserve">Christianity </w:delText>
              </w:r>
            </w:del>
          </w:p>
        </w:tc>
        <w:tc>
          <w:tcPr>
            <w:tcW w:w="7195" w:type="dxa"/>
          </w:tcPr>
          <w:p w14:paraId="5B5A8247" w14:textId="77777777" w:rsidR="008B7F56" w:rsidRPr="002B4EFC" w:rsidRDefault="008B7F56">
            <w:pPr>
              <w:rPr>
                <w:del w:id="37" w:author="Aspeling, Benita" w:date="2026-09-25T20:06:00Z" w16du:dateUtc="2026-09-26T00:06:00Z"/>
                <w:rFonts w:ascii="Perpetua" w:hAnsi="Perpetua"/>
                <w:sz w:val="32"/>
                <w:szCs w:val="32"/>
              </w:rPr>
            </w:pPr>
            <w:del w:id="38" w:author="Aspeling, Benita" w:date="2026-09-25T20:06:00Z" w16du:dateUtc="2026-09-26T00:06:00Z">
              <w:r w:rsidRPr="002B4EFC">
                <w:rPr>
                  <w:rFonts w:ascii="Perpetua" w:hAnsi="Perpetua"/>
                  <w:sz w:val="32"/>
                  <w:szCs w:val="32"/>
                </w:rPr>
                <w:delText>“All things whatsoever ye would that men should do to you, do ye so to them, for this is the law of the prophets.” –Matthew 7:1</w:delText>
              </w:r>
            </w:del>
          </w:p>
        </w:tc>
      </w:tr>
      <w:tr w:rsidR="008B7F56" w:rsidRPr="002B4EFC" w14:paraId="7001174B" w14:textId="77777777" w:rsidTr="008B7F56">
        <w:trPr>
          <w:del w:id="39" w:author="Aspeling, Benita" w:date="2026-09-25T20:06:00Z" w16du:dateUtc="2026-09-26T00:06:00Z"/>
        </w:trPr>
        <w:tc>
          <w:tcPr>
            <w:tcW w:w="2155" w:type="dxa"/>
          </w:tcPr>
          <w:p w14:paraId="78B01A3F" w14:textId="77777777" w:rsidR="008B7F56" w:rsidRPr="002B4EFC" w:rsidRDefault="008B7F56">
            <w:pPr>
              <w:rPr>
                <w:del w:id="40" w:author="Aspeling, Benita" w:date="2026-09-25T20:06:00Z" w16du:dateUtc="2026-09-26T00:06:00Z"/>
                <w:rFonts w:ascii="Perpetua" w:hAnsi="Perpetua"/>
                <w:sz w:val="32"/>
                <w:szCs w:val="32"/>
              </w:rPr>
            </w:pPr>
            <w:del w:id="41" w:author="Aspeling, Benita" w:date="2026-09-25T20:06:00Z" w16du:dateUtc="2026-09-26T00:06:00Z">
              <w:r w:rsidRPr="002B4EFC">
                <w:rPr>
                  <w:rFonts w:ascii="Perpetua" w:hAnsi="Perpetua"/>
                  <w:sz w:val="32"/>
                  <w:szCs w:val="32"/>
                </w:rPr>
                <w:delText xml:space="preserve">Confucianism </w:delText>
              </w:r>
            </w:del>
          </w:p>
        </w:tc>
        <w:tc>
          <w:tcPr>
            <w:tcW w:w="7195" w:type="dxa"/>
          </w:tcPr>
          <w:p w14:paraId="16EBD2C2" w14:textId="77777777" w:rsidR="008B7F56" w:rsidRPr="002B4EFC" w:rsidRDefault="008B7F56">
            <w:pPr>
              <w:rPr>
                <w:del w:id="42" w:author="Aspeling, Benita" w:date="2026-09-25T20:06:00Z" w16du:dateUtc="2026-09-26T00:06:00Z"/>
                <w:rFonts w:ascii="Perpetua" w:hAnsi="Perpetua"/>
                <w:sz w:val="32"/>
                <w:szCs w:val="32"/>
              </w:rPr>
            </w:pPr>
            <w:del w:id="43" w:author="Aspeling, Benita" w:date="2026-09-25T20:06:00Z" w16du:dateUtc="2026-09-26T00:06:00Z">
              <w:r w:rsidRPr="002B4EFC">
                <w:rPr>
                  <w:rFonts w:ascii="Perpetua" w:hAnsi="Perpetua"/>
                  <w:sz w:val="32"/>
                  <w:szCs w:val="32"/>
                </w:rPr>
                <w:delText xml:space="preserve">“Do not do to others what you would not like yourself. Then there will be no resentment against you, either in the family or in the state.” –Analects of Confucius 12:2 </w:delText>
              </w:r>
            </w:del>
          </w:p>
        </w:tc>
      </w:tr>
      <w:tr w:rsidR="008B7F56" w:rsidRPr="002B4EFC" w14:paraId="60B2D302" w14:textId="77777777" w:rsidTr="008B7F56">
        <w:trPr>
          <w:del w:id="44" w:author="Aspeling, Benita" w:date="2026-09-25T20:06:00Z" w16du:dateUtc="2026-09-26T00:06:00Z"/>
        </w:trPr>
        <w:tc>
          <w:tcPr>
            <w:tcW w:w="2155" w:type="dxa"/>
          </w:tcPr>
          <w:p w14:paraId="74E788A3" w14:textId="77777777" w:rsidR="008B7F56" w:rsidRPr="002B4EFC" w:rsidRDefault="008B7F56">
            <w:pPr>
              <w:rPr>
                <w:del w:id="45" w:author="Aspeling, Benita" w:date="2026-09-25T20:06:00Z" w16du:dateUtc="2026-09-26T00:06:00Z"/>
                <w:rFonts w:ascii="Perpetua" w:hAnsi="Perpetua"/>
                <w:sz w:val="32"/>
                <w:szCs w:val="32"/>
              </w:rPr>
            </w:pPr>
            <w:del w:id="46" w:author="Aspeling, Benita" w:date="2026-09-25T20:06:00Z" w16du:dateUtc="2026-09-26T00:06:00Z">
              <w:r w:rsidRPr="002B4EFC">
                <w:rPr>
                  <w:rFonts w:ascii="Perpetua" w:hAnsi="Perpetua"/>
                  <w:sz w:val="32"/>
                  <w:szCs w:val="32"/>
                </w:rPr>
                <w:delText xml:space="preserve">Buddhism </w:delText>
              </w:r>
            </w:del>
          </w:p>
        </w:tc>
        <w:tc>
          <w:tcPr>
            <w:tcW w:w="7195" w:type="dxa"/>
          </w:tcPr>
          <w:p w14:paraId="7171C0BC" w14:textId="77777777" w:rsidR="008B7F56" w:rsidRPr="002B4EFC" w:rsidRDefault="00AF76FB">
            <w:pPr>
              <w:rPr>
                <w:del w:id="47" w:author="Aspeling, Benita" w:date="2026-09-25T20:06:00Z" w16du:dateUtc="2026-09-26T00:06:00Z"/>
                <w:rFonts w:ascii="Perpetua" w:hAnsi="Perpetua"/>
                <w:sz w:val="32"/>
                <w:szCs w:val="32"/>
              </w:rPr>
            </w:pPr>
            <w:del w:id="48" w:author="Aspeling, Benita" w:date="2026-09-25T20:06:00Z" w16du:dateUtc="2026-09-26T00:06:00Z">
              <w:r w:rsidRPr="002B4EFC">
                <w:rPr>
                  <w:rFonts w:ascii="Perpetua" w:hAnsi="Perpetua"/>
                  <w:sz w:val="32"/>
                  <w:szCs w:val="32"/>
                </w:rPr>
                <w:delText xml:space="preserve">“Hurt not others in ways that you yourself would find hurtful.” - Udana-Varga 5,1 </w:delText>
              </w:r>
            </w:del>
          </w:p>
          <w:p w14:paraId="33FBDF50" w14:textId="77777777" w:rsidR="00AF76FB" w:rsidRPr="002B4EFC" w:rsidRDefault="00AF76FB">
            <w:pPr>
              <w:rPr>
                <w:del w:id="49" w:author="Aspeling, Benita" w:date="2026-09-25T20:06:00Z" w16du:dateUtc="2026-09-26T00:06:00Z"/>
                <w:rFonts w:ascii="Perpetua" w:hAnsi="Perpetua"/>
                <w:sz w:val="32"/>
                <w:szCs w:val="32"/>
              </w:rPr>
            </w:pPr>
          </w:p>
        </w:tc>
      </w:tr>
      <w:tr w:rsidR="008B7F56" w:rsidRPr="002B4EFC" w14:paraId="31E02275" w14:textId="77777777" w:rsidTr="008B7F56">
        <w:trPr>
          <w:del w:id="50" w:author="Aspeling, Benita" w:date="2026-09-25T20:06:00Z" w16du:dateUtc="2026-09-26T00:06:00Z"/>
        </w:trPr>
        <w:tc>
          <w:tcPr>
            <w:tcW w:w="2155" w:type="dxa"/>
          </w:tcPr>
          <w:p w14:paraId="4755D07D" w14:textId="77777777" w:rsidR="008B7F56" w:rsidRPr="002B4EFC" w:rsidRDefault="00AF76FB">
            <w:pPr>
              <w:rPr>
                <w:del w:id="51" w:author="Aspeling, Benita" w:date="2026-09-25T20:06:00Z" w16du:dateUtc="2026-09-26T00:06:00Z"/>
                <w:rFonts w:ascii="Perpetua" w:hAnsi="Perpetua"/>
                <w:sz w:val="32"/>
                <w:szCs w:val="32"/>
              </w:rPr>
            </w:pPr>
            <w:del w:id="52" w:author="Aspeling, Benita" w:date="2026-09-25T20:06:00Z" w16du:dateUtc="2026-09-26T00:06:00Z">
              <w:r w:rsidRPr="002B4EFC">
                <w:rPr>
                  <w:rFonts w:ascii="Perpetua" w:hAnsi="Perpetua"/>
                  <w:sz w:val="32"/>
                  <w:szCs w:val="32"/>
                </w:rPr>
                <w:delText xml:space="preserve">Hinduism </w:delText>
              </w:r>
            </w:del>
          </w:p>
        </w:tc>
        <w:tc>
          <w:tcPr>
            <w:tcW w:w="7195" w:type="dxa"/>
          </w:tcPr>
          <w:p w14:paraId="422C204E" w14:textId="77777777" w:rsidR="008B7F56" w:rsidRPr="002B4EFC" w:rsidRDefault="00AF76FB">
            <w:pPr>
              <w:rPr>
                <w:del w:id="53" w:author="Aspeling, Benita" w:date="2026-09-25T20:06:00Z" w16du:dateUtc="2026-09-26T00:06:00Z"/>
                <w:rFonts w:ascii="Perpetua" w:hAnsi="Perpetua"/>
                <w:sz w:val="32"/>
                <w:szCs w:val="32"/>
              </w:rPr>
            </w:pPr>
            <w:del w:id="54" w:author="Aspeling, Benita" w:date="2026-09-25T20:06:00Z" w16du:dateUtc="2026-09-26T00:06:00Z">
              <w:r w:rsidRPr="002B4EFC">
                <w:rPr>
                  <w:rFonts w:ascii="Perpetua" w:hAnsi="Perpetua"/>
                  <w:sz w:val="32"/>
                  <w:szCs w:val="32"/>
                </w:rPr>
                <w:delText>“This is the sum of duty; do naught onto others what you would not have them do unto you.” – Mahabharta 5, 1517</w:delText>
              </w:r>
            </w:del>
          </w:p>
        </w:tc>
      </w:tr>
      <w:tr w:rsidR="008B7F56" w:rsidRPr="002B4EFC" w14:paraId="7BE3F197" w14:textId="77777777" w:rsidTr="002B4EFC">
        <w:trPr>
          <w:trHeight w:val="593"/>
          <w:del w:id="55" w:author="Aspeling, Benita" w:date="2026-09-25T20:06:00Z" w16du:dateUtc="2026-09-26T00:06:00Z"/>
        </w:trPr>
        <w:tc>
          <w:tcPr>
            <w:tcW w:w="2155" w:type="dxa"/>
          </w:tcPr>
          <w:p w14:paraId="7E96BF56" w14:textId="77777777" w:rsidR="008B7F56" w:rsidRPr="002B4EFC" w:rsidRDefault="00AF76FB">
            <w:pPr>
              <w:rPr>
                <w:del w:id="56" w:author="Aspeling, Benita" w:date="2026-09-25T20:06:00Z" w16du:dateUtc="2026-09-26T00:06:00Z"/>
                <w:rFonts w:ascii="Perpetua" w:hAnsi="Perpetua"/>
                <w:sz w:val="32"/>
                <w:szCs w:val="32"/>
              </w:rPr>
            </w:pPr>
            <w:del w:id="57" w:author="Aspeling, Benita" w:date="2026-09-25T20:06:00Z" w16du:dateUtc="2026-09-26T00:06:00Z">
              <w:r w:rsidRPr="002B4EFC">
                <w:rPr>
                  <w:rFonts w:ascii="Perpetua" w:hAnsi="Perpetua"/>
                  <w:sz w:val="32"/>
                  <w:szCs w:val="32"/>
                </w:rPr>
                <w:delText>Islam</w:delText>
              </w:r>
            </w:del>
          </w:p>
        </w:tc>
        <w:tc>
          <w:tcPr>
            <w:tcW w:w="7195" w:type="dxa"/>
          </w:tcPr>
          <w:p w14:paraId="78374877" w14:textId="77777777" w:rsidR="008B7F56" w:rsidRPr="002B4EFC" w:rsidRDefault="00AF76FB">
            <w:pPr>
              <w:rPr>
                <w:del w:id="58" w:author="Aspeling, Benita" w:date="2026-09-25T20:06:00Z" w16du:dateUtc="2026-09-26T00:06:00Z"/>
                <w:rFonts w:ascii="Perpetua" w:hAnsi="Perpetua"/>
                <w:sz w:val="32"/>
                <w:szCs w:val="32"/>
              </w:rPr>
            </w:pPr>
            <w:del w:id="59" w:author="Aspeling, Benita" w:date="2026-09-25T20:06:00Z" w16du:dateUtc="2026-09-26T00:06:00Z">
              <w:r w:rsidRPr="002B4EFC">
                <w:rPr>
                  <w:rFonts w:ascii="Perpetua" w:hAnsi="Perpetua"/>
                  <w:sz w:val="32"/>
                  <w:szCs w:val="32"/>
                </w:rPr>
                <w:delText xml:space="preserve">“No one of you is a believer until he desires for his brother that which he desires for himself.” –Sunnah </w:delText>
              </w:r>
            </w:del>
          </w:p>
        </w:tc>
      </w:tr>
      <w:tr w:rsidR="008B7F56" w:rsidRPr="002B4EFC" w14:paraId="5B4CB091" w14:textId="77777777" w:rsidTr="008B7F56">
        <w:trPr>
          <w:del w:id="60" w:author="Aspeling, Benita" w:date="2026-09-25T20:06:00Z" w16du:dateUtc="2026-09-26T00:06:00Z"/>
        </w:trPr>
        <w:tc>
          <w:tcPr>
            <w:tcW w:w="2155" w:type="dxa"/>
          </w:tcPr>
          <w:p w14:paraId="72B83180" w14:textId="77777777" w:rsidR="008B7F56" w:rsidRPr="002B4EFC" w:rsidRDefault="00CE71CF">
            <w:pPr>
              <w:rPr>
                <w:del w:id="61" w:author="Aspeling, Benita" w:date="2026-09-25T20:06:00Z" w16du:dateUtc="2026-09-26T00:06:00Z"/>
                <w:rFonts w:ascii="Perpetua" w:hAnsi="Perpetua"/>
                <w:sz w:val="32"/>
                <w:szCs w:val="32"/>
              </w:rPr>
            </w:pPr>
            <w:del w:id="62" w:author="Aspeling, Benita" w:date="2026-09-25T20:06:00Z" w16du:dateUtc="2026-09-26T00:06:00Z">
              <w:r w:rsidRPr="002B4EFC">
                <w:rPr>
                  <w:rFonts w:ascii="Perpetua" w:hAnsi="Perpetua"/>
                  <w:sz w:val="32"/>
                  <w:szCs w:val="32"/>
                </w:rPr>
                <w:delText xml:space="preserve">Judaism </w:delText>
              </w:r>
            </w:del>
          </w:p>
        </w:tc>
        <w:tc>
          <w:tcPr>
            <w:tcW w:w="7195" w:type="dxa"/>
          </w:tcPr>
          <w:p w14:paraId="1F500140" w14:textId="77777777" w:rsidR="008B7F56" w:rsidRPr="002B4EFC" w:rsidRDefault="00CE71CF">
            <w:pPr>
              <w:rPr>
                <w:del w:id="63" w:author="Aspeling, Benita" w:date="2026-09-25T20:06:00Z" w16du:dateUtc="2026-09-26T00:06:00Z"/>
                <w:rFonts w:ascii="Perpetua" w:hAnsi="Perpetua"/>
                <w:sz w:val="32"/>
                <w:szCs w:val="32"/>
              </w:rPr>
            </w:pPr>
            <w:del w:id="64" w:author="Aspeling, Benita" w:date="2026-09-25T20:06:00Z" w16du:dateUtc="2026-09-26T00:06:00Z">
              <w:r w:rsidRPr="002B4EFC">
                <w:rPr>
                  <w:rFonts w:ascii="Perpetua" w:hAnsi="Perpetua"/>
                  <w:sz w:val="32"/>
                  <w:szCs w:val="32"/>
                </w:rPr>
                <w:delText xml:space="preserve">“What is hateful to you, do not do to your fellowman. This is the entire Law; all the rest is commentary.” –Talmud, Shabbat 3id </w:delText>
              </w:r>
            </w:del>
          </w:p>
        </w:tc>
      </w:tr>
      <w:tr w:rsidR="008B7F56" w:rsidRPr="002B4EFC" w14:paraId="7D30CA28" w14:textId="77777777" w:rsidTr="008B7F56">
        <w:trPr>
          <w:del w:id="65" w:author="Aspeling, Benita" w:date="2026-09-25T20:06:00Z" w16du:dateUtc="2026-09-26T00:06:00Z"/>
        </w:trPr>
        <w:tc>
          <w:tcPr>
            <w:tcW w:w="2155" w:type="dxa"/>
          </w:tcPr>
          <w:p w14:paraId="281E8CFC" w14:textId="77777777" w:rsidR="008B7F56" w:rsidRPr="002B4EFC" w:rsidRDefault="002B4EFC">
            <w:pPr>
              <w:rPr>
                <w:del w:id="66" w:author="Aspeling, Benita" w:date="2026-09-25T20:06:00Z" w16du:dateUtc="2026-09-26T00:06:00Z"/>
                <w:rFonts w:ascii="Perpetua" w:hAnsi="Perpetua"/>
                <w:sz w:val="32"/>
                <w:szCs w:val="32"/>
              </w:rPr>
            </w:pPr>
            <w:del w:id="67" w:author="Aspeling, Benita" w:date="2026-09-25T20:06:00Z" w16du:dateUtc="2026-09-26T00:06:00Z">
              <w:r w:rsidRPr="002B4EFC">
                <w:rPr>
                  <w:rFonts w:ascii="Perpetua" w:hAnsi="Perpetua"/>
                  <w:sz w:val="32"/>
                  <w:szCs w:val="32"/>
                </w:rPr>
                <w:delText xml:space="preserve">Taoism </w:delText>
              </w:r>
            </w:del>
          </w:p>
        </w:tc>
        <w:tc>
          <w:tcPr>
            <w:tcW w:w="7195" w:type="dxa"/>
          </w:tcPr>
          <w:p w14:paraId="37135F03" w14:textId="77777777" w:rsidR="008B7F56" w:rsidRPr="002B4EFC" w:rsidRDefault="002B4EFC">
            <w:pPr>
              <w:rPr>
                <w:del w:id="68" w:author="Aspeling, Benita" w:date="2026-09-25T20:06:00Z" w16du:dateUtc="2026-09-26T00:06:00Z"/>
                <w:rFonts w:ascii="Perpetua" w:hAnsi="Perpetua"/>
                <w:sz w:val="32"/>
                <w:szCs w:val="32"/>
              </w:rPr>
            </w:pPr>
            <w:del w:id="69" w:author="Aspeling, Benita" w:date="2026-09-25T20:06:00Z" w16du:dateUtc="2026-09-26T00:06:00Z">
              <w:r w:rsidRPr="002B4EFC">
                <w:rPr>
                  <w:rFonts w:ascii="Perpetua" w:hAnsi="Perpetua"/>
                  <w:sz w:val="32"/>
                  <w:szCs w:val="32"/>
                </w:rPr>
                <w:delText xml:space="preserve">“Regard your neighbor’s gain as your gain, and your neighbor’s loss as your own loss.” –Tai Shang Kan Yin P’ien </w:delText>
              </w:r>
            </w:del>
          </w:p>
        </w:tc>
      </w:tr>
      <w:tr w:rsidR="008B7F56" w:rsidRPr="002B4EFC" w14:paraId="75CBFB81" w14:textId="77777777" w:rsidTr="008B7F56">
        <w:trPr>
          <w:del w:id="70" w:author="Aspeling, Benita" w:date="2026-09-25T20:06:00Z" w16du:dateUtc="2026-09-26T00:06:00Z"/>
        </w:trPr>
        <w:tc>
          <w:tcPr>
            <w:tcW w:w="2155" w:type="dxa"/>
          </w:tcPr>
          <w:p w14:paraId="53C85917" w14:textId="77777777" w:rsidR="008B7F56" w:rsidRPr="002B4EFC" w:rsidRDefault="002B4EFC">
            <w:pPr>
              <w:rPr>
                <w:del w:id="71" w:author="Aspeling, Benita" w:date="2026-09-25T20:06:00Z" w16du:dateUtc="2026-09-26T00:06:00Z"/>
                <w:rFonts w:ascii="Perpetua" w:hAnsi="Perpetua"/>
                <w:sz w:val="32"/>
                <w:szCs w:val="32"/>
              </w:rPr>
            </w:pPr>
            <w:del w:id="72" w:author="Aspeling, Benita" w:date="2026-09-25T20:06:00Z" w16du:dateUtc="2026-09-26T00:06:00Z">
              <w:r w:rsidRPr="002B4EFC">
                <w:rPr>
                  <w:rFonts w:ascii="Perpetua" w:hAnsi="Perpetua"/>
                  <w:sz w:val="32"/>
                  <w:szCs w:val="32"/>
                </w:rPr>
                <w:delText xml:space="preserve">Zoroastrianism </w:delText>
              </w:r>
            </w:del>
          </w:p>
        </w:tc>
        <w:tc>
          <w:tcPr>
            <w:tcW w:w="7195" w:type="dxa"/>
          </w:tcPr>
          <w:p w14:paraId="480EAB3C" w14:textId="77777777" w:rsidR="008B7F56" w:rsidRPr="002B4EFC" w:rsidRDefault="002B4EFC">
            <w:pPr>
              <w:rPr>
                <w:del w:id="73" w:author="Aspeling, Benita" w:date="2026-09-25T20:06:00Z" w16du:dateUtc="2026-09-26T00:06:00Z"/>
                <w:rFonts w:ascii="Perpetua" w:hAnsi="Perpetua"/>
                <w:sz w:val="32"/>
                <w:szCs w:val="32"/>
              </w:rPr>
            </w:pPr>
            <w:del w:id="74" w:author="Aspeling, Benita" w:date="2026-09-25T20:06:00Z" w16du:dateUtc="2026-09-26T00:06:00Z">
              <w:r w:rsidRPr="002B4EFC">
                <w:rPr>
                  <w:rFonts w:ascii="Perpetua" w:hAnsi="Perpetua"/>
                  <w:sz w:val="32"/>
                  <w:szCs w:val="32"/>
                </w:rPr>
                <w:delText xml:space="preserve">“That nature along is good which refrains from doing another whatsoever is not good for itself.” –Dad sten-i-dinik, 94,5 </w:delText>
              </w:r>
            </w:del>
          </w:p>
        </w:tc>
      </w:tr>
    </w:tbl>
    <w:p w14:paraId="2D7C747B" w14:textId="77777777" w:rsidR="008B7F56" w:rsidRPr="00971F11" w:rsidRDefault="008B7F56">
      <w:pPr>
        <w:rPr>
          <w:rPrChange w:id="75" w:author="Aspeling, Benita" w:date="2026-09-25T20:06:00Z" w16du:dateUtc="2026-09-26T00:06:00Z">
            <w:rPr>
              <w:rFonts w:ascii="Perpetua" w:hAnsi="Perpetua"/>
              <w:sz w:val="24"/>
              <w:szCs w:val="24"/>
            </w:rPr>
          </w:rPrChange>
        </w:rPr>
      </w:pPr>
    </w:p>
    <w:sectPr w:rsidR="008B7F56" w:rsidRPr="00971F11">
      <w:pgSz w:w="11906" w:h="16838"/>
      <w:pgMar w:top="1440" w:right="1440" w:bottom="1440" w:left="1440" w:header="708" w:footer="708" w:gutter="0"/>
      <w:cols w:space="708"/>
      <w:docGrid w:linePitch="360"/>
      <w:sectPrChange w:id="76" w:author="Aspeling, Benita" w:date="2026-09-25T20:06:00Z" w16du:dateUtc="2026-09-26T00:06:00Z">
        <w:sectPr w:rsidR="008B7F56" w:rsidRPr="00971F11">
          <w:pgSz w:w="12240" w:h="15840"/>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erpetua">
    <w:panose1 w:val="02020502060401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F56"/>
    <w:rsid w:val="002B4EFC"/>
    <w:rsid w:val="005E33BB"/>
    <w:rsid w:val="008B7F56"/>
    <w:rsid w:val="008F175A"/>
    <w:rsid w:val="00971F11"/>
    <w:rsid w:val="00AF76FB"/>
    <w:rsid w:val="00CE71CF"/>
    <w:rsid w:val="00D96A50"/>
    <w:rsid w:val="00D97E69"/>
    <w:rsid w:val="00EF5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439E5D-74A6-4829-800B-F22F420C8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7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D97E6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830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673</Words>
  <Characters>3840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Clarenceville Schools</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SALCICCIOLI</dc:creator>
  <cp:keywords/>
  <dc:description/>
  <cp:lastModifiedBy>Arthur Souza Rodrigues</cp:lastModifiedBy>
  <cp:revision>1</cp:revision>
  <dcterms:created xsi:type="dcterms:W3CDTF">2015-10-16T12:49:00Z</dcterms:created>
  <dcterms:modified xsi:type="dcterms:W3CDTF">2026-09-26T00:06:00Z</dcterms:modified>
</cp:coreProperties>
</file>