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84191" w14:textId="77777777" w:rsidR="00BC32DD" w:rsidRPr="001A2552" w:rsidRDefault="00BC32DD" w:rsidP="00BC32DD">
      <w:pPr>
        <w:jc w:val="center"/>
        <w:rPr>
          <w:ins w:id="8" w:author="msi" w:date="2026-09-22T12:26:00Z" w16du:dateUtc="2026-09-22T16:26:00Z"/>
          <w:sz w:val="16"/>
          <w:szCs w:val="16"/>
        </w:rPr>
      </w:pPr>
      <w:ins w:id="9" w:author="msi" w:date="2026-09-22T12:26:00Z" w16du:dateUtc="2026-09-22T16:2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C6835C8" w14:textId="77777777" w:rsidR="00BC32DD" w:rsidRPr="001A2552" w:rsidRDefault="00BC32DD" w:rsidP="00BC32DD">
      <w:pPr>
        <w:jc w:val="center"/>
        <w:rPr>
          <w:ins w:id="10" w:author="msi" w:date="2026-09-22T12:26:00Z" w16du:dateUtc="2026-09-22T16:26:00Z"/>
          <w:b/>
          <w:sz w:val="16"/>
          <w:szCs w:val="16"/>
        </w:rPr>
      </w:pPr>
      <w:ins w:id="11" w:author="msi" w:date="2026-09-22T12:26:00Z" w16du:dateUtc="2026-09-22T16:26:00Z">
        <w:r w:rsidRPr="001A2552">
          <w:rPr>
            <w:b/>
            <w:sz w:val="16"/>
            <w:szCs w:val="16"/>
          </w:rPr>
          <w:t>Açık Ders Malzemeleri</w:t>
        </w:r>
      </w:ins>
    </w:p>
    <w:p w14:paraId="44E43F41" w14:textId="77777777" w:rsidR="00BC32DD" w:rsidRDefault="00BC32DD" w:rsidP="00BC32DD">
      <w:pPr>
        <w:pStyle w:val="Basliklar"/>
        <w:jc w:val="center"/>
        <w:rPr>
          <w:ins w:id="12" w:author="msi" w:date="2026-09-22T12:26:00Z" w16du:dateUtc="2026-09-22T16:26:00Z"/>
          <w:sz w:val="16"/>
          <w:szCs w:val="16"/>
        </w:rPr>
      </w:pPr>
    </w:p>
    <w:p w14:paraId="035B755C" w14:textId="77777777" w:rsidR="00BC32DD" w:rsidRPr="001A2552" w:rsidRDefault="00BC32DD" w:rsidP="00BC32DD">
      <w:pPr>
        <w:pStyle w:val="Basliklar"/>
        <w:jc w:val="center"/>
        <w:rPr>
          <w:ins w:id="13" w:author="msi" w:date="2026-09-22T12:26:00Z" w16du:dateUtc="2026-09-22T16:26:00Z"/>
          <w:sz w:val="16"/>
          <w:szCs w:val="16"/>
        </w:rPr>
      </w:pPr>
      <w:ins w:id="14" w:author="msi" w:date="2026-09-22T12:26:00Z" w16du:dateUtc="2026-09-22T16:26:00Z">
        <w:r>
          <w:rPr>
            <w:sz w:val="16"/>
            <w:szCs w:val="16"/>
          </w:rPr>
          <w:t>Ders izlence Formu</w:t>
        </w:r>
      </w:ins>
    </w:p>
    <w:p w14:paraId="66B20E9B" w14:textId="77777777" w:rsidR="00BC32DD" w:rsidRPr="001A2552" w:rsidRDefault="00BC32DD" w:rsidP="00BC32DD">
      <w:pPr>
        <w:rPr>
          <w:ins w:id="15" w:author="msi" w:date="2026-09-22T12:26:00Z" w16du:dateUtc="2026-09-22T16:26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520EBE4F" w14:textId="77777777" w:rsidTr="00832AEF">
        <w:trPr>
          <w:jc w:val="center"/>
          <w:ins w:id="16" w:author="msi" w:date="2026-09-22T12:26:00Z" w16du:dateUtc="2026-09-22T16:26:00Z"/>
        </w:trPr>
        <w:tc>
          <w:tcPr>
            <w:tcW w:w="2745" w:type="dxa"/>
            <w:vAlign w:val="center"/>
          </w:tcPr>
          <w:p w14:paraId="57E73563" w14:textId="77777777" w:rsidR="00BC32DD" w:rsidRPr="001A2552" w:rsidRDefault="00BC32DD" w:rsidP="00832AEF">
            <w:pPr>
              <w:pStyle w:val="DersBasliklar"/>
              <w:rPr>
                <w:ins w:id="17" w:author="msi" w:date="2026-09-22T12:26:00Z" w16du:dateUtc="2026-09-22T16:26:00Z"/>
                <w:szCs w:val="16"/>
              </w:rPr>
            </w:pPr>
            <w:ins w:id="18" w:author="msi" w:date="2026-09-22T12:26:00Z" w16du:dateUtc="2026-09-22T16:26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5BF7F214" w14:textId="77777777" w:rsidR="00BC32DD" w:rsidRPr="00B00DF3" w:rsidRDefault="00CC0B85" w:rsidP="00F95BE5">
            <w:pPr>
              <w:pStyle w:val="DersBilgileri"/>
              <w:rPr>
                <w:ins w:id="19" w:author="msi" w:date="2026-09-22T12:26:00Z" w16du:dateUtc="2026-09-22T16:26:00Z"/>
                <w:bCs/>
                <w:szCs w:val="16"/>
              </w:rPr>
            </w:pPr>
            <w:ins w:id="20" w:author="msi" w:date="2026-09-22T12:26:00Z" w16du:dateUtc="2026-09-22T16:2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39111627" w14:textId="77777777" w:rsidTr="00832AEF">
        <w:trPr>
          <w:jc w:val="center"/>
          <w:ins w:id="21" w:author="msi" w:date="2026-09-22T12:26:00Z" w16du:dateUtc="2026-09-22T16:26:00Z"/>
        </w:trPr>
        <w:tc>
          <w:tcPr>
            <w:tcW w:w="2745" w:type="dxa"/>
            <w:vAlign w:val="center"/>
          </w:tcPr>
          <w:p w14:paraId="1AA7BCC3" w14:textId="77777777" w:rsidR="00BC32DD" w:rsidRPr="001A2552" w:rsidRDefault="00BC32DD" w:rsidP="00832AEF">
            <w:pPr>
              <w:pStyle w:val="DersBasliklar"/>
              <w:rPr>
                <w:ins w:id="22" w:author="msi" w:date="2026-09-22T12:26:00Z" w16du:dateUtc="2026-09-22T16:26:00Z"/>
                <w:szCs w:val="16"/>
              </w:rPr>
            </w:pPr>
            <w:ins w:id="23" w:author="msi" w:date="2026-09-22T12:26:00Z" w16du:dateUtc="2026-09-22T16:26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30013312" w14:textId="77777777" w:rsidR="00BC32DD" w:rsidRPr="00B00DF3" w:rsidRDefault="00F911A6" w:rsidP="00832AEF">
            <w:pPr>
              <w:pStyle w:val="DersBilgileri"/>
              <w:rPr>
                <w:ins w:id="24" w:author="msi" w:date="2026-09-22T12:26:00Z" w16du:dateUtc="2026-09-22T16:26:00Z"/>
                <w:szCs w:val="16"/>
              </w:rPr>
            </w:pPr>
            <w:ins w:id="25" w:author="msi" w:date="2026-09-22T12:26:00Z" w16du:dateUtc="2026-09-22T16:2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49A0FBFF" w14:textId="77777777" w:rsidTr="00832AEF">
        <w:trPr>
          <w:jc w:val="center"/>
          <w:ins w:id="26" w:author="msi" w:date="2026-09-22T12:26:00Z" w16du:dateUtc="2026-09-22T16:26:00Z"/>
        </w:trPr>
        <w:tc>
          <w:tcPr>
            <w:tcW w:w="2745" w:type="dxa"/>
            <w:vAlign w:val="center"/>
          </w:tcPr>
          <w:p w14:paraId="5F8B9D20" w14:textId="77777777" w:rsidR="00BC32DD" w:rsidRPr="001A2552" w:rsidRDefault="00BC32DD" w:rsidP="00832AEF">
            <w:pPr>
              <w:pStyle w:val="DersBasliklar"/>
              <w:rPr>
                <w:ins w:id="27" w:author="msi" w:date="2026-09-22T12:26:00Z" w16du:dateUtc="2026-09-22T16:26:00Z"/>
                <w:szCs w:val="16"/>
              </w:rPr>
            </w:pPr>
            <w:ins w:id="28" w:author="msi" w:date="2026-09-22T12:26:00Z" w16du:dateUtc="2026-09-22T16:26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0A17AEFE" w14:textId="77777777" w:rsidR="00BC32DD" w:rsidRPr="00B00DF3" w:rsidRDefault="00F911A6" w:rsidP="00832AEF">
            <w:pPr>
              <w:pStyle w:val="DersBilgileri"/>
              <w:rPr>
                <w:ins w:id="29" w:author="msi" w:date="2026-09-22T12:26:00Z" w16du:dateUtc="2026-09-22T16:26:00Z"/>
                <w:szCs w:val="16"/>
              </w:rPr>
            </w:pPr>
            <w:ins w:id="30" w:author="msi" w:date="2026-09-22T12:26:00Z" w16du:dateUtc="2026-09-22T16:2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5A1826F" w14:textId="77777777" w:rsidTr="00832AEF">
        <w:trPr>
          <w:jc w:val="center"/>
          <w:ins w:id="31" w:author="msi" w:date="2026-09-22T12:26:00Z" w16du:dateUtc="2026-09-22T16:26:00Z"/>
        </w:trPr>
        <w:tc>
          <w:tcPr>
            <w:tcW w:w="2745" w:type="dxa"/>
            <w:vAlign w:val="center"/>
          </w:tcPr>
          <w:p w14:paraId="3FF0488B" w14:textId="77777777" w:rsidR="00BC32DD" w:rsidRPr="001A2552" w:rsidRDefault="00BC32DD" w:rsidP="00832AEF">
            <w:pPr>
              <w:pStyle w:val="DersBasliklar"/>
              <w:rPr>
                <w:ins w:id="32" w:author="msi" w:date="2026-09-22T12:26:00Z" w16du:dateUtc="2026-09-22T16:26:00Z"/>
                <w:szCs w:val="16"/>
              </w:rPr>
            </w:pPr>
            <w:ins w:id="33" w:author="msi" w:date="2026-09-22T12:26:00Z" w16du:dateUtc="2026-09-22T16:26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01BCD59" w14:textId="77777777" w:rsidR="00BC32DD" w:rsidRPr="00B00DF3" w:rsidRDefault="00F911A6" w:rsidP="00832AEF">
            <w:pPr>
              <w:pStyle w:val="DersBilgileri"/>
              <w:rPr>
                <w:ins w:id="34" w:author="msi" w:date="2026-09-22T12:26:00Z" w16du:dateUtc="2026-09-22T16:26:00Z"/>
                <w:szCs w:val="16"/>
              </w:rPr>
            </w:pPr>
            <w:ins w:id="35" w:author="msi" w:date="2026-09-22T12:26:00Z" w16du:dateUtc="2026-09-22T16:26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6CDD7CC" w14:textId="77777777" w:rsidTr="00832AEF">
        <w:trPr>
          <w:jc w:val="center"/>
          <w:ins w:id="36" w:author="msi" w:date="2026-09-22T12:26:00Z" w16du:dateUtc="2026-09-22T16:26:00Z"/>
        </w:trPr>
        <w:tc>
          <w:tcPr>
            <w:tcW w:w="2745" w:type="dxa"/>
            <w:vAlign w:val="center"/>
          </w:tcPr>
          <w:p w14:paraId="6015B184" w14:textId="77777777" w:rsidR="00BC32DD" w:rsidRPr="001A2552" w:rsidRDefault="00BC32DD" w:rsidP="00832AEF">
            <w:pPr>
              <w:pStyle w:val="DersBasliklar"/>
              <w:rPr>
                <w:ins w:id="37" w:author="msi" w:date="2026-09-22T12:26:00Z" w16du:dateUtc="2026-09-22T16:26:00Z"/>
                <w:szCs w:val="16"/>
              </w:rPr>
            </w:pPr>
            <w:ins w:id="38" w:author="msi" w:date="2026-09-22T12:26:00Z" w16du:dateUtc="2026-09-22T16:26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3B481156" w14:textId="77777777" w:rsidR="00BC32DD" w:rsidRPr="00B00DF3" w:rsidRDefault="00F8234C" w:rsidP="00832AEF">
            <w:pPr>
              <w:pStyle w:val="DersBilgileri"/>
              <w:rPr>
                <w:ins w:id="39" w:author="msi" w:date="2026-09-22T12:26:00Z" w16du:dateUtc="2026-09-22T16:26:00Z"/>
                <w:szCs w:val="16"/>
              </w:rPr>
            </w:pPr>
            <w:ins w:id="40" w:author="msi" w:date="2026-09-22T12:26:00Z" w16du:dateUtc="2026-09-22T16:26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1267660D" w14:textId="77777777" w:rsidTr="00832AEF">
        <w:trPr>
          <w:jc w:val="center"/>
          <w:ins w:id="41" w:author="msi" w:date="2026-09-22T12:26:00Z" w16du:dateUtc="2026-09-22T16:26:00Z"/>
        </w:trPr>
        <w:tc>
          <w:tcPr>
            <w:tcW w:w="2745" w:type="dxa"/>
            <w:vAlign w:val="center"/>
          </w:tcPr>
          <w:p w14:paraId="31DC98DC" w14:textId="77777777" w:rsidR="00BC32DD" w:rsidRPr="001A2552" w:rsidRDefault="00BC32DD" w:rsidP="00832AEF">
            <w:pPr>
              <w:pStyle w:val="DersBasliklar"/>
              <w:rPr>
                <w:ins w:id="42" w:author="msi" w:date="2026-09-22T12:26:00Z" w16du:dateUtc="2026-09-22T16:26:00Z"/>
                <w:szCs w:val="16"/>
              </w:rPr>
            </w:pPr>
            <w:ins w:id="43" w:author="msi" w:date="2026-09-22T12:26:00Z" w16du:dateUtc="2026-09-22T16:26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6E0EB0A" w14:textId="77777777" w:rsidR="00F911A6" w:rsidRPr="00B00DF3" w:rsidRDefault="00F911A6" w:rsidP="00F911A6">
            <w:pPr>
              <w:rPr>
                <w:ins w:id="44" w:author="msi" w:date="2026-09-22T12:26:00Z" w16du:dateUtc="2026-09-22T16:26:00Z"/>
                <w:sz w:val="16"/>
                <w:szCs w:val="16"/>
              </w:rPr>
            </w:pPr>
          </w:p>
          <w:p w14:paraId="2DA5C489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26:00Z" w16du:dateUtc="2026-09-22T16:26:00Z"/>
                <w:sz w:val="16"/>
                <w:szCs w:val="16"/>
              </w:rPr>
            </w:pPr>
            <w:ins w:id="46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4B7196CF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26:00Z" w16du:dateUtc="2026-09-22T16:26:00Z"/>
                <w:sz w:val="16"/>
                <w:szCs w:val="16"/>
              </w:rPr>
            </w:pPr>
            <w:ins w:id="48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FB35146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26:00Z" w16du:dateUtc="2026-09-22T16:26:00Z"/>
                <w:sz w:val="16"/>
                <w:szCs w:val="16"/>
              </w:rPr>
            </w:pPr>
            <w:ins w:id="50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D41CE9B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26:00Z" w16du:dateUtc="2026-09-22T16:26:00Z"/>
                <w:sz w:val="16"/>
                <w:szCs w:val="16"/>
              </w:rPr>
            </w:pPr>
            <w:ins w:id="52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0A00AE4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26:00Z" w16du:dateUtc="2026-09-22T16:26:00Z"/>
                <w:sz w:val="16"/>
                <w:szCs w:val="16"/>
              </w:rPr>
            </w:pPr>
            <w:ins w:id="54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6CEACF5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26:00Z" w16du:dateUtc="2026-09-22T16:26:00Z"/>
                <w:sz w:val="16"/>
                <w:szCs w:val="16"/>
              </w:rPr>
            </w:pPr>
            <w:ins w:id="56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71CE34ED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26:00Z" w16du:dateUtc="2026-09-22T16:26:00Z"/>
                <w:sz w:val="16"/>
                <w:szCs w:val="16"/>
              </w:rPr>
            </w:pPr>
            <w:ins w:id="58" w:author="msi" w:date="2026-09-22T12:26:00Z" w16du:dateUtc="2026-09-22T16:2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0ED166F4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26:00Z" w16du:dateUtc="2026-09-22T16:26:00Z"/>
                <w:szCs w:val="16"/>
              </w:rPr>
            </w:pPr>
            <w:ins w:id="60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3DF06795" w14:textId="77777777" w:rsidTr="00832AEF">
        <w:trPr>
          <w:jc w:val="center"/>
          <w:ins w:id="61" w:author="msi" w:date="2026-09-22T12:26:00Z" w16du:dateUtc="2026-09-22T16:26:00Z"/>
        </w:trPr>
        <w:tc>
          <w:tcPr>
            <w:tcW w:w="2745" w:type="dxa"/>
            <w:vAlign w:val="center"/>
          </w:tcPr>
          <w:p w14:paraId="23C2B82C" w14:textId="77777777" w:rsidR="00BC32DD" w:rsidRPr="001A2552" w:rsidRDefault="00BC32DD" w:rsidP="00832AEF">
            <w:pPr>
              <w:pStyle w:val="DersBasliklar"/>
              <w:rPr>
                <w:ins w:id="62" w:author="msi" w:date="2026-09-22T12:26:00Z" w16du:dateUtc="2026-09-22T16:26:00Z"/>
                <w:szCs w:val="16"/>
              </w:rPr>
            </w:pPr>
            <w:ins w:id="63" w:author="msi" w:date="2026-09-22T12:26:00Z" w16du:dateUtc="2026-09-22T16:26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0203359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26:00Z" w16du:dateUtc="2026-09-22T16:26:00Z"/>
                <w:sz w:val="16"/>
                <w:szCs w:val="16"/>
              </w:rPr>
            </w:pPr>
            <w:ins w:id="65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6E5E9C1F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26:00Z" w16du:dateUtc="2026-09-22T16:26:00Z"/>
                <w:sz w:val="16"/>
                <w:szCs w:val="16"/>
              </w:rPr>
            </w:pPr>
            <w:ins w:id="67" w:author="msi" w:date="2026-09-22T12:26:00Z" w16du:dateUtc="2026-09-22T16:2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E983358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26:00Z" w16du:dateUtc="2026-09-22T16:26:00Z"/>
                <w:sz w:val="16"/>
                <w:szCs w:val="16"/>
              </w:rPr>
            </w:pPr>
            <w:ins w:id="69" w:author="msi" w:date="2026-09-22T12:26:00Z" w16du:dateUtc="2026-09-22T16:2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FF6963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26:00Z" w16du:dateUtc="2026-09-22T16:26:00Z"/>
                <w:sz w:val="16"/>
                <w:szCs w:val="16"/>
              </w:rPr>
            </w:pPr>
            <w:ins w:id="71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61ED1D8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26:00Z" w16du:dateUtc="2026-09-22T16:26:00Z"/>
                <w:sz w:val="16"/>
                <w:szCs w:val="16"/>
              </w:rPr>
            </w:pPr>
            <w:ins w:id="73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093DA8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26:00Z" w16du:dateUtc="2026-09-22T16:26:00Z"/>
                <w:sz w:val="16"/>
                <w:szCs w:val="16"/>
              </w:rPr>
            </w:pPr>
            <w:ins w:id="75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333563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26:00Z" w16du:dateUtc="2026-09-22T16:26:00Z"/>
                <w:sz w:val="16"/>
                <w:szCs w:val="16"/>
              </w:rPr>
            </w:pPr>
            <w:ins w:id="77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380634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26:00Z" w16du:dateUtc="2026-09-22T16:26:00Z"/>
                <w:sz w:val="16"/>
                <w:szCs w:val="16"/>
              </w:rPr>
            </w:pPr>
            <w:ins w:id="79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F6CD9E7" w14:textId="77777777" w:rsidR="00BC32DD" w:rsidRPr="00B00DF3" w:rsidRDefault="00BC32DD" w:rsidP="00832AEF">
            <w:pPr>
              <w:pStyle w:val="DersBilgileri"/>
              <w:rPr>
                <w:ins w:id="80" w:author="msi" w:date="2026-09-22T12:26:00Z" w16du:dateUtc="2026-09-22T16:26:00Z"/>
                <w:szCs w:val="16"/>
              </w:rPr>
            </w:pPr>
          </w:p>
        </w:tc>
      </w:tr>
      <w:tr w:rsidR="00BC32DD" w:rsidRPr="001A2552" w14:paraId="2EBADDDF" w14:textId="77777777" w:rsidTr="00832AEF">
        <w:trPr>
          <w:jc w:val="center"/>
          <w:ins w:id="81" w:author="msi" w:date="2026-09-22T12:26:00Z" w16du:dateUtc="2026-09-22T16:26:00Z"/>
        </w:trPr>
        <w:tc>
          <w:tcPr>
            <w:tcW w:w="2745" w:type="dxa"/>
            <w:vAlign w:val="center"/>
          </w:tcPr>
          <w:p w14:paraId="4AC291ED" w14:textId="77777777" w:rsidR="00BC32DD" w:rsidRPr="001A2552" w:rsidRDefault="00BC32DD" w:rsidP="00832AEF">
            <w:pPr>
              <w:pStyle w:val="DersBasliklar"/>
              <w:rPr>
                <w:ins w:id="82" w:author="msi" w:date="2026-09-22T12:26:00Z" w16du:dateUtc="2026-09-22T16:26:00Z"/>
                <w:szCs w:val="16"/>
              </w:rPr>
            </w:pPr>
            <w:ins w:id="83" w:author="msi" w:date="2026-09-22T12:26:00Z" w16du:dateUtc="2026-09-22T16:2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2564FFED" w14:textId="77777777" w:rsidR="00BC32DD" w:rsidRPr="00B00DF3" w:rsidRDefault="00F8234C" w:rsidP="00832AEF">
            <w:pPr>
              <w:pStyle w:val="DersBilgileri"/>
              <w:rPr>
                <w:ins w:id="84" w:author="msi" w:date="2026-09-22T12:26:00Z" w16du:dateUtc="2026-09-22T16:26:00Z"/>
                <w:szCs w:val="16"/>
              </w:rPr>
            </w:pPr>
            <w:ins w:id="85" w:author="msi" w:date="2026-09-22T12:26:00Z" w16du:dateUtc="2026-09-22T16:2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6DD2164" w14:textId="77777777" w:rsidTr="00832AEF">
        <w:trPr>
          <w:jc w:val="center"/>
          <w:ins w:id="86" w:author="msi" w:date="2026-09-22T12:26:00Z" w16du:dateUtc="2026-09-22T16:26:00Z"/>
        </w:trPr>
        <w:tc>
          <w:tcPr>
            <w:tcW w:w="2745" w:type="dxa"/>
            <w:vAlign w:val="center"/>
          </w:tcPr>
          <w:p w14:paraId="51DE8562" w14:textId="77777777" w:rsidR="00BC32DD" w:rsidRPr="001A2552" w:rsidRDefault="00BC32DD" w:rsidP="00832AEF">
            <w:pPr>
              <w:pStyle w:val="DersBasliklar"/>
              <w:rPr>
                <w:ins w:id="87" w:author="msi" w:date="2026-09-22T12:26:00Z" w16du:dateUtc="2026-09-22T16:26:00Z"/>
                <w:szCs w:val="16"/>
              </w:rPr>
            </w:pPr>
            <w:ins w:id="88" w:author="msi" w:date="2026-09-22T12:26:00Z" w16du:dateUtc="2026-09-22T16:2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60AFE47B" w14:textId="77777777" w:rsidR="00BC32DD" w:rsidRPr="00B00DF3" w:rsidRDefault="00B00DF3" w:rsidP="00832AEF">
            <w:pPr>
              <w:pStyle w:val="DersBilgileri"/>
              <w:rPr>
                <w:ins w:id="89" w:author="msi" w:date="2026-09-22T12:26:00Z" w16du:dateUtc="2026-09-22T16:26:00Z"/>
                <w:szCs w:val="16"/>
              </w:rPr>
            </w:pPr>
            <w:ins w:id="90" w:author="msi" w:date="2026-09-22T12:26:00Z" w16du:dateUtc="2026-09-22T16:2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799D765" w14:textId="77777777" w:rsidTr="00832AEF">
        <w:trPr>
          <w:jc w:val="center"/>
          <w:ins w:id="91" w:author="msi" w:date="2026-09-22T12:26:00Z" w16du:dateUtc="2026-09-22T16:26:00Z"/>
        </w:trPr>
        <w:tc>
          <w:tcPr>
            <w:tcW w:w="2745" w:type="dxa"/>
            <w:vAlign w:val="center"/>
          </w:tcPr>
          <w:p w14:paraId="7C56E9F1" w14:textId="77777777" w:rsidR="00BC32DD" w:rsidRPr="001A2552" w:rsidRDefault="00BC32DD" w:rsidP="00832AEF">
            <w:pPr>
              <w:pStyle w:val="DersBasliklar"/>
              <w:rPr>
                <w:ins w:id="92" w:author="msi" w:date="2026-09-22T12:26:00Z" w16du:dateUtc="2026-09-22T16:26:00Z"/>
                <w:szCs w:val="16"/>
              </w:rPr>
            </w:pPr>
            <w:ins w:id="93" w:author="msi" w:date="2026-09-22T12:26:00Z" w16du:dateUtc="2026-09-22T16:2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2D59C2FB" w14:textId="77777777" w:rsidR="00BC32DD" w:rsidRPr="00B00DF3" w:rsidRDefault="00BC32DD" w:rsidP="00832AEF">
            <w:pPr>
              <w:pStyle w:val="DersBilgileri"/>
              <w:rPr>
                <w:ins w:id="94" w:author="msi" w:date="2026-09-22T12:26:00Z" w16du:dateUtc="2026-09-22T16:26:00Z"/>
                <w:szCs w:val="16"/>
              </w:rPr>
            </w:pPr>
          </w:p>
        </w:tc>
      </w:tr>
      <w:tr w:rsidR="00BC32DD" w:rsidRPr="001A2552" w14:paraId="2A2B7D79" w14:textId="77777777" w:rsidTr="00832AEF">
        <w:trPr>
          <w:jc w:val="center"/>
          <w:ins w:id="95" w:author="msi" w:date="2026-09-22T12:26:00Z" w16du:dateUtc="2026-09-22T16:26:00Z"/>
        </w:trPr>
        <w:tc>
          <w:tcPr>
            <w:tcW w:w="2745" w:type="dxa"/>
            <w:vAlign w:val="center"/>
          </w:tcPr>
          <w:p w14:paraId="13E93116" w14:textId="77777777" w:rsidR="00BC32DD" w:rsidRPr="001A2552" w:rsidRDefault="00BC32DD" w:rsidP="00832AEF">
            <w:pPr>
              <w:pStyle w:val="DersBasliklar"/>
              <w:rPr>
                <w:ins w:id="96" w:author="msi" w:date="2026-09-22T12:26:00Z" w16du:dateUtc="2026-09-22T16:26:00Z"/>
                <w:szCs w:val="16"/>
              </w:rPr>
            </w:pPr>
            <w:ins w:id="97" w:author="msi" w:date="2026-09-22T12:26:00Z" w16du:dateUtc="2026-09-22T16:2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740CC1FA" w14:textId="77777777" w:rsidR="00B00DF3" w:rsidRPr="00B00DF3" w:rsidRDefault="00B00DF3" w:rsidP="00B00DF3">
            <w:pPr>
              <w:rPr>
                <w:ins w:id="98" w:author="msi" w:date="2026-09-22T12:26:00Z" w16du:dateUtc="2026-09-22T16:26:00Z"/>
                <w:sz w:val="16"/>
                <w:szCs w:val="16"/>
              </w:rPr>
            </w:pPr>
            <w:ins w:id="99" w:author="msi" w:date="2026-09-22T12:26:00Z" w16du:dateUtc="2026-09-22T16:2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87A7B5F" w14:textId="77777777" w:rsidR="00B00DF3" w:rsidRPr="00B00DF3" w:rsidRDefault="00B00DF3" w:rsidP="00B00DF3">
            <w:pPr>
              <w:rPr>
                <w:ins w:id="100" w:author="msi" w:date="2026-09-22T12:26:00Z" w16du:dateUtc="2026-09-22T16:26:00Z"/>
                <w:sz w:val="16"/>
                <w:szCs w:val="16"/>
              </w:rPr>
            </w:pPr>
            <w:ins w:id="101" w:author="msi" w:date="2026-09-22T12:26:00Z" w16du:dateUtc="2026-09-22T16:2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7DDBC665" w14:textId="77777777" w:rsidR="00B00DF3" w:rsidRPr="00B00DF3" w:rsidRDefault="00B00DF3" w:rsidP="00B00DF3">
            <w:pPr>
              <w:rPr>
                <w:ins w:id="102" w:author="msi" w:date="2026-09-22T12:26:00Z" w16du:dateUtc="2026-09-22T16:26:00Z"/>
                <w:sz w:val="16"/>
                <w:szCs w:val="16"/>
              </w:rPr>
            </w:pPr>
            <w:ins w:id="103" w:author="msi" w:date="2026-09-22T12:26:00Z" w16du:dateUtc="2026-09-22T16:2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3571D8E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26:00Z" w16du:dateUtc="2026-09-22T16:26:00Z"/>
                <w:rFonts w:ascii="Verdana" w:hAnsi="Verdana"/>
                <w:sz w:val="16"/>
                <w:szCs w:val="16"/>
              </w:rPr>
            </w:pPr>
            <w:ins w:id="105" w:author="msi" w:date="2026-09-22T12:26:00Z" w16du:dateUtc="2026-09-22T16:2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015BD01" w14:textId="77777777" w:rsidR="00B00DF3" w:rsidRPr="00B00DF3" w:rsidRDefault="00B00DF3" w:rsidP="00B00DF3">
            <w:pPr>
              <w:rPr>
                <w:ins w:id="106" w:author="msi" w:date="2026-09-22T12:26:00Z" w16du:dateUtc="2026-09-22T16:26:00Z"/>
                <w:sz w:val="16"/>
                <w:szCs w:val="16"/>
              </w:rPr>
            </w:pPr>
            <w:ins w:id="107" w:author="msi" w:date="2026-09-22T12:26:00Z" w16du:dateUtc="2026-09-22T16:2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0D00C946" w14:textId="77777777" w:rsidR="00B00DF3" w:rsidRPr="00B00DF3" w:rsidRDefault="00B00DF3" w:rsidP="00B00DF3">
            <w:pPr>
              <w:rPr>
                <w:ins w:id="108" w:author="msi" w:date="2026-09-22T12:26:00Z" w16du:dateUtc="2026-09-22T16:26:00Z"/>
                <w:sz w:val="16"/>
                <w:szCs w:val="16"/>
              </w:rPr>
            </w:pPr>
            <w:ins w:id="109" w:author="msi" w:date="2026-09-22T12:26:00Z" w16du:dateUtc="2026-09-22T16:2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2364A48" w14:textId="77777777" w:rsidR="00B00DF3" w:rsidRPr="00B00DF3" w:rsidRDefault="00B00DF3" w:rsidP="00B00DF3">
            <w:pPr>
              <w:rPr>
                <w:ins w:id="110" w:author="msi" w:date="2026-09-22T12:26:00Z" w16du:dateUtc="2026-09-22T16:26:00Z"/>
                <w:sz w:val="16"/>
                <w:szCs w:val="16"/>
              </w:rPr>
            </w:pPr>
            <w:ins w:id="111" w:author="msi" w:date="2026-09-22T12:26:00Z" w16du:dateUtc="2026-09-22T16:2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7CCB3C7" w14:textId="77777777" w:rsidR="00B00DF3" w:rsidRPr="00B00DF3" w:rsidRDefault="00B00DF3" w:rsidP="00B00DF3">
            <w:pPr>
              <w:rPr>
                <w:ins w:id="112" w:author="msi" w:date="2026-09-22T12:26:00Z" w16du:dateUtc="2026-09-22T16:26:00Z"/>
                <w:sz w:val="16"/>
                <w:szCs w:val="16"/>
              </w:rPr>
            </w:pPr>
            <w:ins w:id="113" w:author="msi" w:date="2026-09-22T12:26:00Z" w16du:dateUtc="2026-09-22T16:26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7319AA4A" w14:textId="77777777" w:rsidR="00B00DF3" w:rsidRPr="00B00DF3" w:rsidRDefault="00B00DF3" w:rsidP="00B00DF3">
            <w:pPr>
              <w:rPr>
                <w:ins w:id="114" w:author="msi" w:date="2026-09-22T12:26:00Z" w16du:dateUtc="2026-09-22T16:26:00Z"/>
                <w:sz w:val="16"/>
                <w:szCs w:val="16"/>
              </w:rPr>
            </w:pPr>
            <w:ins w:id="115" w:author="msi" w:date="2026-09-22T12:26:00Z" w16du:dateUtc="2026-09-22T16:2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AA6C049" w14:textId="77777777" w:rsidR="00BC32DD" w:rsidRPr="00B00DF3" w:rsidRDefault="00BC32DD" w:rsidP="00832AEF">
            <w:pPr>
              <w:pStyle w:val="Kaynakca"/>
              <w:rPr>
                <w:ins w:id="116" w:author="msi" w:date="2026-09-22T12:26:00Z" w16du:dateUtc="2026-09-22T16:26:00Z"/>
                <w:szCs w:val="16"/>
                <w:lang w:val="tr-TR"/>
              </w:rPr>
            </w:pPr>
          </w:p>
        </w:tc>
      </w:tr>
      <w:tr w:rsidR="00BC32DD" w:rsidRPr="001A2552" w14:paraId="4FACEC85" w14:textId="77777777" w:rsidTr="00832AEF">
        <w:trPr>
          <w:jc w:val="center"/>
          <w:ins w:id="117" w:author="msi" w:date="2026-09-22T12:26:00Z" w16du:dateUtc="2026-09-22T16:26:00Z"/>
        </w:trPr>
        <w:tc>
          <w:tcPr>
            <w:tcW w:w="2745" w:type="dxa"/>
            <w:vAlign w:val="center"/>
          </w:tcPr>
          <w:p w14:paraId="61795356" w14:textId="77777777" w:rsidR="00BC32DD" w:rsidRPr="001A2552" w:rsidRDefault="00BC32DD" w:rsidP="00832AEF">
            <w:pPr>
              <w:pStyle w:val="DersBasliklar"/>
              <w:rPr>
                <w:ins w:id="118" w:author="msi" w:date="2026-09-22T12:26:00Z" w16du:dateUtc="2026-09-22T16:26:00Z"/>
                <w:szCs w:val="16"/>
              </w:rPr>
            </w:pPr>
            <w:ins w:id="119" w:author="msi" w:date="2026-09-22T12:26:00Z" w16du:dateUtc="2026-09-22T16:2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067EF5EB" w14:textId="77777777" w:rsidR="00BC32DD" w:rsidRPr="001A2552" w:rsidRDefault="00B00DF3" w:rsidP="00832AEF">
            <w:pPr>
              <w:pStyle w:val="DersBilgileri"/>
              <w:rPr>
                <w:ins w:id="120" w:author="msi" w:date="2026-09-22T12:26:00Z" w16du:dateUtc="2026-09-22T16:26:00Z"/>
                <w:szCs w:val="16"/>
              </w:rPr>
            </w:pPr>
            <w:ins w:id="121" w:author="msi" w:date="2026-09-22T12:26:00Z" w16du:dateUtc="2026-09-22T16:2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A5930AA" w14:textId="77777777" w:rsidTr="00832AEF">
        <w:trPr>
          <w:jc w:val="center"/>
          <w:ins w:id="122" w:author="msi" w:date="2026-09-22T12:26:00Z" w16du:dateUtc="2026-09-22T16:26:00Z"/>
        </w:trPr>
        <w:tc>
          <w:tcPr>
            <w:tcW w:w="2745" w:type="dxa"/>
            <w:vAlign w:val="center"/>
          </w:tcPr>
          <w:p w14:paraId="37FA9457" w14:textId="77777777" w:rsidR="00BC32DD" w:rsidRPr="001A2552" w:rsidRDefault="00BC32DD" w:rsidP="00832AEF">
            <w:pPr>
              <w:pStyle w:val="DersBasliklar"/>
              <w:rPr>
                <w:ins w:id="123" w:author="msi" w:date="2026-09-22T12:26:00Z" w16du:dateUtc="2026-09-22T16:26:00Z"/>
                <w:szCs w:val="16"/>
              </w:rPr>
            </w:pPr>
            <w:ins w:id="124" w:author="msi" w:date="2026-09-22T12:26:00Z" w16du:dateUtc="2026-09-22T16:2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319A845" w14:textId="77777777" w:rsidR="00BC32DD" w:rsidRPr="001A2552" w:rsidRDefault="00BC32DD" w:rsidP="00832AEF">
            <w:pPr>
              <w:pStyle w:val="DersBilgileri"/>
              <w:rPr>
                <w:ins w:id="125" w:author="msi" w:date="2026-09-22T12:26:00Z" w16du:dateUtc="2026-09-22T16:26:00Z"/>
                <w:szCs w:val="16"/>
              </w:rPr>
            </w:pPr>
          </w:p>
        </w:tc>
      </w:tr>
      <w:tr w:rsidR="00BC32DD" w:rsidRPr="001A2552" w14:paraId="3ACE21D4" w14:textId="77777777" w:rsidTr="00832AEF">
        <w:trPr>
          <w:jc w:val="center"/>
          <w:ins w:id="126" w:author="msi" w:date="2026-09-22T12:26:00Z" w16du:dateUtc="2026-09-22T16:26:00Z"/>
        </w:trPr>
        <w:tc>
          <w:tcPr>
            <w:tcW w:w="2745" w:type="dxa"/>
            <w:vAlign w:val="center"/>
          </w:tcPr>
          <w:p w14:paraId="3AACBC2E" w14:textId="77777777" w:rsidR="00BC32DD" w:rsidRPr="001A2552" w:rsidRDefault="00BC32DD" w:rsidP="00832AEF">
            <w:pPr>
              <w:pStyle w:val="DersBasliklar"/>
              <w:rPr>
                <w:ins w:id="127" w:author="msi" w:date="2026-09-22T12:26:00Z" w16du:dateUtc="2026-09-22T16:26:00Z"/>
                <w:szCs w:val="16"/>
              </w:rPr>
            </w:pPr>
            <w:ins w:id="128" w:author="msi" w:date="2026-09-22T12:26:00Z" w16du:dateUtc="2026-09-22T16:2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FBC030F" w14:textId="77777777" w:rsidR="00BC32DD" w:rsidRPr="001A2552" w:rsidRDefault="00BC32DD" w:rsidP="00832AEF">
            <w:pPr>
              <w:pStyle w:val="DersBilgileri"/>
              <w:rPr>
                <w:ins w:id="129" w:author="msi" w:date="2026-09-22T12:26:00Z" w16du:dateUtc="2026-09-22T16:26:00Z"/>
                <w:szCs w:val="16"/>
              </w:rPr>
            </w:pPr>
          </w:p>
        </w:tc>
      </w:tr>
    </w:tbl>
    <w:p w14:paraId="10F49185" w14:textId="77777777" w:rsidR="00BC32DD" w:rsidRPr="001A2552" w:rsidRDefault="00BC32DD" w:rsidP="00BC32DD">
      <w:pPr>
        <w:rPr>
          <w:ins w:id="130" w:author="msi" w:date="2026-09-22T12:26:00Z" w16du:dateUtc="2026-09-22T16:26:00Z"/>
          <w:sz w:val="16"/>
          <w:szCs w:val="16"/>
        </w:rPr>
      </w:pPr>
    </w:p>
    <w:p w14:paraId="117F4415" w14:textId="77777777" w:rsidR="00BC32DD" w:rsidRPr="001A2552" w:rsidRDefault="00BC32DD" w:rsidP="00BC32DD">
      <w:pPr>
        <w:rPr>
          <w:ins w:id="131" w:author="msi" w:date="2026-09-22T12:26:00Z" w16du:dateUtc="2026-09-22T16:26:00Z"/>
          <w:sz w:val="16"/>
          <w:szCs w:val="16"/>
        </w:rPr>
      </w:pPr>
    </w:p>
    <w:p w14:paraId="5A6385E9" w14:textId="77777777" w:rsidR="00BC32DD" w:rsidRPr="001A2552" w:rsidRDefault="00BC32DD" w:rsidP="00BC32DD">
      <w:pPr>
        <w:rPr>
          <w:ins w:id="132" w:author="msi" w:date="2026-09-22T12:26:00Z" w16du:dateUtc="2026-09-22T16:26:00Z"/>
          <w:sz w:val="16"/>
          <w:szCs w:val="16"/>
        </w:rPr>
      </w:pPr>
    </w:p>
    <w:p w14:paraId="371522E6" w14:textId="77777777" w:rsidR="00BC32DD" w:rsidRDefault="00BC32DD" w:rsidP="00BC32DD">
      <w:pPr>
        <w:rPr>
          <w:ins w:id="133" w:author="msi" w:date="2026-09-22T12:26:00Z" w16du:dateUtc="2026-09-22T16:26:00Z"/>
        </w:rPr>
      </w:pPr>
    </w:p>
    <w:p w14:paraId="3742D05F" w14:textId="77777777" w:rsidR="00293E72" w:rsidRPr="00BC7992" w:rsidRDefault="00293E72" w:rsidP="00BC7992">
      <w:pPr>
        <w:tabs>
          <w:tab w:val="left" w:pos="720"/>
        </w:tabs>
        <w:ind w:left="-567" w:firstLine="567"/>
        <w:jc w:val="center"/>
        <w:rPr>
          <w:del w:id="13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35" w:author="msi" w:date="2026-09-22T12:26:00Z" w16du:dateUtc="2026-09-22T16:26:00Z">
        <w:r w:rsidRPr="00BC7992">
          <w:rPr>
            <w:rFonts w:ascii="Times New Roman" w:hAnsi="Times New Roman"/>
            <w:b/>
            <w:bCs/>
            <w:color w:val="000000"/>
            <w:sz w:val="28"/>
            <w:szCs w:val="28"/>
            <w:u w:val="single"/>
            <w:lang w:eastAsia="ar-SA"/>
          </w:rPr>
          <w:delText>Перечень услуг, оказываемых школой</w:delText>
        </w:r>
      </w:del>
    </w:p>
    <w:p w14:paraId="1940A3BB" w14:textId="77777777" w:rsidR="00293E72" w:rsidRPr="00BC7992" w:rsidRDefault="00293E72" w:rsidP="00BC7992">
      <w:pPr>
        <w:tabs>
          <w:tab w:val="left" w:pos="720"/>
        </w:tabs>
        <w:ind w:left="-567" w:firstLine="567"/>
        <w:jc w:val="center"/>
        <w:rPr>
          <w:del w:id="13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37" w:author="msi" w:date="2026-09-22T12:26:00Z" w16du:dateUtc="2026-09-22T16:26:00Z">
        <w:r w:rsidRPr="00BC7992">
          <w:rPr>
            <w:rFonts w:ascii="Times New Roman" w:hAnsi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5FD600E4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3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3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    Школа осуществляет свою деятельность в соответствии с предметом и целями деятельности, определёнными </w:delText>
        </w:r>
      </w:del>
    </w:p>
    <w:p w14:paraId="2FED215E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4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4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законодательством  Российской Федерации, </w:delText>
        </w:r>
        <w:r w:rsid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РСО-Алания 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 и настоящим Уставом, путём выполнения работ, </w:delText>
        </w:r>
      </w:del>
    </w:p>
    <w:p w14:paraId="3725D443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4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4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оказания муниципальных  услуг в сфере образования.</w:delText>
        </w:r>
      </w:del>
    </w:p>
    <w:p w14:paraId="414CE243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4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4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1.1.Основным предметом деятельности Школы</w:delText>
        </w:r>
        <w:r w:rsidRPr="00BC7992">
          <w:rPr>
            <w:rFonts w:ascii="Times New Roman" w:hAnsi="Times New Roman"/>
            <w:bCs/>
            <w:color w:val="000000"/>
            <w:sz w:val="28"/>
            <w:szCs w:val="28"/>
            <w:lang w:eastAsia="ru-RU"/>
          </w:rPr>
          <w:delText xml:space="preserve"> является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 осуществление государственной политики в области образования. </w:delText>
        </w:r>
      </w:del>
    </w:p>
    <w:p w14:paraId="3D90E89A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4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4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7B3821A0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4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4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образования 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336EF47B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5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5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42A5E82D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5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5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- формирование общей культуры личности обучающихся на основе усвоения обязательного минимума содержания общеобразовательных программ;</w:delText>
        </w:r>
      </w:del>
    </w:p>
    <w:p w14:paraId="71C8E9DA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5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5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- адаптация обучающихся к жизни в обществе;</w:delText>
        </w:r>
      </w:del>
    </w:p>
    <w:p w14:paraId="43C0326D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5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5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3F5B5E8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5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5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2F46669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6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6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- формирование здорового образа жизни и экологической культуры.</w:delText>
        </w:r>
      </w:del>
    </w:p>
    <w:p w14:paraId="3AD9966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6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6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486AC893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6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6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439D983A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6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6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0FE5C755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6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6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7D1CCEAF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7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7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5532025D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7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7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7A918E1C" w14:textId="77777777" w:rsidR="00293E72" w:rsidRPr="00BC7992" w:rsidRDefault="00293E72" w:rsidP="00BC7992">
      <w:pPr>
        <w:tabs>
          <w:tab w:val="left" w:pos="0"/>
        </w:tabs>
        <w:ind w:left="-540" w:firstLine="540"/>
        <w:rPr>
          <w:del w:id="17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7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3D05D0B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7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7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2323EE32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7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7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3475AA1D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8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8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210BEBFC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8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8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1.4. 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6168E70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8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8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1073F87F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8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8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Порядок определения указанной платы устанавливается Учредителем.</w:delText>
        </w:r>
      </w:del>
    </w:p>
    <w:p w14:paraId="4C10EAC4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8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8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400B37BF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9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9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1.5.1. Организация работы по повышению квалификации работников школы.</w:delText>
        </w:r>
      </w:del>
    </w:p>
    <w:p w14:paraId="09666C5D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9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9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3957D452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9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9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1.5.3.Проведение психологической диагностики, тестирования .</w:delText>
        </w:r>
      </w:del>
    </w:p>
    <w:p w14:paraId="797931E4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9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9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1.5.4. Организация семинаров, конференций, конкурсов, олимпиад. концертов, выставок.</w:delText>
        </w:r>
      </w:del>
    </w:p>
    <w:p w14:paraId="397BEB7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19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19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1.5.5. Реализация углубленных образовательных программ по изучению ряда предметов;</w:delText>
        </w:r>
      </w:del>
    </w:p>
    <w:p w14:paraId="6204326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0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0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560D9565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0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0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1.5.7.Выявление обучающихся, находящихся в социально-опасном положении, </w:delText>
        </w:r>
      </w:del>
    </w:p>
    <w:p w14:paraId="62291B95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0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0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5E13FF70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0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0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403B6380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0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0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4164E9FC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1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1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57714322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1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1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1.5.11.Обеспечение физического и эмоционального благополучия каждого ребенка.</w:delText>
        </w:r>
      </w:del>
    </w:p>
    <w:p w14:paraId="2F29605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1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1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1.5.12.Выявление и развитие способностей детей, обеспечение непрерывности образования.</w:delText>
        </w:r>
      </w:del>
    </w:p>
    <w:p w14:paraId="6161E682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1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1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03D5019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1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1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1DA9C037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2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2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143FBBB9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2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2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softHyphen/>
          <w:delText>ную подготовку обучающихся.</w:delText>
        </w:r>
      </w:del>
    </w:p>
    <w:p w14:paraId="6C117575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2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25" w:author="msi" w:date="2026-09-22T12:26:00Z" w16du:dateUtc="2026-09-22T16:26:00Z">
        <w:r w:rsidRPr="00BC7992">
          <w:rPr>
            <w:rFonts w:ascii="Times New Roman" w:hAnsi="Times New Roman"/>
            <w:color w:val="000000"/>
            <w:spacing w:val="-1"/>
            <w:sz w:val="28"/>
            <w:szCs w:val="28"/>
            <w:lang w:eastAsia="ru-RU"/>
          </w:rPr>
          <w:delText>1.6.2. О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softHyphen/>
          <w:delText>не, предусмотренной учебным планом.</w:delText>
        </w:r>
      </w:del>
    </w:p>
    <w:p w14:paraId="74D3EDC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2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2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1.6.3.Проводить репетиторство с обучающимися другого образовательного учреждения.</w:delText>
        </w:r>
      </w:del>
    </w:p>
    <w:p w14:paraId="015506AB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2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29" w:author="msi" w:date="2026-09-22T12:26:00Z" w16du:dateUtc="2026-09-22T16:26:00Z">
        <w:r w:rsidRPr="00BC7992">
          <w:rPr>
            <w:rFonts w:ascii="Times New Roman" w:hAnsi="Times New Roman"/>
            <w:color w:val="000000"/>
            <w:spacing w:val="-1"/>
            <w:sz w:val="28"/>
            <w:szCs w:val="28"/>
            <w:lang w:eastAsia="ru-RU"/>
          </w:rPr>
          <w:delText xml:space="preserve">1.6.4. Организовывать курсы 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по подготовке к поступлению в средние </w:delText>
        </w:r>
        <w:r w:rsidRPr="00BC7992">
          <w:rPr>
            <w:rFonts w:ascii="Times New Roman" w:hAnsi="Times New Roman"/>
            <w:bCs/>
            <w:color w:val="000000"/>
            <w:sz w:val="28"/>
            <w:szCs w:val="28"/>
            <w:lang w:eastAsia="ru-RU"/>
          </w:rPr>
          <w:delText>и высшие</w:delText>
        </w:r>
        <w:r w:rsidRPr="00BC7992">
          <w:rPr>
            <w:rFonts w:ascii="Times New Roman" w:hAnsi="Times New Roman"/>
            <w:b/>
            <w:bCs/>
            <w:color w:val="000000"/>
            <w:sz w:val="28"/>
            <w:szCs w:val="28"/>
            <w:lang w:eastAsia="ru-RU"/>
          </w:rPr>
          <w:delText xml:space="preserve"> 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профессиональные образовательные учреждения:</w:delText>
        </w:r>
      </w:del>
    </w:p>
    <w:p w14:paraId="35ED83D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3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3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 изучению иностранных языков;</w:delText>
        </w:r>
      </w:del>
    </w:p>
    <w:p w14:paraId="73E7D85F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3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3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повышения квалификации;</w:delText>
        </w:r>
      </w:del>
    </w:p>
    <w:p w14:paraId="2064B730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3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3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52D47DE2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3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3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1.6.5. Создавать кружки:</w:delText>
        </w:r>
      </w:del>
    </w:p>
    <w:p w14:paraId="3CEE31F3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3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3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 обучению игре на музыкальных инструментах;</w:delText>
        </w:r>
      </w:del>
    </w:p>
    <w:p w14:paraId="18FF11DE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4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4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фото-, кино-, видео- , радиоделу;</w:delText>
        </w:r>
      </w:del>
    </w:p>
    <w:p w14:paraId="0C5D3C4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4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4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кройке и шитью, вязанию, домоводству;</w:delText>
        </w:r>
      </w:del>
    </w:p>
    <w:p w14:paraId="6FDE4655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4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45" w:author="msi" w:date="2026-09-22T12:26:00Z" w16du:dateUtc="2026-09-22T16:26:00Z">
        <w:r w:rsidRPr="00BC7992">
          <w:rPr>
            <w:rFonts w:ascii="Times New Roman" w:hAnsi="Times New Roman"/>
            <w:color w:val="000000"/>
            <w:spacing w:val="-1"/>
            <w:sz w:val="28"/>
            <w:szCs w:val="28"/>
            <w:lang w:eastAsia="ru-RU"/>
          </w:rPr>
          <w:delText>танцам.</w:delText>
        </w:r>
      </w:del>
    </w:p>
    <w:p w14:paraId="3D3D2337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4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4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softHyphen/>
        </w:r>
        <w:r w:rsidRPr="00BC7992">
          <w:rPr>
            <w:rFonts w:ascii="Times New Roman" w:hAnsi="Times New Roman"/>
            <w:color w:val="000000"/>
            <w:spacing w:val="-1"/>
            <w:sz w:val="28"/>
            <w:szCs w:val="28"/>
            <w:lang w:eastAsia="ru-RU"/>
          </w:rPr>
          <w:delText>вания детей:</w:delText>
        </w:r>
      </w:del>
    </w:p>
    <w:p w14:paraId="6D7CC3E1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4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4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 обучению живописи, графике, скульптуре, народным промыслам;</w:delText>
        </w:r>
      </w:del>
    </w:p>
    <w:p w14:paraId="667372D7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5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5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по изучению истории мировой культуры.</w:delText>
        </w:r>
      </w:del>
    </w:p>
    <w:p w14:paraId="760995B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5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5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1.6.7.Организовывать учебные группы для обучения детей с отклонениями в развитии.</w:delText>
        </w:r>
      </w:del>
    </w:p>
    <w:p w14:paraId="68C19818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5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5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65F4D245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5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5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которые не посещали дошкольные образовательные учреждения).</w:delText>
        </w:r>
      </w:del>
    </w:p>
    <w:p w14:paraId="7C337D13" w14:textId="77777777" w:rsidR="00293E72" w:rsidRPr="00BC7992" w:rsidRDefault="00293E72" w:rsidP="00BC7992">
      <w:pPr>
        <w:tabs>
          <w:tab w:val="left" w:pos="720"/>
        </w:tabs>
        <w:ind w:left="-567" w:firstLine="567"/>
        <w:rPr>
          <w:del w:id="25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5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5E524433" w14:textId="77777777" w:rsidR="00293E72" w:rsidRPr="00BC7992" w:rsidRDefault="00293E72" w:rsidP="00BC7992">
      <w:pPr>
        <w:ind w:left="-540" w:firstLine="540"/>
        <w:rPr>
          <w:del w:id="26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6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150F53F0" w14:textId="77777777" w:rsidR="00293E72" w:rsidRPr="00BC7992" w:rsidRDefault="00293E72" w:rsidP="00BC7992">
      <w:pPr>
        <w:ind w:left="-540" w:firstLine="540"/>
        <w:rPr>
          <w:del w:id="26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6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0813D7E3" w14:textId="77777777" w:rsidR="00293E72" w:rsidRPr="00BC7992" w:rsidRDefault="00293E72" w:rsidP="00BC7992">
      <w:pPr>
        <w:ind w:left="-540" w:firstLine="540"/>
        <w:rPr>
          <w:del w:id="26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6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7C4DCDB1" w14:textId="77777777" w:rsidR="00293E72" w:rsidRPr="00BC7992" w:rsidRDefault="00293E72" w:rsidP="00BC7992">
      <w:pPr>
        <w:ind w:left="-540" w:firstLine="540"/>
        <w:rPr>
          <w:del w:id="26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6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4FD90246" w14:textId="77777777" w:rsidR="00293E72" w:rsidRPr="00BC7992" w:rsidRDefault="00293E72" w:rsidP="00BC7992">
      <w:pPr>
        <w:ind w:left="-540" w:firstLine="540"/>
        <w:rPr>
          <w:del w:id="26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6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533924C0" w14:textId="77777777" w:rsidR="00293E72" w:rsidRPr="00BC7992" w:rsidRDefault="00293E72" w:rsidP="00BC7992">
      <w:pPr>
        <w:ind w:left="-540" w:firstLine="540"/>
        <w:rPr>
          <w:del w:id="27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7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5243B41D" w14:textId="77777777" w:rsidR="00293E72" w:rsidRPr="00BC7992" w:rsidRDefault="00293E72" w:rsidP="00BC7992">
      <w:pPr>
        <w:ind w:left="-540" w:firstLine="540"/>
        <w:rPr>
          <w:del w:id="27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7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0A6198A0" w14:textId="77777777" w:rsidR="00293E72" w:rsidRPr="00BC7992" w:rsidRDefault="00293E72" w:rsidP="00BC7992">
      <w:pPr>
        <w:ind w:left="-540" w:firstLine="540"/>
        <w:rPr>
          <w:del w:id="27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7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5D28EEAA" w14:textId="77777777" w:rsidR="00293E72" w:rsidRPr="00BC7992" w:rsidRDefault="00293E72" w:rsidP="00BC7992">
      <w:pPr>
        <w:ind w:left="-540" w:firstLine="540"/>
        <w:rPr>
          <w:del w:id="27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7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0658E6F9" w14:textId="77777777" w:rsidR="00293E72" w:rsidRPr="00BC7992" w:rsidRDefault="00293E72" w:rsidP="00BC7992">
      <w:pPr>
        <w:ind w:left="-540" w:firstLine="540"/>
        <w:rPr>
          <w:del w:id="27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7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1BA19190" w14:textId="77777777" w:rsidR="00293E72" w:rsidRPr="00BC7992" w:rsidRDefault="00293E72" w:rsidP="00BC7992">
      <w:pPr>
        <w:ind w:left="-540" w:firstLine="540"/>
        <w:rPr>
          <w:del w:id="28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81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2059F025" w14:textId="77777777" w:rsidR="00293E72" w:rsidRPr="00BC7992" w:rsidRDefault="00293E72" w:rsidP="00BC7992">
      <w:pPr>
        <w:ind w:left="-540" w:firstLine="540"/>
        <w:rPr>
          <w:del w:id="282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83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355E8313" w14:textId="77777777" w:rsidR="00293E72" w:rsidRPr="00BC7992" w:rsidRDefault="00293E72" w:rsidP="00BC7992">
      <w:pPr>
        <w:ind w:left="-540" w:firstLine="540"/>
        <w:rPr>
          <w:del w:id="284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85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05D73C42" w14:textId="77777777" w:rsidR="00293E72" w:rsidRPr="00BC7992" w:rsidRDefault="00293E72" w:rsidP="00BC7992">
      <w:pPr>
        <w:ind w:left="-540" w:firstLine="540"/>
        <w:rPr>
          <w:del w:id="286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87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2D2F66FA" w14:textId="77777777" w:rsidR="00293E72" w:rsidRPr="00BC7992" w:rsidRDefault="00293E72" w:rsidP="00BC7992">
      <w:pPr>
        <w:spacing w:before="100" w:beforeAutospacing="1" w:after="100" w:afterAutospacing="1"/>
        <w:rPr>
          <w:del w:id="288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89" w:author="msi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  <w:lang w:eastAsia="ru-RU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0E8E44BD" w14:textId="77777777" w:rsidR="00293E72" w:rsidRPr="00BC7992" w:rsidRDefault="00293E72" w:rsidP="00BC7992">
      <w:pPr>
        <w:spacing w:before="100" w:beforeAutospacing="1" w:after="100" w:afterAutospacing="1"/>
        <w:rPr>
          <w:del w:id="290" w:author="msi" w:date="2026-09-22T12:26:00Z" w16du:dateUtc="2026-09-22T16:26:00Z"/>
          <w:rFonts w:ascii="Times New Roman" w:hAnsi="Times New Roman"/>
          <w:color w:val="FF33FF"/>
          <w:sz w:val="28"/>
          <w:szCs w:val="28"/>
          <w:lang w:eastAsia="ru-RU"/>
        </w:rPr>
      </w:pPr>
      <w:del w:id="291" w:author="msi" w:date="2026-09-22T12:26:00Z" w16du:dateUtc="2026-09-22T16:26:00Z">
        <w:r w:rsidRPr="00BC7992">
          <w:rPr>
            <w:rFonts w:ascii="Times New Roman" w:hAnsi="Times New Roman"/>
            <w:color w:val="FF33FF"/>
            <w:sz w:val="28"/>
            <w:szCs w:val="28"/>
            <w:lang w:eastAsia="ru-RU"/>
          </w:rPr>
          <w:delText> </w:delText>
        </w:r>
      </w:del>
    </w:p>
    <w:p w14:paraId="02EFB7D1" w14:textId="77777777" w:rsidR="007B3707" w:rsidRDefault="007B3707">
      <w:pPr>
        <w:rPr>
          <w:rPrChange w:id="292" w:author="msi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293" w:author="msi" w:date="2026-09-22T12:26:00Z" w16du:dateUtc="2026-09-22T16:26:00Z">
          <w:pPr>
            <w:jc w:val="both"/>
          </w:pPr>
        </w:pPrChange>
      </w:pPr>
    </w:p>
    <w:sectPr w:rsidR="007B3707">
      <w:pgSz w:w="11906" w:h="16838"/>
      <w:pgMar w:top="1417" w:right="1417" w:bottom="1417" w:left="1417" w:header="708" w:footer="708" w:gutter="0"/>
      <w:cols w:space="708"/>
      <w:docGrid w:linePitch="360"/>
      <w:sectPrChange w:id="294" w:author="msi" w:date="2026-09-22T12:26:00Z" w16du:dateUtc="2026-09-22T16:26:00Z">
        <w:sectPr w:rsidR="007B3707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86286061">
    <w:abstractNumId w:val="0"/>
  </w:num>
  <w:num w:numId="2" w16cid:durableId="418674107">
    <w:abstractNumId w:val="1"/>
  </w:num>
  <w:num w:numId="3" w16cid:durableId="1419903727">
    <w:abstractNumId w:val="5"/>
  </w:num>
  <w:num w:numId="4" w16cid:durableId="1991595317">
    <w:abstractNumId w:val="3"/>
  </w:num>
  <w:num w:numId="5" w16cid:durableId="1872298451">
    <w:abstractNumId w:val="4"/>
  </w:num>
  <w:num w:numId="6" w16cid:durableId="63513665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A48ED"/>
    <w:rsid w:val="00293E72"/>
    <w:rsid w:val="00334276"/>
    <w:rsid w:val="005E6702"/>
    <w:rsid w:val="0069464C"/>
    <w:rsid w:val="0076293B"/>
    <w:rsid w:val="007B3707"/>
    <w:rsid w:val="00832BE3"/>
    <w:rsid w:val="00875E83"/>
    <w:rsid w:val="009D5F97"/>
    <w:rsid w:val="00B00DF3"/>
    <w:rsid w:val="00B90493"/>
    <w:rsid w:val="00BC32DD"/>
    <w:rsid w:val="00BC7992"/>
    <w:rsid w:val="00C77429"/>
    <w:rsid w:val="00CC0B85"/>
    <w:rsid w:val="00DA549E"/>
    <w:rsid w:val="00F8234C"/>
    <w:rsid w:val="00F911A6"/>
    <w:rsid w:val="00F95BE5"/>
    <w:rsid w:val="00F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8F1F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6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6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6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E72"/>
    <w:pPr>
      <w:spacing w:before="100" w:beforeAutospacing="1" w:after="100" w:afterAutospacing="1"/>
    </w:pPr>
    <w:rPr>
      <w:color w:val="FF33FF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character" w:customStyle="1" w:styleId="Heading7Char">
    <w:name w:val="Heading 7 Char"/>
    <w:basedOn w:val="DefaultParagraphFont"/>
    <w:link w:val="Heading7"/>
    <w:rsid w:val="00FE35EF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6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6:00Z">
        <w:pPr>
          <w:keepNext/>
          <w:spacing w:before="240" w:after="120"/>
          <w:jc w:val="both"/>
        </w:pPr>
      </w:pPrChange>
    </w:pPr>
    <w:rPr>
      <w:b/>
      <w:rPrChange w:id="4" w:author="msi" w:date="2026-09-22T12:2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6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6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6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FE35EF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6:00Z">
        <w:pPr>
          <w:ind w:left="720"/>
          <w:contextualSpacing/>
          <w:jc w:val="both"/>
        </w:pPr>
      </w:pPrChange>
    </w:pPr>
    <w:rPr>
      <w:rPrChange w:id="7" w:author="msi" w:date="2026-09-22T12:26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1700</Words>
  <Characters>9695</Characters>
  <Application>Microsoft Office Word</Application>
  <DocSecurity>0</DocSecurity>
  <Lines>80</Lines>
  <Paragraphs>22</Paragraphs>
  <ScaleCrop>false</ScaleCrop>
  <Company>Microsoft</Company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