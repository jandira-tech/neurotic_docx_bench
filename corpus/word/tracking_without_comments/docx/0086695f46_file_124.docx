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7C2B979" w14:textId="77777777" w:rsidR="0057684E" w:rsidRDefault="0057684E">
      <w:r>
        <w:t>file_124.docx</w:t>
      </w:r>
    </w:p>
    <w:p w14:paraId="2D0E976E" w14:textId="7EDE7886" w:rsidR="009F2517" w:rsidRDefault="00844DF5">
      <w:r>
        <w:t>Project Tasks</w:t>
      </w:r>
    </w:p>
    <w:p w14:paraId="23D42FFA" w14:textId="77777777" w:rsidR="009F2517" w:rsidRDefault="009F2517"/>
    <w:p w14:paraId="1E415B92" w14:textId="77777777" w:rsidR="009F2517" w:rsidRDefault="009F2517"/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9F2517" w14:paraId="7894CED1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2AA08" w14:textId="77777777" w:rsidR="009F2517" w:rsidRDefault="00844DF5">
            <w:r>
              <w:t>Task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1E561" w14:textId="77777777" w:rsidR="009F2517" w:rsidRDefault="00844DF5">
            <w:r>
              <w:t>Owner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96001" w14:textId="77777777" w:rsidR="009F2517" w:rsidRDefault="00844DF5">
            <w:r>
              <w:t>Status</w:t>
            </w:r>
          </w:p>
        </w:tc>
      </w:tr>
      <w:tr w:rsidR="009F2517" w14:paraId="70101E58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F28F3" w14:textId="77777777" w:rsidR="009F2517" w:rsidRDefault="00844DF5">
            <w:r>
              <w:t>Design UI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2EA3D" w14:textId="77777777" w:rsidR="009F2517" w:rsidRDefault="00844DF5">
            <w:r>
              <w:t>Alice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0F8A7" w14:textId="77777777" w:rsidR="009F2517" w:rsidRDefault="00844DF5">
            <w:r>
              <w:t>In Progress</w:t>
            </w:r>
            <w:ins w:id="0" w:author="Online User" w:date="2026-05-14T20:34:00Z">
              <w:r>
                <w:t xml:space="preserve"> (Week 1)</w:t>
              </w:r>
            </w:ins>
          </w:p>
        </w:tc>
      </w:tr>
      <w:tr w:rsidR="009F2517" w14:paraId="0D29C211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90397" w14:textId="77777777" w:rsidR="009F2517" w:rsidRDefault="00844DF5">
            <w:r>
              <w:t>Write Tests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B87CF" w14:textId="77777777" w:rsidR="009F2517" w:rsidRDefault="00844DF5">
            <w:r>
              <w:t>Bob</w:t>
            </w:r>
            <w:ins w:id="1" w:author="Online User" w:date="2026-05-14T20:34:00Z">
              <w:r>
                <w:t xml:space="preserve"> - High Priority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5BC68" w14:textId="77777777" w:rsidR="009F2517" w:rsidRDefault="00844DF5">
            <w:r>
              <w:t>Pending</w:t>
            </w:r>
          </w:p>
        </w:tc>
      </w:tr>
    </w:tbl>
    <w:p w14:paraId="1606C964" w14:textId="77777777" w:rsidR="009F2517" w:rsidRDefault="009F2517"/>
    <w:sectPr w:rsidR="009F251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2517"/>
    <w:rsid w:val="0057684E"/>
    <w:rsid w:val="009F2517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D4BC86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2026-05-14T20:34:00Z</dcterms:created>
  <dcterms:modified xsi:type="dcterms:W3CDTF">2026-07-11T01:31:00Z</dcterms:modified>
</cp:coreProperties>
</file>