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BE1B6C" w14:textId="77777777" w:rsidR="00975E77" w:rsidRDefault="00EC5B36">
      <w:pPr>
        <w:pStyle w:val="Title"/>
        <w:rPr>
          <w:ins w:id="10" w:author="Comparison" w:date="2026-09-25T20:01:00Z" w16du:dateUtc="2026-09-26T00:01:00Z"/>
        </w:rPr>
      </w:pPr>
      <w:ins w:id="11" w:author="Comparison" w:date="2026-09-25T20:01:00Z" w16du:dateUtc="2026-09-26T00:01:00Z">
        <w:r>
          <w:t>Person</w:t>
        </w:r>
        <w:r>
          <w:t>—</w:t>
        </w:r>
        <w:r>
          <w:t>bleeding episode status, Thrombolysis in Myocardial Infarction (TIMI) code N</w:t>
        </w:r>
      </w:ins>
    </w:p>
    <w:p w14:paraId="5D2EAEDD" w14:textId="77777777" w:rsidR="00975E77" w:rsidRDefault="00EC5B36">
      <w:pPr>
        <w:pStyle w:val="Subtitle"/>
        <w:rPr>
          <w:ins w:id="12" w:author="Comparison" w:date="2026-09-25T20:01:00Z" w16du:dateUtc="2026-09-26T00:01:00Z"/>
        </w:rPr>
      </w:pPr>
      <w:ins w:id="13" w:author="Comparison" w:date="2026-09-25T20:01:00Z" w16du:dateUtc="2026-09-26T00:01:00Z">
        <w:r>
          <w:t>Exported from METEOR</w:t>
        </w:r>
      </w:ins>
    </w:p>
    <w:p w14:paraId="62F729B4" w14:textId="77777777" w:rsidR="00975E77" w:rsidRDefault="00EC5B36">
      <w:pPr>
        <w:pStyle w:val="Subtitle"/>
        <w:spacing w:after="4800"/>
        <w:rPr>
          <w:ins w:id="14" w:author="Comparison" w:date="2026-09-25T20:01:00Z" w16du:dateUtc="2026-09-26T00:01:00Z"/>
        </w:rPr>
      </w:pPr>
      <w:ins w:id="15" w:author="Comparison" w:date="2026-09-25T20:01:00Z" w16du:dateUtc="2026-09-26T00:01:00Z">
        <w:r>
          <w:t>(AIHW's Metadata Online Registry)</w:t>
        </w:r>
      </w:ins>
    </w:p>
    <w:p w14:paraId="3F07BAED" w14:textId="77777777" w:rsidR="00975E77" w:rsidRDefault="00EC5B36">
      <w:pPr>
        <w:rPr>
          <w:ins w:id="16" w:author="Comparison" w:date="2026-09-25T20:01:00Z" w16du:dateUtc="2026-09-26T00:01:00Z"/>
        </w:rPr>
      </w:pPr>
      <w:ins w:id="17" w:author="Comparison" w:date="2026-09-25T20:01:00Z" w16du:dateUtc="2026-09-26T00:01:00Z">
        <w:r>
          <w:t>©</w:t>
        </w:r>
        <w:r>
          <w:t xml:space="preserve"> Australian Institute of Health and Welfare 2024</w:t>
        </w:r>
      </w:ins>
    </w:p>
    <w:p w14:paraId="269AFC74" w14:textId="77777777" w:rsidR="00975E77" w:rsidRDefault="00975E77">
      <w:pPr>
        <w:rPr>
          <w:ins w:id="18" w:author="Comparison" w:date="2026-09-25T20:01:00Z" w16du:dateUtc="2026-09-26T00:01:00Z"/>
        </w:rPr>
      </w:pPr>
    </w:p>
    <w:p w14:paraId="22D3A644" w14:textId="77777777" w:rsidR="00975E77" w:rsidRDefault="00EC5B36">
      <w:pPr>
        <w:rPr>
          <w:ins w:id="19" w:author="Comparison" w:date="2026-09-25T20:01:00Z" w16du:dateUtc="2026-09-26T00:01:00Z"/>
        </w:rPr>
      </w:pPr>
      <w:ins w:id="20" w:author="Comparison" w:date="2026-09-25T20:01:00Z" w16du:dateUtc="2026-09-26T00:01:00Z">
        <w:r>
          <w: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ins>
    </w:p>
    <w:p w14:paraId="2C9E340E" w14:textId="77777777" w:rsidR="00975E77" w:rsidRDefault="00EC5B36">
      <w:pPr>
        <w:rPr>
          <w:ins w:id="21" w:author="Comparison" w:date="2026-09-25T20:01:00Z" w16du:dateUtc="2026-09-26T00:01:00Z"/>
        </w:rPr>
      </w:pPr>
      <w:ins w:id="22" w:author="Comparison" w:date="2026-09-25T20:01:00Z" w16du:dateUtc="2026-09-26T00:01:00Z">
        <w:r>
          <w:t>You may distribute, remix and build on this website</w:t>
        </w:r>
        <w:r>
          <w:t>’</w:t>
        </w:r>
        <w:r>
          <w:t>s material but must attribute the AIHW as the copyright holder, in line with our attribution policy. The full terms and conditions of this licence are available at https://creativecommons.org/licenses/by/4.0/.</w:t>
        </w:r>
      </w:ins>
    </w:p>
    <w:p w14:paraId="4C3FBD26" w14:textId="77777777" w:rsidR="00975E77" w:rsidRDefault="00EC5B36">
      <w:pPr>
        <w:rPr>
          <w:ins w:id="23" w:author="Comparison" w:date="2026-09-25T20:01:00Z" w16du:dateUtc="2026-09-26T00:01:00Z"/>
        </w:rPr>
      </w:pPr>
      <w:ins w:id="24" w:author="Comparison" w:date="2026-09-25T20:01:00Z" w16du:dateUtc="2026-09-26T00:01:00Z">
        <w:r>
          <w:t>Enquiries relating to copyright should be addressed to info@aihw.gov.au.</w:t>
        </w:r>
      </w:ins>
    </w:p>
    <w:p w14:paraId="44484042" w14:textId="77777777" w:rsidR="00975E77" w:rsidRDefault="00EC5B36">
      <w:pPr>
        <w:rPr>
          <w:ins w:id="25" w:author="Comparison" w:date="2026-09-25T20:01:00Z" w16du:dateUtc="2026-09-26T00:01:00Z"/>
        </w:rPr>
      </w:pPr>
      <w:ins w:id="26" w:author="Comparison" w:date="2026-09-25T20:01:00Z" w16du:dateUtc="2026-09-26T00:01:00Z">
        <w:r>
          <w:t>Enquiries or comments on the METEOR metadata or download should be directed to the METEOR team at meteor@aihw.gov.au.</w:t>
        </w:r>
      </w:ins>
    </w:p>
    <w:p w14:paraId="22D5FB92" w14:textId="77777777" w:rsidR="00975E77" w:rsidRDefault="00EC5B36">
      <w:pPr>
        <w:rPr>
          <w:ins w:id="27" w:author="Comparison" w:date="2026-09-25T20:01:00Z" w16du:dateUtc="2026-09-26T00:01:00Z"/>
        </w:rPr>
      </w:pPr>
      <w:ins w:id="28" w:author="Comparison" w:date="2026-09-25T20:01:00Z" w16du:dateUtc="2026-09-26T00:01:00Z">
        <w:r>
          <w:lastRenderedPageBreak/>
          <w:br w:type="page"/>
        </w:r>
      </w:ins>
    </w:p>
    <w:p w14:paraId="0620D07B" w14:textId="77777777" w:rsidR="00975E77" w:rsidRDefault="00EC5B36">
      <w:pPr>
        <w:pStyle w:val="Heading1"/>
        <w:rPr>
          <w:ins w:id="29" w:author="Comparison" w:date="2026-09-25T20:01:00Z" w16du:dateUtc="2026-09-26T00:01:00Z"/>
        </w:rPr>
      </w:pPr>
      <w:ins w:id="30" w:author="Comparison" w:date="2026-09-25T20:01:00Z" w16du:dateUtc="2026-09-26T00:01:00Z">
        <w:r>
          <w:t>Person</w:t>
        </w:r>
        <w:r>
          <w:t>—</w:t>
        </w:r>
        <w:r>
          <w:t>bleeding episode status, Thrombolysis in Myocardial Infarction (TIMI) code N</w:t>
        </w:r>
      </w:ins>
    </w:p>
    <w:tbl>
      <w:tblPr>
        <w:tblStyle w:val="TableGrid"/>
        <w:tblW w:w="0" w:type="auto"/>
        <w:tblLook w:val="04A0" w:firstRow="1" w:lastRow="0" w:firstColumn="1" w:lastColumn="0" w:noHBand="0" w:noVBand="1"/>
      </w:tblPr>
      <w:tblGrid>
        <w:gridCol w:w="1269"/>
        <w:gridCol w:w="1892"/>
        <w:gridCol w:w="3001"/>
        <w:gridCol w:w="1340"/>
        <w:gridCol w:w="1340"/>
        <w:gridCol w:w="1388"/>
      </w:tblGrid>
      <w:tr w:rsidR="001D6250" w:rsidRPr="0054212D" w14:paraId="06F36329" w14:textId="77777777" w:rsidTr="00094997">
        <w:trPr>
          <w:trHeight w:val="328"/>
          <w:del w:id="31" w:author="Comparison" w:date="2026-09-25T20:01:00Z" w16du:dateUtc="2026-09-26T00:01:00Z"/>
        </w:trPr>
        <w:tc>
          <w:tcPr>
            <w:tcW w:w="2746" w:type="dxa"/>
            <w:vMerge w:val="restart"/>
            <w:shd w:val="clear" w:color="auto" w:fill="D9D9D9" w:themeFill="background1" w:themeFillShade="D9"/>
          </w:tcPr>
          <w:p w14:paraId="7CC547C2" w14:textId="77777777" w:rsidR="00154337" w:rsidRPr="0054212D" w:rsidRDefault="00154337" w:rsidP="00B84F52">
            <w:pPr>
              <w:rPr>
                <w:del w:id="32" w:author="Comparison" w:date="2026-09-25T20:01:00Z" w16du:dateUtc="2026-09-26T00:01:00Z"/>
                <w:b/>
              </w:rPr>
            </w:pPr>
            <w:del w:id="33" w:author="Comparison" w:date="2026-09-25T20:01:00Z" w16du:dateUtc="2026-09-26T00:01:00Z">
              <w:r w:rsidRPr="0054212D">
                <w:rPr>
                  <w:b/>
                </w:rPr>
                <w:delText>Name</w:delText>
              </w:r>
            </w:del>
          </w:p>
        </w:tc>
        <w:tc>
          <w:tcPr>
            <w:tcW w:w="2770" w:type="dxa"/>
            <w:vMerge w:val="restart"/>
            <w:shd w:val="clear" w:color="auto" w:fill="D9D9D9" w:themeFill="background1" w:themeFillShade="D9"/>
          </w:tcPr>
          <w:p w14:paraId="375ED703" w14:textId="77777777" w:rsidR="00154337" w:rsidRPr="0054212D" w:rsidRDefault="00154337" w:rsidP="00B84F52">
            <w:pPr>
              <w:rPr>
                <w:del w:id="34" w:author="Comparison" w:date="2026-09-25T20:01:00Z" w16du:dateUtc="2026-09-26T00:01:00Z"/>
                <w:b/>
              </w:rPr>
            </w:pPr>
            <w:del w:id="35" w:author="Comparison" w:date="2026-09-25T20:01:00Z" w16du:dateUtc="2026-09-26T00:01:00Z">
              <w:r w:rsidRPr="0054212D">
                <w:rPr>
                  <w:b/>
                </w:rPr>
                <w:delText>Role</w:delText>
              </w:r>
            </w:del>
          </w:p>
        </w:tc>
        <w:tc>
          <w:tcPr>
            <w:tcW w:w="2869" w:type="dxa"/>
            <w:vMerge w:val="restart"/>
            <w:shd w:val="clear" w:color="auto" w:fill="D9D9D9" w:themeFill="background1" w:themeFillShade="D9"/>
          </w:tcPr>
          <w:p w14:paraId="4C6B598B" w14:textId="77777777" w:rsidR="00154337" w:rsidRPr="0054212D" w:rsidRDefault="00154337" w:rsidP="00B84F52">
            <w:pPr>
              <w:rPr>
                <w:del w:id="36" w:author="Comparison" w:date="2026-09-25T20:01:00Z" w16du:dateUtc="2026-09-26T00:01:00Z"/>
                <w:b/>
              </w:rPr>
            </w:pPr>
            <w:del w:id="37" w:author="Comparison" w:date="2026-09-25T20:01:00Z" w16du:dateUtc="2026-09-26T00:01:00Z">
              <w:r w:rsidRPr="0054212D">
                <w:rPr>
                  <w:b/>
                </w:rPr>
                <w:delText xml:space="preserve">Description of Interest </w:delText>
              </w:r>
            </w:del>
          </w:p>
        </w:tc>
        <w:tc>
          <w:tcPr>
            <w:tcW w:w="2819" w:type="dxa"/>
            <w:gridSpan w:val="2"/>
            <w:shd w:val="clear" w:color="auto" w:fill="D9D9D9" w:themeFill="background1" w:themeFillShade="D9"/>
          </w:tcPr>
          <w:p w14:paraId="4D56FFF6" w14:textId="77777777" w:rsidR="00154337" w:rsidRPr="0054212D" w:rsidRDefault="00154337" w:rsidP="00B84F52">
            <w:pPr>
              <w:rPr>
                <w:del w:id="38" w:author="Comparison" w:date="2026-09-25T20:01:00Z" w16du:dateUtc="2026-09-26T00:01:00Z"/>
                <w:b/>
              </w:rPr>
            </w:pPr>
            <w:del w:id="39" w:author="Comparison" w:date="2026-09-25T20:01:00Z" w16du:dateUtc="2026-09-26T00:01:00Z">
              <w:r w:rsidRPr="0054212D">
                <w:rPr>
                  <w:b/>
                </w:rPr>
                <w:delText>Relevant dates</w:delText>
              </w:r>
            </w:del>
          </w:p>
          <w:p w14:paraId="1DA671BC" w14:textId="77777777" w:rsidR="00154337" w:rsidRPr="0054212D" w:rsidRDefault="00154337" w:rsidP="00B84F52">
            <w:pPr>
              <w:rPr>
                <w:del w:id="40" w:author="Comparison" w:date="2026-09-25T20:01:00Z" w16du:dateUtc="2026-09-26T00:01:00Z"/>
                <w:b/>
              </w:rPr>
            </w:pPr>
          </w:p>
        </w:tc>
        <w:tc>
          <w:tcPr>
            <w:tcW w:w="2744" w:type="dxa"/>
            <w:vMerge w:val="restart"/>
            <w:shd w:val="clear" w:color="auto" w:fill="D9D9D9" w:themeFill="background1" w:themeFillShade="D9"/>
          </w:tcPr>
          <w:p w14:paraId="15660C52" w14:textId="77777777" w:rsidR="00154337" w:rsidRPr="0054212D" w:rsidRDefault="00154337" w:rsidP="00B84F52">
            <w:pPr>
              <w:rPr>
                <w:del w:id="41" w:author="Comparison" w:date="2026-09-25T20:01:00Z" w16du:dateUtc="2026-09-26T00:01:00Z"/>
                <w:b/>
              </w:rPr>
            </w:pPr>
            <w:del w:id="42" w:author="Comparison" w:date="2026-09-25T20:01:00Z" w16du:dateUtc="2026-09-26T00:01:00Z">
              <w:r w:rsidRPr="0054212D">
                <w:rPr>
                  <w:b/>
                </w:rPr>
                <w:delText>Comments</w:delText>
              </w:r>
            </w:del>
          </w:p>
        </w:tc>
      </w:tr>
      <w:tr w:rsidR="001D6250" w14:paraId="3E87A5D6" w14:textId="77777777" w:rsidTr="00094997">
        <w:trPr>
          <w:trHeight w:val="232"/>
          <w:del w:id="43" w:author="Comparison" w:date="2026-09-25T20:01:00Z" w16du:dateUtc="2026-09-26T00:01:00Z"/>
        </w:trPr>
        <w:tc>
          <w:tcPr>
            <w:tcW w:w="2746" w:type="dxa"/>
            <w:vMerge/>
          </w:tcPr>
          <w:p w14:paraId="422FC64E" w14:textId="77777777" w:rsidR="00154337" w:rsidRDefault="00154337" w:rsidP="00B84F52">
            <w:pPr>
              <w:rPr>
                <w:del w:id="44" w:author="Comparison" w:date="2026-09-25T20:01:00Z" w16du:dateUtc="2026-09-26T00:01:00Z"/>
              </w:rPr>
            </w:pPr>
          </w:p>
        </w:tc>
        <w:tc>
          <w:tcPr>
            <w:tcW w:w="2770" w:type="dxa"/>
            <w:vMerge/>
          </w:tcPr>
          <w:p w14:paraId="3DD770D5" w14:textId="77777777" w:rsidR="00154337" w:rsidRDefault="00154337" w:rsidP="00B84F52">
            <w:pPr>
              <w:rPr>
                <w:del w:id="45" w:author="Comparison" w:date="2026-09-25T20:01:00Z" w16du:dateUtc="2026-09-26T00:01:00Z"/>
              </w:rPr>
            </w:pPr>
          </w:p>
        </w:tc>
        <w:tc>
          <w:tcPr>
            <w:tcW w:w="2869" w:type="dxa"/>
            <w:vMerge/>
          </w:tcPr>
          <w:p w14:paraId="0D1074B2" w14:textId="77777777" w:rsidR="00154337" w:rsidRDefault="00154337" w:rsidP="00B84F52">
            <w:pPr>
              <w:rPr>
                <w:del w:id="46" w:author="Comparison" w:date="2026-09-25T20:01:00Z" w16du:dateUtc="2026-09-26T00:01:00Z"/>
              </w:rPr>
            </w:pPr>
          </w:p>
        </w:tc>
        <w:tc>
          <w:tcPr>
            <w:tcW w:w="1409" w:type="dxa"/>
          </w:tcPr>
          <w:p w14:paraId="4B5997EC" w14:textId="77777777" w:rsidR="00154337" w:rsidRDefault="00154337" w:rsidP="00B84F52">
            <w:pPr>
              <w:rPr>
                <w:del w:id="47" w:author="Comparison" w:date="2026-09-25T20:01:00Z" w16du:dateUtc="2026-09-26T00:01:00Z"/>
              </w:rPr>
            </w:pPr>
            <w:del w:id="48" w:author="Comparison" w:date="2026-09-25T20:01:00Z" w16du:dateUtc="2026-09-26T00:01:00Z">
              <w:r>
                <w:delText>From</w:delText>
              </w:r>
            </w:del>
          </w:p>
        </w:tc>
        <w:tc>
          <w:tcPr>
            <w:tcW w:w="1410" w:type="dxa"/>
          </w:tcPr>
          <w:p w14:paraId="4726089C" w14:textId="77777777" w:rsidR="00154337" w:rsidRDefault="00154337" w:rsidP="00B84F52">
            <w:pPr>
              <w:rPr>
                <w:del w:id="49" w:author="Comparison" w:date="2026-09-25T20:01:00Z" w16du:dateUtc="2026-09-26T00:01:00Z"/>
              </w:rPr>
            </w:pPr>
            <w:del w:id="50" w:author="Comparison" w:date="2026-09-25T20:01:00Z" w16du:dateUtc="2026-09-26T00:01:00Z">
              <w:r>
                <w:delText>To</w:delText>
              </w:r>
            </w:del>
          </w:p>
        </w:tc>
        <w:tc>
          <w:tcPr>
            <w:tcW w:w="2744" w:type="dxa"/>
            <w:vMerge/>
          </w:tcPr>
          <w:p w14:paraId="19251447" w14:textId="77777777" w:rsidR="00154337" w:rsidRDefault="00154337" w:rsidP="00B84F52">
            <w:pPr>
              <w:rPr>
                <w:del w:id="51" w:author="Comparison" w:date="2026-09-25T20:01:00Z" w16du:dateUtc="2026-09-26T00:01:00Z"/>
              </w:rPr>
            </w:pPr>
          </w:p>
        </w:tc>
      </w:tr>
      <w:tr w:rsidR="001D6250" w14:paraId="6BAA7229" w14:textId="77777777" w:rsidTr="00094997">
        <w:trPr>
          <w:del w:id="52" w:author="Comparison" w:date="2026-09-25T20:01:00Z" w16du:dateUtc="2026-09-26T00:01:00Z"/>
        </w:trPr>
        <w:tc>
          <w:tcPr>
            <w:tcW w:w="2746" w:type="dxa"/>
          </w:tcPr>
          <w:p w14:paraId="74F1C580" w14:textId="3E5BA7CA" w:rsidR="00154337" w:rsidRDefault="00865EE6" w:rsidP="00425711">
            <w:pPr>
              <w:rPr>
                <w:del w:id="53" w:author="Comparison" w:date="2026-09-25T20:01:00Z" w16du:dateUtc="2026-09-26T00:01:00Z"/>
              </w:rPr>
            </w:pPr>
            <w:del w:id="54" w:author="Comparison" w:date="2026-09-25T20:01:00Z" w16du:dateUtc="2026-09-26T00:01:00Z">
              <w:r>
                <w:delText xml:space="preserve">Peter </w:delText>
              </w:r>
              <w:r w:rsidR="00001C5C">
                <w:delText>Mas-Mollinedo</w:delText>
              </w:r>
            </w:del>
          </w:p>
        </w:tc>
        <w:tc>
          <w:tcPr>
            <w:tcW w:w="2770" w:type="dxa"/>
          </w:tcPr>
          <w:p w14:paraId="7A32B9A1" w14:textId="400B6102" w:rsidR="00154337" w:rsidRDefault="00001C5C" w:rsidP="00425711">
            <w:pPr>
              <w:rPr>
                <w:del w:id="55" w:author="Comparison" w:date="2026-09-25T20:01:00Z" w16du:dateUtc="2026-09-26T00:01:00Z"/>
              </w:rPr>
            </w:pPr>
            <w:del w:id="56" w:author="Comparison" w:date="2026-09-25T20:01:00Z" w16du:dateUtc="2026-09-26T00:01:00Z">
              <w:r>
                <w:delText>Pharmacist</w:delText>
              </w:r>
            </w:del>
          </w:p>
        </w:tc>
        <w:tc>
          <w:tcPr>
            <w:tcW w:w="2869" w:type="dxa"/>
          </w:tcPr>
          <w:p w14:paraId="070858B1" w14:textId="3240F9A8" w:rsidR="00154337" w:rsidRDefault="001529D3" w:rsidP="00425711">
            <w:pPr>
              <w:spacing w:line="240" w:lineRule="auto"/>
              <w:rPr>
                <w:del w:id="57" w:author="Comparison" w:date="2026-09-25T20:01:00Z" w16du:dateUtc="2026-09-26T00:01:00Z"/>
              </w:rPr>
            </w:pPr>
            <w:del w:id="58" w:author="Comparison" w:date="2026-09-25T20:01:00Z" w16du:dateUtc="2026-09-26T00:01:00Z">
              <w:r>
                <w:delText xml:space="preserve">Director of Lloyds Pharmacy in </w:delText>
              </w:r>
              <w:r w:rsidR="0020442E">
                <w:delText>County Kildare, Ireland</w:delText>
              </w:r>
            </w:del>
          </w:p>
        </w:tc>
        <w:tc>
          <w:tcPr>
            <w:tcW w:w="1409" w:type="dxa"/>
          </w:tcPr>
          <w:p w14:paraId="663F33DF" w14:textId="4DA89302" w:rsidR="00154337" w:rsidRDefault="0020442E" w:rsidP="00425711">
            <w:pPr>
              <w:rPr>
                <w:del w:id="59" w:author="Comparison" w:date="2026-09-25T20:01:00Z" w16du:dateUtc="2026-09-26T00:01:00Z"/>
              </w:rPr>
            </w:pPr>
            <w:del w:id="60" w:author="Comparison" w:date="2026-09-25T20:01:00Z" w16du:dateUtc="2026-09-26T00:01:00Z">
              <w:r>
                <w:delText>04/2020</w:delText>
              </w:r>
            </w:del>
          </w:p>
        </w:tc>
        <w:tc>
          <w:tcPr>
            <w:tcW w:w="1410" w:type="dxa"/>
          </w:tcPr>
          <w:p w14:paraId="21B5ED59" w14:textId="5E032E34" w:rsidR="00154337" w:rsidRDefault="0020442E" w:rsidP="00425711">
            <w:pPr>
              <w:rPr>
                <w:del w:id="61" w:author="Comparison" w:date="2026-09-25T20:01:00Z" w16du:dateUtc="2026-09-26T00:01:00Z"/>
              </w:rPr>
            </w:pPr>
            <w:del w:id="62" w:author="Comparison" w:date="2026-09-25T20:01:00Z" w16du:dateUtc="2026-09-26T00:01:00Z">
              <w:r>
                <w:delText>Date</w:delText>
              </w:r>
            </w:del>
          </w:p>
        </w:tc>
        <w:tc>
          <w:tcPr>
            <w:tcW w:w="2744" w:type="dxa"/>
          </w:tcPr>
          <w:p w14:paraId="5B5F220F" w14:textId="61AD2514" w:rsidR="00154337" w:rsidRDefault="00154337" w:rsidP="00425711">
            <w:pPr>
              <w:rPr>
                <w:del w:id="63" w:author="Comparison" w:date="2026-09-25T20:01:00Z" w16du:dateUtc="2026-09-26T00:01:00Z"/>
              </w:rPr>
            </w:pPr>
          </w:p>
        </w:tc>
      </w:tr>
      <w:tr w:rsidR="00BB5CE0" w14:paraId="2CE7EB96" w14:textId="77777777" w:rsidTr="00094997">
        <w:trPr>
          <w:del w:id="64" w:author="Comparison" w:date="2026-09-25T20:01:00Z" w16du:dateUtc="2026-09-26T00:01:00Z"/>
        </w:trPr>
        <w:tc>
          <w:tcPr>
            <w:tcW w:w="2746" w:type="dxa"/>
          </w:tcPr>
          <w:p w14:paraId="6E53B94E" w14:textId="29A4059E" w:rsidR="00C91C18" w:rsidRDefault="00A8534A" w:rsidP="00425711">
            <w:pPr>
              <w:rPr>
                <w:del w:id="65" w:author="Comparison" w:date="2026-09-25T20:01:00Z" w16du:dateUtc="2026-09-26T00:01:00Z"/>
              </w:rPr>
            </w:pPr>
            <w:del w:id="66" w:author="Comparison" w:date="2026-09-25T20:01:00Z" w16du:dateUtc="2026-09-26T00:01:00Z">
              <w:r>
                <w:delText>Prakash Gupta</w:delText>
              </w:r>
            </w:del>
          </w:p>
        </w:tc>
        <w:tc>
          <w:tcPr>
            <w:tcW w:w="2770" w:type="dxa"/>
          </w:tcPr>
          <w:p w14:paraId="1CF8D38F" w14:textId="16712ECA" w:rsidR="00C91C18" w:rsidRDefault="00A8534A" w:rsidP="00425711">
            <w:pPr>
              <w:rPr>
                <w:del w:id="67" w:author="Comparison" w:date="2026-09-25T20:01:00Z" w16du:dateUtc="2026-09-26T00:01:00Z"/>
              </w:rPr>
            </w:pPr>
            <w:del w:id="68" w:author="Comparison" w:date="2026-09-25T20:01:00Z" w16du:dateUtc="2026-09-26T00:01:00Z">
              <w:r>
                <w:delText>Consultant</w:delText>
              </w:r>
            </w:del>
          </w:p>
        </w:tc>
        <w:tc>
          <w:tcPr>
            <w:tcW w:w="2869" w:type="dxa"/>
          </w:tcPr>
          <w:p w14:paraId="10D8CFEC" w14:textId="29234F99" w:rsidR="00C91C18" w:rsidRDefault="00A179CA" w:rsidP="00425711">
            <w:pPr>
              <w:spacing w:line="240" w:lineRule="auto"/>
              <w:rPr>
                <w:del w:id="69" w:author="Comparison" w:date="2026-09-25T20:01:00Z" w16du:dateUtc="2026-09-26T00:01:00Z"/>
              </w:rPr>
            </w:pPr>
            <w:del w:id="70" w:author="Comparison" w:date="2026-09-25T20:01:00Z" w16du:dateUtc="2026-09-26T00:01:00Z">
              <w:r>
                <w:delText xml:space="preserve">Employment of Trust Staff member, </w:delText>
              </w:r>
              <w:r w:rsidR="00C55307">
                <w:delText>Avril Jacquest (medical PA at MKUH</w:delText>
              </w:r>
              <w:r w:rsidR="00D27774">
                <w:delText>)</w:delText>
              </w:r>
              <w:r w:rsidR="003E28E5">
                <w:delText xml:space="preserve"> as </w:delText>
              </w:r>
              <w:r w:rsidR="00C55307">
                <w:delText xml:space="preserve">private practice secretary.  </w:delText>
              </w:r>
              <w:r w:rsidR="003E28E5">
                <w:delText>Work undertaken</w:delText>
              </w:r>
              <w:r w:rsidR="0007736C">
                <w:delText xml:space="preserve"> - </w:delText>
              </w:r>
              <w:r w:rsidR="00C55307">
                <w:delText xml:space="preserve"> typing, outside of contracted NHS hours on non-NHS equipment. Occasional more urgent calls accepted in work hours on personal contact number, and actions performed thereafter. Notes kept off-site.</w:delText>
              </w:r>
            </w:del>
          </w:p>
        </w:tc>
        <w:tc>
          <w:tcPr>
            <w:tcW w:w="1409" w:type="dxa"/>
          </w:tcPr>
          <w:p w14:paraId="68AD4256" w14:textId="7120690F" w:rsidR="00C91C18" w:rsidRDefault="0029684C" w:rsidP="00425711">
            <w:pPr>
              <w:rPr>
                <w:del w:id="71" w:author="Comparison" w:date="2026-09-25T20:01:00Z" w16du:dateUtc="2026-09-26T00:01:00Z"/>
              </w:rPr>
            </w:pPr>
            <w:del w:id="72" w:author="Comparison" w:date="2026-09-25T20:01:00Z" w16du:dateUtc="2026-09-26T00:01:00Z">
              <w:r>
                <w:delText>2017</w:delText>
              </w:r>
            </w:del>
          </w:p>
        </w:tc>
        <w:tc>
          <w:tcPr>
            <w:tcW w:w="1410" w:type="dxa"/>
          </w:tcPr>
          <w:p w14:paraId="59D6C085" w14:textId="01E321ED" w:rsidR="00C91C18" w:rsidRDefault="0029684C" w:rsidP="00425711">
            <w:pPr>
              <w:rPr>
                <w:del w:id="73" w:author="Comparison" w:date="2026-09-25T20:01:00Z" w16du:dateUtc="2026-09-26T00:01:00Z"/>
              </w:rPr>
            </w:pPr>
            <w:del w:id="74" w:author="Comparison" w:date="2026-09-25T20:01:00Z" w16du:dateUtc="2026-09-26T00:01:00Z">
              <w:r>
                <w:delText>Date</w:delText>
              </w:r>
            </w:del>
          </w:p>
        </w:tc>
        <w:tc>
          <w:tcPr>
            <w:tcW w:w="2744" w:type="dxa"/>
          </w:tcPr>
          <w:p w14:paraId="1EA4A202" w14:textId="77777777" w:rsidR="00C91C18" w:rsidRDefault="00C91C18" w:rsidP="00425711">
            <w:pPr>
              <w:rPr>
                <w:del w:id="75" w:author="Comparison" w:date="2026-09-25T20:01:00Z" w16du:dateUtc="2026-09-26T00:01:00Z"/>
              </w:rPr>
            </w:pPr>
          </w:p>
        </w:tc>
      </w:tr>
      <w:tr w:rsidR="00A03808" w14:paraId="32ECCDF8" w14:textId="77777777" w:rsidTr="00094997">
        <w:trPr>
          <w:del w:id="76" w:author="Comparison" w:date="2026-09-25T20:01:00Z" w16du:dateUtc="2026-09-26T00:01:00Z"/>
        </w:trPr>
        <w:tc>
          <w:tcPr>
            <w:tcW w:w="2746" w:type="dxa"/>
          </w:tcPr>
          <w:p w14:paraId="307533ED" w14:textId="5800D99C" w:rsidR="00C91C18" w:rsidRDefault="002B0646" w:rsidP="00B84F52">
            <w:pPr>
              <w:rPr>
                <w:del w:id="77" w:author="Comparison" w:date="2026-09-25T20:01:00Z" w16du:dateUtc="2026-09-26T00:01:00Z"/>
              </w:rPr>
            </w:pPr>
            <w:del w:id="78" w:author="Comparison" w:date="2026-09-25T20:01:00Z" w16du:dateUtc="2026-09-26T00:01:00Z">
              <w:r>
                <w:delText>Areev Moosavi</w:delText>
              </w:r>
            </w:del>
          </w:p>
        </w:tc>
        <w:tc>
          <w:tcPr>
            <w:tcW w:w="2770" w:type="dxa"/>
          </w:tcPr>
          <w:p w14:paraId="1B55C9E4" w14:textId="495FDD7E" w:rsidR="00C91C18" w:rsidRPr="00C91C18" w:rsidRDefault="002B0646" w:rsidP="00B84F52">
            <w:pPr>
              <w:rPr>
                <w:del w:id="79" w:author="Comparison" w:date="2026-09-25T20:01:00Z" w16du:dateUtc="2026-09-26T00:01:00Z"/>
              </w:rPr>
            </w:pPr>
            <w:del w:id="80" w:author="Comparison" w:date="2026-09-25T20:01:00Z" w16du:dateUtc="2026-09-26T00:01:00Z">
              <w:r>
                <w:delText>Consultant Ophthalmologist</w:delText>
              </w:r>
            </w:del>
          </w:p>
        </w:tc>
        <w:tc>
          <w:tcPr>
            <w:tcW w:w="2869" w:type="dxa"/>
          </w:tcPr>
          <w:p w14:paraId="2F135D01" w14:textId="3DAEEE0F" w:rsidR="007730DF" w:rsidRDefault="002B0646" w:rsidP="007730DF">
            <w:pPr>
              <w:spacing w:before="40" w:after="40"/>
              <w:rPr>
                <w:del w:id="81" w:author="Comparison" w:date="2026-09-25T20:01:00Z" w16du:dateUtc="2026-09-26T00:01:00Z"/>
                <w:rFonts w:ascii="Arial" w:eastAsia="Times New Roman" w:hAnsi="Arial" w:cs="Arial"/>
                <w:sz w:val="20"/>
                <w:szCs w:val="20"/>
              </w:rPr>
            </w:pPr>
            <w:del w:id="82" w:author="Comparison" w:date="2026-09-25T20:01:00Z" w16du:dateUtc="2026-09-26T00:01:00Z">
              <w:r>
                <w:rPr>
                  <w:rFonts w:ascii="Arial" w:eastAsia="Times New Roman" w:hAnsi="Arial" w:cs="Arial"/>
                  <w:sz w:val="20"/>
                  <w:szCs w:val="20"/>
                </w:rPr>
                <w:delText>Managing Director of AHM Ophthalmics</w:delText>
              </w:r>
              <w:r w:rsidR="007730DF">
                <w:rPr>
                  <w:rFonts w:ascii="Arial" w:eastAsia="Times New Roman" w:hAnsi="Arial" w:cs="Arial"/>
                  <w:sz w:val="20"/>
                  <w:szCs w:val="20"/>
                </w:rPr>
                <w:delText xml:space="preserve"> Ltd, </w:delText>
              </w:r>
            </w:del>
          </w:p>
          <w:p w14:paraId="452EEB8C" w14:textId="5450106F" w:rsidR="00C91C18" w:rsidRPr="00C91C18" w:rsidRDefault="002B0646" w:rsidP="007730DF">
            <w:pPr>
              <w:spacing w:before="40" w:after="40"/>
              <w:rPr>
                <w:del w:id="83" w:author="Comparison" w:date="2026-09-25T20:01:00Z" w16du:dateUtc="2026-09-26T00:01:00Z"/>
              </w:rPr>
            </w:pPr>
            <w:del w:id="84" w:author="Comparison" w:date="2026-09-25T20:01:00Z" w16du:dateUtc="2026-09-26T00:01:00Z">
              <w:r>
                <w:rPr>
                  <w:rFonts w:ascii="Arial"/>
                  <w:color w:val="0070C0"/>
                  <w:spacing w:val="-2"/>
                  <w:sz w:val="18"/>
                  <w:szCs w:val="18"/>
                </w:rPr>
                <w:delText xml:space="preserve">(Company No. </w:delText>
              </w:r>
              <w:r w:rsidRPr="006516CA">
                <w:rPr>
                  <w:rStyle w:val="Strong"/>
                  <w:rFonts w:ascii="Arial" w:hAnsi="Arial" w:cs="Arial"/>
                  <w:color w:val="0070C0"/>
                  <w:sz w:val="20"/>
                  <w:szCs w:val="20"/>
                  <w:bdr w:val="none" w:sz="0" w:space="0" w:color="auto" w:frame="1"/>
                  <w:shd w:val="clear" w:color="auto" w:fill="FFFFFF"/>
                </w:rPr>
                <w:delText>08900419)</w:delText>
              </w:r>
              <w:r w:rsidR="007730DF">
                <w:rPr>
                  <w:rStyle w:val="Strong"/>
                  <w:rFonts w:ascii="Arial" w:hAnsi="Arial" w:cs="Arial"/>
                  <w:color w:val="0070C0"/>
                  <w:sz w:val="20"/>
                  <w:szCs w:val="20"/>
                  <w:bdr w:val="none" w:sz="0" w:space="0" w:color="auto" w:frame="1"/>
                  <w:shd w:val="clear" w:color="auto" w:fill="FFFFFF"/>
                </w:rPr>
                <w:delText>,</w:delText>
              </w:r>
              <w:r w:rsidR="007730DF">
                <w:rPr>
                  <w:rStyle w:val="Strong"/>
                  <w:color w:val="0070C0"/>
                  <w:bdr w:val="none" w:sz="0" w:space="0" w:color="auto" w:frame="1"/>
                  <w:shd w:val="clear" w:color="auto" w:fill="FFFFFF"/>
                </w:rPr>
                <w:delText xml:space="preserve"> </w:delText>
              </w:r>
              <w:r>
                <w:rPr>
                  <w:rFonts w:ascii="Arial"/>
                  <w:color w:val="0070C0"/>
                  <w:spacing w:val="-1"/>
                  <w:sz w:val="18"/>
                  <w:szCs w:val="18"/>
                </w:rPr>
                <w:delText>15 High Street, Aylesford, Kent, ME20 7AX</w:delText>
              </w:r>
            </w:del>
          </w:p>
        </w:tc>
        <w:tc>
          <w:tcPr>
            <w:tcW w:w="1409" w:type="dxa"/>
          </w:tcPr>
          <w:p w14:paraId="340F2AC8" w14:textId="10DDBF98" w:rsidR="00C91C18" w:rsidRPr="00C91C18" w:rsidRDefault="00D71B04" w:rsidP="00B84F52">
            <w:pPr>
              <w:rPr>
                <w:del w:id="85" w:author="Comparison" w:date="2026-09-25T20:01:00Z" w16du:dateUtc="2026-09-26T00:01:00Z"/>
              </w:rPr>
            </w:pPr>
            <w:del w:id="86" w:author="Comparison" w:date="2026-09-25T20:01:00Z" w16du:dateUtc="2026-09-26T00:01:00Z">
              <w:r>
                <w:delText>2014</w:delText>
              </w:r>
            </w:del>
          </w:p>
        </w:tc>
        <w:tc>
          <w:tcPr>
            <w:tcW w:w="1410" w:type="dxa"/>
          </w:tcPr>
          <w:p w14:paraId="44E91B17" w14:textId="4432DCE3" w:rsidR="00C91C18" w:rsidRDefault="00D71B04" w:rsidP="00B84F52">
            <w:pPr>
              <w:rPr>
                <w:del w:id="87" w:author="Comparison" w:date="2026-09-25T20:01:00Z" w16du:dateUtc="2026-09-26T00:01:00Z"/>
              </w:rPr>
            </w:pPr>
            <w:del w:id="88" w:author="Comparison" w:date="2026-09-25T20:01:00Z" w16du:dateUtc="2026-09-26T00:01:00Z">
              <w:r>
                <w:delText>Date</w:delText>
              </w:r>
            </w:del>
          </w:p>
        </w:tc>
        <w:tc>
          <w:tcPr>
            <w:tcW w:w="2744" w:type="dxa"/>
          </w:tcPr>
          <w:p w14:paraId="3DC1126E" w14:textId="77777777" w:rsidR="00C91C18" w:rsidRDefault="00C91C18" w:rsidP="00B84F52">
            <w:pPr>
              <w:rPr>
                <w:del w:id="89" w:author="Comparison" w:date="2026-09-25T20:01:00Z" w16du:dateUtc="2026-09-26T00:01:00Z"/>
              </w:rPr>
            </w:pPr>
          </w:p>
        </w:tc>
      </w:tr>
      <w:tr w:rsidR="001D6250" w14:paraId="24C7F4C1" w14:textId="77777777" w:rsidTr="00094997">
        <w:trPr>
          <w:del w:id="90" w:author="Comparison" w:date="2026-09-25T20:01:00Z" w16du:dateUtc="2026-09-26T00:01:00Z"/>
        </w:trPr>
        <w:tc>
          <w:tcPr>
            <w:tcW w:w="2746" w:type="dxa"/>
          </w:tcPr>
          <w:p w14:paraId="19BC0797" w14:textId="33BA48FC" w:rsidR="00E5319B" w:rsidRPr="00C91C18" w:rsidRDefault="008B2331" w:rsidP="00B84F52">
            <w:pPr>
              <w:rPr>
                <w:del w:id="91" w:author="Comparison" w:date="2026-09-25T20:01:00Z" w16du:dateUtc="2026-09-26T00:01:00Z"/>
              </w:rPr>
            </w:pPr>
            <w:del w:id="92" w:author="Comparison" w:date="2026-09-25T20:01:00Z" w16du:dateUtc="2026-09-26T00:01:00Z">
              <w:r>
                <w:delText>Judith Glashen</w:delText>
              </w:r>
            </w:del>
          </w:p>
        </w:tc>
        <w:tc>
          <w:tcPr>
            <w:tcW w:w="2770" w:type="dxa"/>
          </w:tcPr>
          <w:p w14:paraId="5D7BEF37" w14:textId="3734E752" w:rsidR="00E5319B" w:rsidRPr="00C91C18" w:rsidRDefault="00E5319B" w:rsidP="00B84F52">
            <w:pPr>
              <w:rPr>
                <w:del w:id="93" w:author="Comparison" w:date="2026-09-25T20:01:00Z" w16du:dateUtc="2026-09-26T00:01:00Z"/>
              </w:rPr>
            </w:pPr>
          </w:p>
        </w:tc>
        <w:tc>
          <w:tcPr>
            <w:tcW w:w="2869" w:type="dxa"/>
          </w:tcPr>
          <w:p w14:paraId="3D442CDF" w14:textId="77777777" w:rsidR="00E5319B" w:rsidRDefault="008B2331" w:rsidP="00425711">
            <w:pPr>
              <w:spacing w:line="240" w:lineRule="auto"/>
              <w:rPr>
                <w:del w:id="94" w:author="Comparison" w:date="2026-09-25T20:01:00Z" w16du:dateUtc="2026-09-26T00:01:00Z"/>
              </w:rPr>
            </w:pPr>
            <w:del w:id="95" w:author="Comparison" w:date="2026-09-25T20:01:00Z" w16du:dateUtc="2026-09-26T00:01:00Z">
              <w:r>
                <w:delText>Volunteer Board Member, Healthwatch Northamptonshire</w:delText>
              </w:r>
            </w:del>
          </w:p>
          <w:p w14:paraId="1D4C146D" w14:textId="24760E3B" w:rsidR="008B2331" w:rsidRDefault="008B2331" w:rsidP="00425711">
            <w:pPr>
              <w:spacing w:line="240" w:lineRule="auto"/>
              <w:rPr>
                <w:del w:id="96" w:author="Comparison" w:date="2026-09-25T20:01:00Z" w16du:dateUtc="2026-09-26T00:01:00Z"/>
              </w:rPr>
            </w:pPr>
            <w:del w:id="97" w:author="Comparison" w:date="2026-09-25T20:01:00Z" w16du:dateUtc="2026-09-26T00:01:00Z">
              <w:r>
                <w:delText>Director,  Jaycee Consultancy Limited</w:delText>
              </w:r>
            </w:del>
          </w:p>
          <w:p w14:paraId="3A273B72" w14:textId="77777777" w:rsidR="008B2331" w:rsidRDefault="008B2331" w:rsidP="00425711">
            <w:pPr>
              <w:spacing w:line="240" w:lineRule="auto"/>
              <w:rPr>
                <w:del w:id="98" w:author="Comparison" w:date="2026-09-25T20:01:00Z" w16du:dateUtc="2026-09-26T00:01:00Z"/>
              </w:rPr>
            </w:pPr>
            <w:del w:id="99" w:author="Comparison" w:date="2026-09-25T20:01:00Z" w16du:dateUtc="2026-09-26T00:01:00Z">
              <w:r>
                <w:delText>NHS Improvement, NExT Director Programme: Cambridgeshire Community Services NHS FT</w:delText>
              </w:r>
            </w:del>
          </w:p>
          <w:p w14:paraId="7694F621" w14:textId="01BCC49A" w:rsidR="008B2331" w:rsidRPr="009400B5" w:rsidRDefault="008B2331" w:rsidP="00425711">
            <w:pPr>
              <w:spacing w:line="240" w:lineRule="auto"/>
              <w:rPr>
                <w:del w:id="100" w:author="Comparison" w:date="2026-09-25T20:01:00Z" w16du:dateUtc="2026-09-26T00:01:00Z"/>
              </w:rPr>
            </w:pPr>
            <w:del w:id="101" w:author="Comparison" w:date="2026-09-25T20:01:00Z" w16du:dateUtc="2026-09-26T00:01:00Z">
              <w:r>
                <w:delText>Volunteer, Chaplaincy Service, Ministry of Justice</w:delText>
              </w:r>
            </w:del>
          </w:p>
        </w:tc>
        <w:tc>
          <w:tcPr>
            <w:tcW w:w="1409" w:type="dxa"/>
          </w:tcPr>
          <w:p w14:paraId="16B1BF02" w14:textId="77777777" w:rsidR="00E5319B" w:rsidRDefault="008B2331" w:rsidP="00EA0098">
            <w:pPr>
              <w:spacing w:line="240" w:lineRule="auto"/>
              <w:rPr>
                <w:del w:id="102" w:author="Comparison" w:date="2026-09-25T20:01:00Z" w16du:dateUtc="2026-09-26T00:01:00Z"/>
              </w:rPr>
            </w:pPr>
            <w:del w:id="103" w:author="Comparison" w:date="2026-09-25T20:01:00Z" w16du:dateUtc="2026-09-26T00:01:00Z">
              <w:r>
                <w:delText>Jan-2017</w:delText>
              </w:r>
            </w:del>
          </w:p>
          <w:p w14:paraId="2E494B22" w14:textId="77777777" w:rsidR="00EA0098" w:rsidRDefault="00EA0098" w:rsidP="00EA0098">
            <w:pPr>
              <w:spacing w:line="240" w:lineRule="auto"/>
              <w:rPr>
                <w:del w:id="104" w:author="Comparison" w:date="2026-09-25T20:01:00Z" w16du:dateUtc="2026-09-26T00:01:00Z"/>
              </w:rPr>
            </w:pPr>
          </w:p>
          <w:p w14:paraId="036756DD" w14:textId="77777777" w:rsidR="00EA0098" w:rsidRDefault="00EA0098" w:rsidP="00EA0098">
            <w:pPr>
              <w:spacing w:line="240" w:lineRule="auto"/>
              <w:rPr>
                <w:del w:id="105" w:author="Comparison" w:date="2026-09-25T20:01:00Z" w16du:dateUtc="2026-09-26T00:01:00Z"/>
              </w:rPr>
            </w:pPr>
          </w:p>
          <w:p w14:paraId="11D67407" w14:textId="4CD430F7" w:rsidR="008B2331" w:rsidRDefault="008B2331" w:rsidP="00EA0098">
            <w:pPr>
              <w:spacing w:line="240" w:lineRule="auto"/>
              <w:rPr>
                <w:del w:id="106" w:author="Comparison" w:date="2026-09-25T20:01:00Z" w16du:dateUtc="2026-09-26T00:01:00Z"/>
              </w:rPr>
            </w:pPr>
            <w:del w:id="107" w:author="Comparison" w:date="2026-09-25T20:01:00Z" w16du:dateUtc="2026-09-26T00:01:00Z">
              <w:r>
                <w:delText>May-2017</w:delText>
              </w:r>
            </w:del>
          </w:p>
          <w:p w14:paraId="5C3AD259" w14:textId="77777777" w:rsidR="008B2331" w:rsidRDefault="008B2331" w:rsidP="00EA0098">
            <w:pPr>
              <w:spacing w:line="240" w:lineRule="auto"/>
              <w:rPr>
                <w:del w:id="108" w:author="Comparison" w:date="2026-09-25T20:01:00Z" w16du:dateUtc="2026-09-26T00:01:00Z"/>
              </w:rPr>
            </w:pPr>
          </w:p>
          <w:p w14:paraId="7D8167D8" w14:textId="11830D28" w:rsidR="008B2331" w:rsidRDefault="008B2331" w:rsidP="00EA0098">
            <w:pPr>
              <w:spacing w:line="240" w:lineRule="auto"/>
              <w:rPr>
                <w:del w:id="109" w:author="Comparison" w:date="2026-09-25T20:01:00Z" w16du:dateUtc="2026-09-26T00:01:00Z"/>
              </w:rPr>
            </w:pPr>
            <w:del w:id="110" w:author="Comparison" w:date="2026-09-25T20:01:00Z" w16du:dateUtc="2026-09-26T00:01:00Z">
              <w:r>
                <w:delText>Jun-2018</w:delText>
              </w:r>
            </w:del>
          </w:p>
          <w:p w14:paraId="20C239AF" w14:textId="77777777" w:rsidR="008B2331" w:rsidRDefault="008B2331" w:rsidP="00EA0098">
            <w:pPr>
              <w:spacing w:line="240" w:lineRule="auto"/>
              <w:rPr>
                <w:del w:id="111" w:author="Comparison" w:date="2026-09-25T20:01:00Z" w16du:dateUtc="2026-09-26T00:01:00Z"/>
              </w:rPr>
            </w:pPr>
          </w:p>
          <w:p w14:paraId="6792093D" w14:textId="2E7C1BAD" w:rsidR="008B2331" w:rsidRDefault="008B2331" w:rsidP="00EA0098">
            <w:pPr>
              <w:spacing w:line="240" w:lineRule="auto"/>
              <w:rPr>
                <w:del w:id="112" w:author="Comparison" w:date="2026-09-25T20:01:00Z" w16du:dateUtc="2026-09-26T00:01:00Z"/>
              </w:rPr>
            </w:pPr>
          </w:p>
          <w:p w14:paraId="6A3E88F2" w14:textId="77777777" w:rsidR="00EA0098" w:rsidRDefault="00EA0098" w:rsidP="00EA0098">
            <w:pPr>
              <w:spacing w:line="240" w:lineRule="auto"/>
              <w:rPr>
                <w:del w:id="113" w:author="Comparison" w:date="2026-09-25T20:01:00Z" w16du:dateUtc="2026-09-26T00:01:00Z"/>
              </w:rPr>
            </w:pPr>
          </w:p>
          <w:p w14:paraId="4BB3586F" w14:textId="20D4746C" w:rsidR="008B2331" w:rsidRDefault="008B2331" w:rsidP="00EA0098">
            <w:pPr>
              <w:spacing w:line="240" w:lineRule="auto"/>
              <w:rPr>
                <w:del w:id="114" w:author="Comparison" w:date="2026-09-25T20:01:00Z" w16du:dateUtc="2026-09-26T00:01:00Z"/>
              </w:rPr>
            </w:pPr>
            <w:del w:id="115" w:author="Comparison" w:date="2026-09-25T20:01:00Z" w16du:dateUtc="2026-09-26T00:01:00Z">
              <w:r>
                <w:delText>Nov-2018</w:delText>
              </w:r>
            </w:del>
          </w:p>
        </w:tc>
        <w:tc>
          <w:tcPr>
            <w:tcW w:w="1410" w:type="dxa"/>
          </w:tcPr>
          <w:p w14:paraId="14690923" w14:textId="77777777" w:rsidR="008B2331" w:rsidRDefault="008B2331" w:rsidP="00EA0098">
            <w:pPr>
              <w:spacing w:line="240" w:lineRule="auto"/>
              <w:rPr>
                <w:del w:id="116" w:author="Comparison" w:date="2026-09-25T20:01:00Z" w16du:dateUtc="2026-09-26T00:01:00Z"/>
              </w:rPr>
            </w:pPr>
            <w:del w:id="117" w:author="Comparison" w:date="2026-09-25T20:01:00Z" w16du:dateUtc="2026-09-26T00:01:00Z">
              <w:r>
                <w:delText>Date</w:delText>
              </w:r>
            </w:del>
          </w:p>
          <w:p w14:paraId="6722FC1F" w14:textId="37E202A7" w:rsidR="008B2331" w:rsidRDefault="008B2331" w:rsidP="00EA0098">
            <w:pPr>
              <w:spacing w:line="240" w:lineRule="auto"/>
              <w:rPr>
                <w:del w:id="118" w:author="Comparison" w:date="2026-09-25T20:01:00Z" w16du:dateUtc="2026-09-26T00:01:00Z"/>
              </w:rPr>
            </w:pPr>
          </w:p>
          <w:p w14:paraId="748CA48B" w14:textId="77777777" w:rsidR="00EA0098" w:rsidRDefault="00EA0098" w:rsidP="00EA0098">
            <w:pPr>
              <w:spacing w:line="240" w:lineRule="auto"/>
              <w:rPr>
                <w:del w:id="119" w:author="Comparison" w:date="2026-09-25T20:01:00Z" w16du:dateUtc="2026-09-26T00:01:00Z"/>
              </w:rPr>
            </w:pPr>
          </w:p>
          <w:p w14:paraId="1F679370" w14:textId="77777777" w:rsidR="008B2331" w:rsidRDefault="008B2331" w:rsidP="00EA0098">
            <w:pPr>
              <w:spacing w:line="240" w:lineRule="auto"/>
              <w:rPr>
                <w:del w:id="120" w:author="Comparison" w:date="2026-09-25T20:01:00Z" w16du:dateUtc="2026-09-26T00:01:00Z"/>
              </w:rPr>
            </w:pPr>
            <w:del w:id="121" w:author="Comparison" w:date="2026-09-25T20:01:00Z" w16du:dateUtc="2026-09-26T00:01:00Z">
              <w:r>
                <w:delText>Date</w:delText>
              </w:r>
            </w:del>
          </w:p>
          <w:p w14:paraId="220A93EF" w14:textId="77777777" w:rsidR="008B2331" w:rsidRDefault="008B2331" w:rsidP="00EA0098">
            <w:pPr>
              <w:spacing w:line="240" w:lineRule="auto"/>
              <w:rPr>
                <w:del w:id="122" w:author="Comparison" w:date="2026-09-25T20:01:00Z" w16du:dateUtc="2026-09-26T00:01:00Z"/>
              </w:rPr>
            </w:pPr>
          </w:p>
          <w:p w14:paraId="3AD7C5DA" w14:textId="77777777" w:rsidR="008B2331" w:rsidRDefault="008B2331" w:rsidP="00EA0098">
            <w:pPr>
              <w:spacing w:line="240" w:lineRule="auto"/>
              <w:rPr>
                <w:del w:id="123" w:author="Comparison" w:date="2026-09-25T20:01:00Z" w16du:dateUtc="2026-09-26T00:01:00Z"/>
              </w:rPr>
            </w:pPr>
            <w:del w:id="124" w:author="Comparison" w:date="2026-09-25T20:01:00Z" w16du:dateUtc="2026-09-26T00:01:00Z">
              <w:r>
                <w:delText>Date</w:delText>
              </w:r>
            </w:del>
          </w:p>
          <w:p w14:paraId="368F302F" w14:textId="77777777" w:rsidR="008B2331" w:rsidRDefault="008B2331" w:rsidP="00EA0098">
            <w:pPr>
              <w:spacing w:line="240" w:lineRule="auto"/>
              <w:rPr>
                <w:del w:id="125" w:author="Comparison" w:date="2026-09-25T20:01:00Z" w16du:dateUtc="2026-09-26T00:01:00Z"/>
              </w:rPr>
            </w:pPr>
          </w:p>
          <w:p w14:paraId="42243D6D" w14:textId="52916D91" w:rsidR="008B2331" w:rsidRDefault="008B2331" w:rsidP="00EA0098">
            <w:pPr>
              <w:spacing w:line="240" w:lineRule="auto"/>
              <w:rPr>
                <w:del w:id="126" w:author="Comparison" w:date="2026-09-25T20:01:00Z" w16du:dateUtc="2026-09-26T00:01:00Z"/>
              </w:rPr>
            </w:pPr>
          </w:p>
          <w:p w14:paraId="3025444B" w14:textId="77777777" w:rsidR="00EA0098" w:rsidRDefault="00EA0098" w:rsidP="00EA0098">
            <w:pPr>
              <w:spacing w:line="240" w:lineRule="auto"/>
              <w:rPr>
                <w:del w:id="127" w:author="Comparison" w:date="2026-09-25T20:01:00Z" w16du:dateUtc="2026-09-26T00:01:00Z"/>
              </w:rPr>
            </w:pPr>
          </w:p>
          <w:p w14:paraId="3A546B53" w14:textId="2A994CD0" w:rsidR="008B2331" w:rsidRDefault="008B2331" w:rsidP="00EA0098">
            <w:pPr>
              <w:spacing w:line="240" w:lineRule="auto"/>
              <w:rPr>
                <w:del w:id="128" w:author="Comparison" w:date="2026-09-25T20:01:00Z" w16du:dateUtc="2026-09-26T00:01:00Z"/>
              </w:rPr>
            </w:pPr>
            <w:del w:id="129" w:author="Comparison" w:date="2026-09-25T20:01:00Z" w16du:dateUtc="2026-09-26T00:01:00Z">
              <w:r>
                <w:delText>Date</w:delText>
              </w:r>
            </w:del>
          </w:p>
        </w:tc>
        <w:tc>
          <w:tcPr>
            <w:tcW w:w="2744" w:type="dxa"/>
          </w:tcPr>
          <w:p w14:paraId="53A61030" w14:textId="77777777" w:rsidR="00E5319B" w:rsidRDefault="00E5319B" w:rsidP="00B84F52">
            <w:pPr>
              <w:rPr>
                <w:del w:id="130" w:author="Comparison" w:date="2026-09-25T20:01:00Z" w16du:dateUtc="2026-09-26T00:01:00Z"/>
              </w:rPr>
            </w:pPr>
          </w:p>
        </w:tc>
      </w:tr>
      <w:tr w:rsidR="003B4DCB" w14:paraId="7A2428C5" w14:textId="77777777" w:rsidTr="00094997">
        <w:trPr>
          <w:del w:id="131" w:author="Comparison" w:date="2026-09-25T20:01:00Z" w16du:dateUtc="2026-09-26T00:01:00Z"/>
        </w:trPr>
        <w:tc>
          <w:tcPr>
            <w:tcW w:w="2746" w:type="dxa"/>
          </w:tcPr>
          <w:p w14:paraId="2B1990EF" w14:textId="4619DFE3" w:rsidR="003B4DCB" w:rsidRDefault="005E7D13" w:rsidP="008B02A5">
            <w:pPr>
              <w:rPr>
                <w:del w:id="132" w:author="Comparison" w:date="2026-09-25T20:01:00Z" w16du:dateUtc="2026-09-26T00:01:00Z"/>
              </w:rPr>
            </w:pPr>
            <w:del w:id="133" w:author="Comparison" w:date="2026-09-25T20:01:00Z" w16du:dateUtc="2026-09-26T00:01:00Z">
              <w:r>
                <w:delText>Jyothi Srinivas</w:delText>
              </w:r>
            </w:del>
          </w:p>
        </w:tc>
        <w:tc>
          <w:tcPr>
            <w:tcW w:w="2770" w:type="dxa"/>
          </w:tcPr>
          <w:p w14:paraId="0ED9E589" w14:textId="621A3ED1" w:rsidR="003B4DCB" w:rsidRPr="00E5319B" w:rsidRDefault="005E7D13" w:rsidP="008B02A5">
            <w:pPr>
              <w:rPr>
                <w:del w:id="134" w:author="Comparison" w:date="2026-09-25T20:01:00Z" w16du:dateUtc="2026-09-26T00:01:00Z"/>
              </w:rPr>
            </w:pPr>
            <w:del w:id="135" w:author="Comparison" w:date="2026-09-25T20:01:00Z" w16du:dateUtc="2026-09-26T00:01:00Z">
              <w:r>
                <w:delText>Consultant Paediatrician</w:delText>
              </w:r>
            </w:del>
          </w:p>
        </w:tc>
        <w:tc>
          <w:tcPr>
            <w:tcW w:w="2869" w:type="dxa"/>
          </w:tcPr>
          <w:p w14:paraId="547E6EB4" w14:textId="2EB77BD8" w:rsidR="00EE3BFA" w:rsidRPr="008B02A5" w:rsidRDefault="005E7D13" w:rsidP="008B02A5">
            <w:pPr>
              <w:spacing w:before="40" w:line="240" w:lineRule="auto"/>
              <w:rPr>
                <w:del w:id="136" w:author="Comparison" w:date="2026-09-25T20:01:00Z" w16du:dateUtc="2026-09-26T00:01:00Z"/>
                <w:rFonts w:eastAsia="Times New Roman" w:cstheme="minorHAnsi"/>
              </w:rPr>
            </w:pPr>
            <w:del w:id="137" w:author="Comparison" w:date="2026-09-25T20:01:00Z" w16du:dateUtc="2026-09-26T00:01:00Z">
              <w:r w:rsidRPr="008B02A5">
                <w:rPr>
                  <w:rFonts w:eastAsia="Times New Roman" w:cstheme="minorHAnsi"/>
                </w:rPr>
                <w:delText>Given a delegate pass to attend virtual EACCI European Academy of Allergy and Clinical Immunology conference for June 2020 By Abbott company.</w:delText>
              </w:r>
              <w:r w:rsidR="00EE3BFA" w:rsidRPr="008B02A5">
                <w:rPr>
                  <w:rFonts w:cstheme="minorHAnsi"/>
                </w:rPr>
                <w:delText xml:space="preserve"> </w:delText>
              </w:r>
              <w:r w:rsidR="00EE3BFA">
                <w:fldChar w:fldCharType="begin"/>
              </w:r>
              <w:r w:rsidR="00EE3BFA">
                <w:delInstrText>HYPERLINK "https://www.eaaci.org/eaaci-congresses/eaaci-2020/information-regarding-registration-for-the-eaaci-digital-congress-2020"</w:delInstrText>
              </w:r>
              <w:r w:rsidR="00EE3BFA">
                <w:fldChar w:fldCharType="separate"/>
              </w:r>
              <w:r w:rsidR="00EE3BFA" w:rsidRPr="008B02A5">
                <w:rPr>
                  <w:rStyle w:val="Hyperlink"/>
                  <w:rFonts w:eastAsia="Times New Roman" w:cstheme="minorHAnsi"/>
                </w:rPr>
                <w:delText>https://www.eaaci.org/eaaci-congresses/eaaci-2020/information-regarding-registration-for-the-eaaci-digital-congress-2020</w:delText>
              </w:r>
              <w:r w:rsidR="00EE3BFA">
                <w:fldChar w:fldCharType="end"/>
              </w:r>
            </w:del>
          </w:p>
          <w:p w14:paraId="75B28928" w14:textId="1D7883BA" w:rsidR="00EE3BFA" w:rsidRPr="008B02A5" w:rsidRDefault="00EE3BFA" w:rsidP="008B02A5">
            <w:pPr>
              <w:spacing w:line="240" w:lineRule="auto"/>
              <w:rPr>
                <w:del w:id="138" w:author="Comparison" w:date="2026-09-25T20:01:00Z" w16du:dateUtc="2026-09-26T00:01:00Z"/>
                <w:rFonts w:cstheme="minorHAnsi"/>
                <w:color w:val="000000"/>
              </w:rPr>
            </w:pPr>
            <w:del w:id="139" w:author="Comparison" w:date="2026-09-25T20:01:00Z" w16du:dateUtc="2026-09-26T00:01:00Z">
              <w:r w:rsidRPr="008B02A5">
                <w:rPr>
                  <w:rFonts w:cstheme="minorHAnsi"/>
                  <w:color w:val="000000"/>
                </w:rPr>
                <w:delText>Abbott Laboratories Limited, Abbott House Vanwall Business Park Vanwall Road, Maidenhead, Berkshire SL6 4XE</w:delText>
              </w:r>
            </w:del>
          </w:p>
          <w:p w14:paraId="584781E6" w14:textId="5D44AD41" w:rsidR="003B4DCB" w:rsidRPr="008B02A5" w:rsidRDefault="003B4DCB" w:rsidP="008B02A5">
            <w:pPr>
              <w:spacing w:before="40" w:line="240" w:lineRule="auto"/>
              <w:rPr>
                <w:del w:id="140" w:author="Comparison" w:date="2026-09-25T20:01:00Z" w16du:dateUtc="2026-09-26T00:01:00Z"/>
                <w:rFonts w:eastAsia="Times New Roman" w:cstheme="minorHAnsi"/>
              </w:rPr>
            </w:pPr>
          </w:p>
        </w:tc>
        <w:tc>
          <w:tcPr>
            <w:tcW w:w="1409" w:type="dxa"/>
          </w:tcPr>
          <w:p w14:paraId="4A4F392F" w14:textId="1D35EA98" w:rsidR="003B4DCB" w:rsidRDefault="00425711" w:rsidP="008B02A5">
            <w:pPr>
              <w:rPr>
                <w:del w:id="141" w:author="Comparison" w:date="2026-09-25T20:01:00Z" w16du:dateUtc="2026-09-26T00:01:00Z"/>
              </w:rPr>
            </w:pPr>
            <w:del w:id="142" w:author="Comparison" w:date="2026-09-25T20:01:00Z" w16du:dateUtc="2026-09-26T00:01:00Z">
              <w:r>
                <w:delText>06/06/2020</w:delText>
              </w:r>
            </w:del>
          </w:p>
        </w:tc>
        <w:tc>
          <w:tcPr>
            <w:tcW w:w="1410" w:type="dxa"/>
          </w:tcPr>
          <w:p w14:paraId="5C5197BD" w14:textId="3E19F07B" w:rsidR="003B4DCB" w:rsidRDefault="00425711" w:rsidP="008B02A5">
            <w:pPr>
              <w:rPr>
                <w:del w:id="143" w:author="Comparison" w:date="2026-09-25T20:01:00Z" w16du:dateUtc="2026-09-26T00:01:00Z"/>
              </w:rPr>
            </w:pPr>
            <w:del w:id="144" w:author="Comparison" w:date="2026-09-25T20:01:00Z" w16du:dateUtc="2026-09-26T00:01:00Z">
              <w:r>
                <w:delText>08/06/2020</w:delText>
              </w:r>
            </w:del>
          </w:p>
        </w:tc>
        <w:tc>
          <w:tcPr>
            <w:tcW w:w="2744" w:type="dxa"/>
          </w:tcPr>
          <w:p w14:paraId="41371B6E" w14:textId="77777777" w:rsidR="003B4DCB" w:rsidRDefault="003B4DCB" w:rsidP="008B02A5">
            <w:pPr>
              <w:rPr>
                <w:del w:id="145" w:author="Comparison" w:date="2026-09-25T20:01:00Z" w16du:dateUtc="2026-09-26T00:01:00Z"/>
              </w:rPr>
            </w:pPr>
          </w:p>
        </w:tc>
      </w:tr>
    </w:tbl>
    <w:tbl>
      <w:tblPr>
        <w:tblStyle w:val="TableGrid"/>
        <w:tblW w:w="5000" w:type="pct"/>
        <w:tblLayout w:type="fixed"/>
        <w:tblLook w:val="04A0" w:firstRow="1" w:lastRow="0" w:firstColumn="1" w:lastColumn="0" w:noHBand="0" w:noVBand="1"/>
        <w:tblPrChange w:id="146" w:author="Comparison" w:date="2026-09-25T20:01:00Z" w16du:dateUtc="2026-09-26T00:01:00Z">
          <w:tblPr>
            <w:tblStyle w:val="TableGrid"/>
            <w:tblW w:w="0" w:type="auto"/>
            <w:tblLook w:val="04A0" w:firstRow="1" w:lastRow="0" w:firstColumn="1" w:lastColumn="0" w:noHBand="0" w:noVBand="1"/>
          </w:tblPr>
        </w:tblPrChange>
      </w:tblPr>
      <w:tblGrid>
        <w:gridCol w:w="2746"/>
        <w:gridCol w:w="2770"/>
        <w:gridCol w:w="2869"/>
        <w:gridCol w:w="1409"/>
        <w:gridCol w:w="1410"/>
        <w:gridCol w:w="2744"/>
        <w:tblGridChange w:id="147">
          <w:tblGrid>
            <w:gridCol w:w="2746"/>
            <w:gridCol w:w="2770"/>
            <w:gridCol w:w="2869"/>
            <w:gridCol w:w="1409"/>
            <w:gridCol w:w="1410"/>
            <w:gridCol w:w="2744"/>
          </w:tblGrid>
        </w:tblGridChange>
      </w:tblGrid>
      <w:tr w:rsidR="00D158D6" w14:paraId="65F58957" w14:textId="77777777">
        <w:tc>
          <w:tcPr>
            <w:tcW w:w="720" w:type="dxa"/>
            <w:tcBorders>
              <w:top w:val="none" w:sz="0" w:space="0" w:color="000000"/>
              <w:left w:val="none" w:sz="0" w:space="0" w:color="000000"/>
              <w:bottom w:val="none" w:sz="0" w:space="0" w:color="000000"/>
              <w:right w:val="none" w:sz="0" w:space="0" w:color="000000"/>
            </w:tcBorders>
            <w:tcMar>
              <w:top w:w="200" w:type="dxa"/>
              <w:bottom w:w="100" w:type="dxa"/>
            </w:tcMar>
            <w:tcPrChange w:id="148" w:author="Comparison" w:date="2026-09-25T20:01:00Z" w16du:dateUtc="2026-09-26T00:01:00Z">
              <w:tcPr>
                <w:tcW w:w="2746" w:type="dxa"/>
              </w:tcPr>
            </w:tcPrChange>
          </w:tcPr>
          <w:p w14:paraId="7A9917E7" w14:textId="664362E8" w:rsidR="00D158D6" w:rsidRDefault="00671A45" w:rsidP="00B84F52">
            <w:del w:id="149" w:author="Comparison" w:date="2026-09-25T20:01:00Z" w16du:dateUtc="2026-09-26T00:01:00Z">
              <w:r>
                <w:delText>Lucy Ogden</w:delText>
              </w:r>
            </w:del>
          </w:p>
        </w:tc>
        <w:tc>
          <w:tcPr>
            <w:tcW w:w="720" w:type="dxa"/>
            <w:tcBorders>
              <w:top w:val="none" w:sz="0" w:space="0" w:color="000000"/>
              <w:left w:val="none" w:sz="0" w:space="0" w:color="000000"/>
              <w:bottom w:val="none" w:sz="0" w:space="0" w:color="000000"/>
              <w:right w:val="none" w:sz="0" w:space="0" w:color="000000"/>
            </w:tcBorders>
            <w:tcMar>
              <w:top w:w="200" w:type="dxa"/>
              <w:bottom w:w="100" w:type="dxa"/>
            </w:tcMar>
            <w:tcPrChange w:id="150" w:author="Comparison" w:date="2026-09-25T20:01:00Z" w16du:dateUtc="2026-09-26T00:01:00Z">
              <w:tcPr>
                <w:tcW w:w="2770" w:type="dxa"/>
              </w:tcPr>
            </w:tcPrChange>
          </w:tcPr>
          <w:p w14:paraId="5E36E603" w14:textId="0C10AE69" w:rsidR="00D158D6" w:rsidRDefault="00671A45" w:rsidP="00B84F52">
            <w:del w:id="151" w:author="Comparison" w:date="2026-09-25T20:01:00Z" w16du:dateUtc="2026-09-26T00:01:00Z">
              <w:r>
                <w:delText>Personal Assistant to the Associate Director of Estates and the Estates Services Manager</w:delText>
              </w:r>
            </w:del>
          </w:p>
        </w:tc>
        <w:tc>
          <w:tcPr>
            <w:tcW w:w="720" w:type="dxa"/>
            <w:tcBorders>
              <w:top w:val="none" w:sz="0" w:space="0" w:color="000000"/>
              <w:left w:val="none" w:sz="0" w:space="0" w:color="000000"/>
              <w:bottom w:val="none" w:sz="0" w:space="0" w:color="000000"/>
              <w:right w:val="none" w:sz="0" w:space="0" w:color="000000"/>
            </w:tcBorders>
            <w:tcMar>
              <w:top w:w="200" w:type="dxa"/>
              <w:bottom w:w="100" w:type="dxa"/>
            </w:tcMar>
            <w:tcPrChange w:id="152" w:author="Comparison" w:date="2026-09-25T20:01:00Z" w16du:dateUtc="2026-09-26T00:01:00Z">
              <w:tcPr>
                <w:tcW w:w="2869" w:type="dxa"/>
              </w:tcPr>
            </w:tcPrChange>
          </w:tcPr>
          <w:p w14:paraId="7B22ECE9" w14:textId="42364EE6" w:rsidR="00D158D6" w:rsidRPr="00671A45" w:rsidRDefault="00EC5B36">
            <w:pPr>
              <w:pStyle w:val="Heading3"/>
              <w:pPrChange w:id="153" w:author="Comparison" w:date="2026-09-25T20:01:00Z" w16du:dateUtc="2026-09-26T00:01:00Z">
                <w:pPr/>
              </w:pPrChange>
            </w:pPr>
            <w:ins w:id="154" w:author="Comparison" w:date="2026-09-25T20:01:00Z" w16du:dateUtc="2026-09-26T00:01:00Z">
              <w:r>
                <w:t>Identifying and definitional attributes</w:t>
              </w:r>
            </w:ins>
            <w:del w:id="155" w:author="Comparison" w:date="2026-09-25T20:01:00Z" w16du:dateUtc="2026-09-26T00:01:00Z">
              <w:r w:rsidR="00671A45" w:rsidRPr="00671A45">
                <w:rPr>
                  <w:rFonts w:cs="Arial"/>
                </w:rPr>
                <w:delText>G&amp;O Refrigeration Ltd is a company currently set up on SBS and has previously been invited to tender for both revenue and capital work. Any requisitions that are raised for Capital Projects and Estates Contracts are carried out by myself however the decision for which company to use is made by others. G&amp;O Refrigeration Ltd is my husband</w:delText>
              </w:r>
              <w:r w:rsidR="00671A45" w:rsidRPr="00671A45">
                <w:rPr>
                  <w:rFonts w:cs="Arial"/>
                </w:rPr>
                <w:delText>’</w:delText>
              </w:r>
              <w:r w:rsidR="00671A45" w:rsidRPr="00671A45">
                <w:rPr>
                  <w:rFonts w:cs="Arial"/>
                </w:rPr>
                <w:delText>s companyG&amp;O Refrigeration Ltd have won two tenders in the past  of which I had no involvement in raising orders.</w:delText>
              </w:r>
            </w:del>
          </w:p>
        </w:tc>
        <w:tc>
          <w:tcPr>
            <w:tcW w:w="720" w:type="dxa"/>
            <w:tcBorders>
              <w:top w:val="none" w:sz="0" w:space="0" w:color="000000"/>
              <w:left w:val="none" w:sz="0" w:space="0" w:color="000000"/>
              <w:bottom w:val="none" w:sz="0" w:space="0" w:color="000000"/>
              <w:right w:val="none" w:sz="0" w:space="0" w:color="000000"/>
            </w:tcBorders>
            <w:tcMar>
              <w:top w:w="200" w:type="dxa"/>
              <w:bottom w:w="100" w:type="dxa"/>
            </w:tcMar>
            <w:tcPrChange w:id="156" w:author="Comparison" w:date="2026-09-25T20:01:00Z" w16du:dateUtc="2026-09-26T00:01:00Z">
              <w:tcPr>
                <w:tcW w:w="1409" w:type="dxa"/>
              </w:tcPr>
            </w:tcPrChange>
          </w:tcPr>
          <w:p w14:paraId="05E78F19" w14:textId="5FCF28DA" w:rsidR="00D158D6" w:rsidRDefault="00F56D6E" w:rsidP="00B84F52">
            <w:del w:id="157" w:author="Comparison" w:date="2026-09-25T20:01:00Z" w16du:dateUtc="2026-09-26T00:01:00Z">
              <w:r>
                <w:delText>03/06/2020</w:delText>
              </w:r>
            </w:del>
          </w:p>
        </w:tc>
        <w:tc>
          <w:tcPr>
            <w:tcW w:w="720" w:type="dxa"/>
            <w:tcBorders>
              <w:top w:val="none" w:sz="0" w:space="0" w:color="000000"/>
              <w:left w:val="none" w:sz="0" w:space="0" w:color="000000"/>
              <w:bottom w:val="none" w:sz="0" w:space="0" w:color="000000"/>
              <w:right w:val="none" w:sz="0" w:space="0" w:color="000000"/>
            </w:tcBorders>
            <w:tcMar>
              <w:top w:w="200" w:type="dxa"/>
              <w:bottom w:w="100" w:type="dxa"/>
            </w:tcMar>
            <w:tcPrChange w:id="158" w:author="Comparison" w:date="2026-09-25T20:01:00Z" w16du:dateUtc="2026-09-26T00:01:00Z">
              <w:tcPr>
                <w:tcW w:w="1410" w:type="dxa"/>
              </w:tcPr>
            </w:tcPrChange>
          </w:tcPr>
          <w:p w14:paraId="1F696DA7" w14:textId="4687B8F3" w:rsidR="00D158D6" w:rsidRDefault="00F56D6E" w:rsidP="00B84F52">
            <w:del w:id="159" w:author="Comparison" w:date="2026-09-25T20:01:00Z" w16du:dateUtc="2026-09-26T00:01:00Z">
              <w:r>
                <w:delText>02/06/2021</w:delText>
              </w:r>
            </w:del>
          </w:p>
        </w:tc>
        <w:tc>
          <w:tcPr>
            <w:tcW w:w="720" w:type="dxa"/>
            <w:tcBorders>
              <w:top w:val="none" w:sz="0" w:space="0" w:color="000000"/>
              <w:left w:val="none" w:sz="0" w:space="0" w:color="000000"/>
              <w:bottom w:val="none" w:sz="0" w:space="0" w:color="000000"/>
              <w:right w:val="none" w:sz="0" w:space="0" w:color="000000"/>
            </w:tcBorders>
            <w:tcMar>
              <w:top w:w="200" w:type="dxa"/>
              <w:bottom w:w="100" w:type="dxa"/>
            </w:tcMar>
            <w:tcPrChange w:id="160" w:author="Comparison" w:date="2026-09-25T20:01:00Z" w16du:dateUtc="2026-09-26T00:01:00Z">
              <w:tcPr>
                <w:tcW w:w="2744" w:type="dxa"/>
              </w:tcPr>
            </w:tcPrChange>
          </w:tcPr>
          <w:p w14:paraId="2AA062A8" w14:textId="77777777" w:rsidR="00D158D6" w:rsidRDefault="00D158D6" w:rsidP="00B84F52"/>
        </w:tc>
      </w:tr>
      <w:tr w:rsidR="005E009A" w14:paraId="75F840C2" w14:textId="77777777">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161" w:author="Comparison" w:date="2026-09-25T20:01:00Z" w16du:dateUtc="2026-09-26T00:01:00Z">
              <w:tcPr>
                <w:tcW w:w="2746" w:type="dxa"/>
              </w:tcPr>
            </w:tcPrChange>
          </w:tcPr>
          <w:p w14:paraId="4CE0083F" w14:textId="13AB1728" w:rsidR="005E009A" w:rsidRDefault="00EC5B36" w:rsidP="00B84F52">
            <w:ins w:id="162" w:author="Comparison" w:date="2026-09-25T20:01:00Z" w16du:dateUtc="2026-09-26T00:01:00Z">
              <w:r>
                <w:rPr>
                  <w:rStyle w:val="row-heading"/>
                </w:rPr>
                <w:t>Metadata item type:</w:t>
              </w:r>
            </w:ins>
            <w:del w:id="163" w:author="Comparison" w:date="2026-09-25T20:01:00Z" w16du:dateUtc="2026-09-26T00:01:00Z">
              <w:r w:rsidR="004E16BE">
                <w:delText>George MacFaul</w:delText>
              </w:r>
            </w:del>
          </w:p>
        </w:tc>
        <w:tc>
          <w:tcPr>
            <w:tcW w:w="360" w:type="dxa"/>
            <w:tcBorders>
              <w:top w:val="none" w:sz="0" w:space="0" w:color="000000"/>
              <w:left w:val="none" w:sz="0" w:space="0" w:color="000000"/>
              <w:bottom w:val="none" w:sz="0" w:space="0" w:color="000000"/>
              <w:right w:val="none" w:sz="0" w:space="0" w:color="000000"/>
            </w:tcBorders>
            <w:tcPrChange w:id="164" w:author="Comparison" w:date="2026-09-25T20:01:00Z" w16du:dateUtc="2026-09-26T00:01:00Z">
              <w:tcPr>
                <w:tcW w:w="2770" w:type="dxa"/>
              </w:tcPr>
            </w:tcPrChange>
          </w:tcPr>
          <w:p w14:paraId="49A92577" w14:textId="50556943" w:rsidR="005E009A" w:rsidRDefault="00EC5B36" w:rsidP="00B84F52">
            <w:ins w:id="165" w:author="Comparison" w:date="2026-09-25T20:01:00Z" w16du:dateUtc="2026-09-26T00:01:00Z">
              <w:r>
                <w:t>Data Element</w:t>
              </w:r>
            </w:ins>
            <w:del w:id="166" w:author="Comparison" w:date="2026-09-25T20:01:00Z" w16du:dateUtc="2026-09-26T00:01:00Z">
              <w:r w:rsidR="004E16BE">
                <w:delText xml:space="preserve">Consultant </w:delText>
              </w:r>
            </w:del>
          </w:p>
        </w:tc>
        <w:tc>
          <w:tcPr>
            <w:tcW w:w="360" w:type="dxa"/>
            <w:tcBorders>
              <w:top w:val="none" w:sz="0" w:space="0" w:color="000000"/>
              <w:left w:val="none" w:sz="0" w:space="0" w:color="000000"/>
              <w:bottom w:val="none" w:sz="0" w:space="0" w:color="000000"/>
              <w:right w:val="none" w:sz="0" w:space="0" w:color="000000"/>
            </w:tcBorders>
            <w:tcPrChange w:id="167" w:author="Comparison" w:date="2026-09-25T20:01:00Z" w16du:dateUtc="2026-09-26T00:01:00Z">
              <w:tcPr>
                <w:tcW w:w="2869" w:type="dxa"/>
              </w:tcPr>
            </w:tcPrChange>
          </w:tcPr>
          <w:p w14:paraId="1D87CF6B" w14:textId="137C7864" w:rsidR="00D25F56" w:rsidRPr="000A7F73" w:rsidRDefault="00D25F56" w:rsidP="00D25F56">
            <w:pPr>
              <w:spacing w:before="40" w:after="40"/>
              <w:rPr>
                <w:del w:id="168" w:author="Comparison" w:date="2026-09-25T20:01:00Z" w16du:dateUtc="2026-09-26T00:01:00Z"/>
                <w:rFonts w:eastAsia="Times New Roman" w:cstheme="minorHAnsi"/>
              </w:rPr>
            </w:pPr>
            <w:del w:id="169" w:author="Comparison" w:date="2026-09-25T20:01:00Z" w16du:dateUtc="2026-09-26T00:01:00Z">
              <w:r w:rsidRPr="000A7F73">
                <w:rPr>
                  <w:rFonts w:eastAsia="Times New Roman" w:cstheme="minorHAnsi"/>
                </w:rPr>
                <w:delText>P</w:delText>
              </w:r>
              <w:r w:rsidR="00FF1F05">
                <w:rPr>
                  <w:rFonts w:eastAsia="Times New Roman" w:cstheme="minorHAnsi"/>
                </w:rPr>
                <w:delText>rivate practice</w:delText>
              </w:r>
              <w:r w:rsidRPr="000A7F73">
                <w:rPr>
                  <w:rFonts w:eastAsia="Times New Roman" w:cstheme="minorHAnsi"/>
                </w:rPr>
                <w:delText xml:space="preserve"> work </w:delText>
              </w:r>
              <w:r w:rsidR="00D27774">
                <w:rPr>
                  <w:rFonts w:eastAsia="Times New Roman" w:cstheme="minorHAnsi"/>
                </w:rPr>
                <w:delText xml:space="preserve">by my NHS secretary </w:delText>
              </w:r>
              <w:r w:rsidRPr="000A7F73">
                <w:rPr>
                  <w:rFonts w:eastAsia="Times New Roman" w:cstheme="minorHAnsi"/>
                </w:rPr>
                <w:delText xml:space="preserve">eg typing, undertaken outside of contracted NHS hours on non-NHS equipment. </w:delText>
              </w:r>
            </w:del>
          </w:p>
          <w:p w14:paraId="790F1221" w14:textId="7E2CF8B6" w:rsidR="005E009A" w:rsidRPr="003D0643" w:rsidRDefault="00D25F56" w:rsidP="00D25F56">
            <w:del w:id="170" w:author="Comparison" w:date="2026-09-25T20:01:00Z" w16du:dateUtc="2026-09-26T00:01:00Z">
              <w:r w:rsidRPr="000A7F73">
                <w:rPr>
                  <w:rFonts w:eastAsia="Times New Roman" w:cstheme="minorHAnsi"/>
                </w:rPr>
                <w:delText>Occasional more urgent calls accepted in work hours on personal contact number, and actions performed thereafter. Notes kept off-site.</w:delText>
              </w:r>
            </w:del>
          </w:p>
        </w:tc>
        <w:tc>
          <w:tcPr>
            <w:tcW w:w="360" w:type="dxa"/>
            <w:tcBorders>
              <w:top w:val="none" w:sz="0" w:space="0" w:color="000000"/>
              <w:left w:val="none" w:sz="0" w:space="0" w:color="000000"/>
              <w:bottom w:val="none" w:sz="0" w:space="0" w:color="000000"/>
              <w:right w:val="none" w:sz="0" w:space="0" w:color="000000"/>
            </w:tcBorders>
            <w:tcPrChange w:id="171" w:author="Comparison" w:date="2026-09-25T20:01:00Z" w16du:dateUtc="2026-09-26T00:01:00Z">
              <w:tcPr>
                <w:tcW w:w="1409" w:type="dxa"/>
              </w:tcPr>
            </w:tcPrChange>
          </w:tcPr>
          <w:p w14:paraId="52377C44" w14:textId="42D41C89" w:rsidR="005E009A" w:rsidRDefault="00FF1F05" w:rsidP="00B84F52">
            <w:del w:id="172" w:author="Comparison" w:date="2026-09-25T20:01:00Z" w16du:dateUtc="2026-09-26T00:01:00Z">
              <w:r>
                <w:delText>2017</w:delText>
              </w:r>
            </w:del>
          </w:p>
        </w:tc>
        <w:tc>
          <w:tcPr>
            <w:tcW w:w="360" w:type="dxa"/>
            <w:tcBorders>
              <w:top w:val="none" w:sz="0" w:space="0" w:color="000000"/>
              <w:left w:val="none" w:sz="0" w:space="0" w:color="000000"/>
              <w:bottom w:val="none" w:sz="0" w:space="0" w:color="000000"/>
              <w:right w:val="none" w:sz="0" w:space="0" w:color="000000"/>
            </w:tcBorders>
            <w:tcPrChange w:id="173" w:author="Comparison" w:date="2026-09-25T20:01:00Z" w16du:dateUtc="2026-09-26T00:01:00Z">
              <w:tcPr>
                <w:tcW w:w="1410" w:type="dxa"/>
              </w:tcPr>
            </w:tcPrChange>
          </w:tcPr>
          <w:p w14:paraId="35A71558" w14:textId="592CACBF" w:rsidR="005E009A" w:rsidRDefault="00FF1F05" w:rsidP="00B84F52">
            <w:del w:id="174" w:author="Comparison" w:date="2026-09-25T20:01:00Z" w16du:dateUtc="2026-09-26T00:01:00Z">
              <w:r>
                <w:delText xml:space="preserve">Date </w:delText>
              </w:r>
            </w:del>
          </w:p>
        </w:tc>
        <w:tc>
          <w:tcPr>
            <w:tcW w:w="360" w:type="dxa"/>
            <w:tcBorders>
              <w:top w:val="none" w:sz="0" w:space="0" w:color="000000"/>
              <w:left w:val="none" w:sz="0" w:space="0" w:color="000000"/>
              <w:bottom w:val="none" w:sz="0" w:space="0" w:color="000000"/>
              <w:right w:val="none" w:sz="0" w:space="0" w:color="000000"/>
            </w:tcBorders>
            <w:tcPrChange w:id="175" w:author="Comparison" w:date="2026-09-25T20:01:00Z" w16du:dateUtc="2026-09-26T00:01:00Z">
              <w:tcPr>
                <w:tcW w:w="2744" w:type="dxa"/>
              </w:tcPr>
            </w:tcPrChange>
          </w:tcPr>
          <w:p w14:paraId="65EAA63C" w14:textId="77777777" w:rsidR="005E009A" w:rsidRDefault="005E009A" w:rsidP="00B84F52"/>
        </w:tc>
      </w:tr>
      <w:tr w:rsidR="005C3ADB" w14:paraId="20176B80" w14:textId="77777777">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176" w:author="Comparison" w:date="2026-09-25T20:01:00Z" w16du:dateUtc="2026-09-26T00:01:00Z">
              <w:tcPr>
                <w:tcW w:w="2746" w:type="dxa"/>
              </w:tcPr>
            </w:tcPrChange>
          </w:tcPr>
          <w:p w14:paraId="45BF62E7" w14:textId="52E3254A" w:rsidR="005C3ADB" w:rsidRPr="005E009A" w:rsidRDefault="00EC5B36" w:rsidP="00B84F52">
            <w:ins w:id="177" w:author="Comparison" w:date="2026-09-25T20:01:00Z" w16du:dateUtc="2026-09-26T00:01:00Z">
              <w:r>
                <w:rPr>
                  <w:rStyle w:val="row-heading"/>
                </w:rPr>
                <w:t>Short name:</w:t>
              </w:r>
            </w:ins>
            <w:del w:id="178" w:author="Comparison" w:date="2026-09-25T20:01:00Z" w16du:dateUtc="2026-09-26T00:01:00Z">
              <w:r w:rsidR="0087437E">
                <w:delText>Tracy Crowley</w:delText>
              </w:r>
            </w:del>
          </w:p>
        </w:tc>
        <w:tc>
          <w:tcPr>
            <w:tcW w:w="360" w:type="dxa"/>
            <w:tcBorders>
              <w:top w:val="none" w:sz="0" w:space="0" w:color="000000"/>
              <w:left w:val="none" w:sz="0" w:space="0" w:color="000000"/>
              <w:bottom w:val="none" w:sz="0" w:space="0" w:color="000000"/>
              <w:right w:val="none" w:sz="0" w:space="0" w:color="000000"/>
            </w:tcBorders>
            <w:tcPrChange w:id="179" w:author="Comparison" w:date="2026-09-25T20:01:00Z" w16du:dateUtc="2026-09-26T00:01:00Z">
              <w:tcPr>
                <w:tcW w:w="2770" w:type="dxa"/>
              </w:tcPr>
            </w:tcPrChange>
          </w:tcPr>
          <w:p w14:paraId="5A422443" w14:textId="7BFD3F1E" w:rsidR="005C3ADB" w:rsidRPr="005E009A" w:rsidRDefault="00EC5B36" w:rsidP="00B84F52">
            <w:ins w:id="180" w:author="Comparison" w:date="2026-09-25T20:01:00Z" w16du:dateUtc="2026-09-26T00:01:00Z">
              <w:r>
                <w:rPr>
                  <w:rStyle w:val="alternate-name-de"/>
                </w:rPr>
                <w:t>Bleeding episode using TIMI criteria (status)</w:t>
              </w:r>
            </w:ins>
            <w:del w:id="181" w:author="Comparison" w:date="2026-09-25T20:01:00Z" w16du:dateUtc="2026-09-26T00:01:00Z">
              <w:r w:rsidR="0087437E">
                <w:delText>Head Orthoptist</w:delText>
              </w:r>
            </w:del>
          </w:p>
        </w:tc>
        <w:tc>
          <w:tcPr>
            <w:tcW w:w="360" w:type="dxa"/>
            <w:tcBorders>
              <w:top w:val="none" w:sz="0" w:space="0" w:color="000000"/>
              <w:left w:val="none" w:sz="0" w:space="0" w:color="000000"/>
              <w:bottom w:val="none" w:sz="0" w:space="0" w:color="000000"/>
              <w:right w:val="none" w:sz="0" w:space="0" w:color="000000"/>
            </w:tcBorders>
            <w:tcPrChange w:id="182" w:author="Comparison" w:date="2026-09-25T20:01:00Z" w16du:dateUtc="2026-09-26T00:01:00Z">
              <w:tcPr>
                <w:tcW w:w="2869" w:type="dxa"/>
              </w:tcPr>
            </w:tcPrChange>
          </w:tcPr>
          <w:p w14:paraId="36761135" w14:textId="2952C546" w:rsidR="005C3ADB" w:rsidRPr="005E009A" w:rsidRDefault="00F86F2C" w:rsidP="00F86F2C">
            <w:pPr>
              <w:spacing w:before="40" w:after="40"/>
            </w:pPr>
            <w:del w:id="183" w:author="Comparison" w:date="2026-09-25T20:01:00Z" w16du:dateUtc="2026-09-26T00:01:00Z">
              <w:r w:rsidRPr="00F86F2C">
                <w:rPr>
                  <w:rFonts w:eastAsia="Times New Roman" w:cstheme="minorHAnsi"/>
                </w:rPr>
                <w:delText xml:space="preserve">Committee member of the British and Irish Orthoptic Society </w:delText>
              </w:r>
              <w:r w:rsidRPr="00F86F2C">
                <w:rPr>
                  <w:rFonts w:eastAsia="Times New Roman" w:cstheme="minorHAnsi"/>
                </w:rPr>
                <w:delText>“</w:delText>
              </w:r>
              <w:r w:rsidRPr="00F86F2C">
                <w:rPr>
                  <w:rFonts w:eastAsia="Times New Roman" w:cstheme="minorHAnsi"/>
                </w:rPr>
                <w:delText>Leads of the Orthoptic Profession</w:delText>
              </w:r>
              <w:r w:rsidRPr="00F86F2C">
                <w:rPr>
                  <w:rFonts w:eastAsia="Times New Roman" w:cstheme="minorHAnsi"/>
                </w:rPr>
                <w:delText>”</w:delText>
              </w:r>
              <w:r w:rsidRPr="00F86F2C">
                <w:rPr>
                  <w:rFonts w:eastAsia="Times New Roman" w:cstheme="minorHAnsi"/>
                </w:rPr>
                <w:delText xml:space="preserve"> (LOOP) group. Should not cause a conflict of interest as this role is to assist and support orthoptic heads across the country through best practice</w:delText>
              </w:r>
            </w:del>
          </w:p>
        </w:tc>
        <w:tc>
          <w:tcPr>
            <w:tcW w:w="360" w:type="dxa"/>
            <w:tcBorders>
              <w:top w:val="none" w:sz="0" w:space="0" w:color="000000"/>
              <w:left w:val="none" w:sz="0" w:space="0" w:color="000000"/>
              <w:bottom w:val="none" w:sz="0" w:space="0" w:color="000000"/>
              <w:right w:val="none" w:sz="0" w:space="0" w:color="000000"/>
            </w:tcBorders>
            <w:tcPrChange w:id="184" w:author="Comparison" w:date="2026-09-25T20:01:00Z" w16du:dateUtc="2026-09-26T00:01:00Z">
              <w:tcPr>
                <w:tcW w:w="1409" w:type="dxa"/>
              </w:tcPr>
            </w:tcPrChange>
          </w:tcPr>
          <w:p w14:paraId="6A7EE330" w14:textId="6078CFAB" w:rsidR="005C3ADB" w:rsidRDefault="00011288" w:rsidP="00B84F52">
            <w:del w:id="185" w:author="Comparison" w:date="2026-09-25T20:01:00Z" w16du:dateUtc="2026-09-26T00:01:00Z">
              <w:r>
                <w:delText>2018</w:delText>
              </w:r>
            </w:del>
          </w:p>
        </w:tc>
        <w:tc>
          <w:tcPr>
            <w:tcW w:w="360" w:type="dxa"/>
            <w:tcBorders>
              <w:top w:val="none" w:sz="0" w:space="0" w:color="000000"/>
              <w:left w:val="none" w:sz="0" w:space="0" w:color="000000"/>
              <w:bottom w:val="none" w:sz="0" w:space="0" w:color="000000"/>
              <w:right w:val="none" w:sz="0" w:space="0" w:color="000000"/>
            </w:tcBorders>
            <w:tcPrChange w:id="186" w:author="Comparison" w:date="2026-09-25T20:01:00Z" w16du:dateUtc="2026-09-26T00:01:00Z">
              <w:tcPr>
                <w:tcW w:w="1410" w:type="dxa"/>
              </w:tcPr>
            </w:tcPrChange>
          </w:tcPr>
          <w:p w14:paraId="20DE867A" w14:textId="4314CB8F" w:rsidR="005C3ADB" w:rsidRDefault="00011288" w:rsidP="00B84F52">
            <w:del w:id="187" w:author="Comparison" w:date="2026-09-25T20:01:00Z" w16du:dateUtc="2026-09-26T00:01:00Z">
              <w:r>
                <w:delText>Date</w:delText>
              </w:r>
            </w:del>
          </w:p>
        </w:tc>
        <w:tc>
          <w:tcPr>
            <w:tcW w:w="360" w:type="dxa"/>
            <w:tcBorders>
              <w:top w:val="none" w:sz="0" w:space="0" w:color="000000"/>
              <w:left w:val="none" w:sz="0" w:space="0" w:color="000000"/>
              <w:bottom w:val="none" w:sz="0" w:space="0" w:color="000000"/>
              <w:right w:val="none" w:sz="0" w:space="0" w:color="000000"/>
            </w:tcBorders>
            <w:tcPrChange w:id="188" w:author="Comparison" w:date="2026-09-25T20:01:00Z" w16du:dateUtc="2026-09-26T00:01:00Z">
              <w:tcPr>
                <w:tcW w:w="2744" w:type="dxa"/>
              </w:tcPr>
            </w:tcPrChange>
          </w:tcPr>
          <w:p w14:paraId="13D9A83A" w14:textId="77777777" w:rsidR="005C3ADB" w:rsidRDefault="005C3ADB" w:rsidP="00B84F52"/>
        </w:tc>
      </w:tr>
      <w:tr w:rsidR="005C3ADB" w14:paraId="5F896A7F" w14:textId="77777777">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189" w:author="Comparison" w:date="2026-09-25T20:01:00Z" w16du:dateUtc="2026-09-26T00:01:00Z">
              <w:tcPr>
                <w:tcW w:w="2746" w:type="dxa"/>
              </w:tcPr>
            </w:tcPrChange>
          </w:tcPr>
          <w:p w14:paraId="234D4BDC" w14:textId="390801A3" w:rsidR="005C3ADB" w:rsidRPr="005C3ADB" w:rsidRDefault="00EC5B36" w:rsidP="00B84F52">
            <w:ins w:id="190" w:author="Comparison" w:date="2026-09-25T20:01:00Z" w16du:dateUtc="2026-09-26T00:01:00Z">
              <w:r>
                <w:rPr>
                  <w:rStyle w:val="row-heading"/>
                </w:rPr>
                <w:t>METEOR identifier:</w:t>
              </w:r>
            </w:ins>
            <w:del w:id="191" w:author="Comparison" w:date="2026-09-25T20:01:00Z" w16du:dateUtc="2026-09-26T00:01:00Z">
              <w:r w:rsidR="00C00E39">
                <w:delText>Julian Flynn</w:delText>
              </w:r>
            </w:del>
          </w:p>
        </w:tc>
        <w:tc>
          <w:tcPr>
            <w:tcW w:w="360" w:type="dxa"/>
            <w:tcBorders>
              <w:top w:val="none" w:sz="0" w:space="0" w:color="000000"/>
              <w:left w:val="none" w:sz="0" w:space="0" w:color="000000"/>
              <w:bottom w:val="none" w:sz="0" w:space="0" w:color="000000"/>
              <w:right w:val="none" w:sz="0" w:space="0" w:color="000000"/>
            </w:tcBorders>
            <w:tcPrChange w:id="192" w:author="Comparison" w:date="2026-09-25T20:01:00Z" w16du:dateUtc="2026-09-26T00:01:00Z">
              <w:tcPr>
                <w:tcW w:w="2770" w:type="dxa"/>
              </w:tcPr>
            </w:tcPrChange>
          </w:tcPr>
          <w:p w14:paraId="6763F9AE" w14:textId="7BDF346F" w:rsidR="005C3ADB" w:rsidRPr="005C3ADB" w:rsidRDefault="00EC5B36" w:rsidP="00B84F52">
            <w:ins w:id="193" w:author="Comparison" w:date="2026-09-25T20:01:00Z" w16du:dateUtc="2026-09-26T00:01:00Z">
              <w:r>
                <w:t>356725</w:t>
              </w:r>
            </w:ins>
            <w:del w:id="194" w:author="Comparison" w:date="2026-09-25T20:01:00Z" w16du:dateUtc="2026-09-26T00:01:00Z">
              <w:r w:rsidR="00C00E39">
                <w:delText>Consultant T&amp;O</w:delText>
              </w:r>
            </w:del>
          </w:p>
        </w:tc>
        <w:tc>
          <w:tcPr>
            <w:tcW w:w="360" w:type="dxa"/>
            <w:tcBorders>
              <w:top w:val="none" w:sz="0" w:space="0" w:color="000000"/>
              <w:left w:val="none" w:sz="0" w:space="0" w:color="000000"/>
              <w:bottom w:val="none" w:sz="0" w:space="0" w:color="000000"/>
              <w:right w:val="none" w:sz="0" w:space="0" w:color="000000"/>
            </w:tcBorders>
            <w:tcPrChange w:id="195" w:author="Comparison" w:date="2026-09-25T20:01:00Z" w16du:dateUtc="2026-09-26T00:01:00Z">
              <w:tcPr>
                <w:tcW w:w="2869" w:type="dxa"/>
              </w:tcPr>
            </w:tcPrChange>
          </w:tcPr>
          <w:p w14:paraId="32B508FE" w14:textId="77777777" w:rsidR="005C3ADB" w:rsidRDefault="00C00E39" w:rsidP="00B84F52">
            <w:pPr>
              <w:rPr>
                <w:del w:id="196" w:author="Comparison" w:date="2026-09-25T20:01:00Z" w16du:dateUtc="2026-09-26T00:01:00Z"/>
              </w:rPr>
            </w:pPr>
            <w:del w:id="197" w:author="Comparison" w:date="2026-09-25T20:01:00Z" w16du:dateUtc="2026-09-26T00:01:00Z">
              <w:r>
                <w:delText>NI shares</w:delText>
              </w:r>
            </w:del>
          </w:p>
          <w:p w14:paraId="016E8259" w14:textId="05F14C28" w:rsidR="00C00E39" w:rsidRPr="005C3ADB" w:rsidRDefault="00E36907" w:rsidP="00B84F52">
            <w:del w:id="198" w:author="Comparison" w:date="2026-09-25T20:01:00Z" w16du:dateUtc="2026-09-26T00:01:00Z">
              <w:r>
                <w:delText xml:space="preserve">Private clinician at Saxon Clinic </w:delText>
              </w:r>
            </w:del>
          </w:p>
        </w:tc>
        <w:tc>
          <w:tcPr>
            <w:tcW w:w="360" w:type="dxa"/>
            <w:tcBorders>
              <w:top w:val="none" w:sz="0" w:space="0" w:color="000000"/>
              <w:left w:val="none" w:sz="0" w:space="0" w:color="000000"/>
              <w:bottom w:val="none" w:sz="0" w:space="0" w:color="000000"/>
              <w:right w:val="none" w:sz="0" w:space="0" w:color="000000"/>
            </w:tcBorders>
            <w:tcPrChange w:id="199" w:author="Comparison" w:date="2026-09-25T20:01:00Z" w16du:dateUtc="2026-09-26T00:01:00Z">
              <w:tcPr>
                <w:tcW w:w="1409" w:type="dxa"/>
              </w:tcPr>
            </w:tcPrChange>
          </w:tcPr>
          <w:p w14:paraId="20B1D4F9" w14:textId="77777777" w:rsidR="00E36907" w:rsidRDefault="00E36907" w:rsidP="00B84F52">
            <w:pPr>
              <w:rPr>
                <w:del w:id="200" w:author="Comparison" w:date="2026-09-25T20:01:00Z" w16du:dateUtc="2026-09-26T00:01:00Z"/>
              </w:rPr>
            </w:pPr>
          </w:p>
          <w:p w14:paraId="078B46A9" w14:textId="61440EF9" w:rsidR="005C3ADB" w:rsidRDefault="00E36907" w:rsidP="00B84F52">
            <w:del w:id="201" w:author="Comparison" w:date="2026-09-25T20:01:00Z" w16du:dateUtc="2026-09-26T00:01:00Z">
              <w:r>
                <w:delText>2002</w:delText>
              </w:r>
            </w:del>
          </w:p>
        </w:tc>
        <w:tc>
          <w:tcPr>
            <w:tcW w:w="360" w:type="dxa"/>
            <w:tcBorders>
              <w:top w:val="none" w:sz="0" w:space="0" w:color="000000"/>
              <w:left w:val="none" w:sz="0" w:space="0" w:color="000000"/>
              <w:bottom w:val="none" w:sz="0" w:space="0" w:color="000000"/>
              <w:right w:val="none" w:sz="0" w:space="0" w:color="000000"/>
            </w:tcBorders>
            <w:tcPrChange w:id="202" w:author="Comparison" w:date="2026-09-25T20:01:00Z" w16du:dateUtc="2026-09-26T00:01:00Z">
              <w:tcPr>
                <w:tcW w:w="1410" w:type="dxa"/>
              </w:tcPr>
            </w:tcPrChange>
          </w:tcPr>
          <w:p w14:paraId="13960795" w14:textId="77777777" w:rsidR="00E36907" w:rsidRDefault="00E36907" w:rsidP="00B84F52">
            <w:pPr>
              <w:rPr>
                <w:del w:id="203" w:author="Comparison" w:date="2026-09-25T20:01:00Z" w16du:dateUtc="2026-09-26T00:01:00Z"/>
              </w:rPr>
            </w:pPr>
          </w:p>
          <w:p w14:paraId="052268F6" w14:textId="3522D018" w:rsidR="005C3ADB" w:rsidRDefault="00E36907" w:rsidP="00B84F52">
            <w:del w:id="204" w:author="Comparison" w:date="2026-09-25T20:01:00Z" w16du:dateUtc="2026-09-26T00:01:00Z">
              <w:r>
                <w:delText>Date</w:delText>
              </w:r>
            </w:del>
          </w:p>
        </w:tc>
        <w:tc>
          <w:tcPr>
            <w:tcW w:w="360" w:type="dxa"/>
            <w:tcBorders>
              <w:top w:val="none" w:sz="0" w:space="0" w:color="000000"/>
              <w:left w:val="none" w:sz="0" w:space="0" w:color="000000"/>
              <w:bottom w:val="none" w:sz="0" w:space="0" w:color="000000"/>
              <w:right w:val="none" w:sz="0" w:space="0" w:color="000000"/>
            </w:tcBorders>
            <w:tcPrChange w:id="205" w:author="Comparison" w:date="2026-09-25T20:01:00Z" w16du:dateUtc="2026-09-26T00:01:00Z">
              <w:tcPr>
                <w:tcW w:w="2744" w:type="dxa"/>
              </w:tcPr>
            </w:tcPrChange>
          </w:tcPr>
          <w:p w14:paraId="142160C0" w14:textId="24EBE6F1" w:rsidR="005C3ADB" w:rsidRDefault="00023899" w:rsidP="00B84F52">
            <w:del w:id="206" w:author="Comparison" w:date="2026-09-25T20:01:00Z" w16du:dateUtc="2026-09-26T00:01:00Z">
              <w:r>
                <w:delText>There is no connection between private practice and MKUH</w:delText>
              </w:r>
            </w:del>
          </w:p>
        </w:tc>
      </w:tr>
      <w:tr w:rsidR="00975E77" w14:paraId="332EFBCF" w14:textId="77777777">
        <w:trPr>
          <w:ins w:id="207"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D0F7E15" w14:textId="77777777" w:rsidR="00975E77" w:rsidRDefault="00EC5B36">
            <w:pPr>
              <w:rPr>
                <w:ins w:id="208" w:author="Comparison" w:date="2026-09-25T20:01:00Z" w16du:dateUtc="2026-09-26T00:01:00Z"/>
              </w:rPr>
            </w:pPr>
            <w:ins w:id="209" w:author="Comparison" w:date="2026-09-25T20:01:00Z" w16du:dateUtc="2026-09-26T00:01:00Z">
              <w:r>
                <w:rPr>
                  <w:rStyle w:val="row-heading"/>
                </w:rPr>
                <w:t>Registration status:</w:t>
              </w:r>
            </w:ins>
          </w:p>
        </w:tc>
        <w:tc>
          <w:tcPr>
            <w:tcW w:w="360" w:type="dxa"/>
            <w:gridSpan w:val="5"/>
            <w:tcBorders>
              <w:top w:val="none" w:sz="0" w:space="0" w:color="000000"/>
              <w:left w:val="none" w:sz="0" w:space="0" w:color="000000"/>
              <w:bottom w:val="none" w:sz="0" w:space="0" w:color="000000"/>
              <w:right w:val="none" w:sz="0" w:space="0" w:color="000000"/>
            </w:tcBorders>
          </w:tcPr>
          <w:p w14:paraId="1664C6E5" w14:textId="77777777" w:rsidR="00975E77" w:rsidRDefault="00EC5B36">
            <w:pPr>
              <w:rPr>
                <w:ins w:id="210" w:author="Comparison" w:date="2026-09-25T20:01:00Z" w16du:dateUtc="2026-09-26T00:01:00Z"/>
              </w:rPr>
            </w:pPr>
            <w:ins w:id="211" w:author="Comparison" w:date="2026-09-25T20:01:00Z" w16du:dateUtc="2026-09-26T00:01: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Standard 01/10/2008</w:t>
              </w:r>
            </w:ins>
          </w:p>
        </w:tc>
      </w:tr>
      <w:tr w:rsidR="001925AC" w14:paraId="2B083B06" w14:textId="77777777">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212" w:author="Comparison" w:date="2026-09-25T20:01:00Z" w16du:dateUtc="2026-09-26T00:01:00Z">
              <w:tcPr>
                <w:tcW w:w="2746" w:type="dxa"/>
              </w:tcPr>
            </w:tcPrChange>
          </w:tcPr>
          <w:p w14:paraId="4D27A23B" w14:textId="35F62345" w:rsidR="001925AC" w:rsidRPr="001925AC" w:rsidRDefault="00EC5B36" w:rsidP="00B84F52">
            <w:ins w:id="213" w:author="Comparison" w:date="2026-09-25T20:01:00Z" w16du:dateUtc="2026-09-26T00:01:00Z">
              <w:r>
                <w:rPr>
                  <w:rStyle w:val="row-heading"/>
                </w:rPr>
                <w:t>Definition:</w:t>
              </w:r>
            </w:ins>
            <w:del w:id="214" w:author="Comparison" w:date="2026-09-25T20:01:00Z" w16du:dateUtc="2026-09-26T00:01:00Z">
              <w:r w:rsidR="0026364E">
                <w:delText>Alan Dutta-Plummer</w:delText>
              </w:r>
            </w:del>
          </w:p>
        </w:tc>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215" w:author="Comparison" w:date="2026-09-25T20:01:00Z" w16du:dateUtc="2026-09-26T00:01:00Z">
              <w:tcPr>
                <w:tcW w:w="2770" w:type="dxa"/>
              </w:tcPr>
            </w:tcPrChange>
          </w:tcPr>
          <w:p w14:paraId="048794B8" w14:textId="3163BC41" w:rsidR="001925AC" w:rsidRPr="001925AC" w:rsidRDefault="00326E42" w:rsidP="00B84F52">
            <w:del w:id="216" w:author="Comparison" w:date="2026-09-25T20:01:00Z" w16du:dateUtc="2026-09-26T00:01:00Z">
              <w:r>
                <w:delText>Pharmacy Business Manager</w:delText>
              </w:r>
            </w:del>
          </w:p>
        </w:tc>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217" w:author="Comparison" w:date="2026-09-25T20:01:00Z" w16du:dateUtc="2026-09-26T00:01:00Z">
              <w:tcPr>
                <w:tcW w:w="2869" w:type="dxa"/>
              </w:tcPr>
            </w:tcPrChange>
          </w:tcPr>
          <w:p w14:paraId="011C1BD5" w14:textId="77777777" w:rsidR="0026364E" w:rsidRDefault="0026364E" w:rsidP="0026364E">
            <w:pPr>
              <w:rPr>
                <w:del w:id="218" w:author="Comparison" w:date="2026-09-25T20:01:00Z" w16du:dateUtc="2026-09-26T00:01:00Z"/>
              </w:rPr>
            </w:pPr>
            <w:del w:id="219" w:author="Comparison" w:date="2026-09-25T20:01:00Z" w16du:dateUtc="2026-09-26T00:01:00Z">
              <w:r>
                <w:delText xml:space="preserve">Consultancy work performed for Barts Health NHS Trust as an IT consultant for pharmacy services.  </w:delText>
              </w:r>
            </w:del>
          </w:p>
          <w:p w14:paraId="6060FDCE" w14:textId="5C338167" w:rsidR="001925AC" w:rsidRPr="001925AC" w:rsidRDefault="0026364E" w:rsidP="0026364E">
            <w:del w:id="220" w:author="Comparison" w:date="2026-09-25T20:01:00Z" w16du:dateUtc="2026-09-26T00:01:00Z">
              <w:r>
                <w:delText xml:space="preserve">Consultant work performed for Nitespharma UK, a pharmaceutical wholesaler.  </w:delText>
              </w:r>
            </w:del>
          </w:p>
        </w:tc>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221" w:author="Comparison" w:date="2026-09-25T20:01:00Z" w16du:dateUtc="2026-09-26T00:01:00Z">
              <w:tcPr>
                <w:tcW w:w="1409" w:type="dxa"/>
              </w:tcPr>
            </w:tcPrChange>
          </w:tcPr>
          <w:p w14:paraId="2BAAFE53" w14:textId="77777777" w:rsidR="001925AC" w:rsidRDefault="0026364E" w:rsidP="00B84F52">
            <w:pPr>
              <w:rPr>
                <w:del w:id="222" w:author="Comparison" w:date="2026-09-25T20:01:00Z" w16du:dateUtc="2026-09-26T00:01:00Z"/>
              </w:rPr>
            </w:pPr>
            <w:del w:id="223" w:author="Comparison" w:date="2026-09-25T20:01:00Z" w16du:dateUtc="2026-09-26T00:01:00Z">
              <w:r>
                <w:delText>Feb 2019</w:delText>
              </w:r>
            </w:del>
          </w:p>
          <w:p w14:paraId="39F7B7DD" w14:textId="77777777" w:rsidR="0026364E" w:rsidRDefault="0026364E" w:rsidP="00B84F52">
            <w:pPr>
              <w:rPr>
                <w:del w:id="224" w:author="Comparison" w:date="2026-09-25T20:01:00Z" w16du:dateUtc="2026-09-26T00:01:00Z"/>
              </w:rPr>
            </w:pPr>
          </w:p>
          <w:p w14:paraId="3C22E4D1" w14:textId="77777777" w:rsidR="0026364E" w:rsidRDefault="0026364E" w:rsidP="00B84F52">
            <w:pPr>
              <w:rPr>
                <w:del w:id="225" w:author="Comparison" w:date="2026-09-25T20:01:00Z" w16du:dateUtc="2026-09-26T00:01:00Z"/>
              </w:rPr>
            </w:pPr>
          </w:p>
          <w:p w14:paraId="1AFDFA28" w14:textId="77777777" w:rsidR="0026364E" w:rsidRDefault="0026364E" w:rsidP="00B84F52">
            <w:pPr>
              <w:rPr>
                <w:del w:id="226" w:author="Comparison" w:date="2026-09-25T20:01:00Z" w16du:dateUtc="2026-09-26T00:01:00Z"/>
              </w:rPr>
            </w:pPr>
          </w:p>
          <w:p w14:paraId="03F5B310" w14:textId="1ADCD5CF" w:rsidR="0026364E" w:rsidRDefault="0026364E" w:rsidP="00B84F52">
            <w:del w:id="227" w:author="Comparison" w:date="2026-09-25T20:01:00Z" w16du:dateUtc="2026-09-26T00:01:00Z">
              <w:r>
                <w:delText>Oct 2019</w:delText>
              </w:r>
            </w:del>
          </w:p>
        </w:tc>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228" w:author="Comparison" w:date="2026-09-25T20:01:00Z" w16du:dateUtc="2026-09-26T00:01:00Z">
              <w:tcPr>
                <w:tcW w:w="1410" w:type="dxa"/>
              </w:tcPr>
            </w:tcPrChange>
          </w:tcPr>
          <w:p w14:paraId="07805F89" w14:textId="77777777" w:rsidR="001925AC" w:rsidRDefault="0026364E" w:rsidP="00B84F52">
            <w:pPr>
              <w:rPr>
                <w:del w:id="229" w:author="Comparison" w:date="2026-09-25T20:01:00Z" w16du:dateUtc="2026-09-26T00:01:00Z"/>
              </w:rPr>
            </w:pPr>
            <w:del w:id="230" w:author="Comparison" w:date="2026-09-25T20:01:00Z" w16du:dateUtc="2026-09-26T00:01:00Z">
              <w:r>
                <w:delText>Date</w:delText>
              </w:r>
            </w:del>
          </w:p>
          <w:p w14:paraId="6EB8D57D" w14:textId="77777777" w:rsidR="0026364E" w:rsidRDefault="0026364E" w:rsidP="00B84F52">
            <w:pPr>
              <w:rPr>
                <w:del w:id="231" w:author="Comparison" w:date="2026-09-25T20:01:00Z" w16du:dateUtc="2026-09-26T00:01:00Z"/>
              </w:rPr>
            </w:pPr>
          </w:p>
          <w:p w14:paraId="7940D6A0" w14:textId="77777777" w:rsidR="0026364E" w:rsidRDefault="0026364E" w:rsidP="00B84F52">
            <w:pPr>
              <w:rPr>
                <w:del w:id="232" w:author="Comparison" w:date="2026-09-25T20:01:00Z" w16du:dateUtc="2026-09-26T00:01:00Z"/>
              </w:rPr>
            </w:pPr>
          </w:p>
          <w:p w14:paraId="3081A094" w14:textId="77777777" w:rsidR="0026364E" w:rsidRDefault="0026364E" w:rsidP="00B84F52">
            <w:pPr>
              <w:rPr>
                <w:del w:id="233" w:author="Comparison" w:date="2026-09-25T20:01:00Z" w16du:dateUtc="2026-09-26T00:01:00Z"/>
              </w:rPr>
            </w:pPr>
          </w:p>
          <w:p w14:paraId="03E31D85" w14:textId="50FB760A" w:rsidR="0026364E" w:rsidRDefault="0026364E" w:rsidP="00B84F52">
            <w:del w:id="234" w:author="Comparison" w:date="2026-09-25T20:01:00Z" w16du:dateUtc="2026-09-26T00:01:00Z">
              <w:r>
                <w:delText>Date</w:delText>
              </w:r>
            </w:del>
          </w:p>
        </w:tc>
        <w:tc>
          <w:tcPr>
            <w:tcW w:w="360" w:type="dxa"/>
            <w:tcBorders>
              <w:top w:val="none" w:sz="0" w:space="0" w:color="000000"/>
              <w:left w:val="none" w:sz="0" w:space="0" w:color="000000"/>
              <w:bottom w:val="none" w:sz="0" w:space="0" w:color="000000"/>
              <w:right w:val="none" w:sz="0" w:space="0" w:color="000000"/>
            </w:tcBorders>
            <w:tcPrChange w:id="235" w:author="Comparison" w:date="2026-09-25T20:01:00Z" w16du:dateUtc="2026-09-26T00:01:00Z">
              <w:tcPr>
                <w:tcW w:w="2744" w:type="dxa"/>
              </w:tcPr>
            </w:tcPrChange>
          </w:tcPr>
          <w:p w14:paraId="2E6468C3" w14:textId="3EF830F9" w:rsidR="0026364E" w:rsidRDefault="00EC5B36" w:rsidP="0026364E">
            <w:pPr>
              <w:rPr>
                <w:del w:id="236" w:author="Comparison" w:date="2026-09-25T20:01:00Z" w16du:dateUtc="2026-09-26T00:01:00Z"/>
              </w:rPr>
            </w:pPr>
            <w:ins w:id="237" w:author="Comparison" w:date="2026-09-25T20:01:00Z" w16du:dateUtc="2026-09-26T00:01:00Z">
              <w:r>
                <w:rPr>
                  <w:rStyle w:val="row-content-rich-text"/>
                </w:rPr>
                <w:t>A person's episode of bleeding as described by the Thrombolysis In Myocardial Infarction (TIMI) criteria, as represented by a code.</w:t>
              </w:r>
            </w:ins>
            <w:del w:id="238" w:author="Comparison" w:date="2026-09-25T20:01:00Z" w16du:dateUtc="2026-09-26T00:01:00Z">
              <w:r w:rsidR="0026364E">
                <w:delText>No conflict of interest with current work at MKUH</w:delText>
              </w:r>
            </w:del>
          </w:p>
          <w:p w14:paraId="527B9127" w14:textId="697C770F" w:rsidR="0026364E" w:rsidRDefault="0026364E" w:rsidP="0026364E">
            <w:pPr>
              <w:rPr>
                <w:del w:id="239" w:author="Comparison" w:date="2026-09-25T20:01:00Z" w16du:dateUtc="2026-09-26T00:01:00Z"/>
              </w:rPr>
            </w:pPr>
          </w:p>
          <w:p w14:paraId="3AF02D57" w14:textId="47734D42" w:rsidR="001925AC" w:rsidRDefault="0026364E" w:rsidP="0026364E">
            <w:del w:id="240" w:author="Comparison" w:date="2026-09-25T20:01:00Z" w16du:dateUtc="2026-09-26T00:01:00Z">
              <w:r>
                <w:delText>No conflict of interest as we do not deal with this wholesaler and have no plans to deal with them as they not service the NHS.</w:delText>
              </w:r>
            </w:del>
          </w:p>
        </w:tc>
      </w:tr>
    </w:tbl>
    <w:tbl>
      <w:tblPr>
        <w:tblStyle w:val="TableGrid"/>
        <w:tblW w:w="0" w:type="auto"/>
        <w:tblLook w:val="04A0" w:firstRow="1" w:lastRow="0" w:firstColumn="1" w:lastColumn="0" w:noHBand="0" w:noVBand="1"/>
      </w:tblPr>
      <w:tblGrid>
        <w:gridCol w:w="2746"/>
        <w:gridCol w:w="2770"/>
        <w:gridCol w:w="2869"/>
        <w:gridCol w:w="1409"/>
        <w:gridCol w:w="1410"/>
        <w:gridCol w:w="2744"/>
      </w:tblGrid>
      <w:tr w:rsidR="001925AC" w14:paraId="5C81D10E" w14:textId="77777777" w:rsidTr="00094997">
        <w:trPr>
          <w:del w:id="241" w:author="Comparison" w:date="2026-09-25T20:01:00Z" w16du:dateUtc="2026-09-26T00:01:00Z"/>
        </w:trPr>
        <w:tc>
          <w:tcPr>
            <w:tcW w:w="2746" w:type="dxa"/>
          </w:tcPr>
          <w:p w14:paraId="41D6AEC8" w14:textId="1BB105AE" w:rsidR="001925AC" w:rsidRDefault="00E86724" w:rsidP="00B84F52">
            <w:pPr>
              <w:rPr>
                <w:del w:id="242" w:author="Comparison" w:date="2026-09-25T20:01:00Z" w16du:dateUtc="2026-09-26T00:01:00Z"/>
              </w:rPr>
            </w:pPr>
            <w:del w:id="243" w:author="Comparison" w:date="2026-09-25T20:01:00Z" w16du:dateUtc="2026-09-26T00:01:00Z">
              <w:r>
                <w:delText>Richard Butterworth</w:delText>
              </w:r>
            </w:del>
          </w:p>
        </w:tc>
        <w:tc>
          <w:tcPr>
            <w:tcW w:w="2770" w:type="dxa"/>
          </w:tcPr>
          <w:p w14:paraId="63FC001A" w14:textId="78462955" w:rsidR="001925AC" w:rsidRDefault="00E86724" w:rsidP="00B84F52">
            <w:pPr>
              <w:rPr>
                <w:del w:id="244" w:author="Comparison" w:date="2026-09-25T20:01:00Z" w16du:dateUtc="2026-09-26T00:01:00Z"/>
              </w:rPr>
            </w:pPr>
            <w:del w:id="245" w:author="Comparison" w:date="2026-09-25T20:01:00Z" w16du:dateUtc="2026-09-26T00:01:00Z">
              <w:r>
                <w:delText xml:space="preserve">Consultant </w:delText>
              </w:r>
              <w:r w:rsidR="00043727">
                <w:delText>Neurology</w:delText>
              </w:r>
            </w:del>
          </w:p>
        </w:tc>
        <w:tc>
          <w:tcPr>
            <w:tcW w:w="2869" w:type="dxa"/>
          </w:tcPr>
          <w:p w14:paraId="559CD04B" w14:textId="7DD2DD33" w:rsidR="001925AC" w:rsidRPr="001925AC" w:rsidRDefault="004C631A" w:rsidP="00B84F52">
            <w:pPr>
              <w:rPr>
                <w:del w:id="246" w:author="Comparison" w:date="2026-09-25T20:01:00Z" w16du:dateUtc="2026-09-26T00:01:00Z"/>
              </w:rPr>
            </w:pPr>
            <w:del w:id="247" w:author="Comparison" w:date="2026-09-25T20:01:00Z" w16du:dateUtc="2026-09-26T00:01:00Z">
              <w:r>
                <w:delText>Commissioned by</w:delText>
              </w:r>
              <w:r w:rsidR="00765ABB">
                <w:delText xml:space="preserve"> the</w:delText>
              </w:r>
              <w:r>
                <w:delText xml:space="preserve"> DVLA</w:delText>
              </w:r>
              <w:r w:rsidR="002B2800">
                <w:delText xml:space="preserve"> and thus not optional nor solicited</w:delText>
              </w:r>
            </w:del>
          </w:p>
        </w:tc>
        <w:tc>
          <w:tcPr>
            <w:tcW w:w="1409" w:type="dxa"/>
          </w:tcPr>
          <w:p w14:paraId="7BEFA7D5" w14:textId="5F394701" w:rsidR="001925AC" w:rsidRDefault="00974D58" w:rsidP="00B84F52">
            <w:pPr>
              <w:rPr>
                <w:del w:id="248" w:author="Comparison" w:date="2026-09-25T20:01:00Z" w16du:dateUtc="2026-09-26T00:01:00Z"/>
              </w:rPr>
            </w:pPr>
            <w:del w:id="249" w:author="Comparison" w:date="2026-09-25T20:01:00Z" w16du:dateUtc="2026-09-26T00:01:00Z">
              <w:r>
                <w:delText>2001</w:delText>
              </w:r>
            </w:del>
          </w:p>
        </w:tc>
        <w:tc>
          <w:tcPr>
            <w:tcW w:w="1410" w:type="dxa"/>
          </w:tcPr>
          <w:p w14:paraId="3406875F" w14:textId="5C250C5A" w:rsidR="001925AC" w:rsidRDefault="00974D58" w:rsidP="00B84F52">
            <w:pPr>
              <w:rPr>
                <w:del w:id="250" w:author="Comparison" w:date="2026-09-25T20:01:00Z" w16du:dateUtc="2026-09-26T00:01:00Z"/>
              </w:rPr>
            </w:pPr>
            <w:del w:id="251" w:author="Comparison" w:date="2026-09-25T20:01:00Z" w16du:dateUtc="2026-09-26T00:01:00Z">
              <w:r>
                <w:delText>Date</w:delText>
              </w:r>
            </w:del>
          </w:p>
        </w:tc>
        <w:tc>
          <w:tcPr>
            <w:tcW w:w="2744" w:type="dxa"/>
          </w:tcPr>
          <w:p w14:paraId="79841E0D" w14:textId="1C1295FD" w:rsidR="001925AC" w:rsidRDefault="00CD796F" w:rsidP="00B84F52">
            <w:pPr>
              <w:rPr>
                <w:del w:id="252" w:author="Comparison" w:date="2026-09-25T20:01:00Z" w16du:dateUtc="2026-09-26T00:01:00Z"/>
              </w:rPr>
            </w:pPr>
            <w:del w:id="253" w:author="Comparison" w:date="2026-09-25T20:01:00Z" w16du:dateUtc="2026-09-26T00:01:00Z">
              <w:r>
                <w:delText>Done in own time as per instructions from the Medical Director</w:delText>
              </w:r>
            </w:del>
          </w:p>
        </w:tc>
      </w:tr>
      <w:tr w:rsidR="001925AC" w14:paraId="7E5D3BE7" w14:textId="77777777" w:rsidTr="00094997">
        <w:trPr>
          <w:del w:id="254" w:author="Comparison" w:date="2026-09-25T20:01:00Z" w16du:dateUtc="2026-09-26T00:01:00Z"/>
        </w:trPr>
        <w:tc>
          <w:tcPr>
            <w:tcW w:w="2746" w:type="dxa"/>
          </w:tcPr>
          <w:p w14:paraId="391C75B0" w14:textId="73144ACD" w:rsidR="001925AC" w:rsidRDefault="00BA3F20" w:rsidP="00B84F52">
            <w:pPr>
              <w:rPr>
                <w:del w:id="255" w:author="Comparison" w:date="2026-09-25T20:01:00Z" w16du:dateUtc="2026-09-26T00:01:00Z"/>
              </w:rPr>
            </w:pPr>
            <w:del w:id="256" w:author="Comparison" w:date="2026-09-25T20:01:00Z" w16du:dateUtc="2026-09-26T00:01:00Z">
              <w:r>
                <w:delText>Tessa Kidd</w:delText>
              </w:r>
            </w:del>
          </w:p>
        </w:tc>
        <w:tc>
          <w:tcPr>
            <w:tcW w:w="2770" w:type="dxa"/>
          </w:tcPr>
          <w:p w14:paraId="13DBB070" w14:textId="0E044045" w:rsidR="001925AC" w:rsidRPr="00177E30" w:rsidRDefault="002E0C49" w:rsidP="00B84F52">
            <w:pPr>
              <w:rPr>
                <w:del w:id="257" w:author="Comparison" w:date="2026-09-25T20:01:00Z" w16du:dateUtc="2026-09-26T00:01:00Z"/>
              </w:rPr>
            </w:pPr>
            <w:del w:id="258" w:author="Comparison" w:date="2026-09-25T20:01:00Z" w16du:dateUtc="2026-09-26T00:01:00Z">
              <w:r w:rsidRPr="00177E30">
                <w:delText>Lead Diabetes Specialist Nurse</w:delText>
              </w:r>
            </w:del>
          </w:p>
        </w:tc>
        <w:tc>
          <w:tcPr>
            <w:tcW w:w="2869" w:type="dxa"/>
          </w:tcPr>
          <w:p w14:paraId="6E0C87CF" w14:textId="759836D7" w:rsidR="001925AC" w:rsidRPr="00177E30" w:rsidRDefault="00BA3F20" w:rsidP="00B84F52">
            <w:pPr>
              <w:rPr>
                <w:del w:id="259" w:author="Comparison" w:date="2026-09-25T20:01:00Z" w16du:dateUtc="2026-09-26T00:01:00Z"/>
              </w:rPr>
            </w:pPr>
            <w:del w:id="260" w:author="Comparison" w:date="2026-09-25T20:01:00Z" w16du:dateUtc="2026-09-26T00:01:00Z">
              <w:r w:rsidRPr="00177E30">
                <w:rPr>
                  <w:rFonts w:cs="Arial"/>
                </w:rPr>
                <w:delText>Honorarium to lecture regarding diabetes service education</w:delText>
              </w:r>
            </w:del>
          </w:p>
        </w:tc>
        <w:tc>
          <w:tcPr>
            <w:tcW w:w="1409" w:type="dxa"/>
          </w:tcPr>
          <w:p w14:paraId="71C30935" w14:textId="56B54812" w:rsidR="001925AC" w:rsidRDefault="00BA3F20" w:rsidP="00B84F52">
            <w:pPr>
              <w:rPr>
                <w:del w:id="261" w:author="Comparison" w:date="2026-09-25T20:01:00Z" w16du:dateUtc="2026-09-26T00:01:00Z"/>
              </w:rPr>
            </w:pPr>
            <w:del w:id="262" w:author="Comparison" w:date="2026-09-25T20:01:00Z" w16du:dateUtc="2026-09-26T00:01:00Z">
              <w:r>
                <w:delText>2020</w:delText>
              </w:r>
            </w:del>
          </w:p>
        </w:tc>
        <w:tc>
          <w:tcPr>
            <w:tcW w:w="1410" w:type="dxa"/>
          </w:tcPr>
          <w:p w14:paraId="62451D94" w14:textId="1A20236A" w:rsidR="001925AC" w:rsidRDefault="00BA3F20" w:rsidP="00B84F52">
            <w:pPr>
              <w:rPr>
                <w:del w:id="263" w:author="Comparison" w:date="2026-09-25T20:01:00Z" w16du:dateUtc="2026-09-26T00:01:00Z"/>
              </w:rPr>
            </w:pPr>
            <w:del w:id="264" w:author="Comparison" w:date="2026-09-25T20:01:00Z" w16du:dateUtc="2026-09-26T00:01:00Z">
              <w:r>
                <w:delText>Date</w:delText>
              </w:r>
            </w:del>
          </w:p>
        </w:tc>
        <w:tc>
          <w:tcPr>
            <w:tcW w:w="2744" w:type="dxa"/>
          </w:tcPr>
          <w:p w14:paraId="108CA331" w14:textId="7B574723" w:rsidR="001925AC" w:rsidRDefault="00AB10B1" w:rsidP="00B84F52">
            <w:pPr>
              <w:rPr>
                <w:del w:id="265" w:author="Comparison" w:date="2026-09-25T20:01:00Z" w16du:dateUtc="2026-09-26T00:01:00Z"/>
              </w:rPr>
            </w:pPr>
            <w:del w:id="266" w:author="Comparison" w:date="2026-09-25T20:01:00Z" w16du:dateUtc="2026-09-26T00:01:00Z">
              <w:r>
                <w:delText>Done i</w:delText>
              </w:r>
              <w:r w:rsidR="00177E30">
                <w:delText>n own time</w:delText>
              </w:r>
            </w:del>
          </w:p>
        </w:tc>
      </w:tr>
    </w:tbl>
    <w:p w14:paraId="22A23956" w14:textId="77777777" w:rsidR="00975E77" w:rsidRDefault="00975E77">
      <w:pPr>
        <w:rPr>
          <w:ins w:id="267" w:author="Comparison" w:date="2026-09-25T20:01:00Z" w16du:dateUtc="2026-09-26T00:01:00Z"/>
        </w:rPr>
      </w:pPr>
    </w:p>
    <w:tbl>
      <w:tblPr>
        <w:tblStyle w:val="TableGrid"/>
        <w:tblW w:w="5000" w:type="pct"/>
        <w:tblLayout w:type="fixed"/>
        <w:tblLook w:val="04A0" w:firstRow="1" w:lastRow="0" w:firstColumn="1" w:lastColumn="0" w:noHBand="0" w:noVBand="1"/>
      </w:tblPr>
      <w:tblGrid>
        <w:gridCol w:w="2560"/>
        <w:gridCol w:w="7680"/>
      </w:tblGrid>
      <w:tr w:rsidR="00975E77" w14:paraId="3E92C7D7" w14:textId="77777777">
        <w:trPr>
          <w:ins w:id="268" w:author="Comparison" w:date="2026-09-25T20:01:00Z" w16du:dateUtc="2026-09-26T00:01:00Z"/>
        </w:trPr>
        <w:tc>
          <w:tcPr>
            <w:tcW w:w="720" w:type="dxa"/>
            <w:gridSpan w:val="2"/>
            <w:tcBorders>
              <w:top w:val="none" w:sz="0" w:space="0" w:color="000000"/>
              <w:left w:val="none" w:sz="0" w:space="0" w:color="000000"/>
              <w:bottom w:val="none" w:sz="0" w:space="0" w:color="000000"/>
              <w:right w:val="none" w:sz="0" w:space="0" w:color="000000"/>
            </w:tcBorders>
          </w:tcPr>
          <w:p w14:paraId="447E5BC1" w14:textId="77777777" w:rsidR="00975E77" w:rsidRDefault="00EC5B36">
            <w:pPr>
              <w:pStyle w:val="Heading2"/>
              <w:pBdr>
                <w:bottom w:val="single" w:sz="0" w:space="0" w:color="auto"/>
              </w:pBdr>
              <w:rPr>
                <w:ins w:id="269" w:author="Comparison" w:date="2026-09-25T20:01:00Z" w16du:dateUtc="2026-09-26T00:01:00Z"/>
              </w:rPr>
            </w:pPr>
            <w:ins w:id="270" w:author="Comparison" w:date="2026-09-25T20:01:00Z" w16du:dateUtc="2026-09-26T00:01:00Z">
              <w:r>
                <w:t>Data element concept attributes</w:t>
              </w:r>
            </w:ins>
          </w:p>
        </w:tc>
      </w:tr>
      <w:tr w:rsidR="00975E77" w14:paraId="223F8197" w14:textId="77777777">
        <w:trPr>
          <w:ins w:id="271" w:author="Comparison" w:date="2026-09-25T20:01:00Z" w16du:dateUtc="2026-09-26T00:01: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20095CF2" w14:textId="77777777" w:rsidR="00975E77" w:rsidRDefault="00EC5B36">
            <w:pPr>
              <w:pStyle w:val="Heading3"/>
              <w:rPr>
                <w:ins w:id="272" w:author="Comparison" w:date="2026-09-25T20:01:00Z" w16du:dateUtc="2026-09-26T00:01:00Z"/>
              </w:rPr>
            </w:pPr>
            <w:ins w:id="273" w:author="Comparison" w:date="2026-09-25T20:01:00Z" w16du:dateUtc="2026-09-26T00:01:00Z">
              <w:r>
                <w:t>Identifying and definitional attributes</w:t>
              </w:r>
            </w:ins>
          </w:p>
        </w:tc>
      </w:tr>
      <w:tr w:rsidR="00975E77" w14:paraId="539E8E44" w14:textId="77777777">
        <w:trPr>
          <w:ins w:id="274"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95B30E1" w14:textId="77777777" w:rsidR="00975E77" w:rsidRDefault="00EC5B36">
            <w:pPr>
              <w:rPr>
                <w:ins w:id="275" w:author="Comparison" w:date="2026-09-25T20:01:00Z" w16du:dateUtc="2026-09-26T00:01:00Z"/>
              </w:rPr>
            </w:pPr>
            <w:ins w:id="276" w:author="Comparison" w:date="2026-09-25T20:01:00Z" w16du:dateUtc="2026-09-26T00:01:00Z">
              <w:r>
                <w:rPr>
                  <w:rStyle w:val="row-heading"/>
                </w:rPr>
                <w:t>Data element concept:</w:t>
              </w:r>
            </w:ins>
          </w:p>
        </w:tc>
        <w:tc>
          <w:tcPr>
            <w:tcW w:w="360" w:type="dxa"/>
            <w:tcBorders>
              <w:top w:val="none" w:sz="0" w:space="0" w:color="000000"/>
              <w:left w:val="none" w:sz="0" w:space="0" w:color="000000"/>
              <w:bottom w:val="none" w:sz="0" w:space="0" w:color="000000"/>
              <w:right w:val="none" w:sz="0" w:space="0" w:color="000000"/>
            </w:tcBorders>
          </w:tcPr>
          <w:p w14:paraId="3A6F1C54" w14:textId="77777777" w:rsidR="00975E77" w:rsidRDefault="00EC5B36">
            <w:pPr>
              <w:rPr>
                <w:ins w:id="277" w:author="Comparison" w:date="2026-09-25T20:01:00Z" w16du:dateUtc="2026-09-26T00:01:00Z"/>
              </w:rPr>
            </w:pPr>
            <w:ins w:id="278" w:author="Comparison" w:date="2026-09-25T20:01:00Z" w16du:dateUtc="2026-09-26T00:01:00Z">
              <w:r>
                <w:fldChar w:fldCharType="begin"/>
              </w:r>
              <w:r>
                <w:instrText>HYPERLINK "https://meteor.aihw.gov.au/content/359325"</w:instrText>
              </w:r>
              <w:r>
                <w:fldChar w:fldCharType="separate"/>
              </w:r>
              <w:r>
                <w:rPr>
                  <w:rStyle w:val="Hyperlink"/>
                </w:rPr>
                <w:t>Person</w:t>
              </w:r>
              <w:r>
                <w:rPr>
                  <w:rStyle w:val="Hyperlink"/>
                </w:rPr>
                <w:t>—</w:t>
              </w:r>
              <w:r>
                <w:rPr>
                  <w:rStyle w:val="Hyperlink"/>
                </w:rPr>
                <w:t xml:space="preserve">bleeding episode status </w:t>
              </w:r>
              <w:r>
                <w:fldChar w:fldCharType="end"/>
              </w:r>
            </w:ins>
          </w:p>
        </w:tc>
      </w:tr>
      <w:tr w:rsidR="00975E77" w14:paraId="19637B43" w14:textId="77777777">
        <w:trPr>
          <w:ins w:id="279"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4C4B90C" w14:textId="77777777" w:rsidR="00975E77" w:rsidRDefault="00EC5B36">
            <w:pPr>
              <w:rPr>
                <w:ins w:id="280" w:author="Comparison" w:date="2026-09-25T20:01:00Z" w16du:dateUtc="2026-09-26T00:01:00Z"/>
              </w:rPr>
            </w:pPr>
            <w:ins w:id="281" w:author="Comparison" w:date="2026-09-25T20:01:00Z" w16du:dateUtc="2026-09-26T00:01:00Z">
              <w:r>
                <w:rPr>
                  <w:rStyle w:val="row-heading"/>
                </w:rPr>
                <w:t>METEOR identifier:</w:t>
              </w:r>
            </w:ins>
          </w:p>
        </w:tc>
        <w:tc>
          <w:tcPr>
            <w:tcW w:w="360" w:type="dxa"/>
            <w:tcBorders>
              <w:top w:val="none" w:sz="0" w:space="0" w:color="000000"/>
              <w:left w:val="none" w:sz="0" w:space="0" w:color="000000"/>
              <w:bottom w:val="none" w:sz="0" w:space="0" w:color="000000"/>
              <w:right w:val="none" w:sz="0" w:space="0" w:color="000000"/>
            </w:tcBorders>
          </w:tcPr>
          <w:p w14:paraId="09FBBBE2" w14:textId="77777777" w:rsidR="00975E77" w:rsidRDefault="00EC5B36">
            <w:pPr>
              <w:rPr>
                <w:ins w:id="282" w:author="Comparison" w:date="2026-09-25T20:01:00Z" w16du:dateUtc="2026-09-26T00:01:00Z"/>
              </w:rPr>
            </w:pPr>
            <w:ins w:id="283" w:author="Comparison" w:date="2026-09-25T20:01:00Z" w16du:dateUtc="2026-09-26T00:01:00Z">
              <w:r>
                <w:t>359325</w:t>
              </w:r>
            </w:ins>
          </w:p>
        </w:tc>
      </w:tr>
      <w:tr w:rsidR="00975E77" w14:paraId="11642019" w14:textId="77777777">
        <w:trPr>
          <w:ins w:id="284"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187C689F" w14:textId="77777777" w:rsidR="00975E77" w:rsidRDefault="00EC5B36">
            <w:pPr>
              <w:rPr>
                <w:ins w:id="285" w:author="Comparison" w:date="2026-09-25T20:01:00Z" w16du:dateUtc="2026-09-26T00:01:00Z"/>
              </w:rPr>
            </w:pPr>
            <w:ins w:id="286" w:author="Comparison" w:date="2026-09-25T20:01:00Z" w16du:dateUtc="2026-09-26T00:01:00Z">
              <w:r>
                <w:rPr>
                  <w:rStyle w:val="row-heading"/>
                </w:rPr>
                <w:t>Registration status:</w:t>
              </w:r>
            </w:ins>
          </w:p>
        </w:tc>
        <w:tc>
          <w:tcPr>
            <w:tcW w:w="360" w:type="dxa"/>
            <w:tcBorders>
              <w:top w:val="none" w:sz="0" w:space="0" w:color="000000"/>
              <w:left w:val="none" w:sz="0" w:space="0" w:color="000000"/>
              <w:bottom w:val="none" w:sz="0" w:space="0" w:color="000000"/>
              <w:right w:val="none" w:sz="0" w:space="0" w:color="000000"/>
            </w:tcBorders>
          </w:tcPr>
          <w:p w14:paraId="77C666D6" w14:textId="77777777" w:rsidR="00975E77" w:rsidRDefault="00EC5B36">
            <w:pPr>
              <w:rPr>
                <w:ins w:id="287" w:author="Comparison" w:date="2026-09-25T20:01:00Z" w16du:dateUtc="2026-09-26T00:01:00Z"/>
              </w:rPr>
            </w:pPr>
            <w:ins w:id="288" w:author="Comparison" w:date="2026-09-25T20:01:00Z" w16du:dateUtc="2026-09-26T00:01: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Standard 01/10/2008</w:t>
              </w:r>
            </w:ins>
          </w:p>
        </w:tc>
      </w:tr>
      <w:tr w:rsidR="00975E77" w14:paraId="076BF5A0" w14:textId="77777777">
        <w:trPr>
          <w:ins w:id="289"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49301867" w14:textId="77777777" w:rsidR="00975E77" w:rsidRDefault="00EC5B36">
            <w:pPr>
              <w:rPr>
                <w:ins w:id="290" w:author="Comparison" w:date="2026-09-25T20:01:00Z" w16du:dateUtc="2026-09-26T00:01:00Z"/>
              </w:rPr>
            </w:pPr>
            <w:ins w:id="291" w:author="Comparison" w:date="2026-09-25T20:01:00Z" w16du:dateUtc="2026-09-26T00:01:00Z">
              <w:r>
                <w:rPr>
                  <w:rStyle w:val="row-heading"/>
                </w:rPr>
                <w:t>Definition:</w:t>
              </w:r>
            </w:ins>
          </w:p>
        </w:tc>
        <w:tc>
          <w:tcPr>
            <w:tcW w:w="360" w:type="dxa"/>
            <w:tcBorders>
              <w:top w:val="none" w:sz="0" w:space="0" w:color="000000"/>
              <w:left w:val="none" w:sz="0" w:space="0" w:color="000000"/>
              <w:bottom w:val="none" w:sz="0" w:space="0" w:color="000000"/>
              <w:right w:val="none" w:sz="0" w:space="0" w:color="000000"/>
            </w:tcBorders>
          </w:tcPr>
          <w:p w14:paraId="5524FF88" w14:textId="77777777" w:rsidR="00975E77" w:rsidRDefault="00EC5B36">
            <w:pPr>
              <w:rPr>
                <w:ins w:id="292" w:author="Comparison" w:date="2026-09-25T20:01:00Z" w16du:dateUtc="2026-09-26T00:01:00Z"/>
              </w:rPr>
            </w:pPr>
            <w:ins w:id="293" w:author="Comparison" w:date="2026-09-25T20:01:00Z" w16du:dateUtc="2026-09-26T00:01:00Z">
              <w:r>
                <w:rPr>
                  <w:rStyle w:val="row-content-rich-text"/>
                </w:rPr>
                <w:t>A person's episode of bleeding.</w:t>
              </w:r>
            </w:ins>
          </w:p>
        </w:tc>
      </w:tr>
      <w:tr w:rsidR="00975E77" w14:paraId="67D88A17" w14:textId="77777777">
        <w:trPr>
          <w:ins w:id="294"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3BAC035" w14:textId="77777777" w:rsidR="00975E77" w:rsidRDefault="00EC5B36">
            <w:pPr>
              <w:rPr>
                <w:ins w:id="295" w:author="Comparison" w:date="2026-09-25T20:01:00Z" w16du:dateUtc="2026-09-26T00:01:00Z"/>
              </w:rPr>
            </w:pPr>
            <w:ins w:id="296" w:author="Comparison" w:date="2026-09-25T20:01:00Z" w16du:dateUtc="2026-09-26T00:01:00Z">
              <w:r>
                <w:rPr>
                  <w:rStyle w:val="row-heading"/>
                </w:rPr>
                <w:t>Object class:</w:t>
              </w:r>
            </w:ins>
          </w:p>
        </w:tc>
        <w:tc>
          <w:tcPr>
            <w:tcW w:w="360" w:type="dxa"/>
            <w:tcBorders>
              <w:top w:val="none" w:sz="0" w:space="0" w:color="000000"/>
              <w:left w:val="none" w:sz="0" w:space="0" w:color="000000"/>
              <w:bottom w:val="none" w:sz="0" w:space="0" w:color="000000"/>
              <w:right w:val="none" w:sz="0" w:space="0" w:color="000000"/>
            </w:tcBorders>
          </w:tcPr>
          <w:p w14:paraId="3E6C9D3A" w14:textId="77777777" w:rsidR="00975E77" w:rsidRDefault="00EC5B36">
            <w:pPr>
              <w:rPr>
                <w:ins w:id="297" w:author="Comparison" w:date="2026-09-25T20:01:00Z" w16du:dateUtc="2026-09-26T00:01:00Z"/>
              </w:rPr>
            </w:pPr>
            <w:ins w:id="298" w:author="Comparison" w:date="2026-09-25T20:01:00Z" w16du:dateUtc="2026-09-26T00:01:00Z">
              <w:r>
                <w:fldChar w:fldCharType="begin"/>
              </w:r>
              <w:r>
                <w:instrText>HYPERLINK "https://meteor.aihw.gov.au/content/268955"</w:instrText>
              </w:r>
              <w:r>
                <w:fldChar w:fldCharType="separate"/>
              </w:r>
              <w:r>
                <w:rPr>
                  <w:rStyle w:val="Hyperlink"/>
                </w:rPr>
                <w:t>Person</w:t>
              </w:r>
              <w:r>
                <w:fldChar w:fldCharType="end"/>
              </w:r>
            </w:ins>
          </w:p>
        </w:tc>
      </w:tr>
      <w:tr w:rsidR="00975E77" w14:paraId="35F41C97" w14:textId="77777777">
        <w:trPr>
          <w:ins w:id="299"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9369441" w14:textId="77777777" w:rsidR="00975E77" w:rsidRDefault="00EC5B36">
            <w:pPr>
              <w:rPr>
                <w:ins w:id="300" w:author="Comparison" w:date="2026-09-25T20:01:00Z" w16du:dateUtc="2026-09-26T00:01:00Z"/>
              </w:rPr>
            </w:pPr>
            <w:ins w:id="301" w:author="Comparison" w:date="2026-09-25T20:01:00Z" w16du:dateUtc="2026-09-26T00:01:00Z">
              <w:r>
                <w:rPr>
                  <w:rStyle w:val="row-heading"/>
                </w:rPr>
                <w:t>Property:</w:t>
              </w:r>
            </w:ins>
          </w:p>
        </w:tc>
        <w:tc>
          <w:tcPr>
            <w:tcW w:w="360" w:type="dxa"/>
            <w:tcBorders>
              <w:top w:val="none" w:sz="0" w:space="0" w:color="000000"/>
              <w:left w:val="none" w:sz="0" w:space="0" w:color="000000"/>
              <w:bottom w:val="none" w:sz="0" w:space="0" w:color="000000"/>
              <w:right w:val="none" w:sz="0" w:space="0" w:color="000000"/>
            </w:tcBorders>
          </w:tcPr>
          <w:p w14:paraId="3DE28424" w14:textId="77777777" w:rsidR="00975E77" w:rsidRDefault="00EC5B36">
            <w:pPr>
              <w:rPr>
                <w:ins w:id="302" w:author="Comparison" w:date="2026-09-25T20:01:00Z" w16du:dateUtc="2026-09-26T00:01:00Z"/>
              </w:rPr>
            </w:pPr>
            <w:ins w:id="303" w:author="Comparison" w:date="2026-09-25T20:01:00Z" w16du:dateUtc="2026-09-26T00:01:00Z">
              <w:r>
                <w:fldChar w:fldCharType="begin"/>
              </w:r>
              <w:r>
                <w:instrText>HYPERLINK "https://meteor.aihw.gov.au/content/360954"</w:instrText>
              </w:r>
              <w:r>
                <w:fldChar w:fldCharType="separate"/>
              </w:r>
              <w:r>
                <w:rPr>
                  <w:rStyle w:val="Hyperlink"/>
                </w:rPr>
                <w:t>Bleeding episode status</w:t>
              </w:r>
              <w:r>
                <w:fldChar w:fldCharType="end"/>
              </w:r>
            </w:ins>
          </w:p>
        </w:tc>
      </w:tr>
    </w:tbl>
    <w:p w14:paraId="70F99994" w14:textId="77777777" w:rsidR="00975E77" w:rsidRDefault="00975E77">
      <w:pPr>
        <w:rPr>
          <w:ins w:id="304" w:author="Comparison" w:date="2026-09-25T20:01:00Z" w16du:dateUtc="2026-09-26T00:01:00Z"/>
        </w:rPr>
      </w:pPr>
    </w:p>
    <w:tbl>
      <w:tblPr>
        <w:tblStyle w:val="TableGrid"/>
        <w:tblW w:w="5000" w:type="pct"/>
        <w:tblLayout w:type="fixed"/>
        <w:tblLook w:val="04A0" w:firstRow="1" w:lastRow="0" w:firstColumn="1" w:lastColumn="0" w:noHBand="0" w:noVBand="1"/>
      </w:tblPr>
      <w:tblGrid>
        <w:gridCol w:w="2560"/>
        <w:gridCol w:w="7680"/>
      </w:tblGrid>
      <w:tr w:rsidR="00975E77" w14:paraId="509575D7" w14:textId="77777777">
        <w:trPr>
          <w:ins w:id="305" w:author="Comparison" w:date="2026-09-25T20:01:00Z" w16du:dateUtc="2026-09-26T00:01:00Z"/>
        </w:trPr>
        <w:tc>
          <w:tcPr>
            <w:tcW w:w="720" w:type="dxa"/>
            <w:gridSpan w:val="2"/>
            <w:tcBorders>
              <w:top w:val="none" w:sz="0" w:space="0" w:color="000000"/>
              <w:left w:val="none" w:sz="0" w:space="0" w:color="000000"/>
              <w:bottom w:val="none" w:sz="0" w:space="0" w:color="000000"/>
              <w:right w:val="none" w:sz="0" w:space="0" w:color="000000"/>
            </w:tcBorders>
          </w:tcPr>
          <w:p w14:paraId="3285C2F8" w14:textId="77777777" w:rsidR="00975E77" w:rsidRDefault="00EC5B36">
            <w:pPr>
              <w:pStyle w:val="Heading2"/>
              <w:pBdr>
                <w:bottom w:val="single" w:sz="0" w:space="0" w:color="auto"/>
              </w:pBdr>
              <w:rPr>
                <w:ins w:id="306" w:author="Comparison" w:date="2026-09-25T20:01:00Z" w16du:dateUtc="2026-09-26T00:01:00Z"/>
              </w:rPr>
            </w:pPr>
            <w:ins w:id="307" w:author="Comparison" w:date="2026-09-25T20:01:00Z" w16du:dateUtc="2026-09-26T00:01:00Z">
              <w:r>
                <w:t>Value domain attributes</w:t>
              </w:r>
              <w:r>
                <w:t> </w:t>
              </w:r>
            </w:ins>
          </w:p>
        </w:tc>
      </w:tr>
      <w:tr w:rsidR="00975E77" w14:paraId="13CA3456" w14:textId="77777777">
        <w:trPr>
          <w:ins w:id="308" w:author="Comparison" w:date="2026-09-25T20:01:00Z" w16du:dateUtc="2026-09-26T00:01: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10D69977" w14:textId="77777777" w:rsidR="00975E77" w:rsidRDefault="00EC5B36">
            <w:pPr>
              <w:pStyle w:val="Heading3"/>
              <w:rPr>
                <w:ins w:id="309" w:author="Comparison" w:date="2026-09-25T20:01:00Z" w16du:dateUtc="2026-09-26T00:01:00Z"/>
              </w:rPr>
            </w:pPr>
            <w:ins w:id="310" w:author="Comparison" w:date="2026-09-25T20:01:00Z" w16du:dateUtc="2026-09-26T00:01:00Z">
              <w:r>
                <w:t>Identifying and definitional attributes</w:t>
              </w:r>
            </w:ins>
          </w:p>
        </w:tc>
      </w:tr>
      <w:tr w:rsidR="00975E77" w14:paraId="7C8AD55E" w14:textId="77777777">
        <w:trPr>
          <w:ins w:id="311"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4F46935E" w14:textId="77777777" w:rsidR="00975E77" w:rsidRDefault="00EC5B36">
            <w:pPr>
              <w:rPr>
                <w:ins w:id="312" w:author="Comparison" w:date="2026-09-25T20:01:00Z" w16du:dateUtc="2026-09-26T00:01:00Z"/>
              </w:rPr>
            </w:pPr>
            <w:ins w:id="313" w:author="Comparison" w:date="2026-09-25T20:01:00Z" w16du:dateUtc="2026-09-26T00:01:00Z">
              <w:r>
                <w:rPr>
                  <w:rStyle w:val="row-heading"/>
                </w:rPr>
                <w:t>Value domain:</w:t>
              </w:r>
            </w:ins>
          </w:p>
        </w:tc>
        <w:tc>
          <w:tcPr>
            <w:tcW w:w="360" w:type="dxa"/>
            <w:tcBorders>
              <w:top w:val="none" w:sz="0" w:space="0" w:color="000000"/>
              <w:left w:val="none" w:sz="0" w:space="0" w:color="000000"/>
              <w:bottom w:val="none" w:sz="0" w:space="0" w:color="000000"/>
              <w:right w:val="none" w:sz="0" w:space="0" w:color="000000"/>
            </w:tcBorders>
          </w:tcPr>
          <w:p w14:paraId="61906BF7" w14:textId="77777777" w:rsidR="00975E77" w:rsidRDefault="00EC5B36">
            <w:pPr>
              <w:rPr>
                <w:ins w:id="314" w:author="Comparison" w:date="2026-09-25T20:01:00Z" w16du:dateUtc="2026-09-26T00:01:00Z"/>
              </w:rPr>
            </w:pPr>
            <w:ins w:id="315" w:author="Comparison" w:date="2026-09-25T20:01:00Z" w16du:dateUtc="2026-09-26T00:01:00Z">
              <w:r>
                <w:fldChar w:fldCharType="begin"/>
              </w:r>
              <w:r>
                <w:instrText>HYPERLINK "https://meteor.aihw.gov.au/content/356727"</w:instrText>
              </w:r>
              <w:r>
                <w:fldChar w:fldCharType="separate"/>
              </w:r>
              <w:r>
                <w:rPr>
                  <w:rStyle w:val="Hyperlink"/>
                </w:rPr>
                <w:t>Thrombolysis in Myocardial Infarction (TIMI) code N</w:t>
              </w:r>
              <w:r>
                <w:fldChar w:fldCharType="end"/>
              </w:r>
            </w:ins>
          </w:p>
        </w:tc>
      </w:tr>
      <w:tr w:rsidR="00975E77" w14:paraId="30398D84" w14:textId="77777777">
        <w:trPr>
          <w:ins w:id="316"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52873E7" w14:textId="77777777" w:rsidR="00975E77" w:rsidRDefault="00EC5B36">
            <w:pPr>
              <w:rPr>
                <w:ins w:id="317" w:author="Comparison" w:date="2026-09-25T20:01:00Z" w16du:dateUtc="2026-09-26T00:01:00Z"/>
              </w:rPr>
            </w:pPr>
            <w:ins w:id="318" w:author="Comparison" w:date="2026-09-25T20:01:00Z" w16du:dateUtc="2026-09-26T00:01:00Z">
              <w:r>
                <w:rPr>
                  <w:rStyle w:val="row-heading"/>
                </w:rPr>
                <w:t>METEOR identifier:</w:t>
              </w:r>
            </w:ins>
          </w:p>
        </w:tc>
        <w:tc>
          <w:tcPr>
            <w:tcW w:w="360" w:type="dxa"/>
            <w:tcBorders>
              <w:top w:val="none" w:sz="0" w:space="0" w:color="000000"/>
              <w:left w:val="none" w:sz="0" w:space="0" w:color="000000"/>
              <w:bottom w:val="none" w:sz="0" w:space="0" w:color="000000"/>
              <w:right w:val="none" w:sz="0" w:space="0" w:color="000000"/>
            </w:tcBorders>
          </w:tcPr>
          <w:p w14:paraId="2BF34F65" w14:textId="77777777" w:rsidR="00975E77" w:rsidRDefault="00EC5B36">
            <w:pPr>
              <w:rPr>
                <w:ins w:id="319" w:author="Comparison" w:date="2026-09-25T20:01:00Z" w16du:dateUtc="2026-09-26T00:01:00Z"/>
              </w:rPr>
            </w:pPr>
            <w:ins w:id="320" w:author="Comparison" w:date="2026-09-25T20:01:00Z" w16du:dateUtc="2026-09-26T00:01:00Z">
              <w:r>
                <w:t>356727</w:t>
              </w:r>
            </w:ins>
          </w:p>
        </w:tc>
      </w:tr>
      <w:tr w:rsidR="00975E77" w14:paraId="0C31AD34" w14:textId="77777777">
        <w:trPr>
          <w:ins w:id="321"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2AF6C0CB" w14:textId="77777777" w:rsidR="00975E77" w:rsidRDefault="00EC5B36">
            <w:pPr>
              <w:rPr>
                <w:ins w:id="322" w:author="Comparison" w:date="2026-09-25T20:01:00Z" w16du:dateUtc="2026-09-26T00:01:00Z"/>
              </w:rPr>
            </w:pPr>
            <w:ins w:id="323" w:author="Comparison" w:date="2026-09-25T20:01:00Z" w16du:dateUtc="2026-09-26T00:01:00Z">
              <w:r>
                <w:rPr>
                  <w:rStyle w:val="row-heading"/>
                </w:rPr>
                <w:t>Registration status:</w:t>
              </w:r>
            </w:ins>
          </w:p>
        </w:tc>
        <w:tc>
          <w:tcPr>
            <w:tcW w:w="360" w:type="dxa"/>
            <w:tcBorders>
              <w:top w:val="none" w:sz="0" w:space="0" w:color="000000"/>
              <w:left w:val="none" w:sz="0" w:space="0" w:color="000000"/>
              <w:bottom w:val="none" w:sz="0" w:space="0" w:color="000000"/>
              <w:right w:val="none" w:sz="0" w:space="0" w:color="000000"/>
            </w:tcBorders>
          </w:tcPr>
          <w:p w14:paraId="574EFC4B" w14:textId="77777777" w:rsidR="00975E77" w:rsidRDefault="00EC5B36">
            <w:pPr>
              <w:rPr>
                <w:ins w:id="324" w:author="Comparison" w:date="2026-09-25T20:01:00Z" w16du:dateUtc="2026-09-26T00:01:00Z"/>
              </w:rPr>
            </w:pPr>
            <w:ins w:id="325" w:author="Comparison" w:date="2026-09-25T20:01:00Z" w16du:dateUtc="2026-09-26T00:01: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Standard 01/10/2008</w:t>
              </w:r>
            </w:ins>
          </w:p>
        </w:tc>
      </w:tr>
      <w:tr w:rsidR="00975E77" w14:paraId="0AEEE668" w14:textId="77777777">
        <w:trPr>
          <w:ins w:id="326"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8CE6334" w14:textId="77777777" w:rsidR="00975E77" w:rsidRDefault="00EC5B36">
            <w:pPr>
              <w:rPr>
                <w:ins w:id="327" w:author="Comparison" w:date="2026-09-25T20:01:00Z" w16du:dateUtc="2026-09-26T00:01:00Z"/>
              </w:rPr>
            </w:pPr>
            <w:ins w:id="328" w:author="Comparison" w:date="2026-09-25T20:01:00Z" w16du:dateUtc="2026-09-26T00:01:00Z">
              <w:r>
                <w:rPr>
                  <w:rStyle w:val="row-heading"/>
                </w:rPr>
                <w:t>Definition:</w:t>
              </w:r>
            </w:ins>
          </w:p>
        </w:tc>
        <w:tc>
          <w:tcPr>
            <w:tcW w:w="360" w:type="dxa"/>
            <w:tcBorders>
              <w:top w:val="none" w:sz="0" w:space="0" w:color="000000"/>
              <w:left w:val="none" w:sz="0" w:space="0" w:color="000000"/>
              <w:bottom w:val="none" w:sz="0" w:space="0" w:color="000000"/>
              <w:right w:val="none" w:sz="0" w:space="0" w:color="000000"/>
            </w:tcBorders>
          </w:tcPr>
          <w:p w14:paraId="50C0AE63" w14:textId="77777777" w:rsidR="00975E77" w:rsidRDefault="00EC5B36">
            <w:pPr>
              <w:rPr>
                <w:ins w:id="329" w:author="Comparison" w:date="2026-09-25T20:01:00Z" w16du:dateUtc="2026-09-26T00:01:00Z"/>
              </w:rPr>
            </w:pPr>
            <w:ins w:id="330" w:author="Comparison" w:date="2026-09-25T20:01:00Z" w16du:dateUtc="2026-09-26T00:01:00Z">
              <w:r>
                <w:rPr>
                  <w:rStyle w:val="row-content-rich-text"/>
                </w:rPr>
                <w:t>A code set representing an episode of bleeding as described by the Thrombolysis In Myocardial Infarction (TIMI) criteria.</w:t>
              </w:r>
            </w:ins>
          </w:p>
        </w:tc>
      </w:tr>
    </w:tbl>
    <w:p w14:paraId="0A09E07A" w14:textId="77777777" w:rsidR="00975E77" w:rsidRDefault="00975E77">
      <w:pPr>
        <w:rPr>
          <w:ins w:id="331" w:author="Comparison" w:date="2026-09-25T20:01:00Z" w16du:dateUtc="2026-09-26T00:01:00Z"/>
        </w:rPr>
      </w:pPr>
    </w:p>
    <w:tbl>
      <w:tblPr>
        <w:tblStyle w:val="TableGrid"/>
        <w:tblW w:w="0" w:type="auto"/>
        <w:tblLook w:val="04A0" w:firstRow="1" w:lastRow="0" w:firstColumn="1" w:lastColumn="0" w:noHBand="0" w:noVBand="1"/>
      </w:tblPr>
      <w:tblGrid>
        <w:gridCol w:w="2560"/>
        <w:gridCol w:w="2048"/>
        <w:gridCol w:w="5632"/>
      </w:tblGrid>
      <w:tr w:rsidR="00975E77" w14:paraId="5B8D2A3F" w14:textId="77777777">
        <w:trPr>
          <w:ins w:id="332" w:author="Comparison" w:date="2026-09-25T20:01:00Z" w16du:dateUtc="2026-09-26T00:01:00Z"/>
        </w:trPr>
        <w:tc>
          <w:tcPr>
            <w:tcW w:w="0" w:type="auto"/>
            <w:gridSpan w:val="3"/>
            <w:tcBorders>
              <w:top w:val="none" w:sz="0" w:space="0" w:color="000000"/>
              <w:left w:val="none" w:sz="0" w:space="0" w:color="000000"/>
              <w:bottom w:val="none" w:sz="0" w:space="0" w:color="000000"/>
              <w:right w:val="none" w:sz="0" w:space="0" w:color="000000"/>
            </w:tcBorders>
            <w:tcMar>
              <w:top w:w="200" w:type="dxa"/>
              <w:bottom w:w="100" w:type="dxa"/>
            </w:tcMar>
          </w:tcPr>
          <w:p w14:paraId="37F560BE" w14:textId="77777777" w:rsidR="00975E77" w:rsidRDefault="00EC5B36">
            <w:pPr>
              <w:pStyle w:val="Heading3"/>
              <w:rPr>
                <w:ins w:id="333" w:author="Comparison" w:date="2026-09-25T20:01:00Z" w16du:dateUtc="2026-09-26T00:01:00Z"/>
              </w:rPr>
            </w:pPr>
            <w:ins w:id="334" w:author="Comparison" w:date="2026-09-25T20:01:00Z" w16du:dateUtc="2026-09-26T00:01:00Z">
              <w:r>
                <w:t>Representational attributes</w:t>
              </w:r>
            </w:ins>
          </w:p>
        </w:tc>
      </w:tr>
      <w:tr w:rsidR="00975E77" w14:paraId="3C8ADA99" w14:textId="77777777">
        <w:trPr>
          <w:ins w:id="335"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19A88D4" w14:textId="77777777" w:rsidR="00975E77" w:rsidRDefault="00EC5B36">
            <w:pPr>
              <w:rPr>
                <w:ins w:id="336" w:author="Comparison" w:date="2026-09-25T20:01:00Z" w16du:dateUtc="2026-09-26T00:01:00Z"/>
              </w:rPr>
            </w:pPr>
            <w:ins w:id="337" w:author="Comparison" w:date="2026-09-25T20:01:00Z" w16du:dateUtc="2026-09-26T00:01:00Z">
              <w:r>
                <w:rPr>
                  <w:rStyle w:val="row-heading"/>
                </w:rPr>
                <w:t>Representation class:</w:t>
              </w:r>
            </w:ins>
          </w:p>
        </w:tc>
        <w:tc>
          <w:tcPr>
            <w:tcW w:w="3750" w:type="pct"/>
            <w:gridSpan w:val="2"/>
            <w:tcBorders>
              <w:top w:val="none" w:sz="0" w:space="0" w:color="000000"/>
              <w:left w:val="none" w:sz="0" w:space="0" w:color="000000"/>
              <w:bottom w:val="none" w:sz="0" w:space="0" w:color="000000"/>
              <w:right w:val="none" w:sz="0" w:space="0" w:color="000000"/>
            </w:tcBorders>
            <w:tcMar>
              <w:top w:w="100" w:type="dxa"/>
              <w:bottom w:w="100" w:type="dxa"/>
            </w:tcMar>
          </w:tcPr>
          <w:p w14:paraId="308013F8" w14:textId="77777777" w:rsidR="00975E77" w:rsidRDefault="00EC5B36">
            <w:pPr>
              <w:rPr>
                <w:ins w:id="338" w:author="Comparison" w:date="2026-09-25T20:01:00Z" w16du:dateUtc="2026-09-26T00:01:00Z"/>
              </w:rPr>
            </w:pPr>
            <w:ins w:id="339" w:author="Comparison" w:date="2026-09-25T20:01:00Z" w16du:dateUtc="2026-09-26T00:01:00Z">
              <w:r>
                <w:rPr>
                  <w:rStyle w:val="row-content"/>
                </w:rPr>
                <w:t>Code</w:t>
              </w:r>
            </w:ins>
          </w:p>
        </w:tc>
      </w:tr>
      <w:tr w:rsidR="00975E77" w14:paraId="146F3E11" w14:textId="77777777">
        <w:trPr>
          <w:ins w:id="340"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5F100B1" w14:textId="77777777" w:rsidR="00975E77" w:rsidRDefault="00EC5B36">
            <w:pPr>
              <w:rPr>
                <w:ins w:id="341" w:author="Comparison" w:date="2026-09-25T20:01:00Z" w16du:dateUtc="2026-09-26T00:01:00Z"/>
              </w:rPr>
            </w:pPr>
            <w:ins w:id="342" w:author="Comparison" w:date="2026-09-25T20:01:00Z" w16du:dateUtc="2026-09-26T00:01:00Z">
              <w:r>
                <w:rPr>
                  <w:rStyle w:val="row-heading"/>
                </w:rPr>
                <w:t>Data type:</w:t>
              </w:r>
            </w:ins>
          </w:p>
        </w:tc>
        <w:tc>
          <w:tcPr>
            <w:tcW w:w="3750" w:type="pct"/>
            <w:gridSpan w:val="2"/>
            <w:tcBorders>
              <w:top w:val="none" w:sz="0" w:space="0" w:color="000000"/>
              <w:left w:val="none" w:sz="0" w:space="0" w:color="000000"/>
              <w:bottom w:val="none" w:sz="0" w:space="0" w:color="000000"/>
              <w:right w:val="none" w:sz="0" w:space="0" w:color="000000"/>
            </w:tcBorders>
            <w:tcMar>
              <w:top w:w="100" w:type="dxa"/>
              <w:bottom w:w="100" w:type="dxa"/>
            </w:tcMar>
          </w:tcPr>
          <w:p w14:paraId="79B4495C" w14:textId="77777777" w:rsidR="00975E77" w:rsidRDefault="00EC5B36">
            <w:pPr>
              <w:rPr>
                <w:ins w:id="343" w:author="Comparison" w:date="2026-09-25T20:01:00Z" w16du:dateUtc="2026-09-26T00:01:00Z"/>
              </w:rPr>
            </w:pPr>
            <w:ins w:id="344" w:author="Comparison" w:date="2026-09-25T20:01:00Z" w16du:dateUtc="2026-09-26T00:01:00Z">
              <w:r>
                <w:rPr>
                  <w:rStyle w:val="row-content"/>
                </w:rPr>
                <w:t>Number</w:t>
              </w:r>
            </w:ins>
          </w:p>
        </w:tc>
      </w:tr>
      <w:tr w:rsidR="00975E77" w14:paraId="26C587EA" w14:textId="77777777">
        <w:trPr>
          <w:ins w:id="345"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AACDE62" w14:textId="77777777" w:rsidR="00975E77" w:rsidRDefault="00EC5B36">
            <w:pPr>
              <w:rPr>
                <w:ins w:id="346" w:author="Comparison" w:date="2026-09-25T20:01:00Z" w16du:dateUtc="2026-09-26T00:01:00Z"/>
              </w:rPr>
            </w:pPr>
            <w:ins w:id="347" w:author="Comparison" w:date="2026-09-25T20:01:00Z" w16du:dateUtc="2026-09-26T00:01:00Z">
              <w:r>
                <w:rPr>
                  <w:rStyle w:val="row-heading"/>
                </w:rPr>
                <w:t>Format:</w:t>
              </w:r>
            </w:ins>
          </w:p>
        </w:tc>
        <w:tc>
          <w:tcPr>
            <w:tcW w:w="3750" w:type="pct"/>
            <w:gridSpan w:val="2"/>
            <w:tcBorders>
              <w:top w:val="none" w:sz="0" w:space="0" w:color="000000"/>
              <w:left w:val="none" w:sz="0" w:space="0" w:color="000000"/>
              <w:bottom w:val="none" w:sz="0" w:space="0" w:color="000000"/>
              <w:right w:val="none" w:sz="0" w:space="0" w:color="000000"/>
            </w:tcBorders>
            <w:tcMar>
              <w:top w:w="100" w:type="dxa"/>
              <w:bottom w:w="100" w:type="dxa"/>
            </w:tcMar>
          </w:tcPr>
          <w:p w14:paraId="24DBFEAA" w14:textId="77777777" w:rsidR="00975E77" w:rsidRDefault="00EC5B36">
            <w:pPr>
              <w:rPr>
                <w:ins w:id="348" w:author="Comparison" w:date="2026-09-25T20:01:00Z" w16du:dateUtc="2026-09-26T00:01:00Z"/>
              </w:rPr>
            </w:pPr>
            <w:ins w:id="349" w:author="Comparison" w:date="2026-09-25T20:01:00Z" w16du:dateUtc="2026-09-26T00:01:00Z">
              <w:r>
                <w:rPr>
                  <w:rStyle w:val="row-content"/>
                </w:rPr>
                <w:t>N</w:t>
              </w:r>
            </w:ins>
          </w:p>
        </w:tc>
      </w:tr>
      <w:tr w:rsidR="00975E77" w14:paraId="32C9D3BD" w14:textId="77777777">
        <w:trPr>
          <w:ins w:id="350"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2FBF2C7" w14:textId="77777777" w:rsidR="00975E77" w:rsidRDefault="00EC5B36">
            <w:pPr>
              <w:rPr>
                <w:ins w:id="351" w:author="Comparison" w:date="2026-09-25T20:01:00Z" w16du:dateUtc="2026-09-26T00:01:00Z"/>
              </w:rPr>
            </w:pPr>
            <w:ins w:id="352" w:author="Comparison" w:date="2026-09-25T20:01:00Z" w16du:dateUtc="2026-09-26T00:01:00Z">
              <w:r>
                <w:rPr>
                  <w:rStyle w:val="row-heading"/>
                </w:rPr>
                <w:t>Maximum character length:</w:t>
              </w:r>
            </w:ins>
          </w:p>
        </w:tc>
        <w:tc>
          <w:tcPr>
            <w:tcW w:w="3750" w:type="pct"/>
            <w:gridSpan w:val="2"/>
            <w:tcBorders>
              <w:top w:val="none" w:sz="0" w:space="0" w:color="000000"/>
              <w:left w:val="none" w:sz="0" w:space="0" w:color="000000"/>
              <w:bottom w:val="none" w:sz="0" w:space="0" w:color="000000"/>
              <w:right w:val="none" w:sz="0" w:space="0" w:color="000000"/>
            </w:tcBorders>
            <w:tcMar>
              <w:top w:w="100" w:type="dxa"/>
              <w:bottom w:w="100" w:type="dxa"/>
            </w:tcMar>
          </w:tcPr>
          <w:p w14:paraId="169D7CCF" w14:textId="77777777" w:rsidR="00975E77" w:rsidRDefault="00EC5B36">
            <w:pPr>
              <w:rPr>
                <w:ins w:id="353" w:author="Comparison" w:date="2026-09-25T20:01:00Z" w16du:dateUtc="2026-09-26T00:01:00Z"/>
              </w:rPr>
            </w:pPr>
            <w:ins w:id="354" w:author="Comparison" w:date="2026-09-25T20:01:00Z" w16du:dateUtc="2026-09-26T00:01:00Z">
              <w:r>
                <w:rPr>
                  <w:rStyle w:val="row-content"/>
                </w:rPr>
                <w:t>1</w:t>
              </w:r>
            </w:ins>
          </w:p>
        </w:tc>
      </w:tr>
      <w:tr w:rsidR="00975E77" w14:paraId="121CC25B" w14:textId="77777777">
        <w:trPr>
          <w:ins w:id="355"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3CCCF88" w14:textId="77777777" w:rsidR="00975E77" w:rsidRDefault="00EC5B36">
            <w:pPr>
              <w:rPr>
                <w:ins w:id="356" w:author="Comparison" w:date="2026-09-25T20:01:00Z" w16du:dateUtc="2026-09-26T00:01:00Z"/>
              </w:rPr>
            </w:pPr>
            <w:ins w:id="357" w:author="Comparison" w:date="2026-09-25T20:01:00Z" w16du:dateUtc="2026-09-26T00:01:00Z">
              <w:r>
                <w:rPr>
                  <w:rStyle w:val="row-heading"/>
                </w:rPr>
                <w:t> </w:t>
              </w:r>
            </w:ins>
          </w:p>
        </w:tc>
        <w:tc>
          <w:tcPr>
            <w:tcW w:w="1000" w:type="pct"/>
            <w:tcBorders>
              <w:top w:val="none" w:sz="0" w:space="0" w:color="000000"/>
              <w:left w:val="none" w:sz="0" w:space="0" w:color="000000"/>
              <w:bottom w:val="none" w:sz="0" w:space="0" w:color="000000"/>
              <w:right w:val="none" w:sz="0" w:space="0" w:color="000000"/>
            </w:tcBorders>
          </w:tcPr>
          <w:p w14:paraId="63424E06" w14:textId="77777777" w:rsidR="00975E77" w:rsidRDefault="00EC5B36">
            <w:pPr>
              <w:rPr>
                <w:ins w:id="358" w:author="Comparison" w:date="2026-09-25T20:01:00Z" w16du:dateUtc="2026-09-26T00:01:00Z"/>
              </w:rPr>
            </w:pPr>
            <w:ins w:id="359" w:author="Comparison" w:date="2026-09-25T20:01:00Z" w16du:dateUtc="2026-09-26T00:01:00Z">
              <w:r>
                <w:rPr>
                  <w:b/>
                </w:rPr>
                <w:t>Value</w:t>
              </w:r>
            </w:ins>
          </w:p>
        </w:tc>
        <w:tc>
          <w:tcPr>
            <w:tcW w:w="0" w:type="auto"/>
            <w:tcBorders>
              <w:top w:val="none" w:sz="0" w:space="0" w:color="000000"/>
              <w:left w:val="none" w:sz="0" w:space="0" w:color="000000"/>
              <w:bottom w:val="none" w:sz="0" w:space="0" w:color="000000"/>
              <w:right w:val="none" w:sz="0" w:space="0" w:color="000000"/>
            </w:tcBorders>
          </w:tcPr>
          <w:p w14:paraId="01B8302C" w14:textId="77777777" w:rsidR="00975E77" w:rsidRDefault="00EC5B36">
            <w:pPr>
              <w:rPr>
                <w:ins w:id="360" w:author="Comparison" w:date="2026-09-25T20:01:00Z" w16du:dateUtc="2026-09-26T00:01:00Z"/>
              </w:rPr>
            </w:pPr>
            <w:ins w:id="361" w:author="Comparison" w:date="2026-09-25T20:01:00Z" w16du:dateUtc="2026-09-26T00:01:00Z">
              <w:r>
                <w:rPr>
                  <w:b/>
                </w:rPr>
                <w:t>Meaning</w:t>
              </w:r>
            </w:ins>
          </w:p>
        </w:tc>
      </w:tr>
      <w:tr w:rsidR="00975E77" w14:paraId="5334366A" w14:textId="77777777">
        <w:trPr>
          <w:ins w:id="362"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458E3A4" w14:textId="77777777" w:rsidR="00975E77" w:rsidRDefault="00EC5B36">
            <w:pPr>
              <w:rPr>
                <w:ins w:id="363" w:author="Comparison" w:date="2026-09-25T20:01:00Z" w16du:dateUtc="2026-09-26T00:01:00Z"/>
              </w:rPr>
            </w:pPr>
            <w:ins w:id="364" w:author="Comparison" w:date="2026-09-25T20:01:00Z" w16du:dateUtc="2026-09-26T00:01:00Z">
              <w:r>
                <w:rPr>
                  <w:rStyle w:val="row-heading"/>
                </w:rPr>
                <w:t>Permissible values:</w:t>
              </w:r>
            </w:ins>
          </w:p>
        </w:tc>
        <w:tc>
          <w:tcPr>
            <w:tcW w:w="1000" w:type="pct"/>
            <w:tcBorders>
              <w:top w:val="none" w:sz="0" w:space="0" w:color="000000"/>
              <w:left w:val="none" w:sz="0" w:space="0" w:color="000000"/>
              <w:bottom w:val="none" w:sz="0" w:space="0" w:color="000000"/>
              <w:right w:val="none" w:sz="0" w:space="0" w:color="000000"/>
            </w:tcBorders>
          </w:tcPr>
          <w:p w14:paraId="1121FF78" w14:textId="77777777" w:rsidR="00975E77" w:rsidRDefault="00EC5B36">
            <w:pPr>
              <w:rPr>
                <w:ins w:id="365" w:author="Comparison" w:date="2026-09-25T20:01:00Z" w16du:dateUtc="2026-09-26T00:01:00Z"/>
              </w:rPr>
            </w:pPr>
            <w:ins w:id="366" w:author="Comparison" w:date="2026-09-25T20:01:00Z" w16du:dateUtc="2026-09-26T00:01:00Z">
              <w:r>
                <w:t>1</w:t>
              </w:r>
            </w:ins>
          </w:p>
        </w:tc>
        <w:tc>
          <w:tcPr>
            <w:tcW w:w="0" w:type="auto"/>
            <w:tcBorders>
              <w:top w:val="none" w:sz="0" w:space="0" w:color="000000"/>
              <w:left w:val="none" w:sz="0" w:space="0" w:color="000000"/>
              <w:bottom w:val="none" w:sz="0" w:space="0" w:color="000000"/>
              <w:right w:val="none" w:sz="0" w:space="0" w:color="000000"/>
            </w:tcBorders>
          </w:tcPr>
          <w:p w14:paraId="60525FDB" w14:textId="77777777" w:rsidR="00975E77" w:rsidRDefault="00EC5B36">
            <w:pPr>
              <w:rPr>
                <w:ins w:id="367" w:author="Comparison" w:date="2026-09-25T20:01:00Z" w16du:dateUtc="2026-09-26T00:01:00Z"/>
              </w:rPr>
            </w:pPr>
            <w:ins w:id="368" w:author="Comparison" w:date="2026-09-25T20:01:00Z" w16du:dateUtc="2026-09-26T00:01:00Z">
              <w:r>
                <w:t>Major</w:t>
              </w:r>
            </w:ins>
          </w:p>
        </w:tc>
      </w:tr>
      <w:tr w:rsidR="00975E77" w14:paraId="61933E74" w14:textId="77777777">
        <w:trPr>
          <w:ins w:id="369"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151862E4" w14:textId="77777777" w:rsidR="00975E77" w:rsidRDefault="00EC5B36">
            <w:pPr>
              <w:rPr>
                <w:ins w:id="370" w:author="Comparison" w:date="2026-09-25T20:01:00Z" w16du:dateUtc="2026-09-26T00:01:00Z"/>
              </w:rPr>
            </w:pPr>
            <w:ins w:id="371" w:author="Comparison" w:date="2026-09-25T20:01:00Z" w16du:dateUtc="2026-09-26T00:01:00Z">
              <w:r>
                <w:rPr>
                  <w:rStyle w:val="row-heading"/>
                </w:rPr>
                <w:t> </w:t>
              </w:r>
            </w:ins>
          </w:p>
        </w:tc>
        <w:tc>
          <w:tcPr>
            <w:tcW w:w="1000" w:type="pct"/>
            <w:tcBorders>
              <w:top w:val="none" w:sz="0" w:space="0" w:color="000000"/>
              <w:left w:val="none" w:sz="0" w:space="0" w:color="000000"/>
              <w:bottom w:val="none" w:sz="0" w:space="0" w:color="000000"/>
              <w:right w:val="none" w:sz="0" w:space="0" w:color="000000"/>
            </w:tcBorders>
          </w:tcPr>
          <w:p w14:paraId="63968B42" w14:textId="77777777" w:rsidR="00975E77" w:rsidRDefault="00EC5B36">
            <w:pPr>
              <w:rPr>
                <w:ins w:id="372" w:author="Comparison" w:date="2026-09-25T20:01:00Z" w16du:dateUtc="2026-09-26T00:01:00Z"/>
              </w:rPr>
            </w:pPr>
            <w:ins w:id="373" w:author="Comparison" w:date="2026-09-25T20:01:00Z" w16du:dateUtc="2026-09-26T00:01:00Z">
              <w:r>
                <w:t>2</w:t>
              </w:r>
            </w:ins>
          </w:p>
        </w:tc>
        <w:tc>
          <w:tcPr>
            <w:tcW w:w="0" w:type="auto"/>
            <w:tcBorders>
              <w:top w:val="none" w:sz="0" w:space="0" w:color="000000"/>
              <w:left w:val="none" w:sz="0" w:space="0" w:color="000000"/>
              <w:bottom w:val="none" w:sz="0" w:space="0" w:color="000000"/>
              <w:right w:val="none" w:sz="0" w:space="0" w:color="000000"/>
            </w:tcBorders>
          </w:tcPr>
          <w:p w14:paraId="2169594A" w14:textId="77777777" w:rsidR="00975E77" w:rsidRDefault="00EC5B36">
            <w:pPr>
              <w:rPr>
                <w:ins w:id="374" w:author="Comparison" w:date="2026-09-25T20:01:00Z" w16du:dateUtc="2026-09-26T00:01:00Z"/>
              </w:rPr>
            </w:pPr>
            <w:ins w:id="375" w:author="Comparison" w:date="2026-09-25T20:01:00Z" w16du:dateUtc="2026-09-26T00:01:00Z">
              <w:r>
                <w:t>Minor</w:t>
              </w:r>
            </w:ins>
          </w:p>
        </w:tc>
      </w:tr>
      <w:tr w:rsidR="00975E77" w14:paraId="734C0EF0" w14:textId="77777777">
        <w:trPr>
          <w:ins w:id="376"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8CFC86C" w14:textId="77777777" w:rsidR="00975E77" w:rsidRDefault="00EC5B36">
            <w:pPr>
              <w:rPr>
                <w:ins w:id="377" w:author="Comparison" w:date="2026-09-25T20:01:00Z" w16du:dateUtc="2026-09-26T00:01:00Z"/>
              </w:rPr>
            </w:pPr>
            <w:ins w:id="378" w:author="Comparison" w:date="2026-09-25T20:01:00Z" w16du:dateUtc="2026-09-26T00:01:00Z">
              <w:r>
                <w:rPr>
                  <w:rStyle w:val="row-heading"/>
                </w:rPr>
                <w:t> </w:t>
              </w:r>
            </w:ins>
          </w:p>
        </w:tc>
        <w:tc>
          <w:tcPr>
            <w:tcW w:w="1000" w:type="pct"/>
            <w:tcBorders>
              <w:top w:val="none" w:sz="0" w:space="0" w:color="000000"/>
              <w:left w:val="none" w:sz="0" w:space="0" w:color="000000"/>
              <w:bottom w:val="none" w:sz="0" w:space="0" w:color="000000"/>
              <w:right w:val="none" w:sz="0" w:space="0" w:color="000000"/>
            </w:tcBorders>
          </w:tcPr>
          <w:p w14:paraId="0648C0BD" w14:textId="77777777" w:rsidR="00975E77" w:rsidRDefault="00EC5B36">
            <w:pPr>
              <w:rPr>
                <w:ins w:id="379" w:author="Comparison" w:date="2026-09-25T20:01:00Z" w16du:dateUtc="2026-09-26T00:01:00Z"/>
              </w:rPr>
            </w:pPr>
            <w:ins w:id="380" w:author="Comparison" w:date="2026-09-25T20:01:00Z" w16du:dateUtc="2026-09-26T00:01:00Z">
              <w:r>
                <w:t>3</w:t>
              </w:r>
            </w:ins>
          </w:p>
        </w:tc>
        <w:tc>
          <w:tcPr>
            <w:tcW w:w="0" w:type="auto"/>
            <w:tcBorders>
              <w:top w:val="none" w:sz="0" w:space="0" w:color="000000"/>
              <w:left w:val="none" w:sz="0" w:space="0" w:color="000000"/>
              <w:bottom w:val="none" w:sz="0" w:space="0" w:color="000000"/>
              <w:right w:val="none" w:sz="0" w:space="0" w:color="000000"/>
            </w:tcBorders>
          </w:tcPr>
          <w:p w14:paraId="3016BC8C" w14:textId="77777777" w:rsidR="00975E77" w:rsidRDefault="00EC5B36">
            <w:pPr>
              <w:rPr>
                <w:ins w:id="381" w:author="Comparison" w:date="2026-09-25T20:01:00Z" w16du:dateUtc="2026-09-26T00:01:00Z"/>
              </w:rPr>
            </w:pPr>
            <w:ins w:id="382" w:author="Comparison" w:date="2026-09-25T20:01:00Z" w16du:dateUtc="2026-09-26T00:01:00Z">
              <w:r>
                <w:t>Non TIMI bleeding</w:t>
              </w:r>
            </w:ins>
          </w:p>
        </w:tc>
      </w:tr>
      <w:tr w:rsidR="00975E77" w14:paraId="65E20D45" w14:textId="77777777">
        <w:trPr>
          <w:ins w:id="383"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47E60359" w14:textId="77777777" w:rsidR="00975E77" w:rsidRDefault="00EC5B36">
            <w:pPr>
              <w:rPr>
                <w:ins w:id="384" w:author="Comparison" w:date="2026-09-25T20:01:00Z" w16du:dateUtc="2026-09-26T00:01:00Z"/>
              </w:rPr>
            </w:pPr>
            <w:ins w:id="385" w:author="Comparison" w:date="2026-09-25T20:01:00Z" w16du:dateUtc="2026-09-26T00:01:00Z">
              <w:r>
                <w:rPr>
                  <w:rStyle w:val="row-heading"/>
                </w:rPr>
                <w:t>Supplementary values:</w:t>
              </w:r>
            </w:ins>
          </w:p>
        </w:tc>
        <w:tc>
          <w:tcPr>
            <w:tcW w:w="1000" w:type="pct"/>
            <w:tcBorders>
              <w:top w:val="none" w:sz="0" w:space="0" w:color="000000"/>
              <w:left w:val="none" w:sz="0" w:space="0" w:color="000000"/>
              <w:bottom w:val="none" w:sz="0" w:space="0" w:color="000000"/>
              <w:right w:val="none" w:sz="0" w:space="0" w:color="000000"/>
            </w:tcBorders>
          </w:tcPr>
          <w:p w14:paraId="5E1B5867" w14:textId="77777777" w:rsidR="00975E77" w:rsidRDefault="00EC5B36">
            <w:pPr>
              <w:rPr>
                <w:ins w:id="386" w:author="Comparison" w:date="2026-09-25T20:01:00Z" w16du:dateUtc="2026-09-26T00:01:00Z"/>
              </w:rPr>
            </w:pPr>
            <w:ins w:id="387" w:author="Comparison" w:date="2026-09-25T20:01:00Z" w16du:dateUtc="2026-09-26T00:01:00Z">
              <w:r>
                <w:t>9</w:t>
              </w:r>
              <w:r>
                <w:br/>
              </w:r>
              <w:r>
                <w:t> </w:t>
              </w:r>
            </w:ins>
          </w:p>
        </w:tc>
        <w:tc>
          <w:tcPr>
            <w:tcW w:w="0" w:type="auto"/>
            <w:tcBorders>
              <w:top w:val="none" w:sz="0" w:space="0" w:color="000000"/>
              <w:left w:val="none" w:sz="0" w:space="0" w:color="000000"/>
              <w:bottom w:val="none" w:sz="0" w:space="0" w:color="000000"/>
              <w:right w:val="none" w:sz="0" w:space="0" w:color="000000"/>
            </w:tcBorders>
          </w:tcPr>
          <w:p w14:paraId="5A1B56E9" w14:textId="77777777" w:rsidR="00975E77" w:rsidRDefault="00EC5B36">
            <w:pPr>
              <w:rPr>
                <w:ins w:id="388" w:author="Comparison" w:date="2026-09-25T20:01:00Z" w16du:dateUtc="2026-09-26T00:01:00Z"/>
              </w:rPr>
            </w:pPr>
            <w:ins w:id="389" w:author="Comparison" w:date="2026-09-25T20:01:00Z" w16du:dateUtc="2026-09-26T00:01:00Z">
              <w:r>
                <w:t>Not stated/inadequately described</w:t>
              </w:r>
              <w:r>
                <w:br/>
              </w:r>
              <w:r>
                <w:t> </w:t>
              </w:r>
            </w:ins>
          </w:p>
        </w:tc>
      </w:tr>
    </w:tbl>
    <w:p w14:paraId="2C240E19" w14:textId="77777777" w:rsidR="00975E77" w:rsidRDefault="00975E77">
      <w:pPr>
        <w:rPr>
          <w:ins w:id="390" w:author="Comparison" w:date="2026-09-25T20:01:00Z" w16du:dateUtc="2026-09-26T00:01:00Z"/>
        </w:rPr>
      </w:pPr>
    </w:p>
    <w:tbl>
      <w:tblPr>
        <w:tblStyle w:val="TableGrid"/>
        <w:tblW w:w="5000" w:type="pct"/>
        <w:tblLayout w:type="fixed"/>
        <w:tblLook w:val="04A0" w:firstRow="1" w:lastRow="0" w:firstColumn="1" w:lastColumn="0" w:noHBand="0" w:noVBand="1"/>
      </w:tblPr>
      <w:tblGrid>
        <w:gridCol w:w="2560"/>
        <w:gridCol w:w="7680"/>
      </w:tblGrid>
      <w:tr w:rsidR="00975E77" w14:paraId="1CA94539" w14:textId="77777777">
        <w:trPr>
          <w:ins w:id="391" w:author="Comparison" w:date="2026-09-25T20:01:00Z" w16du:dateUtc="2026-09-26T00:01: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7E3D9C7C" w14:textId="77777777" w:rsidR="00975E77" w:rsidRDefault="00EC5B36">
            <w:pPr>
              <w:pStyle w:val="Heading3"/>
              <w:rPr>
                <w:ins w:id="392" w:author="Comparison" w:date="2026-09-25T20:01:00Z" w16du:dateUtc="2026-09-26T00:01:00Z"/>
              </w:rPr>
            </w:pPr>
            <w:ins w:id="393" w:author="Comparison" w:date="2026-09-25T20:01:00Z" w16du:dateUtc="2026-09-26T00:01:00Z">
              <w:r>
                <w:t>Collection and usage attributes</w:t>
              </w:r>
            </w:ins>
          </w:p>
        </w:tc>
      </w:tr>
      <w:tr w:rsidR="00975E77" w14:paraId="15C28620" w14:textId="77777777">
        <w:trPr>
          <w:ins w:id="394"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24D15F12" w14:textId="77777777" w:rsidR="00975E77" w:rsidRDefault="00EC5B36">
            <w:pPr>
              <w:rPr>
                <w:ins w:id="395" w:author="Comparison" w:date="2026-09-25T20:01:00Z" w16du:dateUtc="2026-09-26T00:01:00Z"/>
              </w:rPr>
            </w:pPr>
            <w:ins w:id="396" w:author="Comparison" w:date="2026-09-25T20:01:00Z" w16du:dateUtc="2026-09-26T00:01:00Z">
              <w:r>
                <w:rPr>
                  <w:rStyle w:val="row-heading"/>
                </w:rPr>
                <w:t>Guide for use:</w:t>
              </w:r>
            </w:ins>
          </w:p>
        </w:tc>
        <w:tc>
          <w:tcPr>
            <w:tcW w:w="360" w:type="dxa"/>
            <w:tcBorders>
              <w:top w:val="none" w:sz="0" w:space="0" w:color="000000"/>
              <w:left w:val="none" w:sz="0" w:space="0" w:color="000000"/>
              <w:bottom w:val="none" w:sz="0" w:space="0" w:color="000000"/>
              <w:right w:val="none" w:sz="0" w:space="0" w:color="000000"/>
            </w:tcBorders>
          </w:tcPr>
          <w:p w14:paraId="0F38F455" w14:textId="77777777" w:rsidR="00975E77" w:rsidRDefault="00EC5B36">
            <w:pPr>
              <w:spacing w:after="160"/>
              <w:rPr>
                <w:ins w:id="397" w:author="Comparison" w:date="2026-09-25T20:01:00Z" w16du:dateUtc="2026-09-26T00:01:00Z"/>
              </w:rPr>
            </w:pPr>
            <w:ins w:id="398" w:author="Comparison" w:date="2026-09-25T20:01:00Z" w16du:dateUtc="2026-09-26T00:01:00Z">
              <w:r>
                <w:rPr>
                  <w:rStyle w:val="row-content-rich-text"/>
                </w:rPr>
                <w:t>Note in calculating the fall in haemoglobin or haematocrit, transfusion of whole blood or packed red blood cells is counted as 1g/dl (0.1g/l) haemoglobin or 3% absolute haematocrit.</w:t>
              </w:r>
            </w:ins>
          </w:p>
          <w:p w14:paraId="17021C99" w14:textId="77777777" w:rsidR="00975E77" w:rsidRDefault="00EC5B36">
            <w:pPr>
              <w:spacing w:after="160"/>
              <w:rPr>
                <w:ins w:id="399" w:author="Comparison" w:date="2026-09-25T20:01:00Z" w16du:dateUtc="2026-09-26T00:01:00Z"/>
              </w:rPr>
            </w:pPr>
            <w:ins w:id="400" w:author="Comparison" w:date="2026-09-25T20:01:00Z" w16du:dateUtc="2026-09-26T00:01:00Z">
              <w:r>
                <w:rPr>
                  <w:rStyle w:val="row-content-rich-text"/>
                </w:rPr>
                <w:t>CODE 1</w:t>
              </w:r>
              <w:r>
                <w:rPr>
                  <w:rStyle w:val="row-content-rich-text"/>
                </w:rPr>
                <w:t>   </w:t>
              </w:r>
              <w:r>
                <w:rPr>
                  <w:rStyle w:val="row-content-rich-text"/>
                </w:rPr>
                <w:t xml:space="preserve"> </w:t>
              </w:r>
              <w:r>
                <w:rPr>
                  <w:rStyle w:val="row-content-rich-text"/>
                </w:rPr>
                <w:t> </w:t>
              </w:r>
              <w:r>
                <w:rPr>
                  <w:rStyle w:val="row-content-rich-text"/>
                </w:rPr>
                <w:t>Major</w:t>
              </w:r>
            </w:ins>
          </w:p>
          <w:p w14:paraId="470FEA81" w14:textId="77777777" w:rsidR="00975E77" w:rsidRDefault="00EC5B36">
            <w:pPr>
              <w:spacing w:after="160"/>
              <w:rPr>
                <w:ins w:id="401" w:author="Comparison" w:date="2026-09-25T20:01:00Z" w16du:dateUtc="2026-09-26T00:01:00Z"/>
              </w:rPr>
            </w:pPr>
            <w:ins w:id="402" w:author="Comparison" w:date="2026-09-25T20:01:00Z" w16du:dateUtc="2026-09-26T00:01:00Z">
              <w:r>
                <w:rPr>
                  <w:rStyle w:val="row-content-rich-text"/>
                </w:rPr>
                <w:t>Overt clinical bleeding (or documented intracranial or retroperitoneal haemorrhage) associated with a drop in haemoglobin of greater than 5g/dl (0.5g/l) or a haematocrit of greater than 15% (absolute).</w:t>
              </w:r>
            </w:ins>
          </w:p>
          <w:p w14:paraId="48A4374C" w14:textId="77777777" w:rsidR="00975E77" w:rsidRDefault="00EC5B36">
            <w:pPr>
              <w:spacing w:after="160"/>
              <w:rPr>
                <w:ins w:id="403" w:author="Comparison" w:date="2026-09-25T20:01:00Z" w16du:dateUtc="2026-09-26T00:01:00Z"/>
              </w:rPr>
            </w:pPr>
            <w:ins w:id="404" w:author="Comparison" w:date="2026-09-25T20:01:00Z" w16du:dateUtc="2026-09-26T00:01:00Z">
              <w:r>
                <w:rPr>
                  <w:rStyle w:val="row-content-rich-text"/>
                </w:rPr>
                <w:t>CODE 2</w:t>
              </w:r>
              <w:r>
                <w:rPr>
                  <w:rStyle w:val="row-content-rich-text"/>
                </w:rPr>
                <w:t>   </w:t>
              </w:r>
              <w:r>
                <w:rPr>
                  <w:rStyle w:val="row-content-rich-text"/>
                </w:rPr>
                <w:t xml:space="preserve"> </w:t>
              </w:r>
              <w:r>
                <w:rPr>
                  <w:rStyle w:val="row-content-rich-text"/>
                </w:rPr>
                <w:t> </w:t>
              </w:r>
              <w:r>
                <w:rPr>
                  <w:rStyle w:val="row-content-rich-text"/>
                </w:rPr>
                <w:t>Minor</w:t>
              </w:r>
            </w:ins>
          </w:p>
          <w:p w14:paraId="5EEA2FAE" w14:textId="77777777" w:rsidR="00975E77" w:rsidRDefault="00EC5B36">
            <w:pPr>
              <w:spacing w:after="160"/>
              <w:rPr>
                <w:ins w:id="405" w:author="Comparison" w:date="2026-09-25T20:01:00Z" w16du:dateUtc="2026-09-26T00:01:00Z"/>
              </w:rPr>
            </w:pPr>
            <w:ins w:id="406" w:author="Comparison" w:date="2026-09-25T20:01:00Z" w16du:dateUtc="2026-09-26T00:01:00Z">
              <w:r>
                <w:rPr>
                  <w:rStyle w:val="row-content-rich-text"/>
                </w:rPr>
                <w:t>Overt clinical bleeding associated with a fall in haemoglobin of 3 or less than or equal to 5g/dl (0.5g/l) or a haematocrit of 9% to less than or equal to 15% (absolute).</w:t>
              </w:r>
            </w:ins>
          </w:p>
          <w:p w14:paraId="59341494" w14:textId="77777777" w:rsidR="00975E77" w:rsidRDefault="00EC5B36">
            <w:pPr>
              <w:spacing w:after="160"/>
              <w:rPr>
                <w:ins w:id="407" w:author="Comparison" w:date="2026-09-25T20:01:00Z" w16du:dateUtc="2026-09-26T00:01:00Z"/>
              </w:rPr>
            </w:pPr>
            <w:ins w:id="408" w:author="Comparison" w:date="2026-09-25T20:01:00Z" w16du:dateUtc="2026-09-26T00:01:00Z">
              <w:r>
                <w:rPr>
                  <w:rStyle w:val="row-content-rich-text"/>
                </w:rPr>
                <w:t>CODE 3</w:t>
              </w:r>
              <w:r>
                <w:rPr>
                  <w:rStyle w:val="row-content-rich-text"/>
                </w:rPr>
                <w:t>    </w:t>
              </w:r>
              <w:r>
                <w:rPr>
                  <w:rStyle w:val="row-content-rich-text"/>
                </w:rPr>
                <w:t xml:space="preserve"> Non TIMI Bleeding</w:t>
              </w:r>
            </w:ins>
          </w:p>
          <w:p w14:paraId="3E0660F6" w14:textId="77777777" w:rsidR="00975E77" w:rsidRDefault="00EC5B36">
            <w:pPr>
              <w:rPr>
                <w:ins w:id="409" w:author="Comparison" w:date="2026-09-25T20:01:00Z" w16du:dateUtc="2026-09-26T00:01:00Z"/>
              </w:rPr>
            </w:pPr>
            <w:ins w:id="410" w:author="Comparison" w:date="2026-09-25T20:01:00Z" w16du:dateUtc="2026-09-26T00:01:00Z">
              <w:r>
                <w:rPr>
                  <w:rStyle w:val="row-content-rich-text"/>
                </w:rPr>
                <w:t>Bleeding event that does not meet the major or minor definition.</w:t>
              </w:r>
            </w:ins>
          </w:p>
        </w:tc>
      </w:tr>
    </w:tbl>
    <w:p w14:paraId="62A03B69" w14:textId="77777777" w:rsidR="00975E77" w:rsidRDefault="00975E77">
      <w:pPr>
        <w:rPr>
          <w:ins w:id="411" w:author="Comparison" w:date="2026-09-25T20:01:00Z" w16du:dateUtc="2026-09-26T00:01:00Z"/>
        </w:rPr>
      </w:pPr>
    </w:p>
    <w:p w14:paraId="3814176B" w14:textId="77777777" w:rsidR="00975E77" w:rsidRDefault="00975E77">
      <w:pPr>
        <w:rPr>
          <w:ins w:id="412" w:author="Comparison" w:date="2026-09-25T20:01:00Z" w16du:dateUtc="2026-09-26T00:01:00Z"/>
        </w:rPr>
      </w:pPr>
    </w:p>
    <w:tbl>
      <w:tblPr>
        <w:tblStyle w:val="TableGrid"/>
        <w:tblW w:w="5000" w:type="pct"/>
        <w:tblLayout w:type="fixed"/>
        <w:tblLook w:val="04A0" w:firstRow="1" w:lastRow="0" w:firstColumn="1" w:lastColumn="0" w:noHBand="0" w:noVBand="1"/>
      </w:tblPr>
      <w:tblGrid>
        <w:gridCol w:w="2560"/>
        <w:gridCol w:w="7680"/>
      </w:tblGrid>
      <w:tr w:rsidR="00975E77" w14:paraId="40E843D6" w14:textId="77777777">
        <w:trPr>
          <w:ins w:id="413" w:author="Comparison" w:date="2026-09-25T20:01:00Z" w16du:dateUtc="2026-09-26T00:01:00Z"/>
        </w:trPr>
        <w:tc>
          <w:tcPr>
            <w:tcW w:w="720" w:type="dxa"/>
            <w:gridSpan w:val="2"/>
            <w:tcBorders>
              <w:top w:val="none" w:sz="0" w:space="0" w:color="000000"/>
              <w:left w:val="none" w:sz="0" w:space="0" w:color="000000"/>
              <w:bottom w:val="none" w:sz="0" w:space="0" w:color="000000"/>
              <w:right w:val="none" w:sz="0" w:space="0" w:color="000000"/>
            </w:tcBorders>
          </w:tcPr>
          <w:p w14:paraId="75D32967" w14:textId="77777777" w:rsidR="00975E77" w:rsidRDefault="00EC5B36">
            <w:pPr>
              <w:pStyle w:val="Heading2"/>
              <w:pBdr>
                <w:bottom w:val="single" w:sz="0" w:space="0" w:color="auto"/>
              </w:pBdr>
              <w:rPr>
                <w:ins w:id="414" w:author="Comparison" w:date="2026-09-25T20:01:00Z" w16du:dateUtc="2026-09-26T00:01:00Z"/>
              </w:rPr>
            </w:pPr>
            <w:ins w:id="415" w:author="Comparison" w:date="2026-09-25T20:01:00Z" w16du:dateUtc="2026-09-26T00:01:00Z">
              <w:r>
                <w:t>Data element attributes</w:t>
              </w:r>
              <w:r>
                <w:t> </w:t>
              </w:r>
            </w:ins>
          </w:p>
        </w:tc>
      </w:tr>
      <w:tr w:rsidR="00975E77" w14:paraId="12BF9914" w14:textId="77777777">
        <w:trPr>
          <w:ins w:id="416" w:author="Comparison" w:date="2026-09-25T20:01:00Z" w16du:dateUtc="2026-09-26T00:01: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297F467B" w14:textId="77777777" w:rsidR="00975E77" w:rsidRDefault="00EC5B36">
            <w:pPr>
              <w:pStyle w:val="Heading3"/>
              <w:rPr>
                <w:ins w:id="417" w:author="Comparison" w:date="2026-09-25T20:01:00Z" w16du:dateUtc="2026-09-26T00:01:00Z"/>
              </w:rPr>
            </w:pPr>
            <w:ins w:id="418" w:author="Comparison" w:date="2026-09-25T20:01:00Z" w16du:dateUtc="2026-09-26T00:01:00Z">
              <w:r>
                <w:t>Source and reference attributes</w:t>
              </w:r>
            </w:ins>
          </w:p>
        </w:tc>
      </w:tr>
      <w:tr w:rsidR="00975E77" w14:paraId="22CF5C88" w14:textId="77777777">
        <w:trPr>
          <w:ins w:id="419"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B60572D" w14:textId="77777777" w:rsidR="00975E77" w:rsidRDefault="00EC5B36">
            <w:pPr>
              <w:rPr>
                <w:ins w:id="420" w:author="Comparison" w:date="2026-09-25T20:01:00Z" w16du:dateUtc="2026-09-26T00:01:00Z"/>
              </w:rPr>
            </w:pPr>
            <w:ins w:id="421" w:author="Comparison" w:date="2026-09-25T20:01:00Z" w16du:dateUtc="2026-09-26T00:01:00Z">
              <w:r>
                <w:rPr>
                  <w:rStyle w:val="row-heading"/>
                </w:rPr>
                <w:t>Submitting organisation:</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19FD3B0F" w14:textId="77777777" w:rsidR="00975E77" w:rsidRDefault="00EC5B36">
            <w:pPr>
              <w:rPr>
                <w:ins w:id="422" w:author="Comparison" w:date="2026-09-25T20:01:00Z" w16du:dateUtc="2026-09-26T00:01:00Z"/>
              </w:rPr>
            </w:pPr>
            <w:ins w:id="423" w:author="Comparison" w:date="2026-09-25T20:01:00Z" w16du:dateUtc="2026-09-26T00:01:00Z">
              <w:r>
                <w:rPr>
                  <w:rStyle w:val="row-content"/>
                </w:rPr>
                <w:t>Acute coronary syndrome data working group</w:t>
              </w:r>
              <w:r>
                <w:br/>
              </w:r>
            </w:ins>
          </w:p>
        </w:tc>
      </w:tr>
      <w:tr w:rsidR="00975E77" w14:paraId="6D9BBEA1" w14:textId="77777777">
        <w:trPr>
          <w:ins w:id="424"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81D9C16" w14:textId="77777777" w:rsidR="00975E77" w:rsidRDefault="00EC5B36">
            <w:pPr>
              <w:rPr>
                <w:ins w:id="425" w:author="Comparison" w:date="2026-09-25T20:01:00Z" w16du:dateUtc="2026-09-26T00:01:00Z"/>
              </w:rPr>
            </w:pPr>
            <w:ins w:id="426" w:author="Comparison" w:date="2026-09-25T20:01:00Z" w16du:dateUtc="2026-09-26T00:01:00Z">
              <w:r>
                <w:rPr>
                  <w:rStyle w:val="row-heading"/>
                </w:rPr>
                <w:t>Origin:</w:t>
              </w:r>
            </w:ins>
          </w:p>
        </w:tc>
        <w:tc>
          <w:tcPr>
            <w:tcW w:w="360" w:type="dxa"/>
            <w:tcBorders>
              <w:top w:val="none" w:sz="0" w:space="0" w:color="000000"/>
              <w:left w:val="none" w:sz="0" w:space="0" w:color="000000"/>
              <w:bottom w:val="none" w:sz="0" w:space="0" w:color="000000"/>
              <w:right w:val="none" w:sz="0" w:space="0" w:color="000000"/>
            </w:tcBorders>
          </w:tcPr>
          <w:p w14:paraId="72F9A0D3" w14:textId="77777777" w:rsidR="00975E77" w:rsidRDefault="00EC5B36">
            <w:pPr>
              <w:rPr>
                <w:ins w:id="427" w:author="Comparison" w:date="2026-09-25T20:01:00Z" w16du:dateUtc="2026-09-26T00:01:00Z"/>
              </w:rPr>
            </w:pPr>
            <w:ins w:id="428" w:author="Comparison" w:date="2026-09-25T20:01:00Z" w16du:dateUtc="2026-09-26T00:01:00Z">
              <w:r>
                <w:rPr>
                  <w:rStyle w:val="row-content-rich-text"/>
                </w:rPr>
                <w:t>Rao AK, Pratt C, Berke A, et al. Thrombolysis in Myocardial Infarction (TIMI) Trial, phase I: hemorrhagic manifestations and changes in plasma fibrinogen and the fibrinolytic system in patients with recombinant tissue plasminogen activator and streptokinase. J Am Coll Cardiol 1988; 11:1-11.</w:t>
              </w:r>
            </w:ins>
          </w:p>
        </w:tc>
      </w:tr>
      <w:tr w:rsidR="00975E77" w14:paraId="4296D83A" w14:textId="77777777">
        <w:trPr>
          <w:ins w:id="429" w:author="Comparison" w:date="2026-09-25T20:01:00Z" w16du:dateUtc="2026-09-26T00:01: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0AED099F" w14:textId="77777777" w:rsidR="00975E77" w:rsidRDefault="00EC5B36">
            <w:pPr>
              <w:pStyle w:val="Heading3"/>
              <w:rPr>
                <w:ins w:id="430" w:author="Comparison" w:date="2026-09-25T20:01:00Z" w16du:dateUtc="2026-09-26T00:01:00Z"/>
              </w:rPr>
            </w:pPr>
            <w:ins w:id="431" w:author="Comparison" w:date="2026-09-25T20:01:00Z" w16du:dateUtc="2026-09-26T00:01:00Z">
              <w:r>
                <w:t>Relational attributes</w:t>
              </w:r>
            </w:ins>
          </w:p>
        </w:tc>
      </w:tr>
      <w:tr w:rsidR="00975E77" w14:paraId="26A1D51C" w14:textId="77777777">
        <w:trPr>
          <w:ins w:id="432"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2FF1FD24" w14:textId="77777777" w:rsidR="00975E77" w:rsidRDefault="00EC5B36">
            <w:pPr>
              <w:rPr>
                <w:ins w:id="433" w:author="Comparison" w:date="2026-09-25T20:01:00Z" w16du:dateUtc="2026-09-26T00:01:00Z"/>
              </w:rPr>
            </w:pPr>
            <w:ins w:id="434" w:author="Comparison" w:date="2026-09-25T20:01:00Z" w16du:dateUtc="2026-09-26T00:01:00Z">
              <w:r>
                <w:rPr>
                  <w:rStyle w:val="row-heading"/>
                </w:rPr>
                <w:t>Related metadata references:</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71892046" w14:textId="77777777" w:rsidR="00975E77" w:rsidRDefault="00EC5B36">
            <w:pPr>
              <w:rPr>
                <w:ins w:id="435" w:author="Comparison" w:date="2026-09-25T20:01:00Z" w16du:dateUtc="2026-09-26T00:01:00Z"/>
              </w:rPr>
            </w:pPr>
            <w:ins w:id="436" w:author="Comparison" w:date="2026-09-25T20:01:00Z" w16du:dateUtc="2026-09-26T00:01:00Z">
              <w:r>
                <w:rPr>
                  <w:rStyle w:val="row-content"/>
                </w:rPr>
                <w:t xml:space="preserve">Supersedes </w:t>
              </w:r>
              <w:r>
                <w:fldChar w:fldCharType="begin"/>
              </w:r>
              <w:r>
                <w:instrText>HYPERLINK "https://meteor.aihw.gov.au/content/284812"</w:instrText>
              </w:r>
              <w:r>
                <w:fldChar w:fldCharType="separate"/>
              </w:r>
              <w:r>
                <w:rPr>
                  <w:rStyle w:val="Hyperlink"/>
                </w:rPr>
                <w:t>Person</w:t>
              </w:r>
              <w:r>
                <w:rPr>
                  <w:rStyle w:val="Hyperlink"/>
                </w:rPr>
                <w:t>—</w:t>
              </w:r>
              <w:r>
                <w:rPr>
                  <w:rStyle w:val="Hyperlink"/>
                </w:rPr>
                <w:t>bleeding episode status, code N</w:t>
              </w:r>
              <w:r>
                <w:fldChar w:fldCharType="end"/>
              </w:r>
            </w:ins>
          </w:p>
          <w:p w14:paraId="34A8013C" w14:textId="77777777" w:rsidR="00975E77" w:rsidRDefault="00EC5B36">
            <w:pPr>
              <w:rPr>
                <w:ins w:id="437" w:author="Comparison" w:date="2026-09-25T20:01:00Z" w16du:dateUtc="2026-09-26T00:01:00Z"/>
              </w:rPr>
            </w:pPr>
            <w:ins w:id="438" w:author="Comparison" w:date="2026-09-25T20:01:00Z" w16du:dateUtc="2026-09-26T00:01:00Z">
              <w:r>
                <w:rPr>
                  <w:rStyle w:val="row-content"/>
                  <w:color w:val="244061"/>
                </w:rPr>
                <w:t>       </w:t>
              </w:r>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01/10/2008</w:t>
              </w:r>
            </w:ins>
          </w:p>
          <w:p w14:paraId="2C44328A" w14:textId="77777777" w:rsidR="00975E77" w:rsidRDefault="00EC5B36">
            <w:pPr>
              <w:rPr>
                <w:ins w:id="439" w:author="Comparison" w:date="2026-09-25T20:01:00Z" w16du:dateUtc="2026-09-26T00:01:00Z"/>
              </w:rPr>
            </w:pPr>
            <w:ins w:id="440" w:author="Comparison" w:date="2026-09-25T20:01:00Z" w16du:dateUtc="2026-09-26T00:01:00Z">
              <w:r>
                <w:br/>
              </w:r>
              <w:r>
                <w:rPr>
                  <w:rStyle w:val="row-content"/>
                </w:rPr>
                <w:t xml:space="preserve">See also </w:t>
              </w:r>
              <w:r>
                <w:fldChar w:fldCharType="begin"/>
              </w:r>
              <w:r>
                <w:instrText>HYPERLINK "https://meteor.aihw.gov.au/content/344787"</w:instrText>
              </w:r>
              <w:r>
                <w:fldChar w:fldCharType="separate"/>
              </w:r>
              <w:r>
                <w:rPr>
                  <w:rStyle w:val="Hyperlink"/>
                </w:rPr>
                <w:t>Person with acute coronary syndrome</w:t>
              </w:r>
              <w:r>
                <w:rPr>
                  <w:rStyle w:val="Hyperlink"/>
                </w:rPr>
                <w:t>—</w:t>
              </w:r>
              <w:r>
                <w:rPr>
                  <w:rStyle w:val="Hyperlink"/>
                </w:rPr>
                <w:t>bleeding location, instrumented code N(N)</w:t>
              </w:r>
              <w:r>
                <w:fldChar w:fldCharType="end"/>
              </w:r>
            </w:ins>
          </w:p>
          <w:p w14:paraId="4F53A682" w14:textId="77777777" w:rsidR="00975E77" w:rsidRDefault="00EC5B36">
            <w:pPr>
              <w:rPr>
                <w:ins w:id="441" w:author="Comparison" w:date="2026-09-25T20:01:00Z" w16du:dateUtc="2026-09-26T00:01:00Z"/>
              </w:rPr>
            </w:pPr>
            <w:ins w:id="442" w:author="Comparison" w:date="2026-09-25T20:01:00Z" w16du:dateUtc="2026-09-26T00:01:00Z">
              <w:r>
                <w:rPr>
                  <w:rStyle w:val="row-content"/>
                  <w:color w:val="244061"/>
                </w:rPr>
                <w:t>       </w:t>
              </w:r>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Standard 01/10/2008</w:t>
              </w:r>
            </w:ins>
          </w:p>
          <w:p w14:paraId="5727A2EA" w14:textId="77777777" w:rsidR="00975E77" w:rsidRDefault="00EC5B36">
            <w:pPr>
              <w:rPr>
                <w:ins w:id="443" w:author="Comparison" w:date="2026-09-25T20:01:00Z" w16du:dateUtc="2026-09-26T00:01:00Z"/>
              </w:rPr>
            </w:pPr>
            <w:ins w:id="444" w:author="Comparison" w:date="2026-09-25T20:01:00Z" w16du:dateUtc="2026-09-26T00:01:00Z">
              <w:r>
                <w:br/>
              </w:r>
            </w:ins>
          </w:p>
        </w:tc>
      </w:tr>
      <w:tr w:rsidR="00975E77" w14:paraId="665F9DCB" w14:textId="77777777">
        <w:trPr>
          <w:ins w:id="445" w:author="Comparison" w:date="2026-09-25T20:01:00Z" w16du:dateUtc="2026-09-26T00:01: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29794E71" w14:textId="77777777" w:rsidR="00975E77" w:rsidRDefault="00EC5B36">
            <w:pPr>
              <w:rPr>
                <w:ins w:id="446" w:author="Comparison" w:date="2026-09-25T20:01:00Z" w16du:dateUtc="2026-09-26T00:01:00Z"/>
              </w:rPr>
            </w:pPr>
            <w:ins w:id="447" w:author="Comparison" w:date="2026-09-25T20:01:00Z" w16du:dateUtc="2026-09-26T00:01:00Z">
              <w:r>
                <w:rPr>
                  <w:rStyle w:val="row-heading"/>
                </w:rPr>
                <w:t>Implementation in Data Set Specifications:</w:t>
              </w:r>
            </w:ins>
          </w:p>
        </w:tc>
        <w:tc>
          <w:tcPr>
            <w:tcW w:w="360" w:type="dxa"/>
            <w:tcBorders>
              <w:top w:val="none" w:sz="0" w:space="0" w:color="000000"/>
              <w:left w:val="none" w:sz="0" w:space="0" w:color="000000"/>
              <w:bottom w:val="none" w:sz="0" w:space="0" w:color="000000"/>
              <w:right w:val="none" w:sz="0" w:space="0" w:color="000000"/>
            </w:tcBorders>
          </w:tcPr>
          <w:p w14:paraId="2DC31287" w14:textId="77777777" w:rsidR="00975E77" w:rsidRDefault="00EC5B36">
            <w:pPr>
              <w:rPr>
                <w:ins w:id="448" w:author="Comparison" w:date="2026-09-25T20:01:00Z" w16du:dateUtc="2026-09-26T00:01:00Z"/>
              </w:rPr>
            </w:pPr>
            <w:ins w:id="449" w:author="Comparison" w:date="2026-09-25T20:01:00Z" w16du:dateUtc="2026-09-26T00:01:00Z">
              <w:r>
                <w:fldChar w:fldCharType="begin"/>
              </w:r>
              <w:r>
                <w:instrText>HYPERLINK "https://meteor.aihw.gov.au/content/372930"</w:instrText>
              </w:r>
              <w:r>
                <w:fldChar w:fldCharType="separate"/>
              </w:r>
              <w:r>
                <w:rPr>
                  <w:rStyle w:val="Hyperlink"/>
                </w:rPr>
                <w:t>Acute coronary syndrome (clinical) DSS</w:t>
              </w:r>
              <w:r>
                <w:fldChar w:fldCharType="end"/>
              </w:r>
            </w:ins>
          </w:p>
          <w:p w14:paraId="2FAA97D7" w14:textId="77777777" w:rsidR="00975E77" w:rsidRDefault="00EC5B36">
            <w:pPr>
              <w:rPr>
                <w:ins w:id="450" w:author="Comparison" w:date="2026-09-25T20:01:00Z" w16du:dateUtc="2026-09-26T00:01:00Z"/>
              </w:rPr>
            </w:pPr>
            <w:ins w:id="451" w:author="Comparison" w:date="2026-09-25T20:01:00Z" w16du:dateUtc="2026-09-26T00:01:00Z">
              <w:r>
                <w:rPr>
                  <w:rStyle w:val="row-content"/>
                  <w:color w:val="244061"/>
                </w:rPr>
                <w:t>       </w:t>
              </w:r>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01/09/2012</w:t>
              </w:r>
            </w:ins>
          </w:p>
          <w:p w14:paraId="3E8FE1EE" w14:textId="77777777" w:rsidR="00975E77" w:rsidRDefault="00EC5B36">
            <w:pPr>
              <w:rPr>
                <w:ins w:id="452" w:author="Comparison" w:date="2026-09-25T20:01:00Z" w16du:dateUtc="2026-09-26T00:01:00Z"/>
              </w:rPr>
            </w:pPr>
            <w:ins w:id="453" w:author="Comparison" w:date="2026-09-25T20:01:00Z" w16du:dateUtc="2026-09-26T00:01:00Z">
              <w:r>
                <w:br/>
              </w:r>
              <w:r>
                <w:fldChar w:fldCharType="begin"/>
              </w:r>
              <w:r>
                <w:instrText>HYPERLINK "https://meteor.aihw.gov.au/content/482119"</w:instrText>
              </w:r>
              <w:r>
                <w:fldChar w:fldCharType="separate"/>
              </w:r>
              <w:r>
                <w:rPr>
                  <w:rStyle w:val="Hyperlink"/>
                </w:rPr>
                <w:t>Acute coronary syndrome (clinical) DSS</w:t>
              </w:r>
              <w:r>
                <w:fldChar w:fldCharType="end"/>
              </w:r>
            </w:ins>
          </w:p>
          <w:p w14:paraId="30DB4499" w14:textId="77777777" w:rsidR="00975E77" w:rsidRDefault="00EC5B36">
            <w:pPr>
              <w:rPr>
                <w:ins w:id="454" w:author="Comparison" w:date="2026-09-25T20:01:00Z" w16du:dateUtc="2026-09-26T00:01:00Z"/>
              </w:rPr>
            </w:pPr>
            <w:ins w:id="455" w:author="Comparison" w:date="2026-09-25T20:01:00Z" w16du:dateUtc="2026-09-26T00:01:00Z">
              <w:r>
                <w:rPr>
                  <w:rStyle w:val="row-content"/>
                  <w:color w:val="244061"/>
                </w:rPr>
                <w:t>       </w:t>
              </w:r>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02/05/2013</w:t>
              </w:r>
            </w:ins>
          </w:p>
          <w:p w14:paraId="66E372F4" w14:textId="77777777" w:rsidR="00975E77" w:rsidRDefault="00EC5B36">
            <w:pPr>
              <w:rPr>
                <w:ins w:id="456" w:author="Comparison" w:date="2026-09-25T20:01:00Z" w16du:dateUtc="2026-09-26T00:01:00Z"/>
              </w:rPr>
            </w:pPr>
            <w:ins w:id="457" w:author="Comparison" w:date="2026-09-25T20:01:00Z" w16du:dateUtc="2026-09-26T00:01:00Z">
              <w:r>
                <w:br/>
              </w:r>
              <w:r>
                <w:fldChar w:fldCharType="begin"/>
              </w:r>
              <w:r>
                <w:instrText>HYPERLINK "https://meteor.aihw.gov.au/content/523140"</w:instrText>
              </w:r>
              <w:r>
                <w:fldChar w:fldCharType="separate"/>
              </w:r>
              <w:r>
                <w:rPr>
                  <w:rStyle w:val="Hyperlink"/>
                </w:rPr>
                <w:t>Acute coronary syndrome (clinical) NBPDS 2013-</w:t>
              </w:r>
              <w:r>
                <w:fldChar w:fldCharType="end"/>
              </w:r>
            </w:ins>
          </w:p>
          <w:p w14:paraId="3EBDDE85" w14:textId="77777777" w:rsidR="00975E77" w:rsidRDefault="00EC5B36">
            <w:pPr>
              <w:rPr>
                <w:ins w:id="458" w:author="Comparison" w:date="2026-09-25T20:01:00Z" w16du:dateUtc="2026-09-26T00:01:00Z"/>
              </w:rPr>
            </w:pPr>
            <w:ins w:id="459" w:author="Comparison" w:date="2026-09-25T20:01:00Z" w16du:dateUtc="2026-09-26T00:01:00Z">
              <w:r>
                <w:rPr>
                  <w:rStyle w:val="row-content"/>
                  <w:color w:val="244061"/>
                </w:rPr>
                <w:t>       </w:t>
              </w:r>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Standard 02/05/2013</w:t>
              </w:r>
            </w:ins>
          </w:p>
          <w:p w14:paraId="150E7307" w14:textId="77777777" w:rsidR="00975E77" w:rsidRDefault="00EC5B36">
            <w:pPr>
              <w:rPr>
                <w:ins w:id="460" w:author="Comparison" w:date="2026-09-25T20:01:00Z" w16du:dateUtc="2026-09-26T00:01:00Z"/>
              </w:rPr>
            </w:pPr>
            <w:ins w:id="461" w:author="Comparison" w:date="2026-09-25T20:01:00Z" w16du:dateUtc="2026-09-26T00:01:00Z">
              <w:r>
                <w:rPr>
                  <w:rStyle w:val="row-content"/>
                  <w:b/>
                  <w:i/>
                </w:rPr>
                <w:t xml:space="preserve">Implementation start date: </w:t>
              </w:r>
              <w:r>
                <w:rPr>
                  <w:rStyle w:val="row-content"/>
                </w:rPr>
                <w:t>01/07/2013</w:t>
              </w:r>
              <w:r>
                <w:br/>
              </w:r>
              <w:r>
                <w:br/>
              </w:r>
            </w:ins>
          </w:p>
        </w:tc>
      </w:tr>
    </w:tbl>
    <w:p w14:paraId="7D35752B" w14:textId="77777777" w:rsidR="00975E77" w:rsidRDefault="00975E77">
      <w:pPr>
        <w:rPr>
          <w:ins w:id="462" w:author="Comparison" w:date="2026-09-25T20:01:00Z" w16du:dateUtc="2026-09-26T00:01:00Z"/>
        </w:rPr>
      </w:pPr>
    </w:p>
    <w:p w14:paraId="04EA9180" w14:textId="77777777" w:rsidR="009169E0" w:rsidRDefault="00EC5B36">
      <w:ins w:id="463" w:author="Comparison" w:date="2026-09-25T20:01:00Z" w16du:dateUtc="2026-09-26T00:01:00Z">
        <w:r>
          <w:br/>
        </w:r>
      </w:ins>
    </w:p>
    <w:sectPr w:rsidR="009169E0">
      <w:headerReference w:type="default" r:id="rId9"/>
      <w:footerReference w:type="default" r:id="rId10"/>
      <w:pgSz w:w="12240" w:h="15840" w:orient="portrait"/>
      <w:pgMar w:top="1060" w:right="1000" w:bottom="1060" w:left="1000" w:header="720" w:footer="300" w:gutter="0"/>
      <w:cols w:space="720"/>
      <w:titlePg/>
      <w:docGrid w:linePitch="0"/>
      <w:sectPrChange w:id="468" w:author="Comparison" w:date="2026-09-25T20:01:00Z" w16du:dateUtc="2026-09-26T00:01:00Z">
        <w:sectPr w:rsidR="009169E0">
          <w:pgSz w:w="16838" w:h="11906" w:orient="landscape"/>
          <w:pgMar w:top="1440" w:right="1440" w:bottom="1440" w:left="1440" w:header="708" w:footer="708" w:gutter="0"/>
          <w:cols w:space="708"/>
          <w:titlePg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923780" w14:textId="77777777" w:rsidR="00EC5B36" w:rsidRDefault="00EC5B36" w:rsidP="00154337">
      <w:pPr>
        <w:spacing w:after="0" w:line="240" w:lineRule="auto"/>
      </w:pPr>
      <w:r>
        <w:separator/>
      </w:r>
    </w:p>
  </w:endnote>
  <w:endnote w:type="continuationSeparator" w:id="0">
    <w:p w14:paraId="29D06148" w14:textId="77777777" w:rsidR="00EC5B36" w:rsidRDefault="00EC5B36" w:rsidP="00154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CCACC" w14:textId="77777777" w:rsidR="00047228" w:rsidRDefault="00EC5B36">
    <w:pPr>
      <w:pBdr>
        <w:top w:val="single" w:sz="0" w:space="0" w:color="auto"/>
      </w:pBdr>
      <w:pPrChange w:id="466" w:author="Comparison" w:date="2026-09-25T20:01:00Z" w16du:dateUtc="2026-09-26T00:01:00Z">
        <w:pPr>
          <w:pStyle w:val="Footer"/>
        </w:pPr>
      </w:pPrChange>
    </w:pPr>
    <w:ins w:id="467" w:author="Comparison" w:date="2026-09-25T20:01:00Z" w16du:dateUtc="2026-09-26T00:01:00Z">
      <w:r>
        <w:ptab w:relativeTo="margin" w:alignment="left" w:leader="none"/>
      </w:r>
      <w:r>
        <w:t>Metadata 356725</w:t>
      </w:r>
      <w:r>
        <w:ptab w:relativeTo="margin" w:alignment="right" w:leader="none"/>
      </w:r>
      <w:r>
        <w:t xml:space="preserve">Page </w:t>
      </w:r>
      <w:r>
        <w:fldChar w:fldCharType="begin"/>
      </w:r>
      <w:r>
        <w:instrText>PAGE</w:instrText>
      </w:r>
      <w:r>
        <w:fldChar w:fldCharType="separate"/>
      </w:r>
      <w:r>
        <w:fldChar w:fldCharType="end"/>
      </w:r>
      <w:r>
        <w:t xml:space="preserve"> of </w:t>
      </w:r>
      <w:r>
        <w:fldChar w:fldCharType="begin"/>
      </w:r>
      <w:r>
        <w:instrText>NUMPAGES</w:instrText>
      </w:r>
      <w:r>
        <w:fldChar w:fldCharType="separate"/>
      </w:r>
      <w:r>
        <w:fldChar w:fldCharType="end"/>
      </w:r>
      <w:r>
        <w:ptab w:relativeTo="margin" w:alignment="left" w:leader="none"/>
      </w:r>
      <w:r>
        <w:t>Downloaded 23-Apr-2024</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09FA01" w14:textId="77777777" w:rsidR="00EC5B36" w:rsidRDefault="00EC5B36" w:rsidP="00154337">
      <w:pPr>
        <w:spacing w:after="0" w:line="240" w:lineRule="auto"/>
      </w:pPr>
      <w:r>
        <w:separator/>
      </w:r>
    </w:p>
  </w:footnote>
  <w:footnote w:type="continuationSeparator" w:id="0">
    <w:p w14:paraId="2BCCBD2E" w14:textId="77777777" w:rsidR="00EC5B36" w:rsidRDefault="00EC5B36" w:rsidP="00154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680E4" w14:textId="276DE50E" w:rsidR="00154337" w:rsidRDefault="00154337">
    <w:pPr>
      <w:pStyle w:val="Heading4Char"/>
      <w:pPrChange w:id="464" w:author="Comparison" w:date="2026-09-25T20:01:00Z" w16du:dateUtc="2026-09-26T00:01:00Z">
        <w:pPr>
          <w:pStyle w:val="Header"/>
        </w:pPr>
      </w:pPrChange>
    </w:pPr>
    <w:del w:id="465" w:author="Comparison" w:date="2026-09-25T20:01:00Z" w16du:dateUtc="2026-09-26T00:01:00Z">
      <w:r>
        <w:delText xml:space="preserve">Milton Keynes University Hospital NHS Foundation Trust </w:delText>
      </w:r>
      <w:r>
        <w:delText>–</w:delText>
      </w:r>
      <w:r>
        <w:delText xml:space="preserve"> Register of Interests of decision-making staff </w:delText>
      </w:r>
      <w:r w:rsidR="00077ECF">
        <w:delText>20/21</w:delText>
      </w:r>
      <w:r>
        <w:tab/>
      </w:r>
    </w:del>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37"/>
    <w:rsid w:val="000005AF"/>
    <w:rsid w:val="00001C5C"/>
    <w:rsid w:val="00011288"/>
    <w:rsid w:val="00023899"/>
    <w:rsid w:val="0002396E"/>
    <w:rsid w:val="00023B14"/>
    <w:rsid w:val="00043727"/>
    <w:rsid w:val="00047228"/>
    <w:rsid w:val="000673B8"/>
    <w:rsid w:val="0007736C"/>
    <w:rsid w:val="00077ECF"/>
    <w:rsid w:val="00094997"/>
    <w:rsid w:val="000A7F73"/>
    <w:rsid w:val="001529D3"/>
    <w:rsid w:val="00154337"/>
    <w:rsid w:val="001605CB"/>
    <w:rsid w:val="00177E30"/>
    <w:rsid w:val="001925AC"/>
    <w:rsid w:val="001D6250"/>
    <w:rsid w:val="001F0A1B"/>
    <w:rsid w:val="0020442E"/>
    <w:rsid w:val="00215700"/>
    <w:rsid w:val="00223F17"/>
    <w:rsid w:val="00232E7A"/>
    <w:rsid w:val="0026364E"/>
    <w:rsid w:val="002644A7"/>
    <w:rsid w:val="002877E5"/>
    <w:rsid w:val="0029684C"/>
    <w:rsid w:val="002B0646"/>
    <w:rsid w:val="002B2800"/>
    <w:rsid w:val="002E0163"/>
    <w:rsid w:val="002E0C49"/>
    <w:rsid w:val="00326A71"/>
    <w:rsid w:val="00326E42"/>
    <w:rsid w:val="00383823"/>
    <w:rsid w:val="00392B49"/>
    <w:rsid w:val="003B4DCB"/>
    <w:rsid w:val="003D0643"/>
    <w:rsid w:val="003E28E5"/>
    <w:rsid w:val="00425711"/>
    <w:rsid w:val="004875E5"/>
    <w:rsid w:val="004C631A"/>
    <w:rsid w:val="004E16BE"/>
    <w:rsid w:val="004F4C90"/>
    <w:rsid w:val="004F510F"/>
    <w:rsid w:val="00505C62"/>
    <w:rsid w:val="005229CD"/>
    <w:rsid w:val="00524170"/>
    <w:rsid w:val="005B12AA"/>
    <w:rsid w:val="005C3ADB"/>
    <w:rsid w:val="005E009A"/>
    <w:rsid w:val="005E33BB"/>
    <w:rsid w:val="005E7D13"/>
    <w:rsid w:val="00671A45"/>
    <w:rsid w:val="00683D72"/>
    <w:rsid w:val="00686857"/>
    <w:rsid w:val="006B6E37"/>
    <w:rsid w:val="00701318"/>
    <w:rsid w:val="007039E6"/>
    <w:rsid w:val="0076150F"/>
    <w:rsid w:val="00765ABB"/>
    <w:rsid w:val="007730DF"/>
    <w:rsid w:val="007B5665"/>
    <w:rsid w:val="008536A5"/>
    <w:rsid w:val="00865EE6"/>
    <w:rsid w:val="0087437E"/>
    <w:rsid w:val="008B02A5"/>
    <w:rsid w:val="008B2331"/>
    <w:rsid w:val="008E54B5"/>
    <w:rsid w:val="00913551"/>
    <w:rsid w:val="009169E0"/>
    <w:rsid w:val="009400B5"/>
    <w:rsid w:val="00974D58"/>
    <w:rsid w:val="00975E77"/>
    <w:rsid w:val="009824F0"/>
    <w:rsid w:val="009B06B3"/>
    <w:rsid w:val="00A01308"/>
    <w:rsid w:val="00A03808"/>
    <w:rsid w:val="00A179CA"/>
    <w:rsid w:val="00A34648"/>
    <w:rsid w:val="00A540AD"/>
    <w:rsid w:val="00A8534A"/>
    <w:rsid w:val="00AB10B1"/>
    <w:rsid w:val="00BA3F20"/>
    <w:rsid w:val="00BB37C5"/>
    <w:rsid w:val="00BB5CE0"/>
    <w:rsid w:val="00C00E39"/>
    <w:rsid w:val="00C33705"/>
    <w:rsid w:val="00C55307"/>
    <w:rsid w:val="00C572B0"/>
    <w:rsid w:val="00C622D8"/>
    <w:rsid w:val="00C91C18"/>
    <w:rsid w:val="00C94564"/>
    <w:rsid w:val="00CD796F"/>
    <w:rsid w:val="00D158D6"/>
    <w:rsid w:val="00D160FC"/>
    <w:rsid w:val="00D25F56"/>
    <w:rsid w:val="00D27774"/>
    <w:rsid w:val="00D71B04"/>
    <w:rsid w:val="00D77DDB"/>
    <w:rsid w:val="00D903AE"/>
    <w:rsid w:val="00E07C72"/>
    <w:rsid w:val="00E36907"/>
    <w:rsid w:val="00E5319B"/>
    <w:rsid w:val="00E86724"/>
    <w:rsid w:val="00E87E09"/>
    <w:rsid w:val="00EA0098"/>
    <w:rsid w:val="00EA1343"/>
    <w:rsid w:val="00EC5B36"/>
    <w:rsid w:val="00EE3BFA"/>
    <w:rsid w:val="00F56D6E"/>
    <w:rsid w:val="00F86F2C"/>
    <w:rsid w:val="00FD6E85"/>
    <w:rsid w:val="00FF1F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42DE"/>
  <w15:chartTrackingRefBased/>
  <w15:docId w15:val="{29D9F212-AD80-4E54-A12F-7A486EA77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Change w:id="0" w:author="Comparison" w:date="2026-09-25T20:01:00Z">
        <w:pPr>
          <w:spacing w:after="200" w:line="276" w:lineRule="auto"/>
        </w:pPr>
      </w:pPrChange>
    </w:pPr>
    <w:rPr>
      <w:rFonts w:ascii="Segoe UI" w:eastAsiaTheme="minorEastAsia"/>
      <w:color w:val="000000" w:themeColor="text1"/>
      <w:kern w:val="2"/>
      <w:szCs w:val="24"/>
      <w:lang w:val="en-US"/>
      <w14:ligatures w14:val="standardContextual"/>
      <w:rPrChange w:id="0" w:author="Comparison" w:date="2026-09-25T20:01:00Z">
        <w:rPr>
          <w:rFonts w:asciiTheme="minorHAnsi" w:eastAsiaTheme="minorHAnsi" w:hAnsiTheme="minorHAnsi" w:cstheme="minorBidi"/>
          <w:sz w:val="22"/>
          <w:szCs w:val="22"/>
          <w:lang w:val="en-GB" w:eastAsia="en-US" w:bidi="ar-SA"/>
        </w:rPr>
      </w:rPrChange>
    </w:rPr>
  </w:style>
  <w:style w:type="paragraph" w:styleId="Heading1">
    <w:name w:val="heading 1"/>
    <w:link w:val="Heading1Char"/>
    <w:uiPriority w:val="9"/>
    <w:qFormat/>
    <w:pPr>
      <w:spacing w:line="278" w:lineRule="auto"/>
      <w:outlineLvl w:val="0"/>
      <w:pPrChange w:id="1" w:author="Comparison" w:date="2026-09-25T20:01:00Z">
        <w:pPr>
          <w:spacing w:after="160" w:line="278" w:lineRule="auto"/>
          <w:outlineLvl w:val="0"/>
        </w:pPr>
      </w:pPrChange>
    </w:pPr>
    <w:rPr>
      <w:rFonts w:ascii="Segoe UI" w:eastAsiaTheme="minorEastAsia"/>
      <w:b/>
      <w:color w:val="1B3057" w:themeColor="accent1" w:themeShade="6F"/>
      <w:kern w:val="2"/>
      <w:sz w:val="36"/>
      <w:szCs w:val="24"/>
      <w:lang w:val="en-US"/>
      <w14:ligatures w14:val="standardContextual"/>
      <w:rPrChange w:id="1" w:author="Comparison" w:date="2026-09-25T20:01:00Z">
        <w:rPr>
          <w:rFonts w:ascii="Segoe UI" w:eastAsiaTheme="minorEastAsia" w:hAnsiTheme="minorHAnsi" w:cstheme="minorBidi"/>
          <w:b/>
          <w:color w:val="1B3057" w:themeColor="accent1" w:themeShade="6F"/>
          <w:kern w:val="2"/>
          <w:sz w:val="36"/>
          <w:szCs w:val="24"/>
          <w:lang w:val="en-US" w:eastAsia="en-US" w:bidi="ar-SA"/>
          <w14:ligatures w14:val="standardContextual"/>
        </w:rPr>
      </w:rPrChange>
    </w:rPr>
  </w:style>
  <w:style w:type="paragraph" w:styleId="Heading2">
    <w:name w:val="heading 2"/>
    <w:link w:val="Heading2Char"/>
    <w:uiPriority w:val="9"/>
    <w:unhideWhenUsed/>
    <w:qFormat/>
    <w:pPr>
      <w:spacing w:line="278" w:lineRule="auto"/>
      <w:outlineLvl w:val="1"/>
      <w:pPrChange w:id="2" w:author="Comparison" w:date="2026-09-25T20:01:00Z">
        <w:pPr>
          <w:spacing w:after="160" w:line="278" w:lineRule="auto"/>
          <w:outlineLvl w:val="1"/>
        </w:pPr>
      </w:pPrChange>
    </w:pPr>
    <w:rPr>
      <w:rFonts w:ascii="Segoe UI" w:eastAsiaTheme="minorEastAsia"/>
      <w:b/>
      <w:color w:val="1F3763" w:themeColor="accent1" w:themeShade="7F"/>
      <w:kern w:val="2"/>
      <w:sz w:val="32"/>
      <w:szCs w:val="24"/>
      <w:lang w:val="en-US"/>
      <w14:ligatures w14:val="standardContextual"/>
      <w:rPrChange w:id="2" w:author="Comparison" w:date="2026-09-25T20:01:00Z">
        <w:rPr>
          <w:rFonts w:ascii="Segoe UI" w:eastAsiaTheme="minorEastAsia" w:hAnsiTheme="minorHAnsi" w:cstheme="minorBidi"/>
          <w:b/>
          <w:color w:val="1F3763" w:themeColor="accent1" w:themeShade="7F"/>
          <w:kern w:val="2"/>
          <w:sz w:val="32"/>
          <w:szCs w:val="24"/>
          <w:lang w:val="en-US" w:eastAsia="en-US" w:bidi="ar-SA"/>
          <w14:ligatures w14:val="standardContextual"/>
        </w:rPr>
      </w:rPrChange>
    </w:rPr>
  </w:style>
  <w:style w:type="paragraph" w:styleId="Heading3">
    <w:name w:val="heading 3"/>
    <w:link w:val="Heading3Char"/>
    <w:uiPriority w:val="9"/>
    <w:unhideWhenUsed/>
    <w:qFormat/>
    <w:pPr>
      <w:spacing w:line="278" w:lineRule="auto"/>
      <w:outlineLvl w:val="2"/>
      <w:pPrChange w:id="3" w:author="Comparison" w:date="2026-09-25T20:01:00Z">
        <w:pPr>
          <w:spacing w:after="160" w:line="278" w:lineRule="auto"/>
          <w:outlineLvl w:val="2"/>
        </w:pPr>
      </w:pPrChange>
    </w:pPr>
    <w:rPr>
      <w:rFonts w:ascii="Segoe UI" w:eastAsiaTheme="minorEastAsia"/>
      <w:b/>
      <w:color w:val="2F5496" w:themeColor="accent1" w:themeShade="BF"/>
      <w:kern w:val="2"/>
      <w:sz w:val="28"/>
      <w:szCs w:val="24"/>
      <w:lang w:val="en-US"/>
      <w14:ligatures w14:val="standardContextual"/>
      <w:rPrChange w:id="3" w:author="Comparison" w:date="2026-09-25T20:01:00Z">
        <w:rPr>
          <w:rFonts w:ascii="Segoe UI" w:eastAsiaTheme="minorEastAsia" w:hAnsiTheme="minorHAnsi" w:cstheme="minorBidi"/>
          <w:b/>
          <w:color w:val="2F5496" w:themeColor="accent1" w:themeShade="BF"/>
          <w:kern w:val="2"/>
          <w:sz w:val="28"/>
          <w:szCs w:val="24"/>
          <w:lang w:val="en-US" w:eastAsia="en-US" w:bidi="ar-SA"/>
          <w14:ligatures w14:val="standardContextual"/>
        </w:rPr>
      </w:rPrChange>
    </w:rPr>
  </w:style>
  <w:style w:type="paragraph" w:styleId="Heading4">
    <w:name w:val="heading 4"/>
    <w:link w:val="Heading4Char"/>
    <w:uiPriority w:val="9"/>
    <w:semiHidden/>
    <w:unhideWhenUsed/>
    <w:qFormat/>
    <w:pPr>
      <w:spacing w:line="278" w:lineRule="auto"/>
      <w:outlineLvl w:val="3"/>
      <w:pPrChange w:id="4" w:author="Comparison" w:date="2026-09-25T20:01:00Z">
        <w:pPr>
          <w:spacing w:after="160" w:line="278" w:lineRule="auto"/>
          <w:outlineLvl w:val="3"/>
        </w:pPr>
      </w:pPrChange>
    </w:pPr>
    <w:rPr>
      <w:rFonts w:ascii="Segoe UI" w:eastAsiaTheme="minorEastAsia"/>
      <w:b/>
      <w:color w:val="3B69BC" w:themeColor="accent1" w:themeShade="EF"/>
      <w:kern w:val="2"/>
      <w:sz w:val="26"/>
      <w:szCs w:val="24"/>
      <w:lang w:val="en-US"/>
      <w14:ligatures w14:val="standardContextual"/>
      <w:rPrChange w:id="4" w:author="Comparison" w:date="2026-09-25T20:01:00Z">
        <w:rPr>
          <w:rFonts w:ascii="Segoe UI" w:eastAsiaTheme="minorEastAsia" w:hAnsiTheme="minorHAnsi" w:cstheme="minorBidi"/>
          <w:b/>
          <w:color w:val="3B69BC" w:themeColor="accent1" w:themeShade="EF"/>
          <w:kern w:val="2"/>
          <w:sz w:val="26"/>
          <w:szCs w:val="24"/>
          <w:lang w:val="en-US" w:eastAsia="en-US" w:bidi="ar-SA"/>
          <w14:ligatures w14:val="standardContextual"/>
        </w:rPr>
      </w:rPrChange>
    </w:rPr>
  </w:style>
  <w:style w:type="paragraph" w:styleId="Heading5">
    <w:name w:val="heading 5"/>
    <w:link w:val="Heading5Char"/>
    <w:uiPriority w:val="9"/>
    <w:semiHidden/>
    <w:unhideWhenUsed/>
    <w:qFormat/>
    <w:pPr>
      <w:spacing w:line="278" w:lineRule="auto"/>
      <w:outlineLvl w:val="4"/>
      <w:pPrChange w:id="5" w:author="Comparison" w:date="2026-09-25T20:01:00Z">
        <w:pPr>
          <w:spacing w:after="160" w:line="278" w:lineRule="auto"/>
          <w:outlineLvl w:val="4"/>
        </w:pPr>
      </w:pPrChange>
    </w:pPr>
    <w:rPr>
      <w:rFonts w:ascii="Segoe UI" w:eastAsiaTheme="minorEastAsia"/>
      <w:b/>
      <w:color w:val="4472C4" w:themeColor="accent1"/>
      <w:kern w:val="2"/>
      <w:sz w:val="24"/>
      <w:szCs w:val="24"/>
      <w:lang w:val="en-US"/>
      <w14:ligatures w14:val="standardContextual"/>
      <w:rPrChange w:id="5" w:author="Comparison" w:date="2026-09-25T20:01:00Z">
        <w:rPr>
          <w:rFonts w:ascii="Segoe UI" w:eastAsiaTheme="minorEastAsia" w:hAnsiTheme="minorHAnsi" w:cstheme="minorBidi"/>
          <w:b/>
          <w:color w:val="4472C4" w:themeColor="accent1"/>
          <w:kern w:val="2"/>
          <w:sz w:val="24"/>
          <w:szCs w:val="24"/>
          <w:lang w:val="en-US" w:eastAsia="en-US" w:bidi="ar-SA"/>
          <w14:ligatures w14:val="standardContextual"/>
        </w:rPr>
      </w:rPrChange>
    </w:rPr>
  </w:style>
  <w:style w:type="paragraph" w:styleId="Heading6">
    <w:name w:val="heading 6"/>
    <w:link w:val="Heading6Char"/>
    <w:uiPriority w:val="9"/>
    <w:semiHidden/>
    <w:unhideWhenUsed/>
    <w:qFormat/>
    <w:pPr>
      <w:spacing w:line="278" w:lineRule="auto"/>
      <w:outlineLvl w:val="5"/>
      <w:pPrChange w:id="6" w:author="Comparison" w:date="2026-09-25T20:01:00Z">
        <w:pPr>
          <w:spacing w:after="160" w:line="278" w:lineRule="auto"/>
          <w:outlineLvl w:val="5"/>
        </w:pPr>
      </w:pPrChange>
    </w:pPr>
    <w:rPr>
      <w:rFonts w:ascii="Segoe UI" w:eastAsiaTheme="minorEastAsia"/>
      <w:b/>
      <w:color w:val="4472C4" w:themeColor="accent1"/>
      <w:kern w:val="2"/>
      <w:szCs w:val="24"/>
      <w:lang w:val="en-US"/>
      <w14:ligatures w14:val="standardContextual"/>
      <w:rPrChange w:id="6" w:author="Comparison" w:date="2026-09-25T20:01:00Z">
        <w:rPr>
          <w:rFonts w:ascii="Segoe UI" w:eastAsiaTheme="minorEastAsia" w:hAnsiTheme="minorHAnsi" w:cstheme="minorBidi"/>
          <w:b/>
          <w:color w:val="4472C4" w:themeColor="accent1"/>
          <w:kern w:val="2"/>
          <w:sz w:val="22"/>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43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337"/>
  </w:style>
  <w:style w:type="paragraph" w:styleId="Footer">
    <w:name w:val="footer"/>
    <w:basedOn w:val="Normal"/>
    <w:link w:val="FooterChar"/>
    <w:uiPriority w:val="99"/>
    <w:unhideWhenUsed/>
    <w:rsid w:val="001543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337"/>
  </w:style>
  <w:style w:type="table" w:styleId="TableGrid">
    <w:name w:val="Table Grid"/>
    <w:basedOn w:val="TableNormal"/>
    <w:rsid w:val="00154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B0646"/>
    <w:rPr>
      <w:b/>
      <w:bCs/>
    </w:rPr>
  </w:style>
  <w:style w:type="character" w:styleId="Hyperlink">
    <w:name w:val="Hyperlink"/>
    <w:unhideWhenUsed/>
    <w:rPr>
      <w:color w:val="0563C1" w:themeColor="hyperlink"/>
      <w:u w:val="single"/>
      <w:rPrChange w:id="7" w:author="Comparison" w:date="2026-09-25T20:01:00Z">
        <w:rPr>
          <w:color w:val="0563C1" w:themeColor="hyperlink"/>
          <w:u w:val="single"/>
        </w:rPr>
      </w:rPrChange>
    </w:rPr>
  </w:style>
  <w:style w:type="character" w:customStyle="1" w:styleId="Heading1Char">
    <w:name w:val="Heading 1 Char"/>
    <w:basedOn w:val="DefaultParagraphFont"/>
    <w:link w:val="Heading1"/>
    <w:uiPriority w:val="9"/>
    <w:rsid w:val="00047228"/>
    <w:rPr>
      <w:rFonts w:ascii="Segoe UI" w:eastAsiaTheme="minorEastAsia"/>
      <w:b/>
      <w:color w:val="1B3057" w:themeColor="accent1" w:themeShade="6F"/>
      <w:kern w:val="2"/>
      <w:sz w:val="36"/>
      <w:szCs w:val="24"/>
      <w:lang w:val="en-US"/>
      <w14:ligatures w14:val="standardContextual"/>
    </w:rPr>
  </w:style>
  <w:style w:type="character" w:customStyle="1" w:styleId="Heading2Char">
    <w:name w:val="Heading 2 Char"/>
    <w:basedOn w:val="DefaultParagraphFont"/>
    <w:link w:val="Heading2"/>
    <w:uiPriority w:val="9"/>
    <w:rsid w:val="00047228"/>
    <w:rPr>
      <w:rFonts w:ascii="Segoe UI" w:eastAsiaTheme="minorEastAsia"/>
      <w:b/>
      <w:color w:val="1F3763" w:themeColor="accent1" w:themeShade="7F"/>
      <w:kern w:val="2"/>
      <w:sz w:val="32"/>
      <w:szCs w:val="24"/>
      <w:lang w:val="en-US"/>
      <w14:ligatures w14:val="standardContextual"/>
    </w:rPr>
  </w:style>
  <w:style w:type="character" w:customStyle="1" w:styleId="Heading3Char">
    <w:name w:val="Heading 3 Char"/>
    <w:basedOn w:val="DefaultParagraphFont"/>
    <w:link w:val="Heading3"/>
    <w:uiPriority w:val="9"/>
    <w:rsid w:val="00047228"/>
    <w:rPr>
      <w:rFonts w:ascii="Segoe UI" w:eastAsiaTheme="minorEastAsia"/>
      <w:b/>
      <w:color w:val="2F5496" w:themeColor="accent1" w:themeShade="BF"/>
      <w:kern w:val="2"/>
      <w:sz w:val="28"/>
      <w:szCs w:val="24"/>
      <w:lang w:val="en-US"/>
      <w14:ligatures w14:val="standardContextual"/>
    </w:rPr>
  </w:style>
  <w:style w:type="character" w:customStyle="1" w:styleId="Heading4Char">
    <w:name w:val="Heading 4 Char"/>
    <w:basedOn w:val="DefaultParagraphFont"/>
    <w:link w:val="Heading4"/>
    <w:uiPriority w:val="9"/>
    <w:semiHidden/>
    <w:rsid w:val="00047228"/>
    <w:rPr>
      <w:rFonts w:ascii="Segoe UI" w:eastAsiaTheme="minorEastAsia"/>
      <w:b/>
      <w:color w:val="3B69BC" w:themeColor="accent1" w:themeShade="EF"/>
      <w:kern w:val="2"/>
      <w:sz w:val="26"/>
      <w:szCs w:val="24"/>
      <w:lang w:val="en-US"/>
      <w14:ligatures w14:val="standardContextual"/>
    </w:rPr>
  </w:style>
  <w:style w:type="character" w:customStyle="1" w:styleId="Heading5Char">
    <w:name w:val="Heading 5 Char"/>
    <w:basedOn w:val="DefaultParagraphFont"/>
    <w:link w:val="Heading5"/>
    <w:uiPriority w:val="9"/>
    <w:semiHidden/>
    <w:rsid w:val="00047228"/>
    <w:rPr>
      <w:rFonts w:ascii="Segoe UI" w:eastAsiaTheme="minorEastAsia"/>
      <w:b/>
      <w:color w:val="4472C4" w:themeColor="accent1"/>
      <w:kern w:val="2"/>
      <w:sz w:val="24"/>
      <w:szCs w:val="24"/>
      <w:lang w:val="en-US"/>
      <w14:ligatures w14:val="standardContextual"/>
    </w:rPr>
  </w:style>
  <w:style w:type="character" w:customStyle="1" w:styleId="Heading6Char">
    <w:name w:val="Heading 6 Char"/>
    <w:basedOn w:val="DefaultParagraphFont"/>
    <w:link w:val="Heading6"/>
    <w:uiPriority w:val="9"/>
    <w:semiHidden/>
    <w:rsid w:val="00047228"/>
    <w:rPr>
      <w:rFonts w:ascii="Segoe UI" w:eastAsiaTheme="minorEastAsia"/>
      <w:b/>
      <w:color w:val="4472C4" w:themeColor="accent1"/>
      <w:kern w:val="2"/>
      <w:szCs w:val="24"/>
      <w:lang w:val="en-US"/>
      <w14:ligatures w14:val="standardContextual"/>
    </w:rPr>
  </w:style>
  <w:style w:type="character" w:customStyle="1" w:styleId="row-heading">
    <w:name w:val="row-heading"/>
    <w:uiPriority w:val="11"/>
    <w:qFormat/>
    <w:rsid w:val="00047228"/>
    <w:rPr>
      <w:rFonts w:ascii="Segoe UI"/>
      <w:color w:val="44546A" w:themeColor="dark2"/>
      <w:sz w:val="22"/>
    </w:rPr>
  </w:style>
  <w:style w:type="character" w:customStyle="1" w:styleId="row-content">
    <w:name w:val="row-content"/>
    <w:uiPriority w:val="12"/>
    <w:qFormat/>
    <w:rsid w:val="00047228"/>
  </w:style>
  <w:style w:type="character" w:customStyle="1" w:styleId="row-content-rich-text">
    <w:name w:val="row-content-rich-text"/>
    <w:uiPriority w:val="12"/>
    <w:qFormat/>
    <w:rsid w:val="00047228"/>
  </w:style>
  <w:style w:type="character" w:customStyle="1" w:styleId="alternate-name-de">
    <w:name w:val="alternate-name-de"/>
    <w:uiPriority w:val="12"/>
    <w:qFormat/>
    <w:rsid w:val="00047228"/>
  </w:style>
  <w:style w:type="character" w:customStyle="1" w:styleId="alternate-name-indicator">
    <w:name w:val="alternate-name-indicator"/>
    <w:uiPriority w:val="12"/>
    <w:qFormat/>
    <w:rsid w:val="00047228"/>
  </w:style>
  <w:style w:type="table" w:customStyle="1" w:styleId="InnerTable">
    <w:name w:val="Inner Table"/>
    <w:basedOn w:val="TableGrid"/>
    <w:rsid w:val="00047228"/>
    <w:rPr>
      <w:rFonts w:eastAsiaTheme="minorEastAsia"/>
      <w:kern w:val="2"/>
      <w:sz w:val="24"/>
      <w:szCs w:val="24"/>
      <w:lang w:val="en-US"/>
      <w14:ligatures w14:val="standardContextual"/>
    </w:rPr>
    <w:tblPr>
      <w:tblCellMar>
        <w:left w:w="0" w:type="dxa"/>
        <w:right w:w="0" w:type="dxa"/>
      </w:tblCellMar>
    </w:tblPr>
  </w:style>
  <w:style w:type="paragraph" w:styleId="Title">
    <w:name w:val="Title"/>
    <w:basedOn w:val="Normal"/>
    <w:next w:val="Normal"/>
    <w:link w:val="TitleChar"/>
    <w:uiPriority w:val="10"/>
    <w:qFormat/>
    <w:pPr>
      <w:pPrChange w:id="8" w:author="Comparison" w:date="2026-09-25T20:01:00Z">
        <w:pPr>
          <w:spacing w:after="160" w:line="278" w:lineRule="auto"/>
        </w:pPr>
      </w:pPrChange>
    </w:pPr>
    <w:rPr>
      <w:rFonts w:ascii="Calibri Light"/>
      <w:color w:val="000000" w:themeColor="dark1"/>
      <w:sz w:val="56"/>
      <w:rPrChange w:id="8" w:author="Comparison" w:date="2026-09-25T20:01:00Z">
        <w:rPr>
          <w:rFonts w:ascii="Calibri Light" w:eastAsiaTheme="minorEastAsia" w:hAnsiTheme="minorHAnsi" w:cstheme="minorBidi"/>
          <w:color w:val="000000" w:themeColor="dark1"/>
          <w:kern w:val="2"/>
          <w:sz w:val="56"/>
          <w:szCs w:val="24"/>
          <w:lang w:val="en-US" w:eastAsia="en-US" w:bidi="ar-SA"/>
          <w14:ligatures w14:val="standardContextual"/>
        </w:rPr>
      </w:rPrChange>
    </w:rPr>
  </w:style>
  <w:style w:type="character" w:customStyle="1" w:styleId="TitleChar">
    <w:name w:val="Title Char"/>
    <w:basedOn w:val="DefaultParagraphFont"/>
    <w:link w:val="Title"/>
    <w:uiPriority w:val="10"/>
    <w:rsid w:val="00047228"/>
    <w:rPr>
      <w:rFonts w:ascii="Calibri Light" w:eastAsiaTheme="minorEastAsia"/>
      <w:color w:val="000000" w:themeColor="dark1"/>
      <w:kern w:val="2"/>
      <w:sz w:val="56"/>
      <w:szCs w:val="24"/>
      <w:lang w:val="en-US"/>
      <w14:ligatures w14:val="standardContextual"/>
    </w:rPr>
  </w:style>
  <w:style w:type="paragraph" w:styleId="Subtitle">
    <w:name w:val="Subtitle"/>
    <w:basedOn w:val="Normal"/>
    <w:next w:val="Normal"/>
    <w:link w:val="SubtitleChar"/>
    <w:uiPriority w:val="11"/>
    <w:qFormat/>
    <w:pPr>
      <w:pPrChange w:id="9" w:author="Comparison" w:date="2026-09-25T20:01:00Z">
        <w:pPr>
          <w:spacing w:after="160" w:line="278" w:lineRule="auto"/>
        </w:pPr>
      </w:pPrChange>
    </w:pPr>
    <w:rPr>
      <w:rFonts w:ascii="Calibri Light"/>
      <w:color w:val="000000" w:themeColor="dark1"/>
      <w:sz w:val="32"/>
      <w:rPrChange w:id="9" w:author="Comparison" w:date="2026-09-25T20:01:00Z">
        <w:rPr>
          <w:rFonts w:ascii="Calibri Light" w:eastAsiaTheme="minorEastAsia" w:hAnsiTheme="minorHAnsi" w:cstheme="minorBidi"/>
          <w:color w:val="000000" w:themeColor="dark1"/>
          <w:kern w:val="2"/>
          <w:sz w:val="32"/>
          <w:szCs w:val="24"/>
          <w:lang w:val="en-US" w:eastAsia="en-US" w:bidi="ar-SA"/>
          <w14:ligatures w14:val="standardContextual"/>
        </w:rPr>
      </w:rPrChange>
    </w:rPr>
  </w:style>
  <w:style w:type="character" w:customStyle="1" w:styleId="SubtitleChar">
    <w:name w:val="Subtitle Char"/>
    <w:basedOn w:val="DefaultParagraphFont"/>
    <w:link w:val="Subtitle"/>
    <w:uiPriority w:val="11"/>
    <w:rsid w:val="00047228"/>
    <w:rPr>
      <w:rFonts w:ascii="Calibri Light" w:eastAsiaTheme="minorEastAsia"/>
      <w:color w:val="000000" w:themeColor="dark1"/>
      <w:kern w:val="2"/>
      <w:sz w:val="3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716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B635CB64094342A68D7D9D7ADFCBAA" ma:contentTypeVersion="11" ma:contentTypeDescription="Create a new document." ma:contentTypeScope="" ma:versionID="d59f654e0d6bcc4bba182efd590a88f1">
  <xsd:schema xmlns:xsd="http://www.w3.org/2001/XMLSchema" xmlns:xs="http://www.w3.org/2001/XMLSchema" xmlns:p="http://schemas.microsoft.com/office/2006/metadata/properties" xmlns:ns2="763bbdc0-ec56-4fff-8ebb-064e188bdae0" xmlns:ns3="706c66fd-205d-4b90-a6ea-f55be544d6df" targetNamespace="http://schemas.microsoft.com/office/2006/metadata/properties" ma:root="true" ma:fieldsID="47bc801525d8f9e8b012a7e2fb99e809" ns2:_="" ns3:_="">
    <xsd:import namespace="763bbdc0-ec56-4fff-8ebb-064e188bdae0"/>
    <xsd:import namespace="706c66fd-205d-4b90-a6ea-f55be544d6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bbdc0-ec56-4fff-8ebb-064e188bd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6c66fd-205d-4b90-a6ea-f55be544d6d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8BEBB2-F4DE-4F3E-83E3-7F28183DED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0804185-8510-4900-B94C-B58C229F4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bbdc0-ec56-4fff-8ebb-064e188bdae0"/>
    <ds:schemaRef ds:uri="706c66fd-205d-4b90-a6ea-f55be544d6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EABC60-3901-4373-B135-BA9C35D34A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Moira Mawuru</dc:creator>
  <cp:keywords/>
  <dc:description/>
  <cp:lastModifiedBy>Arthur Souza Rodrigues</cp:lastModifiedBy>
  <cp:revision>1</cp:revision>
  <dcterms:created xsi:type="dcterms:W3CDTF">2020-05-12T14:12:00Z</dcterms:created>
  <dcterms:modified xsi:type="dcterms:W3CDTF">2026-09-26T00:01:00Z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0x010100B8B635CB64094342A68D7D9D7ADFCBAA</vt:lpwstr>
  </property>
  <property fmtid="{D5CDD505-2E9C-101B-9397-08002B2CF9AE}" pid="3" name="Order">
    <vt:r8>100</vt:r8>
  </property>
</Properties>
</file>