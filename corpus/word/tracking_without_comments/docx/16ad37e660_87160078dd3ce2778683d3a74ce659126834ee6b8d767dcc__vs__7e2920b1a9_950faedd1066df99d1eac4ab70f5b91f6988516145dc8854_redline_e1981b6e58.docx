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2E2667" w14:textId="77777777" w:rsidR="009D2BDC" w:rsidRPr="00393538" w:rsidRDefault="00393538" w:rsidP="00393538">
      <w:pPr>
        <w:contextualSpacing/>
        <w:jc w:val="right"/>
        <w:rPr>
          <w:del w:id="12" w:author="Mark KANE" w:date="2026-09-25T20:00:00Z" w16du:dateUtc="2026-09-26T00:00:00Z"/>
          <w:b/>
          <w:sz w:val="28"/>
          <w:szCs w:val="28"/>
        </w:rPr>
      </w:pPr>
      <w:del w:id="13" w:author="Mark KANE" w:date="2026-09-25T20:00:00Z" w16du:dateUtc="2026-09-26T00:00:00Z">
        <w:r w:rsidRPr="00393538">
          <w:rPr>
            <w:b/>
            <w:sz w:val="28"/>
            <w:szCs w:val="28"/>
          </w:rPr>
          <w:delText>Mortgage Statement</w:delText>
        </w:r>
      </w:del>
    </w:p>
    <w:p w14:paraId="3283EDB5" w14:textId="77777777" w:rsidR="00393538" w:rsidRDefault="00393538" w:rsidP="00393538">
      <w:pPr>
        <w:contextualSpacing/>
        <w:jc w:val="right"/>
        <w:rPr>
          <w:del w:id="14" w:author="Mark KANE" w:date="2026-09-25T20:00:00Z" w16du:dateUtc="2026-09-26T00:00:00Z"/>
        </w:rPr>
      </w:pPr>
      <w:del w:id="15" w:author="Mark KANE" w:date="2026-09-25T20:00:00Z" w16du:dateUtc="2026-09-26T00:00:00Z">
        <w:r>
          <w:delText>Statement Date:  _______</w:delText>
        </w:r>
      </w:del>
    </w:p>
    <w:p w14:paraId="0A43143F" w14:textId="77777777" w:rsidR="00393538" w:rsidRDefault="00393538" w:rsidP="00393538">
      <w:pPr>
        <w:contextualSpacing/>
        <w:jc w:val="right"/>
        <w:rPr>
          <w:del w:id="16" w:author="Mark KANE" w:date="2026-09-25T20:00:00Z" w16du:dateUtc="2026-09-26T00:00:00Z"/>
        </w:rPr>
      </w:pPr>
    </w:p>
    <w:p w14:paraId="4A6C600C" w14:textId="77777777" w:rsidR="00393538" w:rsidRPr="00393538" w:rsidRDefault="00393538" w:rsidP="00393538">
      <w:pPr>
        <w:contextualSpacing/>
        <w:rPr>
          <w:del w:id="17" w:author="Mark KANE" w:date="2026-09-25T20:00:00Z" w16du:dateUtc="2026-09-26T00:00:00Z"/>
          <w:b/>
        </w:rPr>
      </w:pPr>
      <w:del w:id="18" w:author="Mark KANE" w:date="2026-09-25T20:00:00Z" w16du:dateUtc="2026-09-26T00:00:00Z">
        <w:r w:rsidRPr="00393538">
          <w:rPr>
            <w:b/>
          </w:rPr>
          <w:delText>[</w:delText>
        </w:r>
        <w:r w:rsidR="0006173D">
          <w:rPr>
            <w:b/>
          </w:rPr>
          <w:delText xml:space="preserve">Servicer </w:delText>
        </w:r>
        <w:r w:rsidRPr="00393538">
          <w:rPr>
            <w:b/>
          </w:rPr>
          <w:delText>Name]</w:delText>
        </w:r>
      </w:del>
    </w:p>
    <w:p w14:paraId="3AAD77D0" w14:textId="77777777" w:rsidR="00393538" w:rsidRDefault="00393538" w:rsidP="00393538">
      <w:pPr>
        <w:contextualSpacing/>
        <w:rPr>
          <w:del w:id="19" w:author="Mark KANE" w:date="2026-09-25T20:00:00Z" w16du:dateUtc="2026-09-26T00:00:00Z"/>
        </w:rPr>
      </w:pPr>
      <w:del w:id="20" w:author="Mark KANE" w:date="2026-09-25T20:00:00Z" w16du:dateUtc="2026-09-26T00:00:00Z">
        <w:r>
          <w:delText>Customer Service:  [PHONE NUMBER]</w:delText>
        </w:r>
      </w:del>
    </w:p>
    <w:p w14:paraId="2BDA3D08" w14:textId="77777777" w:rsidR="00393538" w:rsidRDefault="004F669F" w:rsidP="00393538">
      <w:pPr>
        <w:contextualSpacing/>
        <w:rPr>
          <w:del w:id="21" w:author="Mark KANE" w:date="2026-09-25T20:00:00Z" w16du:dateUtc="2026-09-26T00:00:00Z"/>
        </w:rPr>
      </w:pPr>
      <w:del w:id="22" w:author="Mark KANE" w:date="2026-09-25T20:00:00Z" w16du:dateUtc="2026-09-26T00:00:00Z"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9264" behindDoc="0" locked="0" layoutInCell="1" allowOverlap="1" wp14:anchorId="02341CE4" wp14:editId="24451B51">
                  <wp:simplePos x="0" y="0"/>
                  <wp:positionH relativeFrom="column">
                    <wp:posOffset>2895600</wp:posOffset>
                  </wp:positionH>
                  <wp:positionV relativeFrom="paragraph">
                    <wp:posOffset>149860</wp:posOffset>
                  </wp:positionV>
                  <wp:extent cx="3329940" cy="891540"/>
                  <wp:effectExtent l="0" t="0" r="22860" b="22860"/>
                  <wp:wrapSquare wrapText="bothSides"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329940" cy="891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0B09D7" w14:textId="77777777" w:rsidR="00393538" w:rsidRDefault="00393538" w:rsidP="00393538">
                              <w:pPr>
                                <w:contextualSpacing/>
                                <w:rPr>
                                  <w:del w:id="23" w:author="Mark KANE" w:date="2026-09-25T20:00:00Z" w16du:dateUtc="2026-09-26T00:00:00Z"/>
                                </w:rPr>
                              </w:pPr>
                              <w:del w:id="24" w:author="Mark KANE" w:date="2026-09-25T20:00:00Z" w16du:dateUtc="2026-09-26T00:00:00Z">
                                <w:r>
                                  <w:delText xml:space="preserve">Account Number </w:delText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  <w:delText>____________</w:delText>
                                </w:r>
                              </w:del>
                            </w:p>
                            <w:p w14:paraId="17855A05" w14:textId="77777777" w:rsidR="00393538" w:rsidRDefault="00393538" w:rsidP="00393538">
                              <w:pPr>
                                <w:contextualSpacing/>
                                <w:rPr>
                                  <w:del w:id="25" w:author="Mark KANE" w:date="2026-09-25T20:00:00Z" w16du:dateUtc="2026-09-26T00:00:00Z"/>
                                </w:rPr>
                              </w:pPr>
                              <w:del w:id="26" w:author="Mark KANE" w:date="2026-09-25T20:00:00Z" w16du:dateUtc="2026-09-26T00:00:00Z">
                                <w:r>
                                  <w:delText xml:space="preserve">Payment Due Date </w:delText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  <w:delText>____________</w:delText>
                                </w:r>
                              </w:del>
                            </w:p>
                            <w:p w14:paraId="71DB2E48" w14:textId="77777777" w:rsidR="00393538" w:rsidRDefault="00393538" w:rsidP="00393538">
                              <w:pPr>
                                <w:contextualSpacing/>
                                <w:rPr>
                                  <w:del w:id="27" w:author="Mark KANE" w:date="2026-09-25T20:00:00Z" w16du:dateUtc="2026-09-26T00:00:00Z"/>
                                  <w:b/>
                                </w:rPr>
                              </w:pPr>
                              <w:del w:id="28" w:author="Mark KANE" w:date="2026-09-25T20:00:00Z" w16du:dateUtc="2026-09-26T00:00:00Z">
                                <w:r>
                                  <w:rPr>
                                    <w:b/>
                                  </w:rPr>
                                  <w:delText>Amount Due</w:delTex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delText>____________</w:delText>
                                </w:r>
                              </w:del>
                            </w:p>
                            <w:p w14:paraId="008B7067" w14:textId="77777777" w:rsidR="00393538" w:rsidRDefault="00393538" w:rsidP="00393538">
                              <w:pPr>
                                <w:rPr>
                                  <w:del w:id="29" w:author="Mark KANE" w:date="2026-09-25T20:00:00Z" w16du:dateUtc="2026-09-26T00:00:00Z"/>
                                </w:rPr>
                              </w:pPr>
                              <w:del w:id="30" w:author="Mark KANE" w:date="2026-09-25T20:00:00Z" w16du:dateUtc="2026-09-26T00:00:00Z"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delText>If payment is received after [DATE], $____ late fee will be charged.</w:delText>
                                </w:r>
                              </w:del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2341CE4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228pt;margin-top:11.8pt;width:262.2pt;height:70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">
                  <v:textbox>
                    <w:txbxContent>
                      <w:p w14:paraId="590B09D7" w14:textId="77777777" w:rsidR="00393538" w:rsidRDefault="00393538" w:rsidP="00393538">
                        <w:pPr>
                          <w:contextualSpacing/>
                          <w:rPr>
                            <w:del w:id="31" w:author="Mark KANE" w:date="2026-09-25T20:00:00Z" w16du:dateUtc="2026-09-26T00:00:00Z"/>
                          </w:rPr>
                        </w:pPr>
                        <w:del w:id="32" w:author="Mark KANE" w:date="2026-09-25T20:00:00Z" w16du:dateUtc="2026-09-26T00:00:00Z">
                          <w:r>
                            <w:delText xml:space="preserve">Account Number </w:delText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  <w:delText>____________</w:delText>
                          </w:r>
                        </w:del>
                      </w:p>
                      <w:p w14:paraId="17855A05" w14:textId="77777777" w:rsidR="00393538" w:rsidRDefault="00393538" w:rsidP="00393538">
                        <w:pPr>
                          <w:contextualSpacing/>
                          <w:rPr>
                            <w:del w:id="33" w:author="Mark KANE" w:date="2026-09-25T20:00:00Z" w16du:dateUtc="2026-09-26T00:00:00Z"/>
                          </w:rPr>
                        </w:pPr>
                        <w:del w:id="34" w:author="Mark KANE" w:date="2026-09-25T20:00:00Z" w16du:dateUtc="2026-09-26T00:00:00Z">
                          <w:r>
                            <w:delText xml:space="preserve">Payment Due Date </w:delText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  <w:delText>____________</w:delText>
                          </w:r>
                        </w:del>
                      </w:p>
                      <w:p w14:paraId="71DB2E48" w14:textId="77777777" w:rsidR="00393538" w:rsidRDefault="00393538" w:rsidP="00393538">
                        <w:pPr>
                          <w:contextualSpacing/>
                          <w:rPr>
                            <w:del w:id="35" w:author="Mark KANE" w:date="2026-09-25T20:00:00Z" w16du:dateUtc="2026-09-26T00:00:00Z"/>
                            <w:b/>
                          </w:rPr>
                        </w:pPr>
                        <w:del w:id="36" w:author="Mark KANE" w:date="2026-09-25T20:00:00Z" w16du:dateUtc="2026-09-26T00:00:00Z">
                          <w:r>
                            <w:rPr>
                              <w:b/>
                            </w:rPr>
                            <w:delText>Amount Due</w:delTex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  <w:delText>____________</w:delText>
                          </w:r>
                        </w:del>
                      </w:p>
                      <w:p w14:paraId="008B7067" w14:textId="77777777" w:rsidR="00393538" w:rsidRDefault="00393538" w:rsidP="00393538">
                        <w:pPr>
                          <w:rPr>
                            <w:del w:id="37" w:author="Mark KANE" w:date="2026-09-25T20:00:00Z" w16du:dateUtc="2026-09-26T00:00:00Z"/>
                          </w:rPr>
                        </w:pPr>
                        <w:del w:id="38" w:author="Mark KANE" w:date="2026-09-25T20:00:00Z" w16du:dateUtc="2026-09-26T00:00:00Z">
                          <w:r>
                            <w:rPr>
                              <w:i/>
                              <w:sz w:val="18"/>
                              <w:szCs w:val="18"/>
                            </w:rPr>
                            <w:delText>If payment is received after [DATE], $____ late fee will be charged.</w:delText>
                          </w:r>
                        </w:del>
                      </w:p>
                    </w:txbxContent>
                  </v:textbox>
                  <w10:wrap type="square"/>
                </v:shape>
              </w:pict>
            </mc:Fallback>
          </mc:AlternateContent>
        </w:r>
        <w:r w:rsidR="00393538">
          <w:delText>[WEBSITE]</w:delText>
        </w:r>
      </w:del>
    </w:p>
    <w:p w14:paraId="6E6426E8" w14:textId="77777777" w:rsidR="00393538" w:rsidRDefault="00393538" w:rsidP="00393538">
      <w:pPr>
        <w:contextualSpacing/>
        <w:rPr>
          <w:del w:id="39" w:author="Mark KANE" w:date="2026-09-25T20:00:00Z" w16du:dateUtc="2026-09-26T00:00:00Z"/>
        </w:rPr>
      </w:pPr>
    </w:p>
    <w:p w14:paraId="13358BAB" w14:textId="77777777" w:rsidR="00393538" w:rsidRDefault="00393538" w:rsidP="00393538">
      <w:pPr>
        <w:contextualSpacing/>
        <w:rPr>
          <w:del w:id="40" w:author="Mark KANE" w:date="2026-09-25T20:00:00Z" w16du:dateUtc="2026-09-26T00:00:00Z"/>
        </w:rPr>
      </w:pPr>
      <w:del w:id="41" w:author="Mark KANE" w:date="2026-09-25T20:00:00Z" w16du:dateUtc="2026-09-26T00:00:00Z">
        <w:r>
          <w:delText>[Borrower Name and Address]</w:delText>
        </w:r>
        <w:r>
          <w:tab/>
        </w:r>
        <w:r>
          <w:tab/>
        </w:r>
        <w:r>
          <w:tab/>
        </w:r>
      </w:del>
    </w:p>
    <w:p w14:paraId="083BDC7E" w14:textId="77777777" w:rsidR="00393538" w:rsidRDefault="00393538" w:rsidP="00393538">
      <w:pPr>
        <w:contextualSpacing/>
        <w:rPr>
          <w:del w:id="42" w:author="Mark KANE" w:date="2026-09-25T20:00:00Z" w16du:dateUtc="2026-09-26T00:00:00Z"/>
        </w:rPr>
      </w:pPr>
    </w:p>
    <w:p w14:paraId="7B86782E" w14:textId="77777777" w:rsidR="00393538" w:rsidRDefault="00393538" w:rsidP="00393538">
      <w:pPr>
        <w:contextualSpacing/>
        <w:rPr>
          <w:del w:id="43" w:author="Mark KANE" w:date="2026-09-25T20:00:00Z" w16du:dateUtc="2026-09-26T00:00:00Z"/>
          <w:i/>
          <w:sz w:val="18"/>
          <w:szCs w:val="18"/>
        </w:rPr>
      </w:pPr>
      <w:del w:id="44" w:author="Mark KANE" w:date="2026-09-25T20:00:00Z" w16du:dateUtc="2026-09-26T00:00:00Z">
        <w:r>
          <w:rPr>
            <w:i/>
            <w:sz w:val="18"/>
            <w:szCs w:val="18"/>
          </w:rPr>
          <w:delText xml:space="preserve"> </w:delText>
        </w:r>
      </w:del>
    </w:p>
    <w:p w14:paraId="70BD7591" w14:textId="77777777" w:rsidR="00393538" w:rsidRPr="00C04855" w:rsidRDefault="00393538" w:rsidP="00C04855">
      <w:pPr>
        <w:spacing w:before="7"/>
        <w:jc w:val="center"/>
        <w:rPr>
          <w:rFonts w:asciiTheme="minorHAnsi" w:hAnsiTheme="minorHAnsi"/>
          <w:sz w:val="24"/>
          <w:rPrChange w:id="45" w:author="Mark KANE" w:date="2026-09-25T20:00:00Z" w16du:dateUtc="2026-09-26T00:00:00Z">
            <w:rPr>
              <w:i/>
              <w:sz w:val="18"/>
              <w:szCs w:val="18"/>
            </w:rPr>
          </w:rPrChange>
        </w:rPr>
        <w:pPrChange w:id="46" w:author="Mark KANE" w:date="2026-09-25T20:00:00Z" w16du:dateUtc="2026-09-26T00:00:00Z">
          <w:pPr>
            <w:contextualSpacing/>
          </w:pPr>
        </w:pPrChange>
      </w:pPr>
    </w:p>
    <w:tbl>
      <w:tblPr>
        <w:tblW w:w="108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800"/>
        <w:gridCol w:w="2252"/>
        <w:gridCol w:w="2251"/>
        <w:gridCol w:w="1799"/>
        <w:gridCol w:w="455"/>
        <w:gridCol w:w="2251"/>
        <w:tblGridChange w:id="47">
          <w:tblGrid>
            <w:gridCol w:w="1800"/>
            <w:gridCol w:w="1177"/>
            <w:gridCol w:w="1075"/>
            <w:gridCol w:w="48"/>
            <w:gridCol w:w="460"/>
            <w:gridCol w:w="1743"/>
            <w:gridCol w:w="879"/>
            <w:gridCol w:w="778"/>
            <w:gridCol w:w="142"/>
            <w:gridCol w:w="1703"/>
            <w:gridCol w:w="1003"/>
          </w:tblGrid>
        </w:tblGridChange>
      </w:tblGrid>
      <w:tr w:rsidR="00DC56A6" w:rsidRPr="00C04855" w14:paraId="6C6F3BC0" w14:textId="77777777" w:rsidTr="00B44E5C">
        <w:trPr>
          <w:trHeight w:val="63"/>
          <w:jc w:val="center"/>
          <w:ins w:id="48" w:author="Mark KANE" w:date="2026-09-25T20:00:00Z" w16du:dateUtc="2026-09-26T00:00:00Z"/>
        </w:trPr>
        <w:tc>
          <w:tcPr>
            <w:tcW w:w="10808" w:type="dxa"/>
            <w:gridSpan w:val="6"/>
            <w:vAlign w:val="center"/>
          </w:tcPr>
          <w:p w14:paraId="210F8BB4" w14:textId="77777777" w:rsidR="00DC56A6" w:rsidRPr="00C04855" w:rsidRDefault="00DC56A6" w:rsidP="00272E7B">
            <w:pPr>
              <w:pStyle w:val="TableParagraph"/>
              <w:spacing w:before="1" w:line="360" w:lineRule="auto"/>
              <w:ind w:left="22" w:right="115"/>
              <w:jc w:val="center"/>
              <w:rPr>
                <w:ins w:id="49" w:author="Mark KANE" w:date="2026-09-25T20:00:00Z" w16du:dateUtc="2026-09-26T00:00:00Z"/>
                <w:rFonts w:asciiTheme="minorHAnsi" w:hAnsiTheme="minorHAnsi" w:cstheme="minorHAnsi"/>
                <w:sz w:val="16"/>
              </w:rPr>
            </w:pPr>
            <w:ins w:id="50" w:author="Mark KANE" w:date="2026-09-25T20:00:00Z" w16du:dateUtc="2026-09-26T00:00:00Z">
              <w:r w:rsidRPr="00855E1C">
                <w:rPr>
                  <w:rFonts w:asciiTheme="minorHAnsi" w:hAnsiTheme="minorHAnsi" w:cstheme="minorHAnsi"/>
                  <w:sz w:val="16"/>
                </w:rPr>
                <w:t xml:space="preserve">This Form is for the use </w:t>
              </w:r>
              <w:r w:rsidR="001413AA">
                <w:rPr>
                  <w:rFonts w:asciiTheme="minorHAnsi" w:hAnsiTheme="minorHAnsi" w:cstheme="minorHAnsi"/>
                  <w:sz w:val="16"/>
                </w:rPr>
                <w:t>by</w:t>
              </w:r>
              <w:r w:rsidRPr="00855E1C">
                <w:rPr>
                  <w:rFonts w:asciiTheme="minorHAnsi" w:hAnsiTheme="minorHAnsi" w:cstheme="minorHAnsi"/>
                  <w:sz w:val="16"/>
                </w:rPr>
                <w:t xml:space="preserve"> </w:t>
              </w:r>
              <w:r w:rsidRPr="00855E1C">
                <w:rPr>
                  <w:rFonts w:asciiTheme="minorHAnsi" w:hAnsiTheme="minorHAnsi" w:cstheme="minorHAnsi"/>
                  <w:b/>
                  <w:sz w:val="16"/>
                </w:rPr>
                <w:t xml:space="preserve">UAS </w:t>
              </w:r>
              <w:r w:rsidR="001413AA">
                <w:rPr>
                  <w:rFonts w:asciiTheme="minorHAnsi" w:hAnsiTheme="minorHAnsi" w:cstheme="minorHAnsi"/>
                  <w:b/>
                  <w:sz w:val="16"/>
                </w:rPr>
                <w:t>Operators</w:t>
              </w:r>
              <w:r w:rsidRPr="00855E1C">
                <w:rPr>
                  <w:rFonts w:asciiTheme="minorHAnsi" w:hAnsiTheme="minorHAnsi" w:cstheme="minorHAnsi"/>
                  <w:sz w:val="16"/>
                </w:rPr>
                <w:t xml:space="preserve"> when applying to the </w:t>
              </w:r>
              <w:r w:rsidR="001A49E3">
                <w:rPr>
                  <w:rFonts w:asciiTheme="minorHAnsi" w:hAnsiTheme="minorHAnsi" w:cstheme="minorHAnsi"/>
                  <w:sz w:val="16"/>
                </w:rPr>
                <w:t xml:space="preserve">relevant UAS Geographical Zone </w:t>
              </w:r>
              <w:r w:rsidR="00A633DC">
                <w:rPr>
                  <w:rFonts w:asciiTheme="minorHAnsi" w:hAnsiTheme="minorHAnsi" w:cstheme="minorHAnsi"/>
                  <w:sz w:val="16"/>
                </w:rPr>
                <w:t>Authority</w:t>
              </w:r>
              <w:r w:rsidRPr="00855E1C">
                <w:rPr>
                  <w:rFonts w:asciiTheme="minorHAnsi" w:hAnsiTheme="minorHAnsi" w:cstheme="minorHAnsi"/>
                  <w:sz w:val="16"/>
                </w:rPr>
                <w:t xml:space="preserve"> to conduct UAS Operations within </w:t>
              </w:r>
              <w:r w:rsidR="001A49E3" w:rsidRPr="001A49E3">
                <w:rPr>
                  <w:rFonts w:asciiTheme="minorHAnsi" w:hAnsiTheme="minorHAnsi" w:cstheme="minorHAnsi"/>
                  <w:sz w:val="16"/>
                </w:rPr>
                <w:t xml:space="preserve">UAS Geographical Zone Prohibited </w:t>
              </w:r>
              <w:r w:rsidR="001413AA">
                <w:rPr>
                  <w:rFonts w:asciiTheme="minorHAnsi" w:hAnsiTheme="minorHAnsi" w:cstheme="minorHAnsi"/>
                  <w:sz w:val="16"/>
                </w:rPr>
                <w:t xml:space="preserve">or Restricted </w:t>
              </w:r>
              <w:r w:rsidR="001A49E3" w:rsidRPr="001A49E3">
                <w:rPr>
                  <w:rFonts w:asciiTheme="minorHAnsi" w:hAnsiTheme="minorHAnsi" w:cstheme="minorHAnsi"/>
                  <w:sz w:val="16"/>
                </w:rPr>
                <w:t>Area</w:t>
              </w:r>
              <w:r w:rsidR="004B03C3">
                <w:rPr>
                  <w:rFonts w:asciiTheme="minorHAnsi" w:hAnsiTheme="minorHAnsi" w:cstheme="minorHAnsi"/>
                  <w:sz w:val="16"/>
                </w:rPr>
                <w:t>*</w:t>
              </w:r>
              <w:r w:rsidR="00CC6B96">
                <w:rPr>
                  <w:rFonts w:asciiTheme="minorHAnsi" w:hAnsiTheme="minorHAnsi" w:cstheme="minorHAnsi"/>
                  <w:sz w:val="16"/>
                </w:rPr>
                <w:t xml:space="preserve">. </w:t>
              </w:r>
              <w:r w:rsidR="007F6428">
                <w:rPr>
                  <w:rFonts w:asciiTheme="minorHAnsi" w:hAnsiTheme="minorHAnsi" w:cstheme="minorHAnsi"/>
                  <w:sz w:val="16"/>
                </w:rPr>
                <w:t xml:space="preserve">Contact details available on </w:t>
              </w:r>
              <w:r w:rsidR="00CC6B96">
                <w:rPr>
                  <w:rFonts w:asciiTheme="minorHAnsi" w:hAnsiTheme="minorHAnsi" w:cstheme="minorHAnsi"/>
                  <w:sz w:val="16"/>
                </w:rPr>
                <w:t xml:space="preserve"> </w:t>
              </w:r>
              <w:r w:rsidR="00CB36AB">
                <w:fldChar w:fldCharType="begin"/>
              </w:r>
              <w:r w:rsidR="00CB36AB">
                <w:instrText>HYPERLINK "https://www.iaa.ie/drones/uas-geographic-zones"</w:instrText>
              </w:r>
              <w:r w:rsidR="00CB36AB">
                <w:fldChar w:fldCharType="separate"/>
              </w:r>
              <w:r w:rsidR="00CB36AB" w:rsidRPr="00833CC6">
                <w:rPr>
                  <w:rStyle w:val="Hyperlink"/>
                  <w:rFonts w:asciiTheme="minorHAnsi" w:hAnsiTheme="minorHAnsi" w:cstheme="minorHAnsi"/>
                  <w:sz w:val="16"/>
                </w:rPr>
                <w:t>https://www.iaa.ie/drones/uas-geographic-zones</w:t>
              </w:r>
              <w:r w:rsidR="00CB36AB">
                <w:fldChar w:fldCharType="end"/>
              </w:r>
              <w:r w:rsidR="00CB36AB">
                <w:rPr>
                  <w:rFonts w:asciiTheme="minorHAnsi" w:hAnsiTheme="minorHAnsi" w:cstheme="minorHAnsi"/>
                  <w:sz w:val="16"/>
                </w:rPr>
                <w:t xml:space="preserve">. </w:t>
              </w:r>
            </w:ins>
          </w:p>
        </w:tc>
      </w:tr>
      <w:tr w:rsidR="00DC56A6" w:rsidRPr="00C04855" w14:paraId="19AFE219" w14:textId="77777777" w:rsidTr="00B44E5C">
        <w:trPr>
          <w:trHeight w:val="275"/>
          <w:jc w:val="center"/>
          <w:ins w:id="51" w:author="Mark KANE" w:date="2026-09-25T20:00:00Z" w16du:dateUtc="2026-09-26T00:00:00Z"/>
        </w:trPr>
        <w:tc>
          <w:tcPr>
            <w:tcW w:w="10808" w:type="dxa"/>
            <w:gridSpan w:val="6"/>
            <w:shd w:val="clear" w:color="auto" w:fill="323E4F" w:themeFill="text2" w:themeFillShade="BF"/>
            <w:vAlign w:val="center"/>
          </w:tcPr>
          <w:p w14:paraId="19CAF1ED" w14:textId="77777777" w:rsidR="00DC56A6" w:rsidRPr="00C04855" w:rsidRDefault="00DC56A6" w:rsidP="00272E7B">
            <w:pPr>
              <w:pStyle w:val="TableParagraph"/>
              <w:tabs>
                <w:tab w:val="left" w:pos="4050"/>
              </w:tabs>
              <w:spacing w:line="360" w:lineRule="auto"/>
              <w:ind w:left="7"/>
              <w:jc w:val="center"/>
              <w:rPr>
                <w:ins w:id="52" w:author="Mark KANE" w:date="2026-09-25T20:00:00Z" w16du:dateUtc="2026-09-26T00:00:00Z"/>
                <w:rFonts w:asciiTheme="minorHAnsi" w:hAnsiTheme="minorHAnsi" w:cstheme="minorHAnsi"/>
                <w:b/>
                <w:szCs w:val="20"/>
              </w:rPr>
            </w:pPr>
            <w:ins w:id="53" w:author="Mark KANE" w:date="2026-09-25T20:00:00Z" w16du:dateUtc="2026-09-26T00:00:00Z">
              <w:r w:rsidRPr="00C04855">
                <w:rPr>
                  <w:rFonts w:asciiTheme="minorHAnsi" w:hAnsiTheme="minorHAnsi" w:cstheme="minorHAnsi"/>
                  <w:b/>
                  <w:szCs w:val="20"/>
                </w:rPr>
                <w:t xml:space="preserve">UAS </w:t>
              </w:r>
              <w:r w:rsidR="001413AA">
                <w:rPr>
                  <w:rFonts w:asciiTheme="minorHAnsi" w:hAnsiTheme="minorHAnsi" w:cstheme="minorHAnsi"/>
                  <w:b/>
                  <w:szCs w:val="20"/>
                </w:rPr>
                <w:t>Operations</w:t>
              </w:r>
              <w:r w:rsidRPr="00C04855">
                <w:rPr>
                  <w:rFonts w:asciiTheme="minorHAnsi" w:hAnsiTheme="minorHAnsi" w:cstheme="minorHAnsi"/>
                  <w:b/>
                  <w:spacing w:val="-12"/>
                  <w:szCs w:val="20"/>
                </w:rPr>
                <w:t xml:space="preserve"> </w:t>
              </w:r>
              <w:r w:rsidRPr="00C04855">
                <w:rPr>
                  <w:rFonts w:asciiTheme="minorHAnsi" w:hAnsiTheme="minorHAnsi" w:cstheme="minorHAnsi"/>
                  <w:b/>
                  <w:szCs w:val="20"/>
                </w:rPr>
                <w:t>Application</w:t>
              </w:r>
              <w:r w:rsidRPr="00C04855">
                <w:rPr>
                  <w:rFonts w:asciiTheme="minorHAnsi" w:hAnsiTheme="minorHAnsi" w:cstheme="minorHAnsi"/>
                  <w:b/>
                  <w:spacing w:val="-4"/>
                  <w:szCs w:val="20"/>
                </w:rPr>
                <w:t xml:space="preserve"> </w:t>
              </w:r>
              <w:r w:rsidRPr="00C04855">
                <w:rPr>
                  <w:rFonts w:asciiTheme="minorHAnsi" w:hAnsiTheme="minorHAnsi" w:cstheme="minorHAnsi"/>
                  <w:b/>
                  <w:szCs w:val="20"/>
                </w:rPr>
                <w:t>Form</w:t>
              </w:r>
              <w:r w:rsidR="001A49E3">
                <w:rPr>
                  <w:rFonts w:asciiTheme="minorHAnsi" w:hAnsiTheme="minorHAnsi" w:cstheme="minorHAnsi"/>
                  <w:b/>
                  <w:szCs w:val="20"/>
                </w:rPr>
                <w:t xml:space="preserve"> - </w:t>
              </w:r>
              <w:r w:rsidR="001A49E3" w:rsidRPr="001A49E3">
                <w:rPr>
                  <w:rFonts w:asciiTheme="minorHAnsi" w:hAnsiTheme="minorHAnsi" w:cstheme="minorHAnsi"/>
                  <w:b/>
                  <w:szCs w:val="20"/>
                </w:rPr>
                <w:t xml:space="preserve">UAS Geographical Zone Prohibited </w:t>
              </w:r>
              <w:r w:rsidR="004C3110">
                <w:rPr>
                  <w:rFonts w:asciiTheme="minorHAnsi" w:hAnsiTheme="minorHAnsi" w:cstheme="minorHAnsi"/>
                  <w:b/>
                  <w:szCs w:val="20"/>
                </w:rPr>
                <w:t xml:space="preserve">/ Restricted </w:t>
              </w:r>
              <w:r w:rsidR="001A49E3" w:rsidRPr="001A49E3">
                <w:rPr>
                  <w:rFonts w:asciiTheme="minorHAnsi" w:hAnsiTheme="minorHAnsi" w:cstheme="minorHAnsi"/>
                  <w:b/>
                  <w:szCs w:val="20"/>
                </w:rPr>
                <w:t>Area</w:t>
              </w:r>
            </w:ins>
          </w:p>
        </w:tc>
      </w:tr>
      <w:tr w:rsidR="00DC56A6" w:rsidRPr="00C04855" w14:paraId="15BDDE3C" w14:textId="77777777" w:rsidTr="00B44E5C">
        <w:trPr>
          <w:trHeight w:val="137"/>
          <w:jc w:val="center"/>
          <w:ins w:id="54" w:author="Mark KANE" w:date="2026-09-25T20:00:00Z" w16du:dateUtc="2026-09-26T00:00:00Z"/>
        </w:trPr>
        <w:tc>
          <w:tcPr>
            <w:tcW w:w="4774" w:type="dxa"/>
            <w:shd w:val="clear" w:color="auto" w:fill="D5DCE4" w:themeFill="text2" w:themeFillTint="33"/>
            <w:vAlign w:val="center"/>
          </w:tcPr>
          <w:p w14:paraId="24CB5A5D" w14:textId="77777777" w:rsidR="00DC56A6" w:rsidRPr="00C04855" w:rsidRDefault="00DC56A6" w:rsidP="00272E7B">
            <w:pPr>
              <w:pStyle w:val="TableParagraph"/>
              <w:spacing w:line="360" w:lineRule="auto"/>
              <w:rPr>
                <w:ins w:id="55" w:author="Mark KANE" w:date="2026-09-25T20:00:00Z" w16du:dateUtc="2026-09-26T00:00:00Z"/>
                <w:rFonts w:asciiTheme="minorHAnsi" w:hAnsiTheme="minorHAnsi" w:cstheme="minorHAnsi"/>
                <w:b/>
                <w:bCs/>
                <w:szCs w:val="20"/>
              </w:rPr>
            </w:pPr>
            <w:ins w:id="56" w:author="Mark KANE" w:date="2026-09-25T20:00:00Z" w16du:dateUtc="2026-09-26T00:00:00Z">
              <w:r w:rsidRPr="00C04855">
                <w:rPr>
                  <w:rFonts w:asciiTheme="minorHAnsi" w:hAnsiTheme="minorHAnsi" w:cstheme="minorHAnsi"/>
                  <w:b/>
                  <w:bCs/>
                  <w:szCs w:val="20"/>
                </w:rPr>
                <w:t>Operator Name</w:t>
              </w:r>
            </w:ins>
          </w:p>
        </w:tc>
        <w:tc>
          <w:tcPr>
            <w:tcW w:w="6034" w:type="dxa"/>
            <w:gridSpan w:val="5"/>
            <w:vAlign w:val="center"/>
          </w:tcPr>
          <w:p w14:paraId="28566718" w14:textId="77777777" w:rsidR="00DC56A6" w:rsidRPr="00C04855" w:rsidRDefault="00DC56A6" w:rsidP="00272E7B">
            <w:pPr>
              <w:pStyle w:val="TableParagraph"/>
              <w:spacing w:line="360" w:lineRule="auto"/>
              <w:rPr>
                <w:ins w:id="57" w:author="Mark KANE" w:date="2026-09-25T20:00:00Z" w16du:dateUtc="2026-09-26T00:00:00Z"/>
                <w:rFonts w:asciiTheme="minorHAnsi" w:hAnsiTheme="minorHAnsi" w:cstheme="minorHAnsi"/>
                <w:szCs w:val="20"/>
              </w:rPr>
            </w:pPr>
          </w:p>
        </w:tc>
      </w:tr>
      <w:tr w:rsidR="00DC56A6" w:rsidRPr="00C04855" w14:paraId="5EA1708C" w14:textId="77777777" w:rsidTr="00B44E5C">
        <w:trPr>
          <w:trHeight w:val="127"/>
          <w:jc w:val="center"/>
          <w:ins w:id="58" w:author="Mark KANE" w:date="2026-09-25T20:00:00Z" w16du:dateUtc="2026-09-26T00:00:00Z"/>
        </w:trPr>
        <w:tc>
          <w:tcPr>
            <w:tcW w:w="4774" w:type="dxa"/>
            <w:shd w:val="clear" w:color="auto" w:fill="D5DCE4" w:themeFill="text2" w:themeFillTint="33"/>
            <w:vAlign w:val="center"/>
          </w:tcPr>
          <w:p w14:paraId="06861939" w14:textId="77777777" w:rsidR="00DC56A6" w:rsidRPr="00C04855" w:rsidRDefault="007E3629" w:rsidP="00272E7B">
            <w:pPr>
              <w:pStyle w:val="TableParagraph"/>
              <w:spacing w:line="360" w:lineRule="auto"/>
              <w:rPr>
                <w:ins w:id="59" w:author="Mark KANE" w:date="2026-09-25T20:00:00Z" w16du:dateUtc="2026-09-26T00:00:00Z"/>
                <w:rFonts w:asciiTheme="minorHAnsi" w:hAnsiTheme="minorHAnsi" w:cstheme="minorHAnsi"/>
                <w:szCs w:val="20"/>
              </w:rPr>
            </w:pPr>
            <w:ins w:id="60" w:author="Mark KANE" w:date="2026-09-25T20:00:00Z" w16du:dateUtc="2026-09-26T00:00:00Z">
              <w:r w:rsidRPr="00C04855"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MySRS Registration No. </w:t>
              </w:r>
              <w:r w:rsidRPr="00C04855">
                <w:rPr>
                  <w:rFonts w:asciiTheme="minorHAnsi" w:hAnsiTheme="minorHAnsi" w:cstheme="minorHAnsi"/>
                  <w:szCs w:val="20"/>
                </w:rPr>
                <w:t>(16 digit)</w:t>
              </w:r>
            </w:ins>
          </w:p>
        </w:tc>
        <w:tc>
          <w:tcPr>
            <w:tcW w:w="6034" w:type="dxa"/>
            <w:gridSpan w:val="5"/>
            <w:vAlign w:val="center"/>
          </w:tcPr>
          <w:p w14:paraId="61824BC3" w14:textId="77777777" w:rsidR="00DC56A6" w:rsidRPr="00C04855" w:rsidRDefault="00DC56A6" w:rsidP="00272E7B">
            <w:pPr>
              <w:pStyle w:val="TableParagraph"/>
              <w:spacing w:line="360" w:lineRule="auto"/>
              <w:rPr>
                <w:ins w:id="61" w:author="Mark KANE" w:date="2026-09-25T20:00:00Z" w16du:dateUtc="2026-09-26T00:00:00Z"/>
                <w:rFonts w:asciiTheme="minorHAnsi" w:hAnsiTheme="minorHAnsi" w:cstheme="minorHAnsi"/>
                <w:szCs w:val="20"/>
              </w:rPr>
            </w:pPr>
          </w:p>
        </w:tc>
      </w:tr>
      <w:tr w:rsidR="00B54AF3" w:rsidRPr="00C04855" w14:paraId="2C090077" w14:textId="77777777" w:rsidTr="00B44E5C">
        <w:trPr>
          <w:trHeight w:val="127"/>
          <w:jc w:val="center"/>
          <w:ins w:id="62" w:author="Mark KANE" w:date="2026-09-25T20:00:00Z" w16du:dateUtc="2026-09-26T00:00:00Z"/>
        </w:trPr>
        <w:tc>
          <w:tcPr>
            <w:tcW w:w="4774" w:type="dxa"/>
            <w:shd w:val="clear" w:color="auto" w:fill="D5DCE4" w:themeFill="text2" w:themeFillTint="33"/>
            <w:vAlign w:val="center"/>
          </w:tcPr>
          <w:p w14:paraId="005ED79E" w14:textId="77777777" w:rsidR="00F90FC3" w:rsidRDefault="00B54AF3" w:rsidP="00272E7B">
            <w:pPr>
              <w:pStyle w:val="TableParagraph"/>
              <w:spacing w:line="360" w:lineRule="auto"/>
              <w:rPr>
                <w:ins w:id="63" w:author="Mark KANE" w:date="2026-09-25T20:00:00Z" w16du:dateUtc="2026-09-26T00:00:00Z"/>
                <w:rFonts w:asciiTheme="minorHAnsi" w:hAnsiTheme="minorHAnsi" w:cstheme="minorHAnsi"/>
                <w:b/>
                <w:bCs/>
                <w:szCs w:val="20"/>
              </w:rPr>
            </w:pPr>
            <w:ins w:id="64" w:author="Mark KANE" w:date="2026-09-25T20:00:00Z" w16du:dateUtc="2026-09-26T00:00:00Z">
              <w:r>
                <w:rPr>
                  <w:rFonts w:asciiTheme="minorHAnsi" w:hAnsiTheme="minorHAnsi" w:cstheme="minorHAnsi"/>
                  <w:b/>
                  <w:bCs/>
                  <w:szCs w:val="20"/>
                </w:rPr>
                <w:t>O</w:t>
              </w:r>
              <w:r w:rsidR="00272E7B"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perational </w:t>
              </w:r>
              <w:r>
                <w:rPr>
                  <w:rFonts w:asciiTheme="minorHAnsi" w:hAnsiTheme="minorHAnsi" w:cstheme="minorHAnsi"/>
                  <w:b/>
                  <w:bCs/>
                  <w:szCs w:val="20"/>
                </w:rPr>
                <w:t>A</w:t>
              </w:r>
              <w:r w:rsidR="00272E7B">
                <w:rPr>
                  <w:rFonts w:asciiTheme="minorHAnsi" w:hAnsiTheme="minorHAnsi" w:cstheme="minorHAnsi"/>
                  <w:b/>
                  <w:bCs/>
                  <w:szCs w:val="20"/>
                </w:rPr>
                <w:t>uth</w:t>
              </w:r>
              <w:r w:rsidR="009254FA">
                <w:rPr>
                  <w:rFonts w:asciiTheme="minorHAnsi" w:hAnsiTheme="minorHAnsi" w:cstheme="minorHAnsi"/>
                  <w:b/>
                  <w:bCs/>
                  <w:szCs w:val="20"/>
                </w:rPr>
                <w:t>o</w:t>
              </w:r>
              <w:r w:rsidR="00272E7B">
                <w:rPr>
                  <w:rFonts w:asciiTheme="minorHAnsi" w:hAnsiTheme="minorHAnsi" w:cstheme="minorHAnsi"/>
                  <w:b/>
                  <w:bCs/>
                  <w:szCs w:val="20"/>
                </w:rPr>
                <w:t>ri</w:t>
              </w:r>
              <w:r w:rsidR="009254FA">
                <w:rPr>
                  <w:rFonts w:asciiTheme="minorHAnsi" w:hAnsiTheme="minorHAnsi" w:cstheme="minorHAnsi"/>
                  <w:b/>
                  <w:bCs/>
                  <w:szCs w:val="20"/>
                </w:rPr>
                <w:t>s</w:t>
              </w:r>
              <w:r w:rsidR="00272E7B">
                <w:rPr>
                  <w:rFonts w:asciiTheme="minorHAnsi" w:hAnsiTheme="minorHAnsi" w:cstheme="minorHAnsi"/>
                  <w:b/>
                  <w:bCs/>
                  <w:szCs w:val="20"/>
                </w:rPr>
                <w:t>ation</w:t>
              </w:r>
              <w:r w:rsidR="001606FB"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 /</w:t>
              </w:r>
              <w:r w:rsidR="009254FA"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 </w:t>
              </w:r>
              <w:r>
                <w:rPr>
                  <w:rFonts w:asciiTheme="minorHAnsi" w:hAnsiTheme="minorHAnsi" w:cstheme="minorHAnsi"/>
                  <w:b/>
                  <w:bCs/>
                  <w:szCs w:val="20"/>
                </w:rPr>
                <w:t>LUC</w:t>
              </w:r>
              <w:r w:rsidR="001606FB"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 No.</w:t>
              </w:r>
            </w:ins>
          </w:p>
          <w:p w14:paraId="51827BA6" w14:textId="77777777" w:rsidR="00B54AF3" w:rsidRPr="00C04855" w:rsidRDefault="001760FF" w:rsidP="00272E7B">
            <w:pPr>
              <w:pStyle w:val="TableParagraph"/>
              <w:spacing w:line="360" w:lineRule="auto"/>
              <w:rPr>
                <w:ins w:id="65" w:author="Mark KANE" w:date="2026-09-25T20:00:00Z" w16du:dateUtc="2026-09-26T00:00:00Z"/>
                <w:rFonts w:asciiTheme="minorHAnsi" w:hAnsiTheme="minorHAnsi" w:cstheme="minorHAnsi"/>
                <w:b/>
                <w:bCs/>
                <w:szCs w:val="20"/>
              </w:rPr>
            </w:pPr>
            <w:ins w:id="66" w:author="Mark KANE" w:date="2026-09-25T20:00:00Z" w16du:dateUtc="2026-09-26T00:00:00Z">
              <w:r w:rsidRPr="001760FF">
                <w:rPr>
                  <w:rFonts w:asciiTheme="minorHAnsi" w:hAnsiTheme="minorHAnsi" w:cstheme="minorHAnsi"/>
                  <w:i/>
                  <w:iCs/>
                  <w:szCs w:val="20"/>
                </w:rPr>
                <w:t xml:space="preserve">(if </w:t>
              </w:r>
              <w:r w:rsidR="00F90FC3" w:rsidRPr="001760FF">
                <w:rPr>
                  <w:rFonts w:asciiTheme="minorHAnsi" w:hAnsiTheme="minorHAnsi" w:cstheme="minorHAnsi"/>
                  <w:i/>
                  <w:iCs/>
                  <w:szCs w:val="20"/>
                </w:rPr>
                <w:t>applicable)</w:t>
              </w:r>
              <w:r w:rsidR="00F90FC3">
                <w:rPr>
                  <w:rFonts w:asciiTheme="minorHAnsi" w:hAnsiTheme="minorHAnsi" w:cstheme="minorHAnsi"/>
                  <w:i/>
                  <w:iCs/>
                  <w:szCs w:val="20"/>
                </w:rPr>
                <w:t xml:space="preserve"> *</w:t>
              </w:r>
            </w:ins>
          </w:p>
        </w:tc>
        <w:tc>
          <w:tcPr>
            <w:tcW w:w="6034" w:type="dxa"/>
            <w:gridSpan w:val="5"/>
            <w:vAlign w:val="center"/>
          </w:tcPr>
          <w:p w14:paraId="15CE7270" w14:textId="77777777" w:rsidR="00B54AF3" w:rsidRPr="00C04855" w:rsidRDefault="00B54AF3" w:rsidP="00272E7B">
            <w:pPr>
              <w:pStyle w:val="TableParagraph"/>
              <w:spacing w:line="360" w:lineRule="auto"/>
              <w:rPr>
                <w:ins w:id="67" w:author="Mark KANE" w:date="2026-09-25T20:00:00Z" w16du:dateUtc="2026-09-26T00:00:00Z"/>
                <w:rFonts w:asciiTheme="minorHAnsi" w:hAnsiTheme="minorHAnsi" w:cstheme="minorHAnsi"/>
                <w:szCs w:val="20"/>
              </w:rPr>
            </w:pPr>
          </w:p>
        </w:tc>
      </w:tr>
      <w:tr w:rsidR="00A66C3F" w:rsidRPr="00C04855" w14:paraId="6F301CDC" w14:textId="77777777" w:rsidTr="00B44E5C">
        <w:trPr>
          <w:trHeight w:val="127"/>
          <w:jc w:val="center"/>
          <w:ins w:id="68" w:author="Mark KANE" w:date="2026-09-25T20:00:00Z" w16du:dateUtc="2026-09-26T00:00:00Z"/>
        </w:trPr>
        <w:tc>
          <w:tcPr>
            <w:tcW w:w="4774" w:type="dxa"/>
            <w:shd w:val="clear" w:color="auto" w:fill="D5DCE4" w:themeFill="text2" w:themeFillTint="33"/>
            <w:vAlign w:val="center"/>
          </w:tcPr>
          <w:p w14:paraId="586A8197" w14:textId="77777777" w:rsidR="00E94D7F" w:rsidRDefault="00A66C3F" w:rsidP="00272E7B">
            <w:pPr>
              <w:pStyle w:val="TableParagraph"/>
              <w:spacing w:line="360" w:lineRule="auto"/>
              <w:rPr>
                <w:ins w:id="69" w:author="Mark KANE" w:date="2026-09-25T20:00:00Z" w16du:dateUtc="2026-09-26T00:00:00Z"/>
                <w:rFonts w:asciiTheme="minorHAnsi" w:hAnsiTheme="minorHAnsi" w:cstheme="minorHAnsi"/>
                <w:szCs w:val="20"/>
              </w:rPr>
            </w:pPr>
            <w:ins w:id="70" w:author="Mark KANE" w:date="2026-09-25T20:00:00Z" w16du:dateUtc="2026-09-26T00:00:00Z">
              <w:r>
                <w:rPr>
                  <w:rFonts w:asciiTheme="minorHAnsi" w:hAnsiTheme="minorHAnsi" w:cstheme="minorHAnsi"/>
                  <w:b/>
                  <w:bCs/>
                  <w:szCs w:val="20"/>
                </w:rPr>
                <w:t>Sp</w:t>
              </w:r>
              <w:r w:rsidRPr="004A41A3"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ecific </w:t>
              </w:r>
              <w:r>
                <w:rPr>
                  <w:rFonts w:asciiTheme="minorHAnsi" w:hAnsiTheme="minorHAnsi" w:cstheme="minorHAnsi"/>
                  <w:b/>
                  <w:bCs/>
                  <w:szCs w:val="20"/>
                </w:rPr>
                <w:t>A</w:t>
              </w:r>
              <w:r w:rsidRPr="004A41A3"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ssurance and </w:t>
              </w:r>
              <w:r>
                <w:rPr>
                  <w:rFonts w:asciiTheme="minorHAnsi" w:hAnsiTheme="minorHAnsi" w:cstheme="minorHAnsi"/>
                  <w:b/>
                  <w:bCs/>
                  <w:szCs w:val="20"/>
                </w:rPr>
                <w:t>I</w:t>
              </w:r>
              <w:r w:rsidRPr="004A41A3"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ntegrity </w:t>
              </w:r>
              <w:r>
                <w:rPr>
                  <w:rFonts w:asciiTheme="minorHAnsi" w:hAnsiTheme="minorHAnsi" w:cstheme="minorHAnsi"/>
                  <w:b/>
                  <w:bCs/>
                  <w:szCs w:val="20"/>
                </w:rPr>
                <w:t>L</w:t>
              </w:r>
              <w:r w:rsidRPr="004A41A3"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evel </w:t>
              </w:r>
              <w:r w:rsidRPr="00C04855">
                <w:rPr>
                  <w:rFonts w:asciiTheme="minorHAnsi" w:hAnsiTheme="minorHAnsi" w:cstheme="minorHAnsi"/>
                  <w:szCs w:val="20"/>
                </w:rPr>
                <w:t>(SAIL)</w:t>
              </w:r>
              <w:r>
                <w:rPr>
                  <w:rFonts w:asciiTheme="minorHAnsi" w:hAnsiTheme="minorHAnsi" w:cstheme="minorHAnsi"/>
                  <w:szCs w:val="20"/>
                </w:rPr>
                <w:t xml:space="preserve"> /</w:t>
              </w:r>
            </w:ins>
          </w:p>
          <w:p w14:paraId="08FA6782" w14:textId="77777777" w:rsidR="00F90FC3" w:rsidRDefault="00A66C3F" w:rsidP="00272E7B">
            <w:pPr>
              <w:pStyle w:val="TableParagraph"/>
              <w:spacing w:line="360" w:lineRule="auto"/>
              <w:rPr>
                <w:ins w:id="71" w:author="Mark KANE" w:date="2026-09-25T20:00:00Z" w16du:dateUtc="2026-09-26T00:00:00Z"/>
                <w:rFonts w:asciiTheme="minorHAnsi" w:hAnsiTheme="minorHAnsi" w:cstheme="minorHAnsi"/>
                <w:i/>
                <w:iCs/>
                <w:szCs w:val="20"/>
              </w:rPr>
            </w:pPr>
            <w:ins w:id="72" w:author="Mark KANE" w:date="2026-09-25T20:00:00Z" w16du:dateUtc="2026-09-26T00:00:00Z">
              <w:r w:rsidRPr="00A66C3F">
                <w:rPr>
                  <w:rFonts w:asciiTheme="minorHAnsi" w:hAnsiTheme="minorHAnsi" w:cstheme="minorHAnsi"/>
                  <w:b/>
                  <w:bCs/>
                  <w:szCs w:val="20"/>
                </w:rPr>
                <w:t>P</w:t>
              </w:r>
              <w:r w:rsidR="00E94D7F">
                <w:rPr>
                  <w:rFonts w:asciiTheme="minorHAnsi" w:hAnsiTheme="minorHAnsi" w:cstheme="minorHAnsi"/>
                  <w:b/>
                  <w:bCs/>
                  <w:szCs w:val="20"/>
                </w:rPr>
                <w:t>re-</w:t>
              </w:r>
              <w:r w:rsidRPr="00A66C3F">
                <w:rPr>
                  <w:rFonts w:asciiTheme="minorHAnsi" w:hAnsiTheme="minorHAnsi" w:cstheme="minorHAnsi"/>
                  <w:b/>
                  <w:bCs/>
                  <w:szCs w:val="20"/>
                </w:rPr>
                <w:t>D</w:t>
              </w:r>
              <w:r w:rsidR="00E94D7F"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efined </w:t>
              </w:r>
              <w:r w:rsidRPr="00A66C3F">
                <w:rPr>
                  <w:rFonts w:asciiTheme="minorHAnsi" w:hAnsiTheme="minorHAnsi" w:cstheme="minorHAnsi"/>
                  <w:b/>
                  <w:bCs/>
                  <w:szCs w:val="20"/>
                </w:rPr>
                <w:t>R</w:t>
              </w:r>
              <w:r w:rsidR="00E94D7F"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isk </w:t>
              </w:r>
              <w:r w:rsidRPr="00A66C3F">
                <w:rPr>
                  <w:rFonts w:asciiTheme="minorHAnsi" w:hAnsiTheme="minorHAnsi" w:cstheme="minorHAnsi"/>
                  <w:b/>
                  <w:bCs/>
                  <w:szCs w:val="20"/>
                </w:rPr>
                <w:t>A</w:t>
              </w:r>
              <w:r w:rsidR="00E94D7F">
                <w:rPr>
                  <w:rFonts w:asciiTheme="minorHAnsi" w:hAnsiTheme="minorHAnsi" w:cstheme="minorHAnsi"/>
                  <w:b/>
                  <w:bCs/>
                  <w:szCs w:val="20"/>
                </w:rPr>
                <w:t>ssessment</w:t>
              </w:r>
              <w:r w:rsidR="001760FF">
                <w:rPr>
                  <w:rFonts w:asciiTheme="minorHAnsi" w:hAnsiTheme="minorHAnsi" w:cstheme="minorHAnsi"/>
                  <w:b/>
                  <w:bCs/>
                  <w:szCs w:val="20"/>
                  <w:vertAlign w:val="superscript"/>
                </w:rPr>
                <w:t xml:space="preserve"> </w:t>
              </w:r>
            </w:ins>
          </w:p>
          <w:p w14:paraId="09619E0D" w14:textId="77777777" w:rsidR="00A66C3F" w:rsidRDefault="001760FF" w:rsidP="00272E7B">
            <w:pPr>
              <w:pStyle w:val="TableParagraph"/>
              <w:spacing w:line="360" w:lineRule="auto"/>
              <w:rPr>
                <w:ins w:id="73" w:author="Mark KANE" w:date="2026-09-25T20:00:00Z" w16du:dateUtc="2026-09-26T00:00:00Z"/>
                <w:rFonts w:asciiTheme="minorHAnsi" w:hAnsiTheme="minorHAnsi" w:cstheme="minorHAnsi"/>
                <w:b/>
                <w:bCs/>
                <w:szCs w:val="20"/>
              </w:rPr>
            </w:pPr>
            <w:ins w:id="74" w:author="Mark KANE" w:date="2026-09-25T20:00:00Z" w16du:dateUtc="2026-09-26T00:00:00Z">
              <w:r w:rsidRPr="001760FF">
                <w:rPr>
                  <w:rFonts w:asciiTheme="minorHAnsi" w:hAnsiTheme="minorHAnsi" w:cstheme="minorHAnsi"/>
                  <w:i/>
                  <w:iCs/>
                  <w:szCs w:val="20"/>
                </w:rPr>
                <w:t xml:space="preserve">(if </w:t>
              </w:r>
              <w:r w:rsidR="00F90FC3" w:rsidRPr="001760FF">
                <w:rPr>
                  <w:rFonts w:asciiTheme="minorHAnsi" w:hAnsiTheme="minorHAnsi" w:cstheme="minorHAnsi"/>
                  <w:i/>
                  <w:iCs/>
                  <w:szCs w:val="20"/>
                </w:rPr>
                <w:t>applicable)</w:t>
              </w:r>
              <w:r w:rsidR="00F90FC3">
                <w:rPr>
                  <w:rFonts w:asciiTheme="minorHAnsi" w:hAnsiTheme="minorHAnsi" w:cstheme="minorHAnsi"/>
                  <w:i/>
                  <w:iCs/>
                  <w:szCs w:val="20"/>
                </w:rPr>
                <w:t xml:space="preserve"> *</w:t>
              </w:r>
            </w:ins>
          </w:p>
        </w:tc>
        <w:tc>
          <w:tcPr>
            <w:tcW w:w="6034" w:type="dxa"/>
            <w:gridSpan w:val="5"/>
            <w:vAlign w:val="center"/>
          </w:tcPr>
          <w:p w14:paraId="00F91891" w14:textId="77777777" w:rsidR="00A66C3F" w:rsidRPr="00C04855" w:rsidRDefault="00A66C3F" w:rsidP="00272E7B">
            <w:pPr>
              <w:pStyle w:val="TableParagraph"/>
              <w:spacing w:line="360" w:lineRule="auto"/>
              <w:rPr>
                <w:ins w:id="75" w:author="Mark KANE" w:date="2026-09-25T20:00:00Z" w16du:dateUtc="2026-09-26T00:00:00Z"/>
                <w:rFonts w:asciiTheme="minorHAnsi" w:hAnsiTheme="minorHAnsi" w:cstheme="minorHAnsi"/>
                <w:szCs w:val="20"/>
              </w:rPr>
            </w:pPr>
          </w:p>
        </w:tc>
      </w:tr>
      <w:tr w:rsidR="009C2B4C" w:rsidRPr="00C04855" w14:paraId="68D5C1EF" w14:textId="77777777" w:rsidTr="00B44E5C">
        <w:trPr>
          <w:trHeight w:val="127"/>
          <w:jc w:val="center"/>
          <w:ins w:id="76" w:author="Mark KANE" w:date="2026-09-25T20:00:00Z" w16du:dateUtc="2026-09-26T00:00:00Z"/>
        </w:trPr>
        <w:tc>
          <w:tcPr>
            <w:tcW w:w="4774" w:type="dxa"/>
            <w:shd w:val="clear" w:color="auto" w:fill="D5DCE4" w:themeFill="text2" w:themeFillTint="33"/>
            <w:vAlign w:val="center"/>
          </w:tcPr>
          <w:p w14:paraId="4ED5454D" w14:textId="77777777" w:rsidR="009C2B4C" w:rsidRDefault="009C2B4C" w:rsidP="00272E7B">
            <w:pPr>
              <w:pStyle w:val="TableParagraph"/>
              <w:spacing w:line="360" w:lineRule="auto"/>
              <w:rPr>
                <w:ins w:id="77" w:author="Mark KANE" w:date="2026-09-25T20:00:00Z" w16du:dateUtc="2026-09-26T00:00:00Z"/>
                <w:rFonts w:asciiTheme="minorHAnsi" w:hAnsiTheme="minorHAnsi" w:cstheme="minorHAnsi"/>
                <w:b/>
                <w:bCs/>
                <w:szCs w:val="20"/>
              </w:rPr>
            </w:pPr>
            <w:ins w:id="78" w:author="Mark KANE" w:date="2026-09-25T20:00:00Z" w16du:dateUtc="2026-09-26T00:00:00Z">
              <w:r>
                <w:rPr>
                  <w:rFonts w:asciiTheme="minorHAnsi" w:hAnsiTheme="minorHAnsi" w:cstheme="minorHAnsi"/>
                  <w:b/>
                  <w:bCs/>
                  <w:szCs w:val="20"/>
                </w:rPr>
                <w:t>VLOS / BVLOS</w:t>
              </w:r>
            </w:ins>
          </w:p>
        </w:tc>
        <w:tc>
          <w:tcPr>
            <w:tcW w:w="6034" w:type="dxa"/>
            <w:gridSpan w:val="5"/>
            <w:vAlign w:val="center"/>
          </w:tcPr>
          <w:p w14:paraId="66D086F1" w14:textId="77777777" w:rsidR="009C2B4C" w:rsidRPr="00C04855" w:rsidRDefault="009C2B4C" w:rsidP="00272E7B">
            <w:pPr>
              <w:pStyle w:val="TableParagraph"/>
              <w:spacing w:line="360" w:lineRule="auto"/>
              <w:rPr>
                <w:ins w:id="79" w:author="Mark KANE" w:date="2026-09-25T20:00:00Z" w16du:dateUtc="2026-09-26T00:00:00Z"/>
                <w:rFonts w:asciiTheme="minorHAnsi" w:hAnsiTheme="minorHAnsi" w:cstheme="minorHAnsi"/>
                <w:szCs w:val="20"/>
              </w:rPr>
            </w:pPr>
          </w:p>
        </w:tc>
      </w:tr>
      <w:tr w:rsidR="00DC56A6" w:rsidRPr="00C04855" w14:paraId="5EC515EF" w14:textId="77777777" w:rsidTr="00B44E5C">
        <w:trPr>
          <w:trHeight w:val="117"/>
          <w:jc w:val="center"/>
          <w:ins w:id="80" w:author="Mark KANE" w:date="2026-09-25T20:00:00Z" w16du:dateUtc="2026-09-26T00:00:00Z"/>
        </w:trPr>
        <w:tc>
          <w:tcPr>
            <w:tcW w:w="4774" w:type="dxa"/>
            <w:shd w:val="clear" w:color="auto" w:fill="D5DCE4" w:themeFill="text2" w:themeFillTint="33"/>
            <w:vAlign w:val="center"/>
          </w:tcPr>
          <w:p w14:paraId="358EF3CF" w14:textId="77777777" w:rsidR="007E3629" w:rsidRPr="00C04855" w:rsidRDefault="007E3629" w:rsidP="00272E7B">
            <w:pPr>
              <w:pStyle w:val="TableParagraph"/>
              <w:spacing w:line="360" w:lineRule="auto"/>
              <w:rPr>
                <w:ins w:id="81" w:author="Mark KANE" w:date="2026-09-25T20:00:00Z" w16du:dateUtc="2026-09-26T00:00:00Z"/>
                <w:rFonts w:asciiTheme="minorHAnsi" w:hAnsiTheme="minorHAnsi" w:cstheme="minorHAnsi"/>
                <w:b/>
                <w:bCs/>
                <w:szCs w:val="20"/>
              </w:rPr>
            </w:pPr>
            <w:ins w:id="82" w:author="Mark KANE" w:date="2026-09-25T20:00:00Z" w16du:dateUtc="2026-09-26T00:00:00Z">
              <w:r w:rsidRPr="00C04855">
                <w:rPr>
                  <w:rFonts w:asciiTheme="minorHAnsi" w:hAnsiTheme="minorHAnsi" w:cstheme="minorHAnsi"/>
                  <w:b/>
                  <w:bCs/>
                  <w:szCs w:val="20"/>
                </w:rPr>
                <w:t>UAS Model</w:t>
              </w:r>
              <w:r w:rsidR="000B4314">
                <w:rPr>
                  <w:rFonts w:asciiTheme="minorHAnsi" w:hAnsiTheme="minorHAnsi" w:cstheme="minorHAnsi"/>
                  <w:b/>
                  <w:bCs/>
                  <w:szCs w:val="20"/>
                </w:rPr>
                <w:t>(s)</w:t>
              </w:r>
            </w:ins>
          </w:p>
        </w:tc>
        <w:tc>
          <w:tcPr>
            <w:tcW w:w="6034" w:type="dxa"/>
            <w:gridSpan w:val="5"/>
            <w:vAlign w:val="center"/>
          </w:tcPr>
          <w:p w14:paraId="482C18ED" w14:textId="77777777" w:rsidR="00DC56A6" w:rsidRPr="00C04855" w:rsidRDefault="00DC56A6" w:rsidP="00272E7B">
            <w:pPr>
              <w:pStyle w:val="TableParagraph"/>
              <w:spacing w:line="360" w:lineRule="auto"/>
              <w:rPr>
                <w:ins w:id="83" w:author="Mark KANE" w:date="2026-09-25T20:00:00Z" w16du:dateUtc="2026-09-26T00:00:00Z"/>
                <w:rFonts w:asciiTheme="minorHAnsi" w:hAnsiTheme="minorHAnsi" w:cstheme="minorHAnsi"/>
                <w:szCs w:val="20"/>
              </w:rPr>
            </w:pPr>
          </w:p>
        </w:tc>
      </w:tr>
      <w:tr w:rsidR="00DC56A6" w:rsidRPr="00C04855" w14:paraId="2F0D8445" w14:textId="77777777" w:rsidTr="00B44E5C">
        <w:trPr>
          <w:trHeight w:val="275"/>
          <w:jc w:val="center"/>
          <w:ins w:id="84" w:author="Mark KANE" w:date="2026-09-25T20:00:00Z" w16du:dateUtc="2026-09-26T00:00:00Z"/>
        </w:trPr>
        <w:tc>
          <w:tcPr>
            <w:tcW w:w="4774" w:type="dxa"/>
            <w:shd w:val="clear" w:color="auto" w:fill="D5DCE4" w:themeFill="text2" w:themeFillTint="33"/>
            <w:vAlign w:val="center"/>
          </w:tcPr>
          <w:p w14:paraId="7DFA2949" w14:textId="77777777" w:rsidR="00DC56A6" w:rsidRPr="00C04855" w:rsidRDefault="00DC56A6" w:rsidP="00272E7B">
            <w:pPr>
              <w:pStyle w:val="TableParagraph"/>
              <w:spacing w:line="360" w:lineRule="auto"/>
              <w:rPr>
                <w:ins w:id="85" w:author="Mark KANE" w:date="2026-09-25T20:00:00Z" w16du:dateUtc="2026-09-26T00:00:00Z"/>
                <w:rFonts w:asciiTheme="minorHAnsi" w:hAnsiTheme="minorHAnsi" w:cstheme="minorHAnsi"/>
                <w:b/>
                <w:bCs/>
                <w:szCs w:val="20"/>
              </w:rPr>
            </w:pPr>
            <w:ins w:id="86" w:author="Mark KANE" w:date="2026-09-25T20:00:00Z" w16du:dateUtc="2026-09-26T00:00:00Z">
              <w:r w:rsidRPr="00C04855">
                <w:rPr>
                  <w:rFonts w:asciiTheme="minorHAnsi" w:hAnsiTheme="minorHAnsi" w:cstheme="minorHAnsi"/>
                  <w:b/>
                  <w:bCs/>
                  <w:szCs w:val="20"/>
                </w:rPr>
                <w:t>Remote Pilot(s) Name(s)</w:t>
              </w:r>
            </w:ins>
          </w:p>
        </w:tc>
        <w:tc>
          <w:tcPr>
            <w:tcW w:w="6034" w:type="dxa"/>
            <w:gridSpan w:val="5"/>
            <w:vAlign w:val="center"/>
          </w:tcPr>
          <w:p w14:paraId="010EC7A4" w14:textId="77777777" w:rsidR="00DC56A6" w:rsidRPr="00C04855" w:rsidRDefault="00DC56A6" w:rsidP="00272E7B">
            <w:pPr>
              <w:pStyle w:val="TableParagraph"/>
              <w:spacing w:line="360" w:lineRule="auto"/>
              <w:rPr>
                <w:ins w:id="87" w:author="Mark KANE" w:date="2026-09-25T20:00:00Z" w16du:dateUtc="2026-09-26T00:00:00Z"/>
                <w:rFonts w:asciiTheme="minorHAnsi" w:hAnsiTheme="minorHAnsi" w:cstheme="minorHAnsi"/>
                <w:szCs w:val="20"/>
              </w:rPr>
            </w:pPr>
          </w:p>
        </w:tc>
      </w:tr>
      <w:tr w:rsidR="00DC56A6" w:rsidRPr="00C04855" w14:paraId="6875E43D" w14:textId="77777777" w:rsidTr="00B44E5C">
        <w:trPr>
          <w:trHeight w:val="42"/>
          <w:jc w:val="center"/>
          <w:ins w:id="88" w:author="Mark KANE" w:date="2026-09-25T20:00:00Z" w16du:dateUtc="2026-09-26T00:00:00Z"/>
        </w:trPr>
        <w:tc>
          <w:tcPr>
            <w:tcW w:w="4774" w:type="dxa"/>
            <w:shd w:val="clear" w:color="auto" w:fill="D5DCE4" w:themeFill="text2" w:themeFillTint="33"/>
            <w:vAlign w:val="center"/>
          </w:tcPr>
          <w:p w14:paraId="07F59CB7" w14:textId="77777777" w:rsidR="00DC56A6" w:rsidRPr="00C04855" w:rsidRDefault="00DC56A6" w:rsidP="00272E7B">
            <w:pPr>
              <w:pStyle w:val="TableParagraph"/>
              <w:spacing w:line="360" w:lineRule="auto"/>
              <w:rPr>
                <w:ins w:id="89" w:author="Mark KANE" w:date="2026-09-25T20:00:00Z" w16du:dateUtc="2026-09-26T00:00:00Z"/>
                <w:rFonts w:asciiTheme="minorHAnsi" w:hAnsiTheme="minorHAnsi" w:cstheme="minorHAnsi"/>
                <w:b/>
                <w:bCs/>
                <w:szCs w:val="20"/>
              </w:rPr>
            </w:pPr>
            <w:ins w:id="90" w:author="Mark KANE" w:date="2026-09-25T20:00:00Z" w16du:dateUtc="2026-09-26T00:00:00Z">
              <w:r w:rsidRPr="00C04855">
                <w:rPr>
                  <w:rFonts w:asciiTheme="minorHAnsi" w:hAnsiTheme="minorHAnsi" w:cstheme="minorHAnsi"/>
                  <w:b/>
                  <w:bCs/>
                  <w:szCs w:val="20"/>
                </w:rPr>
                <w:t>Mobile Phone N</w:t>
              </w:r>
              <w:r w:rsidR="007E3629" w:rsidRPr="00C04855">
                <w:rPr>
                  <w:rFonts w:asciiTheme="minorHAnsi" w:hAnsiTheme="minorHAnsi" w:cstheme="minorHAnsi"/>
                  <w:b/>
                  <w:bCs/>
                  <w:szCs w:val="20"/>
                </w:rPr>
                <w:t>umber</w:t>
              </w:r>
              <w:r w:rsidRPr="00C04855">
                <w:rPr>
                  <w:rFonts w:asciiTheme="minorHAnsi" w:hAnsiTheme="minorHAnsi" w:cstheme="minorHAnsi"/>
                  <w:b/>
                  <w:bCs/>
                  <w:szCs w:val="20"/>
                </w:rPr>
                <w:t>s</w:t>
              </w:r>
              <w:r w:rsidR="00E35C4D"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, </w:t>
              </w:r>
              <w:r w:rsidRPr="00E35C4D">
                <w:rPr>
                  <w:rFonts w:asciiTheme="minorHAnsi" w:hAnsiTheme="minorHAnsi" w:cstheme="minorHAnsi"/>
                  <w:b/>
                  <w:bCs/>
                  <w:szCs w:val="20"/>
                </w:rPr>
                <w:t>Primary</w:t>
              </w:r>
            </w:ins>
          </w:p>
        </w:tc>
        <w:tc>
          <w:tcPr>
            <w:tcW w:w="6034" w:type="dxa"/>
            <w:gridSpan w:val="5"/>
            <w:vAlign w:val="center"/>
          </w:tcPr>
          <w:p w14:paraId="7489E07C" w14:textId="77777777" w:rsidR="00DC56A6" w:rsidRPr="00C04855" w:rsidRDefault="00DC56A6" w:rsidP="00272E7B">
            <w:pPr>
              <w:pStyle w:val="TableParagraph"/>
              <w:spacing w:line="360" w:lineRule="auto"/>
              <w:rPr>
                <w:ins w:id="91" w:author="Mark KANE" w:date="2026-09-25T20:00:00Z" w16du:dateUtc="2026-09-26T00:00:00Z"/>
                <w:rFonts w:asciiTheme="minorHAnsi" w:hAnsiTheme="minorHAnsi" w:cstheme="minorHAnsi"/>
                <w:szCs w:val="20"/>
              </w:rPr>
            </w:pPr>
          </w:p>
        </w:tc>
      </w:tr>
      <w:tr w:rsidR="00E35C4D" w:rsidRPr="00C04855" w14:paraId="717DAD7D" w14:textId="77777777" w:rsidTr="00B44E5C">
        <w:trPr>
          <w:trHeight w:val="42"/>
          <w:jc w:val="center"/>
          <w:ins w:id="92" w:author="Mark KANE" w:date="2026-09-25T20:00:00Z" w16du:dateUtc="2026-09-26T00:00:00Z"/>
        </w:trPr>
        <w:tc>
          <w:tcPr>
            <w:tcW w:w="4774" w:type="dxa"/>
            <w:shd w:val="clear" w:color="auto" w:fill="D5DCE4" w:themeFill="text2" w:themeFillTint="33"/>
            <w:vAlign w:val="center"/>
          </w:tcPr>
          <w:p w14:paraId="3F29E7D3" w14:textId="77777777" w:rsidR="00E35C4D" w:rsidRPr="00C04855" w:rsidRDefault="00E35C4D" w:rsidP="00272E7B">
            <w:pPr>
              <w:pStyle w:val="TableParagraph"/>
              <w:spacing w:line="360" w:lineRule="auto"/>
              <w:rPr>
                <w:ins w:id="93" w:author="Mark KANE" w:date="2026-09-25T20:00:00Z" w16du:dateUtc="2026-09-26T00:00:00Z"/>
                <w:rFonts w:asciiTheme="minorHAnsi" w:hAnsiTheme="minorHAnsi" w:cstheme="minorHAnsi"/>
                <w:b/>
                <w:bCs/>
                <w:szCs w:val="20"/>
              </w:rPr>
            </w:pPr>
            <w:ins w:id="94" w:author="Mark KANE" w:date="2026-09-25T20:00:00Z" w16du:dateUtc="2026-09-26T00:00:00Z">
              <w:r w:rsidRPr="00C04855">
                <w:rPr>
                  <w:rFonts w:asciiTheme="minorHAnsi" w:hAnsiTheme="minorHAnsi" w:cstheme="minorHAnsi"/>
                  <w:b/>
                  <w:bCs/>
                  <w:szCs w:val="20"/>
                </w:rPr>
                <w:t>Mobile Phone Numbers</w:t>
              </w:r>
              <w:r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, </w:t>
              </w:r>
              <w:r w:rsidRPr="00E35C4D">
                <w:rPr>
                  <w:rFonts w:asciiTheme="minorHAnsi" w:hAnsiTheme="minorHAnsi" w:cstheme="minorHAnsi"/>
                  <w:b/>
                  <w:bCs/>
                  <w:szCs w:val="20"/>
                </w:rPr>
                <w:t>Alternate</w:t>
              </w:r>
            </w:ins>
          </w:p>
        </w:tc>
        <w:tc>
          <w:tcPr>
            <w:tcW w:w="6034" w:type="dxa"/>
            <w:gridSpan w:val="5"/>
            <w:vAlign w:val="center"/>
          </w:tcPr>
          <w:p w14:paraId="45AF4F30" w14:textId="77777777" w:rsidR="00E35C4D" w:rsidRPr="00C04855" w:rsidRDefault="00E35C4D" w:rsidP="00272E7B">
            <w:pPr>
              <w:pStyle w:val="TableParagraph"/>
              <w:spacing w:line="360" w:lineRule="auto"/>
              <w:rPr>
                <w:ins w:id="95" w:author="Mark KANE" w:date="2026-09-25T20:00:00Z" w16du:dateUtc="2026-09-26T00:00:00Z"/>
                <w:rFonts w:asciiTheme="minorHAnsi" w:hAnsiTheme="minorHAnsi" w:cstheme="minorHAnsi"/>
                <w:szCs w:val="20"/>
              </w:rPr>
            </w:pPr>
          </w:p>
        </w:tc>
      </w:tr>
      <w:tr w:rsidR="00DC56A6" w:rsidRPr="00C04855" w14:paraId="368F1F95" w14:textId="77777777" w:rsidTr="00B44E5C">
        <w:trPr>
          <w:trHeight w:val="50"/>
          <w:jc w:val="center"/>
          <w:ins w:id="96" w:author="Mark KANE" w:date="2026-09-25T20:00:00Z" w16du:dateUtc="2026-09-26T00:00:00Z"/>
        </w:trPr>
        <w:tc>
          <w:tcPr>
            <w:tcW w:w="4774" w:type="dxa"/>
            <w:shd w:val="clear" w:color="auto" w:fill="D5DCE4" w:themeFill="text2" w:themeFillTint="33"/>
            <w:vAlign w:val="center"/>
          </w:tcPr>
          <w:p w14:paraId="10083DA5" w14:textId="77777777" w:rsidR="00DC56A6" w:rsidRPr="007738E4" w:rsidRDefault="000F5499" w:rsidP="00272E7B">
            <w:pPr>
              <w:pStyle w:val="TableParagraph"/>
              <w:spacing w:line="360" w:lineRule="auto"/>
              <w:rPr>
                <w:ins w:id="97" w:author="Mark KANE" w:date="2026-09-25T20:00:00Z" w16du:dateUtc="2026-09-26T00:00:00Z"/>
                <w:rFonts w:asciiTheme="minorHAnsi" w:hAnsiTheme="minorHAnsi" w:cstheme="minorHAnsi"/>
                <w:szCs w:val="20"/>
              </w:rPr>
            </w:pPr>
            <w:ins w:id="98" w:author="Mark KANE" w:date="2026-09-25T20:00:00Z" w16du:dateUtc="2026-09-26T00:00:00Z">
              <w:r>
                <w:rPr>
                  <w:rFonts w:asciiTheme="minorHAnsi" w:hAnsiTheme="minorHAnsi" w:cstheme="minorHAnsi"/>
                  <w:b/>
                  <w:bCs/>
                  <w:szCs w:val="20"/>
                </w:rPr>
                <w:t>UAS Geographical Zone ID</w:t>
              </w:r>
            </w:ins>
          </w:p>
        </w:tc>
        <w:tc>
          <w:tcPr>
            <w:tcW w:w="6034" w:type="dxa"/>
            <w:gridSpan w:val="5"/>
            <w:vAlign w:val="center"/>
          </w:tcPr>
          <w:p w14:paraId="2731A4E1" w14:textId="77777777" w:rsidR="00DC56A6" w:rsidRPr="00C04855" w:rsidRDefault="00DC56A6" w:rsidP="00272E7B">
            <w:pPr>
              <w:pStyle w:val="TableParagraph"/>
              <w:spacing w:line="360" w:lineRule="auto"/>
              <w:rPr>
                <w:ins w:id="99" w:author="Mark KANE" w:date="2026-09-25T20:00:00Z" w16du:dateUtc="2026-09-26T00:00:00Z"/>
                <w:rFonts w:asciiTheme="minorHAnsi" w:hAnsiTheme="minorHAnsi" w:cstheme="minorHAnsi"/>
                <w:szCs w:val="20"/>
              </w:rPr>
            </w:pPr>
          </w:p>
        </w:tc>
      </w:tr>
      <w:tr w:rsidR="000F5499" w:rsidRPr="00C04855" w14:paraId="7E1D8680" w14:textId="77777777" w:rsidTr="00B44E5C">
        <w:trPr>
          <w:trHeight w:val="50"/>
          <w:jc w:val="center"/>
          <w:ins w:id="100" w:author="Mark KANE" w:date="2026-09-25T20:00:00Z" w16du:dateUtc="2026-09-26T00:00:00Z"/>
        </w:trPr>
        <w:tc>
          <w:tcPr>
            <w:tcW w:w="4774" w:type="dxa"/>
            <w:shd w:val="clear" w:color="auto" w:fill="D5DCE4" w:themeFill="text2" w:themeFillTint="33"/>
            <w:vAlign w:val="center"/>
          </w:tcPr>
          <w:p w14:paraId="1D778746" w14:textId="77777777" w:rsidR="000F5499" w:rsidRDefault="000F5499" w:rsidP="00272E7B">
            <w:pPr>
              <w:pStyle w:val="TableParagraph"/>
              <w:spacing w:line="360" w:lineRule="auto"/>
              <w:rPr>
                <w:ins w:id="101" w:author="Mark KANE" w:date="2026-09-25T20:00:00Z" w16du:dateUtc="2026-09-26T00:00:00Z"/>
                <w:rFonts w:asciiTheme="minorHAnsi" w:hAnsiTheme="minorHAnsi" w:cstheme="minorHAnsi"/>
                <w:b/>
                <w:bCs/>
                <w:szCs w:val="20"/>
              </w:rPr>
            </w:pPr>
            <w:ins w:id="102" w:author="Mark KANE" w:date="2026-09-25T20:00:00Z" w16du:dateUtc="2026-09-26T00:00:00Z">
              <w:r>
                <w:rPr>
                  <w:rFonts w:asciiTheme="minorHAnsi" w:hAnsiTheme="minorHAnsi" w:cstheme="minorHAnsi"/>
                  <w:b/>
                  <w:bCs/>
                  <w:szCs w:val="20"/>
                </w:rPr>
                <w:t>UAS Geographical Zone Name</w:t>
              </w:r>
            </w:ins>
          </w:p>
        </w:tc>
        <w:tc>
          <w:tcPr>
            <w:tcW w:w="6034" w:type="dxa"/>
            <w:gridSpan w:val="5"/>
            <w:vAlign w:val="center"/>
          </w:tcPr>
          <w:p w14:paraId="0D8D3B02" w14:textId="77777777" w:rsidR="000F5499" w:rsidRPr="00C04855" w:rsidRDefault="000F5499" w:rsidP="00272E7B">
            <w:pPr>
              <w:pStyle w:val="TableParagraph"/>
              <w:spacing w:line="360" w:lineRule="auto"/>
              <w:rPr>
                <w:ins w:id="103" w:author="Mark KANE" w:date="2026-09-25T20:00:00Z" w16du:dateUtc="2026-09-26T00:00:00Z"/>
                <w:rFonts w:asciiTheme="minorHAnsi" w:hAnsiTheme="minorHAnsi" w:cstheme="minorHAnsi"/>
                <w:szCs w:val="20"/>
              </w:rPr>
            </w:pPr>
          </w:p>
        </w:tc>
      </w:tr>
      <w:tr w:rsidR="001C4DA6" w:rsidRPr="001C4DA6" w14:paraId="5289B7AB" w14:textId="092AC867" w:rsidTr="00B44E5C">
        <w:tblPrEx>
          <w:tblW w:w="10808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57" w:type="dxa"/>
            <w:right w:w="57" w:type="dxa"/>
          </w:tblCellMar>
          <w:tblLook w:val="01E0" w:firstRow="1" w:lastRow="1" w:firstColumn="1" w:lastColumn="1" w:noHBand="0" w:noVBand="0"/>
          <w:tblPrExChange w:id="104" w:author="Mark KANE" w:date="2026-09-25T20:00:00Z" w16du:dateUtc="2026-09-26T00:00:00Z">
            <w:tblPrEx>
              <w:tblW w:w="9805" w:type="dxa"/>
            </w:tblPrEx>
          </w:tblPrExChange>
        </w:tblPrEx>
        <w:trPr>
          <w:trHeight w:val="50"/>
          <w:jc w:val="center"/>
          <w:trPrChange w:id="105" w:author="Mark KANE" w:date="2026-09-25T20:00:00Z" w16du:dateUtc="2026-09-26T00:00:00Z">
            <w:trPr>
              <w:gridAfter w:val="1"/>
              <w:trHeight w:val="288"/>
            </w:trPr>
          </w:trPrChange>
        </w:trPr>
        <w:tc>
          <w:tcPr>
            <w:tcW w:w="4774" w:type="dxa"/>
            <w:gridSpan w:val="2"/>
            <w:shd w:val="clear" w:color="auto" w:fill="D5DCE4" w:themeFill="text2" w:themeFillTint="33"/>
            <w:vAlign w:val="center"/>
            <w:tcPrChange w:id="106" w:author="Mark KANE" w:date="2026-09-25T20:00:00Z" w16du:dateUtc="2026-09-26T00:00:00Z">
              <w:tcPr>
                <w:tcW w:w="4100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000000" w:fill="D9D9D9"/>
                <w:noWrap/>
                <w:vAlign w:val="bottom"/>
              </w:tcPr>
            </w:tcPrChange>
          </w:tcPr>
          <w:p w14:paraId="2F543B6E" w14:textId="77777777" w:rsidR="001C4DA6" w:rsidRPr="001C4DA6" w:rsidRDefault="001C4DA6" w:rsidP="001C4DA6">
            <w:pPr>
              <w:rPr>
                <w:rFonts w:ascii="Calibri" w:eastAsia="Times New Roman" w:hAnsi="Calibri" w:cs="Times New Roman"/>
                <w:b/>
                <w:color w:val="000000"/>
              </w:rPr>
            </w:pPr>
            <w:del w:id="107" w:author="Mark KANE" w:date="2026-09-25T20:00:00Z" w16du:dateUtc="2026-09-26T00:00:00Z">
              <w:r w:rsidRPr="001C4DA6">
                <w:rPr>
                  <w:rFonts w:ascii="Calibri" w:eastAsia="Times New Roman" w:hAnsi="Calibri" w:cs="Times New Roman"/>
                  <w:b/>
                  <w:color w:val="000000"/>
                </w:rPr>
                <w:delText xml:space="preserve">Account Information </w:delText>
              </w:r>
            </w:del>
          </w:p>
        </w:tc>
        <w:tc>
          <w:tcPr>
            <w:tcW w:w="4774" w:type="dxa"/>
            <w:shd w:val="clear" w:color="auto" w:fill="D5DCE4" w:themeFill="text2" w:themeFillTint="33"/>
            <w:vAlign w:val="center"/>
            <w:tcPrChange w:id="108" w:author="Mark KANE" w:date="2026-09-25T20:00:00Z" w16du:dateUtc="2026-09-26T00:00:00Z">
              <w:tcPr>
                <w:tcW w:w="46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4D78B943" w14:textId="77777777" w:rsidR="001C4DA6" w:rsidRPr="001C4DA6" w:rsidRDefault="001C4DA6" w:rsidP="001C4DA6">
            <w:pPr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4774" w:type="dxa"/>
            <w:shd w:val="clear" w:color="auto" w:fill="D5DCE4" w:themeFill="text2" w:themeFillTint="33"/>
            <w:vAlign w:val="center"/>
            <w:tcPrChange w:id="109" w:author="Mark KANE" w:date="2026-09-25T20:00:00Z" w16du:dateUtc="2026-09-26T00:00:00Z">
              <w:tcPr>
                <w:tcW w:w="5245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000000" w:fill="D9D9D9"/>
                <w:noWrap/>
                <w:vAlign w:val="bottom"/>
              </w:tcPr>
            </w:tcPrChange>
          </w:tcPr>
          <w:p w14:paraId="2B681210" w14:textId="77777777" w:rsidR="001C4DA6" w:rsidRDefault="001F27EE" w:rsidP="001F27EE">
            <w:pPr>
              <w:pStyle w:val="TableParagraph"/>
              <w:spacing w:line="360" w:lineRule="auto"/>
              <w:rPr>
                <w:rFonts w:asciiTheme="minorHAnsi" w:hAnsiTheme="minorHAnsi"/>
                <w:b/>
                <w:rPrChange w:id="110" w:author="Mark KANE" w:date="2026-09-25T20:00:00Z" w16du:dateUtc="2026-09-26T00:00:00Z">
                  <w:rPr>
                    <w:rFonts w:ascii="Calibri" w:eastAsia="Times New Roman" w:hAnsi="Calibri" w:cs="Times New Roman"/>
                    <w:b/>
                    <w:color w:val="000000"/>
                  </w:rPr>
                </w:rPrChange>
              </w:rPr>
              <w:pPrChange w:id="111" w:author="Mark KANE" w:date="2026-09-25T20:00:00Z" w16du:dateUtc="2026-09-26T00:00:00Z">
                <w:pPr>
                  <w:spacing w:after="0" w:line="240" w:lineRule="auto"/>
                </w:pPr>
              </w:pPrChange>
            </w:pPr>
            <w:ins w:id="112" w:author="Mark KANE" w:date="2026-09-25T20:00:00Z" w16du:dateUtc="2026-09-26T00:00:00Z">
              <w:r w:rsidRPr="00C04855">
                <w:rPr>
                  <w:rFonts w:asciiTheme="minorHAnsi" w:hAnsiTheme="minorHAnsi" w:cstheme="minorHAnsi"/>
                  <w:b/>
                  <w:bCs/>
                  <w:szCs w:val="20"/>
                </w:rPr>
                <w:t>Description of the Area</w:t>
              </w:r>
              <w:r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 </w:t>
              </w:r>
              <w:r w:rsidRPr="00C04855">
                <w:rPr>
                  <w:rFonts w:asciiTheme="minorHAnsi" w:hAnsiTheme="minorHAnsi" w:cstheme="minorHAnsi"/>
                  <w:szCs w:val="20"/>
                </w:rPr>
                <w:t>(townland, landmark, etc.)</w:t>
              </w:r>
              <w:r w:rsidRPr="00C04855"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 </w:t>
              </w:r>
            </w:ins>
            <w:del w:id="113" w:author="Mark KANE" w:date="2026-09-25T20:00:00Z" w16du:dateUtc="2026-09-26T00:00:00Z">
              <w:r w:rsidR="001C4DA6" w:rsidRPr="001C4DA6">
                <w:rPr>
                  <w:rFonts w:ascii="Calibri" w:eastAsia="Times New Roman" w:hAnsi="Calibri" w:cs="Times New Roman"/>
                  <w:b/>
                  <w:color w:val="000000"/>
                </w:rPr>
                <w:lastRenderedPageBreak/>
                <w:delText xml:space="preserve">Explanation of Amount Due </w:delText>
              </w:r>
            </w:del>
          </w:p>
        </w:tc>
        <w:tc>
          <w:tcPr>
            <w:tcW w:w="6034" w:type="dxa"/>
            <w:gridSpan w:val="2"/>
            <w:vAlign w:val="center"/>
            <w:tcPrChange w:id="114" w:author="Mark KANE" w:date="2026-09-25T20:00:00Z" w16du:dateUtc="2026-09-26T00:00:00Z">
              <w:tcPr>
                <w:tcW w:w="6034" w:type="dxa"/>
                <w:gridSpan w:val="3"/>
              </w:tcPr>
            </w:tcPrChange>
          </w:tcPr>
          <w:p w14:paraId="61AA7EB6" w14:textId="77777777" w:rsidR="001F27EE" w:rsidRPr="00C04855" w:rsidRDefault="001F27EE" w:rsidP="001F27EE">
            <w:pPr>
              <w:pStyle w:val="TableParagraph"/>
              <w:spacing w:line="360" w:lineRule="auto"/>
              <w:rPr>
                <w:rFonts w:cstheme="minorHAnsi"/>
                <w:szCs w:val="20"/>
              </w:rPr>
            </w:pPr>
          </w:p>
        </w:tc>
      </w:tr>
      <w:tr w:rsidR="001C4DA6" w:rsidRPr="001C4DA6" w14:paraId="236E447D" w14:textId="77777777" w:rsidTr="00B44E5C">
        <w:tblPrEx>
          <w:tblW w:w="10808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57" w:type="dxa"/>
            <w:right w:w="57" w:type="dxa"/>
          </w:tblCellMar>
          <w:tblLook w:val="01E0" w:firstRow="1" w:lastRow="1" w:firstColumn="1" w:lastColumn="1" w:noHBand="0" w:noVBand="0"/>
          <w:tblPrExChange w:id="115" w:author="Mark KANE" w:date="2026-09-25T20:00:00Z" w16du:dateUtc="2026-09-26T00:00:00Z">
            <w:tblPrEx>
              <w:tblW w:w="9805" w:type="dxa"/>
            </w:tblPrEx>
          </w:tblPrExChange>
        </w:tblPrEx>
        <w:trPr>
          <w:trHeight w:val="50"/>
          <w:jc w:val="center"/>
          <w:trPrChange w:id="116" w:author="Mark KANE" w:date="2026-09-25T20:00:00Z" w16du:dateUtc="2026-09-26T00:00:00Z">
            <w:trPr>
              <w:gridAfter w:val="1"/>
              <w:trHeight w:val="288"/>
            </w:trPr>
          </w:trPrChange>
        </w:trPr>
        <w:tc>
          <w:tcPr>
            <w:tcW w:w="4774" w:type="dxa"/>
            <w:shd w:val="clear" w:color="auto" w:fill="D5DCE4" w:themeFill="text2" w:themeFillTint="33"/>
            <w:vAlign w:val="center"/>
            <w:tcPrChange w:id="117" w:author="Mark KANE" w:date="2026-09-25T20:00:00Z" w16du:dateUtc="2026-09-26T00:00:00Z">
              <w:tcPr>
                <w:tcW w:w="2977" w:type="dxa"/>
                <w:gridSpan w:val="2"/>
                <w:tcBorders>
                  <w:top w:val="nil"/>
                  <w:left w:val="single" w:sz="4" w:space="0" w:color="auto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0857FC62" w14:textId="77777777" w:rsidR="001C4DA6" w:rsidRDefault="001F27EE" w:rsidP="001F27EE">
            <w:pPr>
              <w:pStyle w:val="TableParagraph"/>
              <w:spacing w:line="360" w:lineRule="auto"/>
              <w:rPr>
                <w:rFonts w:asciiTheme="minorHAnsi" w:hAnsiTheme="minorHAnsi"/>
                <w:b/>
                <w:rPrChange w:id="118" w:author="Mark KANE" w:date="2026-09-25T20:00:00Z" w16du:dateUtc="2026-09-26T00:00:00Z">
                  <w:rPr>
                    <w:rFonts w:ascii="Calibri" w:eastAsia="Times New Roman" w:hAnsi="Calibri" w:cs="Times New Roman"/>
                    <w:color w:val="000000"/>
                  </w:rPr>
                </w:rPrChange>
              </w:rPr>
              <w:pPrChange w:id="119" w:author="Mark KANE" w:date="2026-09-25T20:00:00Z" w16du:dateUtc="2026-09-26T00:00:00Z">
                <w:pPr>
                  <w:spacing w:after="0" w:line="240" w:lineRule="auto"/>
                </w:pPr>
              </w:pPrChange>
            </w:pPr>
            <w:ins w:id="120" w:author="Mark KANE" w:date="2026-09-25T20:00:00Z" w16du:dateUtc="2026-09-26T00:00:00Z">
              <w:r w:rsidRPr="00C04855"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Maximum Altitude </w:t>
              </w:r>
              <w:r w:rsidRPr="00C04855">
                <w:rPr>
                  <w:rFonts w:asciiTheme="minorHAnsi" w:hAnsiTheme="minorHAnsi" w:cstheme="minorHAnsi"/>
                  <w:szCs w:val="20"/>
                </w:rPr>
                <w:t>(AMSL)</w:t>
              </w:r>
            </w:ins>
            <w:del w:id="121" w:author="Mark KANE" w:date="2026-09-25T20:00:00Z" w16du:dateUtc="2026-09-26T00:00:00Z">
              <w:r w:rsidR="001C4DA6" w:rsidRPr="001C4DA6">
                <w:rPr>
                  <w:rFonts w:ascii="Calibri" w:eastAsia="Times New Roman" w:hAnsi="Calibri" w:cs="Times New Roman"/>
                  <w:color w:val="000000"/>
                </w:rPr>
                <w:delText xml:space="preserve">Outstanding Principal </w:delText>
              </w:r>
            </w:del>
          </w:p>
        </w:tc>
        <w:tc>
          <w:tcPr>
            <w:tcW w:w="6034" w:type="dxa"/>
            <w:vAlign w:val="center"/>
            <w:tcPrChange w:id="122" w:author="Mark KANE" w:date="2026-09-25T20:00:00Z" w16du:dateUtc="2026-09-26T00:00:00Z">
              <w:tcPr>
                <w:tcW w:w="1123" w:type="dxa"/>
                <w:gridSpan w:val="2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noWrap/>
                <w:vAlign w:val="bottom"/>
              </w:tcPr>
            </w:tcPrChange>
          </w:tcPr>
          <w:p w14:paraId="3279E63D" w14:textId="77777777" w:rsidR="001C4DA6" w:rsidRPr="00C04855" w:rsidRDefault="001C4DA6" w:rsidP="001F27EE">
            <w:pPr>
              <w:pStyle w:val="TableParagraph"/>
              <w:spacing w:line="360" w:lineRule="auto"/>
              <w:rPr>
                <w:rFonts w:asciiTheme="minorHAnsi" w:hAnsiTheme="minorHAnsi"/>
                <w:rPrChange w:id="123" w:author="Mark KANE" w:date="2026-09-25T20:00:00Z" w16du:dateUtc="2026-09-26T00:00:00Z">
                  <w:rPr>
                    <w:rFonts w:ascii="Calibri" w:eastAsia="Times New Roman" w:hAnsi="Calibri" w:cs="Times New Roman"/>
                    <w:color w:val="000000"/>
                  </w:rPr>
                </w:rPrChange>
              </w:rPr>
              <w:pPrChange w:id="124" w:author="Mark KANE" w:date="2026-09-25T20:00:00Z" w16du:dateUtc="2026-09-26T00:00:00Z">
                <w:pPr>
                  <w:spacing w:after="0" w:line="240" w:lineRule="auto"/>
                </w:pPr>
              </w:pPrChange>
            </w:pPr>
            <w:del w:id="125" w:author="Mark KANE" w:date="2026-09-25T20:00:00Z" w16du:dateUtc="2026-09-26T00:00:00Z">
              <w:r w:rsidRPr="001C4DA6">
                <w:rPr>
                  <w:rFonts w:ascii="Calibri" w:eastAsia="Times New Roman" w:hAnsi="Calibri" w:cs="Times New Roman"/>
                  <w:color w:val="000000"/>
                </w:rPr>
                <w:delText>$_______</w:delText>
              </w:r>
            </w:del>
          </w:p>
        </w:tc>
        <w:tc>
          <w:tcPr>
            <w:tcW w:w="6034" w:type="dxa"/>
            <w:vAlign w:val="center"/>
            <w:tcPrChange w:id="126" w:author="Mark KANE" w:date="2026-09-25T20:00:00Z" w16du:dateUtc="2026-09-26T00:00:00Z">
              <w:tcPr>
                <w:tcW w:w="46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09827334" w14:textId="77777777" w:rsidR="001C4DA6" w:rsidRPr="001C4DA6" w:rsidRDefault="001C4DA6" w:rsidP="001C4DA6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034" w:type="dxa"/>
            <w:gridSpan w:val="2"/>
            <w:vAlign w:val="center"/>
            <w:tcPrChange w:id="127" w:author="Mark KANE" w:date="2026-09-25T20:00:00Z" w16du:dateUtc="2026-09-26T00:00:00Z">
              <w:tcPr>
                <w:tcW w:w="3400" w:type="dxa"/>
                <w:gridSpan w:val="3"/>
                <w:tcBorders>
                  <w:top w:val="nil"/>
                  <w:left w:val="single" w:sz="4" w:space="0" w:color="auto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6C8A387A" w14:textId="77777777" w:rsidR="001C4DA6" w:rsidRPr="001C4DA6" w:rsidRDefault="001C4DA6" w:rsidP="001C4DA6">
            <w:pPr>
              <w:rPr>
                <w:rFonts w:ascii="Calibri" w:eastAsia="Times New Roman" w:hAnsi="Calibri" w:cs="Times New Roman"/>
                <w:color w:val="000000"/>
              </w:rPr>
            </w:pPr>
            <w:del w:id="128" w:author="Mark KANE" w:date="2026-09-25T20:00:00Z" w16du:dateUtc="2026-09-26T00:00:00Z">
              <w:r w:rsidRPr="001C4DA6">
                <w:rPr>
                  <w:rFonts w:ascii="Calibri" w:eastAsia="Times New Roman" w:hAnsi="Calibri" w:cs="Times New Roman"/>
                  <w:color w:val="000000"/>
                </w:rPr>
                <w:delText>Principal</w:delText>
              </w:r>
            </w:del>
          </w:p>
        </w:tc>
        <w:tc>
          <w:tcPr>
            <w:tcW w:w="6034" w:type="dxa"/>
            <w:vAlign w:val="center"/>
            <w:tcPrChange w:id="129" w:author="Mark KANE" w:date="2026-09-25T20:00:00Z" w16du:dateUtc="2026-09-26T00:00:00Z">
              <w:tcPr>
                <w:tcW w:w="1845" w:type="dxa"/>
                <w:gridSpan w:val="2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noWrap/>
                <w:vAlign w:val="bottom"/>
              </w:tcPr>
            </w:tcPrChange>
          </w:tcPr>
          <w:p w14:paraId="0DA58F11" w14:textId="77777777" w:rsidR="001C4DA6" w:rsidRPr="001C4DA6" w:rsidRDefault="001C4DA6" w:rsidP="001C4DA6">
            <w:pPr>
              <w:rPr>
                <w:rFonts w:ascii="Calibri" w:eastAsia="Times New Roman" w:hAnsi="Calibri" w:cs="Times New Roman"/>
                <w:color w:val="000000"/>
              </w:rPr>
            </w:pPr>
            <w:del w:id="130" w:author="Mark KANE" w:date="2026-09-25T20:00:00Z" w16du:dateUtc="2026-09-26T00:00:00Z">
              <w:r w:rsidRPr="001C4DA6">
                <w:rPr>
                  <w:rFonts w:ascii="Calibri" w:eastAsia="Times New Roman" w:hAnsi="Calibri" w:cs="Times New Roman"/>
                  <w:color w:val="000000"/>
                </w:rPr>
                <w:delText>$_______</w:delText>
              </w:r>
            </w:del>
          </w:p>
        </w:tc>
      </w:tr>
      <w:tr w:rsidR="001F27EE" w:rsidRPr="00C04855" w14:paraId="2790D422" w14:textId="77777777" w:rsidTr="00B44E5C">
        <w:trPr>
          <w:trHeight w:val="50"/>
          <w:jc w:val="center"/>
          <w:ins w:id="131" w:author="Mark KANE" w:date="2026-09-25T20:00:00Z" w16du:dateUtc="2026-09-26T00:00:00Z"/>
        </w:trPr>
        <w:tc>
          <w:tcPr>
            <w:tcW w:w="4774" w:type="dxa"/>
            <w:shd w:val="clear" w:color="auto" w:fill="D5DCE4" w:themeFill="text2" w:themeFillTint="33"/>
            <w:vAlign w:val="center"/>
          </w:tcPr>
          <w:p w14:paraId="628D57A3" w14:textId="77777777" w:rsidR="001F27EE" w:rsidRDefault="001F27EE" w:rsidP="001F27EE">
            <w:pPr>
              <w:pStyle w:val="TableParagraph"/>
              <w:spacing w:line="360" w:lineRule="auto"/>
              <w:rPr>
                <w:ins w:id="132" w:author="Mark KANE" w:date="2026-09-25T20:00:00Z" w16du:dateUtc="2026-09-26T00:00:00Z"/>
                <w:rFonts w:asciiTheme="minorHAnsi" w:hAnsiTheme="minorHAnsi" w:cstheme="minorHAnsi"/>
                <w:b/>
                <w:bCs/>
                <w:szCs w:val="20"/>
              </w:rPr>
            </w:pPr>
            <w:ins w:id="133" w:author="Mark KANE" w:date="2026-09-25T20:00:00Z" w16du:dateUtc="2026-09-26T00:00:00Z">
              <w:r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Maximum </w:t>
              </w:r>
              <w:r w:rsidRPr="00C04855"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Height Above Ground Level </w:t>
              </w:r>
              <w:r w:rsidRPr="00C04855">
                <w:rPr>
                  <w:rFonts w:asciiTheme="minorHAnsi" w:hAnsiTheme="minorHAnsi" w:cstheme="minorHAnsi"/>
                  <w:szCs w:val="20"/>
                </w:rPr>
                <w:t>(AGL)</w:t>
              </w:r>
            </w:ins>
          </w:p>
        </w:tc>
        <w:tc>
          <w:tcPr>
            <w:tcW w:w="6034" w:type="dxa"/>
            <w:gridSpan w:val="5"/>
            <w:vAlign w:val="center"/>
          </w:tcPr>
          <w:p w14:paraId="6367FE3A" w14:textId="77777777" w:rsidR="001F27EE" w:rsidRPr="00C04855" w:rsidRDefault="001F27EE" w:rsidP="001F27EE">
            <w:pPr>
              <w:pStyle w:val="TableParagraph"/>
              <w:spacing w:line="360" w:lineRule="auto"/>
              <w:rPr>
                <w:ins w:id="134" w:author="Mark KANE" w:date="2026-09-25T20:00:00Z" w16du:dateUtc="2026-09-26T00:00:00Z"/>
                <w:rFonts w:asciiTheme="minorHAnsi" w:hAnsiTheme="minorHAnsi" w:cstheme="minorHAnsi"/>
                <w:szCs w:val="20"/>
              </w:rPr>
            </w:pPr>
          </w:p>
        </w:tc>
      </w:tr>
      <w:tr w:rsidR="001C4DA6" w:rsidRPr="001C4DA6" w14:paraId="7CCB4F50" w14:textId="77777777" w:rsidTr="00B44E5C">
        <w:tblPrEx>
          <w:tblW w:w="10808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57" w:type="dxa"/>
            <w:right w:w="57" w:type="dxa"/>
          </w:tblCellMar>
          <w:tblLook w:val="01E0" w:firstRow="1" w:lastRow="1" w:firstColumn="1" w:lastColumn="1" w:noHBand="0" w:noVBand="0"/>
          <w:tblPrExChange w:id="135" w:author="Mark KANE" w:date="2026-09-25T20:00:00Z" w16du:dateUtc="2026-09-26T00:00:00Z">
            <w:tblPrEx>
              <w:tblW w:w="9805" w:type="dxa"/>
            </w:tblPrEx>
          </w:tblPrExChange>
        </w:tblPrEx>
        <w:trPr>
          <w:trHeight w:val="50"/>
          <w:jc w:val="center"/>
          <w:trPrChange w:id="136" w:author="Mark KANE" w:date="2026-09-25T20:00:00Z" w16du:dateUtc="2026-09-26T00:00:00Z">
            <w:trPr>
              <w:gridAfter w:val="1"/>
              <w:trHeight w:val="288"/>
            </w:trPr>
          </w:trPrChange>
        </w:trPr>
        <w:tc>
          <w:tcPr>
            <w:tcW w:w="4774" w:type="dxa"/>
            <w:shd w:val="clear" w:color="auto" w:fill="D5DCE4" w:themeFill="text2" w:themeFillTint="33"/>
            <w:vAlign w:val="center"/>
            <w:tcPrChange w:id="137" w:author="Mark KANE" w:date="2026-09-25T20:00:00Z" w16du:dateUtc="2026-09-26T00:00:00Z">
              <w:tcPr>
                <w:tcW w:w="2977" w:type="dxa"/>
                <w:gridSpan w:val="2"/>
                <w:tcBorders>
                  <w:top w:val="nil"/>
                  <w:left w:val="single" w:sz="4" w:space="0" w:color="auto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5846238F" w14:textId="77777777" w:rsidR="001C4DA6" w:rsidRDefault="001F27EE" w:rsidP="001F27EE">
            <w:pPr>
              <w:pStyle w:val="TableParagraph"/>
              <w:spacing w:line="360" w:lineRule="auto"/>
              <w:rPr>
                <w:rFonts w:asciiTheme="minorHAnsi" w:hAnsiTheme="minorHAnsi"/>
                <w:b/>
                <w:rPrChange w:id="138" w:author="Mark KANE" w:date="2026-09-25T20:00:00Z" w16du:dateUtc="2026-09-26T00:00:00Z">
                  <w:rPr>
                    <w:rFonts w:ascii="Calibri" w:eastAsia="Times New Roman" w:hAnsi="Calibri" w:cs="Times New Roman"/>
                    <w:color w:val="000000"/>
                  </w:rPr>
                </w:rPrChange>
              </w:rPr>
              <w:pPrChange w:id="139" w:author="Mark KANE" w:date="2026-09-25T20:00:00Z" w16du:dateUtc="2026-09-26T00:00:00Z">
                <w:pPr>
                  <w:spacing w:after="0" w:line="240" w:lineRule="auto"/>
                </w:pPr>
              </w:pPrChange>
            </w:pPr>
            <w:ins w:id="140" w:author="Mark KANE" w:date="2026-09-25T20:00:00Z" w16du:dateUtc="2026-09-26T00:00:00Z">
              <w:r w:rsidRPr="00C04855"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Proposed Date(s) &amp; Time(s) </w:t>
              </w:r>
              <w:r w:rsidRPr="00C04855">
                <w:rPr>
                  <w:rFonts w:asciiTheme="minorHAnsi" w:hAnsiTheme="minorHAnsi" w:cstheme="minorHAnsi"/>
                  <w:szCs w:val="20"/>
                </w:rPr>
                <w:t>(Local)</w:t>
              </w:r>
            </w:ins>
            <w:del w:id="141" w:author="Mark KANE" w:date="2026-09-25T20:00:00Z" w16du:dateUtc="2026-09-26T00:00:00Z">
              <w:r w:rsidR="001C4DA6" w:rsidRPr="001C4DA6">
                <w:rPr>
                  <w:rFonts w:ascii="Calibri" w:eastAsia="Times New Roman" w:hAnsi="Calibri" w:cs="Times New Roman"/>
                  <w:color w:val="000000"/>
                </w:rPr>
                <w:delText>Interest Rate (Until [Date])</w:delText>
              </w:r>
            </w:del>
          </w:p>
        </w:tc>
        <w:tc>
          <w:tcPr>
            <w:tcW w:w="6034" w:type="dxa"/>
            <w:vAlign w:val="center"/>
            <w:tcPrChange w:id="142" w:author="Mark KANE" w:date="2026-09-25T20:00:00Z" w16du:dateUtc="2026-09-26T00:00:00Z">
              <w:tcPr>
                <w:tcW w:w="1123" w:type="dxa"/>
                <w:gridSpan w:val="2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noWrap/>
                <w:vAlign w:val="bottom"/>
              </w:tcPr>
            </w:tcPrChange>
          </w:tcPr>
          <w:p w14:paraId="15CF0EFA" w14:textId="77777777" w:rsidR="001C4DA6" w:rsidRPr="00C04855" w:rsidRDefault="001C4DA6" w:rsidP="001F27EE">
            <w:pPr>
              <w:pStyle w:val="TableParagraph"/>
              <w:spacing w:line="360" w:lineRule="auto"/>
              <w:rPr>
                <w:rFonts w:asciiTheme="minorHAnsi" w:hAnsiTheme="minorHAnsi"/>
                <w:rPrChange w:id="143" w:author="Mark KANE" w:date="2026-09-25T20:00:00Z" w16du:dateUtc="2026-09-26T00:00:00Z">
                  <w:rPr>
                    <w:rFonts w:ascii="Calibri" w:eastAsia="Times New Roman" w:hAnsi="Calibri" w:cs="Times New Roman"/>
                    <w:color w:val="000000"/>
                  </w:rPr>
                </w:rPrChange>
              </w:rPr>
              <w:pPrChange w:id="144" w:author="Mark KANE" w:date="2026-09-25T20:00:00Z" w16du:dateUtc="2026-09-26T00:00:00Z">
                <w:pPr>
                  <w:spacing w:after="0" w:line="240" w:lineRule="auto"/>
                </w:pPr>
              </w:pPrChange>
            </w:pPr>
            <w:del w:id="145" w:author="Mark KANE" w:date="2026-09-25T20:00:00Z" w16du:dateUtc="2026-09-26T00:00:00Z">
              <w:r w:rsidRPr="001C4DA6">
                <w:rPr>
                  <w:rFonts w:ascii="Calibri" w:eastAsia="Times New Roman" w:hAnsi="Calibri" w:cs="Times New Roman"/>
                  <w:color w:val="000000"/>
                </w:rPr>
                <w:delText>______%</w:delText>
              </w:r>
            </w:del>
          </w:p>
        </w:tc>
        <w:tc>
          <w:tcPr>
            <w:tcW w:w="6034" w:type="dxa"/>
            <w:vAlign w:val="center"/>
            <w:tcPrChange w:id="146" w:author="Mark KANE" w:date="2026-09-25T20:00:00Z" w16du:dateUtc="2026-09-26T00:00:00Z">
              <w:tcPr>
                <w:tcW w:w="46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437E411F" w14:textId="77777777" w:rsidR="001C4DA6" w:rsidRPr="001C4DA6" w:rsidRDefault="001C4DA6" w:rsidP="001C4DA6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034" w:type="dxa"/>
            <w:gridSpan w:val="2"/>
            <w:vAlign w:val="center"/>
            <w:tcPrChange w:id="147" w:author="Mark KANE" w:date="2026-09-25T20:00:00Z" w16du:dateUtc="2026-09-26T00:00:00Z">
              <w:tcPr>
                <w:tcW w:w="3400" w:type="dxa"/>
                <w:gridSpan w:val="3"/>
                <w:tcBorders>
                  <w:top w:val="nil"/>
                  <w:left w:val="single" w:sz="4" w:space="0" w:color="auto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5D9513DB" w14:textId="77777777" w:rsidR="001C4DA6" w:rsidRPr="001C4DA6" w:rsidRDefault="001C4DA6" w:rsidP="001C4DA6">
            <w:pPr>
              <w:rPr>
                <w:rFonts w:ascii="Calibri" w:eastAsia="Times New Roman" w:hAnsi="Calibri" w:cs="Times New Roman"/>
                <w:color w:val="000000"/>
              </w:rPr>
            </w:pPr>
            <w:del w:id="148" w:author="Mark KANE" w:date="2026-09-25T20:00:00Z" w16du:dateUtc="2026-09-26T00:00:00Z">
              <w:r w:rsidRPr="001C4DA6">
                <w:rPr>
                  <w:rFonts w:ascii="Calibri" w:eastAsia="Times New Roman" w:hAnsi="Calibri" w:cs="Times New Roman"/>
                  <w:color w:val="000000"/>
                </w:rPr>
                <w:delText>Interest</w:delText>
              </w:r>
            </w:del>
          </w:p>
        </w:tc>
        <w:tc>
          <w:tcPr>
            <w:tcW w:w="6034" w:type="dxa"/>
            <w:vAlign w:val="center"/>
            <w:tcPrChange w:id="149" w:author="Mark KANE" w:date="2026-09-25T20:00:00Z" w16du:dateUtc="2026-09-26T00:00:00Z">
              <w:tcPr>
                <w:tcW w:w="1845" w:type="dxa"/>
                <w:gridSpan w:val="2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noWrap/>
                <w:vAlign w:val="bottom"/>
              </w:tcPr>
            </w:tcPrChange>
          </w:tcPr>
          <w:p w14:paraId="3B27B158" w14:textId="77777777" w:rsidR="001C4DA6" w:rsidRPr="001C4DA6" w:rsidRDefault="001C4DA6" w:rsidP="001C4DA6">
            <w:pPr>
              <w:rPr>
                <w:rFonts w:ascii="Calibri" w:eastAsia="Times New Roman" w:hAnsi="Calibri" w:cs="Times New Roman"/>
                <w:color w:val="000000"/>
              </w:rPr>
            </w:pPr>
            <w:del w:id="150" w:author="Mark KANE" w:date="2026-09-25T20:00:00Z" w16du:dateUtc="2026-09-26T00:00:00Z">
              <w:r w:rsidRPr="001C4DA6">
                <w:rPr>
                  <w:rFonts w:ascii="Calibri" w:eastAsia="Times New Roman" w:hAnsi="Calibri" w:cs="Times New Roman"/>
                  <w:color w:val="000000"/>
                </w:rPr>
                <w:delText>$_______</w:delText>
              </w:r>
            </w:del>
          </w:p>
        </w:tc>
      </w:tr>
      <w:tr w:rsidR="001C4DA6" w:rsidRPr="001C4DA6" w14:paraId="0BA6A305" w14:textId="77777777" w:rsidTr="00B44E5C">
        <w:tblPrEx>
          <w:tblW w:w="10808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57" w:type="dxa"/>
            <w:right w:w="57" w:type="dxa"/>
          </w:tblCellMar>
          <w:tblLook w:val="01E0" w:firstRow="1" w:lastRow="1" w:firstColumn="1" w:lastColumn="1" w:noHBand="0" w:noVBand="0"/>
          <w:tblPrExChange w:id="151" w:author="Mark KANE" w:date="2026-09-25T20:00:00Z" w16du:dateUtc="2026-09-26T00:00:00Z">
            <w:tblPrEx>
              <w:tblW w:w="9805" w:type="dxa"/>
            </w:tblPrEx>
          </w:tblPrExChange>
        </w:tblPrEx>
        <w:trPr>
          <w:trHeight w:val="50"/>
          <w:jc w:val="center"/>
          <w:trPrChange w:id="152" w:author="Mark KANE" w:date="2026-09-25T20:00:00Z" w16du:dateUtc="2026-09-26T00:00:00Z">
            <w:trPr>
              <w:gridAfter w:val="1"/>
              <w:trHeight w:val="288"/>
            </w:trPr>
          </w:trPrChange>
        </w:trPr>
        <w:tc>
          <w:tcPr>
            <w:tcW w:w="4774" w:type="dxa"/>
            <w:shd w:val="clear" w:color="auto" w:fill="D5DCE4" w:themeFill="text2" w:themeFillTint="33"/>
            <w:vAlign w:val="center"/>
            <w:tcPrChange w:id="153" w:author="Mark KANE" w:date="2026-09-25T20:00:00Z" w16du:dateUtc="2026-09-26T00:00:00Z">
              <w:tcPr>
                <w:tcW w:w="2977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nil"/>
                </w:tcBorders>
                <w:noWrap/>
                <w:vAlign w:val="bottom"/>
              </w:tcPr>
            </w:tcPrChange>
          </w:tcPr>
          <w:p w14:paraId="1EAEA1CE" w14:textId="77777777" w:rsidR="001C4DA6" w:rsidRDefault="001F27EE" w:rsidP="001F27EE">
            <w:pPr>
              <w:pStyle w:val="TableParagraph"/>
              <w:spacing w:line="360" w:lineRule="auto"/>
              <w:rPr>
                <w:rFonts w:asciiTheme="minorHAnsi" w:hAnsiTheme="minorHAnsi"/>
                <w:b/>
                <w:rPrChange w:id="154" w:author="Mark KANE" w:date="2026-09-25T20:00:00Z" w16du:dateUtc="2026-09-26T00:00:00Z">
                  <w:rPr>
                    <w:rFonts w:ascii="Calibri" w:eastAsia="Times New Roman" w:hAnsi="Calibri" w:cs="Times New Roman"/>
                    <w:color w:val="000000"/>
                  </w:rPr>
                </w:rPrChange>
              </w:rPr>
              <w:pPrChange w:id="155" w:author="Mark KANE" w:date="2026-09-25T20:00:00Z" w16du:dateUtc="2026-09-26T00:00:00Z">
                <w:pPr>
                  <w:spacing w:after="0" w:line="240" w:lineRule="auto"/>
                </w:pPr>
              </w:pPrChange>
            </w:pPr>
            <w:ins w:id="156" w:author="Mark KANE" w:date="2026-09-25T20:00:00Z" w16du:dateUtc="2026-09-26T00:00:00Z">
              <w:r w:rsidRPr="00C04855">
                <w:rPr>
                  <w:rFonts w:asciiTheme="minorHAnsi" w:hAnsiTheme="minorHAnsi" w:cstheme="minorHAnsi"/>
                  <w:b/>
                  <w:bCs/>
                  <w:szCs w:val="20"/>
                </w:rPr>
                <w:t>Duration</w:t>
              </w:r>
              <w:r w:rsidRPr="00C04855">
                <w:rPr>
                  <w:rFonts w:asciiTheme="minorHAnsi" w:hAnsiTheme="minorHAnsi" w:cstheme="minorHAnsi"/>
                  <w:szCs w:val="20"/>
                </w:rPr>
                <w:t xml:space="preserve"> (HH:MM)</w:t>
              </w:r>
            </w:ins>
            <w:del w:id="157" w:author="Mark KANE" w:date="2026-09-25T20:00:00Z" w16du:dateUtc="2026-09-26T00:00:00Z">
              <w:r w:rsidR="001C4DA6" w:rsidRPr="001C4DA6">
                <w:rPr>
                  <w:rFonts w:ascii="Calibri" w:eastAsia="Times New Roman" w:hAnsi="Calibri" w:cs="Times New Roman"/>
                  <w:color w:val="000000"/>
                </w:rPr>
                <w:delText>Prepayment Penalty</w:delText>
              </w:r>
            </w:del>
          </w:p>
        </w:tc>
        <w:tc>
          <w:tcPr>
            <w:tcW w:w="6034" w:type="dxa"/>
            <w:vAlign w:val="center"/>
            <w:tcPrChange w:id="158" w:author="Mark KANE" w:date="2026-09-25T20:00:00Z" w16du:dateUtc="2026-09-26T00:00:00Z">
              <w:tcPr>
                <w:tcW w:w="1123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bottom"/>
              </w:tcPr>
            </w:tcPrChange>
          </w:tcPr>
          <w:p w14:paraId="2C822B56" w14:textId="77777777" w:rsidR="001C4DA6" w:rsidRPr="00C04855" w:rsidRDefault="001C4DA6" w:rsidP="001F27EE">
            <w:pPr>
              <w:pStyle w:val="TableParagraph"/>
              <w:spacing w:line="360" w:lineRule="auto"/>
              <w:rPr>
                <w:rFonts w:asciiTheme="minorHAnsi" w:hAnsiTheme="minorHAnsi"/>
                <w:rPrChange w:id="159" w:author="Mark KANE" w:date="2026-09-25T20:00:00Z" w16du:dateUtc="2026-09-26T00:00:00Z">
                  <w:rPr>
                    <w:rFonts w:ascii="Calibri" w:eastAsia="Times New Roman" w:hAnsi="Calibri" w:cs="Times New Roman"/>
                    <w:color w:val="000000"/>
                  </w:rPr>
                </w:rPrChange>
              </w:rPr>
              <w:pPrChange w:id="160" w:author="Mark KANE" w:date="2026-09-25T20:00:00Z" w16du:dateUtc="2026-09-26T00:00:00Z">
                <w:pPr>
                  <w:spacing w:after="0" w:line="240" w:lineRule="auto"/>
                </w:pPr>
              </w:pPrChange>
            </w:pPr>
            <w:del w:id="161" w:author="Mark KANE" w:date="2026-09-25T20:00:00Z" w16du:dateUtc="2026-09-26T00:00:00Z">
              <w:r w:rsidRPr="001C4DA6">
                <w:rPr>
                  <w:rFonts w:ascii="Calibri" w:eastAsia="Times New Roman" w:hAnsi="Calibri" w:cs="Times New Roman"/>
                  <w:color w:val="000000"/>
                </w:rPr>
                <w:delText>[Yes/No]</w:delText>
              </w:r>
            </w:del>
          </w:p>
        </w:tc>
        <w:tc>
          <w:tcPr>
            <w:tcW w:w="6034" w:type="dxa"/>
            <w:vAlign w:val="center"/>
            <w:tcPrChange w:id="162" w:author="Mark KANE" w:date="2026-09-25T20:00:00Z" w16du:dateUtc="2026-09-26T00:00:00Z">
              <w:tcPr>
                <w:tcW w:w="46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18C5515F" w14:textId="77777777" w:rsidR="001C4DA6" w:rsidRPr="001C4DA6" w:rsidRDefault="001C4DA6" w:rsidP="001C4DA6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034" w:type="dxa"/>
            <w:gridSpan w:val="2"/>
            <w:vAlign w:val="center"/>
            <w:tcPrChange w:id="163" w:author="Mark KANE" w:date="2026-09-25T20:00:00Z" w16du:dateUtc="2026-09-26T00:00:00Z">
              <w:tcPr>
                <w:tcW w:w="3400" w:type="dxa"/>
                <w:gridSpan w:val="3"/>
                <w:tcBorders>
                  <w:top w:val="nil"/>
                  <w:left w:val="single" w:sz="4" w:space="0" w:color="auto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64CF55CB" w14:textId="77777777" w:rsidR="001C4DA6" w:rsidRPr="001C4DA6" w:rsidRDefault="001C4DA6" w:rsidP="001C4DA6">
            <w:pPr>
              <w:rPr>
                <w:rFonts w:ascii="Calibri" w:eastAsia="Times New Roman" w:hAnsi="Calibri" w:cs="Times New Roman"/>
                <w:color w:val="000000"/>
              </w:rPr>
            </w:pPr>
            <w:del w:id="164" w:author="Mark KANE" w:date="2026-09-25T20:00:00Z" w16du:dateUtc="2026-09-26T00:00:00Z">
              <w:r w:rsidRPr="001C4DA6">
                <w:rPr>
                  <w:rFonts w:ascii="Calibri" w:eastAsia="Times New Roman" w:hAnsi="Calibri" w:cs="Times New Roman"/>
                  <w:color w:val="000000"/>
                </w:rPr>
                <w:delText>Escrow (for Taxes and Insurance)</w:delText>
              </w:r>
            </w:del>
          </w:p>
        </w:tc>
        <w:tc>
          <w:tcPr>
            <w:tcW w:w="6034" w:type="dxa"/>
            <w:vAlign w:val="center"/>
            <w:tcPrChange w:id="165" w:author="Mark KANE" w:date="2026-09-25T20:00:00Z" w16du:dateUtc="2026-09-26T00:00:00Z">
              <w:tcPr>
                <w:tcW w:w="1845" w:type="dxa"/>
                <w:gridSpan w:val="2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noWrap/>
                <w:vAlign w:val="bottom"/>
              </w:tcPr>
            </w:tcPrChange>
          </w:tcPr>
          <w:p w14:paraId="011B3400" w14:textId="77777777" w:rsidR="001C4DA6" w:rsidRPr="001C4DA6" w:rsidRDefault="001C4DA6" w:rsidP="001C4DA6">
            <w:pPr>
              <w:rPr>
                <w:rFonts w:ascii="Calibri" w:eastAsia="Times New Roman" w:hAnsi="Calibri" w:cs="Times New Roman"/>
                <w:color w:val="000000"/>
              </w:rPr>
            </w:pPr>
            <w:del w:id="166" w:author="Mark KANE" w:date="2026-09-25T20:00:00Z" w16du:dateUtc="2026-09-26T00:00:00Z">
              <w:r w:rsidRPr="001C4DA6">
                <w:rPr>
                  <w:rFonts w:ascii="Calibri" w:eastAsia="Times New Roman" w:hAnsi="Calibri" w:cs="Times New Roman"/>
                  <w:color w:val="000000"/>
                </w:rPr>
                <w:delText>$_______</w:delText>
              </w:r>
            </w:del>
          </w:p>
        </w:tc>
      </w:tr>
      <w:tr w:rsidR="001C4DA6" w:rsidRPr="001C4DA6" w14:paraId="4F9CE308" w14:textId="77777777" w:rsidTr="00B44E5C">
        <w:tblPrEx>
          <w:tblW w:w="10808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57" w:type="dxa"/>
            <w:right w:w="57" w:type="dxa"/>
          </w:tblCellMar>
          <w:tblLook w:val="01E0" w:firstRow="1" w:lastRow="1" w:firstColumn="1" w:lastColumn="1" w:noHBand="0" w:noVBand="0"/>
          <w:tblPrExChange w:id="167" w:author="Mark KANE" w:date="2026-09-25T20:00:00Z" w16du:dateUtc="2026-09-26T00:00:00Z">
            <w:tblPrEx>
              <w:tblW w:w="9805" w:type="dxa"/>
            </w:tblPrEx>
          </w:tblPrExChange>
        </w:tblPrEx>
        <w:trPr>
          <w:trHeight w:val="141"/>
          <w:jc w:val="center"/>
          <w:trPrChange w:id="168" w:author="Mark KANE" w:date="2026-09-25T20:00:00Z" w16du:dateUtc="2026-09-26T00:00:00Z">
            <w:trPr>
              <w:gridAfter w:val="1"/>
              <w:trHeight w:val="288"/>
            </w:trPr>
          </w:trPrChange>
        </w:trPr>
        <w:tc>
          <w:tcPr>
            <w:tcW w:w="4774" w:type="dxa"/>
            <w:shd w:val="clear" w:color="auto" w:fill="D5DCE4" w:themeFill="text2" w:themeFillTint="33"/>
            <w:vAlign w:val="center"/>
            <w:tcPrChange w:id="169" w:author="Mark KANE" w:date="2026-09-25T20:00:00Z" w16du:dateUtc="2026-09-26T00:00:00Z">
              <w:tcPr>
                <w:tcW w:w="2977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1D019E7C" w14:textId="1424F60D" w:rsidR="001F27EE" w:rsidRDefault="00D121A0" w:rsidP="001F27EE">
            <w:pPr>
              <w:pStyle w:val="TableParagraph"/>
              <w:spacing w:line="360" w:lineRule="auto"/>
              <w:rPr>
                <w:ins w:id="170" w:author="Mark KANE" w:date="2026-09-25T20:00:00Z" w16du:dateUtc="2026-09-26T00:00:00Z"/>
                <w:rFonts w:asciiTheme="minorHAnsi" w:hAnsiTheme="minorHAnsi" w:cstheme="minorHAnsi"/>
                <w:b/>
                <w:bCs/>
                <w:szCs w:val="20"/>
              </w:rPr>
            </w:pPr>
            <w:ins w:id="171" w:author="Mark KANE" w:date="2026-09-25T20:00:00Z" w16du:dateUtc="2026-09-26T00:00:00Z">
              <w:r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Circle Centre </w:t>
              </w:r>
              <w:r w:rsidR="001F27EE" w:rsidRPr="00C04855">
                <w:rPr>
                  <w:rFonts w:asciiTheme="minorHAnsi" w:hAnsiTheme="minorHAnsi" w:cstheme="minorHAnsi"/>
                  <w:b/>
                  <w:bCs/>
                  <w:szCs w:val="20"/>
                </w:rPr>
                <w:t>Latitude &amp; Longitude</w:t>
              </w:r>
            </w:ins>
          </w:p>
          <w:p w14:paraId="12C8A115" w14:textId="77777777" w:rsidR="001C4DA6" w:rsidRPr="00C04855" w:rsidRDefault="001F27EE" w:rsidP="001F27EE">
            <w:pPr>
              <w:pStyle w:val="TableParagraph"/>
              <w:spacing w:line="360" w:lineRule="auto"/>
              <w:rPr>
                <w:rFonts w:asciiTheme="minorHAnsi" w:hAnsiTheme="minorHAnsi"/>
                <w:rPrChange w:id="172" w:author="Mark KANE" w:date="2026-09-25T20:00:00Z" w16du:dateUtc="2026-09-26T00:00:00Z">
                  <w:rPr>
                    <w:rFonts w:ascii="Calibri" w:eastAsia="Times New Roman" w:hAnsi="Calibri" w:cs="Times New Roman"/>
                    <w:color w:val="000000"/>
                  </w:rPr>
                </w:rPrChange>
              </w:rPr>
              <w:pPrChange w:id="173" w:author="Mark KANE" w:date="2026-09-25T20:00:00Z" w16du:dateUtc="2026-09-26T00:00:00Z">
                <w:pPr>
                  <w:spacing w:after="0" w:line="240" w:lineRule="auto"/>
                </w:pPr>
              </w:pPrChange>
            </w:pPr>
            <w:ins w:id="174" w:author="Mark KANE" w:date="2026-09-25T20:00:00Z" w16du:dateUtc="2026-09-26T00:00:00Z">
              <w:r w:rsidRPr="00C04855">
                <w:rPr>
                  <w:rFonts w:asciiTheme="minorHAnsi" w:hAnsiTheme="minorHAnsi" w:cstheme="minorHAnsi"/>
                  <w:szCs w:val="20"/>
                </w:rPr>
                <w:t>(Degrees, Minutes &amp; Seconds</w:t>
              </w:r>
              <w:r>
                <w:rPr>
                  <w:rFonts w:asciiTheme="minorHAnsi" w:hAnsiTheme="minorHAnsi" w:cstheme="minorHAnsi"/>
                  <w:szCs w:val="20"/>
                </w:rPr>
                <w:t xml:space="preserve"> WGS-64</w:t>
              </w:r>
              <w:r w:rsidRPr="00C04855">
                <w:rPr>
                  <w:rFonts w:asciiTheme="minorHAnsi" w:hAnsiTheme="minorHAnsi" w:cstheme="minorHAnsi"/>
                  <w:szCs w:val="20"/>
                </w:rPr>
                <w:t>)</w:t>
              </w:r>
            </w:ins>
          </w:p>
        </w:tc>
        <w:tc>
          <w:tcPr>
            <w:tcW w:w="6034" w:type="dxa"/>
            <w:vAlign w:val="center"/>
            <w:tcPrChange w:id="175" w:author="Mark KANE" w:date="2026-09-25T20:00:00Z" w16du:dateUtc="2026-09-26T00:00:00Z">
              <w:tcPr>
                <w:tcW w:w="112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35D84C54" w14:textId="77777777" w:rsidR="001C4DA6" w:rsidRPr="00C04855" w:rsidRDefault="001C4DA6" w:rsidP="001F27EE">
            <w:pPr>
              <w:spacing w:before="4" w:line="360" w:lineRule="auto"/>
              <w:rPr>
                <w:rFonts w:asciiTheme="minorHAnsi" w:hAnsiTheme="minorHAnsi"/>
                <w:color w:val="BFBFBF" w:themeColor="background1" w:themeShade="BF"/>
                <w:sz w:val="17"/>
                <w:rPrChange w:id="176" w:author="Mark KANE" w:date="2026-09-25T20:00:00Z" w16du:dateUtc="2026-09-26T00:00:00Z"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rPrChange>
              </w:rPr>
              <w:pPrChange w:id="177" w:author="Mark KANE" w:date="2026-09-25T20:00:00Z" w16du:dateUtc="2026-09-26T00:00:00Z">
                <w:pPr>
                  <w:spacing w:after="0" w:line="240" w:lineRule="auto"/>
                </w:pPr>
              </w:pPrChange>
            </w:pPr>
          </w:p>
        </w:tc>
        <w:tc>
          <w:tcPr>
            <w:tcW w:w="6034" w:type="dxa"/>
            <w:vAlign w:val="center"/>
            <w:tcPrChange w:id="178" w:author="Mark KANE" w:date="2026-09-25T20:00:00Z" w16du:dateUtc="2026-09-26T00:00:00Z">
              <w:tcPr>
                <w:tcW w:w="46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45F4FC5C" w14:textId="77777777" w:rsidR="001C4DA6" w:rsidRPr="001C4DA6" w:rsidRDefault="001C4DA6" w:rsidP="001C4DA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34" w:type="dxa"/>
            <w:gridSpan w:val="2"/>
            <w:vAlign w:val="center"/>
            <w:tcPrChange w:id="179" w:author="Mark KANE" w:date="2026-09-25T20:00:00Z" w16du:dateUtc="2026-09-26T00:00:00Z">
              <w:tcPr>
                <w:tcW w:w="3400" w:type="dxa"/>
                <w:gridSpan w:val="3"/>
                <w:tcBorders>
                  <w:top w:val="nil"/>
                  <w:left w:val="single" w:sz="4" w:space="0" w:color="auto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62821C61" w14:textId="77777777" w:rsidR="001C4DA6" w:rsidRPr="001C4DA6" w:rsidRDefault="001C4DA6" w:rsidP="001C4DA6">
            <w:pPr>
              <w:rPr>
                <w:rFonts w:ascii="Calibri" w:eastAsia="Times New Roman" w:hAnsi="Calibri" w:cs="Times New Roman"/>
                <w:color w:val="000000"/>
              </w:rPr>
            </w:pPr>
            <w:del w:id="180" w:author="Mark KANE" w:date="2026-09-25T20:00:00Z" w16du:dateUtc="2026-09-26T00:00:00Z">
              <w:r w:rsidRPr="001C4DA6">
                <w:rPr>
                  <w:rFonts w:ascii="Calibri" w:eastAsia="Times New Roman" w:hAnsi="Calibri" w:cs="Times New Roman"/>
                  <w:color w:val="000000"/>
                </w:rPr>
                <w:delText xml:space="preserve">    </w:delText>
              </w:r>
              <w:r w:rsidRPr="001C4DA6">
                <w:rPr>
                  <w:rFonts w:ascii="Calibri" w:eastAsia="Times New Roman" w:hAnsi="Calibri" w:cs="Times New Roman"/>
                  <w:b/>
                  <w:bCs/>
                  <w:color w:val="000000"/>
                </w:rPr>
                <w:delText>Regular Monthly Payment</w:delText>
              </w:r>
            </w:del>
          </w:p>
        </w:tc>
        <w:tc>
          <w:tcPr>
            <w:tcW w:w="6034" w:type="dxa"/>
            <w:vAlign w:val="center"/>
            <w:tcPrChange w:id="181" w:author="Mark KANE" w:date="2026-09-25T20:00:00Z" w16du:dateUtc="2026-09-26T00:00:00Z">
              <w:tcPr>
                <w:tcW w:w="1845" w:type="dxa"/>
                <w:gridSpan w:val="2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noWrap/>
                <w:vAlign w:val="bottom"/>
              </w:tcPr>
            </w:tcPrChange>
          </w:tcPr>
          <w:p w14:paraId="34878F9A" w14:textId="77777777" w:rsidR="001C4DA6" w:rsidRPr="001C4DA6" w:rsidRDefault="001C4DA6" w:rsidP="001C4DA6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del w:id="182" w:author="Mark KANE" w:date="2026-09-25T20:00:00Z" w16du:dateUtc="2026-09-26T00:00:00Z">
              <w:r w:rsidRPr="001C4DA6">
                <w:rPr>
                  <w:rFonts w:ascii="Calibri" w:eastAsia="Times New Roman" w:hAnsi="Calibri" w:cs="Times New Roman"/>
                  <w:b/>
                  <w:bCs/>
                  <w:color w:val="000000"/>
                </w:rPr>
                <w:delText>$_______</w:delText>
              </w:r>
            </w:del>
          </w:p>
        </w:tc>
      </w:tr>
      <w:tr w:rsidR="001C4DA6" w:rsidRPr="001C4DA6" w14:paraId="49A3D082" w14:textId="77777777" w:rsidTr="00B44E5C">
        <w:tblPrEx>
          <w:tblW w:w="10808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57" w:type="dxa"/>
            <w:right w:w="57" w:type="dxa"/>
          </w:tblCellMar>
          <w:tblLook w:val="01E0" w:firstRow="1" w:lastRow="1" w:firstColumn="1" w:lastColumn="1" w:noHBand="0" w:noVBand="0"/>
          <w:tblPrExChange w:id="183" w:author="Mark KANE" w:date="2026-09-25T20:00:00Z" w16du:dateUtc="2026-09-26T00:00:00Z">
            <w:tblPrEx>
              <w:tblW w:w="9805" w:type="dxa"/>
            </w:tblPrEx>
          </w:tblPrExChange>
        </w:tblPrEx>
        <w:trPr>
          <w:trHeight w:val="298"/>
          <w:jc w:val="center"/>
          <w:trPrChange w:id="184" w:author="Mark KANE" w:date="2026-09-25T20:00:00Z" w16du:dateUtc="2026-09-26T00:00:00Z">
            <w:trPr>
              <w:gridAfter w:val="1"/>
              <w:trHeight w:val="288"/>
            </w:trPr>
          </w:trPrChange>
        </w:trPr>
        <w:tc>
          <w:tcPr>
            <w:tcW w:w="4774" w:type="dxa"/>
            <w:shd w:val="clear" w:color="auto" w:fill="D5DCE4" w:themeFill="text2" w:themeFillTint="33"/>
            <w:vAlign w:val="center"/>
            <w:tcPrChange w:id="185" w:author="Mark KANE" w:date="2026-09-25T20:00:00Z" w16du:dateUtc="2026-09-26T00:00:00Z">
              <w:tcPr>
                <w:tcW w:w="2977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50BE8CD0" w14:textId="77777777" w:rsidR="001C4DA6" w:rsidRPr="00C04855" w:rsidRDefault="00D121A0" w:rsidP="001F27EE">
            <w:pPr>
              <w:pStyle w:val="TableParagraph"/>
              <w:tabs>
                <w:tab w:val="left" w:pos="2710"/>
              </w:tabs>
              <w:spacing w:line="360" w:lineRule="auto"/>
              <w:rPr>
                <w:rFonts w:asciiTheme="minorHAnsi" w:hAnsiTheme="minorHAnsi"/>
                <w:b/>
                <w:rPrChange w:id="186" w:author="Mark KANE" w:date="2026-09-25T20:00:00Z" w16du:dateUtc="2026-09-26T00:00:00Z">
                  <w:rPr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87" w:author="Mark KANE" w:date="2026-09-25T20:00:00Z" w16du:dateUtc="2026-09-26T00:00:00Z">
                <w:pPr>
                  <w:spacing w:after="0" w:line="240" w:lineRule="auto"/>
                </w:pPr>
              </w:pPrChange>
            </w:pPr>
            <w:ins w:id="188" w:author="Mark KANE" w:date="2026-09-25T20:00:00Z" w16du:dateUtc="2026-09-26T00:00:00Z">
              <w:r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Circle </w:t>
              </w:r>
              <w:r w:rsidR="001F27EE" w:rsidRPr="00C04855"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Radius of Operation </w:t>
              </w:r>
              <w:r w:rsidR="001F27EE" w:rsidRPr="00C04855">
                <w:rPr>
                  <w:rFonts w:asciiTheme="minorHAnsi" w:hAnsiTheme="minorHAnsi" w:cstheme="minorHAnsi"/>
                  <w:szCs w:val="20"/>
                </w:rPr>
                <w:t>(m)</w:t>
              </w:r>
            </w:ins>
          </w:p>
        </w:tc>
        <w:tc>
          <w:tcPr>
            <w:tcW w:w="6034" w:type="dxa"/>
            <w:vAlign w:val="center"/>
            <w:tcPrChange w:id="189" w:author="Mark KANE" w:date="2026-09-25T20:00:00Z" w16du:dateUtc="2026-09-26T00:00:00Z">
              <w:tcPr>
                <w:tcW w:w="112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392CD869" w14:textId="77777777" w:rsidR="001C4DA6" w:rsidRPr="00C04855" w:rsidRDefault="001C4DA6" w:rsidP="001F27EE">
            <w:pPr>
              <w:pStyle w:val="TableParagraph"/>
              <w:spacing w:line="360" w:lineRule="auto"/>
              <w:rPr>
                <w:rFonts w:asciiTheme="minorHAnsi" w:hAnsiTheme="minorHAnsi"/>
                <w:rPrChange w:id="190" w:author="Mark KANE" w:date="2026-09-25T20:00:00Z" w16du:dateUtc="2026-09-26T00:00:00Z"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rPrChange>
              </w:rPr>
              <w:pPrChange w:id="191" w:author="Mark KANE" w:date="2026-09-25T20:00:00Z" w16du:dateUtc="2026-09-26T00:00:00Z">
                <w:pPr>
                  <w:spacing w:after="0" w:line="240" w:lineRule="auto"/>
                </w:pPr>
              </w:pPrChange>
            </w:pPr>
          </w:p>
        </w:tc>
        <w:tc>
          <w:tcPr>
            <w:tcW w:w="6034" w:type="dxa"/>
            <w:vAlign w:val="center"/>
            <w:tcPrChange w:id="192" w:author="Mark KANE" w:date="2026-09-25T20:00:00Z" w16du:dateUtc="2026-09-26T00:00:00Z">
              <w:tcPr>
                <w:tcW w:w="46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08770D9D" w14:textId="77777777" w:rsidR="001C4DA6" w:rsidRPr="001C4DA6" w:rsidRDefault="001C4DA6" w:rsidP="001C4DA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34" w:type="dxa"/>
            <w:gridSpan w:val="2"/>
            <w:vAlign w:val="center"/>
            <w:tcPrChange w:id="193" w:author="Mark KANE" w:date="2026-09-25T20:00:00Z" w16du:dateUtc="2026-09-26T00:00:00Z">
              <w:tcPr>
                <w:tcW w:w="3400" w:type="dxa"/>
                <w:gridSpan w:val="3"/>
                <w:tcBorders>
                  <w:top w:val="nil"/>
                  <w:left w:val="single" w:sz="4" w:space="0" w:color="auto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5A51EEDD" w14:textId="77777777" w:rsidR="001C4DA6" w:rsidRPr="001C4DA6" w:rsidRDefault="001C4DA6" w:rsidP="001C4DA6">
            <w:pPr>
              <w:rPr>
                <w:rFonts w:ascii="Calibri" w:eastAsia="Times New Roman" w:hAnsi="Calibri" w:cs="Times New Roman"/>
                <w:color w:val="000000"/>
              </w:rPr>
            </w:pPr>
            <w:del w:id="194" w:author="Mark KANE" w:date="2026-09-25T20:00:00Z" w16du:dateUtc="2026-09-26T00:00:00Z">
              <w:r w:rsidRPr="001C4DA6">
                <w:rPr>
                  <w:rFonts w:ascii="Calibri" w:eastAsia="Times New Roman" w:hAnsi="Calibri" w:cs="Times New Roman"/>
                  <w:color w:val="000000"/>
                </w:rPr>
                <w:delText xml:space="preserve">Total Fees Charged </w:delText>
              </w:r>
            </w:del>
          </w:p>
        </w:tc>
        <w:tc>
          <w:tcPr>
            <w:tcW w:w="6034" w:type="dxa"/>
            <w:vAlign w:val="center"/>
            <w:tcPrChange w:id="195" w:author="Mark KANE" w:date="2026-09-25T20:00:00Z" w16du:dateUtc="2026-09-26T00:00:00Z">
              <w:tcPr>
                <w:tcW w:w="1845" w:type="dxa"/>
                <w:gridSpan w:val="2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noWrap/>
                <w:vAlign w:val="bottom"/>
              </w:tcPr>
            </w:tcPrChange>
          </w:tcPr>
          <w:p w14:paraId="14458248" w14:textId="77777777" w:rsidR="001C4DA6" w:rsidRPr="001C4DA6" w:rsidRDefault="001C4DA6" w:rsidP="001C4DA6">
            <w:pPr>
              <w:rPr>
                <w:rFonts w:ascii="Calibri" w:eastAsia="Times New Roman" w:hAnsi="Calibri" w:cs="Times New Roman"/>
                <w:color w:val="000000"/>
              </w:rPr>
            </w:pPr>
            <w:del w:id="196" w:author="Mark KANE" w:date="2026-09-25T20:00:00Z" w16du:dateUtc="2026-09-26T00:00:00Z">
              <w:r w:rsidRPr="001C4DA6">
                <w:rPr>
                  <w:rFonts w:ascii="Calibri" w:eastAsia="Times New Roman" w:hAnsi="Calibri" w:cs="Times New Roman"/>
                  <w:color w:val="000000"/>
                </w:rPr>
                <w:delText>$_______</w:delText>
              </w:r>
            </w:del>
          </w:p>
        </w:tc>
      </w:tr>
      <w:tr w:rsidR="001C4DA6" w:rsidRPr="001C4DA6" w14:paraId="0016CA5A" w14:textId="77777777" w:rsidTr="00B44E5C">
        <w:tblPrEx>
          <w:tblW w:w="10808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57" w:type="dxa"/>
            <w:right w:w="57" w:type="dxa"/>
          </w:tblCellMar>
          <w:tblLook w:val="01E0" w:firstRow="1" w:lastRow="1" w:firstColumn="1" w:lastColumn="1" w:noHBand="0" w:noVBand="0"/>
          <w:tblPrExChange w:id="197" w:author="Mark KANE" w:date="2026-09-25T20:00:00Z" w16du:dateUtc="2026-09-26T00:00:00Z">
            <w:tblPrEx>
              <w:tblW w:w="9805" w:type="dxa"/>
            </w:tblPrEx>
          </w:tblPrExChange>
        </w:tblPrEx>
        <w:trPr>
          <w:trHeight w:val="298"/>
          <w:jc w:val="center"/>
          <w:trPrChange w:id="198" w:author="Mark KANE" w:date="2026-09-25T20:00:00Z" w16du:dateUtc="2026-09-26T00:00:00Z">
            <w:trPr>
              <w:gridAfter w:val="1"/>
              <w:trHeight w:val="288"/>
            </w:trPr>
          </w:trPrChange>
        </w:trPr>
        <w:tc>
          <w:tcPr>
            <w:tcW w:w="4774" w:type="dxa"/>
            <w:shd w:val="clear" w:color="auto" w:fill="D5DCE4" w:themeFill="text2" w:themeFillTint="33"/>
            <w:vAlign w:val="center"/>
            <w:tcPrChange w:id="199" w:author="Mark KANE" w:date="2026-09-25T20:00:00Z" w16du:dateUtc="2026-09-26T00:00:00Z">
              <w:tcPr>
                <w:tcW w:w="2977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6FC57FFB" w14:textId="2095923E" w:rsidR="001F27EE" w:rsidRDefault="00D121A0" w:rsidP="001F27EE">
            <w:pPr>
              <w:pStyle w:val="TableParagraph"/>
              <w:spacing w:line="360" w:lineRule="auto"/>
              <w:rPr>
                <w:ins w:id="200" w:author="Mark KANE" w:date="2026-09-25T20:00:00Z" w16du:dateUtc="2026-09-26T00:00:00Z"/>
                <w:rFonts w:asciiTheme="minorHAnsi" w:hAnsiTheme="minorHAnsi" w:cstheme="minorHAnsi"/>
                <w:b/>
                <w:bCs/>
                <w:szCs w:val="20"/>
              </w:rPr>
            </w:pPr>
            <w:ins w:id="201" w:author="Mark KANE" w:date="2026-09-25T20:00:00Z" w16du:dateUtc="2026-09-26T00:00:00Z">
              <w:r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OR Polygon </w:t>
              </w:r>
              <w:r w:rsidR="001F27EE" w:rsidRPr="00C04855">
                <w:rPr>
                  <w:rFonts w:asciiTheme="minorHAnsi" w:hAnsiTheme="minorHAnsi" w:cstheme="minorHAnsi"/>
                  <w:b/>
                  <w:bCs/>
                  <w:szCs w:val="20"/>
                </w:rPr>
                <w:t>Latitude</w:t>
              </w:r>
              <w:r w:rsidR="001F27EE">
                <w:rPr>
                  <w:rFonts w:asciiTheme="minorHAnsi" w:hAnsiTheme="minorHAnsi" w:cstheme="minorHAnsi"/>
                  <w:b/>
                  <w:bCs/>
                  <w:szCs w:val="20"/>
                </w:rPr>
                <w:t>s</w:t>
              </w:r>
              <w:r w:rsidR="001F27EE" w:rsidRPr="00C04855"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 &amp; Longitude</w:t>
              </w:r>
              <w:r w:rsidR="001F27EE">
                <w:rPr>
                  <w:rFonts w:asciiTheme="minorHAnsi" w:hAnsiTheme="minorHAnsi" w:cstheme="minorHAnsi"/>
                  <w:b/>
                  <w:bCs/>
                  <w:szCs w:val="20"/>
                </w:rPr>
                <w:t>s</w:t>
              </w:r>
            </w:ins>
          </w:p>
          <w:p w14:paraId="2C82E897" w14:textId="77777777" w:rsidR="001C4DA6" w:rsidRDefault="001F27EE" w:rsidP="001F27EE">
            <w:pPr>
              <w:pStyle w:val="TableParagraph"/>
              <w:tabs>
                <w:tab w:val="left" w:pos="2710"/>
              </w:tabs>
              <w:spacing w:line="360" w:lineRule="auto"/>
              <w:rPr>
                <w:rFonts w:asciiTheme="minorHAnsi" w:hAnsiTheme="minorHAnsi"/>
                <w:b/>
                <w:rPrChange w:id="202" w:author="Mark KANE" w:date="2026-09-25T20:00:00Z" w16du:dateUtc="2026-09-26T00:00:00Z">
                  <w:rPr>
                    <w:rFonts w:ascii="Calibri" w:eastAsia="Times New Roman" w:hAnsi="Calibri" w:cs="Times New Roman"/>
                    <w:color w:val="000000"/>
                  </w:rPr>
                </w:rPrChange>
              </w:rPr>
              <w:pPrChange w:id="203" w:author="Mark KANE" w:date="2026-09-25T20:00:00Z" w16du:dateUtc="2026-09-26T00:00:00Z">
                <w:pPr>
                  <w:spacing w:after="0" w:line="240" w:lineRule="auto"/>
                </w:pPr>
              </w:pPrChange>
            </w:pPr>
            <w:ins w:id="204" w:author="Mark KANE" w:date="2026-09-25T20:00:00Z" w16du:dateUtc="2026-09-26T00:00:00Z">
              <w:r w:rsidRPr="00C04855">
                <w:rPr>
                  <w:rFonts w:asciiTheme="minorHAnsi" w:hAnsiTheme="minorHAnsi" w:cstheme="minorHAnsi"/>
                  <w:szCs w:val="20"/>
                </w:rPr>
                <w:t>(Degrees, Minutes &amp; Seconds</w:t>
              </w:r>
              <w:r>
                <w:rPr>
                  <w:rFonts w:asciiTheme="minorHAnsi" w:hAnsiTheme="minorHAnsi" w:cstheme="minorHAnsi"/>
                  <w:szCs w:val="20"/>
                </w:rPr>
                <w:t xml:space="preserve"> WGS-64</w:t>
              </w:r>
              <w:r w:rsidRPr="00C04855">
                <w:rPr>
                  <w:rFonts w:asciiTheme="minorHAnsi" w:hAnsiTheme="minorHAnsi" w:cstheme="minorHAnsi"/>
                  <w:szCs w:val="20"/>
                </w:rPr>
                <w:t>)</w:t>
              </w:r>
            </w:ins>
          </w:p>
        </w:tc>
        <w:tc>
          <w:tcPr>
            <w:tcW w:w="6034" w:type="dxa"/>
            <w:vAlign w:val="center"/>
            <w:tcPrChange w:id="205" w:author="Mark KANE" w:date="2026-09-25T20:00:00Z" w16du:dateUtc="2026-09-26T00:00:00Z">
              <w:tcPr>
                <w:tcW w:w="112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3521A8C5" w14:textId="77777777" w:rsidR="001C4DA6" w:rsidRPr="00C04855" w:rsidRDefault="001C4DA6" w:rsidP="001F27EE">
            <w:pPr>
              <w:pStyle w:val="TableParagraph"/>
              <w:spacing w:line="360" w:lineRule="auto"/>
              <w:rPr>
                <w:rFonts w:asciiTheme="minorHAnsi" w:hAnsiTheme="minorHAnsi"/>
                <w:rPrChange w:id="206" w:author="Mark KANE" w:date="2026-09-25T20:00:00Z" w16du:dateUtc="2026-09-26T00:00:00Z"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rPrChange>
              </w:rPr>
              <w:pPrChange w:id="207" w:author="Mark KANE" w:date="2026-09-25T20:00:00Z" w16du:dateUtc="2026-09-26T00:00:00Z">
                <w:pPr>
                  <w:spacing w:after="0" w:line="240" w:lineRule="auto"/>
                </w:pPr>
              </w:pPrChange>
            </w:pPr>
          </w:p>
        </w:tc>
        <w:tc>
          <w:tcPr>
            <w:tcW w:w="6034" w:type="dxa"/>
            <w:vAlign w:val="center"/>
            <w:tcPrChange w:id="208" w:author="Mark KANE" w:date="2026-09-25T20:00:00Z" w16du:dateUtc="2026-09-26T00:00:00Z">
              <w:tcPr>
                <w:tcW w:w="46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67546515" w14:textId="77777777" w:rsidR="001C4DA6" w:rsidRPr="001C4DA6" w:rsidRDefault="001C4DA6" w:rsidP="001C4DA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34" w:type="dxa"/>
            <w:gridSpan w:val="2"/>
            <w:vAlign w:val="center"/>
            <w:tcPrChange w:id="209" w:author="Mark KANE" w:date="2026-09-25T20:00:00Z" w16du:dateUtc="2026-09-26T00:00:00Z">
              <w:tcPr>
                <w:tcW w:w="3400" w:type="dxa"/>
                <w:gridSpan w:val="3"/>
                <w:tcBorders>
                  <w:top w:val="nil"/>
                  <w:left w:val="single" w:sz="4" w:space="0" w:color="auto"/>
                  <w:bottom w:val="single" w:sz="4" w:space="0" w:color="auto"/>
                  <w:right w:val="nil"/>
                </w:tcBorders>
                <w:noWrap/>
                <w:vAlign w:val="bottom"/>
              </w:tcPr>
            </w:tcPrChange>
          </w:tcPr>
          <w:p w14:paraId="2BB6B677" w14:textId="77777777" w:rsidR="001C4DA6" w:rsidRPr="001C4DA6" w:rsidRDefault="001C4DA6" w:rsidP="001C4DA6">
            <w:pPr>
              <w:rPr>
                <w:rFonts w:ascii="Calibri" w:eastAsia="Times New Roman" w:hAnsi="Calibri" w:cs="Times New Roman"/>
                <w:color w:val="000000"/>
              </w:rPr>
            </w:pPr>
            <w:del w:id="210" w:author="Mark KANE" w:date="2026-09-25T20:00:00Z" w16du:dateUtc="2026-09-26T00:00:00Z">
              <w:r w:rsidRPr="001C4DA6">
                <w:rPr>
                  <w:rFonts w:ascii="Calibri" w:eastAsia="Times New Roman" w:hAnsi="Calibri" w:cs="Times New Roman"/>
                  <w:color w:val="000000"/>
                </w:rPr>
                <w:delText xml:space="preserve">    </w:delText>
              </w:r>
              <w:r w:rsidRPr="001C4DA6">
                <w:rPr>
                  <w:rFonts w:ascii="Calibri" w:eastAsia="Times New Roman" w:hAnsi="Calibri" w:cs="Times New Roman"/>
                  <w:b/>
                  <w:bCs/>
                  <w:color w:val="000000"/>
                </w:rPr>
                <w:delText xml:space="preserve">Total Amount Due </w:delText>
              </w:r>
            </w:del>
          </w:p>
        </w:tc>
        <w:tc>
          <w:tcPr>
            <w:tcW w:w="6034" w:type="dxa"/>
            <w:vAlign w:val="center"/>
            <w:tcPrChange w:id="211" w:author="Mark KANE" w:date="2026-09-25T20:00:00Z" w16du:dateUtc="2026-09-26T00:00:00Z">
              <w:tcPr>
                <w:tcW w:w="1845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bottom"/>
              </w:tcPr>
            </w:tcPrChange>
          </w:tcPr>
          <w:p w14:paraId="1B82B2EC" w14:textId="77777777" w:rsidR="001C4DA6" w:rsidRPr="001C4DA6" w:rsidRDefault="001C4DA6" w:rsidP="001C4DA6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del w:id="212" w:author="Mark KANE" w:date="2026-09-25T20:00:00Z" w16du:dateUtc="2026-09-26T00:00:00Z">
              <w:r w:rsidRPr="001C4DA6">
                <w:rPr>
                  <w:rFonts w:ascii="Calibri" w:eastAsia="Times New Roman" w:hAnsi="Calibri" w:cs="Times New Roman"/>
                  <w:b/>
                  <w:bCs/>
                  <w:color w:val="000000"/>
                </w:rPr>
                <w:delText>$_______</w:delText>
              </w:r>
            </w:del>
          </w:p>
        </w:tc>
      </w:tr>
    </w:tbl>
    <w:p w14:paraId="2A78CD93" w14:textId="74739887" w:rsidR="00C541D8" w:rsidRDefault="00C541D8">
      <w:pPr>
        <w:rPr>
          <w:ins w:id="213" w:author="Mark KANE" w:date="2026-09-25T20:00:00Z" w16du:dateUtc="2026-09-26T00:00:00Z"/>
        </w:rPr>
      </w:pPr>
    </w:p>
    <w:p w14:paraId="11AF77AB" w14:textId="70FDE138" w:rsidR="00C541D8" w:rsidRPr="00EB384B" w:rsidRDefault="00F90FC3" w:rsidP="00EB384B">
      <w:pPr>
        <w:jc w:val="center"/>
        <w:rPr>
          <w:ins w:id="214" w:author="Mark KANE" w:date="2026-09-25T20:00:00Z" w16du:dateUtc="2026-09-26T00:00:00Z"/>
          <w:b/>
          <w:bCs/>
          <w:i/>
          <w:iCs/>
          <w:color w:val="FF0000"/>
        </w:rPr>
      </w:pPr>
      <w:ins w:id="215" w:author="Mark KANE" w:date="2026-09-25T20:00:00Z" w16du:dateUtc="2026-09-26T00:00:00Z">
        <w:r w:rsidRPr="00C0715F">
          <w:rPr>
            <w:b/>
            <w:bCs/>
            <w:i/>
            <w:iCs/>
            <w:color w:val="FF0000"/>
          </w:rPr>
          <w:t xml:space="preserve">* N.B. Certain UAS Geographical Zones </w:t>
        </w:r>
        <w:r w:rsidR="00C0715F" w:rsidRPr="00C0715F">
          <w:rPr>
            <w:b/>
            <w:bCs/>
            <w:i/>
            <w:iCs/>
            <w:color w:val="FF0000"/>
          </w:rPr>
          <w:t>only allow access requests from specific category operators</w:t>
        </w:r>
        <w:r w:rsidR="00C0715F">
          <w:rPr>
            <w:b/>
            <w:bCs/>
            <w:i/>
            <w:iCs/>
            <w:color w:val="FF0000"/>
          </w:rPr>
          <w:t>.</w:t>
        </w:r>
        <w:r w:rsidR="00EB384B">
          <w:rPr>
            <w:b/>
            <w:bCs/>
            <w:i/>
            <w:iCs/>
            <w:color w:val="FF0000"/>
          </w:rPr>
          <w:t xml:space="preserve"> For more information, including contact details of zone authorities, p</w:t>
        </w:r>
        <w:r w:rsidR="00C0715F">
          <w:rPr>
            <w:b/>
            <w:bCs/>
            <w:i/>
            <w:iCs/>
            <w:color w:val="FF0000"/>
          </w:rPr>
          <w:t xml:space="preserve">lease refer </w:t>
        </w:r>
        <w:r w:rsidR="00EB384B">
          <w:rPr>
            <w:b/>
            <w:bCs/>
            <w:i/>
            <w:iCs/>
            <w:color w:val="FF0000"/>
          </w:rPr>
          <w:t xml:space="preserve">to </w:t>
        </w:r>
        <w:r w:rsidR="00F12682">
          <w:rPr>
            <w:b/>
            <w:bCs/>
            <w:i/>
            <w:iCs/>
            <w:color w:val="FF0000"/>
          </w:rPr>
          <w:t>www.iaa.ie/drones</w:t>
        </w:r>
        <w:r w:rsidR="00C0715F" w:rsidRPr="00C0715F">
          <w:rPr>
            <w:b/>
            <w:bCs/>
            <w:i/>
            <w:iCs/>
            <w:color w:val="FF0000"/>
          </w:rPr>
          <w:t>.</w:t>
        </w:r>
        <w:r w:rsidR="00C0715F">
          <w:rPr>
            <w:b/>
            <w:bCs/>
            <w:i/>
            <w:iCs/>
          </w:rPr>
          <w:t xml:space="preserve"> </w:t>
        </w:r>
        <w:r w:rsidR="00C541D8" w:rsidRPr="00C0715F">
          <w:rPr>
            <w:b/>
            <w:bCs/>
            <w:i/>
            <w:iCs/>
          </w:rPr>
          <w:br w:type="page"/>
        </w:r>
      </w:ins>
    </w:p>
    <w:p w14:paraId="055D7E2B" w14:textId="77777777" w:rsidR="00393538" w:rsidRDefault="00393538" w:rsidP="00393538">
      <w:pPr>
        <w:contextualSpacing/>
        <w:rPr>
          <w:del w:id="216" w:author="Mark KANE" w:date="2026-09-25T20:00:00Z" w16du:dateUtc="2026-09-26T00:00:00Z"/>
          <w:i/>
          <w:sz w:val="18"/>
          <w:szCs w:val="18"/>
        </w:rPr>
      </w:pPr>
    </w:p>
    <w:tbl>
      <w:tblPr>
        <w:tblW w:w="108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0808"/>
        <w:tblGridChange w:id="217">
          <w:tblGrid>
            <w:gridCol w:w="9350"/>
            <w:gridCol w:w="1458"/>
          </w:tblGrid>
        </w:tblGridChange>
      </w:tblGrid>
      <w:tr w:rsidR="00DC56A6" w:rsidRPr="00C04855" w14:paraId="0B8D06E4" w14:textId="77777777" w:rsidTr="00C541D8">
        <w:trPr>
          <w:trHeight w:val="299"/>
          <w:jc w:val="center"/>
          <w:ins w:id="218" w:author="Mark KANE" w:date="2026-09-25T20:00:00Z" w16du:dateUtc="2026-09-26T00:00:00Z"/>
        </w:trPr>
        <w:tc>
          <w:tcPr>
            <w:tcW w:w="10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A6B4337" w14:textId="77777777" w:rsidR="00DE6B09" w:rsidRDefault="00DC56A6" w:rsidP="00DE6B09">
            <w:pPr>
              <w:pStyle w:val="TableParagraph"/>
              <w:spacing w:line="360" w:lineRule="auto"/>
              <w:ind w:left="151"/>
              <w:jc w:val="center"/>
              <w:rPr>
                <w:ins w:id="219" w:author="Mark KANE" w:date="2026-09-25T20:00:00Z" w16du:dateUtc="2026-09-26T00:00:00Z"/>
                <w:rFonts w:asciiTheme="minorHAnsi" w:hAnsiTheme="minorHAnsi" w:cstheme="minorHAnsi"/>
                <w:szCs w:val="20"/>
              </w:rPr>
            </w:pPr>
            <w:ins w:id="220" w:author="Mark KANE" w:date="2026-09-25T20:00:00Z" w16du:dateUtc="2026-09-26T00:00:00Z">
              <w:r w:rsidRPr="00C04855">
                <w:rPr>
                  <w:rFonts w:asciiTheme="minorHAnsi" w:hAnsiTheme="minorHAnsi" w:cstheme="minorHAnsi"/>
                  <w:b/>
                  <w:bCs/>
                  <w:szCs w:val="20"/>
                </w:rPr>
                <w:t>Map of Location</w:t>
              </w:r>
              <w:r w:rsidR="00C04855" w:rsidRPr="00C04855">
                <w:rPr>
                  <w:rFonts w:asciiTheme="minorHAnsi" w:hAnsiTheme="minorHAnsi" w:cstheme="minorHAnsi"/>
                  <w:b/>
                  <w:bCs/>
                  <w:szCs w:val="20"/>
                </w:rPr>
                <w:t>,</w:t>
              </w:r>
              <w:r w:rsidRPr="00C04855"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 Area of Operation</w:t>
              </w:r>
              <w:r w:rsidR="00917CB9">
                <w:rPr>
                  <w:rFonts w:asciiTheme="minorHAnsi" w:hAnsiTheme="minorHAnsi" w:cstheme="minorHAnsi"/>
                  <w:b/>
                  <w:bCs/>
                  <w:szCs w:val="20"/>
                </w:rPr>
                <w:t xml:space="preserve">, </w:t>
              </w:r>
              <w:r w:rsidRPr="00C04855">
                <w:rPr>
                  <w:rFonts w:asciiTheme="minorHAnsi" w:hAnsiTheme="minorHAnsi" w:cstheme="minorHAnsi"/>
                  <w:b/>
                  <w:bCs/>
                  <w:szCs w:val="20"/>
                </w:rPr>
                <w:t>etc.</w:t>
              </w:r>
            </w:ins>
          </w:p>
          <w:p w14:paraId="6FFE5843" w14:textId="77777777" w:rsidR="00491494" w:rsidRPr="00E44584" w:rsidRDefault="00DE6B09" w:rsidP="00DE6B09">
            <w:pPr>
              <w:pStyle w:val="TableParagraph"/>
              <w:spacing w:line="360" w:lineRule="auto"/>
              <w:ind w:left="151"/>
              <w:jc w:val="center"/>
              <w:rPr>
                <w:ins w:id="221" w:author="Mark KANE" w:date="2026-09-25T20:00:00Z" w16du:dateUtc="2026-09-26T00:00:00Z"/>
                <w:rFonts w:asciiTheme="minorHAnsi" w:hAnsiTheme="minorHAnsi" w:cstheme="minorHAnsi"/>
                <w:b/>
                <w:bCs/>
                <w:i/>
                <w:iCs/>
                <w:sz w:val="24"/>
              </w:rPr>
            </w:pPr>
            <w:ins w:id="222" w:author="Mark KANE" w:date="2026-09-25T20:00:00Z" w16du:dateUtc="2026-09-26T00:00:00Z">
              <w:r>
                <w:rPr>
                  <w:rFonts w:asciiTheme="minorHAnsi" w:hAnsiTheme="minorHAnsi" w:cstheme="minorHAnsi"/>
                  <w:b/>
                  <w:bCs/>
                  <w:i/>
                  <w:iCs/>
                  <w:color w:val="FF0000"/>
                  <w:szCs w:val="20"/>
                </w:rPr>
                <w:t>(I</w:t>
              </w:r>
              <w:r w:rsidRPr="002A2CB2">
                <w:rPr>
                  <w:rFonts w:asciiTheme="minorHAnsi" w:hAnsiTheme="minorHAnsi" w:cstheme="minorHAnsi"/>
                  <w:b/>
                  <w:bCs/>
                  <w:i/>
                  <w:iCs/>
                  <w:color w:val="FF0000"/>
                  <w:szCs w:val="20"/>
                </w:rPr>
                <w:t xml:space="preserve">nsert Below and </w:t>
              </w:r>
              <w:r>
                <w:rPr>
                  <w:rFonts w:asciiTheme="minorHAnsi" w:hAnsiTheme="minorHAnsi" w:cstheme="minorHAnsi"/>
                  <w:b/>
                  <w:bCs/>
                  <w:i/>
                  <w:iCs/>
                  <w:color w:val="FF0000"/>
                  <w:szCs w:val="20"/>
                </w:rPr>
                <w:t>a</w:t>
              </w:r>
              <w:r w:rsidRPr="00E44584">
                <w:rPr>
                  <w:rFonts w:asciiTheme="minorHAnsi" w:hAnsiTheme="minorHAnsi" w:cstheme="minorHAnsi"/>
                  <w:b/>
                  <w:bCs/>
                  <w:i/>
                  <w:iCs/>
                  <w:color w:val="FF0000"/>
                  <w:szCs w:val="20"/>
                </w:rPr>
                <w:t>ttach a .kml</w:t>
              </w:r>
              <w:r>
                <w:rPr>
                  <w:rFonts w:asciiTheme="minorHAnsi" w:hAnsiTheme="minorHAnsi" w:cstheme="minorHAnsi"/>
                  <w:b/>
                  <w:bCs/>
                  <w:i/>
                  <w:iCs/>
                  <w:color w:val="FF0000"/>
                  <w:szCs w:val="20"/>
                </w:rPr>
                <w:t>/.kmz</w:t>
              </w:r>
              <w:r w:rsidRPr="00E44584">
                <w:rPr>
                  <w:rFonts w:asciiTheme="minorHAnsi" w:hAnsiTheme="minorHAnsi" w:cstheme="minorHAnsi"/>
                  <w:b/>
                  <w:bCs/>
                  <w:i/>
                  <w:iCs/>
                  <w:color w:val="FF0000"/>
                  <w:szCs w:val="20"/>
                </w:rPr>
                <w:t xml:space="preserve"> of the required volume</w:t>
              </w:r>
              <w:r>
                <w:rPr>
                  <w:rFonts w:asciiTheme="minorHAnsi" w:hAnsiTheme="minorHAnsi" w:cstheme="minorHAnsi"/>
                  <w:b/>
                  <w:bCs/>
                  <w:i/>
                  <w:iCs/>
                  <w:color w:val="FF0000"/>
                  <w:szCs w:val="20"/>
                </w:rPr>
                <w:t xml:space="preserve"> when submitting)</w:t>
              </w:r>
            </w:ins>
          </w:p>
        </w:tc>
      </w:tr>
      <w:tr w:rsidR="00DC56A6" w:rsidRPr="00C04855" w14:paraId="6D166AC8" w14:textId="77777777" w:rsidTr="005D32C1">
        <w:trPr>
          <w:cantSplit/>
          <w:trHeight w:val="11907"/>
          <w:jc w:val="center"/>
          <w:ins w:id="223" w:author="Mark KANE" w:date="2026-09-25T20:00:00Z" w16du:dateUtc="2026-09-26T00:00:00Z"/>
        </w:trPr>
        <w:tc>
          <w:tcPr>
            <w:tcW w:w="10808" w:type="dxa"/>
            <w:tcBorders>
              <w:top w:val="single" w:sz="4" w:space="0" w:color="auto"/>
            </w:tcBorders>
            <w:vAlign w:val="center"/>
          </w:tcPr>
          <w:p w14:paraId="040C75F8" w14:textId="77777777" w:rsidR="00DC56A6" w:rsidRPr="00935B5E" w:rsidRDefault="00DC56A6" w:rsidP="00272E7B">
            <w:pPr>
              <w:pStyle w:val="TableParagraph"/>
              <w:spacing w:before="395" w:line="360" w:lineRule="auto"/>
              <w:ind w:left="6"/>
              <w:jc w:val="center"/>
              <w:rPr>
                <w:ins w:id="224" w:author="Mark KANE" w:date="2026-09-25T20:00:00Z" w16du:dateUtc="2026-09-26T00:00:00Z"/>
                <w:rFonts w:asciiTheme="minorHAnsi" w:hAnsiTheme="minorHAnsi" w:cstheme="minorHAnsi"/>
                <w:sz w:val="32"/>
              </w:rPr>
            </w:pPr>
            <w:ins w:id="225" w:author="Mark KANE" w:date="2026-09-25T20:00:00Z" w16du:dateUtc="2026-09-26T00:00:00Z">
              <w:r w:rsidRPr="00DE6B09">
                <w:rPr>
                  <w:rFonts w:asciiTheme="minorHAnsi" w:hAnsiTheme="minorHAnsi" w:cstheme="minorHAnsi"/>
                  <w:color w:val="A6A6A6" w:themeColor="background1" w:themeShade="A6"/>
                  <w:sz w:val="32"/>
                </w:rPr>
                <w:t>Copy &amp; Paste Here</w:t>
              </w:r>
            </w:ins>
          </w:p>
        </w:tc>
      </w:tr>
      <w:tr w:rsidR="00C541D8" w:rsidRPr="00A633DC" w14:paraId="5E8A150C" w14:textId="77777777" w:rsidTr="005D32C1">
        <w:trPr>
          <w:trHeight w:val="10206"/>
          <w:jc w:val="center"/>
          <w:ins w:id="226" w:author="Mark KANE" w:date="2026-09-25T20:00:00Z" w16du:dateUtc="2026-09-26T00:00:00Z"/>
        </w:trPr>
        <w:tc>
          <w:tcPr>
            <w:tcW w:w="10808" w:type="dxa"/>
            <w:shd w:val="clear" w:color="auto" w:fill="D9D9D9" w:themeFill="background1" w:themeFillShade="D9"/>
          </w:tcPr>
          <w:p w14:paraId="556F155F" w14:textId="77777777" w:rsidR="00C541D8" w:rsidRDefault="00C541D8" w:rsidP="00457E80">
            <w:pPr>
              <w:pStyle w:val="TableParagraph"/>
              <w:spacing w:line="360" w:lineRule="auto"/>
              <w:jc w:val="center"/>
              <w:rPr>
                <w:ins w:id="227" w:author="Mark KANE" w:date="2026-09-25T20:00:00Z" w16du:dateUtc="2026-09-26T00:00:00Z"/>
                <w:rFonts w:asciiTheme="minorHAnsi" w:hAnsiTheme="minorHAnsi" w:cstheme="minorHAnsi"/>
                <w:b/>
              </w:rPr>
            </w:pPr>
          </w:p>
          <w:p w14:paraId="2193CCEF" w14:textId="77777777" w:rsidR="001F27EE" w:rsidRDefault="00C541D8" w:rsidP="001F27EE">
            <w:pPr>
              <w:pStyle w:val="TableParagraph"/>
              <w:spacing w:line="360" w:lineRule="auto"/>
              <w:jc w:val="center"/>
              <w:rPr>
                <w:ins w:id="228" w:author="Mark KANE" w:date="2026-09-25T20:00:00Z" w16du:dateUtc="2026-09-26T00:00:00Z"/>
                <w:rFonts w:asciiTheme="minorHAnsi" w:hAnsiTheme="minorHAnsi" w:cstheme="minorHAnsi"/>
                <w:b/>
              </w:rPr>
            </w:pPr>
            <w:ins w:id="229" w:author="Mark KANE" w:date="2026-09-25T20:00:00Z" w16du:dateUtc="2026-09-26T00:00:00Z">
              <w:r>
                <w:rPr>
                  <w:rFonts w:asciiTheme="minorHAnsi" w:hAnsiTheme="minorHAnsi" w:cstheme="minorHAnsi"/>
                  <w:b/>
                </w:rPr>
                <w:t>Additional Zone Authority Requirements</w:t>
              </w:r>
            </w:ins>
          </w:p>
          <w:p w14:paraId="3E29A41F" w14:textId="77777777" w:rsidR="00C541D8" w:rsidRPr="00A633DC" w:rsidRDefault="00C541D8" w:rsidP="00457E80">
            <w:pPr>
              <w:pStyle w:val="TableParagraph"/>
              <w:spacing w:line="360" w:lineRule="auto"/>
              <w:jc w:val="center"/>
              <w:rPr>
                <w:ins w:id="230" w:author="Mark KANE" w:date="2026-09-25T20:00:00Z" w16du:dateUtc="2026-09-26T00:00:00Z"/>
                <w:rFonts w:asciiTheme="minorHAnsi" w:hAnsiTheme="minorHAnsi" w:cstheme="minorHAnsi"/>
                <w:bCs/>
              </w:rPr>
            </w:pPr>
          </w:p>
        </w:tc>
      </w:tr>
      <w:tr w:rsidR="001C4DA6" w:rsidRPr="001C4DA6" w14:paraId="089A6A46" w14:textId="77777777" w:rsidTr="00DE6B09">
        <w:tblPrEx>
          <w:tblW w:w="10808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57" w:type="dxa"/>
            <w:right w:w="57" w:type="dxa"/>
          </w:tblCellMar>
          <w:tblLook w:val="01E0" w:firstRow="1" w:lastRow="1" w:firstColumn="1" w:lastColumn="1" w:noHBand="0" w:noVBand="0"/>
          <w:tblPrExChange w:id="231" w:author="Mark KANE" w:date="2026-09-25T20:00:00Z" w16du:dateUtc="2026-09-26T00:00:00Z">
            <w:tblPrEx>
              <w:tblW w:w="0" w:type="auto"/>
            </w:tblPrEx>
          </w:tblPrExChange>
        </w:tblPrEx>
        <w:trPr>
          <w:trHeight w:val="794"/>
          <w:jc w:val="center"/>
          <w:trPrChange w:id="232" w:author="Mark KANE" w:date="2026-09-25T20:00:00Z" w16du:dateUtc="2026-09-26T00:00:00Z">
            <w:trPr>
              <w:gridAfter w:val="1"/>
            </w:trPr>
          </w:trPrChange>
        </w:trPr>
        <w:tc>
          <w:tcPr>
            <w:tcW w:w="10808" w:type="dxa"/>
            <w:shd w:val="clear" w:color="auto" w:fill="D9D9D9" w:themeFill="background1" w:themeFillShade="D9"/>
            <w:tcPrChange w:id="233" w:author="Mark KANE" w:date="2026-09-25T20:00:00Z" w16du:dateUtc="2026-09-26T00:00:00Z">
              <w:tcPr>
                <w:tcW w:w="9350" w:type="dxa"/>
                <w:shd w:val="clear" w:color="auto" w:fill="D9D9D9" w:themeFill="background1" w:themeFillShade="D9"/>
              </w:tcPr>
            </w:tcPrChange>
          </w:tcPr>
          <w:p w14:paraId="4ACE733C" w14:textId="77777777" w:rsidR="00A633DC" w:rsidRDefault="00A633DC" w:rsidP="00272E7B">
            <w:pPr>
              <w:pStyle w:val="TableParagraph"/>
              <w:spacing w:line="360" w:lineRule="auto"/>
              <w:rPr>
                <w:ins w:id="234" w:author="Mark KANE" w:date="2026-09-25T20:00:00Z" w16du:dateUtc="2026-09-26T00:00:00Z"/>
                <w:rFonts w:asciiTheme="minorHAnsi" w:hAnsiTheme="minorHAnsi" w:cstheme="minorHAnsi"/>
                <w:b/>
              </w:rPr>
            </w:pPr>
          </w:p>
          <w:p w14:paraId="2E1F9D2D" w14:textId="77777777" w:rsidR="00B44E5C" w:rsidRDefault="00B44E5C" w:rsidP="00272E7B">
            <w:pPr>
              <w:pStyle w:val="TableParagraph"/>
              <w:spacing w:line="360" w:lineRule="auto"/>
              <w:rPr>
                <w:ins w:id="235" w:author="Mark KANE" w:date="2026-09-25T20:00:00Z" w16du:dateUtc="2026-09-26T00:00:00Z"/>
                <w:rFonts w:asciiTheme="minorHAnsi" w:hAnsiTheme="minorHAnsi" w:cstheme="minorHAnsi"/>
                <w:b/>
              </w:rPr>
            </w:pPr>
          </w:p>
          <w:p w14:paraId="42A0C83C" w14:textId="77777777" w:rsidR="00DE6B09" w:rsidRDefault="00DE6B09" w:rsidP="00272E7B">
            <w:pPr>
              <w:pStyle w:val="TableParagraph"/>
              <w:spacing w:line="360" w:lineRule="auto"/>
              <w:rPr>
                <w:ins w:id="236" w:author="Mark KANE" w:date="2026-09-25T20:00:00Z" w16du:dateUtc="2026-09-26T00:00:00Z"/>
                <w:rFonts w:asciiTheme="minorHAnsi" w:hAnsiTheme="minorHAnsi" w:cstheme="minorHAnsi"/>
                <w:b/>
              </w:rPr>
            </w:pPr>
          </w:p>
          <w:p w14:paraId="4267D07D" w14:textId="77777777" w:rsidR="00B44E5C" w:rsidRDefault="00B44E5C" w:rsidP="00272E7B">
            <w:pPr>
              <w:pStyle w:val="TableParagraph"/>
              <w:spacing w:line="360" w:lineRule="auto"/>
              <w:rPr>
                <w:ins w:id="237" w:author="Mark KANE" w:date="2026-09-25T20:00:00Z" w16du:dateUtc="2026-09-26T00:00:00Z"/>
                <w:rFonts w:asciiTheme="minorHAnsi" w:hAnsiTheme="minorHAnsi" w:cstheme="minorHAnsi"/>
                <w:b/>
              </w:rPr>
            </w:pPr>
          </w:p>
          <w:p w14:paraId="1B6CD4B2" w14:textId="77777777" w:rsidR="00A633DC" w:rsidRDefault="00A633DC" w:rsidP="00272E7B">
            <w:pPr>
              <w:pStyle w:val="TableParagraph"/>
              <w:spacing w:line="360" w:lineRule="auto"/>
              <w:rPr>
                <w:ins w:id="238" w:author="Mark KANE" w:date="2026-09-25T20:00:00Z" w16du:dateUtc="2026-09-26T00:00:00Z"/>
                <w:rFonts w:asciiTheme="minorHAnsi" w:hAnsiTheme="minorHAnsi" w:cstheme="minorHAnsi"/>
                <w:b/>
              </w:rPr>
            </w:pPr>
            <w:ins w:id="239" w:author="Mark KANE" w:date="2026-09-25T20:00:00Z" w16du:dateUtc="2026-09-26T00:00:00Z">
              <w:r w:rsidRPr="00A633DC">
                <w:rPr>
                  <w:rFonts w:asciiTheme="minorHAnsi" w:hAnsiTheme="minorHAnsi" w:cstheme="minorHAnsi"/>
                  <w:b/>
                </w:rPr>
                <w:t>Zone Authority</w:t>
              </w:r>
              <w:r>
                <w:rPr>
                  <w:rFonts w:asciiTheme="minorHAnsi" w:hAnsiTheme="minorHAnsi" w:cstheme="minorHAnsi"/>
                  <w:b/>
                </w:rPr>
                <w:t xml:space="preserve"> </w:t>
              </w:r>
              <w:r w:rsidRPr="00A633DC">
                <w:rPr>
                  <w:rFonts w:asciiTheme="minorHAnsi" w:hAnsiTheme="minorHAnsi" w:cstheme="minorHAnsi"/>
                  <w:b/>
                </w:rPr>
                <w:t>___________</w:t>
              </w:r>
              <w:r>
                <w:rPr>
                  <w:rFonts w:asciiTheme="minorHAnsi" w:hAnsiTheme="minorHAnsi" w:cstheme="minorHAnsi"/>
                  <w:b/>
                </w:rPr>
                <w:t>_____</w:t>
              </w:r>
              <w:r w:rsidRPr="00A633DC">
                <w:rPr>
                  <w:rFonts w:asciiTheme="minorHAnsi" w:hAnsiTheme="minorHAnsi" w:cstheme="minorHAnsi"/>
                  <w:b/>
                </w:rPr>
                <w:t>____</w:t>
              </w:r>
              <w:r>
                <w:rPr>
                  <w:rFonts w:asciiTheme="minorHAnsi" w:hAnsiTheme="minorHAnsi" w:cstheme="minorHAnsi"/>
                  <w:b/>
                </w:rPr>
                <w:t>______</w:t>
              </w:r>
              <w:r>
                <w:rPr>
                  <w:rFonts w:asciiTheme="minorHAnsi" w:hAnsiTheme="minorHAnsi" w:cstheme="minorHAnsi"/>
                </w:rPr>
                <w:tab/>
              </w:r>
              <w:r w:rsidRPr="00A633DC">
                <w:rPr>
                  <w:rFonts w:asciiTheme="minorHAnsi" w:hAnsiTheme="minorHAnsi" w:cstheme="minorHAnsi"/>
                  <w:b/>
                </w:rPr>
                <w:t>Signature</w:t>
              </w:r>
              <w:r>
                <w:rPr>
                  <w:rFonts w:asciiTheme="minorHAnsi" w:hAnsiTheme="minorHAnsi" w:cstheme="minorHAnsi"/>
                  <w:b/>
                </w:rPr>
                <w:t xml:space="preserve"> ______________________________</w:t>
              </w:r>
              <w:r>
                <w:rPr>
                  <w:rFonts w:asciiTheme="minorHAnsi" w:hAnsiTheme="minorHAnsi" w:cstheme="minorHAnsi"/>
                </w:rPr>
                <w:tab/>
              </w:r>
              <w:r w:rsidRPr="00A633DC">
                <w:rPr>
                  <w:rFonts w:asciiTheme="minorHAnsi" w:hAnsiTheme="minorHAnsi" w:cstheme="minorHAnsi"/>
                  <w:b/>
                </w:rPr>
                <w:t>Date</w:t>
              </w:r>
              <w:r>
                <w:rPr>
                  <w:rFonts w:asciiTheme="minorHAnsi" w:hAnsiTheme="minorHAnsi" w:cstheme="minorHAnsi"/>
                  <w:b/>
                </w:rPr>
                <w:t xml:space="preserve"> ______________</w:t>
              </w:r>
            </w:ins>
          </w:p>
          <w:p w14:paraId="6EBDF62F" w14:textId="77777777" w:rsidR="001C4DA6" w:rsidRPr="00A633DC" w:rsidRDefault="001C4DA6" w:rsidP="00272E7B">
            <w:pPr>
              <w:pStyle w:val="TableParagraph"/>
              <w:spacing w:line="360" w:lineRule="auto"/>
              <w:rPr>
                <w:rFonts w:asciiTheme="minorHAnsi" w:hAnsiTheme="minorHAnsi"/>
                <w:b/>
                <w:rPrChange w:id="240" w:author="Mark KANE" w:date="2026-09-25T20:00:00Z" w16du:dateUtc="2026-09-26T00:00:00Z">
                  <w:rPr>
                    <w:b/>
                    <w:sz w:val="24"/>
                    <w:szCs w:val="24"/>
                  </w:rPr>
                </w:rPrChange>
              </w:rPr>
              <w:pPrChange w:id="241" w:author="Mark KANE" w:date="2026-09-25T20:00:00Z" w16du:dateUtc="2026-09-26T00:00:00Z">
                <w:pPr>
                  <w:contextualSpacing/>
                </w:pPr>
              </w:pPrChange>
            </w:pPr>
            <w:del w:id="242" w:author="Mark KANE" w:date="2026-09-25T20:00:00Z" w16du:dateUtc="2026-09-26T00:00:00Z">
              <w:r w:rsidRPr="001C4DA6">
                <w:rPr>
                  <w:b/>
                  <w:sz w:val="24"/>
                  <w:szCs w:val="24"/>
                </w:rPr>
                <w:delText>Transaction Activity (</w:delText>
              </w:r>
              <w:r w:rsidR="009D48C2">
                <w:rPr>
                  <w:b/>
                  <w:sz w:val="24"/>
                  <w:szCs w:val="24"/>
                </w:rPr>
                <w:delText>_/_/_ [</w:delText>
              </w:r>
              <w:r w:rsidRPr="001C4DA6">
                <w:rPr>
                  <w:b/>
                  <w:sz w:val="24"/>
                  <w:szCs w:val="24"/>
                </w:rPr>
                <w:delText>D</w:delText>
              </w:r>
              <w:r w:rsidR="009D48C2">
                <w:rPr>
                  <w:b/>
                  <w:sz w:val="24"/>
                  <w:szCs w:val="24"/>
                </w:rPr>
                <w:delText>ate] to _/_/_ [Date]</w:delText>
              </w:r>
              <w:r w:rsidRPr="001C4DA6">
                <w:rPr>
                  <w:b/>
                  <w:sz w:val="24"/>
                  <w:szCs w:val="24"/>
                </w:rPr>
                <w:delText>)</w:delText>
              </w:r>
            </w:del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770"/>
        <w:gridCol w:w="1530"/>
        <w:gridCol w:w="1435"/>
      </w:tblGrid>
      <w:tr w:rsidR="001C4DA6" w:rsidRPr="001C4DA6" w14:paraId="132527C6" w14:textId="77777777" w:rsidTr="001C4DA6">
        <w:trPr>
          <w:del w:id="243" w:author="Mark KANE" w:date="2026-09-25T20:00:00Z" w16du:dateUtc="2026-09-26T00:00:00Z"/>
        </w:trPr>
        <w:tc>
          <w:tcPr>
            <w:tcW w:w="1615" w:type="dxa"/>
          </w:tcPr>
          <w:p w14:paraId="26EBB0CF" w14:textId="77777777" w:rsidR="001C4DA6" w:rsidRPr="001C4DA6" w:rsidRDefault="001C4DA6" w:rsidP="001C4DA6">
            <w:pPr>
              <w:contextualSpacing/>
              <w:jc w:val="center"/>
              <w:rPr>
                <w:del w:id="244" w:author="Mark KANE" w:date="2026-09-25T20:00:00Z" w16du:dateUtc="2026-09-26T00:00:00Z"/>
                <w:b/>
                <w:sz w:val="18"/>
                <w:szCs w:val="18"/>
              </w:rPr>
            </w:pPr>
            <w:del w:id="245" w:author="Mark KANE" w:date="2026-09-25T20:00:00Z" w16du:dateUtc="2026-09-26T00:00:00Z">
              <w:r w:rsidRPr="001C4DA6">
                <w:rPr>
                  <w:b/>
                  <w:sz w:val="18"/>
                  <w:szCs w:val="18"/>
                </w:rPr>
                <w:delText>Date</w:delText>
              </w:r>
            </w:del>
          </w:p>
        </w:tc>
        <w:tc>
          <w:tcPr>
            <w:tcW w:w="4770" w:type="dxa"/>
          </w:tcPr>
          <w:p w14:paraId="3AEAC393" w14:textId="77777777" w:rsidR="001C4DA6" w:rsidRPr="001C4DA6" w:rsidRDefault="001C4DA6" w:rsidP="001C4DA6">
            <w:pPr>
              <w:contextualSpacing/>
              <w:jc w:val="center"/>
              <w:rPr>
                <w:del w:id="246" w:author="Mark KANE" w:date="2026-09-25T20:00:00Z" w16du:dateUtc="2026-09-26T00:00:00Z"/>
                <w:b/>
                <w:sz w:val="18"/>
                <w:szCs w:val="18"/>
              </w:rPr>
            </w:pPr>
            <w:del w:id="247" w:author="Mark KANE" w:date="2026-09-25T20:00:00Z" w16du:dateUtc="2026-09-26T00:00:00Z">
              <w:r w:rsidRPr="001C4DA6">
                <w:rPr>
                  <w:b/>
                  <w:sz w:val="18"/>
                  <w:szCs w:val="18"/>
                </w:rPr>
                <w:delText>Description</w:delText>
              </w:r>
            </w:del>
          </w:p>
        </w:tc>
        <w:tc>
          <w:tcPr>
            <w:tcW w:w="1530" w:type="dxa"/>
          </w:tcPr>
          <w:p w14:paraId="5B5DB817" w14:textId="77777777" w:rsidR="001C4DA6" w:rsidRPr="001C4DA6" w:rsidRDefault="001C4DA6" w:rsidP="001C4DA6">
            <w:pPr>
              <w:contextualSpacing/>
              <w:jc w:val="center"/>
              <w:rPr>
                <w:del w:id="248" w:author="Mark KANE" w:date="2026-09-25T20:00:00Z" w16du:dateUtc="2026-09-26T00:00:00Z"/>
                <w:b/>
                <w:sz w:val="18"/>
                <w:szCs w:val="18"/>
              </w:rPr>
            </w:pPr>
            <w:del w:id="249" w:author="Mark KANE" w:date="2026-09-25T20:00:00Z" w16du:dateUtc="2026-09-26T00:00:00Z">
              <w:r w:rsidRPr="001C4DA6">
                <w:rPr>
                  <w:b/>
                  <w:sz w:val="18"/>
                  <w:szCs w:val="18"/>
                </w:rPr>
                <w:delText>Charges</w:delText>
              </w:r>
            </w:del>
          </w:p>
        </w:tc>
        <w:tc>
          <w:tcPr>
            <w:tcW w:w="1435" w:type="dxa"/>
          </w:tcPr>
          <w:p w14:paraId="356C3474" w14:textId="77777777" w:rsidR="001C4DA6" w:rsidRPr="001C4DA6" w:rsidRDefault="001C4DA6" w:rsidP="001C4DA6">
            <w:pPr>
              <w:contextualSpacing/>
              <w:jc w:val="center"/>
              <w:rPr>
                <w:del w:id="250" w:author="Mark KANE" w:date="2026-09-25T20:00:00Z" w16du:dateUtc="2026-09-26T00:00:00Z"/>
                <w:b/>
                <w:sz w:val="18"/>
                <w:szCs w:val="18"/>
              </w:rPr>
            </w:pPr>
            <w:del w:id="251" w:author="Mark KANE" w:date="2026-09-25T20:00:00Z" w16du:dateUtc="2026-09-26T00:00:00Z">
              <w:r w:rsidRPr="001C4DA6">
                <w:rPr>
                  <w:b/>
                  <w:sz w:val="18"/>
                  <w:szCs w:val="18"/>
                </w:rPr>
                <w:delText>Payments</w:delText>
              </w:r>
            </w:del>
          </w:p>
        </w:tc>
      </w:tr>
      <w:tr w:rsidR="001C4DA6" w:rsidRPr="001C4DA6" w14:paraId="3B5C12A5" w14:textId="77777777" w:rsidTr="001C4DA6">
        <w:trPr>
          <w:del w:id="252" w:author="Mark KANE" w:date="2026-09-25T20:00:00Z" w16du:dateUtc="2026-09-26T00:00:00Z"/>
        </w:trPr>
        <w:tc>
          <w:tcPr>
            <w:tcW w:w="1615" w:type="dxa"/>
          </w:tcPr>
          <w:p w14:paraId="1373A469" w14:textId="77777777" w:rsidR="001C4DA6" w:rsidRPr="001C4DA6" w:rsidRDefault="001C4DA6" w:rsidP="00393538">
            <w:pPr>
              <w:contextualSpacing/>
              <w:rPr>
                <w:del w:id="253" w:author="Mark KANE" w:date="2026-09-25T20:00:00Z" w16du:dateUtc="2026-09-26T00:00:00Z"/>
                <w:sz w:val="18"/>
                <w:szCs w:val="18"/>
              </w:rPr>
            </w:pPr>
            <w:del w:id="254" w:author="Mark KANE" w:date="2026-09-25T20:00:00Z" w16du:dateUtc="2026-09-26T00:00:00Z">
              <w:r>
                <w:rPr>
                  <w:sz w:val="18"/>
                  <w:szCs w:val="18"/>
                </w:rPr>
                <w:delText>[Date]</w:delText>
              </w:r>
            </w:del>
          </w:p>
        </w:tc>
        <w:tc>
          <w:tcPr>
            <w:tcW w:w="4770" w:type="dxa"/>
          </w:tcPr>
          <w:p w14:paraId="5676FC93" w14:textId="77777777" w:rsidR="001C4DA6" w:rsidRPr="001C4DA6" w:rsidRDefault="001C4DA6" w:rsidP="00393538">
            <w:pPr>
              <w:contextualSpacing/>
              <w:rPr>
                <w:del w:id="255" w:author="Mark KANE" w:date="2026-09-25T20:00:00Z" w16du:dateUtc="2026-09-26T00:00:00Z"/>
                <w:sz w:val="18"/>
                <w:szCs w:val="18"/>
              </w:rPr>
            </w:pPr>
            <w:del w:id="256" w:author="Mark KANE" w:date="2026-09-25T20:00:00Z" w16du:dateUtc="2026-09-26T00:00:00Z">
              <w:r>
                <w:rPr>
                  <w:sz w:val="18"/>
                  <w:szCs w:val="18"/>
                </w:rPr>
                <w:delText>Late Fee (charged because full payment not received by _/_/_</w:delText>
              </w:r>
            </w:del>
          </w:p>
        </w:tc>
        <w:tc>
          <w:tcPr>
            <w:tcW w:w="1530" w:type="dxa"/>
          </w:tcPr>
          <w:p w14:paraId="2DC48897" w14:textId="77777777" w:rsidR="001C4DA6" w:rsidRPr="001C4DA6" w:rsidRDefault="001C4DA6" w:rsidP="00393538">
            <w:pPr>
              <w:contextualSpacing/>
              <w:rPr>
                <w:del w:id="257" w:author="Mark KANE" w:date="2026-09-25T20:00:00Z" w16du:dateUtc="2026-09-26T00:00:00Z"/>
                <w:sz w:val="18"/>
                <w:szCs w:val="18"/>
              </w:rPr>
            </w:pPr>
            <w:del w:id="258" w:author="Mark KANE" w:date="2026-09-25T20:00:00Z" w16du:dateUtc="2026-09-26T00:00:00Z">
              <w:r>
                <w:rPr>
                  <w:sz w:val="18"/>
                  <w:szCs w:val="18"/>
                </w:rPr>
                <w:delText>$</w:delText>
              </w:r>
            </w:del>
          </w:p>
        </w:tc>
        <w:tc>
          <w:tcPr>
            <w:tcW w:w="1435" w:type="dxa"/>
          </w:tcPr>
          <w:p w14:paraId="67B8E5FD" w14:textId="77777777" w:rsidR="001C4DA6" w:rsidRPr="001C4DA6" w:rsidRDefault="001C4DA6" w:rsidP="00393538">
            <w:pPr>
              <w:contextualSpacing/>
              <w:rPr>
                <w:del w:id="259" w:author="Mark KANE" w:date="2026-09-25T20:00:00Z" w16du:dateUtc="2026-09-26T00:00:00Z"/>
                <w:sz w:val="18"/>
                <w:szCs w:val="18"/>
              </w:rPr>
            </w:pPr>
          </w:p>
        </w:tc>
      </w:tr>
      <w:tr w:rsidR="001C4DA6" w:rsidRPr="001C4DA6" w14:paraId="4B1CD26D" w14:textId="77777777" w:rsidTr="001C4DA6">
        <w:trPr>
          <w:del w:id="260" w:author="Mark KANE" w:date="2026-09-25T20:00:00Z" w16du:dateUtc="2026-09-26T00:00:00Z"/>
        </w:trPr>
        <w:tc>
          <w:tcPr>
            <w:tcW w:w="1615" w:type="dxa"/>
          </w:tcPr>
          <w:p w14:paraId="564427D2" w14:textId="77777777" w:rsidR="001C4DA6" w:rsidRPr="001C4DA6" w:rsidRDefault="001C4DA6" w:rsidP="00393538">
            <w:pPr>
              <w:contextualSpacing/>
              <w:rPr>
                <w:del w:id="261" w:author="Mark KANE" w:date="2026-09-25T20:00:00Z" w16du:dateUtc="2026-09-26T00:00:00Z"/>
                <w:sz w:val="18"/>
                <w:szCs w:val="18"/>
              </w:rPr>
            </w:pPr>
            <w:del w:id="262" w:author="Mark KANE" w:date="2026-09-25T20:00:00Z" w16du:dateUtc="2026-09-26T00:00:00Z">
              <w:r>
                <w:rPr>
                  <w:sz w:val="18"/>
                  <w:szCs w:val="18"/>
                </w:rPr>
                <w:delText>[Date]</w:delText>
              </w:r>
            </w:del>
          </w:p>
        </w:tc>
        <w:tc>
          <w:tcPr>
            <w:tcW w:w="4770" w:type="dxa"/>
          </w:tcPr>
          <w:p w14:paraId="0FB88200" w14:textId="77777777" w:rsidR="001C4DA6" w:rsidRPr="001C4DA6" w:rsidRDefault="001C4DA6" w:rsidP="00393538">
            <w:pPr>
              <w:contextualSpacing/>
              <w:rPr>
                <w:del w:id="263" w:author="Mark KANE" w:date="2026-09-25T20:00:00Z" w16du:dateUtc="2026-09-26T00:00:00Z"/>
                <w:sz w:val="18"/>
                <w:szCs w:val="18"/>
              </w:rPr>
            </w:pPr>
            <w:del w:id="264" w:author="Mark KANE" w:date="2026-09-25T20:00:00Z" w16du:dateUtc="2026-09-26T00:00:00Z">
              <w:r>
                <w:rPr>
                  <w:sz w:val="18"/>
                  <w:szCs w:val="18"/>
                </w:rPr>
                <w:delText xml:space="preserve">Payment Received – Thank you </w:delText>
              </w:r>
            </w:del>
          </w:p>
        </w:tc>
        <w:tc>
          <w:tcPr>
            <w:tcW w:w="1530" w:type="dxa"/>
          </w:tcPr>
          <w:p w14:paraId="34600441" w14:textId="77777777" w:rsidR="001C4DA6" w:rsidRPr="001C4DA6" w:rsidRDefault="001C4DA6" w:rsidP="00393538">
            <w:pPr>
              <w:contextualSpacing/>
              <w:rPr>
                <w:del w:id="265" w:author="Mark KANE" w:date="2026-09-25T20:00:00Z" w16du:dateUtc="2026-09-26T00:00:00Z"/>
                <w:sz w:val="18"/>
                <w:szCs w:val="18"/>
              </w:rPr>
            </w:pPr>
          </w:p>
        </w:tc>
        <w:tc>
          <w:tcPr>
            <w:tcW w:w="1435" w:type="dxa"/>
          </w:tcPr>
          <w:p w14:paraId="62900BAD" w14:textId="77777777" w:rsidR="001C4DA6" w:rsidRPr="001C4DA6" w:rsidRDefault="001C4DA6" w:rsidP="00393538">
            <w:pPr>
              <w:contextualSpacing/>
              <w:rPr>
                <w:del w:id="266" w:author="Mark KANE" w:date="2026-09-25T20:00:00Z" w16du:dateUtc="2026-09-26T00:00:00Z"/>
                <w:sz w:val="18"/>
                <w:szCs w:val="18"/>
              </w:rPr>
            </w:pPr>
            <w:del w:id="267" w:author="Mark KANE" w:date="2026-09-25T20:00:00Z" w16du:dateUtc="2026-09-26T00:00:00Z">
              <w:r>
                <w:rPr>
                  <w:sz w:val="18"/>
                  <w:szCs w:val="18"/>
                </w:rPr>
                <w:delText>$</w:delText>
              </w:r>
            </w:del>
          </w:p>
        </w:tc>
      </w:tr>
      <w:tr w:rsidR="001C4DA6" w:rsidRPr="001C4DA6" w14:paraId="29B4A70A" w14:textId="77777777" w:rsidTr="001C4DA6">
        <w:trPr>
          <w:del w:id="268" w:author="Mark KANE" w:date="2026-09-25T20:00:00Z" w16du:dateUtc="2026-09-26T00:00:00Z"/>
        </w:trPr>
        <w:tc>
          <w:tcPr>
            <w:tcW w:w="1615" w:type="dxa"/>
          </w:tcPr>
          <w:p w14:paraId="2BC16CA0" w14:textId="77777777" w:rsidR="001C4DA6" w:rsidRPr="001C4DA6" w:rsidRDefault="001C4DA6" w:rsidP="00393538">
            <w:pPr>
              <w:contextualSpacing/>
              <w:rPr>
                <w:del w:id="269" w:author="Mark KANE" w:date="2026-09-25T20:00:00Z" w16du:dateUtc="2026-09-26T00:00:00Z"/>
                <w:sz w:val="18"/>
                <w:szCs w:val="18"/>
              </w:rPr>
            </w:pPr>
            <w:del w:id="270" w:author="Mark KANE" w:date="2026-09-25T20:00:00Z" w16du:dateUtc="2026-09-26T00:00:00Z">
              <w:r>
                <w:rPr>
                  <w:sz w:val="18"/>
                  <w:szCs w:val="18"/>
                </w:rPr>
                <w:delText>[Date]</w:delText>
              </w:r>
            </w:del>
          </w:p>
        </w:tc>
        <w:tc>
          <w:tcPr>
            <w:tcW w:w="4770" w:type="dxa"/>
          </w:tcPr>
          <w:p w14:paraId="3671057A" w14:textId="77777777" w:rsidR="001C4DA6" w:rsidRPr="001C4DA6" w:rsidRDefault="001C4DA6" w:rsidP="001C4DA6">
            <w:pPr>
              <w:contextualSpacing/>
              <w:rPr>
                <w:del w:id="271" w:author="Mark KANE" w:date="2026-09-25T20:00:00Z" w16du:dateUtc="2026-09-26T00:00:00Z"/>
                <w:sz w:val="18"/>
                <w:szCs w:val="18"/>
              </w:rPr>
            </w:pPr>
            <w:del w:id="272" w:author="Mark KANE" w:date="2026-09-25T20:00:00Z" w16du:dateUtc="2026-09-26T00:00:00Z">
              <w:r>
                <w:rPr>
                  <w:sz w:val="18"/>
                  <w:szCs w:val="18"/>
                </w:rPr>
                <w:delText xml:space="preserve">Fee </w:delText>
              </w:r>
              <w:r w:rsidR="009D48C2">
                <w:rPr>
                  <w:sz w:val="18"/>
                  <w:szCs w:val="18"/>
                </w:rPr>
                <w:delText xml:space="preserve">Description </w:delText>
              </w:r>
            </w:del>
          </w:p>
        </w:tc>
        <w:tc>
          <w:tcPr>
            <w:tcW w:w="1530" w:type="dxa"/>
          </w:tcPr>
          <w:p w14:paraId="28EBDA82" w14:textId="77777777" w:rsidR="001C4DA6" w:rsidRPr="001C4DA6" w:rsidRDefault="009D48C2" w:rsidP="00393538">
            <w:pPr>
              <w:contextualSpacing/>
              <w:rPr>
                <w:del w:id="273" w:author="Mark KANE" w:date="2026-09-25T20:00:00Z" w16du:dateUtc="2026-09-26T00:00:00Z"/>
                <w:sz w:val="18"/>
                <w:szCs w:val="18"/>
              </w:rPr>
            </w:pPr>
            <w:del w:id="274" w:author="Mark KANE" w:date="2026-09-25T20:00:00Z" w16du:dateUtc="2026-09-26T00:00:00Z">
              <w:r>
                <w:rPr>
                  <w:sz w:val="18"/>
                  <w:szCs w:val="18"/>
                </w:rPr>
                <w:delText>$</w:delText>
              </w:r>
            </w:del>
          </w:p>
        </w:tc>
        <w:tc>
          <w:tcPr>
            <w:tcW w:w="1435" w:type="dxa"/>
          </w:tcPr>
          <w:p w14:paraId="7B2A881C" w14:textId="77777777" w:rsidR="001C4DA6" w:rsidRPr="001C4DA6" w:rsidRDefault="001C4DA6" w:rsidP="00393538">
            <w:pPr>
              <w:contextualSpacing/>
              <w:rPr>
                <w:del w:id="275" w:author="Mark KANE" w:date="2026-09-25T20:00:00Z" w16du:dateUtc="2026-09-26T00:00:00Z"/>
                <w:sz w:val="18"/>
                <w:szCs w:val="18"/>
              </w:rPr>
            </w:pPr>
          </w:p>
        </w:tc>
      </w:tr>
    </w:tbl>
    <w:p w14:paraId="1278F0B2" w14:textId="77777777" w:rsidR="001C4DA6" w:rsidRPr="009D48C2" w:rsidRDefault="001C4DA6" w:rsidP="00393538">
      <w:pPr>
        <w:contextualSpacing/>
        <w:rPr>
          <w:del w:id="276" w:author="Mark KANE" w:date="2026-09-25T20:00:00Z" w16du:dateUtc="2026-09-26T00:00:00Z"/>
          <w:sz w:val="18"/>
          <w:szCs w:val="18"/>
        </w:rPr>
      </w:pPr>
    </w:p>
    <w:p w14:paraId="44B689C5" w14:textId="77777777" w:rsidR="009D48C2" w:rsidRPr="009D48C2" w:rsidRDefault="009D48C2" w:rsidP="00393538">
      <w:pPr>
        <w:contextualSpacing/>
        <w:rPr>
          <w:del w:id="277" w:author="Mark KANE" w:date="2026-09-25T20:00:00Z" w16du:dateUtc="2026-09-26T00:00:00Z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990"/>
        <w:gridCol w:w="1080"/>
      </w:tblGrid>
      <w:tr w:rsidR="009D48C2" w:rsidRPr="009D48C2" w14:paraId="3311246F" w14:textId="77777777" w:rsidTr="00163C25">
        <w:trPr>
          <w:del w:id="278" w:author="Mark KANE" w:date="2026-09-25T20:00:00Z" w16du:dateUtc="2026-09-26T00:00:00Z"/>
        </w:trPr>
        <w:tc>
          <w:tcPr>
            <w:tcW w:w="4495" w:type="dxa"/>
            <w:gridSpan w:val="3"/>
            <w:shd w:val="clear" w:color="auto" w:fill="D9D9D9" w:themeFill="background1" w:themeFillShade="D9"/>
          </w:tcPr>
          <w:p w14:paraId="29D031BF" w14:textId="77777777" w:rsidR="009D48C2" w:rsidRPr="009D48C2" w:rsidRDefault="009D48C2" w:rsidP="00393538">
            <w:pPr>
              <w:contextualSpacing/>
              <w:rPr>
                <w:del w:id="279" w:author="Mark KANE" w:date="2026-09-25T20:00:00Z" w16du:dateUtc="2026-09-26T00:00:00Z"/>
                <w:b/>
                <w:sz w:val="24"/>
                <w:szCs w:val="24"/>
              </w:rPr>
            </w:pPr>
            <w:del w:id="280" w:author="Mark KANE" w:date="2026-09-25T20:00:00Z" w16du:dateUtc="2026-09-26T00:00:00Z">
              <w:r w:rsidRPr="009D48C2">
                <w:rPr>
                  <w:b/>
                  <w:sz w:val="24"/>
                  <w:szCs w:val="24"/>
                </w:rPr>
                <w:delText xml:space="preserve">Past Payments Breakdown </w:delText>
              </w:r>
            </w:del>
          </w:p>
        </w:tc>
      </w:tr>
      <w:tr w:rsidR="009D48C2" w:rsidRPr="009D48C2" w14:paraId="6B948EB4" w14:textId="77777777" w:rsidTr="00163C25">
        <w:trPr>
          <w:del w:id="281" w:author="Mark KANE" w:date="2026-09-25T20:00:00Z" w16du:dateUtc="2026-09-26T00:00:00Z"/>
        </w:trPr>
        <w:tc>
          <w:tcPr>
            <w:tcW w:w="2425" w:type="dxa"/>
          </w:tcPr>
          <w:p w14:paraId="33AF8B12" w14:textId="77777777" w:rsidR="009D48C2" w:rsidRPr="009D48C2" w:rsidRDefault="00163C25" w:rsidP="00393538">
            <w:pPr>
              <w:contextualSpacing/>
              <w:rPr>
                <w:del w:id="282" w:author="Mark KANE" w:date="2026-09-25T20:00:00Z" w16du:dateUtc="2026-09-26T00:00:00Z"/>
                <w:sz w:val="18"/>
                <w:szCs w:val="18"/>
              </w:rPr>
            </w:pPr>
            <w:del w:id="283" w:author="Mark KANE" w:date="2026-09-25T20:00:00Z" w16du:dateUtc="2026-09-26T00:00:00Z">
              <w:r>
                <w:rPr>
                  <w:sz w:val="18"/>
                  <w:szCs w:val="18"/>
                </w:rPr>
                <w:delText xml:space="preserve"> </w:delText>
              </w:r>
            </w:del>
          </w:p>
        </w:tc>
        <w:tc>
          <w:tcPr>
            <w:tcW w:w="990" w:type="dxa"/>
          </w:tcPr>
          <w:p w14:paraId="7076F5B9" w14:textId="77777777" w:rsidR="009D48C2" w:rsidRPr="009D48C2" w:rsidRDefault="009D48C2" w:rsidP="009D48C2">
            <w:pPr>
              <w:contextualSpacing/>
              <w:jc w:val="center"/>
              <w:rPr>
                <w:del w:id="284" w:author="Mark KANE" w:date="2026-09-25T20:00:00Z" w16du:dateUtc="2026-09-26T00:00:00Z"/>
                <w:b/>
                <w:sz w:val="24"/>
                <w:szCs w:val="24"/>
              </w:rPr>
            </w:pPr>
            <w:del w:id="285" w:author="Mark KANE" w:date="2026-09-25T20:00:00Z" w16du:dateUtc="2026-09-26T00:00:00Z">
              <w:r w:rsidRPr="009D48C2">
                <w:rPr>
                  <w:b/>
                  <w:sz w:val="24"/>
                  <w:szCs w:val="24"/>
                </w:rPr>
                <w:delText>Paid Last Month</w:delText>
              </w:r>
            </w:del>
          </w:p>
        </w:tc>
        <w:tc>
          <w:tcPr>
            <w:tcW w:w="1080" w:type="dxa"/>
          </w:tcPr>
          <w:p w14:paraId="1EBD9F4A" w14:textId="77777777" w:rsidR="009D48C2" w:rsidRPr="009D48C2" w:rsidRDefault="009D48C2" w:rsidP="009D48C2">
            <w:pPr>
              <w:contextualSpacing/>
              <w:jc w:val="center"/>
              <w:rPr>
                <w:del w:id="286" w:author="Mark KANE" w:date="2026-09-25T20:00:00Z" w16du:dateUtc="2026-09-26T00:00:00Z"/>
                <w:b/>
                <w:sz w:val="24"/>
                <w:szCs w:val="24"/>
              </w:rPr>
            </w:pPr>
            <w:del w:id="287" w:author="Mark KANE" w:date="2026-09-25T20:00:00Z" w16du:dateUtc="2026-09-26T00:00:00Z">
              <w:r w:rsidRPr="009D48C2">
                <w:rPr>
                  <w:b/>
                  <w:sz w:val="24"/>
                  <w:szCs w:val="24"/>
                </w:rPr>
                <w:delText>Paid Year to Date</w:delText>
              </w:r>
            </w:del>
          </w:p>
        </w:tc>
      </w:tr>
      <w:tr w:rsidR="009D48C2" w:rsidRPr="009D48C2" w14:paraId="2A4ADF73" w14:textId="77777777" w:rsidTr="00163C25">
        <w:trPr>
          <w:del w:id="288" w:author="Mark KANE" w:date="2026-09-25T20:00:00Z" w16du:dateUtc="2026-09-26T00:00:00Z"/>
        </w:trPr>
        <w:tc>
          <w:tcPr>
            <w:tcW w:w="2425" w:type="dxa"/>
          </w:tcPr>
          <w:p w14:paraId="3D3391C4" w14:textId="77777777" w:rsidR="009D48C2" w:rsidRPr="009D48C2" w:rsidRDefault="009D48C2" w:rsidP="00393538">
            <w:pPr>
              <w:contextualSpacing/>
              <w:rPr>
                <w:del w:id="289" w:author="Mark KANE" w:date="2026-09-25T20:00:00Z" w16du:dateUtc="2026-09-26T00:00:00Z"/>
                <w:sz w:val="18"/>
                <w:szCs w:val="18"/>
              </w:rPr>
            </w:pPr>
            <w:del w:id="290" w:author="Mark KANE" w:date="2026-09-25T20:00:00Z" w16du:dateUtc="2026-09-26T00:00:00Z">
              <w:r>
                <w:rPr>
                  <w:sz w:val="18"/>
                  <w:szCs w:val="18"/>
                </w:rPr>
                <w:delText xml:space="preserve">Principal </w:delText>
              </w:r>
            </w:del>
          </w:p>
        </w:tc>
        <w:tc>
          <w:tcPr>
            <w:tcW w:w="990" w:type="dxa"/>
          </w:tcPr>
          <w:p w14:paraId="7E6BE823" w14:textId="77777777" w:rsidR="009D48C2" w:rsidRPr="009D48C2" w:rsidRDefault="009D48C2" w:rsidP="00393538">
            <w:pPr>
              <w:contextualSpacing/>
              <w:rPr>
                <w:del w:id="291" w:author="Mark KANE" w:date="2026-09-25T20:00:00Z" w16du:dateUtc="2026-09-26T00:00:00Z"/>
                <w:sz w:val="18"/>
                <w:szCs w:val="18"/>
              </w:rPr>
            </w:pPr>
            <w:del w:id="292" w:author="Mark KANE" w:date="2026-09-25T20:00:00Z" w16du:dateUtc="2026-09-26T00:00:00Z">
              <w:r>
                <w:rPr>
                  <w:sz w:val="18"/>
                  <w:szCs w:val="18"/>
                </w:rPr>
                <w:delText>$</w:delText>
              </w:r>
            </w:del>
          </w:p>
        </w:tc>
        <w:tc>
          <w:tcPr>
            <w:tcW w:w="1080" w:type="dxa"/>
          </w:tcPr>
          <w:p w14:paraId="0CB5820D" w14:textId="77777777" w:rsidR="009D48C2" w:rsidRPr="009D48C2" w:rsidRDefault="009D48C2" w:rsidP="00393538">
            <w:pPr>
              <w:contextualSpacing/>
              <w:rPr>
                <w:del w:id="293" w:author="Mark KANE" w:date="2026-09-25T20:00:00Z" w16du:dateUtc="2026-09-26T00:00:00Z"/>
                <w:sz w:val="18"/>
                <w:szCs w:val="18"/>
              </w:rPr>
            </w:pPr>
            <w:del w:id="294" w:author="Mark KANE" w:date="2026-09-25T20:00:00Z" w16du:dateUtc="2026-09-26T00:00:00Z">
              <w:r>
                <w:rPr>
                  <w:sz w:val="18"/>
                  <w:szCs w:val="18"/>
                </w:rPr>
                <w:delText>$</w:delText>
              </w:r>
            </w:del>
          </w:p>
        </w:tc>
      </w:tr>
      <w:tr w:rsidR="009D48C2" w:rsidRPr="009D48C2" w14:paraId="6D4173A4" w14:textId="77777777" w:rsidTr="00163C25">
        <w:trPr>
          <w:del w:id="295" w:author="Mark KANE" w:date="2026-09-25T20:00:00Z" w16du:dateUtc="2026-09-26T00:00:00Z"/>
        </w:trPr>
        <w:tc>
          <w:tcPr>
            <w:tcW w:w="2425" w:type="dxa"/>
          </w:tcPr>
          <w:p w14:paraId="156B177F" w14:textId="77777777" w:rsidR="009D48C2" w:rsidRPr="009D48C2" w:rsidRDefault="009D48C2" w:rsidP="009D48C2">
            <w:pPr>
              <w:contextualSpacing/>
              <w:rPr>
                <w:del w:id="296" w:author="Mark KANE" w:date="2026-09-25T20:00:00Z" w16du:dateUtc="2026-09-26T00:00:00Z"/>
                <w:sz w:val="18"/>
                <w:szCs w:val="18"/>
              </w:rPr>
            </w:pPr>
            <w:del w:id="297" w:author="Mark KANE" w:date="2026-09-25T20:00:00Z" w16du:dateUtc="2026-09-26T00:00:00Z">
              <w:r>
                <w:rPr>
                  <w:sz w:val="18"/>
                  <w:szCs w:val="18"/>
                </w:rPr>
                <w:delText xml:space="preserve">Interest </w:delText>
              </w:r>
            </w:del>
          </w:p>
        </w:tc>
        <w:tc>
          <w:tcPr>
            <w:tcW w:w="990" w:type="dxa"/>
          </w:tcPr>
          <w:p w14:paraId="48711903" w14:textId="77777777" w:rsidR="009D48C2" w:rsidRPr="009D48C2" w:rsidRDefault="009D48C2" w:rsidP="009D48C2">
            <w:pPr>
              <w:contextualSpacing/>
              <w:rPr>
                <w:del w:id="298" w:author="Mark KANE" w:date="2026-09-25T20:00:00Z" w16du:dateUtc="2026-09-26T00:00:00Z"/>
                <w:sz w:val="18"/>
                <w:szCs w:val="18"/>
              </w:rPr>
            </w:pPr>
            <w:del w:id="299" w:author="Mark KANE" w:date="2026-09-25T20:00:00Z" w16du:dateUtc="2026-09-26T00:00:00Z">
              <w:r>
                <w:rPr>
                  <w:sz w:val="18"/>
                  <w:szCs w:val="18"/>
                </w:rPr>
                <w:delText>$</w:delText>
              </w:r>
            </w:del>
          </w:p>
        </w:tc>
        <w:tc>
          <w:tcPr>
            <w:tcW w:w="1080" w:type="dxa"/>
          </w:tcPr>
          <w:p w14:paraId="35D95292" w14:textId="77777777" w:rsidR="009D48C2" w:rsidRPr="009D48C2" w:rsidRDefault="009D48C2" w:rsidP="009D48C2">
            <w:pPr>
              <w:contextualSpacing/>
              <w:rPr>
                <w:del w:id="300" w:author="Mark KANE" w:date="2026-09-25T20:00:00Z" w16du:dateUtc="2026-09-26T00:00:00Z"/>
                <w:sz w:val="18"/>
                <w:szCs w:val="18"/>
              </w:rPr>
            </w:pPr>
            <w:del w:id="301" w:author="Mark KANE" w:date="2026-09-25T20:00:00Z" w16du:dateUtc="2026-09-26T00:00:00Z">
              <w:r>
                <w:rPr>
                  <w:sz w:val="18"/>
                  <w:szCs w:val="18"/>
                </w:rPr>
                <w:delText>$</w:delText>
              </w:r>
            </w:del>
          </w:p>
        </w:tc>
      </w:tr>
      <w:tr w:rsidR="009D48C2" w:rsidRPr="009D48C2" w14:paraId="5F66E972" w14:textId="77777777" w:rsidTr="00163C25">
        <w:trPr>
          <w:del w:id="302" w:author="Mark KANE" w:date="2026-09-25T20:00:00Z" w16du:dateUtc="2026-09-26T00:00:00Z"/>
        </w:trPr>
        <w:tc>
          <w:tcPr>
            <w:tcW w:w="2425" w:type="dxa"/>
          </w:tcPr>
          <w:p w14:paraId="02FE5B29" w14:textId="77777777" w:rsidR="009D48C2" w:rsidRPr="009D48C2" w:rsidRDefault="009D48C2" w:rsidP="009D48C2">
            <w:pPr>
              <w:contextualSpacing/>
              <w:rPr>
                <w:del w:id="303" w:author="Mark KANE" w:date="2026-09-25T20:00:00Z" w16du:dateUtc="2026-09-26T00:00:00Z"/>
                <w:sz w:val="18"/>
                <w:szCs w:val="18"/>
              </w:rPr>
            </w:pPr>
            <w:del w:id="304" w:author="Mark KANE" w:date="2026-09-25T20:00:00Z" w16du:dateUtc="2026-09-26T00:00:00Z">
              <w:r w:rsidRPr="009D48C2">
                <w:rPr>
                  <w:sz w:val="18"/>
                  <w:szCs w:val="18"/>
                </w:rPr>
                <w:delText>Escrow (Taxes and Insurance)</w:delText>
              </w:r>
            </w:del>
          </w:p>
        </w:tc>
        <w:tc>
          <w:tcPr>
            <w:tcW w:w="990" w:type="dxa"/>
          </w:tcPr>
          <w:p w14:paraId="72FBDBAE" w14:textId="77777777" w:rsidR="009D48C2" w:rsidRPr="009D48C2" w:rsidRDefault="009D48C2" w:rsidP="009D48C2">
            <w:pPr>
              <w:contextualSpacing/>
              <w:rPr>
                <w:del w:id="305" w:author="Mark KANE" w:date="2026-09-25T20:00:00Z" w16du:dateUtc="2026-09-26T00:00:00Z"/>
                <w:sz w:val="18"/>
                <w:szCs w:val="18"/>
              </w:rPr>
            </w:pPr>
            <w:del w:id="306" w:author="Mark KANE" w:date="2026-09-25T20:00:00Z" w16du:dateUtc="2026-09-26T00:00:00Z">
              <w:r>
                <w:rPr>
                  <w:sz w:val="18"/>
                  <w:szCs w:val="18"/>
                </w:rPr>
                <w:delText>$</w:delText>
              </w:r>
            </w:del>
          </w:p>
        </w:tc>
        <w:tc>
          <w:tcPr>
            <w:tcW w:w="1080" w:type="dxa"/>
          </w:tcPr>
          <w:p w14:paraId="43278D5C" w14:textId="77777777" w:rsidR="009D48C2" w:rsidRPr="009D48C2" w:rsidRDefault="009D48C2" w:rsidP="009D48C2">
            <w:pPr>
              <w:contextualSpacing/>
              <w:rPr>
                <w:del w:id="307" w:author="Mark KANE" w:date="2026-09-25T20:00:00Z" w16du:dateUtc="2026-09-26T00:00:00Z"/>
                <w:sz w:val="18"/>
                <w:szCs w:val="18"/>
              </w:rPr>
            </w:pPr>
            <w:del w:id="308" w:author="Mark KANE" w:date="2026-09-25T20:00:00Z" w16du:dateUtc="2026-09-26T00:00:00Z">
              <w:r>
                <w:rPr>
                  <w:sz w:val="18"/>
                  <w:szCs w:val="18"/>
                </w:rPr>
                <w:delText>$</w:delText>
              </w:r>
            </w:del>
          </w:p>
        </w:tc>
      </w:tr>
      <w:tr w:rsidR="009D48C2" w:rsidRPr="009D48C2" w14:paraId="66612757" w14:textId="77777777" w:rsidTr="00163C25">
        <w:trPr>
          <w:del w:id="309" w:author="Mark KANE" w:date="2026-09-25T20:00:00Z" w16du:dateUtc="2026-09-26T00:00:00Z"/>
        </w:trPr>
        <w:tc>
          <w:tcPr>
            <w:tcW w:w="2425" w:type="dxa"/>
          </w:tcPr>
          <w:p w14:paraId="0A16B141" w14:textId="77777777" w:rsidR="009D48C2" w:rsidRPr="009D48C2" w:rsidRDefault="009D48C2" w:rsidP="009D48C2">
            <w:pPr>
              <w:contextualSpacing/>
              <w:rPr>
                <w:del w:id="310" w:author="Mark KANE" w:date="2026-09-25T20:00:00Z" w16du:dateUtc="2026-09-26T00:00:00Z"/>
                <w:sz w:val="18"/>
                <w:szCs w:val="18"/>
              </w:rPr>
            </w:pPr>
            <w:del w:id="311" w:author="Mark KANE" w:date="2026-09-25T20:00:00Z" w16du:dateUtc="2026-09-26T00:00:00Z">
              <w:r>
                <w:rPr>
                  <w:sz w:val="18"/>
                  <w:szCs w:val="18"/>
                </w:rPr>
                <w:delText>Fees</w:delText>
              </w:r>
            </w:del>
          </w:p>
        </w:tc>
        <w:tc>
          <w:tcPr>
            <w:tcW w:w="990" w:type="dxa"/>
          </w:tcPr>
          <w:p w14:paraId="239AC13D" w14:textId="77777777" w:rsidR="009D48C2" w:rsidRPr="009D48C2" w:rsidRDefault="009D48C2" w:rsidP="009D48C2">
            <w:pPr>
              <w:contextualSpacing/>
              <w:rPr>
                <w:del w:id="312" w:author="Mark KANE" w:date="2026-09-25T20:00:00Z" w16du:dateUtc="2026-09-26T00:00:00Z"/>
                <w:sz w:val="18"/>
                <w:szCs w:val="18"/>
              </w:rPr>
            </w:pPr>
            <w:del w:id="313" w:author="Mark KANE" w:date="2026-09-25T20:00:00Z" w16du:dateUtc="2026-09-26T00:00:00Z">
              <w:r>
                <w:rPr>
                  <w:sz w:val="18"/>
                  <w:szCs w:val="18"/>
                </w:rPr>
                <w:delText>$</w:delText>
              </w:r>
            </w:del>
          </w:p>
        </w:tc>
        <w:tc>
          <w:tcPr>
            <w:tcW w:w="1080" w:type="dxa"/>
          </w:tcPr>
          <w:p w14:paraId="02F4049A" w14:textId="77777777" w:rsidR="009D48C2" w:rsidRPr="009D48C2" w:rsidRDefault="009D48C2" w:rsidP="009D48C2">
            <w:pPr>
              <w:contextualSpacing/>
              <w:rPr>
                <w:del w:id="314" w:author="Mark KANE" w:date="2026-09-25T20:00:00Z" w16du:dateUtc="2026-09-26T00:00:00Z"/>
                <w:sz w:val="18"/>
                <w:szCs w:val="18"/>
              </w:rPr>
            </w:pPr>
            <w:del w:id="315" w:author="Mark KANE" w:date="2026-09-25T20:00:00Z" w16du:dateUtc="2026-09-26T00:00:00Z">
              <w:r>
                <w:rPr>
                  <w:sz w:val="18"/>
                  <w:szCs w:val="18"/>
                </w:rPr>
                <w:delText>$</w:delText>
              </w:r>
            </w:del>
          </w:p>
        </w:tc>
      </w:tr>
      <w:tr w:rsidR="009D48C2" w:rsidRPr="009D48C2" w14:paraId="662DCB69" w14:textId="77777777" w:rsidTr="00163C25">
        <w:trPr>
          <w:del w:id="316" w:author="Mark KANE" w:date="2026-09-25T20:00:00Z" w16du:dateUtc="2026-09-26T00:00:00Z"/>
        </w:trPr>
        <w:tc>
          <w:tcPr>
            <w:tcW w:w="2425" w:type="dxa"/>
          </w:tcPr>
          <w:p w14:paraId="382F1292" w14:textId="77777777" w:rsidR="009D48C2" w:rsidRPr="009D48C2" w:rsidRDefault="009D48C2" w:rsidP="009D48C2">
            <w:pPr>
              <w:contextualSpacing/>
              <w:rPr>
                <w:del w:id="317" w:author="Mark KANE" w:date="2026-09-25T20:00:00Z" w16du:dateUtc="2026-09-26T00:00:00Z"/>
                <w:b/>
                <w:sz w:val="18"/>
                <w:szCs w:val="18"/>
              </w:rPr>
            </w:pPr>
            <w:del w:id="318" w:author="Mark KANE" w:date="2026-09-25T20:00:00Z" w16du:dateUtc="2026-09-26T00:00:00Z">
              <w:r w:rsidRPr="009D48C2">
                <w:rPr>
                  <w:b/>
                  <w:sz w:val="18"/>
                  <w:szCs w:val="18"/>
                </w:rPr>
                <w:delText xml:space="preserve">Total </w:delText>
              </w:r>
            </w:del>
          </w:p>
        </w:tc>
        <w:tc>
          <w:tcPr>
            <w:tcW w:w="990" w:type="dxa"/>
          </w:tcPr>
          <w:p w14:paraId="00E82CFB" w14:textId="77777777" w:rsidR="009D48C2" w:rsidRPr="009D48C2" w:rsidRDefault="009D48C2" w:rsidP="009D48C2">
            <w:pPr>
              <w:contextualSpacing/>
              <w:rPr>
                <w:del w:id="319" w:author="Mark KANE" w:date="2026-09-25T20:00:00Z" w16du:dateUtc="2026-09-26T00:00:00Z"/>
                <w:b/>
                <w:sz w:val="18"/>
                <w:szCs w:val="18"/>
              </w:rPr>
            </w:pPr>
            <w:del w:id="320" w:author="Mark KANE" w:date="2026-09-25T20:00:00Z" w16du:dateUtc="2026-09-26T00:00:00Z">
              <w:r w:rsidRPr="009D48C2">
                <w:rPr>
                  <w:b/>
                  <w:sz w:val="18"/>
                  <w:szCs w:val="18"/>
                </w:rPr>
                <w:delText>$</w:delText>
              </w:r>
            </w:del>
          </w:p>
        </w:tc>
        <w:tc>
          <w:tcPr>
            <w:tcW w:w="1080" w:type="dxa"/>
          </w:tcPr>
          <w:p w14:paraId="661246AA" w14:textId="77777777" w:rsidR="009D48C2" w:rsidRPr="009D48C2" w:rsidRDefault="009D48C2" w:rsidP="009D48C2">
            <w:pPr>
              <w:contextualSpacing/>
              <w:rPr>
                <w:del w:id="321" w:author="Mark KANE" w:date="2026-09-25T20:00:00Z" w16du:dateUtc="2026-09-26T00:00:00Z"/>
                <w:b/>
                <w:sz w:val="18"/>
                <w:szCs w:val="18"/>
              </w:rPr>
            </w:pPr>
            <w:del w:id="322" w:author="Mark KANE" w:date="2026-09-25T20:00:00Z" w16du:dateUtc="2026-09-26T00:00:00Z">
              <w:r w:rsidRPr="009D48C2">
                <w:rPr>
                  <w:b/>
                  <w:sz w:val="18"/>
                  <w:szCs w:val="18"/>
                </w:rPr>
                <w:delText>$</w:delText>
              </w:r>
            </w:del>
          </w:p>
        </w:tc>
      </w:tr>
    </w:tbl>
    <w:p w14:paraId="05E176C8" w14:textId="77777777" w:rsidR="009D48C2" w:rsidRDefault="009D48C2" w:rsidP="00393538">
      <w:pPr>
        <w:contextualSpacing/>
        <w:rPr>
          <w:del w:id="323" w:author="Mark KANE" w:date="2026-09-25T20:00:00Z" w16du:dateUtc="2026-09-26T00:00:00Z"/>
          <w:sz w:val="18"/>
          <w:szCs w:val="18"/>
        </w:rPr>
      </w:pPr>
    </w:p>
    <w:p w14:paraId="35967EE5" w14:textId="77777777" w:rsidR="00163C25" w:rsidRDefault="00163C25" w:rsidP="00393538">
      <w:pPr>
        <w:contextualSpacing/>
        <w:rPr>
          <w:del w:id="324" w:author="Mark KANE" w:date="2026-09-25T20:00:00Z" w16du:dateUtc="2026-09-26T00:00:00Z"/>
          <w:sz w:val="18"/>
          <w:szCs w:val="18"/>
        </w:rPr>
      </w:pPr>
    </w:p>
    <w:p w14:paraId="698EDF6C" w14:textId="77777777" w:rsidR="00163C25" w:rsidRDefault="00163C25" w:rsidP="00393538">
      <w:pPr>
        <w:contextualSpacing/>
        <w:rPr>
          <w:del w:id="325" w:author="Mark KANE" w:date="2026-09-25T20:00:00Z" w16du:dateUtc="2026-09-26T00:00:00Z"/>
          <w:sz w:val="18"/>
          <w:szCs w:val="18"/>
        </w:rPr>
      </w:pPr>
      <w:del w:id="326" w:author="Mark KANE" w:date="2026-09-25T20:00:00Z" w16du:dateUtc="2026-09-26T00:00:00Z">
        <w:r>
          <w:rPr>
            <w:sz w:val="18"/>
            <w:szCs w:val="18"/>
          </w:rPr>
          <w:delText>-------------------------------------------------------------------------------------------------------------------------------------------------------------------------</w:delText>
        </w:r>
      </w:del>
    </w:p>
    <w:p w14:paraId="291E0FF9" w14:textId="77777777" w:rsidR="00163C25" w:rsidRDefault="00163C25" w:rsidP="00393538">
      <w:pPr>
        <w:contextualSpacing/>
        <w:rPr>
          <w:del w:id="327" w:author="Mark KANE" w:date="2026-09-25T20:00:00Z" w16du:dateUtc="2026-09-26T00:00:00Z"/>
          <w:sz w:val="18"/>
          <w:szCs w:val="18"/>
        </w:rPr>
      </w:pPr>
    </w:p>
    <w:p w14:paraId="01577FDA" w14:textId="77777777" w:rsidR="00163C25" w:rsidRPr="009D48C2" w:rsidRDefault="00163C25" w:rsidP="00393538">
      <w:pPr>
        <w:contextualSpacing/>
        <w:rPr>
          <w:del w:id="328" w:author="Mark KANE" w:date="2026-09-25T20:00:00Z" w16du:dateUtc="2026-09-26T00:00:00Z"/>
          <w:sz w:val="18"/>
          <w:szCs w:val="18"/>
        </w:rPr>
      </w:pPr>
      <w:del w:id="329" w:author="Mark KANE" w:date="2026-09-25T20:00:00Z" w16du:dateUtc="2026-09-26T00:00:00Z">
        <w:r>
          <w:rPr>
            <w:sz w:val="18"/>
            <w:szCs w:val="18"/>
          </w:rPr>
          <w:delText>[</w:delText>
        </w:r>
        <w:r w:rsidR="0006173D">
          <w:rPr>
            <w:sz w:val="18"/>
            <w:szCs w:val="18"/>
          </w:rPr>
          <w:delText xml:space="preserve">Servicer </w:delText>
        </w:r>
        <w:r>
          <w:rPr>
            <w:sz w:val="18"/>
            <w:szCs w:val="18"/>
          </w:rPr>
          <w:delText>Name and Address]</w:delText>
        </w:r>
        <w:r>
          <w:rPr>
            <w:sz w:val="18"/>
            <w:szCs w:val="18"/>
          </w:rPr>
          <w:tab/>
        </w:r>
        <w:r>
          <w:rPr>
            <w:sz w:val="18"/>
            <w:szCs w:val="18"/>
          </w:rPr>
          <w:tab/>
        </w:r>
        <w:r>
          <w:rPr>
            <w:sz w:val="18"/>
            <w:szCs w:val="18"/>
          </w:rPr>
          <w:tab/>
        </w:r>
      </w:del>
    </w:p>
    <w:tbl>
      <w:tblPr>
        <w:tblStyle w:val="TableGrid"/>
        <w:tblW w:w="0" w:type="auto"/>
        <w:tblInd w:w="5575" w:type="dxa"/>
        <w:tblLook w:val="04A0" w:firstRow="1" w:lastRow="0" w:firstColumn="1" w:lastColumn="0" w:noHBand="0" w:noVBand="1"/>
      </w:tblPr>
      <w:tblGrid>
        <w:gridCol w:w="3775"/>
      </w:tblGrid>
      <w:tr w:rsidR="00163C25" w:rsidRPr="00163C25" w14:paraId="205B9A85" w14:textId="77777777" w:rsidTr="00163C25">
        <w:trPr>
          <w:del w:id="330" w:author="Mark KANE" w:date="2026-09-25T20:00:00Z" w16du:dateUtc="2026-09-26T00:00:00Z"/>
        </w:trPr>
        <w:tc>
          <w:tcPr>
            <w:tcW w:w="3775" w:type="dxa"/>
          </w:tcPr>
          <w:p w14:paraId="14D0911C" w14:textId="77777777" w:rsidR="00163C25" w:rsidRPr="00163C25" w:rsidRDefault="00163C25" w:rsidP="00163C25">
            <w:pPr>
              <w:contextualSpacing/>
              <w:jc w:val="center"/>
              <w:rPr>
                <w:del w:id="331" w:author="Mark KANE" w:date="2026-09-25T20:00:00Z" w16du:dateUtc="2026-09-26T00:00:00Z"/>
                <w:b/>
                <w:sz w:val="24"/>
                <w:szCs w:val="24"/>
              </w:rPr>
            </w:pPr>
            <w:del w:id="332" w:author="Mark KANE" w:date="2026-09-25T20:00:00Z" w16du:dateUtc="2026-09-26T00:00:00Z">
              <w:r w:rsidRPr="00163C25">
                <w:rPr>
                  <w:b/>
                  <w:sz w:val="24"/>
                  <w:szCs w:val="24"/>
                </w:rPr>
                <w:delText>Amount Due</w:delText>
              </w:r>
            </w:del>
          </w:p>
        </w:tc>
      </w:tr>
      <w:tr w:rsidR="00163C25" w14:paraId="22E02C64" w14:textId="77777777" w:rsidTr="00163C25">
        <w:trPr>
          <w:del w:id="333" w:author="Mark KANE" w:date="2026-09-25T20:00:00Z" w16du:dateUtc="2026-09-26T00:00:00Z"/>
        </w:trPr>
        <w:tc>
          <w:tcPr>
            <w:tcW w:w="3775" w:type="dxa"/>
          </w:tcPr>
          <w:p w14:paraId="754399E5" w14:textId="77777777" w:rsidR="00163C25" w:rsidRDefault="00163C25" w:rsidP="00393538">
            <w:pPr>
              <w:contextualSpacing/>
              <w:rPr>
                <w:del w:id="334" w:author="Mark KANE" w:date="2026-09-25T20:00:00Z" w16du:dateUtc="2026-09-26T00:00:00Z"/>
                <w:b/>
                <w:sz w:val="18"/>
                <w:szCs w:val="18"/>
              </w:rPr>
            </w:pPr>
            <w:del w:id="335" w:author="Mark KANE" w:date="2026-09-25T20:00:00Z" w16du:dateUtc="2026-09-26T00:00:00Z">
              <w:r>
                <w:rPr>
                  <w:b/>
                  <w:sz w:val="18"/>
                  <w:szCs w:val="18"/>
                </w:rPr>
                <w:delText>Due By _/_/_ [Date]                      $</w:delText>
              </w:r>
            </w:del>
          </w:p>
          <w:p w14:paraId="3D73E9E1" w14:textId="77777777" w:rsidR="00163C25" w:rsidRPr="00163C25" w:rsidRDefault="00163C25" w:rsidP="00393538">
            <w:pPr>
              <w:contextualSpacing/>
              <w:rPr>
                <w:del w:id="336" w:author="Mark KANE" w:date="2026-09-25T20:00:00Z" w16du:dateUtc="2026-09-26T00:00:00Z"/>
                <w:b/>
                <w:i/>
                <w:sz w:val="18"/>
                <w:szCs w:val="18"/>
              </w:rPr>
            </w:pPr>
            <w:del w:id="337" w:author="Mark KANE" w:date="2026-09-25T20:00:00Z" w16du:dateUtc="2026-09-26T00:00:00Z">
              <w:r>
                <w:rPr>
                  <w:b/>
                  <w:i/>
                  <w:sz w:val="18"/>
                  <w:szCs w:val="18"/>
                </w:rPr>
                <w:delText>$___ late fee will be charged after [Date]</w:delText>
              </w:r>
            </w:del>
          </w:p>
        </w:tc>
      </w:tr>
      <w:tr w:rsidR="00163C25" w14:paraId="5AA350EA" w14:textId="77777777" w:rsidTr="00163C25">
        <w:trPr>
          <w:del w:id="338" w:author="Mark KANE" w:date="2026-09-25T20:00:00Z" w16du:dateUtc="2026-09-26T00:00:00Z"/>
        </w:trPr>
        <w:tc>
          <w:tcPr>
            <w:tcW w:w="3775" w:type="dxa"/>
          </w:tcPr>
          <w:p w14:paraId="0D13AF07" w14:textId="77777777" w:rsidR="00163C25" w:rsidRDefault="00163C25" w:rsidP="00393538">
            <w:pPr>
              <w:contextualSpacing/>
              <w:rPr>
                <w:del w:id="339" w:author="Mark KANE" w:date="2026-09-25T20:00:00Z" w16du:dateUtc="2026-09-26T00:00:00Z"/>
                <w:sz w:val="18"/>
                <w:szCs w:val="18"/>
              </w:rPr>
            </w:pPr>
            <w:del w:id="340" w:author="Mark KANE" w:date="2026-09-25T20:00:00Z" w16du:dateUtc="2026-09-26T00:00:00Z">
              <w:r>
                <w:rPr>
                  <w:sz w:val="18"/>
                  <w:szCs w:val="18"/>
                </w:rPr>
                <w:delText>Additional Principal                        $</w:delText>
              </w:r>
            </w:del>
          </w:p>
          <w:p w14:paraId="472E69F2" w14:textId="77777777" w:rsidR="00163C25" w:rsidRDefault="00163C25" w:rsidP="00393538">
            <w:pPr>
              <w:contextualSpacing/>
              <w:rPr>
                <w:del w:id="341" w:author="Mark KANE" w:date="2026-09-25T20:00:00Z" w16du:dateUtc="2026-09-26T00:00:00Z"/>
                <w:sz w:val="18"/>
                <w:szCs w:val="18"/>
              </w:rPr>
            </w:pPr>
            <w:del w:id="342" w:author="Mark KANE" w:date="2026-09-25T20:00:00Z" w16du:dateUtc="2026-09-26T00:00:00Z">
              <w:r>
                <w:rPr>
                  <w:sz w:val="18"/>
                  <w:szCs w:val="18"/>
                </w:rPr>
                <w:delText>Additional Escrow                           $</w:delText>
              </w:r>
            </w:del>
          </w:p>
        </w:tc>
      </w:tr>
      <w:tr w:rsidR="00163C25" w14:paraId="0547A0C0" w14:textId="77777777" w:rsidTr="00163C25">
        <w:trPr>
          <w:del w:id="343" w:author="Mark KANE" w:date="2026-09-25T20:00:00Z" w16du:dateUtc="2026-09-26T00:00:00Z"/>
        </w:trPr>
        <w:tc>
          <w:tcPr>
            <w:tcW w:w="3775" w:type="dxa"/>
          </w:tcPr>
          <w:p w14:paraId="4663FF58" w14:textId="77777777" w:rsidR="00163C25" w:rsidRPr="00163C25" w:rsidRDefault="00163C25" w:rsidP="00393538">
            <w:pPr>
              <w:contextualSpacing/>
              <w:rPr>
                <w:del w:id="344" w:author="Mark KANE" w:date="2026-09-25T20:00:00Z" w16du:dateUtc="2026-09-26T00:00:00Z"/>
                <w:b/>
                <w:sz w:val="18"/>
                <w:szCs w:val="18"/>
              </w:rPr>
            </w:pPr>
            <w:del w:id="345" w:author="Mark KANE" w:date="2026-09-25T20:00:00Z" w16du:dateUtc="2026-09-26T00:00:00Z">
              <w:r>
                <w:rPr>
                  <w:b/>
                  <w:sz w:val="18"/>
                  <w:szCs w:val="18"/>
                </w:rPr>
                <w:delText>Total Amount Enclosed                 $</w:delText>
              </w:r>
            </w:del>
          </w:p>
        </w:tc>
      </w:tr>
    </w:tbl>
    <w:p w14:paraId="27EE87B2" w14:textId="77777777" w:rsidR="00163C25" w:rsidRDefault="00163C25" w:rsidP="00393538">
      <w:pPr>
        <w:contextualSpacing/>
        <w:rPr>
          <w:del w:id="346" w:author="Mark KANE" w:date="2026-09-25T20:00:00Z" w16du:dateUtc="2026-09-26T00:00:00Z"/>
          <w:i/>
          <w:sz w:val="18"/>
          <w:szCs w:val="18"/>
        </w:rPr>
      </w:pPr>
      <w:del w:id="347" w:author="Mark KANE" w:date="2026-09-25T20:00:00Z" w16du:dateUtc="2026-09-26T00:00:00Z">
        <w:r>
          <w:rPr>
            <w:sz w:val="18"/>
            <w:szCs w:val="18"/>
          </w:rPr>
          <w:tab/>
        </w:r>
        <w:r>
          <w:rPr>
            <w:sz w:val="18"/>
            <w:szCs w:val="18"/>
          </w:rPr>
          <w:tab/>
        </w:r>
        <w:r>
          <w:rPr>
            <w:sz w:val="18"/>
            <w:szCs w:val="18"/>
          </w:rPr>
          <w:tab/>
        </w:r>
        <w:r>
          <w:rPr>
            <w:sz w:val="18"/>
            <w:szCs w:val="18"/>
          </w:rPr>
          <w:tab/>
        </w:r>
        <w:r>
          <w:rPr>
            <w:sz w:val="18"/>
            <w:szCs w:val="18"/>
          </w:rPr>
          <w:tab/>
        </w:r>
        <w:r>
          <w:rPr>
            <w:sz w:val="18"/>
            <w:szCs w:val="18"/>
          </w:rPr>
          <w:tab/>
        </w:r>
        <w:r>
          <w:rPr>
            <w:sz w:val="18"/>
            <w:szCs w:val="18"/>
          </w:rPr>
          <w:tab/>
          <w:delText xml:space="preserve">             </w:delText>
        </w:r>
        <w:r w:rsidR="0006173D">
          <w:rPr>
            <w:sz w:val="18"/>
            <w:szCs w:val="18"/>
          </w:rPr>
          <w:delText xml:space="preserve">           </w:delText>
        </w:r>
        <w:r>
          <w:rPr>
            <w:i/>
            <w:sz w:val="18"/>
            <w:szCs w:val="18"/>
          </w:rPr>
          <w:delText>Make check payable to [</w:delText>
        </w:r>
        <w:r w:rsidR="0006173D">
          <w:rPr>
            <w:i/>
            <w:sz w:val="18"/>
            <w:szCs w:val="18"/>
          </w:rPr>
          <w:delText xml:space="preserve">Servicer </w:delText>
        </w:r>
        <w:r>
          <w:rPr>
            <w:i/>
            <w:sz w:val="18"/>
            <w:szCs w:val="18"/>
          </w:rPr>
          <w:delText>Name]</w:delText>
        </w:r>
      </w:del>
    </w:p>
    <w:p w14:paraId="04D87602" w14:textId="77777777" w:rsidR="0006173D" w:rsidRDefault="0006173D" w:rsidP="00393538">
      <w:pPr>
        <w:contextualSpacing/>
        <w:rPr>
          <w:del w:id="348" w:author="Mark KANE" w:date="2026-09-25T20:00:00Z" w16du:dateUtc="2026-09-26T00:00:00Z"/>
          <w:i/>
          <w:sz w:val="18"/>
          <w:szCs w:val="18"/>
        </w:rPr>
      </w:pPr>
    </w:p>
    <w:p w14:paraId="7F33E2FF" w14:textId="77777777" w:rsidR="00280F98" w:rsidRDefault="0006173D" w:rsidP="00280F98">
      <w:pPr>
        <w:contextualSpacing/>
        <w:jc w:val="center"/>
        <w:rPr>
          <w:del w:id="349" w:author="Mark KANE" w:date="2026-09-25T20:00:00Z" w16du:dateUtc="2026-09-26T00:00:00Z"/>
          <w:i/>
          <w:sz w:val="18"/>
          <w:szCs w:val="18"/>
        </w:rPr>
      </w:pPr>
      <w:del w:id="350" w:author="Mark KANE" w:date="2026-09-25T20:00:00Z" w16du:dateUtc="2026-09-26T00:00:00Z">
        <w:r>
          <w:rPr>
            <w:i/>
            <w:sz w:val="18"/>
            <w:szCs w:val="18"/>
          </w:rPr>
          <w:delText>[Account Number]</w:delText>
        </w:r>
      </w:del>
    </w:p>
    <w:p w14:paraId="04983A4A" w14:textId="77777777" w:rsidR="00280F98" w:rsidRPr="00280F98" w:rsidRDefault="00280F98">
      <w:pPr>
        <w:rPr>
          <w:del w:id="351" w:author="Mark KANE" w:date="2026-09-25T20:00:00Z" w16du:dateUtc="2026-09-26T00:00:00Z"/>
          <w:b/>
          <w:i/>
          <w:sz w:val="18"/>
          <w:szCs w:val="18"/>
        </w:rPr>
      </w:pPr>
      <w:del w:id="352" w:author="Mark KANE" w:date="2026-09-25T20:00:00Z" w16du:dateUtc="2026-09-26T00:00:00Z">
        <w:r>
          <w:rPr>
            <w:b/>
            <w:i/>
            <w:sz w:val="18"/>
            <w:szCs w:val="18"/>
          </w:rPr>
          <w:delText>[Additional t</w:delText>
        </w:r>
        <w:r w:rsidRPr="00280F98">
          <w:rPr>
            <w:b/>
            <w:i/>
            <w:sz w:val="18"/>
            <w:szCs w:val="18"/>
          </w:rPr>
          <w:delText>ables to be translated]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280F98" w:rsidRPr="00280F98" w14:paraId="3FB93F98" w14:textId="77777777" w:rsidTr="00280F98">
        <w:trPr>
          <w:del w:id="353" w:author="Mark KANE" w:date="2026-09-25T20:00:00Z" w16du:dateUtc="2026-09-26T00:00:00Z"/>
        </w:trPr>
        <w:tc>
          <w:tcPr>
            <w:tcW w:w="4945" w:type="dxa"/>
            <w:shd w:val="clear" w:color="auto" w:fill="D9D9D9" w:themeFill="background1" w:themeFillShade="D9"/>
          </w:tcPr>
          <w:p w14:paraId="5F00E0B4" w14:textId="77777777" w:rsidR="00280F98" w:rsidRPr="00280F98" w:rsidRDefault="00280F98">
            <w:pPr>
              <w:rPr>
                <w:del w:id="354" w:author="Mark KANE" w:date="2026-09-25T20:00:00Z" w16du:dateUtc="2026-09-26T00:00:00Z"/>
                <w:b/>
                <w:sz w:val="24"/>
                <w:szCs w:val="24"/>
              </w:rPr>
            </w:pPr>
            <w:del w:id="355" w:author="Mark KANE" w:date="2026-09-25T20:00:00Z" w16du:dateUtc="2026-09-26T00:00:00Z">
              <w:r w:rsidRPr="00280F98">
                <w:rPr>
                  <w:b/>
                  <w:sz w:val="24"/>
                  <w:szCs w:val="24"/>
                </w:rPr>
                <w:delText>Important Messages</w:delText>
              </w:r>
            </w:del>
          </w:p>
        </w:tc>
      </w:tr>
      <w:tr w:rsidR="00280F98" w14:paraId="0C779529" w14:textId="77777777" w:rsidTr="00280F98">
        <w:trPr>
          <w:del w:id="356" w:author="Mark KANE" w:date="2026-09-25T20:00:00Z" w16du:dateUtc="2026-09-26T00:00:00Z"/>
        </w:trPr>
        <w:tc>
          <w:tcPr>
            <w:tcW w:w="4945" w:type="dxa"/>
          </w:tcPr>
          <w:p w14:paraId="40C97AC4" w14:textId="77777777" w:rsidR="00280F98" w:rsidRPr="00280F98" w:rsidRDefault="00280F98">
            <w:pPr>
              <w:rPr>
                <w:del w:id="357" w:author="Mark KANE" w:date="2026-09-25T20:00:00Z" w16du:dateUtc="2026-09-26T00:00:00Z"/>
                <w:sz w:val="18"/>
                <w:szCs w:val="18"/>
              </w:rPr>
            </w:pPr>
            <w:del w:id="358" w:author="Mark KANE" w:date="2026-09-25T20:00:00Z" w16du:dateUtc="2026-09-26T00:00:00Z">
              <w:r w:rsidRPr="00280F98">
                <w:rPr>
                  <w:b/>
                  <w:sz w:val="18"/>
                  <w:szCs w:val="18"/>
                </w:rPr>
                <w:delText>*Partial Payments:</w:delText>
              </w:r>
              <w:r>
                <w:rPr>
                  <w:sz w:val="18"/>
                  <w:szCs w:val="18"/>
                </w:rPr>
                <w:delText xml:space="preserve">  Any partial payments that you make are not applied to your mortgage, but instead are held in a separate suspense account.  If you pay the balance of a partial payment, the funds will then be applied to your mortgage.  </w:delText>
              </w:r>
            </w:del>
          </w:p>
        </w:tc>
      </w:tr>
    </w:tbl>
    <w:p w14:paraId="62A20535" w14:textId="77777777" w:rsidR="00280F98" w:rsidRDefault="00280F98">
      <w:pPr>
        <w:rPr>
          <w:del w:id="359" w:author="Mark KANE" w:date="2026-09-25T20:00:00Z" w16du:dateUtc="2026-09-26T00:00:00Z"/>
          <w:i/>
          <w:sz w:val="18"/>
          <w:szCs w:val="18"/>
        </w:rPr>
      </w:pPr>
    </w:p>
    <w:p w14:paraId="7CAEAEBF" w14:textId="77777777" w:rsidR="00280F98" w:rsidRDefault="00280F98">
      <w:pPr>
        <w:rPr>
          <w:del w:id="360" w:author="Mark KANE" w:date="2026-09-25T20:00:00Z" w16du:dateUtc="2026-09-26T00:00:00Z"/>
          <w:i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280F98" w:rsidRPr="00280F98" w14:paraId="548FD291" w14:textId="77777777" w:rsidTr="00280F98">
        <w:trPr>
          <w:del w:id="361" w:author="Mark KANE" w:date="2026-09-25T20:00:00Z" w16du:dateUtc="2026-09-26T00:00:00Z"/>
        </w:trPr>
        <w:tc>
          <w:tcPr>
            <w:tcW w:w="4945" w:type="dxa"/>
            <w:shd w:val="clear" w:color="auto" w:fill="D9D9D9" w:themeFill="background1" w:themeFillShade="D9"/>
          </w:tcPr>
          <w:p w14:paraId="5472D630" w14:textId="77777777" w:rsidR="00280F98" w:rsidRPr="00280F98" w:rsidRDefault="00280F98" w:rsidP="007F6EBA">
            <w:pPr>
              <w:rPr>
                <w:del w:id="362" w:author="Mark KANE" w:date="2026-09-25T20:00:00Z" w16du:dateUtc="2026-09-26T00:00:00Z"/>
                <w:b/>
                <w:sz w:val="24"/>
                <w:szCs w:val="24"/>
              </w:rPr>
            </w:pPr>
            <w:del w:id="363" w:author="Mark KANE" w:date="2026-09-25T20:00:00Z" w16du:dateUtc="2026-09-26T00:00:00Z">
              <w:r w:rsidRPr="00280F98">
                <w:rPr>
                  <w:b/>
                  <w:sz w:val="24"/>
                  <w:szCs w:val="24"/>
                </w:rPr>
                <w:delText>**Delinquency Notice**</w:delText>
              </w:r>
            </w:del>
          </w:p>
        </w:tc>
      </w:tr>
      <w:tr w:rsidR="00280F98" w14:paraId="204F22F5" w14:textId="77777777" w:rsidTr="007F6EBA">
        <w:trPr>
          <w:del w:id="364" w:author="Mark KANE" w:date="2026-09-25T20:00:00Z" w16du:dateUtc="2026-09-26T00:00:00Z"/>
        </w:trPr>
        <w:tc>
          <w:tcPr>
            <w:tcW w:w="4945" w:type="dxa"/>
          </w:tcPr>
          <w:p w14:paraId="2C8DEA6E" w14:textId="77777777" w:rsidR="00280F98" w:rsidRDefault="00280F98" w:rsidP="007F6EBA">
            <w:pPr>
              <w:rPr>
                <w:del w:id="365" w:author="Mark KANE" w:date="2026-09-25T20:00:00Z" w16du:dateUtc="2026-09-26T00:00:00Z"/>
                <w:sz w:val="18"/>
                <w:szCs w:val="18"/>
              </w:rPr>
            </w:pPr>
            <w:del w:id="366" w:author="Mark KANE" w:date="2026-09-25T20:00:00Z" w16du:dateUtc="2026-09-26T00:00:00Z">
              <w:r>
                <w:rPr>
                  <w:sz w:val="18"/>
                  <w:szCs w:val="18"/>
                </w:rPr>
                <w:delText xml:space="preserve">You are late on your mortgage payments.  Failure to bring your loan current may result in fees and foreclosure – the loss of your home.  As of [Date], you are __ days delinquent on your mortgage loan. </w:delText>
              </w:r>
            </w:del>
          </w:p>
          <w:p w14:paraId="5B674B10" w14:textId="77777777" w:rsidR="00280F98" w:rsidRDefault="00280F98" w:rsidP="007F6EBA">
            <w:pPr>
              <w:rPr>
                <w:del w:id="367" w:author="Mark KANE" w:date="2026-09-25T20:00:00Z" w16du:dateUtc="2026-09-26T00:00:00Z"/>
                <w:sz w:val="18"/>
                <w:szCs w:val="18"/>
              </w:rPr>
            </w:pPr>
          </w:p>
          <w:p w14:paraId="24B77B22" w14:textId="77777777" w:rsidR="00280F98" w:rsidRDefault="00280F98" w:rsidP="007F6EBA">
            <w:pPr>
              <w:rPr>
                <w:del w:id="368" w:author="Mark KANE" w:date="2026-09-25T20:00:00Z" w16du:dateUtc="2026-09-26T00:00:00Z"/>
                <w:sz w:val="18"/>
                <w:szCs w:val="18"/>
              </w:rPr>
            </w:pPr>
            <w:del w:id="369" w:author="Mark KANE" w:date="2026-09-25T20:00:00Z" w16du:dateUtc="2026-09-26T00:00:00Z">
              <w:r>
                <w:rPr>
                  <w:sz w:val="18"/>
                  <w:szCs w:val="18"/>
                </w:rPr>
                <w:delText>Recent Account History</w:delText>
              </w:r>
            </w:del>
          </w:p>
          <w:p w14:paraId="2DFB846B" w14:textId="77777777" w:rsidR="00280F98" w:rsidRDefault="00280F98" w:rsidP="00280F98">
            <w:pPr>
              <w:pStyle w:val="ListParagraph"/>
              <w:numPr>
                <w:ilvl w:val="0"/>
                <w:numId w:val="1"/>
              </w:numPr>
              <w:rPr>
                <w:del w:id="370" w:author="Mark KANE" w:date="2026-09-25T20:00:00Z" w16du:dateUtc="2026-09-26T00:00:00Z"/>
                <w:sz w:val="18"/>
                <w:szCs w:val="18"/>
              </w:rPr>
            </w:pPr>
            <w:del w:id="371" w:author="Mark KANE" w:date="2026-09-25T20:00:00Z" w16du:dateUtc="2026-09-26T00:00:00Z">
              <w:r>
                <w:rPr>
                  <w:sz w:val="18"/>
                  <w:szCs w:val="18"/>
                </w:rPr>
                <w:delText xml:space="preserve">Payment due [Date]:  Fully paid on time </w:delText>
              </w:r>
            </w:del>
          </w:p>
          <w:p w14:paraId="2513D823" w14:textId="77777777" w:rsidR="00280F98" w:rsidRDefault="00280F98" w:rsidP="00280F98">
            <w:pPr>
              <w:pStyle w:val="ListParagraph"/>
              <w:numPr>
                <w:ilvl w:val="0"/>
                <w:numId w:val="1"/>
              </w:numPr>
              <w:rPr>
                <w:del w:id="372" w:author="Mark KANE" w:date="2026-09-25T20:00:00Z" w16du:dateUtc="2026-09-26T00:00:00Z"/>
                <w:sz w:val="18"/>
                <w:szCs w:val="18"/>
              </w:rPr>
            </w:pPr>
            <w:del w:id="373" w:author="Mark KANE" w:date="2026-09-25T20:00:00Z" w16du:dateUtc="2026-09-26T00:00:00Z">
              <w:r>
                <w:rPr>
                  <w:sz w:val="18"/>
                  <w:szCs w:val="18"/>
                </w:rPr>
                <w:delText>Payment due [Date]:  Fully paid on [Date]</w:delText>
              </w:r>
            </w:del>
          </w:p>
          <w:p w14:paraId="05577356" w14:textId="77777777" w:rsidR="00280F98" w:rsidRDefault="00280F98" w:rsidP="00280F98">
            <w:pPr>
              <w:pStyle w:val="ListParagraph"/>
              <w:numPr>
                <w:ilvl w:val="0"/>
                <w:numId w:val="1"/>
              </w:numPr>
              <w:rPr>
                <w:del w:id="374" w:author="Mark KANE" w:date="2026-09-25T20:00:00Z" w16du:dateUtc="2026-09-26T00:00:00Z"/>
                <w:sz w:val="18"/>
                <w:szCs w:val="18"/>
              </w:rPr>
            </w:pPr>
            <w:del w:id="375" w:author="Mark KANE" w:date="2026-09-25T20:00:00Z" w16du:dateUtc="2026-09-26T00:00:00Z">
              <w:r>
                <w:rPr>
                  <w:sz w:val="18"/>
                  <w:szCs w:val="18"/>
                </w:rPr>
                <w:delText>Payment due [Date]:  Unpaid balance of $________</w:delText>
              </w:r>
            </w:del>
          </w:p>
          <w:p w14:paraId="06F05BB3" w14:textId="77777777" w:rsidR="00280F98" w:rsidRDefault="00280F98" w:rsidP="00280F98">
            <w:pPr>
              <w:pStyle w:val="ListParagraph"/>
              <w:numPr>
                <w:ilvl w:val="0"/>
                <w:numId w:val="1"/>
              </w:numPr>
              <w:rPr>
                <w:del w:id="376" w:author="Mark KANE" w:date="2026-09-25T20:00:00Z" w16du:dateUtc="2026-09-26T00:00:00Z"/>
                <w:sz w:val="18"/>
                <w:szCs w:val="18"/>
              </w:rPr>
            </w:pPr>
            <w:del w:id="377" w:author="Mark KANE" w:date="2026-09-25T20:00:00Z" w16du:dateUtc="2026-09-26T00:00:00Z">
              <w:r>
                <w:rPr>
                  <w:sz w:val="18"/>
                  <w:szCs w:val="18"/>
                </w:rPr>
                <w:delText>Current payment due [Date]:  $_______</w:delText>
              </w:r>
            </w:del>
          </w:p>
          <w:p w14:paraId="4DFA9102" w14:textId="77777777" w:rsidR="00280F98" w:rsidRPr="00280F98" w:rsidRDefault="00280F98" w:rsidP="00280F98">
            <w:pPr>
              <w:pStyle w:val="ListParagraph"/>
              <w:numPr>
                <w:ilvl w:val="0"/>
                <w:numId w:val="1"/>
              </w:numPr>
              <w:rPr>
                <w:del w:id="378" w:author="Mark KANE" w:date="2026-09-25T20:00:00Z" w16du:dateUtc="2026-09-26T00:00:00Z"/>
                <w:sz w:val="18"/>
                <w:szCs w:val="18"/>
              </w:rPr>
            </w:pPr>
            <w:del w:id="379" w:author="Mark KANE" w:date="2026-09-25T20:00:00Z" w16du:dateUtc="2026-09-26T00:00:00Z">
              <w:r>
                <w:rPr>
                  <w:b/>
                  <w:sz w:val="18"/>
                  <w:szCs w:val="18"/>
                </w:rPr>
                <w:delText>Total:  $_______ due.  You must pay this amount to bring your loan current.</w:delText>
              </w:r>
            </w:del>
          </w:p>
          <w:p w14:paraId="2099CF4C" w14:textId="77777777" w:rsidR="00280F98" w:rsidRPr="00280F98" w:rsidRDefault="00280F98" w:rsidP="00280F98">
            <w:pPr>
              <w:pStyle w:val="ListParagraph"/>
              <w:rPr>
                <w:del w:id="380" w:author="Mark KANE" w:date="2026-09-25T20:00:00Z" w16du:dateUtc="2026-09-26T00:00:00Z"/>
                <w:sz w:val="18"/>
                <w:szCs w:val="18"/>
              </w:rPr>
            </w:pPr>
          </w:p>
          <w:p w14:paraId="47B25AB8" w14:textId="77777777" w:rsidR="00280F98" w:rsidRPr="00280F98" w:rsidRDefault="00280F98" w:rsidP="00280F98">
            <w:pPr>
              <w:rPr>
                <w:del w:id="381" w:author="Mark KANE" w:date="2026-09-25T20:00:00Z" w16du:dateUtc="2026-09-26T00:00:00Z"/>
                <w:sz w:val="18"/>
                <w:szCs w:val="18"/>
              </w:rPr>
            </w:pPr>
            <w:del w:id="382" w:author="Mark KANE" w:date="2026-09-25T20:00:00Z" w16du:dateUtc="2026-09-26T00:00:00Z">
              <w:r w:rsidRPr="00280F98">
                <w:rPr>
                  <w:b/>
                  <w:sz w:val="18"/>
                  <w:szCs w:val="18"/>
                </w:rPr>
                <w:delText>If you are Experiencing Financial Difficulty:</w:delText>
              </w:r>
              <w:r>
                <w:rPr>
                  <w:sz w:val="18"/>
                  <w:szCs w:val="18"/>
                </w:rPr>
                <w:delText xml:space="preserve">  See back for information about mortgage counseling or assistance.  </w:delText>
              </w:r>
            </w:del>
          </w:p>
        </w:tc>
      </w:tr>
    </w:tbl>
    <w:p w14:paraId="16FCC9E1" w14:textId="77777777" w:rsidR="00280F98" w:rsidRDefault="00280F98">
      <w:pPr>
        <w:rPr>
          <w:del w:id="383" w:author="Mark KANE" w:date="2026-09-25T20:00:00Z" w16du:dateUtc="2026-09-26T00:00:00Z"/>
          <w:i/>
          <w:sz w:val="18"/>
          <w:szCs w:val="18"/>
        </w:rPr>
      </w:pPr>
    </w:p>
    <w:p w14:paraId="7AD96B0A" w14:textId="77777777" w:rsidR="00280F98" w:rsidRDefault="00280F98">
      <w:pPr>
        <w:rPr>
          <w:del w:id="384" w:author="Mark KANE" w:date="2026-09-25T20:00:00Z" w16du:dateUtc="2026-09-26T00:00:00Z"/>
          <w:i/>
          <w:sz w:val="18"/>
          <w:szCs w:val="18"/>
        </w:rPr>
      </w:pPr>
    </w:p>
    <w:p w14:paraId="01EC6894" w14:textId="77777777" w:rsidR="00280F98" w:rsidRPr="00C04855" w:rsidRDefault="00280F98" w:rsidP="007E3629">
      <w:pPr>
        <w:spacing w:before="4"/>
        <w:rPr>
          <w:rFonts w:asciiTheme="minorHAnsi" w:hAnsiTheme="minorHAnsi"/>
          <w:sz w:val="17"/>
          <w:rPrChange w:id="385" w:author="Mark KANE" w:date="2026-09-25T20:00:00Z" w16du:dateUtc="2026-09-26T00:00:00Z">
            <w:rPr>
              <w:i/>
              <w:sz w:val="18"/>
              <w:szCs w:val="18"/>
            </w:rPr>
          </w:rPrChange>
        </w:rPr>
        <w:pPrChange w:id="386" w:author="Mark KANE" w:date="2026-09-25T20:00:00Z" w16du:dateUtc="2026-09-26T00:00:00Z">
          <w:pPr/>
        </w:pPrChange>
      </w:pPr>
    </w:p>
    <w:sectPr w:rsidR="00280F98" w:rsidRPr="00C04855" w:rsidSect="00E81059">
      <w:headerReference w:type="default" r:id="rId10"/>
      <w:footerReference w:type="default" r:id="rId11"/>
      <w:pgSz w:w="11900" w:h="16840"/>
      <w:pgMar w:top="556" w:right="720" w:bottom="568" w:left="720" w:header="720" w:footer="720" w:gutter="0"/>
      <w:pgNumType w:start="1"/>
      <w:cols w:space="720"/>
      <w:docGrid w:linePitch="299"/>
      <w:sectPrChange w:id="409" w:author="Mark KANE" w:date="2026-09-25T20:00:00Z" w16du:dateUtc="2026-09-26T00:00:00Z">
        <w:sectPr w:rsidR="00280F98" w:rsidRPr="00C04855" w:rsidSect="00E81059">
          <w:pgSz w:w="12240" w:h="15840"/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9AC597" w14:textId="77777777" w:rsidR="0048251A" w:rsidRDefault="0048251A" w:rsidP="00DC56A6">
      <w:pPr>
        <w:pPrChange w:id="9" w:author="Mark KANE" w:date="2026-09-25T20:00:00Z" w16du:dateUtc="2026-09-26T00:00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1E1F31B3" w14:textId="77777777" w:rsidR="0048251A" w:rsidRDefault="0048251A" w:rsidP="00DC56A6">
      <w:pPr>
        <w:pPrChange w:id="10" w:author="Mark KANE" w:date="2026-09-25T20:00:00Z" w16du:dateUtc="2026-09-26T00:00:00Z">
          <w:pPr>
            <w:spacing w:after="0" w:line="240" w:lineRule="auto"/>
          </w:pPr>
        </w:pPrChange>
      </w:pPr>
      <w:r>
        <w:continuationSeparator/>
      </w:r>
    </w:p>
  </w:endnote>
  <w:endnote w:type="continuationNotice" w:id="1">
    <w:p w14:paraId="14E1B854" w14:textId="77777777" w:rsidR="0048251A" w:rsidRDefault="0048251A">
      <w:pPr>
        <w:pPrChange w:id="11" w:author="Mark KANE" w:date="2026-09-25T20:00:00Z" w16du:dateUtc="2026-09-26T00:00:00Z">
          <w:pPr>
            <w:spacing w:after="0" w:line="240" w:lineRule="auto"/>
          </w:pPr>
        </w:pPrChange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3F0841" w14:textId="77777777" w:rsidR="00F25211" w:rsidRDefault="00F252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A8912B" w14:textId="77777777" w:rsidR="0048251A" w:rsidRDefault="0048251A" w:rsidP="00DC56A6">
      <w:pPr>
        <w:pPrChange w:id="6" w:author="Mark KANE" w:date="2026-09-25T20:00:00Z" w16du:dateUtc="2026-09-26T00:00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49D22DC0" w14:textId="77777777" w:rsidR="0048251A" w:rsidRDefault="0048251A" w:rsidP="00DC56A6">
      <w:pPr>
        <w:pPrChange w:id="7" w:author="Mark KANE" w:date="2026-09-25T20:00:00Z" w16du:dateUtc="2026-09-26T00:00:00Z">
          <w:pPr>
            <w:spacing w:after="0" w:line="240" w:lineRule="auto"/>
          </w:pPr>
        </w:pPrChange>
      </w:pPr>
      <w:r>
        <w:continuationSeparator/>
      </w:r>
    </w:p>
  </w:footnote>
  <w:footnote w:type="continuationNotice" w:id="1">
    <w:p w14:paraId="58D5E4A6" w14:textId="77777777" w:rsidR="0048251A" w:rsidRDefault="0048251A">
      <w:pPr>
        <w:pPrChange w:id="8" w:author="Mark KANE" w:date="2026-09-25T20:00:00Z" w16du:dateUtc="2026-09-26T00:00:00Z">
          <w:pPr>
            <w:spacing w:after="0" w:line="240" w:lineRule="auto"/>
          </w:pPr>
        </w:pPrChange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745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top w:w="57" w:type="dxa"/>
        <w:left w:w="57" w:type="dxa"/>
        <w:bottom w:w="57" w:type="dxa"/>
        <w:right w:w="57" w:type="dxa"/>
      </w:tblCellMar>
      <w:tblLook w:val="01E0" w:firstRow="1" w:lastRow="1" w:firstColumn="1" w:lastColumn="1" w:noHBand="0" w:noVBand="0"/>
    </w:tblPr>
    <w:tblGrid>
      <w:gridCol w:w="4026"/>
      <w:gridCol w:w="2693"/>
      <w:gridCol w:w="4026"/>
    </w:tblGrid>
    <w:tr w:rsidR="00530397" w:rsidRPr="00C04855" w14:paraId="6B6C6EE9" w14:textId="77777777" w:rsidTr="00530397">
      <w:trPr>
        <w:trHeight w:val="420"/>
        <w:jc w:val="center"/>
        <w:ins w:id="387" w:author="Mark KANE" w:date="2026-09-25T20:00:00Z" w16du:dateUtc="2026-09-26T00:00:00Z"/>
      </w:trPr>
      <w:tc>
        <w:tcPr>
          <w:tcW w:w="4026" w:type="dxa"/>
          <w:vMerge w:val="restart"/>
          <w:vAlign w:val="center"/>
        </w:tcPr>
        <w:p w14:paraId="322C7F9A" w14:textId="77777777" w:rsidR="00530397" w:rsidRPr="00C04855" w:rsidRDefault="00530397" w:rsidP="00530397">
          <w:pPr>
            <w:pStyle w:val="TableParagraph"/>
            <w:ind w:left="101"/>
            <w:jc w:val="center"/>
            <w:rPr>
              <w:ins w:id="388" w:author="Mark KANE" w:date="2026-09-25T20:00:00Z" w16du:dateUtc="2026-09-26T00:00:00Z"/>
              <w:rFonts w:asciiTheme="minorHAnsi" w:hAnsiTheme="minorHAnsi" w:cstheme="minorHAnsi"/>
              <w:sz w:val="20"/>
            </w:rPr>
          </w:pPr>
          <w:ins w:id="389" w:author="Mark KANE" w:date="2026-09-25T20:00:00Z" w16du:dateUtc="2026-09-26T00:00:00Z">
            <w:r>
              <w:rPr>
                <w:noProof/>
              </w:rPr>
              <w:drawing>
                <wp:inline distT="0" distB="0" distL="0" distR="0" wp14:anchorId="6BF372EA" wp14:editId="758C6567">
                  <wp:extent cx="1737360" cy="11484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835" cy="1158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ins>
        </w:p>
      </w:tc>
      <w:tc>
        <w:tcPr>
          <w:tcW w:w="2693" w:type="dxa"/>
          <w:vMerge w:val="restart"/>
          <w:vAlign w:val="center"/>
        </w:tcPr>
        <w:p w14:paraId="7027FEB9" w14:textId="77777777" w:rsidR="00530397" w:rsidRPr="00C04855" w:rsidRDefault="00530397" w:rsidP="00530397">
          <w:pPr>
            <w:pStyle w:val="TableParagraph"/>
            <w:spacing w:after="240"/>
            <w:ind w:left="107"/>
            <w:rPr>
              <w:ins w:id="390" w:author="Mark KANE" w:date="2026-09-25T20:00:00Z" w16du:dateUtc="2026-09-26T00:00:00Z"/>
              <w:rFonts w:asciiTheme="minorHAnsi" w:hAnsiTheme="minorHAnsi" w:cstheme="minorHAnsi"/>
            </w:rPr>
          </w:pPr>
          <w:ins w:id="391" w:author="Mark KANE" w:date="2026-09-25T20:00:00Z" w16du:dateUtc="2026-09-26T00:00:00Z">
            <w:r w:rsidRPr="00C04855">
              <w:rPr>
                <w:rFonts w:asciiTheme="minorHAnsi" w:hAnsiTheme="minorHAnsi" w:cstheme="minorHAnsi"/>
              </w:rPr>
              <w:t>Form No. U.F.101</w:t>
            </w:r>
          </w:ins>
        </w:p>
        <w:p w14:paraId="4963FFDC" w14:textId="77777777" w:rsidR="00530397" w:rsidRPr="00C04855" w:rsidRDefault="00530397" w:rsidP="00530397">
          <w:pPr>
            <w:pStyle w:val="TableParagraph"/>
            <w:spacing w:after="240"/>
            <w:ind w:left="107"/>
            <w:rPr>
              <w:ins w:id="392" w:author="Mark KANE" w:date="2026-09-25T20:00:00Z" w16du:dateUtc="2026-09-26T00:00:00Z"/>
              <w:rFonts w:asciiTheme="minorHAnsi" w:hAnsiTheme="minorHAnsi" w:cstheme="minorHAnsi"/>
            </w:rPr>
          </w:pPr>
          <w:ins w:id="393" w:author="Mark KANE" w:date="2026-09-25T20:00:00Z" w16du:dateUtc="2026-09-26T00:00:00Z">
            <w:r w:rsidRPr="00C04855">
              <w:rPr>
                <w:rFonts w:asciiTheme="minorHAnsi" w:hAnsiTheme="minorHAnsi" w:cstheme="minorHAnsi"/>
              </w:rPr>
              <w:t xml:space="preserve">Version No. </w:t>
            </w:r>
            <w:r>
              <w:rPr>
                <w:rFonts w:asciiTheme="minorHAnsi" w:hAnsiTheme="minorHAnsi" w:cstheme="minorHAnsi"/>
              </w:rPr>
              <w:t>12</w:t>
            </w:r>
          </w:ins>
        </w:p>
        <w:p w14:paraId="1C5B701E" w14:textId="77777777" w:rsidR="00530397" w:rsidRPr="00C04855" w:rsidRDefault="00530397" w:rsidP="00530397">
          <w:pPr>
            <w:pStyle w:val="TableParagraph"/>
            <w:spacing w:after="240"/>
            <w:ind w:left="107"/>
            <w:rPr>
              <w:ins w:id="394" w:author="Mark KANE" w:date="2026-09-25T20:00:00Z" w16du:dateUtc="2026-09-26T00:00:00Z"/>
              <w:rFonts w:asciiTheme="minorHAnsi" w:hAnsiTheme="minorHAnsi" w:cstheme="minorHAnsi"/>
            </w:rPr>
          </w:pPr>
          <w:ins w:id="395" w:author="Mark KANE" w:date="2026-09-25T20:00:00Z" w16du:dateUtc="2026-09-26T00:00:00Z">
            <w:r w:rsidRPr="00C04855">
              <w:rPr>
                <w:rFonts w:asciiTheme="minorHAnsi" w:hAnsiTheme="minorHAnsi" w:cstheme="minorHAnsi"/>
              </w:rPr>
              <w:t xml:space="preserve">Issue Date </w:t>
            </w:r>
            <w:r>
              <w:rPr>
                <w:rFonts w:asciiTheme="minorHAnsi" w:hAnsiTheme="minorHAnsi" w:cstheme="minorHAnsi"/>
              </w:rPr>
              <w:t>12</w:t>
            </w:r>
            <w:r w:rsidRPr="00C04855">
              <w:rPr>
                <w:rFonts w:asciiTheme="minorHAnsi" w:hAnsiTheme="minorHAnsi" w:cstheme="minorHAnsi"/>
              </w:rPr>
              <w:t>/</w:t>
            </w:r>
            <w:r>
              <w:rPr>
                <w:rFonts w:asciiTheme="minorHAnsi" w:hAnsiTheme="minorHAnsi" w:cstheme="minorHAnsi"/>
              </w:rPr>
              <w:t>10</w:t>
            </w:r>
            <w:r w:rsidRPr="00C04855">
              <w:rPr>
                <w:rFonts w:asciiTheme="minorHAnsi" w:hAnsiTheme="minorHAnsi" w:cstheme="minorHAnsi"/>
              </w:rPr>
              <w:t>/202</w:t>
            </w:r>
            <w:r>
              <w:rPr>
                <w:rFonts w:asciiTheme="minorHAnsi" w:hAnsiTheme="minorHAnsi" w:cstheme="minorHAnsi"/>
              </w:rPr>
              <w:t>3</w:t>
            </w:r>
          </w:ins>
        </w:p>
        <w:p w14:paraId="7AE8F687" w14:textId="5B2467E9" w:rsidR="00530397" w:rsidRPr="00C04855" w:rsidRDefault="00530397" w:rsidP="00530397">
          <w:pPr>
            <w:pStyle w:val="TableParagraph"/>
            <w:ind w:left="107"/>
            <w:rPr>
              <w:ins w:id="396" w:author="Mark KANE" w:date="2026-09-25T20:00:00Z" w16du:dateUtc="2026-09-26T00:00:00Z"/>
              <w:rFonts w:asciiTheme="minorHAnsi" w:hAnsiTheme="minorHAnsi" w:cstheme="minorHAnsi"/>
            </w:rPr>
          </w:pPr>
          <w:ins w:id="397" w:author="Mark KANE" w:date="2026-09-25T20:00:00Z" w16du:dateUtc="2026-09-26T00:00:00Z">
            <w:r w:rsidRPr="00C04855">
              <w:rPr>
                <w:rFonts w:asciiTheme="minorHAnsi" w:hAnsiTheme="minorHAnsi" w:cstheme="minorHAnsi"/>
              </w:rPr>
              <w:t xml:space="preserve">Page </w:t>
            </w:r>
            <w:r w:rsidR="007C6313">
              <w:rPr>
                <w:rFonts w:asciiTheme="minorHAnsi" w:hAnsiTheme="minorHAnsi" w:cstheme="minorHAnsi"/>
              </w:rPr>
              <w:fldChar w:fldCharType="begin"/>
            </w:r>
            <w:r w:rsidR="007C6313">
              <w:rPr>
                <w:rFonts w:asciiTheme="minorHAnsi" w:hAnsiTheme="minorHAnsi" w:cstheme="minorHAnsi"/>
              </w:rPr>
              <w:instrText xml:space="preserve"> PAGE   \* MERGEFORMAT </w:instrText>
            </w:r>
            <w:r w:rsidR="007C6313">
              <w:rPr>
                <w:rFonts w:asciiTheme="minorHAnsi" w:hAnsiTheme="minorHAnsi" w:cstheme="minorHAnsi"/>
              </w:rPr>
              <w:fldChar w:fldCharType="separate"/>
            </w:r>
            <w:r w:rsidR="007C6313">
              <w:rPr>
                <w:rFonts w:asciiTheme="minorHAnsi" w:hAnsiTheme="minorHAnsi" w:cstheme="minorHAnsi"/>
                <w:noProof/>
              </w:rPr>
              <w:t>1</w:t>
            </w:r>
            <w:r w:rsidR="007C6313">
              <w:rPr>
                <w:rFonts w:asciiTheme="minorHAnsi" w:hAnsiTheme="minorHAnsi" w:cstheme="minorHAnsi"/>
              </w:rPr>
              <w:fldChar w:fldCharType="end"/>
            </w:r>
            <w:r w:rsidRPr="00C04855">
              <w:rPr>
                <w:rFonts w:asciiTheme="minorHAnsi" w:hAnsiTheme="minorHAnsi" w:cstheme="minorHAnsi"/>
              </w:rPr>
              <w:t xml:space="preserve"> of </w:t>
            </w:r>
            <w:r w:rsidR="007C6313">
              <w:rPr>
                <w:rFonts w:asciiTheme="minorHAnsi" w:hAnsiTheme="minorHAnsi" w:cstheme="minorHAnsi"/>
              </w:rPr>
              <w:fldChar w:fldCharType="begin"/>
            </w:r>
            <w:r w:rsidR="007C6313">
              <w:rPr>
                <w:rFonts w:asciiTheme="minorHAnsi" w:hAnsiTheme="minorHAnsi" w:cstheme="minorHAnsi"/>
              </w:rPr>
              <w:instrText xml:space="preserve"> SECTIONPAGES   \* MERGEFORMAT </w:instrText>
            </w:r>
            <w:r w:rsidR="007C6313">
              <w:rPr>
                <w:rFonts w:asciiTheme="minorHAnsi" w:hAnsiTheme="minorHAnsi" w:cstheme="minorHAnsi"/>
              </w:rPr>
              <w:fldChar w:fldCharType="separate"/>
            </w:r>
          </w:ins>
          <w:r w:rsidR="00F25211">
            <w:rPr>
              <w:rFonts w:asciiTheme="minorHAnsi" w:hAnsiTheme="minorHAnsi" w:cstheme="minorHAnsi"/>
              <w:noProof/>
            </w:rPr>
            <w:t>1</w:t>
          </w:r>
          <w:ins w:id="398" w:author="Mark KANE" w:date="2026-09-25T20:00:00Z" w16du:dateUtc="2026-09-26T00:00:00Z">
            <w:r w:rsidR="007C6313">
              <w:rPr>
                <w:rFonts w:asciiTheme="minorHAnsi" w:hAnsiTheme="minorHAnsi" w:cstheme="minorHAnsi"/>
              </w:rPr>
              <w:fldChar w:fldCharType="end"/>
            </w:r>
          </w:ins>
        </w:p>
      </w:tc>
      <w:tc>
        <w:tcPr>
          <w:tcW w:w="4026" w:type="dxa"/>
          <w:tcBorders>
            <w:bottom w:val="nil"/>
          </w:tcBorders>
          <w:vAlign w:val="center"/>
        </w:tcPr>
        <w:p w14:paraId="56468BC2" w14:textId="77777777" w:rsidR="00530397" w:rsidRPr="00C04855" w:rsidRDefault="00530397" w:rsidP="00530397">
          <w:pPr>
            <w:pStyle w:val="TableParagraph"/>
            <w:rPr>
              <w:ins w:id="399" w:author="Mark KANE" w:date="2026-09-25T20:00:00Z" w16du:dateUtc="2026-09-26T00:00:00Z"/>
              <w:rFonts w:asciiTheme="minorHAnsi" w:hAnsiTheme="minorHAnsi" w:cstheme="minorHAnsi"/>
            </w:rPr>
          </w:pPr>
        </w:p>
      </w:tc>
    </w:tr>
    <w:tr w:rsidR="00530397" w:rsidRPr="00C04855" w14:paraId="385AB852" w14:textId="77777777" w:rsidTr="00530397">
      <w:trPr>
        <w:trHeight w:val="948"/>
        <w:jc w:val="center"/>
        <w:ins w:id="400" w:author="Mark KANE" w:date="2026-09-25T20:00:00Z" w16du:dateUtc="2026-09-26T00:00:00Z"/>
      </w:trPr>
      <w:tc>
        <w:tcPr>
          <w:tcW w:w="4026" w:type="dxa"/>
          <w:vMerge/>
          <w:tcBorders>
            <w:top w:val="nil"/>
          </w:tcBorders>
          <w:vAlign w:val="center"/>
        </w:tcPr>
        <w:p w14:paraId="39E7CDE4" w14:textId="77777777" w:rsidR="00530397" w:rsidRPr="00C04855" w:rsidRDefault="00530397" w:rsidP="00530397">
          <w:pPr>
            <w:rPr>
              <w:ins w:id="401" w:author="Mark KANE" w:date="2026-09-25T20:00:00Z" w16du:dateUtc="2026-09-26T00:00:00Z"/>
              <w:rFonts w:asciiTheme="minorHAnsi" w:hAnsiTheme="minorHAnsi" w:cstheme="minorHAnsi"/>
              <w:sz w:val="2"/>
              <w:szCs w:val="2"/>
            </w:rPr>
          </w:pPr>
        </w:p>
      </w:tc>
      <w:tc>
        <w:tcPr>
          <w:tcW w:w="2693" w:type="dxa"/>
          <w:vMerge/>
          <w:vAlign w:val="center"/>
        </w:tcPr>
        <w:p w14:paraId="0CD27760" w14:textId="77777777" w:rsidR="00530397" w:rsidRPr="00C04855" w:rsidRDefault="00530397" w:rsidP="00530397">
          <w:pPr>
            <w:pStyle w:val="TableParagraph"/>
            <w:spacing w:before="104"/>
            <w:ind w:left="107"/>
            <w:rPr>
              <w:ins w:id="402" w:author="Mark KANE" w:date="2026-09-25T20:00:00Z" w16du:dateUtc="2026-09-26T00:00:00Z"/>
              <w:rFonts w:asciiTheme="minorHAnsi" w:hAnsiTheme="minorHAnsi" w:cstheme="minorHAnsi"/>
            </w:rPr>
          </w:pPr>
        </w:p>
      </w:tc>
      <w:tc>
        <w:tcPr>
          <w:tcW w:w="4026" w:type="dxa"/>
          <w:tcBorders>
            <w:top w:val="nil"/>
            <w:bottom w:val="nil"/>
          </w:tcBorders>
          <w:vAlign w:val="center"/>
        </w:tcPr>
        <w:p w14:paraId="013A65A9" w14:textId="77777777" w:rsidR="00530397" w:rsidRPr="00C04855" w:rsidRDefault="00530397" w:rsidP="00530397">
          <w:pPr>
            <w:pStyle w:val="TableParagraph"/>
            <w:spacing w:before="64"/>
            <w:jc w:val="center"/>
            <w:rPr>
              <w:ins w:id="403" w:author="Mark KANE" w:date="2026-09-25T20:00:00Z" w16du:dateUtc="2026-09-26T00:00:00Z"/>
              <w:rFonts w:asciiTheme="minorHAnsi" w:hAnsiTheme="minorHAnsi" w:cstheme="minorHAnsi"/>
              <w:b/>
            </w:rPr>
          </w:pPr>
          <w:ins w:id="404" w:author="Mark KANE" w:date="2026-09-25T20:00:00Z" w16du:dateUtc="2026-09-26T00:00:00Z">
            <w:r>
              <w:rPr>
                <w:rFonts w:asciiTheme="minorHAnsi" w:hAnsiTheme="minorHAnsi" w:cstheme="minorHAnsi"/>
                <w:b/>
              </w:rPr>
              <w:t>Application for U</w:t>
            </w:r>
            <w:r w:rsidRPr="00C04855">
              <w:rPr>
                <w:rFonts w:asciiTheme="minorHAnsi" w:hAnsiTheme="minorHAnsi" w:cstheme="minorHAnsi"/>
                <w:b/>
              </w:rPr>
              <w:t xml:space="preserve">AS </w:t>
            </w:r>
            <w:r>
              <w:rPr>
                <w:rFonts w:asciiTheme="minorHAnsi" w:hAnsiTheme="minorHAnsi" w:cstheme="minorHAnsi"/>
                <w:b/>
              </w:rPr>
              <w:t>Operation</w:t>
            </w:r>
            <w:r w:rsidRPr="00C04855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with</w:t>
            </w:r>
            <w:r w:rsidRPr="00C04855">
              <w:rPr>
                <w:rFonts w:asciiTheme="minorHAnsi" w:hAnsiTheme="minorHAnsi" w:cstheme="minorHAnsi"/>
                <w:b/>
              </w:rPr>
              <w:t xml:space="preserve">in </w:t>
            </w:r>
            <w:r>
              <w:rPr>
                <w:rFonts w:asciiTheme="minorHAnsi" w:hAnsiTheme="minorHAnsi" w:cstheme="minorHAnsi"/>
                <w:b/>
              </w:rPr>
              <w:t>a UAS Geographical Zone Prohibited Area</w:t>
            </w:r>
          </w:ins>
        </w:p>
      </w:tc>
    </w:tr>
    <w:tr w:rsidR="00530397" w:rsidRPr="00C04855" w14:paraId="05997A3F" w14:textId="77777777" w:rsidTr="00530397">
      <w:trPr>
        <w:trHeight w:val="20"/>
        <w:jc w:val="center"/>
        <w:ins w:id="405" w:author="Mark KANE" w:date="2026-09-25T20:00:00Z" w16du:dateUtc="2026-09-26T00:00:00Z"/>
      </w:trPr>
      <w:tc>
        <w:tcPr>
          <w:tcW w:w="4026" w:type="dxa"/>
          <w:vMerge/>
          <w:tcBorders>
            <w:top w:val="nil"/>
          </w:tcBorders>
          <w:vAlign w:val="center"/>
        </w:tcPr>
        <w:p w14:paraId="0B5DF6EA" w14:textId="77777777" w:rsidR="00530397" w:rsidRPr="00C04855" w:rsidRDefault="00530397" w:rsidP="00530397">
          <w:pPr>
            <w:rPr>
              <w:ins w:id="406" w:author="Mark KANE" w:date="2026-09-25T20:00:00Z" w16du:dateUtc="2026-09-26T00:00:00Z"/>
              <w:rFonts w:asciiTheme="minorHAnsi" w:hAnsiTheme="minorHAnsi" w:cstheme="minorHAnsi"/>
              <w:sz w:val="2"/>
              <w:szCs w:val="2"/>
            </w:rPr>
          </w:pPr>
        </w:p>
      </w:tc>
      <w:tc>
        <w:tcPr>
          <w:tcW w:w="2693" w:type="dxa"/>
          <w:vMerge/>
          <w:vAlign w:val="center"/>
        </w:tcPr>
        <w:p w14:paraId="2ED614C6" w14:textId="77777777" w:rsidR="00530397" w:rsidRPr="00C04855" w:rsidRDefault="00530397" w:rsidP="00530397">
          <w:pPr>
            <w:pStyle w:val="TableParagraph"/>
            <w:spacing w:before="104"/>
            <w:ind w:left="107"/>
            <w:rPr>
              <w:ins w:id="407" w:author="Mark KANE" w:date="2026-09-25T20:00:00Z" w16du:dateUtc="2026-09-26T00:00:00Z"/>
              <w:rFonts w:asciiTheme="minorHAnsi" w:hAnsiTheme="minorHAnsi" w:cstheme="minorHAnsi"/>
            </w:rPr>
          </w:pPr>
        </w:p>
      </w:tc>
      <w:tc>
        <w:tcPr>
          <w:tcW w:w="4026" w:type="dxa"/>
          <w:tcBorders>
            <w:top w:val="nil"/>
          </w:tcBorders>
          <w:vAlign w:val="center"/>
        </w:tcPr>
        <w:p w14:paraId="65E7B862" w14:textId="77777777" w:rsidR="00530397" w:rsidRPr="00C04855" w:rsidRDefault="00530397" w:rsidP="00530397">
          <w:pPr>
            <w:pStyle w:val="TableParagraph"/>
            <w:rPr>
              <w:ins w:id="408" w:author="Mark KANE" w:date="2026-09-25T20:00:00Z" w16du:dateUtc="2026-09-26T00:00:00Z"/>
              <w:rFonts w:asciiTheme="minorHAnsi" w:hAnsiTheme="minorHAnsi" w:cstheme="minorHAnsi"/>
            </w:rPr>
          </w:pPr>
        </w:p>
      </w:tc>
    </w:tr>
  </w:tbl>
  <w:p w14:paraId="6D977DCE" w14:textId="77777777" w:rsidR="00F25211" w:rsidRDefault="00F2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0F3953"/>
    <w:multiLevelType w:val="hybridMultilevel"/>
    <w:tmpl w:val="B9C2F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4542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538"/>
    <w:rsid w:val="0003439B"/>
    <w:rsid w:val="00046A73"/>
    <w:rsid w:val="0006173D"/>
    <w:rsid w:val="00095ECB"/>
    <w:rsid w:val="000A10C8"/>
    <w:rsid w:val="000B4314"/>
    <w:rsid w:val="000F5499"/>
    <w:rsid w:val="001413AA"/>
    <w:rsid w:val="001606FB"/>
    <w:rsid w:val="00163C25"/>
    <w:rsid w:val="001760FF"/>
    <w:rsid w:val="001A49E3"/>
    <w:rsid w:val="001A5AEA"/>
    <w:rsid w:val="001C4DA6"/>
    <w:rsid w:val="001D3FAD"/>
    <w:rsid w:val="001D47B7"/>
    <w:rsid w:val="001F27EE"/>
    <w:rsid w:val="00272E7B"/>
    <w:rsid w:val="00280F98"/>
    <w:rsid w:val="002A2CB2"/>
    <w:rsid w:val="00311F70"/>
    <w:rsid w:val="0037705D"/>
    <w:rsid w:val="00393538"/>
    <w:rsid w:val="003F3F6E"/>
    <w:rsid w:val="00424AC5"/>
    <w:rsid w:val="0047332E"/>
    <w:rsid w:val="0048251A"/>
    <w:rsid w:val="00491494"/>
    <w:rsid w:val="004A41A3"/>
    <w:rsid w:val="004B02FA"/>
    <w:rsid w:val="004B03C3"/>
    <w:rsid w:val="004B1DAF"/>
    <w:rsid w:val="004C3110"/>
    <w:rsid w:val="004F669F"/>
    <w:rsid w:val="00530397"/>
    <w:rsid w:val="005D32C1"/>
    <w:rsid w:val="005E15AE"/>
    <w:rsid w:val="005E33BB"/>
    <w:rsid w:val="005E524A"/>
    <w:rsid w:val="006358B4"/>
    <w:rsid w:val="00665D65"/>
    <w:rsid w:val="006E6218"/>
    <w:rsid w:val="006F3B8B"/>
    <w:rsid w:val="00742413"/>
    <w:rsid w:val="007738E4"/>
    <w:rsid w:val="00792880"/>
    <w:rsid w:val="00792D9A"/>
    <w:rsid w:val="007B29E3"/>
    <w:rsid w:val="007C6313"/>
    <w:rsid w:val="007E3629"/>
    <w:rsid w:val="007F6428"/>
    <w:rsid w:val="00820D70"/>
    <w:rsid w:val="00840033"/>
    <w:rsid w:val="00855E1C"/>
    <w:rsid w:val="008C6D59"/>
    <w:rsid w:val="00917CB9"/>
    <w:rsid w:val="009254FA"/>
    <w:rsid w:val="00935B5E"/>
    <w:rsid w:val="009950FA"/>
    <w:rsid w:val="009C2B4C"/>
    <w:rsid w:val="009D2BDC"/>
    <w:rsid w:val="009D48C2"/>
    <w:rsid w:val="00A15CBD"/>
    <w:rsid w:val="00A633DC"/>
    <w:rsid w:val="00A66C3F"/>
    <w:rsid w:val="00B44E5C"/>
    <w:rsid w:val="00B54AF3"/>
    <w:rsid w:val="00B5531A"/>
    <w:rsid w:val="00BD5FBC"/>
    <w:rsid w:val="00BE7209"/>
    <w:rsid w:val="00C04855"/>
    <w:rsid w:val="00C0715F"/>
    <w:rsid w:val="00C17B05"/>
    <w:rsid w:val="00C500DD"/>
    <w:rsid w:val="00C541D8"/>
    <w:rsid w:val="00C5529F"/>
    <w:rsid w:val="00CB36AB"/>
    <w:rsid w:val="00CC6B96"/>
    <w:rsid w:val="00CD3141"/>
    <w:rsid w:val="00D121A0"/>
    <w:rsid w:val="00D60D1C"/>
    <w:rsid w:val="00DB5C4F"/>
    <w:rsid w:val="00DC56A6"/>
    <w:rsid w:val="00DE6B09"/>
    <w:rsid w:val="00E35C4D"/>
    <w:rsid w:val="00E44584"/>
    <w:rsid w:val="00E60383"/>
    <w:rsid w:val="00E81059"/>
    <w:rsid w:val="00E906EB"/>
    <w:rsid w:val="00E94D7F"/>
    <w:rsid w:val="00EB384B"/>
    <w:rsid w:val="00F12682"/>
    <w:rsid w:val="00F25211"/>
    <w:rsid w:val="00F90FC3"/>
    <w:rsid w:val="00FB3A16"/>
    <w:rsid w:val="00FD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229F42-12B1-4250-A74F-ED9C192B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  <w:pPrChange w:id="0" w:author="Mark KANE" w:date="2026-09-25T20:00:00Z">
        <w:pPr>
          <w:spacing w:after="160" w:line="259" w:lineRule="auto"/>
        </w:pPr>
      </w:pPrChange>
    </w:pPr>
    <w:rPr>
      <w:rFonts w:ascii="Arial" w:eastAsia="Arial" w:hAnsi="Arial" w:cs="Arial"/>
      <w:rPrChange w:id="0" w:author="Mark KANE" w:date="2026-09-25T20:00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4D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pPr>
      <w:pPrChange w:id="1" w:author="Mark KANE" w:date="2026-09-25T20:00:00Z">
        <w:pPr>
          <w:widowControl w:val="0"/>
          <w:autoSpaceDE w:val="0"/>
          <w:autoSpaceDN w:val="0"/>
          <w:ind w:left="720"/>
          <w:contextualSpacing/>
        </w:pPr>
      </w:pPrChange>
    </w:pPr>
    <w:rPr>
      <w:rPrChange w:id="1" w:author="Mark KANE" w:date="2026-09-25T20:00:00Z">
        <w:rPr>
          <w:rFonts w:ascii="Arial" w:eastAsia="Arial" w:hAnsi="Arial" w:cs="Arial"/>
          <w:sz w:val="22"/>
          <w:szCs w:val="22"/>
          <w:lang w:val="en-US" w:eastAsia="en-US" w:bidi="ar-SA"/>
        </w:rPr>
      </w:rPrChange>
    </w:rPr>
  </w:style>
  <w:style w:type="paragraph" w:customStyle="1" w:styleId="TableParagraph">
    <w:name w:val="Table Paragraph"/>
    <w:basedOn w:val="Normal"/>
    <w:uiPriority w:val="1"/>
    <w:qFormat/>
    <w:pPr>
      <w:pPrChange w:id="2" w:author="Mark KANE" w:date="2026-09-25T20:00:00Z">
        <w:pPr>
          <w:widowControl w:val="0"/>
          <w:autoSpaceDE w:val="0"/>
          <w:autoSpaceDN w:val="0"/>
        </w:pPr>
      </w:pPrChange>
    </w:pPr>
    <w:rPr>
      <w:rPrChange w:id="2" w:author="Mark KANE" w:date="2026-09-25T20:00:00Z">
        <w:rPr>
          <w:rFonts w:ascii="Arial" w:eastAsia="Arial" w:hAnsi="Arial" w:cs="Arial"/>
          <w:sz w:val="22"/>
          <w:szCs w:val="22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DC56A6"/>
    <w:pPr>
      <w:tabs>
        <w:tab w:val="center" w:pos="4513"/>
        <w:tab w:val="right" w:pos="9026"/>
      </w:tabs>
      <w:pPrChange w:id="3" w:author="Mark KANE" w:date="2026-09-25T20:00:00Z">
        <w:pPr>
          <w:widowControl w:val="0"/>
          <w:tabs>
            <w:tab w:val="center" w:pos="4513"/>
            <w:tab w:val="right" w:pos="9026"/>
          </w:tabs>
          <w:autoSpaceDE w:val="0"/>
          <w:autoSpaceDN w:val="0"/>
        </w:pPr>
      </w:pPrChange>
    </w:pPr>
    <w:rPr>
      <w:rPrChange w:id="3" w:author="Mark KANE" w:date="2026-09-25T20:00:00Z">
        <w:rPr>
          <w:rFonts w:ascii="Arial" w:eastAsia="Arial" w:hAnsi="Arial" w:cs="Arial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F2521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DC56A6"/>
    <w:pPr>
      <w:tabs>
        <w:tab w:val="center" w:pos="4513"/>
        <w:tab w:val="right" w:pos="9026"/>
      </w:tabs>
      <w:pPrChange w:id="4" w:author="Mark KANE" w:date="2026-09-25T20:00:00Z">
        <w:pPr>
          <w:widowControl w:val="0"/>
          <w:tabs>
            <w:tab w:val="center" w:pos="4513"/>
            <w:tab w:val="right" w:pos="9026"/>
          </w:tabs>
          <w:autoSpaceDE w:val="0"/>
          <w:autoSpaceDN w:val="0"/>
        </w:pPr>
      </w:pPrChange>
    </w:pPr>
    <w:rPr>
      <w:rPrChange w:id="4" w:author="Mark KANE" w:date="2026-09-25T20:00:00Z">
        <w:rPr>
          <w:rFonts w:ascii="Arial" w:eastAsia="Arial" w:hAnsi="Arial" w:cs="Arial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F25211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F252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211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2880"/>
    <w:pPr>
      <w:pPrChange w:id="5" w:author="Mark KANE" w:date="2026-09-25T20:00:00Z">
        <w:pPr>
          <w:widowControl w:val="0"/>
          <w:autoSpaceDE w:val="0"/>
          <w:autoSpaceDN w:val="0"/>
        </w:pPr>
      </w:pPrChange>
    </w:pPr>
    <w:rPr>
      <w:sz w:val="20"/>
      <w:szCs w:val="20"/>
      <w:rPrChange w:id="5" w:author="Mark KANE" w:date="2026-09-25T20:00:00Z">
        <w:rPr>
          <w:rFonts w:ascii="Arial" w:eastAsia="Arial" w:hAnsi="Arial" w:cs="Arial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25211"/>
    <w:rPr>
      <w:rFonts w:ascii="Arial" w:eastAsia="Arial" w:hAnsi="Arial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2521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28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c3dedd59-b944-405b-97a8-cb357c0448d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77882753605043BEFE4E1B38B5004A" ma:contentTypeVersion="12" ma:contentTypeDescription="Create a new document." ma:contentTypeScope="" ma:versionID="98882a43889539cc8c171dfb0919186d">
  <xsd:schema xmlns:xsd="http://www.w3.org/2001/XMLSchema" xmlns:xs="http://www.w3.org/2001/XMLSchema" xmlns:p="http://schemas.microsoft.com/office/2006/metadata/properties" xmlns:ns2="c3dedd59-b944-405b-97a8-cb357c0448d4" xmlns:ns3="b1b47d50-822e-41f7-b1fd-2e20b7ef3d8e" targetNamespace="http://schemas.microsoft.com/office/2006/metadata/properties" ma:root="true" ma:fieldsID="5fbacd1476bca0f838c65c4b416eb7e0" ns2:_="" ns3:_="">
    <xsd:import namespace="c3dedd59-b944-405b-97a8-cb357c0448d4"/>
    <xsd:import namespace="b1b47d50-822e-41f7-b1fd-2e20b7ef3d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edd59-b944-405b-97a8-cb357c044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b47d50-822e-41f7-b1fd-2e20b7ef3d8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532B68-EE3A-4446-8A14-17C199B67109}">
  <ds:schemaRefs>
    <ds:schemaRef ds:uri="http://schemas.microsoft.com/office/2006/metadata/properties"/>
    <ds:schemaRef ds:uri="http://schemas.microsoft.com/office/infopath/2007/PartnerControls"/>
    <ds:schemaRef ds:uri="c3dedd59-b944-405b-97a8-cb357c0448d4"/>
  </ds:schemaRefs>
</ds:datastoreItem>
</file>

<file path=customXml/itemProps2.xml><?xml version="1.0" encoding="utf-8"?>
<ds:datastoreItem xmlns:ds="http://schemas.openxmlformats.org/officeDocument/2006/customXml" ds:itemID="{776E70EA-6DF8-463E-8887-76A926D604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dedd59-b944-405b-97a8-cb357c0448d4"/>
    <ds:schemaRef ds:uri="b1b47d50-822e-41f7-b1fd-2e20b7ef3d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9F74E9-6CAC-4AEB-BEE4-60DF1A26A9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Noel, Lisa</dc:creator>
  <cp:keywords/>
  <dc:description/>
  <cp:lastModifiedBy>Arthur Souza Rodrigues</cp:lastModifiedBy>
  <cp:revision>1</cp:revision>
  <dcterms:created xsi:type="dcterms:W3CDTF">2016-09-08T13:42:00Z</dcterms:created>
  <dcterms:modified xsi:type="dcterms:W3CDTF">2026-09-26T00:00:00Z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2017-11-20T00:00:00Z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2021-05-19T00:00:00Z</vt:filetime>
  </property>
  <property fmtid="{D5CDD505-2E9C-101B-9397-08002B2CF9AE}" pid="5" name="ContentTypeId">
    <vt:lpwstr>0x010100D477882753605043BEFE4E1B38B5004A</vt:lpwstr>
  </property>
  <property fmtid="{D5CDD505-2E9C-101B-9397-08002B2CF9AE}" pid="6" name="Order">
    <vt:r8>67200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