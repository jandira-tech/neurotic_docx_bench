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F6CA77" w14:textId="77777777" w:rsidR="00A9083A" w:rsidRDefault="00FA4D29" w:rsidP="00A9083A">
      <w:pPr>
        <w:rPr>
          <w:ins w:id="24" w:author="Artem Nistuley" w:date="2026-09-26T15:12:00Z" w16du:dateUtc="2026-09-26T19:12:00Z"/>
        </w:rPr>
      </w:pPr>
      <w:ins w:id="25" w:author="Artem Nistuley" w:date="2026-09-26T15:12:00Z" w16du:dateUtc="2026-09-26T19:12:00Z">
        <w:r w:rsidRPr="00FA4D29">
          <w:rPr>
            <w:noProof/>
            <w14:ligatures w14:val="standardContextual"/>
          </w:rPr>
          <w:pict w14:anchorId="6FB3CEE6">
            <v:shape id="Picture 306541123" o:spid="_x0000_i1025" type="#_x0000_t75" style="width:9.05pt;height:9.05pt;visibility:visible;mso-wrap-style:square">
              <v:imagedata r:id="rId8" o:title=""/>
              <o:lock v:ext="edit" rotation="t" cropping="t" verticies="t"/>
            </v:shape>
          </w:pict>
        </w:r>
        <w:r w:rsidR="00A9083A" w:rsidRPr="00A9083A">
          <w:t>Lorem Ipsum is simply dummy text of the printing and typesetting industry. Lorem Ipsum has been the industry's standard dummy text ever since the 1500s, when an unknown printer took a galley of type and scrambled it to make a type specimen book.</w:t>
        </w:r>
      </w:ins>
    </w:p>
    <w:p w14:paraId="2C465451" w14:textId="001E2ED1" w:rsidR="00A9083A" w:rsidRDefault="00A9083A" w:rsidP="00A9083A">
      <w:pPr>
        <w:rPr>
          <w:ins w:id="26" w:author="Artem Nistuley" w:date="2026-09-26T15:12:00Z" w16du:dateUtc="2026-09-26T19:12:00Z"/>
        </w:rPr>
      </w:pPr>
      <w:ins w:id="27" w:author="Artem Nistuley" w:date="2026-09-26T15:12:00Z" w16du:dateUtc="2026-09-26T19:12:00Z">
        <w:r w:rsidRPr="00A9083A">
          <w:t>Lorem Ipsum is simply dummy text of the printing and typesetting industry. Lorem Ipsum has been the industry's standard dummy text ever since the 1500s, when an unknown printer took a galley of type and scrambled it to make a type specimen book.</w:t>
        </w:r>
      </w:ins>
    </w:p>
    <w:p w14:paraId="1472B472" w14:textId="1E4BF3B9" w:rsidR="00CF37AB" w:rsidRDefault="00A9083A" w:rsidP="00DF2158">
      <w:pPr>
        <w:rPr>
          <w:del w:id="28" w:author="Artem Nistuley" w:date="2026-09-26T15:12:00Z" w16du:dateUtc="2026-09-26T19:12:00Z"/>
        </w:rPr>
      </w:pPr>
      <w:ins w:id="29" w:author="Artem Nistuley" w:date="2026-09-26T15:12:00Z" w16du:dateUtc="2026-09-26T19:12:00Z">
        <w:r w:rsidRPr="00A9083A">
          <w:t>Lorem Ipsum is simply dummy text of the printing and typesetting industry. Lorem Ipsum has been the industry's standard dummy text ever since the 1500s, when an unknown printer took a galley of type and scrambled it to make a type specimen book.</w:t>
        </w:r>
      </w:ins>
      <w:del w:id="30" w:author="Artem Nistuley" w:date="2026-09-26T15:12:00Z" w16du:dateUtc="2026-09-26T19:12:00Z">
        <w:r w:rsidR="00CF37AB">
          <w:delText>I am first page</w:delText>
        </w:r>
      </w:del>
    </w:p>
    <w:p w14:paraId="6305E870" w14:textId="77777777" w:rsidR="00CF37AB" w:rsidRDefault="00CF37AB">
      <w:pPr>
        <w:rPr>
          <w:del w:id="31" w:author="Artem Nistuley" w:date="2026-09-26T15:12:00Z" w16du:dateUtc="2026-09-26T19:12:00Z"/>
        </w:rPr>
      </w:pPr>
      <w:del w:id="32" w:author="Artem Nistuley" w:date="2026-09-26T15:12:00Z" w16du:dateUtc="2026-09-26T19:12:00Z">
        <w:r>
          <w:br w:type="page"/>
        </w:r>
      </w:del>
    </w:p>
    <w:p w14:paraId="7D8762DA" w14:textId="280E4A44" w:rsidR="00DF2158" w:rsidRPr="00DF2158" w:rsidRDefault="00CF37AB" w:rsidP="00DF2158">
      <w:del w:id="33" w:author="Artem Nistuley" w:date="2026-09-26T15:12:00Z" w16du:dateUtc="2026-09-26T19:12:00Z">
        <w:r>
          <w:lastRenderedPageBreak/>
          <w:delText>I am second page</w:delText>
        </w:r>
      </w:del>
    </w:p>
    <w:sectPr w:rsidR="00DF2158" w:rsidRPr="00DF2158" w:rsidSect="00332BA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sectPrChange w:id="38" w:author="Artem Nistuley" w:date="2026-09-26T15:12:00Z" w16du:dateUtc="2026-09-26T19:12:00Z">
        <w:sectPr w:rsidR="00DF2158" w:rsidRPr="00DF2158" w:rsidSect="00332BA2">
          <w:pgMar w:top="2880" w:right="1440" w:bottom="2880" w:left="1440" w:header="720" w:footer="846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0CC384" w14:textId="77777777" w:rsidR="00FA4D29" w:rsidRDefault="00FA4D29" w:rsidP="00E7307D">
      <w:pPr>
        <w:spacing w:line="240" w:lineRule="auto"/>
        <w:pPrChange w:id="22" w:author="Artem Nistuley" w:date="2026-09-26T15:12:00Z" w16du:dateUtc="2026-09-26T19:12:00Z">
          <w:pPr/>
        </w:pPrChange>
      </w:pPr>
      <w:r>
        <w:separator/>
      </w:r>
    </w:p>
  </w:endnote>
  <w:endnote w:type="continuationSeparator" w:id="0">
    <w:p w14:paraId="1375B425" w14:textId="77777777" w:rsidR="00FA4D29" w:rsidRDefault="00FA4D29" w:rsidP="00E7307D">
      <w:pPr>
        <w:spacing w:line="240" w:lineRule="auto"/>
        <w:pPrChange w:id="23" w:author="Artem Nistuley" w:date="2026-09-26T15:12:00Z" w16du:dateUtc="2026-09-26T19:1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2B3EFF" w14:textId="193CB790" w:rsidR="00DF2158" w:rsidRDefault="00DF2158">
    <w:pPr>
      <w:pStyle w:val="Calendar3"/>
      <w:pPrChange w:id="36" w:author="Artem Nistuley" w:date="2026-09-26T15:12:00Z" w16du:dateUtc="2026-09-26T19:12:00Z">
        <w:pPr>
          <w:pStyle w:val="Header"/>
        </w:pPr>
      </w:pPrChange>
    </w:pPr>
    <w:del w:id="37" w:author="Artem Nistuley" w:date="2026-09-26T15:12:00Z" w16du:dateUtc="2026-09-26T19:12:00Z">
      <w:r>
        <w:delText>I am a two inch (</w:delText>
      </w:r>
      <w:r w:rsidRPr="00DF2158">
        <w:delText>192</w:delText>
      </w:r>
      <w:r>
        <w:delText xml:space="preserve"> px) footer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1F8B6E" w14:textId="77777777" w:rsidR="00FA4D29" w:rsidRDefault="00FA4D29" w:rsidP="00E7307D">
      <w:pPr>
        <w:spacing w:line="240" w:lineRule="auto"/>
        <w:pPrChange w:id="20" w:author="Artem Nistuley" w:date="2026-09-26T15:12:00Z" w16du:dateUtc="2026-09-26T19:12:00Z">
          <w:pPr/>
        </w:pPrChange>
      </w:pPr>
      <w:r>
        <w:separator/>
      </w:r>
    </w:p>
  </w:footnote>
  <w:footnote w:type="continuationSeparator" w:id="0">
    <w:p w14:paraId="3744A91A" w14:textId="77777777" w:rsidR="00FA4D29" w:rsidRDefault="00FA4D29" w:rsidP="00E7307D">
      <w:pPr>
        <w:spacing w:line="240" w:lineRule="auto"/>
        <w:pPrChange w:id="21" w:author="Artem Nistuley" w:date="2026-09-26T15:12:00Z" w16du:dateUtc="2026-09-26T19:1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A00534" w14:textId="3DC24E93" w:rsidR="00DF2158" w:rsidRDefault="00DF2158">
    <w:pPr>
      <w:pStyle w:val="BalloonTextChar"/>
      <w:pPrChange w:id="34" w:author="Artem Nistuley" w:date="2026-09-26T15:12:00Z" w16du:dateUtc="2026-09-26T19:12:00Z">
        <w:pPr>
          <w:pStyle w:val="Header"/>
        </w:pPr>
      </w:pPrChange>
    </w:pPr>
    <w:del w:id="35" w:author="Artem Nistuley" w:date="2026-09-26T15:12:00Z" w16du:dateUtc="2026-09-26T19:12:00Z">
      <w:r>
        <w:delText>I am a two inch (</w:delText>
      </w:r>
      <w:r w:rsidRPr="00DF2158">
        <w:delText>192</w:delText>
      </w:r>
      <w:r>
        <w:delText xml:space="preserve"> px) header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6FB3CEE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06541123" o:spid="_x0000_i1025" type="#_x0000_t75" style="width:12.1pt;height:12.1pt;visibility:visible;mso-wrap-style:square" o:bullet="t">
        <v:imagedata r:id="rId1" o:title=""/>
      </v:shape>
    </w:pict>
  </w:numPicBullet>
  <w:abstractNum w:abstractNumId="0" w15:restartNumberingAfterBreak="0">
    <w:nsid w:val="072B1C85"/>
    <w:multiLevelType w:val="hybridMultilevel"/>
    <w:tmpl w:val="C3D4170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17001424"/>
    <w:multiLevelType w:val="hybridMultilevel"/>
    <w:tmpl w:val="A636EFE0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" w15:restartNumberingAfterBreak="0">
    <w:nsid w:val="22D92072"/>
    <w:multiLevelType w:val="hybridMultilevel"/>
    <w:tmpl w:val="C9F447C4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" w15:restartNumberingAfterBreak="0">
    <w:nsid w:val="276B7FD7"/>
    <w:multiLevelType w:val="hybridMultilevel"/>
    <w:tmpl w:val="E1040630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2AE41CC1"/>
    <w:multiLevelType w:val="hybridMultilevel"/>
    <w:tmpl w:val="87AE8F46"/>
    <w:lvl w:ilvl="0" w:tplc="0409001B">
      <w:start w:val="1"/>
      <w:numFmt w:val="lowerRoman"/>
      <w:lvlText w:val="%1."/>
      <w:lvlJc w:val="right"/>
      <w:pPr>
        <w:ind w:left="1488" w:hanging="360"/>
      </w:p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5" w15:restartNumberingAfterBreak="0">
    <w:nsid w:val="3C4E47FE"/>
    <w:multiLevelType w:val="hybridMultilevel"/>
    <w:tmpl w:val="6100D7A6"/>
    <w:lvl w:ilvl="0" w:tplc="0409001B">
      <w:start w:val="1"/>
      <w:numFmt w:val="lowerRoman"/>
      <w:lvlText w:val="%1."/>
      <w:lvlJc w:val="righ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6" w15:restartNumberingAfterBreak="0">
    <w:nsid w:val="4E316F5E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66A05F89"/>
    <w:multiLevelType w:val="hybridMultilevel"/>
    <w:tmpl w:val="8B2C8E20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8" w15:restartNumberingAfterBreak="0">
    <w:nsid w:val="69E54082"/>
    <w:multiLevelType w:val="multilevel"/>
    <w:tmpl w:val="74D814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num w:numId="1" w16cid:durableId="473448317">
    <w:abstractNumId w:val="0"/>
  </w:num>
  <w:num w:numId="2" w16cid:durableId="871460068">
    <w:abstractNumId w:val="1"/>
  </w:num>
  <w:num w:numId="3" w16cid:durableId="2026201849">
    <w:abstractNumId w:val="6"/>
  </w:num>
  <w:num w:numId="4" w16cid:durableId="193930584">
    <w:abstractNumId w:val="8"/>
  </w:num>
  <w:num w:numId="5" w16cid:durableId="1928417093">
    <w:abstractNumId w:val="7"/>
  </w:num>
  <w:num w:numId="6" w16cid:durableId="1694305169">
    <w:abstractNumId w:val="2"/>
  </w:num>
  <w:num w:numId="7" w16cid:durableId="1197306524">
    <w:abstractNumId w:val="3"/>
  </w:num>
  <w:num w:numId="8" w16cid:durableId="543565478">
    <w:abstractNumId w:val="5"/>
  </w:num>
  <w:num w:numId="9" w16cid:durableId="175309004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58"/>
    <w:rsid w:val="0002019A"/>
    <w:rsid w:val="00025E62"/>
    <w:rsid w:val="00061A71"/>
    <w:rsid w:val="000822AA"/>
    <w:rsid w:val="00093DD4"/>
    <w:rsid w:val="000A0865"/>
    <w:rsid w:val="00130322"/>
    <w:rsid w:val="00131248"/>
    <w:rsid w:val="00131BA8"/>
    <w:rsid w:val="00134D2B"/>
    <w:rsid w:val="00145654"/>
    <w:rsid w:val="00197BE5"/>
    <w:rsid w:val="001A2428"/>
    <w:rsid w:val="001B39A6"/>
    <w:rsid w:val="001C7D17"/>
    <w:rsid w:val="001D582F"/>
    <w:rsid w:val="001D7870"/>
    <w:rsid w:val="001E3BF2"/>
    <w:rsid w:val="00217028"/>
    <w:rsid w:val="00230C50"/>
    <w:rsid w:val="00257BE1"/>
    <w:rsid w:val="00272A32"/>
    <w:rsid w:val="00297673"/>
    <w:rsid w:val="00297ABF"/>
    <w:rsid w:val="002E7C7C"/>
    <w:rsid w:val="003304EF"/>
    <w:rsid w:val="00332BA2"/>
    <w:rsid w:val="00360F1B"/>
    <w:rsid w:val="003615B3"/>
    <w:rsid w:val="00370537"/>
    <w:rsid w:val="00386659"/>
    <w:rsid w:val="003C1D14"/>
    <w:rsid w:val="003C58BC"/>
    <w:rsid w:val="003D6012"/>
    <w:rsid w:val="004716C4"/>
    <w:rsid w:val="00485D80"/>
    <w:rsid w:val="004C7966"/>
    <w:rsid w:val="004E0FAE"/>
    <w:rsid w:val="004E2B7B"/>
    <w:rsid w:val="0051430C"/>
    <w:rsid w:val="00517777"/>
    <w:rsid w:val="0052624D"/>
    <w:rsid w:val="00540DDA"/>
    <w:rsid w:val="00565820"/>
    <w:rsid w:val="005E116B"/>
    <w:rsid w:val="006535FC"/>
    <w:rsid w:val="00661B96"/>
    <w:rsid w:val="00694FF1"/>
    <w:rsid w:val="006B6970"/>
    <w:rsid w:val="006E0607"/>
    <w:rsid w:val="00722492"/>
    <w:rsid w:val="00732EC4"/>
    <w:rsid w:val="00747584"/>
    <w:rsid w:val="00753CF0"/>
    <w:rsid w:val="007752F6"/>
    <w:rsid w:val="008232BC"/>
    <w:rsid w:val="008920B2"/>
    <w:rsid w:val="0089543C"/>
    <w:rsid w:val="00895B71"/>
    <w:rsid w:val="008A3920"/>
    <w:rsid w:val="00900C98"/>
    <w:rsid w:val="00931F1A"/>
    <w:rsid w:val="00936DB5"/>
    <w:rsid w:val="009433A4"/>
    <w:rsid w:val="00973501"/>
    <w:rsid w:val="009A211E"/>
    <w:rsid w:val="009E5147"/>
    <w:rsid w:val="009F6841"/>
    <w:rsid w:val="00A406DC"/>
    <w:rsid w:val="00A46055"/>
    <w:rsid w:val="00A50B49"/>
    <w:rsid w:val="00A52AAF"/>
    <w:rsid w:val="00A64110"/>
    <w:rsid w:val="00A65B8B"/>
    <w:rsid w:val="00A9083A"/>
    <w:rsid w:val="00A9500F"/>
    <w:rsid w:val="00AD2F70"/>
    <w:rsid w:val="00AF4127"/>
    <w:rsid w:val="00B26902"/>
    <w:rsid w:val="00B63EA6"/>
    <w:rsid w:val="00B727BF"/>
    <w:rsid w:val="00B830C2"/>
    <w:rsid w:val="00B86920"/>
    <w:rsid w:val="00BA67FD"/>
    <w:rsid w:val="00BA7C2B"/>
    <w:rsid w:val="00C526D6"/>
    <w:rsid w:val="00C55853"/>
    <w:rsid w:val="00C65C40"/>
    <w:rsid w:val="00C76AC0"/>
    <w:rsid w:val="00C96E0A"/>
    <w:rsid w:val="00CF24E5"/>
    <w:rsid w:val="00CF37AB"/>
    <w:rsid w:val="00D036D8"/>
    <w:rsid w:val="00D17E3A"/>
    <w:rsid w:val="00D41AC9"/>
    <w:rsid w:val="00DD5C2C"/>
    <w:rsid w:val="00DE7024"/>
    <w:rsid w:val="00DF2158"/>
    <w:rsid w:val="00DF7B87"/>
    <w:rsid w:val="00E24342"/>
    <w:rsid w:val="00E6081B"/>
    <w:rsid w:val="00E676D3"/>
    <w:rsid w:val="00E7307D"/>
    <w:rsid w:val="00EC53F3"/>
    <w:rsid w:val="00EC6052"/>
    <w:rsid w:val="00EE36B2"/>
    <w:rsid w:val="00EE394A"/>
    <w:rsid w:val="00F53871"/>
    <w:rsid w:val="00FA4D29"/>
    <w:rsid w:val="00FD603F"/>
    <w:rsid w:val="226E8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4C6A1"/>
  <w15:chartTrackingRefBased/>
  <w15:docId w15:val="{93AB742F-D1B1-5345-9374-BEFD343E2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871"/>
    <w:pPr>
      <w:spacing w:line="276" w:lineRule="auto"/>
      <w:ind w:firstLine="432"/>
      <w:pPrChange w:id="0" w:author="Artem Nistuley" w:date="2026-09-26T15:12:00Z">
        <w:pPr/>
      </w:pPrChange>
    </w:pPr>
    <w:rPr>
      <w:rFonts w:ascii="Ubuntu" w:hAnsi="Ubuntu" w:cstheme="minorBidi"/>
      <w:kern w:val="0"/>
      <w:szCs w:val="22"/>
      <w14:ligatures w14:val="none"/>
      <w:rPrChange w:id="0" w:author="Artem Nistuley" w:date="2026-09-26T15:12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53871"/>
    <w:pPr>
      <w:keepNext/>
      <w:keepLines/>
      <w:pageBreakBefore/>
      <w:spacing w:before="480"/>
      <w:ind w:firstLine="0"/>
      <w:jc w:val="center"/>
      <w:outlineLvl w:val="0"/>
      <w:pPrChange w:id="1" w:author="Artem Nistuley" w:date="2026-09-26T15:12:00Z">
        <w:pPr>
          <w:keepNext/>
          <w:keepLines/>
          <w:spacing w:before="360" w:after="80" w:line="276" w:lineRule="auto"/>
          <w:ind w:firstLine="432"/>
          <w:outlineLvl w:val="0"/>
        </w:pPr>
      </w:pPrChange>
    </w:pPr>
    <w:rPr>
      <w:rFonts w:eastAsiaTheme="majorEastAsia" w:cstheme="majorBidi"/>
      <w:b/>
      <w:bCs/>
      <w:color w:val="0F4761" w:themeColor="accent1" w:themeShade="BF"/>
      <w:sz w:val="28"/>
      <w:szCs w:val="28"/>
      <w:rPrChange w:id="1" w:author="Artem Nistuley" w:date="2026-09-26T15:12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7FD"/>
    <w:pPr>
      <w:keepNext/>
      <w:keepLines/>
      <w:spacing w:before="200"/>
      <w:ind w:firstLine="0"/>
      <w:outlineLvl w:val="1"/>
      <w:pPrChange w:id="2" w:author="Artem Nistuley" w:date="2026-09-26T15:12:00Z">
        <w:pPr>
          <w:keepNext/>
          <w:keepLines/>
          <w:spacing w:before="160" w:after="80" w:line="276" w:lineRule="auto"/>
          <w:ind w:firstLine="432"/>
          <w:outlineLvl w:val="1"/>
        </w:pPr>
      </w:pPrChange>
    </w:pPr>
    <w:rPr>
      <w:rFonts w:eastAsiaTheme="majorEastAsia" w:cstheme="majorBidi"/>
      <w:b/>
      <w:bCs/>
      <w:color w:val="156082" w:themeColor="accent1"/>
      <w:sz w:val="26"/>
      <w:szCs w:val="26"/>
      <w:rPrChange w:id="2" w:author="Artem Nistuley" w:date="2026-09-26T15:12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58"/>
    <w:rPr>
      <w:rFonts w:ascii="Ubuntu" w:eastAsiaTheme="majorEastAsia" w:hAnsi="Ubuntu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F2158"/>
    <w:rPr>
      <w:rFonts w:ascii="Ubuntu" w:eastAsiaTheme="majorEastAsia" w:hAnsi="Ubuntu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871"/>
    <w:pPr>
      <w:pBdr>
        <w:bottom w:val="single" w:sz="8" w:space="4" w:color="156082" w:themeColor="accent1"/>
      </w:pBdr>
      <w:spacing w:after="300" w:line="240" w:lineRule="auto"/>
      <w:ind w:firstLine="0"/>
      <w:contextualSpacing/>
      <w:pPrChange w:id="3" w:author="Artem Nistuley" w:date="2026-09-26T15:12:00Z">
        <w:pPr>
          <w:spacing w:after="80" w:line="276" w:lineRule="auto"/>
          <w:ind w:firstLine="432"/>
          <w:contextualSpacing/>
        </w:pPr>
      </w:pPrChange>
    </w:pPr>
    <w:rPr>
      <w:rFonts w:eastAsiaTheme="majorEastAsia" w:cstheme="majorBidi"/>
      <w:color w:val="0A1D30" w:themeColor="text2" w:themeShade="BF"/>
      <w:spacing w:val="5"/>
      <w:kern w:val="28"/>
      <w:sz w:val="52"/>
      <w:szCs w:val="52"/>
      <w:rPrChange w:id="3" w:author="Artem Nistuley" w:date="2026-09-26T15:1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DF2158"/>
    <w:rPr>
      <w:rFonts w:ascii="Ubuntu" w:eastAsiaTheme="majorEastAsia" w:hAnsi="Ubuntu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58"/>
    <w:pPr>
      <w:numPr>
        <w:ilvl w:val="1"/>
      </w:numPr>
      <w:spacing w:after="160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B8B"/>
    <w:rPr>
      <w:b/>
      <w:bCs/>
      <w:i/>
      <w:iCs/>
      <w:color w:val="156082" w:themeColor="accent1"/>
      <w:rPrChange w:id="4" w:author="Artem Nistuley" w:date="2026-09-26T15:12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1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2158"/>
  </w:style>
  <w:style w:type="paragraph" w:styleId="Footer">
    <w:name w:val="footer"/>
    <w:basedOn w:val="Normal"/>
    <w:link w:val="FooterChar"/>
    <w:uiPriority w:val="99"/>
    <w:unhideWhenUsed/>
    <w:rsid w:val="00DF21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2158"/>
  </w:style>
  <w:style w:type="character" w:styleId="SubtleEmphasis">
    <w:name w:val="Subtle Emphasis"/>
    <w:basedOn w:val="DefaultParagraphFont"/>
    <w:uiPriority w:val="19"/>
    <w:qFormat/>
    <w:rsid w:val="00297673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297673"/>
    <w:rPr>
      <w:b/>
      <w:bCs/>
    </w:rPr>
  </w:style>
  <w:style w:type="table" w:styleId="LightList-Accent3">
    <w:name w:val="Light List Accent 3"/>
    <w:basedOn w:val="TableNormal"/>
    <w:uiPriority w:val="61"/>
    <w:rsid w:val="00297673"/>
    <w:rPr>
      <w:rFonts w:asciiTheme="minorHAnsi" w:eastAsiaTheme="minorEastAsia" w:hAnsiTheme="minorHAnsi" w:cstheme="minorBidi"/>
      <w:kern w:val="0"/>
      <w:sz w:val="22"/>
      <w:szCs w:val="22"/>
      <w:lang w:bidi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MediumList2-Accent1">
    <w:name w:val="Medium List 2 Accent 1"/>
    <w:basedOn w:val="TableNormal"/>
    <w:uiPriority w:val="66"/>
    <w:rsid w:val="00297673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297ABF"/>
    <w:pPr>
      <w:tabs>
        <w:tab w:val="decimal" w:pos="360"/>
      </w:tabs>
      <w:spacing w:after="200"/>
      <w:ind w:firstLine="0"/>
      <w:pPrChange w:id="5" w:author="Artem Nistuley" w:date="2026-09-26T15:12:00Z">
        <w:pPr>
          <w:tabs>
            <w:tab w:val="decimal" w:pos="360"/>
          </w:tabs>
          <w:spacing w:after="200" w:line="276" w:lineRule="auto"/>
          <w:ind w:firstLine="432"/>
        </w:pPr>
      </w:pPrChange>
    </w:pPr>
    <w:rPr>
      <w:rFonts w:asciiTheme="minorHAnsi" w:eastAsiaTheme="minorEastAsia" w:hAnsiTheme="minorHAnsi"/>
      <w:sz w:val="22"/>
      <w:rPrChange w:id="5" w:author="Artem Nistuley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FootnoteText">
    <w:name w:val="footnote text"/>
    <w:basedOn w:val="Normal"/>
    <w:link w:val="FootnoteTextChar"/>
    <w:uiPriority w:val="99"/>
    <w:unhideWhenUsed/>
    <w:rsid w:val="00297ABF"/>
    <w:pPr>
      <w:spacing w:line="240" w:lineRule="auto"/>
      <w:ind w:firstLine="0"/>
      <w:pPrChange w:id="6" w:author="Artem Nistuley" w:date="2026-09-26T15:12:00Z">
        <w:pPr>
          <w:spacing w:line="276" w:lineRule="auto"/>
          <w:ind w:firstLine="432"/>
        </w:pPr>
      </w:pPrChange>
    </w:pPr>
    <w:rPr>
      <w:rFonts w:asciiTheme="minorHAnsi" w:eastAsiaTheme="minorEastAsia" w:hAnsiTheme="minorHAnsi"/>
      <w:sz w:val="20"/>
      <w:szCs w:val="20"/>
      <w:rPrChange w:id="6" w:author="Artem Nistuley" w:date="2026-09-26T15:12:00Z">
        <w:rPr>
          <w:rFonts w:asciiTheme="minorHAnsi" w:eastAsiaTheme="minorEastAsia" w:hAnsiTheme="minorHAnsi" w:cstheme="minorBidi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97673"/>
    <w:rPr>
      <w:rFonts w:asciiTheme="minorHAnsi" w:eastAsiaTheme="minorEastAsia" w:hAnsiTheme="minorHAnsi" w:cstheme="minorBidi"/>
      <w:kern w:val="0"/>
      <w:sz w:val="20"/>
      <w:szCs w:val="20"/>
      <w14:ligatures w14:val="none"/>
    </w:rPr>
  </w:style>
  <w:style w:type="table" w:styleId="MediumShading2-Accent5">
    <w:name w:val="Medium Shading 2 Accent 5"/>
    <w:basedOn w:val="TableNormal"/>
    <w:uiPriority w:val="64"/>
    <w:rsid w:val="00297673"/>
    <w:rPr>
      <w:rFonts w:asciiTheme="minorHAnsi" w:eastAsiaTheme="minorEastAsia" w:hAnsiTheme="minorHAnsi" w:cstheme="minorBidi"/>
      <w:kern w:val="0"/>
      <w:sz w:val="22"/>
      <w:szCs w:val="22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59"/>
    <w:rsid w:val="00297673"/>
    <w:rPr>
      <w:rFonts w:asciiTheme="minorHAnsi" w:hAnsiTheme="minorHAnsi" w:cstheme="minorBidi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8A3920"/>
    <w:pPr>
      <w:pPrChange w:id="7" w:author="Artem Nistuley" w:date="2026-09-26T15:12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7" w:author="Artem Nistuley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NoSpacingChar">
    <w:name w:val="No Spacing Char"/>
    <w:basedOn w:val="DefaultParagraphFont"/>
    <w:link w:val="NoSpacing"/>
    <w:uiPriority w:val="1"/>
    <w:rsid w:val="00297673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3920"/>
    <w:pPr>
      <w:spacing w:line="240" w:lineRule="auto"/>
      <w:pPrChange w:id="8" w:author="Artem Nistuley" w:date="2026-09-26T15:12:00Z">
        <w:pPr>
          <w:spacing w:line="276" w:lineRule="auto"/>
          <w:ind w:firstLine="432"/>
        </w:pPr>
      </w:pPrChange>
    </w:pPr>
    <w:rPr>
      <w:rFonts w:ascii="Tahoma" w:hAnsi="Tahoma" w:cs="Tahoma"/>
      <w:sz w:val="16"/>
      <w:szCs w:val="16"/>
      <w:rPrChange w:id="8" w:author="Artem Nistuley" w:date="2026-09-26T15:12:00Z">
        <w:rPr>
          <w:rFonts w:ascii="Tahoma" w:eastAsiaTheme="minorHAnsi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673"/>
    <w:rPr>
      <w:rFonts w:ascii="Tahoma" w:hAnsi="Tahoma" w:cs="Tahoma"/>
      <w:kern w:val="0"/>
      <w:sz w:val="16"/>
      <w:szCs w:val="16"/>
      <w14:ligatures w14:val="none"/>
    </w:rPr>
  </w:style>
  <w:style w:type="table" w:customStyle="1" w:styleId="Calendar2">
    <w:name w:val="Calendar 2"/>
    <w:basedOn w:val="TableNormal"/>
    <w:uiPriority w:val="99"/>
    <w:qFormat/>
    <w:rsid w:val="00297673"/>
    <w:pPr>
      <w:jc w:val="center"/>
    </w:pPr>
    <w:rPr>
      <w:rFonts w:asciiTheme="minorHAnsi" w:eastAsiaTheme="minorEastAsia" w:hAnsiTheme="minorHAnsi" w:cstheme="minorBidi"/>
      <w:kern w:val="0"/>
      <w:sz w:val="28"/>
      <w:szCs w:val="28"/>
      <w:lang w:bidi="en-US"/>
      <w14:ligatures w14:val="none"/>
    </w:rPr>
    <w:tblPr>
      <w:tblBorders>
        <w:insideV w:val="single" w:sz="4" w:space="0" w:color="45B0E1" w:themeColor="accent1" w:themeTint="99"/>
      </w:tblBorders>
    </w:tblPr>
    <w:tblStylePr w:type="firstRow">
      <w:rPr>
        <w:rFonts w:asciiTheme="majorHAnsi" w:eastAsiaTheme="majorEastAsia" w:hAnsiTheme="majorHAnsi" w:cstheme="majorBidi"/>
        <w:caps/>
        <w:color w:val="156082" w:themeColor="accent1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3">
    <w:name w:val="Calendar 3"/>
    <w:basedOn w:val="TableNormal"/>
    <w:uiPriority w:val="99"/>
    <w:qFormat/>
    <w:rsid w:val="00297673"/>
    <w:pPr>
      <w:jc w:val="right"/>
    </w:pPr>
    <w:rPr>
      <w:rFonts w:asciiTheme="majorHAnsi" w:eastAsiaTheme="majorEastAsia" w:hAnsiTheme="majorHAnsi" w:cstheme="majorBidi"/>
      <w:color w:val="7F7F7F" w:themeColor="text1" w:themeTint="80"/>
      <w:kern w:val="0"/>
      <w:sz w:val="22"/>
      <w:szCs w:val="22"/>
      <w:lang w:bidi="en-US"/>
      <w14:ligatures w14:val="none"/>
    </w:rPr>
    <w:tblPr/>
    <w:tblStylePr w:type="firstRow">
      <w:pPr>
        <w:wordWrap/>
        <w:jc w:val="right"/>
      </w:pPr>
      <w:rPr>
        <w:color w:val="0F4761" w:themeColor="accent1" w:themeShade="BF"/>
        <w:sz w:val="44"/>
        <w:szCs w:val="44"/>
      </w:rPr>
    </w:tblStylePr>
    <w:tblStylePr w:type="firstCol">
      <w:rPr>
        <w:color w:val="0F4761" w:themeColor="accent1" w:themeShade="BF"/>
      </w:rPr>
    </w:tblStylePr>
    <w:tblStylePr w:type="lastCol">
      <w:rPr>
        <w:color w:val="0F4761" w:themeColor="accent1" w:themeShade="BF"/>
      </w:r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2976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7307D"/>
    <w:pPr>
      <w:spacing w:line="240" w:lineRule="auto"/>
      <w:pPrChange w:id="9" w:author="Artem Nistuley" w:date="2026-09-26T15:12:00Z">
        <w:pPr>
          <w:spacing w:line="276" w:lineRule="auto"/>
          <w:ind w:firstLine="432"/>
        </w:pPr>
      </w:pPrChange>
    </w:pPr>
    <w:rPr>
      <w:sz w:val="20"/>
      <w:szCs w:val="20"/>
      <w:rPrChange w:id="9" w:author="Artem Nistuley" w:date="2026-09-26T15:12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7673"/>
    <w:rPr>
      <w:rFonts w:ascii="Ubuntu" w:hAnsi="Ubuntu" w:cstheme="minorBid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29767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97673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17E3A"/>
    <w:pPr>
      <w:spacing w:before="240" w:after="120"/>
      <w:pPrChange w:id="10" w:author="Artem Nistuley" w:date="2026-09-26T15:12:00Z">
        <w:pPr>
          <w:spacing w:before="240" w:after="120" w:line="276" w:lineRule="auto"/>
          <w:ind w:firstLine="432"/>
        </w:pPr>
      </w:pPrChange>
    </w:pPr>
    <w:rPr>
      <w:rFonts w:asciiTheme="minorHAnsi" w:hAnsiTheme="minorHAnsi"/>
      <w:b/>
      <w:bCs/>
      <w:sz w:val="20"/>
      <w:szCs w:val="20"/>
      <w:rPrChange w:id="10" w:author="Artem Nistuley" w:date="2026-09-26T15:12:00Z">
        <w:rPr>
          <w:rFonts w:asciiTheme="minorHAnsi" w:eastAsiaTheme="minorHAnsi" w:hAnsiTheme="minorHAnsi" w:cstheme="minorBidi"/>
          <w:b/>
          <w:bCs/>
          <w:lang w:val="en-US" w:eastAsia="en-US" w:bidi="ar-SA"/>
        </w:rPr>
      </w:rPrChange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17E3A"/>
    <w:pPr>
      <w:spacing w:before="120"/>
      <w:ind w:left="240"/>
      <w:pPrChange w:id="11" w:author="Artem Nistuley" w:date="2026-09-26T15:12:00Z">
        <w:pPr>
          <w:spacing w:before="120" w:line="276" w:lineRule="auto"/>
          <w:ind w:left="240" w:firstLine="432"/>
        </w:pPr>
      </w:pPrChange>
    </w:pPr>
    <w:rPr>
      <w:rFonts w:asciiTheme="minorHAnsi" w:hAnsiTheme="minorHAnsi"/>
      <w:i/>
      <w:iCs/>
      <w:sz w:val="20"/>
      <w:szCs w:val="20"/>
      <w:rPrChange w:id="11" w:author="Artem Nistuley" w:date="2026-09-26T15:12:00Z">
        <w:rPr>
          <w:rFonts w:asciiTheme="minorHAnsi" w:eastAsiaTheme="minorHAnsi" w:hAnsiTheme="minorHAnsi" w:cstheme="minorBidi"/>
          <w:i/>
          <w:iCs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A9500F"/>
    <w:pPr>
      <w:ind w:left="480"/>
      <w:pPrChange w:id="12" w:author="Artem Nistuley" w:date="2026-09-26T15:12:00Z">
        <w:pPr>
          <w:spacing w:line="276" w:lineRule="auto"/>
          <w:ind w:left="480" w:firstLine="432"/>
        </w:pPr>
      </w:pPrChange>
    </w:pPr>
    <w:rPr>
      <w:rFonts w:asciiTheme="minorHAnsi" w:hAnsiTheme="minorHAnsi"/>
      <w:sz w:val="20"/>
      <w:szCs w:val="20"/>
      <w:rPrChange w:id="12" w:author="Artem Nistuley" w:date="2026-09-26T15:12:00Z">
        <w:rPr>
          <w:rFonts w:asciiTheme="minorHAnsi" w:eastAsiaTheme="minorHAnsi" w:hAnsiTheme="minorHAnsi" w:cstheme="minorBidi"/>
          <w:lang w:val="en-US" w:eastAsia="en-US" w:bidi="ar-SA"/>
        </w:rPr>
      </w:rPrChange>
    </w:rPr>
  </w:style>
  <w:style w:type="paragraph" w:styleId="TOC4">
    <w:name w:val="toc 4"/>
    <w:basedOn w:val="Normal"/>
    <w:next w:val="Normal"/>
    <w:autoRedefine/>
    <w:uiPriority w:val="39"/>
    <w:unhideWhenUsed/>
    <w:rsid w:val="00A9500F"/>
    <w:pPr>
      <w:ind w:left="720"/>
      <w:pPrChange w:id="13" w:author="Artem Nistuley" w:date="2026-09-26T15:12:00Z">
        <w:pPr>
          <w:spacing w:line="276" w:lineRule="auto"/>
          <w:ind w:left="720" w:firstLine="432"/>
        </w:pPr>
      </w:pPrChange>
    </w:pPr>
    <w:rPr>
      <w:rFonts w:asciiTheme="minorHAnsi" w:hAnsiTheme="minorHAnsi"/>
      <w:sz w:val="20"/>
      <w:szCs w:val="20"/>
      <w:rPrChange w:id="13" w:author="Artem Nistuley" w:date="2026-09-26T15:12:00Z">
        <w:rPr>
          <w:rFonts w:asciiTheme="minorHAnsi" w:eastAsiaTheme="minorHAnsi" w:hAnsiTheme="minorHAnsi" w:cstheme="minorBidi"/>
          <w:lang w:val="en-US" w:eastAsia="en-US" w:bidi="ar-SA"/>
        </w:rPr>
      </w:rPrChange>
    </w:rPr>
  </w:style>
  <w:style w:type="paragraph" w:styleId="TOC5">
    <w:name w:val="toc 5"/>
    <w:basedOn w:val="Normal"/>
    <w:next w:val="Normal"/>
    <w:autoRedefine/>
    <w:uiPriority w:val="39"/>
    <w:unhideWhenUsed/>
    <w:rsid w:val="00A9500F"/>
    <w:pPr>
      <w:ind w:left="960"/>
      <w:pPrChange w:id="14" w:author="Artem Nistuley" w:date="2026-09-26T15:12:00Z">
        <w:pPr>
          <w:spacing w:line="276" w:lineRule="auto"/>
          <w:ind w:left="960" w:firstLine="432"/>
        </w:pPr>
      </w:pPrChange>
    </w:pPr>
    <w:rPr>
      <w:rFonts w:asciiTheme="minorHAnsi" w:hAnsiTheme="minorHAnsi"/>
      <w:sz w:val="20"/>
      <w:szCs w:val="20"/>
      <w:rPrChange w:id="14" w:author="Artem Nistuley" w:date="2026-09-26T15:12:00Z">
        <w:rPr>
          <w:rFonts w:asciiTheme="minorHAnsi" w:eastAsiaTheme="minorHAnsi" w:hAnsiTheme="minorHAnsi" w:cstheme="minorBidi"/>
          <w:lang w:val="en-US" w:eastAsia="en-US" w:bidi="ar-SA"/>
        </w:rPr>
      </w:rPrChange>
    </w:rPr>
  </w:style>
  <w:style w:type="paragraph" w:styleId="TOC6">
    <w:name w:val="toc 6"/>
    <w:basedOn w:val="Normal"/>
    <w:next w:val="Normal"/>
    <w:autoRedefine/>
    <w:uiPriority w:val="39"/>
    <w:unhideWhenUsed/>
    <w:rsid w:val="00A9500F"/>
    <w:pPr>
      <w:ind w:left="1200"/>
      <w:pPrChange w:id="15" w:author="Artem Nistuley" w:date="2026-09-26T15:12:00Z">
        <w:pPr>
          <w:spacing w:line="276" w:lineRule="auto"/>
          <w:ind w:left="1200" w:firstLine="432"/>
        </w:pPr>
      </w:pPrChange>
    </w:pPr>
    <w:rPr>
      <w:rFonts w:asciiTheme="minorHAnsi" w:hAnsiTheme="minorHAnsi"/>
      <w:sz w:val="20"/>
      <w:szCs w:val="20"/>
      <w:rPrChange w:id="15" w:author="Artem Nistuley" w:date="2026-09-26T15:12:00Z">
        <w:rPr>
          <w:rFonts w:asciiTheme="minorHAnsi" w:eastAsiaTheme="minorHAnsi" w:hAnsiTheme="minorHAnsi" w:cstheme="minorBidi"/>
          <w:lang w:val="en-US" w:eastAsia="en-US" w:bidi="ar-SA"/>
        </w:rPr>
      </w:rPrChange>
    </w:rPr>
  </w:style>
  <w:style w:type="paragraph" w:styleId="TOC7">
    <w:name w:val="toc 7"/>
    <w:basedOn w:val="Normal"/>
    <w:next w:val="Normal"/>
    <w:autoRedefine/>
    <w:uiPriority w:val="39"/>
    <w:unhideWhenUsed/>
    <w:rsid w:val="00A9500F"/>
    <w:pPr>
      <w:ind w:left="1440"/>
      <w:pPrChange w:id="16" w:author="Artem Nistuley" w:date="2026-09-26T15:12:00Z">
        <w:pPr>
          <w:spacing w:line="276" w:lineRule="auto"/>
          <w:ind w:left="1440" w:firstLine="432"/>
        </w:pPr>
      </w:pPrChange>
    </w:pPr>
    <w:rPr>
      <w:rFonts w:asciiTheme="minorHAnsi" w:hAnsiTheme="minorHAnsi"/>
      <w:sz w:val="20"/>
      <w:szCs w:val="20"/>
      <w:rPrChange w:id="16" w:author="Artem Nistuley" w:date="2026-09-26T15:12:00Z">
        <w:rPr>
          <w:rFonts w:asciiTheme="minorHAnsi" w:eastAsiaTheme="minorHAnsi" w:hAnsiTheme="minorHAnsi" w:cstheme="minorBidi"/>
          <w:lang w:val="en-US" w:eastAsia="en-US" w:bidi="ar-SA"/>
        </w:rPr>
      </w:rPrChange>
    </w:rPr>
  </w:style>
  <w:style w:type="paragraph" w:styleId="TOC8">
    <w:name w:val="toc 8"/>
    <w:basedOn w:val="Normal"/>
    <w:next w:val="Normal"/>
    <w:autoRedefine/>
    <w:uiPriority w:val="39"/>
    <w:unhideWhenUsed/>
    <w:rsid w:val="00A9500F"/>
    <w:pPr>
      <w:ind w:left="1680"/>
      <w:pPrChange w:id="17" w:author="Artem Nistuley" w:date="2026-09-26T15:12:00Z">
        <w:pPr>
          <w:spacing w:line="276" w:lineRule="auto"/>
          <w:ind w:left="1680" w:firstLine="432"/>
        </w:pPr>
      </w:pPrChange>
    </w:pPr>
    <w:rPr>
      <w:rFonts w:asciiTheme="minorHAnsi" w:hAnsiTheme="minorHAnsi"/>
      <w:sz w:val="20"/>
      <w:szCs w:val="20"/>
      <w:rPrChange w:id="17" w:author="Artem Nistuley" w:date="2026-09-26T15:12:00Z">
        <w:rPr>
          <w:rFonts w:asciiTheme="minorHAnsi" w:eastAsiaTheme="minorHAnsi" w:hAnsiTheme="minorHAnsi" w:cstheme="minorBidi"/>
          <w:lang w:val="en-US" w:eastAsia="en-US" w:bidi="ar-SA"/>
        </w:rPr>
      </w:rPrChange>
    </w:rPr>
  </w:style>
  <w:style w:type="paragraph" w:styleId="TOC9">
    <w:name w:val="toc 9"/>
    <w:basedOn w:val="Normal"/>
    <w:next w:val="Normal"/>
    <w:autoRedefine/>
    <w:uiPriority w:val="39"/>
    <w:unhideWhenUsed/>
    <w:rsid w:val="00A9500F"/>
    <w:pPr>
      <w:ind w:left="1920"/>
      <w:pPrChange w:id="18" w:author="Artem Nistuley" w:date="2026-09-26T15:12:00Z">
        <w:pPr>
          <w:spacing w:line="276" w:lineRule="auto"/>
          <w:ind w:left="1920" w:firstLine="432"/>
        </w:pPr>
      </w:pPrChange>
    </w:pPr>
    <w:rPr>
      <w:rFonts w:asciiTheme="minorHAnsi" w:hAnsiTheme="minorHAnsi"/>
      <w:sz w:val="20"/>
      <w:szCs w:val="20"/>
      <w:rPrChange w:id="18" w:author="Artem Nistuley" w:date="2026-09-26T15:12:00Z">
        <w:rPr>
          <w:rFonts w:asciiTheme="minorHAnsi" w:eastAsiaTheme="minorHAnsi" w:hAnsiTheme="minorHAnsi" w:cstheme="minorBidi"/>
          <w:lang w:val="en-US" w:eastAsia="en-US" w:bidi="ar-SA"/>
        </w:rPr>
      </w:rPrChange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7028"/>
    <w:pPr>
      <w:pageBreakBefore w:val="0"/>
      <w:jc w:val="left"/>
      <w:outlineLvl w:val="9"/>
      <w:pPrChange w:id="19" w:author="Artem Nistuley" w:date="2026-09-26T15:12:00Z">
        <w:pPr>
          <w:keepNext/>
          <w:keepLines/>
          <w:pageBreakBefore/>
          <w:spacing w:before="480" w:line="276" w:lineRule="auto"/>
          <w:jc w:val="center"/>
        </w:pPr>
      </w:pPrChange>
    </w:pPr>
    <w:rPr>
      <w:rFonts w:asciiTheme="majorHAnsi" w:hAnsiTheme="majorHAnsi"/>
      <w:rPrChange w:id="19" w:author="Artem Nistuley" w:date="2026-09-26T15:12:00Z">
        <w:rPr>
          <w:rFonts w:ascii="Ubuntu" w:eastAsiaTheme="majorEastAsia" w:hAnsi="Ubuntu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D4E870-608D-2940-A47A-4D706B93E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2025-03-10T21:49:00Z</dcterms:created>
  <dcterms:modified xsi:type="dcterms:W3CDTF">2026-09-26T19:13:00Z</dcterms:modified>
</cp:coreProperties>
</file>