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 w:rsidR="00782BAD" w:rsidRDefault="007F3CED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77777777" w:rsidR="00782BAD" w:rsidRDefault="007F3CED">
      <w:r>
        <w:rPr>
          <w:rFonts w:ascii="Verdana, Geneva, sans-serif" w:hAnsi="Verdana, Geneva, sans-serif" w:cs="Verdana, Geneva, sans-serif"/>
        </w:rPr>
        <w:t xml:space="preserve">This document </w:t>
      </w:r>
      <w:ins w:id="0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uses</w:t>
        </w:r>
      </w:ins>
      <w:del w:id="1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demonstrates</w:delText>
        </w:r>
      </w:del>
      <w:r>
        <w:rPr>
          <w:rFonts w:ascii="Verdana, Geneva, sans-serif" w:hAnsi="Verdana, Geneva, sans-serif" w:cs="Verdana, Geneva, sans-serif"/>
        </w:rPr>
        <w:t xml:space="preserve"> the Verdana font family.</w:t>
      </w:r>
    </w:p>
    <w:p w14:paraId="70188B12" w14:textId="77777777" w:rsidR="00782BAD" w:rsidRDefault="007F3CED">
      <w:r>
        <w:rPr>
          <w:rFonts w:ascii="Verdana, Geneva, sans-serif" w:hAnsi="Verdana, Geneva, sans-serif" w:cs="Verdana, Geneva, sans-serif"/>
        </w:rPr>
        <w:t xml:space="preserve">Verdana is </w:t>
      </w:r>
      <w:ins w:id="2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a highly readable sans-serif font</w:t>
        </w:r>
      </w:ins>
      <w:del w:id="3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designed for screen readability at small sizes</w:delText>
        </w:r>
      </w:del>
      <w:r>
        <w:rPr>
          <w:rFonts w:ascii="Verdana, Geneva, sans-serif" w:hAnsi="Verdana, Geneva, sans-serif" w:cs="Verdana, Geneva, sans-serif"/>
        </w:rPr>
        <w:t>.</w:t>
      </w:r>
    </w:p>
    <w:sectPr w:rsidR="00782B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546462"/>
    <w:rsid w:val="00782BAD"/>
    <w:rsid w:val="007F3CED"/>
    <w:rsid w:val="007F6CB4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2026-06-29T15:29:00Z</dcterms:modified>
</cp:coreProperties>
</file>