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1D24C7" w14:textId="77777777" w:rsidR="001E08FA" w:rsidRDefault="001E08FA" w:rsidP="001E08FA">
      <w:pPr>
        <w:rPr>
          <w:ins w:id="10" w:author="1" w:date="2026-09-22T12:23:00Z" w16du:dateUtc="2026-09-22T16:23:00Z"/>
          <w:szCs w:val="24"/>
        </w:rPr>
      </w:pPr>
    </w:p>
    <w:p w14:paraId="3E18A9F4" w14:textId="77777777" w:rsidR="001E08FA" w:rsidRDefault="00C40747" w:rsidP="001E08FA">
      <w:pPr>
        <w:rPr>
          <w:ins w:id="11" w:author="1" w:date="2026-09-22T12:23:00Z" w16du:dateUtc="2026-09-22T16:23:00Z"/>
          <w:b/>
          <w:szCs w:val="24"/>
        </w:rPr>
      </w:pPr>
      <w:ins w:id="12" w:author="1" w:date="2026-09-22T12:23:00Z" w16du:dateUtc="2026-09-22T16:23:00Z">
        <w:r>
          <w:rPr>
            <w:b/>
            <w:noProof/>
            <w:szCs w:val="24"/>
          </w:rPr>
          <w:drawing>
            <wp:anchor distT="0" distB="0" distL="114300" distR="114300" simplePos="0" relativeHeight="251659264" behindDoc="0" locked="0" layoutInCell="1" allowOverlap="1">
              <wp:simplePos x="0" y="0"/>
              <wp:positionH relativeFrom="column">
                <wp:posOffset>2561590</wp:posOffset>
              </wp:positionH>
              <wp:positionV relativeFrom="paragraph">
                <wp:posOffset>-77470</wp:posOffset>
              </wp:positionV>
              <wp:extent cx="889635" cy="714375"/>
              <wp:effectExtent l="19050" t="0" r="5715" b="0"/>
              <wp:wrapSquare wrapText="bothSides"/>
              <wp:docPr id="3" name="Рисунок 0" descr="стрельн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0" descr="стрельна.jpg"/>
                      <pic:cNvPicPr>
                        <a:picLocks noChangeAspect="1" noChangeArrowheads="1"/>
                      </pic:cNvPicPr>
                    </pic:nvPicPr>
                    <pic:blipFill>
                      <a:blip r:embed="rId8" cstate="print">
                        <a:lum bright="-20000" contrast="40000"/>
                      </a:blip>
                      <a:srcRect l="22966" t="29781" r="23471" b="29781"/>
                      <a:stretch>
                        <a:fillRect/>
                      </a:stretch>
                    </pic:blipFill>
                    <pic:spPr bwMode="auto">
                      <a:xfrm>
                        <a:off x="0" y="0"/>
                        <a:ext cx="889635" cy="714375"/>
                      </a:xfrm>
                      <a:prstGeom prst="rect">
                        <a:avLst/>
                      </a:prstGeom>
                      <a:noFill/>
                      <a:ln w="9525">
                        <a:noFill/>
                        <a:miter lim="800000"/>
                        <a:headEnd/>
                        <a:tailEnd/>
                      </a:ln>
                    </pic:spPr>
                  </pic:pic>
                </a:graphicData>
              </a:graphic>
            </wp:anchor>
          </w:drawing>
        </w:r>
      </w:ins>
    </w:p>
    <w:p w14:paraId="533CD04E" w14:textId="77777777" w:rsidR="001E08FA" w:rsidRDefault="001E08FA" w:rsidP="001E08FA">
      <w:pPr>
        <w:jc w:val="center"/>
        <w:rPr>
          <w:ins w:id="13" w:author="1" w:date="2026-09-22T12:23:00Z" w16du:dateUtc="2026-09-22T16:23:00Z"/>
          <w:b/>
          <w:szCs w:val="24"/>
        </w:rPr>
      </w:pPr>
    </w:p>
    <w:p w14:paraId="5F1011EE" w14:textId="77777777" w:rsidR="001E08FA" w:rsidRDefault="001E08FA" w:rsidP="001E08FA">
      <w:pPr>
        <w:jc w:val="center"/>
        <w:rPr>
          <w:ins w:id="14" w:author="1" w:date="2026-09-22T12:23:00Z" w16du:dateUtc="2026-09-22T16:23:00Z"/>
          <w:b/>
          <w:szCs w:val="24"/>
        </w:rPr>
      </w:pPr>
    </w:p>
    <w:p w14:paraId="068CD040" w14:textId="77777777" w:rsidR="001E08FA" w:rsidRPr="001E08FA" w:rsidRDefault="001E08FA" w:rsidP="001E08FA">
      <w:pPr>
        <w:rPr>
          <w:ins w:id="15" w:author="1" w:date="2026-09-22T12:23:00Z" w16du:dateUtc="2026-09-22T16:23:00Z"/>
          <w:rFonts w:ascii="Times New Roman" w:hAnsi="Times New Roman" w:cs="Times New Roman"/>
          <w:b/>
          <w:sz w:val="24"/>
          <w:szCs w:val="24"/>
        </w:rPr>
      </w:pPr>
    </w:p>
    <w:p w14:paraId="631DD33B" w14:textId="77777777" w:rsidR="001E08FA" w:rsidRDefault="001E08FA" w:rsidP="001E08FA">
      <w:pPr>
        <w:jc w:val="center"/>
        <w:rPr>
          <w:ins w:id="16" w:author="1" w:date="2026-09-22T12:23:00Z" w16du:dateUtc="2026-09-22T16:23:00Z"/>
          <w:rFonts w:ascii="Times New Roman" w:hAnsi="Times New Roman" w:cs="Times New Roman"/>
          <w:b/>
          <w:sz w:val="24"/>
          <w:szCs w:val="24"/>
        </w:rPr>
      </w:pPr>
    </w:p>
    <w:p w14:paraId="0A3D702E" w14:textId="77777777" w:rsidR="00F37F73" w:rsidRDefault="001E08FA" w:rsidP="001E08FA">
      <w:pPr>
        <w:jc w:val="center"/>
        <w:rPr>
          <w:ins w:id="17" w:author="1" w:date="2026-09-22T12:23:00Z" w16du:dateUtc="2026-09-22T16:23:00Z"/>
          <w:rFonts w:ascii="Times New Roman" w:hAnsi="Times New Roman" w:cs="Times New Roman"/>
          <w:b/>
          <w:sz w:val="24"/>
          <w:szCs w:val="24"/>
        </w:rPr>
      </w:pPr>
      <w:ins w:id="18" w:author="1" w:date="2026-09-22T12:23:00Z" w16du:dateUtc="2026-09-22T16:23:00Z">
        <w:r w:rsidRPr="001E08FA">
          <w:rPr>
            <w:rFonts w:ascii="Times New Roman" w:hAnsi="Times New Roman" w:cs="Times New Roman"/>
            <w:b/>
            <w:sz w:val="24"/>
            <w:szCs w:val="24"/>
          </w:rPr>
          <w:t xml:space="preserve">МУНИЦИПАЛЬНЫЙ СОВЕТ </w:t>
        </w:r>
      </w:ins>
    </w:p>
    <w:p w14:paraId="72053DD8" w14:textId="77777777" w:rsidR="001E08FA" w:rsidRPr="001E08FA" w:rsidRDefault="001E08FA" w:rsidP="001E08FA">
      <w:pPr>
        <w:jc w:val="center"/>
        <w:rPr>
          <w:ins w:id="19" w:author="1" w:date="2026-09-22T12:23:00Z" w16du:dateUtc="2026-09-22T16:23:00Z"/>
          <w:rFonts w:ascii="Times New Roman" w:hAnsi="Times New Roman" w:cs="Times New Roman"/>
          <w:b/>
          <w:sz w:val="24"/>
          <w:szCs w:val="24"/>
        </w:rPr>
      </w:pPr>
      <w:ins w:id="20" w:author="1" w:date="2026-09-22T12:23:00Z" w16du:dateUtc="2026-09-22T16:23:00Z">
        <w:r w:rsidRPr="001E08FA">
          <w:rPr>
            <w:rFonts w:ascii="Times New Roman" w:hAnsi="Times New Roman" w:cs="Times New Roman"/>
            <w:b/>
            <w:sz w:val="24"/>
            <w:szCs w:val="24"/>
          </w:rPr>
          <w:t>МУНИЦИПАЛЬНОГО ОБРАЗОВАНИЯ ПОСЕЛОК СТРЕЛЬНА</w:t>
        </w:r>
      </w:ins>
    </w:p>
    <w:p w14:paraId="4E227CF5" w14:textId="77777777" w:rsidR="001E08FA" w:rsidRPr="001E08FA" w:rsidRDefault="001E08FA" w:rsidP="001E08FA">
      <w:pPr>
        <w:pBdr>
          <w:bottom w:val="single" w:sz="12" w:space="1" w:color="auto"/>
        </w:pBdr>
        <w:jc w:val="center"/>
        <w:rPr>
          <w:ins w:id="21" w:author="1" w:date="2026-09-22T12:23:00Z" w16du:dateUtc="2026-09-22T16:23:00Z"/>
          <w:rFonts w:ascii="Times New Roman" w:hAnsi="Times New Roman" w:cs="Times New Roman"/>
          <w:b/>
          <w:sz w:val="24"/>
          <w:szCs w:val="24"/>
        </w:rPr>
      </w:pPr>
      <w:ins w:id="22" w:author="1" w:date="2026-09-22T12:23:00Z" w16du:dateUtc="2026-09-22T16:23:00Z">
        <w:r w:rsidRPr="001E08FA">
          <w:rPr>
            <w:rFonts w:ascii="Times New Roman" w:hAnsi="Times New Roman" w:cs="Times New Roman"/>
            <w:b/>
            <w:sz w:val="24"/>
            <w:szCs w:val="24"/>
            <w:lang w:val="en-US"/>
          </w:rPr>
          <w:t>V</w:t>
        </w:r>
        <w:r w:rsidRPr="001E08FA">
          <w:rPr>
            <w:rFonts w:ascii="Times New Roman" w:hAnsi="Times New Roman" w:cs="Times New Roman"/>
            <w:b/>
            <w:sz w:val="24"/>
            <w:szCs w:val="24"/>
          </w:rPr>
          <w:t xml:space="preserve"> СОЗЫВА</w:t>
        </w:r>
      </w:ins>
    </w:p>
    <w:p w14:paraId="1C2095A7" w14:textId="77777777" w:rsidR="001E08FA" w:rsidRPr="001E08FA" w:rsidRDefault="001E08FA" w:rsidP="001E08FA">
      <w:pPr>
        <w:pStyle w:val="Heading1"/>
        <w:tabs>
          <w:tab w:val="num" w:pos="0"/>
        </w:tabs>
        <w:suppressAutoHyphens/>
        <w:ind w:left="432" w:hanging="432"/>
        <w:jc w:val="center"/>
        <w:rPr>
          <w:ins w:id="23" w:author="1" w:date="2026-09-22T12:23:00Z" w16du:dateUtc="2026-09-22T16:23:00Z"/>
          <w:b/>
          <w:sz w:val="24"/>
          <w:szCs w:val="24"/>
        </w:rPr>
      </w:pPr>
    </w:p>
    <w:p w14:paraId="2919E88F" w14:textId="77777777" w:rsidR="001E08FA" w:rsidRPr="001E08FA" w:rsidRDefault="001E08FA" w:rsidP="001E08FA">
      <w:pPr>
        <w:pStyle w:val="Heading1"/>
        <w:tabs>
          <w:tab w:val="num" w:pos="0"/>
        </w:tabs>
        <w:suppressAutoHyphens/>
        <w:ind w:left="432" w:hanging="432"/>
        <w:jc w:val="center"/>
        <w:rPr>
          <w:ins w:id="24" w:author="1" w:date="2026-09-22T12:23:00Z" w16du:dateUtc="2026-09-22T16:23:00Z"/>
          <w:b/>
          <w:sz w:val="24"/>
          <w:szCs w:val="24"/>
        </w:rPr>
      </w:pPr>
      <w:ins w:id="25" w:author="1" w:date="2026-09-22T12:23:00Z" w16du:dateUtc="2026-09-22T16:23:00Z">
        <w:r w:rsidRPr="001E08FA">
          <w:rPr>
            <w:b/>
            <w:sz w:val="24"/>
            <w:szCs w:val="24"/>
          </w:rPr>
          <w:t>РЕШЕНИЕ (проект)</w:t>
        </w:r>
      </w:ins>
    </w:p>
    <w:p w14:paraId="61FB74F6" w14:textId="77777777" w:rsidR="001E08FA" w:rsidRPr="001E08FA" w:rsidRDefault="001E08FA" w:rsidP="001E08FA">
      <w:pPr>
        <w:rPr>
          <w:ins w:id="26" w:author="1" w:date="2026-09-22T12:23:00Z" w16du:dateUtc="2026-09-22T16:23:00Z"/>
          <w:rFonts w:ascii="Times New Roman" w:hAnsi="Times New Roman" w:cs="Times New Roman"/>
          <w:sz w:val="24"/>
          <w:szCs w:val="24"/>
        </w:rPr>
      </w:pPr>
    </w:p>
    <w:p w14:paraId="06C2F85B" w14:textId="77777777" w:rsidR="001E08FA" w:rsidRPr="001E08FA" w:rsidRDefault="001E08FA" w:rsidP="001E08FA">
      <w:pPr>
        <w:rPr>
          <w:ins w:id="27" w:author="1" w:date="2026-09-22T12:23:00Z" w16du:dateUtc="2026-09-22T16:23:00Z"/>
          <w:rFonts w:ascii="Times New Roman" w:hAnsi="Times New Roman" w:cs="Times New Roman"/>
          <w:sz w:val="24"/>
          <w:szCs w:val="24"/>
        </w:rPr>
      </w:pPr>
      <w:ins w:id="28" w:author="1" w:date="2026-09-22T12:23:00Z" w16du:dateUtc="2026-09-22T16:23:00Z">
        <w:r w:rsidRPr="001E08FA">
          <w:rPr>
            <w:rFonts w:ascii="Times New Roman" w:hAnsi="Times New Roman" w:cs="Times New Roman"/>
            <w:sz w:val="24"/>
            <w:szCs w:val="24"/>
          </w:rPr>
          <w:t xml:space="preserve">  от __________ 2017 года                                                                                                      №__</w:t>
        </w:r>
      </w:ins>
    </w:p>
    <w:p w14:paraId="00BE7F9F" w14:textId="77777777" w:rsidR="001E08FA" w:rsidRPr="001E08FA" w:rsidRDefault="001E08FA" w:rsidP="001E08FA">
      <w:pPr>
        <w:rPr>
          <w:ins w:id="29" w:author="1" w:date="2026-09-22T12:23:00Z" w16du:dateUtc="2026-09-22T16:23:00Z"/>
          <w:rFonts w:ascii="Times New Roman" w:hAnsi="Times New Roman" w:cs="Times New Roman"/>
          <w:b/>
          <w:bCs/>
          <w:sz w:val="24"/>
          <w:szCs w:val="24"/>
        </w:rPr>
      </w:pPr>
    </w:p>
    <w:p w14:paraId="2732B1F5" w14:textId="77777777" w:rsidR="001E08FA" w:rsidRPr="001E08FA" w:rsidRDefault="001E08FA" w:rsidP="001E08FA">
      <w:pPr>
        <w:rPr>
          <w:ins w:id="30" w:author="1" w:date="2026-09-22T12:23:00Z" w16du:dateUtc="2026-09-22T16:23:00Z"/>
          <w:rFonts w:ascii="Times New Roman" w:hAnsi="Times New Roman" w:cs="Times New Roman"/>
          <w:sz w:val="24"/>
          <w:szCs w:val="24"/>
        </w:rPr>
      </w:pPr>
    </w:p>
    <w:p w14:paraId="5EE1CA83" w14:textId="77777777" w:rsidR="00F37F73" w:rsidRDefault="00F37F73" w:rsidP="001E08FA">
      <w:pPr>
        <w:pStyle w:val="NormalWeb"/>
        <w:spacing w:before="0" w:beforeAutospacing="0" w:after="0" w:afterAutospacing="0"/>
        <w:jc w:val="center"/>
        <w:rPr>
          <w:ins w:id="31" w:author="1" w:date="2026-09-22T12:23:00Z" w16du:dateUtc="2026-09-22T16:23:00Z"/>
          <w:b/>
          <w:spacing w:val="-2"/>
        </w:rPr>
      </w:pPr>
    </w:p>
    <w:p w14:paraId="1722E603" w14:textId="77777777" w:rsidR="001E08FA" w:rsidRPr="001E08FA" w:rsidRDefault="00F37F73" w:rsidP="00F37F73">
      <w:pPr>
        <w:pStyle w:val="NormalWeb"/>
        <w:spacing w:before="0" w:beforeAutospacing="0" w:after="0" w:afterAutospacing="0"/>
        <w:jc w:val="center"/>
        <w:rPr>
          <w:ins w:id="32" w:author="1" w:date="2026-09-22T12:23:00Z" w16du:dateUtc="2026-09-22T16:23:00Z"/>
          <w:b/>
          <w:spacing w:val="-2"/>
        </w:rPr>
      </w:pPr>
      <w:ins w:id="33" w:author="1" w:date="2026-09-22T12:23:00Z" w16du:dateUtc="2026-09-22T16:23:00Z">
        <w:r>
          <w:rPr>
            <w:b/>
            <w:spacing w:val="-2"/>
          </w:rPr>
          <w:t xml:space="preserve">О внесении изменений в </w:t>
        </w:r>
        <w:r>
          <w:rPr>
            <w:b/>
          </w:rPr>
          <w:t>Положение</w:t>
        </w:r>
        <w:r w:rsidR="001E08FA">
          <w:rPr>
            <w:b/>
          </w:rPr>
          <w:t xml:space="preserve"> «Об осуществлении благоустройства территории Внутригородского муниципального образования Санкт-Петербурга поселок Стрельна»</w:t>
        </w:r>
        <w:r>
          <w:rPr>
            <w:b/>
          </w:rPr>
          <w:t>, утвержденное решением Муниципального Совета Муниципального образования поселок Стрельна от 05.09.2017 №56</w:t>
        </w:r>
      </w:ins>
    </w:p>
    <w:p w14:paraId="30DEB7DD" w14:textId="77777777" w:rsidR="001E08FA" w:rsidRPr="001E08FA" w:rsidRDefault="001E08FA" w:rsidP="001E08FA">
      <w:pPr>
        <w:pStyle w:val="NormalWeb"/>
        <w:spacing w:before="0" w:beforeAutospacing="0" w:after="0" w:afterAutospacing="0"/>
        <w:jc w:val="center"/>
        <w:rPr>
          <w:ins w:id="34" w:author="1" w:date="2026-09-22T12:23:00Z" w16du:dateUtc="2026-09-22T16:23:00Z"/>
          <w:b/>
          <w:spacing w:val="-2"/>
        </w:rPr>
      </w:pPr>
    </w:p>
    <w:p w14:paraId="6B406AA8" w14:textId="77777777" w:rsidR="001E08FA" w:rsidRDefault="001E08FA" w:rsidP="001E08FA">
      <w:pPr>
        <w:pStyle w:val="21"/>
        <w:jc w:val="center"/>
        <w:rPr>
          <w:ins w:id="35" w:author="1" w:date="2026-09-22T12:23:00Z" w16du:dateUtc="2026-09-22T16:23:00Z"/>
          <w:sz w:val="24"/>
          <w:szCs w:val="24"/>
        </w:rPr>
      </w:pPr>
    </w:p>
    <w:p w14:paraId="214892EA" w14:textId="77777777" w:rsidR="001E08FA" w:rsidRDefault="001E08FA" w:rsidP="009C61C2">
      <w:pPr>
        <w:pStyle w:val="21"/>
        <w:jc w:val="both"/>
        <w:rPr>
          <w:ins w:id="36" w:author="1" w:date="2026-09-22T12:23:00Z" w16du:dateUtc="2026-09-22T16:23:00Z"/>
          <w:sz w:val="24"/>
          <w:szCs w:val="24"/>
        </w:rPr>
      </w:pPr>
      <w:ins w:id="37" w:author="1" w:date="2026-09-22T12:23:00Z" w16du:dateUtc="2026-09-22T16:23:00Z">
        <w:r>
          <w:rPr>
            <w:sz w:val="24"/>
            <w:szCs w:val="24"/>
          </w:rPr>
          <w:tab/>
          <w:t xml:space="preserve">В соответствии с </w:t>
        </w:r>
        <w:r w:rsidR="009C61C2" w:rsidRPr="009C61C2">
          <w:rPr>
            <w:rFonts w:eastAsia="Calibri"/>
            <w:sz w:val="24"/>
            <w:szCs w:val="24"/>
          </w:rPr>
          <w:t>Законом Санкт-Петербурга от 23.09.2009 № 420-79</w:t>
        </w:r>
        <w:r w:rsidR="009C61C2" w:rsidRPr="009C61C2">
          <w:rPr>
            <w:sz w:val="24"/>
            <w:szCs w:val="24"/>
          </w:rPr>
          <w:t xml:space="preserve"> «</w:t>
        </w:r>
        <w:r w:rsidR="009C61C2" w:rsidRPr="009C61C2">
          <w:rPr>
            <w:rFonts w:eastAsia="Calibri"/>
            <w:sz w:val="24"/>
            <w:szCs w:val="24"/>
          </w:rPr>
          <w:t>Об организации местного самоуправления в Санкт-Петербурге»</w:t>
        </w:r>
        <w:r w:rsidR="009C61C2">
          <w:rPr>
            <w:rFonts w:eastAsia="Calibri"/>
            <w:sz w:val="24"/>
            <w:szCs w:val="24"/>
          </w:rPr>
          <w:t xml:space="preserve">, Уставом Внутригородского муниципального образования Санкт-Петербурга поселок Стрельна </w:t>
        </w:r>
      </w:ins>
    </w:p>
    <w:p w14:paraId="7838D36D" w14:textId="77777777" w:rsidR="001E08FA" w:rsidRDefault="001E08FA" w:rsidP="001E08FA">
      <w:pPr>
        <w:pStyle w:val="21"/>
        <w:jc w:val="center"/>
        <w:rPr>
          <w:ins w:id="38" w:author="1" w:date="2026-09-22T12:23:00Z" w16du:dateUtc="2026-09-22T16:23:00Z"/>
          <w:sz w:val="24"/>
          <w:szCs w:val="24"/>
        </w:rPr>
      </w:pPr>
    </w:p>
    <w:p w14:paraId="3713F42F" w14:textId="77777777" w:rsidR="001E08FA" w:rsidRPr="001E08FA" w:rsidRDefault="001E08FA" w:rsidP="001E08FA">
      <w:pPr>
        <w:pStyle w:val="21"/>
        <w:jc w:val="center"/>
        <w:rPr>
          <w:ins w:id="39" w:author="1" w:date="2026-09-22T12:23:00Z" w16du:dateUtc="2026-09-22T16:23:00Z"/>
          <w:b/>
          <w:sz w:val="24"/>
          <w:szCs w:val="24"/>
        </w:rPr>
      </w:pPr>
      <w:ins w:id="40" w:author="1" w:date="2026-09-22T12:23:00Z" w16du:dateUtc="2026-09-22T16:23:00Z">
        <w:r w:rsidRPr="001E08FA">
          <w:rPr>
            <w:sz w:val="24"/>
            <w:szCs w:val="24"/>
          </w:rPr>
          <w:t> </w:t>
        </w:r>
        <w:r w:rsidRPr="001E08FA">
          <w:rPr>
            <w:b/>
            <w:sz w:val="24"/>
            <w:szCs w:val="24"/>
          </w:rPr>
          <w:t>МУНИЦИПАЛЬНЫЙ СОВЕТ</w:t>
        </w:r>
      </w:ins>
    </w:p>
    <w:p w14:paraId="138B8505" w14:textId="77777777" w:rsidR="001E08FA" w:rsidRPr="001E08FA" w:rsidRDefault="001E08FA" w:rsidP="001E08FA">
      <w:pPr>
        <w:pStyle w:val="21"/>
        <w:jc w:val="center"/>
        <w:rPr>
          <w:ins w:id="41" w:author="1" w:date="2026-09-22T12:23:00Z" w16du:dateUtc="2026-09-22T16:23:00Z"/>
          <w:b/>
          <w:sz w:val="24"/>
          <w:szCs w:val="24"/>
        </w:rPr>
      </w:pPr>
      <w:ins w:id="42" w:author="1" w:date="2026-09-22T12:23:00Z" w16du:dateUtc="2026-09-22T16:23:00Z">
        <w:r w:rsidRPr="001E08FA">
          <w:rPr>
            <w:b/>
            <w:sz w:val="24"/>
            <w:szCs w:val="24"/>
          </w:rPr>
          <w:t>РЕШИЛ:</w:t>
        </w:r>
      </w:ins>
    </w:p>
    <w:p w14:paraId="6A7AD167" w14:textId="77777777" w:rsidR="001E08FA" w:rsidRPr="001E08FA" w:rsidRDefault="001E08FA" w:rsidP="001E08FA">
      <w:pPr>
        <w:pStyle w:val="21"/>
        <w:jc w:val="center"/>
        <w:rPr>
          <w:ins w:id="43" w:author="1" w:date="2026-09-22T12:23:00Z" w16du:dateUtc="2026-09-22T16:23:00Z"/>
          <w:b/>
          <w:sz w:val="24"/>
          <w:szCs w:val="24"/>
        </w:rPr>
      </w:pPr>
    </w:p>
    <w:p w14:paraId="04C04C4A" w14:textId="77777777" w:rsidR="00F37F73" w:rsidRDefault="00F37F73" w:rsidP="00F37F73">
      <w:pPr>
        <w:numPr>
          <w:ilvl w:val="0"/>
          <w:numId w:val="24"/>
        </w:numPr>
        <w:ind w:left="0" w:firstLine="709"/>
        <w:jc w:val="both"/>
        <w:rPr>
          <w:ins w:id="44" w:author="1" w:date="2026-09-22T12:23:00Z" w16du:dateUtc="2026-09-22T16:23:00Z"/>
          <w:rFonts w:ascii="Times New Roman" w:hAnsi="Times New Roman" w:cs="Times New Roman"/>
          <w:sz w:val="24"/>
          <w:szCs w:val="24"/>
        </w:rPr>
      </w:pPr>
      <w:ins w:id="45" w:author="1" w:date="2026-09-22T12:23:00Z" w16du:dateUtc="2026-09-22T16:23:00Z">
        <w:r w:rsidRPr="00F37F73">
          <w:rPr>
            <w:rFonts w:ascii="Times New Roman" w:hAnsi="Times New Roman" w:cs="Times New Roman"/>
            <w:sz w:val="24"/>
            <w:szCs w:val="24"/>
          </w:rPr>
          <w:t>Внести следующие изменения в Положение «Об осуществлении благоустройства территории Внутригородского муниципального образования Санкт-Петербурга поселок Стрельна», утвержденное решением Муниципального Совета Муниципального образования поселок Стрельна от 05.09.2017 №56</w:t>
        </w:r>
        <w:r w:rsidR="000B0709">
          <w:rPr>
            <w:rFonts w:ascii="Times New Roman" w:hAnsi="Times New Roman" w:cs="Times New Roman"/>
            <w:sz w:val="24"/>
            <w:szCs w:val="24"/>
          </w:rPr>
          <w:t xml:space="preserve"> (далее – Положение)</w:t>
        </w:r>
        <w:r>
          <w:rPr>
            <w:rFonts w:ascii="Times New Roman" w:hAnsi="Times New Roman" w:cs="Times New Roman"/>
            <w:sz w:val="24"/>
            <w:szCs w:val="24"/>
          </w:rPr>
          <w:t>:</w:t>
        </w:r>
      </w:ins>
    </w:p>
    <w:p w14:paraId="603B6DA0" w14:textId="77777777" w:rsidR="00F37F73" w:rsidRDefault="000B0709" w:rsidP="00FF542C">
      <w:pPr>
        <w:pStyle w:val="ListParagraph"/>
        <w:numPr>
          <w:ilvl w:val="0"/>
          <w:numId w:val="26"/>
        </w:numPr>
        <w:tabs>
          <w:tab w:val="left" w:pos="1134"/>
        </w:tabs>
        <w:ind w:left="0" w:firstLine="709"/>
        <w:jc w:val="both"/>
        <w:rPr>
          <w:ins w:id="46" w:author="1" w:date="2026-09-22T12:23:00Z" w16du:dateUtc="2026-09-22T16:23:00Z"/>
          <w:rFonts w:ascii="Times New Roman" w:hAnsi="Times New Roman"/>
          <w:sz w:val="24"/>
          <w:szCs w:val="24"/>
        </w:rPr>
      </w:pPr>
      <w:ins w:id="47" w:author="1" w:date="2026-09-22T12:23:00Z" w16du:dateUtc="2026-09-22T16:23:00Z">
        <w:r>
          <w:rPr>
            <w:rFonts w:ascii="Times New Roman" w:hAnsi="Times New Roman"/>
            <w:sz w:val="24"/>
            <w:szCs w:val="24"/>
          </w:rPr>
          <w:t>В пункте 1.4. Положения слова «</w:t>
        </w:r>
        <w:r w:rsidRPr="000B0709">
          <w:rPr>
            <w:rFonts w:ascii="Times New Roman" w:hAnsi="Times New Roman"/>
            <w:sz w:val="24"/>
            <w:szCs w:val="24"/>
          </w:rPr>
          <w:t>, а также за счет средств бюджета Санкт-Петербурга</w:t>
        </w:r>
        <w:r>
          <w:rPr>
            <w:rFonts w:ascii="Times New Roman" w:hAnsi="Times New Roman"/>
            <w:sz w:val="24"/>
            <w:szCs w:val="24"/>
          </w:rPr>
          <w:t>» исключить.</w:t>
        </w:r>
      </w:ins>
    </w:p>
    <w:p w14:paraId="62E97C8C" w14:textId="77777777" w:rsidR="00F37F73" w:rsidRDefault="00FF542C" w:rsidP="00FF542C">
      <w:pPr>
        <w:pStyle w:val="ListParagraph"/>
        <w:numPr>
          <w:ilvl w:val="0"/>
          <w:numId w:val="26"/>
        </w:numPr>
        <w:tabs>
          <w:tab w:val="left" w:pos="1134"/>
        </w:tabs>
        <w:ind w:left="0" w:firstLine="709"/>
        <w:jc w:val="both"/>
        <w:rPr>
          <w:ins w:id="48" w:author="1" w:date="2026-09-22T12:23:00Z" w16du:dateUtc="2026-09-22T16:23:00Z"/>
          <w:rFonts w:ascii="Times New Roman" w:hAnsi="Times New Roman"/>
          <w:sz w:val="24"/>
          <w:szCs w:val="24"/>
        </w:rPr>
      </w:pPr>
      <w:ins w:id="49" w:author="1" w:date="2026-09-22T12:23:00Z" w16du:dateUtc="2026-09-22T16:23:00Z">
        <w:r w:rsidRPr="00FF542C">
          <w:rPr>
            <w:rFonts w:ascii="Times New Roman" w:hAnsi="Times New Roman"/>
            <w:sz w:val="24"/>
            <w:szCs w:val="24"/>
          </w:rPr>
          <w:t xml:space="preserve">Пункт </w:t>
        </w:r>
        <w:r>
          <w:rPr>
            <w:rFonts w:ascii="Times New Roman" w:hAnsi="Times New Roman"/>
            <w:sz w:val="24"/>
            <w:szCs w:val="24"/>
          </w:rPr>
          <w:t>2.5.1. Положения дополнить словом «уличная» перед словом «мебель».</w:t>
        </w:r>
      </w:ins>
    </w:p>
    <w:p w14:paraId="325BF681" w14:textId="77777777" w:rsidR="00FF542C" w:rsidRDefault="00FF542C" w:rsidP="00FF542C">
      <w:pPr>
        <w:pStyle w:val="ListParagraph"/>
        <w:numPr>
          <w:ilvl w:val="0"/>
          <w:numId w:val="26"/>
        </w:numPr>
        <w:tabs>
          <w:tab w:val="left" w:pos="1134"/>
        </w:tabs>
        <w:ind w:left="0" w:firstLine="709"/>
        <w:jc w:val="both"/>
        <w:rPr>
          <w:ins w:id="50" w:author="1" w:date="2026-09-22T12:23:00Z" w16du:dateUtc="2026-09-22T16:23:00Z"/>
          <w:rFonts w:ascii="Times New Roman" w:hAnsi="Times New Roman"/>
          <w:sz w:val="24"/>
          <w:szCs w:val="24"/>
        </w:rPr>
      </w:pPr>
      <w:ins w:id="51" w:author="1" w:date="2026-09-22T12:23:00Z" w16du:dateUtc="2026-09-22T16:23:00Z">
        <w:r>
          <w:rPr>
            <w:rFonts w:ascii="Times New Roman" w:hAnsi="Times New Roman"/>
            <w:sz w:val="24"/>
            <w:szCs w:val="24"/>
          </w:rPr>
          <w:t>Пункт 2.5.3. Положения дополнить словом «уличной» перед словом «мебели».</w:t>
        </w:r>
      </w:ins>
    </w:p>
    <w:p w14:paraId="0D0C7F12" w14:textId="77777777" w:rsidR="00FF542C" w:rsidRDefault="00FF542C" w:rsidP="00FF542C">
      <w:pPr>
        <w:pStyle w:val="ListParagraph"/>
        <w:numPr>
          <w:ilvl w:val="0"/>
          <w:numId w:val="26"/>
        </w:numPr>
        <w:tabs>
          <w:tab w:val="left" w:pos="1134"/>
        </w:tabs>
        <w:ind w:left="0" w:firstLine="709"/>
        <w:jc w:val="both"/>
        <w:rPr>
          <w:ins w:id="52" w:author="1" w:date="2026-09-22T12:23:00Z" w16du:dateUtc="2026-09-22T16:23:00Z"/>
          <w:rFonts w:ascii="Times New Roman" w:hAnsi="Times New Roman"/>
          <w:sz w:val="24"/>
          <w:szCs w:val="24"/>
        </w:rPr>
      </w:pPr>
      <w:ins w:id="53" w:author="1" w:date="2026-09-22T12:23:00Z" w16du:dateUtc="2026-09-22T16:23:00Z">
        <w:r w:rsidRPr="00FF542C">
          <w:rPr>
            <w:rFonts w:ascii="Times New Roman" w:hAnsi="Times New Roman"/>
            <w:sz w:val="24"/>
            <w:szCs w:val="24"/>
          </w:rPr>
          <w:t>Абзац 1 пункта 2.11.5 Положения после слов «местного значения» дополнить словами «, взамен уничтоженных или поврежденных»</w:t>
        </w:r>
        <w:r>
          <w:rPr>
            <w:rFonts w:ascii="Times New Roman" w:hAnsi="Times New Roman"/>
            <w:sz w:val="24"/>
            <w:szCs w:val="24"/>
          </w:rPr>
          <w:t>.</w:t>
        </w:r>
      </w:ins>
    </w:p>
    <w:p w14:paraId="33737E9A" w14:textId="77777777" w:rsidR="00F37F73" w:rsidRDefault="00FF542C" w:rsidP="00FF542C">
      <w:pPr>
        <w:pStyle w:val="ListParagraph"/>
        <w:numPr>
          <w:ilvl w:val="0"/>
          <w:numId w:val="26"/>
        </w:numPr>
        <w:tabs>
          <w:tab w:val="left" w:pos="1134"/>
        </w:tabs>
        <w:ind w:left="0" w:firstLine="709"/>
        <w:jc w:val="both"/>
        <w:rPr>
          <w:ins w:id="54" w:author="1" w:date="2026-09-22T12:23:00Z" w16du:dateUtc="2026-09-22T16:23:00Z"/>
          <w:rFonts w:ascii="Times New Roman" w:hAnsi="Times New Roman"/>
          <w:sz w:val="24"/>
          <w:szCs w:val="24"/>
        </w:rPr>
      </w:pPr>
      <w:ins w:id="55" w:author="1" w:date="2026-09-22T12:23:00Z" w16du:dateUtc="2026-09-22T16:23:00Z">
        <w:r>
          <w:rPr>
            <w:rFonts w:ascii="Times New Roman" w:hAnsi="Times New Roman"/>
            <w:sz w:val="24"/>
            <w:szCs w:val="24"/>
          </w:rPr>
          <w:t>Пункт 2.12.4. Положения исключить.</w:t>
        </w:r>
        <w:r w:rsidRPr="00FF542C">
          <w:rPr>
            <w:rFonts w:ascii="Times New Roman" w:hAnsi="Times New Roman"/>
            <w:sz w:val="24"/>
            <w:szCs w:val="24"/>
          </w:rPr>
          <w:t xml:space="preserve"> </w:t>
        </w:r>
      </w:ins>
    </w:p>
    <w:p w14:paraId="70CCA219" w14:textId="77777777" w:rsidR="00FF542C" w:rsidRPr="00FF542C" w:rsidRDefault="00FF542C" w:rsidP="00FF542C">
      <w:pPr>
        <w:pStyle w:val="ListParagraph"/>
        <w:tabs>
          <w:tab w:val="left" w:pos="1134"/>
        </w:tabs>
        <w:ind w:left="709"/>
        <w:jc w:val="both"/>
        <w:rPr>
          <w:ins w:id="56" w:author="1" w:date="2026-09-22T12:23:00Z" w16du:dateUtc="2026-09-22T16:23:00Z"/>
          <w:rFonts w:ascii="Times New Roman" w:hAnsi="Times New Roman"/>
          <w:sz w:val="24"/>
          <w:szCs w:val="24"/>
        </w:rPr>
      </w:pPr>
    </w:p>
    <w:p w14:paraId="75739636" w14:textId="77777777" w:rsidR="009C61C2" w:rsidRPr="00637047" w:rsidRDefault="001E08FA" w:rsidP="009C61C2">
      <w:pPr>
        <w:numPr>
          <w:ilvl w:val="0"/>
          <w:numId w:val="24"/>
        </w:numPr>
        <w:spacing w:after="240"/>
        <w:ind w:left="0" w:firstLine="709"/>
        <w:jc w:val="both"/>
        <w:rPr>
          <w:ins w:id="57" w:author="1" w:date="2026-09-22T12:23:00Z" w16du:dateUtc="2026-09-22T16:23:00Z"/>
          <w:rFonts w:ascii="Times New Roman" w:hAnsi="Times New Roman" w:cs="Times New Roman"/>
          <w:sz w:val="24"/>
          <w:szCs w:val="24"/>
        </w:rPr>
      </w:pPr>
      <w:ins w:id="58" w:author="1" w:date="2026-09-22T12:23:00Z" w16du:dateUtc="2026-09-22T16:23:00Z">
        <w:r w:rsidRPr="00637047">
          <w:rPr>
            <w:rFonts w:ascii="Times New Roman" w:hAnsi="Times New Roman" w:cs="Times New Roman"/>
            <w:sz w:val="24"/>
            <w:szCs w:val="24"/>
          </w:rPr>
          <w:t>Контроль за исполнением настоящего решения возложить на Главу Муниципального образования поселок Стрельна</w:t>
        </w:r>
        <w:r w:rsidRPr="00637047">
          <w:rPr>
            <w:rFonts w:ascii="Times New Roman" w:hAnsi="Times New Roman" w:cs="Times New Roman"/>
            <w:spacing w:val="-2"/>
            <w:sz w:val="24"/>
            <w:szCs w:val="24"/>
          </w:rPr>
          <w:t xml:space="preserve"> Беленкова Валерия Николаевича.                                                                         </w:t>
        </w:r>
      </w:ins>
    </w:p>
    <w:p w14:paraId="6E567C7E" w14:textId="77777777" w:rsidR="001E08FA" w:rsidRPr="009C61C2" w:rsidRDefault="001E08FA" w:rsidP="009C61C2">
      <w:pPr>
        <w:numPr>
          <w:ilvl w:val="0"/>
          <w:numId w:val="24"/>
        </w:numPr>
        <w:spacing w:after="240"/>
        <w:ind w:left="0" w:firstLine="709"/>
        <w:jc w:val="both"/>
        <w:rPr>
          <w:ins w:id="59" w:author="1" w:date="2026-09-22T12:23:00Z" w16du:dateUtc="2026-09-22T16:23:00Z"/>
          <w:rFonts w:ascii="Times New Roman" w:hAnsi="Times New Roman" w:cs="Times New Roman"/>
          <w:sz w:val="24"/>
          <w:szCs w:val="24"/>
        </w:rPr>
      </w:pPr>
      <w:ins w:id="60" w:author="1" w:date="2026-09-22T12:23:00Z" w16du:dateUtc="2026-09-22T16:23:00Z">
        <w:r w:rsidRPr="009C61C2">
          <w:rPr>
            <w:rFonts w:ascii="Times New Roman" w:hAnsi="Times New Roman" w:cs="Times New Roman"/>
            <w:sz w:val="24"/>
            <w:szCs w:val="24"/>
          </w:rPr>
          <w:t xml:space="preserve">Настоящее решение вступает в силу со дня </w:t>
        </w:r>
        <w:r w:rsidR="009C61C2">
          <w:rPr>
            <w:rFonts w:ascii="Times New Roman" w:hAnsi="Times New Roman" w:cs="Times New Roman"/>
            <w:sz w:val="24"/>
            <w:szCs w:val="24"/>
          </w:rPr>
          <w:t xml:space="preserve">его </w:t>
        </w:r>
        <w:r w:rsidR="00637047">
          <w:rPr>
            <w:rFonts w:ascii="Times New Roman" w:hAnsi="Times New Roman" w:cs="Times New Roman"/>
            <w:sz w:val="24"/>
            <w:szCs w:val="24"/>
          </w:rPr>
          <w:t>официального опубликования (обнародования).</w:t>
        </w:r>
      </w:ins>
    </w:p>
    <w:p w14:paraId="06F2D6C0" w14:textId="77777777" w:rsidR="001E08FA" w:rsidRPr="001E08FA" w:rsidRDefault="001E08FA" w:rsidP="001E08FA">
      <w:pPr>
        <w:rPr>
          <w:ins w:id="61" w:author="1" w:date="2026-09-22T12:23:00Z" w16du:dateUtc="2026-09-22T16:23:00Z"/>
          <w:rFonts w:ascii="Times New Roman" w:hAnsi="Times New Roman" w:cs="Times New Roman"/>
          <w:sz w:val="24"/>
          <w:szCs w:val="24"/>
        </w:rPr>
      </w:pPr>
    </w:p>
    <w:p w14:paraId="2D2549A9" w14:textId="77777777" w:rsidR="001E08FA" w:rsidRPr="001E08FA" w:rsidRDefault="001E08FA" w:rsidP="001E08FA">
      <w:pPr>
        <w:rPr>
          <w:ins w:id="62" w:author="1" w:date="2026-09-22T12:23:00Z" w16du:dateUtc="2026-09-22T16:23:00Z"/>
          <w:rFonts w:ascii="Times New Roman" w:hAnsi="Times New Roman" w:cs="Times New Roman"/>
          <w:sz w:val="24"/>
          <w:szCs w:val="24"/>
        </w:rPr>
      </w:pPr>
    </w:p>
    <w:p w14:paraId="0A879DEE" w14:textId="77777777" w:rsidR="001E08FA" w:rsidRPr="001E08FA" w:rsidRDefault="001E08FA" w:rsidP="001E08FA">
      <w:pPr>
        <w:rPr>
          <w:ins w:id="63" w:author="1" w:date="2026-09-22T12:23:00Z" w16du:dateUtc="2026-09-22T16:23:00Z"/>
          <w:rFonts w:ascii="Times New Roman" w:hAnsi="Times New Roman" w:cs="Times New Roman"/>
          <w:sz w:val="24"/>
          <w:szCs w:val="24"/>
        </w:rPr>
      </w:pPr>
      <w:ins w:id="64" w:author="1" w:date="2026-09-22T12:23:00Z" w16du:dateUtc="2026-09-22T16:23:00Z">
        <w:r w:rsidRPr="001E08FA">
          <w:rPr>
            <w:rFonts w:ascii="Times New Roman" w:hAnsi="Times New Roman" w:cs="Times New Roman"/>
            <w:sz w:val="24"/>
            <w:szCs w:val="24"/>
          </w:rPr>
          <w:t xml:space="preserve">Глава Муниципального образования, </w:t>
        </w:r>
      </w:ins>
    </w:p>
    <w:p w14:paraId="0FC27C85" w14:textId="77777777" w:rsidR="001E08FA" w:rsidRPr="001E08FA" w:rsidRDefault="001E08FA" w:rsidP="001E08FA">
      <w:pPr>
        <w:rPr>
          <w:ins w:id="65" w:author="1" w:date="2026-09-22T12:23:00Z" w16du:dateUtc="2026-09-22T16:23:00Z"/>
          <w:rFonts w:ascii="Times New Roman" w:hAnsi="Times New Roman" w:cs="Times New Roman"/>
          <w:sz w:val="24"/>
          <w:szCs w:val="24"/>
        </w:rPr>
      </w:pPr>
      <w:ins w:id="66" w:author="1" w:date="2026-09-22T12:23:00Z" w16du:dateUtc="2026-09-22T16:23:00Z">
        <w:r w:rsidRPr="001E08FA">
          <w:rPr>
            <w:rFonts w:ascii="Times New Roman" w:hAnsi="Times New Roman" w:cs="Times New Roman"/>
            <w:sz w:val="24"/>
            <w:szCs w:val="24"/>
          </w:rPr>
          <w:t>исполняющий полномочия</w:t>
        </w:r>
      </w:ins>
    </w:p>
    <w:p w14:paraId="332FB19D" w14:textId="77777777" w:rsidR="001E08FA" w:rsidRPr="001E08FA" w:rsidRDefault="001E08FA" w:rsidP="001E08FA">
      <w:pPr>
        <w:rPr>
          <w:ins w:id="67" w:author="1" w:date="2026-09-22T12:23:00Z" w16du:dateUtc="2026-09-22T16:23:00Z"/>
          <w:rFonts w:ascii="Times New Roman" w:hAnsi="Times New Roman" w:cs="Times New Roman"/>
          <w:sz w:val="24"/>
          <w:szCs w:val="24"/>
        </w:rPr>
      </w:pPr>
      <w:ins w:id="68" w:author="1" w:date="2026-09-22T12:23:00Z" w16du:dateUtc="2026-09-22T16:23:00Z">
        <w:r w:rsidRPr="001E08FA">
          <w:rPr>
            <w:rFonts w:ascii="Times New Roman" w:hAnsi="Times New Roman" w:cs="Times New Roman"/>
            <w:sz w:val="24"/>
            <w:szCs w:val="24"/>
          </w:rPr>
          <w:t>председателя Муниципального Совета</w:t>
        </w:r>
        <w:r w:rsidRPr="001E08FA">
          <w:rPr>
            <w:rFonts w:ascii="Times New Roman" w:hAnsi="Times New Roman" w:cs="Times New Roman"/>
            <w:sz w:val="24"/>
            <w:szCs w:val="24"/>
          </w:rPr>
          <w:tab/>
        </w:r>
        <w:r w:rsidRPr="001E08FA">
          <w:rPr>
            <w:rFonts w:ascii="Times New Roman" w:hAnsi="Times New Roman" w:cs="Times New Roman"/>
            <w:sz w:val="24"/>
            <w:szCs w:val="24"/>
          </w:rPr>
          <w:tab/>
        </w:r>
        <w:r w:rsidRPr="001E08FA">
          <w:rPr>
            <w:rFonts w:ascii="Times New Roman" w:hAnsi="Times New Roman" w:cs="Times New Roman"/>
            <w:sz w:val="24"/>
            <w:szCs w:val="24"/>
          </w:rPr>
          <w:tab/>
          <w:t xml:space="preserve">                              В.Н. Беленков</w:t>
        </w:r>
      </w:ins>
    </w:p>
    <w:p w14:paraId="47BDAFD2" w14:textId="77777777" w:rsidR="001E08FA" w:rsidRPr="001E08FA" w:rsidRDefault="001E08FA" w:rsidP="001E08FA">
      <w:pPr>
        <w:rPr>
          <w:ins w:id="69" w:author="1" w:date="2026-09-22T12:23:00Z" w16du:dateUtc="2026-09-22T16:23:00Z"/>
          <w:rFonts w:ascii="Times New Roman" w:hAnsi="Times New Roman" w:cs="Times New Roman"/>
          <w:sz w:val="24"/>
          <w:szCs w:val="24"/>
        </w:rPr>
      </w:pPr>
    </w:p>
    <w:p w14:paraId="2356E137" w14:textId="77777777" w:rsidR="00C42BF0" w:rsidRPr="00F51950" w:rsidRDefault="00C42BF0" w:rsidP="00C42BF0">
      <w:pPr>
        <w:ind w:left="5755"/>
        <w:rPr>
          <w:del w:id="70" w:author="1" w:date="2026-09-22T12:23:00Z" w16du:dateUtc="2026-09-22T16:23:00Z"/>
          <w:lang w:eastAsia="en-US"/>
        </w:rPr>
      </w:pPr>
      <w:del w:id="71" w:author="1" w:date="2026-09-22T12:23:00Z" w16du:dateUtc="2026-09-22T16:23:00Z">
        <w:r w:rsidRPr="00F51950">
          <w:rPr>
            <w:lang w:eastAsia="en-US"/>
          </w:rPr>
          <w:delText>PATVIRTINTA                                                                                                                                                                          Jonavos Jeronimo Ralio gimnazijos direktoriaus 2019 m. balandžio 16 d. įsakymu Nr. V1-91</w:delText>
        </w:r>
      </w:del>
    </w:p>
    <w:p w14:paraId="570ACF33" w14:textId="77777777" w:rsidR="00C42BF0" w:rsidRPr="00F51950" w:rsidRDefault="00C42BF0" w:rsidP="00C42BF0">
      <w:pPr>
        <w:tabs>
          <w:tab w:val="left" w:pos="360"/>
        </w:tabs>
        <w:outlineLvl w:val="0"/>
        <w:rPr>
          <w:del w:id="72" w:author="1" w:date="2026-09-22T12:23:00Z" w16du:dateUtc="2026-09-22T16:23:00Z"/>
          <w:lang w:val="pt-PT" w:eastAsia="en-US"/>
        </w:rPr>
      </w:pPr>
    </w:p>
    <w:p w14:paraId="54BBB7A9" w14:textId="77777777" w:rsidR="00C42BF0" w:rsidRPr="00F51950" w:rsidRDefault="00C42BF0" w:rsidP="00C42BF0">
      <w:pPr>
        <w:jc w:val="center"/>
        <w:rPr>
          <w:del w:id="73" w:author="1" w:date="2026-09-22T12:23:00Z" w16du:dateUtc="2026-09-22T16:23:00Z"/>
          <w:b/>
        </w:rPr>
      </w:pPr>
    </w:p>
    <w:p w14:paraId="4081A9F5" w14:textId="77777777" w:rsidR="00C42BF0" w:rsidRPr="00F51950" w:rsidRDefault="00C42BF0" w:rsidP="00C42BF0">
      <w:pPr>
        <w:tabs>
          <w:tab w:val="left" w:pos="851"/>
          <w:tab w:val="left" w:pos="1134"/>
        </w:tabs>
        <w:ind w:firstLine="567"/>
        <w:jc w:val="center"/>
        <w:rPr>
          <w:del w:id="74" w:author="1" w:date="2026-09-22T12:23:00Z" w16du:dateUtc="2026-09-22T16:23:00Z"/>
          <w:b/>
        </w:rPr>
      </w:pPr>
      <w:del w:id="75" w:author="1" w:date="2026-09-22T12:23:00Z" w16du:dateUtc="2026-09-22T16:23:00Z">
        <w:r w:rsidRPr="00F51950">
          <w:rPr>
            <w:b/>
          </w:rPr>
          <w:delText>JONAVOS JERONIMO RALIO GINMAZIJOS</w:delText>
        </w:r>
      </w:del>
    </w:p>
    <w:p w14:paraId="4961F47E" w14:textId="77777777" w:rsidR="00C42BF0" w:rsidRPr="00F51950" w:rsidRDefault="00FC2E39" w:rsidP="00C42BF0">
      <w:pPr>
        <w:tabs>
          <w:tab w:val="left" w:pos="851"/>
          <w:tab w:val="left" w:pos="1134"/>
        </w:tabs>
        <w:ind w:firstLine="567"/>
        <w:jc w:val="center"/>
        <w:rPr>
          <w:del w:id="76" w:author="1" w:date="2026-09-22T12:23:00Z" w16du:dateUtc="2026-09-22T16:23:00Z"/>
          <w:rStyle w:val="FontStyle11"/>
          <w:bCs w:val="0"/>
          <w:color w:val="auto"/>
          <w:sz w:val="24"/>
          <w:szCs w:val="24"/>
        </w:rPr>
      </w:pPr>
      <w:del w:id="77" w:author="1" w:date="2026-09-22T12:23:00Z" w16du:dateUtc="2026-09-22T16:23:00Z">
        <w:r>
          <w:rPr>
            <w:b/>
          </w:rPr>
          <w:delText>EKONOMIKOS IR VERSLUMO</w:delText>
        </w:r>
        <w:r w:rsidR="00C42BF0" w:rsidRPr="00F51950">
          <w:rPr>
            <w:b/>
          </w:rPr>
          <w:delText xml:space="preserve"> MOKYTOJO PAREIGYBĖS APRAŠYMAS</w:delText>
        </w:r>
      </w:del>
    </w:p>
    <w:p w14:paraId="4DED7378" w14:textId="77777777" w:rsidR="00C42BF0" w:rsidRPr="00F51950" w:rsidRDefault="00C42BF0" w:rsidP="00C42BF0">
      <w:pPr>
        <w:pStyle w:val="Style4"/>
        <w:tabs>
          <w:tab w:val="left" w:pos="158"/>
          <w:tab w:val="left" w:pos="851"/>
          <w:tab w:val="left" w:pos="1134"/>
        </w:tabs>
        <w:ind w:firstLine="567"/>
        <w:jc w:val="center"/>
        <w:rPr>
          <w:del w:id="78" w:author="1" w:date="2026-09-22T12:23:00Z" w16du:dateUtc="2026-09-22T16:23:00Z"/>
          <w:rStyle w:val="FontStyle11"/>
          <w:sz w:val="24"/>
          <w:szCs w:val="24"/>
        </w:rPr>
      </w:pPr>
    </w:p>
    <w:p w14:paraId="29739970" w14:textId="77777777" w:rsidR="00C42BF0" w:rsidRPr="00F51950" w:rsidRDefault="00C42BF0" w:rsidP="00C42BF0">
      <w:pPr>
        <w:pStyle w:val="Style4"/>
        <w:tabs>
          <w:tab w:val="left" w:pos="0"/>
          <w:tab w:val="left" w:pos="709"/>
          <w:tab w:val="left" w:pos="1134"/>
        </w:tabs>
        <w:ind w:firstLine="567"/>
        <w:jc w:val="center"/>
        <w:rPr>
          <w:del w:id="79" w:author="1" w:date="2026-09-22T12:23:00Z" w16du:dateUtc="2026-09-22T16:23:00Z"/>
          <w:rStyle w:val="FontStyle11"/>
          <w:sz w:val="24"/>
          <w:szCs w:val="24"/>
        </w:rPr>
      </w:pPr>
      <w:del w:id="80" w:author="1" w:date="2026-09-22T12:23:00Z" w16du:dateUtc="2026-09-22T16:23:00Z">
        <w:r w:rsidRPr="00F51950">
          <w:rPr>
            <w:rStyle w:val="FontStyle11"/>
            <w:sz w:val="24"/>
            <w:szCs w:val="24"/>
          </w:rPr>
          <w:delText>I</w:delText>
        </w:r>
        <w:r w:rsidRPr="00F51950">
          <w:rPr>
            <w:rStyle w:val="FontStyle11"/>
            <w:sz w:val="24"/>
            <w:szCs w:val="24"/>
          </w:rPr>
          <w:tab/>
          <w:delText xml:space="preserve"> SKYRIUS</w:delText>
        </w:r>
      </w:del>
    </w:p>
    <w:p w14:paraId="52D2252B" w14:textId="77777777" w:rsidR="00C42BF0" w:rsidRPr="00F51950" w:rsidRDefault="00C42BF0" w:rsidP="00C42BF0">
      <w:pPr>
        <w:pStyle w:val="Style3"/>
        <w:tabs>
          <w:tab w:val="left" w:pos="851"/>
          <w:tab w:val="left" w:pos="1134"/>
        </w:tabs>
        <w:spacing w:line="240" w:lineRule="auto"/>
        <w:ind w:firstLine="567"/>
        <w:rPr>
          <w:del w:id="81" w:author="1" w:date="2026-09-22T12:23:00Z" w16du:dateUtc="2026-09-22T16:23:00Z"/>
          <w:rStyle w:val="FontStyle11"/>
          <w:sz w:val="24"/>
          <w:szCs w:val="24"/>
        </w:rPr>
      </w:pPr>
      <w:del w:id="82" w:author="1" w:date="2026-09-22T12:23:00Z" w16du:dateUtc="2026-09-22T16:23:00Z">
        <w:r w:rsidRPr="00F51950">
          <w:rPr>
            <w:rStyle w:val="FontStyle11"/>
            <w:sz w:val="24"/>
            <w:szCs w:val="24"/>
          </w:rPr>
          <w:delText>PAREIGYBĖ</w:delText>
        </w:r>
      </w:del>
    </w:p>
    <w:p w14:paraId="62E8C766" w14:textId="77777777" w:rsidR="00C42BF0" w:rsidRPr="00F51950" w:rsidRDefault="00C42BF0" w:rsidP="00C42BF0">
      <w:pPr>
        <w:pStyle w:val="Style3"/>
        <w:tabs>
          <w:tab w:val="left" w:pos="851"/>
          <w:tab w:val="left" w:pos="1134"/>
        </w:tabs>
        <w:spacing w:line="240" w:lineRule="auto"/>
        <w:ind w:firstLine="567"/>
        <w:rPr>
          <w:del w:id="83" w:author="1" w:date="2026-09-22T12:23:00Z" w16du:dateUtc="2026-09-22T16:23:00Z"/>
          <w:rStyle w:val="FontStyle11"/>
          <w:sz w:val="24"/>
          <w:szCs w:val="24"/>
        </w:rPr>
      </w:pPr>
    </w:p>
    <w:p w14:paraId="173679A9" w14:textId="77777777" w:rsidR="00C42BF0" w:rsidRPr="00F51950" w:rsidRDefault="00C42BF0" w:rsidP="00C42BF0">
      <w:pPr>
        <w:pStyle w:val="Style1"/>
        <w:numPr>
          <w:ilvl w:val="0"/>
          <w:numId w:val="1"/>
        </w:numPr>
        <w:tabs>
          <w:tab w:val="left" w:pos="706"/>
          <w:tab w:val="left" w:pos="851"/>
          <w:tab w:val="left" w:pos="1134"/>
        </w:tabs>
        <w:spacing w:line="240" w:lineRule="auto"/>
        <w:ind w:firstLine="567"/>
        <w:rPr>
          <w:del w:id="84" w:author="1" w:date="2026-09-22T12:23:00Z" w16du:dateUtc="2026-09-22T16:23:00Z"/>
          <w:rStyle w:val="FontStyle12"/>
          <w:sz w:val="24"/>
          <w:szCs w:val="24"/>
        </w:rPr>
      </w:pPr>
      <w:del w:id="85" w:author="1" w:date="2026-09-22T12:23:00Z" w16du:dateUtc="2026-09-22T16:23:00Z">
        <w:r w:rsidRPr="00F51950">
          <w:rPr>
            <w:rStyle w:val="FontStyle11"/>
            <w:sz w:val="24"/>
            <w:szCs w:val="24"/>
          </w:rPr>
          <w:delText xml:space="preserve">Pareigybės pavadinimas: </w:delText>
        </w:r>
        <w:r w:rsidRPr="00F51950">
          <w:rPr>
            <w:rStyle w:val="FontStyle12"/>
            <w:sz w:val="24"/>
            <w:szCs w:val="24"/>
          </w:rPr>
          <w:delText>Jonavos Jeronimo Ralio gimnazijo</w:delText>
        </w:r>
        <w:r w:rsidR="00900712">
          <w:rPr>
            <w:rStyle w:val="FontStyle12"/>
            <w:sz w:val="24"/>
            <w:szCs w:val="24"/>
          </w:rPr>
          <w:delText>s ekonomikos ir verslumo</w:delText>
        </w:r>
        <w:r w:rsidRPr="00F51950">
          <w:rPr>
            <w:rStyle w:val="FontStyle12"/>
            <w:sz w:val="24"/>
            <w:szCs w:val="24"/>
          </w:rPr>
          <w:delText xml:space="preserve"> mokytojas.</w:delText>
        </w:r>
      </w:del>
    </w:p>
    <w:p w14:paraId="1FE60790" w14:textId="77777777" w:rsidR="00C42BF0" w:rsidRPr="00F51950" w:rsidRDefault="00C42BF0" w:rsidP="00C42BF0">
      <w:pPr>
        <w:pStyle w:val="Style1"/>
        <w:numPr>
          <w:ilvl w:val="0"/>
          <w:numId w:val="1"/>
        </w:numPr>
        <w:tabs>
          <w:tab w:val="left" w:pos="706"/>
          <w:tab w:val="left" w:pos="851"/>
          <w:tab w:val="left" w:pos="1134"/>
        </w:tabs>
        <w:spacing w:line="240" w:lineRule="auto"/>
        <w:ind w:firstLine="567"/>
        <w:rPr>
          <w:del w:id="86" w:author="1" w:date="2026-09-22T12:23:00Z" w16du:dateUtc="2026-09-22T16:23:00Z"/>
          <w:rStyle w:val="FontStyle12"/>
          <w:sz w:val="24"/>
          <w:szCs w:val="24"/>
        </w:rPr>
      </w:pPr>
      <w:del w:id="87" w:author="1" w:date="2026-09-22T12:23:00Z" w16du:dateUtc="2026-09-22T16:23:00Z">
        <w:r w:rsidRPr="00F51950">
          <w:rPr>
            <w:rStyle w:val="FontStyle11"/>
            <w:sz w:val="24"/>
            <w:szCs w:val="24"/>
          </w:rPr>
          <w:delText>Pareigybės grupė:</w:delText>
        </w:r>
        <w:r w:rsidRPr="00F51950">
          <w:rPr>
            <w:rStyle w:val="FontStyle12"/>
            <w:sz w:val="24"/>
            <w:szCs w:val="24"/>
          </w:rPr>
          <w:delText xml:space="preserve"> Jonavos Jeronimo Ralio gimnazijos specialistas.</w:delText>
        </w:r>
      </w:del>
    </w:p>
    <w:p w14:paraId="56BCD782" w14:textId="77777777" w:rsidR="00C42BF0" w:rsidRPr="00F51950" w:rsidRDefault="00C42BF0" w:rsidP="00C42BF0">
      <w:pPr>
        <w:pStyle w:val="Style5"/>
        <w:numPr>
          <w:ilvl w:val="0"/>
          <w:numId w:val="1"/>
        </w:numPr>
        <w:tabs>
          <w:tab w:val="left" w:pos="725"/>
          <w:tab w:val="left" w:pos="851"/>
          <w:tab w:val="left" w:pos="1134"/>
        </w:tabs>
        <w:ind w:firstLine="567"/>
        <w:jc w:val="both"/>
        <w:rPr>
          <w:del w:id="88" w:author="1" w:date="2026-09-22T12:23:00Z" w16du:dateUtc="2026-09-22T16:23:00Z"/>
          <w:rStyle w:val="FontStyle12"/>
          <w:sz w:val="24"/>
          <w:szCs w:val="24"/>
        </w:rPr>
      </w:pPr>
      <w:del w:id="89" w:author="1" w:date="2026-09-22T12:23:00Z" w16du:dateUtc="2026-09-22T16:23:00Z">
        <w:r w:rsidRPr="00F51950">
          <w:rPr>
            <w:rStyle w:val="FontStyle11"/>
            <w:sz w:val="24"/>
            <w:szCs w:val="24"/>
          </w:rPr>
          <w:delText xml:space="preserve">Pareigybės lygis: </w:delText>
        </w:r>
        <w:r w:rsidRPr="00F51950">
          <w:rPr>
            <w:rStyle w:val="FontStyle12"/>
            <w:sz w:val="24"/>
            <w:szCs w:val="24"/>
          </w:rPr>
          <w:delText>A2.</w:delText>
        </w:r>
      </w:del>
    </w:p>
    <w:p w14:paraId="25A478E9" w14:textId="77777777" w:rsidR="00C42BF0" w:rsidRPr="00F51950" w:rsidRDefault="00C42BF0" w:rsidP="00C42BF0">
      <w:pPr>
        <w:pStyle w:val="Style1"/>
        <w:numPr>
          <w:ilvl w:val="0"/>
          <w:numId w:val="1"/>
        </w:numPr>
        <w:tabs>
          <w:tab w:val="left" w:pos="706"/>
          <w:tab w:val="left" w:pos="851"/>
          <w:tab w:val="left" w:pos="1134"/>
        </w:tabs>
        <w:spacing w:line="240" w:lineRule="auto"/>
        <w:ind w:firstLine="567"/>
        <w:rPr>
          <w:del w:id="90" w:author="1" w:date="2026-09-22T12:23:00Z" w16du:dateUtc="2026-09-22T16:23:00Z"/>
          <w:rStyle w:val="FontStyle12"/>
          <w:sz w:val="24"/>
          <w:szCs w:val="24"/>
        </w:rPr>
      </w:pPr>
      <w:del w:id="91" w:author="1" w:date="2026-09-22T12:23:00Z" w16du:dateUtc="2026-09-22T16:23:00Z">
        <w:r w:rsidRPr="00F51950">
          <w:rPr>
            <w:rStyle w:val="FontStyle11"/>
            <w:sz w:val="24"/>
            <w:szCs w:val="24"/>
          </w:rPr>
          <w:delText xml:space="preserve">Pareigybės pavaldumas: </w:delText>
        </w:r>
        <w:r w:rsidRPr="00F51950">
          <w:rPr>
            <w:rStyle w:val="FontStyle12"/>
            <w:sz w:val="24"/>
            <w:szCs w:val="24"/>
          </w:rPr>
          <w:delText>Jonavos Jeronimo Ralio gimnazijos</w:delText>
        </w:r>
        <w:r w:rsidR="00B00FCA">
          <w:rPr>
            <w:rStyle w:val="FontStyle12"/>
            <w:sz w:val="24"/>
            <w:szCs w:val="24"/>
          </w:rPr>
          <w:delText xml:space="preserve"> ekonomikos ir verslumo</w:delText>
        </w:r>
        <w:r w:rsidRPr="00F51950">
          <w:rPr>
            <w:rStyle w:val="FontStyle12"/>
            <w:sz w:val="24"/>
            <w:szCs w:val="24"/>
          </w:rPr>
          <w:delText xml:space="preserve"> mokytojas tiesiogiai pavaldus direktoriaus pavaduotojui ugdymui.</w:delText>
        </w:r>
      </w:del>
    </w:p>
    <w:p w14:paraId="31BF3E97" w14:textId="77777777" w:rsidR="00C42BF0" w:rsidRPr="00F51950" w:rsidRDefault="00C42BF0" w:rsidP="00C42BF0">
      <w:pPr>
        <w:pStyle w:val="Style4"/>
        <w:tabs>
          <w:tab w:val="left" w:pos="245"/>
          <w:tab w:val="left" w:pos="851"/>
          <w:tab w:val="left" w:pos="1134"/>
        </w:tabs>
        <w:ind w:firstLine="567"/>
        <w:jc w:val="center"/>
        <w:rPr>
          <w:del w:id="92" w:author="1" w:date="2026-09-22T12:23:00Z" w16du:dateUtc="2026-09-22T16:23:00Z"/>
          <w:rStyle w:val="FontStyle11"/>
          <w:sz w:val="24"/>
          <w:szCs w:val="24"/>
        </w:rPr>
      </w:pPr>
    </w:p>
    <w:p w14:paraId="10D0E653" w14:textId="77777777" w:rsidR="00C42BF0" w:rsidRPr="00F51950" w:rsidRDefault="00C42BF0" w:rsidP="00C42BF0">
      <w:pPr>
        <w:pStyle w:val="Style4"/>
        <w:tabs>
          <w:tab w:val="left" w:pos="245"/>
          <w:tab w:val="left" w:pos="851"/>
          <w:tab w:val="left" w:pos="1134"/>
        </w:tabs>
        <w:ind w:firstLine="567"/>
        <w:jc w:val="center"/>
        <w:rPr>
          <w:del w:id="93" w:author="1" w:date="2026-09-22T12:23:00Z" w16du:dateUtc="2026-09-22T16:23:00Z"/>
          <w:rStyle w:val="FontStyle11"/>
          <w:sz w:val="24"/>
          <w:szCs w:val="24"/>
        </w:rPr>
      </w:pPr>
      <w:del w:id="94" w:author="1" w:date="2026-09-22T12:23:00Z" w16du:dateUtc="2026-09-22T16:23:00Z">
        <w:r w:rsidRPr="00F51950">
          <w:rPr>
            <w:rStyle w:val="FontStyle11"/>
            <w:sz w:val="24"/>
            <w:szCs w:val="24"/>
          </w:rPr>
          <w:delText>II</w:delText>
        </w:r>
        <w:r w:rsidRPr="00F51950">
          <w:rPr>
            <w:rStyle w:val="FontStyle11"/>
            <w:sz w:val="24"/>
            <w:szCs w:val="24"/>
          </w:rPr>
          <w:tab/>
          <w:delText>SKYRIUS</w:delText>
        </w:r>
      </w:del>
    </w:p>
    <w:p w14:paraId="3920ABDC" w14:textId="77777777" w:rsidR="00C42BF0" w:rsidRPr="00F51950" w:rsidRDefault="00C42BF0" w:rsidP="00C42BF0">
      <w:pPr>
        <w:pStyle w:val="Style3"/>
        <w:tabs>
          <w:tab w:val="left" w:pos="851"/>
          <w:tab w:val="left" w:pos="1134"/>
        </w:tabs>
        <w:spacing w:line="240" w:lineRule="auto"/>
        <w:ind w:firstLine="567"/>
        <w:rPr>
          <w:del w:id="95" w:author="1" w:date="2026-09-22T12:23:00Z" w16du:dateUtc="2026-09-22T16:23:00Z"/>
          <w:rStyle w:val="FontStyle11"/>
          <w:sz w:val="24"/>
          <w:szCs w:val="24"/>
        </w:rPr>
      </w:pPr>
      <w:del w:id="96" w:author="1" w:date="2026-09-22T12:23:00Z" w16du:dateUtc="2026-09-22T16:23:00Z">
        <w:r w:rsidRPr="00F51950">
          <w:rPr>
            <w:rStyle w:val="FontStyle11"/>
            <w:sz w:val="24"/>
            <w:szCs w:val="24"/>
          </w:rPr>
          <w:delText>SPECIALŪS REIKALAVIMAI ŠIAS PAREIGAS EINANČIAM MOKYTOJUI</w:delText>
        </w:r>
      </w:del>
    </w:p>
    <w:p w14:paraId="356DE91F" w14:textId="77777777" w:rsidR="00C42BF0" w:rsidRPr="00F51950" w:rsidRDefault="00C42BF0" w:rsidP="00C42BF0">
      <w:pPr>
        <w:pStyle w:val="Style3"/>
        <w:tabs>
          <w:tab w:val="left" w:pos="851"/>
          <w:tab w:val="left" w:pos="1134"/>
        </w:tabs>
        <w:spacing w:line="240" w:lineRule="auto"/>
        <w:ind w:firstLine="567"/>
        <w:rPr>
          <w:del w:id="97" w:author="1" w:date="2026-09-22T12:23:00Z" w16du:dateUtc="2026-09-22T16:23:00Z"/>
          <w:rStyle w:val="FontStyle11"/>
          <w:sz w:val="24"/>
          <w:szCs w:val="24"/>
        </w:rPr>
      </w:pPr>
    </w:p>
    <w:p w14:paraId="549507B4" w14:textId="77777777" w:rsidR="00C42BF0" w:rsidRPr="00F51950" w:rsidRDefault="00C42BF0" w:rsidP="00C42BF0">
      <w:pPr>
        <w:pStyle w:val="Style1"/>
        <w:numPr>
          <w:ilvl w:val="0"/>
          <w:numId w:val="1"/>
        </w:numPr>
        <w:tabs>
          <w:tab w:val="left" w:pos="851"/>
          <w:tab w:val="left" w:pos="993"/>
          <w:tab w:val="left" w:pos="1134"/>
        </w:tabs>
        <w:spacing w:line="240" w:lineRule="auto"/>
        <w:ind w:firstLine="567"/>
        <w:rPr>
          <w:del w:id="98" w:author="1" w:date="2026-09-22T12:23:00Z" w16du:dateUtc="2026-09-22T16:23:00Z"/>
          <w:rStyle w:val="FontStyle12"/>
          <w:sz w:val="24"/>
          <w:szCs w:val="24"/>
        </w:rPr>
      </w:pPr>
      <w:del w:id="99" w:author="1" w:date="2026-09-22T12:23:00Z" w16du:dateUtc="2026-09-22T16:23:00Z">
        <w:r w:rsidRPr="00F51950">
          <w:rPr>
            <w:rStyle w:val="FontStyle12"/>
            <w:sz w:val="24"/>
            <w:szCs w:val="24"/>
          </w:rPr>
          <w:delText>Mokytojas, einantis šias pareigas, turi atitikti šiuos specialius reikalavimus:</w:delText>
        </w:r>
      </w:del>
    </w:p>
    <w:p w14:paraId="74555C21"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100" w:author="1" w:date="2026-09-22T12:23:00Z" w16du:dateUtc="2026-09-22T16:23:00Z"/>
          <w:rStyle w:val="FontStyle12"/>
          <w:sz w:val="24"/>
          <w:szCs w:val="24"/>
        </w:rPr>
      </w:pPr>
      <w:del w:id="101" w:author="1" w:date="2026-09-22T12:23:00Z" w16du:dateUtc="2026-09-22T16:23:00Z">
        <w:r w:rsidRPr="00F51950">
          <w:rPr>
            <w:rStyle w:val="FontStyle12"/>
            <w:sz w:val="24"/>
            <w:szCs w:val="24"/>
          </w:rPr>
          <w:delText>turėti aukštąjį (aukštesnįjį, įgytą iki 2009 metų, ar specialųjį vidurinį, įgytą iki 1995 metų) išsilavinimą;</w:delText>
        </w:r>
      </w:del>
    </w:p>
    <w:p w14:paraId="09BC52BB" w14:textId="77777777" w:rsidR="00C42BF0" w:rsidRDefault="00C42BF0" w:rsidP="00C42BF0">
      <w:pPr>
        <w:pStyle w:val="Style1"/>
        <w:numPr>
          <w:ilvl w:val="1"/>
          <w:numId w:val="1"/>
        </w:numPr>
        <w:tabs>
          <w:tab w:val="left" w:pos="851"/>
          <w:tab w:val="left" w:pos="993"/>
          <w:tab w:val="left" w:pos="1134"/>
        </w:tabs>
        <w:spacing w:line="240" w:lineRule="auto"/>
        <w:ind w:left="0" w:firstLine="567"/>
        <w:rPr>
          <w:del w:id="102" w:author="1" w:date="2026-09-22T12:23:00Z" w16du:dateUtc="2026-09-22T16:23:00Z"/>
          <w:rStyle w:val="FontStyle12"/>
          <w:sz w:val="24"/>
          <w:szCs w:val="24"/>
        </w:rPr>
      </w:pPr>
      <w:del w:id="103" w:author="1" w:date="2026-09-22T12:23:00Z" w16du:dateUtc="2026-09-22T16:23:00Z">
        <w:r w:rsidRPr="00F51950">
          <w:rPr>
            <w:rStyle w:val="FontStyle12"/>
            <w:sz w:val="24"/>
            <w:szCs w:val="24"/>
          </w:rPr>
          <w:delText>būti įgijęs pedagogo kvalifikaciją;</w:delText>
        </w:r>
      </w:del>
    </w:p>
    <w:p w14:paraId="18BE8343" w14:textId="77777777" w:rsidR="00C42BF0" w:rsidRPr="00BA1739" w:rsidRDefault="000A0547" w:rsidP="00C42BF0">
      <w:pPr>
        <w:pStyle w:val="ListParagraph"/>
        <w:numPr>
          <w:ilvl w:val="1"/>
          <w:numId w:val="1"/>
        </w:numPr>
        <w:tabs>
          <w:tab w:val="left" w:pos="993"/>
        </w:tabs>
        <w:ind w:left="0" w:firstLine="567"/>
        <w:jc w:val="both"/>
        <w:rPr>
          <w:del w:id="104" w:author="1" w:date="2026-09-22T12:23:00Z" w16du:dateUtc="2026-09-22T16:23:00Z"/>
          <w:rStyle w:val="FontStyle12"/>
          <w:sz w:val="24"/>
          <w:szCs w:val="24"/>
        </w:rPr>
      </w:pPr>
      <w:del w:id="105" w:author="1" w:date="2026-09-22T12:23:00Z" w16du:dateUtc="2026-09-22T16:23:00Z">
        <w:r>
          <w:rPr>
            <w:rStyle w:val="FontStyle12"/>
            <w:sz w:val="24"/>
            <w:szCs w:val="24"/>
          </w:rPr>
          <w:delText xml:space="preserve">būti baigęs </w:delText>
        </w:r>
        <w:r w:rsidR="008521CC" w:rsidRPr="00BE364B">
          <w:rPr>
            <w:rStyle w:val="FontStyle13"/>
            <w:sz w:val="24"/>
            <w:szCs w:val="24"/>
          </w:rPr>
          <w:delText>ekonomikos mokytojų rengimo programą; ekonomikos programą;</w:delText>
        </w:r>
      </w:del>
    </w:p>
    <w:p w14:paraId="5FBE6513" w14:textId="77777777" w:rsidR="00C42BF0" w:rsidRPr="00F51950" w:rsidRDefault="00C42BF0" w:rsidP="00C42BF0">
      <w:pPr>
        <w:numPr>
          <w:ilvl w:val="1"/>
          <w:numId w:val="1"/>
        </w:numPr>
        <w:tabs>
          <w:tab w:val="left" w:pos="993"/>
        </w:tabs>
        <w:ind w:left="0" w:firstLine="567"/>
        <w:jc w:val="both"/>
        <w:rPr>
          <w:del w:id="106" w:author="1" w:date="2026-09-22T12:23:00Z" w16du:dateUtc="2026-09-22T16:23:00Z"/>
          <w:rStyle w:val="FontStyle12"/>
          <w:sz w:val="24"/>
          <w:szCs w:val="24"/>
        </w:rPr>
      </w:pPr>
      <w:del w:id="107" w:author="1" w:date="2026-09-22T12:23:00Z" w16du:dateUtc="2026-09-22T16:23:00Z">
        <w:r w:rsidRPr="00F51950">
          <w:rPr>
            <w:rStyle w:val="FontStyle12"/>
            <w:sz w:val="24"/>
            <w:szCs w:val="24"/>
          </w:rPr>
          <w:delText>mokytojas, baigęs studijas ne lietuvių kalba, privalo gerai mokėti lietuvių kalbą, jos mokėjimo lygis turi atitikti Valstybinės kalbos mokėjimo kategorijų, patvirtintų Lietuvos respublikos Vyriausybės 2003 m. gruodžio 24 d. nutarimu Nr. 1688 „Dėl valstybinės kalbos mokėjimo kategorijų patvirtinimo ir įgyvendinimo" reikalavimus ir turėti atitinkamą valstybinės kalbos kategoriją patvirtinantį pažymėjimą;</w:delText>
        </w:r>
      </w:del>
    </w:p>
    <w:p w14:paraId="26386B89"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108" w:author="1" w:date="2026-09-22T12:23:00Z" w16du:dateUtc="2026-09-22T16:23:00Z"/>
          <w:rStyle w:val="FontStyle12"/>
          <w:sz w:val="24"/>
          <w:szCs w:val="24"/>
        </w:rPr>
      </w:pPr>
      <w:del w:id="109" w:author="1" w:date="2026-09-22T12:23:00Z" w16du:dateUtc="2026-09-22T16:23:00Z">
        <w:r w:rsidRPr="00F51950">
          <w:rPr>
            <w:rStyle w:val="FontStyle12"/>
            <w:sz w:val="24"/>
            <w:szCs w:val="24"/>
          </w:rPr>
          <w:delText>turėti skaitmeninio raštingumo kompetencijas visose penkiose srityse (informacijos valdymas, komunikavimas, turinio kūrimas, saugumas, skaitmeninio raštingumo problemų sprendimas) pagal Reikalavimų pedagoginių darbuotojų skaitmeninio raštingumo programoms aprašą, kurį tvirtina Lietuvos Respublikos švietimo ir mokslo ministras;</w:delText>
        </w:r>
      </w:del>
    </w:p>
    <w:p w14:paraId="5D82343E"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110" w:author="1" w:date="2026-09-22T12:23:00Z" w16du:dateUtc="2026-09-22T16:23:00Z"/>
          <w:rStyle w:val="FontStyle12"/>
          <w:sz w:val="24"/>
          <w:szCs w:val="24"/>
        </w:rPr>
      </w:pPr>
      <w:del w:id="111" w:author="1" w:date="2026-09-22T12:23:00Z" w16du:dateUtc="2026-09-22T16:23:00Z">
        <w:r w:rsidRPr="00F51950">
          <w:rPr>
            <w:rStyle w:val="FontStyle12"/>
            <w:sz w:val="24"/>
            <w:szCs w:val="24"/>
          </w:rPr>
          <w:delText>atitikti kitus reikalavimus, nustatytus Reikalavimų mokytojų kvalifikacijai apraše;</w:delText>
        </w:r>
      </w:del>
    </w:p>
    <w:p w14:paraId="671B27AE"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112" w:author="1" w:date="2026-09-22T12:23:00Z" w16du:dateUtc="2026-09-22T16:23:00Z"/>
          <w:rStyle w:val="FontStyle12"/>
          <w:sz w:val="24"/>
          <w:szCs w:val="24"/>
        </w:rPr>
      </w:pPr>
      <w:del w:id="113" w:author="1" w:date="2026-09-22T12:23:00Z" w16du:dateUtc="2026-09-22T16:23:00Z">
        <w:r w:rsidRPr="00F51950">
          <w:rPr>
            <w:rStyle w:val="FontStyle12"/>
            <w:sz w:val="24"/>
            <w:szCs w:val="24"/>
          </w:rPr>
          <w:delText>būti nepriekaištingos reputacijos, kaip ji apibrėžta Lietuvos Respublikos švietimo įstatyme;</w:delText>
        </w:r>
      </w:del>
    </w:p>
    <w:p w14:paraId="17CE3367" w14:textId="77777777" w:rsidR="00C42BF0" w:rsidRPr="00F51950" w:rsidRDefault="00C42BF0" w:rsidP="00C42BF0">
      <w:pPr>
        <w:pStyle w:val="Style1"/>
        <w:numPr>
          <w:ilvl w:val="0"/>
          <w:numId w:val="1"/>
        </w:numPr>
        <w:tabs>
          <w:tab w:val="left" w:pos="851"/>
          <w:tab w:val="left" w:pos="993"/>
          <w:tab w:val="left" w:pos="1134"/>
        </w:tabs>
        <w:spacing w:line="240" w:lineRule="auto"/>
        <w:ind w:firstLine="567"/>
        <w:rPr>
          <w:del w:id="114" w:author="1" w:date="2026-09-22T12:23:00Z" w16du:dateUtc="2026-09-22T16:23:00Z"/>
          <w:rStyle w:val="FontStyle12"/>
          <w:sz w:val="24"/>
          <w:szCs w:val="24"/>
        </w:rPr>
      </w:pPr>
      <w:del w:id="115" w:author="1" w:date="2026-09-22T12:23:00Z" w16du:dateUtc="2026-09-22T16:23:00Z">
        <w:r w:rsidRPr="00F51950">
          <w:rPr>
            <w:rStyle w:val="FontStyle12"/>
            <w:sz w:val="24"/>
            <w:szCs w:val="24"/>
          </w:rPr>
          <w:delText>Mokytojas dirba vadovaudamasis Lietuvos Respublikos darbo kodeksu, Lietuvos Respublikos švietimo įstatymu, kitais norminiais teisės aktais, reglamentuojančiais ugdymą, mokyklos nuostatais, mokyklos darbo tvarkos taisyklėmis), Jonavos Jeronimo Ralio gimnazijos ugdymo planu, pareigybės aprašymu ir susitarimais su gimnazijos direktoriumi.</w:delText>
        </w:r>
      </w:del>
    </w:p>
    <w:p w14:paraId="5C96AD30" w14:textId="77777777" w:rsidR="00C42BF0" w:rsidRPr="00F51950" w:rsidRDefault="00C42BF0" w:rsidP="00C42BF0">
      <w:pPr>
        <w:pStyle w:val="Style4"/>
        <w:tabs>
          <w:tab w:val="left" w:pos="341"/>
          <w:tab w:val="left" w:pos="851"/>
          <w:tab w:val="left" w:pos="1134"/>
        </w:tabs>
        <w:ind w:firstLine="567"/>
        <w:jc w:val="center"/>
        <w:rPr>
          <w:del w:id="116" w:author="1" w:date="2026-09-22T12:23:00Z" w16du:dateUtc="2026-09-22T16:23:00Z"/>
          <w:rStyle w:val="FontStyle11"/>
          <w:sz w:val="24"/>
          <w:szCs w:val="24"/>
        </w:rPr>
      </w:pPr>
    </w:p>
    <w:p w14:paraId="1B7F022D" w14:textId="77777777" w:rsidR="00C42BF0" w:rsidRPr="00F51950" w:rsidRDefault="00C42BF0" w:rsidP="00C42BF0">
      <w:pPr>
        <w:pStyle w:val="Style4"/>
        <w:tabs>
          <w:tab w:val="left" w:pos="341"/>
          <w:tab w:val="left" w:pos="851"/>
          <w:tab w:val="left" w:pos="1134"/>
        </w:tabs>
        <w:ind w:firstLine="567"/>
        <w:jc w:val="center"/>
        <w:rPr>
          <w:del w:id="117" w:author="1" w:date="2026-09-22T12:23:00Z" w16du:dateUtc="2026-09-22T16:23:00Z"/>
          <w:rStyle w:val="FontStyle11"/>
          <w:sz w:val="24"/>
          <w:szCs w:val="24"/>
        </w:rPr>
      </w:pPr>
      <w:del w:id="118" w:author="1" w:date="2026-09-22T12:23:00Z" w16du:dateUtc="2026-09-22T16:23:00Z">
        <w:r w:rsidRPr="00F51950">
          <w:rPr>
            <w:rStyle w:val="FontStyle11"/>
            <w:sz w:val="24"/>
            <w:szCs w:val="24"/>
          </w:rPr>
          <w:delText>III</w:delText>
        </w:r>
        <w:r w:rsidRPr="00F51950">
          <w:rPr>
            <w:rStyle w:val="FontStyle11"/>
            <w:sz w:val="24"/>
            <w:szCs w:val="24"/>
          </w:rPr>
          <w:tab/>
          <w:delText xml:space="preserve"> SKYRIUS</w:delText>
        </w:r>
      </w:del>
    </w:p>
    <w:p w14:paraId="728335DC" w14:textId="77777777" w:rsidR="00C42BF0" w:rsidRPr="00F51950" w:rsidRDefault="00C42BF0" w:rsidP="00C42BF0">
      <w:pPr>
        <w:pStyle w:val="Style3"/>
        <w:tabs>
          <w:tab w:val="left" w:pos="851"/>
          <w:tab w:val="left" w:pos="1134"/>
        </w:tabs>
        <w:spacing w:line="240" w:lineRule="auto"/>
        <w:ind w:firstLine="567"/>
        <w:rPr>
          <w:del w:id="119" w:author="1" w:date="2026-09-22T12:23:00Z" w16du:dateUtc="2026-09-22T16:23:00Z"/>
          <w:rStyle w:val="FontStyle11"/>
          <w:sz w:val="24"/>
          <w:szCs w:val="24"/>
        </w:rPr>
      </w:pPr>
      <w:del w:id="120" w:author="1" w:date="2026-09-22T12:23:00Z" w16du:dateUtc="2026-09-22T16:23:00Z">
        <w:r w:rsidRPr="00F51950">
          <w:rPr>
            <w:rStyle w:val="FontStyle11"/>
            <w:sz w:val="24"/>
            <w:szCs w:val="24"/>
          </w:rPr>
          <w:delText>ŠIAS PAREIGAS EINANČIO MOKYTOJO FUNKCIJOS</w:delText>
        </w:r>
      </w:del>
    </w:p>
    <w:p w14:paraId="2EB63DFF" w14:textId="77777777" w:rsidR="00C42BF0" w:rsidRPr="00F51950" w:rsidRDefault="00C42BF0" w:rsidP="00C42BF0">
      <w:pPr>
        <w:pStyle w:val="Style3"/>
        <w:tabs>
          <w:tab w:val="left" w:pos="851"/>
          <w:tab w:val="left" w:pos="1134"/>
        </w:tabs>
        <w:spacing w:line="240" w:lineRule="auto"/>
        <w:ind w:firstLine="567"/>
        <w:rPr>
          <w:del w:id="121" w:author="1" w:date="2026-09-22T12:23:00Z" w16du:dateUtc="2026-09-22T16:23:00Z"/>
          <w:rStyle w:val="FontStyle11"/>
          <w:sz w:val="24"/>
          <w:szCs w:val="24"/>
        </w:rPr>
      </w:pPr>
    </w:p>
    <w:p w14:paraId="207529E5" w14:textId="77777777" w:rsidR="00C42BF0" w:rsidRPr="00F51950" w:rsidRDefault="00C42BF0" w:rsidP="00C42BF0">
      <w:pPr>
        <w:pStyle w:val="Style1"/>
        <w:numPr>
          <w:ilvl w:val="0"/>
          <w:numId w:val="1"/>
        </w:numPr>
        <w:tabs>
          <w:tab w:val="left" w:pos="993"/>
          <w:tab w:val="left" w:pos="1134"/>
        </w:tabs>
        <w:spacing w:line="240" w:lineRule="auto"/>
        <w:ind w:firstLine="567"/>
        <w:rPr>
          <w:del w:id="122" w:author="1" w:date="2026-09-22T12:23:00Z" w16du:dateUtc="2026-09-22T16:23:00Z"/>
          <w:rStyle w:val="FontStyle12"/>
          <w:sz w:val="24"/>
          <w:szCs w:val="24"/>
        </w:rPr>
      </w:pPr>
      <w:del w:id="123" w:author="1" w:date="2026-09-22T12:23:00Z" w16du:dateUtc="2026-09-22T16:23:00Z">
        <w:r w:rsidRPr="00F51950">
          <w:rPr>
            <w:rStyle w:val="FontStyle12"/>
            <w:sz w:val="24"/>
            <w:szCs w:val="24"/>
          </w:rPr>
          <w:delText>Šias pareigas einantis mokytojas vykdo šias funkcijas:</w:delText>
        </w:r>
      </w:del>
    </w:p>
    <w:p w14:paraId="49D4E9E4"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24" w:author="1" w:date="2026-09-22T12:23:00Z" w16du:dateUtc="2026-09-22T16:23:00Z"/>
          <w:rStyle w:val="FontStyle12"/>
          <w:sz w:val="24"/>
          <w:szCs w:val="24"/>
        </w:rPr>
      </w:pPr>
      <w:del w:id="125" w:author="1" w:date="2026-09-22T12:23:00Z" w16du:dateUtc="2026-09-22T16:23:00Z">
        <w:r w:rsidRPr="00F51950">
          <w:rPr>
            <w:rStyle w:val="FontStyle12"/>
            <w:sz w:val="24"/>
            <w:szCs w:val="24"/>
          </w:rPr>
          <w:delText>ugdo mokinius paga</w:delText>
        </w:r>
        <w:r w:rsidR="00B00FCA">
          <w:rPr>
            <w:rStyle w:val="FontStyle12"/>
            <w:sz w:val="24"/>
            <w:szCs w:val="24"/>
          </w:rPr>
          <w:delText>l ekonomikos ir verslumo</w:delText>
        </w:r>
        <w:r w:rsidRPr="00F51950">
          <w:rPr>
            <w:rStyle w:val="FontStyle12"/>
            <w:sz w:val="24"/>
            <w:szCs w:val="24"/>
          </w:rPr>
          <w:delText xml:space="preserve"> bendrąją programą ir jai įgyvendinti mokyklos ugdymo planuose numatytas valandas;</w:delText>
        </w:r>
      </w:del>
    </w:p>
    <w:p w14:paraId="081DB669"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26" w:author="1" w:date="2026-09-22T12:23:00Z" w16du:dateUtc="2026-09-22T16:23:00Z"/>
          <w:rStyle w:val="FontStyle12"/>
          <w:sz w:val="24"/>
          <w:szCs w:val="24"/>
        </w:rPr>
      </w:pPr>
      <w:del w:id="127" w:author="1" w:date="2026-09-22T12:23:00Z" w16du:dateUtc="2026-09-22T16:23:00Z">
        <w:r w:rsidRPr="00F51950">
          <w:rPr>
            <w:rStyle w:val="FontStyle12"/>
            <w:sz w:val="24"/>
            <w:szCs w:val="24"/>
          </w:rPr>
          <w:delText>pagal kompetenciją ugdo mokinius pagal privalomų ar pasirenkamų mokomųjų dalykų ar jų modulių programas ir skirtas valandas;</w:delText>
        </w:r>
      </w:del>
    </w:p>
    <w:p w14:paraId="76EB80CE"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28" w:author="1" w:date="2026-09-22T12:23:00Z" w16du:dateUtc="2026-09-22T16:23:00Z"/>
          <w:rStyle w:val="FontStyle12"/>
          <w:sz w:val="24"/>
          <w:szCs w:val="24"/>
        </w:rPr>
      </w:pPr>
      <w:del w:id="129" w:author="1" w:date="2026-09-22T12:23:00Z" w16du:dateUtc="2026-09-22T16:23:00Z">
        <w:r w:rsidRPr="00F51950">
          <w:rPr>
            <w:rStyle w:val="FontStyle12"/>
            <w:sz w:val="24"/>
            <w:szCs w:val="24"/>
          </w:rPr>
          <w:delText>pagal kompetenciją ugdo mokinius pagal neformaliojo švietimo programas ir skirtas valandas bei valandas, skirtas ugdymosi poreikiams tenkinti bei mokymosi pagalbai teikti;</w:delText>
        </w:r>
      </w:del>
    </w:p>
    <w:p w14:paraId="43B9548C"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30" w:author="1" w:date="2026-09-22T12:23:00Z" w16du:dateUtc="2026-09-22T16:23:00Z"/>
          <w:rStyle w:val="FontStyle12"/>
          <w:sz w:val="24"/>
          <w:szCs w:val="24"/>
        </w:rPr>
      </w:pPr>
      <w:del w:id="131" w:author="1" w:date="2026-09-22T12:23:00Z" w16du:dateUtc="2026-09-22T16:23:00Z">
        <w:r w:rsidRPr="00F51950">
          <w:rPr>
            <w:rStyle w:val="FontStyle12"/>
            <w:sz w:val="24"/>
            <w:szCs w:val="24"/>
          </w:rPr>
          <w:delText>užtikrina ugdomų mokinių saugumą ugdymo veikloje;</w:delText>
        </w:r>
      </w:del>
    </w:p>
    <w:p w14:paraId="37ED667C"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32" w:author="1" w:date="2026-09-22T12:23:00Z" w16du:dateUtc="2026-09-22T16:23:00Z"/>
          <w:rStyle w:val="FontStyle12"/>
          <w:sz w:val="24"/>
          <w:szCs w:val="24"/>
        </w:rPr>
      </w:pPr>
      <w:del w:id="133" w:author="1" w:date="2026-09-22T12:23:00Z" w16du:dateUtc="2026-09-22T16:23:00Z">
        <w:r w:rsidRPr="00F51950">
          <w:rPr>
            <w:rStyle w:val="FontStyle12"/>
            <w:sz w:val="24"/>
            <w:szCs w:val="24"/>
          </w:rPr>
          <w:delText>veda pamokas vadovaudamasis gimnazijos direktoriaus patvirtintu tvarkaraščiu;</w:delText>
        </w:r>
      </w:del>
    </w:p>
    <w:p w14:paraId="298184E8"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34" w:author="1" w:date="2026-09-22T12:23:00Z" w16du:dateUtc="2026-09-22T16:23:00Z"/>
          <w:rStyle w:val="FontStyle12"/>
          <w:sz w:val="24"/>
          <w:szCs w:val="24"/>
        </w:rPr>
      </w:pPr>
      <w:del w:id="135" w:author="1" w:date="2026-09-22T12:23:00Z" w16du:dateUtc="2026-09-22T16:23:00Z">
        <w:r w:rsidRPr="00F51950">
          <w:rPr>
            <w:rStyle w:val="FontStyle12"/>
            <w:sz w:val="24"/>
            <w:szCs w:val="24"/>
          </w:rPr>
          <w:delText>planuoja ugdomąją veiklą;</w:delText>
        </w:r>
      </w:del>
    </w:p>
    <w:p w14:paraId="68D4744C"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36" w:author="1" w:date="2026-09-22T12:23:00Z" w16du:dateUtc="2026-09-22T16:23:00Z"/>
          <w:rStyle w:val="FontStyle12"/>
          <w:sz w:val="24"/>
          <w:szCs w:val="24"/>
        </w:rPr>
      </w:pPr>
      <w:del w:id="137" w:author="1" w:date="2026-09-22T12:23:00Z" w16du:dateUtc="2026-09-22T16:23:00Z">
        <w:r w:rsidRPr="00F51950">
          <w:rPr>
            <w:rStyle w:val="FontStyle12"/>
            <w:sz w:val="24"/>
            <w:szCs w:val="24"/>
          </w:rPr>
          <w:delText>ruošiasi pamokoms ir kitoms ugdomosioms veikloms;</w:delText>
        </w:r>
      </w:del>
    </w:p>
    <w:p w14:paraId="397E7468"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38" w:author="1" w:date="2026-09-22T12:23:00Z" w16du:dateUtc="2026-09-22T16:23:00Z"/>
          <w:rStyle w:val="FontStyle12"/>
          <w:sz w:val="24"/>
          <w:szCs w:val="24"/>
        </w:rPr>
      </w:pPr>
      <w:del w:id="139" w:author="1" w:date="2026-09-22T12:23:00Z" w16du:dateUtc="2026-09-22T16:23:00Z">
        <w:r w:rsidRPr="00F51950">
          <w:rPr>
            <w:rStyle w:val="FontStyle12"/>
            <w:sz w:val="24"/>
            <w:szCs w:val="24"/>
          </w:rPr>
          <w:delText>vertina mokinių pasiekimus, stebi, fiksuoja, analizuoja mokinio asmeninę ūgtį, informuoja apie mokymosi pažangą, pasiekimus mokinių tėvus (globėjus, rūpintojus) ir gimnazijos vadovus;</w:delText>
        </w:r>
      </w:del>
    </w:p>
    <w:p w14:paraId="434489BB"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40" w:author="1" w:date="2026-09-22T12:23:00Z" w16du:dateUtc="2026-09-22T16:23:00Z"/>
          <w:rStyle w:val="FontStyle12"/>
          <w:sz w:val="24"/>
          <w:szCs w:val="24"/>
        </w:rPr>
      </w:pPr>
      <w:del w:id="141" w:author="1" w:date="2026-09-22T12:23:00Z" w16du:dateUtc="2026-09-22T16:23:00Z">
        <w:r w:rsidRPr="00F51950">
          <w:rPr>
            <w:rStyle w:val="FontStyle12"/>
            <w:sz w:val="24"/>
            <w:szCs w:val="24"/>
          </w:rPr>
          <w:delText>tvarko mokinių ugdomosios veiklos apskaitos dokumentus;</w:delText>
        </w:r>
      </w:del>
    </w:p>
    <w:p w14:paraId="37649D81"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42" w:author="1" w:date="2026-09-22T12:23:00Z" w16du:dateUtc="2026-09-22T16:23:00Z"/>
          <w:rStyle w:val="FontStyle12"/>
          <w:sz w:val="24"/>
          <w:szCs w:val="24"/>
        </w:rPr>
      </w:pPr>
      <w:del w:id="143" w:author="1" w:date="2026-09-22T12:23:00Z" w16du:dateUtc="2026-09-22T16:23:00Z">
        <w:r w:rsidRPr="00F51950">
          <w:rPr>
            <w:rStyle w:val="FontStyle12"/>
            <w:sz w:val="24"/>
            <w:szCs w:val="24"/>
          </w:rPr>
          <w:delText>moko mokinius namuose pagal dalyko bendrąją programą ir skirtas valandas, jeigu jiems paskirtas toks mokymas, pagal Mokinių mokymo stacionarinėje asmens sveikatos priežiūros įstaigoje ir namuose organizavimo tvarkos aprašą;</w:delText>
        </w:r>
      </w:del>
    </w:p>
    <w:p w14:paraId="29FB3E26"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44" w:author="1" w:date="2026-09-22T12:23:00Z" w16du:dateUtc="2026-09-22T16:23:00Z"/>
          <w:rStyle w:val="FontStyle12"/>
          <w:sz w:val="24"/>
          <w:szCs w:val="24"/>
        </w:rPr>
      </w:pPr>
      <w:del w:id="145" w:author="1" w:date="2026-09-22T12:23:00Z" w16du:dateUtc="2026-09-22T16:23:00Z">
        <w:r w:rsidRPr="00F51950">
          <w:rPr>
            <w:rStyle w:val="FontStyle12"/>
            <w:sz w:val="24"/>
            <w:szCs w:val="24"/>
          </w:rPr>
          <w:delText>dirba su specialiųjų poreikių mokiniais, ruošia pritaikytą ar individualizuotą dalyko programą;</w:delText>
        </w:r>
      </w:del>
    </w:p>
    <w:p w14:paraId="268BFAF1"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46" w:author="1" w:date="2026-09-22T12:23:00Z" w16du:dateUtc="2026-09-22T16:23:00Z"/>
          <w:rStyle w:val="FontStyle12"/>
          <w:sz w:val="24"/>
          <w:szCs w:val="24"/>
        </w:rPr>
      </w:pPr>
      <w:del w:id="147" w:author="1" w:date="2026-09-22T12:23:00Z" w16du:dateUtc="2026-09-22T16:23:00Z">
        <w:r w:rsidRPr="00F51950">
          <w:rPr>
            <w:rStyle w:val="FontStyle12"/>
            <w:sz w:val="24"/>
            <w:szCs w:val="24"/>
          </w:rPr>
          <w:delText>imasi adekvačių priemonių, pastebėjęs ar įtaręs mokinį esant apsvaigus nuo psichiką veikiančių medžiagų, mokinio atžvilgiu taikomą psichologinę, fizinę prievartą ar įvairaus pobūdžio išnaudojimą;</w:delText>
        </w:r>
      </w:del>
    </w:p>
    <w:p w14:paraId="6326BFCC"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48" w:author="1" w:date="2026-09-22T12:23:00Z" w16du:dateUtc="2026-09-22T16:23:00Z"/>
          <w:rStyle w:val="FontStyle12"/>
          <w:sz w:val="24"/>
          <w:szCs w:val="24"/>
        </w:rPr>
      </w:pPr>
      <w:del w:id="149" w:author="1" w:date="2026-09-22T12:23:00Z" w16du:dateUtc="2026-09-22T16:23:00Z">
        <w:r w:rsidRPr="00F51950">
          <w:rPr>
            <w:rStyle w:val="FontStyle12"/>
            <w:sz w:val="24"/>
            <w:szCs w:val="24"/>
          </w:rPr>
          <w:delText>bendradarbiauja su kitais gimnazijos pedagoginiais darbuotojais;</w:delText>
        </w:r>
      </w:del>
    </w:p>
    <w:p w14:paraId="6098E38D"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50" w:author="1" w:date="2026-09-22T12:23:00Z" w16du:dateUtc="2026-09-22T16:23:00Z"/>
          <w:rStyle w:val="FontStyle12"/>
          <w:sz w:val="24"/>
          <w:szCs w:val="24"/>
        </w:rPr>
      </w:pPr>
      <w:del w:id="151" w:author="1" w:date="2026-09-22T12:23:00Z" w16du:dateUtc="2026-09-22T16:23:00Z">
        <w:r w:rsidRPr="00F51950">
          <w:rPr>
            <w:rStyle w:val="FontStyle12"/>
            <w:sz w:val="24"/>
            <w:szCs w:val="24"/>
          </w:rPr>
          <w:delText>analizuoja ir įsivertina savo pedagoginę veiklą;</w:delText>
        </w:r>
      </w:del>
    </w:p>
    <w:p w14:paraId="645E8E62"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52" w:author="1" w:date="2026-09-22T12:23:00Z" w16du:dateUtc="2026-09-22T16:23:00Z"/>
          <w:rStyle w:val="FontStyle12"/>
          <w:sz w:val="24"/>
          <w:szCs w:val="24"/>
        </w:rPr>
      </w:pPr>
      <w:del w:id="153" w:author="1" w:date="2026-09-22T12:23:00Z" w16du:dateUtc="2026-09-22T16:23:00Z">
        <w:r w:rsidRPr="00F51950">
          <w:rPr>
            <w:rStyle w:val="FontStyle12"/>
            <w:sz w:val="24"/>
            <w:szCs w:val="24"/>
          </w:rPr>
          <w:delText>tobulina profesines kompetencijas;</w:delText>
        </w:r>
      </w:del>
    </w:p>
    <w:p w14:paraId="1A89309A"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54" w:author="1" w:date="2026-09-22T12:23:00Z" w16du:dateUtc="2026-09-22T16:23:00Z"/>
          <w:rStyle w:val="FontStyle12"/>
          <w:sz w:val="24"/>
          <w:szCs w:val="24"/>
        </w:rPr>
      </w:pPr>
      <w:del w:id="155" w:author="1" w:date="2026-09-22T12:23:00Z" w16du:dateUtc="2026-09-22T16:23:00Z">
        <w:r w:rsidRPr="00F51950">
          <w:rPr>
            <w:rStyle w:val="FontStyle12"/>
            <w:sz w:val="24"/>
            <w:szCs w:val="24"/>
          </w:rPr>
          <w:delText>pagal savo kvalifikacinę kategoriją vykdo metodinę veiklą;</w:delText>
        </w:r>
      </w:del>
    </w:p>
    <w:p w14:paraId="1C1A461C"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56" w:author="1" w:date="2026-09-22T12:23:00Z" w16du:dateUtc="2026-09-22T16:23:00Z"/>
          <w:rStyle w:val="FontStyle12"/>
          <w:sz w:val="24"/>
          <w:szCs w:val="24"/>
        </w:rPr>
      </w:pPr>
      <w:del w:id="157" w:author="1" w:date="2026-09-22T12:23:00Z" w16du:dateUtc="2026-09-22T16:23:00Z">
        <w:r w:rsidRPr="00F51950">
          <w:rPr>
            <w:rStyle w:val="FontStyle12"/>
            <w:sz w:val="24"/>
            <w:szCs w:val="24"/>
          </w:rPr>
          <w:delText>dalyvauja ir teikia pasiūlymus kuriant ir įgyvendinant gimnazijos strateginį, metinį, ugdymo planus;</w:delText>
        </w:r>
      </w:del>
    </w:p>
    <w:p w14:paraId="3700628F"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58" w:author="1" w:date="2026-09-22T12:23:00Z" w16du:dateUtc="2026-09-22T16:23:00Z"/>
          <w:rStyle w:val="FontStyle12"/>
          <w:sz w:val="24"/>
          <w:szCs w:val="24"/>
        </w:rPr>
      </w:pPr>
      <w:del w:id="159" w:author="1" w:date="2026-09-22T12:23:00Z" w16du:dateUtc="2026-09-22T16:23:00Z">
        <w:r w:rsidRPr="00F51950">
          <w:rPr>
            <w:rStyle w:val="FontStyle12"/>
            <w:sz w:val="24"/>
            <w:szCs w:val="24"/>
          </w:rPr>
          <w:delText>dalyvauja gimnazijos veiklos kokybės įsivertinime;</w:delText>
        </w:r>
      </w:del>
    </w:p>
    <w:p w14:paraId="24D1DF3E"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60" w:author="1" w:date="2026-09-22T12:23:00Z" w16du:dateUtc="2026-09-22T16:23:00Z"/>
          <w:rStyle w:val="FontStyle12"/>
          <w:sz w:val="24"/>
          <w:szCs w:val="24"/>
        </w:rPr>
      </w:pPr>
      <w:del w:id="161" w:author="1" w:date="2026-09-22T12:23:00Z" w16du:dateUtc="2026-09-22T16:23:00Z">
        <w:r w:rsidRPr="00F51950">
          <w:rPr>
            <w:rStyle w:val="FontStyle12"/>
            <w:sz w:val="24"/>
            <w:szCs w:val="24"/>
          </w:rPr>
          <w:delText>pamokų ar pertraukų metu kilus pavojui ar jį paskelbus gimnazijoje, užtikrina esamų mokinių pasišalinimą iš pavojingos vietos į saugią;</w:delText>
        </w:r>
      </w:del>
    </w:p>
    <w:p w14:paraId="226E1874"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62" w:author="1" w:date="2026-09-22T12:23:00Z" w16du:dateUtc="2026-09-22T16:23:00Z"/>
          <w:rStyle w:val="FontStyle12"/>
          <w:sz w:val="24"/>
          <w:szCs w:val="24"/>
        </w:rPr>
      </w:pPr>
      <w:del w:id="163" w:author="1" w:date="2026-09-22T12:23:00Z" w16du:dateUtc="2026-09-22T16:23:00Z">
        <w:r w:rsidRPr="00F51950">
          <w:rPr>
            <w:rStyle w:val="FontStyle12"/>
            <w:sz w:val="24"/>
            <w:szCs w:val="24"/>
          </w:rPr>
          <w:delText>budi pertraukų ar renginių metu vadovaudamasis gimnazijos direktoriaus patvirtintu budėjimo grafiku;</w:delText>
        </w:r>
      </w:del>
    </w:p>
    <w:p w14:paraId="74ACE631"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64" w:author="1" w:date="2026-09-22T12:23:00Z" w16du:dateUtc="2026-09-22T16:23:00Z"/>
          <w:rStyle w:val="FontStyle12"/>
          <w:sz w:val="24"/>
          <w:szCs w:val="24"/>
        </w:rPr>
      </w:pPr>
      <w:del w:id="165" w:author="1" w:date="2026-09-22T12:23:00Z" w16du:dateUtc="2026-09-22T16:23:00Z">
        <w:r w:rsidRPr="00F51950">
          <w:rPr>
            <w:rStyle w:val="FontStyle12"/>
            <w:sz w:val="24"/>
            <w:szCs w:val="24"/>
          </w:rPr>
          <w:delText>vykdo kitas veiklas gimnazijos bendruomenei vadovaudamasis su gimnazijos direktoriumi kiekvienų mokslo metų pradžioje pasirašomu atskiru susitarimu.</w:delText>
        </w:r>
      </w:del>
    </w:p>
    <w:p w14:paraId="2807CDA7" w14:textId="77777777" w:rsidR="00C42BF0" w:rsidRPr="00F51950" w:rsidRDefault="00C42BF0" w:rsidP="00C42BF0">
      <w:pPr>
        <w:pStyle w:val="Style3"/>
        <w:tabs>
          <w:tab w:val="left" w:pos="851"/>
          <w:tab w:val="left" w:pos="1134"/>
        </w:tabs>
        <w:spacing w:line="240" w:lineRule="auto"/>
        <w:ind w:firstLine="567"/>
        <w:rPr>
          <w:del w:id="166" w:author="1" w:date="2026-09-22T12:23:00Z" w16du:dateUtc="2026-09-22T16:23:00Z"/>
          <w:rStyle w:val="FontStyle11"/>
          <w:sz w:val="24"/>
          <w:szCs w:val="24"/>
        </w:rPr>
      </w:pPr>
    </w:p>
    <w:p w14:paraId="4E695011" w14:textId="77777777" w:rsidR="00C42BF0" w:rsidRPr="00F51950" w:rsidRDefault="00C42BF0" w:rsidP="00C42BF0">
      <w:pPr>
        <w:pStyle w:val="Style3"/>
        <w:tabs>
          <w:tab w:val="left" w:pos="851"/>
          <w:tab w:val="left" w:pos="1134"/>
        </w:tabs>
        <w:spacing w:line="240" w:lineRule="auto"/>
        <w:ind w:firstLine="567"/>
        <w:rPr>
          <w:del w:id="167" w:author="1" w:date="2026-09-22T12:23:00Z" w16du:dateUtc="2026-09-22T16:23:00Z"/>
          <w:rStyle w:val="FontStyle11"/>
          <w:sz w:val="24"/>
          <w:szCs w:val="24"/>
        </w:rPr>
      </w:pPr>
      <w:del w:id="168" w:author="1" w:date="2026-09-22T12:23:00Z" w16du:dateUtc="2026-09-22T16:23:00Z">
        <w:r w:rsidRPr="00F51950">
          <w:rPr>
            <w:rStyle w:val="FontStyle11"/>
            <w:sz w:val="24"/>
            <w:szCs w:val="24"/>
          </w:rPr>
          <w:delText>IV SKYRIUS</w:delText>
        </w:r>
      </w:del>
    </w:p>
    <w:p w14:paraId="39317232" w14:textId="77777777" w:rsidR="00C42BF0" w:rsidRPr="00F51950" w:rsidRDefault="00C42BF0" w:rsidP="00C42BF0">
      <w:pPr>
        <w:pStyle w:val="Style3"/>
        <w:tabs>
          <w:tab w:val="left" w:pos="851"/>
          <w:tab w:val="left" w:pos="1134"/>
        </w:tabs>
        <w:spacing w:line="240" w:lineRule="auto"/>
        <w:ind w:firstLine="567"/>
        <w:rPr>
          <w:del w:id="169" w:author="1" w:date="2026-09-22T12:23:00Z" w16du:dateUtc="2026-09-22T16:23:00Z"/>
          <w:rStyle w:val="FontStyle11"/>
          <w:sz w:val="24"/>
          <w:szCs w:val="24"/>
        </w:rPr>
      </w:pPr>
      <w:del w:id="170" w:author="1" w:date="2026-09-22T12:23:00Z" w16du:dateUtc="2026-09-22T16:23:00Z">
        <w:r w:rsidRPr="00F51950">
          <w:rPr>
            <w:rStyle w:val="FontStyle11"/>
            <w:sz w:val="24"/>
            <w:szCs w:val="24"/>
          </w:rPr>
          <w:delText>ATSAKOMYBĖ</w:delText>
        </w:r>
      </w:del>
    </w:p>
    <w:p w14:paraId="38F6AFB9" w14:textId="77777777" w:rsidR="00C42BF0" w:rsidRPr="00F51950" w:rsidRDefault="00C42BF0" w:rsidP="00C42BF0">
      <w:pPr>
        <w:pStyle w:val="Style3"/>
        <w:tabs>
          <w:tab w:val="left" w:pos="851"/>
          <w:tab w:val="left" w:pos="1134"/>
        </w:tabs>
        <w:spacing w:line="240" w:lineRule="auto"/>
        <w:ind w:firstLine="567"/>
        <w:rPr>
          <w:del w:id="171" w:author="1" w:date="2026-09-22T12:23:00Z" w16du:dateUtc="2026-09-22T16:23:00Z"/>
          <w:rStyle w:val="FontStyle11"/>
          <w:sz w:val="24"/>
          <w:szCs w:val="24"/>
        </w:rPr>
      </w:pPr>
    </w:p>
    <w:p w14:paraId="6AC01197" w14:textId="77777777" w:rsidR="00C42BF0" w:rsidRPr="00F51950" w:rsidRDefault="00C42BF0" w:rsidP="00C42BF0">
      <w:pPr>
        <w:pStyle w:val="Style2"/>
        <w:tabs>
          <w:tab w:val="left" w:pos="851"/>
          <w:tab w:val="left" w:pos="1134"/>
        </w:tabs>
        <w:spacing w:line="240" w:lineRule="auto"/>
        <w:ind w:firstLine="567"/>
        <w:jc w:val="both"/>
        <w:rPr>
          <w:del w:id="172" w:author="1" w:date="2026-09-22T12:23:00Z" w16du:dateUtc="2026-09-22T16:23:00Z"/>
          <w:rStyle w:val="FontStyle12"/>
          <w:sz w:val="24"/>
          <w:szCs w:val="24"/>
        </w:rPr>
      </w:pPr>
      <w:del w:id="173" w:author="1" w:date="2026-09-22T12:23:00Z" w16du:dateUtc="2026-09-22T16:23:00Z">
        <w:r w:rsidRPr="00F51950">
          <w:rPr>
            <w:rStyle w:val="FontStyle12"/>
            <w:sz w:val="24"/>
            <w:szCs w:val="24"/>
          </w:rPr>
          <w:delText>8. Jonavos Jeronimo Ralio gimnazijo</w:delText>
        </w:r>
        <w:r>
          <w:rPr>
            <w:rStyle w:val="FontStyle12"/>
            <w:sz w:val="24"/>
            <w:szCs w:val="24"/>
          </w:rPr>
          <w:delText xml:space="preserve">s </w:delText>
        </w:r>
        <w:r w:rsidR="00B00FCA">
          <w:rPr>
            <w:rStyle w:val="FontStyle12"/>
            <w:sz w:val="24"/>
            <w:szCs w:val="24"/>
          </w:rPr>
          <w:delText>ekonomikos ir verslumo</w:delText>
        </w:r>
        <w:r w:rsidRPr="00F51950">
          <w:rPr>
            <w:rStyle w:val="FontStyle12"/>
            <w:sz w:val="24"/>
            <w:szCs w:val="24"/>
          </w:rPr>
          <w:delText xml:space="preserve"> mokytojas prisiima atsakomybę už:</w:delText>
        </w:r>
      </w:del>
    </w:p>
    <w:p w14:paraId="656FAF56"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74" w:author="1" w:date="2026-09-22T12:23:00Z" w16du:dateUtc="2026-09-22T16:23:00Z"/>
          <w:rStyle w:val="FontStyle12"/>
          <w:sz w:val="24"/>
          <w:szCs w:val="24"/>
        </w:rPr>
      </w:pPr>
      <w:del w:id="175" w:author="1" w:date="2026-09-22T12:23:00Z" w16du:dateUtc="2026-09-22T16:23:00Z">
        <w:r w:rsidRPr="00F51950">
          <w:rPr>
            <w:rStyle w:val="FontStyle12"/>
            <w:sz w:val="24"/>
            <w:szCs w:val="24"/>
          </w:rPr>
          <w:delText>tinkamą savo pareigų vykdymą;</w:delText>
        </w:r>
      </w:del>
    </w:p>
    <w:p w14:paraId="08A65C26"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76" w:author="1" w:date="2026-09-22T12:23:00Z" w16du:dateUtc="2026-09-22T16:23:00Z"/>
          <w:rStyle w:val="FontStyle12"/>
          <w:sz w:val="24"/>
          <w:szCs w:val="24"/>
        </w:rPr>
      </w:pPr>
      <w:del w:id="177" w:author="1" w:date="2026-09-22T12:23:00Z" w16du:dateUtc="2026-09-22T16:23:00Z">
        <w:r w:rsidRPr="00F51950">
          <w:rPr>
            <w:rStyle w:val="FontStyle12"/>
            <w:sz w:val="24"/>
            <w:szCs w:val="24"/>
          </w:rPr>
          <w:delText>mokinių drausmę ir saugumą;</w:delText>
        </w:r>
      </w:del>
    </w:p>
    <w:p w14:paraId="7129D27A"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78" w:author="1" w:date="2026-09-22T12:23:00Z" w16du:dateUtc="2026-09-22T16:23:00Z"/>
          <w:rStyle w:val="FontStyle12"/>
          <w:sz w:val="24"/>
          <w:szCs w:val="24"/>
        </w:rPr>
      </w:pPr>
      <w:del w:id="179" w:author="1" w:date="2026-09-22T12:23:00Z" w16du:dateUtc="2026-09-22T16:23:00Z">
        <w:r w:rsidRPr="00F51950">
          <w:rPr>
            <w:rStyle w:val="FontStyle12"/>
            <w:sz w:val="24"/>
            <w:szCs w:val="24"/>
          </w:rPr>
          <w:delText>emociškai saugios mokymo(si) aplinkos gimnazijoje puoselėjimą, reagavimą į smurtą ir patyčias pagal gimnazijos nustatytą tvarką;</w:delText>
        </w:r>
      </w:del>
    </w:p>
    <w:p w14:paraId="6C7C86C2"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80" w:author="1" w:date="2026-09-22T12:23:00Z" w16du:dateUtc="2026-09-22T16:23:00Z"/>
          <w:rStyle w:val="FontStyle12"/>
          <w:sz w:val="24"/>
          <w:szCs w:val="24"/>
        </w:rPr>
      </w:pPr>
      <w:del w:id="181" w:author="1" w:date="2026-09-22T12:23:00Z" w16du:dateUtc="2026-09-22T16:23:00Z">
        <w:r w:rsidRPr="00F51950">
          <w:rPr>
            <w:rStyle w:val="FontStyle12"/>
            <w:sz w:val="24"/>
            <w:szCs w:val="24"/>
          </w:rPr>
          <w:delText>duomenų apsaugą teisės aktų nustatyta tvarka;</w:delText>
        </w:r>
      </w:del>
    </w:p>
    <w:p w14:paraId="004AA4A9"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82" w:author="1" w:date="2026-09-22T12:23:00Z" w16du:dateUtc="2026-09-22T16:23:00Z"/>
          <w:rStyle w:val="FontStyle12"/>
          <w:sz w:val="24"/>
          <w:szCs w:val="24"/>
        </w:rPr>
      </w:pPr>
      <w:del w:id="183" w:author="1" w:date="2026-09-22T12:23:00Z" w16du:dateUtc="2026-09-22T16:23:00Z">
        <w:r w:rsidRPr="00F51950">
          <w:rPr>
            <w:rStyle w:val="FontStyle12"/>
            <w:sz w:val="24"/>
            <w:szCs w:val="24"/>
          </w:rPr>
          <w:delText>švaros ir tvarkos palaikymą klasėse, kuriose veda pamokas;</w:delText>
        </w:r>
      </w:del>
    </w:p>
    <w:p w14:paraId="4A9B9553"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84" w:author="1" w:date="2026-09-22T12:23:00Z" w16du:dateUtc="2026-09-22T16:23:00Z"/>
          <w:rStyle w:val="FontStyle12"/>
          <w:sz w:val="24"/>
          <w:szCs w:val="24"/>
        </w:rPr>
      </w:pPr>
      <w:del w:id="185" w:author="1" w:date="2026-09-22T12:23:00Z" w16du:dateUtc="2026-09-22T16:23:00Z">
        <w:r w:rsidRPr="00F51950">
          <w:rPr>
            <w:rStyle w:val="FontStyle12"/>
            <w:sz w:val="24"/>
            <w:szCs w:val="24"/>
          </w:rPr>
          <w:delText>tvarkingą, atsakingą įrenginių ir kitų darbo priemonių eksploataciją;</w:delText>
        </w:r>
      </w:del>
    </w:p>
    <w:p w14:paraId="4DBC7841"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86" w:author="1" w:date="2026-09-22T12:23:00Z" w16du:dateUtc="2026-09-22T16:23:00Z"/>
          <w:rStyle w:val="FontStyle12"/>
          <w:sz w:val="24"/>
          <w:szCs w:val="24"/>
        </w:rPr>
      </w:pPr>
      <w:del w:id="187" w:author="1" w:date="2026-09-22T12:23:00Z" w16du:dateUtc="2026-09-22T16:23:00Z">
        <w:r w:rsidRPr="00F51950">
          <w:rPr>
            <w:rStyle w:val="FontStyle12"/>
            <w:sz w:val="24"/>
            <w:szCs w:val="24"/>
          </w:rPr>
          <w:delText>teisingą darbo laiko naudojimą;</w:delText>
        </w:r>
      </w:del>
    </w:p>
    <w:p w14:paraId="525E3B71" w14:textId="77777777" w:rsidR="00C42BF0" w:rsidRPr="00F51950" w:rsidRDefault="00C42BF0" w:rsidP="00C42BF0">
      <w:pPr>
        <w:pStyle w:val="Style1"/>
        <w:numPr>
          <w:ilvl w:val="1"/>
          <w:numId w:val="5"/>
        </w:numPr>
        <w:tabs>
          <w:tab w:val="left" w:pos="993"/>
          <w:tab w:val="left" w:pos="1134"/>
        </w:tabs>
        <w:spacing w:line="240" w:lineRule="auto"/>
        <w:ind w:left="0" w:firstLine="567"/>
        <w:rPr>
          <w:del w:id="188" w:author="1" w:date="2026-09-22T12:23:00Z" w16du:dateUtc="2026-09-22T16:23:00Z"/>
          <w:rStyle w:val="FontStyle12"/>
          <w:sz w:val="24"/>
          <w:szCs w:val="24"/>
        </w:rPr>
      </w:pPr>
      <w:del w:id="189" w:author="1" w:date="2026-09-22T12:23:00Z" w16du:dateUtc="2026-09-22T16:23:00Z">
        <w:r w:rsidRPr="00F51950">
          <w:rPr>
            <w:rStyle w:val="FontStyle12"/>
            <w:sz w:val="24"/>
            <w:szCs w:val="24"/>
          </w:rPr>
          <w:delText>darbo drausmės taisyklių ar nuostatų laikymąsi;</w:delText>
        </w:r>
      </w:del>
    </w:p>
    <w:p w14:paraId="041B3220" w14:textId="77777777" w:rsidR="00C42BF0" w:rsidRPr="00F51950" w:rsidRDefault="00C42BF0" w:rsidP="00C42BF0">
      <w:pPr>
        <w:pStyle w:val="Style1"/>
        <w:numPr>
          <w:ilvl w:val="1"/>
          <w:numId w:val="6"/>
        </w:numPr>
        <w:tabs>
          <w:tab w:val="left" w:pos="993"/>
          <w:tab w:val="left" w:pos="1134"/>
        </w:tabs>
        <w:spacing w:line="240" w:lineRule="auto"/>
        <w:ind w:left="0" w:firstLine="567"/>
        <w:rPr>
          <w:del w:id="190" w:author="1" w:date="2026-09-22T12:23:00Z" w16du:dateUtc="2026-09-22T16:23:00Z"/>
          <w:rStyle w:val="FontStyle12"/>
          <w:sz w:val="24"/>
          <w:szCs w:val="24"/>
        </w:rPr>
      </w:pPr>
      <w:del w:id="191" w:author="1" w:date="2026-09-22T12:23:00Z" w16du:dateUtc="2026-09-22T16:23:00Z">
        <w:r w:rsidRPr="00F51950">
          <w:rPr>
            <w:rStyle w:val="FontStyle12"/>
            <w:sz w:val="24"/>
            <w:szCs w:val="24"/>
          </w:rPr>
          <w:delText>žalą, padarytą gimnazijai dėl savo kaltės ar neatsargumo.</w:delText>
        </w:r>
      </w:del>
    </w:p>
    <w:p w14:paraId="225EA176" w14:textId="77777777" w:rsidR="00C42BF0" w:rsidRPr="00F51950" w:rsidRDefault="00C42BF0" w:rsidP="00C42BF0">
      <w:pPr>
        <w:jc w:val="center"/>
        <w:rPr>
          <w:del w:id="192" w:author="1" w:date="2026-09-22T12:23:00Z" w16du:dateUtc="2026-09-22T16:23:00Z"/>
          <w:rStyle w:val="FontStyle12"/>
          <w:color w:val="auto"/>
          <w:sz w:val="24"/>
          <w:szCs w:val="24"/>
        </w:rPr>
      </w:pPr>
      <w:del w:id="193" w:author="1" w:date="2026-09-22T12:23:00Z" w16du:dateUtc="2026-09-22T16:23:00Z">
        <w:r w:rsidRPr="00F51950">
          <w:rPr>
            <w:rStyle w:val="FontStyle12"/>
            <w:color w:val="auto"/>
            <w:sz w:val="24"/>
            <w:szCs w:val="24"/>
          </w:rPr>
          <w:delText>___________________</w:delText>
        </w:r>
      </w:del>
    </w:p>
    <w:p w14:paraId="2364E94F" w14:textId="77777777" w:rsidR="00C42BF0" w:rsidRDefault="00C42BF0" w:rsidP="00C42BF0">
      <w:pPr>
        <w:rPr>
          <w:del w:id="194" w:author="1" w:date="2026-09-22T12:23:00Z" w16du:dateUtc="2026-09-22T16:23:00Z"/>
        </w:rPr>
      </w:pPr>
    </w:p>
    <w:p w14:paraId="71575370" w14:textId="77777777" w:rsidR="00C42BF0" w:rsidRDefault="00C42BF0" w:rsidP="00C42BF0">
      <w:pPr>
        <w:rPr>
          <w:del w:id="195" w:author="1" w:date="2026-09-22T12:23:00Z" w16du:dateUtc="2026-09-22T16:23:00Z"/>
        </w:rPr>
      </w:pPr>
    </w:p>
    <w:p w14:paraId="3E28E46D" w14:textId="77777777" w:rsidR="006B6F7A" w:rsidRDefault="006B6F7A">
      <w:pPr>
        <w:rPr>
          <w:del w:id="196" w:author="1" w:date="2026-09-22T12:23:00Z" w16du:dateUtc="2026-09-22T16:23:00Z"/>
        </w:rPr>
      </w:pPr>
    </w:p>
    <w:p w14:paraId="41D00349" w14:textId="77777777" w:rsidR="00E12A92" w:rsidRDefault="00E12A92">
      <w:pPr>
        <w:rPr>
          <w:del w:id="197" w:author="1" w:date="2026-09-22T12:23:00Z" w16du:dateUtc="2026-09-22T16:23:00Z"/>
        </w:rPr>
      </w:pPr>
    </w:p>
    <w:p w14:paraId="641AF19E" w14:textId="77777777" w:rsidR="00E12A92" w:rsidRDefault="00E12A92">
      <w:pPr>
        <w:rPr>
          <w:del w:id="198" w:author="1" w:date="2026-09-22T12:23:00Z" w16du:dateUtc="2026-09-22T16:23:00Z"/>
        </w:rPr>
      </w:pPr>
    </w:p>
    <w:p w14:paraId="78B41C07" w14:textId="77777777" w:rsidR="00E12A92" w:rsidRPr="00E12A92" w:rsidRDefault="00E12A92" w:rsidP="00E12A92">
      <w:pPr>
        <w:rPr>
          <w:del w:id="199" w:author="1" w:date="2026-09-22T12:23:00Z" w16du:dateUtc="2026-09-22T16:23:00Z"/>
        </w:rPr>
      </w:pPr>
    </w:p>
    <w:p w14:paraId="30A42C62" w14:textId="77777777" w:rsidR="0047247D" w:rsidRPr="0047247D" w:rsidRDefault="0047247D" w:rsidP="0047247D">
      <w:pPr>
        <w:rPr>
          <w:del w:id="200" w:author="1" w:date="2026-09-22T12:23:00Z" w16du:dateUtc="2026-09-22T16:23:00Z"/>
          <w:lang w:eastAsia="en-US"/>
        </w:rPr>
      </w:pPr>
      <w:del w:id="201" w:author="1" w:date="2026-09-22T12:23:00Z" w16du:dateUtc="2026-09-22T16:23:00Z">
        <w:r w:rsidRPr="0047247D">
          <w:rPr>
            <w:lang w:eastAsia="en-US"/>
          </w:rPr>
          <w:delText>SUSIPAŽINAU IR SUTINKU</w:delText>
        </w:r>
      </w:del>
    </w:p>
    <w:p w14:paraId="25477E66" w14:textId="77777777" w:rsidR="00E12A92" w:rsidRPr="00E12A92" w:rsidRDefault="00E12A92" w:rsidP="00E12A92">
      <w:pPr>
        <w:rPr>
          <w:del w:id="202" w:author="1" w:date="2026-09-22T12:23:00Z" w16du:dateUtc="2026-09-22T16:23:00Z"/>
          <w:lang w:eastAsia="en-US"/>
        </w:rPr>
      </w:pPr>
    </w:p>
    <w:p w14:paraId="42C8DDE1" w14:textId="77777777" w:rsidR="00E12A92" w:rsidRPr="00E12A92" w:rsidRDefault="00E12A92" w:rsidP="00E12A92">
      <w:pPr>
        <w:rPr>
          <w:del w:id="203" w:author="1" w:date="2026-09-22T12:23:00Z" w16du:dateUtc="2026-09-22T16:23:00Z"/>
          <w:lang w:eastAsia="en-US"/>
        </w:rPr>
      </w:pPr>
      <w:del w:id="204" w:author="1" w:date="2026-09-22T12:23:00Z" w16du:dateUtc="2026-09-22T16:23:00Z">
        <w:r w:rsidRPr="00E12A92">
          <w:rPr>
            <w:lang w:eastAsia="en-US"/>
          </w:rPr>
          <w:delText>________________________________________      _________________</w:delText>
        </w:r>
        <w:r w:rsidRPr="00E12A92">
          <w:rPr>
            <w:lang w:eastAsia="en-US"/>
          </w:rPr>
          <w:tab/>
          <w:delText>______________</w:delText>
        </w:r>
      </w:del>
    </w:p>
    <w:p w14:paraId="2EF4DDE0" w14:textId="77777777" w:rsidR="00E12A92" w:rsidRPr="001E08FA" w:rsidRDefault="00E12A92" w:rsidP="00FF542C">
      <w:pPr>
        <w:autoSpaceDE w:val="0"/>
        <w:rPr>
          <w:rFonts w:ascii="Times New Roman" w:hAnsi="Times New Roman"/>
          <w:sz w:val="24"/>
          <w:rPrChange w:id="205" w:author="1" w:date="2026-09-22T12:23:00Z" w16du:dateUtc="2026-09-22T16:23:00Z">
            <w:rPr/>
          </w:rPrChange>
        </w:rPr>
        <w:pPrChange w:id="206" w:author="1" w:date="2026-09-22T12:23:00Z" w16du:dateUtc="2026-09-22T16:23:00Z">
          <w:pPr/>
        </w:pPrChange>
      </w:pPr>
      <w:del w:id="207" w:author="1" w:date="2026-09-22T12:23:00Z" w16du:dateUtc="2026-09-22T16:23:00Z">
        <w:r w:rsidRPr="00E12A92">
          <w:rPr>
            <w:sz w:val="20"/>
            <w:szCs w:val="20"/>
            <w:lang w:eastAsia="en-US"/>
          </w:rPr>
          <w:delText xml:space="preserve">           (Vardas Pavardė)        </w:delText>
        </w:r>
        <w:r w:rsidRPr="00E12A92">
          <w:rPr>
            <w:sz w:val="20"/>
            <w:szCs w:val="20"/>
            <w:lang w:eastAsia="en-US"/>
          </w:rPr>
          <w:tab/>
        </w:r>
        <w:r w:rsidRPr="00E12A92">
          <w:rPr>
            <w:sz w:val="20"/>
            <w:szCs w:val="20"/>
            <w:lang w:eastAsia="en-US"/>
          </w:rPr>
          <w:tab/>
        </w:r>
        <w:r w:rsidRPr="00E12A92">
          <w:rPr>
            <w:sz w:val="20"/>
            <w:szCs w:val="20"/>
            <w:lang w:eastAsia="en-US"/>
          </w:rPr>
          <w:tab/>
          <w:delText xml:space="preserve">                  (parašas)</w:delText>
        </w:r>
        <w:r w:rsidRPr="00E12A92">
          <w:rPr>
            <w:sz w:val="20"/>
            <w:szCs w:val="20"/>
            <w:lang w:eastAsia="en-US"/>
          </w:rPr>
          <w:tab/>
          <w:delText xml:space="preserve">            (data)           </w:delText>
        </w:r>
      </w:del>
    </w:p>
    <w:sectPr w:rsidR="00E12A92" w:rsidRPr="001E08FA" w:rsidSect="006E54AE">
      <w:headerReference w:type="default" r:id="rId9"/>
      <w:footerReference w:type="default" r:id="rId10"/>
      <w:pgSz w:w="11906" w:h="16838" w:code="0"/>
      <w:pgMar w:top="1079" w:right="850" w:bottom="1134" w:left="1440" w:header="708" w:footer="708" w:gutter="0"/>
      <w:cols w:space="708"/>
      <w:titlePg w:val="0"/>
      <w:docGrid w:linePitch="360"/>
      <w:sectPrChange w:id="211" w:author="1" w:date="2026-09-22T12:23:00Z" w16du:dateUtc="2026-09-22T16:23:00Z">
        <w:sectPr w:rsidR="00E12A92" w:rsidRPr="001E08FA" w:rsidSect="006E54AE">
          <w:pgSz w:code="9"/>
          <w:pgMar w:top="1134" w:right="567" w:bottom="1134" w:left="1701" w:header="567" w:footer="567" w:gutter="0"/>
          <w:cols w:space="1296"/>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EE4007" w14:textId="77777777" w:rsidR="00C904E4" w:rsidRDefault="00C904E4" w:rsidP="007701BB">
      <w:r>
        <w:separator/>
      </w:r>
    </w:p>
  </w:endnote>
  <w:endnote w:type="continuationSeparator" w:id="0">
    <w:p w14:paraId="51176742" w14:textId="77777777" w:rsidR="00C904E4" w:rsidRDefault="00C904E4" w:rsidP="00770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9CC347" w14:textId="77777777" w:rsidR="003E46D0" w:rsidRDefault="003E46D0">
    <w:pPr>
      <w:pStyle w:val="a"/>
      <w:pPrChange w:id="210" w:author="1" w:date="2026-09-22T12:23:00Z" w16du:dateUtc="2026-09-22T16:23: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C8F86A" w14:textId="77777777" w:rsidR="00C904E4" w:rsidRDefault="00C904E4" w:rsidP="007701BB">
      <w:r>
        <w:separator/>
      </w:r>
    </w:p>
  </w:footnote>
  <w:footnote w:type="continuationSeparator" w:id="0">
    <w:p w14:paraId="55B407BC" w14:textId="77777777" w:rsidR="00C904E4" w:rsidRDefault="00C904E4" w:rsidP="007701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91000760"/>
      <w:docPartObj>
        <w:docPartGallery w:val="Page Numbers (Top of Page)"/>
        <w:docPartUnique/>
      </w:docPartObj>
    </w:sdtPr>
    <w:sdtEndPr/>
    <w:sdtContent>
      <w:p w14:paraId="7521293A" w14:textId="77777777" w:rsidR="007701BB" w:rsidRDefault="007701BB">
        <w:pPr>
          <w:pStyle w:val="Header"/>
          <w:jc w:val="center"/>
        </w:pPr>
        <w:del w:id="208" w:author="1" w:date="2026-09-22T12:23:00Z" w16du:dateUtc="2026-09-22T16:23:00Z">
          <w:r>
            <w:fldChar w:fldCharType="begin"/>
          </w:r>
          <w:r>
            <w:delInstrText>PAGE   \* MERGEFORMAT</w:delInstrText>
          </w:r>
          <w:r>
            <w:fldChar w:fldCharType="separate"/>
          </w:r>
          <w:r w:rsidR="0047247D">
            <w:rPr>
              <w:noProof/>
            </w:rPr>
            <w:delText>3</w:delText>
          </w:r>
          <w:r>
            <w:fldChar w:fldCharType="end"/>
          </w:r>
        </w:del>
      </w:p>
    </w:sdtContent>
  </w:sdt>
  <w:p w14:paraId="14378019" w14:textId="77777777" w:rsidR="007701BB" w:rsidRDefault="007701BB">
    <w:pPr>
      <w:pStyle w:val="BalloonTextChar"/>
      <w:pPrChange w:id="209" w:author="1" w:date="2026-09-22T12:23:00Z" w16du:dateUtc="2026-09-22T16:23: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F0CA6"/>
    <w:multiLevelType w:val="multilevel"/>
    <w:tmpl w:val="578607B6"/>
    <w:lvl w:ilvl="0">
      <w:start w:val="7"/>
      <w:numFmt w:val="decimal"/>
      <w:lvlText w:val="%1."/>
      <w:lvlJc w:val="left"/>
      <w:pPr>
        <w:ind w:left="360" w:hanging="360"/>
      </w:pPr>
      <w:rPr>
        <w:rFonts w:cs="Times New Roman" w:hint="default"/>
      </w:rPr>
    </w:lvl>
    <w:lvl w:ilvl="1">
      <w:start w:val="7"/>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07AA2696"/>
    <w:multiLevelType w:val="hybridMultilevel"/>
    <w:tmpl w:val="704EF3E6"/>
    <w:lvl w:ilvl="0" w:tplc="A99AFDC8">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2" w15:restartNumberingAfterBreak="0">
    <w:nsid w:val="084C027F"/>
    <w:multiLevelType w:val="hybridMultilevel"/>
    <w:tmpl w:val="26F4B4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CFB353A"/>
    <w:multiLevelType w:val="multilevel"/>
    <w:tmpl w:val="573E775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CFE1C0A"/>
    <w:multiLevelType w:val="multilevel"/>
    <w:tmpl w:val="29A03F5C"/>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1440"/>
        </w:tabs>
        <w:ind w:left="1440" w:hanging="360"/>
      </w:pPr>
      <w:rPr>
        <w:rFonts w:hint="default"/>
        <w:b w:val="0"/>
      </w:rPr>
    </w:lvl>
    <w:lvl w:ilvl="2">
      <w:start w:val="1"/>
      <w:numFmt w:val="decimal"/>
      <w:lvlText w:val="%1.%2.%3."/>
      <w:lvlJc w:val="left"/>
      <w:pPr>
        <w:tabs>
          <w:tab w:val="num" w:pos="2880"/>
        </w:tabs>
        <w:ind w:left="2880" w:hanging="720"/>
      </w:pPr>
      <w:rPr>
        <w:rFonts w:hint="default"/>
        <w:b/>
      </w:rPr>
    </w:lvl>
    <w:lvl w:ilvl="3">
      <w:start w:val="1"/>
      <w:numFmt w:val="decimal"/>
      <w:lvlText w:val="%1.%2.%3.%4."/>
      <w:lvlJc w:val="left"/>
      <w:pPr>
        <w:tabs>
          <w:tab w:val="num" w:pos="3960"/>
        </w:tabs>
        <w:ind w:left="3960" w:hanging="720"/>
      </w:pPr>
      <w:rPr>
        <w:rFonts w:hint="default"/>
        <w:b/>
      </w:rPr>
    </w:lvl>
    <w:lvl w:ilvl="4">
      <w:start w:val="1"/>
      <w:numFmt w:val="decimal"/>
      <w:lvlText w:val="%1.%2.%3.%4.%5."/>
      <w:lvlJc w:val="left"/>
      <w:pPr>
        <w:tabs>
          <w:tab w:val="num" w:pos="5400"/>
        </w:tabs>
        <w:ind w:left="5400" w:hanging="1080"/>
      </w:pPr>
      <w:rPr>
        <w:rFonts w:hint="default"/>
        <w:b/>
      </w:rPr>
    </w:lvl>
    <w:lvl w:ilvl="5">
      <w:start w:val="1"/>
      <w:numFmt w:val="decimal"/>
      <w:lvlText w:val="%1.%2.%3.%4.%5.%6."/>
      <w:lvlJc w:val="left"/>
      <w:pPr>
        <w:tabs>
          <w:tab w:val="num" w:pos="6480"/>
        </w:tabs>
        <w:ind w:left="6480" w:hanging="1080"/>
      </w:pPr>
      <w:rPr>
        <w:rFonts w:hint="default"/>
        <w:b/>
      </w:rPr>
    </w:lvl>
    <w:lvl w:ilvl="6">
      <w:start w:val="1"/>
      <w:numFmt w:val="decimal"/>
      <w:lvlText w:val="%1.%2.%3.%4.%5.%6.%7."/>
      <w:lvlJc w:val="left"/>
      <w:pPr>
        <w:tabs>
          <w:tab w:val="num" w:pos="7920"/>
        </w:tabs>
        <w:ind w:left="7920" w:hanging="1440"/>
      </w:pPr>
      <w:rPr>
        <w:rFonts w:hint="default"/>
        <w:b/>
      </w:rPr>
    </w:lvl>
    <w:lvl w:ilvl="7">
      <w:start w:val="1"/>
      <w:numFmt w:val="decimal"/>
      <w:lvlText w:val="%1.%2.%3.%4.%5.%6.%7.%8."/>
      <w:lvlJc w:val="left"/>
      <w:pPr>
        <w:tabs>
          <w:tab w:val="num" w:pos="9000"/>
        </w:tabs>
        <w:ind w:left="9000" w:hanging="1440"/>
      </w:pPr>
      <w:rPr>
        <w:rFonts w:hint="default"/>
        <w:b/>
      </w:rPr>
    </w:lvl>
    <w:lvl w:ilvl="8">
      <w:start w:val="1"/>
      <w:numFmt w:val="decimal"/>
      <w:lvlText w:val="%1.%2.%3.%4.%5.%6.%7.%8.%9."/>
      <w:lvlJc w:val="left"/>
      <w:pPr>
        <w:tabs>
          <w:tab w:val="num" w:pos="10440"/>
        </w:tabs>
        <w:ind w:left="10440" w:hanging="1800"/>
      </w:pPr>
      <w:rPr>
        <w:rFonts w:hint="default"/>
        <w:b/>
      </w:rPr>
    </w:lvl>
  </w:abstractNum>
  <w:abstractNum w:abstractNumId="5" w15:restartNumberingAfterBreak="0">
    <w:nsid w:val="0F235899"/>
    <w:multiLevelType w:val="multilevel"/>
    <w:tmpl w:val="71D8F962"/>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70"/>
        </w:tabs>
        <w:ind w:left="107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0F2D6818"/>
    <w:multiLevelType w:val="hybridMultilevel"/>
    <w:tmpl w:val="3C8C40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7CA5DE9"/>
    <w:multiLevelType w:val="multilevel"/>
    <w:tmpl w:val="054C828A"/>
    <w:lvl w:ilvl="0">
      <w:start w:val="2"/>
      <w:numFmt w:val="decimal"/>
      <w:lvlText w:val="%1"/>
      <w:lvlJc w:val="left"/>
      <w:pPr>
        <w:tabs>
          <w:tab w:val="num" w:pos="600"/>
        </w:tabs>
        <w:ind w:left="600" w:hanging="600"/>
      </w:pPr>
      <w:rPr>
        <w:rFonts w:hint="default"/>
      </w:rPr>
    </w:lvl>
    <w:lvl w:ilvl="1">
      <w:start w:val="1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18052622"/>
    <w:multiLevelType w:val="multilevel"/>
    <w:tmpl w:val="26A87038"/>
    <w:lvl w:ilvl="0">
      <w:start w:val="8"/>
      <w:numFmt w:val="decimal"/>
      <w:lvlText w:val="%1"/>
      <w:lvlJc w:val="left"/>
      <w:pPr>
        <w:ind w:left="360" w:hanging="360"/>
      </w:pPr>
      <w:rPr>
        <w:rFonts w:cs="Times New Roman" w:hint="default"/>
      </w:rPr>
    </w:lvl>
    <w:lvl w:ilvl="1">
      <w:start w:val="8"/>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9" w15:restartNumberingAfterBreak="0">
    <w:nsid w:val="2C090E34"/>
    <w:multiLevelType w:val="multilevel"/>
    <w:tmpl w:val="0E44BF8E"/>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0" w15:restartNumberingAfterBreak="0">
    <w:nsid w:val="2DE44539"/>
    <w:multiLevelType w:val="multilevel"/>
    <w:tmpl w:val="D6A4F16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928"/>
        </w:tabs>
        <w:ind w:left="928"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2E35708B"/>
    <w:multiLevelType w:val="hybridMultilevel"/>
    <w:tmpl w:val="FCA28C66"/>
    <w:lvl w:ilvl="0" w:tplc="8D961832">
      <w:start w:val="1"/>
      <w:numFmt w:val="decimal"/>
      <w:lvlText w:val="%1."/>
      <w:lvlJc w:val="left"/>
      <w:pPr>
        <w:ind w:left="1617" w:hanging="1050"/>
      </w:pPr>
      <w:rPr>
        <w:rFonts w:hint="default"/>
        <w:sz w:val="24"/>
        <w:szCs w:val="24"/>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2FB50155"/>
    <w:multiLevelType w:val="hybridMultilevel"/>
    <w:tmpl w:val="76063F86"/>
    <w:lvl w:ilvl="0" w:tplc="20688F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1CA5810"/>
    <w:multiLevelType w:val="multilevel"/>
    <w:tmpl w:val="71D8F96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37F8614A"/>
    <w:multiLevelType w:val="hybridMultilevel"/>
    <w:tmpl w:val="60C25676"/>
    <w:lvl w:ilvl="0" w:tplc="8E5CCF98">
      <w:start w:val="1"/>
      <w:numFmt w:val="bullet"/>
      <w:lvlText w:val="­"/>
      <w:lvlJc w:val="left"/>
      <w:pPr>
        <w:tabs>
          <w:tab w:val="num" w:pos="1428"/>
        </w:tabs>
        <w:ind w:left="1428" w:hanging="360"/>
      </w:pPr>
      <w:rPr>
        <w:rFonts w:ascii="Courier New" w:hAnsi="Courier New"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15" w15:restartNumberingAfterBreak="0">
    <w:nsid w:val="4170222E"/>
    <w:multiLevelType w:val="multilevel"/>
    <w:tmpl w:val="573E775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3926AA4"/>
    <w:multiLevelType w:val="hybridMultilevel"/>
    <w:tmpl w:val="36AE284A"/>
    <w:lvl w:ilvl="0" w:tplc="3A227C88">
      <w:start w:val="1"/>
      <w:numFmt w:val="decimal"/>
      <w:lvlText w:val="%1."/>
      <w:lvlJc w:val="left"/>
      <w:pPr>
        <w:tabs>
          <w:tab w:val="num" w:pos="2415"/>
        </w:tabs>
        <w:ind w:left="2415" w:hanging="1155"/>
      </w:pPr>
      <w:rPr>
        <w:rFonts w:hint="default"/>
      </w:rPr>
    </w:lvl>
    <w:lvl w:ilvl="1" w:tplc="04190019" w:tentative="1">
      <w:start w:val="1"/>
      <w:numFmt w:val="lowerLetter"/>
      <w:lvlText w:val="%2."/>
      <w:lvlJc w:val="left"/>
      <w:pPr>
        <w:tabs>
          <w:tab w:val="num" w:pos="2340"/>
        </w:tabs>
        <w:ind w:left="2340" w:hanging="360"/>
      </w:pPr>
    </w:lvl>
    <w:lvl w:ilvl="2" w:tplc="0419001B" w:tentative="1">
      <w:start w:val="1"/>
      <w:numFmt w:val="lowerRoman"/>
      <w:lvlText w:val="%3."/>
      <w:lvlJc w:val="right"/>
      <w:pPr>
        <w:tabs>
          <w:tab w:val="num" w:pos="3060"/>
        </w:tabs>
        <w:ind w:left="3060" w:hanging="180"/>
      </w:pPr>
    </w:lvl>
    <w:lvl w:ilvl="3" w:tplc="0419000F" w:tentative="1">
      <w:start w:val="1"/>
      <w:numFmt w:val="decimal"/>
      <w:lvlText w:val="%4."/>
      <w:lvlJc w:val="left"/>
      <w:pPr>
        <w:tabs>
          <w:tab w:val="num" w:pos="3780"/>
        </w:tabs>
        <w:ind w:left="3780" w:hanging="360"/>
      </w:pPr>
    </w:lvl>
    <w:lvl w:ilvl="4" w:tplc="04190019" w:tentative="1">
      <w:start w:val="1"/>
      <w:numFmt w:val="lowerLetter"/>
      <w:lvlText w:val="%5."/>
      <w:lvlJc w:val="left"/>
      <w:pPr>
        <w:tabs>
          <w:tab w:val="num" w:pos="4500"/>
        </w:tabs>
        <w:ind w:left="4500" w:hanging="360"/>
      </w:pPr>
    </w:lvl>
    <w:lvl w:ilvl="5" w:tplc="0419001B" w:tentative="1">
      <w:start w:val="1"/>
      <w:numFmt w:val="lowerRoman"/>
      <w:lvlText w:val="%6."/>
      <w:lvlJc w:val="right"/>
      <w:pPr>
        <w:tabs>
          <w:tab w:val="num" w:pos="5220"/>
        </w:tabs>
        <w:ind w:left="5220" w:hanging="180"/>
      </w:pPr>
    </w:lvl>
    <w:lvl w:ilvl="6" w:tplc="0419000F" w:tentative="1">
      <w:start w:val="1"/>
      <w:numFmt w:val="decimal"/>
      <w:lvlText w:val="%7."/>
      <w:lvlJc w:val="left"/>
      <w:pPr>
        <w:tabs>
          <w:tab w:val="num" w:pos="5940"/>
        </w:tabs>
        <w:ind w:left="5940" w:hanging="360"/>
      </w:pPr>
    </w:lvl>
    <w:lvl w:ilvl="7" w:tplc="04190019" w:tentative="1">
      <w:start w:val="1"/>
      <w:numFmt w:val="lowerLetter"/>
      <w:lvlText w:val="%8."/>
      <w:lvlJc w:val="left"/>
      <w:pPr>
        <w:tabs>
          <w:tab w:val="num" w:pos="6660"/>
        </w:tabs>
        <w:ind w:left="6660" w:hanging="360"/>
      </w:pPr>
    </w:lvl>
    <w:lvl w:ilvl="8" w:tplc="0419001B" w:tentative="1">
      <w:start w:val="1"/>
      <w:numFmt w:val="lowerRoman"/>
      <w:lvlText w:val="%9."/>
      <w:lvlJc w:val="right"/>
      <w:pPr>
        <w:tabs>
          <w:tab w:val="num" w:pos="7380"/>
        </w:tabs>
        <w:ind w:left="7380" w:hanging="180"/>
      </w:pPr>
    </w:lvl>
  </w:abstractNum>
  <w:abstractNum w:abstractNumId="17" w15:restartNumberingAfterBreak="0">
    <w:nsid w:val="45F50C05"/>
    <w:multiLevelType w:val="multilevel"/>
    <w:tmpl w:val="E9E6B564"/>
    <w:lvl w:ilvl="0">
      <w:start w:val="1"/>
      <w:numFmt w:val="decimal"/>
      <w:lvlText w:val="%1."/>
      <w:legacy w:legacy="1" w:legacySpace="0" w:legacyIndent="274"/>
      <w:lvlJc w:val="left"/>
      <w:rPr>
        <w:rFonts w:ascii="Times New Roman" w:hAnsi="Times New Roman" w:cs="Times New Roman"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18" w15:restartNumberingAfterBreak="0">
    <w:nsid w:val="4A501B3D"/>
    <w:multiLevelType w:val="hybridMultilevel"/>
    <w:tmpl w:val="65143600"/>
    <w:lvl w:ilvl="0" w:tplc="7C38ECE8">
      <w:start w:val="1"/>
      <w:numFmt w:val="decimal"/>
      <w:lvlText w:val="%1."/>
      <w:lvlJc w:val="left"/>
      <w:pPr>
        <w:tabs>
          <w:tab w:val="num" w:pos="1788"/>
        </w:tabs>
        <w:ind w:left="1788" w:hanging="360"/>
      </w:pPr>
      <w:rPr>
        <w:rFonts w:hint="default"/>
      </w:rPr>
    </w:lvl>
    <w:lvl w:ilvl="1" w:tplc="04190019" w:tentative="1">
      <w:start w:val="1"/>
      <w:numFmt w:val="lowerLetter"/>
      <w:lvlText w:val="%2."/>
      <w:lvlJc w:val="left"/>
      <w:pPr>
        <w:tabs>
          <w:tab w:val="num" w:pos="2148"/>
        </w:tabs>
        <w:ind w:left="2148" w:hanging="360"/>
      </w:pPr>
    </w:lvl>
    <w:lvl w:ilvl="2" w:tplc="0419001B" w:tentative="1">
      <w:start w:val="1"/>
      <w:numFmt w:val="lowerRoman"/>
      <w:lvlText w:val="%3."/>
      <w:lvlJc w:val="right"/>
      <w:pPr>
        <w:tabs>
          <w:tab w:val="num" w:pos="2868"/>
        </w:tabs>
        <w:ind w:left="2868" w:hanging="180"/>
      </w:pPr>
    </w:lvl>
    <w:lvl w:ilvl="3" w:tplc="0419000F" w:tentative="1">
      <w:start w:val="1"/>
      <w:numFmt w:val="decimal"/>
      <w:lvlText w:val="%4."/>
      <w:lvlJc w:val="left"/>
      <w:pPr>
        <w:tabs>
          <w:tab w:val="num" w:pos="3588"/>
        </w:tabs>
        <w:ind w:left="3588" w:hanging="360"/>
      </w:pPr>
    </w:lvl>
    <w:lvl w:ilvl="4" w:tplc="04190019" w:tentative="1">
      <w:start w:val="1"/>
      <w:numFmt w:val="lowerLetter"/>
      <w:lvlText w:val="%5."/>
      <w:lvlJc w:val="left"/>
      <w:pPr>
        <w:tabs>
          <w:tab w:val="num" w:pos="4308"/>
        </w:tabs>
        <w:ind w:left="4308" w:hanging="360"/>
      </w:pPr>
    </w:lvl>
    <w:lvl w:ilvl="5" w:tplc="0419001B" w:tentative="1">
      <w:start w:val="1"/>
      <w:numFmt w:val="lowerRoman"/>
      <w:lvlText w:val="%6."/>
      <w:lvlJc w:val="right"/>
      <w:pPr>
        <w:tabs>
          <w:tab w:val="num" w:pos="5028"/>
        </w:tabs>
        <w:ind w:left="5028" w:hanging="180"/>
      </w:pPr>
    </w:lvl>
    <w:lvl w:ilvl="6" w:tplc="0419000F" w:tentative="1">
      <w:start w:val="1"/>
      <w:numFmt w:val="decimal"/>
      <w:lvlText w:val="%7."/>
      <w:lvlJc w:val="left"/>
      <w:pPr>
        <w:tabs>
          <w:tab w:val="num" w:pos="5748"/>
        </w:tabs>
        <w:ind w:left="5748" w:hanging="360"/>
      </w:pPr>
    </w:lvl>
    <w:lvl w:ilvl="7" w:tplc="04190019" w:tentative="1">
      <w:start w:val="1"/>
      <w:numFmt w:val="lowerLetter"/>
      <w:lvlText w:val="%8."/>
      <w:lvlJc w:val="left"/>
      <w:pPr>
        <w:tabs>
          <w:tab w:val="num" w:pos="6468"/>
        </w:tabs>
        <w:ind w:left="6468" w:hanging="360"/>
      </w:pPr>
    </w:lvl>
    <w:lvl w:ilvl="8" w:tplc="0419001B" w:tentative="1">
      <w:start w:val="1"/>
      <w:numFmt w:val="lowerRoman"/>
      <w:lvlText w:val="%9."/>
      <w:lvlJc w:val="right"/>
      <w:pPr>
        <w:tabs>
          <w:tab w:val="num" w:pos="7188"/>
        </w:tabs>
        <w:ind w:left="7188" w:hanging="180"/>
      </w:pPr>
    </w:lvl>
  </w:abstractNum>
  <w:abstractNum w:abstractNumId="19" w15:restartNumberingAfterBreak="0">
    <w:nsid w:val="4C6E4C20"/>
    <w:multiLevelType w:val="hybridMultilevel"/>
    <w:tmpl w:val="ED22F2A8"/>
    <w:lvl w:ilvl="0" w:tplc="9728727E">
      <w:start w:val="1"/>
      <w:numFmt w:val="decimal"/>
      <w:lvlText w:val="%1."/>
      <w:lvlJc w:val="left"/>
      <w:pPr>
        <w:tabs>
          <w:tab w:val="num" w:pos="1080"/>
        </w:tabs>
        <w:ind w:left="1080" w:hanging="360"/>
      </w:pPr>
      <w:rPr>
        <w:rFonts w:hint="default"/>
      </w:rPr>
    </w:lvl>
    <w:lvl w:ilvl="1" w:tplc="AEA46818">
      <w:numFmt w:val="none"/>
      <w:lvlText w:val=""/>
      <w:lvlJc w:val="left"/>
      <w:pPr>
        <w:tabs>
          <w:tab w:val="num" w:pos="360"/>
        </w:tabs>
      </w:pPr>
    </w:lvl>
    <w:lvl w:ilvl="2" w:tplc="B8400022">
      <w:numFmt w:val="none"/>
      <w:lvlText w:val=""/>
      <w:lvlJc w:val="left"/>
      <w:pPr>
        <w:tabs>
          <w:tab w:val="num" w:pos="360"/>
        </w:tabs>
      </w:pPr>
    </w:lvl>
    <w:lvl w:ilvl="3" w:tplc="94644126">
      <w:numFmt w:val="none"/>
      <w:lvlText w:val=""/>
      <w:lvlJc w:val="left"/>
      <w:pPr>
        <w:tabs>
          <w:tab w:val="num" w:pos="360"/>
        </w:tabs>
      </w:pPr>
    </w:lvl>
    <w:lvl w:ilvl="4" w:tplc="A7307092">
      <w:numFmt w:val="none"/>
      <w:lvlText w:val=""/>
      <w:lvlJc w:val="left"/>
      <w:pPr>
        <w:tabs>
          <w:tab w:val="num" w:pos="360"/>
        </w:tabs>
      </w:pPr>
    </w:lvl>
    <w:lvl w:ilvl="5" w:tplc="EA0C7760">
      <w:numFmt w:val="none"/>
      <w:lvlText w:val=""/>
      <w:lvlJc w:val="left"/>
      <w:pPr>
        <w:tabs>
          <w:tab w:val="num" w:pos="360"/>
        </w:tabs>
      </w:pPr>
    </w:lvl>
    <w:lvl w:ilvl="6" w:tplc="06484688">
      <w:numFmt w:val="none"/>
      <w:lvlText w:val=""/>
      <w:lvlJc w:val="left"/>
      <w:pPr>
        <w:tabs>
          <w:tab w:val="num" w:pos="360"/>
        </w:tabs>
      </w:pPr>
    </w:lvl>
    <w:lvl w:ilvl="7" w:tplc="22E2B3FA">
      <w:numFmt w:val="none"/>
      <w:lvlText w:val=""/>
      <w:lvlJc w:val="left"/>
      <w:pPr>
        <w:tabs>
          <w:tab w:val="num" w:pos="360"/>
        </w:tabs>
      </w:pPr>
    </w:lvl>
    <w:lvl w:ilvl="8" w:tplc="0B6EECE8">
      <w:numFmt w:val="none"/>
      <w:lvlText w:val=""/>
      <w:lvlJc w:val="left"/>
      <w:pPr>
        <w:tabs>
          <w:tab w:val="num" w:pos="360"/>
        </w:tabs>
      </w:pPr>
    </w:lvl>
  </w:abstractNum>
  <w:abstractNum w:abstractNumId="20" w15:restartNumberingAfterBreak="0">
    <w:nsid w:val="590C6C20"/>
    <w:multiLevelType w:val="multilevel"/>
    <w:tmpl w:val="A05A0546"/>
    <w:lvl w:ilvl="0">
      <w:start w:val="8"/>
      <w:numFmt w:val="decimal"/>
      <w:lvlText w:val="%1."/>
      <w:lvlJc w:val="left"/>
      <w:pPr>
        <w:ind w:left="360" w:hanging="360"/>
      </w:pPr>
      <w:rPr>
        <w:rFonts w:cs="Times New Roman" w:hint="default"/>
        <w:sz w:val="24"/>
      </w:rPr>
    </w:lvl>
    <w:lvl w:ilvl="1">
      <w:start w:val="9"/>
      <w:numFmt w:val="decimal"/>
      <w:lvlText w:val="%1.%2."/>
      <w:lvlJc w:val="left"/>
      <w:pPr>
        <w:ind w:left="360" w:hanging="360"/>
      </w:pPr>
      <w:rPr>
        <w:rFonts w:cs="Times New Roman" w:hint="default"/>
        <w:sz w:val="24"/>
      </w:rPr>
    </w:lvl>
    <w:lvl w:ilvl="2">
      <w:start w:val="1"/>
      <w:numFmt w:val="decimal"/>
      <w:lvlText w:val="%1.%2.%3."/>
      <w:lvlJc w:val="left"/>
      <w:pPr>
        <w:ind w:left="720" w:hanging="720"/>
      </w:pPr>
      <w:rPr>
        <w:rFonts w:cs="Times New Roman" w:hint="default"/>
        <w:sz w:val="24"/>
      </w:rPr>
    </w:lvl>
    <w:lvl w:ilvl="3">
      <w:start w:val="1"/>
      <w:numFmt w:val="decimal"/>
      <w:lvlText w:val="%1.%2.%3.%4."/>
      <w:lvlJc w:val="left"/>
      <w:pPr>
        <w:ind w:left="720" w:hanging="720"/>
      </w:pPr>
      <w:rPr>
        <w:rFonts w:cs="Times New Roman" w:hint="default"/>
        <w:sz w:val="24"/>
      </w:rPr>
    </w:lvl>
    <w:lvl w:ilvl="4">
      <w:start w:val="1"/>
      <w:numFmt w:val="decimal"/>
      <w:lvlText w:val="%1.%2.%3.%4.%5."/>
      <w:lvlJc w:val="left"/>
      <w:pPr>
        <w:ind w:left="1080" w:hanging="1080"/>
      </w:pPr>
      <w:rPr>
        <w:rFonts w:cs="Times New Roman" w:hint="default"/>
        <w:sz w:val="24"/>
      </w:rPr>
    </w:lvl>
    <w:lvl w:ilvl="5">
      <w:start w:val="1"/>
      <w:numFmt w:val="decimal"/>
      <w:lvlText w:val="%1.%2.%3.%4.%5.%6."/>
      <w:lvlJc w:val="left"/>
      <w:pPr>
        <w:ind w:left="1080" w:hanging="1080"/>
      </w:pPr>
      <w:rPr>
        <w:rFonts w:cs="Times New Roman" w:hint="default"/>
        <w:sz w:val="24"/>
      </w:rPr>
    </w:lvl>
    <w:lvl w:ilvl="6">
      <w:start w:val="1"/>
      <w:numFmt w:val="decimal"/>
      <w:lvlText w:val="%1.%2.%3.%4.%5.%6.%7."/>
      <w:lvlJc w:val="left"/>
      <w:pPr>
        <w:ind w:left="1440" w:hanging="1440"/>
      </w:pPr>
      <w:rPr>
        <w:rFonts w:cs="Times New Roman" w:hint="default"/>
        <w:sz w:val="24"/>
      </w:rPr>
    </w:lvl>
    <w:lvl w:ilvl="7">
      <w:start w:val="1"/>
      <w:numFmt w:val="decimal"/>
      <w:lvlText w:val="%1.%2.%3.%4.%5.%6.%7.%8."/>
      <w:lvlJc w:val="left"/>
      <w:pPr>
        <w:ind w:left="1440" w:hanging="1440"/>
      </w:pPr>
      <w:rPr>
        <w:rFonts w:cs="Times New Roman" w:hint="default"/>
        <w:sz w:val="24"/>
      </w:rPr>
    </w:lvl>
    <w:lvl w:ilvl="8">
      <w:start w:val="1"/>
      <w:numFmt w:val="decimal"/>
      <w:lvlText w:val="%1.%2.%3.%4.%5.%6.%7.%8.%9."/>
      <w:lvlJc w:val="left"/>
      <w:pPr>
        <w:ind w:left="1800" w:hanging="1800"/>
      </w:pPr>
      <w:rPr>
        <w:rFonts w:cs="Times New Roman" w:hint="default"/>
        <w:sz w:val="24"/>
      </w:rPr>
    </w:lvl>
  </w:abstractNum>
  <w:abstractNum w:abstractNumId="21" w15:restartNumberingAfterBreak="0">
    <w:nsid w:val="6C2C1744"/>
    <w:multiLevelType w:val="multilevel"/>
    <w:tmpl w:val="60FC31D0"/>
    <w:lvl w:ilvl="0">
      <w:start w:val="2"/>
      <w:numFmt w:val="decimal"/>
      <w:lvlText w:val="%1."/>
      <w:lvlJc w:val="left"/>
      <w:pPr>
        <w:tabs>
          <w:tab w:val="num" w:pos="1275"/>
        </w:tabs>
        <w:ind w:left="1275" w:hanging="1275"/>
      </w:pPr>
      <w:rPr>
        <w:rFonts w:hint="default"/>
      </w:rPr>
    </w:lvl>
    <w:lvl w:ilvl="1">
      <w:start w:val="1"/>
      <w:numFmt w:val="decimal"/>
      <w:lvlText w:val="%1.%2."/>
      <w:lvlJc w:val="left"/>
      <w:pPr>
        <w:tabs>
          <w:tab w:val="num" w:pos="1983"/>
        </w:tabs>
        <w:ind w:left="1983" w:hanging="1275"/>
      </w:pPr>
      <w:rPr>
        <w:rFonts w:hint="default"/>
      </w:rPr>
    </w:lvl>
    <w:lvl w:ilvl="2">
      <w:start w:val="1"/>
      <w:numFmt w:val="decimal"/>
      <w:lvlText w:val="%1.%2.%3."/>
      <w:lvlJc w:val="left"/>
      <w:pPr>
        <w:tabs>
          <w:tab w:val="num" w:pos="1995"/>
        </w:tabs>
        <w:ind w:left="1995" w:hanging="1275"/>
      </w:pPr>
      <w:rPr>
        <w:rFonts w:hint="default"/>
      </w:rPr>
    </w:lvl>
    <w:lvl w:ilvl="3">
      <w:start w:val="1"/>
      <w:numFmt w:val="decimal"/>
      <w:lvlText w:val="%1.%2.%3.%4."/>
      <w:lvlJc w:val="left"/>
      <w:pPr>
        <w:tabs>
          <w:tab w:val="num" w:pos="3399"/>
        </w:tabs>
        <w:ind w:left="3399" w:hanging="1275"/>
      </w:pPr>
      <w:rPr>
        <w:rFonts w:hint="default"/>
      </w:rPr>
    </w:lvl>
    <w:lvl w:ilvl="4">
      <w:start w:val="1"/>
      <w:numFmt w:val="decimal"/>
      <w:lvlText w:val="%1.%2.%3.%4.%5."/>
      <w:lvlJc w:val="left"/>
      <w:pPr>
        <w:tabs>
          <w:tab w:val="num" w:pos="4107"/>
        </w:tabs>
        <w:ind w:left="4107" w:hanging="1275"/>
      </w:pPr>
      <w:rPr>
        <w:rFonts w:hint="default"/>
      </w:rPr>
    </w:lvl>
    <w:lvl w:ilvl="5">
      <w:start w:val="1"/>
      <w:numFmt w:val="decimal"/>
      <w:lvlText w:val="%1.%2.%3.%4.%5.%6."/>
      <w:lvlJc w:val="left"/>
      <w:pPr>
        <w:tabs>
          <w:tab w:val="num" w:pos="4815"/>
        </w:tabs>
        <w:ind w:left="4815" w:hanging="1275"/>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22" w15:restartNumberingAfterBreak="0">
    <w:nsid w:val="6F2F347E"/>
    <w:multiLevelType w:val="hybridMultilevel"/>
    <w:tmpl w:val="2DE876AA"/>
    <w:lvl w:ilvl="0" w:tplc="B3BA628C">
      <w:start w:val="1"/>
      <w:numFmt w:val="decimal"/>
      <w:lvlText w:val="%1)"/>
      <w:lvlJc w:val="left"/>
      <w:pPr>
        <w:ind w:left="927" w:hanging="360"/>
      </w:pPr>
      <w:rPr>
        <w:rFonts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3" w15:restartNumberingAfterBreak="0">
    <w:nsid w:val="78F3488E"/>
    <w:multiLevelType w:val="multilevel"/>
    <w:tmpl w:val="3D52EE24"/>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4" w15:restartNumberingAfterBreak="0">
    <w:nsid w:val="79C42339"/>
    <w:multiLevelType w:val="hybridMultilevel"/>
    <w:tmpl w:val="F6304FB6"/>
    <w:lvl w:ilvl="0" w:tplc="78AAA858">
      <w:start w:val="1"/>
      <w:numFmt w:val="decimal"/>
      <w:lvlText w:val="%1."/>
      <w:lvlJc w:val="left"/>
      <w:pPr>
        <w:tabs>
          <w:tab w:val="num" w:pos="720"/>
        </w:tabs>
        <w:ind w:left="720" w:hanging="360"/>
      </w:pPr>
    </w:lvl>
    <w:lvl w:ilvl="1" w:tplc="C340F352">
      <w:numFmt w:val="none"/>
      <w:lvlText w:val=""/>
      <w:lvlJc w:val="left"/>
      <w:pPr>
        <w:tabs>
          <w:tab w:val="num" w:pos="360"/>
        </w:tabs>
      </w:pPr>
    </w:lvl>
    <w:lvl w:ilvl="2" w:tplc="51B2B004">
      <w:numFmt w:val="none"/>
      <w:lvlText w:val=""/>
      <w:lvlJc w:val="left"/>
      <w:pPr>
        <w:tabs>
          <w:tab w:val="num" w:pos="360"/>
        </w:tabs>
      </w:pPr>
    </w:lvl>
    <w:lvl w:ilvl="3" w:tplc="079AF9DA">
      <w:numFmt w:val="none"/>
      <w:lvlText w:val=""/>
      <w:lvlJc w:val="left"/>
      <w:pPr>
        <w:tabs>
          <w:tab w:val="num" w:pos="360"/>
        </w:tabs>
      </w:pPr>
    </w:lvl>
    <w:lvl w:ilvl="4" w:tplc="A5647D28">
      <w:numFmt w:val="none"/>
      <w:lvlText w:val=""/>
      <w:lvlJc w:val="left"/>
      <w:pPr>
        <w:tabs>
          <w:tab w:val="num" w:pos="360"/>
        </w:tabs>
      </w:pPr>
    </w:lvl>
    <w:lvl w:ilvl="5" w:tplc="D6A882DA">
      <w:numFmt w:val="none"/>
      <w:lvlText w:val=""/>
      <w:lvlJc w:val="left"/>
      <w:pPr>
        <w:tabs>
          <w:tab w:val="num" w:pos="360"/>
        </w:tabs>
      </w:pPr>
    </w:lvl>
    <w:lvl w:ilvl="6" w:tplc="67FEF586">
      <w:numFmt w:val="none"/>
      <w:lvlText w:val=""/>
      <w:lvlJc w:val="left"/>
      <w:pPr>
        <w:tabs>
          <w:tab w:val="num" w:pos="360"/>
        </w:tabs>
      </w:pPr>
    </w:lvl>
    <w:lvl w:ilvl="7" w:tplc="AA6C9A88">
      <w:numFmt w:val="none"/>
      <w:lvlText w:val=""/>
      <w:lvlJc w:val="left"/>
      <w:pPr>
        <w:tabs>
          <w:tab w:val="num" w:pos="360"/>
        </w:tabs>
      </w:pPr>
    </w:lvl>
    <w:lvl w:ilvl="8" w:tplc="EE582C20">
      <w:numFmt w:val="none"/>
      <w:lvlText w:val=""/>
      <w:lvlJc w:val="left"/>
      <w:pPr>
        <w:tabs>
          <w:tab w:val="num" w:pos="360"/>
        </w:tabs>
      </w:pPr>
    </w:lvl>
  </w:abstractNum>
  <w:num w:numId="1" w16cid:durableId="600649501">
    <w:abstractNumId w:val="17"/>
  </w:num>
  <w:num w:numId="2" w16cid:durableId="151065418">
    <w:abstractNumId w:val="23"/>
  </w:num>
  <w:num w:numId="3" w16cid:durableId="1670130373">
    <w:abstractNumId w:val="0"/>
  </w:num>
  <w:num w:numId="4" w16cid:durableId="233511788">
    <w:abstractNumId w:val="9"/>
  </w:num>
  <w:num w:numId="5" w16cid:durableId="851840239">
    <w:abstractNumId w:val="8"/>
  </w:num>
  <w:num w:numId="6" w16cid:durableId="1541282054">
    <w:abstractNumId w:val="20"/>
  </w:num>
  <w:num w:numId="7" w16cid:durableId="210970227">
    <w:abstractNumId w:val="19"/>
  </w:num>
  <w:num w:numId="8" w16cid:durableId="246040244">
    <w:abstractNumId w:val="18"/>
  </w:num>
  <w:num w:numId="9" w16cid:durableId="1106466451">
    <w:abstractNumId w:val="21"/>
  </w:num>
  <w:num w:numId="10" w16cid:durableId="1565139378">
    <w:abstractNumId w:val="16"/>
  </w:num>
  <w:num w:numId="11" w16cid:durableId="1636912610">
    <w:abstractNumId w:val="7"/>
  </w:num>
  <w:num w:numId="12" w16cid:durableId="1290819531">
    <w:abstractNumId w:val="24"/>
  </w:num>
  <w:num w:numId="13" w16cid:durableId="1364939386">
    <w:abstractNumId w:val="10"/>
  </w:num>
  <w:num w:numId="14" w16cid:durableId="7220000">
    <w:abstractNumId w:val="14"/>
  </w:num>
  <w:num w:numId="15" w16cid:durableId="1637297996">
    <w:abstractNumId w:val="5"/>
  </w:num>
  <w:num w:numId="16" w16cid:durableId="2079555034">
    <w:abstractNumId w:val="13"/>
  </w:num>
  <w:num w:numId="17" w16cid:durableId="715472688">
    <w:abstractNumId w:val="4"/>
  </w:num>
  <w:num w:numId="18" w16cid:durableId="267742463">
    <w:abstractNumId w:val="2"/>
  </w:num>
  <w:num w:numId="19" w16cid:durableId="380061310">
    <w:abstractNumId w:val="3"/>
  </w:num>
  <w:num w:numId="20" w16cid:durableId="496772531">
    <w:abstractNumId w:val="6"/>
  </w:num>
  <w:num w:numId="21" w16cid:durableId="1872574660">
    <w:abstractNumId w:val="11"/>
  </w:num>
  <w:num w:numId="22" w16cid:durableId="1606765948">
    <w:abstractNumId w:val="22"/>
  </w:num>
  <w:num w:numId="23" w16cid:durableId="1675960490">
    <w:abstractNumId w:val="15"/>
  </w:num>
  <w:num w:numId="24" w16cid:durableId="1884749964">
    <w:abstractNumId w:val="1"/>
  </w:num>
  <w:num w:numId="25" w16cid:durableId="130727866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01066301">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263"/>
    <w:rsid w:val="000024EF"/>
    <w:rsid w:val="00004082"/>
    <w:rsid w:val="00006004"/>
    <w:rsid w:val="00006C34"/>
    <w:rsid w:val="00007443"/>
    <w:rsid w:val="00010880"/>
    <w:rsid w:val="000122E8"/>
    <w:rsid w:val="00012D91"/>
    <w:rsid w:val="000134DD"/>
    <w:rsid w:val="00015F5E"/>
    <w:rsid w:val="00024C46"/>
    <w:rsid w:val="00025421"/>
    <w:rsid w:val="00025975"/>
    <w:rsid w:val="000271AF"/>
    <w:rsid w:val="00027DEF"/>
    <w:rsid w:val="0003164B"/>
    <w:rsid w:val="000522D1"/>
    <w:rsid w:val="00056A73"/>
    <w:rsid w:val="00065CBD"/>
    <w:rsid w:val="0008309E"/>
    <w:rsid w:val="00086483"/>
    <w:rsid w:val="00092A9F"/>
    <w:rsid w:val="00092F3A"/>
    <w:rsid w:val="000A0547"/>
    <w:rsid w:val="000A0CCE"/>
    <w:rsid w:val="000A1A40"/>
    <w:rsid w:val="000A2FB9"/>
    <w:rsid w:val="000A5A91"/>
    <w:rsid w:val="000B0174"/>
    <w:rsid w:val="000B0709"/>
    <w:rsid w:val="000B174C"/>
    <w:rsid w:val="000B182B"/>
    <w:rsid w:val="000B38BF"/>
    <w:rsid w:val="000C302C"/>
    <w:rsid w:val="000C519C"/>
    <w:rsid w:val="000C6636"/>
    <w:rsid w:val="000D414E"/>
    <w:rsid w:val="000E2BFB"/>
    <w:rsid w:val="000E3424"/>
    <w:rsid w:val="000E39D9"/>
    <w:rsid w:val="000E52FD"/>
    <w:rsid w:val="000E5369"/>
    <w:rsid w:val="000F034A"/>
    <w:rsid w:val="000F37A3"/>
    <w:rsid w:val="000F3C79"/>
    <w:rsid w:val="000F5984"/>
    <w:rsid w:val="000F59BD"/>
    <w:rsid w:val="0010369E"/>
    <w:rsid w:val="0011068A"/>
    <w:rsid w:val="00111AAA"/>
    <w:rsid w:val="001124FA"/>
    <w:rsid w:val="001156CC"/>
    <w:rsid w:val="00125AAB"/>
    <w:rsid w:val="001265ED"/>
    <w:rsid w:val="001302F9"/>
    <w:rsid w:val="0013247A"/>
    <w:rsid w:val="0013625A"/>
    <w:rsid w:val="001473B9"/>
    <w:rsid w:val="00147CBB"/>
    <w:rsid w:val="0015568D"/>
    <w:rsid w:val="00156BA3"/>
    <w:rsid w:val="00160B41"/>
    <w:rsid w:val="0016591D"/>
    <w:rsid w:val="0016779F"/>
    <w:rsid w:val="0017118E"/>
    <w:rsid w:val="00171919"/>
    <w:rsid w:val="00176308"/>
    <w:rsid w:val="00181288"/>
    <w:rsid w:val="00182395"/>
    <w:rsid w:val="00183182"/>
    <w:rsid w:val="00185E2D"/>
    <w:rsid w:val="001906B0"/>
    <w:rsid w:val="00196BAD"/>
    <w:rsid w:val="001A21E3"/>
    <w:rsid w:val="001A4164"/>
    <w:rsid w:val="001A5104"/>
    <w:rsid w:val="001A5AAC"/>
    <w:rsid w:val="001B0554"/>
    <w:rsid w:val="001B6472"/>
    <w:rsid w:val="001B799A"/>
    <w:rsid w:val="001C133F"/>
    <w:rsid w:val="001C7240"/>
    <w:rsid w:val="001D0726"/>
    <w:rsid w:val="001D167C"/>
    <w:rsid w:val="001D2A1D"/>
    <w:rsid w:val="001D591F"/>
    <w:rsid w:val="001D7E0F"/>
    <w:rsid w:val="001E03AD"/>
    <w:rsid w:val="001E08FA"/>
    <w:rsid w:val="001E1D37"/>
    <w:rsid w:val="001E353C"/>
    <w:rsid w:val="001E460C"/>
    <w:rsid w:val="001E4F04"/>
    <w:rsid w:val="001E5457"/>
    <w:rsid w:val="001E6B73"/>
    <w:rsid w:val="001E6FF6"/>
    <w:rsid w:val="001E74A2"/>
    <w:rsid w:val="001F2969"/>
    <w:rsid w:val="001F4798"/>
    <w:rsid w:val="001F75C6"/>
    <w:rsid w:val="002035C1"/>
    <w:rsid w:val="0020723A"/>
    <w:rsid w:val="00207B33"/>
    <w:rsid w:val="00216BA5"/>
    <w:rsid w:val="00217736"/>
    <w:rsid w:val="0022198D"/>
    <w:rsid w:val="00222C60"/>
    <w:rsid w:val="002260A7"/>
    <w:rsid w:val="0022733A"/>
    <w:rsid w:val="002308CA"/>
    <w:rsid w:val="00241FBA"/>
    <w:rsid w:val="00244108"/>
    <w:rsid w:val="00246E3C"/>
    <w:rsid w:val="0025088D"/>
    <w:rsid w:val="00252300"/>
    <w:rsid w:val="00252DF1"/>
    <w:rsid w:val="00253DC5"/>
    <w:rsid w:val="00262000"/>
    <w:rsid w:val="00262A9A"/>
    <w:rsid w:val="00262B2F"/>
    <w:rsid w:val="00263E44"/>
    <w:rsid w:val="002725B2"/>
    <w:rsid w:val="0027525B"/>
    <w:rsid w:val="00284F1D"/>
    <w:rsid w:val="00285FFD"/>
    <w:rsid w:val="00290449"/>
    <w:rsid w:val="00290613"/>
    <w:rsid w:val="0029493B"/>
    <w:rsid w:val="002A07A9"/>
    <w:rsid w:val="002A62DA"/>
    <w:rsid w:val="002A74BD"/>
    <w:rsid w:val="002B2AF1"/>
    <w:rsid w:val="002B35B4"/>
    <w:rsid w:val="002C10DE"/>
    <w:rsid w:val="002C2415"/>
    <w:rsid w:val="002C4E4C"/>
    <w:rsid w:val="002C6404"/>
    <w:rsid w:val="002D10C2"/>
    <w:rsid w:val="002D3324"/>
    <w:rsid w:val="002D76D9"/>
    <w:rsid w:val="002D7BCF"/>
    <w:rsid w:val="002E2200"/>
    <w:rsid w:val="002E29B5"/>
    <w:rsid w:val="002E2B79"/>
    <w:rsid w:val="002E5391"/>
    <w:rsid w:val="002F08F7"/>
    <w:rsid w:val="002F307F"/>
    <w:rsid w:val="002F6801"/>
    <w:rsid w:val="002F6B3B"/>
    <w:rsid w:val="0030328E"/>
    <w:rsid w:val="003032A4"/>
    <w:rsid w:val="003112D5"/>
    <w:rsid w:val="00316246"/>
    <w:rsid w:val="00316CFA"/>
    <w:rsid w:val="003248AA"/>
    <w:rsid w:val="00334406"/>
    <w:rsid w:val="00335088"/>
    <w:rsid w:val="00336395"/>
    <w:rsid w:val="003363CB"/>
    <w:rsid w:val="003370C3"/>
    <w:rsid w:val="0034111E"/>
    <w:rsid w:val="00343108"/>
    <w:rsid w:val="003456A4"/>
    <w:rsid w:val="003516AC"/>
    <w:rsid w:val="003516D1"/>
    <w:rsid w:val="003551AF"/>
    <w:rsid w:val="0036012D"/>
    <w:rsid w:val="003771DF"/>
    <w:rsid w:val="003A4E09"/>
    <w:rsid w:val="003A6248"/>
    <w:rsid w:val="003A6526"/>
    <w:rsid w:val="003A7B90"/>
    <w:rsid w:val="003B1829"/>
    <w:rsid w:val="003B22EA"/>
    <w:rsid w:val="003C2265"/>
    <w:rsid w:val="003C316A"/>
    <w:rsid w:val="003C4569"/>
    <w:rsid w:val="003D2AF2"/>
    <w:rsid w:val="003D4511"/>
    <w:rsid w:val="003D7A03"/>
    <w:rsid w:val="003D7B9F"/>
    <w:rsid w:val="003E2429"/>
    <w:rsid w:val="003E320D"/>
    <w:rsid w:val="003E46D0"/>
    <w:rsid w:val="003F0DB9"/>
    <w:rsid w:val="003F30D8"/>
    <w:rsid w:val="003F5013"/>
    <w:rsid w:val="003F5C69"/>
    <w:rsid w:val="003F7D5B"/>
    <w:rsid w:val="00400709"/>
    <w:rsid w:val="00402203"/>
    <w:rsid w:val="004022DB"/>
    <w:rsid w:val="00405B33"/>
    <w:rsid w:val="004062D2"/>
    <w:rsid w:val="004125E1"/>
    <w:rsid w:val="00412DD0"/>
    <w:rsid w:val="00420A30"/>
    <w:rsid w:val="00420CE3"/>
    <w:rsid w:val="00426403"/>
    <w:rsid w:val="00430045"/>
    <w:rsid w:val="00436FE4"/>
    <w:rsid w:val="00442F5D"/>
    <w:rsid w:val="00443152"/>
    <w:rsid w:val="00443A89"/>
    <w:rsid w:val="004471B2"/>
    <w:rsid w:val="00452B89"/>
    <w:rsid w:val="00456E15"/>
    <w:rsid w:val="004659AA"/>
    <w:rsid w:val="004661BF"/>
    <w:rsid w:val="0047247D"/>
    <w:rsid w:val="00472C81"/>
    <w:rsid w:val="004737DB"/>
    <w:rsid w:val="00474EC5"/>
    <w:rsid w:val="00477836"/>
    <w:rsid w:val="00481981"/>
    <w:rsid w:val="00481AEA"/>
    <w:rsid w:val="00481D99"/>
    <w:rsid w:val="00486346"/>
    <w:rsid w:val="004901E8"/>
    <w:rsid w:val="00492362"/>
    <w:rsid w:val="00494F22"/>
    <w:rsid w:val="0049692D"/>
    <w:rsid w:val="004A5AB0"/>
    <w:rsid w:val="004B2313"/>
    <w:rsid w:val="004B3724"/>
    <w:rsid w:val="004C4550"/>
    <w:rsid w:val="004C712E"/>
    <w:rsid w:val="004C7F34"/>
    <w:rsid w:val="004D195C"/>
    <w:rsid w:val="004D21EA"/>
    <w:rsid w:val="004E2A6F"/>
    <w:rsid w:val="004E4A1B"/>
    <w:rsid w:val="004E6165"/>
    <w:rsid w:val="004E664F"/>
    <w:rsid w:val="004F068E"/>
    <w:rsid w:val="004F214E"/>
    <w:rsid w:val="004F4BA5"/>
    <w:rsid w:val="004F7CE1"/>
    <w:rsid w:val="00500277"/>
    <w:rsid w:val="00500EAE"/>
    <w:rsid w:val="005013D9"/>
    <w:rsid w:val="00503055"/>
    <w:rsid w:val="00511ECB"/>
    <w:rsid w:val="00512D95"/>
    <w:rsid w:val="0052257A"/>
    <w:rsid w:val="005242EE"/>
    <w:rsid w:val="00530DFC"/>
    <w:rsid w:val="00531B8F"/>
    <w:rsid w:val="00533E93"/>
    <w:rsid w:val="00536C62"/>
    <w:rsid w:val="0054404A"/>
    <w:rsid w:val="005442E2"/>
    <w:rsid w:val="005449A7"/>
    <w:rsid w:val="005469B0"/>
    <w:rsid w:val="00554BC8"/>
    <w:rsid w:val="00557396"/>
    <w:rsid w:val="00560BBE"/>
    <w:rsid w:val="00562214"/>
    <w:rsid w:val="0056468E"/>
    <w:rsid w:val="00564900"/>
    <w:rsid w:val="00567470"/>
    <w:rsid w:val="00567F31"/>
    <w:rsid w:val="0057060A"/>
    <w:rsid w:val="00572A08"/>
    <w:rsid w:val="005751CB"/>
    <w:rsid w:val="00575505"/>
    <w:rsid w:val="005778D0"/>
    <w:rsid w:val="00582CF4"/>
    <w:rsid w:val="005846DE"/>
    <w:rsid w:val="005A0ADA"/>
    <w:rsid w:val="005A0C9E"/>
    <w:rsid w:val="005A0CCA"/>
    <w:rsid w:val="005A3F1D"/>
    <w:rsid w:val="005B0BBB"/>
    <w:rsid w:val="005B2404"/>
    <w:rsid w:val="005B5DAC"/>
    <w:rsid w:val="005B764D"/>
    <w:rsid w:val="005C088C"/>
    <w:rsid w:val="005C4087"/>
    <w:rsid w:val="005C41D2"/>
    <w:rsid w:val="005C4234"/>
    <w:rsid w:val="005C62C9"/>
    <w:rsid w:val="005D0880"/>
    <w:rsid w:val="005E7D0A"/>
    <w:rsid w:val="005F0ABC"/>
    <w:rsid w:val="005F1D9B"/>
    <w:rsid w:val="005F3D55"/>
    <w:rsid w:val="005F59C2"/>
    <w:rsid w:val="006003FB"/>
    <w:rsid w:val="00600A66"/>
    <w:rsid w:val="00602695"/>
    <w:rsid w:val="00603653"/>
    <w:rsid w:val="00611BF0"/>
    <w:rsid w:val="006121C2"/>
    <w:rsid w:val="00612C19"/>
    <w:rsid w:val="00612F40"/>
    <w:rsid w:val="006138D4"/>
    <w:rsid w:val="006160EB"/>
    <w:rsid w:val="00620D05"/>
    <w:rsid w:val="0062204A"/>
    <w:rsid w:val="00622A5A"/>
    <w:rsid w:val="00624C13"/>
    <w:rsid w:val="00624DF3"/>
    <w:rsid w:val="006258ED"/>
    <w:rsid w:val="00630270"/>
    <w:rsid w:val="00635D0B"/>
    <w:rsid w:val="00637047"/>
    <w:rsid w:val="006441DD"/>
    <w:rsid w:val="006457D9"/>
    <w:rsid w:val="006555B9"/>
    <w:rsid w:val="006616BF"/>
    <w:rsid w:val="006626B8"/>
    <w:rsid w:val="0066277F"/>
    <w:rsid w:val="006641C7"/>
    <w:rsid w:val="00673BE3"/>
    <w:rsid w:val="00673C00"/>
    <w:rsid w:val="0067785F"/>
    <w:rsid w:val="00680896"/>
    <w:rsid w:val="00680D39"/>
    <w:rsid w:val="00682DCB"/>
    <w:rsid w:val="00684C68"/>
    <w:rsid w:val="006949E1"/>
    <w:rsid w:val="00694EF8"/>
    <w:rsid w:val="006A3A7E"/>
    <w:rsid w:val="006A61A4"/>
    <w:rsid w:val="006B0AA2"/>
    <w:rsid w:val="006B13D8"/>
    <w:rsid w:val="006B5E48"/>
    <w:rsid w:val="006B6F7A"/>
    <w:rsid w:val="006B71B1"/>
    <w:rsid w:val="006B73DB"/>
    <w:rsid w:val="006B7C35"/>
    <w:rsid w:val="006C14CF"/>
    <w:rsid w:val="006C52C9"/>
    <w:rsid w:val="006C6FDD"/>
    <w:rsid w:val="006C73FE"/>
    <w:rsid w:val="006D0A9E"/>
    <w:rsid w:val="006D25E6"/>
    <w:rsid w:val="006D32AF"/>
    <w:rsid w:val="006D57F9"/>
    <w:rsid w:val="006E3286"/>
    <w:rsid w:val="006E4D2B"/>
    <w:rsid w:val="006E54AE"/>
    <w:rsid w:val="006E6DA8"/>
    <w:rsid w:val="006E7BC6"/>
    <w:rsid w:val="006F02BB"/>
    <w:rsid w:val="006F2129"/>
    <w:rsid w:val="006F3588"/>
    <w:rsid w:val="006F6586"/>
    <w:rsid w:val="006F7DD5"/>
    <w:rsid w:val="00701899"/>
    <w:rsid w:val="00702449"/>
    <w:rsid w:val="007026EE"/>
    <w:rsid w:val="00705A55"/>
    <w:rsid w:val="00710492"/>
    <w:rsid w:val="007135C5"/>
    <w:rsid w:val="00717FD3"/>
    <w:rsid w:val="00720433"/>
    <w:rsid w:val="00724F5C"/>
    <w:rsid w:val="00726661"/>
    <w:rsid w:val="007338BD"/>
    <w:rsid w:val="00737085"/>
    <w:rsid w:val="00743253"/>
    <w:rsid w:val="00743B55"/>
    <w:rsid w:val="0075100C"/>
    <w:rsid w:val="00751D91"/>
    <w:rsid w:val="007522E5"/>
    <w:rsid w:val="00752498"/>
    <w:rsid w:val="00763C2A"/>
    <w:rsid w:val="007701BB"/>
    <w:rsid w:val="007710E5"/>
    <w:rsid w:val="00776916"/>
    <w:rsid w:val="007819AA"/>
    <w:rsid w:val="00796731"/>
    <w:rsid w:val="00796986"/>
    <w:rsid w:val="007A3353"/>
    <w:rsid w:val="007A6304"/>
    <w:rsid w:val="007B214B"/>
    <w:rsid w:val="007B68D8"/>
    <w:rsid w:val="007C41AB"/>
    <w:rsid w:val="007C4E40"/>
    <w:rsid w:val="007D36E4"/>
    <w:rsid w:val="007D39AD"/>
    <w:rsid w:val="007D417A"/>
    <w:rsid w:val="007E173A"/>
    <w:rsid w:val="007E1A57"/>
    <w:rsid w:val="007E3401"/>
    <w:rsid w:val="007F2089"/>
    <w:rsid w:val="007F516C"/>
    <w:rsid w:val="007F7CBE"/>
    <w:rsid w:val="00805A52"/>
    <w:rsid w:val="00813B10"/>
    <w:rsid w:val="0082083D"/>
    <w:rsid w:val="00834528"/>
    <w:rsid w:val="008410CB"/>
    <w:rsid w:val="00843ACF"/>
    <w:rsid w:val="00851C18"/>
    <w:rsid w:val="008521CC"/>
    <w:rsid w:val="00857BAC"/>
    <w:rsid w:val="00862F59"/>
    <w:rsid w:val="00866A05"/>
    <w:rsid w:val="00870738"/>
    <w:rsid w:val="00870E01"/>
    <w:rsid w:val="00871676"/>
    <w:rsid w:val="00875E83"/>
    <w:rsid w:val="00876071"/>
    <w:rsid w:val="0088009C"/>
    <w:rsid w:val="00882DA3"/>
    <w:rsid w:val="00892E3A"/>
    <w:rsid w:val="00894842"/>
    <w:rsid w:val="008A41B9"/>
    <w:rsid w:val="008A58AF"/>
    <w:rsid w:val="008A7FDC"/>
    <w:rsid w:val="008B6947"/>
    <w:rsid w:val="008C0E15"/>
    <w:rsid w:val="008C1958"/>
    <w:rsid w:val="008C2558"/>
    <w:rsid w:val="008C7443"/>
    <w:rsid w:val="008D3162"/>
    <w:rsid w:val="008D444E"/>
    <w:rsid w:val="008D546A"/>
    <w:rsid w:val="008D6F84"/>
    <w:rsid w:val="008E1C5E"/>
    <w:rsid w:val="008E2298"/>
    <w:rsid w:val="008E64A0"/>
    <w:rsid w:val="008E791D"/>
    <w:rsid w:val="008E7C45"/>
    <w:rsid w:val="008F28E3"/>
    <w:rsid w:val="008F2A06"/>
    <w:rsid w:val="008F4F99"/>
    <w:rsid w:val="00900712"/>
    <w:rsid w:val="00900A56"/>
    <w:rsid w:val="00901678"/>
    <w:rsid w:val="00901B73"/>
    <w:rsid w:val="00907ABD"/>
    <w:rsid w:val="009113AC"/>
    <w:rsid w:val="0091493C"/>
    <w:rsid w:val="00921512"/>
    <w:rsid w:val="00922796"/>
    <w:rsid w:val="009263C3"/>
    <w:rsid w:val="0093054E"/>
    <w:rsid w:val="00930BAF"/>
    <w:rsid w:val="009340E2"/>
    <w:rsid w:val="00934DFB"/>
    <w:rsid w:val="009373B9"/>
    <w:rsid w:val="00940796"/>
    <w:rsid w:val="00950C6A"/>
    <w:rsid w:val="00956EE7"/>
    <w:rsid w:val="009613A6"/>
    <w:rsid w:val="00962BCF"/>
    <w:rsid w:val="0096674C"/>
    <w:rsid w:val="0097100D"/>
    <w:rsid w:val="00973CD1"/>
    <w:rsid w:val="00974E36"/>
    <w:rsid w:val="00985F19"/>
    <w:rsid w:val="00990487"/>
    <w:rsid w:val="009910F1"/>
    <w:rsid w:val="009951D9"/>
    <w:rsid w:val="00997F01"/>
    <w:rsid w:val="009A05C0"/>
    <w:rsid w:val="009A289B"/>
    <w:rsid w:val="009A4B45"/>
    <w:rsid w:val="009A75DE"/>
    <w:rsid w:val="009B5531"/>
    <w:rsid w:val="009C2277"/>
    <w:rsid w:val="009C240E"/>
    <w:rsid w:val="009C2F31"/>
    <w:rsid w:val="009C5FCB"/>
    <w:rsid w:val="009C61C2"/>
    <w:rsid w:val="009D466C"/>
    <w:rsid w:val="009E097A"/>
    <w:rsid w:val="009E3492"/>
    <w:rsid w:val="009E4951"/>
    <w:rsid w:val="009E7863"/>
    <w:rsid w:val="009F31AE"/>
    <w:rsid w:val="009F3ACD"/>
    <w:rsid w:val="009F4757"/>
    <w:rsid w:val="009F686B"/>
    <w:rsid w:val="009F7986"/>
    <w:rsid w:val="00A0254C"/>
    <w:rsid w:val="00A03A78"/>
    <w:rsid w:val="00A05031"/>
    <w:rsid w:val="00A13EEB"/>
    <w:rsid w:val="00A16139"/>
    <w:rsid w:val="00A206BD"/>
    <w:rsid w:val="00A23900"/>
    <w:rsid w:val="00A24DA5"/>
    <w:rsid w:val="00A26C2F"/>
    <w:rsid w:val="00A33AA9"/>
    <w:rsid w:val="00A36331"/>
    <w:rsid w:val="00A4155E"/>
    <w:rsid w:val="00A50A51"/>
    <w:rsid w:val="00A515CB"/>
    <w:rsid w:val="00A534B6"/>
    <w:rsid w:val="00A55CBA"/>
    <w:rsid w:val="00A73B17"/>
    <w:rsid w:val="00A75F22"/>
    <w:rsid w:val="00A90570"/>
    <w:rsid w:val="00A90C22"/>
    <w:rsid w:val="00A96B4D"/>
    <w:rsid w:val="00AA0759"/>
    <w:rsid w:val="00AA0D5F"/>
    <w:rsid w:val="00AA3851"/>
    <w:rsid w:val="00AA425E"/>
    <w:rsid w:val="00AA7060"/>
    <w:rsid w:val="00AB30FE"/>
    <w:rsid w:val="00AB6F5C"/>
    <w:rsid w:val="00AC2AC2"/>
    <w:rsid w:val="00AC391E"/>
    <w:rsid w:val="00AC42AD"/>
    <w:rsid w:val="00AC4731"/>
    <w:rsid w:val="00AC50C8"/>
    <w:rsid w:val="00AC54C0"/>
    <w:rsid w:val="00AC649A"/>
    <w:rsid w:val="00AD520C"/>
    <w:rsid w:val="00AD7B63"/>
    <w:rsid w:val="00AE3D77"/>
    <w:rsid w:val="00AF23C6"/>
    <w:rsid w:val="00AF4401"/>
    <w:rsid w:val="00B00FCA"/>
    <w:rsid w:val="00B01029"/>
    <w:rsid w:val="00B02076"/>
    <w:rsid w:val="00B02C67"/>
    <w:rsid w:val="00B02F71"/>
    <w:rsid w:val="00B04D33"/>
    <w:rsid w:val="00B06159"/>
    <w:rsid w:val="00B100B1"/>
    <w:rsid w:val="00B13135"/>
    <w:rsid w:val="00B16632"/>
    <w:rsid w:val="00B17F6E"/>
    <w:rsid w:val="00B2018E"/>
    <w:rsid w:val="00B20BCA"/>
    <w:rsid w:val="00B4135B"/>
    <w:rsid w:val="00B44A31"/>
    <w:rsid w:val="00B51379"/>
    <w:rsid w:val="00B53EA4"/>
    <w:rsid w:val="00B542D2"/>
    <w:rsid w:val="00B6249E"/>
    <w:rsid w:val="00B62625"/>
    <w:rsid w:val="00B63154"/>
    <w:rsid w:val="00B636BF"/>
    <w:rsid w:val="00B72EED"/>
    <w:rsid w:val="00B77586"/>
    <w:rsid w:val="00B80D88"/>
    <w:rsid w:val="00B812C8"/>
    <w:rsid w:val="00B83077"/>
    <w:rsid w:val="00B83215"/>
    <w:rsid w:val="00B86CA0"/>
    <w:rsid w:val="00B92FB1"/>
    <w:rsid w:val="00B931BE"/>
    <w:rsid w:val="00B97BA2"/>
    <w:rsid w:val="00BA06B2"/>
    <w:rsid w:val="00BA20E8"/>
    <w:rsid w:val="00BA5A56"/>
    <w:rsid w:val="00BA74BA"/>
    <w:rsid w:val="00BC1E5F"/>
    <w:rsid w:val="00BC5303"/>
    <w:rsid w:val="00BC6832"/>
    <w:rsid w:val="00BC779E"/>
    <w:rsid w:val="00BC7D29"/>
    <w:rsid w:val="00BD0012"/>
    <w:rsid w:val="00BD0CF2"/>
    <w:rsid w:val="00BD0F13"/>
    <w:rsid w:val="00BD1FCE"/>
    <w:rsid w:val="00BD3E0E"/>
    <w:rsid w:val="00BE2263"/>
    <w:rsid w:val="00BE364B"/>
    <w:rsid w:val="00BF28FE"/>
    <w:rsid w:val="00BF3146"/>
    <w:rsid w:val="00BF432F"/>
    <w:rsid w:val="00BF497A"/>
    <w:rsid w:val="00BF706C"/>
    <w:rsid w:val="00BF73E1"/>
    <w:rsid w:val="00C00560"/>
    <w:rsid w:val="00C00F9D"/>
    <w:rsid w:val="00C03404"/>
    <w:rsid w:val="00C04091"/>
    <w:rsid w:val="00C071FB"/>
    <w:rsid w:val="00C10BB4"/>
    <w:rsid w:val="00C116AA"/>
    <w:rsid w:val="00C13EC6"/>
    <w:rsid w:val="00C14D8F"/>
    <w:rsid w:val="00C165FF"/>
    <w:rsid w:val="00C176B6"/>
    <w:rsid w:val="00C21ECD"/>
    <w:rsid w:val="00C27769"/>
    <w:rsid w:val="00C31ACA"/>
    <w:rsid w:val="00C3269A"/>
    <w:rsid w:val="00C40747"/>
    <w:rsid w:val="00C412D8"/>
    <w:rsid w:val="00C425B9"/>
    <w:rsid w:val="00C42827"/>
    <w:rsid w:val="00C42BF0"/>
    <w:rsid w:val="00C51761"/>
    <w:rsid w:val="00C52A67"/>
    <w:rsid w:val="00C53F8E"/>
    <w:rsid w:val="00C5680C"/>
    <w:rsid w:val="00C70FB8"/>
    <w:rsid w:val="00C76845"/>
    <w:rsid w:val="00C76F13"/>
    <w:rsid w:val="00C904E4"/>
    <w:rsid w:val="00C9363A"/>
    <w:rsid w:val="00C9509C"/>
    <w:rsid w:val="00C963BB"/>
    <w:rsid w:val="00C97A4E"/>
    <w:rsid w:val="00CB312A"/>
    <w:rsid w:val="00CB4ED4"/>
    <w:rsid w:val="00CB53B7"/>
    <w:rsid w:val="00CB78CC"/>
    <w:rsid w:val="00CC0206"/>
    <w:rsid w:val="00CC0ED6"/>
    <w:rsid w:val="00CC5F13"/>
    <w:rsid w:val="00CD433B"/>
    <w:rsid w:val="00CD5E45"/>
    <w:rsid w:val="00CD6515"/>
    <w:rsid w:val="00CD6AFD"/>
    <w:rsid w:val="00CE1B16"/>
    <w:rsid w:val="00CE1DBE"/>
    <w:rsid w:val="00CF2072"/>
    <w:rsid w:val="00CF217C"/>
    <w:rsid w:val="00CF5BE4"/>
    <w:rsid w:val="00D0034D"/>
    <w:rsid w:val="00D04B49"/>
    <w:rsid w:val="00D06A93"/>
    <w:rsid w:val="00D15EDC"/>
    <w:rsid w:val="00D23514"/>
    <w:rsid w:val="00D3401C"/>
    <w:rsid w:val="00D428C6"/>
    <w:rsid w:val="00D44210"/>
    <w:rsid w:val="00D45EA0"/>
    <w:rsid w:val="00D5063C"/>
    <w:rsid w:val="00D50E5C"/>
    <w:rsid w:val="00D57F92"/>
    <w:rsid w:val="00D601CF"/>
    <w:rsid w:val="00D6027E"/>
    <w:rsid w:val="00D60888"/>
    <w:rsid w:val="00D644D1"/>
    <w:rsid w:val="00D72347"/>
    <w:rsid w:val="00D7505A"/>
    <w:rsid w:val="00D834C8"/>
    <w:rsid w:val="00D926D1"/>
    <w:rsid w:val="00D92A47"/>
    <w:rsid w:val="00DA2AB4"/>
    <w:rsid w:val="00DA38E0"/>
    <w:rsid w:val="00DA49FF"/>
    <w:rsid w:val="00DA60C4"/>
    <w:rsid w:val="00DB4797"/>
    <w:rsid w:val="00DB6B2F"/>
    <w:rsid w:val="00DB74D2"/>
    <w:rsid w:val="00DC1FB9"/>
    <w:rsid w:val="00DC293C"/>
    <w:rsid w:val="00DC4316"/>
    <w:rsid w:val="00DC623E"/>
    <w:rsid w:val="00DC6B75"/>
    <w:rsid w:val="00DC73B8"/>
    <w:rsid w:val="00DD164D"/>
    <w:rsid w:val="00DD4AB3"/>
    <w:rsid w:val="00DD5349"/>
    <w:rsid w:val="00DD5E6A"/>
    <w:rsid w:val="00DF069E"/>
    <w:rsid w:val="00DF0959"/>
    <w:rsid w:val="00DF1BFF"/>
    <w:rsid w:val="00DF4ADF"/>
    <w:rsid w:val="00E00F3A"/>
    <w:rsid w:val="00E10B99"/>
    <w:rsid w:val="00E11A54"/>
    <w:rsid w:val="00E12A92"/>
    <w:rsid w:val="00E15856"/>
    <w:rsid w:val="00E159BB"/>
    <w:rsid w:val="00E23D7D"/>
    <w:rsid w:val="00E255FC"/>
    <w:rsid w:val="00E25B9E"/>
    <w:rsid w:val="00E25F45"/>
    <w:rsid w:val="00E27E08"/>
    <w:rsid w:val="00E30088"/>
    <w:rsid w:val="00E30432"/>
    <w:rsid w:val="00E33A50"/>
    <w:rsid w:val="00E34856"/>
    <w:rsid w:val="00E40B3D"/>
    <w:rsid w:val="00E4233A"/>
    <w:rsid w:val="00E46F6F"/>
    <w:rsid w:val="00E54AAD"/>
    <w:rsid w:val="00E55B36"/>
    <w:rsid w:val="00E563CD"/>
    <w:rsid w:val="00E57EB9"/>
    <w:rsid w:val="00E60F66"/>
    <w:rsid w:val="00E63FD4"/>
    <w:rsid w:val="00E722BF"/>
    <w:rsid w:val="00E72BE3"/>
    <w:rsid w:val="00E85195"/>
    <w:rsid w:val="00E86264"/>
    <w:rsid w:val="00E86E61"/>
    <w:rsid w:val="00E87018"/>
    <w:rsid w:val="00E96AF8"/>
    <w:rsid w:val="00EA6537"/>
    <w:rsid w:val="00EA7F3B"/>
    <w:rsid w:val="00EB1311"/>
    <w:rsid w:val="00EB237B"/>
    <w:rsid w:val="00EB3E7C"/>
    <w:rsid w:val="00EB6A46"/>
    <w:rsid w:val="00EB7E61"/>
    <w:rsid w:val="00EC017A"/>
    <w:rsid w:val="00EC2F28"/>
    <w:rsid w:val="00EC3309"/>
    <w:rsid w:val="00EC7FF7"/>
    <w:rsid w:val="00ED6183"/>
    <w:rsid w:val="00ED737E"/>
    <w:rsid w:val="00EE0F06"/>
    <w:rsid w:val="00EE1E64"/>
    <w:rsid w:val="00EF05A7"/>
    <w:rsid w:val="00EF16A3"/>
    <w:rsid w:val="00F0207E"/>
    <w:rsid w:val="00F02A16"/>
    <w:rsid w:val="00F0536E"/>
    <w:rsid w:val="00F0629E"/>
    <w:rsid w:val="00F064AB"/>
    <w:rsid w:val="00F10A59"/>
    <w:rsid w:val="00F11B01"/>
    <w:rsid w:val="00F147B1"/>
    <w:rsid w:val="00F21879"/>
    <w:rsid w:val="00F23058"/>
    <w:rsid w:val="00F259CC"/>
    <w:rsid w:val="00F2691D"/>
    <w:rsid w:val="00F26961"/>
    <w:rsid w:val="00F31C12"/>
    <w:rsid w:val="00F32B8A"/>
    <w:rsid w:val="00F37F73"/>
    <w:rsid w:val="00F46238"/>
    <w:rsid w:val="00F4682B"/>
    <w:rsid w:val="00F46CEF"/>
    <w:rsid w:val="00F47F86"/>
    <w:rsid w:val="00F57A84"/>
    <w:rsid w:val="00F67AB3"/>
    <w:rsid w:val="00F7304E"/>
    <w:rsid w:val="00F821B4"/>
    <w:rsid w:val="00F84815"/>
    <w:rsid w:val="00F86FB9"/>
    <w:rsid w:val="00F9659B"/>
    <w:rsid w:val="00F96E80"/>
    <w:rsid w:val="00FA3BEF"/>
    <w:rsid w:val="00FB01E9"/>
    <w:rsid w:val="00FB04AF"/>
    <w:rsid w:val="00FB13E9"/>
    <w:rsid w:val="00FB21C0"/>
    <w:rsid w:val="00FB24D3"/>
    <w:rsid w:val="00FB5E37"/>
    <w:rsid w:val="00FC2E39"/>
    <w:rsid w:val="00FC5A01"/>
    <w:rsid w:val="00FC5B2A"/>
    <w:rsid w:val="00FD0348"/>
    <w:rsid w:val="00FD5C73"/>
    <w:rsid w:val="00FD71EB"/>
    <w:rsid w:val="00FE220B"/>
    <w:rsid w:val="00FE4540"/>
    <w:rsid w:val="00FE4F05"/>
    <w:rsid w:val="00FE68F0"/>
    <w:rsid w:val="00FE6ACC"/>
    <w:rsid w:val="00FF0113"/>
    <w:rsid w:val="00FF0A2F"/>
    <w:rsid w:val="00FF1131"/>
    <w:rsid w:val="00FF17DB"/>
    <w:rsid w:val="00FF542C"/>
    <w:rsid w:val="00FF687D"/>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FAA45"/>
  <w15:chartTrackingRefBased/>
  <w15:docId w15:val="{7EDDEA1E-417B-40B9-931E-D282902FC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AB0"/>
    <w:pPr>
      <w:spacing w:after="0" w:line="240" w:lineRule="auto"/>
      <w:pPrChange w:id="0" w:author="1" w:date="2026-09-22T12:23:00Z">
        <w:pPr>
          <w:widowControl w:val="0"/>
          <w:autoSpaceDE w:val="0"/>
          <w:autoSpaceDN w:val="0"/>
          <w:adjustRightInd w:val="0"/>
        </w:pPr>
      </w:pPrChange>
    </w:pPr>
    <w:rPr>
      <w:rFonts w:ascii="Arial" w:eastAsia="Times New Roman" w:hAnsi="Arial" w:cs="Arial"/>
      <w:sz w:val="18"/>
      <w:szCs w:val="18"/>
      <w:lang w:val="ru-RU" w:eastAsia="ru-RU"/>
      <w:rPrChange w:id="0" w:author="1" w:date="2026-09-22T12:23:00Z">
        <w:rPr>
          <w:rFonts w:eastAsiaTheme="minorEastAsia"/>
          <w:sz w:val="24"/>
          <w:szCs w:val="24"/>
          <w:lang w:val="lt-LT" w:eastAsia="lt-LT" w:bidi="ar-SA"/>
        </w:rPr>
      </w:rPrChange>
    </w:rPr>
  </w:style>
  <w:style w:type="paragraph" w:styleId="Heading1">
    <w:name w:val="heading 1"/>
    <w:basedOn w:val="Normal"/>
    <w:next w:val="Normal"/>
    <w:link w:val="Heading1Char"/>
    <w:uiPriority w:val="9"/>
    <w:qFormat/>
    <w:rsid w:val="002C10DE"/>
    <w:pPr>
      <w:keepNext/>
      <w:outlineLvl w:val="0"/>
      <w:pPrChange w:id="1" w:author="1" w:date="2026-09-22T12:23:00Z">
        <w:pPr>
          <w:keepNext/>
          <w:outlineLvl w:val="0"/>
        </w:pPr>
      </w:pPrChange>
    </w:pPr>
    <w:rPr>
      <w:rFonts w:ascii="Times New Roman" w:hAnsi="Times New Roman" w:cs="Times New Roman"/>
      <w:sz w:val="32"/>
      <w:szCs w:val="20"/>
      <w:rPrChange w:id="1" w:author="1" w:date="2026-09-22T12:23:00Z">
        <w:rPr>
          <w:rFonts w:ascii="Arial" w:hAnsi="Arial" w:cs="Arial"/>
          <w:sz w:val="32"/>
          <w:lang w:val="ru-RU" w:eastAsia="ru-RU"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C42BF0"/>
    <w:pPr>
      <w:spacing w:line="317" w:lineRule="exact"/>
      <w:ind w:firstLine="432"/>
      <w:jc w:val="both"/>
    </w:pPr>
  </w:style>
  <w:style w:type="paragraph" w:customStyle="1" w:styleId="Style2">
    <w:name w:val="Style2"/>
    <w:basedOn w:val="Normal"/>
    <w:uiPriority w:val="99"/>
    <w:rsid w:val="00C42BF0"/>
    <w:pPr>
      <w:spacing w:line="278" w:lineRule="exact"/>
    </w:pPr>
  </w:style>
  <w:style w:type="paragraph" w:customStyle="1" w:styleId="Style3">
    <w:name w:val="Style3"/>
    <w:basedOn w:val="Normal"/>
    <w:uiPriority w:val="99"/>
    <w:rsid w:val="00C42BF0"/>
    <w:pPr>
      <w:spacing w:line="274" w:lineRule="exact"/>
      <w:jc w:val="center"/>
    </w:pPr>
  </w:style>
  <w:style w:type="paragraph" w:customStyle="1" w:styleId="Style4">
    <w:name w:val="Style4"/>
    <w:basedOn w:val="Normal"/>
    <w:uiPriority w:val="99"/>
    <w:rsid w:val="00C42BF0"/>
  </w:style>
  <w:style w:type="paragraph" w:customStyle="1" w:styleId="Style5">
    <w:name w:val="Style5"/>
    <w:basedOn w:val="Normal"/>
    <w:uiPriority w:val="99"/>
    <w:rsid w:val="00C42BF0"/>
  </w:style>
  <w:style w:type="character" w:customStyle="1" w:styleId="FontStyle11">
    <w:name w:val="Font Style11"/>
    <w:basedOn w:val="DefaultParagraphFont"/>
    <w:uiPriority w:val="99"/>
    <w:rsid w:val="00C42BF0"/>
    <w:rPr>
      <w:rFonts w:ascii="Times New Roman" w:hAnsi="Times New Roman" w:cs="Times New Roman"/>
      <w:b/>
      <w:bCs/>
      <w:color w:val="000000"/>
      <w:sz w:val="22"/>
      <w:szCs w:val="22"/>
    </w:rPr>
  </w:style>
  <w:style w:type="character" w:customStyle="1" w:styleId="FontStyle12">
    <w:name w:val="Font Style12"/>
    <w:basedOn w:val="DefaultParagraphFont"/>
    <w:uiPriority w:val="99"/>
    <w:rsid w:val="00C42BF0"/>
    <w:rPr>
      <w:rFonts w:ascii="Times New Roman" w:hAnsi="Times New Roman" w:cs="Times New Roman"/>
      <w:color w:val="000000"/>
      <w:sz w:val="22"/>
      <w:szCs w:val="22"/>
    </w:rPr>
  </w:style>
  <w:style w:type="paragraph" w:styleId="ListParagraph">
    <w:name w:val="List Paragraph"/>
    <w:basedOn w:val="Normal"/>
    <w:link w:val="ListParagraphChar"/>
    <w:uiPriority w:val="34"/>
    <w:qFormat/>
    <w:rsid w:val="00DC1FB9"/>
    <w:pPr>
      <w:ind w:left="708"/>
      <w:pPrChange w:id="2" w:author="1" w:date="2026-09-22T12:23:00Z">
        <w:pPr>
          <w:ind w:left="720"/>
          <w:contextualSpacing/>
        </w:pPr>
      </w:pPrChange>
    </w:pPr>
    <w:rPr>
      <w:rFonts w:cs="Times New Roman"/>
      <w:rPrChange w:id="2" w:author="1" w:date="2026-09-22T12:23:00Z">
        <w:rPr>
          <w:rFonts w:ascii="Arial" w:hAnsi="Arial" w:cs="Arial"/>
          <w:sz w:val="18"/>
          <w:szCs w:val="18"/>
          <w:lang w:val="ru-RU" w:eastAsia="ru-RU" w:bidi="ar-SA"/>
        </w:rPr>
      </w:rPrChange>
    </w:rPr>
  </w:style>
  <w:style w:type="character" w:customStyle="1" w:styleId="FontStyle13">
    <w:name w:val="Font Style13"/>
    <w:basedOn w:val="DefaultParagraphFont"/>
    <w:uiPriority w:val="99"/>
    <w:rsid w:val="008521CC"/>
    <w:rPr>
      <w:rFonts w:ascii="Times New Roman" w:hAnsi="Times New Roman" w:cs="Times New Roman"/>
      <w:color w:val="000000"/>
      <w:sz w:val="22"/>
      <w:szCs w:val="22"/>
    </w:rPr>
  </w:style>
  <w:style w:type="paragraph" w:styleId="Header">
    <w:name w:val="header"/>
    <w:basedOn w:val="Normal"/>
    <w:link w:val="HeaderChar"/>
    <w:uiPriority w:val="99"/>
    <w:unhideWhenUsed/>
    <w:rsid w:val="007701BB"/>
    <w:pPr>
      <w:tabs>
        <w:tab w:val="center" w:pos="4819"/>
        <w:tab w:val="right" w:pos="9638"/>
      </w:tabs>
    </w:pPr>
  </w:style>
  <w:style w:type="character" w:customStyle="1" w:styleId="HeaderChar">
    <w:name w:val="Header Char"/>
    <w:basedOn w:val="DefaultParagraphFont"/>
    <w:link w:val="Header"/>
    <w:uiPriority w:val="99"/>
    <w:rsid w:val="007701BB"/>
    <w:rPr>
      <w:rFonts w:ascii="Times New Roman" w:eastAsiaTheme="minorEastAsia" w:hAnsi="Times New Roman" w:cs="Times New Roman"/>
      <w:sz w:val="24"/>
      <w:szCs w:val="24"/>
      <w:lang w:eastAsia="lt-LT"/>
    </w:rPr>
  </w:style>
  <w:style w:type="paragraph" w:styleId="Footer">
    <w:name w:val="footer"/>
    <w:basedOn w:val="Normal"/>
    <w:link w:val="FooterChar"/>
    <w:uiPriority w:val="99"/>
    <w:unhideWhenUsed/>
    <w:rsid w:val="007701BB"/>
    <w:pPr>
      <w:tabs>
        <w:tab w:val="center" w:pos="4819"/>
        <w:tab w:val="right" w:pos="9638"/>
      </w:tabs>
    </w:pPr>
  </w:style>
  <w:style w:type="character" w:customStyle="1" w:styleId="FooterChar">
    <w:name w:val="Footer Char"/>
    <w:basedOn w:val="DefaultParagraphFont"/>
    <w:link w:val="Footer"/>
    <w:uiPriority w:val="99"/>
    <w:rsid w:val="007701BB"/>
    <w:rPr>
      <w:rFonts w:ascii="Times New Roman" w:eastAsiaTheme="minorEastAsia" w:hAnsi="Times New Roman" w:cs="Times New Roman"/>
      <w:sz w:val="24"/>
      <w:szCs w:val="24"/>
      <w:lang w:eastAsia="lt-LT"/>
    </w:rPr>
  </w:style>
  <w:style w:type="paragraph" w:styleId="BalloonText">
    <w:name w:val="Balloon Text"/>
    <w:basedOn w:val="Normal"/>
    <w:link w:val="BalloonTextChar"/>
    <w:rsid w:val="001E08FA"/>
    <w:pPr>
      <w:pPrChange w:id="3" w:author="1" w:date="2026-09-22T12:23:00Z">
        <w:pPr/>
      </w:pPrChange>
    </w:pPr>
    <w:rPr>
      <w:rFonts w:ascii="Tahoma" w:hAnsi="Tahoma" w:cs="Tahoma"/>
      <w:sz w:val="16"/>
      <w:szCs w:val="16"/>
      <w:rPrChange w:id="3" w:author="1" w:date="2026-09-22T12:23:00Z">
        <w:rPr>
          <w:rFonts w:ascii="Segoe UI" w:hAnsi="Segoe UI" w:cs="Segoe UI"/>
          <w:sz w:val="18"/>
          <w:szCs w:val="18"/>
          <w:lang w:val="ru-RU" w:eastAsia="ru-RU" w:bidi="ar-SA"/>
        </w:rPr>
      </w:rPrChange>
    </w:rPr>
  </w:style>
  <w:style w:type="character" w:customStyle="1" w:styleId="BalloonTextChar">
    <w:name w:val="Balloon Text Char"/>
    <w:basedOn w:val="DefaultParagraphFont"/>
    <w:link w:val="BalloonText"/>
    <w:rsid w:val="00E12A92"/>
    <w:rPr>
      <w:rFonts w:ascii="Tahoma" w:eastAsia="Times New Roman" w:hAnsi="Tahoma" w:cs="Tahoma"/>
      <w:sz w:val="16"/>
      <w:szCs w:val="16"/>
      <w:lang w:val="ru-RU" w:eastAsia="ru-RU"/>
    </w:rPr>
  </w:style>
  <w:style w:type="character" w:customStyle="1" w:styleId="Heading1Char">
    <w:name w:val="Heading 1 Char"/>
    <w:basedOn w:val="DefaultParagraphFont"/>
    <w:link w:val="Heading1"/>
    <w:uiPriority w:val="9"/>
    <w:rsid w:val="003E46D0"/>
    <w:rPr>
      <w:rFonts w:ascii="Times New Roman" w:eastAsia="Times New Roman" w:hAnsi="Times New Roman" w:cs="Times New Roman"/>
      <w:sz w:val="32"/>
      <w:szCs w:val="20"/>
      <w:lang w:val="ru-RU" w:eastAsia="ru-RU"/>
    </w:rPr>
  </w:style>
  <w:style w:type="paragraph" w:customStyle="1" w:styleId="a">
    <w:name w:val="Прижатый влево"/>
    <w:basedOn w:val="Normal"/>
    <w:next w:val="Normal"/>
    <w:rsid w:val="00BC5303"/>
    <w:pPr>
      <w:autoSpaceDE w:val="0"/>
      <w:autoSpaceDN w:val="0"/>
      <w:adjustRightInd w:val="0"/>
      <w:pPrChange w:id="4" w:author="1" w:date="2026-09-22T12:23:00Z">
        <w:pPr/>
      </w:pPrChange>
    </w:pPr>
    <w:rPr>
      <w:rFonts w:cs="Times New Roman"/>
      <w:sz w:val="24"/>
      <w:szCs w:val="24"/>
      <w:rPrChange w:id="4" w:author="1" w:date="2026-09-22T12:23:00Z">
        <w:rPr>
          <w:rFonts w:ascii="Arial" w:hAnsi="Arial" w:cs="Arial"/>
          <w:sz w:val="18"/>
          <w:szCs w:val="18"/>
          <w:lang w:val="ru-RU" w:eastAsia="ru-RU" w:bidi="ar-SA"/>
        </w:rPr>
      </w:rPrChange>
    </w:rPr>
  </w:style>
  <w:style w:type="paragraph" w:customStyle="1" w:styleId="1">
    <w:name w:val="çàãîëîâîê 1"/>
    <w:basedOn w:val="Normal"/>
    <w:next w:val="Normal"/>
    <w:rsid w:val="002C10DE"/>
    <w:pPr>
      <w:keepNext/>
      <w:pPrChange w:id="5" w:author="1" w:date="2026-09-22T12:23:00Z">
        <w:pPr>
          <w:keepNext/>
        </w:pPr>
      </w:pPrChange>
    </w:pPr>
    <w:rPr>
      <w:rFonts w:ascii="Times New Roman" w:hAnsi="Times New Roman" w:cs="Times New Roman"/>
      <w:b/>
      <w:sz w:val="24"/>
      <w:szCs w:val="20"/>
      <w:rPrChange w:id="5" w:author="1" w:date="2026-09-22T12:23:00Z">
        <w:rPr>
          <w:rFonts w:ascii="Arial" w:hAnsi="Arial" w:cs="Arial"/>
          <w:b/>
          <w:sz w:val="18"/>
          <w:lang w:val="ru-RU" w:eastAsia="ru-RU" w:bidi="ar-SA"/>
        </w:rPr>
      </w:rPrChange>
    </w:rPr>
  </w:style>
  <w:style w:type="paragraph" w:customStyle="1" w:styleId="2">
    <w:name w:val="çàãîëîâîê 2"/>
    <w:basedOn w:val="Normal"/>
    <w:next w:val="Normal"/>
    <w:rsid w:val="002C10DE"/>
    <w:pPr>
      <w:keepNext/>
      <w:jc w:val="center"/>
      <w:pPrChange w:id="6" w:author="1" w:date="2026-09-22T12:23:00Z">
        <w:pPr>
          <w:keepNext/>
          <w:jc w:val="center"/>
        </w:pPr>
      </w:pPrChange>
    </w:pPr>
    <w:rPr>
      <w:rFonts w:ascii="Times New Roman" w:hAnsi="Times New Roman" w:cs="Times New Roman"/>
      <w:b/>
      <w:sz w:val="28"/>
      <w:szCs w:val="20"/>
      <w:rPrChange w:id="6" w:author="1" w:date="2026-09-22T12:23:00Z">
        <w:rPr>
          <w:rFonts w:ascii="Arial" w:hAnsi="Arial" w:cs="Arial"/>
          <w:b/>
          <w:sz w:val="28"/>
          <w:lang w:val="ru-RU" w:eastAsia="ru-RU" w:bidi="ar-SA"/>
        </w:rPr>
      </w:rPrChange>
    </w:rPr>
  </w:style>
  <w:style w:type="character" w:customStyle="1" w:styleId="FontStyle21">
    <w:name w:val="Font Style21"/>
    <w:basedOn w:val="DefaultParagraphFont"/>
    <w:rsid w:val="003E46D0"/>
    <w:rPr>
      <w:rFonts w:ascii="Times New Roman" w:hAnsi="Times New Roman" w:cs="Times New Roman"/>
      <w:sz w:val="16"/>
      <w:szCs w:val="16"/>
    </w:rPr>
  </w:style>
  <w:style w:type="character" w:customStyle="1" w:styleId="a0">
    <w:name w:val="Гипертекстовая ссылка"/>
    <w:basedOn w:val="DefaultParagraphFont"/>
    <w:uiPriority w:val="99"/>
    <w:rsid w:val="003E46D0"/>
    <w:rPr>
      <w:color w:val="008000"/>
    </w:rPr>
  </w:style>
  <w:style w:type="character" w:customStyle="1" w:styleId="ListParagraphChar">
    <w:name w:val="List Paragraph Char"/>
    <w:link w:val="ListParagraph"/>
    <w:uiPriority w:val="34"/>
    <w:locked/>
    <w:rsid w:val="003E46D0"/>
    <w:rPr>
      <w:rFonts w:ascii="Arial" w:eastAsia="Times New Roman" w:hAnsi="Arial" w:cs="Times New Roman"/>
      <w:sz w:val="18"/>
      <w:szCs w:val="18"/>
      <w:lang w:val="ru-RU" w:eastAsia="ru-RU"/>
    </w:rPr>
  </w:style>
  <w:style w:type="paragraph" w:customStyle="1" w:styleId="21">
    <w:name w:val="Основной текст 21"/>
    <w:basedOn w:val="Normal"/>
    <w:rsid w:val="001E08FA"/>
    <w:pPr>
      <w:suppressAutoHyphens/>
      <w:pPrChange w:id="7" w:author="1" w:date="2026-09-22T12:23:00Z">
        <w:pPr>
          <w:suppressAutoHyphens/>
        </w:pPr>
      </w:pPrChange>
    </w:pPr>
    <w:rPr>
      <w:rFonts w:ascii="Times New Roman" w:hAnsi="Times New Roman" w:cs="Times New Roman"/>
      <w:bCs/>
      <w:sz w:val="20"/>
      <w:szCs w:val="20"/>
      <w:lang w:eastAsia="ar-SA"/>
      <w:rPrChange w:id="7" w:author="1" w:date="2026-09-22T12:23:00Z">
        <w:rPr>
          <w:rFonts w:ascii="Arial" w:hAnsi="Arial" w:cs="Arial"/>
          <w:bCs/>
          <w:lang w:val="ru-RU" w:eastAsia="ar-SA" w:bidi="ar-SA"/>
        </w:rPr>
      </w:rPrChange>
    </w:rPr>
  </w:style>
  <w:style w:type="paragraph" w:styleId="BodyTextIndent">
    <w:name w:val="Body Text Indent"/>
    <w:basedOn w:val="Normal"/>
    <w:link w:val="BodyTextIndentChar"/>
    <w:uiPriority w:val="99"/>
    <w:unhideWhenUsed/>
    <w:rsid w:val="001E08FA"/>
    <w:pPr>
      <w:spacing w:before="100" w:beforeAutospacing="1" w:after="100" w:afterAutospacing="1"/>
      <w:pPrChange w:id="8" w:author="1" w:date="2026-09-22T12:23:00Z">
        <w:pPr>
          <w:spacing w:before="100" w:beforeAutospacing="1" w:after="100" w:afterAutospacing="1"/>
        </w:pPr>
      </w:pPrChange>
    </w:pPr>
    <w:rPr>
      <w:rFonts w:ascii="Times New Roman" w:hAnsi="Times New Roman" w:cs="Times New Roman"/>
      <w:sz w:val="24"/>
      <w:szCs w:val="24"/>
      <w:rPrChange w:id="8" w:author="1" w:date="2026-09-22T12:23:00Z">
        <w:rPr>
          <w:rFonts w:ascii="Arial" w:hAnsi="Arial" w:cs="Arial"/>
          <w:sz w:val="18"/>
          <w:szCs w:val="18"/>
          <w:lang w:val="ru-RU" w:eastAsia="ru-RU" w:bidi="ar-SA"/>
        </w:rPr>
      </w:rPrChange>
    </w:rPr>
  </w:style>
  <w:style w:type="character" w:customStyle="1" w:styleId="BodyTextIndentChar">
    <w:name w:val="Body Text Indent Char"/>
    <w:basedOn w:val="DefaultParagraphFont"/>
    <w:link w:val="BodyTextIndent"/>
    <w:uiPriority w:val="99"/>
    <w:rsid w:val="003E46D0"/>
    <w:rPr>
      <w:rFonts w:ascii="Times New Roman" w:eastAsia="Times New Roman" w:hAnsi="Times New Roman" w:cs="Times New Roman"/>
      <w:sz w:val="24"/>
      <w:szCs w:val="24"/>
      <w:lang w:val="ru-RU" w:eastAsia="ru-RU"/>
    </w:rPr>
  </w:style>
  <w:style w:type="paragraph" w:styleId="NormalWeb">
    <w:name w:val="Normal (Web)"/>
    <w:basedOn w:val="Normal"/>
    <w:uiPriority w:val="99"/>
    <w:unhideWhenUsed/>
    <w:rsid w:val="001E08FA"/>
    <w:pPr>
      <w:spacing w:before="100" w:beforeAutospacing="1" w:after="100" w:afterAutospacing="1"/>
      <w:pPrChange w:id="9" w:author="1" w:date="2026-09-22T12:23:00Z">
        <w:pPr>
          <w:spacing w:before="100" w:beforeAutospacing="1" w:after="100" w:afterAutospacing="1"/>
        </w:pPr>
      </w:pPrChange>
    </w:pPr>
    <w:rPr>
      <w:rFonts w:ascii="Times New Roman" w:hAnsi="Times New Roman" w:cs="Times New Roman"/>
      <w:sz w:val="24"/>
      <w:szCs w:val="24"/>
      <w:rPrChange w:id="9" w:author="1" w:date="2026-09-22T12:23:00Z">
        <w:rPr>
          <w:rFonts w:ascii="Arial" w:hAnsi="Arial" w:cs="Arial"/>
          <w:sz w:val="18"/>
          <w:szCs w:val="18"/>
          <w:lang w:val="ru-RU" w:eastAsia="ru-RU"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9950276">
      <w:bodyDiv w:val="1"/>
      <w:marLeft w:val="0"/>
      <w:marRight w:val="0"/>
      <w:marTop w:val="0"/>
      <w:marBottom w:val="0"/>
      <w:divBdr>
        <w:top w:val="none" w:sz="0" w:space="0" w:color="auto"/>
        <w:left w:val="none" w:sz="0" w:space="0" w:color="auto"/>
        <w:bottom w:val="none" w:sz="0" w:space="0" w:color="auto"/>
        <w:right w:val="none" w:sz="0" w:space="0" w:color="auto"/>
      </w:divBdr>
    </w:div>
    <w:div w:id="1394238255">
      <w:bodyDiv w:val="1"/>
      <w:marLeft w:val="0"/>
      <w:marRight w:val="0"/>
      <w:marTop w:val="0"/>
      <w:marBottom w:val="0"/>
      <w:divBdr>
        <w:top w:val="none" w:sz="0" w:space="0" w:color="auto"/>
        <w:left w:val="none" w:sz="0" w:space="0" w:color="auto"/>
        <w:bottom w:val="none" w:sz="0" w:space="0" w:color="auto"/>
        <w:right w:val="none" w:sz="0" w:space="0" w:color="auto"/>
      </w:divBdr>
    </w:div>
    <w:div w:id="146415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49B125-1816-FC45-A1AA-D959BD0E3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1087</Words>
  <Characters>6196</Characters>
  <Application>Microsoft Office Word</Application>
  <DocSecurity>0</DocSecurity>
  <Lines>51</Lines>
  <Paragraphs>14</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Arthur Souza Rodrigues</cp:lastModifiedBy>
  <cp:revision>1</cp:revision>
  <cp:lastPrinted>2019-09-16T04:48:00Z</cp:lastPrinted>
  <dcterms:created xsi:type="dcterms:W3CDTF">2019-05-02T07:01:00Z</dcterms:created>
  <dcterms:modified xsi:type="dcterms:W3CDTF">2026-09-22T16:23:00Z</dcterms:modified>
</cp:coreProperties>
</file>