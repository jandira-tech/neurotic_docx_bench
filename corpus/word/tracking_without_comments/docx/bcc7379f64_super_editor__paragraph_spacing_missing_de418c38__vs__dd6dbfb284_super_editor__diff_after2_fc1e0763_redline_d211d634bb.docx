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C5FBE5" w14:textId="22B2B61E" w:rsidR="006E4D75" w:rsidRDefault="006E4D75">
      <w:pPr>
        <w:rPr>
          <w:ins w:id="14" w:author="Luccas Correa" w:date="2026-09-26T15:21:00Z" w16du:dateUtc="2026-09-26T19:21:00Z"/>
        </w:rPr>
      </w:pPr>
      <w:ins w:id="15" w:author="Luccas Correa" w:date="2026-09-26T15:21:00Z" w16du:dateUtc="2026-09-26T19:21:00Z">
        <w:r>
          <w:t>This is a test.</w:t>
        </w:r>
      </w:ins>
    </w:p>
    <w:p w14:paraId="50D584C9" w14:textId="3D981B91" w:rsidR="007078D9" w:rsidRDefault="007078D9">
      <w:pPr>
        <w:rPr>
          <w:ins w:id="16" w:author="Luccas Correa" w:date="2026-09-26T15:21:00Z" w16du:dateUtc="2026-09-26T19:21:00Z"/>
        </w:rPr>
      </w:pPr>
      <w:ins w:id="17" w:author="Luccas Correa" w:date="2026-09-26T15:21:00Z" w16du:dateUtc="2026-09-26T19:21:00Z">
        <w:r>
          <w:t>I added this sentence.</w:t>
        </w:r>
      </w:ins>
    </w:p>
    <w:p w14:paraId="2353F1FE" w14:textId="78AE468D" w:rsidR="006E4D75" w:rsidRDefault="006E4D75">
      <w:pPr>
        <w:rPr>
          <w:ins w:id="18" w:author="Luccas Correa" w:date="2026-09-26T15:21:00Z" w16du:dateUtc="2026-09-26T19:21:00Z"/>
        </w:rPr>
      </w:pPr>
      <w:ins w:id="19" w:author="Luccas Correa" w:date="2026-09-26T15:21:00Z" w16du:dateUtc="2026-09-26T19:21:00Z">
        <w:r>
          <w:t>Here’s some</w:t>
        </w:r>
        <w:r w:rsidR="00150A31">
          <w:t xml:space="preserve"> NEW</w:t>
        </w:r>
        <w:r>
          <w:t xml:space="preserve"> text.</w:t>
        </w:r>
      </w:ins>
    </w:p>
    <w:p w14:paraId="23877043" w14:textId="793871E6" w:rsidR="00524AAA" w:rsidRDefault="006E4D75">
      <w:pPr>
        <w:spacing w:line="276" w:lineRule="auto"/>
        <w:rPr>
          <w:del w:id="20" w:author="Luccas Correa" w:date="2026-09-26T15:21:00Z" w16du:dateUtc="2026-09-26T19:21:00Z"/>
        </w:rPr>
      </w:pPr>
      <w:ins w:id="21" w:author="Luccas Correa" w:date="2026-09-26T15:21:00Z" w16du:dateUtc="2026-09-26T19:21:00Z">
        <w:r>
          <w:t xml:space="preserve">We are done </w:t>
        </w:r>
        <w:r w:rsidR="00150A31">
          <w:t>now</w:t>
        </w:r>
        <w:r>
          <w:t>.</w:t>
        </w:r>
      </w:ins>
      <w:del w:id="22" w:author="Luccas Correa" w:date="2026-09-26T15:21:00Z" w16du:dateUtc="2026-09-26T19:21:00Z">
        <w:r w:rsidR="00D11DBE">
          <w:rPr>
            <w:rFonts w:ascii="Arial" w:eastAsia="Arial" w:hAnsi="Arial" w:cs="Arial"/>
          </w:rPr>
          <w:delText>First paragraph</w:delText>
        </w:r>
      </w:del>
    </w:p>
    <w:p w14:paraId="1DEA7B28" w14:textId="1FF1CD9A" w:rsidR="00524AAA" w:rsidRDefault="00D11DBE">
      <w:pPr>
        <w:spacing w:line="276" w:lineRule="auto"/>
        <w:rPr>
          <w:del w:id="23" w:author="Luccas Correa" w:date="2026-09-26T15:21:00Z" w16du:dateUtc="2026-09-26T19:21:00Z"/>
        </w:rPr>
      </w:pPr>
      <w:del w:id="24" w:author="Luccas Correa" w:date="2026-09-26T15:21:00Z" w16du:dateUtc="2026-09-26T19:21:00Z">
        <w:r>
          <w:rPr>
            <w:rFonts w:ascii="Arial" w:eastAsia="Arial" w:hAnsi="Arial" w:cs="Arial"/>
          </w:rPr>
          <w:delText>Second</w:delText>
        </w:r>
        <w:r w:rsidR="00C01C9B">
          <w:rPr>
            <w:rFonts w:ascii="Arial" w:eastAsia="Arial" w:hAnsi="Arial" w:cs="Arial"/>
          </w:rPr>
          <w:delText xml:space="preserve"> </w:delText>
        </w:r>
        <w:r>
          <w:rPr>
            <w:rFonts w:ascii="Arial" w:eastAsia="Arial" w:hAnsi="Arial" w:cs="Arial"/>
          </w:rPr>
          <w:delText>paragraph</w:delText>
        </w:r>
      </w:del>
    </w:p>
    <w:p w14:paraId="1D335E11" w14:textId="7D1EC17D" w:rsidR="00524AAA" w:rsidRDefault="00D11DBE">
      <w:pPr>
        <w:pPrChange w:id="25" w:author="Luccas Correa" w:date="2026-09-26T15:21:00Z" w16du:dateUtc="2026-09-26T19:21:00Z">
          <w:pPr>
            <w:spacing w:after="120" w:line="264" w:lineRule="auto"/>
          </w:pPr>
        </w:pPrChange>
      </w:pPr>
      <w:del w:id="26" w:author="Luccas Correa" w:date="2026-09-26T15:21:00Z" w16du:dateUtc="2026-09-26T19:21:00Z">
        <w:r>
          <w:rPr>
            <w:rFonts w:ascii="Arial" w:eastAsia="Arial" w:hAnsi="Arial" w:cs="Arial"/>
            <w:b/>
            <w:sz w:val="23"/>
          </w:rPr>
          <w:delText>Third paragraph</w:delText>
        </w:r>
      </w:del>
    </w:p>
    <w:sectPr w:rsidR="00524AAA">
      <w:pgSz w:w="12240" w:h="15840"/>
      <w:pgMar w:top="1440" w:right="1440" w:bottom="1440" w:left="1440" w:header="708" w:footer="708" w:gutter="0"/>
      <w:cols w:space="708"/>
      <w:docGrid w:linePitch="360"/>
      <w:sectPrChange w:id="27" w:author="Luccas Correa" w:date="2026-09-26T15:21:00Z" w16du:dateUtc="2026-09-26T19:21:00Z">
        <w:sectPr w:rsidR="00524AAA">
          <w:pgSz w:w="11906" w:h="16838"/>
          <w:pgMar w:top="1134" w:right="907" w:bottom="1134" w:left="907" w:header="720" w:footer="720" w:gutter="0"/>
          <w:cols w:space="72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AAA"/>
    <w:rsid w:val="00150A31"/>
    <w:rsid w:val="001B3EBB"/>
    <w:rsid w:val="002F1186"/>
    <w:rsid w:val="00524058"/>
    <w:rsid w:val="00524AAA"/>
    <w:rsid w:val="006E4D75"/>
    <w:rsid w:val="00701A51"/>
    <w:rsid w:val="007078D9"/>
    <w:rsid w:val="007D71B7"/>
    <w:rsid w:val="00AF4127"/>
    <w:rsid w:val="00B31F1B"/>
    <w:rsid w:val="00C01C9B"/>
    <w:rsid w:val="00D11DBE"/>
    <w:rsid w:val="00F8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6B00F"/>
  <w15:docId w15:val="{E70C7747-E214-41C3-9587-A7C4CF88A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>
      <w:pPr>
        <w:spacing w:before="240"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 w:line="278" w:lineRule="auto"/>
      <w:outlineLvl w:val="0"/>
      <w:pPrChange w:id="0" w:author="Luccas Correa" w:date="2026-09-26T15:21:00Z">
        <w:pPr>
          <w:spacing w:before="161" w:after="161" w:line="288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  <w:rPrChange w:id="0" w:author="Luccas Correa" w:date="2026-09-26T15:21:00Z">
        <w:rPr>
          <w:color w:val="000000"/>
          <w:sz w:val="24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 w:line="278" w:lineRule="auto"/>
      <w:outlineLvl w:val="1"/>
      <w:pPrChange w:id="1" w:author="Luccas Correa" w:date="2026-09-26T15:21:00Z">
        <w:pPr>
          <w:spacing w:before="199" w:after="199" w:line="28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  <w:rPrChange w:id="1" w:author="Luccas Correa" w:date="2026-09-26T15:21:00Z">
        <w:rPr>
          <w:color w:val="000000"/>
          <w:sz w:val="24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 w:line="278" w:lineRule="auto"/>
      <w:outlineLvl w:val="2"/>
      <w:pPrChange w:id="2" w:author="Luccas Correa" w:date="2026-09-26T15:21:00Z">
        <w:pPr>
          <w:spacing w:before="240" w:after="240" w:line="288" w:lineRule="auto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  <w:rPrChange w:id="2" w:author="Luccas Correa" w:date="2026-09-26T15:21:00Z">
        <w:rPr>
          <w:color w:val="000000"/>
          <w:sz w:val="24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 w:line="278" w:lineRule="auto"/>
      <w:outlineLvl w:val="3"/>
      <w:pPrChange w:id="3" w:author="Luccas Correa" w:date="2026-09-26T15:21:00Z">
        <w:pPr>
          <w:spacing w:before="319" w:after="319" w:line="288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  <w:rPrChange w:id="3" w:author="Luccas Correa" w:date="2026-09-26T15:21:00Z">
        <w:rPr>
          <w:color w:val="000000"/>
          <w:sz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 w:line="278" w:lineRule="auto"/>
      <w:outlineLvl w:val="4"/>
      <w:pPrChange w:id="4" w:author="Luccas Correa" w:date="2026-09-26T15:21:00Z">
        <w:pPr>
          <w:spacing w:before="401" w:after="401" w:line="288" w:lineRule="auto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  <w:rPrChange w:id="4" w:author="Luccas Correa" w:date="2026-09-26T15:21:00Z">
        <w:rPr>
          <w:color w:val="000000"/>
          <w:sz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 w:line="278" w:lineRule="auto"/>
      <w:outlineLvl w:val="5"/>
      <w:pPrChange w:id="5" w:author="Luccas Correa" w:date="2026-09-26T15:21:00Z">
        <w:pPr>
          <w:spacing w:before="559" w:after="559" w:line="288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  <w:rPrChange w:id="5" w:author="Luccas Correa" w:date="2026-09-26T15:21:00Z">
        <w:rPr>
          <w:color w:val="000000"/>
          <w:sz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 w:line="278" w:lineRule="auto"/>
      <w:outlineLvl w:val="6"/>
      <w:pPrChange w:id="6" w:author="Luccas Correa" w:date="2026-09-26T15:21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  <w:rPrChange w:id="6" w:author="Luccas Correa" w:date="2026-09-26T15:21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before="0" w:after="0" w:line="278" w:lineRule="auto"/>
      <w:outlineLvl w:val="7"/>
      <w:pPrChange w:id="7" w:author="Luccas Correa" w:date="2026-09-26T15:21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  <w:rPrChange w:id="7" w:author="Luccas Correa" w:date="2026-09-26T15:21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before="0" w:after="0" w:line="278" w:lineRule="auto"/>
      <w:outlineLvl w:val="8"/>
      <w:pPrChange w:id="8" w:author="Luccas Correa" w:date="2026-09-26T15:21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  <w:rPrChange w:id="8" w:author="Luccas Correa" w:date="2026-09-26T15:21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 w:after="160" w:line="278" w:lineRule="auto"/>
      <w:jc w:val="center"/>
      <w:pPrChange w:id="9" w:author="Luccas Correa" w:date="2026-09-26T15:21:00Z">
        <w:pPr>
          <w:pBdr>
            <w:left w:val="single" w:sz="30" w:space="18" w:color="CCCCCC"/>
          </w:pBdr>
          <w:spacing w:before="240" w:after="240" w:line="288" w:lineRule="auto"/>
          <w:ind w:left="600" w:right="600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14:ligatures w14:val="standardContextual"/>
      <w:rPrChange w:id="9" w:author="Luccas Correa" w:date="2026-09-26T15:21:00Z">
        <w:rPr>
          <w:color w:val="000000"/>
          <w:sz w:val="24"/>
          <w:lang w:val="en-US" w:eastAsia="en-US" w:bidi="ar-SA"/>
        </w:rPr>
      </w:rPrChange>
    </w:rPr>
  </w:style>
  <w:style w:type="paragraph" w:styleId="PlainText">
    <w:name w:val="Plain Text"/>
    <w:basedOn w:val="Normal"/>
    <w:next w:val="Normal"/>
    <w:uiPriority w:val="99"/>
    <w:semiHidden/>
    <w:unhideWhenUsed/>
    <w:qFormat/>
    <w:pPr>
      <w:pBdr>
        <w:top w:val="single" w:sz="6" w:space="10" w:color="C4C4C4"/>
        <w:left w:val="single" w:sz="6" w:space="10" w:color="C4C4C4"/>
        <w:bottom w:val="single" w:sz="6" w:space="10" w:color="C4C4C4"/>
        <w:right w:val="single" w:sz="6" w:space="10" w:color="C4C4C4"/>
      </w:pBdr>
      <w:spacing w:before="195" w:after="195"/>
    </w:pPr>
    <w:rPr>
      <w:rFonts w:ascii="Courier New" w:eastAsia="Courier New" w:hAnsi="Courier New" w:cs="Courier New"/>
      <w:sz w:val="20"/>
    </w:rPr>
  </w:style>
  <w:style w:type="character" w:customStyle="1" w:styleId="Code">
    <w:name w:val="Code"/>
    <w:uiPriority w:val="99"/>
    <w:semiHidden/>
    <w:unhideWhenUsed/>
    <w:qFormat/>
    <w:rPr>
      <w:rFonts w:ascii="Courier New" w:eastAsia="Courier New" w:hAnsi="Courier New" w:cs="Courier New"/>
      <w:sz w:val="20"/>
    </w:rPr>
  </w:style>
  <w:style w:type="character" w:styleId="Hyperlink">
    <w:name w:val="Hyperlink"/>
    <w:uiPriority w:val="99"/>
    <w:unhideWhenUsed/>
    <w:rPr>
      <w:color w:val="0000EE"/>
      <w:u w:val="single" w:color="0000EE"/>
    </w:rPr>
  </w:style>
  <w:style w:type="table" w:customStyle="1" w:styleId="BasicTable">
    <w:name w:val="Basic Table"/>
    <w:basedOn w:val="TableNormal"/>
    <w:uiPriority w:val="99"/>
    <w:semiHidden/>
    <w:tblPr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spacing w:before="0" w:after="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1B3EBB"/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EBB"/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EBB"/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1B3EBB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EBB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EBB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EBB"/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EBB"/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EBB"/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before="0" w:after="80" w:line="240" w:lineRule="auto"/>
      <w:contextualSpacing/>
      <w:pPrChange w:id="10" w:author="Luccas Correa" w:date="2026-09-26T15:21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  <w:rPrChange w:id="10" w:author="Luccas Correa" w:date="2026-09-26T15:21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1B3EB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  <w:spacing w:before="0" w:after="160" w:line="278" w:lineRule="auto"/>
      <w:pPrChange w:id="11" w:author="Luccas Correa" w:date="2026-09-26T15:21:00Z">
        <w:pPr>
          <w:numPr>
            <w:ilvl w:val="1"/>
          </w:numPr>
          <w:spacing w:after="160" w:line="278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1" w:author="Luccas Correa" w:date="2026-09-26T15:21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1B3EBB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B3EBB"/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6E4D75"/>
    <w:pPr>
      <w:spacing w:before="0" w:after="160" w:line="278" w:lineRule="auto"/>
      <w:ind w:left="720"/>
      <w:contextualSpacing/>
      <w:pPrChange w:id="12" w:author="Luccas Correa" w:date="2026-09-26T15:21:00Z">
        <w:pPr>
          <w:spacing w:after="160" w:line="278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color w:val="auto"/>
      <w:kern w:val="2"/>
      <w:szCs w:val="24"/>
      <w14:ligatures w14:val="standardContextual"/>
      <w:rPrChange w:id="12" w:author="Luccas Correa" w:date="2026-09-26T15:21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1B3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  <w:pPrChange w:id="13" w:author="Luccas Correa" w:date="2026-09-26T15:21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14:ligatures w14:val="standardContextual"/>
      <w:rPrChange w:id="13" w:author="Luccas Correa" w:date="2026-09-26T15:21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EBB"/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1B3E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2025-01-10T00:57:00Z</dcterms:created>
  <dcterms:modified xsi:type="dcterms:W3CDTF">2026-09-26T19:21:00Z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405D14EB-134A-4D66-BAA6-5D216049468B}" pid="2" name="Source">
    <vt:lpwstr>Export to Word for RTE</vt:lpwstr>
  </property>
  <property fmtid="{405D14EB-134A-4D66-BAA6-5D216049468B}" pid="3" name="Version">
    <vt:lpwstr>2.0</vt:lpwstr>
  </property>
</Properties>
</file>