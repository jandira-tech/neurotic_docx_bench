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C401B7" w14:textId="77777777" w:rsidR="00710C0F" w:rsidRDefault="00710C0F">
      <w:pPr>
        <w:pStyle w:val="Heading1"/>
        <w:rPr>
          <w:rPrChange w:id="27" w:author="Arthur Souza Rodrigues" w:date="2026-09-26T14:58:00Z" w16du:dateUtc="2026-09-26T18:5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pPrChange w:id="28" w:author="Arthur Souza Rodrigues" w:date="2026-09-26T14:58:00Z" w16du:dateUtc="2026-09-26T18:58:00Z">
          <w:pPr/>
        </w:pPrChange>
      </w:pPr>
      <w:r>
        <w:rPr>
          <w:rPrChange w:id="29" w:author="Arthur Souza Rodrigues" w:date="2026-09-26T14:58:00Z" w16du:dateUtc="2026-09-26T18:5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>file_</w:t>
      </w:r>
      <w:ins w:id="30" w:author="Arthur Souza Rodrigues" w:date="2026-09-26T14:58:00Z" w16du:dateUtc="2026-09-26T18:58:00Z">
        <w:r w:rsidR="009A6158">
          <w:t>65</w:t>
        </w:r>
      </w:ins>
      <w:del w:id="31" w:author="Arthur Souza Rodrigues" w:date="2026-09-26T14:58:00Z" w16du:dateUtc="2026-09-26T18:58:00Z">
        <w:r>
          <w:rPr>
            <w:rFonts w:ascii="Arial" w:hAnsi="Arial" w:cs="Arial"/>
            <w:sz w:val="24"/>
            <w:szCs w:val="24"/>
          </w:rPr>
          <w:delText>64</w:delText>
        </w:r>
      </w:del>
      <w:r>
        <w:rPr>
          <w:rPrChange w:id="32" w:author="Arthur Souza Rodrigues" w:date="2026-09-26T14:58:00Z" w16du:dateUtc="2026-09-26T18:5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>.docx</w:t>
      </w:r>
    </w:p>
    <w:p w14:paraId="1A413669" w14:textId="3FEF2A6A" w:rsidR="003A4E3A" w:rsidRDefault="009915E8">
      <w:pPr>
        <w:pStyle w:val="Heading1"/>
        <w:rPr>
          <w:ins w:id="33" w:author="Arthur Souza Rodrigues" w:date="2026-09-26T14:58:00Z" w16du:dateUtc="2026-09-26T18:58:00Z"/>
        </w:rPr>
      </w:pPr>
      <w:ins w:id="34" w:author="Arthur Souza Rodrigues" w:date="2026-09-26T14:58:00Z" w16du:dateUtc="2026-09-26T18:58:00Z">
        <w:r>
          <w:t>Auto Page Number Test Document</w:t>
        </w:r>
      </w:ins>
    </w:p>
    <w:p w14:paraId="52D11184" w14:textId="77777777" w:rsidR="003A4E3A" w:rsidRDefault="009915E8">
      <w:pPr>
        <w:rPr>
          <w:ins w:id="35" w:author="Arthur Souza Rodrigues" w:date="2026-09-26T14:58:00Z" w16du:dateUtc="2026-09-26T18:58:00Z"/>
        </w:rPr>
      </w:pPr>
      <w:ins w:id="36" w:author="Arthur Souza Rodrigues" w:date="2026-09-26T14:58:00Z" w16du:dateUtc="2026-09-26T18:58:00Z">
        <w:r>
          <w:t>Sample text to create more pages...</w:t>
        </w:r>
      </w:ins>
    </w:p>
    <w:p w14:paraId="3999D7B6" w14:textId="77777777" w:rsidR="003A4E3A" w:rsidRDefault="009915E8">
      <w:pPr>
        <w:rPr>
          <w:ins w:id="37" w:author="Arthur Souza Rodrigues" w:date="2026-09-26T14:58:00Z" w16du:dateUtc="2026-09-26T18:58:00Z"/>
        </w:rPr>
      </w:pPr>
      <w:ins w:id="38" w:author="Arthur Souza Rodrigues" w:date="2026-09-26T14:58:00Z" w16du:dateUtc="2026-09-26T18:58:00Z">
        <w:r>
          <w:t>Sample text to create more pages...</w:t>
        </w:r>
      </w:ins>
    </w:p>
    <w:p w14:paraId="5DF52407" w14:textId="77777777" w:rsidR="003A4E3A" w:rsidRDefault="009915E8">
      <w:pPr>
        <w:rPr>
          <w:ins w:id="39" w:author="Arthur Souza Rodrigues" w:date="2026-09-26T14:58:00Z" w16du:dateUtc="2026-09-26T18:58:00Z"/>
        </w:rPr>
      </w:pPr>
      <w:ins w:id="40" w:author="Arthur Souza Rodrigues" w:date="2026-09-26T14:58:00Z" w16du:dateUtc="2026-09-26T18:58:00Z">
        <w:r>
          <w:t>Sample text to create more pages...</w:t>
        </w:r>
      </w:ins>
    </w:p>
    <w:p w14:paraId="20740240" w14:textId="77777777" w:rsidR="003A4E3A" w:rsidRDefault="009915E8">
      <w:pPr>
        <w:rPr>
          <w:ins w:id="41" w:author="Arthur Souza Rodrigues" w:date="2026-09-26T14:58:00Z" w16du:dateUtc="2026-09-26T18:58:00Z"/>
        </w:rPr>
      </w:pPr>
      <w:ins w:id="42" w:author="Arthur Souza Rodrigues" w:date="2026-09-26T14:58:00Z" w16du:dateUtc="2026-09-26T18:58:00Z">
        <w:r>
          <w:t>Sample text to create more pages...</w:t>
        </w:r>
      </w:ins>
    </w:p>
    <w:p w14:paraId="1D8725B2" w14:textId="77777777" w:rsidR="003A4E3A" w:rsidRDefault="009915E8">
      <w:pPr>
        <w:rPr>
          <w:ins w:id="43" w:author="Arthur Souza Rodrigues" w:date="2026-09-26T14:58:00Z" w16du:dateUtc="2026-09-26T18:58:00Z"/>
        </w:rPr>
      </w:pPr>
      <w:ins w:id="44" w:author="Arthur Souza Rodrigues" w:date="2026-09-26T14:58:00Z" w16du:dateUtc="2026-09-26T18:58:00Z">
        <w:r>
          <w:t>Sample text to create more pages...</w:t>
        </w:r>
      </w:ins>
    </w:p>
    <w:p w14:paraId="64BDEC56" w14:textId="77777777" w:rsidR="003A4E3A" w:rsidRDefault="009915E8">
      <w:pPr>
        <w:rPr>
          <w:ins w:id="45" w:author="Arthur Souza Rodrigues" w:date="2026-09-26T14:58:00Z" w16du:dateUtc="2026-09-26T18:58:00Z"/>
        </w:rPr>
      </w:pPr>
      <w:ins w:id="46" w:author="Arthur Souza Rodrigues" w:date="2026-09-26T14:58:00Z" w16du:dateUtc="2026-09-26T18:58:00Z">
        <w:r>
          <w:br w:type="page"/>
        </w:r>
      </w:ins>
    </w:p>
    <w:p w14:paraId="652094CD" w14:textId="77777777" w:rsidR="003A4E3A" w:rsidRDefault="003A4E3A">
      <w:pPr>
        <w:rPr>
          <w:ins w:id="47" w:author="Arthur Souza Rodrigues" w:date="2026-09-26T14:58:00Z" w16du:dateUtc="2026-09-26T18:58:00Z"/>
        </w:rPr>
        <w:sectPr w:rsidR="003A4E3A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DF97C74" w14:textId="77777777" w:rsidR="003A4E3A" w:rsidRDefault="009915E8">
      <w:pPr>
        <w:rPr>
          <w:ins w:id="48" w:author="Arthur Souza Rodrigues" w:date="2026-09-26T14:58:00Z" w16du:dateUtc="2026-09-26T18:58:00Z"/>
        </w:rPr>
      </w:pPr>
      <w:ins w:id="49" w:author="Arthur Souza Rodrigues" w:date="2026-09-26T14:58:00Z" w16du:dateUtc="2026-09-26T18:58:00Z">
        <w:r>
          <w:lastRenderedPageBreak/>
          <w:t>More sample text for section 2...</w:t>
        </w:r>
      </w:ins>
    </w:p>
    <w:p w14:paraId="57282AE8" w14:textId="77777777" w:rsidR="003A4E3A" w:rsidRDefault="009915E8">
      <w:pPr>
        <w:rPr>
          <w:ins w:id="50" w:author="Arthur Souza Rodrigues" w:date="2026-09-26T14:58:00Z" w16du:dateUtc="2026-09-26T18:58:00Z"/>
        </w:rPr>
      </w:pPr>
      <w:ins w:id="51" w:author="Arthur Souza Rodrigues" w:date="2026-09-26T14:58:00Z" w16du:dateUtc="2026-09-26T18:58:00Z">
        <w:r>
          <w:t>More sample text for section 2...</w:t>
        </w:r>
      </w:ins>
    </w:p>
    <w:p w14:paraId="3B02EC09" w14:textId="77777777" w:rsidR="003A4E3A" w:rsidRDefault="009915E8">
      <w:pPr>
        <w:rPr>
          <w:ins w:id="52" w:author="Arthur Souza Rodrigues" w:date="2026-09-26T14:58:00Z" w16du:dateUtc="2026-09-26T18:58:00Z"/>
        </w:rPr>
      </w:pPr>
      <w:ins w:id="53" w:author="Arthur Souza Rodrigues" w:date="2026-09-26T14:58:00Z" w16du:dateUtc="2026-09-26T18:58:00Z">
        <w:r>
          <w:t>More sample text for section 2...</w:t>
        </w:r>
      </w:ins>
    </w:p>
    <w:p w14:paraId="7A25E25E" w14:textId="77777777" w:rsidR="003A4E3A" w:rsidRDefault="009915E8">
      <w:pPr>
        <w:rPr>
          <w:ins w:id="54" w:author="Arthur Souza Rodrigues" w:date="2026-09-26T14:58:00Z" w16du:dateUtc="2026-09-26T18:58:00Z"/>
        </w:rPr>
      </w:pPr>
      <w:ins w:id="55" w:author="Arthur Souza Rodrigues" w:date="2026-09-26T14:58:00Z" w16du:dateUtc="2026-09-26T18:58:00Z">
        <w:r>
          <w:t>More sample text for section 2...</w:t>
        </w:r>
      </w:ins>
    </w:p>
    <w:p w14:paraId="1A6A2CD5" w14:textId="77777777" w:rsidR="003A4E3A" w:rsidRDefault="009915E8">
      <w:pPr>
        <w:rPr>
          <w:ins w:id="56" w:author="Arthur Souza Rodrigues" w:date="2026-09-26T14:58:00Z" w16du:dateUtc="2026-09-26T18:58:00Z"/>
        </w:rPr>
      </w:pPr>
      <w:ins w:id="57" w:author="Arthur Souza Rodrigues" w:date="2026-09-26T14:58:00Z" w16du:dateUtc="2026-09-26T18:58:00Z">
        <w:r>
          <w:t>More sample text for section 2...</w:t>
        </w:r>
      </w:ins>
    </w:p>
    <w:p w14:paraId="7646A471" w14:textId="77777777" w:rsidR="003A4E3A" w:rsidRDefault="009915E8">
      <w:pPr>
        <w:rPr>
          <w:ins w:id="58" w:author="Arthur Souza Rodrigues" w:date="2026-09-26T14:58:00Z" w16du:dateUtc="2026-09-26T18:58:00Z"/>
        </w:rPr>
      </w:pPr>
      <w:ins w:id="59" w:author="Arthur Souza Rodrigues" w:date="2026-09-26T14:58:00Z" w16du:dateUtc="2026-09-26T18:58:00Z">
        <w:r>
          <w:br w:type="page"/>
        </w:r>
      </w:ins>
    </w:p>
    <w:p w14:paraId="0F1F84AE" w14:textId="77777777" w:rsidR="003A4E3A" w:rsidRDefault="003A4E3A">
      <w:pPr>
        <w:rPr>
          <w:ins w:id="60" w:author="Arthur Souza Rodrigues" w:date="2026-09-26T14:58:00Z" w16du:dateUtc="2026-09-26T18:58:00Z"/>
        </w:rPr>
        <w:sectPr w:rsidR="003A4E3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731C3D4" w14:textId="77777777" w:rsidR="003A4E3A" w:rsidRDefault="009915E8">
      <w:pPr>
        <w:rPr>
          <w:ins w:id="61" w:author="Arthur Souza Rodrigues" w:date="2026-09-26T14:58:00Z" w16du:dateUtc="2026-09-26T18:58:00Z"/>
        </w:rPr>
      </w:pPr>
      <w:ins w:id="62" w:author="Arthur Souza Rodrigues" w:date="2026-09-26T14:58:00Z" w16du:dateUtc="2026-09-26T18:58:00Z">
        <w:r>
          <w:t>More section 3 content...</w:t>
        </w:r>
      </w:ins>
    </w:p>
    <w:p w14:paraId="5B3273D5" w14:textId="77777777" w:rsidR="003A4E3A" w:rsidRDefault="009915E8">
      <w:pPr>
        <w:rPr>
          <w:ins w:id="63" w:author="Arthur Souza Rodrigues" w:date="2026-09-26T14:58:00Z" w16du:dateUtc="2026-09-26T18:58:00Z"/>
        </w:rPr>
      </w:pPr>
      <w:ins w:id="64" w:author="Arthur Souza Rodrigues" w:date="2026-09-26T14:58:00Z" w16du:dateUtc="2026-09-26T18:58:00Z">
        <w:r>
          <w:t>More section 3 content...</w:t>
        </w:r>
      </w:ins>
    </w:p>
    <w:p w14:paraId="399287B9" w14:textId="77777777" w:rsidR="003A4E3A" w:rsidRDefault="009915E8">
      <w:pPr>
        <w:rPr>
          <w:ins w:id="65" w:author="Arthur Souza Rodrigues" w:date="2026-09-26T14:58:00Z" w16du:dateUtc="2026-09-26T18:58:00Z"/>
        </w:rPr>
      </w:pPr>
      <w:ins w:id="66" w:author="Arthur Souza Rodrigues" w:date="2026-09-26T14:58:00Z" w16du:dateUtc="2026-09-26T18:58:00Z">
        <w:r>
          <w:t>More section 3 content...</w:t>
        </w:r>
      </w:ins>
    </w:p>
    <w:p w14:paraId="456D99C6" w14:textId="77777777" w:rsidR="003A4E3A" w:rsidRDefault="009915E8">
      <w:pPr>
        <w:rPr>
          <w:ins w:id="67" w:author="Arthur Souza Rodrigues" w:date="2026-09-26T14:58:00Z" w16du:dateUtc="2026-09-26T18:58:00Z"/>
        </w:rPr>
      </w:pPr>
      <w:ins w:id="68" w:author="Arthur Souza Rodrigues" w:date="2026-09-26T14:58:00Z" w16du:dateUtc="2026-09-26T18:58:00Z">
        <w:r>
          <w:t>More section 3 content...</w:t>
        </w:r>
      </w:ins>
    </w:p>
    <w:p w14:paraId="1B3EECDA" w14:textId="2EE9007A" w:rsidR="003657C1" w:rsidRDefault="009915E8">
      <w:pPr>
        <w:rPr>
          <w:del w:id="69" w:author="Arthur Souza Rodrigues" w:date="2026-09-26T14:58:00Z" w16du:dateUtc="2026-09-26T18:58:00Z"/>
        </w:rPr>
      </w:pPr>
      <w:ins w:id="70" w:author="Arthur Souza Rodrigues" w:date="2026-09-26T14:58:00Z" w16du:dateUtc="2026-09-26T18:58:00Z">
        <w:r>
          <w:t>More section 3 content...</w:t>
        </w:r>
      </w:ins>
      <w:del w:id="71" w:author="Arthur Souza Rodrigues" w:date="2026-09-26T14:58:00Z" w16du:dateUtc="2026-09-26T18:58:00Z">
        <w:r w:rsidR="00DE0136">
          <w:rPr>
            <w:rFonts w:ascii="Arial" w:hAnsi="Arial" w:cs="Arial"/>
            <w:b/>
            <w:bCs/>
            <w:sz w:val="24"/>
            <w:szCs w:val="24"/>
          </w:rPr>
          <w:delText>Heading 4 Style Demo</w:delText>
        </w:r>
      </w:del>
    </w:p>
    <w:p w14:paraId="58112768" w14:textId="77777777" w:rsidR="003657C1" w:rsidRDefault="00DE0136">
      <w:pPr>
        <w:spacing w:before="280" w:after="80" w:line="240" w:lineRule="auto"/>
        <w:rPr>
          <w:del w:id="72" w:author="Arthur Souza Rodrigues" w:date="2026-09-26T14:58:00Z" w16du:dateUtc="2026-09-26T18:58:00Z"/>
        </w:rPr>
      </w:pPr>
      <w:del w:id="73" w:author="Arthur Souza Rodrigues" w:date="2026-09-26T14:58:00Z" w16du:dateUtc="2026-09-26T18:58:00Z">
        <w:r>
          <w:rPr>
            <w:rFonts w:ascii="Arial" w:hAnsi="Arial" w:cs="Arial"/>
            <w:b/>
            <w:bCs/>
            <w:sz w:val="24"/>
            <w:szCs w:val="24"/>
          </w:rPr>
          <w:delText>Demonstrating Heading 4 paragraph style.</w:delText>
        </w:r>
      </w:del>
    </w:p>
    <w:p w14:paraId="2521B42C" w14:textId="77777777" w:rsidR="003657C1" w:rsidRDefault="00DE0136">
      <w:pPr>
        <w:pPrChange w:id="74" w:author="Arthur Souza Rodrigues" w:date="2026-09-26T14:58:00Z" w16du:dateUtc="2026-09-26T18:58:00Z">
          <w:pPr>
            <w:spacing w:before="280" w:after="80" w:line="240" w:lineRule="auto"/>
          </w:pPr>
        </w:pPrChange>
      </w:pPr>
      <w:del w:id="75" w:author="Arthur Souza Rodrigues" w:date="2026-09-26T14:58:00Z" w16du:dateUtc="2026-09-26T18:58:00Z">
        <w:r>
          <w:rPr>
            <w:rFonts w:ascii="Arial" w:hAnsi="Arial" w:cs="Arial"/>
            <w:b/>
            <w:bCs/>
            <w:sz w:val="24"/>
            <w:szCs w:val="24"/>
          </w:rPr>
          <w:delText>Small Section Header</w:delText>
        </w:r>
      </w:del>
    </w:p>
    <w:sectPr w:rsidR="003657C1" w:rsidSect="00034616">
      <w:pgSz w:w="12240" w:h="15840"/>
      <w:pgMar w:top="1440" w:right="1800" w:bottom="1440" w:left="1800" w:header="720" w:footer="720" w:gutter="0"/>
      <w:cols w:space="720"/>
      <w:docGrid w:linePitch="360"/>
      <w:sectPrChange w:id="76" w:author="Arthur Souza Rodrigues" w:date="2026-09-26T14:58:00Z" w16du:dateUtc="2026-09-26T18:58:00Z">
        <w:sectPr w:rsidR="003657C1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EBE01A" w14:textId="77777777" w:rsidR="00DE0136" w:rsidRDefault="00DE0136" w:rsidP="0028570E">
      <w:pPr>
        <w:spacing w:after="0" w:line="240" w:lineRule="auto"/>
      </w:pPr>
      <w:r>
        <w:separator/>
      </w:r>
    </w:p>
  </w:endnote>
  <w:endnote w:type="continuationSeparator" w:id="0">
    <w:p w14:paraId="3F291296" w14:textId="77777777" w:rsidR="00DE0136" w:rsidRDefault="00DE0136" w:rsidP="00285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2F7400" w14:textId="77777777" w:rsidR="003A4E3A" w:rsidRDefault="009915E8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9A6158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A6158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9A615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0D9A5E" w14:textId="77777777" w:rsidR="00DE0136" w:rsidRDefault="00DE0136" w:rsidP="0028570E">
      <w:pPr>
        <w:spacing w:after="0" w:line="240" w:lineRule="auto"/>
      </w:pPr>
      <w:r>
        <w:separator/>
      </w:r>
    </w:p>
  </w:footnote>
  <w:footnote w:type="continuationSeparator" w:id="0">
    <w:p w14:paraId="456B7FE3" w14:textId="77777777" w:rsidR="00DE0136" w:rsidRDefault="00DE0136" w:rsidP="00285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2176D7" w14:textId="77777777" w:rsidR="0028570E" w:rsidRDefault="002857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11090">
    <w:abstractNumId w:val="8"/>
  </w:num>
  <w:num w:numId="2" w16cid:durableId="115294643">
    <w:abstractNumId w:val="6"/>
  </w:num>
  <w:num w:numId="3" w16cid:durableId="896013450">
    <w:abstractNumId w:val="5"/>
  </w:num>
  <w:num w:numId="4" w16cid:durableId="1911117179">
    <w:abstractNumId w:val="4"/>
  </w:num>
  <w:num w:numId="5" w16cid:durableId="1291473108">
    <w:abstractNumId w:val="7"/>
  </w:num>
  <w:num w:numId="6" w16cid:durableId="325088915">
    <w:abstractNumId w:val="3"/>
  </w:num>
  <w:num w:numId="7" w16cid:durableId="2083914599">
    <w:abstractNumId w:val="2"/>
  </w:num>
  <w:num w:numId="8" w16cid:durableId="245579464">
    <w:abstractNumId w:val="1"/>
  </w:num>
  <w:num w:numId="9" w16cid:durableId="171811590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57C1"/>
    <w:rsid w:val="00034616"/>
    <w:rsid w:val="0006063C"/>
    <w:rsid w:val="0015074B"/>
    <w:rsid w:val="0028570E"/>
    <w:rsid w:val="0029639D"/>
    <w:rsid w:val="002F5B90"/>
    <w:rsid w:val="00326F90"/>
    <w:rsid w:val="003657C1"/>
    <w:rsid w:val="003A4E3A"/>
    <w:rsid w:val="00612079"/>
    <w:rsid w:val="00697036"/>
    <w:rsid w:val="00710C0F"/>
    <w:rsid w:val="009915E8"/>
    <w:rsid w:val="009A6158"/>
    <w:rsid w:val="00AA1D8D"/>
    <w:rsid w:val="00B47730"/>
    <w:rsid w:val="00CB0664"/>
    <w:rsid w:val="00D53FE7"/>
    <w:rsid w:val="00DE01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8645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70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70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rthur Souza Rodrigues" w:date="2026-09-26T14:58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rthur Souza Rodrigues" w:date="2026-09-26T14:58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rthur Souza Rodrigues" w:date="2026-09-26T14:58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rthur Souza Rodrigues" w:date="2026-09-26T14:58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rthur Souza Rodrigues" w:date="2026-09-26T14:58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rthur Souza Rodrigues" w:date="2026-09-26T14:58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rthur Souza Rodrigues" w:date="2026-09-26T14:58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rthur Souza Rodrigues" w:date="2026-09-26T14:58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rthur Souza Rodrigues" w:date="2026-09-26T14:58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rthur Souza Rodrigues" w:date="2026-09-26T14:58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70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70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70E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8570E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8570E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70E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70E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70E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70E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70E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70E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rthur Souza Rodrigues" w:date="2026-09-26T14:58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28570E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9-26T14:58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28570E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rthur Souza Rodrigues" w:date="2026-09-26T14:58:00Z">
        <w:pPr/>
      </w:pPrChange>
    </w:pPr>
    <w:rPr>
      <w:rFonts w:asciiTheme="minorHAnsi" w:eastAsiaTheme="minorEastAsia" w:hAnsiTheme="minorHAnsi" w:cstheme="minorBidi"/>
      <w:szCs w:val="22"/>
      <w:rPrChange w:id="7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28570E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570E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70E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8570E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rthur Souza Rodrigues" w:date="2026-09-26T14:58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rthur Souza Rodrigues" w:date="2026-09-26T14:58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28570E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rthur Souza Rodrigues" w:date="2026-09-26T14:58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28570E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rthur Souza Rodrigues" w:date="2026-09-26T14:58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rthur Souza Rodrigues" w:date="2026-09-26T14:58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28570E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rthur Souza Rodrigues" w:date="2026-09-26T14:58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rthur Souza Rodrigues" w:date="2026-09-26T14:58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rthur Souza Rodrigues" w:date="2026-09-26T14:58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rthur Souza Rodrigues" w:date="2026-09-26T14:58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rthur Souza Rodrigues" w:date="2026-09-26T14:58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rthur Souza Rodrigues" w:date="2026-09-26T14:58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rthur Souza Rodrigues" w:date="2026-09-26T14:58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rthur Souza Rodrigues" w:date="2026-09-26T14:58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rthur Souza Rodrigues" w:date="2026-09-26T14:58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rthur Souza Rodrigues" w:date="2026-09-26T14:58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rthur Souza Rodrigues" w:date="2026-09-26T14:58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rthur Souza Rodrigues" w:date="2026-09-26T14:58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rthur Souza Rodrigues" w:date="2026-09-26T14:5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8570E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8570E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rthur Souza Rodrigues" w:date="2026-09-26T14:58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rthur Souza Rodrigues" w:date="2026-09-26T14:58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8570E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rthur Souza Rodrigues" w:date="2026-09-26T14:58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rthur Souza Rodrigues" w:date="2026-09-26T14:58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28570E"/>
    <w:rPr>
      <w:b/>
      <w:bCs/>
    </w:rPr>
  </w:style>
  <w:style w:type="character" w:styleId="Emphasis">
    <w:name w:val="Emphasis"/>
    <w:basedOn w:val="DefaultParagraphFont"/>
    <w:uiPriority w:val="20"/>
    <w:qFormat/>
    <w:rsid w:val="0028570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rthur Souza Rodrigues" w:date="2026-09-26T14:58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rthur Souza Rodrigues" w:date="2026-09-26T14:58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70E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28570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8570E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28570E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8570E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8570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570E"/>
    <w:pPr>
      <w:outlineLvl w:val="9"/>
    </w:pPr>
  </w:style>
  <w:style w:type="table" w:styleId="TableGrid">
    <w:name w:val="Table Grid"/>
    <w:basedOn w:val="TableNormal"/>
    <w:uiPriority w:val="59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28570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8570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8570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8570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8570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8570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8570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28570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8570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8570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8570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8570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8570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8570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8570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8570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B10812-6BA9-7540-AE12-7B1A967E7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2026-09-26T18:58:00Z</dcterms:modified>
</cp:coreProperties>
</file>