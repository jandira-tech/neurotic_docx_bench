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1" w:author="NAZ, Mamoona (OLDHAM MEDICAL SERVICES)" w:date="2026-09-22T12:19:00Z" w16du:dateUtc="2026-09-22T16:19:00Z"/>
          <w:rFonts w:ascii="Californian FB" w:hAnsi="Californian FB"/>
        </w:rPr>
      </w:pPr>
      <w:ins w:id="2" w:author="NAZ, Mamoona (OLDHAM MEDICAL SERVICES)" w:date="2026-09-22T12:19:00Z" w16du:dateUtc="2026-09-22T16:19: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3" w:author="NAZ, Mamoona (OLDHAM MEDICAL SERVICES)" w:date="2026-09-22T12:19:00Z" w16du:dateUtc="2026-09-22T16:19:00Z"/>
          <w:rFonts w:ascii="Californian FB" w:hAnsi="Californian FB"/>
          <w:b/>
          <w:bCs/>
        </w:rPr>
      </w:pPr>
    </w:p>
    <w:p w14:paraId="43260A16" w14:textId="77777777" w:rsidR="006F1C2D" w:rsidRDefault="006F1C2D" w:rsidP="006F1C2D">
      <w:pPr>
        <w:jc w:val="center"/>
        <w:rPr>
          <w:ins w:id="4" w:author="NAZ, Mamoona (OLDHAM MEDICAL SERVICES)" w:date="2026-09-22T12:19:00Z" w16du:dateUtc="2026-09-22T16:19:00Z"/>
          <w:rFonts w:cstheme="minorHAnsi"/>
          <w:b/>
          <w:bCs/>
          <w:sz w:val="28"/>
          <w:szCs w:val="28"/>
          <w:u w:val="single"/>
        </w:rPr>
      </w:pPr>
      <w:ins w:id="5" w:author="NAZ, Mamoona (OLDHAM MEDICAL SERVICES)" w:date="2026-09-22T12:19:00Z" w16du:dateUtc="2026-09-22T16:19:00Z">
        <w:r w:rsidRPr="00FA0E32">
          <w:rPr>
            <w:rFonts w:cstheme="minorHAnsi"/>
            <w:b/>
            <w:bCs/>
            <w:sz w:val="28"/>
            <w:szCs w:val="28"/>
            <w:u w:val="single"/>
          </w:rPr>
          <w:t>PPG Meeting</w:t>
        </w:r>
      </w:ins>
    </w:p>
    <w:p w14:paraId="255DC642" w14:textId="487ECD42" w:rsidR="006F1C2D" w:rsidRDefault="00677B90" w:rsidP="006F1C2D">
      <w:pPr>
        <w:jc w:val="center"/>
        <w:rPr>
          <w:ins w:id="6" w:author="NAZ, Mamoona (OLDHAM MEDICAL SERVICES)" w:date="2026-09-22T12:19:00Z" w16du:dateUtc="2026-09-22T16:19:00Z"/>
          <w:rFonts w:cstheme="minorHAnsi"/>
          <w:b/>
          <w:bCs/>
          <w:sz w:val="28"/>
          <w:szCs w:val="28"/>
          <w:u w:val="single"/>
        </w:rPr>
      </w:pPr>
      <w:ins w:id="7" w:author="NAZ, Mamoona (OLDHAM MEDICAL SERVICES)" w:date="2026-09-22T12:19:00Z" w16du:dateUtc="2026-09-22T16:19: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8" w:author="NAZ, Mamoona (OLDHAM MEDICAL SERVICES)" w:date="2026-09-22T12:19:00Z" w16du:dateUtc="2026-09-22T16:19:00Z"/>
          <w:rFonts w:cstheme="minorHAnsi"/>
          <w:b/>
          <w:bCs/>
          <w:sz w:val="28"/>
          <w:szCs w:val="28"/>
          <w:u w:val="single"/>
        </w:rPr>
      </w:pPr>
    </w:p>
    <w:p w14:paraId="1E230469" w14:textId="77777777" w:rsidR="006F1C2D" w:rsidRDefault="006F1C2D" w:rsidP="006F1C2D">
      <w:pPr>
        <w:rPr>
          <w:ins w:id="9" w:author="NAZ, Mamoona (OLDHAM MEDICAL SERVICES)" w:date="2026-09-22T12:19:00Z" w16du:dateUtc="2026-09-22T16:19:00Z"/>
          <w:rFonts w:cstheme="minorHAnsi"/>
          <w:b/>
          <w:bCs/>
        </w:rPr>
      </w:pPr>
      <w:ins w:id="10" w:author="NAZ, Mamoona (OLDHAM MEDICAL SERVICES)" w:date="2026-09-22T12:19:00Z" w16du:dateUtc="2026-09-22T16:19:00Z">
        <w:r w:rsidRPr="00FA0E32">
          <w:rPr>
            <w:rFonts w:cstheme="minorHAnsi"/>
            <w:b/>
            <w:bCs/>
          </w:rPr>
          <w:t>Attendees:</w:t>
        </w:r>
      </w:ins>
    </w:p>
    <w:p w14:paraId="406CF681" w14:textId="77777777" w:rsidR="006F1C2D" w:rsidRDefault="006F1C2D" w:rsidP="006F1C2D">
      <w:pPr>
        <w:rPr>
          <w:ins w:id="11" w:author="NAZ, Mamoona (OLDHAM MEDICAL SERVICES)" w:date="2026-09-22T12:19:00Z" w16du:dateUtc="2026-09-22T16:19:00Z"/>
          <w:rFonts w:cstheme="minorHAnsi"/>
        </w:rPr>
      </w:pPr>
      <w:ins w:id="12" w:author="NAZ, Mamoona (OLDHAM MEDICAL SERVICES)" w:date="2026-09-22T12:19:00Z" w16du:dateUtc="2026-09-22T16:19:00Z">
        <w:r w:rsidRPr="00FA0E32">
          <w:rPr>
            <w:rFonts w:cstheme="minorHAnsi"/>
          </w:rPr>
          <w:t>MN – Deputy Manager</w:t>
        </w:r>
      </w:ins>
    </w:p>
    <w:p w14:paraId="160FF56E" w14:textId="7F229838" w:rsidR="0008331C" w:rsidRPr="00FA0E32" w:rsidRDefault="0008331C" w:rsidP="006F1C2D">
      <w:pPr>
        <w:rPr>
          <w:ins w:id="13" w:author="NAZ, Mamoona (OLDHAM MEDICAL SERVICES)" w:date="2026-09-22T12:19:00Z" w16du:dateUtc="2026-09-22T16:19:00Z"/>
          <w:rFonts w:cstheme="minorHAnsi"/>
        </w:rPr>
      </w:pPr>
      <w:ins w:id="14" w:author="NAZ, Mamoona (OLDHAM MEDICAL SERVICES)" w:date="2026-09-22T12:19:00Z" w16du:dateUtc="2026-09-22T16:19:00Z">
        <w:r>
          <w:rPr>
            <w:rFonts w:cstheme="minorHAnsi"/>
          </w:rPr>
          <w:t xml:space="preserve">SA – Practice Manager </w:t>
        </w:r>
      </w:ins>
    </w:p>
    <w:p w14:paraId="4B50E429" w14:textId="77777777" w:rsidR="006F1C2D" w:rsidRDefault="006F1C2D" w:rsidP="006F1C2D">
      <w:pPr>
        <w:rPr>
          <w:ins w:id="15" w:author="NAZ, Mamoona (OLDHAM MEDICAL SERVICES)" w:date="2026-09-22T12:19:00Z" w16du:dateUtc="2026-09-22T16:19:00Z"/>
          <w:rFonts w:cstheme="minorHAnsi"/>
        </w:rPr>
      </w:pPr>
    </w:p>
    <w:p w14:paraId="5F6386BB" w14:textId="77777777" w:rsidR="0008331C" w:rsidRDefault="006F1C2D" w:rsidP="0008331C">
      <w:pPr>
        <w:rPr>
          <w:ins w:id="16" w:author="NAZ, Mamoona (OLDHAM MEDICAL SERVICES)" w:date="2026-09-22T12:19:00Z" w16du:dateUtc="2026-09-22T16:19:00Z"/>
        </w:rPr>
      </w:pPr>
      <w:ins w:id="17" w:author="NAZ, Mamoona (OLDHAM MEDICAL SERVICES)" w:date="2026-09-22T12:19:00Z" w16du:dateUtc="2026-09-22T16:19:00Z">
        <w:r>
          <w:rPr>
            <w:rFonts w:cstheme="minorHAnsi"/>
          </w:rPr>
          <w:t>MC, GM</w:t>
        </w:r>
        <w:r w:rsidR="0008331C">
          <w:rPr>
            <w:rFonts w:cstheme="minorHAnsi"/>
          </w:rPr>
          <w:t>,</w:t>
        </w:r>
      </w:ins>
    </w:p>
    <w:p w14:paraId="0834AD2C" w14:textId="13228619" w:rsidR="0008331C" w:rsidRDefault="0008331C" w:rsidP="0008331C">
      <w:pPr>
        <w:rPr>
          <w:ins w:id="18" w:author="NAZ, Mamoona (OLDHAM MEDICAL SERVICES)" w:date="2026-09-22T12:19:00Z" w16du:dateUtc="2026-09-22T16:19:00Z"/>
        </w:rPr>
      </w:pPr>
      <w:ins w:id="19" w:author="NAZ, Mamoona (OLDHAM MEDICAL SERVICES)" w:date="2026-09-22T12:19:00Z" w16du:dateUtc="2026-09-22T16:19:00Z">
        <w:r>
          <w:t>JB, BB, ZF</w:t>
        </w:r>
        <w:r>
          <w:rPr>
            <w:rFonts w:cstheme="minorHAnsi"/>
          </w:rPr>
          <w:t>, JS, SN</w:t>
        </w:r>
        <w:r w:rsidR="00FF174A">
          <w:rPr>
            <w:rFonts w:cstheme="minorHAnsi"/>
          </w:rPr>
          <w:t>, AW</w:t>
        </w:r>
      </w:ins>
    </w:p>
    <w:p w14:paraId="1D3A4916" w14:textId="67E42069" w:rsidR="006F1C2D" w:rsidRDefault="006F1C2D" w:rsidP="006F1C2D">
      <w:pPr>
        <w:rPr>
          <w:ins w:id="20" w:author="NAZ, Mamoona (OLDHAM MEDICAL SERVICES)" w:date="2026-09-22T12:19:00Z" w16du:dateUtc="2026-09-22T16:19:00Z"/>
          <w:rFonts w:cstheme="minorHAnsi"/>
        </w:rPr>
      </w:pPr>
    </w:p>
    <w:p w14:paraId="2302B3A6" w14:textId="77777777" w:rsidR="006F1C2D" w:rsidRPr="00FA0E32" w:rsidRDefault="006F1C2D" w:rsidP="006F1C2D">
      <w:pPr>
        <w:rPr>
          <w:ins w:id="21" w:author="NAZ, Mamoona (OLDHAM MEDICAL SERVICES)" w:date="2026-09-22T12:19:00Z" w16du:dateUtc="2026-09-22T16:19:00Z"/>
          <w:rFonts w:cstheme="minorHAnsi"/>
        </w:rPr>
      </w:pPr>
    </w:p>
    <w:p w14:paraId="794DD8CD" w14:textId="77777777" w:rsidR="006F1C2D" w:rsidRDefault="006F1C2D" w:rsidP="006F1C2D">
      <w:pPr>
        <w:rPr>
          <w:ins w:id="22" w:author="NAZ, Mamoona (OLDHAM MEDICAL SERVICES)" w:date="2026-09-22T12:19:00Z" w16du:dateUtc="2026-09-22T16:19:00Z"/>
          <w:rFonts w:cstheme="minorHAnsi"/>
          <w:b/>
          <w:bCs/>
        </w:rPr>
      </w:pPr>
      <w:ins w:id="23" w:author="NAZ, Mamoona (OLDHAM MEDICAL SERVICES)" w:date="2026-09-22T12:19:00Z" w16du:dateUtc="2026-09-22T16:19:00Z">
        <w:r w:rsidRPr="00FA0E32">
          <w:rPr>
            <w:rFonts w:cstheme="minorHAnsi"/>
            <w:b/>
            <w:bCs/>
          </w:rPr>
          <w:t>Apologies:</w:t>
        </w:r>
      </w:ins>
    </w:p>
    <w:p w14:paraId="50FA62A7" w14:textId="77777777" w:rsidR="00677B90" w:rsidRDefault="00677B90" w:rsidP="006F1C2D">
      <w:pPr>
        <w:rPr>
          <w:ins w:id="24" w:author="NAZ, Mamoona (OLDHAM MEDICAL SERVICES)" w:date="2026-09-22T12:19:00Z" w16du:dateUtc="2026-09-22T16:19:00Z"/>
          <w:rFonts w:cstheme="minorHAnsi"/>
          <w:b/>
          <w:bCs/>
        </w:rPr>
      </w:pPr>
    </w:p>
    <w:p w14:paraId="27E4F2EE" w14:textId="6226EC7C" w:rsidR="00677B90" w:rsidRPr="00677B90" w:rsidRDefault="00677B90" w:rsidP="006F1C2D">
      <w:pPr>
        <w:rPr>
          <w:ins w:id="25" w:author="NAZ, Mamoona (OLDHAM MEDICAL SERVICES)" w:date="2026-09-22T12:19:00Z" w16du:dateUtc="2026-09-22T16:19:00Z"/>
          <w:rFonts w:cstheme="minorHAnsi"/>
        </w:rPr>
      </w:pPr>
      <w:ins w:id="26" w:author="NAZ, Mamoona (OLDHAM MEDICAL SERVICES)" w:date="2026-09-22T12:19:00Z" w16du:dateUtc="2026-09-22T16:19:00Z">
        <w:r>
          <w:rPr>
            <w:rFonts w:cstheme="minorHAnsi"/>
          </w:rPr>
          <w:t>CC, AK, LU, MAS, DR</w:t>
        </w:r>
      </w:ins>
    </w:p>
    <w:p w14:paraId="1282E9CD" w14:textId="77777777" w:rsidR="00A8494F" w:rsidRDefault="00A8494F">
      <w:pPr>
        <w:rPr>
          <w:ins w:id="27" w:author="NAZ, Mamoona (OLDHAM MEDICAL SERVICES)" w:date="2026-09-22T12:19:00Z" w16du:dateUtc="2026-09-22T16:19:00Z"/>
        </w:rPr>
      </w:pPr>
    </w:p>
    <w:p w14:paraId="09A61C5A" w14:textId="77777777" w:rsidR="006F1C2D" w:rsidRDefault="006F1C2D">
      <w:pPr>
        <w:rPr>
          <w:ins w:id="28" w:author="NAZ, Mamoona (OLDHAM MEDICAL SERVICES)" w:date="2026-09-22T12:19:00Z" w16du:dateUtc="2026-09-22T16:19:00Z"/>
        </w:rPr>
      </w:pPr>
    </w:p>
    <w:p w14:paraId="71B1EB70" w14:textId="6B3B9867" w:rsidR="006F1C2D" w:rsidRDefault="00FD25EC" w:rsidP="006F1C2D">
      <w:pPr>
        <w:pStyle w:val="ListParagraph"/>
        <w:numPr>
          <w:ilvl w:val="0"/>
          <w:numId w:val="3"/>
        </w:numPr>
        <w:rPr>
          <w:ins w:id="29" w:author="NAZ, Mamoona (OLDHAM MEDICAL SERVICES)" w:date="2026-09-22T12:19:00Z" w16du:dateUtc="2026-09-22T16:19:00Z"/>
        </w:rPr>
      </w:pPr>
      <w:ins w:id="30" w:author="NAZ, Mamoona (OLDHAM MEDICAL SERVICES)" w:date="2026-09-22T12:19:00Z" w16du:dateUtc="2026-09-22T16:19:00Z">
        <w:r>
          <w:t>Review of last minutes of meeting – everyone agreed no changes were needed.</w:t>
        </w:r>
      </w:ins>
    </w:p>
    <w:p w14:paraId="2F83712F" w14:textId="53312079" w:rsidR="00FF174A" w:rsidRDefault="00FF174A" w:rsidP="00FF174A">
      <w:pPr>
        <w:pStyle w:val="ListParagraph"/>
        <w:numPr>
          <w:ilvl w:val="0"/>
          <w:numId w:val="3"/>
        </w:numPr>
        <w:rPr>
          <w:ins w:id="31" w:author="NAZ, Mamoona (OLDHAM MEDICAL SERVICES)" w:date="2026-09-22T12:19:00Z" w16du:dateUtc="2026-09-22T16:19:00Z"/>
        </w:rPr>
      </w:pPr>
      <w:ins w:id="32" w:author="NAZ, Mamoona (OLDHAM MEDICAL SERVICES)" w:date="2026-09-22T12:19:00Z" w16du:dateUtc="2026-09-22T16:19:00Z">
        <w:r>
          <w:t>Meeting started at 13:</w:t>
        </w:r>
        <w:r w:rsidR="00677B90">
          <w:t>13</w:t>
        </w:r>
      </w:ins>
    </w:p>
    <w:p w14:paraId="04EF1223" w14:textId="0C5D5E3B" w:rsidR="00677B90" w:rsidRDefault="00677B90" w:rsidP="00FF174A">
      <w:pPr>
        <w:pStyle w:val="ListParagraph"/>
        <w:numPr>
          <w:ilvl w:val="0"/>
          <w:numId w:val="3"/>
        </w:numPr>
        <w:rPr>
          <w:ins w:id="33" w:author="NAZ, Mamoona (OLDHAM MEDICAL SERVICES)" w:date="2026-09-22T12:19:00Z" w16du:dateUtc="2026-09-22T16:19:00Z"/>
        </w:rPr>
      </w:pPr>
      <w:ins w:id="34" w:author="NAZ, Mamoona (OLDHAM MEDICAL SERVICES)" w:date="2026-09-22T12:19:00Z" w16du:dateUtc="2026-09-22T16:19: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3"/>
        </w:numPr>
        <w:rPr>
          <w:ins w:id="35" w:author="NAZ, Mamoona (OLDHAM MEDICAL SERVICES)" w:date="2026-09-22T12:19:00Z" w16du:dateUtc="2026-09-22T16:19:00Z"/>
        </w:rPr>
      </w:pPr>
      <w:ins w:id="36" w:author="NAZ, Mamoona (OLDHAM MEDICAL SERVICES)" w:date="2026-09-22T12:19:00Z" w16du:dateUtc="2026-09-22T16:19: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3"/>
        </w:numPr>
        <w:rPr>
          <w:ins w:id="37" w:author="NAZ, Mamoona (OLDHAM MEDICAL SERVICES)" w:date="2026-09-22T12:19:00Z" w16du:dateUtc="2026-09-22T16:19:00Z"/>
        </w:rPr>
      </w:pPr>
      <w:ins w:id="38" w:author="NAZ, Mamoona (OLDHAM MEDICAL SERVICES)" w:date="2026-09-22T12:19:00Z" w16du:dateUtc="2026-09-22T16:19: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3"/>
        </w:numPr>
        <w:rPr>
          <w:ins w:id="39" w:author="NAZ, Mamoona (OLDHAM MEDICAL SERVICES)" w:date="2026-09-22T12:19:00Z" w16du:dateUtc="2026-09-22T16:19:00Z"/>
        </w:rPr>
      </w:pPr>
      <w:ins w:id="40" w:author="NAZ, Mamoona (OLDHAM MEDICAL SERVICES)" w:date="2026-09-22T12:19:00Z" w16du:dateUtc="2026-09-22T16:19: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3"/>
        </w:numPr>
        <w:rPr>
          <w:ins w:id="41" w:author="NAZ, Mamoona (OLDHAM MEDICAL SERVICES)" w:date="2026-09-22T12:19:00Z" w16du:dateUtc="2026-09-22T16:19:00Z"/>
        </w:rPr>
      </w:pPr>
      <w:ins w:id="42" w:author="NAZ, Mamoona (OLDHAM MEDICAL SERVICES)" w:date="2026-09-22T12:19:00Z" w16du:dateUtc="2026-09-22T16:19: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3"/>
        </w:numPr>
        <w:rPr>
          <w:ins w:id="43" w:author="NAZ, Mamoona (OLDHAM MEDICAL SERVICES)" w:date="2026-09-22T12:19:00Z" w16du:dateUtc="2026-09-22T16:19:00Z"/>
        </w:rPr>
      </w:pPr>
      <w:ins w:id="44" w:author="NAZ, Mamoona (OLDHAM MEDICAL SERVICES)" w:date="2026-09-22T12:19:00Z" w16du:dateUtc="2026-09-22T16:19: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3"/>
        </w:numPr>
        <w:rPr>
          <w:ins w:id="45" w:author="NAZ, Mamoona (OLDHAM MEDICAL SERVICES)" w:date="2026-09-22T12:19:00Z" w16du:dateUtc="2026-09-22T16:19:00Z"/>
        </w:rPr>
      </w:pPr>
      <w:ins w:id="46" w:author="NAZ, Mamoona (OLDHAM MEDICAL SERVICES)" w:date="2026-09-22T12:19:00Z" w16du:dateUtc="2026-09-22T16:19: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3"/>
        </w:numPr>
        <w:rPr>
          <w:ins w:id="47" w:author="NAZ, Mamoona (OLDHAM MEDICAL SERVICES)" w:date="2026-09-22T12:19:00Z" w16du:dateUtc="2026-09-22T16:19:00Z"/>
        </w:rPr>
      </w:pPr>
      <w:ins w:id="48" w:author="NAZ, Mamoona (OLDHAM MEDICAL SERVICES)" w:date="2026-09-22T12:19:00Z" w16du:dateUtc="2026-09-22T16:19: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3"/>
        </w:numPr>
        <w:rPr>
          <w:ins w:id="49" w:author="NAZ, Mamoona (OLDHAM MEDICAL SERVICES)" w:date="2026-09-22T12:19:00Z" w16du:dateUtc="2026-09-22T16:19:00Z"/>
        </w:rPr>
      </w:pPr>
      <w:ins w:id="50" w:author="NAZ, Mamoona (OLDHAM MEDICAL SERVICES)" w:date="2026-09-22T12:19:00Z" w16du:dateUtc="2026-09-22T16:19: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3"/>
        </w:numPr>
        <w:rPr>
          <w:ins w:id="51" w:author="NAZ, Mamoona (OLDHAM MEDICAL SERVICES)" w:date="2026-09-22T12:19:00Z" w16du:dateUtc="2026-09-22T16:19:00Z"/>
        </w:rPr>
      </w:pPr>
      <w:ins w:id="52" w:author="NAZ, Mamoona (OLDHAM MEDICAL SERVICES)" w:date="2026-09-22T12:19:00Z" w16du:dateUtc="2026-09-22T16:19: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3"/>
        </w:numPr>
        <w:rPr>
          <w:ins w:id="53" w:author="NAZ, Mamoona (OLDHAM MEDICAL SERVICES)" w:date="2026-09-22T12:19:00Z" w16du:dateUtc="2026-09-22T16:19:00Z"/>
        </w:rPr>
      </w:pPr>
      <w:ins w:id="54" w:author="NAZ, Mamoona (OLDHAM MEDICAL SERVICES)" w:date="2026-09-22T12:19:00Z" w16du:dateUtc="2026-09-22T16:19:00Z">
        <w:r>
          <w:t xml:space="preserve">Also decided to display notices before they get sent out. </w:t>
        </w:r>
      </w:ins>
    </w:p>
    <w:p w14:paraId="0AD56979" w14:textId="7FA4E76F" w:rsidR="00677B90" w:rsidRDefault="00677B90" w:rsidP="00FF174A">
      <w:pPr>
        <w:pStyle w:val="ListParagraph"/>
        <w:numPr>
          <w:ilvl w:val="0"/>
          <w:numId w:val="3"/>
        </w:numPr>
        <w:rPr>
          <w:ins w:id="55" w:author="NAZ, Mamoona (OLDHAM MEDICAL SERVICES)" w:date="2026-09-22T12:19:00Z" w16du:dateUtc="2026-09-22T16:19:00Z"/>
        </w:rPr>
      </w:pPr>
      <w:ins w:id="56" w:author="NAZ, Mamoona (OLDHAM MEDICAL SERVICES)" w:date="2026-09-22T12:19:00Z" w16du:dateUtc="2026-09-22T16:19: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3"/>
        </w:numPr>
        <w:rPr>
          <w:ins w:id="57" w:author="NAZ, Mamoona (OLDHAM MEDICAL SERVICES)" w:date="2026-09-22T12:19:00Z" w16du:dateUtc="2026-09-22T16:19:00Z"/>
        </w:rPr>
      </w:pPr>
      <w:ins w:id="58" w:author="NAZ, Mamoona (OLDHAM MEDICAL SERVICES)" w:date="2026-09-22T12:19:00Z" w16du:dateUtc="2026-09-22T16:19: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3"/>
        </w:numPr>
        <w:rPr>
          <w:ins w:id="59" w:author="NAZ, Mamoona (OLDHAM MEDICAL SERVICES)" w:date="2026-09-22T12:19:00Z" w16du:dateUtc="2026-09-22T16:19:00Z"/>
        </w:rPr>
      </w:pPr>
      <w:ins w:id="60" w:author="NAZ, Mamoona (OLDHAM MEDICAL SERVICES)" w:date="2026-09-22T12:19:00Z" w16du:dateUtc="2026-09-22T16:19:00Z">
        <w:r>
          <w:t xml:space="preserve">The Practice has not yet received a confirmation date of delivery for flu jabs. </w:t>
        </w:r>
      </w:ins>
    </w:p>
    <w:p w14:paraId="0CEABE06" w14:textId="159751B6" w:rsidR="00677B90" w:rsidRDefault="00677B90" w:rsidP="00FF174A">
      <w:pPr>
        <w:pStyle w:val="ListParagraph"/>
        <w:numPr>
          <w:ilvl w:val="0"/>
          <w:numId w:val="3"/>
        </w:numPr>
        <w:rPr>
          <w:ins w:id="61" w:author="NAZ, Mamoona (OLDHAM MEDICAL SERVICES)" w:date="2026-09-22T12:19:00Z" w16du:dateUtc="2026-09-22T16:19:00Z"/>
        </w:rPr>
      </w:pPr>
      <w:ins w:id="62" w:author="NAZ, Mamoona (OLDHAM MEDICAL SERVICES)" w:date="2026-09-22T12:19:00Z" w16du:dateUtc="2026-09-22T16:19:00Z">
        <w:r>
          <w:t xml:space="preserve">Updates around the PCN clinics were shared. </w:t>
        </w:r>
      </w:ins>
    </w:p>
    <w:p w14:paraId="02B8F5B2" w14:textId="001EA95A" w:rsidR="00677B90" w:rsidRDefault="00677B90" w:rsidP="00FF174A">
      <w:pPr>
        <w:pStyle w:val="ListParagraph"/>
        <w:numPr>
          <w:ilvl w:val="0"/>
          <w:numId w:val="3"/>
        </w:numPr>
        <w:rPr>
          <w:ins w:id="63" w:author="NAZ, Mamoona (OLDHAM MEDICAL SERVICES)" w:date="2026-09-22T12:19:00Z" w16du:dateUtc="2026-09-22T16:19:00Z"/>
        </w:rPr>
      </w:pPr>
      <w:ins w:id="64" w:author="NAZ, Mamoona (OLDHAM MEDICAL SERVICES)" w:date="2026-09-22T12:19:00Z" w16du:dateUtc="2026-09-22T16:19:00Z">
        <w:r>
          <w:t xml:space="preserve">Meeting was kept brief due to summer holidays and many apologies. </w:t>
        </w:r>
      </w:ins>
    </w:p>
    <w:p w14:paraId="447CCA8D" w14:textId="3472B07F" w:rsidR="006F1C2D" w:rsidRPr="006F1C2D" w:rsidRDefault="006F1C2D" w:rsidP="006F1C2D">
      <w:pPr>
        <w:rPr>
          <w:ins w:id="65" w:author="NAZ, Mamoona (OLDHAM MEDICAL SERVICES)" w:date="2026-09-22T12:19:00Z" w16du:dateUtc="2026-09-22T16:19:00Z"/>
          <w:b/>
          <w:bCs/>
        </w:rPr>
      </w:pPr>
      <w:ins w:id="66" w:author="NAZ, Mamoona (OLDHAM MEDICAL SERVICES)" w:date="2026-09-22T12:19:00Z" w16du:dateUtc="2026-09-22T16:19: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7" w:author="NAZ, Mamoona (OLDHAM MEDICAL SERVICES)" w:date="2026-09-22T12:19:00Z" w16du:dateUtc="2026-09-22T16:19:00Z"/>
          <w:b/>
          <w:bCs/>
        </w:rPr>
      </w:pPr>
    </w:p>
    <w:p w14:paraId="6BBA67DA" w14:textId="0EA75118" w:rsidR="00AE1680" w:rsidRPr="00EE65E3" w:rsidRDefault="006F1C2D" w:rsidP="00AE1680">
      <w:pPr>
        <w:pBdr>
          <w:bottom w:val="single" w:sz="6" w:space="1" w:color="auto"/>
        </w:pBdr>
        <w:jc w:val="both"/>
        <w:rPr>
          <w:del w:id="68" w:author="NAZ, Mamoona (OLDHAM MEDICAL SERVICES)" w:date="2026-09-22T12:19:00Z" w16du:dateUtc="2026-09-22T16:19:00Z"/>
          <w:rFonts w:cstheme="minorHAnsi"/>
          <w:b/>
          <w:sz w:val="22"/>
          <w:szCs w:val="22"/>
        </w:rPr>
      </w:pPr>
      <w:ins w:id="69" w:author="NAZ, Mamoona (OLDHAM MEDICAL SERVICES)" w:date="2026-09-22T12:19:00Z" w16du:dateUtc="2026-09-22T16:19: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0" w:author="NAZ, Mamoona (OLDHAM MEDICAL SERVICES)" w:date="2026-09-22T12:19:00Z" w16du:dateUtc="2026-09-22T16:19:00Z">
        <w:r w:rsidR="00AE1680" w:rsidRPr="00EE65E3">
          <w:rPr>
            <w:rFonts w:cstheme="minorHAnsi"/>
            <w:b/>
            <w:sz w:val="22"/>
            <w:szCs w:val="22"/>
          </w:rPr>
          <w:delText xml:space="preserve">Z á p i s      </w:delText>
        </w:r>
        <w:r w:rsidR="00AE1680" w:rsidRPr="00EE65E3">
          <w:rPr>
            <w:rFonts w:cstheme="minorHAnsi"/>
            <w:b/>
            <w:sz w:val="22"/>
            <w:szCs w:val="22"/>
          </w:rPr>
          <w:tab/>
          <w:delText xml:space="preserve">        </w:delText>
        </w:r>
        <w:r w:rsidR="00AE1680" w:rsidRPr="00EE65E3">
          <w:rPr>
            <w:rFonts w:cstheme="minorHAnsi"/>
            <w:b/>
            <w:sz w:val="22"/>
            <w:szCs w:val="22"/>
          </w:rPr>
          <w:tab/>
          <w:delText>z </w:delText>
        </w:r>
        <w:r w:rsidR="00AE1680">
          <w:rPr>
            <w:rFonts w:cstheme="minorHAnsi"/>
            <w:b/>
            <w:sz w:val="22"/>
            <w:szCs w:val="22"/>
          </w:rPr>
          <w:delText>35</w:delText>
        </w:r>
        <w:r w:rsidR="00AE1680" w:rsidRPr="00EE65E3">
          <w:rPr>
            <w:rFonts w:cstheme="minorHAnsi"/>
            <w:b/>
            <w:sz w:val="22"/>
            <w:szCs w:val="22"/>
          </w:rPr>
          <w:delText>. zasedání  Zastupitelstva městské části Praha – Štěrboholy</w:delText>
        </w:r>
      </w:del>
    </w:p>
    <w:p w14:paraId="692EF461" w14:textId="77777777" w:rsidR="00AE1680" w:rsidRPr="00EE65E3" w:rsidRDefault="00AE1680" w:rsidP="00AE1680">
      <w:pPr>
        <w:jc w:val="both"/>
        <w:rPr>
          <w:del w:id="71" w:author="NAZ, Mamoona (OLDHAM MEDICAL SERVICES)" w:date="2026-09-22T12:19:00Z" w16du:dateUtc="2026-09-22T16:19:00Z"/>
          <w:rFonts w:cstheme="minorHAnsi"/>
          <w:b/>
          <w:sz w:val="22"/>
          <w:szCs w:val="22"/>
        </w:rPr>
      </w:pPr>
    </w:p>
    <w:p w14:paraId="49621384" w14:textId="77777777" w:rsidR="00AE1680" w:rsidRPr="00EE65E3" w:rsidRDefault="00AE1680" w:rsidP="00AE1680">
      <w:pPr>
        <w:rPr>
          <w:del w:id="72" w:author="NAZ, Mamoona (OLDHAM MEDICAL SERVICES)" w:date="2026-09-22T12:19:00Z" w16du:dateUtc="2026-09-22T16:19:00Z"/>
          <w:rFonts w:cstheme="minorHAnsi"/>
          <w:sz w:val="22"/>
          <w:szCs w:val="22"/>
        </w:rPr>
      </w:pPr>
      <w:del w:id="73" w:author="NAZ, Mamoona (OLDHAM MEDICAL SERVICES)" w:date="2026-09-22T12:19:00Z" w16du:dateUtc="2026-09-22T16:19:00Z">
        <w:r w:rsidRPr="00EE65E3">
          <w:rPr>
            <w:rFonts w:cstheme="minorHAnsi"/>
            <w:b/>
            <w:bCs/>
            <w:sz w:val="22"/>
            <w:szCs w:val="22"/>
          </w:rPr>
          <w:delText>Místo konání:</w:delText>
        </w:r>
        <w:r w:rsidRPr="00EE65E3">
          <w:rPr>
            <w:rFonts w:cstheme="minorHAnsi"/>
            <w:sz w:val="22"/>
            <w:szCs w:val="22"/>
          </w:rPr>
          <w:delText xml:space="preserve">         </w:delText>
        </w:r>
        <w:r w:rsidRPr="00EE65E3">
          <w:rPr>
            <w:rFonts w:cstheme="minorHAnsi"/>
            <w:sz w:val="22"/>
            <w:szCs w:val="22"/>
          </w:rPr>
          <w:tab/>
          <w:delText>zasedací místnost ÚMČ, Ústřední 527/14,  Praha 10 – Štěrboholy</w:delText>
        </w:r>
      </w:del>
    </w:p>
    <w:p w14:paraId="52938678" w14:textId="3016CDBD" w:rsidR="00AE1680" w:rsidRPr="00EE65E3" w:rsidRDefault="00AE1680" w:rsidP="00AE1680">
      <w:pPr>
        <w:jc w:val="both"/>
        <w:rPr>
          <w:del w:id="74" w:author="NAZ, Mamoona (OLDHAM MEDICAL SERVICES)" w:date="2026-09-22T12:19:00Z" w16du:dateUtc="2026-09-22T16:19:00Z"/>
          <w:rFonts w:cstheme="minorHAnsi"/>
          <w:sz w:val="22"/>
          <w:szCs w:val="22"/>
        </w:rPr>
      </w:pPr>
      <w:del w:id="75" w:author="NAZ, Mamoona (OLDHAM MEDICAL SERVICES)" w:date="2026-09-22T12:19:00Z" w16du:dateUtc="2026-09-22T16:19:00Z">
        <w:r w:rsidRPr="00EE65E3">
          <w:rPr>
            <w:rFonts w:cstheme="minorHAnsi"/>
            <w:b/>
            <w:bCs/>
            <w:sz w:val="22"/>
            <w:szCs w:val="22"/>
          </w:rPr>
          <w:delText>Datum konání:</w:delText>
        </w:r>
        <w:r w:rsidRPr="00EE65E3">
          <w:rPr>
            <w:rFonts w:cstheme="minorHAnsi"/>
            <w:sz w:val="22"/>
            <w:szCs w:val="22"/>
          </w:rPr>
          <w:delText xml:space="preserve">       </w:delText>
        </w:r>
        <w:r w:rsidRPr="00EE65E3">
          <w:rPr>
            <w:rFonts w:cstheme="minorHAnsi"/>
            <w:sz w:val="22"/>
            <w:szCs w:val="22"/>
          </w:rPr>
          <w:tab/>
        </w:r>
        <w:r w:rsidR="00470DD1">
          <w:rPr>
            <w:rFonts w:cstheme="minorHAnsi"/>
            <w:sz w:val="22"/>
            <w:szCs w:val="22"/>
          </w:rPr>
          <w:delText>26</w:delText>
        </w:r>
        <w:r w:rsidRPr="00EE65E3">
          <w:rPr>
            <w:rFonts w:cstheme="minorHAnsi"/>
            <w:sz w:val="22"/>
            <w:szCs w:val="22"/>
          </w:rPr>
          <w:delText>.</w:delText>
        </w:r>
        <w:r>
          <w:rPr>
            <w:rFonts w:cstheme="minorHAnsi"/>
            <w:sz w:val="22"/>
            <w:szCs w:val="22"/>
          </w:rPr>
          <w:delText>1</w:delText>
        </w:r>
        <w:r w:rsidRPr="00EE65E3">
          <w:rPr>
            <w:rFonts w:cstheme="minorHAnsi"/>
            <w:sz w:val="22"/>
            <w:szCs w:val="22"/>
          </w:rPr>
          <w:delText>.202</w:delText>
        </w:r>
        <w:r w:rsidR="0098230F">
          <w:rPr>
            <w:rFonts w:cstheme="minorHAnsi"/>
            <w:sz w:val="22"/>
            <w:szCs w:val="22"/>
          </w:rPr>
          <w:delText>2</w:delText>
        </w:r>
      </w:del>
    </w:p>
    <w:p w14:paraId="009A896E" w14:textId="6AD2DAFC" w:rsidR="00AE1680" w:rsidRDefault="00AE1680" w:rsidP="00AE1680">
      <w:pPr>
        <w:ind w:left="2124" w:hanging="2124"/>
        <w:jc w:val="both"/>
        <w:rPr>
          <w:del w:id="76" w:author="NAZ, Mamoona (OLDHAM MEDICAL SERVICES)" w:date="2026-09-22T12:19:00Z" w16du:dateUtc="2026-09-22T16:19:00Z"/>
          <w:rFonts w:cstheme="minorHAnsi"/>
          <w:sz w:val="22"/>
          <w:szCs w:val="22"/>
        </w:rPr>
      </w:pPr>
      <w:del w:id="77" w:author="NAZ, Mamoona (OLDHAM MEDICAL SERVICES)" w:date="2026-09-22T12:19:00Z" w16du:dateUtc="2026-09-22T16:19:00Z">
        <w:r w:rsidRPr="00EE65E3">
          <w:rPr>
            <w:rFonts w:cstheme="minorHAnsi"/>
            <w:b/>
            <w:bCs/>
            <w:sz w:val="22"/>
            <w:szCs w:val="22"/>
          </w:rPr>
          <w:delText>Přítomni:</w:delText>
        </w:r>
        <w:r w:rsidRPr="00EE65E3">
          <w:rPr>
            <w:rFonts w:cstheme="minorHAnsi"/>
            <w:sz w:val="22"/>
            <w:szCs w:val="22"/>
          </w:rPr>
          <w:tab/>
        </w:r>
        <w:r>
          <w:rPr>
            <w:rFonts w:cstheme="minorHAnsi"/>
            <w:sz w:val="22"/>
            <w:szCs w:val="22"/>
          </w:rPr>
          <w:delText xml:space="preserve">Lucie Borská, </w:delText>
        </w:r>
        <w:r w:rsidRPr="00EE65E3">
          <w:rPr>
            <w:rFonts w:cstheme="minorHAnsi"/>
            <w:sz w:val="22"/>
            <w:szCs w:val="22"/>
          </w:rPr>
          <w:delText xml:space="preserve">Jan Čikara, </w:delText>
        </w:r>
        <w:r>
          <w:rPr>
            <w:rFonts w:cstheme="minorHAnsi"/>
            <w:sz w:val="22"/>
            <w:szCs w:val="22"/>
          </w:rPr>
          <w:delText>Jindřich Oplíštil,</w:delText>
        </w:r>
        <w:r w:rsidRPr="00EE65E3">
          <w:rPr>
            <w:rFonts w:cstheme="minorHAnsi"/>
            <w:sz w:val="22"/>
            <w:szCs w:val="22"/>
          </w:rPr>
          <w:delText xml:space="preserve"> </w:delText>
        </w:r>
        <w:r w:rsidR="0098230F" w:rsidRPr="00EE65E3">
          <w:rPr>
            <w:rFonts w:cstheme="minorHAnsi"/>
            <w:sz w:val="22"/>
            <w:szCs w:val="22"/>
          </w:rPr>
          <w:delText xml:space="preserve"> </w:delText>
        </w:r>
        <w:r w:rsidR="0098230F">
          <w:rPr>
            <w:rFonts w:cstheme="minorHAnsi"/>
            <w:sz w:val="22"/>
            <w:szCs w:val="22"/>
          </w:rPr>
          <w:delText>Bc. Aleš Povr</w:delText>
        </w:r>
        <w:r w:rsidR="0098230F" w:rsidRPr="00EE65E3">
          <w:rPr>
            <w:rFonts w:cstheme="minorHAnsi"/>
            <w:sz w:val="22"/>
            <w:szCs w:val="22"/>
          </w:rPr>
          <w:delText xml:space="preserve"> </w:delText>
        </w:r>
        <w:r w:rsidRPr="00EE65E3">
          <w:rPr>
            <w:rFonts w:cstheme="minorHAnsi"/>
            <w:sz w:val="22"/>
            <w:szCs w:val="22"/>
          </w:rPr>
          <w:delText xml:space="preserve">František Ševít, </w:delText>
        </w:r>
      </w:del>
    </w:p>
    <w:p w14:paraId="439700A6" w14:textId="77777777" w:rsidR="00AE1680" w:rsidRDefault="00AE1680" w:rsidP="00AE1680">
      <w:pPr>
        <w:ind w:left="2124"/>
        <w:jc w:val="both"/>
        <w:rPr>
          <w:del w:id="78" w:author="NAZ, Mamoona (OLDHAM MEDICAL SERVICES)" w:date="2026-09-22T12:19:00Z" w16du:dateUtc="2026-09-22T16:19:00Z"/>
          <w:rFonts w:cstheme="minorHAnsi"/>
          <w:sz w:val="22"/>
          <w:szCs w:val="22"/>
        </w:rPr>
      </w:pPr>
      <w:del w:id="79" w:author="NAZ, Mamoona (OLDHAM MEDICAL SERVICES)" w:date="2026-09-22T12:19:00Z" w16du:dateUtc="2026-09-22T16:19:00Z">
        <w:r>
          <w:rPr>
            <w:rFonts w:cstheme="minorHAnsi"/>
            <w:sz w:val="22"/>
            <w:szCs w:val="22"/>
          </w:rPr>
          <w:delText>Lukáš Vytiska</w:delText>
        </w:r>
      </w:del>
    </w:p>
    <w:p w14:paraId="1300C949" w14:textId="12624CF1" w:rsidR="00AE1680" w:rsidRPr="003C4A24" w:rsidRDefault="00AE1680" w:rsidP="00AE1680">
      <w:pPr>
        <w:ind w:left="2124" w:hanging="2124"/>
        <w:jc w:val="both"/>
        <w:rPr>
          <w:del w:id="80" w:author="NAZ, Mamoona (OLDHAM MEDICAL SERVICES)" w:date="2026-09-22T12:19:00Z" w16du:dateUtc="2026-09-22T16:19:00Z"/>
          <w:rFonts w:cstheme="minorHAnsi"/>
          <w:sz w:val="22"/>
          <w:szCs w:val="22"/>
        </w:rPr>
      </w:pPr>
      <w:del w:id="81" w:author="NAZ, Mamoona (OLDHAM MEDICAL SERVICES)" w:date="2026-09-22T12:19:00Z" w16du:dateUtc="2026-09-22T16:19:00Z">
        <w:r>
          <w:rPr>
            <w:rFonts w:cstheme="minorHAnsi"/>
            <w:b/>
            <w:bCs/>
            <w:sz w:val="22"/>
            <w:szCs w:val="22"/>
          </w:rPr>
          <w:delText>Omluven:</w:delText>
        </w:r>
        <w:r>
          <w:rPr>
            <w:rFonts w:cstheme="minorHAnsi"/>
            <w:sz w:val="22"/>
            <w:szCs w:val="22"/>
          </w:rPr>
          <w:tab/>
        </w:r>
        <w:r w:rsidR="0098230F" w:rsidRPr="00EE65E3">
          <w:rPr>
            <w:rFonts w:cstheme="minorHAnsi"/>
            <w:bCs/>
            <w:sz w:val="22"/>
            <w:szCs w:val="22"/>
          </w:rPr>
          <w:delText>Ing. Jan Lapka</w:delText>
        </w:r>
      </w:del>
    </w:p>
    <w:p w14:paraId="2036A075" w14:textId="77777777" w:rsidR="00AE1680" w:rsidRPr="00EE65E3" w:rsidRDefault="00AE1680" w:rsidP="00AE1680">
      <w:pPr>
        <w:ind w:left="2124" w:hanging="2124"/>
        <w:jc w:val="both"/>
        <w:rPr>
          <w:del w:id="82" w:author="NAZ, Mamoona (OLDHAM MEDICAL SERVICES)" w:date="2026-09-22T12:19:00Z" w16du:dateUtc="2026-09-22T16:19:00Z"/>
          <w:rFonts w:cstheme="minorHAnsi"/>
          <w:sz w:val="22"/>
          <w:szCs w:val="22"/>
        </w:rPr>
      </w:pPr>
      <w:del w:id="83" w:author="NAZ, Mamoona (OLDHAM MEDICAL SERVICES)" w:date="2026-09-22T12:19:00Z" w16du:dateUtc="2026-09-22T16:19:00Z">
        <w:r w:rsidRPr="00EE65E3">
          <w:rPr>
            <w:rFonts w:cstheme="minorHAnsi"/>
            <w:sz w:val="22"/>
            <w:szCs w:val="22"/>
          </w:rPr>
          <w:delText>_________________________________________________________________________</w:delText>
        </w:r>
      </w:del>
    </w:p>
    <w:p w14:paraId="6AB65F0D" w14:textId="77777777" w:rsidR="00AE1680" w:rsidRPr="00E10714" w:rsidRDefault="00AE1680" w:rsidP="00AE1680">
      <w:pPr>
        <w:ind w:firstLine="708"/>
        <w:jc w:val="both"/>
        <w:rPr>
          <w:del w:id="84" w:author="NAZ, Mamoona (OLDHAM MEDICAL SERVICES)" w:date="2026-09-22T12:19:00Z" w16du:dateUtc="2026-09-22T16:19:00Z"/>
          <w:rFonts w:cstheme="minorHAnsi"/>
          <w:sz w:val="22"/>
          <w:szCs w:val="22"/>
        </w:rPr>
      </w:pPr>
    </w:p>
    <w:p w14:paraId="7169588D" w14:textId="77777777" w:rsidR="00AE1680" w:rsidRPr="00EE65E3" w:rsidRDefault="00AE1680" w:rsidP="00AE1680">
      <w:pPr>
        <w:ind w:firstLine="708"/>
        <w:jc w:val="both"/>
        <w:rPr>
          <w:del w:id="85" w:author="NAZ, Mamoona (OLDHAM MEDICAL SERVICES)" w:date="2026-09-22T12:19:00Z" w16du:dateUtc="2026-09-22T16:19:00Z"/>
          <w:rFonts w:cstheme="minorHAnsi"/>
          <w:sz w:val="22"/>
          <w:szCs w:val="22"/>
        </w:rPr>
      </w:pPr>
      <w:del w:id="86" w:author="NAZ, Mamoona (OLDHAM MEDICAL SERVICES)" w:date="2026-09-22T12:19:00Z" w16du:dateUtc="2026-09-22T16:19:00Z">
        <w:r w:rsidRPr="00EE65E3">
          <w:rPr>
            <w:rFonts w:cstheme="minorHAnsi"/>
            <w:sz w:val="22"/>
            <w:szCs w:val="22"/>
          </w:rPr>
          <w:delText>Zasedání bylo zahájeno v 18.00 hod.</w:delText>
        </w:r>
      </w:del>
    </w:p>
    <w:p w14:paraId="71770976" w14:textId="77777777" w:rsidR="00AE1680" w:rsidRPr="00EE65E3" w:rsidRDefault="00AE1680" w:rsidP="00AE1680">
      <w:pPr>
        <w:jc w:val="both"/>
        <w:rPr>
          <w:del w:id="87" w:author="NAZ, Mamoona (OLDHAM MEDICAL SERVICES)" w:date="2026-09-22T12:19:00Z" w16du:dateUtc="2026-09-22T16:19:00Z"/>
          <w:rFonts w:cstheme="minorHAnsi"/>
          <w:sz w:val="22"/>
          <w:szCs w:val="22"/>
        </w:rPr>
      </w:pPr>
      <w:del w:id="88" w:author="NAZ, Mamoona (OLDHAM MEDICAL SERVICES)" w:date="2026-09-22T12:19:00Z" w16du:dateUtc="2026-09-22T16:19:00Z">
        <w:r w:rsidRPr="00EE65E3">
          <w:rPr>
            <w:rFonts w:cstheme="minorHAnsi"/>
            <w:sz w:val="22"/>
            <w:szCs w:val="22"/>
          </w:rPr>
          <w:delText xml:space="preserve"> </w:delText>
        </w:r>
        <w:r w:rsidRPr="00EE65E3">
          <w:rPr>
            <w:rFonts w:cstheme="minorHAnsi"/>
            <w:sz w:val="22"/>
            <w:szCs w:val="22"/>
          </w:rPr>
          <w:tab/>
          <w:delText xml:space="preserve">Zasedání zahájil a řídil starosta městské části František Ševít. </w:delText>
        </w:r>
      </w:del>
    </w:p>
    <w:p w14:paraId="7EB2F7F6" w14:textId="1C4DBA2C" w:rsidR="00AE1680" w:rsidRPr="00EE65E3" w:rsidRDefault="00AE1680" w:rsidP="00AE1680">
      <w:pPr>
        <w:jc w:val="both"/>
        <w:rPr>
          <w:del w:id="89" w:author="NAZ, Mamoona (OLDHAM MEDICAL SERVICES)" w:date="2026-09-22T12:19:00Z" w16du:dateUtc="2026-09-22T16:19:00Z"/>
          <w:rFonts w:cstheme="minorHAnsi"/>
          <w:sz w:val="22"/>
          <w:szCs w:val="22"/>
        </w:rPr>
      </w:pPr>
      <w:del w:id="90" w:author="NAZ, Mamoona (OLDHAM MEDICAL SERVICES)" w:date="2026-09-22T12:19:00Z" w16du:dateUtc="2026-09-22T16:19:00Z">
        <w:r w:rsidRPr="00EE65E3">
          <w:rPr>
            <w:rFonts w:cstheme="minorHAnsi"/>
            <w:sz w:val="22"/>
            <w:szCs w:val="22"/>
          </w:rPr>
          <w:tab/>
          <w:delText xml:space="preserve">Starosta zahájil </w:delText>
        </w:r>
        <w:r>
          <w:rPr>
            <w:rFonts w:cstheme="minorHAnsi"/>
            <w:sz w:val="22"/>
            <w:szCs w:val="22"/>
          </w:rPr>
          <w:delText>3</w:delText>
        </w:r>
        <w:r w:rsidR="00470DD1">
          <w:rPr>
            <w:rFonts w:cstheme="minorHAnsi"/>
            <w:sz w:val="22"/>
            <w:szCs w:val="22"/>
          </w:rPr>
          <w:delText>5</w:delText>
        </w:r>
        <w:r w:rsidRPr="00EE65E3">
          <w:rPr>
            <w:rFonts w:cstheme="minorHAnsi"/>
            <w:sz w:val="22"/>
            <w:szCs w:val="22"/>
          </w:rPr>
          <w:delText>. zasedání ZMČ a konstatoval, že z hlediska počtu přítomných členů zastupitelstva je zasedání zastupitelstva schopné se usnášet. Současně upozornil přítomné, že z jednání zastupitelstva je pořizován</w:delText>
        </w:r>
        <w:r>
          <w:rPr>
            <w:rFonts w:cstheme="minorHAnsi"/>
            <w:sz w:val="22"/>
            <w:szCs w:val="22"/>
          </w:rPr>
          <w:delText xml:space="preserve"> </w:delText>
        </w:r>
        <w:r w:rsidRPr="00EE65E3">
          <w:rPr>
            <w:rFonts w:cstheme="minorHAnsi"/>
            <w:sz w:val="22"/>
            <w:szCs w:val="22"/>
          </w:rPr>
          <w:delText>zvukový záznam</w:delText>
        </w:r>
        <w:r>
          <w:rPr>
            <w:rFonts w:cstheme="minorHAnsi"/>
            <w:sz w:val="22"/>
            <w:szCs w:val="22"/>
          </w:rPr>
          <w:delText>.</w:delText>
        </w:r>
      </w:del>
    </w:p>
    <w:p w14:paraId="32DFA190" w14:textId="77777777" w:rsidR="00AE1680" w:rsidRPr="00D66097" w:rsidRDefault="00AE1680" w:rsidP="00AE1680">
      <w:pPr>
        <w:pStyle w:val="BodyText"/>
        <w:rPr>
          <w:del w:id="91" w:author="NAZ, Mamoona (OLDHAM MEDICAL SERVICES)" w:date="2026-09-22T12:19:00Z" w16du:dateUtc="2026-09-22T16:19:00Z"/>
          <w:rFonts w:cstheme="minorHAnsi"/>
          <w:sz w:val="16"/>
          <w:szCs w:val="16"/>
        </w:rPr>
      </w:pPr>
      <w:del w:id="92" w:author="NAZ, Mamoona (OLDHAM MEDICAL SERVICES)" w:date="2026-09-22T12:19:00Z" w16du:dateUtc="2026-09-22T16:19:00Z">
        <w:r w:rsidRPr="00EE65E3">
          <w:rPr>
            <w:rFonts w:cstheme="minorHAnsi"/>
            <w:sz w:val="22"/>
            <w:szCs w:val="22"/>
          </w:rPr>
          <w:tab/>
        </w:r>
      </w:del>
    </w:p>
    <w:p w14:paraId="4845DB44" w14:textId="58C59557" w:rsidR="00AE1680" w:rsidRPr="00EE65E3" w:rsidRDefault="00AE1680" w:rsidP="00AE1680">
      <w:pPr>
        <w:pStyle w:val="BodyText"/>
        <w:ind w:firstLine="708"/>
        <w:rPr>
          <w:del w:id="93" w:author="NAZ, Mamoona (OLDHAM MEDICAL SERVICES)" w:date="2026-09-22T12:19:00Z" w16du:dateUtc="2026-09-22T16:19:00Z"/>
          <w:rFonts w:cstheme="minorHAnsi"/>
          <w:bCs w:val="0"/>
          <w:i/>
          <w:sz w:val="22"/>
          <w:szCs w:val="22"/>
        </w:rPr>
      </w:pPr>
      <w:del w:id="94" w:author="NAZ, Mamoona (OLDHAM MEDICAL SERVICES)" w:date="2026-09-22T12:19:00Z" w16du:dateUtc="2026-09-22T16:19:00Z">
        <w:r w:rsidRPr="00EE65E3">
          <w:rPr>
            <w:rFonts w:cstheme="minorHAnsi"/>
            <w:bCs w:val="0"/>
            <w:sz w:val="22"/>
            <w:szCs w:val="22"/>
          </w:rPr>
          <w:delText xml:space="preserve">Jako </w:delText>
        </w:r>
        <w:r w:rsidRPr="00EE65E3">
          <w:rPr>
            <w:rFonts w:cstheme="minorHAnsi"/>
            <w:b/>
            <w:bCs w:val="0"/>
            <w:sz w:val="22"/>
            <w:szCs w:val="22"/>
            <w:u w:val="single"/>
          </w:rPr>
          <w:delText>ověřovatelé zápisu</w:delText>
        </w:r>
        <w:r w:rsidRPr="00EE65E3">
          <w:rPr>
            <w:rFonts w:cstheme="minorHAnsi"/>
            <w:bCs w:val="0"/>
            <w:sz w:val="22"/>
            <w:szCs w:val="22"/>
          </w:rPr>
          <w:delText xml:space="preserve"> z </w:delText>
        </w:r>
        <w:r>
          <w:rPr>
            <w:rFonts w:cstheme="minorHAnsi"/>
            <w:bCs w:val="0"/>
            <w:sz w:val="22"/>
            <w:szCs w:val="22"/>
          </w:rPr>
          <w:delText>3</w:delText>
        </w:r>
        <w:r w:rsidR="00470DD1">
          <w:rPr>
            <w:rFonts w:cstheme="minorHAnsi"/>
            <w:bCs w:val="0"/>
            <w:sz w:val="22"/>
            <w:szCs w:val="22"/>
          </w:rPr>
          <w:delText>5</w:delText>
        </w:r>
        <w:r w:rsidRPr="00EE65E3">
          <w:rPr>
            <w:rFonts w:cstheme="minorHAnsi"/>
            <w:bCs w:val="0"/>
            <w:sz w:val="22"/>
            <w:szCs w:val="22"/>
          </w:rPr>
          <w:delText>. zasedání byli na návrh p. Ševít</w:delText>
        </w:r>
        <w:r>
          <w:rPr>
            <w:rFonts w:cstheme="minorHAnsi"/>
            <w:bCs w:val="0"/>
            <w:sz w:val="22"/>
            <w:szCs w:val="22"/>
          </w:rPr>
          <w:delText>a</w:delText>
        </w:r>
        <w:r w:rsidRPr="00EE65E3">
          <w:rPr>
            <w:rFonts w:cstheme="minorHAnsi"/>
            <w:bCs w:val="0"/>
            <w:sz w:val="22"/>
            <w:szCs w:val="22"/>
          </w:rPr>
          <w:delText xml:space="preserve"> hlasováním (</w:delText>
        </w:r>
        <w:r>
          <w:rPr>
            <w:rFonts w:cstheme="minorHAnsi"/>
            <w:bCs w:val="0"/>
            <w:sz w:val="22"/>
            <w:szCs w:val="22"/>
          </w:rPr>
          <w:delText>6</w:delText>
        </w:r>
        <w:r w:rsidRPr="00EE65E3">
          <w:rPr>
            <w:rFonts w:cstheme="minorHAnsi"/>
            <w:bCs w:val="0"/>
            <w:sz w:val="22"/>
            <w:szCs w:val="22"/>
          </w:rPr>
          <w:delText xml:space="preserve">,0,0 /pro, proti, zdržel se) schváleni p. Čikara a </w:delText>
        </w:r>
        <w:r w:rsidR="00470DD1">
          <w:rPr>
            <w:rFonts w:cstheme="minorHAnsi"/>
            <w:bCs w:val="0"/>
            <w:sz w:val="22"/>
            <w:szCs w:val="22"/>
          </w:rPr>
          <w:delText>p. Vytiska</w:delText>
        </w:r>
        <w:r w:rsidRPr="00EE65E3">
          <w:rPr>
            <w:rFonts w:cstheme="minorHAnsi"/>
            <w:sz w:val="22"/>
            <w:szCs w:val="22"/>
          </w:rPr>
          <w:delText xml:space="preserve">. </w:delText>
        </w:r>
      </w:del>
    </w:p>
    <w:p w14:paraId="3AF9A442" w14:textId="77777777" w:rsidR="00AE1680" w:rsidRPr="00EE65E3" w:rsidRDefault="00AE1680" w:rsidP="00AE1680">
      <w:pPr>
        <w:pStyle w:val="BodyText"/>
        <w:tabs>
          <w:tab w:val="left" w:pos="5550"/>
        </w:tabs>
        <w:rPr>
          <w:del w:id="95" w:author="NAZ, Mamoona (OLDHAM MEDICAL SERVICES)" w:date="2026-09-22T12:19:00Z" w16du:dateUtc="2026-09-22T16:19:00Z"/>
          <w:rFonts w:cstheme="minorHAnsi"/>
          <w:bCs w:val="0"/>
          <w:sz w:val="22"/>
          <w:szCs w:val="22"/>
        </w:rPr>
      </w:pPr>
      <w:del w:id="96" w:author="NAZ, Mamoona (OLDHAM MEDICAL SERVICES)" w:date="2026-09-22T12:19:00Z" w16du:dateUtc="2026-09-22T16:19:00Z">
        <w:r w:rsidRPr="00EE65E3">
          <w:rPr>
            <w:rFonts w:cstheme="minorHAnsi"/>
            <w:bCs w:val="0"/>
            <w:sz w:val="22"/>
            <w:szCs w:val="22"/>
          </w:rPr>
          <w:tab/>
        </w:r>
      </w:del>
    </w:p>
    <w:p w14:paraId="161F48AD" w14:textId="7D99A39A" w:rsidR="00AE1680" w:rsidRPr="00EE65E3" w:rsidRDefault="00AE1680" w:rsidP="00AE1680">
      <w:pPr>
        <w:pStyle w:val="BodyText"/>
        <w:rPr>
          <w:del w:id="97" w:author="NAZ, Mamoona (OLDHAM MEDICAL SERVICES)" w:date="2026-09-22T12:19:00Z" w16du:dateUtc="2026-09-22T16:19:00Z"/>
          <w:rFonts w:cstheme="minorHAnsi"/>
          <w:bCs w:val="0"/>
          <w:sz w:val="22"/>
          <w:szCs w:val="22"/>
        </w:rPr>
      </w:pPr>
      <w:del w:id="98" w:author="NAZ, Mamoona (OLDHAM MEDICAL SERVICES)" w:date="2026-09-22T12:19:00Z" w16du:dateUtc="2026-09-22T16:19:00Z">
        <w:r w:rsidRPr="00EE65E3">
          <w:rPr>
            <w:rFonts w:cstheme="minorHAnsi"/>
            <w:bCs w:val="0"/>
            <w:sz w:val="22"/>
            <w:szCs w:val="22"/>
          </w:rPr>
          <w:tab/>
          <w:delText xml:space="preserve">Do </w:delText>
        </w:r>
        <w:r w:rsidRPr="00EE65E3">
          <w:rPr>
            <w:rFonts w:cstheme="minorHAnsi"/>
            <w:b/>
            <w:bCs w:val="0"/>
            <w:sz w:val="22"/>
            <w:szCs w:val="22"/>
            <w:u w:val="single"/>
          </w:rPr>
          <w:delText>návrhového výboru</w:delText>
        </w:r>
        <w:r w:rsidRPr="00EE65E3">
          <w:rPr>
            <w:rFonts w:cstheme="minorHAnsi"/>
            <w:bCs w:val="0"/>
            <w:sz w:val="22"/>
            <w:szCs w:val="22"/>
          </w:rPr>
          <w:delText xml:space="preserve"> pro tvorbu usnesení z </w:delText>
        </w:r>
        <w:r>
          <w:rPr>
            <w:rFonts w:cstheme="minorHAnsi"/>
            <w:bCs w:val="0"/>
            <w:sz w:val="22"/>
            <w:szCs w:val="22"/>
          </w:rPr>
          <w:delText>3</w:delText>
        </w:r>
        <w:r w:rsidR="009A130A">
          <w:rPr>
            <w:rFonts w:cstheme="minorHAnsi"/>
            <w:bCs w:val="0"/>
            <w:sz w:val="22"/>
            <w:szCs w:val="22"/>
          </w:rPr>
          <w:delText>5</w:delText>
        </w:r>
        <w:r w:rsidRPr="00EE65E3">
          <w:rPr>
            <w:rFonts w:cstheme="minorHAnsi"/>
            <w:bCs w:val="0"/>
            <w:sz w:val="22"/>
            <w:szCs w:val="22"/>
          </w:rPr>
          <w:delText>. zasedání byli hlasováním (</w:delText>
        </w:r>
        <w:r>
          <w:rPr>
            <w:rFonts w:cstheme="minorHAnsi"/>
            <w:bCs w:val="0"/>
            <w:sz w:val="22"/>
            <w:szCs w:val="22"/>
          </w:rPr>
          <w:delText>6</w:delText>
        </w:r>
        <w:r w:rsidRPr="00EE65E3">
          <w:rPr>
            <w:rFonts w:cstheme="minorHAnsi"/>
            <w:bCs w:val="0"/>
            <w:sz w:val="22"/>
            <w:szCs w:val="22"/>
          </w:rPr>
          <w:delText xml:space="preserve">,0,0) schváleni   </w:delText>
        </w:r>
        <w:r>
          <w:rPr>
            <w:rFonts w:cstheme="minorHAnsi"/>
            <w:bCs w:val="0"/>
            <w:sz w:val="22"/>
            <w:szCs w:val="22"/>
          </w:rPr>
          <w:delText>pí Borská,</w:delText>
        </w:r>
        <w:r w:rsidRPr="00EE65E3">
          <w:rPr>
            <w:rFonts w:cstheme="minorHAnsi"/>
            <w:bCs w:val="0"/>
            <w:sz w:val="22"/>
            <w:szCs w:val="22"/>
          </w:rPr>
          <w:delText xml:space="preserve"> </w:delText>
        </w:r>
        <w:r>
          <w:rPr>
            <w:rFonts w:cstheme="minorHAnsi"/>
            <w:bCs w:val="0"/>
            <w:sz w:val="22"/>
            <w:szCs w:val="22"/>
          </w:rPr>
          <w:delText xml:space="preserve">p. </w:delText>
        </w:r>
        <w:r w:rsidR="00470DD1">
          <w:rPr>
            <w:rFonts w:cstheme="minorHAnsi"/>
            <w:bCs w:val="0"/>
            <w:sz w:val="22"/>
            <w:szCs w:val="22"/>
          </w:rPr>
          <w:delText>Povr</w:delText>
        </w:r>
        <w:r w:rsidRPr="00EE65E3">
          <w:rPr>
            <w:rFonts w:cstheme="minorHAnsi"/>
            <w:bCs w:val="0"/>
            <w:sz w:val="22"/>
            <w:szCs w:val="22"/>
          </w:rPr>
          <w:delText xml:space="preserve"> a </w:delText>
        </w:r>
        <w:r>
          <w:rPr>
            <w:rFonts w:cstheme="minorHAnsi"/>
            <w:bCs w:val="0"/>
            <w:sz w:val="22"/>
            <w:szCs w:val="22"/>
          </w:rPr>
          <w:delText>p. Oplíštil</w:delText>
        </w:r>
        <w:r w:rsidRPr="00EE65E3">
          <w:rPr>
            <w:rFonts w:cstheme="minorHAnsi"/>
            <w:bCs w:val="0"/>
            <w:sz w:val="22"/>
            <w:szCs w:val="22"/>
          </w:rPr>
          <w:delText xml:space="preserve">. </w:delText>
        </w:r>
      </w:del>
    </w:p>
    <w:p w14:paraId="4933E060" w14:textId="77777777" w:rsidR="00AE1680" w:rsidRPr="00EE65E3" w:rsidRDefault="00AE1680" w:rsidP="00AE1680">
      <w:pPr>
        <w:pStyle w:val="BodyText"/>
        <w:rPr>
          <w:del w:id="99" w:author="NAZ, Mamoona (OLDHAM MEDICAL SERVICES)" w:date="2026-09-22T12:19:00Z" w16du:dateUtc="2026-09-22T16:19:00Z"/>
          <w:rFonts w:cstheme="minorHAnsi"/>
          <w:bCs w:val="0"/>
          <w:sz w:val="22"/>
          <w:szCs w:val="22"/>
        </w:rPr>
      </w:pPr>
      <w:del w:id="100" w:author="NAZ, Mamoona (OLDHAM MEDICAL SERVICES)" w:date="2026-09-22T12:19:00Z" w16du:dateUtc="2026-09-22T16:19:00Z">
        <w:r w:rsidRPr="00EE65E3">
          <w:rPr>
            <w:rFonts w:cstheme="minorHAnsi"/>
            <w:sz w:val="22"/>
            <w:szCs w:val="22"/>
          </w:rPr>
          <w:tab/>
        </w:r>
      </w:del>
    </w:p>
    <w:p w14:paraId="6633A04F" w14:textId="77777777" w:rsidR="00AE1680" w:rsidRPr="00EE65E3" w:rsidRDefault="00AE1680" w:rsidP="00AE1680">
      <w:pPr>
        <w:ind w:firstLine="708"/>
        <w:jc w:val="both"/>
        <w:rPr>
          <w:del w:id="101" w:author="NAZ, Mamoona (OLDHAM MEDICAL SERVICES)" w:date="2026-09-22T12:19:00Z" w16du:dateUtc="2026-09-22T16:19:00Z"/>
          <w:rFonts w:cstheme="minorHAnsi"/>
          <w:sz w:val="22"/>
          <w:szCs w:val="22"/>
        </w:rPr>
      </w:pPr>
      <w:del w:id="102" w:author="NAZ, Mamoona (OLDHAM MEDICAL SERVICES)" w:date="2026-09-22T12:19:00Z" w16du:dateUtc="2026-09-22T16:19:00Z">
        <w:r w:rsidRPr="00EE65E3">
          <w:rPr>
            <w:rFonts w:cstheme="minorHAnsi"/>
            <w:bCs/>
            <w:sz w:val="22"/>
            <w:szCs w:val="22"/>
          </w:rPr>
          <w:delText>Starosta</w:delText>
        </w:r>
        <w:r w:rsidRPr="00EE65E3">
          <w:rPr>
            <w:rFonts w:cstheme="minorHAnsi"/>
            <w:sz w:val="22"/>
            <w:szCs w:val="22"/>
          </w:rPr>
          <w:delText xml:space="preserve"> konstatoval, že zápis z předchozího zasedání byl řádně ověřen členy ZMČ Ing. Lapkou a p. Čikarou, byl uložen k nahlédnutí na úřadu městské části a během jednání je k dispozici u předsednického stolu. Proti zápisu z minulého zasedání nebylo námitek  a pokud nebudou podány na dnešním zasedání, lze jej považovat za schválený. </w:delText>
        </w:r>
      </w:del>
    </w:p>
    <w:p w14:paraId="6599E3F1" w14:textId="77777777" w:rsidR="00AE1680" w:rsidRPr="00D66097" w:rsidRDefault="00AE1680" w:rsidP="00AE1680">
      <w:pPr>
        <w:pStyle w:val="BodyText"/>
        <w:rPr>
          <w:del w:id="103" w:author="NAZ, Mamoona (OLDHAM MEDICAL SERVICES)" w:date="2026-09-22T12:19:00Z" w16du:dateUtc="2026-09-22T16:19:00Z"/>
          <w:rFonts w:cstheme="minorHAnsi"/>
          <w:bCs w:val="0"/>
          <w:sz w:val="16"/>
          <w:szCs w:val="16"/>
        </w:rPr>
      </w:pPr>
      <w:del w:id="104" w:author="NAZ, Mamoona (OLDHAM MEDICAL SERVICES)" w:date="2026-09-22T12:19:00Z" w16du:dateUtc="2026-09-22T16:19:00Z">
        <w:r w:rsidRPr="00EE65E3">
          <w:rPr>
            <w:rFonts w:cstheme="minorHAnsi"/>
            <w:bCs w:val="0"/>
            <w:sz w:val="22"/>
            <w:szCs w:val="22"/>
          </w:rPr>
          <w:delText xml:space="preserve"> </w:delText>
        </w:r>
      </w:del>
    </w:p>
    <w:p w14:paraId="5BCA8E4F" w14:textId="694436E2" w:rsidR="00AE1680" w:rsidRDefault="00AE1680" w:rsidP="00AE1680">
      <w:pPr>
        <w:pStyle w:val="BodyText"/>
        <w:rPr>
          <w:del w:id="105" w:author="NAZ, Mamoona (OLDHAM MEDICAL SERVICES)" w:date="2026-09-22T12:19:00Z" w16du:dateUtc="2026-09-22T16:19:00Z"/>
          <w:rFonts w:cstheme="minorHAnsi"/>
          <w:bCs w:val="0"/>
          <w:sz w:val="22"/>
          <w:szCs w:val="22"/>
        </w:rPr>
      </w:pPr>
      <w:del w:id="106" w:author="NAZ, Mamoona (OLDHAM MEDICAL SERVICES)" w:date="2026-09-22T12:19:00Z" w16du:dateUtc="2026-09-22T16:19:00Z">
        <w:r w:rsidRPr="00EE65E3">
          <w:rPr>
            <w:rFonts w:cstheme="minorHAnsi"/>
            <w:bCs w:val="0"/>
            <w:sz w:val="22"/>
            <w:szCs w:val="22"/>
          </w:rPr>
          <w:delText>Hlasováním (</w:delText>
        </w:r>
        <w:r>
          <w:rPr>
            <w:rFonts w:cstheme="minorHAnsi"/>
            <w:bCs w:val="0"/>
            <w:sz w:val="22"/>
            <w:szCs w:val="22"/>
          </w:rPr>
          <w:delText>6</w:delText>
        </w:r>
        <w:r w:rsidRPr="00EE65E3">
          <w:rPr>
            <w:rFonts w:cstheme="minorHAnsi"/>
            <w:bCs w:val="0"/>
            <w:sz w:val="22"/>
            <w:szCs w:val="22"/>
          </w:rPr>
          <w:delText xml:space="preserve">,0,0) ZMČ schválilo program </w:delText>
        </w:r>
        <w:r>
          <w:rPr>
            <w:rFonts w:cstheme="minorHAnsi"/>
            <w:bCs w:val="0"/>
            <w:sz w:val="22"/>
            <w:szCs w:val="22"/>
          </w:rPr>
          <w:delText>3</w:delText>
        </w:r>
        <w:r w:rsidR="005B296D">
          <w:rPr>
            <w:rFonts w:cstheme="minorHAnsi"/>
            <w:bCs w:val="0"/>
            <w:sz w:val="22"/>
            <w:szCs w:val="22"/>
          </w:rPr>
          <w:delText>5</w:delText>
        </w:r>
        <w:r w:rsidRPr="00EE65E3">
          <w:rPr>
            <w:rFonts w:cstheme="minorHAnsi"/>
            <w:bCs w:val="0"/>
            <w:sz w:val="22"/>
            <w:szCs w:val="22"/>
          </w:rPr>
          <w:delText>. zasedání:</w:delText>
        </w:r>
      </w:del>
    </w:p>
    <w:p w14:paraId="78FA6632" w14:textId="77777777" w:rsidR="005D4561" w:rsidRDefault="005D4561" w:rsidP="00AE1680">
      <w:pPr>
        <w:pStyle w:val="BodyText"/>
        <w:rPr>
          <w:del w:id="107" w:author="NAZ, Mamoona (OLDHAM MEDICAL SERVICES)" w:date="2026-09-22T12:19:00Z" w16du:dateUtc="2026-09-22T16:19:00Z"/>
          <w:rFonts w:cstheme="minorHAnsi"/>
          <w:bCs w:val="0"/>
          <w:sz w:val="22"/>
          <w:szCs w:val="22"/>
        </w:rPr>
      </w:pPr>
    </w:p>
    <w:p w14:paraId="70D5300A" w14:textId="77777777" w:rsidR="005B296D" w:rsidRPr="007A3327" w:rsidRDefault="005B296D" w:rsidP="005B296D">
      <w:pPr>
        <w:numPr>
          <w:ilvl w:val="0"/>
          <w:numId w:val="1"/>
        </w:numPr>
        <w:jc w:val="both"/>
        <w:rPr>
          <w:del w:id="108" w:author="NAZ, Mamoona (OLDHAM MEDICAL SERVICES)" w:date="2026-09-22T12:19:00Z" w16du:dateUtc="2026-09-22T16:19:00Z"/>
          <w:rFonts w:cstheme="minorHAnsi"/>
          <w:b/>
          <w:sz w:val="22"/>
          <w:szCs w:val="22"/>
        </w:rPr>
      </w:pPr>
      <w:del w:id="109" w:author="NAZ, Mamoona (OLDHAM MEDICAL SERVICES)" w:date="2026-09-22T12:19:00Z" w16du:dateUtc="2026-09-22T16:19:00Z">
        <w:r w:rsidRPr="007A3327">
          <w:rPr>
            <w:rFonts w:cstheme="minorHAnsi"/>
            <w:b/>
            <w:sz w:val="22"/>
            <w:szCs w:val="22"/>
          </w:rPr>
          <w:delText xml:space="preserve">Hospodaření městské části Praha – Štěrboholy </w:delText>
        </w:r>
      </w:del>
    </w:p>
    <w:p w14:paraId="3DA0E9FE" w14:textId="77777777" w:rsidR="005B296D" w:rsidRDefault="005B296D" w:rsidP="005B296D">
      <w:pPr>
        <w:numPr>
          <w:ilvl w:val="1"/>
          <w:numId w:val="1"/>
        </w:numPr>
        <w:jc w:val="both"/>
        <w:rPr>
          <w:del w:id="110" w:author="NAZ, Mamoona (OLDHAM MEDICAL SERVICES)" w:date="2026-09-22T12:19:00Z" w16du:dateUtc="2026-09-22T16:19:00Z"/>
          <w:rFonts w:cstheme="minorHAnsi"/>
          <w:b/>
          <w:sz w:val="22"/>
          <w:szCs w:val="22"/>
        </w:rPr>
      </w:pPr>
      <w:del w:id="111" w:author="NAZ, Mamoona (OLDHAM MEDICAL SERVICES)" w:date="2026-09-22T12:19:00Z" w16du:dateUtc="2026-09-22T16:19:00Z">
        <w:r>
          <w:rPr>
            <w:rFonts w:cstheme="minorHAnsi"/>
            <w:b/>
            <w:sz w:val="22"/>
            <w:szCs w:val="22"/>
          </w:rPr>
          <w:delText>Návrh na podání žádostí o poskytnutí dotací z investiční rezervy pro MČ ve schváleném rozpočtu hl. m. Prahy na rok 2022</w:delText>
        </w:r>
      </w:del>
    </w:p>
    <w:p w14:paraId="613D8093" w14:textId="77777777" w:rsidR="005B296D" w:rsidRDefault="005B296D" w:rsidP="005B296D">
      <w:pPr>
        <w:numPr>
          <w:ilvl w:val="1"/>
          <w:numId w:val="1"/>
        </w:numPr>
        <w:jc w:val="both"/>
        <w:rPr>
          <w:del w:id="112" w:author="NAZ, Mamoona (OLDHAM MEDICAL SERVICES)" w:date="2026-09-22T12:19:00Z" w16du:dateUtc="2026-09-22T16:19:00Z"/>
          <w:rFonts w:cstheme="minorHAnsi"/>
          <w:b/>
          <w:sz w:val="22"/>
          <w:szCs w:val="22"/>
        </w:rPr>
      </w:pPr>
      <w:del w:id="113" w:author="NAZ, Mamoona (OLDHAM MEDICAL SERVICES)" w:date="2026-09-22T12:19:00Z" w16du:dateUtc="2026-09-22T16:19:00Z">
        <w:r>
          <w:rPr>
            <w:rFonts w:cstheme="minorHAnsi"/>
            <w:b/>
            <w:sz w:val="22"/>
            <w:szCs w:val="22"/>
          </w:rPr>
          <w:delText>Návrh plánu finančních kontrol na rok 2022</w:delText>
        </w:r>
      </w:del>
    </w:p>
    <w:p w14:paraId="0F7A764D" w14:textId="77777777" w:rsidR="005B296D" w:rsidRDefault="005B296D" w:rsidP="005B296D">
      <w:pPr>
        <w:numPr>
          <w:ilvl w:val="1"/>
          <w:numId w:val="1"/>
        </w:numPr>
        <w:jc w:val="both"/>
        <w:rPr>
          <w:del w:id="114" w:author="NAZ, Mamoona (OLDHAM MEDICAL SERVICES)" w:date="2026-09-22T12:19:00Z" w16du:dateUtc="2026-09-22T16:19:00Z"/>
          <w:rFonts w:cstheme="minorHAnsi"/>
          <w:b/>
          <w:sz w:val="22"/>
          <w:szCs w:val="22"/>
        </w:rPr>
      </w:pPr>
      <w:del w:id="115" w:author="NAZ, Mamoona (OLDHAM MEDICAL SERVICES)" w:date="2026-09-22T12:19:00Z" w16du:dateUtc="2026-09-22T16:19:00Z">
        <w:r>
          <w:rPr>
            <w:rFonts w:cstheme="minorHAnsi"/>
            <w:b/>
            <w:sz w:val="22"/>
            <w:szCs w:val="22"/>
          </w:rPr>
          <w:delText>Žádost ZŠ Štěrboholy o poskytnutí zálohy na provozní dotaci na rok 2022 a schválení odpisového plánu na rok 2022</w:delText>
        </w:r>
      </w:del>
    </w:p>
    <w:p w14:paraId="681914DA" w14:textId="77777777" w:rsidR="005B296D" w:rsidRDefault="005B296D" w:rsidP="005B296D">
      <w:pPr>
        <w:numPr>
          <w:ilvl w:val="1"/>
          <w:numId w:val="1"/>
        </w:numPr>
        <w:jc w:val="both"/>
        <w:rPr>
          <w:del w:id="116" w:author="NAZ, Mamoona (OLDHAM MEDICAL SERVICES)" w:date="2026-09-22T12:19:00Z" w16du:dateUtc="2026-09-22T16:19:00Z"/>
          <w:rFonts w:cstheme="minorHAnsi"/>
          <w:b/>
          <w:sz w:val="22"/>
          <w:szCs w:val="22"/>
        </w:rPr>
      </w:pPr>
      <w:del w:id="117" w:author="NAZ, Mamoona (OLDHAM MEDICAL SERVICES)" w:date="2026-09-22T12:19:00Z" w16du:dateUtc="2026-09-22T16:19:00Z">
        <w:r>
          <w:rPr>
            <w:rFonts w:cstheme="minorHAnsi"/>
            <w:b/>
            <w:sz w:val="22"/>
            <w:szCs w:val="22"/>
          </w:rPr>
          <w:delText>Žádost MŠ Štěrboholy o poskytnutí zálohy na provozní dotaci na rok 2022</w:delText>
        </w:r>
      </w:del>
    </w:p>
    <w:p w14:paraId="2541E7D5" w14:textId="77777777" w:rsidR="005B296D" w:rsidRDefault="005B296D" w:rsidP="005B296D">
      <w:pPr>
        <w:numPr>
          <w:ilvl w:val="1"/>
          <w:numId w:val="1"/>
        </w:numPr>
        <w:jc w:val="both"/>
        <w:rPr>
          <w:del w:id="118" w:author="NAZ, Mamoona (OLDHAM MEDICAL SERVICES)" w:date="2026-09-22T12:19:00Z" w16du:dateUtc="2026-09-22T16:19:00Z"/>
          <w:rFonts w:cstheme="minorHAnsi"/>
          <w:b/>
          <w:sz w:val="22"/>
          <w:szCs w:val="22"/>
        </w:rPr>
      </w:pPr>
      <w:del w:id="119" w:author="NAZ, Mamoona (OLDHAM MEDICAL SERVICES)" w:date="2026-09-22T12:19:00Z" w16du:dateUtc="2026-09-22T16:19:00Z">
        <w:r>
          <w:rPr>
            <w:rFonts w:cstheme="minorHAnsi"/>
            <w:b/>
            <w:sz w:val="22"/>
            <w:szCs w:val="22"/>
          </w:rPr>
          <w:delText>Příloha č. 1 ke Zřizovací listině ZŠ Štěrboholy</w:delText>
        </w:r>
      </w:del>
    </w:p>
    <w:p w14:paraId="6C679AC9" w14:textId="77777777" w:rsidR="005B296D" w:rsidRDefault="005B296D" w:rsidP="005B296D">
      <w:pPr>
        <w:numPr>
          <w:ilvl w:val="1"/>
          <w:numId w:val="1"/>
        </w:numPr>
        <w:jc w:val="both"/>
        <w:rPr>
          <w:del w:id="120" w:author="NAZ, Mamoona (OLDHAM MEDICAL SERVICES)" w:date="2026-09-22T12:19:00Z" w16du:dateUtc="2026-09-22T16:19:00Z"/>
          <w:rFonts w:cstheme="minorHAnsi"/>
          <w:b/>
          <w:sz w:val="22"/>
          <w:szCs w:val="22"/>
        </w:rPr>
      </w:pPr>
      <w:del w:id="121" w:author="NAZ, Mamoona (OLDHAM MEDICAL SERVICES)" w:date="2026-09-22T12:19:00Z" w16du:dateUtc="2026-09-22T16:19:00Z">
        <w:r>
          <w:rPr>
            <w:rFonts w:cstheme="minorHAnsi"/>
            <w:b/>
            <w:sz w:val="22"/>
            <w:szCs w:val="22"/>
          </w:rPr>
          <w:delText xml:space="preserve">Příloha č. 1 ke Zřizovací listině MŠ Štěrboholy </w:delText>
        </w:r>
      </w:del>
    </w:p>
    <w:p w14:paraId="5DAA0B00" w14:textId="77777777" w:rsidR="005B296D" w:rsidRDefault="005B296D" w:rsidP="005B296D">
      <w:pPr>
        <w:numPr>
          <w:ilvl w:val="1"/>
          <w:numId w:val="1"/>
        </w:numPr>
        <w:jc w:val="both"/>
        <w:rPr>
          <w:del w:id="122" w:author="NAZ, Mamoona (OLDHAM MEDICAL SERVICES)" w:date="2026-09-22T12:19:00Z" w16du:dateUtc="2026-09-22T16:19:00Z"/>
          <w:rFonts w:cstheme="minorHAnsi"/>
          <w:b/>
          <w:sz w:val="22"/>
          <w:szCs w:val="22"/>
        </w:rPr>
      </w:pPr>
      <w:del w:id="123" w:author="NAZ, Mamoona (OLDHAM MEDICAL SERVICES)" w:date="2026-09-22T12:19:00Z" w16du:dateUtc="2026-09-22T16:19:00Z">
        <w:r>
          <w:rPr>
            <w:rFonts w:cstheme="minorHAnsi"/>
            <w:b/>
            <w:sz w:val="22"/>
            <w:szCs w:val="22"/>
          </w:rPr>
          <w:delText>Zápis z 1. dílčího přezkoumání hospodaření MČ Praha – Štěrboholy za rok 2021</w:delText>
        </w:r>
      </w:del>
    </w:p>
    <w:p w14:paraId="5F74F41C" w14:textId="77777777" w:rsidR="005B296D" w:rsidRDefault="005B296D" w:rsidP="005B296D">
      <w:pPr>
        <w:numPr>
          <w:ilvl w:val="1"/>
          <w:numId w:val="1"/>
        </w:numPr>
        <w:jc w:val="both"/>
        <w:rPr>
          <w:del w:id="124" w:author="NAZ, Mamoona (OLDHAM MEDICAL SERVICES)" w:date="2026-09-22T12:19:00Z" w16du:dateUtc="2026-09-22T16:19:00Z"/>
          <w:rFonts w:cstheme="minorHAnsi"/>
          <w:b/>
          <w:sz w:val="22"/>
          <w:szCs w:val="22"/>
        </w:rPr>
      </w:pPr>
      <w:del w:id="125" w:author="NAZ, Mamoona (OLDHAM MEDICAL SERVICES)" w:date="2026-09-22T12:19:00Z" w16du:dateUtc="2026-09-22T16:19:00Z">
        <w:r>
          <w:rPr>
            <w:rFonts w:cstheme="minorHAnsi"/>
            <w:b/>
            <w:sz w:val="22"/>
            <w:szCs w:val="22"/>
          </w:rPr>
          <w:delText>Návrh na odpis pohledávky za pokutu z přestupku</w:delText>
        </w:r>
      </w:del>
    </w:p>
    <w:p w14:paraId="24C5D2B4" w14:textId="77777777" w:rsidR="005B296D" w:rsidRDefault="005B296D" w:rsidP="005B296D">
      <w:pPr>
        <w:ind w:left="1650"/>
        <w:jc w:val="both"/>
        <w:rPr>
          <w:del w:id="126" w:author="NAZ, Mamoona (OLDHAM MEDICAL SERVICES)" w:date="2026-09-22T12:19:00Z" w16du:dateUtc="2026-09-22T16:19:00Z"/>
          <w:rFonts w:cstheme="minorHAnsi"/>
          <w:b/>
          <w:sz w:val="22"/>
          <w:szCs w:val="22"/>
        </w:rPr>
      </w:pPr>
    </w:p>
    <w:p w14:paraId="543118E2" w14:textId="77777777" w:rsidR="005B296D" w:rsidRDefault="005B296D" w:rsidP="005B296D">
      <w:pPr>
        <w:numPr>
          <w:ilvl w:val="0"/>
          <w:numId w:val="1"/>
        </w:numPr>
        <w:jc w:val="both"/>
        <w:rPr>
          <w:del w:id="127" w:author="NAZ, Mamoona (OLDHAM MEDICAL SERVICES)" w:date="2026-09-22T12:19:00Z" w16du:dateUtc="2026-09-22T16:19:00Z"/>
          <w:rFonts w:cstheme="minorHAnsi"/>
          <w:b/>
          <w:sz w:val="22"/>
          <w:szCs w:val="22"/>
        </w:rPr>
      </w:pPr>
      <w:del w:id="128" w:author="NAZ, Mamoona (OLDHAM MEDICAL SERVICES)" w:date="2026-09-22T12:19:00Z" w16du:dateUtc="2026-09-22T16:19:00Z">
        <w:r>
          <w:rPr>
            <w:rFonts w:cstheme="minorHAnsi"/>
            <w:b/>
            <w:sz w:val="22"/>
            <w:szCs w:val="22"/>
          </w:rPr>
          <w:delText>Různé</w:delText>
        </w:r>
      </w:del>
    </w:p>
    <w:p w14:paraId="7A94799A" w14:textId="77777777" w:rsidR="005B296D" w:rsidRPr="004549E8" w:rsidRDefault="005B296D" w:rsidP="005B296D">
      <w:pPr>
        <w:pStyle w:val="ListParagraph"/>
        <w:numPr>
          <w:ilvl w:val="1"/>
          <w:numId w:val="1"/>
        </w:numPr>
        <w:jc w:val="both"/>
        <w:rPr>
          <w:del w:id="129" w:author="NAZ, Mamoona (OLDHAM MEDICAL SERVICES)" w:date="2026-09-22T12:19:00Z" w16du:dateUtc="2026-09-22T16:19:00Z"/>
          <w:rFonts w:cstheme="minorHAnsi"/>
          <w:b/>
          <w:sz w:val="22"/>
          <w:szCs w:val="22"/>
        </w:rPr>
      </w:pPr>
      <w:del w:id="130" w:author="NAZ, Mamoona (OLDHAM MEDICAL SERVICES)" w:date="2026-09-22T12:19:00Z" w16du:dateUtc="2026-09-22T16:19:00Z">
        <w:r w:rsidRPr="004549E8">
          <w:rPr>
            <w:rFonts w:cstheme="minorHAnsi"/>
            <w:b/>
            <w:sz w:val="22"/>
            <w:szCs w:val="22"/>
          </w:rPr>
          <w:delText>Žádost o energetický příspěvek pro nemovitost čp. 430 v ul. U Školy</w:delText>
        </w:r>
      </w:del>
    </w:p>
    <w:p w14:paraId="2D0A118B" w14:textId="77777777" w:rsidR="005B296D" w:rsidRPr="004549E8" w:rsidRDefault="005B296D" w:rsidP="005B296D">
      <w:pPr>
        <w:pStyle w:val="ListParagraph"/>
        <w:numPr>
          <w:ilvl w:val="1"/>
          <w:numId w:val="1"/>
        </w:numPr>
        <w:jc w:val="both"/>
        <w:rPr>
          <w:del w:id="131" w:author="NAZ, Mamoona (OLDHAM MEDICAL SERVICES)" w:date="2026-09-22T12:19:00Z" w16du:dateUtc="2026-09-22T16:19:00Z"/>
          <w:rFonts w:cstheme="minorHAnsi"/>
          <w:b/>
          <w:sz w:val="22"/>
          <w:szCs w:val="22"/>
        </w:rPr>
      </w:pPr>
      <w:del w:id="132" w:author="NAZ, Mamoona (OLDHAM MEDICAL SERVICES)" w:date="2026-09-22T12:19:00Z" w16du:dateUtc="2026-09-22T16:19:00Z">
        <w:r w:rsidRPr="004549E8">
          <w:rPr>
            <w:rFonts w:cstheme="minorHAnsi"/>
            <w:b/>
            <w:sz w:val="22"/>
            <w:szCs w:val="22"/>
          </w:rPr>
          <w:delText>Vyhlášení výběrového řízení na</w:delText>
        </w:r>
        <w:r>
          <w:rPr>
            <w:rFonts w:cstheme="minorHAnsi"/>
            <w:b/>
            <w:sz w:val="22"/>
            <w:szCs w:val="22"/>
          </w:rPr>
          <w:delText xml:space="preserve"> veřejnou zakázku</w:delText>
        </w:r>
        <w:r w:rsidRPr="004549E8">
          <w:rPr>
            <w:rFonts w:cstheme="minorHAnsi"/>
            <w:b/>
            <w:sz w:val="22"/>
            <w:szCs w:val="22"/>
          </w:rPr>
          <w:delText xml:space="preserve"> „Úpravy speciálních učeben ZŠ Štěrboholy pro 2. stupeň vzdělávání“</w:delText>
        </w:r>
      </w:del>
    </w:p>
    <w:p w14:paraId="764FBA10" w14:textId="77777777" w:rsidR="005B296D" w:rsidRDefault="005B296D" w:rsidP="005B296D">
      <w:pPr>
        <w:pStyle w:val="ListParagraph"/>
        <w:numPr>
          <w:ilvl w:val="1"/>
          <w:numId w:val="1"/>
        </w:numPr>
        <w:jc w:val="both"/>
        <w:rPr>
          <w:del w:id="133" w:author="NAZ, Mamoona (OLDHAM MEDICAL SERVICES)" w:date="2026-09-22T12:19:00Z" w16du:dateUtc="2026-09-22T16:19:00Z"/>
          <w:rFonts w:cstheme="minorHAnsi"/>
          <w:b/>
          <w:sz w:val="22"/>
          <w:szCs w:val="22"/>
        </w:rPr>
      </w:pPr>
      <w:del w:id="134" w:author="NAZ, Mamoona (OLDHAM MEDICAL SERVICES)" w:date="2026-09-22T12:19:00Z" w16du:dateUtc="2026-09-22T16:19:00Z">
        <w:r w:rsidRPr="004549E8">
          <w:rPr>
            <w:rFonts w:cstheme="minorHAnsi"/>
            <w:b/>
            <w:sz w:val="22"/>
            <w:szCs w:val="22"/>
          </w:rPr>
          <w:delText>Vyhlášení výběrového řízení na veřejnou zakázku „Pravidelná údržba veřejné zeleně v MČ Štěrboholy“</w:delText>
        </w:r>
      </w:del>
    </w:p>
    <w:p w14:paraId="6BA1FD55" w14:textId="77777777" w:rsidR="005B296D" w:rsidRPr="004549E8" w:rsidRDefault="005B296D" w:rsidP="005B296D">
      <w:pPr>
        <w:pStyle w:val="ListParagraph"/>
        <w:numPr>
          <w:ilvl w:val="1"/>
          <w:numId w:val="1"/>
        </w:numPr>
        <w:jc w:val="both"/>
        <w:rPr>
          <w:del w:id="135" w:author="NAZ, Mamoona (OLDHAM MEDICAL SERVICES)" w:date="2026-09-22T12:19:00Z" w16du:dateUtc="2026-09-22T16:19:00Z"/>
          <w:rFonts w:cstheme="minorHAnsi"/>
          <w:b/>
          <w:sz w:val="22"/>
          <w:szCs w:val="22"/>
        </w:rPr>
      </w:pPr>
      <w:del w:id="136" w:author="NAZ, Mamoona (OLDHAM MEDICAL SERVICES)" w:date="2026-09-22T12:19:00Z" w16du:dateUtc="2026-09-22T16:19:00Z">
        <w:r>
          <w:rPr>
            <w:rFonts w:cstheme="minorHAnsi"/>
            <w:b/>
            <w:sz w:val="22"/>
            <w:szCs w:val="22"/>
          </w:rPr>
          <w:delText>Volba nových členů výborů zastupitelstva městské části</w:delText>
        </w:r>
      </w:del>
    </w:p>
    <w:p w14:paraId="40809A18" w14:textId="77777777" w:rsidR="005B296D" w:rsidRDefault="005B296D" w:rsidP="005B296D">
      <w:pPr>
        <w:ind w:left="900"/>
        <w:jc w:val="both"/>
        <w:rPr>
          <w:del w:id="137" w:author="NAZ, Mamoona (OLDHAM MEDICAL SERVICES)" w:date="2026-09-22T12:19:00Z" w16du:dateUtc="2026-09-22T16:19:00Z"/>
          <w:rFonts w:cstheme="minorHAnsi"/>
          <w:b/>
          <w:sz w:val="22"/>
          <w:szCs w:val="22"/>
        </w:rPr>
      </w:pPr>
    </w:p>
    <w:p w14:paraId="20A45A12" w14:textId="77777777" w:rsidR="005B296D" w:rsidRPr="007A3327" w:rsidRDefault="005B296D" w:rsidP="005B296D">
      <w:pPr>
        <w:pStyle w:val="ListParagraph"/>
        <w:numPr>
          <w:ilvl w:val="0"/>
          <w:numId w:val="1"/>
        </w:numPr>
        <w:jc w:val="both"/>
        <w:rPr>
          <w:del w:id="138" w:author="NAZ, Mamoona (OLDHAM MEDICAL SERVICES)" w:date="2026-09-22T12:19:00Z" w16du:dateUtc="2026-09-22T16:19:00Z"/>
          <w:rFonts w:cstheme="minorHAnsi"/>
          <w:b/>
          <w:sz w:val="22"/>
          <w:szCs w:val="22"/>
        </w:rPr>
      </w:pPr>
      <w:del w:id="139" w:author="NAZ, Mamoona (OLDHAM MEDICAL SERVICES)" w:date="2026-09-22T12:19:00Z" w16du:dateUtc="2026-09-22T16:19:00Z">
        <w:r w:rsidRPr="007A3327">
          <w:rPr>
            <w:rFonts w:cstheme="minorHAnsi"/>
            <w:b/>
            <w:sz w:val="22"/>
            <w:szCs w:val="22"/>
          </w:rPr>
          <w:delText>Diskuse</w:delText>
        </w:r>
      </w:del>
    </w:p>
    <w:p w14:paraId="5C2025BA" w14:textId="77777777" w:rsidR="005B296D" w:rsidRPr="007A3327" w:rsidRDefault="005B296D" w:rsidP="005B296D">
      <w:pPr>
        <w:pStyle w:val="ListParagraph"/>
        <w:numPr>
          <w:ilvl w:val="0"/>
          <w:numId w:val="1"/>
        </w:numPr>
        <w:jc w:val="both"/>
        <w:rPr>
          <w:del w:id="140" w:author="NAZ, Mamoona (OLDHAM MEDICAL SERVICES)" w:date="2026-09-22T12:19:00Z" w16du:dateUtc="2026-09-22T16:19:00Z"/>
          <w:rFonts w:cstheme="minorHAnsi"/>
          <w:b/>
          <w:sz w:val="22"/>
          <w:szCs w:val="22"/>
        </w:rPr>
      </w:pPr>
      <w:del w:id="141" w:author="NAZ, Mamoona (OLDHAM MEDICAL SERVICES)" w:date="2026-09-22T12:19:00Z" w16du:dateUtc="2026-09-22T16:19:00Z">
        <w:r w:rsidRPr="007A3327">
          <w:rPr>
            <w:rFonts w:cstheme="minorHAnsi"/>
            <w:b/>
            <w:sz w:val="22"/>
            <w:szCs w:val="22"/>
          </w:rPr>
          <w:delText>Usnesení</w:delText>
        </w:r>
      </w:del>
    </w:p>
    <w:p w14:paraId="58542B75" w14:textId="77777777" w:rsidR="005B296D" w:rsidRPr="007A3327" w:rsidRDefault="005B296D" w:rsidP="005B296D">
      <w:pPr>
        <w:pStyle w:val="ListParagraph"/>
        <w:numPr>
          <w:ilvl w:val="0"/>
          <w:numId w:val="1"/>
        </w:numPr>
        <w:jc w:val="both"/>
        <w:rPr>
          <w:del w:id="142" w:author="NAZ, Mamoona (OLDHAM MEDICAL SERVICES)" w:date="2026-09-22T12:19:00Z" w16du:dateUtc="2026-09-22T16:19:00Z"/>
          <w:rFonts w:cstheme="minorHAnsi"/>
          <w:b/>
          <w:sz w:val="22"/>
          <w:szCs w:val="22"/>
        </w:rPr>
      </w:pPr>
      <w:del w:id="143" w:author="NAZ, Mamoona (OLDHAM MEDICAL SERVICES)" w:date="2026-09-22T12:19:00Z" w16du:dateUtc="2026-09-22T16:19:00Z">
        <w:r w:rsidRPr="007A3327">
          <w:rPr>
            <w:rFonts w:cstheme="minorHAnsi"/>
            <w:b/>
            <w:sz w:val="22"/>
            <w:szCs w:val="22"/>
          </w:rPr>
          <w:delText>Závěr</w:delText>
        </w:r>
      </w:del>
    </w:p>
    <w:p w14:paraId="04C24CE9" w14:textId="02689DFD" w:rsidR="00AE1680" w:rsidRPr="007A3327" w:rsidRDefault="00AE1680" w:rsidP="00AE1680">
      <w:pPr>
        <w:jc w:val="both"/>
        <w:rPr>
          <w:del w:id="144" w:author="NAZ, Mamoona (OLDHAM MEDICAL SERVICES)" w:date="2026-09-22T12:19:00Z" w16du:dateUtc="2026-09-22T16:19:00Z"/>
          <w:rFonts w:cstheme="minorHAnsi"/>
          <w:b/>
          <w:sz w:val="22"/>
          <w:szCs w:val="22"/>
        </w:rPr>
      </w:pPr>
    </w:p>
    <w:p w14:paraId="6CC12001" w14:textId="77777777" w:rsidR="00AE1680" w:rsidRPr="00EE65E3" w:rsidRDefault="00AE1680" w:rsidP="00AE1680">
      <w:pPr>
        <w:jc w:val="both"/>
        <w:rPr>
          <w:del w:id="145" w:author="NAZ, Mamoona (OLDHAM MEDICAL SERVICES)" w:date="2026-09-22T12:19:00Z" w16du:dateUtc="2026-09-22T16:19:00Z"/>
          <w:rFonts w:cstheme="minorHAnsi"/>
          <w:sz w:val="22"/>
          <w:szCs w:val="22"/>
        </w:rPr>
      </w:pPr>
      <w:del w:id="146" w:author="NAZ, Mamoona (OLDHAM MEDICAL SERVICES)" w:date="2026-09-22T12:19:00Z" w16du:dateUtc="2026-09-22T16:19:00Z">
        <w:r w:rsidRPr="00EE65E3">
          <w:rPr>
            <w:rFonts w:cstheme="minorHAnsi"/>
            <w:sz w:val="22"/>
            <w:szCs w:val="22"/>
          </w:rPr>
          <w:delText>Hlasováním (</w:delText>
        </w:r>
        <w:r>
          <w:rPr>
            <w:rFonts w:cstheme="minorHAnsi"/>
            <w:sz w:val="22"/>
            <w:szCs w:val="22"/>
          </w:rPr>
          <w:delText>6</w:delText>
        </w:r>
        <w:r w:rsidRPr="00EE65E3">
          <w:rPr>
            <w:rFonts w:cstheme="minorHAnsi"/>
            <w:sz w:val="22"/>
            <w:szCs w:val="22"/>
          </w:rPr>
          <w:delText xml:space="preserve">,0,0) členové zastupitelstva schválili návrh starosty, aby diskuse probíhala ke každému bodu jednání zvlášť. </w:delText>
        </w:r>
      </w:del>
    </w:p>
    <w:p w14:paraId="47F5B003" w14:textId="77777777" w:rsidR="00AE1680" w:rsidRDefault="00AE1680" w:rsidP="00AE1680">
      <w:pPr>
        <w:jc w:val="both"/>
        <w:rPr>
          <w:del w:id="147" w:author="NAZ, Mamoona (OLDHAM MEDICAL SERVICES)" w:date="2026-09-22T12:19:00Z" w16du:dateUtc="2026-09-22T16:19:00Z"/>
          <w:rFonts w:cstheme="minorHAnsi"/>
          <w:b/>
          <w:sz w:val="22"/>
          <w:szCs w:val="22"/>
          <w:u w:val="single"/>
        </w:rPr>
      </w:pPr>
    </w:p>
    <w:p w14:paraId="38D181A0" w14:textId="1E895EEC" w:rsidR="008E7119" w:rsidRPr="000B3B94" w:rsidRDefault="008E7119" w:rsidP="008E7119">
      <w:pPr>
        <w:jc w:val="both"/>
        <w:rPr>
          <w:del w:id="148" w:author="NAZ, Mamoona (OLDHAM MEDICAL SERVICES)" w:date="2026-09-22T12:19:00Z" w16du:dateUtc="2026-09-22T16:19:00Z"/>
          <w:rFonts w:cstheme="minorHAnsi"/>
          <w:b/>
          <w:sz w:val="22"/>
          <w:szCs w:val="22"/>
          <w:u w:val="single"/>
        </w:rPr>
      </w:pPr>
      <w:del w:id="149" w:author="NAZ, Mamoona (OLDHAM MEDICAL SERVICES)" w:date="2026-09-22T12:19:00Z" w16du:dateUtc="2026-09-22T16:19:00Z">
        <w:r>
          <w:rPr>
            <w:rFonts w:cstheme="minorHAnsi"/>
            <w:b/>
            <w:sz w:val="22"/>
            <w:szCs w:val="22"/>
            <w:u w:val="single"/>
          </w:rPr>
          <w:delText xml:space="preserve">K bodu </w:delText>
        </w:r>
        <w:r w:rsidRPr="000B3B94">
          <w:rPr>
            <w:rFonts w:cstheme="minorHAnsi"/>
            <w:b/>
            <w:sz w:val="22"/>
            <w:szCs w:val="22"/>
            <w:u w:val="single"/>
          </w:rPr>
          <w:delText>1.</w:delText>
        </w:r>
        <w:r>
          <w:rPr>
            <w:rFonts w:cstheme="minorHAnsi"/>
            <w:b/>
            <w:sz w:val="22"/>
            <w:szCs w:val="22"/>
            <w:u w:val="single"/>
          </w:rPr>
          <w:delText>1/</w:delText>
        </w:r>
        <w:r w:rsidRPr="000B3B94">
          <w:rPr>
            <w:rFonts w:cstheme="minorHAnsi"/>
            <w:b/>
            <w:sz w:val="22"/>
            <w:szCs w:val="22"/>
            <w:u w:val="single"/>
          </w:rPr>
          <w:tab/>
          <w:delText xml:space="preserve">Návrh </w:delText>
        </w:r>
        <w:r>
          <w:rPr>
            <w:rFonts w:cstheme="minorHAnsi"/>
            <w:b/>
            <w:sz w:val="22"/>
            <w:szCs w:val="22"/>
            <w:u w:val="single"/>
          </w:rPr>
          <w:delText>na podání žádostí o poskytnutí dotací z investiční rezervy pro městské části</w:delText>
        </w:r>
      </w:del>
    </w:p>
    <w:p w14:paraId="5866B0E3" w14:textId="16E582E4" w:rsidR="008E7119" w:rsidRDefault="008E7119" w:rsidP="008E7119">
      <w:pPr>
        <w:jc w:val="both"/>
        <w:rPr>
          <w:del w:id="150" w:author="NAZ, Mamoona (OLDHAM MEDICAL SERVICES)" w:date="2026-09-22T12:19:00Z" w16du:dateUtc="2026-09-22T16:19:00Z"/>
          <w:rFonts w:cstheme="minorHAnsi"/>
          <w:sz w:val="22"/>
          <w:szCs w:val="22"/>
        </w:rPr>
      </w:pPr>
      <w:del w:id="151" w:author="NAZ, Mamoona (OLDHAM MEDICAL SERVICES)" w:date="2026-09-22T12:19:00Z" w16du:dateUtc="2026-09-22T16:19:00Z">
        <w:r>
          <w:rPr>
            <w:rFonts w:cstheme="minorHAnsi"/>
            <w:sz w:val="22"/>
            <w:szCs w:val="22"/>
          </w:rPr>
          <w:delText>Hlasováním (6,0,0) ZMČ schvaluje podání žádostí o poskytnutí dotací z rozpočtu hl. m. Prahy na rok 2022 na tyto akce</w:delText>
        </w:r>
        <w:r w:rsidR="00EC36E2">
          <w:rPr>
            <w:rFonts w:cstheme="minorHAnsi"/>
            <w:sz w:val="22"/>
            <w:szCs w:val="22"/>
          </w:rPr>
          <w:delText>- ř</w:delText>
        </w:r>
        <w:r>
          <w:rPr>
            <w:rFonts w:cstheme="minorHAnsi"/>
            <w:sz w:val="22"/>
            <w:szCs w:val="22"/>
          </w:rPr>
          <w:delText>azeno podle priorit:</w:delText>
        </w:r>
      </w:del>
    </w:p>
    <w:p w14:paraId="769CE587" w14:textId="77777777" w:rsidR="008E7119" w:rsidRPr="008E7119" w:rsidRDefault="008E7119" w:rsidP="008E7119">
      <w:pPr>
        <w:pStyle w:val="ListParagraph"/>
        <w:numPr>
          <w:ilvl w:val="0"/>
          <w:numId w:val="2"/>
        </w:numPr>
        <w:ind w:left="284" w:hanging="284"/>
        <w:jc w:val="both"/>
        <w:rPr>
          <w:del w:id="152" w:author="NAZ, Mamoona (OLDHAM MEDICAL SERVICES)" w:date="2026-09-22T12:19:00Z" w16du:dateUtc="2026-09-22T16:19:00Z"/>
          <w:rFonts w:cstheme="minorHAnsi"/>
          <w:iCs/>
          <w:sz w:val="22"/>
          <w:szCs w:val="22"/>
        </w:rPr>
      </w:pPr>
      <w:del w:id="153" w:author="NAZ, Mamoona (OLDHAM MEDICAL SERVICES)" w:date="2026-09-22T12:19:00Z" w16du:dateUtc="2026-09-22T16:19:00Z">
        <w:r w:rsidRPr="008E7119">
          <w:rPr>
            <w:rFonts w:cstheme="minorHAnsi"/>
            <w:iCs/>
            <w:sz w:val="22"/>
            <w:szCs w:val="22"/>
          </w:rPr>
          <w:delText>ZŠ Štěrboholy – 2. stupeň vzdělávání ve výši 9 mil. Kč</w:delText>
        </w:r>
      </w:del>
    </w:p>
    <w:p w14:paraId="7C1E6FEA" w14:textId="7B045935" w:rsidR="008E7119" w:rsidRPr="008E7119" w:rsidRDefault="008E7119" w:rsidP="008E7119">
      <w:pPr>
        <w:ind w:left="284"/>
        <w:jc w:val="both"/>
        <w:rPr>
          <w:del w:id="154" w:author="NAZ, Mamoona (OLDHAM MEDICAL SERVICES)" w:date="2026-09-22T12:19:00Z" w16du:dateUtc="2026-09-22T16:19:00Z"/>
          <w:rFonts w:cstheme="minorHAnsi"/>
          <w:iCs/>
          <w:sz w:val="22"/>
          <w:szCs w:val="22"/>
        </w:rPr>
      </w:pPr>
      <w:del w:id="155" w:author="NAZ, Mamoona (OLDHAM MEDICAL SERVICES)" w:date="2026-09-22T12:19:00Z" w16du:dateUtc="2026-09-22T16:19:00Z">
        <w:r w:rsidRPr="008E7119">
          <w:rPr>
            <w:rFonts w:cstheme="minorHAnsi"/>
            <w:iCs/>
            <w:sz w:val="22"/>
            <w:szCs w:val="22"/>
          </w:rPr>
          <w:delText xml:space="preserve">Jedná se o vybudování speciálních učeben a zázemí pro potřeby žáků 2. stupně základní školy. </w:delText>
        </w:r>
        <w:r>
          <w:rPr>
            <w:rFonts w:cstheme="minorHAnsi"/>
            <w:iCs/>
            <w:sz w:val="22"/>
            <w:szCs w:val="22"/>
          </w:rPr>
          <w:delText>MČ</w:delText>
        </w:r>
        <w:r w:rsidRPr="008E7119">
          <w:rPr>
            <w:rFonts w:cstheme="minorHAnsi"/>
            <w:iCs/>
            <w:sz w:val="22"/>
            <w:szCs w:val="22"/>
          </w:rPr>
          <w:delText xml:space="preserve"> předpokládá z vlastního rozpočtu investici ve výši 3 mil. Kč. </w:delText>
        </w:r>
        <w:r w:rsidR="005A4919">
          <w:rPr>
            <w:rFonts w:cstheme="minorHAnsi"/>
            <w:iCs/>
            <w:sz w:val="22"/>
            <w:szCs w:val="22"/>
          </w:rPr>
          <w:delText>Projekt je zpracován, výběrové řízení na dodavatele stavby je připraveno.</w:delText>
        </w:r>
        <w:r w:rsidRPr="008E7119">
          <w:rPr>
            <w:rFonts w:cstheme="minorHAnsi"/>
            <w:iCs/>
            <w:sz w:val="22"/>
            <w:szCs w:val="22"/>
          </w:rPr>
          <w:delText xml:space="preserve"> </w:delText>
        </w:r>
      </w:del>
    </w:p>
    <w:p w14:paraId="36B85839" w14:textId="77777777" w:rsidR="008E7119" w:rsidRPr="008E7119" w:rsidRDefault="008E7119" w:rsidP="008E7119">
      <w:pPr>
        <w:pStyle w:val="ListParagraph"/>
        <w:numPr>
          <w:ilvl w:val="0"/>
          <w:numId w:val="2"/>
        </w:numPr>
        <w:ind w:left="284" w:hanging="284"/>
        <w:jc w:val="both"/>
        <w:rPr>
          <w:del w:id="156" w:author="NAZ, Mamoona (OLDHAM MEDICAL SERVICES)" w:date="2026-09-22T12:19:00Z" w16du:dateUtc="2026-09-22T16:19:00Z"/>
          <w:rFonts w:cstheme="minorHAnsi"/>
          <w:iCs/>
          <w:sz w:val="22"/>
          <w:szCs w:val="22"/>
        </w:rPr>
      </w:pPr>
      <w:del w:id="157" w:author="NAZ, Mamoona (OLDHAM MEDICAL SERVICES)" w:date="2026-09-22T12:19:00Z" w16du:dateUtc="2026-09-22T16:19:00Z">
        <w:r w:rsidRPr="008E7119">
          <w:rPr>
            <w:rFonts w:cstheme="minorHAnsi"/>
            <w:iCs/>
            <w:sz w:val="22"/>
            <w:szCs w:val="22"/>
          </w:rPr>
          <w:delText>Rekonstrukce umělé trávy ve výši 6 mil. Kč</w:delText>
        </w:r>
      </w:del>
    </w:p>
    <w:p w14:paraId="591D520E" w14:textId="539BE7FE" w:rsidR="008E7119" w:rsidRPr="008E7119" w:rsidRDefault="008E7119" w:rsidP="00F2510A">
      <w:pPr>
        <w:ind w:left="284"/>
        <w:jc w:val="both"/>
        <w:rPr>
          <w:del w:id="158" w:author="NAZ, Mamoona (OLDHAM MEDICAL SERVICES)" w:date="2026-09-22T12:19:00Z" w16du:dateUtc="2026-09-22T16:19:00Z"/>
          <w:rFonts w:cstheme="minorHAnsi"/>
          <w:iCs/>
          <w:sz w:val="22"/>
          <w:szCs w:val="22"/>
        </w:rPr>
      </w:pPr>
      <w:del w:id="159" w:author="NAZ, Mamoona (OLDHAM MEDICAL SERVICES)" w:date="2026-09-22T12:19:00Z" w16du:dateUtc="2026-09-22T16:19:00Z">
        <w:r w:rsidRPr="008E7119">
          <w:rPr>
            <w:rFonts w:cstheme="minorHAnsi"/>
            <w:iCs/>
            <w:sz w:val="22"/>
            <w:szCs w:val="22"/>
          </w:rPr>
          <w:delText>Na tuto akci jsme žádali dotaci již v</w:delText>
        </w:r>
        <w:r w:rsidR="00F2510A">
          <w:rPr>
            <w:rFonts w:cstheme="minorHAnsi"/>
            <w:iCs/>
            <w:sz w:val="22"/>
            <w:szCs w:val="22"/>
          </w:rPr>
          <w:delText> minulých letech</w:delText>
        </w:r>
        <w:r w:rsidRPr="008E7119">
          <w:rPr>
            <w:rFonts w:cstheme="minorHAnsi"/>
            <w:iCs/>
            <w:sz w:val="22"/>
            <w:szCs w:val="22"/>
          </w:rPr>
          <w:delText xml:space="preserve">. V roce 2021 jsme provedli kompletní výměnu osvětlení sportovního areálu za 2 mil. Kč. Dotace poskytnutá v roce 2021 rovněž ve výši 2 mil. Kč nebyla čerpána a </w:delText>
        </w:r>
        <w:r w:rsidR="00F2510A">
          <w:rPr>
            <w:rFonts w:cstheme="minorHAnsi"/>
            <w:iCs/>
            <w:sz w:val="22"/>
            <w:szCs w:val="22"/>
          </w:rPr>
          <w:delText>MČ</w:delText>
        </w:r>
        <w:r w:rsidRPr="008E7119">
          <w:rPr>
            <w:rFonts w:cstheme="minorHAnsi"/>
            <w:iCs/>
            <w:sz w:val="22"/>
            <w:szCs w:val="22"/>
          </w:rPr>
          <w:delText xml:space="preserve"> žádá o její ponechání v roce 2022 tak, aby mohla provést kompletní výměnu umělého trávníku. </w:delText>
        </w:r>
      </w:del>
    </w:p>
    <w:p w14:paraId="54E1CAA3" w14:textId="77777777" w:rsidR="008E7119" w:rsidRPr="008E7119" w:rsidRDefault="008E7119" w:rsidP="008E7119">
      <w:pPr>
        <w:pStyle w:val="ListParagraph"/>
        <w:numPr>
          <w:ilvl w:val="0"/>
          <w:numId w:val="2"/>
        </w:numPr>
        <w:ind w:left="284" w:hanging="284"/>
        <w:jc w:val="both"/>
        <w:rPr>
          <w:del w:id="160" w:author="NAZ, Mamoona (OLDHAM MEDICAL SERVICES)" w:date="2026-09-22T12:19:00Z" w16du:dateUtc="2026-09-22T16:19:00Z"/>
          <w:rFonts w:cstheme="minorHAnsi"/>
          <w:iCs/>
          <w:sz w:val="22"/>
          <w:szCs w:val="22"/>
        </w:rPr>
      </w:pPr>
      <w:del w:id="161" w:author="NAZ, Mamoona (OLDHAM MEDICAL SERVICES)" w:date="2026-09-22T12:19:00Z" w16du:dateUtc="2026-09-22T16:19:00Z">
        <w:r w:rsidRPr="008E7119">
          <w:rPr>
            <w:rFonts w:cstheme="minorHAnsi"/>
            <w:iCs/>
            <w:sz w:val="22"/>
            <w:szCs w:val="22"/>
          </w:rPr>
          <w:delText>ZŠ Štěrboholy - sportoviště ve výši 3 mil. Kč</w:delText>
        </w:r>
      </w:del>
    </w:p>
    <w:p w14:paraId="7527AA1A" w14:textId="77777777" w:rsidR="008E7119" w:rsidRPr="008E7119" w:rsidRDefault="008E7119" w:rsidP="00F2510A">
      <w:pPr>
        <w:ind w:left="284"/>
        <w:jc w:val="both"/>
        <w:rPr>
          <w:del w:id="162" w:author="NAZ, Mamoona (OLDHAM MEDICAL SERVICES)" w:date="2026-09-22T12:19:00Z" w16du:dateUtc="2026-09-22T16:19:00Z"/>
          <w:rFonts w:cstheme="minorHAnsi"/>
          <w:iCs/>
          <w:sz w:val="22"/>
          <w:szCs w:val="22"/>
        </w:rPr>
      </w:pPr>
      <w:del w:id="163" w:author="NAZ, Mamoona (OLDHAM MEDICAL SERVICES)" w:date="2026-09-22T12:19:00Z" w16du:dateUtc="2026-09-22T16:19:00Z">
        <w:r w:rsidRPr="008E7119">
          <w:rPr>
            <w:rFonts w:cstheme="minorHAnsi"/>
            <w:iCs/>
            <w:sz w:val="22"/>
            <w:szCs w:val="22"/>
          </w:rPr>
          <w:delText xml:space="preserve">V rámci akce by měly být provedeny terénní úpravy zahrady a sousedního pozemku, oplocení a vybudování běžecké dráhy a sektoru pro skok do dálky a vrh koulí pro potřeby žáků 2. stupně ZŠ. </w:delText>
        </w:r>
      </w:del>
    </w:p>
    <w:p w14:paraId="0DB58DF3" w14:textId="77777777" w:rsidR="008E7119" w:rsidRPr="008D1A7E" w:rsidRDefault="008E7119" w:rsidP="008E7119">
      <w:pPr>
        <w:pStyle w:val="ListParagraph"/>
        <w:jc w:val="both"/>
        <w:rPr>
          <w:del w:id="164" w:author="NAZ, Mamoona (OLDHAM MEDICAL SERVICES)" w:date="2026-09-22T12:19:00Z" w16du:dateUtc="2026-09-22T16:19:00Z"/>
          <w:rFonts w:cstheme="minorHAnsi"/>
          <w:i/>
          <w:sz w:val="22"/>
          <w:szCs w:val="22"/>
        </w:rPr>
      </w:pPr>
    </w:p>
    <w:p w14:paraId="5F927766" w14:textId="53468002" w:rsidR="008E7119" w:rsidRPr="0016779B" w:rsidRDefault="00F2510A" w:rsidP="008E7119">
      <w:pPr>
        <w:jc w:val="both"/>
        <w:rPr>
          <w:del w:id="165" w:author="NAZ, Mamoona (OLDHAM MEDICAL SERVICES)" w:date="2026-09-22T12:19:00Z" w16du:dateUtc="2026-09-22T16:19:00Z"/>
          <w:rFonts w:cstheme="minorHAnsi"/>
          <w:b/>
          <w:sz w:val="22"/>
          <w:szCs w:val="22"/>
          <w:u w:val="single"/>
        </w:rPr>
      </w:pPr>
      <w:del w:id="166" w:author="NAZ, Mamoona (OLDHAM MEDICAL SERVICES)" w:date="2026-09-22T12:19:00Z" w16du:dateUtc="2026-09-22T16:19:00Z">
        <w:r>
          <w:rPr>
            <w:rFonts w:cstheme="minorHAnsi"/>
            <w:b/>
            <w:sz w:val="22"/>
            <w:szCs w:val="22"/>
            <w:u w:val="single"/>
          </w:rPr>
          <w:delText xml:space="preserve">K bodu </w:delText>
        </w:r>
        <w:r w:rsidR="008E7119">
          <w:rPr>
            <w:rFonts w:cstheme="minorHAnsi"/>
            <w:b/>
            <w:sz w:val="22"/>
            <w:szCs w:val="22"/>
            <w:u w:val="single"/>
          </w:rPr>
          <w:delText>1.2</w:delText>
        </w:r>
        <w:r>
          <w:rPr>
            <w:rFonts w:cstheme="minorHAnsi"/>
            <w:b/>
            <w:sz w:val="22"/>
            <w:szCs w:val="22"/>
            <w:u w:val="single"/>
          </w:rPr>
          <w:delText>/</w:delText>
        </w:r>
        <w:r w:rsidR="008E7119" w:rsidRPr="0016779B">
          <w:rPr>
            <w:rFonts w:cstheme="minorHAnsi"/>
            <w:b/>
            <w:sz w:val="22"/>
            <w:szCs w:val="22"/>
            <w:u w:val="single"/>
          </w:rPr>
          <w:tab/>
          <w:delText xml:space="preserve"> </w:delText>
        </w:r>
        <w:r w:rsidR="008E7119">
          <w:rPr>
            <w:rFonts w:cstheme="minorHAnsi"/>
            <w:b/>
            <w:sz w:val="22"/>
            <w:szCs w:val="22"/>
            <w:u w:val="single"/>
          </w:rPr>
          <w:delText>Návrh plánu finančních kontrol na rok 2022</w:delText>
        </w:r>
      </w:del>
    </w:p>
    <w:p w14:paraId="74767F6A" w14:textId="5174A6F7" w:rsidR="008E7119" w:rsidRDefault="00F2510A" w:rsidP="00F2510A">
      <w:pPr>
        <w:jc w:val="both"/>
        <w:rPr>
          <w:del w:id="167" w:author="NAZ, Mamoona (OLDHAM MEDICAL SERVICES)" w:date="2026-09-22T12:19:00Z" w16du:dateUtc="2026-09-22T16:19:00Z"/>
          <w:rFonts w:cstheme="minorHAnsi"/>
          <w:sz w:val="22"/>
          <w:szCs w:val="22"/>
        </w:rPr>
      </w:pPr>
      <w:del w:id="168" w:author="NAZ, Mamoona (OLDHAM MEDICAL SERVICES)" w:date="2026-09-22T12:19:00Z" w16du:dateUtc="2026-09-22T16:19:00Z">
        <w:r>
          <w:rPr>
            <w:rFonts w:cstheme="minorHAnsi"/>
            <w:sz w:val="22"/>
            <w:szCs w:val="22"/>
          </w:rPr>
          <w:delText xml:space="preserve">Hlasováním (6,0,0) ZMČ schválilo plán finančních kontrol na rok 2022 v předloženém znění. </w:delText>
        </w:r>
      </w:del>
    </w:p>
    <w:p w14:paraId="03363D42" w14:textId="77777777" w:rsidR="00F2510A" w:rsidRPr="003F6CAC" w:rsidRDefault="00F2510A" w:rsidP="00F2510A">
      <w:pPr>
        <w:jc w:val="both"/>
        <w:rPr>
          <w:del w:id="169" w:author="NAZ, Mamoona (OLDHAM MEDICAL SERVICES)" w:date="2026-09-22T12:19:00Z" w16du:dateUtc="2026-09-22T16:19:00Z"/>
          <w:rFonts w:cstheme="minorHAnsi"/>
          <w:bCs/>
          <w:sz w:val="22"/>
          <w:szCs w:val="22"/>
        </w:rPr>
      </w:pPr>
    </w:p>
    <w:p w14:paraId="0103063D" w14:textId="5BDC8EB6" w:rsidR="008E7119" w:rsidRPr="0016779B" w:rsidRDefault="002A204C" w:rsidP="007A55DF">
      <w:pPr>
        <w:ind w:left="1416" w:hanging="1416"/>
        <w:jc w:val="both"/>
        <w:rPr>
          <w:del w:id="170" w:author="NAZ, Mamoona (OLDHAM MEDICAL SERVICES)" w:date="2026-09-22T12:19:00Z" w16du:dateUtc="2026-09-22T16:19:00Z"/>
          <w:rFonts w:cstheme="minorHAnsi"/>
          <w:b/>
          <w:sz w:val="22"/>
          <w:szCs w:val="22"/>
          <w:u w:val="single"/>
        </w:rPr>
      </w:pPr>
      <w:del w:id="171" w:author="NAZ, Mamoona (OLDHAM MEDICAL SERVICES)" w:date="2026-09-22T12:19:00Z" w16du:dateUtc="2026-09-22T16:19:00Z">
        <w:r>
          <w:rPr>
            <w:rFonts w:cstheme="minorHAnsi"/>
            <w:b/>
            <w:sz w:val="22"/>
            <w:szCs w:val="22"/>
            <w:u w:val="single"/>
          </w:rPr>
          <w:delText xml:space="preserve">K bodu </w:delText>
        </w:r>
        <w:r w:rsidR="008E7119">
          <w:rPr>
            <w:rFonts w:cstheme="minorHAnsi"/>
            <w:b/>
            <w:sz w:val="22"/>
            <w:szCs w:val="22"/>
            <w:u w:val="single"/>
          </w:rPr>
          <w:delText>1.3</w:delText>
        </w:r>
        <w:r>
          <w:rPr>
            <w:rFonts w:cstheme="minorHAnsi"/>
            <w:b/>
            <w:sz w:val="22"/>
            <w:szCs w:val="22"/>
            <w:u w:val="single"/>
          </w:rPr>
          <w:delText>/</w:delText>
        </w:r>
        <w:r w:rsidR="008E7119" w:rsidRPr="0016779B">
          <w:rPr>
            <w:rFonts w:cstheme="minorHAnsi"/>
            <w:b/>
            <w:sz w:val="22"/>
            <w:szCs w:val="22"/>
            <w:u w:val="single"/>
          </w:rPr>
          <w:tab/>
          <w:delText xml:space="preserve"> </w:delText>
        </w:r>
        <w:r w:rsidR="008E7119">
          <w:rPr>
            <w:rFonts w:cstheme="minorHAnsi"/>
            <w:b/>
            <w:sz w:val="22"/>
            <w:szCs w:val="22"/>
            <w:u w:val="single"/>
          </w:rPr>
          <w:delText>Žádost ZŠ Štěrboholy o poskytnutí zálohy na provozní dotaci na rok 2022 a schválení odpisového plánu na rok 2022</w:delText>
        </w:r>
      </w:del>
    </w:p>
    <w:p w14:paraId="6C130808" w14:textId="50294F85" w:rsidR="008E7119" w:rsidRPr="003A2B93" w:rsidRDefault="00DD1AA2" w:rsidP="008E7119">
      <w:pPr>
        <w:jc w:val="both"/>
        <w:rPr>
          <w:del w:id="172" w:author="NAZ, Mamoona (OLDHAM MEDICAL SERVICES)" w:date="2026-09-22T12:19:00Z" w16du:dateUtc="2026-09-22T16:19:00Z"/>
          <w:rFonts w:cstheme="minorHAnsi"/>
          <w:sz w:val="22"/>
          <w:szCs w:val="22"/>
        </w:rPr>
      </w:pPr>
      <w:del w:id="173" w:author="NAZ, Mamoona (OLDHAM MEDICAL SERVICES)" w:date="2026-09-22T12:19:00Z" w16du:dateUtc="2026-09-22T16:19:00Z">
        <w:r>
          <w:rPr>
            <w:rFonts w:cstheme="minorHAnsi"/>
            <w:iCs/>
            <w:sz w:val="22"/>
            <w:szCs w:val="22"/>
          </w:rPr>
          <w:delText>Hlasováním (6,0,0) ZMČ schválilo</w:delText>
        </w:r>
        <w:r w:rsidR="008E7119">
          <w:rPr>
            <w:rFonts w:cstheme="minorHAnsi"/>
            <w:iCs/>
            <w:sz w:val="22"/>
            <w:szCs w:val="22"/>
          </w:rPr>
          <w:delText xml:space="preserve"> poskytnutí zálohy na provozní dotaci </w:delText>
        </w:r>
        <w:r>
          <w:rPr>
            <w:rFonts w:cstheme="minorHAnsi"/>
            <w:iCs/>
            <w:sz w:val="22"/>
            <w:szCs w:val="22"/>
          </w:rPr>
          <w:delText xml:space="preserve">ZŠ Štěrboholy </w:delText>
        </w:r>
        <w:r w:rsidR="008E7119">
          <w:rPr>
            <w:rFonts w:cstheme="minorHAnsi"/>
            <w:iCs/>
            <w:sz w:val="22"/>
            <w:szCs w:val="22"/>
          </w:rPr>
          <w:delText xml:space="preserve">ve výši 170 tis. Kč a </w:delText>
        </w:r>
        <w:r w:rsidR="008E7119" w:rsidRPr="003A2B93">
          <w:rPr>
            <w:rFonts w:cstheme="minorHAnsi"/>
            <w:sz w:val="22"/>
            <w:szCs w:val="22"/>
          </w:rPr>
          <w:delText xml:space="preserve">návrh odpisového plánu </w:delText>
        </w:r>
        <w:r w:rsidR="007A55DF">
          <w:rPr>
            <w:rFonts w:cstheme="minorHAnsi"/>
            <w:sz w:val="22"/>
            <w:szCs w:val="22"/>
          </w:rPr>
          <w:delText xml:space="preserve">majetku ZŠ </w:delText>
        </w:r>
        <w:r w:rsidR="008E7119" w:rsidRPr="003A2B93">
          <w:rPr>
            <w:rFonts w:cstheme="minorHAnsi"/>
            <w:sz w:val="22"/>
            <w:szCs w:val="22"/>
          </w:rPr>
          <w:delText>na rok 20</w:delText>
        </w:r>
        <w:r w:rsidR="008E7119">
          <w:rPr>
            <w:rFonts w:cstheme="minorHAnsi"/>
            <w:sz w:val="22"/>
            <w:szCs w:val="22"/>
          </w:rPr>
          <w:delText>22</w:delText>
        </w:r>
        <w:r w:rsidR="007A55DF">
          <w:rPr>
            <w:rFonts w:cstheme="minorHAnsi"/>
            <w:sz w:val="22"/>
            <w:szCs w:val="22"/>
          </w:rPr>
          <w:delText xml:space="preserve"> v předloženém znění. </w:delText>
        </w:r>
      </w:del>
    </w:p>
    <w:p w14:paraId="31280BC0" w14:textId="1F72E9AC" w:rsidR="008E7119" w:rsidRDefault="008E7119" w:rsidP="008E7119">
      <w:pPr>
        <w:jc w:val="both"/>
        <w:rPr>
          <w:del w:id="174" w:author="NAZ, Mamoona (OLDHAM MEDICAL SERVICES)" w:date="2026-09-22T12:19:00Z" w16du:dateUtc="2026-09-22T16:19:00Z"/>
          <w:rFonts w:cstheme="minorHAnsi"/>
          <w:iCs/>
          <w:sz w:val="22"/>
          <w:szCs w:val="22"/>
        </w:rPr>
      </w:pPr>
    </w:p>
    <w:p w14:paraId="0E3CBF93" w14:textId="04E7AEA0" w:rsidR="000D6BBB" w:rsidRPr="0016779B" w:rsidRDefault="000D6BBB" w:rsidP="000D6BBB">
      <w:pPr>
        <w:jc w:val="both"/>
        <w:rPr>
          <w:del w:id="175" w:author="NAZ, Mamoona (OLDHAM MEDICAL SERVICES)" w:date="2026-09-22T12:19:00Z" w16du:dateUtc="2026-09-22T16:19:00Z"/>
          <w:rFonts w:cstheme="minorHAnsi"/>
          <w:b/>
          <w:sz w:val="22"/>
          <w:szCs w:val="22"/>
          <w:u w:val="single"/>
        </w:rPr>
      </w:pPr>
      <w:del w:id="176" w:author="NAZ, Mamoona (OLDHAM MEDICAL SERVICES)" w:date="2026-09-22T12:19:00Z" w16du:dateUtc="2026-09-22T16:19:00Z">
        <w:r>
          <w:rPr>
            <w:rFonts w:cstheme="minorHAnsi"/>
            <w:b/>
            <w:sz w:val="22"/>
            <w:szCs w:val="22"/>
            <w:u w:val="single"/>
          </w:rPr>
          <w:delText>K bodu 1.4/</w:delText>
        </w:r>
        <w:r w:rsidRPr="0016779B">
          <w:rPr>
            <w:rFonts w:cstheme="minorHAnsi"/>
            <w:b/>
            <w:sz w:val="22"/>
            <w:szCs w:val="22"/>
            <w:u w:val="single"/>
          </w:rPr>
          <w:tab/>
          <w:delText xml:space="preserve"> </w:delText>
        </w:r>
        <w:r>
          <w:rPr>
            <w:rFonts w:cstheme="minorHAnsi"/>
            <w:b/>
            <w:sz w:val="22"/>
            <w:szCs w:val="22"/>
            <w:u w:val="single"/>
          </w:rPr>
          <w:delText>Žádost MŠ Štěrboholy o poskytnutí zálohy na provozní dotaci na rok 2022</w:delText>
        </w:r>
      </w:del>
    </w:p>
    <w:p w14:paraId="4B8E23DF" w14:textId="38E85C5E" w:rsidR="000D6BBB" w:rsidRPr="000D6BBB" w:rsidRDefault="000D6BBB" w:rsidP="000D6BBB">
      <w:pPr>
        <w:jc w:val="both"/>
        <w:rPr>
          <w:del w:id="177" w:author="NAZ, Mamoona (OLDHAM MEDICAL SERVICES)" w:date="2026-09-22T12:19:00Z" w16du:dateUtc="2026-09-22T16:19:00Z"/>
          <w:rFonts w:cstheme="minorHAnsi"/>
          <w:iCs/>
          <w:sz w:val="22"/>
          <w:szCs w:val="22"/>
        </w:rPr>
      </w:pPr>
      <w:del w:id="178" w:author="NAZ, Mamoona (OLDHAM MEDICAL SERVICES)" w:date="2026-09-22T12:19:00Z" w16du:dateUtc="2026-09-22T16:19:00Z">
        <w:r>
          <w:rPr>
            <w:rFonts w:cstheme="minorHAnsi"/>
            <w:iCs/>
            <w:sz w:val="22"/>
            <w:szCs w:val="22"/>
          </w:rPr>
          <w:delText>Hlasováním (6,0,0) ZMČ schválilo poskytnutí zálohy na provozní dotaci MŠ na rok 2022 ve výši 89 tis. Kč.</w:delText>
        </w:r>
      </w:del>
    </w:p>
    <w:p w14:paraId="27030811" w14:textId="77777777" w:rsidR="000D6BBB" w:rsidRPr="0080384B" w:rsidRDefault="000D6BBB" w:rsidP="000D6BBB">
      <w:pPr>
        <w:jc w:val="both"/>
        <w:rPr>
          <w:del w:id="179" w:author="NAZ, Mamoona (OLDHAM MEDICAL SERVICES)" w:date="2026-09-22T12:19:00Z" w16du:dateUtc="2026-09-22T16:19:00Z"/>
          <w:rFonts w:cstheme="minorHAnsi"/>
          <w:iCs/>
          <w:sz w:val="22"/>
          <w:szCs w:val="22"/>
        </w:rPr>
      </w:pPr>
    </w:p>
    <w:p w14:paraId="563719B6" w14:textId="06FCC809" w:rsidR="000D6BBB" w:rsidRDefault="001B4A50" w:rsidP="000D6BBB">
      <w:pPr>
        <w:jc w:val="both"/>
        <w:rPr>
          <w:del w:id="180" w:author="NAZ, Mamoona (OLDHAM MEDICAL SERVICES)" w:date="2026-09-22T12:19:00Z" w16du:dateUtc="2026-09-22T16:19:00Z"/>
          <w:rFonts w:cstheme="minorHAnsi"/>
          <w:b/>
          <w:sz w:val="22"/>
          <w:szCs w:val="22"/>
          <w:u w:val="single"/>
        </w:rPr>
      </w:pPr>
      <w:del w:id="181" w:author="NAZ, Mamoona (OLDHAM MEDICAL SERVICES)" w:date="2026-09-22T12:19:00Z" w16du:dateUtc="2026-09-22T16:19:00Z">
        <w:r>
          <w:rPr>
            <w:rFonts w:cstheme="minorHAnsi"/>
            <w:b/>
            <w:sz w:val="22"/>
            <w:szCs w:val="22"/>
            <w:u w:val="single"/>
          </w:rPr>
          <w:delText xml:space="preserve">K bodu </w:delText>
        </w:r>
        <w:r w:rsidR="000D6BBB" w:rsidRPr="003F6CAC">
          <w:rPr>
            <w:rFonts w:cstheme="minorHAnsi"/>
            <w:b/>
            <w:sz w:val="22"/>
            <w:szCs w:val="22"/>
            <w:u w:val="single"/>
          </w:rPr>
          <w:delText>1.</w:delText>
        </w:r>
        <w:r w:rsidR="000D6BBB">
          <w:rPr>
            <w:rFonts w:cstheme="minorHAnsi"/>
            <w:b/>
            <w:sz w:val="22"/>
            <w:szCs w:val="22"/>
            <w:u w:val="single"/>
          </w:rPr>
          <w:delText>5</w:delText>
        </w:r>
        <w:r>
          <w:rPr>
            <w:rFonts w:cstheme="minorHAnsi"/>
            <w:b/>
            <w:sz w:val="22"/>
            <w:szCs w:val="22"/>
            <w:u w:val="single"/>
          </w:rPr>
          <w:delText>/</w:delText>
        </w:r>
        <w:r w:rsidR="000D6BBB" w:rsidRPr="003F6CAC">
          <w:rPr>
            <w:rFonts w:cstheme="minorHAnsi"/>
            <w:b/>
            <w:sz w:val="22"/>
            <w:szCs w:val="22"/>
            <w:u w:val="single"/>
          </w:rPr>
          <w:tab/>
        </w:r>
        <w:r w:rsidR="000D6BBB">
          <w:rPr>
            <w:rFonts w:cstheme="minorHAnsi"/>
            <w:b/>
            <w:sz w:val="22"/>
            <w:szCs w:val="22"/>
            <w:u w:val="single"/>
          </w:rPr>
          <w:delText>Příloha č. 1 ke Zřizovací listině Základní školy Štěrboholy</w:delText>
        </w:r>
        <w:r w:rsidR="009830E0">
          <w:rPr>
            <w:rFonts w:cstheme="minorHAnsi"/>
            <w:b/>
            <w:sz w:val="22"/>
            <w:szCs w:val="22"/>
            <w:u w:val="single"/>
          </w:rPr>
          <w:delText>, příspěvková organizace</w:delText>
        </w:r>
      </w:del>
    </w:p>
    <w:p w14:paraId="71814642" w14:textId="7574364C" w:rsidR="009830E0" w:rsidRDefault="009830E0" w:rsidP="009830E0">
      <w:pPr>
        <w:jc w:val="both"/>
        <w:rPr>
          <w:del w:id="182" w:author="NAZ, Mamoona (OLDHAM MEDICAL SERVICES)" w:date="2026-09-22T12:19:00Z" w16du:dateUtc="2026-09-22T16:19:00Z"/>
          <w:rFonts w:cstheme="minorHAnsi"/>
          <w:bCs/>
          <w:sz w:val="22"/>
          <w:szCs w:val="22"/>
        </w:rPr>
      </w:pPr>
      <w:del w:id="183" w:author="NAZ, Mamoona (OLDHAM MEDICAL SERVICES)" w:date="2026-09-22T12:19:00Z" w16du:dateUtc="2026-09-22T16:19:00Z">
        <w:r w:rsidRPr="00AE6E81">
          <w:rPr>
            <w:rFonts w:cstheme="minorHAnsi"/>
            <w:bCs/>
            <w:sz w:val="22"/>
            <w:szCs w:val="22"/>
          </w:rPr>
          <w:delText>Hlasováním</w:delText>
        </w:r>
        <w:r>
          <w:rPr>
            <w:rFonts w:cstheme="minorHAnsi"/>
            <w:bCs/>
            <w:sz w:val="22"/>
            <w:szCs w:val="22"/>
          </w:rPr>
          <w:delText xml:space="preserve"> (6,0,0) ZMČ schválilo přílohu č. 1 ke Zřizovací listině ZŠ Štěrboholy dle aktuálního soupisu majetku, svěřeného do správy. </w:delText>
        </w:r>
      </w:del>
    </w:p>
    <w:p w14:paraId="07713A81" w14:textId="77777777" w:rsidR="009830E0" w:rsidRPr="00AE6E81" w:rsidRDefault="009830E0" w:rsidP="009830E0">
      <w:pPr>
        <w:jc w:val="both"/>
        <w:rPr>
          <w:del w:id="184" w:author="NAZ, Mamoona (OLDHAM MEDICAL SERVICES)" w:date="2026-09-22T12:19:00Z" w16du:dateUtc="2026-09-22T16:19:00Z"/>
          <w:rFonts w:cstheme="minorHAnsi"/>
          <w:bCs/>
          <w:sz w:val="22"/>
          <w:szCs w:val="22"/>
        </w:rPr>
      </w:pPr>
    </w:p>
    <w:p w14:paraId="1AE236C2" w14:textId="16A332C5" w:rsidR="000D6BBB" w:rsidRPr="003F6CAC" w:rsidRDefault="001B4A50" w:rsidP="000D6BBB">
      <w:pPr>
        <w:jc w:val="both"/>
        <w:rPr>
          <w:del w:id="185" w:author="NAZ, Mamoona (OLDHAM MEDICAL SERVICES)" w:date="2026-09-22T12:19:00Z" w16du:dateUtc="2026-09-22T16:19:00Z"/>
          <w:rFonts w:cstheme="minorHAnsi"/>
          <w:b/>
          <w:sz w:val="22"/>
          <w:szCs w:val="22"/>
          <w:u w:val="single"/>
        </w:rPr>
      </w:pPr>
      <w:del w:id="186" w:author="NAZ, Mamoona (OLDHAM MEDICAL SERVICES)" w:date="2026-09-22T12:19:00Z" w16du:dateUtc="2026-09-22T16:19:00Z">
        <w:r>
          <w:rPr>
            <w:rFonts w:cstheme="minorHAnsi"/>
            <w:b/>
            <w:sz w:val="22"/>
            <w:szCs w:val="22"/>
            <w:u w:val="single"/>
          </w:rPr>
          <w:delText xml:space="preserve">K bodu </w:delText>
        </w:r>
        <w:r w:rsidR="000D6BBB">
          <w:rPr>
            <w:rFonts w:cstheme="minorHAnsi"/>
            <w:b/>
            <w:sz w:val="22"/>
            <w:szCs w:val="22"/>
            <w:u w:val="single"/>
          </w:rPr>
          <w:delText>1.6</w:delText>
        </w:r>
        <w:r>
          <w:rPr>
            <w:rFonts w:cstheme="minorHAnsi"/>
            <w:b/>
            <w:sz w:val="22"/>
            <w:szCs w:val="22"/>
            <w:u w:val="single"/>
          </w:rPr>
          <w:delText>/</w:delText>
        </w:r>
        <w:r w:rsidR="000D6BBB">
          <w:rPr>
            <w:rFonts w:cstheme="minorHAnsi"/>
            <w:b/>
            <w:sz w:val="22"/>
            <w:szCs w:val="22"/>
            <w:u w:val="single"/>
          </w:rPr>
          <w:tab/>
          <w:delText>Příloha č. 1 ke Zřizovací listině Mateřské školy Štěrboholy</w:delText>
        </w:r>
        <w:r w:rsidR="009830E0">
          <w:rPr>
            <w:rFonts w:cstheme="minorHAnsi"/>
            <w:b/>
            <w:sz w:val="22"/>
            <w:szCs w:val="22"/>
            <w:u w:val="single"/>
          </w:rPr>
          <w:delText>, příspěvková organizace</w:delText>
        </w:r>
      </w:del>
    </w:p>
    <w:p w14:paraId="735B6992" w14:textId="433AEDDF" w:rsidR="000D6BBB" w:rsidRPr="002A071E" w:rsidRDefault="009830E0" w:rsidP="000D6BBB">
      <w:pPr>
        <w:jc w:val="both"/>
        <w:rPr>
          <w:del w:id="187" w:author="NAZ, Mamoona (OLDHAM MEDICAL SERVICES)" w:date="2026-09-22T12:19:00Z" w16du:dateUtc="2026-09-22T16:19:00Z"/>
          <w:rFonts w:cstheme="minorHAnsi"/>
          <w:sz w:val="22"/>
          <w:szCs w:val="22"/>
        </w:rPr>
      </w:pPr>
      <w:del w:id="188" w:author="NAZ, Mamoona (OLDHAM MEDICAL SERVICES)" w:date="2026-09-22T12:19:00Z" w16du:dateUtc="2026-09-22T16:19:00Z">
        <w:r>
          <w:rPr>
            <w:rFonts w:cstheme="minorHAnsi"/>
            <w:sz w:val="22"/>
            <w:szCs w:val="22"/>
          </w:rPr>
          <w:delText xml:space="preserve">Hlasováním (6,0,0) ZMČ schválilo přílohu č. 1 ke Zřizovací listině MŠ Štěrboholy dle aktuálního soupisu majetku, svěřeného do správy. </w:delText>
        </w:r>
      </w:del>
    </w:p>
    <w:p w14:paraId="14EDEF9E" w14:textId="71FA9A5A" w:rsidR="000D6BBB" w:rsidRDefault="000D6BBB" w:rsidP="000D6BBB">
      <w:pPr>
        <w:jc w:val="both"/>
        <w:rPr>
          <w:del w:id="189" w:author="NAZ, Mamoona (OLDHAM MEDICAL SERVICES)" w:date="2026-09-22T12:19:00Z" w16du:dateUtc="2026-09-22T16:19:00Z"/>
          <w:rFonts w:cstheme="minorHAnsi"/>
          <w:i/>
          <w:sz w:val="22"/>
          <w:szCs w:val="22"/>
        </w:rPr>
      </w:pPr>
    </w:p>
    <w:p w14:paraId="45E28AF6" w14:textId="3319AEB7" w:rsidR="00B201AD" w:rsidRDefault="00340BDA" w:rsidP="00B201AD">
      <w:pPr>
        <w:jc w:val="both"/>
        <w:rPr>
          <w:del w:id="190" w:author="NAZ, Mamoona (OLDHAM MEDICAL SERVICES)" w:date="2026-09-22T12:19:00Z" w16du:dateUtc="2026-09-22T16:19:00Z"/>
          <w:rFonts w:cstheme="minorHAnsi"/>
          <w:bCs/>
          <w:sz w:val="22"/>
          <w:szCs w:val="22"/>
        </w:rPr>
      </w:pPr>
      <w:del w:id="191" w:author="NAZ, Mamoona (OLDHAM MEDICAL SERVICES)" w:date="2026-09-22T12:19:00Z" w16du:dateUtc="2026-09-22T16:19:00Z">
        <w:r>
          <w:rPr>
            <w:rFonts w:cstheme="minorHAnsi"/>
            <w:b/>
            <w:sz w:val="22"/>
            <w:szCs w:val="22"/>
            <w:u w:val="single"/>
          </w:rPr>
          <w:delText xml:space="preserve">K bodu </w:delText>
        </w:r>
        <w:r w:rsidR="00B201AD">
          <w:rPr>
            <w:rFonts w:cstheme="minorHAnsi"/>
            <w:b/>
            <w:sz w:val="22"/>
            <w:szCs w:val="22"/>
            <w:u w:val="single"/>
          </w:rPr>
          <w:delText>1.7</w:delText>
        </w:r>
        <w:r>
          <w:rPr>
            <w:rFonts w:cstheme="minorHAnsi"/>
            <w:b/>
            <w:sz w:val="22"/>
            <w:szCs w:val="22"/>
            <w:u w:val="single"/>
          </w:rPr>
          <w:delText>/</w:delText>
        </w:r>
        <w:r w:rsidR="00B201AD">
          <w:rPr>
            <w:rFonts w:cstheme="minorHAnsi"/>
            <w:b/>
            <w:sz w:val="22"/>
            <w:szCs w:val="22"/>
            <w:u w:val="single"/>
          </w:rPr>
          <w:tab/>
          <w:delText>Zápis z 1. dílčího přezkoumání hospodaření městské části za rok 2021</w:delText>
        </w:r>
      </w:del>
    </w:p>
    <w:p w14:paraId="6F7C558A" w14:textId="3CA14FD0" w:rsidR="00B201AD" w:rsidRDefault="00340BDA" w:rsidP="00340BDA">
      <w:pPr>
        <w:jc w:val="both"/>
        <w:rPr>
          <w:del w:id="192" w:author="NAZ, Mamoona (OLDHAM MEDICAL SERVICES)" w:date="2026-09-22T12:19:00Z" w16du:dateUtc="2026-09-22T16:19:00Z"/>
          <w:rFonts w:cstheme="minorHAnsi"/>
          <w:bCs/>
          <w:sz w:val="22"/>
          <w:szCs w:val="22"/>
        </w:rPr>
      </w:pPr>
      <w:del w:id="193" w:author="NAZ, Mamoona (OLDHAM MEDICAL SERVICES)" w:date="2026-09-22T12:19:00Z" w16du:dateUtc="2026-09-22T16:19:00Z">
        <w:r>
          <w:rPr>
            <w:rFonts w:cstheme="minorHAnsi"/>
            <w:bCs/>
            <w:sz w:val="22"/>
            <w:szCs w:val="22"/>
          </w:rPr>
          <w:delText>Hlasováním (6,0,0) ZMČ vzalo na vědomí Zápis z 1. dílčího přezkoumání hospodaření MČ</w:delText>
        </w:r>
        <w:r w:rsidR="00B201AD">
          <w:rPr>
            <w:rFonts w:cstheme="minorHAnsi"/>
            <w:bCs/>
            <w:sz w:val="22"/>
            <w:szCs w:val="22"/>
          </w:rPr>
          <w:delText xml:space="preserve"> za období od 1.1. do 31.10.2021 </w:delText>
        </w:r>
        <w:r>
          <w:rPr>
            <w:rFonts w:cstheme="minorHAnsi"/>
            <w:bCs/>
            <w:sz w:val="22"/>
            <w:szCs w:val="22"/>
          </w:rPr>
          <w:delText xml:space="preserve">a uložilo starostovi přijmout </w:delText>
        </w:r>
        <w:r w:rsidR="00B201AD">
          <w:rPr>
            <w:rFonts w:cstheme="minorHAnsi"/>
            <w:bCs/>
            <w:sz w:val="22"/>
            <w:szCs w:val="22"/>
          </w:rPr>
          <w:delText xml:space="preserve">opatření k nápravě </w:delText>
        </w:r>
        <w:r>
          <w:rPr>
            <w:rFonts w:cstheme="minorHAnsi"/>
            <w:bCs/>
            <w:sz w:val="22"/>
            <w:szCs w:val="22"/>
          </w:rPr>
          <w:delText xml:space="preserve">zjištěných </w:delText>
        </w:r>
        <w:r w:rsidR="00B201AD">
          <w:rPr>
            <w:rFonts w:cstheme="minorHAnsi"/>
            <w:bCs/>
            <w:sz w:val="22"/>
            <w:szCs w:val="22"/>
          </w:rPr>
          <w:delText xml:space="preserve">nedostatků. </w:delText>
        </w:r>
      </w:del>
    </w:p>
    <w:p w14:paraId="0FEA7F87" w14:textId="77777777" w:rsidR="00B201AD" w:rsidRDefault="00B201AD" w:rsidP="00B201AD">
      <w:pPr>
        <w:jc w:val="both"/>
        <w:rPr>
          <w:del w:id="194" w:author="NAZ, Mamoona (OLDHAM MEDICAL SERVICES)" w:date="2026-09-22T12:19:00Z" w16du:dateUtc="2026-09-22T16:19:00Z"/>
          <w:rFonts w:cstheme="minorHAnsi"/>
          <w:i/>
          <w:sz w:val="22"/>
          <w:szCs w:val="22"/>
        </w:rPr>
      </w:pPr>
    </w:p>
    <w:p w14:paraId="5BC4870D" w14:textId="5DDE4F93" w:rsidR="00B201AD" w:rsidRPr="00D22DB6" w:rsidRDefault="00340BDA" w:rsidP="00B201AD">
      <w:pPr>
        <w:jc w:val="both"/>
        <w:rPr>
          <w:del w:id="195" w:author="NAZ, Mamoona (OLDHAM MEDICAL SERVICES)" w:date="2026-09-22T12:19:00Z" w16du:dateUtc="2026-09-22T16:19:00Z"/>
          <w:rFonts w:cstheme="minorHAnsi"/>
          <w:sz w:val="22"/>
          <w:szCs w:val="22"/>
        </w:rPr>
      </w:pPr>
      <w:del w:id="196" w:author="NAZ, Mamoona (OLDHAM MEDICAL SERVICES)" w:date="2026-09-22T12:19:00Z" w16du:dateUtc="2026-09-22T16:19:00Z">
        <w:r>
          <w:rPr>
            <w:rFonts w:cstheme="minorHAnsi"/>
            <w:b/>
            <w:sz w:val="22"/>
            <w:szCs w:val="22"/>
            <w:u w:val="single"/>
          </w:rPr>
          <w:delText xml:space="preserve">K bodu </w:delText>
        </w:r>
        <w:r w:rsidR="00B201AD">
          <w:rPr>
            <w:rFonts w:cstheme="minorHAnsi"/>
            <w:b/>
            <w:sz w:val="22"/>
            <w:szCs w:val="22"/>
            <w:u w:val="single"/>
          </w:rPr>
          <w:delText>1.8</w:delText>
        </w:r>
        <w:r>
          <w:rPr>
            <w:rFonts w:cstheme="minorHAnsi"/>
            <w:b/>
            <w:sz w:val="22"/>
            <w:szCs w:val="22"/>
            <w:u w:val="single"/>
          </w:rPr>
          <w:delText>/</w:delText>
        </w:r>
        <w:r w:rsidR="00B201AD">
          <w:rPr>
            <w:rFonts w:cstheme="minorHAnsi"/>
            <w:b/>
            <w:sz w:val="22"/>
            <w:szCs w:val="22"/>
            <w:u w:val="single"/>
          </w:rPr>
          <w:tab/>
          <w:delText>Návrh na odpis pohledávky za nevymoženou pokutu z přestupku</w:delText>
        </w:r>
      </w:del>
    </w:p>
    <w:p w14:paraId="1D7DF2D7" w14:textId="6C550E6D" w:rsidR="00B201AD" w:rsidRPr="00D22DB6" w:rsidRDefault="00340BDA" w:rsidP="00B201AD">
      <w:pPr>
        <w:jc w:val="both"/>
        <w:rPr>
          <w:del w:id="197" w:author="NAZ, Mamoona (OLDHAM MEDICAL SERVICES)" w:date="2026-09-22T12:19:00Z" w16du:dateUtc="2026-09-22T16:19:00Z"/>
          <w:rFonts w:cstheme="minorHAnsi"/>
          <w:iCs/>
          <w:sz w:val="22"/>
          <w:szCs w:val="22"/>
        </w:rPr>
      </w:pPr>
      <w:del w:id="198" w:author="NAZ, Mamoona (OLDHAM MEDICAL SERVICES)" w:date="2026-09-22T12:19:00Z" w16du:dateUtc="2026-09-22T16:19:00Z">
        <w:r>
          <w:rPr>
            <w:rFonts w:cstheme="minorHAnsi"/>
            <w:iCs/>
            <w:sz w:val="22"/>
            <w:szCs w:val="22"/>
          </w:rPr>
          <w:delText>Hlasováním (6,0,0</w:delText>
        </w:r>
        <w:r w:rsidR="00FA5F62">
          <w:rPr>
            <w:rFonts w:cstheme="minorHAnsi"/>
            <w:iCs/>
            <w:sz w:val="22"/>
            <w:szCs w:val="22"/>
          </w:rPr>
          <w:delText>)</w:delText>
        </w:r>
        <w:r>
          <w:rPr>
            <w:rFonts w:cstheme="minorHAnsi"/>
            <w:iCs/>
            <w:sz w:val="22"/>
            <w:szCs w:val="22"/>
          </w:rPr>
          <w:delText xml:space="preserve"> ZMČ schválilo odpis pohledávky ve výši 3000 Kč za nevymoženou pokutu z přestupku z důvodu </w:delText>
        </w:r>
        <w:r w:rsidR="00B201AD">
          <w:rPr>
            <w:rFonts w:cstheme="minorHAnsi"/>
            <w:iCs/>
            <w:sz w:val="22"/>
            <w:szCs w:val="22"/>
          </w:rPr>
          <w:delText xml:space="preserve">ukončení pobytu povinného na území </w:delText>
        </w:r>
        <w:r>
          <w:rPr>
            <w:rFonts w:cstheme="minorHAnsi"/>
            <w:iCs/>
            <w:sz w:val="22"/>
            <w:szCs w:val="22"/>
          </w:rPr>
          <w:delText>ČR</w:delText>
        </w:r>
        <w:r w:rsidR="00B201AD">
          <w:rPr>
            <w:rFonts w:cstheme="minorHAnsi"/>
            <w:iCs/>
            <w:sz w:val="22"/>
            <w:szCs w:val="22"/>
          </w:rPr>
          <w:delText xml:space="preserve">. </w:delText>
        </w:r>
        <w:r w:rsidR="00AC3417">
          <w:rPr>
            <w:rFonts w:cstheme="minorHAnsi"/>
            <w:iCs/>
            <w:sz w:val="22"/>
            <w:szCs w:val="22"/>
          </w:rPr>
          <w:delText>MČ</w:delText>
        </w:r>
        <w:r w:rsidR="00B201AD">
          <w:rPr>
            <w:rFonts w:cstheme="minorHAnsi"/>
            <w:iCs/>
            <w:sz w:val="22"/>
            <w:szCs w:val="22"/>
          </w:rPr>
          <w:delText xml:space="preserve"> nemá informaci o </w:delText>
        </w:r>
        <w:r>
          <w:rPr>
            <w:rFonts w:cstheme="minorHAnsi"/>
            <w:iCs/>
            <w:sz w:val="22"/>
            <w:szCs w:val="22"/>
          </w:rPr>
          <w:delText xml:space="preserve">žádném </w:delText>
        </w:r>
        <w:r w:rsidR="00B201AD">
          <w:rPr>
            <w:rFonts w:cstheme="minorHAnsi"/>
            <w:iCs/>
            <w:sz w:val="22"/>
            <w:szCs w:val="22"/>
          </w:rPr>
          <w:delText>jeho majetku, na který by mohla být uvalena exekuce.</w:delText>
        </w:r>
      </w:del>
    </w:p>
    <w:p w14:paraId="2D17EBF9" w14:textId="77777777" w:rsidR="00B201AD" w:rsidRDefault="00B201AD" w:rsidP="00B201AD">
      <w:pPr>
        <w:jc w:val="both"/>
        <w:rPr>
          <w:del w:id="199" w:author="NAZ, Mamoona (OLDHAM MEDICAL SERVICES)" w:date="2026-09-22T12:19:00Z" w16du:dateUtc="2026-09-22T16:19:00Z"/>
          <w:rFonts w:cstheme="minorHAnsi"/>
          <w:b/>
          <w:sz w:val="22"/>
          <w:szCs w:val="22"/>
          <w:u w:val="single"/>
        </w:rPr>
      </w:pPr>
    </w:p>
    <w:p w14:paraId="09C4682E" w14:textId="7BE7E6AE" w:rsidR="00B201AD" w:rsidRDefault="00340BDA" w:rsidP="00B201AD">
      <w:pPr>
        <w:jc w:val="both"/>
        <w:rPr>
          <w:del w:id="200" w:author="NAZ, Mamoona (OLDHAM MEDICAL SERVICES)" w:date="2026-09-22T12:19:00Z" w16du:dateUtc="2026-09-22T16:19:00Z"/>
          <w:rFonts w:cstheme="minorHAnsi"/>
          <w:bCs/>
          <w:sz w:val="22"/>
          <w:szCs w:val="22"/>
        </w:rPr>
      </w:pPr>
      <w:del w:id="201" w:author="NAZ, Mamoona (OLDHAM MEDICAL SERVICES)" w:date="2026-09-22T12:19:00Z" w16du:dateUtc="2026-09-22T16:19:00Z">
        <w:r>
          <w:rPr>
            <w:rFonts w:cstheme="minorHAnsi"/>
            <w:b/>
            <w:sz w:val="22"/>
            <w:szCs w:val="22"/>
            <w:u w:val="single"/>
          </w:rPr>
          <w:delText xml:space="preserve">K bodu </w:delText>
        </w:r>
        <w:r w:rsidR="00B201AD">
          <w:rPr>
            <w:rFonts w:cstheme="minorHAnsi"/>
            <w:b/>
            <w:sz w:val="22"/>
            <w:szCs w:val="22"/>
            <w:u w:val="single"/>
          </w:rPr>
          <w:delText>2.1</w:delText>
        </w:r>
        <w:r w:rsidR="00BA7F0F">
          <w:rPr>
            <w:rFonts w:cstheme="minorHAnsi"/>
            <w:b/>
            <w:sz w:val="22"/>
            <w:szCs w:val="22"/>
            <w:u w:val="single"/>
          </w:rPr>
          <w:delText>/</w:delText>
        </w:r>
        <w:r w:rsidR="00B201AD">
          <w:rPr>
            <w:rFonts w:cstheme="minorHAnsi"/>
            <w:b/>
            <w:sz w:val="22"/>
            <w:szCs w:val="22"/>
            <w:u w:val="single"/>
          </w:rPr>
          <w:delText xml:space="preserve"> </w:delText>
        </w:r>
        <w:r w:rsidR="00B201AD">
          <w:rPr>
            <w:rFonts w:cstheme="minorHAnsi"/>
            <w:b/>
            <w:sz w:val="22"/>
            <w:szCs w:val="22"/>
            <w:u w:val="single"/>
          </w:rPr>
          <w:tab/>
          <w:delText>Žádost o energetický příspěvek pro nemovitost čp. 430 v ul. U Školy</w:delText>
        </w:r>
      </w:del>
    </w:p>
    <w:p w14:paraId="2AD220A6" w14:textId="108A93CD" w:rsidR="00B201AD" w:rsidRPr="00883AC6" w:rsidRDefault="00BA7F0F" w:rsidP="00BA7F0F">
      <w:pPr>
        <w:jc w:val="both"/>
        <w:rPr>
          <w:del w:id="202" w:author="NAZ, Mamoona (OLDHAM MEDICAL SERVICES)" w:date="2026-09-22T12:19:00Z" w16du:dateUtc="2026-09-22T16:19:00Z"/>
          <w:rFonts w:cstheme="minorHAnsi"/>
          <w:sz w:val="22"/>
          <w:szCs w:val="22"/>
        </w:rPr>
      </w:pPr>
      <w:del w:id="203" w:author="NAZ, Mamoona (OLDHAM MEDICAL SERVICES)" w:date="2026-09-22T12:19:00Z" w16du:dateUtc="2026-09-22T16:19:00Z">
        <w:r>
          <w:rPr>
            <w:rFonts w:cstheme="minorHAnsi"/>
            <w:bCs/>
            <w:sz w:val="22"/>
            <w:szCs w:val="22"/>
          </w:rPr>
          <w:delText xml:space="preserve">ZMČ </w:delText>
        </w:r>
        <w:r w:rsidR="00D21D95">
          <w:rPr>
            <w:rFonts w:cstheme="minorHAnsi"/>
            <w:bCs/>
            <w:sz w:val="22"/>
            <w:szCs w:val="22"/>
          </w:rPr>
          <w:delText>projednalo</w:delText>
        </w:r>
        <w:r>
          <w:rPr>
            <w:rFonts w:cstheme="minorHAnsi"/>
            <w:bCs/>
            <w:sz w:val="22"/>
            <w:szCs w:val="22"/>
          </w:rPr>
          <w:delText xml:space="preserve"> žádost n</w:delText>
        </w:r>
        <w:r w:rsidR="00B201AD">
          <w:rPr>
            <w:rFonts w:cstheme="minorHAnsi"/>
            <w:bCs/>
            <w:sz w:val="22"/>
            <w:szCs w:val="22"/>
          </w:rPr>
          <w:delText>ájemce sportovního areálu o poskytnutí energetického příspěvku, který by se rovnal rozdílu ceny energií hrazených v roce 2019 proti roku 2022</w:delText>
        </w:r>
        <w:r w:rsidR="00D21D95">
          <w:rPr>
            <w:rFonts w:cstheme="minorHAnsi"/>
            <w:bCs/>
            <w:sz w:val="22"/>
            <w:szCs w:val="22"/>
          </w:rPr>
          <w:delText xml:space="preserve">. Byl zrekapitulován dosavadní průběh nájmu, zvážena možnost podpory prostřednictvím snížení nebo odpuštění nájemného. V současné době probíhá příprava řešení výměny topného systému SA s cílem výrazné úspory energií.  ZMČ </w:delText>
        </w:r>
        <w:r>
          <w:rPr>
            <w:rFonts w:cstheme="minorHAnsi"/>
            <w:bCs/>
            <w:sz w:val="22"/>
            <w:szCs w:val="22"/>
          </w:rPr>
          <w:delText xml:space="preserve"> </w:delText>
        </w:r>
        <w:r w:rsidR="00EF3155">
          <w:rPr>
            <w:rFonts w:cstheme="minorHAnsi"/>
            <w:bCs/>
            <w:sz w:val="22"/>
            <w:szCs w:val="22"/>
          </w:rPr>
          <w:delText xml:space="preserve">vzalo žádost na vědomí </w:delText>
        </w:r>
        <w:r>
          <w:rPr>
            <w:rFonts w:cstheme="minorHAnsi"/>
            <w:bCs/>
            <w:sz w:val="22"/>
            <w:szCs w:val="22"/>
          </w:rPr>
          <w:delText xml:space="preserve">a </w:delText>
        </w:r>
        <w:r w:rsidR="00EF3155">
          <w:rPr>
            <w:rFonts w:cstheme="minorHAnsi"/>
            <w:bCs/>
            <w:sz w:val="22"/>
            <w:szCs w:val="22"/>
          </w:rPr>
          <w:delText xml:space="preserve">pověřilo starostu vyžádat si </w:delText>
        </w:r>
        <w:r w:rsidR="00D21D95">
          <w:rPr>
            <w:rFonts w:cstheme="minorHAnsi"/>
            <w:bCs/>
            <w:sz w:val="22"/>
            <w:szCs w:val="22"/>
          </w:rPr>
          <w:delText>další podklady k</w:delText>
        </w:r>
        <w:r w:rsidR="00EF3155">
          <w:rPr>
            <w:rFonts w:cstheme="minorHAnsi"/>
            <w:bCs/>
            <w:sz w:val="22"/>
            <w:szCs w:val="22"/>
          </w:rPr>
          <w:delText xml:space="preserve"> detailnímu </w:delText>
        </w:r>
        <w:r>
          <w:rPr>
            <w:rFonts w:cstheme="minorHAnsi"/>
            <w:bCs/>
            <w:sz w:val="22"/>
            <w:szCs w:val="22"/>
          </w:rPr>
          <w:delText>rozbor</w:delText>
        </w:r>
        <w:r w:rsidR="00D21D95">
          <w:rPr>
            <w:rFonts w:cstheme="minorHAnsi"/>
            <w:bCs/>
            <w:sz w:val="22"/>
            <w:szCs w:val="22"/>
          </w:rPr>
          <w:delText>u</w:delText>
        </w:r>
        <w:r>
          <w:rPr>
            <w:rFonts w:cstheme="minorHAnsi"/>
            <w:bCs/>
            <w:sz w:val="22"/>
            <w:szCs w:val="22"/>
          </w:rPr>
          <w:delText xml:space="preserve"> </w:delText>
        </w:r>
        <w:r w:rsidR="00EF3155">
          <w:rPr>
            <w:rFonts w:cstheme="minorHAnsi"/>
            <w:bCs/>
            <w:sz w:val="22"/>
            <w:szCs w:val="22"/>
          </w:rPr>
          <w:delText xml:space="preserve">vynaložených </w:delText>
        </w:r>
        <w:r>
          <w:rPr>
            <w:rFonts w:cstheme="minorHAnsi"/>
            <w:bCs/>
            <w:sz w:val="22"/>
            <w:szCs w:val="22"/>
          </w:rPr>
          <w:delText>nákladů</w:delText>
        </w:r>
        <w:r w:rsidR="00B201AD">
          <w:rPr>
            <w:rFonts w:cstheme="minorHAnsi"/>
            <w:bCs/>
            <w:sz w:val="22"/>
            <w:szCs w:val="22"/>
          </w:rPr>
          <w:delText xml:space="preserve">. </w:delText>
        </w:r>
      </w:del>
    </w:p>
    <w:p w14:paraId="5160FB96" w14:textId="77777777" w:rsidR="00BA7F0F" w:rsidRDefault="00BA7F0F" w:rsidP="00B201AD">
      <w:pPr>
        <w:ind w:left="705" w:hanging="705"/>
        <w:jc w:val="both"/>
        <w:rPr>
          <w:del w:id="204" w:author="NAZ, Mamoona (OLDHAM MEDICAL SERVICES)" w:date="2026-09-22T12:19:00Z" w16du:dateUtc="2026-09-22T16:19:00Z"/>
          <w:rFonts w:cstheme="minorHAnsi"/>
          <w:b/>
          <w:sz w:val="22"/>
          <w:szCs w:val="22"/>
          <w:u w:val="single"/>
        </w:rPr>
      </w:pPr>
    </w:p>
    <w:p w14:paraId="08AEB7AC" w14:textId="173FD128" w:rsidR="00B201AD" w:rsidRPr="00EA6831" w:rsidRDefault="00633CFD" w:rsidP="00633CFD">
      <w:pPr>
        <w:ind w:left="1410" w:hanging="1410"/>
        <w:jc w:val="both"/>
        <w:rPr>
          <w:del w:id="205" w:author="NAZ, Mamoona (OLDHAM MEDICAL SERVICES)" w:date="2026-09-22T12:19:00Z" w16du:dateUtc="2026-09-22T16:19:00Z"/>
          <w:rFonts w:cstheme="minorHAnsi"/>
          <w:b/>
          <w:sz w:val="22"/>
          <w:szCs w:val="22"/>
          <w:u w:val="single"/>
        </w:rPr>
      </w:pPr>
      <w:del w:id="206" w:author="NAZ, Mamoona (OLDHAM MEDICAL SERVICES)" w:date="2026-09-22T12:19:00Z" w16du:dateUtc="2026-09-22T16:19:00Z">
        <w:r>
          <w:rPr>
            <w:rFonts w:cstheme="minorHAnsi"/>
            <w:b/>
            <w:sz w:val="22"/>
            <w:szCs w:val="22"/>
            <w:u w:val="single"/>
          </w:rPr>
          <w:delText xml:space="preserve">K bodu </w:delText>
        </w:r>
        <w:r w:rsidR="00B201AD" w:rsidRPr="00EA6831">
          <w:rPr>
            <w:rFonts w:cstheme="minorHAnsi"/>
            <w:b/>
            <w:sz w:val="22"/>
            <w:szCs w:val="22"/>
            <w:u w:val="single"/>
          </w:rPr>
          <w:delText>2.2</w:delText>
        </w:r>
        <w:r>
          <w:rPr>
            <w:rFonts w:cstheme="minorHAnsi"/>
            <w:b/>
            <w:sz w:val="22"/>
            <w:szCs w:val="22"/>
            <w:u w:val="single"/>
          </w:rPr>
          <w:delText>/</w:delText>
        </w:r>
        <w:r w:rsidR="00B201AD" w:rsidRPr="00EA6831">
          <w:rPr>
            <w:rFonts w:cstheme="minorHAnsi"/>
            <w:b/>
            <w:sz w:val="22"/>
            <w:szCs w:val="22"/>
            <w:u w:val="single"/>
          </w:rPr>
          <w:delText xml:space="preserve"> </w:delText>
        </w:r>
        <w:r w:rsidR="00B201AD">
          <w:rPr>
            <w:rFonts w:cstheme="minorHAnsi"/>
            <w:b/>
            <w:sz w:val="22"/>
            <w:szCs w:val="22"/>
            <w:u w:val="single"/>
          </w:rPr>
          <w:tab/>
        </w:r>
        <w:r w:rsidR="00B201AD" w:rsidRPr="00EA6831">
          <w:rPr>
            <w:rFonts w:cstheme="minorHAnsi"/>
            <w:b/>
            <w:sz w:val="22"/>
            <w:szCs w:val="22"/>
            <w:u w:val="single"/>
          </w:rPr>
          <w:delText>Vyhlášení výběrového řízení na veřejnou zakázku „Úpravy speciálních učeben ZŠ Štěrboholy pro 2. stupeň vzdělávání“</w:delText>
        </w:r>
      </w:del>
    </w:p>
    <w:p w14:paraId="68203084" w14:textId="6E82F223" w:rsidR="00D77D91" w:rsidRDefault="002F3458" w:rsidP="00D77D91">
      <w:pPr>
        <w:jc w:val="both"/>
        <w:rPr>
          <w:del w:id="207" w:author="NAZ, Mamoona (OLDHAM MEDICAL SERVICES)" w:date="2026-09-22T12:19:00Z" w16du:dateUtc="2026-09-22T16:19:00Z"/>
          <w:rFonts w:cstheme="minorHAnsi"/>
          <w:sz w:val="22"/>
          <w:szCs w:val="22"/>
        </w:rPr>
      </w:pPr>
      <w:del w:id="208" w:author="NAZ, Mamoona (OLDHAM MEDICAL SERVICES)" w:date="2026-09-22T12:19:00Z" w16du:dateUtc="2026-09-22T16:19:00Z">
        <w:r>
          <w:rPr>
            <w:rFonts w:cstheme="minorHAnsi"/>
            <w:iCs/>
            <w:sz w:val="22"/>
            <w:szCs w:val="22"/>
          </w:rPr>
          <w:delText>V</w:delText>
        </w:r>
        <w:r w:rsidR="00D77D91">
          <w:rPr>
            <w:rFonts w:cstheme="minorHAnsi"/>
            <w:iCs/>
            <w:sz w:val="22"/>
            <w:szCs w:val="22"/>
          </w:rPr>
          <w:delText> </w:delText>
        </w:r>
        <w:r w:rsidR="00B201AD">
          <w:rPr>
            <w:rFonts w:cstheme="minorHAnsi"/>
            <w:iCs/>
            <w:sz w:val="22"/>
            <w:szCs w:val="22"/>
          </w:rPr>
          <w:delText>roce</w:delText>
        </w:r>
        <w:r w:rsidR="00D77D91">
          <w:rPr>
            <w:rFonts w:cstheme="minorHAnsi"/>
            <w:iCs/>
            <w:sz w:val="22"/>
            <w:szCs w:val="22"/>
          </w:rPr>
          <w:delText xml:space="preserve"> 2021</w:delText>
        </w:r>
        <w:r w:rsidR="00B201AD">
          <w:rPr>
            <w:rFonts w:cstheme="minorHAnsi"/>
            <w:iCs/>
            <w:sz w:val="22"/>
            <w:szCs w:val="22"/>
          </w:rPr>
          <w:delText xml:space="preserve"> </w:delText>
        </w:r>
        <w:r w:rsidR="00D77D91">
          <w:rPr>
            <w:rFonts w:cstheme="minorHAnsi"/>
            <w:iCs/>
            <w:sz w:val="22"/>
            <w:szCs w:val="22"/>
          </w:rPr>
          <w:delText>byl</w:delText>
        </w:r>
        <w:r w:rsidR="00B201AD">
          <w:rPr>
            <w:rFonts w:cstheme="minorHAnsi"/>
            <w:iCs/>
            <w:sz w:val="22"/>
            <w:szCs w:val="22"/>
          </w:rPr>
          <w:delText xml:space="preserve"> otevře</w:delText>
        </w:r>
        <w:r w:rsidR="00D77D91">
          <w:rPr>
            <w:rFonts w:cstheme="minorHAnsi"/>
            <w:iCs/>
            <w:sz w:val="22"/>
            <w:szCs w:val="22"/>
          </w:rPr>
          <w:delText>n</w:delText>
        </w:r>
        <w:r w:rsidR="00B201AD">
          <w:rPr>
            <w:rFonts w:cstheme="minorHAnsi"/>
            <w:iCs/>
            <w:sz w:val="22"/>
            <w:szCs w:val="22"/>
          </w:rPr>
          <w:delText xml:space="preserve"> 6. ročník </w:delText>
        </w:r>
        <w:r w:rsidR="00D77D91">
          <w:rPr>
            <w:rFonts w:cstheme="minorHAnsi"/>
            <w:iCs/>
            <w:sz w:val="22"/>
            <w:szCs w:val="22"/>
          </w:rPr>
          <w:delText>ZŠ</w:delText>
        </w:r>
        <w:r w:rsidR="00B201AD">
          <w:rPr>
            <w:rFonts w:cstheme="minorHAnsi"/>
            <w:iCs/>
            <w:sz w:val="22"/>
            <w:szCs w:val="22"/>
          </w:rPr>
          <w:delText xml:space="preserve"> a uprav</w:delText>
        </w:r>
        <w:r w:rsidR="00D77D91">
          <w:rPr>
            <w:rFonts w:cstheme="minorHAnsi"/>
            <w:iCs/>
            <w:sz w:val="22"/>
            <w:szCs w:val="22"/>
          </w:rPr>
          <w:delText xml:space="preserve">eny </w:delText>
        </w:r>
        <w:r w:rsidR="00B201AD">
          <w:rPr>
            <w:rFonts w:cstheme="minorHAnsi"/>
            <w:iCs/>
            <w:sz w:val="22"/>
            <w:szCs w:val="22"/>
          </w:rPr>
          <w:delText>prostory ve 3. NP, kde vznikla nová učebna IT a učebna jazyků. V letošním roce je třeba vybudovat speciální učebny pro výuku 2. stupně, konkrétně učebny fyziky, chemie, kreslírnu, kuchyňky, příslušné kabinety a zázemí pro vyučující a učebnu pro pracovní činnosti.</w:delText>
        </w:r>
        <w:r w:rsidR="00D77D91">
          <w:rPr>
            <w:rFonts w:cstheme="minorHAnsi"/>
            <w:iCs/>
            <w:sz w:val="22"/>
            <w:szCs w:val="22"/>
          </w:rPr>
          <w:delText xml:space="preserve"> Hlasováním (6,0,0) ZMČ souhlasí</w:delText>
        </w:r>
        <w:r w:rsidR="00B201AD">
          <w:rPr>
            <w:rFonts w:cstheme="minorHAnsi"/>
            <w:iCs/>
            <w:sz w:val="22"/>
            <w:szCs w:val="22"/>
          </w:rPr>
          <w:delText xml:space="preserve"> </w:delText>
        </w:r>
        <w:r w:rsidR="00D77D91">
          <w:rPr>
            <w:rFonts w:cstheme="minorHAnsi"/>
            <w:sz w:val="22"/>
            <w:szCs w:val="22"/>
          </w:rPr>
          <w:delText xml:space="preserve">s vyhlášením výběrového řízení na dodavatele veřejné zakázky „Úpravy speciálních učeben ZŠ Štěrboholy pro 2. stupeň vzdělávání“ a uzavřením příkazní smlouvy  na přípravu zadávacích řízení na zadání veřejných zakázek s Mgr. Jakubem Grafnetterem. </w:delText>
        </w:r>
      </w:del>
    </w:p>
    <w:p w14:paraId="4254CC62" w14:textId="292648E5" w:rsidR="00B201AD" w:rsidRPr="00883AC6" w:rsidRDefault="00E44608" w:rsidP="00E44608">
      <w:pPr>
        <w:jc w:val="both"/>
        <w:rPr>
          <w:del w:id="209" w:author="NAZ, Mamoona (OLDHAM MEDICAL SERVICES)" w:date="2026-09-22T12:19:00Z" w16du:dateUtc="2026-09-22T16:19:00Z"/>
          <w:rFonts w:cstheme="minorHAnsi"/>
          <w:sz w:val="22"/>
          <w:szCs w:val="22"/>
        </w:rPr>
      </w:pPr>
      <w:del w:id="210" w:author="NAZ, Mamoona (OLDHAM MEDICAL SERVICES)" w:date="2026-09-22T12:19:00Z" w16du:dateUtc="2026-09-22T16:19:00Z">
        <w:r>
          <w:rPr>
            <w:rFonts w:cstheme="minorHAnsi"/>
            <w:iCs/>
            <w:sz w:val="22"/>
            <w:szCs w:val="22"/>
          </w:rPr>
          <w:delText xml:space="preserve">Mgr. Grafnettera současně pověřuje administrací veřejné zakázky. </w:delText>
        </w:r>
      </w:del>
    </w:p>
    <w:p w14:paraId="4A3192C8" w14:textId="77777777" w:rsidR="00B201AD" w:rsidRDefault="00B201AD" w:rsidP="00B201AD">
      <w:pPr>
        <w:jc w:val="both"/>
        <w:rPr>
          <w:del w:id="211" w:author="NAZ, Mamoona (OLDHAM MEDICAL SERVICES)" w:date="2026-09-22T12:19:00Z" w16du:dateUtc="2026-09-22T16:19:00Z"/>
          <w:rFonts w:cstheme="minorHAnsi"/>
          <w:b/>
          <w:sz w:val="22"/>
          <w:szCs w:val="22"/>
        </w:rPr>
      </w:pPr>
    </w:p>
    <w:p w14:paraId="6AD8F1EC" w14:textId="1A9BCDD2" w:rsidR="00B201AD" w:rsidRPr="00EA6831" w:rsidRDefault="002F3458" w:rsidP="002F3458">
      <w:pPr>
        <w:ind w:left="1410" w:hanging="1410"/>
        <w:jc w:val="both"/>
        <w:rPr>
          <w:del w:id="212" w:author="NAZ, Mamoona (OLDHAM MEDICAL SERVICES)" w:date="2026-09-22T12:19:00Z" w16du:dateUtc="2026-09-22T16:19:00Z"/>
          <w:rFonts w:cstheme="minorHAnsi"/>
          <w:b/>
          <w:sz w:val="22"/>
          <w:szCs w:val="22"/>
          <w:u w:val="single"/>
        </w:rPr>
      </w:pPr>
      <w:del w:id="213" w:author="NAZ, Mamoona (OLDHAM MEDICAL SERVICES)" w:date="2026-09-22T12:19:00Z" w16du:dateUtc="2026-09-22T16:19:00Z">
        <w:r>
          <w:rPr>
            <w:rFonts w:cstheme="minorHAnsi"/>
            <w:b/>
            <w:sz w:val="22"/>
            <w:szCs w:val="22"/>
            <w:u w:val="single"/>
          </w:rPr>
          <w:delText xml:space="preserve">K bodu </w:delText>
        </w:r>
        <w:r w:rsidR="00B201AD" w:rsidRPr="00EA6831">
          <w:rPr>
            <w:rFonts w:cstheme="minorHAnsi"/>
            <w:b/>
            <w:sz w:val="22"/>
            <w:szCs w:val="22"/>
            <w:u w:val="single"/>
          </w:rPr>
          <w:delText>2.3</w:delText>
        </w:r>
        <w:r>
          <w:rPr>
            <w:rFonts w:cstheme="minorHAnsi"/>
            <w:b/>
            <w:sz w:val="22"/>
            <w:szCs w:val="22"/>
            <w:u w:val="single"/>
          </w:rPr>
          <w:delText>/</w:delText>
        </w:r>
        <w:r w:rsidR="00B201AD" w:rsidRPr="00EA6831">
          <w:rPr>
            <w:rFonts w:cstheme="minorHAnsi"/>
            <w:b/>
            <w:sz w:val="22"/>
            <w:szCs w:val="22"/>
            <w:u w:val="single"/>
          </w:rPr>
          <w:delText xml:space="preserve"> </w:delText>
        </w:r>
        <w:r w:rsidR="00B201AD">
          <w:rPr>
            <w:rFonts w:cstheme="minorHAnsi"/>
            <w:b/>
            <w:sz w:val="22"/>
            <w:szCs w:val="22"/>
            <w:u w:val="single"/>
          </w:rPr>
          <w:tab/>
        </w:r>
        <w:r w:rsidR="00B201AD" w:rsidRPr="00EA6831">
          <w:rPr>
            <w:rFonts w:cstheme="minorHAnsi"/>
            <w:b/>
            <w:sz w:val="22"/>
            <w:szCs w:val="22"/>
            <w:u w:val="single"/>
          </w:rPr>
          <w:delText>Vyhlášení výběrového řízení na veřejnou zakázku „Pravidelná údržba veřejné zeleně v MČ Štěrboholy“</w:delText>
        </w:r>
      </w:del>
    </w:p>
    <w:p w14:paraId="1FC5E0D3" w14:textId="1BA66830" w:rsidR="00B201AD" w:rsidRPr="00881F37" w:rsidRDefault="00881F37" w:rsidP="00B201AD">
      <w:pPr>
        <w:jc w:val="both"/>
        <w:rPr>
          <w:del w:id="214" w:author="NAZ, Mamoona (OLDHAM MEDICAL SERVICES)" w:date="2026-09-22T12:19:00Z" w16du:dateUtc="2026-09-22T16:19:00Z"/>
          <w:rFonts w:cstheme="minorHAnsi"/>
          <w:sz w:val="22"/>
          <w:szCs w:val="22"/>
        </w:rPr>
      </w:pPr>
      <w:del w:id="215" w:author="NAZ, Mamoona (OLDHAM MEDICAL SERVICES)" w:date="2026-09-22T12:19:00Z" w16du:dateUtc="2026-09-22T16:19:00Z">
        <w:r>
          <w:rPr>
            <w:rFonts w:cstheme="minorHAnsi"/>
            <w:iCs/>
            <w:sz w:val="22"/>
            <w:szCs w:val="22"/>
          </w:rPr>
          <w:delText xml:space="preserve">Hlasováním (6,0,0) ZMČ souhlasí s </w:delText>
        </w:r>
        <w:r>
          <w:rPr>
            <w:rFonts w:cstheme="minorHAnsi"/>
            <w:sz w:val="22"/>
            <w:szCs w:val="22"/>
          </w:rPr>
          <w:delText> vyhlášením výběrového řízení na dodavatele veřejné zakázky „Pravidelná údržba veřejné zeleně v MČ Štěrboholy“.</w:delText>
        </w:r>
        <w:r w:rsidR="00FA5F62">
          <w:rPr>
            <w:rFonts w:cstheme="minorHAnsi"/>
            <w:sz w:val="22"/>
            <w:szCs w:val="22"/>
          </w:rPr>
          <w:delText xml:space="preserve"> </w:delText>
        </w:r>
        <w:r w:rsidR="00B201AD">
          <w:rPr>
            <w:rFonts w:cstheme="minorHAnsi"/>
            <w:iCs/>
            <w:sz w:val="22"/>
            <w:szCs w:val="22"/>
          </w:rPr>
          <w:delText xml:space="preserve">Přípravou zadávacího řízení </w:delText>
        </w:r>
        <w:r>
          <w:rPr>
            <w:rFonts w:cstheme="minorHAnsi"/>
            <w:iCs/>
            <w:sz w:val="22"/>
            <w:szCs w:val="22"/>
          </w:rPr>
          <w:delText xml:space="preserve">pověřuje Mgr. </w:delText>
        </w:r>
        <w:r w:rsidR="00B201AD">
          <w:rPr>
            <w:rFonts w:cstheme="minorHAnsi"/>
            <w:iCs/>
            <w:sz w:val="22"/>
            <w:szCs w:val="22"/>
          </w:rPr>
          <w:delText xml:space="preserve"> Grafnettera. </w:delText>
        </w:r>
      </w:del>
    </w:p>
    <w:p w14:paraId="054EBC52" w14:textId="77777777" w:rsidR="00B201AD" w:rsidRDefault="00B201AD" w:rsidP="00B201AD">
      <w:pPr>
        <w:jc w:val="both"/>
        <w:rPr>
          <w:del w:id="216" w:author="NAZ, Mamoona (OLDHAM MEDICAL SERVICES)" w:date="2026-09-22T12:19:00Z" w16du:dateUtc="2026-09-22T16:19:00Z"/>
          <w:rFonts w:cstheme="minorHAnsi"/>
          <w:i/>
          <w:sz w:val="22"/>
          <w:szCs w:val="22"/>
        </w:rPr>
      </w:pPr>
    </w:p>
    <w:p w14:paraId="5B685279" w14:textId="259AF52E" w:rsidR="00B201AD" w:rsidRPr="00EA6831" w:rsidRDefault="00283E31" w:rsidP="00B201AD">
      <w:pPr>
        <w:jc w:val="both"/>
        <w:rPr>
          <w:del w:id="217" w:author="NAZ, Mamoona (OLDHAM MEDICAL SERVICES)" w:date="2026-09-22T12:19:00Z" w16du:dateUtc="2026-09-22T16:19:00Z"/>
          <w:rFonts w:cstheme="minorHAnsi"/>
          <w:b/>
          <w:sz w:val="22"/>
          <w:szCs w:val="22"/>
          <w:u w:val="single"/>
        </w:rPr>
      </w:pPr>
      <w:del w:id="218" w:author="NAZ, Mamoona (OLDHAM MEDICAL SERVICES)" w:date="2026-09-22T12:19:00Z" w16du:dateUtc="2026-09-22T16:19:00Z">
        <w:r>
          <w:rPr>
            <w:rFonts w:cstheme="minorHAnsi"/>
            <w:b/>
            <w:sz w:val="22"/>
            <w:szCs w:val="22"/>
            <w:u w:val="single"/>
          </w:rPr>
          <w:delText xml:space="preserve">K bodu </w:delText>
        </w:r>
        <w:r w:rsidR="00B201AD" w:rsidRPr="00EA6831">
          <w:rPr>
            <w:rFonts w:cstheme="minorHAnsi"/>
            <w:b/>
            <w:sz w:val="22"/>
            <w:szCs w:val="22"/>
            <w:u w:val="single"/>
          </w:rPr>
          <w:delText>2.4</w:delText>
        </w:r>
        <w:r>
          <w:rPr>
            <w:rFonts w:cstheme="minorHAnsi"/>
            <w:b/>
            <w:sz w:val="22"/>
            <w:szCs w:val="22"/>
            <w:u w:val="single"/>
          </w:rPr>
          <w:delText>/</w:delText>
        </w:r>
        <w:r w:rsidR="00B201AD" w:rsidRPr="00EA6831">
          <w:rPr>
            <w:rFonts w:cstheme="minorHAnsi"/>
            <w:b/>
            <w:sz w:val="22"/>
            <w:szCs w:val="22"/>
            <w:u w:val="single"/>
          </w:rPr>
          <w:delText xml:space="preserve"> </w:delText>
        </w:r>
        <w:r w:rsidR="00B201AD">
          <w:rPr>
            <w:rFonts w:cstheme="minorHAnsi"/>
            <w:b/>
            <w:sz w:val="22"/>
            <w:szCs w:val="22"/>
            <w:u w:val="single"/>
          </w:rPr>
          <w:tab/>
        </w:r>
        <w:r w:rsidR="00B201AD" w:rsidRPr="00EA6831">
          <w:rPr>
            <w:rFonts w:cstheme="minorHAnsi"/>
            <w:b/>
            <w:sz w:val="22"/>
            <w:szCs w:val="22"/>
            <w:u w:val="single"/>
          </w:rPr>
          <w:delText>Volba nových členů výborů zastupitelstva městské části</w:delText>
        </w:r>
      </w:del>
    </w:p>
    <w:p w14:paraId="4C30D6BB" w14:textId="1C5AA8D1" w:rsidR="00B201AD" w:rsidRDefault="00283E31" w:rsidP="00B201AD">
      <w:pPr>
        <w:jc w:val="both"/>
        <w:rPr>
          <w:del w:id="219" w:author="NAZ, Mamoona (OLDHAM MEDICAL SERVICES)" w:date="2026-09-22T12:19:00Z" w16du:dateUtc="2026-09-22T16:19:00Z"/>
          <w:rFonts w:cstheme="minorHAnsi"/>
          <w:bCs/>
          <w:sz w:val="22"/>
          <w:szCs w:val="22"/>
        </w:rPr>
      </w:pPr>
      <w:del w:id="220" w:author="NAZ, Mamoona (OLDHAM MEDICAL SERVICES)" w:date="2026-09-22T12:19:00Z" w16du:dateUtc="2026-09-22T16:19:00Z">
        <w:r>
          <w:rPr>
            <w:rFonts w:cstheme="minorHAnsi"/>
            <w:bCs/>
            <w:sz w:val="22"/>
            <w:szCs w:val="22"/>
          </w:rPr>
          <w:delText xml:space="preserve">Hlasováním (6,0,0) ZMČ volí </w:delText>
        </w:r>
        <w:r w:rsidR="00B201AD">
          <w:rPr>
            <w:rFonts w:cstheme="minorHAnsi"/>
            <w:bCs/>
            <w:sz w:val="22"/>
            <w:szCs w:val="22"/>
          </w:rPr>
          <w:delText>paní Bc. Petru Skalovou členkou finančního výboru a pana Ing. Václava Skalu členem kontrolního výboru</w:delText>
        </w:r>
        <w:r w:rsidR="00453391">
          <w:rPr>
            <w:rFonts w:cstheme="minorHAnsi"/>
            <w:bCs/>
            <w:sz w:val="22"/>
            <w:szCs w:val="22"/>
          </w:rPr>
          <w:delText xml:space="preserve"> MČ</w:delText>
        </w:r>
        <w:r w:rsidR="00B201AD">
          <w:rPr>
            <w:rFonts w:cstheme="minorHAnsi"/>
            <w:bCs/>
            <w:sz w:val="22"/>
            <w:szCs w:val="22"/>
          </w:rPr>
          <w:delText xml:space="preserve">. </w:delText>
        </w:r>
        <w:r w:rsidR="000164BF">
          <w:rPr>
            <w:rFonts w:cstheme="minorHAnsi"/>
            <w:bCs/>
            <w:sz w:val="22"/>
            <w:szCs w:val="22"/>
          </w:rPr>
          <w:delText>Hlasováním (6,0,0) ZMČ schvaluje n</w:delText>
        </w:r>
        <w:r w:rsidR="00B201AD">
          <w:rPr>
            <w:rFonts w:cstheme="minorHAnsi"/>
            <w:bCs/>
            <w:sz w:val="22"/>
            <w:szCs w:val="22"/>
          </w:rPr>
          <w:delText xml:space="preserve">ový aktualizovaný jednací řád výborů zastupitelstva. </w:delText>
        </w:r>
      </w:del>
    </w:p>
    <w:p w14:paraId="167B2B67" w14:textId="77777777" w:rsidR="000D6BBB" w:rsidRPr="0080384B" w:rsidRDefault="000D6BBB" w:rsidP="008E7119">
      <w:pPr>
        <w:jc w:val="both"/>
        <w:rPr>
          <w:del w:id="221" w:author="NAZ, Mamoona (OLDHAM MEDICAL SERVICES)" w:date="2026-09-22T12:19:00Z" w16du:dateUtc="2026-09-22T16:19:00Z"/>
          <w:rFonts w:cstheme="minorHAnsi"/>
          <w:iCs/>
          <w:sz w:val="22"/>
          <w:szCs w:val="22"/>
        </w:rPr>
      </w:pPr>
    </w:p>
    <w:p w14:paraId="637942EF" w14:textId="77777777" w:rsidR="00AE1680" w:rsidRPr="00EE65E3" w:rsidRDefault="00AE1680" w:rsidP="00AE1680">
      <w:pPr>
        <w:jc w:val="both"/>
        <w:rPr>
          <w:del w:id="222" w:author="NAZ, Mamoona (OLDHAM MEDICAL SERVICES)" w:date="2026-09-22T12:19:00Z" w16du:dateUtc="2026-09-22T16:19:00Z"/>
          <w:rFonts w:cstheme="minorHAnsi"/>
          <w:b/>
          <w:sz w:val="22"/>
          <w:szCs w:val="22"/>
          <w:u w:val="single"/>
        </w:rPr>
      </w:pPr>
      <w:del w:id="223" w:author="NAZ, Mamoona (OLDHAM MEDICAL SERVICES)" w:date="2026-09-22T12:19:00Z" w16du:dateUtc="2026-09-22T16:19:00Z">
        <w:r w:rsidRPr="00EE65E3">
          <w:rPr>
            <w:rFonts w:cstheme="minorHAnsi"/>
            <w:b/>
            <w:sz w:val="22"/>
            <w:szCs w:val="22"/>
            <w:u w:val="single"/>
          </w:rPr>
          <w:delText xml:space="preserve">K bodu </w:delText>
        </w:r>
        <w:r>
          <w:rPr>
            <w:rFonts w:cstheme="minorHAnsi"/>
            <w:b/>
            <w:sz w:val="22"/>
            <w:szCs w:val="22"/>
            <w:u w:val="single"/>
          </w:rPr>
          <w:delText>3</w:delText>
        </w:r>
        <w:r w:rsidRPr="00EE65E3">
          <w:rPr>
            <w:rFonts w:cstheme="minorHAnsi"/>
            <w:b/>
            <w:sz w:val="22"/>
            <w:szCs w:val="22"/>
            <w:u w:val="single"/>
          </w:rPr>
          <w:delText>/</w:delText>
        </w:r>
        <w:r w:rsidRPr="00EE65E3">
          <w:rPr>
            <w:rFonts w:cstheme="minorHAnsi"/>
            <w:b/>
            <w:sz w:val="22"/>
            <w:szCs w:val="22"/>
            <w:u w:val="single"/>
          </w:rPr>
          <w:tab/>
          <w:delText>Diskuse</w:delText>
        </w:r>
      </w:del>
    </w:p>
    <w:p w14:paraId="3E09AA49" w14:textId="5BE42DA0" w:rsidR="00AE1680" w:rsidRDefault="00AE1680" w:rsidP="00AE1680">
      <w:pPr>
        <w:jc w:val="both"/>
        <w:rPr>
          <w:del w:id="224" w:author="NAZ, Mamoona (OLDHAM MEDICAL SERVICES)" w:date="2026-09-22T12:19:00Z" w16du:dateUtc="2026-09-22T16:19:00Z"/>
          <w:rFonts w:cstheme="minorHAnsi"/>
          <w:sz w:val="22"/>
          <w:szCs w:val="22"/>
        </w:rPr>
      </w:pPr>
      <w:del w:id="225" w:author="NAZ, Mamoona (OLDHAM MEDICAL SERVICES)" w:date="2026-09-22T12:19:00Z" w16du:dateUtc="2026-09-22T16:19:00Z">
        <w:r w:rsidRPr="00EE65E3">
          <w:rPr>
            <w:rFonts w:cstheme="minorHAnsi"/>
            <w:sz w:val="22"/>
            <w:szCs w:val="22"/>
          </w:rPr>
          <w:delText>V diskusi byl</w:delText>
        </w:r>
        <w:r w:rsidR="00AD1146">
          <w:rPr>
            <w:rFonts w:cstheme="minorHAnsi"/>
            <w:sz w:val="22"/>
            <w:szCs w:val="22"/>
          </w:rPr>
          <w:delText xml:space="preserve">y projednány připravované investiční akce </w:delText>
        </w:r>
        <w:r w:rsidR="000164BF">
          <w:rPr>
            <w:rFonts w:cstheme="minorHAnsi"/>
            <w:sz w:val="22"/>
            <w:szCs w:val="22"/>
          </w:rPr>
          <w:delText xml:space="preserve">plánované </w:delText>
        </w:r>
        <w:r w:rsidR="00AD1146">
          <w:rPr>
            <w:rFonts w:cstheme="minorHAnsi"/>
            <w:sz w:val="22"/>
            <w:szCs w:val="22"/>
          </w:rPr>
          <w:delText>na rok 2022</w:delText>
        </w:r>
        <w:r w:rsidR="000164BF">
          <w:rPr>
            <w:rFonts w:cstheme="minorHAnsi"/>
            <w:sz w:val="22"/>
            <w:szCs w:val="22"/>
          </w:rPr>
          <w:delText xml:space="preserve"> a následující léta</w:delText>
        </w:r>
        <w:r w:rsidR="00AD1146">
          <w:rPr>
            <w:rFonts w:cstheme="minorHAnsi"/>
            <w:sz w:val="22"/>
            <w:szCs w:val="22"/>
          </w:rPr>
          <w:delText xml:space="preserve">. </w:delText>
        </w:r>
      </w:del>
    </w:p>
    <w:p w14:paraId="574478D3" w14:textId="77777777" w:rsidR="00AD1146" w:rsidRPr="00EE65E3" w:rsidRDefault="00AD1146" w:rsidP="00AE1680">
      <w:pPr>
        <w:jc w:val="both"/>
        <w:rPr>
          <w:del w:id="226" w:author="NAZ, Mamoona (OLDHAM MEDICAL SERVICES)" w:date="2026-09-22T12:19:00Z" w16du:dateUtc="2026-09-22T16:19:00Z"/>
          <w:rFonts w:cstheme="minorHAnsi"/>
          <w:sz w:val="22"/>
          <w:szCs w:val="22"/>
        </w:rPr>
      </w:pPr>
    </w:p>
    <w:p w14:paraId="2CB7D85F" w14:textId="77777777" w:rsidR="00AE1680" w:rsidRPr="00EE65E3" w:rsidRDefault="00AE1680" w:rsidP="00AE1680">
      <w:pPr>
        <w:jc w:val="both"/>
        <w:rPr>
          <w:del w:id="227" w:author="NAZ, Mamoona (OLDHAM MEDICAL SERVICES)" w:date="2026-09-22T12:19:00Z" w16du:dateUtc="2026-09-22T16:19:00Z"/>
          <w:rFonts w:cstheme="minorHAnsi"/>
          <w:b/>
          <w:sz w:val="22"/>
          <w:szCs w:val="22"/>
          <w:u w:val="single"/>
        </w:rPr>
      </w:pPr>
      <w:del w:id="228" w:author="NAZ, Mamoona (OLDHAM MEDICAL SERVICES)" w:date="2026-09-22T12:19:00Z" w16du:dateUtc="2026-09-22T16:19:00Z">
        <w:r w:rsidRPr="00EE65E3">
          <w:rPr>
            <w:rFonts w:cstheme="minorHAnsi"/>
            <w:b/>
            <w:sz w:val="22"/>
            <w:szCs w:val="22"/>
            <w:u w:val="single"/>
          </w:rPr>
          <w:delText>K</w:delText>
        </w:r>
        <w:r>
          <w:rPr>
            <w:rFonts w:cstheme="minorHAnsi"/>
            <w:b/>
            <w:sz w:val="22"/>
            <w:szCs w:val="22"/>
            <w:u w:val="single"/>
          </w:rPr>
          <w:delText> </w:delText>
        </w:r>
        <w:r w:rsidRPr="00EE65E3">
          <w:rPr>
            <w:rFonts w:cstheme="minorHAnsi"/>
            <w:b/>
            <w:sz w:val="22"/>
            <w:szCs w:val="22"/>
            <w:u w:val="single"/>
          </w:rPr>
          <w:delText>bodu</w:delText>
        </w:r>
        <w:r>
          <w:rPr>
            <w:rFonts w:cstheme="minorHAnsi"/>
            <w:b/>
            <w:sz w:val="22"/>
            <w:szCs w:val="22"/>
            <w:u w:val="single"/>
          </w:rPr>
          <w:delText xml:space="preserve"> 4</w:delText>
        </w:r>
        <w:r w:rsidRPr="00EE65E3">
          <w:rPr>
            <w:rFonts w:cstheme="minorHAnsi"/>
            <w:b/>
            <w:sz w:val="22"/>
            <w:szCs w:val="22"/>
            <w:u w:val="single"/>
          </w:rPr>
          <w:delText>/</w:delText>
        </w:r>
        <w:r w:rsidRPr="00EE65E3">
          <w:rPr>
            <w:rFonts w:cstheme="minorHAnsi"/>
            <w:b/>
            <w:sz w:val="22"/>
            <w:szCs w:val="22"/>
            <w:u w:val="single"/>
          </w:rPr>
          <w:tab/>
          <w:delText>Usnesení</w:delText>
        </w:r>
      </w:del>
    </w:p>
    <w:p w14:paraId="23F48882" w14:textId="77777777" w:rsidR="00AE1680" w:rsidRPr="00EE65E3" w:rsidRDefault="00AE1680" w:rsidP="00AE1680">
      <w:pPr>
        <w:jc w:val="both"/>
        <w:rPr>
          <w:del w:id="229" w:author="NAZ, Mamoona (OLDHAM MEDICAL SERVICES)" w:date="2026-09-22T12:19:00Z" w16du:dateUtc="2026-09-22T16:19:00Z"/>
          <w:rFonts w:cstheme="minorHAnsi"/>
          <w:sz w:val="22"/>
          <w:szCs w:val="22"/>
        </w:rPr>
      </w:pPr>
      <w:del w:id="230" w:author="NAZ, Mamoona (OLDHAM MEDICAL SERVICES)" w:date="2026-09-22T12:19:00Z" w16du:dateUtc="2026-09-22T16:19:00Z">
        <w:r w:rsidRPr="00EE65E3">
          <w:rPr>
            <w:rFonts w:cstheme="minorHAnsi"/>
            <w:sz w:val="22"/>
            <w:szCs w:val="22"/>
          </w:rPr>
          <w:delText>Návrh usnesení přednesl</w:delText>
        </w:r>
        <w:r>
          <w:rPr>
            <w:rFonts w:cstheme="minorHAnsi"/>
            <w:sz w:val="22"/>
            <w:szCs w:val="22"/>
          </w:rPr>
          <w:delText>a pí Borská</w:delText>
        </w:r>
        <w:r w:rsidRPr="00EE65E3">
          <w:rPr>
            <w:rFonts w:cstheme="minorHAnsi"/>
            <w:sz w:val="22"/>
            <w:szCs w:val="22"/>
          </w:rPr>
          <w:delText>. Hlasováním (</w:delText>
        </w:r>
        <w:r>
          <w:rPr>
            <w:rFonts w:cstheme="minorHAnsi"/>
            <w:sz w:val="22"/>
            <w:szCs w:val="22"/>
          </w:rPr>
          <w:delText>6</w:delText>
        </w:r>
        <w:r w:rsidRPr="00EE65E3">
          <w:rPr>
            <w:rFonts w:cstheme="minorHAnsi"/>
            <w:sz w:val="22"/>
            <w:szCs w:val="22"/>
          </w:rPr>
          <w:delText xml:space="preserve">,0,0) bylo usnesení schváleno v předloženém znění. </w:delText>
        </w:r>
      </w:del>
    </w:p>
    <w:p w14:paraId="7725AE74" w14:textId="77777777" w:rsidR="00AE1680" w:rsidRDefault="00AE1680" w:rsidP="00AE1680">
      <w:pPr>
        <w:pStyle w:val="NoSpacing"/>
        <w:rPr>
          <w:del w:id="231" w:author="NAZ, Mamoona (OLDHAM MEDICAL SERVICES)" w:date="2026-09-22T12:19:00Z" w16du:dateUtc="2026-09-22T16:19:00Z"/>
          <w:rFonts w:asciiTheme="minorHAnsi" w:hAnsiTheme="minorHAnsi" w:cstheme="minorHAnsi"/>
          <w:b/>
          <w:sz w:val="22"/>
          <w:szCs w:val="22"/>
          <w:u w:val="single"/>
        </w:rPr>
      </w:pPr>
    </w:p>
    <w:p w14:paraId="7BA28010" w14:textId="77777777" w:rsidR="00AE1680" w:rsidRPr="00EE65E3" w:rsidRDefault="00AE1680" w:rsidP="00AE1680">
      <w:pPr>
        <w:pStyle w:val="NoSpacing"/>
        <w:rPr>
          <w:del w:id="232" w:author="NAZ, Mamoona (OLDHAM MEDICAL SERVICES)" w:date="2026-09-22T12:19:00Z" w16du:dateUtc="2026-09-22T16:19:00Z"/>
          <w:rFonts w:asciiTheme="minorHAnsi" w:hAnsiTheme="minorHAnsi" w:cstheme="minorHAnsi"/>
          <w:b/>
          <w:sz w:val="22"/>
          <w:szCs w:val="22"/>
          <w:u w:val="single"/>
        </w:rPr>
      </w:pPr>
      <w:del w:id="233" w:author="NAZ, Mamoona (OLDHAM MEDICAL SERVICES)" w:date="2026-09-22T12:19:00Z" w16du:dateUtc="2026-09-22T16:19:00Z">
        <w:r w:rsidRPr="00EE65E3">
          <w:rPr>
            <w:rFonts w:asciiTheme="minorHAnsi" w:hAnsiTheme="minorHAnsi" w:cstheme="minorHAnsi"/>
            <w:b/>
            <w:sz w:val="22"/>
            <w:szCs w:val="22"/>
            <w:u w:val="single"/>
          </w:rPr>
          <w:delText xml:space="preserve">K bodu </w:delText>
        </w:r>
        <w:r>
          <w:rPr>
            <w:rFonts w:asciiTheme="minorHAnsi" w:hAnsiTheme="minorHAnsi" w:cstheme="minorHAnsi"/>
            <w:b/>
            <w:sz w:val="22"/>
            <w:szCs w:val="22"/>
            <w:u w:val="single"/>
          </w:rPr>
          <w:delText>5</w:delText>
        </w:r>
        <w:r w:rsidRPr="00EE65E3">
          <w:rPr>
            <w:rFonts w:asciiTheme="minorHAnsi" w:hAnsiTheme="minorHAnsi" w:cstheme="minorHAnsi"/>
            <w:b/>
            <w:sz w:val="22"/>
            <w:szCs w:val="22"/>
            <w:u w:val="single"/>
          </w:rPr>
          <w:delText>/</w:delText>
        </w:r>
        <w:r w:rsidRPr="00EE65E3">
          <w:rPr>
            <w:rFonts w:asciiTheme="minorHAnsi" w:hAnsiTheme="minorHAnsi" w:cstheme="minorHAnsi"/>
            <w:b/>
            <w:sz w:val="22"/>
            <w:szCs w:val="22"/>
            <w:u w:val="single"/>
          </w:rPr>
          <w:tab/>
          <w:delText>Závěr</w:delText>
        </w:r>
      </w:del>
    </w:p>
    <w:p w14:paraId="2417E39E" w14:textId="7BAA70B3" w:rsidR="00AE1680" w:rsidRPr="00EE65E3" w:rsidRDefault="00AE1680" w:rsidP="00AE1680">
      <w:pPr>
        <w:pStyle w:val="NoSpacing"/>
        <w:jc w:val="both"/>
        <w:rPr>
          <w:del w:id="234" w:author="NAZ, Mamoona (OLDHAM MEDICAL SERVICES)" w:date="2026-09-22T12:19:00Z" w16du:dateUtc="2026-09-22T16:19:00Z"/>
          <w:rFonts w:asciiTheme="minorHAnsi" w:hAnsiTheme="minorHAnsi" w:cstheme="minorHAnsi"/>
          <w:sz w:val="22"/>
          <w:szCs w:val="22"/>
        </w:rPr>
      </w:pPr>
      <w:del w:id="235" w:author="NAZ, Mamoona (OLDHAM MEDICAL SERVICES)" w:date="2026-09-22T12:19:00Z" w16du:dateUtc="2026-09-22T16:19:00Z">
        <w:r w:rsidRPr="00EE65E3">
          <w:rPr>
            <w:rFonts w:asciiTheme="minorHAnsi" w:hAnsiTheme="minorHAnsi" w:cstheme="minorHAnsi"/>
            <w:sz w:val="22"/>
            <w:szCs w:val="22"/>
          </w:rPr>
          <w:delText xml:space="preserve">P. Ševít konstatoval, že schválený program </w:delText>
        </w:r>
        <w:r>
          <w:rPr>
            <w:rFonts w:asciiTheme="minorHAnsi" w:hAnsiTheme="minorHAnsi" w:cstheme="minorHAnsi"/>
            <w:sz w:val="22"/>
            <w:szCs w:val="22"/>
          </w:rPr>
          <w:delText>3</w:delText>
        </w:r>
        <w:r w:rsidR="009A130A">
          <w:rPr>
            <w:rFonts w:asciiTheme="minorHAnsi" w:hAnsiTheme="minorHAnsi" w:cstheme="minorHAnsi"/>
            <w:sz w:val="22"/>
            <w:szCs w:val="22"/>
          </w:rPr>
          <w:delText>5</w:delText>
        </w:r>
        <w:r w:rsidRPr="00EE65E3">
          <w:rPr>
            <w:rFonts w:asciiTheme="minorHAnsi" w:hAnsiTheme="minorHAnsi" w:cstheme="minorHAnsi"/>
            <w:sz w:val="22"/>
            <w:szCs w:val="22"/>
          </w:rPr>
          <w:delText xml:space="preserve">. zasedání Zastupitelstva městské části Praha - Štěrboholy byl zcela projednán, k jednotlivým bodům proběhla diskuse, bylo přijato usnesení. K zápisu z minulého zasedání nebyly vzneseny námitky ani připomínky, proto jej lze považovat za schválený. </w:delText>
        </w:r>
      </w:del>
    </w:p>
    <w:p w14:paraId="4383FD57" w14:textId="4D5B138A" w:rsidR="00AE1680" w:rsidRPr="00EE65E3" w:rsidRDefault="00AE1680" w:rsidP="00AE1680">
      <w:pPr>
        <w:jc w:val="both"/>
        <w:rPr>
          <w:del w:id="236" w:author="NAZ, Mamoona (OLDHAM MEDICAL SERVICES)" w:date="2026-09-22T12:19:00Z" w16du:dateUtc="2026-09-22T16:19:00Z"/>
          <w:rFonts w:cstheme="minorHAnsi"/>
          <w:sz w:val="22"/>
          <w:szCs w:val="22"/>
        </w:rPr>
      </w:pPr>
      <w:del w:id="237" w:author="NAZ, Mamoona (OLDHAM MEDICAL SERVICES)" w:date="2026-09-22T12:19:00Z" w16du:dateUtc="2026-09-22T16:19:00Z">
        <w:r w:rsidRPr="00EE65E3">
          <w:rPr>
            <w:rFonts w:cstheme="minorHAnsi"/>
            <w:sz w:val="22"/>
            <w:szCs w:val="22"/>
          </w:rPr>
          <w:delText>V</w:delText>
        </w:r>
        <w:r w:rsidR="009A130A">
          <w:rPr>
            <w:rFonts w:cstheme="minorHAnsi"/>
            <w:sz w:val="22"/>
            <w:szCs w:val="22"/>
          </w:rPr>
          <w:delText> 19.35</w:delText>
        </w:r>
        <w:r w:rsidRPr="00EE65E3">
          <w:rPr>
            <w:rFonts w:cstheme="minorHAnsi"/>
            <w:sz w:val="22"/>
            <w:szCs w:val="22"/>
          </w:rPr>
          <w:delText xml:space="preserve"> hod p. Ševít  </w:delText>
        </w:r>
        <w:r>
          <w:rPr>
            <w:rFonts w:cstheme="minorHAnsi"/>
            <w:sz w:val="22"/>
            <w:szCs w:val="22"/>
          </w:rPr>
          <w:delText>3</w:delText>
        </w:r>
        <w:r w:rsidR="009A130A">
          <w:rPr>
            <w:rFonts w:cstheme="minorHAnsi"/>
            <w:sz w:val="22"/>
            <w:szCs w:val="22"/>
          </w:rPr>
          <w:delText>5</w:delText>
        </w:r>
        <w:r w:rsidRPr="00EE65E3">
          <w:rPr>
            <w:rFonts w:cstheme="minorHAnsi"/>
            <w:sz w:val="22"/>
            <w:szCs w:val="22"/>
          </w:rPr>
          <w:delText xml:space="preserve">. zasedání zastupitelstva ukončil. </w:delText>
        </w:r>
      </w:del>
    </w:p>
    <w:p w14:paraId="399ABD62" w14:textId="77777777" w:rsidR="00AE1680" w:rsidRPr="00EE65E3" w:rsidRDefault="00AE1680" w:rsidP="00AE1680">
      <w:pPr>
        <w:jc w:val="both"/>
        <w:rPr>
          <w:del w:id="238" w:author="NAZ, Mamoona (OLDHAM MEDICAL SERVICES)" w:date="2026-09-22T12:19:00Z" w16du:dateUtc="2026-09-22T16:19:00Z"/>
          <w:rFonts w:cstheme="minorHAnsi"/>
          <w:sz w:val="22"/>
          <w:szCs w:val="22"/>
        </w:rPr>
      </w:pPr>
    </w:p>
    <w:p w14:paraId="00603D16" w14:textId="77777777" w:rsidR="00AE1680" w:rsidRPr="00EE65E3" w:rsidRDefault="00AE1680" w:rsidP="00AE1680">
      <w:pPr>
        <w:jc w:val="both"/>
        <w:rPr>
          <w:del w:id="239" w:author="NAZ, Mamoona (OLDHAM MEDICAL SERVICES)" w:date="2026-09-22T12:19:00Z" w16du:dateUtc="2026-09-22T16:19:00Z"/>
          <w:rFonts w:cstheme="minorHAnsi"/>
          <w:sz w:val="22"/>
          <w:szCs w:val="22"/>
        </w:rPr>
      </w:pPr>
      <w:del w:id="240" w:author="NAZ, Mamoona (OLDHAM MEDICAL SERVICES)" w:date="2026-09-22T12:19:00Z" w16du:dateUtc="2026-09-22T16:19:00Z">
        <w:r w:rsidRPr="00EE65E3">
          <w:rPr>
            <w:rFonts w:cstheme="minorHAnsi"/>
            <w:sz w:val="22"/>
            <w:szCs w:val="22"/>
          </w:rPr>
          <w:delText>Ověřovatelé zápisu:</w:delText>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del>
    </w:p>
    <w:p w14:paraId="0714185D" w14:textId="77777777" w:rsidR="00AE1680" w:rsidRPr="00EE65E3" w:rsidRDefault="00AE1680" w:rsidP="00AE1680">
      <w:pPr>
        <w:ind w:left="4956" w:firstLine="708"/>
        <w:jc w:val="both"/>
        <w:rPr>
          <w:del w:id="241" w:author="NAZ, Mamoona (OLDHAM MEDICAL SERVICES)" w:date="2026-09-22T12:19:00Z" w16du:dateUtc="2026-09-22T16:19:00Z"/>
          <w:rFonts w:cstheme="minorHAnsi"/>
          <w:sz w:val="22"/>
          <w:szCs w:val="22"/>
        </w:rPr>
      </w:pPr>
      <w:del w:id="242" w:author="NAZ, Mamoona (OLDHAM MEDICAL SERVICES)" w:date="2026-09-22T12:19:00Z" w16du:dateUtc="2026-09-22T16:19:00Z">
        <w:r w:rsidRPr="00EE65E3">
          <w:rPr>
            <w:rFonts w:cstheme="minorHAnsi"/>
            <w:sz w:val="22"/>
            <w:szCs w:val="22"/>
          </w:rPr>
          <w:delText>................................................</w:delText>
        </w:r>
      </w:del>
    </w:p>
    <w:p w14:paraId="28F75113" w14:textId="77777777" w:rsidR="00AE1680" w:rsidRPr="00EE65E3" w:rsidRDefault="00AE1680" w:rsidP="00AE1680">
      <w:pPr>
        <w:jc w:val="both"/>
        <w:rPr>
          <w:del w:id="243" w:author="NAZ, Mamoona (OLDHAM MEDICAL SERVICES)" w:date="2026-09-22T12:19:00Z" w16du:dateUtc="2026-09-22T16:19:00Z"/>
          <w:rFonts w:cstheme="minorHAnsi"/>
          <w:sz w:val="22"/>
          <w:szCs w:val="22"/>
        </w:rPr>
      </w:pPr>
      <w:del w:id="244" w:author="NAZ, Mamoona (OLDHAM MEDICAL SERVICES)" w:date="2026-09-22T12:19:00Z" w16du:dateUtc="2026-09-22T16:19:00Z">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delText xml:space="preserve">                Jan Čikara</w:delText>
        </w:r>
      </w:del>
    </w:p>
    <w:p w14:paraId="32EE0AFA" w14:textId="77777777" w:rsidR="00AE1680" w:rsidRPr="00EE65E3" w:rsidRDefault="00AE1680" w:rsidP="00AE1680">
      <w:pPr>
        <w:jc w:val="both"/>
        <w:rPr>
          <w:del w:id="245" w:author="NAZ, Mamoona (OLDHAM MEDICAL SERVICES)" w:date="2026-09-22T12:19:00Z" w16du:dateUtc="2026-09-22T16:19:00Z"/>
          <w:rFonts w:cstheme="minorHAnsi"/>
          <w:sz w:val="22"/>
          <w:szCs w:val="22"/>
        </w:rPr>
      </w:pPr>
    </w:p>
    <w:p w14:paraId="7127F58B" w14:textId="77777777" w:rsidR="00AE1680" w:rsidRPr="00EE65E3" w:rsidRDefault="00AE1680" w:rsidP="00AE1680">
      <w:pPr>
        <w:jc w:val="both"/>
        <w:rPr>
          <w:del w:id="246" w:author="NAZ, Mamoona (OLDHAM MEDICAL SERVICES)" w:date="2026-09-22T12:19:00Z" w16du:dateUtc="2026-09-22T16:19:00Z"/>
          <w:rFonts w:cstheme="minorHAnsi"/>
          <w:sz w:val="22"/>
          <w:szCs w:val="22"/>
        </w:rPr>
      </w:pPr>
    </w:p>
    <w:p w14:paraId="2503BA17" w14:textId="77777777" w:rsidR="00AE1680" w:rsidRPr="00EE65E3" w:rsidRDefault="00AE1680" w:rsidP="00AE1680">
      <w:pPr>
        <w:jc w:val="both"/>
        <w:rPr>
          <w:del w:id="247" w:author="NAZ, Mamoona (OLDHAM MEDICAL SERVICES)" w:date="2026-09-22T12:19:00Z" w16du:dateUtc="2026-09-22T16:19:00Z"/>
          <w:rFonts w:cstheme="minorHAnsi"/>
          <w:sz w:val="22"/>
          <w:szCs w:val="22"/>
        </w:rPr>
      </w:pPr>
      <w:del w:id="248" w:author="NAZ, Mamoona (OLDHAM MEDICAL SERVICES)" w:date="2026-09-22T12:19:00Z" w16du:dateUtc="2026-09-22T16:19:00Z">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delText>................................................</w:delText>
        </w:r>
      </w:del>
    </w:p>
    <w:p w14:paraId="1B06C579" w14:textId="78AA5A2E" w:rsidR="00AE1680" w:rsidRPr="00EE65E3" w:rsidRDefault="00AE1680" w:rsidP="00AE1680">
      <w:pPr>
        <w:jc w:val="both"/>
        <w:rPr>
          <w:del w:id="249" w:author="NAZ, Mamoona (OLDHAM MEDICAL SERVICES)" w:date="2026-09-22T12:19:00Z" w16du:dateUtc="2026-09-22T16:19:00Z"/>
          <w:rFonts w:cstheme="minorHAnsi"/>
          <w:sz w:val="22"/>
          <w:szCs w:val="22"/>
        </w:rPr>
      </w:pPr>
      <w:del w:id="250" w:author="NAZ, Mamoona (OLDHAM MEDICAL SERVICES)" w:date="2026-09-22T12:19:00Z" w16du:dateUtc="2026-09-22T16:19:00Z">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delText xml:space="preserve">             </w:delText>
        </w:r>
        <w:r w:rsidR="005B296D">
          <w:rPr>
            <w:rFonts w:cstheme="minorHAnsi"/>
            <w:sz w:val="22"/>
            <w:szCs w:val="22"/>
          </w:rPr>
          <w:delText>Lukáš Vytiska</w:delText>
        </w:r>
      </w:del>
    </w:p>
    <w:p w14:paraId="6DD26083" w14:textId="77777777" w:rsidR="00AE1680" w:rsidRPr="00EE65E3" w:rsidRDefault="00AE1680" w:rsidP="00AE1680">
      <w:pPr>
        <w:jc w:val="both"/>
        <w:rPr>
          <w:del w:id="251" w:author="NAZ, Mamoona (OLDHAM MEDICAL SERVICES)" w:date="2026-09-22T12:19:00Z" w16du:dateUtc="2026-09-22T16:19:00Z"/>
          <w:rFonts w:cstheme="minorHAnsi"/>
          <w:sz w:val="22"/>
          <w:szCs w:val="22"/>
        </w:rPr>
      </w:pPr>
    </w:p>
    <w:p w14:paraId="3ACD6C37" w14:textId="77777777" w:rsidR="00AE1680" w:rsidRPr="00EE65E3" w:rsidRDefault="00AE1680" w:rsidP="00AE1680">
      <w:pPr>
        <w:jc w:val="both"/>
        <w:rPr>
          <w:del w:id="252" w:author="NAZ, Mamoona (OLDHAM MEDICAL SERVICES)" w:date="2026-09-22T12:19:00Z" w16du:dateUtc="2026-09-22T16:19:00Z"/>
          <w:rFonts w:cstheme="minorHAnsi"/>
          <w:sz w:val="22"/>
          <w:szCs w:val="22"/>
        </w:rPr>
      </w:pPr>
      <w:del w:id="253" w:author="NAZ, Mamoona (OLDHAM MEDICAL SERVICES)" w:date="2026-09-22T12:19:00Z" w16du:dateUtc="2026-09-22T16:19:00Z">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del>
    </w:p>
    <w:p w14:paraId="75BD3FBC" w14:textId="77777777" w:rsidR="00AE1680" w:rsidRPr="00EE65E3" w:rsidRDefault="00AE1680" w:rsidP="00AE1680">
      <w:pPr>
        <w:jc w:val="both"/>
        <w:rPr>
          <w:del w:id="254" w:author="NAZ, Mamoona (OLDHAM MEDICAL SERVICES)" w:date="2026-09-22T12:19:00Z" w16du:dateUtc="2026-09-22T16:19:00Z"/>
          <w:rFonts w:cstheme="minorHAnsi"/>
          <w:sz w:val="22"/>
          <w:szCs w:val="22"/>
        </w:rPr>
      </w:pPr>
      <w:del w:id="255" w:author="NAZ, Mamoona (OLDHAM MEDICAL SERVICES)" w:date="2026-09-22T12:19:00Z" w16du:dateUtc="2026-09-22T16:19:00Z">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delText>...............................................</w:delText>
        </w:r>
      </w:del>
    </w:p>
    <w:p w14:paraId="7843139E" w14:textId="77777777" w:rsidR="00AE1680" w:rsidRPr="00EE65E3" w:rsidRDefault="00AE1680" w:rsidP="00AE1680">
      <w:pPr>
        <w:jc w:val="both"/>
        <w:rPr>
          <w:del w:id="256" w:author="NAZ, Mamoona (OLDHAM MEDICAL SERVICES)" w:date="2026-09-22T12:19:00Z" w16du:dateUtc="2026-09-22T16:19:00Z"/>
          <w:rFonts w:cstheme="minorHAnsi"/>
          <w:sz w:val="22"/>
          <w:szCs w:val="22"/>
        </w:rPr>
      </w:pPr>
      <w:del w:id="257" w:author="NAZ, Mamoona (OLDHAM MEDICAL SERVICES)" w:date="2026-09-22T12:19:00Z" w16du:dateUtc="2026-09-22T16:19:00Z">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delText>František  Ševít</w:delText>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delText xml:space="preserve">      </w:delText>
        </w:r>
        <w:r w:rsidRPr="00EE65E3">
          <w:rPr>
            <w:rFonts w:cstheme="minorHAnsi"/>
            <w:sz w:val="22"/>
            <w:szCs w:val="22"/>
          </w:rPr>
          <w:tab/>
        </w:r>
        <w:r w:rsidRPr="00EE65E3">
          <w:rPr>
            <w:rFonts w:cstheme="minorHAnsi"/>
            <w:sz w:val="22"/>
            <w:szCs w:val="22"/>
          </w:rPr>
          <w:tab/>
          <w:delText xml:space="preserve">        starosta městské části</w:delText>
        </w:r>
      </w:del>
    </w:p>
    <w:p w14:paraId="40548C36" w14:textId="77777777" w:rsidR="00AE1680" w:rsidRPr="00EE65E3" w:rsidRDefault="00AE1680" w:rsidP="00AE1680">
      <w:pPr>
        <w:ind w:left="4956" w:firstLine="708"/>
        <w:jc w:val="both"/>
        <w:rPr>
          <w:del w:id="258" w:author="NAZ, Mamoona (OLDHAM MEDICAL SERVICES)" w:date="2026-09-22T12:19:00Z" w16du:dateUtc="2026-09-22T16:19:00Z"/>
          <w:rFonts w:cstheme="minorHAnsi"/>
          <w:sz w:val="22"/>
          <w:szCs w:val="22"/>
        </w:rPr>
      </w:pPr>
      <w:del w:id="259" w:author="NAZ, Mamoona (OLDHAM MEDICAL SERVICES)" w:date="2026-09-22T12:19:00Z" w16du:dateUtc="2026-09-22T16:19:00Z">
        <w:r w:rsidRPr="00EE65E3">
          <w:rPr>
            <w:rFonts w:cstheme="minorHAnsi"/>
            <w:sz w:val="22"/>
            <w:szCs w:val="22"/>
          </w:rPr>
          <w:delText xml:space="preserve">         Praha - Štěrboholy</w:delText>
        </w:r>
      </w:del>
    </w:p>
    <w:p w14:paraId="0693B82E" w14:textId="77777777" w:rsidR="00AE1680" w:rsidRPr="00EE65E3" w:rsidRDefault="00AE1680" w:rsidP="00AE1680">
      <w:pPr>
        <w:jc w:val="both"/>
        <w:rPr>
          <w:del w:id="260" w:author="NAZ, Mamoona (OLDHAM MEDICAL SERVICES)" w:date="2026-09-22T12:19:00Z" w16du:dateUtc="2026-09-22T16:19:00Z"/>
          <w:rFonts w:cstheme="minorHAnsi"/>
          <w:sz w:val="22"/>
          <w:szCs w:val="22"/>
        </w:rPr>
      </w:pPr>
      <w:del w:id="261" w:author="NAZ, Mamoona (OLDHAM MEDICAL SERVICES)" w:date="2026-09-22T12:19:00Z" w16du:dateUtc="2026-09-22T16:19:00Z">
        <w:r w:rsidRPr="00EE65E3">
          <w:rPr>
            <w:rFonts w:cstheme="minorHAnsi"/>
            <w:sz w:val="22"/>
            <w:szCs w:val="22"/>
          </w:rPr>
          <w:delText>Zapsala: J. Vydrářová</w:delText>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r>
        <w:r w:rsidRPr="00EE65E3">
          <w:rPr>
            <w:rFonts w:cstheme="minorHAnsi"/>
            <w:sz w:val="22"/>
            <w:szCs w:val="22"/>
          </w:rPr>
          <w:tab/>
          <w:delText xml:space="preserve">                       </w:delText>
        </w:r>
      </w:del>
    </w:p>
    <w:p w14:paraId="6C0D77E7" w14:textId="1DD6C13C" w:rsidR="00AE1680" w:rsidRPr="00EE65E3" w:rsidRDefault="00AE1680" w:rsidP="00AE1680">
      <w:pPr>
        <w:jc w:val="both"/>
        <w:rPr>
          <w:del w:id="262" w:author="NAZ, Mamoona (OLDHAM MEDICAL SERVICES)" w:date="2026-09-22T12:19:00Z" w16du:dateUtc="2026-09-22T16:19:00Z"/>
          <w:rFonts w:cstheme="minorHAnsi"/>
          <w:sz w:val="22"/>
          <w:szCs w:val="22"/>
        </w:rPr>
      </w:pPr>
      <w:del w:id="263" w:author="NAZ, Mamoona (OLDHAM MEDICAL SERVICES)" w:date="2026-09-22T12:19:00Z" w16du:dateUtc="2026-09-22T16:19:00Z">
        <w:r w:rsidRPr="00EE65E3">
          <w:rPr>
            <w:rFonts w:cstheme="minorHAnsi"/>
            <w:sz w:val="22"/>
            <w:szCs w:val="22"/>
          </w:rPr>
          <w:delText xml:space="preserve">Datum vyhotovení: </w:delText>
        </w:r>
        <w:r>
          <w:rPr>
            <w:rFonts w:cstheme="minorHAnsi"/>
            <w:sz w:val="22"/>
            <w:szCs w:val="22"/>
          </w:rPr>
          <w:delText xml:space="preserve"> </w:delText>
        </w:r>
        <w:r w:rsidR="00B201AD">
          <w:rPr>
            <w:rFonts w:cstheme="minorHAnsi"/>
            <w:sz w:val="22"/>
            <w:szCs w:val="22"/>
          </w:rPr>
          <w:delText>31.01.2022</w:delText>
        </w:r>
      </w:del>
    </w:p>
    <w:p w14:paraId="665DE9B7" w14:textId="59414D15" w:rsidR="007C678E" w:rsidRPr="006F1C2D" w:rsidRDefault="00AE1680" w:rsidP="006F1C2D">
      <w:pPr>
        <w:rPr>
          <w:b/>
          <w:rPrChange w:id="264" w:author="NAZ, Mamoona (OLDHAM MEDICAL SERVICES)" w:date="2026-09-22T12:19:00Z" w16du:dateUtc="2026-09-22T16:19:00Z">
            <w:rPr>
              <w:rFonts w:asciiTheme="minorHAnsi" w:hAnsiTheme="minorHAnsi" w:cstheme="minorHAnsi"/>
              <w:sz w:val="22"/>
              <w:szCs w:val="22"/>
            </w:rPr>
          </w:rPrChange>
        </w:rPr>
        <w:pPrChange w:id="265" w:author="NAZ, Mamoona (OLDHAM MEDICAL SERVICES)" w:date="2026-09-22T12:19:00Z" w16du:dateUtc="2026-09-22T16:19:00Z">
          <w:pPr>
            <w:jc w:val="both"/>
          </w:pPr>
        </w:pPrChange>
      </w:pPr>
      <w:del w:id="266" w:author="NAZ, Mamoona (OLDHAM MEDICAL SERVICES)" w:date="2026-09-22T12:19:00Z" w16du:dateUtc="2026-09-22T16:19:00Z">
        <w:r w:rsidRPr="00EE65E3">
          <w:rPr>
            <w:rFonts w:cstheme="minorHAnsi"/>
            <w:sz w:val="22"/>
            <w:szCs w:val="22"/>
          </w:rPr>
          <w:delText>Rozdělovník: 7 členů ZMČ, tajemnice ÚMČ</w:delText>
        </w:r>
      </w:del>
    </w:p>
    <w:sectPr w:rsidR="007C678E" w:rsidRPr="006F1C2D">
      <w:headerReference w:type="default" r:id="rId8"/>
      <w:footerReference w:type="default" r:id="rId9"/>
      <w:pgSz w:w="11906" w:h="16838"/>
      <w:pgMar w:top="1440" w:right="1440" w:bottom="1440" w:left="1440" w:header="708" w:footer="708" w:gutter="0"/>
      <w:cols w:space="708"/>
      <w:docGrid w:linePitch="360"/>
      <w:sectPrChange w:id="270" w:author="NAZ, Mamoona (OLDHAM MEDICAL SERVICES)" w:date="2026-09-22T12:19:00Z" w16du:dateUtc="2026-09-22T16:19:00Z">
        <w:sectPr w:rsidR="007C678E" w:rsidRPr="006F1C2D">
          <w:pgMar w:top="1134" w:right="1418" w:bottom="284" w:left="1418" w:header="709" w:footer="709"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F6C433" w14:textId="77777777" w:rsidR="005533FE" w:rsidRDefault="005533FE">
      <w:r>
        <w:separator/>
      </w:r>
    </w:p>
  </w:endnote>
  <w:endnote w:type="continuationSeparator" w:id="0">
    <w:p w14:paraId="78338EA8" w14:textId="77777777" w:rsidR="005533FE" w:rsidRDefault="00553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116051425"/>
      <w:docPartObj>
        <w:docPartGallery w:val="Page Numbers (Bottom of Page)"/>
        <w:docPartUnique/>
      </w:docPartObj>
    </w:sdtPr>
    <w:sdtEndPr/>
    <w:sdtContent>
      <w:p w14:paraId="1A59AD61" w14:textId="77777777" w:rsidR="005533FE" w:rsidRDefault="00A1098E">
        <w:pPr>
          <w:pStyle w:val="Footer"/>
          <w:jc w:val="right"/>
        </w:pPr>
        <w:del w:id="268" w:author="NAZ, Mamoona (OLDHAM MEDICAL SERVICES)" w:date="2026-09-22T12:19:00Z" w16du:dateUtc="2026-09-22T16:19:00Z">
          <w:r>
            <w:fldChar w:fldCharType="begin"/>
          </w:r>
          <w:r>
            <w:delInstrText>PAGE   \* MERGEFORMAT</w:delInstrText>
          </w:r>
          <w:r>
            <w:fldChar w:fldCharType="separate"/>
          </w:r>
          <w:r>
            <w:delText>2</w:delText>
          </w:r>
          <w:r>
            <w:fldChar w:fldCharType="end"/>
          </w:r>
        </w:del>
      </w:p>
    </w:sdtContent>
  </w:sdt>
  <w:p w14:paraId="7D5D114A" w14:textId="77777777" w:rsidR="005533FE" w:rsidRDefault="005533FE">
    <w:pPr>
      <w:pStyle w:val="ListParagraph"/>
      <w:pPrChange w:id="269" w:author="NAZ, Mamoona (OLDHAM MEDICAL SERVICES)" w:date="2026-09-22T12:19:00Z" w16du:dateUtc="2026-09-22T16:1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B2BE79" w14:textId="77777777" w:rsidR="005533FE" w:rsidRDefault="005533FE">
      <w:r>
        <w:separator/>
      </w:r>
    </w:p>
  </w:footnote>
  <w:footnote w:type="continuationSeparator" w:id="0">
    <w:p w14:paraId="492916D3" w14:textId="77777777" w:rsidR="005533FE" w:rsidRDefault="005533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13ED39" w14:textId="77777777" w:rsidR="00652AD3" w:rsidRDefault="00652AD3">
    <w:pPr>
      <w:pStyle w:val="BodyTextChar"/>
      <w:pPrChange w:id="267" w:author="NAZ, Mamoona (OLDHAM MEDICAL SERVICES)" w:date="2026-09-22T12:19:00Z" w16du:dateUtc="2026-09-22T16:19: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AE2543"/>
    <w:multiLevelType w:val="hybridMultilevel"/>
    <w:tmpl w:val="61D0E03E"/>
    <w:lvl w:ilvl="0" w:tplc="0405000F">
      <w:start w:val="1"/>
      <w:numFmt w:val="decimal"/>
      <w:lvlText w:val="%1."/>
      <w:lvlJc w:val="left"/>
      <w:pPr>
        <w:ind w:left="720" w:hanging="360"/>
      </w:pPr>
      <w:rPr>
        <w:rFonts w:hint="default"/>
        <w:i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5DFE2456"/>
    <w:multiLevelType w:val="multilevel"/>
    <w:tmpl w:val="D80004B4"/>
    <w:lvl w:ilvl="0">
      <w:start w:val="1"/>
      <w:numFmt w:val="decimal"/>
      <w:lvlText w:val="%1."/>
      <w:lvlJc w:val="left"/>
      <w:pPr>
        <w:tabs>
          <w:tab w:val="num" w:pos="1260"/>
        </w:tabs>
        <w:ind w:left="1260" w:hanging="360"/>
      </w:pPr>
    </w:lvl>
    <w:lvl w:ilvl="1">
      <w:start w:val="1"/>
      <w:numFmt w:val="decimal"/>
      <w:isLgl/>
      <w:lvlText w:val="%1.%2."/>
      <w:lvlJc w:val="left"/>
      <w:pPr>
        <w:tabs>
          <w:tab w:val="num" w:pos="1650"/>
        </w:tabs>
        <w:ind w:left="1650" w:hanging="390"/>
      </w:pPr>
      <w:rPr>
        <w:rFonts w:hint="default"/>
      </w:rPr>
    </w:lvl>
    <w:lvl w:ilvl="2">
      <w:start w:val="1"/>
      <w:numFmt w:val="decimal"/>
      <w:isLgl/>
      <w:lvlText w:val="%1.%2.%3."/>
      <w:lvlJc w:val="left"/>
      <w:pPr>
        <w:tabs>
          <w:tab w:val="num" w:pos="2340"/>
        </w:tabs>
        <w:ind w:left="2340" w:hanging="720"/>
      </w:pPr>
      <w:rPr>
        <w:rFonts w:hint="default"/>
      </w:rPr>
    </w:lvl>
    <w:lvl w:ilvl="3">
      <w:start w:val="1"/>
      <w:numFmt w:val="decimal"/>
      <w:isLgl/>
      <w:lvlText w:val="%1.%2.%3.%4."/>
      <w:lvlJc w:val="left"/>
      <w:pPr>
        <w:tabs>
          <w:tab w:val="num" w:pos="2700"/>
        </w:tabs>
        <w:ind w:left="2700" w:hanging="720"/>
      </w:pPr>
      <w:rPr>
        <w:rFonts w:hint="default"/>
      </w:rPr>
    </w:lvl>
    <w:lvl w:ilvl="4">
      <w:start w:val="1"/>
      <w:numFmt w:val="decimal"/>
      <w:isLgl/>
      <w:lvlText w:val="%1.%2.%3.%4.%5."/>
      <w:lvlJc w:val="left"/>
      <w:pPr>
        <w:tabs>
          <w:tab w:val="num" w:pos="3420"/>
        </w:tabs>
        <w:ind w:left="3420" w:hanging="1080"/>
      </w:pPr>
      <w:rPr>
        <w:rFonts w:hint="default"/>
      </w:rPr>
    </w:lvl>
    <w:lvl w:ilvl="5">
      <w:start w:val="1"/>
      <w:numFmt w:val="decimal"/>
      <w:isLgl/>
      <w:lvlText w:val="%1.%2.%3.%4.%5.%6."/>
      <w:lvlJc w:val="left"/>
      <w:pPr>
        <w:tabs>
          <w:tab w:val="num" w:pos="3780"/>
        </w:tabs>
        <w:ind w:left="3780" w:hanging="1080"/>
      </w:pPr>
      <w:rPr>
        <w:rFonts w:hint="default"/>
      </w:rPr>
    </w:lvl>
    <w:lvl w:ilvl="6">
      <w:start w:val="1"/>
      <w:numFmt w:val="decimal"/>
      <w:isLgl/>
      <w:lvlText w:val="%1.%2.%3.%4.%5.%6.%7."/>
      <w:lvlJc w:val="left"/>
      <w:pPr>
        <w:tabs>
          <w:tab w:val="num" w:pos="4500"/>
        </w:tabs>
        <w:ind w:left="4500" w:hanging="1440"/>
      </w:pPr>
      <w:rPr>
        <w:rFonts w:hint="default"/>
      </w:rPr>
    </w:lvl>
    <w:lvl w:ilvl="7">
      <w:start w:val="1"/>
      <w:numFmt w:val="decimal"/>
      <w:isLgl/>
      <w:lvlText w:val="%1.%2.%3.%4.%5.%6.%7.%8."/>
      <w:lvlJc w:val="left"/>
      <w:pPr>
        <w:tabs>
          <w:tab w:val="num" w:pos="4860"/>
        </w:tabs>
        <w:ind w:left="4860" w:hanging="1440"/>
      </w:pPr>
      <w:rPr>
        <w:rFonts w:hint="default"/>
      </w:rPr>
    </w:lvl>
    <w:lvl w:ilvl="8">
      <w:start w:val="1"/>
      <w:numFmt w:val="decimal"/>
      <w:isLgl/>
      <w:lvlText w:val="%1.%2.%3.%4.%5.%6.%7.%8.%9."/>
      <w:lvlJc w:val="left"/>
      <w:pPr>
        <w:tabs>
          <w:tab w:val="num" w:pos="5580"/>
        </w:tabs>
        <w:ind w:left="5580" w:hanging="1800"/>
      </w:pPr>
      <w:rPr>
        <w:rFonts w:hint="default"/>
      </w:rPr>
    </w:lvl>
  </w:abstractNum>
  <w:num w:numId="1" w16cid:durableId="1892300546">
    <w:abstractNumId w:val="2"/>
  </w:num>
  <w:num w:numId="2" w16cid:durableId="192423378">
    <w:abstractNumId w:val="1"/>
  </w:num>
  <w:num w:numId="3"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680"/>
    <w:rsid w:val="000164BF"/>
    <w:rsid w:val="0008331C"/>
    <w:rsid w:val="000D6BBB"/>
    <w:rsid w:val="001B4A50"/>
    <w:rsid w:val="00254AB7"/>
    <w:rsid w:val="00283E31"/>
    <w:rsid w:val="002A204C"/>
    <w:rsid w:val="002F0625"/>
    <w:rsid w:val="002F3458"/>
    <w:rsid w:val="00340BDA"/>
    <w:rsid w:val="00453391"/>
    <w:rsid w:val="00470DD1"/>
    <w:rsid w:val="005533FE"/>
    <w:rsid w:val="005A4919"/>
    <w:rsid w:val="005B296D"/>
    <w:rsid w:val="005D4561"/>
    <w:rsid w:val="00633CFD"/>
    <w:rsid w:val="00652AD3"/>
    <w:rsid w:val="00677B90"/>
    <w:rsid w:val="006F1C2D"/>
    <w:rsid w:val="00755DED"/>
    <w:rsid w:val="00796251"/>
    <w:rsid w:val="007A55DF"/>
    <w:rsid w:val="007C0A74"/>
    <w:rsid w:val="007C678E"/>
    <w:rsid w:val="00833D52"/>
    <w:rsid w:val="00875E83"/>
    <w:rsid w:val="00881F37"/>
    <w:rsid w:val="008C49EC"/>
    <w:rsid w:val="008E7119"/>
    <w:rsid w:val="00904AAB"/>
    <w:rsid w:val="009337CB"/>
    <w:rsid w:val="0098230F"/>
    <w:rsid w:val="009830E0"/>
    <w:rsid w:val="009912F1"/>
    <w:rsid w:val="009A130A"/>
    <w:rsid w:val="00A1098E"/>
    <w:rsid w:val="00A8494F"/>
    <w:rsid w:val="00AC3417"/>
    <w:rsid w:val="00AD1146"/>
    <w:rsid w:val="00AE1680"/>
    <w:rsid w:val="00B00F25"/>
    <w:rsid w:val="00B201AD"/>
    <w:rsid w:val="00BA7F0F"/>
    <w:rsid w:val="00CF1140"/>
    <w:rsid w:val="00D21D95"/>
    <w:rsid w:val="00D77D91"/>
    <w:rsid w:val="00DD1AA2"/>
    <w:rsid w:val="00E44608"/>
    <w:rsid w:val="00EB76BC"/>
    <w:rsid w:val="00EC36E2"/>
    <w:rsid w:val="00EE3344"/>
    <w:rsid w:val="00EF3155"/>
    <w:rsid w:val="00F2510A"/>
    <w:rsid w:val="00F26689"/>
    <w:rsid w:val="00F41C3B"/>
    <w:rsid w:val="00F977F1"/>
    <w:rsid w:val="00FA5F62"/>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D2160"/>
  <w15:chartTrackingRefBased/>
  <w15:docId w15:val="{F2D316D3-42AF-4881-B128-736544C3C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19:00Z">
        <w:pPr/>
      </w:pPrChange>
    </w:pPr>
    <w:rPr>
      <w:rFonts w:cs="Times New Roman"/>
      <w:sz w:val="24"/>
      <w:szCs w:val="24"/>
      <w:lang w:val="en-GB"/>
      <w:rPrChange w:id="0" w:author="NAZ, Mamoona (OLDHAM MEDICAL SERVICES)" w:date="2026-09-22T12:19:00Z">
        <w:rPr>
          <w:sz w:val="24"/>
          <w:szCs w:val="24"/>
          <w:lang w:val="cs-CZ" w:eastAsia="cs-CZ"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E1680"/>
    <w:pPr>
      <w:jc w:val="both"/>
    </w:pPr>
    <w:rPr>
      <w:bCs/>
    </w:rPr>
  </w:style>
  <w:style w:type="character" w:customStyle="1" w:styleId="BodyTextChar">
    <w:name w:val="Body Text Char"/>
    <w:basedOn w:val="DefaultParagraphFont"/>
    <w:link w:val="BodyText"/>
    <w:rsid w:val="00AE1680"/>
    <w:rPr>
      <w:rFonts w:ascii="Times New Roman" w:eastAsia="Times New Roman" w:hAnsi="Times New Roman" w:cs="Times New Roman"/>
      <w:bCs/>
      <w:sz w:val="24"/>
      <w:szCs w:val="24"/>
      <w:lang w:eastAsia="cs-CZ"/>
    </w:rPr>
  </w:style>
  <w:style w:type="paragraph" w:styleId="NoSpacing">
    <w:name w:val="No Spacing"/>
    <w:uiPriority w:val="1"/>
    <w:qFormat/>
    <w:rsid w:val="00AE1680"/>
    <w:pPr>
      <w:spacing w:after="0" w:line="240" w:lineRule="auto"/>
    </w:pPr>
    <w:rPr>
      <w:rFonts w:ascii="Times New Roman" w:eastAsia="Times New Roman" w:hAnsi="Times New Roman" w:cs="Times New Roman"/>
      <w:sz w:val="24"/>
      <w:szCs w:val="24"/>
      <w:lang w:eastAsia="cs-CZ"/>
    </w:rPr>
  </w:style>
  <w:style w:type="paragraph" w:styleId="ListParagraph">
    <w:name w:val="List Paragraph"/>
    <w:basedOn w:val="Normal"/>
    <w:uiPriority w:val="34"/>
    <w:qFormat/>
    <w:rsid w:val="00AE1680"/>
    <w:pPr>
      <w:ind w:left="720"/>
      <w:contextualSpacing/>
    </w:pPr>
  </w:style>
  <w:style w:type="paragraph" w:styleId="Footer">
    <w:name w:val="footer"/>
    <w:basedOn w:val="Normal"/>
    <w:link w:val="FooterChar"/>
    <w:uiPriority w:val="99"/>
    <w:unhideWhenUsed/>
    <w:rsid w:val="00AE1680"/>
    <w:pPr>
      <w:tabs>
        <w:tab w:val="center" w:pos="4536"/>
        <w:tab w:val="right" w:pos="9072"/>
      </w:tabs>
    </w:pPr>
  </w:style>
  <w:style w:type="character" w:customStyle="1" w:styleId="FooterChar">
    <w:name w:val="Footer Char"/>
    <w:basedOn w:val="DefaultParagraphFont"/>
    <w:link w:val="Footer"/>
    <w:uiPriority w:val="99"/>
    <w:rsid w:val="00AE1680"/>
    <w:rPr>
      <w:rFonts w:ascii="Times New Roman" w:eastAsia="Times New Roman" w:hAnsi="Times New Roman" w:cs="Times New Roman"/>
      <w:sz w:val="24"/>
      <w:szCs w:val="24"/>
      <w:lang w:eastAsia="cs-CZ"/>
    </w:rPr>
  </w:style>
  <w:style w:type="paragraph" w:styleId="BodyText2">
    <w:name w:val="Body Text 2"/>
    <w:basedOn w:val="Normal"/>
    <w:link w:val="BodyText2Char"/>
    <w:uiPriority w:val="99"/>
    <w:semiHidden/>
    <w:unhideWhenUsed/>
    <w:rsid w:val="00B201AD"/>
    <w:pPr>
      <w:spacing w:after="120" w:line="480" w:lineRule="auto"/>
    </w:pPr>
  </w:style>
  <w:style w:type="character" w:customStyle="1" w:styleId="BodyText2Char">
    <w:name w:val="Body Text 2 Char"/>
    <w:basedOn w:val="DefaultParagraphFont"/>
    <w:link w:val="BodyText2"/>
    <w:uiPriority w:val="99"/>
    <w:semiHidden/>
    <w:rsid w:val="00B201AD"/>
    <w:rPr>
      <w:rFonts w:ascii="Times New Roman" w:eastAsia="Times New Roman" w:hAnsi="Times New Roman" w:cs="Times New Roman"/>
      <w:sz w:val="24"/>
      <w:szCs w:val="24"/>
      <w:lang w:eastAsia="cs-CZ"/>
    </w:rPr>
  </w:style>
  <w:style w:type="paragraph" w:styleId="Header">
    <w:name w:val="header"/>
    <w:basedOn w:val="Normal"/>
    <w:link w:val="HeaderChar"/>
    <w:uiPriority w:val="99"/>
    <w:unhideWhenUsed/>
    <w:rsid w:val="00652AD3"/>
    <w:pPr>
      <w:tabs>
        <w:tab w:val="center" w:pos="4680"/>
        <w:tab w:val="right" w:pos="9360"/>
      </w:tabs>
    </w:pPr>
  </w:style>
  <w:style w:type="character" w:customStyle="1" w:styleId="HeaderChar">
    <w:name w:val="Header Char"/>
    <w:basedOn w:val="DefaultParagraphFont"/>
    <w:link w:val="Header"/>
    <w:uiPriority w:val="99"/>
    <w:rsid w:val="00652AD3"/>
    <w:rPr>
      <w:rFonts w:ascii="Times New Roman" w:eastAsia="Times New Roman" w:hAnsi="Times New Roman" w:cs="Times New Roman"/>
      <w:sz w:val="24"/>
      <w:szCs w:val="2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1690</Words>
  <Characters>9638</Characters>
  <Application>Microsoft Office Word</Application>
  <DocSecurity>0</DocSecurity>
  <Lines>80</Lines>
  <Paragraphs>22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 Vydrářová</dc:creator>
  <cp:keywords/>
  <dc:description/>
  <cp:lastModifiedBy>Arthur Souza Rodrigues</cp:lastModifiedBy>
  <cp:revision>1</cp:revision>
  <cp:lastPrinted>2022-01-31T11:31:00Z</cp:lastPrinted>
  <dcterms:created xsi:type="dcterms:W3CDTF">2022-04-07T08:36:00Z</dcterms:created>
  <dcterms:modified xsi:type="dcterms:W3CDTF">2026-09-22T16:19:00Z</dcterms:modified>
</cp:coreProperties>
</file>