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1D453" w14:textId="77777777" w:rsidR="0098757D" w:rsidRDefault="0098757D">
      <w:pPr>
        <w:pStyle w:val="BodyText"/>
        <w:rPr>
          <w:ins w:id="5" w:author="Comparison" w:date="2026-09-25T21:13:00Z" w16du:dateUtc="2026-09-26T01:13:00Z"/>
          <w:rFonts w:ascii="Times New Roman"/>
          <w:b w:val="0"/>
          <w:sz w:val="20"/>
        </w:rPr>
      </w:pPr>
    </w:p>
    <w:p w14:paraId="173B4B26" w14:textId="77777777" w:rsidR="0098757D" w:rsidRDefault="0098757D">
      <w:pPr>
        <w:pStyle w:val="BodyText"/>
        <w:spacing w:before="173"/>
        <w:rPr>
          <w:ins w:id="6" w:author="Comparison" w:date="2026-09-25T21:13:00Z" w16du:dateUtc="2026-09-26T01:13:00Z"/>
          <w:rFonts w:ascii="Times New Roman"/>
          <w:b w:val="0"/>
          <w:sz w:val="20"/>
        </w:rPr>
      </w:pPr>
    </w:p>
    <w:p w14:paraId="58BE9FDC" w14:textId="77777777" w:rsidR="0098757D" w:rsidRDefault="00B0647C">
      <w:pPr>
        <w:pStyle w:val="BodyText"/>
        <w:ind w:left="104" w:right="-44"/>
        <w:rPr>
          <w:ins w:id="7" w:author="Comparison" w:date="2026-09-25T21:13:00Z" w16du:dateUtc="2026-09-26T01:13:00Z"/>
          <w:rFonts w:ascii="Times New Roman"/>
          <w:b w:val="0"/>
          <w:sz w:val="20"/>
        </w:rPr>
      </w:pPr>
      <w:ins w:id="8" w:author="Comparison" w:date="2026-09-25T21:13:00Z" w16du:dateUtc="2026-09-26T01:13:00Z">
        <w:r>
          <w:rPr>
            <w:rFonts w:ascii="Times New Roman"/>
            <w:b w:val="0"/>
            <w:noProof/>
            <w:sz w:val="20"/>
          </w:rPr>
          <mc:AlternateContent>
            <mc:Choice Requires="wps">
              <w:drawing>
                <wp:inline distT="0" distB="0" distL="0" distR="0">
                  <wp:extent cx="7256780" cy="52832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6780" cy="528320"/>
                          </a:xfrm>
                          <a:prstGeom prst="rect">
                            <a:avLst/>
                          </a:prstGeom>
                        </wps:spPr>
                        <wps:txbx>
                          <w:txbxContent>
                            <w:p w14:paraId="37727065" w14:textId="77777777" w:rsidR="0098757D" w:rsidRDefault="00B0647C">
                              <w:pPr>
                                <w:spacing w:before="140"/>
                                <w:ind w:left="673"/>
                                <w:rPr>
                                  <w:ins w:id="9" w:author="Comparison" w:date="2026-09-25T21:13:00Z" w16du:dateUtc="2026-09-26T01:13:00Z"/>
                                  <w:rFonts w:ascii="Times New Roman"/>
                                  <w:sz w:val="52"/>
                                </w:rPr>
                              </w:pPr>
                              <w:ins w:id="10" w:author="Comparison" w:date="2026-09-25T21:13:00Z" w16du:dateUtc="2026-09-26T01:13:00Z">
                                <w:r>
                                  <w:rPr>
                                    <w:rFonts w:ascii="Times New Roman"/>
                                    <w:color w:val="FFFFFF"/>
                                    <w:sz w:val="52"/>
                                  </w:rPr>
                                  <w:t>Job</w:t>
                                </w:r>
                                <w:r>
                                  <w:rPr>
                                    <w:rFonts w:ascii="Times New Roman"/>
                                    <w:color w:val="FFFFFF"/>
                                    <w:spacing w:val="-3"/>
                                    <w:sz w:val="52"/>
                                  </w:rPr>
                                  <w:t xml:space="preserve"> </w:t>
                                </w:r>
                                <w:r>
                                  <w:rPr>
                                    <w:rFonts w:ascii="Times New Roman"/>
                                    <w:color w:val="FFFFFF"/>
                                    <w:spacing w:val="-2"/>
                                    <w:sz w:val="52"/>
                                  </w:rPr>
                                  <w:t>Description</w:t>
                                </w:r>
                              </w:ins>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 o:spid="_x0000_s1026" type="#_x0000_t202" style="width:571.4pt;height:4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" filled="f" stroked="f">
                  <v:textbox inset="0,0,0,0">
                    <w:txbxContent>
                      <w:p w14:paraId="37727065" w14:textId="77777777" w:rsidR="0098757D" w:rsidRDefault="00B0647C">
                        <w:pPr>
                          <w:spacing w:before="140"/>
                          <w:ind w:left="673"/>
                          <w:rPr>
                            <w:ins w:id="11" w:author="Comparison" w:date="2026-09-25T21:13:00Z" w16du:dateUtc="2026-09-26T01:13:00Z"/>
                            <w:rFonts w:ascii="Times New Roman"/>
                            <w:sz w:val="52"/>
                          </w:rPr>
                        </w:pPr>
                        <w:ins w:id="12" w:author="Comparison" w:date="2026-09-25T21:13:00Z" w16du:dateUtc="2026-09-26T01:13:00Z">
                          <w:r>
                            <w:rPr>
                              <w:rFonts w:ascii="Times New Roman"/>
                              <w:color w:val="FFFFFF"/>
                              <w:sz w:val="52"/>
                            </w:rPr>
                            <w:t>Job</w:t>
                          </w:r>
                          <w:r>
                            <w:rPr>
                              <w:rFonts w:ascii="Times New Roman"/>
                              <w:color w:val="FFFFFF"/>
                              <w:spacing w:val="-3"/>
                              <w:sz w:val="52"/>
                            </w:rPr>
                            <w:t xml:space="preserve"> </w:t>
                          </w:r>
                          <w:r>
                            <w:rPr>
                              <w:rFonts w:ascii="Times New Roman"/>
                              <w:color w:val="FFFFFF"/>
                              <w:spacing w:val="-2"/>
                              <w:sz w:val="52"/>
                            </w:rPr>
                            <w:t>Description</w:t>
                          </w:r>
                        </w:ins>
                      </w:p>
                    </w:txbxContent>
                  </v:textbox>
                  <w10:anchorlock/>
                </v:shape>
              </w:pict>
            </mc:Fallback>
          </mc:AlternateContent>
        </w:r>
      </w:ins>
    </w:p>
    <w:p w14:paraId="24079776" w14:textId="77777777" w:rsidR="0098757D" w:rsidRDefault="0098757D">
      <w:pPr>
        <w:pStyle w:val="BodyText"/>
        <w:rPr>
          <w:ins w:id="13" w:author="Comparison" w:date="2026-09-25T21:13:00Z" w16du:dateUtc="2026-09-26T01:13:00Z"/>
          <w:rFonts w:ascii="Times New Roman"/>
          <w:b w:val="0"/>
        </w:rPr>
      </w:pPr>
    </w:p>
    <w:p w14:paraId="524A49DB" w14:textId="77777777" w:rsidR="0098757D" w:rsidRDefault="0098757D">
      <w:pPr>
        <w:pStyle w:val="BodyText"/>
        <w:spacing w:before="142"/>
        <w:rPr>
          <w:ins w:id="14" w:author="Comparison" w:date="2026-09-25T21:13:00Z" w16du:dateUtc="2026-09-26T01:13:00Z"/>
          <w:rFonts w:ascii="Times New Roman"/>
          <w:b w:val="0"/>
        </w:rPr>
      </w:pPr>
    </w:p>
    <w:p w14:paraId="0700350C" w14:textId="77777777" w:rsidR="0098757D" w:rsidRDefault="00B0647C">
      <w:pPr>
        <w:pStyle w:val="BodyText"/>
        <w:ind w:left="4344" w:right="3986" w:hanging="1021"/>
        <w:rPr>
          <w:ins w:id="15" w:author="Comparison" w:date="2026-09-25T21:13:00Z" w16du:dateUtc="2026-09-26T01:13:00Z"/>
        </w:rPr>
      </w:pPr>
      <w:ins w:id="16" w:author="Comparison" w:date="2026-09-25T21:13:00Z" w16du:dateUtc="2026-09-26T01:13:00Z">
        <w:r>
          <w:rPr>
            <w:noProof/>
          </w:rPr>
          <mc:AlternateContent>
            <mc:Choice Requires="wps">
              <w:drawing>
                <wp:anchor distT="0" distB="0" distL="0" distR="0" simplePos="0" relativeHeight="251659264" behindDoc="1" locked="0" layoutInCell="1" allowOverlap="1">
                  <wp:simplePos x="0" y="0"/>
                  <wp:positionH relativeFrom="page">
                    <wp:posOffset>256541</wp:posOffset>
                  </wp:positionH>
                  <wp:positionV relativeFrom="paragraph">
                    <wp:posOffset>-1027395</wp:posOffset>
                  </wp:positionV>
                  <wp:extent cx="7313930" cy="66611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3930" cy="666115"/>
                            <a:chOff x="0" y="0"/>
                            <a:chExt cx="7313930" cy="666115"/>
                          </a:xfrm>
                        </wpg:grpSpPr>
                        <pic:pic xmlns:pic="http://schemas.openxmlformats.org/drawingml/2006/picture">
                          <pic:nvPicPr>
                            <pic:cNvPr id="3" name="Image 3"/>
                            <pic:cNvPicPr/>
                          </pic:nvPicPr>
                          <pic:blipFill>
                            <a:blip r:embed="rId7" cstate="print"/>
                            <a:stretch>
                              <a:fillRect/>
                            </a:stretch>
                          </pic:blipFill>
                          <pic:spPr>
                            <a:xfrm>
                              <a:off x="11429" y="23618"/>
                              <a:ext cx="7282928" cy="531645"/>
                            </a:xfrm>
                            <a:prstGeom prst="rect">
                              <a:avLst/>
                            </a:prstGeom>
                          </pic:spPr>
                        </pic:pic>
                        <wps:wsp>
                          <wps:cNvPr id="4" name="Graphic 4"/>
                          <wps:cNvSpPr/>
                          <wps:spPr>
                            <a:xfrm>
                              <a:off x="19048" y="19044"/>
                              <a:ext cx="7275830" cy="490220"/>
                            </a:xfrm>
                            <a:custGeom>
                              <a:avLst/>
                              <a:gdLst/>
                              <a:ahLst/>
                              <a:cxnLst/>
                              <a:rect l="l" t="t" r="r" b="b"/>
                              <a:pathLst>
                                <a:path w="7275830" h="490220">
                                  <a:moveTo>
                                    <a:pt x="7275334" y="0"/>
                                  </a:moveTo>
                                  <a:lnTo>
                                    <a:pt x="0" y="0"/>
                                  </a:lnTo>
                                  <a:lnTo>
                                    <a:pt x="0" y="490029"/>
                                  </a:lnTo>
                                  <a:lnTo>
                                    <a:pt x="7275334" y="490029"/>
                                  </a:lnTo>
                                  <a:lnTo>
                                    <a:pt x="7275334" y="0"/>
                                  </a:lnTo>
                                  <a:close/>
                                </a:path>
                              </a:pathLst>
                            </a:custGeom>
                            <a:solidFill>
                              <a:srgbClr val="006224"/>
                            </a:solidFill>
                          </wps:spPr>
                          <wps:bodyPr wrap="square" lIns="0" tIns="0" rIns="0" bIns="0" rtlCol="0">
                            <a:prstTxWarp prst="textNoShape">
                              <a:avLst/>
                            </a:prstTxWarp>
                            <a:noAutofit/>
                          </wps:bodyPr>
                        </wps:wsp>
                        <wps:wsp>
                          <wps:cNvPr id="5" name="Graphic 5"/>
                          <wps:cNvSpPr/>
                          <wps:spPr>
                            <a:xfrm>
                              <a:off x="19050" y="19050"/>
                              <a:ext cx="7275830" cy="490220"/>
                            </a:xfrm>
                            <a:custGeom>
                              <a:avLst/>
                              <a:gdLst/>
                              <a:ahLst/>
                              <a:cxnLst/>
                              <a:rect l="l" t="t" r="r" b="b"/>
                              <a:pathLst>
                                <a:path w="7275830" h="490220">
                                  <a:moveTo>
                                    <a:pt x="7275322" y="490016"/>
                                  </a:moveTo>
                                  <a:lnTo>
                                    <a:pt x="0" y="490016"/>
                                  </a:lnTo>
                                  <a:lnTo>
                                    <a:pt x="0" y="0"/>
                                  </a:lnTo>
                                  <a:lnTo>
                                    <a:pt x="7275322" y="0"/>
                                  </a:lnTo>
                                </a:path>
                              </a:pathLst>
                            </a:custGeom>
                            <a:ln w="38100">
                              <a:solidFill>
                                <a:srgbClr val="006224"/>
                              </a:solidFill>
                              <a:prstDash val="solid"/>
                            </a:ln>
                          </wps:spPr>
                          <wps:bodyPr wrap="square" lIns="0" tIns="0" rIns="0" bIns="0" rtlCol="0">
                            <a:prstTxWarp prst="textNoShape">
                              <a:avLst/>
                            </a:prstTxWarp>
                            <a:noAutofit/>
                          </wps:bodyPr>
                        </wps:wsp>
                        <wps:wsp>
                          <wps:cNvPr id="6" name="Graphic 6"/>
                          <wps:cNvSpPr/>
                          <wps:spPr>
                            <a:xfrm>
                              <a:off x="18667" y="561385"/>
                              <a:ext cx="7275830" cy="104775"/>
                            </a:xfrm>
                            <a:custGeom>
                              <a:avLst/>
                              <a:gdLst/>
                              <a:ahLst/>
                              <a:cxnLst/>
                              <a:rect l="l" t="t" r="r" b="b"/>
                              <a:pathLst>
                                <a:path w="7275830" h="104775">
                                  <a:moveTo>
                                    <a:pt x="7275703" y="0"/>
                                  </a:moveTo>
                                  <a:lnTo>
                                    <a:pt x="0" y="0"/>
                                  </a:lnTo>
                                  <a:lnTo>
                                    <a:pt x="0" y="104711"/>
                                  </a:lnTo>
                                  <a:lnTo>
                                    <a:pt x="7275703" y="104711"/>
                                  </a:lnTo>
                                  <a:lnTo>
                                    <a:pt x="7275703" y="0"/>
                                  </a:lnTo>
                                  <a:close/>
                                </a:path>
                              </a:pathLst>
                            </a:custGeom>
                            <a:solidFill>
                              <a:srgbClr val="6AB33D"/>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0.2001pt;margin-top:-80.897263pt;width:575.9pt;height:52.45pt;mso-position-horizontal-relative:page;mso-position-vertical-relative:paragraph;z-index:-15773696" id="docshapegroup2" coordorigin="404,-1618" coordsize="11518,1049">
                  <v:shape style="position:absolute;left:422;top:-1581;width:11470;height:838" type="#_x0000_t75" id="docshape3" stroked="false">
                    <v:imagedata r:id="rId8" o:title=""/>
                  </v:shape>
                  <v:rect style="position:absolute;left:434;top:-1588;width:11458;height:772" id="docshape4" filled="true" fillcolor="#006224" stroked="false">
                    <v:fill type="solid"/>
                  </v:rect>
                  <v:shape style="position:absolute;left:434;top:-1588;width:11458;height:772" id="docshape5" coordorigin="434,-1588" coordsize="11458,772" path="m11891,-816l434,-816,434,-1588,11891,-1588e" filled="false" stroked="true" strokeweight="3pt" strokecolor="#006224">
                    <v:path arrowok="t"/>
                    <v:stroke dashstyle="solid"/>
                  </v:shape>
                  <v:rect style="position:absolute;left:433;top:-734;width:11458;height:165" id="docshape6" filled="true" fillcolor="#6ab33d" stroked="false">
                    <v:fill type="solid"/>
                  </v:rect>
                  <w10:wrap type="none"/>
                </v:group>
              </w:pict>
            </mc:Fallback>
          </mc:AlternateContent>
        </w:r>
        <w:r>
          <w:t>Food</w:t>
        </w:r>
        <w:r>
          <w:rPr>
            <w:spacing w:val="-16"/>
          </w:rPr>
          <w:t xml:space="preserve"> </w:t>
        </w:r>
        <w:r>
          <w:t>&amp;</w:t>
        </w:r>
        <w:r>
          <w:rPr>
            <w:spacing w:val="-16"/>
          </w:rPr>
          <w:t xml:space="preserve"> </w:t>
        </w:r>
        <w:r>
          <w:t>Beverage</w:t>
        </w:r>
        <w:r>
          <w:rPr>
            <w:spacing w:val="-16"/>
          </w:rPr>
          <w:t xml:space="preserve"> </w:t>
        </w:r>
        <w:r>
          <w:t>Catering</w:t>
        </w:r>
        <w:r>
          <w:rPr>
            <w:spacing w:val="-16"/>
          </w:rPr>
          <w:t xml:space="preserve"> </w:t>
        </w:r>
        <w:r>
          <w:t>Assistants Bunratty Folk Park (Seasonal Position)</w:t>
        </w:r>
      </w:ins>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6"/>
      </w:tblGrid>
      <w:tr w:rsidR="0098757D" w14:paraId="47DD802E" w14:textId="77777777">
        <w:trPr>
          <w:trHeight w:val="397"/>
          <w:ins w:id="17" w:author="Comparison" w:date="2026-09-25T21:13:00Z" w16du:dateUtc="2026-09-26T01:13:00Z"/>
        </w:trPr>
        <w:tc>
          <w:tcPr>
            <w:tcW w:w="10066" w:type="dxa"/>
            <w:shd w:val="clear" w:color="auto" w:fill="D9D9D9"/>
          </w:tcPr>
          <w:p w14:paraId="2DFFC2B6" w14:textId="77777777" w:rsidR="0098757D" w:rsidRDefault="00B0647C">
            <w:pPr>
              <w:pStyle w:val="TableParagraph"/>
              <w:spacing w:before="6"/>
              <w:ind w:left="112" w:firstLine="0"/>
              <w:rPr>
                <w:ins w:id="18" w:author="Comparison" w:date="2026-09-25T21:13:00Z" w16du:dateUtc="2026-09-26T01:13:00Z"/>
                <w:b/>
              </w:rPr>
            </w:pPr>
            <w:ins w:id="19" w:author="Comparison" w:date="2026-09-25T21:13:00Z" w16du:dateUtc="2026-09-26T01:13:00Z">
              <w:r>
                <w:rPr>
                  <w:b/>
                </w:rPr>
                <w:t>Role</w:t>
              </w:r>
              <w:r>
                <w:rPr>
                  <w:b/>
                  <w:spacing w:val="-7"/>
                </w:rPr>
                <w:t xml:space="preserve"> </w:t>
              </w:r>
              <w:r>
                <w:rPr>
                  <w:b/>
                  <w:spacing w:val="-2"/>
                </w:rPr>
                <w:t>Purpose:</w:t>
              </w:r>
            </w:ins>
          </w:p>
        </w:tc>
      </w:tr>
      <w:tr w:rsidR="0098757D" w14:paraId="3E2F2BC9" w14:textId="77777777">
        <w:trPr>
          <w:trHeight w:val="1245"/>
          <w:ins w:id="20" w:author="Comparison" w:date="2026-09-25T21:13:00Z" w16du:dateUtc="2026-09-26T01:13:00Z"/>
        </w:trPr>
        <w:tc>
          <w:tcPr>
            <w:tcW w:w="10066" w:type="dxa"/>
          </w:tcPr>
          <w:p w14:paraId="178B4A2B" w14:textId="77777777" w:rsidR="0098757D" w:rsidRDefault="00B0647C">
            <w:pPr>
              <w:pStyle w:val="TableParagraph"/>
              <w:spacing w:before="6" w:line="266" w:lineRule="exact"/>
              <w:ind w:left="112" w:firstLine="0"/>
              <w:rPr>
                <w:ins w:id="21" w:author="Comparison" w:date="2026-09-25T21:13:00Z" w16du:dateUtc="2026-09-26T01:13:00Z"/>
                <w:b/>
              </w:rPr>
            </w:pPr>
            <w:ins w:id="22" w:author="Comparison" w:date="2026-09-25T21:13:00Z" w16du:dateUtc="2026-09-26T01:13:00Z">
              <w:r>
                <w:rPr>
                  <w:b/>
                  <w:spacing w:val="-2"/>
                </w:rPr>
                <w:t>Catering</w:t>
              </w:r>
              <w:r>
                <w:rPr>
                  <w:b/>
                  <w:spacing w:val="1"/>
                </w:rPr>
                <w:t xml:space="preserve"> </w:t>
              </w:r>
              <w:r>
                <w:rPr>
                  <w:b/>
                  <w:spacing w:val="-2"/>
                </w:rPr>
                <w:t>Assistant</w:t>
              </w:r>
              <w:r>
                <w:rPr>
                  <w:b/>
                  <w:spacing w:val="5"/>
                </w:rPr>
                <w:t xml:space="preserve"> </w:t>
              </w:r>
              <w:r>
                <w:rPr>
                  <w:b/>
                  <w:spacing w:val="-10"/>
                </w:rPr>
                <w:t>–</w:t>
              </w:r>
            </w:ins>
          </w:p>
          <w:p w14:paraId="55A904D9" w14:textId="77777777" w:rsidR="0098757D" w:rsidRDefault="00B0647C">
            <w:pPr>
              <w:pStyle w:val="TableParagraph"/>
              <w:ind w:left="112" w:firstLine="0"/>
              <w:rPr>
                <w:ins w:id="23" w:author="Comparison" w:date="2026-09-25T21:13:00Z" w16du:dateUtc="2026-09-26T01:13:00Z"/>
                <w:sz w:val="20"/>
              </w:rPr>
            </w:pPr>
            <w:ins w:id="24" w:author="Comparison" w:date="2026-09-25T21:13:00Z" w16du:dateUtc="2026-09-26T01:13:00Z">
              <w:r>
                <w:rPr>
                  <w:sz w:val="20"/>
                </w:rPr>
                <w:t>The role of catering assistant is to be the welcoming face of Bunratty Castle in the Food &amp; Beverage outlets.</w:t>
              </w:r>
              <w:r>
                <w:rPr>
                  <w:spacing w:val="80"/>
                  <w:sz w:val="20"/>
                </w:rPr>
                <w:t xml:space="preserve"> </w:t>
              </w:r>
              <w:r>
                <w:rPr>
                  <w:sz w:val="20"/>
                </w:rPr>
                <w:t>To ensure that</w:t>
              </w:r>
              <w:r>
                <w:rPr>
                  <w:spacing w:val="-5"/>
                  <w:sz w:val="20"/>
                </w:rPr>
                <w:t xml:space="preserve"> </w:t>
              </w:r>
              <w:r>
                <w:rPr>
                  <w:sz w:val="20"/>
                </w:rPr>
                <w:t>customers</w:t>
              </w:r>
              <w:r>
                <w:rPr>
                  <w:spacing w:val="-4"/>
                  <w:sz w:val="20"/>
                </w:rPr>
                <w:t xml:space="preserve"> </w:t>
              </w:r>
              <w:r>
                <w:rPr>
                  <w:sz w:val="20"/>
                </w:rPr>
                <w:t>are</w:t>
              </w:r>
              <w:r>
                <w:rPr>
                  <w:spacing w:val="-7"/>
                  <w:sz w:val="20"/>
                </w:rPr>
                <w:t xml:space="preserve"> </w:t>
              </w:r>
              <w:r>
                <w:rPr>
                  <w:sz w:val="20"/>
                </w:rPr>
                <w:t>served</w:t>
              </w:r>
              <w:r>
                <w:rPr>
                  <w:spacing w:val="-4"/>
                  <w:sz w:val="20"/>
                </w:rPr>
                <w:t xml:space="preserve"> </w:t>
              </w:r>
              <w:r>
                <w:rPr>
                  <w:sz w:val="20"/>
                </w:rPr>
                <w:t>in</w:t>
              </w:r>
              <w:r>
                <w:rPr>
                  <w:spacing w:val="-9"/>
                  <w:sz w:val="20"/>
                </w:rPr>
                <w:t xml:space="preserve"> </w:t>
              </w:r>
              <w:r>
                <w:rPr>
                  <w:sz w:val="20"/>
                </w:rPr>
                <w:t>a</w:t>
              </w:r>
              <w:r>
                <w:rPr>
                  <w:spacing w:val="-4"/>
                  <w:sz w:val="20"/>
                </w:rPr>
                <w:t xml:space="preserve"> </w:t>
              </w:r>
              <w:r>
                <w:rPr>
                  <w:sz w:val="20"/>
                </w:rPr>
                <w:t>polite,</w:t>
              </w:r>
              <w:r>
                <w:rPr>
                  <w:spacing w:val="-4"/>
                  <w:sz w:val="20"/>
                </w:rPr>
                <w:t xml:space="preserve"> </w:t>
              </w:r>
              <w:r>
                <w:rPr>
                  <w:sz w:val="20"/>
                </w:rPr>
                <w:t>professional,</w:t>
              </w:r>
              <w:r>
                <w:rPr>
                  <w:spacing w:val="-6"/>
                  <w:sz w:val="20"/>
                </w:rPr>
                <w:t xml:space="preserve"> </w:t>
              </w:r>
              <w:r>
                <w:rPr>
                  <w:sz w:val="20"/>
                </w:rPr>
                <w:t>and</w:t>
              </w:r>
              <w:r>
                <w:rPr>
                  <w:spacing w:val="-4"/>
                  <w:sz w:val="20"/>
                </w:rPr>
                <w:t xml:space="preserve"> </w:t>
              </w:r>
              <w:r>
                <w:rPr>
                  <w:sz w:val="20"/>
                </w:rPr>
                <w:t>courteous</w:t>
              </w:r>
              <w:r>
                <w:rPr>
                  <w:spacing w:val="-4"/>
                  <w:sz w:val="20"/>
                </w:rPr>
                <w:t xml:space="preserve"> </w:t>
              </w:r>
              <w:r>
                <w:rPr>
                  <w:sz w:val="20"/>
                </w:rPr>
                <w:t>manner.</w:t>
              </w:r>
              <w:r>
                <w:rPr>
                  <w:spacing w:val="36"/>
                  <w:sz w:val="20"/>
                </w:rPr>
                <w:t xml:space="preserve"> </w:t>
              </w:r>
              <w:r>
                <w:rPr>
                  <w:sz w:val="20"/>
                </w:rPr>
                <w:t>To</w:t>
              </w:r>
              <w:r>
                <w:rPr>
                  <w:spacing w:val="-5"/>
                  <w:sz w:val="20"/>
                </w:rPr>
                <w:t xml:space="preserve"> </w:t>
              </w:r>
              <w:r>
                <w:rPr>
                  <w:sz w:val="20"/>
                </w:rPr>
                <w:t>ensure</w:t>
              </w:r>
              <w:r>
                <w:rPr>
                  <w:spacing w:val="-8"/>
                  <w:sz w:val="20"/>
                </w:rPr>
                <w:t xml:space="preserve"> </w:t>
              </w:r>
              <w:r>
                <w:rPr>
                  <w:sz w:val="20"/>
                </w:rPr>
                <w:t>that</w:t>
              </w:r>
              <w:r>
                <w:rPr>
                  <w:spacing w:val="-4"/>
                  <w:sz w:val="20"/>
                </w:rPr>
                <w:t xml:space="preserve"> </w:t>
              </w:r>
              <w:r>
                <w:rPr>
                  <w:sz w:val="20"/>
                </w:rPr>
                <w:t>the</w:t>
              </w:r>
              <w:r>
                <w:rPr>
                  <w:spacing w:val="-7"/>
                  <w:sz w:val="20"/>
                </w:rPr>
                <w:t xml:space="preserve"> </w:t>
              </w:r>
              <w:r>
                <w:rPr>
                  <w:sz w:val="20"/>
                </w:rPr>
                <w:t>business</w:t>
              </w:r>
              <w:r>
                <w:rPr>
                  <w:spacing w:val="-6"/>
                  <w:sz w:val="20"/>
                </w:rPr>
                <w:t xml:space="preserve"> </w:t>
              </w:r>
              <w:r>
                <w:rPr>
                  <w:sz w:val="20"/>
                </w:rPr>
                <w:t>unit</w:t>
              </w:r>
              <w:r>
                <w:rPr>
                  <w:spacing w:val="-9"/>
                  <w:sz w:val="20"/>
                </w:rPr>
                <w:t xml:space="preserve"> </w:t>
              </w:r>
              <w:r>
                <w:rPr>
                  <w:sz w:val="20"/>
                </w:rPr>
                <w:t>is</w:t>
              </w:r>
              <w:r>
                <w:rPr>
                  <w:spacing w:val="-5"/>
                  <w:sz w:val="20"/>
                </w:rPr>
                <w:t xml:space="preserve"> </w:t>
              </w:r>
              <w:r>
                <w:rPr>
                  <w:sz w:val="20"/>
                </w:rPr>
                <w:t>kept</w:t>
              </w:r>
              <w:r>
                <w:rPr>
                  <w:spacing w:val="-4"/>
                  <w:sz w:val="20"/>
                </w:rPr>
                <w:t xml:space="preserve"> </w:t>
              </w:r>
              <w:r>
                <w:rPr>
                  <w:spacing w:val="-2"/>
                  <w:sz w:val="20"/>
                </w:rPr>
                <w:t>clean,</w:t>
              </w:r>
            </w:ins>
          </w:p>
          <w:p w14:paraId="502BDFA2" w14:textId="77777777" w:rsidR="0098757D" w:rsidRDefault="00B0647C">
            <w:pPr>
              <w:pStyle w:val="TableParagraph"/>
              <w:spacing w:before="4" w:line="230" w:lineRule="exact"/>
              <w:ind w:left="112" w:right="104" w:firstLine="0"/>
              <w:rPr>
                <w:ins w:id="25" w:author="Comparison" w:date="2026-09-25T21:13:00Z" w16du:dateUtc="2026-09-26T01:13:00Z"/>
                <w:sz w:val="20"/>
              </w:rPr>
            </w:pPr>
            <w:ins w:id="26" w:author="Comparison" w:date="2026-09-25T21:13:00Z" w16du:dateUtc="2026-09-26T01:13:00Z">
              <w:r>
                <w:rPr>
                  <w:sz w:val="20"/>
                </w:rPr>
                <w:t>tidy,</w:t>
              </w:r>
              <w:r>
                <w:rPr>
                  <w:spacing w:val="-2"/>
                  <w:sz w:val="20"/>
                </w:rPr>
                <w:t xml:space="preserve"> </w:t>
              </w:r>
              <w:r>
                <w:rPr>
                  <w:sz w:val="20"/>
                </w:rPr>
                <w:t>neat,</w:t>
              </w:r>
              <w:r>
                <w:rPr>
                  <w:spacing w:val="-2"/>
                  <w:sz w:val="20"/>
                </w:rPr>
                <w:t xml:space="preserve"> </w:t>
              </w:r>
              <w:r>
                <w:rPr>
                  <w:sz w:val="20"/>
                </w:rPr>
                <w:t>and</w:t>
              </w:r>
              <w:r>
                <w:rPr>
                  <w:spacing w:val="-2"/>
                  <w:sz w:val="20"/>
                </w:rPr>
                <w:t xml:space="preserve"> </w:t>
              </w:r>
              <w:r>
                <w:rPr>
                  <w:sz w:val="20"/>
                </w:rPr>
                <w:t>safe</w:t>
              </w:r>
              <w:r>
                <w:rPr>
                  <w:spacing w:val="-4"/>
                  <w:sz w:val="20"/>
                </w:rPr>
                <w:t xml:space="preserve"> </w:t>
              </w:r>
              <w:r>
                <w:rPr>
                  <w:sz w:val="20"/>
                </w:rPr>
                <w:t>for</w:t>
              </w:r>
              <w:r>
                <w:rPr>
                  <w:spacing w:val="-3"/>
                  <w:sz w:val="20"/>
                </w:rPr>
                <w:t xml:space="preserve"> </w:t>
              </w:r>
              <w:r>
                <w:rPr>
                  <w:sz w:val="20"/>
                </w:rPr>
                <w:t>colleagues</w:t>
              </w:r>
              <w:r>
                <w:rPr>
                  <w:spacing w:val="-2"/>
                  <w:sz w:val="20"/>
                </w:rPr>
                <w:t xml:space="preserve"> </w:t>
              </w:r>
              <w:r>
                <w:rPr>
                  <w:sz w:val="20"/>
                </w:rPr>
                <w:t>and</w:t>
              </w:r>
              <w:r>
                <w:rPr>
                  <w:spacing w:val="-2"/>
                  <w:sz w:val="20"/>
                </w:rPr>
                <w:t xml:space="preserve"> </w:t>
              </w:r>
              <w:r>
                <w:rPr>
                  <w:sz w:val="20"/>
                </w:rPr>
                <w:t>visitors.</w:t>
              </w:r>
              <w:r>
                <w:rPr>
                  <w:spacing w:val="-3"/>
                  <w:sz w:val="20"/>
                </w:rPr>
                <w:t xml:space="preserve"> </w:t>
              </w:r>
              <w:r>
                <w:rPr>
                  <w:sz w:val="20"/>
                </w:rPr>
                <w:t>Stock</w:t>
              </w:r>
              <w:r>
                <w:rPr>
                  <w:spacing w:val="-2"/>
                  <w:sz w:val="20"/>
                </w:rPr>
                <w:t xml:space="preserve"> </w:t>
              </w:r>
              <w:r>
                <w:rPr>
                  <w:sz w:val="20"/>
                </w:rPr>
                <w:t>items</w:t>
              </w:r>
              <w:r>
                <w:rPr>
                  <w:spacing w:val="-2"/>
                  <w:sz w:val="20"/>
                </w:rPr>
                <w:t xml:space="preserve"> </w:t>
              </w:r>
              <w:r>
                <w:rPr>
                  <w:sz w:val="20"/>
                </w:rPr>
                <w:t>should</w:t>
              </w:r>
              <w:r>
                <w:rPr>
                  <w:spacing w:val="-2"/>
                  <w:sz w:val="20"/>
                </w:rPr>
                <w:t xml:space="preserve"> </w:t>
              </w:r>
              <w:r>
                <w:rPr>
                  <w:sz w:val="20"/>
                </w:rPr>
                <w:t>be</w:t>
              </w:r>
              <w:r>
                <w:rPr>
                  <w:spacing w:val="-4"/>
                  <w:sz w:val="20"/>
                </w:rPr>
                <w:t xml:space="preserve"> </w:t>
              </w:r>
              <w:r>
                <w:rPr>
                  <w:sz w:val="20"/>
                </w:rPr>
                <w:t>available,</w:t>
              </w:r>
              <w:r>
                <w:rPr>
                  <w:spacing w:val="-2"/>
                  <w:sz w:val="20"/>
                </w:rPr>
                <w:t xml:space="preserve"> </w:t>
              </w:r>
              <w:r>
                <w:rPr>
                  <w:sz w:val="20"/>
                </w:rPr>
                <w:t>well</w:t>
              </w:r>
              <w:r>
                <w:rPr>
                  <w:spacing w:val="-3"/>
                  <w:sz w:val="20"/>
                </w:rPr>
                <w:t xml:space="preserve"> </w:t>
              </w:r>
              <w:r>
                <w:rPr>
                  <w:sz w:val="20"/>
                </w:rPr>
                <w:t>presented</w:t>
              </w:r>
              <w:r>
                <w:rPr>
                  <w:spacing w:val="-2"/>
                  <w:sz w:val="20"/>
                </w:rPr>
                <w:t xml:space="preserve"> </w:t>
              </w:r>
              <w:r>
                <w:rPr>
                  <w:sz w:val="20"/>
                </w:rPr>
                <w:t>the</w:t>
              </w:r>
              <w:r>
                <w:rPr>
                  <w:spacing w:val="-4"/>
                  <w:sz w:val="20"/>
                </w:rPr>
                <w:t xml:space="preserve"> </w:t>
              </w:r>
              <w:r>
                <w:rPr>
                  <w:sz w:val="20"/>
                </w:rPr>
                <w:t>staff</w:t>
              </w:r>
              <w:r>
                <w:rPr>
                  <w:spacing w:val="-4"/>
                  <w:sz w:val="20"/>
                </w:rPr>
                <w:t xml:space="preserve"> </w:t>
              </w:r>
              <w:r>
                <w:rPr>
                  <w:sz w:val="20"/>
                </w:rPr>
                <w:t>member</w:t>
              </w:r>
              <w:r>
                <w:rPr>
                  <w:spacing w:val="-3"/>
                  <w:sz w:val="20"/>
                </w:rPr>
                <w:t xml:space="preserve"> </w:t>
              </w:r>
              <w:r>
                <w:rPr>
                  <w:sz w:val="20"/>
                </w:rPr>
                <w:t>should be knowledgeable about their stock lines</w:t>
              </w:r>
            </w:ins>
          </w:p>
        </w:tc>
      </w:tr>
      <w:tr w:rsidR="0098757D" w14:paraId="11F4EC0B" w14:textId="77777777">
        <w:trPr>
          <w:trHeight w:val="268"/>
          <w:ins w:id="27" w:author="Comparison" w:date="2026-09-25T21:13:00Z" w16du:dateUtc="2026-09-26T01:13:00Z"/>
        </w:trPr>
        <w:tc>
          <w:tcPr>
            <w:tcW w:w="10066" w:type="dxa"/>
            <w:shd w:val="clear" w:color="auto" w:fill="D9D9D9"/>
          </w:tcPr>
          <w:p w14:paraId="32AF8102" w14:textId="77777777" w:rsidR="0098757D" w:rsidRDefault="00B0647C">
            <w:pPr>
              <w:pStyle w:val="TableParagraph"/>
              <w:spacing w:line="248" w:lineRule="exact"/>
              <w:ind w:left="112" w:firstLine="0"/>
              <w:rPr>
                <w:ins w:id="28" w:author="Comparison" w:date="2026-09-25T21:13:00Z" w16du:dateUtc="2026-09-26T01:13:00Z"/>
                <w:b/>
              </w:rPr>
            </w:pPr>
            <w:ins w:id="29" w:author="Comparison" w:date="2026-09-25T21:13:00Z" w16du:dateUtc="2026-09-26T01:13:00Z">
              <w:r>
                <w:rPr>
                  <w:b/>
                </w:rPr>
                <w:t>The</w:t>
              </w:r>
              <w:r>
                <w:rPr>
                  <w:b/>
                  <w:spacing w:val="-5"/>
                </w:rPr>
                <w:t xml:space="preserve"> </w:t>
              </w:r>
              <w:r>
                <w:rPr>
                  <w:b/>
                  <w:spacing w:val="-2"/>
                </w:rPr>
                <w:t>Role:</w:t>
              </w:r>
            </w:ins>
          </w:p>
        </w:tc>
      </w:tr>
      <w:tr w:rsidR="0098757D" w14:paraId="4080ED6B" w14:textId="77777777">
        <w:trPr>
          <w:trHeight w:val="6513"/>
          <w:ins w:id="30" w:author="Comparison" w:date="2026-09-25T21:13:00Z" w16du:dateUtc="2026-09-26T01:13:00Z"/>
        </w:trPr>
        <w:tc>
          <w:tcPr>
            <w:tcW w:w="10066" w:type="dxa"/>
          </w:tcPr>
          <w:p w14:paraId="7C100BF4" w14:textId="77777777" w:rsidR="0098757D" w:rsidRDefault="00B0647C">
            <w:pPr>
              <w:pStyle w:val="TableParagraph"/>
              <w:numPr>
                <w:ilvl w:val="0"/>
                <w:numId w:val="1"/>
              </w:numPr>
              <w:tabs>
                <w:tab w:val="left" w:pos="832"/>
              </w:tabs>
              <w:spacing w:before="2"/>
              <w:rPr>
                <w:ins w:id="31" w:author="Comparison" w:date="2026-09-25T21:13:00Z" w16du:dateUtc="2026-09-26T01:13:00Z"/>
                <w:rFonts w:ascii="Symbol" w:hAnsi="Symbol"/>
              </w:rPr>
            </w:pPr>
            <w:ins w:id="32" w:author="Comparison" w:date="2026-09-25T21:13:00Z" w16du:dateUtc="2026-09-26T01:13:00Z">
              <w:r>
                <w:rPr>
                  <w:b/>
                </w:rPr>
                <w:t>Welcoming</w:t>
              </w:r>
              <w:r>
                <w:rPr>
                  <w:b/>
                  <w:spacing w:val="-11"/>
                </w:rPr>
                <w:t xml:space="preserve"> </w:t>
              </w:r>
              <w:r>
                <w:rPr>
                  <w:b/>
                </w:rPr>
                <w:t>Guests</w:t>
              </w:r>
              <w:r>
                <w:rPr>
                  <w:b/>
                  <w:spacing w:val="-9"/>
                </w:rPr>
                <w:t xml:space="preserve"> </w:t>
              </w:r>
              <w:r>
                <w:rPr>
                  <w:b/>
                </w:rPr>
                <w:t>to</w:t>
              </w:r>
              <w:r>
                <w:rPr>
                  <w:b/>
                  <w:spacing w:val="-9"/>
                </w:rPr>
                <w:t xml:space="preserve"> </w:t>
              </w:r>
              <w:r>
                <w:rPr>
                  <w:b/>
                </w:rPr>
                <w:t>the</w:t>
              </w:r>
              <w:r>
                <w:rPr>
                  <w:b/>
                  <w:spacing w:val="-10"/>
                </w:rPr>
                <w:t xml:space="preserve"> </w:t>
              </w:r>
              <w:r>
                <w:rPr>
                  <w:b/>
                </w:rPr>
                <w:t>individual</w:t>
              </w:r>
              <w:r>
                <w:rPr>
                  <w:b/>
                  <w:spacing w:val="-5"/>
                </w:rPr>
                <w:t xml:space="preserve"> </w:t>
              </w:r>
              <w:r>
                <w:rPr>
                  <w:b/>
                </w:rPr>
                <w:t>Food</w:t>
              </w:r>
              <w:r>
                <w:rPr>
                  <w:b/>
                  <w:spacing w:val="-9"/>
                </w:rPr>
                <w:t xml:space="preserve"> </w:t>
              </w:r>
              <w:r>
                <w:rPr>
                  <w:b/>
                </w:rPr>
                <w:t>and</w:t>
              </w:r>
              <w:r>
                <w:rPr>
                  <w:b/>
                  <w:spacing w:val="-9"/>
                </w:rPr>
                <w:t xml:space="preserve"> </w:t>
              </w:r>
              <w:r>
                <w:rPr>
                  <w:b/>
                </w:rPr>
                <w:t>Beverage</w:t>
              </w:r>
              <w:r>
                <w:rPr>
                  <w:b/>
                  <w:spacing w:val="-8"/>
                </w:rPr>
                <w:t xml:space="preserve"> </w:t>
              </w:r>
              <w:r>
                <w:rPr>
                  <w:b/>
                </w:rPr>
                <w:t>unit</w:t>
              </w:r>
              <w:r>
                <w:rPr>
                  <w:b/>
                  <w:spacing w:val="-5"/>
                </w:rPr>
                <w:t xml:space="preserve"> </w:t>
              </w:r>
              <w:r>
                <w:rPr>
                  <w:b/>
                </w:rPr>
                <w:t>and</w:t>
              </w:r>
              <w:r>
                <w:rPr>
                  <w:b/>
                  <w:spacing w:val="-9"/>
                </w:rPr>
                <w:t xml:space="preserve"> </w:t>
              </w:r>
              <w:r>
                <w:rPr>
                  <w:b/>
                </w:rPr>
                <w:t>The</w:t>
              </w:r>
              <w:r>
                <w:rPr>
                  <w:b/>
                  <w:spacing w:val="-8"/>
                </w:rPr>
                <w:t xml:space="preserve"> </w:t>
              </w:r>
              <w:r>
                <w:rPr>
                  <w:b/>
                </w:rPr>
                <w:t>Folk</w:t>
              </w:r>
              <w:r>
                <w:rPr>
                  <w:b/>
                  <w:spacing w:val="-5"/>
                </w:rPr>
                <w:t xml:space="preserve"> </w:t>
              </w:r>
              <w:r>
                <w:rPr>
                  <w:b/>
                  <w:spacing w:val="-4"/>
                </w:rPr>
                <w:t>Park</w:t>
              </w:r>
            </w:ins>
          </w:p>
          <w:p w14:paraId="0EA7850E" w14:textId="77777777" w:rsidR="0098757D" w:rsidRDefault="00B0647C">
            <w:pPr>
              <w:pStyle w:val="TableParagraph"/>
              <w:numPr>
                <w:ilvl w:val="1"/>
                <w:numId w:val="1"/>
              </w:numPr>
              <w:tabs>
                <w:tab w:val="left" w:pos="1549"/>
              </w:tabs>
              <w:spacing w:before="4" w:line="249" w:lineRule="exact"/>
              <w:ind w:left="1549" w:hanging="357"/>
              <w:rPr>
                <w:ins w:id="33" w:author="Comparison" w:date="2026-09-25T21:13:00Z" w16du:dateUtc="2026-09-26T01:13:00Z"/>
                <w:rFonts w:ascii="Courier New" w:hAnsi="Courier New"/>
                <w:sz w:val="20"/>
              </w:rPr>
            </w:pPr>
            <w:ins w:id="34" w:author="Comparison" w:date="2026-09-25T21:13:00Z" w16du:dateUtc="2026-09-26T01:13:00Z">
              <w:r>
                <w:rPr>
                  <w:spacing w:val="-2"/>
                  <w:sz w:val="20"/>
                </w:rPr>
                <w:t>Be</w:t>
              </w:r>
              <w:r>
                <w:rPr>
                  <w:spacing w:val="-3"/>
                  <w:sz w:val="20"/>
                </w:rPr>
                <w:t xml:space="preserve"> </w:t>
              </w:r>
              <w:r>
                <w:rPr>
                  <w:spacing w:val="-2"/>
                  <w:sz w:val="20"/>
                </w:rPr>
                <w:t>professional,</w:t>
              </w:r>
              <w:r>
                <w:rPr>
                  <w:spacing w:val="2"/>
                  <w:sz w:val="20"/>
                </w:rPr>
                <w:t xml:space="preserve"> </w:t>
              </w:r>
              <w:r>
                <w:rPr>
                  <w:spacing w:val="-2"/>
                  <w:sz w:val="20"/>
                </w:rPr>
                <w:t>reliable</w:t>
              </w:r>
              <w:r>
                <w:rPr>
                  <w:spacing w:val="-3"/>
                  <w:sz w:val="20"/>
                </w:rPr>
                <w:t xml:space="preserve"> </w:t>
              </w:r>
              <w:r>
                <w:rPr>
                  <w:spacing w:val="-2"/>
                  <w:sz w:val="20"/>
                </w:rPr>
                <w:t>and</w:t>
              </w:r>
              <w:r>
                <w:rPr>
                  <w:spacing w:val="2"/>
                  <w:sz w:val="20"/>
                </w:rPr>
                <w:t xml:space="preserve"> </w:t>
              </w:r>
              <w:r>
                <w:rPr>
                  <w:spacing w:val="-2"/>
                  <w:sz w:val="20"/>
                </w:rPr>
                <w:t>friendly</w:t>
              </w:r>
              <w:r>
                <w:rPr>
                  <w:spacing w:val="2"/>
                  <w:sz w:val="20"/>
                </w:rPr>
                <w:t xml:space="preserve"> </w:t>
              </w:r>
              <w:r>
                <w:rPr>
                  <w:spacing w:val="-2"/>
                  <w:sz w:val="20"/>
                </w:rPr>
                <w:t>with</w:t>
              </w:r>
              <w:r>
                <w:rPr>
                  <w:spacing w:val="2"/>
                  <w:sz w:val="20"/>
                </w:rPr>
                <w:t xml:space="preserve"> </w:t>
              </w:r>
              <w:r>
                <w:rPr>
                  <w:spacing w:val="-2"/>
                  <w:sz w:val="20"/>
                </w:rPr>
                <w:t>high</w:t>
              </w:r>
              <w:r>
                <w:rPr>
                  <w:spacing w:val="2"/>
                  <w:sz w:val="20"/>
                </w:rPr>
                <w:t xml:space="preserve"> </w:t>
              </w:r>
              <w:r>
                <w:rPr>
                  <w:spacing w:val="-2"/>
                  <w:sz w:val="20"/>
                </w:rPr>
                <w:t>standards</w:t>
              </w:r>
              <w:r>
                <w:rPr>
                  <w:spacing w:val="2"/>
                  <w:sz w:val="20"/>
                </w:rPr>
                <w:t xml:space="preserve"> </w:t>
              </w:r>
              <w:r>
                <w:rPr>
                  <w:spacing w:val="-2"/>
                  <w:sz w:val="20"/>
                </w:rPr>
                <w:t>of</w:t>
              </w:r>
              <w:r>
                <w:rPr>
                  <w:spacing w:val="-6"/>
                  <w:sz w:val="20"/>
                </w:rPr>
                <w:t xml:space="preserve"> </w:t>
              </w:r>
              <w:r>
                <w:rPr>
                  <w:spacing w:val="-2"/>
                  <w:sz w:val="20"/>
                </w:rPr>
                <w:t>personal hygiene</w:t>
              </w:r>
              <w:r>
                <w:rPr>
                  <w:spacing w:val="-3"/>
                  <w:sz w:val="20"/>
                </w:rPr>
                <w:t xml:space="preserve"> </w:t>
              </w:r>
              <w:r>
                <w:rPr>
                  <w:spacing w:val="-2"/>
                  <w:sz w:val="20"/>
                </w:rPr>
                <w:t>and</w:t>
              </w:r>
              <w:r>
                <w:rPr>
                  <w:spacing w:val="2"/>
                  <w:sz w:val="20"/>
                </w:rPr>
                <w:t xml:space="preserve"> </w:t>
              </w:r>
              <w:r>
                <w:rPr>
                  <w:spacing w:val="-2"/>
                  <w:sz w:val="20"/>
                </w:rPr>
                <w:t>appearance.</w:t>
              </w:r>
            </w:ins>
          </w:p>
          <w:p w14:paraId="4BA835D7" w14:textId="77777777" w:rsidR="0098757D" w:rsidRDefault="00B0647C">
            <w:pPr>
              <w:pStyle w:val="TableParagraph"/>
              <w:numPr>
                <w:ilvl w:val="1"/>
                <w:numId w:val="1"/>
              </w:numPr>
              <w:tabs>
                <w:tab w:val="left" w:pos="1549"/>
              </w:tabs>
              <w:spacing w:line="246" w:lineRule="exact"/>
              <w:ind w:left="1549" w:hanging="357"/>
              <w:rPr>
                <w:ins w:id="35" w:author="Comparison" w:date="2026-09-25T21:13:00Z" w16du:dateUtc="2026-09-26T01:13:00Z"/>
                <w:rFonts w:ascii="Courier New" w:hAnsi="Courier New"/>
                <w:sz w:val="20"/>
              </w:rPr>
            </w:pPr>
            <w:ins w:id="36" w:author="Comparison" w:date="2026-09-25T21:13:00Z" w16du:dateUtc="2026-09-26T01:13:00Z">
              <w:r>
                <w:rPr>
                  <w:spacing w:val="-2"/>
                  <w:sz w:val="20"/>
                </w:rPr>
                <w:t>providing</w:t>
              </w:r>
              <w:r>
                <w:rPr>
                  <w:spacing w:val="-3"/>
                  <w:sz w:val="20"/>
                </w:rPr>
                <w:t xml:space="preserve"> </w:t>
              </w:r>
              <w:r>
                <w:rPr>
                  <w:spacing w:val="-2"/>
                  <w:sz w:val="20"/>
                </w:rPr>
                <w:t>visitors</w:t>
              </w:r>
              <w:r>
                <w:rPr>
                  <w:spacing w:val="-1"/>
                  <w:sz w:val="20"/>
                </w:rPr>
                <w:t xml:space="preserve"> </w:t>
              </w:r>
              <w:r>
                <w:rPr>
                  <w:spacing w:val="-2"/>
                  <w:sz w:val="20"/>
                </w:rPr>
                <w:t>with</w:t>
              </w:r>
              <w:r>
                <w:rPr>
                  <w:sz w:val="20"/>
                </w:rPr>
                <w:t xml:space="preserve"> </w:t>
              </w:r>
              <w:r>
                <w:rPr>
                  <w:spacing w:val="-2"/>
                  <w:sz w:val="20"/>
                </w:rPr>
                <w:t>a memorable experience</w:t>
              </w:r>
              <w:r>
                <w:rPr>
                  <w:spacing w:val="-3"/>
                  <w:sz w:val="20"/>
                </w:rPr>
                <w:t xml:space="preserve"> </w:t>
              </w:r>
              <w:r>
                <w:rPr>
                  <w:spacing w:val="-2"/>
                  <w:sz w:val="20"/>
                </w:rPr>
                <w:t>to</w:t>
              </w:r>
              <w:r>
                <w:rPr>
                  <w:spacing w:val="-1"/>
                  <w:sz w:val="20"/>
                </w:rPr>
                <w:t xml:space="preserve"> </w:t>
              </w:r>
              <w:r>
                <w:rPr>
                  <w:spacing w:val="-2"/>
                  <w:sz w:val="20"/>
                </w:rPr>
                <w:t>promote</w:t>
              </w:r>
              <w:r>
                <w:rPr>
                  <w:spacing w:val="3"/>
                  <w:sz w:val="20"/>
                </w:rPr>
                <w:t xml:space="preserve"> </w:t>
              </w:r>
              <w:r>
                <w:rPr>
                  <w:spacing w:val="-2"/>
                  <w:sz w:val="20"/>
                </w:rPr>
                <w:t>a welcoming atmosphere.</w:t>
              </w:r>
            </w:ins>
          </w:p>
          <w:p w14:paraId="0F264516" w14:textId="77777777" w:rsidR="0098757D" w:rsidRDefault="00B0647C">
            <w:pPr>
              <w:pStyle w:val="TableParagraph"/>
              <w:numPr>
                <w:ilvl w:val="1"/>
                <w:numId w:val="1"/>
              </w:numPr>
              <w:tabs>
                <w:tab w:val="left" w:pos="1549"/>
              </w:tabs>
              <w:spacing w:line="245" w:lineRule="exact"/>
              <w:ind w:left="1549" w:hanging="357"/>
              <w:rPr>
                <w:ins w:id="37" w:author="Comparison" w:date="2026-09-25T21:13:00Z" w16du:dateUtc="2026-09-26T01:13:00Z"/>
                <w:rFonts w:ascii="Courier New" w:hAnsi="Courier New"/>
                <w:sz w:val="20"/>
              </w:rPr>
            </w:pPr>
            <w:ins w:id="38" w:author="Comparison" w:date="2026-09-25T21:13:00Z" w16du:dateUtc="2026-09-26T01:13:00Z">
              <w:r>
                <w:rPr>
                  <w:sz w:val="20"/>
                </w:rPr>
                <w:t>Ensuring</w:t>
              </w:r>
              <w:r>
                <w:rPr>
                  <w:spacing w:val="-12"/>
                  <w:sz w:val="20"/>
                </w:rPr>
                <w:t xml:space="preserve"> </w:t>
              </w:r>
              <w:r>
                <w:rPr>
                  <w:sz w:val="20"/>
                </w:rPr>
                <w:t>that</w:t>
              </w:r>
              <w:r>
                <w:rPr>
                  <w:spacing w:val="-11"/>
                  <w:sz w:val="20"/>
                </w:rPr>
                <w:t xml:space="preserve"> </w:t>
              </w:r>
              <w:r>
                <w:rPr>
                  <w:sz w:val="20"/>
                </w:rPr>
                <w:t>the</w:t>
              </w:r>
              <w:r>
                <w:rPr>
                  <w:spacing w:val="-11"/>
                  <w:sz w:val="20"/>
                </w:rPr>
                <w:t xml:space="preserve"> </w:t>
              </w:r>
              <w:r>
                <w:rPr>
                  <w:sz w:val="20"/>
                </w:rPr>
                <w:t>customer</w:t>
              </w:r>
              <w:r>
                <w:rPr>
                  <w:spacing w:val="-12"/>
                  <w:sz w:val="20"/>
                </w:rPr>
                <w:t xml:space="preserve"> </w:t>
              </w:r>
              <w:r>
                <w:rPr>
                  <w:sz w:val="20"/>
                </w:rPr>
                <w:t>experience</w:t>
              </w:r>
              <w:r>
                <w:rPr>
                  <w:spacing w:val="-11"/>
                  <w:sz w:val="20"/>
                </w:rPr>
                <w:t xml:space="preserve"> </w:t>
              </w:r>
              <w:r>
                <w:rPr>
                  <w:sz w:val="20"/>
                </w:rPr>
                <w:t>is</w:t>
              </w:r>
              <w:r>
                <w:rPr>
                  <w:spacing w:val="-11"/>
                  <w:sz w:val="20"/>
                </w:rPr>
                <w:t xml:space="preserve"> </w:t>
              </w:r>
              <w:r>
                <w:rPr>
                  <w:sz w:val="20"/>
                </w:rPr>
                <w:t>enhanced</w:t>
              </w:r>
              <w:r>
                <w:rPr>
                  <w:spacing w:val="-12"/>
                  <w:sz w:val="20"/>
                </w:rPr>
                <w:t xml:space="preserve"> </w:t>
              </w:r>
              <w:r>
                <w:rPr>
                  <w:sz w:val="20"/>
                </w:rPr>
                <w:t>by</w:t>
              </w:r>
              <w:r>
                <w:rPr>
                  <w:spacing w:val="-11"/>
                  <w:sz w:val="20"/>
                </w:rPr>
                <w:t xml:space="preserve"> </w:t>
              </w:r>
              <w:r>
                <w:rPr>
                  <w:sz w:val="20"/>
                </w:rPr>
                <w:t>meeting</w:t>
              </w:r>
              <w:r>
                <w:rPr>
                  <w:spacing w:val="-11"/>
                  <w:sz w:val="20"/>
                </w:rPr>
                <w:t xml:space="preserve"> </w:t>
              </w:r>
              <w:r>
                <w:rPr>
                  <w:spacing w:val="-4"/>
                  <w:sz w:val="20"/>
                </w:rPr>
                <w:t>you.</w:t>
              </w:r>
            </w:ins>
          </w:p>
          <w:p w14:paraId="4A351783" w14:textId="77777777" w:rsidR="0098757D" w:rsidRDefault="00B0647C">
            <w:pPr>
              <w:pStyle w:val="TableParagraph"/>
              <w:numPr>
                <w:ilvl w:val="1"/>
                <w:numId w:val="1"/>
              </w:numPr>
              <w:tabs>
                <w:tab w:val="left" w:pos="1549"/>
              </w:tabs>
              <w:spacing w:line="246" w:lineRule="exact"/>
              <w:ind w:left="1549" w:hanging="357"/>
              <w:rPr>
                <w:ins w:id="39" w:author="Comparison" w:date="2026-09-25T21:13:00Z" w16du:dateUtc="2026-09-26T01:13:00Z"/>
                <w:rFonts w:ascii="Courier New" w:hAnsi="Courier New"/>
                <w:sz w:val="20"/>
              </w:rPr>
            </w:pPr>
            <w:ins w:id="40" w:author="Comparison" w:date="2026-09-25T21:13:00Z" w16du:dateUtc="2026-09-26T01:13:00Z">
              <w:r>
                <w:rPr>
                  <w:spacing w:val="-2"/>
                  <w:sz w:val="20"/>
                </w:rPr>
                <w:t>Aim</w:t>
              </w:r>
              <w:r>
                <w:rPr>
                  <w:spacing w:val="-6"/>
                  <w:sz w:val="20"/>
                </w:rPr>
                <w:t xml:space="preserve"> </w:t>
              </w:r>
              <w:r>
                <w:rPr>
                  <w:spacing w:val="-2"/>
                  <w:sz w:val="20"/>
                </w:rPr>
                <w:t>for</w:t>
              </w:r>
              <w:r>
                <w:rPr>
                  <w:sz w:val="20"/>
                </w:rPr>
                <w:t xml:space="preserve"> </w:t>
              </w:r>
              <w:r>
                <w:rPr>
                  <w:spacing w:val="-2"/>
                  <w:sz w:val="20"/>
                </w:rPr>
                <w:t>exceptional customer</w:t>
              </w:r>
              <w:r>
                <w:rPr>
                  <w:spacing w:val="4"/>
                  <w:sz w:val="20"/>
                </w:rPr>
                <w:t xml:space="preserve"> </w:t>
              </w:r>
              <w:r>
                <w:rPr>
                  <w:spacing w:val="-2"/>
                  <w:sz w:val="20"/>
                </w:rPr>
                <w:t>service.</w:t>
              </w:r>
            </w:ins>
          </w:p>
          <w:p w14:paraId="71D3D11B" w14:textId="77777777" w:rsidR="0098757D" w:rsidRDefault="00B0647C">
            <w:pPr>
              <w:pStyle w:val="TableParagraph"/>
              <w:numPr>
                <w:ilvl w:val="1"/>
                <w:numId w:val="1"/>
              </w:numPr>
              <w:tabs>
                <w:tab w:val="left" w:pos="1549"/>
              </w:tabs>
              <w:spacing w:line="249" w:lineRule="exact"/>
              <w:ind w:left="1549" w:hanging="357"/>
              <w:rPr>
                <w:ins w:id="41" w:author="Comparison" w:date="2026-09-25T21:13:00Z" w16du:dateUtc="2026-09-26T01:13:00Z"/>
                <w:rFonts w:ascii="Courier New" w:hAnsi="Courier New"/>
                <w:sz w:val="20"/>
              </w:rPr>
            </w:pPr>
            <w:ins w:id="42" w:author="Comparison" w:date="2026-09-25T21:13:00Z" w16du:dateUtc="2026-09-26T01:13:00Z">
              <w:r>
                <w:rPr>
                  <w:sz w:val="20"/>
                </w:rPr>
                <w:t>Be</w:t>
              </w:r>
              <w:r>
                <w:rPr>
                  <w:spacing w:val="-12"/>
                  <w:sz w:val="20"/>
                </w:rPr>
                <w:t xml:space="preserve"> </w:t>
              </w:r>
              <w:r>
                <w:rPr>
                  <w:sz w:val="20"/>
                </w:rPr>
                <w:t>a</w:t>
              </w:r>
              <w:r>
                <w:rPr>
                  <w:spacing w:val="-11"/>
                  <w:sz w:val="20"/>
                </w:rPr>
                <w:t xml:space="preserve"> </w:t>
              </w:r>
              <w:r>
                <w:rPr>
                  <w:sz w:val="20"/>
                </w:rPr>
                <w:t>team</w:t>
              </w:r>
              <w:r>
                <w:rPr>
                  <w:spacing w:val="-11"/>
                  <w:sz w:val="20"/>
                </w:rPr>
                <w:t xml:space="preserve"> </w:t>
              </w:r>
              <w:r>
                <w:rPr>
                  <w:sz w:val="20"/>
                </w:rPr>
                <w:t>player</w:t>
              </w:r>
              <w:r>
                <w:rPr>
                  <w:spacing w:val="-7"/>
                  <w:sz w:val="20"/>
                </w:rPr>
                <w:t xml:space="preserve"> </w:t>
              </w:r>
              <w:r>
                <w:rPr>
                  <w:sz w:val="20"/>
                </w:rPr>
                <w:t>who</w:t>
              </w:r>
              <w:r>
                <w:rPr>
                  <w:spacing w:val="-9"/>
                  <w:sz w:val="20"/>
                </w:rPr>
                <w:t xml:space="preserve"> </w:t>
              </w:r>
              <w:r>
                <w:rPr>
                  <w:sz w:val="20"/>
                </w:rPr>
                <w:t>enjoys</w:t>
              </w:r>
              <w:r>
                <w:rPr>
                  <w:spacing w:val="-6"/>
                  <w:sz w:val="20"/>
                </w:rPr>
                <w:t xml:space="preserve"> </w:t>
              </w:r>
              <w:r>
                <w:rPr>
                  <w:sz w:val="20"/>
                </w:rPr>
                <w:t>interacting</w:t>
              </w:r>
              <w:r>
                <w:rPr>
                  <w:spacing w:val="-10"/>
                  <w:sz w:val="20"/>
                </w:rPr>
                <w:t xml:space="preserve"> </w:t>
              </w:r>
              <w:r>
                <w:rPr>
                  <w:sz w:val="20"/>
                </w:rPr>
                <w:t>with</w:t>
              </w:r>
              <w:r>
                <w:rPr>
                  <w:spacing w:val="-8"/>
                  <w:sz w:val="20"/>
                </w:rPr>
                <w:t xml:space="preserve"> </w:t>
              </w:r>
              <w:r>
                <w:rPr>
                  <w:sz w:val="20"/>
                </w:rPr>
                <w:t>people</w:t>
              </w:r>
              <w:r>
                <w:rPr>
                  <w:spacing w:val="-11"/>
                  <w:sz w:val="20"/>
                </w:rPr>
                <w:t xml:space="preserve"> </w:t>
              </w:r>
              <w:r>
                <w:rPr>
                  <w:sz w:val="20"/>
                </w:rPr>
                <w:t>and</w:t>
              </w:r>
              <w:r>
                <w:rPr>
                  <w:spacing w:val="-9"/>
                  <w:sz w:val="20"/>
                </w:rPr>
                <w:t xml:space="preserve"> </w:t>
              </w:r>
              <w:r>
                <w:rPr>
                  <w:sz w:val="20"/>
                </w:rPr>
                <w:t>can</w:t>
              </w:r>
              <w:r>
                <w:rPr>
                  <w:spacing w:val="-9"/>
                  <w:sz w:val="20"/>
                </w:rPr>
                <w:t xml:space="preserve"> </w:t>
              </w:r>
              <w:r>
                <w:rPr>
                  <w:sz w:val="20"/>
                </w:rPr>
                <w:t>'go</w:t>
              </w:r>
              <w:r>
                <w:rPr>
                  <w:spacing w:val="-8"/>
                  <w:sz w:val="20"/>
                </w:rPr>
                <w:t xml:space="preserve"> </w:t>
              </w:r>
              <w:r>
                <w:rPr>
                  <w:sz w:val="20"/>
                </w:rPr>
                <w:t>the</w:t>
              </w:r>
              <w:r>
                <w:rPr>
                  <w:spacing w:val="-11"/>
                  <w:sz w:val="20"/>
                </w:rPr>
                <w:t xml:space="preserve"> </w:t>
              </w:r>
              <w:r>
                <w:rPr>
                  <w:sz w:val="20"/>
                </w:rPr>
                <w:t>extra</w:t>
              </w:r>
              <w:r>
                <w:rPr>
                  <w:spacing w:val="-9"/>
                  <w:sz w:val="20"/>
                </w:rPr>
                <w:t xml:space="preserve"> </w:t>
              </w:r>
              <w:r>
                <w:rPr>
                  <w:spacing w:val="-2"/>
                  <w:sz w:val="20"/>
                </w:rPr>
                <w:t>(s)mile’.</w:t>
              </w:r>
            </w:ins>
          </w:p>
          <w:p w14:paraId="6609F4D0" w14:textId="77777777" w:rsidR="0098757D" w:rsidRDefault="0098757D">
            <w:pPr>
              <w:pStyle w:val="TableParagraph"/>
              <w:spacing w:before="3"/>
              <w:ind w:left="0" w:firstLine="0"/>
              <w:rPr>
                <w:ins w:id="43" w:author="Comparison" w:date="2026-09-25T21:13:00Z" w16du:dateUtc="2026-09-26T01:13:00Z"/>
                <w:b/>
                <w:sz w:val="20"/>
              </w:rPr>
            </w:pPr>
          </w:p>
          <w:p w14:paraId="2701C115" w14:textId="77777777" w:rsidR="0098757D" w:rsidRDefault="00B0647C">
            <w:pPr>
              <w:pStyle w:val="TableParagraph"/>
              <w:numPr>
                <w:ilvl w:val="0"/>
                <w:numId w:val="1"/>
              </w:numPr>
              <w:tabs>
                <w:tab w:val="left" w:pos="832"/>
              </w:tabs>
              <w:rPr>
                <w:ins w:id="44" w:author="Comparison" w:date="2026-09-25T21:13:00Z" w16du:dateUtc="2026-09-26T01:13:00Z"/>
                <w:rFonts w:ascii="Symbol" w:hAnsi="Symbol"/>
              </w:rPr>
            </w:pPr>
            <w:ins w:id="45" w:author="Comparison" w:date="2026-09-25T21:13:00Z" w16du:dateUtc="2026-09-26T01:13:00Z">
              <w:r>
                <w:rPr>
                  <w:b/>
                </w:rPr>
                <w:t>Daily</w:t>
              </w:r>
              <w:r>
                <w:rPr>
                  <w:b/>
                  <w:spacing w:val="-5"/>
                </w:rPr>
                <w:t xml:space="preserve"> </w:t>
              </w:r>
              <w:r>
                <w:rPr>
                  <w:b/>
                </w:rPr>
                <w:t>operations</w:t>
              </w:r>
              <w:r>
                <w:rPr>
                  <w:b/>
                  <w:spacing w:val="-8"/>
                </w:rPr>
                <w:t xml:space="preserve"> </w:t>
              </w:r>
              <w:r>
                <w:rPr>
                  <w:b/>
                </w:rPr>
                <w:t>of</w:t>
              </w:r>
              <w:r>
                <w:rPr>
                  <w:b/>
                  <w:spacing w:val="-5"/>
                </w:rPr>
                <w:t xml:space="preserve"> </w:t>
              </w:r>
              <w:r>
                <w:rPr>
                  <w:b/>
                </w:rPr>
                <w:t>the</w:t>
              </w:r>
              <w:r>
                <w:rPr>
                  <w:b/>
                  <w:spacing w:val="-11"/>
                </w:rPr>
                <w:t xml:space="preserve"> </w:t>
              </w:r>
              <w:r>
                <w:rPr>
                  <w:b/>
                  <w:spacing w:val="-2"/>
                </w:rPr>
                <w:t>Café/Bar</w:t>
              </w:r>
            </w:ins>
          </w:p>
          <w:p w14:paraId="0958FD3A" w14:textId="77777777" w:rsidR="0098757D" w:rsidRDefault="00B0647C">
            <w:pPr>
              <w:pStyle w:val="TableParagraph"/>
              <w:numPr>
                <w:ilvl w:val="1"/>
                <w:numId w:val="1"/>
              </w:numPr>
              <w:tabs>
                <w:tab w:val="left" w:pos="1549"/>
              </w:tabs>
              <w:spacing w:before="10" w:line="249" w:lineRule="exact"/>
              <w:ind w:left="1549" w:hanging="357"/>
              <w:rPr>
                <w:ins w:id="46" w:author="Comparison" w:date="2026-09-25T21:13:00Z" w16du:dateUtc="2026-09-26T01:13:00Z"/>
                <w:rFonts w:ascii="Courier New" w:hAnsi="Courier New"/>
                <w:sz w:val="20"/>
              </w:rPr>
            </w:pPr>
            <w:ins w:id="47" w:author="Comparison" w:date="2026-09-25T21:13:00Z" w16du:dateUtc="2026-09-26T01:13:00Z">
              <w:r>
                <w:rPr>
                  <w:sz w:val="20"/>
                </w:rPr>
                <w:t>Ensuring</w:t>
              </w:r>
              <w:r>
                <w:rPr>
                  <w:spacing w:val="-12"/>
                  <w:sz w:val="20"/>
                </w:rPr>
                <w:t xml:space="preserve"> </w:t>
              </w:r>
              <w:r>
                <w:rPr>
                  <w:sz w:val="20"/>
                </w:rPr>
                <w:t>that</w:t>
              </w:r>
              <w:r>
                <w:rPr>
                  <w:spacing w:val="-11"/>
                  <w:sz w:val="20"/>
                </w:rPr>
                <w:t xml:space="preserve"> </w:t>
              </w:r>
              <w:r>
                <w:rPr>
                  <w:sz w:val="20"/>
                </w:rPr>
                <w:t>each</w:t>
              </w:r>
              <w:r>
                <w:rPr>
                  <w:spacing w:val="-10"/>
                  <w:sz w:val="20"/>
                </w:rPr>
                <w:t xml:space="preserve"> </w:t>
              </w:r>
              <w:r>
                <w:rPr>
                  <w:sz w:val="20"/>
                </w:rPr>
                <w:t>customer</w:t>
              </w:r>
              <w:r>
                <w:rPr>
                  <w:spacing w:val="-11"/>
                  <w:sz w:val="20"/>
                </w:rPr>
                <w:t xml:space="preserve"> </w:t>
              </w:r>
              <w:r>
                <w:rPr>
                  <w:sz w:val="20"/>
                </w:rPr>
                <w:t>is</w:t>
              </w:r>
              <w:r>
                <w:rPr>
                  <w:spacing w:val="-8"/>
                  <w:sz w:val="20"/>
                </w:rPr>
                <w:t xml:space="preserve"> </w:t>
              </w:r>
              <w:r>
                <w:rPr>
                  <w:sz w:val="20"/>
                </w:rPr>
                <w:t>served</w:t>
              </w:r>
              <w:r>
                <w:rPr>
                  <w:spacing w:val="-9"/>
                  <w:sz w:val="20"/>
                </w:rPr>
                <w:t xml:space="preserve"> </w:t>
              </w:r>
              <w:r>
                <w:rPr>
                  <w:sz w:val="20"/>
                </w:rPr>
                <w:t>in</w:t>
              </w:r>
              <w:r>
                <w:rPr>
                  <w:spacing w:val="-10"/>
                  <w:sz w:val="20"/>
                </w:rPr>
                <w:t xml:space="preserve"> </w:t>
              </w:r>
              <w:r>
                <w:rPr>
                  <w:sz w:val="20"/>
                </w:rPr>
                <w:t>a</w:t>
              </w:r>
              <w:r>
                <w:rPr>
                  <w:spacing w:val="-9"/>
                  <w:sz w:val="20"/>
                </w:rPr>
                <w:t xml:space="preserve"> </w:t>
              </w:r>
              <w:r>
                <w:rPr>
                  <w:sz w:val="20"/>
                </w:rPr>
                <w:t>timely</w:t>
              </w:r>
              <w:r>
                <w:rPr>
                  <w:spacing w:val="-9"/>
                  <w:sz w:val="20"/>
                </w:rPr>
                <w:t xml:space="preserve"> </w:t>
              </w:r>
              <w:r>
                <w:rPr>
                  <w:sz w:val="20"/>
                </w:rPr>
                <w:t>and</w:t>
              </w:r>
              <w:r>
                <w:rPr>
                  <w:spacing w:val="-9"/>
                  <w:sz w:val="20"/>
                </w:rPr>
                <w:t xml:space="preserve"> </w:t>
              </w:r>
              <w:r>
                <w:rPr>
                  <w:sz w:val="20"/>
                </w:rPr>
                <w:t>effective</w:t>
              </w:r>
              <w:r>
                <w:rPr>
                  <w:spacing w:val="-12"/>
                  <w:sz w:val="20"/>
                </w:rPr>
                <w:t xml:space="preserve"> </w:t>
              </w:r>
              <w:r>
                <w:rPr>
                  <w:spacing w:val="-2"/>
                  <w:sz w:val="20"/>
                </w:rPr>
                <w:t>manner.</w:t>
              </w:r>
            </w:ins>
          </w:p>
          <w:p w14:paraId="35F74F32" w14:textId="77777777" w:rsidR="0098757D" w:rsidRDefault="00B0647C">
            <w:pPr>
              <w:pStyle w:val="TableParagraph"/>
              <w:numPr>
                <w:ilvl w:val="1"/>
                <w:numId w:val="1"/>
              </w:numPr>
              <w:tabs>
                <w:tab w:val="left" w:pos="1549"/>
              </w:tabs>
              <w:spacing w:line="246" w:lineRule="exact"/>
              <w:ind w:left="1549" w:hanging="357"/>
              <w:rPr>
                <w:ins w:id="48" w:author="Comparison" w:date="2026-09-25T21:13:00Z" w16du:dateUtc="2026-09-26T01:13:00Z"/>
                <w:rFonts w:ascii="Courier New" w:hAnsi="Courier New"/>
                <w:sz w:val="20"/>
              </w:rPr>
            </w:pPr>
            <w:ins w:id="49" w:author="Comparison" w:date="2026-09-25T21:13:00Z" w16du:dateUtc="2026-09-26T01:13:00Z">
              <w:r>
                <w:rPr>
                  <w:sz w:val="20"/>
                </w:rPr>
                <w:t>Focusing</w:t>
              </w:r>
              <w:r>
                <w:rPr>
                  <w:spacing w:val="-10"/>
                  <w:sz w:val="20"/>
                </w:rPr>
                <w:t xml:space="preserve"> </w:t>
              </w:r>
              <w:r>
                <w:rPr>
                  <w:sz w:val="20"/>
                </w:rPr>
                <w:t>on</w:t>
              </w:r>
              <w:r>
                <w:rPr>
                  <w:spacing w:val="-12"/>
                  <w:sz w:val="20"/>
                </w:rPr>
                <w:t xml:space="preserve"> </w:t>
              </w:r>
              <w:r>
                <w:rPr>
                  <w:sz w:val="20"/>
                </w:rPr>
                <w:t>food</w:t>
              </w:r>
              <w:r>
                <w:rPr>
                  <w:spacing w:val="-4"/>
                  <w:sz w:val="20"/>
                </w:rPr>
                <w:t xml:space="preserve"> </w:t>
              </w:r>
              <w:r>
                <w:rPr>
                  <w:sz w:val="20"/>
                </w:rPr>
                <w:t>quality,</w:t>
              </w:r>
              <w:r>
                <w:rPr>
                  <w:spacing w:val="-9"/>
                  <w:sz w:val="20"/>
                </w:rPr>
                <w:t xml:space="preserve"> </w:t>
              </w:r>
              <w:r>
                <w:rPr>
                  <w:sz w:val="20"/>
                </w:rPr>
                <w:t>the</w:t>
              </w:r>
              <w:r>
                <w:rPr>
                  <w:spacing w:val="-8"/>
                  <w:sz w:val="20"/>
                </w:rPr>
                <w:t xml:space="preserve"> </w:t>
              </w:r>
              <w:r>
                <w:rPr>
                  <w:sz w:val="20"/>
                </w:rPr>
                <w:t>standards</w:t>
              </w:r>
              <w:r>
                <w:rPr>
                  <w:spacing w:val="-4"/>
                  <w:sz w:val="20"/>
                </w:rPr>
                <w:t xml:space="preserve"> </w:t>
              </w:r>
              <w:r>
                <w:rPr>
                  <w:sz w:val="20"/>
                </w:rPr>
                <w:t>of</w:t>
              </w:r>
              <w:r>
                <w:rPr>
                  <w:spacing w:val="-11"/>
                  <w:sz w:val="20"/>
                </w:rPr>
                <w:t xml:space="preserve"> </w:t>
              </w:r>
              <w:r>
                <w:rPr>
                  <w:sz w:val="20"/>
                </w:rPr>
                <w:t>the</w:t>
              </w:r>
              <w:r>
                <w:rPr>
                  <w:spacing w:val="-6"/>
                  <w:sz w:val="20"/>
                </w:rPr>
                <w:t xml:space="preserve"> </w:t>
              </w:r>
              <w:r>
                <w:rPr>
                  <w:sz w:val="20"/>
                </w:rPr>
                <w:t>Café/Bar/</w:t>
              </w:r>
              <w:r>
                <w:rPr>
                  <w:spacing w:val="-5"/>
                  <w:sz w:val="20"/>
                </w:rPr>
                <w:t xml:space="preserve"> </w:t>
              </w:r>
              <w:r>
                <w:rPr>
                  <w:sz w:val="20"/>
                </w:rPr>
                <w:t>Tea</w:t>
              </w:r>
              <w:r>
                <w:rPr>
                  <w:spacing w:val="-7"/>
                  <w:sz w:val="20"/>
                </w:rPr>
                <w:t xml:space="preserve"> </w:t>
              </w:r>
              <w:r>
                <w:rPr>
                  <w:spacing w:val="-4"/>
                  <w:sz w:val="20"/>
                </w:rPr>
                <w:t>Room</w:t>
              </w:r>
            </w:ins>
          </w:p>
          <w:p w14:paraId="6BA602AF" w14:textId="77777777" w:rsidR="0098757D" w:rsidRDefault="00B0647C">
            <w:pPr>
              <w:pStyle w:val="TableParagraph"/>
              <w:numPr>
                <w:ilvl w:val="1"/>
                <w:numId w:val="1"/>
              </w:numPr>
              <w:tabs>
                <w:tab w:val="left" w:pos="1549"/>
              </w:tabs>
              <w:spacing w:line="245" w:lineRule="exact"/>
              <w:ind w:left="1549" w:hanging="357"/>
              <w:rPr>
                <w:ins w:id="50" w:author="Comparison" w:date="2026-09-25T21:13:00Z" w16du:dateUtc="2026-09-26T01:13:00Z"/>
                <w:rFonts w:ascii="Courier New" w:hAnsi="Courier New"/>
                <w:sz w:val="20"/>
              </w:rPr>
            </w:pPr>
            <w:ins w:id="51" w:author="Comparison" w:date="2026-09-25T21:13:00Z" w16du:dateUtc="2026-09-26T01:13:00Z">
              <w:r>
                <w:rPr>
                  <w:spacing w:val="-2"/>
                  <w:sz w:val="20"/>
                </w:rPr>
                <w:t>Good</w:t>
              </w:r>
              <w:r>
                <w:rPr>
                  <w:sz w:val="20"/>
                </w:rPr>
                <w:t xml:space="preserve"> </w:t>
              </w:r>
              <w:r>
                <w:rPr>
                  <w:spacing w:val="-2"/>
                  <w:sz w:val="20"/>
                </w:rPr>
                <w:t>food</w:t>
              </w:r>
              <w:r>
                <w:rPr>
                  <w:sz w:val="20"/>
                </w:rPr>
                <w:t xml:space="preserve"> </w:t>
              </w:r>
              <w:r>
                <w:rPr>
                  <w:spacing w:val="-2"/>
                  <w:sz w:val="20"/>
                </w:rPr>
                <w:t>presentation</w:t>
              </w:r>
              <w:r>
                <w:rPr>
                  <w:sz w:val="20"/>
                </w:rPr>
                <w:t xml:space="preserve"> </w:t>
              </w:r>
              <w:r>
                <w:rPr>
                  <w:spacing w:val="-2"/>
                  <w:sz w:val="20"/>
                </w:rPr>
                <w:t>skills</w:t>
              </w:r>
              <w:r>
                <w:rPr>
                  <w:spacing w:val="1"/>
                  <w:sz w:val="20"/>
                </w:rPr>
                <w:t xml:space="preserve"> </w:t>
              </w:r>
              <w:r>
                <w:rPr>
                  <w:spacing w:val="-2"/>
                  <w:sz w:val="20"/>
                </w:rPr>
                <w:t>and</w:t>
              </w:r>
              <w:r>
                <w:rPr>
                  <w:sz w:val="20"/>
                </w:rPr>
                <w:t xml:space="preserve"> </w:t>
              </w:r>
              <w:r>
                <w:rPr>
                  <w:spacing w:val="-2"/>
                  <w:sz w:val="20"/>
                </w:rPr>
                <w:t>comfortable operating</w:t>
              </w:r>
              <w:r>
                <w:rPr>
                  <w:spacing w:val="-1"/>
                  <w:sz w:val="20"/>
                </w:rPr>
                <w:t xml:space="preserve"> </w:t>
              </w:r>
              <w:r>
                <w:rPr>
                  <w:spacing w:val="-2"/>
                  <w:sz w:val="20"/>
                </w:rPr>
                <w:t>café equipment</w:t>
              </w:r>
            </w:ins>
          </w:p>
          <w:p w14:paraId="5AC1E564" w14:textId="77777777" w:rsidR="0098757D" w:rsidRDefault="00B0647C">
            <w:pPr>
              <w:pStyle w:val="TableParagraph"/>
              <w:numPr>
                <w:ilvl w:val="1"/>
                <w:numId w:val="1"/>
              </w:numPr>
              <w:tabs>
                <w:tab w:val="left" w:pos="1549"/>
              </w:tabs>
              <w:spacing w:line="245" w:lineRule="exact"/>
              <w:ind w:left="1549" w:hanging="357"/>
              <w:rPr>
                <w:ins w:id="52" w:author="Comparison" w:date="2026-09-25T21:13:00Z" w16du:dateUtc="2026-09-26T01:13:00Z"/>
                <w:rFonts w:ascii="Courier New" w:hAnsi="Courier New"/>
                <w:sz w:val="20"/>
              </w:rPr>
            </w:pPr>
            <w:ins w:id="53" w:author="Comparison" w:date="2026-09-25T21:13:00Z" w16du:dateUtc="2026-09-26T01:13:00Z">
              <w:r>
                <w:rPr>
                  <w:sz w:val="20"/>
                </w:rPr>
                <w:t>Ensuring</w:t>
              </w:r>
              <w:r>
                <w:rPr>
                  <w:spacing w:val="-11"/>
                  <w:sz w:val="20"/>
                </w:rPr>
                <w:t xml:space="preserve"> </w:t>
              </w:r>
              <w:r>
                <w:rPr>
                  <w:sz w:val="20"/>
                </w:rPr>
                <w:t>that</w:t>
              </w:r>
              <w:r>
                <w:rPr>
                  <w:spacing w:val="-8"/>
                  <w:sz w:val="20"/>
                </w:rPr>
                <w:t xml:space="preserve"> </w:t>
              </w:r>
              <w:r>
                <w:rPr>
                  <w:sz w:val="20"/>
                </w:rPr>
                <w:t>the</w:t>
              </w:r>
              <w:r>
                <w:rPr>
                  <w:spacing w:val="-10"/>
                  <w:sz w:val="20"/>
                </w:rPr>
                <w:t xml:space="preserve"> </w:t>
              </w:r>
              <w:r>
                <w:rPr>
                  <w:sz w:val="20"/>
                </w:rPr>
                <w:t>stock</w:t>
              </w:r>
              <w:r>
                <w:rPr>
                  <w:spacing w:val="-9"/>
                  <w:sz w:val="20"/>
                </w:rPr>
                <w:t xml:space="preserve"> </w:t>
              </w:r>
              <w:r>
                <w:rPr>
                  <w:sz w:val="20"/>
                </w:rPr>
                <w:t>is</w:t>
              </w:r>
              <w:r>
                <w:rPr>
                  <w:spacing w:val="-6"/>
                  <w:sz w:val="20"/>
                </w:rPr>
                <w:t xml:space="preserve"> </w:t>
              </w:r>
              <w:r>
                <w:rPr>
                  <w:sz w:val="20"/>
                </w:rPr>
                <w:t>in</w:t>
              </w:r>
              <w:r>
                <w:rPr>
                  <w:spacing w:val="-7"/>
                  <w:sz w:val="20"/>
                </w:rPr>
                <w:t xml:space="preserve"> </w:t>
              </w:r>
              <w:r>
                <w:rPr>
                  <w:sz w:val="20"/>
                </w:rPr>
                <w:t>place</w:t>
              </w:r>
              <w:r>
                <w:rPr>
                  <w:spacing w:val="-11"/>
                  <w:sz w:val="20"/>
                </w:rPr>
                <w:t xml:space="preserve"> </w:t>
              </w:r>
              <w:r>
                <w:rPr>
                  <w:sz w:val="20"/>
                </w:rPr>
                <w:t>and</w:t>
              </w:r>
              <w:r>
                <w:rPr>
                  <w:spacing w:val="-7"/>
                  <w:sz w:val="20"/>
                </w:rPr>
                <w:t xml:space="preserve"> </w:t>
              </w:r>
              <w:r>
                <w:rPr>
                  <w:sz w:val="20"/>
                </w:rPr>
                <w:t>well</w:t>
              </w:r>
              <w:r>
                <w:rPr>
                  <w:spacing w:val="-6"/>
                  <w:sz w:val="20"/>
                </w:rPr>
                <w:t xml:space="preserve"> </w:t>
              </w:r>
              <w:r>
                <w:rPr>
                  <w:spacing w:val="-2"/>
                  <w:sz w:val="20"/>
                </w:rPr>
                <w:t>presented.</w:t>
              </w:r>
            </w:ins>
          </w:p>
          <w:p w14:paraId="5B8A03DE" w14:textId="77777777" w:rsidR="0098757D" w:rsidRDefault="00B0647C">
            <w:pPr>
              <w:pStyle w:val="TableParagraph"/>
              <w:numPr>
                <w:ilvl w:val="1"/>
                <w:numId w:val="1"/>
              </w:numPr>
              <w:tabs>
                <w:tab w:val="left" w:pos="1549"/>
              </w:tabs>
              <w:spacing w:line="240" w:lineRule="exact"/>
              <w:ind w:left="1549" w:hanging="357"/>
              <w:rPr>
                <w:ins w:id="54" w:author="Comparison" w:date="2026-09-25T21:13:00Z" w16du:dateUtc="2026-09-26T01:13:00Z"/>
                <w:rFonts w:ascii="Courier New" w:hAnsi="Courier New"/>
                <w:sz w:val="20"/>
              </w:rPr>
            </w:pPr>
            <w:ins w:id="55" w:author="Comparison" w:date="2026-09-25T21:13:00Z" w16du:dateUtc="2026-09-26T01:13:00Z">
              <w:r>
                <w:rPr>
                  <w:spacing w:val="-2"/>
                  <w:sz w:val="20"/>
                </w:rPr>
                <w:t>Adhere</w:t>
              </w:r>
              <w:r>
                <w:rPr>
                  <w:spacing w:val="-3"/>
                  <w:sz w:val="20"/>
                </w:rPr>
                <w:t xml:space="preserve"> </w:t>
              </w:r>
              <w:r>
                <w:rPr>
                  <w:spacing w:val="-2"/>
                  <w:sz w:val="20"/>
                </w:rPr>
                <w:t>to cash</w:t>
              </w:r>
              <w:r>
                <w:rPr>
                  <w:spacing w:val="2"/>
                  <w:sz w:val="20"/>
                </w:rPr>
                <w:t xml:space="preserve"> </w:t>
              </w:r>
              <w:r>
                <w:rPr>
                  <w:spacing w:val="-2"/>
                  <w:sz w:val="20"/>
                </w:rPr>
                <w:t>and</w:t>
              </w:r>
              <w:r>
                <w:rPr>
                  <w:spacing w:val="2"/>
                  <w:sz w:val="20"/>
                </w:rPr>
                <w:t xml:space="preserve"> </w:t>
              </w:r>
              <w:r>
                <w:rPr>
                  <w:spacing w:val="-2"/>
                  <w:sz w:val="20"/>
                </w:rPr>
                <w:t>monetary</w:t>
              </w:r>
              <w:r>
                <w:rPr>
                  <w:spacing w:val="-3"/>
                  <w:sz w:val="20"/>
                </w:rPr>
                <w:t xml:space="preserve"> </w:t>
              </w:r>
              <w:r>
                <w:rPr>
                  <w:spacing w:val="-2"/>
                  <w:sz w:val="20"/>
                </w:rPr>
                <w:t>handling</w:t>
              </w:r>
              <w:r>
                <w:rPr>
                  <w:spacing w:val="-3"/>
                  <w:sz w:val="20"/>
                </w:rPr>
                <w:t xml:space="preserve"> </w:t>
              </w:r>
              <w:r>
                <w:rPr>
                  <w:spacing w:val="-2"/>
                  <w:sz w:val="20"/>
                </w:rPr>
                <w:t>procedures</w:t>
              </w:r>
              <w:r>
                <w:rPr>
                  <w:sz w:val="20"/>
                </w:rPr>
                <w:t xml:space="preserve"> </w:t>
              </w:r>
              <w:r>
                <w:rPr>
                  <w:spacing w:val="-2"/>
                  <w:sz w:val="20"/>
                </w:rPr>
                <w:t>following</w:t>
              </w:r>
              <w:r>
                <w:rPr>
                  <w:spacing w:val="1"/>
                  <w:sz w:val="20"/>
                </w:rPr>
                <w:t xml:space="preserve"> </w:t>
              </w:r>
              <w:r>
                <w:rPr>
                  <w:spacing w:val="-2"/>
                  <w:sz w:val="20"/>
                </w:rPr>
                <w:t>SH</w:t>
              </w:r>
              <w:r>
                <w:rPr>
                  <w:spacing w:val="2"/>
                  <w:sz w:val="20"/>
                </w:rPr>
                <w:t xml:space="preserve"> </w:t>
              </w:r>
              <w:r>
                <w:rPr>
                  <w:spacing w:val="-2"/>
                  <w:sz w:val="20"/>
                </w:rPr>
                <w:t>standard</w:t>
              </w:r>
              <w:r>
                <w:rPr>
                  <w:spacing w:val="1"/>
                  <w:sz w:val="20"/>
                </w:rPr>
                <w:t xml:space="preserve"> </w:t>
              </w:r>
              <w:r>
                <w:rPr>
                  <w:spacing w:val="-2"/>
                  <w:sz w:val="20"/>
                </w:rPr>
                <w:t>policies</w:t>
              </w:r>
              <w:r>
                <w:rPr>
                  <w:sz w:val="20"/>
                </w:rPr>
                <w:t xml:space="preserve"> </w:t>
              </w:r>
              <w:r>
                <w:rPr>
                  <w:spacing w:val="-2"/>
                  <w:sz w:val="20"/>
                </w:rPr>
                <w:t>and</w:t>
              </w:r>
              <w:r>
                <w:rPr>
                  <w:spacing w:val="2"/>
                  <w:sz w:val="20"/>
                </w:rPr>
                <w:t xml:space="preserve"> </w:t>
              </w:r>
              <w:r>
                <w:rPr>
                  <w:spacing w:val="-2"/>
                  <w:sz w:val="20"/>
                </w:rPr>
                <w:t>procedures.</w:t>
              </w:r>
            </w:ins>
          </w:p>
          <w:p w14:paraId="58C353FB" w14:textId="77777777" w:rsidR="0098757D" w:rsidRDefault="00B0647C">
            <w:pPr>
              <w:pStyle w:val="TableParagraph"/>
              <w:numPr>
                <w:ilvl w:val="1"/>
                <w:numId w:val="1"/>
              </w:numPr>
              <w:tabs>
                <w:tab w:val="left" w:pos="1551"/>
              </w:tabs>
              <w:spacing w:before="1" w:line="228" w:lineRule="auto"/>
              <w:ind w:left="1551" w:right="133" w:hanging="360"/>
              <w:rPr>
                <w:ins w:id="56" w:author="Comparison" w:date="2026-09-25T21:13:00Z" w16du:dateUtc="2026-09-26T01:13:00Z"/>
                <w:rFonts w:ascii="Courier New" w:hAnsi="Courier New"/>
                <w:sz w:val="20"/>
              </w:rPr>
            </w:pPr>
            <w:ins w:id="57" w:author="Comparison" w:date="2026-09-25T21:13:00Z" w16du:dateUtc="2026-09-26T01:13:00Z">
              <w:r>
                <w:rPr>
                  <w:sz w:val="20"/>
                </w:rPr>
                <w:t>Demonstrate product knowledge when</w:t>
              </w:r>
              <w:r>
                <w:rPr>
                  <w:spacing w:val="21"/>
                  <w:sz w:val="20"/>
                </w:rPr>
                <w:t xml:space="preserve"> </w:t>
              </w:r>
              <w:r>
                <w:rPr>
                  <w:sz w:val="20"/>
                </w:rPr>
                <w:t>answering customer queries</w:t>
              </w:r>
              <w:r>
                <w:rPr>
                  <w:spacing w:val="23"/>
                  <w:sz w:val="20"/>
                </w:rPr>
                <w:t xml:space="preserve"> </w:t>
              </w:r>
              <w:r>
                <w:rPr>
                  <w:sz w:val="20"/>
                </w:rPr>
                <w:t>– paying particular attention</w:t>
              </w:r>
              <w:r>
                <w:rPr>
                  <w:spacing w:val="21"/>
                  <w:sz w:val="20"/>
                </w:rPr>
                <w:t xml:space="preserve"> </w:t>
              </w:r>
              <w:r>
                <w:rPr>
                  <w:sz w:val="20"/>
                </w:rPr>
                <w:t>to allergens, ingredients, and items suitable for vegans etc.</w:t>
              </w:r>
            </w:ins>
          </w:p>
          <w:p w14:paraId="5879B972" w14:textId="77777777" w:rsidR="0098757D" w:rsidRDefault="0098757D">
            <w:pPr>
              <w:pStyle w:val="TableParagraph"/>
              <w:spacing w:before="23"/>
              <w:ind w:left="0" w:firstLine="0"/>
              <w:rPr>
                <w:ins w:id="58" w:author="Comparison" w:date="2026-09-25T21:13:00Z" w16du:dateUtc="2026-09-26T01:13:00Z"/>
                <w:b/>
                <w:sz w:val="20"/>
              </w:rPr>
            </w:pPr>
          </w:p>
          <w:p w14:paraId="50CC2E84" w14:textId="77777777" w:rsidR="0098757D" w:rsidRDefault="00B0647C">
            <w:pPr>
              <w:pStyle w:val="TableParagraph"/>
              <w:numPr>
                <w:ilvl w:val="0"/>
                <w:numId w:val="1"/>
              </w:numPr>
              <w:tabs>
                <w:tab w:val="left" w:pos="832"/>
                <w:tab w:val="left" w:pos="1192"/>
              </w:tabs>
              <w:spacing w:before="1"/>
              <w:rPr>
                <w:ins w:id="59" w:author="Comparison" w:date="2026-09-25T21:13:00Z" w16du:dateUtc="2026-09-26T01:13:00Z"/>
                <w:rFonts w:ascii="Symbol" w:hAnsi="Symbol"/>
              </w:rPr>
            </w:pPr>
            <w:ins w:id="60" w:author="Comparison" w:date="2026-09-25T21:13:00Z" w16du:dateUtc="2026-09-26T01:13:00Z">
              <w:r>
                <w:rPr>
                  <w:b/>
                </w:rPr>
                <w:t>Ensuring</w:t>
              </w:r>
              <w:r>
                <w:rPr>
                  <w:b/>
                  <w:spacing w:val="-5"/>
                </w:rPr>
                <w:t xml:space="preserve"> </w:t>
              </w:r>
              <w:r>
                <w:rPr>
                  <w:b/>
                </w:rPr>
                <w:t>there</w:t>
              </w:r>
              <w:r>
                <w:rPr>
                  <w:b/>
                  <w:spacing w:val="10"/>
                </w:rPr>
                <w:t xml:space="preserve"> </w:t>
              </w:r>
              <w:r>
                <w:rPr>
                  <w:b/>
                </w:rPr>
                <w:t>is</w:t>
              </w:r>
              <w:r>
                <w:rPr>
                  <w:b/>
                  <w:spacing w:val="-7"/>
                </w:rPr>
                <w:t xml:space="preserve"> </w:t>
              </w:r>
              <w:r>
                <w:rPr>
                  <w:b/>
                </w:rPr>
                <w:t>optimum</w:t>
              </w:r>
              <w:r>
                <w:rPr>
                  <w:b/>
                  <w:spacing w:val="11"/>
                </w:rPr>
                <w:t xml:space="preserve"> </w:t>
              </w:r>
              <w:r>
                <w:rPr>
                  <w:b/>
                </w:rPr>
                <w:t>attention</w:t>
              </w:r>
              <w:r>
                <w:rPr>
                  <w:b/>
                  <w:spacing w:val="3"/>
                </w:rPr>
                <w:t xml:space="preserve"> </w:t>
              </w:r>
              <w:r>
                <w:rPr>
                  <w:b/>
                </w:rPr>
                <w:t>to</w:t>
              </w:r>
              <w:r>
                <w:rPr>
                  <w:b/>
                  <w:spacing w:val="-8"/>
                </w:rPr>
                <w:t xml:space="preserve"> </w:t>
              </w:r>
              <w:r>
                <w:rPr>
                  <w:b/>
                  <w:spacing w:val="-2"/>
                </w:rPr>
                <w:t>cleanliness.</w:t>
              </w:r>
            </w:ins>
          </w:p>
          <w:p w14:paraId="44217191" w14:textId="77777777" w:rsidR="0098757D" w:rsidRDefault="00B0647C">
            <w:pPr>
              <w:pStyle w:val="TableParagraph"/>
              <w:numPr>
                <w:ilvl w:val="1"/>
                <w:numId w:val="1"/>
              </w:numPr>
              <w:tabs>
                <w:tab w:val="left" w:pos="1549"/>
              </w:tabs>
              <w:spacing w:before="9" w:line="249" w:lineRule="exact"/>
              <w:ind w:left="1549" w:hanging="357"/>
              <w:rPr>
                <w:ins w:id="61" w:author="Comparison" w:date="2026-09-25T21:13:00Z" w16du:dateUtc="2026-09-26T01:13:00Z"/>
                <w:rFonts w:ascii="Courier New" w:hAnsi="Courier New"/>
                <w:sz w:val="20"/>
              </w:rPr>
            </w:pPr>
            <w:ins w:id="62" w:author="Comparison" w:date="2026-09-25T21:13:00Z" w16du:dateUtc="2026-09-26T01:13:00Z">
              <w:r>
                <w:rPr>
                  <w:spacing w:val="-2"/>
                  <w:sz w:val="20"/>
                </w:rPr>
                <w:t>Personal</w:t>
              </w:r>
              <w:r>
                <w:rPr>
                  <w:spacing w:val="-1"/>
                  <w:sz w:val="20"/>
                </w:rPr>
                <w:t xml:space="preserve"> </w:t>
              </w:r>
              <w:r>
                <w:rPr>
                  <w:spacing w:val="-2"/>
                  <w:sz w:val="20"/>
                </w:rPr>
                <w:t>hygiene and</w:t>
              </w:r>
              <w:r>
                <w:rPr>
                  <w:spacing w:val="3"/>
                  <w:sz w:val="20"/>
                </w:rPr>
                <w:t xml:space="preserve"> </w:t>
              </w:r>
              <w:r>
                <w:rPr>
                  <w:spacing w:val="-2"/>
                  <w:sz w:val="20"/>
                </w:rPr>
                <w:t>appearance are paramount.</w:t>
              </w:r>
            </w:ins>
          </w:p>
          <w:p w14:paraId="520EABEE" w14:textId="77777777" w:rsidR="0098757D" w:rsidRDefault="00B0647C">
            <w:pPr>
              <w:pStyle w:val="TableParagraph"/>
              <w:numPr>
                <w:ilvl w:val="1"/>
                <w:numId w:val="1"/>
              </w:numPr>
              <w:tabs>
                <w:tab w:val="left" w:pos="1549"/>
              </w:tabs>
              <w:spacing w:line="243" w:lineRule="exact"/>
              <w:ind w:left="1549" w:hanging="357"/>
              <w:rPr>
                <w:ins w:id="63" w:author="Comparison" w:date="2026-09-25T21:13:00Z" w16du:dateUtc="2026-09-26T01:13:00Z"/>
                <w:rFonts w:ascii="Courier New" w:hAnsi="Courier New"/>
                <w:sz w:val="20"/>
              </w:rPr>
            </w:pPr>
            <w:ins w:id="64" w:author="Comparison" w:date="2026-09-25T21:13:00Z" w16du:dateUtc="2026-09-26T01:13:00Z">
              <w:r>
                <w:rPr>
                  <w:sz w:val="20"/>
                </w:rPr>
                <w:t>Working environment</w:t>
              </w:r>
              <w:r>
                <w:rPr>
                  <w:spacing w:val="1"/>
                  <w:sz w:val="20"/>
                </w:rPr>
                <w:t xml:space="preserve"> </w:t>
              </w:r>
              <w:r>
                <w:rPr>
                  <w:sz w:val="20"/>
                </w:rPr>
                <w:t>bust</w:t>
              </w:r>
              <w:r>
                <w:rPr>
                  <w:spacing w:val="1"/>
                  <w:sz w:val="20"/>
                </w:rPr>
                <w:t xml:space="preserve"> </w:t>
              </w:r>
              <w:r>
                <w:rPr>
                  <w:sz w:val="20"/>
                </w:rPr>
                <w:t>be</w:t>
              </w:r>
              <w:r>
                <w:rPr>
                  <w:spacing w:val="-1"/>
                  <w:sz w:val="20"/>
                </w:rPr>
                <w:t xml:space="preserve"> </w:t>
              </w:r>
              <w:r>
                <w:rPr>
                  <w:sz w:val="20"/>
                </w:rPr>
                <w:t>kept</w:t>
              </w:r>
              <w:r>
                <w:rPr>
                  <w:spacing w:val="2"/>
                  <w:sz w:val="20"/>
                </w:rPr>
                <w:t xml:space="preserve"> </w:t>
              </w:r>
              <w:r>
                <w:rPr>
                  <w:spacing w:val="-2"/>
                  <w:sz w:val="20"/>
                </w:rPr>
                <w:t>clean.</w:t>
              </w:r>
            </w:ins>
          </w:p>
          <w:p w14:paraId="17E6A4A7" w14:textId="77777777" w:rsidR="0098757D" w:rsidRDefault="00B0647C">
            <w:pPr>
              <w:pStyle w:val="TableParagraph"/>
              <w:numPr>
                <w:ilvl w:val="0"/>
                <w:numId w:val="1"/>
              </w:numPr>
              <w:tabs>
                <w:tab w:val="left" w:pos="832"/>
              </w:tabs>
              <w:ind w:right="276"/>
              <w:rPr>
                <w:ins w:id="65" w:author="Comparison" w:date="2026-09-25T21:13:00Z" w16du:dateUtc="2026-09-26T01:13:00Z"/>
                <w:rFonts w:ascii="Symbol" w:hAnsi="Symbol"/>
                <w:sz w:val="20"/>
              </w:rPr>
            </w:pPr>
            <w:ins w:id="66" w:author="Comparison" w:date="2026-09-25T21:13:00Z" w16du:dateUtc="2026-09-26T01:13:00Z">
              <w:r>
                <w:rPr>
                  <w:sz w:val="20"/>
                </w:rPr>
                <w:t>Presenting</w:t>
              </w:r>
              <w:r>
                <w:rPr>
                  <w:spacing w:val="-3"/>
                  <w:sz w:val="20"/>
                </w:rPr>
                <w:t xml:space="preserve"> </w:t>
              </w:r>
              <w:r>
                <w:rPr>
                  <w:sz w:val="20"/>
                </w:rPr>
                <w:t>the</w:t>
              </w:r>
              <w:r>
                <w:rPr>
                  <w:spacing w:val="-4"/>
                  <w:sz w:val="20"/>
                </w:rPr>
                <w:t xml:space="preserve"> </w:t>
              </w:r>
              <w:r>
                <w:rPr>
                  <w:sz w:val="20"/>
                </w:rPr>
                <w:t>Café/Bar/</w:t>
              </w:r>
              <w:r>
                <w:rPr>
                  <w:spacing w:val="-1"/>
                  <w:sz w:val="20"/>
                </w:rPr>
                <w:t xml:space="preserve"> </w:t>
              </w:r>
              <w:r>
                <w:rPr>
                  <w:sz w:val="20"/>
                </w:rPr>
                <w:t>Tea Room</w:t>
              </w:r>
              <w:r>
                <w:rPr>
                  <w:spacing w:val="-4"/>
                  <w:sz w:val="20"/>
                </w:rPr>
                <w:t xml:space="preserve"> </w:t>
              </w:r>
              <w:r>
                <w:rPr>
                  <w:sz w:val="20"/>
                </w:rPr>
                <w:t>and</w:t>
              </w:r>
              <w:r>
                <w:rPr>
                  <w:spacing w:val="-2"/>
                  <w:sz w:val="20"/>
                </w:rPr>
                <w:t xml:space="preserve"> </w:t>
              </w:r>
              <w:r>
                <w:rPr>
                  <w:sz w:val="20"/>
                </w:rPr>
                <w:t>its</w:t>
              </w:r>
              <w:r>
                <w:rPr>
                  <w:spacing w:val="-2"/>
                  <w:sz w:val="20"/>
                </w:rPr>
                <w:t xml:space="preserve"> </w:t>
              </w:r>
              <w:r>
                <w:rPr>
                  <w:sz w:val="20"/>
                </w:rPr>
                <w:t>surroundings</w:t>
              </w:r>
              <w:r>
                <w:rPr>
                  <w:spacing w:val="-2"/>
                  <w:sz w:val="20"/>
                </w:rPr>
                <w:t xml:space="preserve"> </w:t>
              </w:r>
              <w:r>
                <w:rPr>
                  <w:sz w:val="20"/>
                </w:rPr>
                <w:t>to</w:t>
              </w:r>
              <w:r>
                <w:rPr>
                  <w:spacing w:val="-7"/>
                  <w:sz w:val="20"/>
                </w:rPr>
                <w:t xml:space="preserve"> </w:t>
              </w:r>
              <w:r>
                <w:rPr>
                  <w:sz w:val="20"/>
                </w:rPr>
                <w:t>the</w:t>
              </w:r>
              <w:r>
                <w:rPr>
                  <w:spacing w:val="-4"/>
                  <w:sz w:val="20"/>
                </w:rPr>
                <w:t xml:space="preserve"> </w:t>
              </w:r>
              <w:r>
                <w:rPr>
                  <w:sz w:val="20"/>
                </w:rPr>
                <w:t>highest</w:t>
              </w:r>
              <w:r>
                <w:rPr>
                  <w:spacing w:val="-3"/>
                  <w:sz w:val="20"/>
                </w:rPr>
                <w:t xml:space="preserve"> </w:t>
              </w:r>
              <w:r>
                <w:rPr>
                  <w:sz w:val="20"/>
                </w:rPr>
                <w:t>standards</w:t>
              </w:r>
              <w:r>
                <w:rPr>
                  <w:spacing w:val="-2"/>
                  <w:sz w:val="20"/>
                </w:rPr>
                <w:t xml:space="preserve"> </w:t>
              </w:r>
              <w:r>
                <w:rPr>
                  <w:sz w:val="20"/>
                </w:rPr>
                <w:t>required</w:t>
              </w:r>
              <w:r>
                <w:rPr>
                  <w:spacing w:val="-2"/>
                  <w:sz w:val="20"/>
                </w:rPr>
                <w:t xml:space="preserve"> </w:t>
              </w:r>
              <w:r>
                <w:rPr>
                  <w:sz w:val="20"/>
                </w:rPr>
                <w:t>for</w:t>
              </w:r>
              <w:r>
                <w:rPr>
                  <w:spacing w:val="-3"/>
                  <w:sz w:val="20"/>
                </w:rPr>
                <w:t xml:space="preserve"> </w:t>
              </w:r>
              <w:r>
                <w:rPr>
                  <w:sz w:val="20"/>
                </w:rPr>
                <w:t>this</w:t>
              </w:r>
              <w:r>
                <w:rPr>
                  <w:spacing w:val="-2"/>
                  <w:sz w:val="20"/>
                </w:rPr>
                <w:t xml:space="preserve"> </w:t>
              </w:r>
              <w:r>
                <w:rPr>
                  <w:sz w:val="20"/>
                </w:rPr>
                <w:t>busy</w:t>
              </w:r>
              <w:r>
                <w:rPr>
                  <w:spacing w:val="-2"/>
                  <w:sz w:val="20"/>
                </w:rPr>
                <w:t xml:space="preserve"> </w:t>
              </w:r>
              <w:r>
                <w:rPr>
                  <w:sz w:val="20"/>
                </w:rPr>
                <w:t xml:space="preserve">visitor </w:t>
              </w:r>
              <w:r>
                <w:rPr>
                  <w:spacing w:val="-2"/>
                  <w:sz w:val="20"/>
                </w:rPr>
                <w:t>attraction.</w:t>
              </w:r>
            </w:ins>
          </w:p>
          <w:p w14:paraId="06475052" w14:textId="77777777" w:rsidR="0098757D" w:rsidRDefault="00B0647C">
            <w:pPr>
              <w:pStyle w:val="TableParagraph"/>
              <w:numPr>
                <w:ilvl w:val="1"/>
                <w:numId w:val="1"/>
              </w:numPr>
              <w:tabs>
                <w:tab w:val="left" w:pos="1549"/>
              </w:tabs>
              <w:spacing w:before="1" w:line="249" w:lineRule="exact"/>
              <w:ind w:left="1549" w:hanging="357"/>
              <w:rPr>
                <w:ins w:id="67" w:author="Comparison" w:date="2026-09-25T21:13:00Z" w16du:dateUtc="2026-09-26T01:13:00Z"/>
                <w:rFonts w:ascii="Courier New" w:hAnsi="Courier New"/>
                <w:sz w:val="20"/>
              </w:rPr>
            </w:pPr>
            <w:ins w:id="68" w:author="Comparison" w:date="2026-09-25T21:13:00Z" w16du:dateUtc="2026-09-26T01:13:00Z">
              <w:r>
                <w:rPr>
                  <w:sz w:val="20"/>
                </w:rPr>
                <w:t>Clean</w:t>
              </w:r>
              <w:r>
                <w:rPr>
                  <w:spacing w:val="-5"/>
                  <w:sz w:val="20"/>
                </w:rPr>
                <w:t xml:space="preserve"> </w:t>
              </w:r>
              <w:r>
                <w:rPr>
                  <w:sz w:val="20"/>
                </w:rPr>
                <w:t>as</w:t>
              </w:r>
              <w:r>
                <w:rPr>
                  <w:spacing w:val="-5"/>
                  <w:sz w:val="20"/>
                </w:rPr>
                <w:t xml:space="preserve"> </w:t>
              </w:r>
              <w:r>
                <w:rPr>
                  <w:sz w:val="20"/>
                </w:rPr>
                <w:t>you</w:t>
              </w:r>
              <w:r>
                <w:rPr>
                  <w:spacing w:val="-5"/>
                  <w:sz w:val="20"/>
                </w:rPr>
                <w:t xml:space="preserve"> </w:t>
              </w:r>
              <w:r>
                <w:rPr>
                  <w:sz w:val="20"/>
                </w:rPr>
                <w:t>go</w:t>
              </w:r>
              <w:r>
                <w:rPr>
                  <w:spacing w:val="-8"/>
                  <w:sz w:val="20"/>
                </w:rPr>
                <w:t xml:space="preserve"> </w:t>
              </w:r>
              <w:r>
                <w:rPr>
                  <w:spacing w:val="-10"/>
                  <w:sz w:val="20"/>
                </w:rPr>
                <w:t>`</w:t>
              </w:r>
            </w:ins>
          </w:p>
          <w:p w14:paraId="78E10F5C" w14:textId="77777777" w:rsidR="0098757D" w:rsidRDefault="00B0647C">
            <w:pPr>
              <w:pStyle w:val="TableParagraph"/>
              <w:numPr>
                <w:ilvl w:val="1"/>
                <w:numId w:val="1"/>
              </w:numPr>
              <w:tabs>
                <w:tab w:val="left" w:pos="1549"/>
              </w:tabs>
              <w:spacing w:line="245" w:lineRule="exact"/>
              <w:ind w:left="1549" w:hanging="357"/>
              <w:rPr>
                <w:ins w:id="69" w:author="Comparison" w:date="2026-09-25T21:13:00Z" w16du:dateUtc="2026-09-26T01:13:00Z"/>
                <w:rFonts w:ascii="Courier New" w:hAnsi="Courier New"/>
                <w:sz w:val="20"/>
              </w:rPr>
            </w:pPr>
            <w:ins w:id="70" w:author="Comparison" w:date="2026-09-25T21:13:00Z" w16du:dateUtc="2026-09-26T01:13:00Z">
              <w:r>
                <w:rPr>
                  <w:spacing w:val="-2"/>
                  <w:sz w:val="20"/>
                </w:rPr>
                <w:t>Handling and</w:t>
              </w:r>
              <w:r>
                <w:rPr>
                  <w:spacing w:val="-1"/>
                  <w:sz w:val="20"/>
                </w:rPr>
                <w:t xml:space="preserve"> </w:t>
              </w:r>
              <w:r>
                <w:rPr>
                  <w:spacing w:val="-2"/>
                  <w:sz w:val="20"/>
                </w:rPr>
                <w:t>responding</w:t>
              </w:r>
              <w:r>
                <w:rPr>
                  <w:spacing w:val="-3"/>
                  <w:sz w:val="20"/>
                </w:rPr>
                <w:t xml:space="preserve"> </w:t>
              </w:r>
              <w:r>
                <w:rPr>
                  <w:spacing w:val="-2"/>
                  <w:sz w:val="20"/>
                </w:rPr>
                <w:t>to customer comments</w:t>
              </w:r>
              <w:r>
                <w:rPr>
                  <w:spacing w:val="-1"/>
                  <w:sz w:val="20"/>
                </w:rPr>
                <w:t xml:space="preserve"> </w:t>
              </w:r>
              <w:r>
                <w:rPr>
                  <w:spacing w:val="-2"/>
                  <w:sz w:val="20"/>
                </w:rPr>
                <w:t>or complaints.</w:t>
              </w:r>
            </w:ins>
          </w:p>
          <w:p w14:paraId="6D1737C0" w14:textId="77777777" w:rsidR="0098757D" w:rsidRDefault="00B0647C">
            <w:pPr>
              <w:pStyle w:val="TableParagraph"/>
              <w:numPr>
                <w:ilvl w:val="1"/>
                <w:numId w:val="1"/>
              </w:numPr>
              <w:tabs>
                <w:tab w:val="left" w:pos="1549"/>
              </w:tabs>
              <w:spacing w:line="244" w:lineRule="exact"/>
              <w:ind w:left="1549" w:hanging="357"/>
              <w:rPr>
                <w:ins w:id="71" w:author="Comparison" w:date="2026-09-25T21:13:00Z" w16du:dateUtc="2026-09-26T01:13:00Z"/>
                <w:rFonts w:ascii="Courier New" w:hAnsi="Courier New"/>
                <w:sz w:val="20"/>
              </w:rPr>
            </w:pPr>
            <w:ins w:id="72" w:author="Comparison" w:date="2026-09-25T21:13:00Z" w16du:dateUtc="2026-09-26T01:13:00Z">
              <w:r>
                <w:rPr>
                  <w:spacing w:val="-2"/>
                  <w:sz w:val="20"/>
                </w:rPr>
                <w:t>Operate</w:t>
              </w:r>
              <w:r>
                <w:rPr>
                  <w:spacing w:val="-3"/>
                  <w:sz w:val="20"/>
                </w:rPr>
                <w:t xml:space="preserve"> </w:t>
              </w:r>
              <w:r>
                <w:rPr>
                  <w:spacing w:val="-2"/>
                  <w:sz w:val="20"/>
                </w:rPr>
                <w:t>café equipment to</w:t>
              </w:r>
              <w:r>
                <w:rPr>
                  <w:spacing w:val="-1"/>
                  <w:sz w:val="20"/>
                </w:rPr>
                <w:t xml:space="preserve"> </w:t>
              </w:r>
              <w:r>
                <w:rPr>
                  <w:spacing w:val="-2"/>
                  <w:sz w:val="20"/>
                </w:rPr>
                <w:t>prescribed</w:t>
              </w:r>
              <w:r>
                <w:rPr>
                  <w:spacing w:val="2"/>
                  <w:sz w:val="20"/>
                </w:rPr>
                <w:t xml:space="preserve"> </w:t>
              </w:r>
              <w:r>
                <w:rPr>
                  <w:spacing w:val="-2"/>
                  <w:sz w:val="20"/>
                </w:rPr>
                <w:t>safety</w:t>
              </w:r>
              <w:r>
                <w:rPr>
                  <w:spacing w:val="2"/>
                  <w:sz w:val="20"/>
                </w:rPr>
                <w:t xml:space="preserve"> </w:t>
              </w:r>
              <w:r>
                <w:rPr>
                  <w:spacing w:val="-2"/>
                  <w:sz w:val="20"/>
                </w:rPr>
                <w:t>and</w:t>
              </w:r>
              <w:r>
                <w:rPr>
                  <w:spacing w:val="2"/>
                  <w:sz w:val="20"/>
                </w:rPr>
                <w:t xml:space="preserve"> </w:t>
              </w:r>
              <w:r>
                <w:rPr>
                  <w:spacing w:val="-2"/>
                  <w:sz w:val="20"/>
                </w:rPr>
                <w:t>company</w:t>
              </w:r>
              <w:r>
                <w:rPr>
                  <w:spacing w:val="-3"/>
                  <w:sz w:val="20"/>
                </w:rPr>
                <w:t xml:space="preserve"> </w:t>
              </w:r>
              <w:r>
                <w:rPr>
                  <w:spacing w:val="-2"/>
                  <w:sz w:val="20"/>
                </w:rPr>
                <w:t>standards.</w:t>
              </w:r>
            </w:ins>
          </w:p>
          <w:p w14:paraId="2EC2C034" w14:textId="77777777" w:rsidR="0098757D" w:rsidRDefault="00B0647C">
            <w:pPr>
              <w:pStyle w:val="TableParagraph"/>
              <w:numPr>
                <w:ilvl w:val="1"/>
                <w:numId w:val="1"/>
              </w:numPr>
              <w:tabs>
                <w:tab w:val="left" w:pos="1549"/>
              </w:tabs>
              <w:spacing w:line="235" w:lineRule="exact"/>
              <w:ind w:left="1549" w:hanging="357"/>
              <w:rPr>
                <w:ins w:id="73" w:author="Comparison" w:date="2026-09-25T21:13:00Z" w16du:dateUtc="2026-09-26T01:13:00Z"/>
                <w:rFonts w:ascii="Courier New" w:hAnsi="Courier New"/>
                <w:sz w:val="20"/>
              </w:rPr>
            </w:pPr>
            <w:ins w:id="74" w:author="Comparison" w:date="2026-09-25T21:13:00Z" w16du:dateUtc="2026-09-26T01:13:00Z">
              <w:r>
                <w:rPr>
                  <w:sz w:val="20"/>
                </w:rPr>
                <w:t>Use</w:t>
              </w:r>
              <w:r>
                <w:rPr>
                  <w:spacing w:val="-12"/>
                  <w:sz w:val="20"/>
                </w:rPr>
                <w:t xml:space="preserve"> </w:t>
              </w:r>
              <w:r>
                <w:rPr>
                  <w:sz w:val="20"/>
                </w:rPr>
                <w:t>protective</w:t>
              </w:r>
              <w:r>
                <w:rPr>
                  <w:spacing w:val="-11"/>
                  <w:sz w:val="20"/>
                </w:rPr>
                <w:t xml:space="preserve"> </w:t>
              </w:r>
              <w:r>
                <w:rPr>
                  <w:sz w:val="20"/>
                </w:rPr>
                <w:t>clothing</w:t>
              </w:r>
              <w:r>
                <w:rPr>
                  <w:spacing w:val="-11"/>
                  <w:sz w:val="20"/>
                </w:rPr>
                <w:t xml:space="preserve"> </w:t>
              </w:r>
              <w:r>
                <w:rPr>
                  <w:sz w:val="20"/>
                </w:rPr>
                <w:t>provided</w:t>
              </w:r>
              <w:r>
                <w:rPr>
                  <w:spacing w:val="-11"/>
                  <w:sz w:val="20"/>
                </w:rPr>
                <w:t xml:space="preserve"> </w:t>
              </w:r>
              <w:r>
                <w:rPr>
                  <w:sz w:val="20"/>
                </w:rPr>
                <w:t>as</w:t>
              </w:r>
              <w:r>
                <w:rPr>
                  <w:spacing w:val="-9"/>
                  <w:sz w:val="20"/>
                </w:rPr>
                <w:t xml:space="preserve"> </w:t>
              </w:r>
              <w:r>
                <w:rPr>
                  <w:sz w:val="20"/>
                </w:rPr>
                <w:t>required</w:t>
              </w:r>
              <w:r>
                <w:rPr>
                  <w:spacing w:val="-9"/>
                  <w:sz w:val="20"/>
                </w:rPr>
                <w:t xml:space="preserve"> </w:t>
              </w:r>
              <w:r>
                <w:rPr>
                  <w:sz w:val="20"/>
                </w:rPr>
                <w:t>–</w:t>
              </w:r>
              <w:r>
                <w:rPr>
                  <w:spacing w:val="-11"/>
                  <w:sz w:val="20"/>
                </w:rPr>
                <w:t xml:space="preserve"> </w:t>
              </w:r>
              <w:r>
                <w:rPr>
                  <w:sz w:val="20"/>
                </w:rPr>
                <w:t>hair</w:t>
              </w:r>
              <w:r>
                <w:rPr>
                  <w:spacing w:val="-11"/>
                  <w:sz w:val="20"/>
                </w:rPr>
                <w:t xml:space="preserve"> </w:t>
              </w:r>
              <w:r>
                <w:rPr>
                  <w:sz w:val="20"/>
                </w:rPr>
                <w:t>nets/</w:t>
              </w:r>
              <w:r>
                <w:rPr>
                  <w:spacing w:val="-10"/>
                  <w:sz w:val="20"/>
                </w:rPr>
                <w:t xml:space="preserve"> </w:t>
              </w:r>
              <w:r>
                <w:rPr>
                  <w:sz w:val="20"/>
                </w:rPr>
                <w:t>aprons</w:t>
              </w:r>
              <w:r>
                <w:rPr>
                  <w:spacing w:val="-9"/>
                  <w:sz w:val="20"/>
                </w:rPr>
                <w:t xml:space="preserve"> </w:t>
              </w:r>
              <w:r>
                <w:rPr>
                  <w:sz w:val="20"/>
                </w:rPr>
                <w:t>/</w:t>
              </w:r>
              <w:r>
                <w:rPr>
                  <w:spacing w:val="-10"/>
                  <w:sz w:val="20"/>
                </w:rPr>
                <w:t xml:space="preserve"> </w:t>
              </w:r>
              <w:r>
                <w:rPr>
                  <w:spacing w:val="-2"/>
                  <w:sz w:val="20"/>
                </w:rPr>
                <w:t>gloves.</w:t>
              </w:r>
            </w:ins>
          </w:p>
          <w:p w14:paraId="005463AF" w14:textId="77777777" w:rsidR="0098757D" w:rsidRDefault="00B0647C">
            <w:pPr>
              <w:pStyle w:val="TableParagraph"/>
              <w:numPr>
                <w:ilvl w:val="1"/>
                <w:numId w:val="1"/>
              </w:numPr>
              <w:tabs>
                <w:tab w:val="left" w:pos="1549"/>
              </w:tabs>
              <w:spacing w:line="218" w:lineRule="exact"/>
              <w:ind w:left="1549" w:hanging="357"/>
              <w:rPr>
                <w:ins w:id="75" w:author="Comparison" w:date="2026-09-25T21:13:00Z" w16du:dateUtc="2026-09-26T01:13:00Z"/>
                <w:rFonts w:ascii="Courier New" w:hAnsi="Courier New"/>
              </w:rPr>
            </w:pPr>
            <w:ins w:id="76" w:author="Comparison" w:date="2026-09-25T21:13:00Z" w16du:dateUtc="2026-09-26T01:13:00Z">
              <w:r>
                <w:rPr>
                  <w:sz w:val="20"/>
                </w:rPr>
                <w:t>Reporting</w:t>
              </w:r>
              <w:r>
                <w:rPr>
                  <w:spacing w:val="-10"/>
                  <w:sz w:val="20"/>
                </w:rPr>
                <w:t xml:space="preserve"> </w:t>
              </w:r>
              <w:r>
                <w:rPr>
                  <w:sz w:val="20"/>
                </w:rPr>
                <w:t>into</w:t>
              </w:r>
              <w:r>
                <w:rPr>
                  <w:spacing w:val="-10"/>
                  <w:sz w:val="20"/>
                </w:rPr>
                <w:t xml:space="preserve"> </w:t>
              </w:r>
              <w:r>
                <w:rPr>
                  <w:sz w:val="20"/>
                </w:rPr>
                <w:t>Team</w:t>
              </w:r>
              <w:r>
                <w:rPr>
                  <w:spacing w:val="-10"/>
                  <w:sz w:val="20"/>
                </w:rPr>
                <w:t xml:space="preserve"> </w:t>
              </w:r>
              <w:r>
                <w:rPr>
                  <w:sz w:val="20"/>
                </w:rPr>
                <w:t>Leader</w:t>
              </w:r>
              <w:r>
                <w:rPr>
                  <w:spacing w:val="-10"/>
                  <w:sz w:val="20"/>
                </w:rPr>
                <w:t xml:space="preserve"> </w:t>
              </w:r>
              <w:r>
                <w:rPr>
                  <w:sz w:val="20"/>
                </w:rPr>
                <w:t>and</w:t>
              </w:r>
              <w:r>
                <w:rPr>
                  <w:spacing w:val="-10"/>
                  <w:sz w:val="20"/>
                </w:rPr>
                <w:t xml:space="preserve"> </w:t>
              </w:r>
              <w:r>
                <w:rPr>
                  <w:sz w:val="20"/>
                </w:rPr>
                <w:t>or</w:t>
              </w:r>
              <w:r>
                <w:rPr>
                  <w:spacing w:val="-10"/>
                  <w:sz w:val="20"/>
                </w:rPr>
                <w:t xml:space="preserve"> </w:t>
              </w:r>
              <w:r>
                <w:rPr>
                  <w:spacing w:val="-2"/>
                  <w:sz w:val="20"/>
                </w:rPr>
                <w:t>Supervisor.</w:t>
              </w:r>
            </w:ins>
          </w:p>
        </w:tc>
      </w:tr>
      <w:tr w:rsidR="0098757D" w14:paraId="6279F6CC" w14:textId="77777777">
        <w:trPr>
          <w:trHeight w:val="268"/>
          <w:ins w:id="77" w:author="Comparison" w:date="2026-09-25T21:13:00Z" w16du:dateUtc="2026-09-26T01:13:00Z"/>
        </w:trPr>
        <w:tc>
          <w:tcPr>
            <w:tcW w:w="10066" w:type="dxa"/>
            <w:shd w:val="clear" w:color="auto" w:fill="D9D9D9"/>
          </w:tcPr>
          <w:p w14:paraId="2D20E83B" w14:textId="77777777" w:rsidR="0098757D" w:rsidRDefault="0098757D">
            <w:pPr>
              <w:pStyle w:val="TableParagraph"/>
              <w:ind w:left="0" w:firstLine="0"/>
              <w:rPr>
                <w:ins w:id="78" w:author="Comparison" w:date="2026-09-25T21:13:00Z" w16du:dateUtc="2026-09-26T01:13:00Z"/>
                <w:rFonts w:ascii="Times New Roman"/>
                <w:sz w:val="18"/>
              </w:rPr>
            </w:pPr>
          </w:p>
        </w:tc>
      </w:tr>
      <w:tr w:rsidR="0098757D" w14:paraId="56C84C71" w14:textId="77777777">
        <w:trPr>
          <w:trHeight w:val="1362"/>
          <w:ins w:id="79" w:author="Comparison" w:date="2026-09-25T21:13:00Z" w16du:dateUtc="2026-09-26T01:13:00Z"/>
        </w:trPr>
        <w:tc>
          <w:tcPr>
            <w:tcW w:w="10066" w:type="dxa"/>
          </w:tcPr>
          <w:p w14:paraId="7BFDE85E" w14:textId="77777777" w:rsidR="0098757D" w:rsidRDefault="00B0647C">
            <w:pPr>
              <w:pStyle w:val="TableParagraph"/>
              <w:ind w:left="112" w:right="87" w:firstLine="0"/>
              <w:jc w:val="both"/>
              <w:rPr>
                <w:ins w:id="80" w:author="Comparison" w:date="2026-09-25T21:13:00Z" w16du:dateUtc="2026-09-26T01:13:00Z"/>
                <w:b/>
                <w:sz w:val="20"/>
              </w:rPr>
            </w:pPr>
            <w:ins w:id="81" w:author="Comparison" w:date="2026-09-25T21:13:00Z" w16du:dateUtc="2026-09-26T01:13:00Z">
              <w:r>
                <w:rPr>
                  <w:b/>
                </w:rPr>
                <w:t xml:space="preserve">PLEASE NOTE: </w:t>
              </w:r>
              <w:r>
                <w:rPr>
                  <w:sz w:val="20"/>
                </w:rPr>
                <w:t>from time to time the Company may ask you to do other reasonable tasks not stated within this job description but commensurate with the position. The Company also reserves the right to review and update this job description to reflect the changing needs of the job. However, any significant changes will be discussed in consultation with you.</w:t>
              </w:r>
              <w:r>
                <w:rPr>
                  <w:spacing w:val="40"/>
                  <w:sz w:val="20"/>
                </w:rPr>
                <w:t xml:space="preserve"> </w:t>
              </w:r>
              <w:r>
                <w:rPr>
                  <w:sz w:val="20"/>
                </w:rPr>
                <w:t xml:space="preserve">Please apply for this role by sending in your CV to </w:t>
              </w:r>
              <w:r>
                <w:fldChar w:fldCharType="begin"/>
              </w:r>
              <w:r>
                <w:instrText>HYPERLINK "mailto:hr@shannonheritage.com" \h</w:instrText>
              </w:r>
              <w:r>
                <w:fldChar w:fldCharType="separate"/>
              </w:r>
              <w:r>
                <w:rPr>
                  <w:color w:val="0000FF"/>
                  <w:sz w:val="20"/>
                  <w:u w:val="single" w:color="0000FF"/>
                </w:rPr>
                <w:t>hr@claretourismdev.ie</w:t>
              </w:r>
              <w:r>
                <w:fldChar w:fldCharType="end"/>
              </w:r>
              <w:r>
                <w:rPr>
                  <w:color w:val="0000FF"/>
                  <w:spacing w:val="40"/>
                  <w:sz w:val="20"/>
                </w:rPr>
                <w:t xml:space="preserve"> </w:t>
              </w:r>
              <w:r>
                <w:rPr>
                  <w:sz w:val="20"/>
                </w:rPr>
                <w:t xml:space="preserve">by </w:t>
              </w:r>
              <w:r>
                <w:rPr>
                  <w:b/>
                  <w:sz w:val="20"/>
                </w:rPr>
                <w:t>17:00 on Friday 15</w:t>
              </w:r>
              <w:r>
                <w:rPr>
                  <w:b/>
                  <w:sz w:val="20"/>
                  <w:vertAlign w:val="superscript"/>
                </w:rPr>
                <w:t>th</w:t>
              </w:r>
              <w:r>
                <w:rPr>
                  <w:b/>
                  <w:sz w:val="20"/>
                </w:rPr>
                <w:t xml:space="preserve"> November </w:t>
              </w:r>
              <w:r>
                <w:rPr>
                  <w:b/>
                  <w:spacing w:val="-4"/>
                  <w:sz w:val="20"/>
                </w:rPr>
                <w:t>2024</w:t>
              </w:r>
            </w:ins>
          </w:p>
        </w:tc>
      </w:tr>
    </w:tbl>
    <w:p w14:paraId="476C1D05" w14:textId="77777777" w:rsidR="00992C64" w:rsidRDefault="00EF3DC8">
      <w:pPr>
        <w:jc w:val="center"/>
        <w:rPr>
          <w:del w:id="82" w:author="Comparison" w:date="2026-09-25T21:13:00Z" w16du:dateUtc="2026-09-26T01:13:00Z"/>
          <w:rFonts w:ascii="Verdana" w:eastAsia="Verdana" w:hAnsi="Verdana" w:cs="Verdana"/>
        </w:rPr>
      </w:pPr>
      <w:del w:id="83" w:author="Comparison" w:date="2026-09-25T21:13:00Z" w16du:dateUtc="2026-09-26T01:13:00Z">
        <w:r>
          <w:rPr>
            <w:rFonts w:ascii="Verdana" w:eastAsia="Verdana" w:hAnsi="Verdana" w:cs="Verdana"/>
            <w:b/>
          </w:rPr>
          <w:delText>2017 July Executive Board Meeting Agenda</w:delText>
        </w:r>
        <w:r w:rsidR="00104EBE">
          <w:rPr>
            <w:rFonts w:ascii="Verdana" w:eastAsia="Verdana" w:hAnsi="Verdana" w:cs="Verdana"/>
            <w:b/>
          </w:rPr>
          <w:delText xml:space="preserve"> and Minutes</w:delText>
        </w:r>
      </w:del>
    </w:p>
    <w:p w14:paraId="19A2328B" w14:textId="77777777" w:rsidR="00992C64" w:rsidRDefault="00EF3DC8">
      <w:pPr>
        <w:rPr>
          <w:del w:id="84" w:author="Comparison" w:date="2026-09-25T21:13:00Z" w16du:dateUtc="2026-09-26T01:13:00Z"/>
          <w:rFonts w:ascii="Verdana" w:eastAsia="Verdana" w:hAnsi="Verdana" w:cs="Verdana"/>
        </w:rPr>
      </w:pPr>
      <w:del w:id="85" w:author="Comparison" w:date="2026-09-25T21:13:00Z" w16du:dateUtc="2026-09-26T01:13:00Z">
        <w:r>
          <w:rPr>
            <w:rFonts w:ascii="Verdana" w:eastAsia="Verdana" w:hAnsi="Verdana" w:cs="Verdana"/>
          </w:rPr>
          <w:lastRenderedPageBreak/>
          <w:delText> </w:delText>
        </w:r>
      </w:del>
    </w:p>
    <w:p w14:paraId="7E79BD48" w14:textId="77777777" w:rsidR="00992C64" w:rsidRDefault="00EF3DC8">
      <w:pPr>
        <w:jc w:val="center"/>
        <w:rPr>
          <w:del w:id="86" w:author="Comparison" w:date="2026-09-25T21:13:00Z" w16du:dateUtc="2026-09-26T01:13:00Z"/>
          <w:rFonts w:ascii="Verdana" w:eastAsia="Verdana" w:hAnsi="Verdana" w:cs="Verdana"/>
        </w:rPr>
      </w:pPr>
      <w:del w:id="87" w:author="Comparison" w:date="2026-09-25T21:13:00Z" w16du:dateUtc="2026-09-26T01:13:00Z">
        <w:r>
          <w:rPr>
            <w:rFonts w:ascii="Verdana" w:eastAsia="Verdana" w:hAnsi="Verdana" w:cs="Verdana"/>
          </w:rPr>
          <w:delText>Wednesday, July 19, 2017, 3:00 am EST</w:delText>
        </w:r>
      </w:del>
    </w:p>
    <w:p w14:paraId="1F5F7B9A" w14:textId="77777777" w:rsidR="00992C64" w:rsidRDefault="00EF3DC8">
      <w:pPr>
        <w:jc w:val="center"/>
        <w:rPr>
          <w:del w:id="88" w:author="Comparison" w:date="2026-09-25T21:13:00Z" w16du:dateUtc="2026-09-26T01:13:00Z"/>
          <w:rFonts w:ascii="Verdana" w:eastAsia="Verdana" w:hAnsi="Verdana" w:cs="Verdana"/>
        </w:rPr>
      </w:pPr>
      <w:del w:id="89" w:author="Comparison" w:date="2026-09-25T21:13:00Z" w16du:dateUtc="2026-09-26T01:13:00Z">
        <w:r>
          <w:rPr>
            <w:rFonts w:ascii="Verdana" w:eastAsia="Verdana" w:hAnsi="Verdana" w:cs="Verdana"/>
          </w:rPr>
          <w:delText>Dial-in info is as follows: </w:delText>
        </w:r>
      </w:del>
    </w:p>
    <w:p w14:paraId="2D1593F2" w14:textId="77777777" w:rsidR="00992C64" w:rsidRDefault="00EF3DC8">
      <w:pPr>
        <w:jc w:val="center"/>
        <w:rPr>
          <w:del w:id="90" w:author="Comparison" w:date="2026-09-25T21:13:00Z" w16du:dateUtc="2026-09-26T01:13:00Z"/>
          <w:rFonts w:ascii="Verdana" w:eastAsia="Verdana" w:hAnsi="Verdana" w:cs="Verdana"/>
        </w:rPr>
      </w:pPr>
      <w:del w:id="91" w:author="Comparison" w:date="2026-09-25T21:13:00Z" w16du:dateUtc="2026-09-26T01:13:00Z">
        <w:r>
          <w:rPr>
            <w:rFonts w:ascii="Verdana" w:eastAsia="Verdana" w:hAnsi="Verdana" w:cs="Verdana"/>
          </w:rPr>
          <w:delText>Toll Free Number: 866-801-5789</w:delText>
        </w:r>
      </w:del>
    </w:p>
    <w:p w14:paraId="2FD96BF4" w14:textId="77777777" w:rsidR="00992C64" w:rsidRDefault="00EF3DC8">
      <w:pPr>
        <w:jc w:val="center"/>
        <w:rPr>
          <w:del w:id="92" w:author="Comparison" w:date="2026-09-25T21:13:00Z" w16du:dateUtc="2026-09-26T01:13:00Z"/>
          <w:rFonts w:ascii="Verdana" w:eastAsia="Verdana" w:hAnsi="Verdana" w:cs="Verdana"/>
        </w:rPr>
      </w:pPr>
      <w:del w:id="93" w:author="Comparison" w:date="2026-09-25T21:13:00Z" w16du:dateUtc="2026-09-26T01:13:00Z">
        <w:r>
          <w:rPr>
            <w:rFonts w:ascii="Verdana" w:eastAsia="Verdana" w:hAnsi="Verdana" w:cs="Verdana"/>
          </w:rPr>
          <w:delText>Participant Passcode: 78965432</w:delText>
        </w:r>
      </w:del>
    </w:p>
    <w:p w14:paraId="430F3C98" w14:textId="77777777" w:rsidR="00992C64" w:rsidRDefault="00992C64">
      <w:pPr>
        <w:jc w:val="center"/>
        <w:rPr>
          <w:del w:id="94" w:author="Comparison" w:date="2026-09-25T21:13:00Z" w16du:dateUtc="2026-09-26T01:13:00Z"/>
          <w:rFonts w:ascii="Verdana" w:eastAsia="Verdana" w:hAnsi="Verdana" w:cs="Verdana"/>
        </w:rPr>
      </w:pPr>
    </w:p>
    <w:p w14:paraId="3A945B9A" w14:textId="77777777" w:rsidR="00992C64" w:rsidRDefault="00992C64">
      <w:pPr>
        <w:rPr>
          <w:del w:id="95" w:author="Comparison" w:date="2026-09-25T21:13:00Z" w16du:dateUtc="2026-09-26T01:13:00Z"/>
          <w:rFonts w:ascii="Verdana" w:eastAsia="Verdana" w:hAnsi="Verdana" w:cs="Verdana"/>
        </w:rPr>
      </w:pPr>
    </w:p>
    <w:p w14:paraId="688AE840" w14:textId="77777777" w:rsidR="00992C64" w:rsidRDefault="00EF3DC8">
      <w:pPr>
        <w:rPr>
          <w:del w:id="96" w:author="Comparison" w:date="2026-09-25T21:13:00Z" w16du:dateUtc="2026-09-26T01:13:00Z"/>
          <w:rFonts w:ascii="Verdana" w:eastAsia="Verdana" w:hAnsi="Verdana" w:cs="Verdana"/>
        </w:rPr>
      </w:pPr>
      <w:del w:id="97" w:author="Comparison" w:date="2026-09-25T21:13:00Z" w16du:dateUtc="2026-09-26T01:13:00Z">
        <w:r>
          <w:rPr>
            <w:rFonts w:ascii="Verdana" w:eastAsia="Verdana" w:hAnsi="Verdana" w:cs="Verdana"/>
            <w:b/>
          </w:rPr>
          <w:delText>1. Call to Order</w:delText>
        </w:r>
      </w:del>
    </w:p>
    <w:p w14:paraId="33FCE021" w14:textId="77777777" w:rsidR="00992C64" w:rsidRDefault="00EF3DC8">
      <w:pPr>
        <w:rPr>
          <w:del w:id="98" w:author="Comparison" w:date="2026-09-25T21:13:00Z" w16du:dateUtc="2026-09-26T01:13:00Z"/>
          <w:rFonts w:ascii="Verdana" w:eastAsia="Verdana" w:hAnsi="Verdana" w:cs="Verdana"/>
        </w:rPr>
      </w:pPr>
      <w:del w:id="99" w:author="Comparison" w:date="2026-09-25T21:13:00Z" w16du:dateUtc="2026-09-26T01:13:00Z">
        <w:r>
          <w:rPr>
            <w:rFonts w:ascii="Verdana" w:eastAsia="Verdana" w:hAnsi="Verdana" w:cs="Verdana"/>
          </w:rPr>
          <w:delText>Item Facilitator: Jen Maguire-Wright</w:delText>
        </w:r>
      </w:del>
    </w:p>
    <w:p w14:paraId="072F15A7" w14:textId="77777777" w:rsidR="00992C64" w:rsidRDefault="00EF3DC8">
      <w:pPr>
        <w:rPr>
          <w:del w:id="100" w:author="Comparison" w:date="2026-09-25T21:13:00Z" w16du:dateUtc="2026-09-26T01:13:00Z"/>
          <w:rFonts w:ascii="Verdana" w:eastAsia="Verdana" w:hAnsi="Verdana" w:cs="Verdana"/>
        </w:rPr>
      </w:pPr>
      <w:del w:id="101" w:author="Comparison" w:date="2026-09-25T21:13:00Z" w16du:dateUtc="2026-09-26T01:13:00Z">
        <w:r>
          <w:rPr>
            <w:rFonts w:ascii="Verdana" w:eastAsia="Verdana" w:hAnsi="Verdana" w:cs="Verdana"/>
          </w:rPr>
          <w:br/>
          <w:delText>Minutes: Meeting began at 3:00 pm. Members attending: Jen Maguire-Wright, Deb Sica, Ana Elisa De Campos Salles, Liz DeCoster (arrived at 3:49 pm), Matt Ciszek, Megan Drake (left at 3:42 pm), Lisa Johnston, Sherry Machones, Ann Symons.</w:delText>
        </w:r>
      </w:del>
    </w:p>
    <w:p w14:paraId="345E5BF8" w14:textId="77777777" w:rsidR="00992C64" w:rsidRDefault="00EF3DC8">
      <w:pPr>
        <w:jc w:val="center"/>
        <w:rPr>
          <w:del w:id="102" w:author="Comparison" w:date="2026-09-25T21:13:00Z" w16du:dateUtc="2026-09-26T01:13:00Z"/>
          <w:rFonts w:ascii="Verdana" w:eastAsia="Verdana" w:hAnsi="Verdana" w:cs="Verdana"/>
        </w:rPr>
      </w:pPr>
      <w:del w:id="103" w:author="Comparison" w:date="2026-09-25T21:13:00Z" w16du:dateUtc="2026-09-26T01:13:00Z">
        <w:r>
          <w:rPr>
            <w:rFonts w:ascii="Verdana" w:eastAsia="Verdana" w:hAnsi="Verdana" w:cs="Verdana"/>
          </w:rPr>
          <w:delText> </w:delText>
        </w:r>
      </w:del>
    </w:p>
    <w:p w14:paraId="22FB0AB1" w14:textId="77777777" w:rsidR="00992C64" w:rsidRDefault="00EF3DC8">
      <w:pPr>
        <w:rPr>
          <w:del w:id="104" w:author="Comparison" w:date="2026-09-25T21:13:00Z" w16du:dateUtc="2026-09-26T01:13:00Z"/>
          <w:rFonts w:ascii="Verdana" w:eastAsia="Verdana" w:hAnsi="Verdana" w:cs="Verdana"/>
        </w:rPr>
      </w:pPr>
      <w:del w:id="105" w:author="Comparison" w:date="2026-09-25T21:13:00Z" w16du:dateUtc="2026-09-26T01:13:00Z">
        <w:r>
          <w:rPr>
            <w:rFonts w:ascii="Verdana" w:eastAsia="Verdana" w:hAnsi="Verdana" w:cs="Verdana"/>
            <w:b/>
          </w:rPr>
          <w:delText>2. Approval of Agenda and Minutes</w:delText>
        </w:r>
      </w:del>
    </w:p>
    <w:p w14:paraId="13D5FABA" w14:textId="77777777" w:rsidR="00992C64" w:rsidRDefault="00EF3DC8">
      <w:pPr>
        <w:rPr>
          <w:del w:id="106" w:author="Comparison" w:date="2026-09-25T21:13:00Z" w16du:dateUtc="2026-09-26T01:13:00Z"/>
          <w:rFonts w:ascii="Verdana" w:eastAsia="Verdana" w:hAnsi="Verdana" w:cs="Verdana"/>
        </w:rPr>
      </w:pPr>
      <w:del w:id="107" w:author="Comparison" w:date="2026-09-25T21:13:00Z" w16du:dateUtc="2026-09-26T01:13:00Z">
        <w:r>
          <w:rPr>
            <w:rFonts w:ascii="Verdana" w:eastAsia="Verdana" w:hAnsi="Verdana" w:cs="Verdana"/>
          </w:rPr>
          <w:delText xml:space="preserve">Action: Approve agenda for the July 2017 Executive Board meeting and approve minutes from the June 2017 Executive Board and June Membership meetings. </w:delText>
        </w:r>
      </w:del>
    </w:p>
    <w:p w14:paraId="13005D8E" w14:textId="77777777" w:rsidR="00992C64" w:rsidRDefault="00EF3DC8">
      <w:pPr>
        <w:rPr>
          <w:del w:id="108" w:author="Comparison" w:date="2026-09-25T21:13:00Z" w16du:dateUtc="2026-09-26T01:13:00Z"/>
          <w:rFonts w:ascii="Verdana" w:eastAsia="Verdana" w:hAnsi="Verdana" w:cs="Verdana"/>
        </w:rPr>
      </w:pPr>
      <w:del w:id="109" w:author="Comparison" w:date="2026-09-25T21:13:00Z" w16du:dateUtc="2026-09-26T01:13:00Z">
        <w:r>
          <w:rPr>
            <w:rFonts w:ascii="Verdana" w:eastAsia="Verdana" w:hAnsi="Verdana" w:cs="Verdana"/>
          </w:rPr>
          <w:delText>Item Facilitator: Deb Sica</w:delText>
        </w:r>
      </w:del>
    </w:p>
    <w:p w14:paraId="1011DBF8" w14:textId="77777777" w:rsidR="00992C64" w:rsidRDefault="00992C64">
      <w:pPr>
        <w:rPr>
          <w:del w:id="110" w:author="Comparison" w:date="2026-09-25T21:13:00Z" w16du:dateUtc="2026-09-26T01:13:00Z"/>
          <w:rFonts w:ascii="Verdana" w:eastAsia="Verdana" w:hAnsi="Verdana" w:cs="Verdana"/>
        </w:rPr>
      </w:pPr>
    </w:p>
    <w:p w14:paraId="1830623B" w14:textId="77777777" w:rsidR="00992C64" w:rsidRDefault="00EF3DC8">
      <w:pPr>
        <w:rPr>
          <w:del w:id="111" w:author="Comparison" w:date="2026-09-25T21:13:00Z" w16du:dateUtc="2026-09-26T01:13:00Z"/>
          <w:rFonts w:ascii="Verdana" w:eastAsia="Verdana" w:hAnsi="Verdana" w:cs="Verdana"/>
        </w:rPr>
      </w:pPr>
      <w:del w:id="112" w:author="Comparison" w:date="2026-09-25T21:13:00Z" w16du:dateUtc="2026-09-26T01:13:00Z">
        <w:r>
          <w:rPr>
            <w:rFonts w:ascii="Verdana" w:eastAsia="Verdana" w:hAnsi="Verdana" w:cs="Verdana"/>
          </w:rPr>
          <w:delText>Minutes:</w:delText>
        </w:r>
        <w:r w:rsidR="00BC1B4C">
          <w:rPr>
            <w:rFonts w:ascii="Verdana" w:eastAsia="Verdana" w:hAnsi="Verdana" w:cs="Verdana"/>
          </w:rPr>
          <w:delText xml:space="preserve"> </w:delText>
        </w:r>
        <w:r>
          <w:rPr>
            <w:rFonts w:ascii="Verdana" w:eastAsia="Verdana" w:hAnsi="Verdana" w:cs="Verdana"/>
          </w:rPr>
          <w:delText>Megan Drake requested to move her portion to before the emerging leaders progress report. Sherry Machones requested that we discuss ALA Connect being down in August. Deb Sica moved to approve the amended agenda and minutes, Matt Ciszek seconded. Motion carried.</w:delText>
        </w:r>
        <w:r>
          <w:rPr>
            <w:rFonts w:ascii="Verdana" w:eastAsia="Verdana" w:hAnsi="Verdana" w:cs="Verdana"/>
          </w:rPr>
          <w:br/>
        </w:r>
      </w:del>
    </w:p>
    <w:p w14:paraId="13354090" w14:textId="77777777" w:rsidR="00992C64" w:rsidRDefault="00EF3DC8">
      <w:pPr>
        <w:rPr>
          <w:del w:id="113" w:author="Comparison" w:date="2026-09-25T21:13:00Z" w16du:dateUtc="2026-09-26T01:13:00Z"/>
          <w:rFonts w:ascii="Verdana" w:eastAsia="Verdana" w:hAnsi="Verdana" w:cs="Verdana"/>
        </w:rPr>
      </w:pPr>
      <w:del w:id="114" w:author="Comparison" w:date="2026-09-25T21:13:00Z" w16du:dateUtc="2026-09-26T01:13:00Z">
        <w:r>
          <w:rPr>
            <w:rFonts w:ascii="Verdana" w:eastAsia="Verdana" w:hAnsi="Verdana" w:cs="Verdana"/>
            <w:b/>
          </w:rPr>
          <w:delText>3. Secretary position</w:delText>
        </w:r>
      </w:del>
    </w:p>
    <w:p w14:paraId="7CFA8097" w14:textId="77777777" w:rsidR="00992C64" w:rsidRDefault="00EF3DC8">
      <w:pPr>
        <w:rPr>
          <w:del w:id="115" w:author="Comparison" w:date="2026-09-25T21:13:00Z" w16du:dateUtc="2026-09-26T01:13:00Z"/>
          <w:rFonts w:ascii="Verdana" w:eastAsia="Verdana" w:hAnsi="Verdana" w:cs="Verdana"/>
        </w:rPr>
      </w:pPr>
      <w:del w:id="116" w:author="Comparison" w:date="2026-09-25T21:13:00Z" w16du:dateUtc="2026-09-26T01:13:00Z">
        <w:r>
          <w:rPr>
            <w:rFonts w:ascii="Verdana" w:eastAsia="Verdana" w:hAnsi="Verdana" w:cs="Verdana"/>
          </w:rPr>
          <w:delText>Action: Select a secretary to complete Paul’s term</w:delText>
        </w:r>
      </w:del>
    </w:p>
    <w:p w14:paraId="31242E79" w14:textId="77777777" w:rsidR="00992C64" w:rsidRDefault="00EF3DC8">
      <w:pPr>
        <w:rPr>
          <w:del w:id="117" w:author="Comparison" w:date="2026-09-25T21:13:00Z" w16du:dateUtc="2026-09-26T01:13:00Z"/>
          <w:rFonts w:ascii="Verdana" w:eastAsia="Verdana" w:hAnsi="Verdana" w:cs="Verdana"/>
        </w:rPr>
      </w:pPr>
      <w:del w:id="118" w:author="Comparison" w:date="2026-09-25T21:13:00Z" w16du:dateUtc="2026-09-26T01:13:00Z">
        <w:r>
          <w:rPr>
            <w:rFonts w:ascii="Verdana" w:eastAsia="Verdana" w:hAnsi="Verdana" w:cs="Verdana"/>
          </w:rPr>
          <w:delText>Item Facilitator: Jen Maguire-Wright</w:delText>
        </w:r>
      </w:del>
    </w:p>
    <w:p w14:paraId="541796F9" w14:textId="77777777" w:rsidR="00992C64" w:rsidRDefault="00992C64">
      <w:pPr>
        <w:rPr>
          <w:del w:id="119" w:author="Comparison" w:date="2026-09-25T21:13:00Z" w16du:dateUtc="2026-09-26T01:13:00Z"/>
          <w:rFonts w:ascii="Verdana" w:eastAsia="Verdana" w:hAnsi="Verdana" w:cs="Verdana"/>
        </w:rPr>
      </w:pPr>
    </w:p>
    <w:p w14:paraId="28079F15" w14:textId="77777777" w:rsidR="00992C64" w:rsidRDefault="00BC1B4C">
      <w:pPr>
        <w:rPr>
          <w:del w:id="120" w:author="Comparison" w:date="2026-09-25T21:13:00Z" w16du:dateUtc="2026-09-26T01:13:00Z"/>
          <w:rFonts w:ascii="Verdana" w:eastAsia="Verdana" w:hAnsi="Verdana" w:cs="Verdana"/>
        </w:rPr>
      </w:pPr>
      <w:del w:id="121" w:author="Comparison" w:date="2026-09-25T21:13:00Z" w16du:dateUtc="2026-09-26T01:13:00Z">
        <w:r>
          <w:rPr>
            <w:rFonts w:ascii="Verdana" w:hAnsi="Verdana"/>
          </w:rPr>
          <w:delText>Minutes: The Board went into a closed session to discuss the appointment of a Secretary to complete Paul Kelly’s term.</w:delText>
        </w:r>
      </w:del>
    </w:p>
    <w:p w14:paraId="476EAD30" w14:textId="77777777" w:rsidR="00992C64" w:rsidRDefault="00992C64">
      <w:pPr>
        <w:rPr>
          <w:del w:id="122" w:author="Comparison" w:date="2026-09-25T21:13:00Z" w16du:dateUtc="2026-09-26T01:13:00Z"/>
          <w:rFonts w:ascii="Verdana" w:eastAsia="Verdana" w:hAnsi="Verdana" w:cs="Verdana"/>
        </w:rPr>
      </w:pPr>
    </w:p>
    <w:p w14:paraId="7BF6EBFE" w14:textId="77777777" w:rsidR="00992C64" w:rsidRDefault="00EF3DC8">
      <w:pPr>
        <w:rPr>
          <w:del w:id="123" w:author="Comparison" w:date="2026-09-25T21:13:00Z" w16du:dateUtc="2026-09-26T01:13:00Z"/>
          <w:rFonts w:ascii="Verdana" w:eastAsia="Verdana" w:hAnsi="Verdana" w:cs="Verdana"/>
        </w:rPr>
      </w:pPr>
      <w:del w:id="124" w:author="Comparison" w:date="2026-09-25T21:13:00Z" w16du:dateUtc="2026-09-26T01:13:00Z">
        <w:r>
          <w:rPr>
            <w:rFonts w:ascii="Verdana" w:eastAsia="Verdana" w:hAnsi="Verdana" w:cs="Verdana"/>
            <w:b/>
          </w:rPr>
          <w:delText>4. Board liaisons and RT representatives</w:delText>
        </w:r>
      </w:del>
    </w:p>
    <w:p w14:paraId="4AC85C25" w14:textId="77777777" w:rsidR="00992C64" w:rsidRDefault="00EF3DC8">
      <w:pPr>
        <w:rPr>
          <w:del w:id="125" w:author="Comparison" w:date="2026-09-25T21:13:00Z" w16du:dateUtc="2026-09-26T01:13:00Z"/>
          <w:rFonts w:ascii="Verdana" w:eastAsia="Verdana" w:hAnsi="Verdana" w:cs="Verdana"/>
        </w:rPr>
      </w:pPr>
      <w:del w:id="126" w:author="Comparison" w:date="2026-09-25T21:13:00Z" w16du:dateUtc="2026-09-26T01:13:00Z">
        <w:r>
          <w:rPr>
            <w:rFonts w:ascii="Verdana" w:eastAsia="Verdana" w:hAnsi="Verdana" w:cs="Verdana"/>
          </w:rPr>
          <w:delText>Action: Discuss and appoint</w:delText>
        </w:r>
      </w:del>
    </w:p>
    <w:p w14:paraId="0383CE70" w14:textId="77777777" w:rsidR="00992C64" w:rsidRDefault="00EF3DC8">
      <w:pPr>
        <w:rPr>
          <w:del w:id="127" w:author="Comparison" w:date="2026-09-25T21:13:00Z" w16du:dateUtc="2026-09-26T01:13:00Z"/>
          <w:rFonts w:ascii="Verdana" w:eastAsia="Verdana" w:hAnsi="Verdana" w:cs="Verdana"/>
        </w:rPr>
      </w:pPr>
      <w:del w:id="128" w:author="Comparison" w:date="2026-09-25T21:13:00Z" w16du:dateUtc="2026-09-26T01:13:00Z">
        <w:r>
          <w:rPr>
            <w:rFonts w:ascii="Verdana" w:eastAsia="Verdana" w:hAnsi="Verdana" w:cs="Verdana"/>
          </w:rPr>
          <w:delText>Item Facilitator: Jen Maguire-Wright</w:delText>
        </w:r>
      </w:del>
    </w:p>
    <w:p w14:paraId="72934DBD" w14:textId="77777777" w:rsidR="00992C64" w:rsidRDefault="00992C64">
      <w:pPr>
        <w:rPr>
          <w:del w:id="129" w:author="Comparison" w:date="2026-09-25T21:13:00Z" w16du:dateUtc="2026-09-26T01:13:00Z"/>
          <w:rFonts w:ascii="Verdana" w:eastAsia="Verdana" w:hAnsi="Verdana" w:cs="Verdana"/>
        </w:rPr>
      </w:pPr>
    </w:p>
    <w:p w14:paraId="181A4E90" w14:textId="77777777" w:rsidR="00992C64" w:rsidRDefault="00EF3DC8">
      <w:pPr>
        <w:rPr>
          <w:del w:id="130" w:author="Comparison" w:date="2026-09-25T21:13:00Z" w16du:dateUtc="2026-09-26T01:13:00Z"/>
          <w:rFonts w:ascii="Verdana" w:eastAsia="Verdana" w:hAnsi="Verdana" w:cs="Verdana"/>
        </w:rPr>
      </w:pPr>
      <w:del w:id="131" w:author="Comparison" w:date="2026-09-25T21:13:00Z" w16du:dateUtc="2026-09-26T01:13:00Z">
        <w:r>
          <w:rPr>
            <w:rFonts w:ascii="Verdana" w:eastAsia="Verdana" w:hAnsi="Verdana" w:cs="Verdana"/>
          </w:rPr>
          <w:delText xml:space="preserve">Minutes: The Board confirmed committee liaisons. Jen Maguire-Wright will email existing representatives to see if changes are needed. </w:delText>
        </w:r>
      </w:del>
    </w:p>
    <w:p w14:paraId="4444AA60" w14:textId="77777777" w:rsidR="00992C64" w:rsidRDefault="00992C64">
      <w:pPr>
        <w:rPr>
          <w:del w:id="132" w:author="Comparison" w:date="2026-09-25T21:13:00Z" w16du:dateUtc="2026-09-26T01:13:00Z"/>
          <w:rFonts w:ascii="Verdana" w:eastAsia="Verdana" w:hAnsi="Verdana" w:cs="Verdana"/>
        </w:rPr>
      </w:pPr>
    </w:p>
    <w:p w14:paraId="19490A55" w14:textId="77777777" w:rsidR="00992C64" w:rsidRDefault="00992C64">
      <w:pPr>
        <w:rPr>
          <w:del w:id="133" w:author="Comparison" w:date="2026-09-25T21:13:00Z" w16du:dateUtc="2026-09-26T01:13:00Z"/>
          <w:rFonts w:ascii="Verdana" w:eastAsia="Verdana" w:hAnsi="Verdana" w:cs="Verdana"/>
        </w:rPr>
      </w:pPr>
    </w:p>
    <w:p w14:paraId="221E101C" w14:textId="77777777" w:rsidR="00992C64" w:rsidRDefault="00EF3DC8">
      <w:pPr>
        <w:rPr>
          <w:del w:id="134" w:author="Comparison" w:date="2026-09-25T21:13:00Z" w16du:dateUtc="2026-09-26T01:13:00Z"/>
          <w:rFonts w:ascii="Verdana" w:eastAsia="Verdana" w:hAnsi="Verdana" w:cs="Verdana"/>
        </w:rPr>
      </w:pPr>
      <w:del w:id="135" w:author="Comparison" w:date="2026-09-25T21:13:00Z" w16du:dateUtc="2026-09-26T01:13:00Z">
        <w:r>
          <w:rPr>
            <w:rFonts w:ascii="Verdana" w:eastAsia="Verdana" w:hAnsi="Verdana" w:cs="Verdana"/>
            <w:b/>
          </w:rPr>
          <w:delText>5. ODLOS EDI Strategic Direction Implementation Draft</w:delText>
        </w:r>
      </w:del>
    </w:p>
    <w:p w14:paraId="765CC29B" w14:textId="77777777" w:rsidR="00992C64" w:rsidRDefault="00EF3DC8">
      <w:pPr>
        <w:rPr>
          <w:del w:id="136" w:author="Comparison" w:date="2026-09-25T21:13:00Z" w16du:dateUtc="2026-09-26T01:13:00Z"/>
          <w:rFonts w:ascii="Verdana" w:eastAsia="Verdana" w:hAnsi="Verdana" w:cs="Verdana"/>
        </w:rPr>
      </w:pPr>
      <w:del w:id="137" w:author="Comparison" w:date="2026-09-25T21:13:00Z" w16du:dateUtc="2026-09-26T01:13:00Z">
        <w:r>
          <w:rPr>
            <w:rFonts w:ascii="Verdana" w:eastAsia="Verdana" w:hAnsi="Verdana" w:cs="Verdana"/>
          </w:rPr>
          <w:delText>Action: Information</w:delText>
        </w:r>
      </w:del>
    </w:p>
    <w:p w14:paraId="5FA2BC9A" w14:textId="77777777" w:rsidR="00992C64" w:rsidRDefault="00EF3DC8">
      <w:pPr>
        <w:rPr>
          <w:del w:id="138" w:author="Comparison" w:date="2026-09-25T21:13:00Z" w16du:dateUtc="2026-09-26T01:13:00Z"/>
          <w:rFonts w:ascii="Verdana" w:eastAsia="Verdana" w:hAnsi="Verdana" w:cs="Verdana"/>
        </w:rPr>
      </w:pPr>
      <w:del w:id="139" w:author="Comparison" w:date="2026-09-25T21:13:00Z" w16du:dateUtc="2026-09-26T01:13:00Z">
        <w:r>
          <w:rPr>
            <w:rFonts w:ascii="Verdana" w:eastAsia="Verdana" w:hAnsi="Verdana" w:cs="Verdana"/>
          </w:rPr>
          <w:delText>Item Facilitator: Megan Drake</w:delText>
        </w:r>
      </w:del>
    </w:p>
    <w:p w14:paraId="012A4960" w14:textId="77777777" w:rsidR="00992C64" w:rsidRDefault="00992C64">
      <w:pPr>
        <w:rPr>
          <w:del w:id="140" w:author="Comparison" w:date="2026-09-25T21:13:00Z" w16du:dateUtc="2026-09-26T01:13:00Z"/>
          <w:rFonts w:ascii="Verdana" w:eastAsia="Verdana" w:hAnsi="Verdana" w:cs="Verdana"/>
        </w:rPr>
      </w:pPr>
    </w:p>
    <w:p w14:paraId="4E4D8ACB" w14:textId="77777777" w:rsidR="00992C64" w:rsidRDefault="00EF3DC8">
      <w:pPr>
        <w:rPr>
          <w:del w:id="141" w:author="Comparison" w:date="2026-09-25T21:13:00Z" w16du:dateUtc="2026-09-26T01:13:00Z"/>
          <w:rFonts w:ascii="Verdana" w:eastAsia="Verdana" w:hAnsi="Verdana" w:cs="Verdana"/>
        </w:rPr>
      </w:pPr>
      <w:del w:id="142" w:author="Comparison" w:date="2026-09-25T21:13:00Z" w16du:dateUtc="2026-09-26T01:13:00Z">
        <w:r>
          <w:rPr>
            <w:rFonts w:ascii="Verdana" w:eastAsia="Verdana" w:hAnsi="Verdana" w:cs="Verdana"/>
          </w:rPr>
          <w:delText xml:space="preserve">Minutes: Megan Drake is seeking feedback on the draft by July 31st. Please send feedback directly to her. </w:delText>
        </w:r>
      </w:del>
    </w:p>
    <w:p w14:paraId="0FD259F4" w14:textId="77777777" w:rsidR="00992C64" w:rsidRDefault="00992C64">
      <w:pPr>
        <w:rPr>
          <w:del w:id="143" w:author="Comparison" w:date="2026-09-25T21:13:00Z" w16du:dateUtc="2026-09-26T01:13:00Z"/>
          <w:rFonts w:ascii="Verdana" w:eastAsia="Verdana" w:hAnsi="Verdana" w:cs="Verdana"/>
          <w:b/>
        </w:rPr>
      </w:pPr>
    </w:p>
    <w:p w14:paraId="13D19A2B" w14:textId="77777777" w:rsidR="00992C64" w:rsidRDefault="00EF3DC8">
      <w:pPr>
        <w:rPr>
          <w:del w:id="144" w:author="Comparison" w:date="2026-09-25T21:13:00Z" w16du:dateUtc="2026-09-26T01:13:00Z"/>
          <w:rFonts w:ascii="Verdana" w:eastAsia="Verdana" w:hAnsi="Verdana" w:cs="Verdana"/>
        </w:rPr>
      </w:pPr>
      <w:del w:id="145" w:author="Comparison" w:date="2026-09-25T21:13:00Z" w16du:dateUtc="2026-09-26T01:13:00Z">
        <w:r>
          <w:rPr>
            <w:rFonts w:ascii="Verdana" w:eastAsia="Verdana" w:hAnsi="Verdana" w:cs="Verdana"/>
            <w:b/>
          </w:rPr>
          <w:delText>6. Emerging Leader Progress Report</w:delText>
        </w:r>
      </w:del>
    </w:p>
    <w:p w14:paraId="6B1423C2" w14:textId="77777777" w:rsidR="00992C64" w:rsidRDefault="00EF3DC8">
      <w:pPr>
        <w:rPr>
          <w:del w:id="146" w:author="Comparison" w:date="2026-09-25T21:13:00Z" w16du:dateUtc="2026-09-26T01:13:00Z"/>
          <w:rFonts w:ascii="Verdana" w:eastAsia="Verdana" w:hAnsi="Verdana" w:cs="Verdana"/>
        </w:rPr>
      </w:pPr>
      <w:del w:id="147" w:author="Comparison" w:date="2026-09-25T21:13:00Z" w16du:dateUtc="2026-09-26T01:13:00Z">
        <w:r>
          <w:rPr>
            <w:rFonts w:ascii="Verdana" w:eastAsia="Verdana" w:hAnsi="Verdana" w:cs="Verdana"/>
          </w:rPr>
          <w:delText>Action: Information</w:delText>
        </w:r>
      </w:del>
    </w:p>
    <w:p w14:paraId="7EACB5E5" w14:textId="77777777" w:rsidR="00992C64" w:rsidRDefault="00EF3DC8">
      <w:pPr>
        <w:rPr>
          <w:del w:id="148" w:author="Comparison" w:date="2026-09-25T21:13:00Z" w16du:dateUtc="2026-09-26T01:13:00Z"/>
          <w:rFonts w:ascii="Verdana" w:eastAsia="Verdana" w:hAnsi="Verdana" w:cs="Verdana"/>
        </w:rPr>
      </w:pPr>
      <w:del w:id="149" w:author="Comparison" w:date="2026-09-25T21:13:00Z" w16du:dateUtc="2026-09-26T01:13:00Z">
        <w:r>
          <w:rPr>
            <w:rFonts w:ascii="Verdana" w:eastAsia="Verdana" w:hAnsi="Verdana" w:cs="Verdana"/>
          </w:rPr>
          <w:delText>Item Facilitator: Ana Elisa De Campos Salles</w:delText>
        </w:r>
      </w:del>
    </w:p>
    <w:p w14:paraId="42CB0C1A" w14:textId="77777777" w:rsidR="00992C64" w:rsidRDefault="00992C64">
      <w:pPr>
        <w:rPr>
          <w:del w:id="150" w:author="Comparison" w:date="2026-09-25T21:13:00Z" w16du:dateUtc="2026-09-26T01:13:00Z"/>
          <w:rFonts w:ascii="Verdana" w:eastAsia="Verdana" w:hAnsi="Verdana" w:cs="Verdana"/>
        </w:rPr>
      </w:pPr>
    </w:p>
    <w:p w14:paraId="029C094E" w14:textId="77777777" w:rsidR="00992C64" w:rsidRDefault="00EF3DC8">
      <w:pPr>
        <w:rPr>
          <w:del w:id="151" w:author="Comparison" w:date="2026-09-25T21:13:00Z" w16du:dateUtc="2026-09-26T01:13:00Z"/>
          <w:rFonts w:ascii="Verdana" w:eastAsia="Verdana" w:hAnsi="Verdana" w:cs="Verdana"/>
        </w:rPr>
      </w:pPr>
      <w:del w:id="152" w:author="Comparison" w:date="2026-09-25T21:13:00Z" w16du:dateUtc="2026-09-26T01:13:00Z">
        <w:r>
          <w:rPr>
            <w:rFonts w:ascii="Verdana" w:eastAsia="Verdana" w:hAnsi="Verdana" w:cs="Verdana"/>
          </w:rPr>
          <w:delText xml:space="preserve">Minutes: Ana Elisa De Campos Salles sent in our sponsorship application to the Emerging Leader Program. She will send in our project proposal soon as they are requested. Three of the Board members met with the ALA Archivist at annual to discuss logistics of our project. It was recommended by the current Emerging Leader group that year two Emerging Leaders Project proposal needs to be more detailed. Lisa Johnston volunteered to be the Board contact for next </w:delText>
        </w:r>
        <w:r w:rsidR="00BC1B4C">
          <w:rPr>
            <w:rFonts w:ascii="Verdana" w:eastAsia="Verdana" w:hAnsi="Verdana" w:cs="Verdana"/>
          </w:rPr>
          <w:delText>year’s</w:delText>
        </w:r>
        <w:r>
          <w:rPr>
            <w:rFonts w:ascii="Verdana" w:eastAsia="Verdana" w:hAnsi="Verdana" w:cs="Verdana"/>
          </w:rPr>
          <w:delText xml:space="preserve"> group. </w:delText>
        </w:r>
      </w:del>
    </w:p>
    <w:p w14:paraId="371DB03B" w14:textId="77777777" w:rsidR="00992C64" w:rsidRDefault="00992C64">
      <w:pPr>
        <w:rPr>
          <w:del w:id="153" w:author="Comparison" w:date="2026-09-25T21:13:00Z" w16du:dateUtc="2026-09-26T01:13:00Z"/>
          <w:rFonts w:ascii="Verdana" w:eastAsia="Verdana" w:hAnsi="Verdana" w:cs="Verdana"/>
        </w:rPr>
      </w:pPr>
    </w:p>
    <w:p w14:paraId="08FE9870" w14:textId="77777777" w:rsidR="00992C64" w:rsidRDefault="00EF3DC8">
      <w:pPr>
        <w:rPr>
          <w:del w:id="154" w:author="Comparison" w:date="2026-09-25T21:13:00Z" w16du:dateUtc="2026-09-26T01:13:00Z"/>
          <w:rFonts w:ascii="Verdana" w:eastAsia="Verdana" w:hAnsi="Verdana" w:cs="Verdana"/>
        </w:rPr>
      </w:pPr>
      <w:del w:id="155" w:author="Comparison" w:date="2026-09-25T21:13:00Z" w16du:dateUtc="2026-09-26T01:13:00Z">
        <w:r>
          <w:rPr>
            <w:rFonts w:ascii="Verdana" w:eastAsia="Verdana" w:hAnsi="Verdana" w:cs="Verdana"/>
            <w:b/>
          </w:rPr>
          <w:delText>7. GLBTRT Councilor Report</w:delText>
        </w:r>
      </w:del>
    </w:p>
    <w:p w14:paraId="2A2AB25E" w14:textId="77777777" w:rsidR="00992C64" w:rsidRDefault="00EF3DC8">
      <w:pPr>
        <w:rPr>
          <w:del w:id="156" w:author="Comparison" w:date="2026-09-25T21:13:00Z" w16du:dateUtc="2026-09-26T01:13:00Z"/>
          <w:rFonts w:ascii="Verdana" w:eastAsia="Verdana" w:hAnsi="Verdana" w:cs="Verdana"/>
        </w:rPr>
      </w:pPr>
      <w:del w:id="157" w:author="Comparison" w:date="2026-09-25T21:13:00Z" w16du:dateUtc="2026-09-26T01:13:00Z">
        <w:r>
          <w:rPr>
            <w:rFonts w:ascii="Verdana" w:eastAsia="Verdana" w:hAnsi="Verdana" w:cs="Verdana"/>
          </w:rPr>
          <w:delText>Action: Information</w:delText>
        </w:r>
      </w:del>
    </w:p>
    <w:p w14:paraId="43098409" w14:textId="77777777" w:rsidR="00992C64" w:rsidRDefault="00EF3DC8">
      <w:pPr>
        <w:rPr>
          <w:del w:id="158" w:author="Comparison" w:date="2026-09-25T21:13:00Z" w16du:dateUtc="2026-09-26T01:13:00Z"/>
          <w:rFonts w:ascii="Verdana" w:eastAsia="Verdana" w:hAnsi="Verdana" w:cs="Verdana"/>
        </w:rPr>
      </w:pPr>
      <w:del w:id="159" w:author="Comparison" w:date="2026-09-25T21:13:00Z" w16du:dateUtc="2026-09-26T01:13:00Z">
        <w:r>
          <w:rPr>
            <w:rFonts w:ascii="Verdana" w:eastAsia="Verdana" w:hAnsi="Verdana" w:cs="Verdana"/>
          </w:rPr>
          <w:delText>Item Facilitator: Ann K. Symons</w:delText>
        </w:r>
      </w:del>
    </w:p>
    <w:p w14:paraId="5F1B1679" w14:textId="77777777" w:rsidR="00992C64" w:rsidRDefault="00992C64">
      <w:pPr>
        <w:rPr>
          <w:del w:id="160" w:author="Comparison" w:date="2026-09-25T21:13:00Z" w16du:dateUtc="2026-09-26T01:13:00Z"/>
          <w:rFonts w:ascii="Verdana" w:eastAsia="Verdana" w:hAnsi="Verdana" w:cs="Verdana"/>
        </w:rPr>
      </w:pPr>
    </w:p>
    <w:p w14:paraId="2D3A0B8E" w14:textId="77777777" w:rsidR="00992C64" w:rsidRDefault="00EF3DC8">
      <w:pPr>
        <w:rPr>
          <w:del w:id="161" w:author="Comparison" w:date="2026-09-25T21:13:00Z" w16du:dateUtc="2026-09-26T01:13:00Z"/>
          <w:rFonts w:ascii="Verdana" w:eastAsia="Verdana" w:hAnsi="Verdana" w:cs="Verdana"/>
        </w:rPr>
      </w:pPr>
      <w:del w:id="162" w:author="Comparison" w:date="2026-09-25T21:13:00Z" w16du:dateUtc="2026-09-26T01:13:00Z">
        <w:r>
          <w:rPr>
            <w:rFonts w:ascii="Verdana" w:eastAsia="Verdana" w:hAnsi="Verdana" w:cs="Verdana"/>
          </w:rPr>
          <w:delText>Minutes: Ann Symons reported that very few things got done at Council this conference. More than two GLBTRT members elected to committees. The climate change resolution took the most time at Council because of procedure issues and was eventually adopted. The resolution on libraries as responsible spaces passed. There was a suggestion that we might want to add it to our toolkit.</w:delText>
        </w:r>
        <w:r w:rsidR="00785431">
          <w:rPr>
            <w:rFonts w:ascii="Verdana" w:eastAsia="Verdana" w:hAnsi="Verdana" w:cs="Verdana"/>
          </w:rPr>
          <w:delText xml:space="preserve"> Council bid Keith Michael Fiel</w:delText>
        </w:r>
        <w:r>
          <w:rPr>
            <w:rFonts w:ascii="Verdana" w:eastAsia="Verdana" w:hAnsi="Verdana" w:cs="Verdana"/>
          </w:rPr>
          <w:delText xml:space="preserve">s farewell. There were discussions at Council that business gets done at council forum instead of on the floor of Council. </w:delText>
        </w:r>
      </w:del>
    </w:p>
    <w:p w14:paraId="26DA1A22" w14:textId="77777777" w:rsidR="00992C64" w:rsidRDefault="00992C64">
      <w:pPr>
        <w:rPr>
          <w:del w:id="163" w:author="Comparison" w:date="2026-09-25T21:13:00Z" w16du:dateUtc="2026-09-26T01:13:00Z"/>
          <w:rFonts w:ascii="Verdana" w:eastAsia="Verdana" w:hAnsi="Verdana" w:cs="Verdana"/>
        </w:rPr>
      </w:pPr>
    </w:p>
    <w:p w14:paraId="18295223" w14:textId="77777777" w:rsidR="00992C64" w:rsidRDefault="00EF3DC8">
      <w:pPr>
        <w:rPr>
          <w:del w:id="164" w:author="Comparison" w:date="2026-09-25T21:13:00Z" w16du:dateUtc="2026-09-26T01:13:00Z"/>
          <w:rFonts w:ascii="Verdana" w:eastAsia="Verdana" w:hAnsi="Verdana" w:cs="Verdana"/>
        </w:rPr>
      </w:pPr>
      <w:del w:id="165" w:author="Comparison" w:date="2026-09-25T21:13:00Z" w16du:dateUtc="2026-09-26T01:13:00Z">
        <w:r>
          <w:rPr>
            <w:rFonts w:ascii="Verdana" w:eastAsia="Verdana" w:hAnsi="Verdana" w:cs="Verdana"/>
            <w:b/>
          </w:rPr>
          <w:delText>8. Treasurer’s Report and Budget</w:delText>
        </w:r>
      </w:del>
    </w:p>
    <w:p w14:paraId="0440BCA5" w14:textId="77777777" w:rsidR="00992C64" w:rsidRDefault="00EF3DC8">
      <w:pPr>
        <w:rPr>
          <w:del w:id="166" w:author="Comparison" w:date="2026-09-25T21:13:00Z" w16du:dateUtc="2026-09-26T01:13:00Z"/>
          <w:rFonts w:ascii="Verdana" w:eastAsia="Verdana" w:hAnsi="Verdana" w:cs="Verdana"/>
        </w:rPr>
      </w:pPr>
      <w:del w:id="167" w:author="Comparison" w:date="2026-09-25T21:13:00Z" w16du:dateUtc="2026-09-26T01:13:00Z">
        <w:r>
          <w:rPr>
            <w:rFonts w:ascii="Verdana" w:eastAsia="Verdana" w:hAnsi="Verdana" w:cs="Verdana"/>
          </w:rPr>
          <w:delText>Action: Update from the Treasurer</w:delText>
        </w:r>
      </w:del>
    </w:p>
    <w:p w14:paraId="4291B4B2" w14:textId="77777777" w:rsidR="00992C64" w:rsidRDefault="00EF3DC8">
      <w:pPr>
        <w:rPr>
          <w:del w:id="168" w:author="Comparison" w:date="2026-09-25T21:13:00Z" w16du:dateUtc="2026-09-26T01:13:00Z"/>
          <w:rFonts w:ascii="Verdana" w:eastAsia="Verdana" w:hAnsi="Verdana" w:cs="Verdana"/>
        </w:rPr>
      </w:pPr>
      <w:del w:id="169" w:author="Comparison" w:date="2026-09-25T21:13:00Z" w16du:dateUtc="2026-09-26T01:13:00Z">
        <w:r>
          <w:rPr>
            <w:rFonts w:ascii="Verdana" w:eastAsia="Verdana" w:hAnsi="Verdana" w:cs="Verdana"/>
          </w:rPr>
          <w:delText>Item Facilitator: Liz DeCoster</w:delText>
        </w:r>
      </w:del>
    </w:p>
    <w:p w14:paraId="6ACDF7B0" w14:textId="77777777" w:rsidR="00992C64" w:rsidRDefault="00992C64">
      <w:pPr>
        <w:rPr>
          <w:del w:id="170" w:author="Comparison" w:date="2026-09-25T21:13:00Z" w16du:dateUtc="2026-09-26T01:13:00Z"/>
          <w:rFonts w:ascii="Verdana" w:eastAsia="Verdana" w:hAnsi="Verdana" w:cs="Verdana"/>
        </w:rPr>
      </w:pPr>
    </w:p>
    <w:p w14:paraId="7AA411C5" w14:textId="77777777" w:rsidR="00992C64" w:rsidRDefault="00EF3DC8">
      <w:pPr>
        <w:rPr>
          <w:del w:id="171" w:author="Comparison" w:date="2026-09-25T21:13:00Z" w16du:dateUtc="2026-09-26T01:13:00Z"/>
          <w:rFonts w:ascii="Verdana" w:eastAsia="Verdana" w:hAnsi="Verdana" w:cs="Verdana"/>
        </w:rPr>
      </w:pPr>
      <w:del w:id="172" w:author="Comparison" w:date="2026-09-25T21:13:00Z" w16du:dateUtc="2026-09-26T01:13:00Z">
        <w:r>
          <w:rPr>
            <w:rFonts w:ascii="Verdana" w:eastAsia="Verdana" w:hAnsi="Verdana" w:cs="Verdana"/>
          </w:rPr>
          <w:delText>Minutes: Liz DeCoster provided her monthly update on finances. The social earned $790. The Endowment is at $270,730. Membership and donations are very robust and ahead of where we were last year.</w:delText>
        </w:r>
      </w:del>
    </w:p>
    <w:p w14:paraId="034AB5EB" w14:textId="77777777" w:rsidR="00992C64" w:rsidRDefault="00992C64">
      <w:pPr>
        <w:rPr>
          <w:del w:id="173" w:author="Comparison" w:date="2026-09-25T21:13:00Z" w16du:dateUtc="2026-09-26T01:13:00Z"/>
          <w:rFonts w:ascii="Verdana" w:eastAsia="Verdana" w:hAnsi="Verdana" w:cs="Verdana"/>
        </w:rPr>
      </w:pPr>
    </w:p>
    <w:p w14:paraId="6431BBE1" w14:textId="77777777" w:rsidR="00992C64" w:rsidRDefault="00EF3DC8">
      <w:pPr>
        <w:rPr>
          <w:del w:id="174" w:author="Comparison" w:date="2026-09-25T21:13:00Z" w16du:dateUtc="2026-09-26T01:13:00Z"/>
          <w:rFonts w:ascii="Verdana" w:eastAsia="Verdana" w:hAnsi="Verdana" w:cs="Verdana"/>
        </w:rPr>
      </w:pPr>
      <w:del w:id="175" w:author="Comparison" w:date="2026-09-25T21:13:00Z" w16du:dateUtc="2026-09-26T01:13:00Z">
        <w:r>
          <w:rPr>
            <w:rFonts w:ascii="Verdana" w:eastAsia="Verdana" w:hAnsi="Verdana" w:cs="Verdana"/>
            <w:b/>
          </w:rPr>
          <w:delText xml:space="preserve">9. Announcements/Adjournment </w:delText>
        </w:r>
      </w:del>
    </w:p>
    <w:p w14:paraId="630199D4" w14:textId="77777777" w:rsidR="00992C64" w:rsidRDefault="00EF3DC8">
      <w:pPr>
        <w:rPr>
          <w:del w:id="176" w:author="Comparison" w:date="2026-09-25T21:13:00Z" w16du:dateUtc="2026-09-26T01:13:00Z"/>
          <w:rFonts w:ascii="Verdana" w:eastAsia="Verdana" w:hAnsi="Verdana" w:cs="Verdana"/>
        </w:rPr>
      </w:pPr>
      <w:del w:id="177" w:author="Comparison" w:date="2026-09-25T21:13:00Z" w16du:dateUtc="2026-09-26T01:13:00Z">
        <w:r>
          <w:rPr>
            <w:rFonts w:ascii="Verdana" w:eastAsia="Verdana" w:hAnsi="Verdana" w:cs="Verdana"/>
          </w:rPr>
          <w:delText>Action: Information</w:delText>
        </w:r>
      </w:del>
    </w:p>
    <w:p w14:paraId="4F774ADB" w14:textId="77777777" w:rsidR="00992C64" w:rsidRDefault="00EF3DC8">
      <w:pPr>
        <w:rPr>
          <w:del w:id="178" w:author="Comparison" w:date="2026-09-25T21:13:00Z" w16du:dateUtc="2026-09-26T01:13:00Z"/>
          <w:rFonts w:ascii="Verdana" w:eastAsia="Verdana" w:hAnsi="Verdana" w:cs="Verdana"/>
        </w:rPr>
      </w:pPr>
      <w:del w:id="179" w:author="Comparison" w:date="2026-09-25T21:13:00Z" w16du:dateUtc="2026-09-26T01:13:00Z">
        <w:r>
          <w:rPr>
            <w:rFonts w:ascii="Verdana" w:eastAsia="Verdana" w:hAnsi="Verdana" w:cs="Verdana"/>
          </w:rPr>
          <w:delText>Item Facilitator: Jen Maguire-Wright</w:delText>
        </w:r>
      </w:del>
    </w:p>
    <w:p w14:paraId="2E7FA287" w14:textId="77777777" w:rsidR="00992C64" w:rsidRDefault="00992C64">
      <w:pPr>
        <w:rPr>
          <w:del w:id="180" w:author="Comparison" w:date="2026-09-25T21:13:00Z" w16du:dateUtc="2026-09-26T01:13:00Z"/>
          <w:rFonts w:ascii="Verdana" w:eastAsia="Verdana" w:hAnsi="Verdana" w:cs="Verdana"/>
        </w:rPr>
      </w:pPr>
    </w:p>
    <w:p w14:paraId="718AEF41" w14:textId="77777777" w:rsidR="00992C64" w:rsidRDefault="00EF3DC8">
      <w:pPr>
        <w:rPr>
          <w:del w:id="181" w:author="Comparison" w:date="2026-09-25T21:13:00Z" w16du:dateUtc="2026-09-26T01:13:00Z"/>
          <w:rFonts w:ascii="Verdana" w:eastAsia="Verdana" w:hAnsi="Verdana" w:cs="Verdana"/>
        </w:rPr>
      </w:pPr>
      <w:bookmarkStart w:id="182" w:name="_chi3d8fx5t1g" w:colFirst="0" w:colLast="0"/>
      <w:bookmarkEnd w:id="182"/>
      <w:del w:id="183" w:author="Comparison" w:date="2026-09-25T21:13:00Z" w16du:dateUtc="2026-09-26T01:13:00Z">
        <w:r>
          <w:rPr>
            <w:rFonts w:ascii="Verdana" w:eastAsia="Verdana" w:hAnsi="Verdana" w:cs="Verdana"/>
          </w:rPr>
          <w:delText>Minutes: ALA connect outage for august starts on the 10th. We may need to post agenda and minutes to the listserv.</w:delText>
        </w:r>
      </w:del>
    </w:p>
    <w:p w14:paraId="7A098520" w14:textId="77777777" w:rsidR="00992C64" w:rsidRDefault="00992C64">
      <w:pPr>
        <w:rPr>
          <w:del w:id="184" w:author="Comparison" w:date="2026-09-25T21:13:00Z" w16du:dateUtc="2026-09-26T01:13:00Z"/>
          <w:rFonts w:ascii="Verdana" w:eastAsia="Verdana" w:hAnsi="Verdana" w:cs="Verdana"/>
        </w:rPr>
      </w:pPr>
      <w:bookmarkStart w:id="185" w:name="_snarif89n8jj" w:colFirst="0" w:colLast="0"/>
      <w:bookmarkEnd w:id="185"/>
    </w:p>
    <w:p w14:paraId="5A4507D9" w14:textId="77777777" w:rsidR="00992C64" w:rsidRDefault="00EF3DC8">
      <w:pPr>
        <w:rPr>
          <w:rPrChange w:id="186" w:author="Comparison" w:date="2026-09-25T21:13:00Z" w16du:dateUtc="2026-09-26T01:13:00Z">
            <w:rPr>
              <w:rFonts w:ascii="Verdana" w:eastAsia="Verdana" w:hAnsi="Verdana" w:cs="Verdana"/>
            </w:rPr>
          </w:rPrChange>
        </w:rPr>
      </w:pPr>
      <w:bookmarkStart w:id="187" w:name="_gjdgxs" w:colFirst="0" w:colLast="0"/>
      <w:bookmarkEnd w:id="187"/>
      <w:del w:id="188" w:author="Comparison" w:date="2026-09-25T21:13:00Z" w16du:dateUtc="2026-09-26T01:13:00Z">
        <w:r>
          <w:rPr>
            <w:rFonts w:ascii="Verdana" w:eastAsia="Verdana" w:hAnsi="Verdana" w:cs="Verdana"/>
          </w:rPr>
          <w:delText>Meeting adjourned at 4:16 pm.</w:delText>
        </w:r>
      </w:del>
    </w:p>
    <w:sectPr w:rsidR="00992C64">
      <w:headerReference w:type="default" r:id="rId9"/>
      <w:footerReference w:type="default" r:id="rId10"/>
      <w:type w:val="continuous"/>
      <w:pgSz w:w="11900" w:h="16850"/>
      <w:pgMar w:top="1940" w:right="0" w:bottom="280" w:left="360" w:header="720" w:footer="720" w:gutter="0"/>
      <w:pgNumType w:start="1"/>
      <w:cols w:space="720"/>
      <w:sectPrChange w:id="193" w:author="Comparison" w:date="2026-09-25T21:13:00Z" w16du:dateUtc="2026-09-26T01:13:00Z">
        <w:sectPr w:rsidR="00992C64">
          <w:type w:val="nextPage"/>
          <w:pgSz w:w="12240" w:h="15840"/>
          <w:pgMar w:top="1440" w:right="1440" w:bottom="1440" w:left="1440" w:header="0" w:footer="720" w:gutter="0"/>
          <w:pgNumType w:start="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D66317" w14:textId="77777777" w:rsidR="00B0647C" w:rsidRDefault="00B0647C">
      <w:r>
        <w:separator/>
      </w:r>
    </w:p>
  </w:endnote>
  <w:endnote w:type="continuationSeparator" w:id="0">
    <w:p w14:paraId="66011CE4" w14:textId="77777777" w:rsidR="00B0647C" w:rsidRDefault="00B06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7B2DDD" w14:textId="77777777" w:rsidR="00992C64" w:rsidRDefault="00992C64">
    <w:pPr>
      <w:rPr>
        <w:rPrChange w:id="191" w:author="Comparison" w:date="2026-09-25T21:13:00Z" w16du:dateUtc="2026-09-26T01:13:00Z">
          <w:rPr>
            <w:rFonts w:ascii="Helvetica Neue" w:eastAsia="Helvetica Neue" w:hAnsi="Helvetica Neue" w:cs="Helvetica Neue"/>
          </w:rPr>
        </w:rPrChange>
      </w:rPr>
      <w:pPrChange w:id="192" w:author="Comparison" w:date="2026-09-25T21:13:00Z" w16du:dateUtc="2026-09-26T01:13:00Z">
        <w:pPr>
          <w:tabs>
            <w:tab w:val="right" w:pos="9020"/>
          </w:tabs>
          <w:spacing w:after="864"/>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8F88B1" w14:textId="77777777" w:rsidR="00B0647C" w:rsidRDefault="00B0647C">
      <w:r>
        <w:separator/>
      </w:r>
    </w:p>
  </w:footnote>
  <w:footnote w:type="continuationSeparator" w:id="0">
    <w:p w14:paraId="4CA89F87" w14:textId="77777777" w:rsidR="00B0647C" w:rsidRDefault="00B06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EBCC8B" w14:textId="77777777" w:rsidR="00992C64" w:rsidRDefault="00992C64">
    <w:pPr>
      <w:pStyle w:val="ListParagraph"/>
      <w:rPr>
        <w:rPrChange w:id="189" w:author="Comparison" w:date="2026-09-25T21:13:00Z" w16du:dateUtc="2026-09-26T01:13:00Z">
          <w:rPr>
            <w:rFonts w:ascii="Helvetica Neue" w:eastAsia="Helvetica Neue" w:hAnsi="Helvetica Neue" w:cs="Helvetica Neue"/>
          </w:rPr>
        </w:rPrChange>
      </w:rPr>
      <w:pPrChange w:id="190" w:author="Comparison" w:date="2026-09-25T21:13:00Z" w16du:dateUtc="2026-09-26T01:13:00Z">
        <w:pPr>
          <w:tabs>
            <w:tab w:val="right" w:pos="9020"/>
          </w:tabs>
          <w:spacing w:before="720"/>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221B51"/>
    <w:multiLevelType w:val="hybridMultilevel"/>
    <w:tmpl w:val="3CAAA988"/>
    <w:lvl w:ilvl="0" w:tplc="55ECD928">
      <w:numFmt w:val="bullet"/>
      <w:lvlText w:val=""/>
      <w:lvlJc w:val="left"/>
      <w:pPr>
        <w:ind w:left="832" w:hanging="360"/>
      </w:pPr>
      <w:rPr>
        <w:rFonts w:ascii="Symbol" w:eastAsia="Symbol" w:hAnsi="Symbol" w:cs="Symbol" w:hint="default"/>
        <w:spacing w:val="0"/>
        <w:w w:val="100"/>
        <w:lang w:val="en-US" w:eastAsia="en-US" w:bidi="ar-SA"/>
      </w:rPr>
    </w:lvl>
    <w:lvl w:ilvl="1" w:tplc="70669C1A">
      <w:numFmt w:val="bullet"/>
      <w:lvlText w:val="o"/>
      <w:lvlJc w:val="left"/>
      <w:pPr>
        <w:ind w:left="1550" w:hanging="358"/>
      </w:pPr>
      <w:rPr>
        <w:rFonts w:ascii="Courier New" w:eastAsia="Courier New" w:hAnsi="Courier New" w:cs="Courier New" w:hint="default"/>
        <w:spacing w:val="0"/>
        <w:w w:val="97"/>
        <w:lang w:val="en-US" w:eastAsia="en-US" w:bidi="ar-SA"/>
      </w:rPr>
    </w:lvl>
    <w:lvl w:ilvl="2" w:tplc="214CD714">
      <w:numFmt w:val="bullet"/>
      <w:lvlText w:val="•"/>
      <w:lvlJc w:val="left"/>
      <w:pPr>
        <w:ind w:left="2504" w:hanging="358"/>
      </w:pPr>
      <w:rPr>
        <w:rFonts w:hint="default"/>
        <w:lang w:val="en-US" w:eastAsia="en-US" w:bidi="ar-SA"/>
      </w:rPr>
    </w:lvl>
    <w:lvl w:ilvl="3" w:tplc="DAE2948E">
      <w:numFmt w:val="bullet"/>
      <w:lvlText w:val="•"/>
      <w:lvlJc w:val="left"/>
      <w:pPr>
        <w:ind w:left="3448" w:hanging="358"/>
      </w:pPr>
      <w:rPr>
        <w:rFonts w:hint="default"/>
        <w:lang w:val="en-US" w:eastAsia="en-US" w:bidi="ar-SA"/>
      </w:rPr>
    </w:lvl>
    <w:lvl w:ilvl="4" w:tplc="BAC257D0">
      <w:numFmt w:val="bullet"/>
      <w:lvlText w:val="•"/>
      <w:lvlJc w:val="left"/>
      <w:pPr>
        <w:ind w:left="4392" w:hanging="358"/>
      </w:pPr>
      <w:rPr>
        <w:rFonts w:hint="default"/>
        <w:lang w:val="en-US" w:eastAsia="en-US" w:bidi="ar-SA"/>
      </w:rPr>
    </w:lvl>
    <w:lvl w:ilvl="5" w:tplc="601A2570">
      <w:numFmt w:val="bullet"/>
      <w:lvlText w:val="•"/>
      <w:lvlJc w:val="left"/>
      <w:pPr>
        <w:ind w:left="5336" w:hanging="358"/>
      </w:pPr>
      <w:rPr>
        <w:rFonts w:hint="default"/>
        <w:lang w:val="en-US" w:eastAsia="en-US" w:bidi="ar-SA"/>
      </w:rPr>
    </w:lvl>
    <w:lvl w:ilvl="6" w:tplc="7F4AC48A">
      <w:numFmt w:val="bullet"/>
      <w:lvlText w:val="•"/>
      <w:lvlJc w:val="left"/>
      <w:pPr>
        <w:ind w:left="6280" w:hanging="358"/>
      </w:pPr>
      <w:rPr>
        <w:rFonts w:hint="default"/>
        <w:lang w:val="en-US" w:eastAsia="en-US" w:bidi="ar-SA"/>
      </w:rPr>
    </w:lvl>
    <w:lvl w:ilvl="7" w:tplc="6B8C4314">
      <w:numFmt w:val="bullet"/>
      <w:lvlText w:val="•"/>
      <w:lvlJc w:val="left"/>
      <w:pPr>
        <w:ind w:left="7224" w:hanging="358"/>
      </w:pPr>
      <w:rPr>
        <w:rFonts w:hint="default"/>
        <w:lang w:val="en-US" w:eastAsia="en-US" w:bidi="ar-SA"/>
      </w:rPr>
    </w:lvl>
    <w:lvl w:ilvl="8" w:tplc="D528DBAC">
      <w:numFmt w:val="bullet"/>
      <w:lvlText w:val="•"/>
      <w:lvlJc w:val="left"/>
      <w:pPr>
        <w:ind w:left="8168" w:hanging="358"/>
      </w:pPr>
      <w:rPr>
        <w:rFonts w:hint="default"/>
        <w:lang w:val="en-US" w:eastAsia="en-US" w:bidi="ar-SA"/>
      </w:rPr>
    </w:lvl>
  </w:abstractNum>
  <w:num w:numId="1" w16cid:durableId="2242190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992C64"/>
    <w:rsid w:val="00104EBE"/>
    <w:rsid w:val="003879BB"/>
    <w:rsid w:val="00590CC4"/>
    <w:rsid w:val="006F2FA7"/>
    <w:rsid w:val="00785431"/>
    <w:rsid w:val="007D35C0"/>
    <w:rsid w:val="0098757D"/>
    <w:rsid w:val="00992C64"/>
    <w:rsid w:val="00B0647C"/>
    <w:rsid w:val="00BC1B4C"/>
    <w:rsid w:val="00C12362"/>
    <w:rsid w:val="00E36F6B"/>
    <w:rsid w:val="00EF3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2112"/>
  <w15:docId w15:val="{57BCF2E7-A0C8-483B-B437-BE93F6DA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Bdr>
        <w:top w:val="none" w:sz="0" w:space="0" w:color="auto"/>
        <w:left w:val="none" w:sz="0" w:space="0" w:color="auto"/>
        <w:bottom w:val="none" w:sz="0" w:space="0" w:color="auto"/>
        <w:right w:val="none" w:sz="0" w:space="0" w:color="auto"/>
        <w:between w:val="none" w:sz="0" w:space="0" w:color="auto"/>
      </w:pBdr>
      <w:autoSpaceDE w:val="0"/>
      <w:autoSpaceDN w:val="0"/>
      <w:pPrChange w:id="0" w:author="Comparison" w:date="2026-09-25T21:13:00Z">
        <w:pPr>
          <w:pBdr>
            <w:top w:val="nil"/>
            <w:left w:val="nil"/>
            <w:bottom w:val="nil"/>
            <w:right w:val="nil"/>
            <w:between w:val="nil"/>
          </w:pBdr>
        </w:pPr>
      </w:pPrChange>
    </w:pPr>
    <w:rPr>
      <w:rFonts w:ascii="Calibri" w:eastAsia="Calibri" w:hAnsi="Calibri" w:cs="Calibri"/>
      <w:color w:val="auto"/>
      <w:sz w:val="22"/>
      <w:szCs w:val="22"/>
      <w:rPrChange w:id="0" w:author="Comparison" w:date="2026-09-25T21:13:00Z">
        <w:rPr>
          <w:color w:val="000000"/>
          <w:sz w:val="24"/>
          <w:szCs w:val="24"/>
          <w:lang w:val="en-US" w:eastAsia="en-US" w:bidi="ar-SA"/>
        </w:rPr>
      </w:rPrChange>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40"/>
      <w:ind w:left="673"/>
      <w:pPrChange w:id="1" w:author="Comparison" w:date="2026-09-25T21:13:00Z">
        <w:pPr>
          <w:keepNext/>
          <w:keepLines/>
          <w:widowControl w:val="0"/>
          <w:autoSpaceDE w:val="0"/>
          <w:autoSpaceDN w:val="0"/>
          <w:spacing w:before="480" w:after="120"/>
        </w:pPr>
      </w:pPrChange>
    </w:pPr>
    <w:rPr>
      <w:rFonts w:ascii="Times New Roman" w:eastAsia="Times New Roman" w:hAnsi="Times New Roman" w:cs="Times New Roman"/>
      <w:sz w:val="52"/>
      <w:szCs w:val="52"/>
      <w:rPrChange w:id="1" w:author="Comparison" w:date="2026-09-25T21:13:00Z">
        <w:rPr>
          <w:rFonts w:ascii="Calibri" w:eastAsia="Calibri" w:hAnsi="Calibri" w:cs="Calibri"/>
          <w:b/>
          <w:sz w:val="72"/>
          <w:szCs w:val="72"/>
          <w:lang w:val="en-US" w:eastAsia="en-US" w:bidi="ar-SA"/>
        </w:rPr>
      </w:rPrChang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pPr>
      <w:pPrChange w:id="2" w:author="Comparison" w:date="2026-09-25T21:13:00Z">
        <w:pPr>
          <w:widowControl w:val="0"/>
          <w:autoSpaceDE w:val="0"/>
          <w:autoSpaceDN w:val="0"/>
        </w:pPr>
      </w:pPrChange>
    </w:pPr>
    <w:rPr>
      <w:b/>
      <w:bCs/>
      <w:sz w:val="28"/>
      <w:szCs w:val="28"/>
      <w:rPrChange w:id="2" w:author="Comparison" w:date="2026-09-25T21:13:00Z">
        <w:rPr>
          <w:rFonts w:ascii="Calibri" w:eastAsia="Calibri" w:hAnsi="Calibri" w:cs="Calibri"/>
          <w:b/>
          <w:bCs/>
          <w:sz w:val="28"/>
          <w:szCs w:val="28"/>
          <w:lang w:val="en-US" w:eastAsia="en-US" w:bidi="ar-SA"/>
        </w:rPr>
      </w:rPrChange>
    </w:rPr>
  </w:style>
  <w:style w:type="character" w:customStyle="1" w:styleId="BodyTextChar">
    <w:name w:val="Body Text Char"/>
    <w:basedOn w:val="DefaultParagraphFont"/>
    <w:link w:val="BodyText"/>
    <w:uiPriority w:val="1"/>
    <w:rsid w:val="007D35C0"/>
    <w:rPr>
      <w:rFonts w:ascii="Calibri" w:eastAsia="Calibri" w:hAnsi="Calibri" w:cs="Calibri"/>
      <w:b/>
      <w:bCs/>
      <w:color w:val="auto"/>
      <w:sz w:val="28"/>
      <w:szCs w:val="28"/>
    </w:rPr>
  </w:style>
  <w:style w:type="paragraph" w:styleId="ListParagraph">
    <w:name w:val="List Paragraph"/>
    <w:basedOn w:val="Normal"/>
    <w:uiPriority w:val="1"/>
    <w:qFormat/>
    <w:pPr>
      <w:pPrChange w:id="3" w:author="Comparison" w:date="2026-09-25T21:13:00Z">
        <w:pPr>
          <w:widowControl w:val="0"/>
          <w:autoSpaceDE w:val="0"/>
          <w:autoSpaceDN w:val="0"/>
        </w:pPr>
      </w:pPrChange>
    </w:pPr>
    <w:rPr>
      <w:rPrChange w:id="3" w:author="Comparison" w:date="2026-09-25T21:13:00Z">
        <w:rPr>
          <w:rFonts w:ascii="Calibri" w:eastAsia="Calibri" w:hAnsi="Calibri" w:cs="Calibri"/>
          <w:sz w:val="22"/>
          <w:szCs w:val="22"/>
          <w:lang w:val="en-US" w:eastAsia="en-US" w:bidi="ar-SA"/>
        </w:rPr>
      </w:rPrChange>
    </w:rPr>
  </w:style>
  <w:style w:type="paragraph" w:customStyle="1" w:styleId="TableParagraph">
    <w:name w:val="Table Paragraph"/>
    <w:basedOn w:val="Normal"/>
    <w:uiPriority w:val="1"/>
    <w:qFormat/>
    <w:pPr>
      <w:ind w:left="1549" w:hanging="357"/>
      <w:pPrChange w:id="4" w:author="Comparison" w:date="2026-09-25T21:13:00Z">
        <w:pPr>
          <w:widowControl w:val="0"/>
          <w:autoSpaceDE w:val="0"/>
          <w:autoSpaceDN w:val="0"/>
          <w:ind w:left="1549" w:hanging="357"/>
        </w:pPr>
      </w:pPrChange>
    </w:pPr>
    <w:rPr>
      <w:rPrChange w:id="4" w:author="Comparison" w:date="2026-09-25T21:13:00Z">
        <w:rPr>
          <w:rFonts w:ascii="Calibri" w:eastAsia="Calibri" w:hAnsi="Calibri" w:cs="Calibri"/>
          <w:sz w:val="22"/>
          <w:szCs w:val="2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887</Words>
  <Characters>5062</Characters>
  <Application>Microsoft Office Word</Application>
  <DocSecurity>0</DocSecurity>
  <Lines>42</Lines>
  <Paragraphs>11</Paragraphs>
  <ScaleCrop>false</ScaleCrop>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2017-08-01T18:37:00Z</dcterms:created>
  <dcterms:modified xsi:type="dcterms:W3CDTF">2026-09-26T01:13:00Z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2024-11-08T00:00:00Z</vt:filetime>
  </property>
  <property fmtid="{D5CDD505-2E9C-101B-9397-08002B2CF9AE}" pid="3" name="Creator">
    <vt:lpwstr>Acrobat PDFMaker 24 for Word</vt:lpwstr>
  </property>
  <property fmtid="{D5CDD505-2E9C-101B-9397-08002B2CF9AE}" pid="4" name="LastSaved">
    <vt:filetime>2024-11-11T00:00:00Z</vt:filetime>
  </property>
  <property fmtid="{D5CDD505-2E9C-101B-9397-08002B2CF9AE}" pid="5" name="Producer">
    <vt:lpwstr>Adobe PDF Library 24.4.19</vt:lpwstr>
  </property>
  <property fmtid="{D5CDD505-2E9C-101B-9397-08002B2CF9AE}" pid="6" name="SourceModified">
    <vt:lpwstr>D:20230510091321</vt:lpwstr>
  </property>
</Properties>
</file>