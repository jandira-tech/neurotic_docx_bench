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EF36A" w14:textId="77777777" w:rsidR="00556FF6" w:rsidRDefault="00556FF6">
      <w:pPr>
        <w:rPr>
          <w:rPrChange w:id="0" w:author="Arthur Souza Rodrigues" w:date="2026-09-26T14:55:00Z" w16du:dateUtc="2026-09-26T18:55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</w:pPr>
      <w:r>
        <w:rPr>
          <w:rPrChange w:id="1" w:author="Arthur Souza Rodrigues" w:date="2026-09-26T14:55:00Z" w16du:dateUtc="2026-09-26T18:55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file_</w:t>
      </w:r>
      <w:ins w:id="2" w:author="Arthur Souza Rodrigues" w:date="2026-09-26T14:55:00Z" w16du:dateUtc="2026-09-26T18:55:00Z">
        <w:r w:rsidR="00880357">
          <w:t>167</w:t>
        </w:r>
      </w:ins>
      <w:del w:id="3" w:author="Arthur Souza Rodrigues" w:date="2026-09-26T14:55:00Z" w16du:dateUtc="2026-09-26T18:55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166</w:delText>
        </w:r>
      </w:del>
      <w:r>
        <w:rPr>
          <w:rPrChange w:id="4" w:author="Arthur Souza Rodrigues" w:date="2026-09-26T14:55:00Z" w16du:dateUtc="2026-09-26T18:55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.docx</w:t>
      </w:r>
    </w:p>
    <w:p w14:paraId="6DCFF905" w14:textId="45E5BC07" w:rsidR="006E6456" w:rsidRDefault="005E1F51">
      <w:pPr>
        <w:rPr>
          <w:ins w:id="5" w:author="Arthur Souza Rodrigues" w:date="2026-09-26T14:55:00Z" w16du:dateUtc="2026-09-26T18:55:00Z"/>
        </w:rPr>
      </w:pPr>
      <w:ins w:id="6" w:author="Arthur Souza Rodrigues" w:date="2026-09-26T14:55:00Z" w16du:dateUtc="2026-09-26T18:55:00Z">
        <w:r>
          <w:t>24</w:t>
        </w:r>
      </w:ins>
    </w:p>
    <w:p w14:paraId="0BAD0FB8" w14:textId="38097C36" w:rsidR="00AD6643" w:rsidRDefault="005E1F51">
      <w:pPr>
        <w:rPr>
          <w:del w:id="7" w:author="Arthur Souza Rodrigues" w:date="2026-09-26T14:55:00Z" w16du:dateUtc="2026-09-26T18:55:00Z"/>
        </w:rPr>
      </w:pPr>
      <w:del w:id="8" w:author="Arthur Souza Rodrigues" w:date="2026-09-26T14:55:00Z" w16du:dateUtc="2026-09-26T18:55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Document 100 - Ultimate Demo</w:delText>
        </w:r>
      </w:del>
    </w:p>
    <w:p w14:paraId="0940BF3E" w14:textId="77777777" w:rsidR="00AD6643" w:rsidRDefault="005E1F51">
      <w:pPr>
        <w:spacing w:before="400" w:after="120" w:line="240" w:lineRule="auto"/>
        <w:rPr>
          <w:del w:id="9" w:author="Arthur Souza Rodrigues" w:date="2026-09-26T14:55:00Z" w16du:dateUtc="2026-09-26T18:55:00Z"/>
        </w:rPr>
      </w:pPr>
      <w:del w:id="10" w:author="Arthur Souza Rodrigues" w:date="2026-09-26T14:55:00Z" w16du:dateUtc="2026-09-26T18:55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is the 100th document demonstrating multiple formatting features.</w:delText>
        </w:r>
      </w:del>
    </w:p>
    <w:p w14:paraId="13F5663F" w14:textId="77777777" w:rsidR="00AD6643" w:rsidRDefault="005E1F51">
      <w:pPr>
        <w:pPrChange w:id="11" w:author="Arthur Souza Rodrigues" w:date="2026-09-26T14:55:00Z" w16du:dateUtc="2026-09-26T18:55:00Z">
          <w:pPr>
            <w:spacing w:before="400" w:after="120" w:line="240" w:lineRule="auto"/>
          </w:pPr>
        </w:pPrChange>
      </w:pPr>
      <w:del w:id="12" w:author="Arthur Souza Rodrigues" w:date="2026-09-26T14:55:00Z" w16du:dateUtc="2026-09-26T18:55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final document showcases the complete range of styling options available.</w:delText>
        </w:r>
      </w:del>
    </w:p>
    <w:sectPr w:rsidR="00AD66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643"/>
    <w:rsid w:val="002F5B90"/>
    <w:rsid w:val="00556FF6"/>
    <w:rsid w:val="006E6456"/>
    <w:rsid w:val="0073083C"/>
    <w:rsid w:val="00880357"/>
    <w:rsid w:val="00AD6643"/>
    <w:rsid w:val="00B509C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A638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2026-09-26T18:55:00Z</dcterms:modified>
</cp:coreProperties>
</file>