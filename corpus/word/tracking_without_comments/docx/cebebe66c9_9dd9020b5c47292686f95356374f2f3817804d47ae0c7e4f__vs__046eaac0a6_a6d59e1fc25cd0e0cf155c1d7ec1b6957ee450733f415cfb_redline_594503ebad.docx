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646E1" w14:textId="77777777" w:rsidR="005E27B8" w:rsidRDefault="00DD3CC7" w:rsidP="00DD3CC7">
      <w:pPr>
        <w:jc w:val="center"/>
        <w:rPr>
          <w:ins w:id="0" w:author="Diana Strouth" w:date="2026-09-25T20:02:00Z" w16du:dateUtc="2026-09-26T00:02:00Z"/>
        </w:rPr>
      </w:pPr>
      <w:ins w:id="1" w:author="Diana Strouth" w:date="2026-09-25T20:02:00Z" w16du:dateUtc="2026-09-26T00:02:00Z">
        <w:r>
          <w:rPr>
            <w:rFonts w:ascii="Tahoma" w:hAnsi="Tahoma" w:cs="Tahoma"/>
            <w:b/>
            <w:noProof/>
          </w:rPr>
          <w:drawing>
            <wp:inline distT="0" distB="0" distL="0" distR="0" wp14:anchorId="388F89BB" wp14:editId="75A392C9">
              <wp:extent cx="2051685" cy="954405"/>
              <wp:effectExtent l="0" t="0" r="5715" b="0"/>
              <wp:docPr id="1" name="Picture 1" descr="AFLSE w bar fd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AFLSE w bar fdn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51685" cy="95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98A238B" w14:textId="77777777" w:rsidR="00DD3CC7" w:rsidRPr="00DD3CC7" w:rsidRDefault="00DD3CC7" w:rsidP="00DD3CC7">
      <w:pPr>
        <w:pBdr>
          <w:bottom w:val="single" w:sz="4" w:space="2" w:color="auto"/>
        </w:pBdr>
        <w:spacing w:after="0" w:line="240" w:lineRule="auto"/>
        <w:jc w:val="center"/>
        <w:rPr>
          <w:ins w:id="2" w:author="Diana Strouth" w:date="2026-09-25T20:02:00Z" w16du:dateUtc="2026-09-26T00:02:00Z"/>
          <w:rFonts w:ascii="Calibri" w:eastAsia="Calibri" w:hAnsi="Calibri" w:cs="Calibri"/>
          <w:sz w:val="18"/>
          <w:szCs w:val="18"/>
        </w:rPr>
      </w:pPr>
      <w:ins w:id="3" w:author="Diana Strouth" w:date="2026-09-25T20:02:00Z" w16du:dateUtc="2026-09-26T00:02:00Z">
        <w:r w:rsidRPr="00DD3CC7">
          <w:rPr>
            <w:rFonts w:ascii="Calibri" w:eastAsia="Calibri" w:hAnsi="Calibri" w:cs="Calibri"/>
            <w:sz w:val="18"/>
            <w:szCs w:val="18"/>
          </w:rPr>
          <w:t>The Law-Related Education Academy is sponsored by the Arizona Foundation for Legal Services &amp; Education with funding made possible by the Arizona Department of Education School Safety Program.</w:t>
        </w:r>
      </w:ins>
    </w:p>
    <w:p w14:paraId="5382646F" w14:textId="77777777" w:rsidR="0088048E" w:rsidRDefault="0088048E" w:rsidP="00DD3CC7">
      <w:pPr>
        <w:spacing w:after="0" w:line="240" w:lineRule="auto"/>
        <w:jc w:val="center"/>
        <w:rPr>
          <w:ins w:id="4" w:author="Diana Strouth" w:date="2026-09-25T20:02:00Z" w16du:dateUtc="2026-09-26T00:02:00Z"/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4C53E777" w14:textId="77777777" w:rsidR="006F791E" w:rsidRPr="00802BD0" w:rsidRDefault="006F791E" w:rsidP="006F791E">
      <w:pPr>
        <w:spacing w:after="0" w:line="240" w:lineRule="auto"/>
        <w:jc w:val="center"/>
        <w:rPr>
          <w:ins w:id="5" w:author="Diana Strouth" w:date="2026-09-25T20:02:00Z" w16du:dateUtc="2026-09-26T00:02:00Z"/>
          <w:b/>
          <w:bCs/>
          <w:sz w:val="24"/>
          <w:szCs w:val="24"/>
        </w:rPr>
      </w:pPr>
      <w:ins w:id="6" w:author="Diana Strouth" w:date="2026-09-25T20:02:00Z" w16du:dateUtc="2026-09-26T00:02:00Z">
        <w:r>
          <w:rPr>
            <w:b/>
            <w:bCs/>
            <w:sz w:val="24"/>
            <w:szCs w:val="24"/>
          </w:rPr>
          <w:t>“</w:t>
        </w:r>
        <w:r w:rsidR="00EC2D27">
          <w:rPr>
            <w:b/>
            <w:bCs/>
            <w:sz w:val="24"/>
            <w:szCs w:val="24"/>
          </w:rPr>
          <w:t>Campus safety:  A Weapon Free Zone</w:t>
        </w:r>
        <w:r>
          <w:rPr>
            <w:b/>
            <w:bCs/>
            <w:sz w:val="24"/>
            <w:szCs w:val="24"/>
          </w:rPr>
          <w:t>”</w:t>
        </w:r>
        <w:r w:rsidRPr="00802BD0">
          <w:rPr>
            <w:b/>
            <w:bCs/>
            <w:sz w:val="24"/>
            <w:szCs w:val="24"/>
          </w:rPr>
          <w:t xml:space="preserve"> Academy</w:t>
        </w:r>
      </w:ins>
    </w:p>
    <w:p w14:paraId="49E3A4B6" w14:textId="77777777" w:rsidR="006F791E" w:rsidRDefault="00EC2D27" w:rsidP="006F791E">
      <w:pPr>
        <w:spacing w:after="0" w:line="240" w:lineRule="auto"/>
        <w:jc w:val="center"/>
        <w:rPr>
          <w:ins w:id="7" w:author="Diana Strouth" w:date="2026-09-25T20:02:00Z" w16du:dateUtc="2026-09-26T00:02:00Z"/>
          <w:bCs/>
          <w:sz w:val="24"/>
          <w:szCs w:val="24"/>
        </w:rPr>
      </w:pPr>
      <w:ins w:id="8" w:author="Diana Strouth" w:date="2026-09-25T20:02:00Z" w16du:dateUtc="2026-09-26T00:02:00Z">
        <w:r>
          <w:rPr>
            <w:bCs/>
            <w:sz w:val="24"/>
            <w:szCs w:val="24"/>
          </w:rPr>
          <w:t>Middle/High School</w:t>
        </w:r>
      </w:ins>
    </w:p>
    <w:p w14:paraId="3D32A3D9" w14:textId="77777777" w:rsidR="006F791E" w:rsidRDefault="006A1AFA" w:rsidP="006F791E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9" w:author="Diana Strouth" w:date="2026-09-25T20:02:00Z" w16du:dateUtc="2026-09-26T00:02:00Z"/>
          <w:b/>
          <w:bCs/>
        </w:rPr>
      </w:pPr>
      <w:ins w:id="10" w:author="Diana Strouth" w:date="2026-09-25T20:02:00Z" w16du:dateUtc="2026-09-26T00:02:00Z">
        <w:r>
          <w:rPr>
            <w:b/>
            <w:bCs/>
          </w:rPr>
          <w:t xml:space="preserve">A Weapon Free Zone </w:t>
        </w:r>
        <w:r w:rsidR="006F791E">
          <w:rPr>
            <w:b/>
            <w:bCs/>
          </w:rPr>
          <w:t>Lesson Plan</w:t>
        </w:r>
      </w:ins>
    </w:p>
    <w:p w14:paraId="3FEA1E92" w14:textId="77777777" w:rsidR="00357679" w:rsidRDefault="00357679" w:rsidP="006F791E">
      <w:pPr>
        <w:spacing w:after="0" w:line="240" w:lineRule="auto"/>
        <w:rPr>
          <w:ins w:id="11" w:author="Diana Strouth" w:date="2026-09-25T20:02:00Z" w16du:dateUtc="2026-09-26T00:02:00Z"/>
          <w:b/>
          <w:bCs/>
          <w:sz w:val="24"/>
          <w:szCs w:val="24"/>
        </w:rPr>
      </w:pPr>
    </w:p>
    <w:p w14:paraId="5AC48B7B" w14:textId="77777777" w:rsidR="00222D01" w:rsidRDefault="006F791E" w:rsidP="006F791E">
      <w:pPr>
        <w:spacing w:after="0" w:line="240" w:lineRule="auto"/>
        <w:rPr>
          <w:ins w:id="12" w:author="Diana Strouth" w:date="2026-09-25T20:02:00Z" w16du:dateUtc="2026-09-26T00:02:00Z"/>
          <w:b/>
          <w:bCs/>
          <w:sz w:val="24"/>
          <w:szCs w:val="24"/>
        </w:rPr>
      </w:pPr>
      <w:ins w:id="13" w:author="Diana Strouth" w:date="2026-09-25T20:02:00Z" w16du:dateUtc="2026-09-26T00:02:00Z">
        <w:r w:rsidRPr="00B62F08">
          <w:rPr>
            <w:b/>
            <w:bCs/>
            <w:sz w:val="24"/>
            <w:szCs w:val="24"/>
          </w:rPr>
          <w:t>Objectives:</w:t>
        </w:r>
        <w:r>
          <w:rPr>
            <w:b/>
            <w:bCs/>
            <w:sz w:val="24"/>
            <w:szCs w:val="24"/>
          </w:rPr>
          <w:t xml:space="preserve">  </w:t>
        </w:r>
      </w:ins>
    </w:p>
    <w:p w14:paraId="4127CABF" w14:textId="77777777" w:rsidR="00222D01" w:rsidRDefault="00222D01" w:rsidP="00222D01">
      <w:pPr>
        <w:pStyle w:val="ListParagraph"/>
        <w:numPr>
          <w:ilvl w:val="0"/>
          <w:numId w:val="34"/>
        </w:numPr>
        <w:spacing w:after="0" w:line="240" w:lineRule="auto"/>
        <w:rPr>
          <w:ins w:id="14" w:author="Diana Strouth" w:date="2026-09-25T20:02:00Z" w16du:dateUtc="2026-09-26T00:02:00Z"/>
          <w:bCs/>
          <w:sz w:val="24"/>
          <w:szCs w:val="24"/>
        </w:rPr>
      </w:pPr>
      <w:ins w:id="15" w:author="Diana Strouth" w:date="2026-09-25T20:02:00Z" w16du:dateUtc="2026-09-26T00:02:00Z">
        <w:r>
          <w:rPr>
            <w:bCs/>
            <w:sz w:val="24"/>
            <w:szCs w:val="24"/>
          </w:rPr>
          <w:t>S</w:t>
        </w:r>
        <w:r w:rsidRPr="00222D01">
          <w:rPr>
            <w:bCs/>
            <w:sz w:val="24"/>
            <w:szCs w:val="24"/>
          </w:rPr>
          <w:t xml:space="preserve">tudents </w:t>
        </w:r>
        <w:r>
          <w:rPr>
            <w:bCs/>
            <w:sz w:val="24"/>
            <w:szCs w:val="24"/>
          </w:rPr>
          <w:t xml:space="preserve">will learn about </w:t>
        </w:r>
        <w:r w:rsidRPr="00222D01">
          <w:rPr>
            <w:bCs/>
            <w:sz w:val="24"/>
            <w:szCs w:val="24"/>
          </w:rPr>
          <w:t>the laws surrounding the presence of weapons on campus</w:t>
        </w:r>
      </w:ins>
    </w:p>
    <w:p w14:paraId="2E99CBCB" w14:textId="3EC854D2" w:rsidR="006F791E" w:rsidRDefault="00222D01" w:rsidP="00222D01">
      <w:pPr>
        <w:pStyle w:val="ListParagraph"/>
        <w:numPr>
          <w:ilvl w:val="0"/>
          <w:numId w:val="34"/>
        </w:numPr>
        <w:spacing w:after="0" w:line="240" w:lineRule="auto"/>
        <w:rPr>
          <w:ins w:id="16" w:author="Diana Strouth" w:date="2026-09-25T20:02:00Z" w16du:dateUtc="2026-09-26T00:02:00Z"/>
          <w:bCs/>
          <w:sz w:val="24"/>
          <w:szCs w:val="24"/>
        </w:rPr>
      </w:pPr>
      <w:ins w:id="17" w:author="Diana Strouth" w:date="2026-09-25T20:02:00Z" w16du:dateUtc="2026-09-26T00:02:00Z">
        <w:r>
          <w:rPr>
            <w:bCs/>
            <w:sz w:val="24"/>
            <w:szCs w:val="24"/>
          </w:rPr>
          <w:t xml:space="preserve">Students will </w:t>
        </w:r>
        <w:r w:rsidR="00357679">
          <w:rPr>
            <w:bCs/>
            <w:sz w:val="24"/>
            <w:szCs w:val="24"/>
          </w:rPr>
          <w:t xml:space="preserve">learn how to </w:t>
        </w:r>
        <w:r w:rsidRPr="00222D01">
          <w:rPr>
            <w:bCs/>
            <w:sz w:val="24"/>
            <w:szCs w:val="24"/>
          </w:rPr>
          <w:t xml:space="preserve">take an active role in preventing </w:t>
        </w:r>
        <w:r>
          <w:rPr>
            <w:bCs/>
            <w:sz w:val="24"/>
            <w:szCs w:val="24"/>
          </w:rPr>
          <w:t xml:space="preserve">school </w:t>
        </w:r>
        <w:r w:rsidRPr="00222D01">
          <w:rPr>
            <w:bCs/>
            <w:sz w:val="24"/>
            <w:szCs w:val="24"/>
          </w:rPr>
          <w:t>violence</w:t>
        </w:r>
      </w:ins>
    </w:p>
    <w:p w14:paraId="5D2BEC62" w14:textId="77777777" w:rsidR="006F791E" w:rsidRPr="00D41984" w:rsidRDefault="006F791E" w:rsidP="006F791E">
      <w:pPr>
        <w:spacing w:after="0"/>
        <w:rPr>
          <w:ins w:id="18" w:author="Diana Strouth" w:date="2026-09-25T20:02:00Z" w16du:dateUtc="2026-09-26T00:02:00Z"/>
          <w:b/>
          <w:bCs/>
          <w:sz w:val="24"/>
          <w:szCs w:val="24"/>
        </w:rPr>
      </w:pPr>
      <w:ins w:id="19" w:author="Diana Strouth" w:date="2026-09-25T20:02:00Z" w16du:dateUtc="2026-09-26T00:02:00Z">
        <w:r w:rsidRPr="00D41984">
          <w:rPr>
            <w:b/>
            <w:bCs/>
            <w:sz w:val="24"/>
            <w:szCs w:val="24"/>
          </w:rPr>
          <w:t>Materials:</w:t>
        </w:r>
      </w:ins>
    </w:p>
    <w:p w14:paraId="791849EF" w14:textId="77777777" w:rsidR="000D7061" w:rsidRDefault="00000F27" w:rsidP="00000F27">
      <w:pPr>
        <w:pStyle w:val="ListParagraph"/>
        <w:numPr>
          <w:ilvl w:val="0"/>
          <w:numId w:val="41"/>
        </w:numPr>
        <w:spacing w:after="0"/>
        <w:rPr>
          <w:ins w:id="20" w:author="Diana Strouth" w:date="2026-09-25T20:02:00Z" w16du:dateUtc="2026-09-26T00:02:00Z"/>
          <w:bCs/>
          <w:sz w:val="24"/>
          <w:szCs w:val="24"/>
        </w:rPr>
      </w:pPr>
      <w:ins w:id="21" w:author="Diana Strouth" w:date="2026-09-25T20:02:00Z" w16du:dateUtc="2026-09-26T00:02:00Z">
        <w:r>
          <w:rPr>
            <w:bCs/>
            <w:sz w:val="24"/>
            <w:szCs w:val="24"/>
          </w:rPr>
          <w:t>Poster paper and markers for each group</w:t>
        </w:r>
      </w:ins>
    </w:p>
    <w:p w14:paraId="33D949F7" w14:textId="77777777" w:rsidR="00000F27" w:rsidRPr="009963B1" w:rsidRDefault="00000F27" w:rsidP="00000F27">
      <w:pPr>
        <w:pStyle w:val="ListParagraph"/>
        <w:numPr>
          <w:ilvl w:val="0"/>
          <w:numId w:val="41"/>
        </w:numPr>
        <w:spacing w:after="0"/>
        <w:rPr>
          <w:ins w:id="22" w:author="Diana Strouth" w:date="2026-09-25T20:02:00Z" w16du:dateUtc="2026-09-26T00:02:00Z"/>
          <w:bCs/>
          <w:sz w:val="24"/>
          <w:szCs w:val="24"/>
        </w:rPr>
      </w:pPr>
      <w:ins w:id="23" w:author="Diana Strouth" w:date="2026-09-25T20:02:00Z" w16du:dateUtc="2026-09-26T00:02:00Z">
        <w:r>
          <w:rPr>
            <w:bCs/>
            <w:sz w:val="24"/>
            <w:szCs w:val="24"/>
          </w:rPr>
          <w:t xml:space="preserve">‘What would you do?’ </w:t>
        </w:r>
        <w:r w:rsidR="001B38A3">
          <w:rPr>
            <w:bCs/>
            <w:sz w:val="24"/>
            <w:szCs w:val="24"/>
          </w:rPr>
          <w:t>Scenario S</w:t>
        </w:r>
        <w:r>
          <w:rPr>
            <w:bCs/>
            <w:sz w:val="24"/>
            <w:szCs w:val="24"/>
          </w:rPr>
          <w:t>lips</w:t>
        </w:r>
      </w:ins>
    </w:p>
    <w:p w14:paraId="31F75130" w14:textId="77777777" w:rsidR="006F791E" w:rsidRDefault="006F791E" w:rsidP="006F791E">
      <w:pPr>
        <w:spacing w:after="0"/>
        <w:rPr>
          <w:ins w:id="24" w:author="Diana Strouth" w:date="2026-09-25T20:02:00Z" w16du:dateUtc="2026-09-26T00:02:00Z"/>
          <w:b/>
          <w:bCs/>
          <w:sz w:val="24"/>
          <w:szCs w:val="24"/>
        </w:rPr>
      </w:pPr>
      <w:ins w:id="25" w:author="Diana Strouth" w:date="2026-09-25T20:02:00Z" w16du:dateUtc="2026-09-26T00:02:00Z">
        <w:r w:rsidRPr="00D41984">
          <w:rPr>
            <w:b/>
            <w:bCs/>
            <w:sz w:val="24"/>
            <w:szCs w:val="24"/>
          </w:rPr>
          <w:t>Time</w:t>
        </w:r>
        <w:r>
          <w:rPr>
            <w:b/>
            <w:bCs/>
            <w:sz w:val="24"/>
            <w:szCs w:val="24"/>
          </w:rPr>
          <w:t xml:space="preserve">frame:  </w:t>
        </w:r>
        <w:r w:rsidR="00FE1CCE">
          <w:rPr>
            <w:b/>
            <w:bCs/>
            <w:sz w:val="24"/>
            <w:szCs w:val="24"/>
          </w:rPr>
          <w:t>50 minutes</w:t>
        </w:r>
      </w:ins>
    </w:p>
    <w:p w14:paraId="77F26AB6" w14:textId="77777777" w:rsidR="006F791E" w:rsidRPr="00805EB5" w:rsidRDefault="006F791E" w:rsidP="006F791E">
      <w:pPr>
        <w:spacing w:after="0"/>
        <w:rPr>
          <w:ins w:id="26" w:author="Diana Strouth" w:date="2026-09-25T20:02:00Z" w16du:dateUtc="2026-09-26T00:02:00Z"/>
          <w:b/>
          <w:bCs/>
        </w:rPr>
      </w:pPr>
      <w:ins w:id="27" w:author="Diana Strouth" w:date="2026-09-25T20:02:00Z" w16du:dateUtc="2026-09-26T00:02:00Z">
        <w:r w:rsidRPr="00805EB5">
          <w:rPr>
            <w:b/>
            <w:bCs/>
          </w:rPr>
          <w:t xml:space="preserve">Activity: </w:t>
        </w:r>
      </w:ins>
    </w:p>
    <w:p w14:paraId="29F4C4E0" w14:textId="77777777" w:rsidR="006F791E" w:rsidRDefault="006F791E" w:rsidP="006F791E">
      <w:pPr>
        <w:widowControl w:val="0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ins w:id="28" w:author="Diana Strouth" w:date="2026-09-25T20:02:00Z" w16du:dateUtc="2026-09-26T00:02:00Z"/>
          <w:sz w:val="24"/>
          <w:szCs w:val="24"/>
        </w:rPr>
      </w:pPr>
      <w:ins w:id="29" w:author="Diana Strouth" w:date="2026-09-25T20:02:00Z" w16du:dateUtc="2026-09-26T00:02:00Z">
        <w:r w:rsidRPr="00E171E0">
          <w:rPr>
            <w:sz w:val="24"/>
            <w:szCs w:val="24"/>
          </w:rPr>
          <w:t xml:space="preserve">Begin by dividing </w:t>
        </w:r>
        <w:r w:rsidR="00FE1CCE">
          <w:rPr>
            <w:sz w:val="24"/>
            <w:szCs w:val="24"/>
          </w:rPr>
          <w:t>participants into groups of 4-5 students each.</w:t>
        </w:r>
      </w:ins>
    </w:p>
    <w:p w14:paraId="2E31897C" w14:textId="7830DE9E" w:rsidR="00222D01" w:rsidRDefault="00222D01" w:rsidP="006F791E">
      <w:pPr>
        <w:widowControl w:val="0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ins w:id="30" w:author="Diana Strouth" w:date="2026-09-25T20:02:00Z" w16du:dateUtc="2026-09-26T00:02:00Z"/>
          <w:sz w:val="24"/>
          <w:szCs w:val="24"/>
        </w:rPr>
      </w:pPr>
      <w:ins w:id="31" w:author="Diana Strouth" w:date="2026-09-25T20:02:00Z" w16du:dateUtc="2026-09-26T00:02:00Z">
        <w:r>
          <w:rPr>
            <w:sz w:val="24"/>
            <w:szCs w:val="24"/>
          </w:rPr>
          <w:t>Inform students that they will creat</w:t>
        </w:r>
        <w:r w:rsidR="00357679">
          <w:rPr>
            <w:sz w:val="24"/>
            <w:szCs w:val="24"/>
          </w:rPr>
          <w:t xml:space="preserve">e </w:t>
        </w:r>
        <w:r>
          <w:rPr>
            <w:sz w:val="24"/>
            <w:szCs w:val="24"/>
          </w:rPr>
          <w:t xml:space="preserve">a poster of their own </w:t>
        </w:r>
        <w:r w:rsidR="00357679">
          <w:rPr>
            <w:sz w:val="24"/>
            <w:szCs w:val="24"/>
          </w:rPr>
          <w:t>“</w:t>
        </w:r>
        <w:r w:rsidR="00B81CE9">
          <w:rPr>
            <w:sz w:val="24"/>
            <w:szCs w:val="24"/>
          </w:rPr>
          <w:t>made-up</w:t>
        </w:r>
        <w:r w:rsidR="00357679">
          <w:rPr>
            <w:sz w:val="24"/>
            <w:szCs w:val="24"/>
          </w:rPr>
          <w:t>”</w:t>
        </w:r>
        <w:r w:rsidR="00B81CE9">
          <w:rPr>
            <w:sz w:val="24"/>
            <w:szCs w:val="24"/>
          </w:rPr>
          <w:t xml:space="preserve"> </w:t>
        </w:r>
        <w:r>
          <w:rPr>
            <w:sz w:val="24"/>
            <w:szCs w:val="24"/>
          </w:rPr>
          <w:t xml:space="preserve">school with the following </w:t>
        </w:r>
        <w:r w:rsidR="00B81CE9">
          <w:rPr>
            <w:sz w:val="24"/>
            <w:szCs w:val="24"/>
          </w:rPr>
          <w:t xml:space="preserve">pretend </w:t>
        </w:r>
        <w:r>
          <w:rPr>
            <w:sz w:val="24"/>
            <w:szCs w:val="24"/>
          </w:rPr>
          <w:t>information illustrated, labeled and listed:</w:t>
        </w:r>
      </w:ins>
    </w:p>
    <w:p w14:paraId="3D743828" w14:textId="77777777" w:rsidR="00222D01" w:rsidRDefault="00222D01" w:rsidP="00222D0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ins w:id="32" w:author="Diana Strouth" w:date="2026-09-25T20:02:00Z" w16du:dateUtc="2026-09-26T00:02:00Z"/>
          <w:sz w:val="24"/>
          <w:szCs w:val="24"/>
        </w:rPr>
      </w:pPr>
      <w:ins w:id="33" w:author="Diana Strouth" w:date="2026-09-25T20:02:00Z" w16du:dateUtc="2026-09-26T00:02:00Z">
        <w:r>
          <w:rPr>
            <w:sz w:val="24"/>
            <w:szCs w:val="24"/>
          </w:rPr>
          <w:t>Name of school</w:t>
        </w:r>
      </w:ins>
    </w:p>
    <w:p w14:paraId="2E9B35C4" w14:textId="77777777" w:rsidR="00222D01" w:rsidRDefault="00222D01" w:rsidP="00222D0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ins w:id="34" w:author="Diana Strouth" w:date="2026-09-25T20:02:00Z" w16du:dateUtc="2026-09-26T00:02:00Z"/>
          <w:sz w:val="24"/>
          <w:szCs w:val="24"/>
        </w:rPr>
      </w:pPr>
      <w:ins w:id="35" w:author="Diana Strouth" w:date="2026-09-25T20:02:00Z" w16du:dateUtc="2026-09-26T00:02:00Z">
        <w:r>
          <w:rPr>
            <w:sz w:val="24"/>
            <w:szCs w:val="24"/>
          </w:rPr>
          <w:t>Illustration of Mascot</w:t>
        </w:r>
      </w:ins>
    </w:p>
    <w:p w14:paraId="136A74E0" w14:textId="77777777" w:rsidR="00222D01" w:rsidRDefault="00222D01" w:rsidP="00222D0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ins w:id="36" w:author="Diana Strouth" w:date="2026-09-25T20:02:00Z" w16du:dateUtc="2026-09-26T00:02:00Z"/>
          <w:sz w:val="24"/>
          <w:szCs w:val="24"/>
        </w:rPr>
      </w:pPr>
      <w:ins w:id="37" w:author="Diana Strouth" w:date="2026-09-25T20:02:00Z" w16du:dateUtc="2026-09-26T00:02:00Z">
        <w:r>
          <w:rPr>
            <w:sz w:val="24"/>
            <w:szCs w:val="24"/>
          </w:rPr>
          <w:t>Location of school, i.e., city state, neighborhood, etc.</w:t>
        </w:r>
      </w:ins>
    </w:p>
    <w:p w14:paraId="76127297" w14:textId="77777777" w:rsidR="00222D01" w:rsidRDefault="00222D01" w:rsidP="00222D0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ins w:id="38" w:author="Diana Strouth" w:date="2026-09-25T20:02:00Z" w16du:dateUtc="2026-09-26T00:02:00Z"/>
          <w:sz w:val="24"/>
          <w:szCs w:val="24"/>
        </w:rPr>
      </w:pPr>
      <w:ins w:id="39" w:author="Diana Strouth" w:date="2026-09-25T20:02:00Z" w16du:dateUtc="2026-09-26T00:02:00Z">
        <w:r>
          <w:rPr>
            <w:sz w:val="24"/>
            <w:szCs w:val="24"/>
          </w:rPr>
          <w:t>Grade levels in school</w:t>
        </w:r>
      </w:ins>
    </w:p>
    <w:p w14:paraId="3CC2F40E" w14:textId="519FCB10" w:rsidR="00222D01" w:rsidRDefault="00222D01" w:rsidP="00222D01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ins w:id="40" w:author="Diana Strouth" w:date="2026-09-25T20:02:00Z" w16du:dateUtc="2026-09-26T00:02:00Z"/>
          <w:sz w:val="24"/>
          <w:szCs w:val="24"/>
        </w:rPr>
      </w:pPr>
      <w:ins w:id="41" w:author="Diana Strouth" w:date="2026-09-25T20:02:00Z" w16du:dateUtc="2026-09-26T00:02:00Z">
        <w:r>
          <w:rPr>
            <w:sz w:val="24"/>
            <w:szCs w:val="24"/>
          </w:rPr>
          <w:t xml:space="preserve">5 </w:t>
        </w:r>
        <w:r w:rsidR="00F43946">
          <w:rPr>
            <w:sz w:val="24"/>
            <w:szCs w:val="24"/>
          </w:rPr>
          <w:t>rules to keep</w:t>
        </w:r>
        <w:r w:rsidR="00B81CE9">
          <w:rPr>
            <w:sz w:val="24"/>
            <w:szCs w:val="24"/>
          </w:rPr>
          <w:t xml:space="preserve"> your</w:t>
        </w:r>
        <w:r>
          <w:rPr>
            <w:sz w:val="24"/>
            <w:szCs w:val="24"/>
          </w:rPr>
          <w:t xml:space="preserve"> school </w:t>
        </w:r>
        <w:r w:rsidR="00F43946">
          <w:rPr>
            <w:sz w:val="24"/>
            <w:szCs w:val="24"/>
          </w:rPr>
          <w:t xml:space="preserve">safe </w:t>
        </w:r>
        <w:r>
          <w:rPr>
            <w:sz w:val="24"/>
            <w:szCs w:val="24"/>
          </w:rPr>
          <w:t xml:space="preserve">(ex. </w:t>
        </w:r>
        <w:r w:rsidR="00F43946">
          <w:rPr>
            <w:sz w:val="24"/>
            <w:szCs w:val="24"/>
          </w:rPr>
          <w:t xml:space="preserve">Weapon Free Zone, Anti-Bully, </w:t>
        </w:r>
        <w:r w:rsidR="00B076B4">
          <w:rPr>
            <w:sz w:val="24"/>
            <w:szCs w:val="24"/>
          </w:rPr>
          <w:t>Cyber Safety, etc.)</w:t>
        </w:r>
      </w:ins>
    </w:p>
    <w:p w14:paraId="59CC09DB" w14:textId="77777777" w:rsidR="009F229B" w:rsidRDefault="009F229B" w:rsidP="009F229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800"/>
        <w:rPr>
          <w:ins w:id="42" w:author="Diana Strouth" w:date="2026-09-25T20:02:00Z" w16du:dateUtc="2026-09-26T00:02:00Z"/>
          <w:sz w:val="24"/>
          <w:szCs w:val="24"/>
        </w:rPr>
      </w:pPr>
    </w:p>
    <w:p w14:paraId="1E1997D4" w14:textId="77777777" w:rsidR="00CF0AD1" w:rsidRDefault="00222D01" w:rsidP="00222D01">
      <w:pPr>
        <w:pStyle w:val="ListParagraph"/>
        <w:widowControl w:val="0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ins w:id="43" w:author="Diana Strouth" w:date="2026-09-25T20:02:00Z" w16du:dateUtc="2026-09-26T00:02:00Z"/>
          <w:sz w:val="24"/>
          <w:szCs w:val="24"/>
        </w:rPr>
      </w:pPr>
      <w:ins w:id="44" w:author="Diana Strouth" w:date="2026-09-25T20:02:00Z" w16du:dateUtc="2026-09-26T00:02:00Z">
        <w:r>
          <w:rPr>
            <w:sz w:val="24"/>
            <w:szCs w:val="24"/>
          </w:rPr>
          <w:t xml:space="preserve">As </w:t>
        </w:r>
        <w:r w:rsidR="00CF0AD1">
          <w:rPr>
            <w:sz w:val="24"/>
            <w:szCs w:val="24"/>
          </w:rPr>
          <w:t>a group</w:t>
        </w:r>
        <w:r>
          <w:rPr>
            <w:sz w:val="24"/>
            <w:szCs w:val="24"/>
          </w:rPr>
          <w:t xml:space="preserve"> </w:t>
        </w:r>
        <w:r w:rsidR="00CF0AD1">
          <w:rPr>
            <w:sz w:val="24"/>
            <w:szCs w:val="24"/>
          </w:rPr>
          <w:t xml:space="preserve">volunteer </w:t>
        </w:r>
        <w:r>
          <w:rPr>
            <w:sz w:val="24"/>
            <w:szCs w:val="24"/>
          </w:rPr>
          <w:t>share</w:t>
        </w:r>
        <w:r w:rsidR="00CF0AD1">
          <w:rPr>
            <w:sz w:val="24"/>
            <w:szCs w:val="24"/>
          </w:rPr>
          <w:t>s</w:t>
        </w:r>
        <w:r>
          <w:rPr>
            <w:sz w:val="24"/>
            <w:szCs w:val="24"/>
          </w:rPr>
          <w:t xml:space="preserve"> their </w:t>
        </w:r>
        <w:r w:rsidR="00CF0AD1">
          <w:rPr>
            <w:sz w:val="24"/>
            <w:szCs w:val="24"/>
          </w:rPr>
          <w:t xml:space="preserve">group’s </w:t>
        </w:r>
        <w:r>
          <w:rPr>
            <w:sz w:val="24"/>
            <w:szCs w:val="24"/>
          </w:rPr>
          <w:t>posters</w:t>
        </w:r>
        <w:r w:rsidR="00CF0AD1">
          <w:rPr>
            <w:sz w:val="24"/>
            <w:szCs w:val="24"/>
          </w:rPr>
          <w:t xml:space="preserve"> have them circle similarities with other groups.</w:t>
        </w:r>
      </w:ins>
    </w:p>
    <w:p w14:paraId="56E25237" w14:textId="023FFA47" w:rsidR="00222D01" w:rsidRDefault="00357679" w:rsidP="00222D01">
      <w:pPr>
        <w:pStyle w:val="ListParagraph"/>
        <w:widowControl w:val="0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ins w:id="45" w:author="Diana Strouth" w:date="2026-09-25T20:02:00Z" w16du:dateUtc="2026-09-26T00:02:00Z"/>
          <w:sz w:val="24"/>
          <w:szCs w:val="24"/>
        </w:rPr>
      </w:pPr>
      <w:ins w:id="46" w:author="Diana Strouth" w:date="2026-09-25T20:02:00Z" w16du:dateUtc="2026-09-26T00:02:00Z">
        <w:r>
          <w:rPr>
            <w:sz w:val="24"/>
            <w:szCs w:val="24"/>
          </w:rPr>
          <w:t xml:space="preserve">Draw a T-Chart on the whiteboard and label it </w:t>
        </w:r>
        <w:r w:rsidRPr="00357679">
          <w:rPr>
            <w:sz w:val="24"/>
            <w:szCs w:val="24"/>
          </w:rPr>
          <w:t>‘Less’ and ‘More’</w:t>
        </w:r>
        <w:r>
          <w:rPr>
            <w:sz w:val="24"/>
            <w:szCs w:val="24"/>
          </w:rPr>
          <w:t xml:space="preserve">. Discuss with students what would make their school more or less safe. Record their answers on the facilitator T-Chart. </w:t>
        </w:r>
      </w:ins>
    </w:p>
    <w:p w14:paraId="4378FCA5" w14:textId="77777777" w:rsidR="00CF0AD1" w:rsidRPr="00222D01" w:rsidRDefault="00CF0AD1" w:rsidP="00222D01">
      <w:pPr>
        <w:pStyle w:val="ListParagraph"/>
        <w:widowControl w:val="0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ins w:id="47" w:author="Diana Strouth" w:date="2026-09-25T20:02:00Z" w16du:dateUtc="2026-09-26T00:02:00Z"/>
          <w:sz w:val="24"/>
          <w:szCs w:val="24"/>
        </w:rPr>
      </w:pPr>
      <w:ins w:id="48" w:author="Diana Strouth" w:date="2026-09-25T20:02:00Z" w16du:dateUtc="2026-09-26T00:02:00Z">
        <w:r>
          <w:rPr>
            <w:sz w:val="24"/>
            <w:szCs w:val="24"/>
          </w:rPr>
          <w:t>After all groups have presented, circle answers on the T-chart related to weapons on campus.  Inform students that Arizona Law prohibits individuals from bringing deadly weapons (including firearms) on campus.</w:t>
        </w:r>
      </w:ins>
    </w:p>
    <w:p w14:paraId="138118AA" w14:textId="725E1006" w:rsidR="00CF0AD1" w:rsidRPr="00CF0AD1" w:rsidRDefault="00CF0AD1" w:rsidP="00CF0AD1">
      <w:pPr>
        <w:pStyle w:val="NormalWeb"/>
        <w:spacing w:before="0" w:beforeAutospacing="0" w:after="0" w:afterAutospacing="0"/>
        <w:jc w:val="center"/>
        <w:rPr>
          <w:ins w:id="49" w:author="Diana Strouth" w:date="2026-09-25T20:02:00Z" w16du:dateUtc="2026-09-26T00:02:00Z"/>
          <w:b/>
        </w:rPr>
      </w:pPr>
      <w:ins w:id="50" w:author="Diana Strouth" w:date="2026-09-25T20:02:00Z" w16du:dateUtc="2026-09-26T00:02:00Z">
        <w:r w:rsidRPr="00CF0AD1">
          <w:rPr>
            <w:b/>
          </w:rPr>
          <w:t>ARS 13-3102A 12</w:t>
        </w:r>
        <w:r w:rsidR="001E2FC9" w:rsidRPr="00CF0AD1">
          <w:rPr>
            <w:b/>
          </w:rPr>
          <w:t>...</w:t>
        </w:r>
        <w:r w:rsidRPr="00CF0AD1">
          <w:rPr>
            <w:b/>
          </w:rPr>
          <w:t xml:space="preserve"> </w:t>
        </w:r>
        <w:r w:rsidRPr="00CF0AD1">
          <w:rPr>
            <w:b/>
            <w:u w:val="single"/>
          </w:rPr>
          <w:t>Misconduct involving weapons; defenses; classification; definitions</w:t>
        </w:r>
      </w:ins>
    </w:p>
    <w:p w14:paraId="5A9BF99D" w14:textId="77777777" w:rsidR="00CF0AD1" w:rsidRPr="00CF0AD1" w:rsidRDefault="00CF0AD1" w:rsidP="00CF0AD1">
      <w:pPr>
        <w:pStyle w:val="NormalWeb"/>
        <w:numPr>
          <w:ilvl w:val="0"/>
          <w:numId w:val="37"/>
        </w:numPr>
        <w:spacing w:before="0" w:beforeAutospacing="0" w:after="0" w:afterAutospacing="0"/>
        <w:jc w:val="center"/>
        <w:rPr>
          <w:ins w:id="51" w:author="Diana Strouth" w:date="2026-09-25T20:02:00Z" w16du:dateUtc="2026-09-26T00:02:00Z"/>
          <w:b/>
        </w:rPr>
      </w:pPr>
      <w:ins w:id="52" w:author="Diana Strouth" w:date="2026-09-25T20:02:00Z" w16du:dateUtc="2026-09-26T00:02:00Z">
        <w:r w:rsidRPr="00CF0AD1">
          <w:rPr>
            <w:b/>
          </w:rPr>
          <w:t>A person commits misconduct involving weapons by knowingly:</w:t>
        </w:r>
      </w:ins>
    </w:p>
    <w:p w14:paraId="2CC3DD4B" w14:textId="77777777" w:rsidR="00CF0AD1" w:rsidRDefault="00CF0AD1" w:rsidP="00CF0AD1">
      <w:pPr>
        <w:pStyle w:val="NormalWeb"/>
        <w:spacing w:before="0" w:beforeAutospacing="0" w:after="0" w:afterAutospacing="0"/>
        <w:ind w:left="720"/>
        <w:jc w:val="center"/>
        <w:rPr>
          <w:ins w:id="53" w:author="Diana Strouth" w:date="2026-09-25T20:02:00Z" w16du:dateUtc="2026-09-26T00:02:00Z"/>
          <w:b/>
        </w:rPr>
      </w:pPr>
      <w:ins w:id="54" w:author="Diana Strouth" w:date="2026-09-25T20:02:00Z" w16du:dateUtc="2026-09-26T00:02:00Z">
        <w:r w:rsidRPr="00CF0AD1">
          <w:rPr>
            <w:b/>
          </w:rPr>
          <w:t>12. Possessing a deadly weapon on school grounds; (Class 1 misdemeanor)</w:t>
        </w:r>
      </w:ins>
    </w:p>
    <w:p w14:paraId="710D573E" w14:textId="59E7A9E1" w:rsidR="00CF0AD1" w:rsidRDefault="00CF0AD1" w:rsidP="00CF0AD1">
      <w:pPr>
        <w:pStyle w:val="NormalWeb"/>
        <w:numPr>
          <w:ilvl w:val="3"/>
          <w:numId w:val="4"/>
        </w:numPr>
        <w:spacing w:before="0" w:beforeAutospacing="0" w:after="0" w:afterAutospacing="0"/>
        <w:rPr>
          <w:ins w:id="55" w:author="Diana Strouth" w:date="2026-09-25T20:02:00Z" w16du:dateUtc="2026-09-26T00:02:00Z"/>
        </w:rPr>
      </w:pPr>
      <w:ins w:id="56" w:author="Diana Strouth" w:date="2026-09-25T20:02:00Z" w16du:dateUtc="2026-09-26T00:02:00Z">
        <w:r>
          <w:t xml:space="preserve">Explain that a deadly weapon does not have </w:t>
        </w:r>
        <w:r w:rsidR="00000F27">
          <w:t>to be a handgun but it can be “anything designed for lethal use” (certain knives, bow and arrow, explosives, etc.) Also, mention that your school Code of Conduct has a more restrictive policy regarding weapons on campus.</w:t>
        </w:r>
        <w:r w:rsidR="00357679">
          <w:t xml:space="preserve"> **Obtain a copy of your school’s code of conduct to share with the students at this time. </w:t>
        </w:r>
      </w:ins>
    </w:p>
    <w:p w14:paraId="27D8CCED" w14:textId="36CB2EF0" w:rsidR="00000F27" w:rsidRDefault="00000F27" w:rsidP="00CF0AD1">
      <w:pPr>
        <w:pStyle w:val="NormalWeb"/>
        <w:numPr>
          <w:ilvl w:val="3"/>
          <w:numId w:val="4"/>
        </w:numPr>
        <w:spacing w:before="0" w:beforeAutospacing="0" w:after="0" w:afterAutospacing="0"/>
        <w:rPr>
          <w:ins w:id="57" w:author="Diana Strouth" w:date="2026-09-25T20:02:00Z" w16du:dateUtc="2026-09-26T00:02:00Z"/>
        </w:rPr>
      </w:pPr>
      <w:ins w:id="58" w:author="Diana Strouth" w:date="2026-09-25T20:02:00Z" w16du:dateUtc="2026-09-26T00:02:00Z">
        <w:r>
          <w:lastRenderedPageBreak/>
          <w:t xml:space="preserve">Inform the students that they play an important role in keeping their school a weapon free zone and preventing violence.  </w:t>
        </w:r>
        <w:r w:rsidR="00357679">
          <w:t>Provide each group with the ‘What Would You Do?’</w:t>
        </w:r>
        <w:r w:rsidR="00B81CE9">
          <w:t xml:space="preserve"> handout</w:t>
        </w:r>
        <w:r w:rsidR="00357679">
          <w:t>.</w:t>
        </w:r>
        <w:r w:rsidR="00B81CE9">
          <w:t xml:space="preserve"> </w:t>
        </w:r>
        <w:r w:rsidR="00357679">
          <w:t xml:space="preserve">Instruct </w:t>
        </w:r>
        <w:r w:rsidR="00B81CE9">
          <w:t xml:space="preserve">groups </w:t>
        </w:r>
        <w:r w:rsidR="00357679">
          <w:t xml:space="preserve">to </w:t>
        </w:r>
        <w:r w:rsidR="00B81CE9">
          <w:t>discuss the scene</w:t>
        </w:r>
        <w:r>
          <w:t xml:space="preserve"> and create a role play on how they would </w:t>
        </w:r>
        <w:r w:rsidR="00357679">
          <w:t xml:space="preserve">appropriately </w:t>
        </w:r>
        <w:r>
          <w:t>handle the situation.</w:t>
        </w:r>
      </w:ins>
    </w:p>
    <w:p w14:paraId="433A6D0D" w14:textId="77777777" w:rsidR="00000F27" w:rsidRDefault="00000F27" w:rsidP="00CF0AD1">
      <w:pPr>
        <w:pStyle w:val="NormalWeb"/>
        <w:numPr>
          <w:ilvl w:val="3"/>
          <w:numId w:val="4"/>
        </w:numPr>
        <w:spacing w:before="0" w:beforeAutospacing="0" w:after="0" w:afterAutospacing="0"/>
        <w:rPr>
          <w:ins w:id="59" w:author="Diana Strouth" w:date="2026-09-25T20:02:00Z" w16du:dateUtc="2026-09-26T00:02:00Z"/>
        </w:rPr>
      </w:pPr>
      <w:ins w:id="60" w:author="Diana Strouth" w:date="2026-09-25T20:02:00Z" w16du:dateUtc="2026-09-26T00:02:00Z">
        <w:r>
          <w:t>When each group is finished presenting their scenario provide appropriate feedback and comments.</w:t>
        </w:r>
      </w:ins>
    </w:p>
    <w:p w14:paraId="3376541B" w14:textId="77777777" w:rsidR="00000F27" w:rsidRDefault="00000F27" w:rsidP="00CF0AD1">
      <w:pPr>
        <w:pStyle w:val="NormalWeb"/>
        <w:numPr>
          <w:ilvl w:val="3"/>
          <w:numId w:val="4"/>
        </w:numPr>
        <w:spacing w:before="0" w:beforeAutospacing="0" w:after="0" w:afterAutospacing="0"/>
        <w:rPr>
          <w:ins w:id="61" w:author="Diana Strouth" w:date="2026-09-25T20:02:00Z" w16du:dateUtc="2026-09-26T00:02:00Z"/>
        </w:rPr>
      </w:pPr>
      <w:ins w:id="62" w:author="Diana Strouth" w:date="2026-09-25T20:02:00Z" w16du:dateUtc="2026-09-26T00:02:00Z">
        <w:r>
          <w:t>Debrief the lesson by asking the following:</w:t>
        </w:r>
      </w:ins>
    </w:p>
    <w:p w14:paraId="5D85551E" w14:textId="77777777" w:rsidR="00000F27" w:rsidRDefault="00000F27" w:rsidP="00000F27">
      <w:pPr>
        <w:pStyle w:val="NormalWeb"/>
        <w:numPr>
          <w:ilvl w:val="0"/>
          <w:numId w:val="40"/>
        </w:numPr>
        <w:spacing w:before="0" w:beforeAutospacing="0" w:after="0" w:afterAutospacing="0"/>
        <w:rPr>
          <w:ins w:id="63" w:author="Diana Strouth" w:date="2026-09-25T20:02:00Z" w16du:dateUtc="2026-09-26T00:02:00Z"/>
        </w:rPr>
      </w:pPr>
      <w:ins w:id="64" w:author="Diana Strouth" w:date="2026-09-25T20:02:00Z" w16du:dateUtc="2026-09-26T00:02:00Z">
        <w:r>
          <w:t>What are some reasons for laws about guns on campus</w:t>
        </w:r>
      </w:ins>
    </w:p>
    <w:p w14:paraId="5F1F3A69" w14:textId="77777777" w:rsidR="00000F27" w:rsidRDefault="00000F27" w:rsidP="00000F27">
      <w:pPr>
        <w:pStyle w:val="NormalWeb"/>
        <w:numPr>
          <w:ilvl w:val="0"/>
          <w:numId w:val="40"/>
        </w:numPr>
        <w:spacing w:before="0" w:beforeAutospacing="0" w:after="0" w:afterAutospacing="0"/>
        <w:rPr>
          <w:ins w:id="65" w:author="Diana Strouth" w:date="2026-09-25T20:02:00Z" w16du:dateUtc="2026-09-26T00:02:00Z"/>
        </w:rPr>
      </w:pPr>
      <w:ins w:id="66" w:author="Diana Strouth" w:date="2026-09-25T20:02:00Z" w16du:dateUtc="2026-09-26T00:02:00Z">
        <w:r>
          <w:t>What are some ways you can help prevent violence on campus</w:t>
        </w:r>
      </w:ins>
    </w:p>
    <w:p w14:paraId="13A39173" w14:textId="050F9B0F" w:rsidR="00357679" w:rsidRDefault="00357679">
      <w:pPr>
        <w:rPr>
          <w:ins w:id="67" w:author="Diana Strouth" w:date="2026-09-25T20:02:00Z" w16du:dateUtc="2026-09-26T00:02:00Z"/>
          <w:rFonts w:ascii="Times New Roman" w:eastAsia="Times New Roman" w:hAnsi="Times New Roman" w:cs="Times New Roman"/>
          <w:sz w:val="24"/>
          <w:szCs w:val="24"/>
        </w:rPr>
      </w:pPr>
      <w:ins w:id="68" w:author="Diana Strouth" w:date="2026-09-25T20:02:00Z" w16du:dateUtc="2026-09-26T00:02:00Z">
        <w:r>
          <w:br w:type="page"/>
        </w:r>
      </w:ins>
    </w:p>
    <w:p w14:paraId="42BC3D5B" w14:textId="77777777" w:rsidR="00357679" w:rsidRPr="00CF0AD1" w:rsidRDefault="00357679" w:rsidP="00E6406B">
      <w:pPr>
        <w:pStyle w:val="NormalWeb"/>
        <w:spacing w:before="0" w:beforeAutospacing="0" w:after="0" w:afterAutospacing="0"/>
        <w:ind w:left="1800"/>
        <w:rPr>
          <w:ins w:id="69" w:author="Diana Strouth" w:date="2026-09-25T20:02:00Z" w16du:dateUtc="2026-09-26T00:02:00Z"/>
        </w:rPr>
      </w:pPr>
    </w:p>
    <w:p w14:paraId="4C10B82B" w14:textId="77777777" w:rsidR="007F7A03" w:rsidRDefault="007F7A03" w:rsidP="007F7A03">
      <w:pPr>
        <w:jc w:val="center"/>
        <w:rPr>
          <w:ins w:id="70" w:author="Diana Strouth" w:date="2026-09-25T20:02:00Z" w16du:dateUtc="2026-09-26T00:02:00Z"/>
        </w:rPr>
      </w:pPr>
      <w:ins w:id="71" w:author="Diana Strouth" w:date="2026-09-25T20:02:00Z" w16du:dateUtc="2026-09-26T00:02:00Z">
        <w:r>
          <w:rPr>
            <w:rFonts w:ascii="Tahoma" w:hAnsi="Tahoma" w:cs="Tahoma"/>
            <w:b/>
            <w:noProof/>
          </w:rPr>
          <w:drawing>
            <wp:inline distT="0" distB="0" distL="0" distR="0" wp14:anchorId="1F4330A4" wp14:editId="6FADD4B9">
              <wp:extent cx="2051685" cy="954405"/>
              <wp:effectExtent l="0" t="0" r="5715" b="0"/>
              <wp:docPr id="2" name="Picture 2" descr="AFLSE w bar fd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AFLSE w bar fdn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51685" cy="95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8762449" w14:textId="77777777" w:rsidR="007F7A03" w:rsidRPr="00DD3CC7" w:rsidRDefault="007F7A03" w:rsidP="007F7A03">
      <w:pPr>
        <w:pBdr>
          <w:bottom w:val="single" w:sz="4" w:space="2" w:color="auto"/>
        </w:pBdr>
        <w:spacing w:after="0" w:line="240" w:lineRule="auto"/>
        <w:jc w:val="center"/>
        <w:rPr>
          <w:ins w:id="72" w:author="Diana Strouth" w:date="2026-09-25T20:02:00Z" w16du:dateUtc="2026-09-26T00:02:00Z"/>
          <w:rFonts w:ascii="Calibri" w:eastAsia="Calibri" w:hAnsi="Calibri" w:cs="Calibri"/>
          <w:sz w:val="18"/>
          <w:szCs w:val="18"/>
        </w:rPr>
      </w:pPr>
      <w:ins w:id="73" w:author="Diana Strouth" w:date="2026-09-25T20:02:00Z" w16du:dateUtc="2026-09-26T00:02:00Z">
        <w:r w:rsidRPr="00DD3CC7">
          <w:rPr>
            <w:rFonts w:ascii="Calibri" w:eastAsia="Calibri" w:hAnsi="Calibri" w:cs="Calibri"/>
            <w:sz w:val="18"/>
            <w:szCs w:val="18"/>
          </w:rPr>
          <w:t>The Law-Related Education Academy is sponsored by the Arizona Foundation for Legal Services &amp; Education with funding made possible by the Arizona Department of Education School Safety Program.</w:t>
        </w:r>
      </w:ins>
    </w:p>
    <w:p w14:paraId="275AD61E" w14:textId="77777777" w:rsidR="007F7A03" w:rsidRDefault="007F7A03" w:rsidP="007F7A03">
      <w:pPr>
        <w:spacing w:after="0" w:line="240" w:lineRule="auto"/>
        <w:jc w:val="center"/>
        <w:rPr>
          <w:ins w:id="74" w:author="Diana Strouth" w:date="2026-09-25T20:02:00Z" w16du:dateUtc="2026-09-26T00:02:00Z"/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62D50F51" w14:textId="77777777" w:rsidR="007F7A03" w:rsidRPr="00802BD0" w:rsidRDefault="007F7A03" w:rsidP="007F7A03">
      <w:pPr>
        <w:spacing w:after="0" w:line="240" w:lineRule="auto"/>
        <w:jc w:val="center"/>
        <w:rPr>
          <w:ins w:id="75" w:author="Diana Strouth" w:date="2026-09-25T20:02:00Z" w16du:dateUtc="2026-09-26T00:02:00Z"/>
          <w:b/>
          <w:bCs/>
          <w:sz w:val="24"/>
          <w:szCs w:val="24"/>
        </w:rPr>
      </w:pPr>
      <w:ins w:id="76" w:author="Diana Strouth" w:date="2026-09-25T20:02:00Z" w16du:dateUtc="2026-09-26T00:02:00Z">
        <w:r>
          <w:rPr>
            <w:b/>
            <w:bCs/>
            <w:sz w:val="24"/>
            <w:szCs w:val="24"/>
          </w:rPr>
          <w:t>“Campus safety:  A Weapon Free Zone”</w:t>
        </w:r>
        <w:r w:rsidRPr="00802BD0">
          <w:rPr>
            <w:b/>
            <w:bCs/>
            <w:sz w:val="24"/>
            <w:szCs w:val="24"/>
          </w:rPr>
          <w:t xml:space="preserve"> Academy</w:t>
        </w:r>
      </w:ins>
    </w:p>
    <w:p w14:paraId="22B98F23" w14:textId="77777777" w:rsidR="007F7A03" w:rsidRDefault="007F7A03" w:rsidP="007F7A03">
      <w:pPr>
        <w:spacing w:after="0" w:line="240" w:lineRule="auto"/>
        <w:jc w:val="center"/>
        <w:rPr>
          <w:ins w:id="77" w:author="Diana Strouth" w:date="2026-09-25T20:02:00Z" w16du:dateUtc="2026-09-26T00:02:00Z"/>
          <w:bCs/>
          <w:sz w:val="24"/>
          <w:szCs w:val="24"/>
        </w:rPr>
      </w:pPr>
      <w:ins w:id="78" w:author="Diana Strouth" w:date="2026-09-25T20:02:00Z" w16du:dateUtc="2026-09-26T00:02:00Z">
        <w:r>
          <w:rPr>
            <w:bCs/>
            <w:sz w:val="24"/>
            <w:szCs w:val="24"/>
          </w:rPr>
          <w:t>Middle/High School</w:t>
        </w:r>
      </w:ins>
    </w:p>
    <w:p w14:paraId="43B4FD18" w14:textId="77777777" w:rsidR="007F7A03" w:rsidRDefault="001B38A3" w:rsidP="007F7A03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79" w:author="Diana Strouth" w:date="2026-09-25T20:02:00Z" w16du:dateUtc="2026-09-26T00:02:00Z"/>
          <w:b/>
          <w:bCs/>
        </w:rPr>
      </w:pPr>
      <w:ins w:id="80" w:author="Diana Strouth" w:date="2026-09-25T20:02:00Z" w16du:dateUtc="2026-09-26T00:02:00Z">
        <w:r>
          <w:rPr>
            <w:b/>
            <w:bCs/>
          </w:rPr>
          <w:t>A Weapon Free Zone</w:t>
        </w:r>
        <w:r w:rsidR="007F7A03">
          <w:rPr>
            <w:b/>
            <w:bCs/>
          </w:rPr>
          <w:t xml:space="preserve"> Lesson Plan</w:t>
        </w:r>
      </w:ins>
    </w:p>
    <w:p w14:paraId="115E5139" w14:textId="77777777" w:rsidR="001B38A3" w:rsidRDefault="001B38A3" w:rsidP="007F7A03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81" w:author="Diana Strouth" w:date="2026-09-25T20:02:00Z" w16du:dateUtc="2026-09-26T00:02:00Z"/>
          <w:b/>
          <w:bCs/>
        </w:rPr>
      </w:pPr>
    </w:p>
    <w:p w14:paraId="6A5EA077" w14:textId="77777777" w:rsidR="001B38A3" w:rsidRDefault="001B38A3" w:rsidP="007F7A03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82" w:author="Diana Strouth" w:date="2026-09-25T20:02:00Z" w16du:dateUtc="2026-09-26T00:02:00Z"/>
          <w:b/>
          <w:bCs/>
        </w:rPr>
      </w:pPr>
      <w:ins w:id="83" w:author="Diana Strouth" w:date="2026-09-25T20:02:00Z" w16du:dateUtc="2026-09-26T00:02:00Z">
        <w:r>
          <w:rPr>
            <w:b/>
            <w:bCs/>
          </w:rPr>
          <w:t>What would you do?</w:t>
        </w:r>
      </w:ins>
    </w:p>
    <w:p w14:paraId="4B3EEE3D" w14:textId="77777777" w:rsidR="001B38A3" w:rsidRDefault="001B38A3" w:rsidP="007F7A03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84" w:author="Diana Strouth" w:date="2026-09-25T20:02:00Z" w16du:dateUtc="2026-09-26T00:02:00Z"/>
          <w:b/>
          <w:bCs/>
        </w:rPr>
      </w:pPr>
      <w:ins w:id="85" w:author="Diana Strouth" w:date="2026-09-25T20:02:00Z" w16du:dateUtc="2026-09-26T00:02:00Z">
        <w:r>
          <w:rPr>
            <w:b/>
            <w:bCs/>
          </w:rPr>
          <w:t>Scenario Slips</w:t>
        </w:r>
      </w:ins>
    </w:p>
    <w:p w14:paraId="48468169" w14:textId="77777777" w:rsidR="009963B1" w:rsidRDefault="009963B1" w:rsidP="009963B1">
      <w:pPr>
        <w:jc w:val="center"/>
        <w:rPr>
          <w:ins w:id="86" w:author="Diana Strouth" w:date="2026-09-25T20:02:00Z" w16du:dateUtc="2026-09-26T00:02:00Z"/>
        </w:rPr>
      </w:pPr>
    </w:p>
    <w:p w14:paraId="53DF7E86" w14:textId="4A8A9AA8" w:rsidR="001B38A3" w:rsidRDefault="00740DCC" w:rsidP="001B38A3">
      <w:pPr>
        <w:pStyle w:val="NormalWeb"/>
        <w:numPr>
          <w:ilvl w:val="0"/>
          <w:numId w:val="42"/>
        </w:numPr>
        <w:rPr>
          <w:ins w:id="87" w:author="Diana Strouth" w:date="2026-09-25T20:02:00Z" w16du:dateUtc="2026-09-26T00:02:00Z"/>
        </w:rPr>
      </w:pPr>
      <w:ins w:id="88" w:author="Diana Strouth" w:date="2026-09-25T20:02:00Z" w16du:dateUtc="2026-09-26T00:02:00Z">
        <w:r>
          <w:t>While passing in the hall</w:t>
        </w:r>
        <w:r w:rsidR="00357679">
          <w:t>,</w:t>
        </w:r>
        <w:r>
          <w:t xml:space="preserve"> you notice a small group of students gathered around a locker.  One student is showing a pocket knife with different gadgets to his friends</w:t>
        </w:r>
        <w:r w:rsidR="0022005C">
          <w:t xml:space="preserve">.  </w:t>
        </w:r>
      </w:ins>
    </w:p>
    <w:p w14:paraId="6AD2C1F9" w14:textId="77777777" w:rsidR="0022005C" w:rsidRDefault="0022005C" w:rsidP="0022005C">
      <w:pPr>
        <w:pStyle w:val="NormalWeb"/>
        <w:rPr>
          <w:ins w:id="89" w:author="Diana Strouth" w:date="2026-09-25T20:02:00Z" w16du:dateUtc="2026-09-26T00:02:00Z"/>
        </w:rPr>
      </w:pPr>
    </w:p>
    <w:p w14:paraId="76347212" w14:textId="77777777" w:rsidR="00740DCC" w:rsidRDefault="00740DCC" w:rsidP="0022005C">
      <w:pPr>
        <w:pStyle w:val="NormalWeb"/>
        <w:rPr>
          <w:ins w:id="90" w:author="Diana Strouth" w:date="2026-09-25T20:02:00Z" w16du:dateUtc="2026-09-26T00:02:00Z"/>
        </w:rPr>
      </w:pPr>
    </w:p>
    <w:p w14:paraId="32686ABD" w14:textId="03D3AD06" w:rsidR="0022005C" w:rsidRDefault="00740DCC" w:rsidP="0022005C">
      <w:pPr>
        <w:pStyle w:val="NormalWeb"/>
        <w:numPr>
          <w:ilvl w:val="0"/>
          <w:numId w:val="42"/>
        </w:numPr>
        <w:rPr>
          <w:ins w:id="91" w:author="Diana Strouth" w:date="2026-09-25T20:02:00Z" w16du:dateUtc="2026-09-26T00:02:00Z"/>
        </w:rPr>
      </w:pPr>
      <w:ins w:id="92" w:author="Diana Strouth" w:date="2026-09-25T20:02:00Z" w16du:dateUtc="2026-09-26T00:02:00Z">
        <w:r>
          <w:t>You just got a cool air gun and you want to bring it to school to show your friends.</w:t>
        </w:r>
      </w:ins>
    </w:p>
    <w:p w14:paraId="6AD3A31C" w14:textId="77777777" w:rsidR="0022005C" w:rsidRDefault="0022005C" w:rsidP="0022005C">
      <w:pPr>
        <w:pStyle w:val="ListParagraph"/>
        <w:rPr>
          <w:ins w:id="93" w:author="Diana Strouth" w:date="2026-09-25T20:02:00Z" w16du:dateUtc="2026-09-26T00:02:00Z"/>
        </w:rPr>
      </w:pPr>
    </w:p>
    <w:p w14:paraId="4DC413B2" w14:textId="77777777" w:rsidR="00740DCC" w:rsidRDefault="00740DCC" w:rsidP="0022005C">
      <w:pPr>
        <w:pStyle w:val="ListParagraph"/>
        <w:rPr>
          <w:ins w:id="94" w:author="Diana Strouth" w:date="2026-09-25T20:02:00Z" w16du:dateUtc="2026-09-26T00:02:00Z"/>
        </w:rPr>
      </w:pPr>
    </w:p>
    <w:p w14:paraId="1CFB99C0" w14:textId="6AA16C49" w:rsidR="001B38A3" w:rsidRDefault="001B38A3" w:rsidP="0022005C">
      <w:pPr>
        <w:pStyle w:val="NormalWeb"/>
        <w:numPr>
          <w:ilvl w:val="0"/>
          <w:numId w:val="42"/>
        </w:numPr>
        <w:rPr>
          <w:ins w:id="95" w:author="Diana Strouth" w:date="2026-09-25T20:02:00Z" w16du:dateUtc="2026-09-26T00:02:00Z"/>
        </w:rPr>
      </w:pPr>
      <w:ins w:id="96" w:author="Diana Strouth" w:date="2026-09-25T20:02:00Z" w16du:dateUtc="2026-09-26T00:02:00Z">
        <w:r>
          <w:t>Your close friend has been a victim of cyberbullying and tells you they are going to “take care” of the person at school tomorrow. You know his father has guns in their home.</w:t>
        </w:r>
      </w:ins>
    </w:p>
    <w:p w14:paraId="7B462141" w14:textId="77777777" w:rsidR="001B38A3" w:rsidRDefault="001B38A3" w:rsidP="001B38A3">
      <w:pPr>
        <w:pStyle w:val="ListParagraph"/>
        <w:rPr>
          <w:ins w:id="97" w:author="Diana Strouth" w:date="2026-09-25T20:02:00Z" w16du:dateUtc="2026-09-26T00:02:00Z"/>
        </w:rPr>
      </w:pPr>
    </w:p>
    <w:p w14:paraId="4C76B7E5" w14:textId="77777777" w:rsidR="001B38A3" w:rsidRDefault="001B38A3" w:rsidP="001B38A3">
      <w:pPr>
        <w:pStyle w:val="NormalWeb"/>
        <w:rPr>
          <w:ins w:id="98" w:author="Diana Strouth" w:date="2026-09-25T20:02:00Z" w16du:dateUtc="2026-09-26T00:02:00Z"/>
        </w:rPr>
      </w:pPr>
    </w:p>
    <w:p w14:paraId="01799AA5" w14:textId="77777777" w:rsidR="001B38A3" w:rsidRDefault="001B38A3" w:rsidP="001B38A3">
      <w:pPr>
        <w:pStyle w:val="NormalWeb"/>
        <w:numPr>
          <w:ilvl w:val="0"/>
          <w:numId w:val="42"/>
        </w:numPr>
        <w:rPr>
          <w:ins w:id="99" w:author="Diana Strouth" w:date="2026-09-25T20:02:00Z" w16du:dateUtc="2026-09-26T00:02:00Z"/>
        </w:rPr>
      </w:pPr>
      <w:ins w:id="100" w:author="Diana Strouth" w:date="2026-09-25T20:02:00Z" w16du:dateUtc="2026-09-26T00:02:00Z">
        <w:r>
          <w:t>You receive a text from a friend telling you to leave the school because something bad is about to happen.</w:t>
        </w:r>
      </w:ins>
    </w:p>
    <w:p w14:paraId="312E663D" w14:textId="77777777" w:rsidR="001B38A3" w:rsidRDefault="001B38A3" w:rsidP="001B38A3">
      <w:pPr>
        <w:pStyle w:val="NormalWeb"/>
        <w:rPr>
          <w:ins w:id="101" w:author="Diana Strouth" w:date="2026-09-25T20:02:00Z" w16du:dateUtc="2026-09-26T00:02:00Z"/>
        </w:rPr>
      </w:pPr>
    </w:p>
    <w:p w14:paraId="5C14F1C6" w14:textId="77777777" w:rsidR="001B38A3" w:rsidRDefault="001B38A3" w:rsidP="001B38A3">
      <w:pPr>
        <w:pStyle w:val="NormalWeb"/>
        <w:rPr>
          <w:ins w:id="102" w:author="Diana Strouth" w:date="2026-09-25T20:02:00Z" w16du:dateUtc="2026-09-26T00:02:00Z"/>
        </w:rPr>
      </w:pPr>
    </w:p>
    <w:p w14:paraId="2A8C2670" w14:textId="77777777" w:rsidR="001B38A3" w:rsidRDefault="001B38A3" w:rsidP="001B38A3">
      <w:pPr>
        <w:pStyle w:val="NormalWeb"/>
        <w:numPr>
          <w:ilvl w:val="0"/>
          <w:numId w:val="42"/>
        </w:numPr>
        <w:rPr>
          <w:ins w:id="103" w:author="Diana Strouth" w:date="2026-09-25T20:02:00Z" w16du:dateUtc="2026-09-26T00:02:00Z"/>
        </w:rPr>
      </w:pPr>
      <w:ins w:id="104" w:author="Diana Strouth" w:date="2026-09-25T20:02:00Z" w16du:dateUtc="2026-09-26T00:02:00Z">
        <w:r>
          <w:t>While you are standing by your locker you see what you believe to be gun in the boy’s locker beside you.</w:t>
        </w:r>
      </w:ins>
    </w:p>
    <w:p w14:paraId="71A48B43" w14:textId="77777777" w:rsidR="007A02CB" w:rsidRDefault="007A02CB" w:rsidP="007A02CB">
      <w:pPr>
        <w:pStyle w:val="NormalWeb"/>
        <w:rPr>
          <w:ins w:id="105" w:author="Diana Strouth" w:date="2026-09-25T20:02:00Z" w16du:dateUtc="2026-09-26T00:02:00Z"/>
        </w:rPr>
      </w:pPr>
    </w:p>
    <w:p w14:paraId="519CFD5A" w14:textId="77777777" w:rsidR="007A02CB" w:rsidRDefault="007A02CB" w:rsidP="007A02CB">
      <w:pPr>
        <w:jc w:val="center"/>
        <w:rPr>
          <w:ins w:id="106" w:author="Diana Strouth" w:date="2026-09-25T20:02:00Z" w16du:dateUtc="2026-09-26T00:02:00Z"/>
        </w:rPr>
      </w:pPr>
      <w:ins w:id="107" w:author="Diana Strouth" w:date="2026-09-25T20:02:00Z" w16du:dateUtc="2026-09-26T00:02:00Z">
        <w:r>
          <w:rPr>
            <w:rFonts w:ascii="Tahoma" w:hAnsi="Tahoma" w:cs="Tahoma"/>
            <w:b/>
            <w:noProof/>
          </w:rPr>
          <w:drawing>
            <wp:inline distT="0" distB="0" distL="0" distR="0" wp14:anchorId="788F64DF" wp14:editId="301DB793">
              <wp:extent cx="2051685" cy="954405"/>
              <wp:effectExtent l="0" t="0" r="5715" b="0"/>
              <wp:docPr id="3" name="Picture 3" descr="AFLSE w bar fd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AFLSE w bar fdn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51685" cy="95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EB04B4D" w14:textId="77777777" w:rsidR="007A02CB" w:rsidRPr="00DD3CC7" w:rsidRDefault="007A02CB" w:rsidP="007A02CB">
      <w:pPr>
        <w:pBdr>
          <w:bottom w:val="single" w:sz="4" w:space="2" w:color="auto"/>
        </w:pBdr>
        <w:spacing w:after="0" w:line="240" w:lineRule="auto"/>
        <w:jc w:val="center"/>
        <w:rPr>
          <w:ins w:id="108" w:author="Diana Strouth" w:date="2026-09-25T20:02:00Z" w16du:dateUtc="2026-09-26T00:02:00Z"/>
          <w:rFonts w:ascii="Calibri" w:eastAsia="Calibri" w:hAnsi="Calibri" w:cs="Calibri"/>
          <w:sz w:val="18"/>
          <w:szCs w:val="18"/>
        </w:rPr>
      </w:pPr>
      <w:ins w:id="109" w:author="Diana Strouth" w:date="2026-09-25T20:02:00Z" w16du:dateUtc="2026-09-26T00:02:00Z">
        <w:r w:rsidRPr="00DD3CC7">
          <w:rPr>
            <w:rFonts w:ascii="Calibri" w:eastAsia="Calibri" w:hAnsi="Calibri" w:cs="Calibri"/>
            <w:sz w:val="18"/>
            <w:szCs w:val="18"/>
          </w:rPr>
          <w:t>The Law-Related Education Academy is sponsored by the Arizona Foundation for Legal Services &amp; Education with funding made possible by the Arizona Department of Education School Safety Program.</w:t>
        </w:r>
      </w:ins>
    </w:p>
    <w:p w14:paraId="1C458824" w14:textId="77777777" w:rsidR="007A02CB" w:rsidRDefault="007A02CB" w:rsidP="007A02CB">
      <w:pPr>
        <w:spacing w:after="0" w:line="240" w:lineRule="auto"/>
        <w:jc w:val="center"/>
        <w:rPr>
          <w:ins w:id="110" w:author="Diana Strouth" w:date="2026-09-25T20:02:00Z" w16du:dateUtc="2026-09-26T00:02:00Z"/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32848547" w14:textId="77777777" w:rsidR="007A02CB" w:rsidRPr="00802BD0" w:rsidRDefault="007A02CB" w:rsidP="007A02CB">
      <w:pPr>
        <w:spacing w:after="0" w:line="240" w:lineRule="auto"/>
        <w:jc w:val="center"/>
        <w:rPr>
          <w:ins w:id="111" w:author="Diana Strouth" w:date="2026-09-25T20:02:00Z" w16du:dateUtc="2026-09-26T00:02:00Z"/>
          <w:b/>
          <w:bCs/>
          <w:sz w:val="24"/>
          <w:szCs w:val="24"/>
        </w:rPr>
      </w:pPr>
      <w:ins w:id="112" w:author="Diana Strouth" w:date="2026-09-25T20:02:00Z" w16du:dateUtc="2026-09-26T00:02:00Z">
        <w:r>
          <w:rPr>
            <w:b/>
            <w:bCs/>
            <w:sz w:val="24"/>
            <w:szCs w:val="24"/>
          </w:rPr>
          <w:t>“Campus safety:  A Weapon Free Zone”</w:t>
        </w:r>
        <w:r w:rsidRPr="00802BD0">
          <w:rPr>
            <w:b/>
            <w:bCs/>
            <w:sz w:val="24"/>
            <w:szCs w:val="24"/>
          </w:rPr>
          <w:t xml:space="preserve"> Academy</w:t>
        </w:r>
      </w:ins>
    </w:p>
    <w:p w14:paraId="20F9B11D" w14:textId="77777777" w:rsidR="007A02CB" w:rsidRDefault="007A02CB" w:rsidP="007A02CB">
      <w:pPr>
        <w:spacing w:after="0" w:line="240" w:lineRule="auto"/>
        <w:jc w:val="center"/>
        <w:rPr>
          <w:ins w:id="113" w:author="Diana Strouth" w:date="2026-09-25T20:02:00Z" w16du:dateUtc="2026-09-26T00:02:00Z"/>
          <w:bCs/>
          <w:sz w:val="24"/>
          <w:szCs w:val="24"/>
        </w:rPr>
      </w:pPr>
      <w:ins w:id="114" w:author="Diana Strouth" w:date="2026-09-25T20:02:00Z" w16du:dateUtc="2026-09-26T00:02:00Z">
        <w:r>
          <w:rPr>
            <w:bCs/>
            <w:sz w:val="24"/>
            <w:szCs w:val="24"/>
          </w:rPr>
          <w:t>Middle/High School</w:t>
        </w:r>
      </w:ins>
    </w:p>
    <w:p w14:paraId="260C617B" w14:textId="072EFD98" w:rsidR="007A02CB" w:rsidRDefault="007A02CB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115" w:author="Diana Strouth" w:date="2026-09-25T20:02:00Z" w16du:dateUtc="2026-09-26T00:02:00Z"/>
          <w:b/>
          <w:bCs/>
        </w:rPr>
      </w:pPr>
      <w:ins w:id="116" w:author="Diana Strouth" w:date="2026-09-25T20:02:00Z" w16du:dateUtc="2026-09-26T00:02:00Z">
        <w:r>
          <w:rPr>
            <w:b/>
            <w:bCs/>
          </w:rPr>
          <w:t xml:space="preserve">A Weapon Free Zone </w:t>
        </w:r>
      </w:ins>
    </w:p>
    <w:p w14:paraId="30C371DB" w14:textId="77777777" w:rsidR="007A02CB" w:rsidRDefault="007A02CB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117" w:author="Diana Strouth" w:date="2026-09-25T20:02:00Z" w16du:dateUtc="2026-09-26T00:02:00Z"/>
          <w:b/>
          <w:bCs/>
        </w:rPr>
      </w:pPr>
    </w:p>
    <w:p w14:paraId="54F3BCE4" w14:textId="62EE7466" w:rsidR="007A02CB" w:rsidRDefault="007A02CB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118" w:author="Diana Strouth" w:date="2026-09-25T20:02:00Z" w16du:dateUtc="2026-09-26T00:02:00Z"/>
          <w:bCs/>
        </w:rPr>
      </w:pPr>
      <w:ins w:id="119" w:author="Diana Strouth" w:date="2026-09-25T20:02:00Z" w16du:dateUtc="2026-09-26T00:02:00Z">
        <w:r>
          <w:rPr>
            <w:bCs/>
          </w:rPr>
          <w:t>Correlations</w:t>
        </w:r>
      </w:ins>
    </w:p>
    <w:p w14:paraId="25A26AF8" w14:textId="77777777" w:rsidR="007A02CB" w:rsidRDefault="007A02CB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120" w:author="Diana Strouth" w:date="2026-09-25T20:02:00Z" w16du:dateUtc="2026-09-26T00:02:00Z"/>
          <w:bCs/>
        </w:rPr>
      </w:pPr>
    </w:p>
    <w:p w14:paraId="70F451C1" w14:textId="31B441E6" w:rsidR="007A02CB" w:rsidRPr="008F7D53" w:rsidRDefault="007A02CB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rPr>
          <w:ins w:id="121" w:author="Diana Strouth" w:date="2026-09-25T20:02:00Z" w16du:dateUtc="2026-09-26T00:02:00Z"/>
          <w:bCs/>
        </w:rPr>
      </w:pPr>
      <w:ins w:id="122" w:author="Diana Strouth" w:date="2026-09-25T20:02:00Z" w16du:dateUtc="2026-09-26T00:02:00Z">
        <w:r w:rsidRPr="008F7D53">
          <w:rPr>
            <w:bCs/>
          </w:rPr>
          <w:t>Arizona State Standards</w:t>
        </w:r>
      </w:ins>
    </w:p>
    <w:p w14:paraId="412C5276" w14:textId="77777777" w:rsidR="00577E3F" w:rsidRDefault="00577E3F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pPrChange w:id="123" w:author="Diana Strouth" w:date="2026-09-25T20:02:00Z" w16du:dateUtc="2026-09-26T00:02:00Z">
          <w:pPr/>
        </w:pPrChange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PrChange w:id="124" w:author="Diana Strouth" w:date="2026-09-25T20:02:00Z" w16du:dateUtc="2026-09-26T00:02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800"/>
        <w:gridCol w:w="672"/>
        <w:gridCol w:w="1136"/>
        <w:gridCol w:w="408"/>
        <w:gridCol w:w="844"/>
        <w:gridCol w:w="542"/>
        <w:gridCol w:w="410"/>
        <w:gridCol w:w="1508"/>
        <w:gridCol w:w="583"/>
        <w:gridCol w:w="827"/>
        <w:gridCol w:w="557"/>
        <w:gridCol w:w="1383"/>
        <w:tblGridChange w:id="125">
          <w:tblGrid>
            <w:gridCol w:w="108"/>
            <w:gridCol w:w="1127"/>
            <w:gridCol w:w="565"/>
            <w:gridCol w:w="108"/>
            <w:gridCol w:w="672"/>
            <w:gridCol w:w="898"/>
            <w:gridCol w:w="238"/>
            <w:gridCol w:w="408"/>
            <w:gridCol w:w="844"/>
            <w:gridCol w:w="542"/>
            <w:gridCol w:w="410"/>
            <w:gridCol w:w="1428"/>
            <w:gridCol w:w="80"/>
            <w:gridCol w:w="583"/>
            <w:gridCol w:w="827"/>
            <w:gridCol w:w="450"/>
            <w:gridCol w:w="107"/>
            <w:gridCol w:w="1383"/>
          </w:tblGrid>
        </w:tblGridChange>
      </w:tblGrid>
      <w:tr w:rsidR="00B42040" w14:paraId="3B7ACDB1" w14:textId="44D8CF5C" w:rsidTr="008F7D53">
        <w:trPr>
          <w:trHeight w:val="310"/>
          <w:trPrChange w:id="126" w:author="Diana Strouth" w:date="2026-09-25T20:02:00Z" w16du:dateUtc="2026-09-26T00:02:00Z">
            <w:trPr>
              <w:gridAfter w:val="2"/>
            </w:trPr>
          </w:trPrChange>
        </w:trPr>
        <w:tc>
          <w:tcPr>
            <w:tcW w:w="1800" w:type="dxa"/>
            <w:tcPrChange w:id="127" w:author="Diana Strouth" w:date="2026-09-25T20:02:00Z" w16du:dateUtc="2026-09-26T00:02:00Z">
              <w:tcPr>
                <w:tcW w:w="1235" w:type="dxa"/>
                <w:gridSpan w:val="2"/>
              </w:tcPr>
            </w:tcPrChange>
          </w:tcPr>
          <w:p w14:paraId="5C645447" w14:textId="77777777" w:rsidR="00B42040" w:rsidRPr="008F7D53" w:rsidRDefault="007A02CB" w:rsidP="007A02C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rPrChange w:id="128" w:author="Diana Strouth" w:date="2026-09-25T20:02:00Z" w16du:dateUtc="2026-09-26T00:02:00Z">
                  <w:rPr>
                    <w:lang w:val="en-US"/>
                  </w:rPr>
                </w:rPrChange>
              </w:rPr>
              <w:pPrChange w:id="129" w:author="Diana Strouth" w:date="2026-09-25T20:02:00Z" w16du:dateUtc="2026-09-26T00:02:00Z">
                <w:pPr/>
              </w:pPrChange>
            </w:pPr>
            <w:ins w:id="130" w:author="Diana Strouth" w:date="2026-09-25T20:02:00Z" w16du:dateUtc="2026-09-26T00:02:00Z">
              <w:r w:rsidRPr="008F7D53">
                <w:rPr>
                  <w:b/>
                </w:rPr>
                <w:t>Civics and Government</w:t>
              </w:r>
            </w:ins>
            <w:del w:id="131" w:author="Diana Strouth" w:date="2026-09-25T20:02:00Z" w16du:dateUtc="2026-09-26T00:02:00Z">
              <w:r w:rsidR="00B42040" w:rsidRPr="00B42040">
                <w:rPr>
                  <w:lang w:val="en-US"/>
                </w:rPr>
                <w:delText>N° ECUE</w:delText>
              </w:r>
            </w:del>
          </w:p>
        </w:tc>
        <w:tc>
          <w:tcPr>
            <w:tcW w:w="3060" w:type="dxa"/>
            <w:gridSpan w:val="4"/>
            <w:tcPrChange w:id="132" w:author="Diana Strouth" w:date="2026-09-25T20:02:00Z" w16du:dateUtc="2026-09-26T00:02:00Z">
              <w:tcPr>
                <w:tcW w:w="8053" w:type="dxa"/>
                <w:gridSpan w:val="4"/>
              </w:tcPr>
            </w:tcPrChange>
          </w:tcPr>
          <w:p w14:paraId="100218B7" w14:textId="627BD299" w:rsidR="00B42040" w:rsidRPr="008F7D53" w:rsidRDefault="007A02CB" w:rsidP="007A02C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rPrChange w:id="133" w:author="Diana Strouth" w:date="2026-09-25T20:02:00Z" w16du:dateUtc="2026-09-26T00:02:00Z">
                  <w:rPr/>
                </w:rPrChange>
              </w:rPr>
              <w:pPrChange w:id="134" w:author="Diana Strouth" w:date="2026-09-25T20:02:00Z" w16du:dateUtc="2026-09-26T00:02:00Z">
                <w:pPr/>
              </w:pPrChange>
            </w:pPr>
            <w:ins w:id="135" w:author="Diana Strouth" w:date="2026-09-25T20:02:00Z" w16du:dateUtc="2026-09-26T00:02:00Z">
              <w:r w:rsidRPr="008F7D53">
                <w:rPr>
                  <w:b/>
                </w:rPr>
                <w:t>Health</w:t>
              </w:r>
            </w:ins>
            <w:del w:id="136" w:author="Diana Strouth" w:date="2026-09-25T20:02:00Z" w16du:dateUtc="2026-09-26T00:02:00Z">
              <w:r w:rsidR="007C2BD6" w:rsidRPr="007C2BD6">
                <w:delText>X</w:delText>
              </w:r>
              <w:r w:rsidR="0025134A">
                <w:delText>A</w:delText>
              </w:r>
              <w:r w:rsidR="007C2BD6" w:rsidRPr="007C2BD6">
                <w:delText>4S513</w:delText>
              </w:r>
            </w:del>
          </w:p>
        </w:tc>
        <w:tc>
          <w:tcPr>
            <w:tcW w:w="3870" w:type="dxa"/>
            <w:gridSpan w:val="5"/>
            <w:tcPrChange w:id="137" w:author="Diana Strouth" w:date="2026-09-25T20:02:00Z" w16du:dateUtc="2026-09-26T00:02:00Z">
              <w:tcPr>
                <w:tcW w:w="3870" w:type="dxa"/>
                <w:gridSpan w:val="6"/>
              </w:tcPr>
            </w:tcPrChange>
          </w:tcPr>
          <w:p w14:paraId="002FA78B" w14:textId="6CBB4875" w:rsidR="007A02CB" w:rsidRPr="008F7D53" w:rsidRDefault="007A02CB" w:rsidP="007A02C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lang w:val="en-US"/>
              </w:rPr>
            </w:pPr>
            <w:ins w:id="138" w:author="Diana Strouth" w:date="2026-09-25T20:02:00Z" w16du:dateUtc="2026-09-26T00:02:00Z">
              <w:r w:rsidRPr="008F7D53">
                <w:rPr>
                  <w:b/>
                </w:rPr>
                <w:t>Visual Art</w:t>
              </w:r>
            </w:ins>
          </w:p>
        </w:tc>
        <w:tc>
          <w:tcPr>
            <w:tcW w:w="1940" w:type="dxa"/>
            <w:gridSpan w:val="2"/>
            <w:tcPrChange w:id="139" w:author="Diana Strouth" w:date="2026-09-25T20:02:00Z" w16du:dateUtc="2026-09-26T00:02:00Z">
              <w:tcPr>
                <w:tcW w:w="1940" w:type="dxa"/>
                <w:gridSpan w:val="4"/>
              </w:tcPr>
            </w:tcPrChange>
          </w:tcPr>
          <w:p w14:paraId="3F3B3692" w14:textId="34C47668" w:rsidR="008F7D53" w:rsidRPr="008F7D53" w:rsidRDefault="008F7D53" w:rsidP="007A02C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lang w:val="en-US"/>
              </w:rPr>
            </w:pPr>
            <w:ins w:id="140" w:author="Diana Strouth" w:date="2026-09-25T20:02:00Z" w16du:dateUtc="2026-09-26T00:02:00Z">
              <w:r w:rsidRPr="008F7D53">
                <w:rPr>
                  <w:b/>
                  <w:bCs/>
                </w:rPr>
                <w:t>Physical Education</w:t>
              </w:r>
            </w:ins>
          </w:p>
        </w:tc>
      </w:tr>
      <w:tr w:rsidR="00B42040" w14:paraId="2F62EF9C" w14:textId="77777777" w:rsidTr="00725AE8">
        <w:trPr>
          <w:del w:id="141" w:author="Diana Strouth" w:date="2026-09-25T20:02:00Z" w16du:dateUtc="2026-09-26T00:02:00Z"/>
        </w:trPr>
        <w:tc>
          <w:tcPr>
            <w:tcW w:w="1235" w:type="dxa"/>
          </w:tcPr>
          <w:p w14:paraId="7131D564" w14:textId="77777777" w:rsidR="00B42040" w:rsidRPr="00B42040" w:rsidRDefault="00B42040">
            <w:pPr>
              <w:rPr>
                <w:del w:id="142" w:author="Diana Strouth" w:date="2026-09-25T20:02:00Z" w16du:dateUtc="2026-09-26T00:02:00Z"/>
                <w:lang w:val="en-US"/>
              </w:rPr>
            </w:pPr>
            <w:del w:id="143" w:author="Diana Strouth" w:date="2026-09-25T20:02:00Z" w16du:dateUtc="2026-09-26T00:02:00Z">
              <w:r w:rsidRPr="00B42040">
                <w:rPr>
                  <w:lang w:val="en-US"/>
                </w:rPr>
                <w:delText>Title</w:delText>
              </w:r>
            </w:del>
          </w:p>
        </w:tc>
        <w:tc>
          <w:tcPr>
            <w:tcW w:w="8053" w:type="dxa"/>
            <w:gridSpan w:val="11"/>
          </w:tcPr>
          <w:p w14:paraId="1FD45238" w14:textId="77777777" w:rsidR="00B42040" w:rsidRDefault="007C2BD6">
            <w:pPr>
              <w:rPr>
                <w:del w:id="144" w:author="Diana Strouth" w:date="2026-09-25T20:02:00Z" w16du:dateUtc="2026-09-26T00:02:00Z"/>
              </w:rPr>
            </w:pPr>
            <w:del w:id="145" w:author="Diana Strouth" w:date="2026-09-25T20:02:00Z" w16du:dateUtc="2026-09-26T00:02:00Z">
              <w:r>
                <w:delText>Hydrodynamic in reactors</w:delText>
              </w:r>
            </w:del>
          </w:p>
        </w:tc>
      </w:tr>
      <w:tr w:rsidR="00725AE8" w14:paraId="0E6DE4E0" w14:textId="77777777" w:rsidTr="00725AE8">
        <w:trPr>
          <w:del w:id="146" w:author="Diana Strouth" w:date="2026-09-25T20:02:00Z" w16du:dateUtc="2026-09-26T00:02:00Z"/>
        </w:trPr>
        <w:tc>
          <w:tcPr>
            <w:tcW w:w="1235" w:type="dxa"/>
          </w:tcPr>
          <w:p w14:paraId="018EEF2B" w14:textId="77777777" w:rsidR="00725AE8" w:rsidRPr="00B42040" w:rsidRDefault="00725AE8">
            <w:pPr>
              <w:rPr>
                <w:del w:id="147" w:author="Diana Strouth" w:date="2026-09-25T20:02:00Z" w16du:dateUtc="2026-09-26T00:02:00Z"/>
                <w:lang w:val="en-US"/>
              </w:rPr>
            </w:pPr>
            <w:del w:id="148" w:author="Diana Strouth" w:date="2026-09-25T20:02:00Z" w16du:dateUtc="2026-09-26T00:02:00Z">
              <w:r>
                <w:rPr>
                  <w:lang w:val="en-US"/>
                </w:rPr>
                <w:delText>ECTS</w:delText>
              </w:r>
            </w:del>
          </w:p>
        </w:tc>
        <w:tc>
          <w:tcPr>
            <w:tcW w:w="672" w:type="dxa"/>
          </w:tcPr>
          <w:p w14:paraId="637A00A3" w14:textId="77777777" w:rsidR="00725AE8" w:rsidRDefault="00725AE8">
            <w:pPr>
              <w:rPr>
                <w:del w:id="149" w:author="Diana Strouth" w:date="2026-09-25T20:02:00Z" w16du:dateUtc="2026-09-26T00:02:00Z"/>
              </w:rPr>
            </w:pPr>
          </w:p>
        </w:tc>
        <w:tc>
          <w:tcPr>
            <w:tcW w:w="1136" w:type="dxa"/>
          </w:tcPr>
          <w:p w14:paraId="5A775A03" w14:textId="77777777" w:rsidR="00725AE8" w:rsidRDefault="00725AE8" w:rsidP="00725AE8">
            <w:pPr>
              <w:rPr>
                <w:del w:id="150" w:author="Diana Strouth" w:date="2026-09-25T20:02:00Z" w16du:dateUtc="2026-09-26T00:02:00Z"/>
              </w:rPr>
            </w:pPr>
            <w:del w:id="151" w:author="Diana Strouth" w:date="2026-09-25T20:02:00Z" w16du:dateUtc="2026-09-26T00:02:00Z">
              <w:r>
                <w:delText>Lecture(h)</w:delText>
              </w:r>
            </w:del>
          </w:p>
          <w:p w14:paraId="2FC50081" w14:textId="77777777" w:rsidR="00725AE8" w:rsidRDefault="00725AE8" w:rsidP="00725AE8">
            <w:pPr>
              <w:rPr>
                <w:del w:id="152" w:author="Diana Strouth" w:date="2026-09-25T20:02:00Z" w16du:dateUtc="2026-09-26T00:02:00Z"/>
              </w:rPr>
            </w:pPr>
            <w:del w:id="153" w:author="Diana Strouth" w:date="2026-09-25T20:02:00Z" w16du:dateUtc="2026-09-26T00:02:00Z">
              <w:r>
                <w:delText>CM</w:delText>
              </w:r>
            </w:del>
          </w:p>
        </w:tc>
        <w:tc>
          <w:tcPr>
            <w:tcW w:w="408" w:type="dxa"/>
          </w:tcPr>
          <w:p w14:paraId="33B11F6B" w14:textId="77777777" w:rsidR="00725AE8" w:rsidRDefault="00725AE8">
            <w:pPr>
              <w:rPr>
                <w:del w:id="154" w:author="Diana Strouth" w:date="2026-09-25T20:02:00Z" w16du:dateUtc="2026-09-26T00:02:00Z"/>
              </w:rPr>
            </w:pPr>
          </w:p>
        </w:tc>
        <w:tc>
          <w:tcPr>
            <w:tcW w:w="1386" w:type="dxa"/>
            <w:gridSpan w:val="2"/>
          </w:tcPr>
          <w:p w14:paraId="2D0F1B72" w14:textId="77777777" w:rsidR="00725AE8" w:rsidRDefault="00725AE8">
            <w:pPr>
              <w:rPr>
                <w:del w:id="155" w:author="Diana Strouth" w:date="2026-09-25T20:02:00Z" w16du:dateUtc="2026-09-26T00:02:00Z"/>
              </w:rPr>
            </w:pPr>
            <w:del w:id="156" w:author="Diana Strouth" w:date="2026-09-25T20:02:00Z" w16du:dateUtc="2026-09-26T00:02:00Z">
              <w:r>
                <w:delText>Tutorials (h)</w:delText>
              </w:r>
            </w:del>
          </w:p>
          <w:p w14:paraId="379CBA82" w14:textId="77777777" w:rsidR="00725AE8" w:rsidRDefault="00725AE8">
            <w:pPr>
              <w:rPr>
                <w:del w:id="157" w:author="Diana Strouth" w:date="2026-09-25T20:02:00Z" w16du:dateUtc="2026-09-26T00:02:00Z"/>
              </w:rPr>
            </w:pPr>
            <w:del w:id="158" w:author="Diana Strouth" w:date="2026-09-25T20:02:00Z" w16du:dateUtc="2026-09-26T00:02:00Z">
              <w:r>
                <w:delText>TD</w:delText>
              </w:r>
            </w:del>
          </w:p>
        </w:tc>
        <w:tc>
          <w:tcPr>
            <w:tcW w:w="410" w:type="dxa"/>
          </w:tcPr>
          <w:p w14:paraId="12ABDBC1" w14:textId="77777777" w:rsidR="00725AE8" w:rsidRDefault="00725AE8">
            <w:pPr>
              <w:rPr>
                <w:del w:id="159" w:author="Diana Strouth" w:date="2026-09-25T20:02:00Z" w16du:dateUtc="2026-09-26T00:02:00Z"/>
              </w:rPr>
            </w:pPr>
          </w:p>
        </w:tc>
        <w:tc>
          <w:tcPr>
            <w:tcW w:w="1508" w:type="dxa"/>
          </w:tcPr>
          <w:p w14:paraId="661A3C60" w14:textId="77777777" w:rsidR="00725AE8" w:rsidRDefault="00725AE8">
            <w:pPr>
              <w:rPr>
                <w:del w:id="160" w:author="Diana Strouth" w:date="2026-09-25T20:02:00Z" w16du:dateUtc="2026-09-26T00:02:00Z"/>
              </w:rPr>
            </w:pPr>
            <w:del w:id="161" w:author="Diana Strouth" w:date="2026-09-25T20:02:00Z" w16du:dateUtc="2026-09-26T00:02:00Z">
              <w:r>
                <w:delText>Pratical works (h) TP</w:delText>
              </w:r>
            </w:del>
          </w:p>
        </w:tc>
        <w:tc>
          <w:tcPr>
            <w:tcW w:w="583" w:type="dxa"/>
          </w:tcPr>
          <w:p w14:paraId="178B10BC" w14:textId="77777777" w:rsidR="00725AE8" w:rsidRDefault="00725AE8">
            <w:pPr>
              <w:rPr>
                <w:del w:id="162" w:author="Diana Strouth" w:date="2026-09-25T20:02:00Z" w16du:dateUtc="2026-09-26T00:02:00Z"/>
              </w:rPr>
            </w:pPr>
          </w:p>
        </w:tc>
        <w:tc>
          <w:tcPr>
            <w:tcW w:w="1384" w:type="dxa"/>
            <w:gridSpan w:val="2"/>
          </w:tcPr>
          <w:p w14:paraId="4D0DB850" w14:textId="77777777" w:rsidR="00725AE8" w:rsidRDefault="00725AE8">
            <w:pPr>
              <w:rPr>
                <w:del w:id="163" w:author="Diana Strouth" w:date="2026-09-25T20:02:00Z" w16du:dateUtc="2026-09-26T00:02:00Z"/>
              </w:rPr>
            </w:pPr>
            <w:del w:id="164" w:author="Diana Strouth" w:date="2026-09-25T20:02:00Z" w16du:dateUtc="2026-09-26T00:02:00Z">
              <w:r>
                <w:delText>Project (h)</w:delText>
              </w:r>
            </w:del>
          </w:p>
        </w:tc>
        <w:tc>
          <w:tcPr>
            <w:tcW w:w="566" w:type="dxa"/>
          </w:tcPr>
          <w:p w14:paraId="2264C1DC" w14:textId="77777777" w:rsidR="00725AE8" w:rsidRDefault="00725AE8">
            <w:pPr>
              <w:rPr>
                <w:del w:id="165" w:author="Diana Strouth" w:date="2026-09-25T20:02:00Z" w16du:dateUtc="2026-09-26T00:02:00Z"/>
              </w:rPr>
            </w:pPr>
          </w:p>
        </w:tc>
      </w:tr>
      <w:tr w:rsidR="00B42040" w:rsidRPr="0025134A" w14:paraId="385AFE3A" w14:textId="423387E4" w:rsidTr="008F7D53">
        <w:trPr>
          <w:trHeight w:val="347"/>
          <w:trPrChange w:id="166" w:author="Diana Strouth" w:date="2026-09-25T20:02:00Z" w16du:dateUtc="2026-09-26T00:02:00Z">
            <w:trPr>
              <w:gridAfter w:val="2"/>
              <w:trHeight w:val="547"/>
            </w:trPr>
          </w:trPrChange>
        </w:trPr>
        <w:tc>
          <w:tcPr>
            <w:tcW w:w="1800" w:type="dxa"/>
            <w:tcPrChange w:id="167" w:author="Diana Strouth" w:date="2026-09-25T20:02:00Z" w16du:dateUtc="2026-09-26T00:02:00Z">
              <w:tcPr>
                <w:tcW w:w="1800" w:type="dxa"/>
                <w:gridSpan w:val="3"/>
              </w:tcPr>
            </w:tcPrChange>
          </w:tcPr>
          <w:p w14:paraId="60E7B031" w14:textId="77777777" w:rsidR="007A02CB" w:rsidRPr="007A02CB" w:rsidRDefault="007A02CB" w:rsidP="007A02CB">
            <w:pPr>
              <w:spacing w:after="200" w:line="276" w:lineRule="auto"/>
              <w:rPr>
                <w:ins w:id="168" w:author="Diana Strouth" w:date="2026-09-25T20:02:00Z" w16du:dateUtc="2026-09-26T00:02:00Z"/>
              </w:rPr>
            </w:pPr>
            <w:ins w:id="169" w:author="Diana Strouth" w:date="2026-09-25T20:02:00Z" w16du:dateUtc="2026-09-26T00:02:00Z">
              <w:r w:rsidRPr="007A02CB">
                <w:t>Explain the obligations and responsibilities of citizenship: obeying the law</w:t>
              </w:r>
              <w:r w:rsidRPr="007A02CB">
                <w:br/>
                <w:t>(7-8 S3C4 PO4b)</w:t>
              </w:r>
            </w:ins>
          </w:p>
          <w:p w14:paraId="41EC5084" w14:textId="77777777" w:rsidR="007A02CB" w:rsidRPr="007A02CB" w:rsidRDefault="007A02CB" w:rsidP="007A02CB">
            <w:pPr>
              <w:rPr>
                <w:lang w:val="en-US"/>
              </w:rPr>
            </w:pPr>
          </w:p>
        </w:tc>
        <w:tc>
          <w:tcPr>
            <w:tcW w:w="3060" w:type="dxa"/>
            <w:gridSpan w:val="4"/>
            <w:tcPrChange w:id="170" w:author="Diana Strouth" w:date="2026-09-25T20:02:00Z" w16du:dateUtc="2026-09-26T00:02:00Z">
              <w:tcPr>
                <w:tcW w:w="9288" w:type="dxa"/>
                <w:gridSpan w:val="3"/>
              </w:tcPr>
            </w:tcPrChange>
          </w:tcPr>
          <w:p w14:paraId="6694C490" w14:textId="35E1312D" w:rsidR="007A02CB" w:rsidRPr="007A02CB" w:rsidRDefault="007A02CB" w:rsidP="007A02CB">
            <w:pPr>
              <w:spacing w:after="200" w:line="276" w:lineRule="auto"/>
              <w:rPr>
                <w:ins w:id="171" w:author="Diana Strouth" w:date="2026-09-25T20:02:00Z" w16du:dateUtc="2026-09-26T00:02:00Z"/>
              </w:rPr>
            </w:pPr>
            <w:ins w:id="172" w:author="Diana Strouth" w:date="2026-09-25T20:02:00Z" w16du:dateUtc="2026-09-26T00:02:00Z">
              <w:r w:rsidRPr="007A02CB">
                <w:t>Determine when health related situations require the application of a thoughtful decision-making process.</w:t>
              </w:r>
              <w:r w:rsidRPr="008F7D53">
                <w:br/>
              </w:r>
              <w:r w:rsidRPr="007A02CB">
                <w:t>(6-8 S5C2 PO1)</w:t>
              </w:r>
            </w:ins>
          </w:p>
          <w:p w14:paraId="375ED958" w14:textId="76E71DCE" w:rsidR="007A02CB" w:rsidRPr="007A02CB" w:rsidRDefault="007A02CB" w:rsidP="007A02CB">
            <w:pPr>
              <w:spacing w:after="200" w:line="276" w:lineRule="auto"/>
              <w:rPr>
                <w:ins w:id="173" w:author="Diana Strouth" w:date="2026-09-25T20:02:00Z" w16du:dateUtc="2026-09-26T00:02:00Z"/>
              </w:rPr>
            </w:pPr>
            <w:ins w:id="174" w:author="Diana Strouth" w:date="2026-09-25T20:02:00Z" w16du:dateUtc="2026-09-26T00:02:00Z">
              <w:r w:rsidRPr="007A02CB">
                <w:t>Analyze the outcomes of a health-related decision.</w:t>
              </w:r>
              <w:r w:rsidRPr="008F7D53">
                <w:br/>
              </w:r>
              <w:r w:rsidRPr="007A02CB">
                <w:t>(6-8 S5C2 PO6)</w:t>
              </w:r>
            </w:ins>
          </w:p>
          <w:p w14:paraId="28F21196" w14:textId="74481840" w:rsidR="00B42040" w:rsidRDefault="00B42040">
            <w:pPr>
              <w:rPr>
                <w:del w:id="175" w:author="Diana Strouth" w:date="2026-09-25T20:02:00Z" w16du:dateUtc="2026-09-26T00:02:00Z"/>
                <w:lang w:val="en-US"/>
              </w:rPr>
            </w:pPr>
            <w:del w:id="176" w:author="Diana Strouth" w:date="2026-09-25T20:02:00Z" w16du:dateUtc="2026-09-26T00:02:00Z">
              <w:r w:rsidRPr="00B42040">
                <w:rPr>
                  <w:lang w:val="en-US"/>
                </w:rPr>
                <w:delText>Description</w:delText>
              </w:r>
            </w:del>
          </w:p>
          <w:p w14:paraId="69996169" w14:textId="77777777" w:rsidR="00B42040" w:rsidRDefault="00B42040">
            <w:pPr>
              <w:rPr>
                <w:del w:id="177" w:author="Diana Strouth" w:date="2026-09-25T20:02:00Z" w16du:dateUtc="2026-09-26T00:02:00Z"/>
                <w:lang w:val="en-US"/>
              </w:rPr>
            </w:pPr>
          </w:p>
          <w:p w14:paraId="3C3AE2A5" w14:textId="77777777" w:rsidR="007C2BD6" w:rsidRPr="007C2BD6" w:rsidRDefault="007C2BD6" w:rsidP="007C2BD6">
            <w:pPr>
              <w:rPr>
                <w:del w:id="178" w:author="Diana Strouth" w:date="2026-09-25T20:02:00Z" w16du:dateUtc="2026-09-26T00:02:00Z"/>
                <w:lang w:val="en-US"/>
              </w:rPr>
            </w:pPr>
            <w:del w:id="179" w:author="Diana Strouth" w:date="2026-09-25T20:02:00Z" w16du:dateUtc="2026-09-26T00:02:00Z">
              <w:r w:rsidRPr="007C2BD6">
                <w:rPr>
                  <w:lang w:val="en-US"/>
                </w:rPr>
                <w:delText xml:space="preserve">This </w:delText>
              </w:r>
              <w:r>
                <w:rPr>
                  <w:lang w:val="en-US"/>
                </w:rPr>
                <w:delText>course</w:delText>
              </w:r>
              <w:r w:rsidRPr="007C2BD6">
                <w:rPr>
                  <w:lang w:val="en-US"/>
                </w:rPr>
                <w:delText xml:space="preserve"> aims to introduce the notions of mix</w:delText>
              </w:r>
              <w:r>
                <w:rPr>
                  <w:lang w:val="en-US"/>
                </w:rPr>
                <w:delText>ing efficiency</w:delText>
              </w:r>
              <w:r w:rsidRPr="007C2BD6">
                <w:rPr>
                  <w:lang w:val="en-US"/>
                </w:rPr>
                <w:delText xml:space="preserve">, macro and micro </w:delText>
              </w:r>
              <w:r>
                <w:rPr>
                  <w:lang w:val="en-US"/>
                </w:rPr>
                <w:delText>mixing</w:delText>
              </w:r>
              <w:r w:rsidRPr="007C2BD6">
                <w:rPr>
                  <w:lang w:val="en-US"/>
                </w:rPr>
                <w:delText>, into a reactor (or exchanger) and t</w:delText>
              </w:r>
              <w:r>
                <w:rPr>
                  <w:lang w:val="en-US"/>
                </w:rPr>
                <w:delText>he</w:delText>
              </w:r>
              <w:r w:rsidRPr="007C2BD6">
                <w:rPr>
                  <w:lang w:val="en-US"/>
                </w:rPr>
                <w:delText xml:space="preserve"> consequences on the performance and optimal design of </w:delText>
              </w:r>
              <w:r>
                <w:rPr>
                  <w:lang w:val="en-US"/>
                </w:rPr>
                <w:delText>unit</w:delText>
              </w:r>
              <w:r w:rsidRPr="007C2BD6">
                <w:rPr>
                  <w:lang w:val="en-US"/>
                </w:rPr>
                <w:delText>s.</w:delText>
              </w:r>
            </w:del>
          </w:p>
          <w:p w14:paraId="3A15A431" w14:textId="77777777" w:rsidR="007C2BD6" w:rsidRPr="007C2BD6" w:rsidRDefault="007C2BD6" w:rsidP="007C2BD6">
            <w:pPr>
              <w:rPr>
                <w:del w:id="180" w:author="Diana Strouth" w:date="2026-09-25T20:02:00Z" w16du:dateUtc="2026-09-26T00:02:00Z"/>
                <w:lang w:val="en-US"/>
              </w:rPr>
            </w:pPr>
          </w:p>
          <w:p w14:paraId="6B48B3E1" w14:textId="77777777" w:rsidR="007C2BD6" w:rsidRPr="007C2BD6" w:rsidRDefault="007C2BD6" w:rsidP="007C2BD6">
            <w:pPr>
              <w:rPr>
                <w:del w:id="181" w:author="Diana Strouth" w:date="2026-09-25T20:02:00Z" w16du:dateUtc="2026-09-26T00:02:00Z"/>
                <w:lang w:val="en-US"/>
              </w:rPr>
            </w:pPr>
            <w:del w:id="182" w:author="Diana Strouth" w:date="2026-09-25T20:02:00Z" w16du:dateUtc="2026-09-26T00:02:00Z">
              <w:r w:rsidRPr="007C2BD6">
                <w:rPr>
                  <w:lang w:val="en-US"/>
                </w:rPr>
                <w:delText xml:space="preserve">    The teaching has two main parts:</w:delText>
              </w:r>
            </w:del>
          </w:p>
          <w:p w14:paraId="5F29B4E6" w14:textId="77777777" w:rsidR="007C2BD6" w:rsidRPr="007C2BD6" w:rsidRDefault="007C2BD6" w:rsidP="007C2BD6">
            <w:pPr>
              <w:rPr>
                <w:del w:id="183" w:author="Diana Strouth" w:date="2026-09-25T20:02:00Z" w16du:dateUtc="2026-09-26T00:02:00Z"/>
                <w:lang w:val="en-US"/>
              </w:rPr>
            </w:pPr>
          </w:p>
          <w:p w14:paraId="5E0DC6A0" w14:textId="77777777" w:rsidR="007C2BD6" w:rsidRPr="007C2BD6" w:rsidRDefault="007C2BD6" w:rsidP="007C2BD6">
            <w:pPr>
              <w:rPr>
                <w:del w:id="184" w:author="Diana Strouth" w:date="2026-09-25T20:02:00Z" w16du:dateUtc="2026-09-26T00:02:00Z"/>
                <w:lang w:val="en-US"/>
              </w:rPr>
            </w:pPr>
            <w:del w:id="185" w:author="Diana Strouth" w:date="2026-09-25T20:02:00Z" w16du:dateUtc="2026-09-26T00:02:00Z">
              <w:r w:rsidRPr="007C2BD6">
                <w:rPr>
                  <w:lang w:val="en-US"/>
                </w:rPr>
                <w:delText xml:space="preserve">    - Theor</w:delText>
              </w:r>
              <w:r>
                <w:rPr>
                  <w:lang w:val="en-US"/>
                </w:rPr>
                <w:delText>y</w:delText>
              </w:r>
              <w:r w:rsidRPr="007C2BD6">
                <w:rPr>
                  <w:lang w:val="en-US"/>
                </w:rPr>
                <w:delText xml:space="preserve"> of the reactors: </w:delText>
              </w:r>
              <w:r>
                <w:rPr>
                  <w:lang w:val="en-US"/>
                </w:rPr>
                <w:delText>residence time distribution</w:delText>
              </w:r>
              <w:r w:rsidRPr="007C2BD6">
                <w:rPr>
                  <w:lang w:val="en-US"/>
                </w:rPr>
                <w:delText>, behavior of ideal reactors (</w:delText>
              </w:r>
              <w:r>
                <w:rPr>
                  <w:lang w:val="en-US"/>
                </w:rPr>
                <w:delText xml:space="preserve">plug-flow and </w:delText>
              </w:r>
              <w:r w:rsidRPr="007C2BD6">
                <w:rPr>
                  <w:lang w:val="en-US"/>
                </w:rPr>
                <w:delText>Continuous Ideally Stirred-Tank Reactor</w:delText>
              </w:r>
              <w:r>
                <w:rPr>
                  <w:lang w:val="en-US"/>
                </w:rPr>
                <w:delText xml:space="preserve"> (CISTR)</w:delText>
              </w:r>
              <w:r w:rsidRPr="007C2BD6">
                <w:rPr>
                  <w:lang w:val="en-US"/>
                </w:rPr>
                <w:delText>), flow anomalies, behavior of real reactors and simplified models of flow (j</w:delText>
              </w:r>
              <w:r>
                <w:rPr>
                  <w:lang w:val="en-US"/>
                </w:rPr>
                <w:delText>CISTR in series</w:delText>
              </w:r>
              <w:r w:rsidRPr="007C2BD6">
                <w:rPr>
                  <w:lang w:val="en-US"/>
                </w:rPr>
                <w:delText>...)</w:delText>
              </w:r>
            </w:del>
          </w:p>
          <w:p w14:paraId="5189D79E" w14:textId="77777777" w:rsidR="007C2BD6" w:rsidRPr="007C2BD6" w:rsidRDefault="007C2BD6" w:rsidP="007C2BD6">
            <w:pPr>
              <w:rPr>
                <w:del w:id="186" w:author="Diana Strouth" w:date="2026-09-25T20:02:00Z" w16du:dateUtc="2026-09-26T00:02:00Z"/>
                <w:lang w:val="en-US"/>
              </w:rPr>
            </w:pPr>
          </w:p>
          <w:p w14:paraId="3021AD07" w14:textId="77777777" w:rsidR="00B42040" w:rsidRDefault="007C2BD6" w:rsidP="007C2BD6">
            <w:pPr>
              <w:rPr>
                <w:del w:id="187" w:author="Diana Strouth" w:date="2026-09-25T20:02:00Z" w16du:dateUtc="2026-09-26T00:02:00Z"/>
                <w:lang w:val="en-US"/>
              </w:rPr>
            </w:pPr>
            <w:del w:id="188" w:author="Diana Strouth" w:date="2026-09-25T20:02:00Z" w16du:dateUtc="2026-09-26T00:02:00Z">
              <w:r w:rsidRPr="007C2BD6">
                <w:rPr>
                  <w:lang w:val="en-US"/>
                </w:rPr>
                <w:delText xml:space="preserve">    - Mixing </w:delText>
              </w:r>
              <w:r>
                <w:rPr>
                  <w:lang w:val="en-US"/>
                </w:rPr>
                <w:delText>notions to illustrate an up</w:delText>
              </w:r>
              <w:r w:rsidRPr="007C2BD6">
                <w:rPr>
                  <w:lang w:val="en-US"/>
                </w:rPr>
                <w:delText>scaling problem</w:delText>
              </w:r>
            </w:del>
          </w:p>
          <w:p w14:paraId="16F7BD36" w14:textId="77777777" w:rsidR="00B42040" w:rsidRDefault="00B42040">
            <w:pPr>
              <w:rPr>
                <w:del w:id="189" w:author="Diana Strouth" w:date="2026-09-25T20:02:00Z" w16du:dateUtc="2026-09-26T00:02:00Z"/>
                <w:lang w:val="en-US"/>
              </w:rPr>
            </w:pPr>
          </w:p>
          <w:p w14:paraId="39228806" w14:textId="77777777" w:rsidR="00B42040" w:rsidRDefault="00B42040">
            <w:pPr>
              <w:rPr>
                <w:del w:id="190" w:author="Diana Strouth" w:date="2026-09-25T20:02:00Z" w16du:dateUtc="2026-09-26T00:02:00Z"/>
                <w:lang w:val="en-US"/>
              </w:rPr>
            </w:pPr>
          </w:p>
          <w:p w14:paraId="7CC92BFD" w14:textId="77777777" w:rsidR="00B42040" w:rsidRDefault="00B42040">
            <w:pPr>
              <w:rPr>
                <w:del w:id="191" w:author="Diana Strouth" w:date="2026-09-25T20:02:00Z" w16du:dateUtc="2026-09-26T00:02:00Z"/>
                <w:lang w:val="en-US"/>
              </w:rPr>
            </w:pPr>
          </w:p>
          <w:p w14:paraId="4CA972A2" w14:textId="77777777" w:rsidR="00B42040" w:rsidRDefault="00B42040">
            <w:pPr>
              <w:rPr>
                <w:del w:id="192" w:author="Diana Strouth" w:date="2026-09-25T20:02:00Z" w16du:dateUtc="2026-09-26T00:02:00Z"/>
                <w:lang w:val="en-US"/>
              </w:rPr>
            </w:pPr>
          </w:p>
          <w:p w14:paraId="1B9F9615" w14:textId="77777777" w:rsidR="00B42040" w:rsidRDefault="00B42040">
            <w:pPr>
              <w:rPr>
                <w:del w:id="193" w:author="Diana Strouth" w:date="2026-09-25T20:02:00Z" w16du:dateUtc="2026-09-26T00:02:00Z"/>
                <w:lang w:val="en-US"/>
              </w:rPr>
            </w:pPr>
          </w:p>
          <w:p w14:paraId="544D6650" w14:textId="77777777" w:rsidR="00B42040" w:rsidRPr="008F7D53" w:rsidRDefault="00B42040" w:rsidP="007A02C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rPrChange w:id="194" w:author="Diana Strouth" w:date="2026-09-25T20:02:00Z" w16du:dateUtc="2026-09-26T00:02:00Z">
                  <w:rPr>
                    <w:lang w:val="en-US"/>
                  </w:rPr>
                </w:rPrChange>
              </w:rPr>
              <w:pPrChange w:id="195" w:author="Diana Strouth" w:date="2026-09-25T20:02:00Z" w16du:dateUtc="2026-09-26T00:02:00Z">
                <w:pPr/>
              </w:pPrChange>
            </w:pPr>
          </w:p>
        </w:tc>
        <w:tc>
          <w:tcPr>
            <w:tcW w:w="3870" w:type="dxa"/>
            <w:gridSpan w:val="5"/>
            <w:tcPrChange w:id="196" w:author="Diana Strouth" w:date="2026-09-25T20:02:00Z" w16du:dateUtc="2026-09-26T00:02:00Z">
              <w:tcPr>
                <w:tcW w:w="3870" w:type="dxa"/>
                <w:gridSpan w:val="6"/>
              </w:tcPr>
            </w:tcPrChange>
          </w:tcPr>
          <w:p w14:paraId="56EDA78F" w14:textId="1C75FBFC" w:rsidR="007A02CB" w:rsidRPr="007A02CB" w:rsidRDefault="007A02CB" w:rsidP="007A02CB">
            <w:pPr>
              <w:spacing w:after="200" w:line="276" w:lineRule="auto"/>
              <w:rPr>
                <w:ins w:id="197" w:author="Diana Strouth" w:date="2026-09-25T20:02:00Z" w16du:dateUtc="2026-09-26T00:02:00Z"/>
                <w:rFonts w:eastAsia="Times New Roman" w:cs="Times New Roman"/>
              </w:rPr>
            </w:pPr>
            <w:ins w:id="198" w:author="Diana Strouth" w:date="2026-09-25T20:02:00Z" w16du:dateUtc="2026-09-26T00:02:00Z">
              <w:r w:rsidRPr="007A02CB">
                <w:rPr>
                  <w:rFonts w:eastAsia="Times New Roman" w:cs="Times New Roman"/>
                </w:rPr>
                <w:t xml:space="preserve">Explain purposeful use of subject matter, symbols, and/or themes in his or her own </w:t>
              </w:r>
              <w:r w:rsidRPr="008F7D53">
                <w:rPr>
                  <w:rFonts w:eastAsia="Times New Roman" w:cs="Times New Roman"/>
                </w:rPr>
                <w:t>artwork.</w:t>
              </w:r>
              <w:r w:rsidRPr="008F7D53">
                <w:rPr>
                  <w:rFonts w:eastAsia="Times New Roman" w:cs="Times New Roman"/>
                </w:rPr>
                <w:br/>
              </w:r>
              <w:r w:rsidRPr="007A02CB">
                <w:rPr>
                  <w:rFonts w:cs="Calibri"/>
                </w:rPr>
                <w:t>(</w:t>
              </w:r>
              <w:r w:rsidRPr="007A02CB">
                <w:rPr>
                  <w:rFonts w:eastAsia="Times New Roman" w:cs="Times New Roman"/>
                </w:rPr>
                <w:t>S1C4PO 201)</w:t>
              </w:r>
            </w:ins>
          </w:p>
          <w:p w14:paraId="37C2E7B4" w14:textId="697D42A8" w:rsidR="007A02CB" w:rsidRPr="007A02CB" w:rsidRDefault="007A02CB" w:rsidP="007A02CB">
            <w:pPr>
              <w:rPr>
                <w:rFonts w:eastAsia="Times New Roman" w:cs="Times New Roman"/>
                <w:lang w:val="en-US"/>
              </w:rPr>
            </w:pPr>
            <w:ins w:id="199" w:author="Diana Strouth" w:date="2026-09-25T20:02:00Z" w16du:dateUtc="2026-09-26T00:02:00Z">
              <w:r w:rsidRPr="007A02CB">
                <w:t>Create artwork that communicate substantive meanings or achieve intended purposes (e.g., cultural, political, personal, spiritual, and</w:t>
              </w:r>
              <w:r w:rsidRPr="007A02CB">
                <w:br/>
                <w:t>commercial).</w:t>
              </w:r>
              <w:r w:rsidRPr="008F7D53">
                <w:br/>
              </w:r>
              <w:r w:rsidRPr="007A02CB">
                <w:t>S1C4PO 302</w:t>
              </w:r>
            </w:ins>
          </w:p>
        </w:tc>
        <w:tc>
          <w:tcPr>
            <w:tcW w:w="1940" w:type="dxa"/>
            <w:gridSpan w:val="2"/>
            <w:tcPrChange w:id="200" w:author="Diana Strouth" w:date="2026-09-25T20:02:00Z" w16du:dateUtc="2026-09-26T00:02:00Z">
              <w:tcPr>
                <w:tcW w:w="1940" w:type="dxa"/>
                <w:gridSpan w:val="4"/>
              </w:tcPr>
            </w:tcPrChange>
          </w:tcPr>
          <w:p w14:paraId="2CFBC076" w14:textId="77777777" w:rsidR="007A02CB" w:rsidRPr="008F7D53" w:rsidRDefault="007A02CB" w:rsidP="007A02CB">
            <w:pPr>
              <w:autoSpaceDE w:val="0"/>
              <w:autoSpaceDN w:val="0"/>
              <w:adjustRightInd w:val="0"/>
              <w:rPr>
                <w:ins w:id="201" w:author="Diana Strouth" w:date="2026-09-25T20:02:00Z" w16du:dateUtc="2026-09-26T00:02:00Z"/>
                <w:rFonts w:cs="Times New Roman"/>
              </w:rPr>
            </w:pPr>
            <w:ins w:id="202" w:author="Diana Strouth" w:date="2026-09-25T20:02:00Z" w16du:dateUtc="2026-09-26T00:02:00Z">
              <w:r w:rsidRPr="008F7D53">
                <w:rPr>
                  <w:rFonts w:cs="Times New Roman"/>
                </w:rPr>
                <w:t>Employ appropriate</w:t>
              </w:r>
            </w:ins>
          </w:p>
          <w:p w14:paraId="4B3FB3F7" w14:textId="50964B88" w:rsidR="007A02CB" w:rsidRPr="008F7D53" w:rsidRDefault="007A02CB" w:rsidP="007A02CB">
            <w:pPr>
              <w:autoSpaceDE w:val="0"/>
              <w:autoSpaceDN w:val="0"/>
              <w:adjustRightInd w:val="0"/>
              <w:rPr>
                <w:rFonts w:cs="Times New Roman"/>
                <w:lang w:val="en-US"/>
              </w:rPr>
            </w:pPr>
            <w:ins w:id="203" w:author="Diana Strouth" w:date="2026-09-25T20:02:00Z" w16du:dateUtc="2026-09-26T00:02:00Z">
              <w:r w:rsidRPr="008F7D53">
                <w:rPr>
                  <w:rFonts w:cs="Times New Roman"/>
                </w:rPr>
                <w:t>conflict resolution strategies at</w:t>
              </w:r>
              <w:r w:rsidR="008F7D53" w:rsidRPr="008F7D53">
                <w:rPr>
                  <w:rFonts w:cs="Times New Roman"/>
                </w:rPr>
                <w:t xml:space="preserve"> </w:t>
              </w:r>
              <w:r w:rsidRPr="008F7D53">
                <w:rPr>
                  <w:rFonts w:cs="Times New Roman"/>
                </w:rPr>
                <w:t>times of interpersonal conflicts</w:t>
              </w:r>
              <w:r w:rsidR="008F7D53" w:rsidRPr="008F7D53">
                <w:rPr>
                  <w:rFonts w:cs="Times New Roman"/>
                </w:rPr>
                <w:t>.</w:t>
              </w:r>
              <w:r w:rsidR="008F7D53" w:rsidRPr="008F7D53">
                <w:rPr>
                  <w:rFonts w:cs="Times New Roman"/>
                </w:rPr>
                <w:br/>
                <w:t>(6-12 S5C2 PO3)</w:t>
              </w:r>
            </w:ins>
          </w:p>
        </w:tc>
      </w:tr>
      <w:tr w:rsidR="00B42040" w14:paraId="4BEF10A6" w14:textId="77777777" w:rsidTr="00725AE8">
        <w:trPr>
          <w:del w:id="204" w:author="Diana Strouth" w:date="2026-09-25T20:02:00Z" w16du:dateUtc="2026-09-26T00:02:00Z"/>
        </w:trPr>
        <w:tc>
          <w:tcPr>
            <w:tcW w:w="1235" w:type="dxa"/>
          </w:tcPr>
          <w:p w14:paraId="15D7D7E1" w14:textId="77777777" w:rsidR="00B42040" w:rsidRPr="00B42040" w:rsidRDefault="00B42040" w:rsidP="0071142D">
            <w:pPr>
              <w:rPr>
                <w:del w:id="205" w:author="Diana Strouth" w:date="2026-09-25T20:02:00Z" w16du:dateUtc="2026-09-26T00:02:00Z"/>
                <w:lang w:val="en-US"/>
              </w:rPr>
            </w:pPr>
            <w:del w:id="206" w:author="Diana Strouth" w:date="2026-09-25T20:02:00Z" w16du:dateUtc="2026-09-26T00:02:00Z">
              <w:r w:rsidRPr="00B42040">
                <w:rPr>
                  <w:lang w:val="en-US"/>
                </w:rPr>
                <w:delText>Key Words</w:delText>
              </w:r>
            </w:del>
          </w:p>
        </w:tc>
        <w:tc>
          <w:tcPr>
            <w:tcW w:w="8053" w:type="dxa"/>
            <w:gridSpan w:val="11"/>
          </w:tcPr>
          <w:p w14:paraId="1481A04B" w14:textId="77777777" w:rsidR="00B42040" w:rsidRDefault="007C2BD6">
            <w:pPr>
              <w:rPr>
                <w:del w:id="207" w:author="Diana Strouth" w:date="2026-09-25T20:02:00Z" w16du:dateUtc="2026-09-26T00:02:00Z"/>
              </w:rPr>
            </w:pPr>
            <w:del w:id="208" w:author="Diana Strouth" w:date="2026-09-25T20:02:00Z" w16du:dateUtc="2026-09-26T00:02:00Z">
              <w:r>
                <w:delText>Mixing, reactor, hydrodynamic</w:delText>
              </w:r>
            </w:del>
          </w:p>
        </w:tc>
      </w:tr>
      <w:tr w:rsidR="00B42040" w14:paraId="133A8D5E" w14:textId="77777777" w:rsidTr="00725AE8">
        <w:trPr>
          <w:del w:id="209" w:author="Diana Strouth" w:date="2026-09-25T20:02:00Z" w16du:dateUtc="2026-09-26T00:02:00Z"/>
        </w:trPr>
        <w:tc>
          <w:tcPr>
            <w:tcW w:w="1235" w:type="dxa"/>
          </w:tcPr>
          <w:p w14:paraId="2D5E7B02" w14:textId="77777777" w:rsidR="00B42040" w:rsidRPr="00B42040" w:rsidRDefault="00B42040" w:rsidP="0071142D">
            <w:pPr>
              <w:rPr>
                <w:del w:id="210" w:author="Diana Strouth" w:date="2026-09-25T20:02:00Z" w16du:dateUtc="2026-09-26T00:02:00Z"/>
                <w:lang w:val="en-US"/>
              </w:rPr>
            </w:pPr>
            <w:del w:id="211" w:author="Diana Strouth" w:date="2026-09-25T20:02:00Z" w16du:dateUtc="2026-09-26T00:02:00Z">
              <w:r w:rsidRPr="00B42040">
                <w:rPr>
                  <w:lang w:val="en-US"/>
                </w:rPr>
                <w:delText>Type of Evaluation</w:delText>
              </w:r>
            </w:del>
          </w:p>
        </w:tc>
        <w:tc>
          <w:tcPr>
            <w:tcW w:w="8053" w:type="dxa"/>
            <w:gridSpan w:val="11"/>
          </w:tcPr>
          <w:p w14:paraId="1CA1D93D" w14:textId="77777777" w:rsidR="00B42040" w:rsidRDefault="007C2BD6">
            <w:pPr>
              <w:rPr>
                <w:del w:id="212" w:author="Diana Strouth" w:date="2026-09-25T20:02:00Z" w16du:dateUtc="2026-09-26T00:02:00Z"/>
              </w:rPr>
            </w:pPr>
            <w:del w:id="213" w:author="Diana Strouth" w:date="2026-09-25T20:02:00Z" w16du:dateUtc="2026-09-26T00:02:00Z">
              <w:r>
                <w:delText>Exam</w:delText>
              </w:r>
            </w:del>
          </w:p>
          <w:p w14:paraId="0817C704" w14:textId="77777777" w:rsidR="007C2BD6" w:rsidRDefault="007C2BD6">
            <w:pPr>
              <w:rPr>
                <w:del w:id="214" w:author="Diana Strouth" w:date="2026-09-25T20:02:00Z" w16du:dateUtc="2026-09-26T00:02:00Z"/>
              </w:rPr>
            </w:pPr>
            <w:del w:id="215" w:author="Diana Strouth" w:date="2026-09-25T20:02:00Z" w16du:dateUtc="2026-09-26T00:02:00Z">
              <w:r>
                <w:delText>Practical work</w:delText>
              </w:r>
            </w:del>
          </w:p>
        </w:tc>
      </w:tr>
    </w:tbl>
    <w:p w14:paraId="44046B26" w14:textId="77777777" w:rsidR="007A02CB" w:rsidRPr="008F7D53" w:rsidRDefault="007A02CB" w:rsidP="007A02CB">
      <w:pPr>
        <w:widowControl w:val="0"/>
        <w:autoSpaceDE w:val="0"/>
        <w:autoSpaceDN w:val="0"/>
        <w:adjustRightInd w:val="0"/>
        <w:spacing w:after="0" w:line="240" w:lineRule="auto"/>
        <w:ind w:left="1710" w:hanging="1710"/>
        <w:jc w:val="center"/>
        <w:rPr>
          <w:ins w:id="216" w:author="Diana Strouth" w:date="2026-09-25T20:02:00Z" w16du:dateUtc="2026-09-26T00:02:00Z"/>
          <w:b/>
          <w:bCs/>
        </w:rPr>
      </w:pPr>
    </w:p>
    <w:p w14:paraId="507F77DC" w14:textId="130B480B" w:rsidR="007A02CB" w:rsidRPr="008F7D53" w:rsidRDefault="008F7D53" w:rsidP="007A02CB">
      <w:pPr>
        <w:pStyle w:val="NormalWeb"/>
        <w:rPr>
          <w:ins w:id="217" w:author="Diana Strouth" w:date="2026-09-25T20:02:00Z" w16du:dateUtc="2026-09-26T00:02:00Z"/>
          <w:rFonts w:asciiTheme="minorHAnsi" w:hAnsiTheme="minorHAnsi"/>
          <w:sz w:val="22"/>
          <w:szCs w:val="22"/>
        </w:rPr>
      </w:pPr>
      <w:ins w:id="218" w:author="Diana Strouth" w:date="2026-09-25T20:02:00Z" w16du:dateUtc="2026-09-26T00:02:00Z">
        <w:r w:rsidRPr="008F7D53">
          <w:rPr>
            <w:rFonts w:asciiTheme="minorHAnsi" w:hAnsiTheme="minorHAnsi"/>
            <w:sz w:val="22"/>
            <w:szCs w:val="22"/>
          </w:rPr>
          <w:t>Arizona College and Career Ready</w:t>
        </w:r>
        <w:r w:rsidR="002E6F94">
          <w:rPr>
            <w:rFonts w:asciiTheme="minorHAnsi" w:hAnsiTheme="minorHAnsi"/>
            <w:sz w:val="22"/>
            <w:szCs w:val="22"/>
          </w:rPr>
          <w:t xml:space="preserve"> Standards</w:t>
        </w:r>
      </w:ins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32"/>
        <w:gridCol w:w="6312"/>
      </w:tblGrid>
      <w:tr w:rsidR="008F7D53" w:rsidRPr="008F7D53" w14:paraId="05CD667A" w14:textId="77777777" w:rsidTr="008F7D53">
        <w:trPr>
          <w:trHeight w:val="520"/>
          <w:ins w:id="219" w:author="Diana Strouth" w:date="2026-09-25T20:02:00Z" w16du:dateUtc="2026-09-26T00:02:00Z"/>
        </w:trPr>
        <w:tc>
          <w:tcPr>
            <w:tcW w:w="4432" w:type="dxa"/>
          </w:tcPr>
          <w:p w14:paraId="39D10E7B" w14:textId="002E2AF2" w:rsidR="008F7D53" w:rsidRPr="008F7D53" w:rsidRDefault="008F7D53" w:rsidP="008F7D53">
            <w:pPr>
              <w:pStyle w:val="NormalWeb"/>
              <w:jc w:val="center"/>
              <w:rPr>
                <w:ins w:id="220" w:author="Diana Strouth" w:date="2026-09-25T20:02:00Z" w16du:dateUtc="2026-09-26T00:02:00Z"/>
                <w:rFonts w:asciiTheme="minorHAnsi" w:hAnsiTheme="minorHAnsi"/>
                <w:sz w:val="22"/>
                <w:szCs w:val="22"/>
              </w:rPr>
            </w:pPr>
            <w:ins w:id="221" w:author="Diana Strouth" w:date="2026-09-25T20:02:00Z" w16du:dateUtc="2026-09-26T00:02:00Z">
              <w:r w:rsidRPr="008F7D53">
                <w:rPr>
                  <w:rFonts w:asciiTheme="minorHAnsi" w:hAnsiTheme="minorHAnsi"/>
                  <w:b/>
                  <w:sz w:val="22"/>
                  <w:szCs w:val="22"/>
                </w:rPr>
                <w:t>Comprehension and Collaboration</w:t>
              </w:r>
            </w:ins>
          </w:p>
        </w:tc>
        <w:tc>
          <w:tcPr>
            <w:tcW w:w="6312" w:type="dxa"/>
          </w:tcPr>
          <w:p w14:paraId="24255768" w14:textId="77FAF2DB" w:rsidR="008F7D53" w:rsidRPr="008F7D53" w:rsidRDefault="008F7D53" w:rsidP="008F7D53">
            <w:pPr>
              <w:pStyle w:val="NormalWeb"/>
              <w:jc w:val="center"/>
              <w:rPr>
                <w:ins w:id="222" w:author="Diana Strouth" w:date="2026-09-25T20:02:00Z" w16du:dateUtc="2026-09-26T00:02:00Z"/>
                <w:rFonts w:asciiTheme="minorHAnsi" w:hAnsiTheme="minorHAnsi"/>
                <w:sz w:val="22"/>
                <w:szCs w:val="22"/>
              </w:rPr>
            </w:pPr>
            <w:ins w:id="223" w:author="Diana Strouth" w:date="2026-09-25T20:02:00Z" w16du:dateUtc="2026-09-26T00:02:00Z">
              <w:r w:rsidRPr="008F7D53">
                <w:rPr>
                  <w:rFonts w:asciiTheme="minorHAnsi" w:hAnsiTheme="minorHAnsi"/>
                  <w:b/>
                  <w:sz w:val="22"/>
                  <w:szCs w:val="22"/>
                </w:rPr>
                <w:t>Key Ideas and Details</w:t>
              </w:r>
            </w:ins>
          </w:p>
        </w:tc>
      </w:tr>
      <w:tr w:rsidR="008F7D53" w:rsidRPr="008F7D53" w14:paraId="4730D4A8" w14:textId="77777777" w:rsidTr="008F7D53">
        <w:trPr>
          <w:trHeight w:val="3005"/>
          <w:ins w:id="224" w:author="Diana Strouth" w:date="2026-09-25T20:02:00Z" w16du:dateUtc="2026-09-26T00:02:00Z"/>
        </w:trPr>
        <w:tc>
          <w:tcPr>
            <w:tcW w:w="4432" w:type="dxa"/>
          </w:tcPr>
          <w:p w14:paraId="6F3A0CC5" w14:textId="77777777" w:rsidR="008F7D53" w:rsidRPr="008F7D53" w:rsidRDefault="008F7D53" w:rsidP="008F7D53">
            <w:pPr>
              <w:rPr>
                <w:ins w:id="225" w:author="Diana Strouth" w:date="2026-09-25T20:02:00Z" w16du:dateUtc="2026-09-26T00:02:00Z"/>
              </w:rPr>
            </w:pPr>
            <w:ins w:id="226" w:author="Diana Strouth" w:date="2026-09-25T20:02:00Z" w16du:dateUtc="2026-09-26T00:02:00Z">
              <w:r w:rsidRPr="008F7D53">
                <w:rPr>
                  <w:i/>
                </w:rPr>
                <w:t>Engage, initiate, and participate</w:t>
              </w:r>
              <w:r w:rsidRPr="008F7D53">
                <w:t xml:space="preserve"> effectively in a range of collaborative discussions (one-on-one, in groups, and teacher-led) with diverse partners on grade </w:t>
              </w:r>
              <w:r w:rsidRPr="008F7D53">
                <w:rPr>
                  <w:i/>
                </w:rPr>
                <w:t>appropriate</w:t>
              </w:r>
              <w:r w:rsidRPr="008F7D53">
                <w:t xml:space="preserve"> topics, texts, and issues, building on others’ ideas and expressing their own clearly. </w:t>
              </w:r>
            </w:ins>
          </w:p>
          <w:p w14:paraId="2108E644" w14:textId="77777777" w:rsidR="008F7D53" w:rsidRPr="008F7D53" w:rsidRDefault="008F7D53" w:rsidP="008F7D53">
            <w:pPr>
              <w:rPr>
                <w:ins w:id="227" w:author="Diana Strouth" w:date="2026-09-25T20:02:00Z" w16du:dateUtc="2026-09-26T00:02:00Z"/>
              </w:rPr>
            </w:pPr>
            <w:ins w:id="228" w:author="Diana Strouth" w:date="2026-09-25T20:02:00Z" w16du:dateUtc="2026-09-26T00:02:00Z">
              <w:r w:rsidRPr="008F7D53">
                <w:t>(6-12 SL.1.)</w:t>
              </w:r>
            </w:ins>
          </w:p>
          <w:p w14:paraId="33E100F5" w14:textId="77777777" w:rsidR="008F7D53" w:rsidRPr="008F7D53" w:rsidRDefault="008F7D53" w:rsidP="007A02CB">
            <w:pPr>
              <w:pStyle w:val="NormalWeb"/>
              <w:rPr>
                <w:ins w:id="229" w:author="Diana Strouth" w:date="2026-09-25T20:02:00Z" w16du:dateUtc="2026-09-26T00:02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6312" w:type="dxa"/>
          </w:tcPr>
          <w:p w14:paraId="412A7F33" w14:textId="77777777" w:rsidR="008F7D53" w:rsidRPr="008F7D53" w:rsidRDefault="008F7D53" w:rsidP="008F7D53">
            <w:pPr>
              <w:rPr>
                <w:ins w:id="230" w:author="Diana Strouth" w:date="2026-09-25T20:02:00Z" w16du:dateUtc="2026-09-26T00:02:00Z"/>
              </w:rPr>
            </w:pPr>
            <w:ins w:id="231" w:author="Diana Strouth" w:date="2026-09-25T20:02:00Z" w16du:dateUtc="2026-09-26T00:02:00Z">
              <w:r w:rsidRPr="008F7D53">
                <w:t>Read closely to determine what the text says explicitly and to make logical inferences from it; cite specific textual evidence when writing or speaking to support conclusions drawn from the text. (6-12.RH.1)</w:t>
              </w:r>
            </w:ins>
          </w:p>
          <w:p w14:paraId="165EA9C3" w14:textId="77777777" w:rsidR="008F7D53" w:rsidRPr="008F7D53" w:rsidRDefault="008F7D53" w:rsidP="008F7D53">
            <w:pPr>
              <w:rPr>
                <w:ins w:id="232" w:author="Diana Strouth" w:date="2026-09-25T20:02:00Z" w16du:dateUtc="2026-09-26T00:02:00Z"/>
              </w:rPr>
            </w:pPr>
          </w:p>
          <w:p w14:paraId="3D33F96F" w14:textId="77777777" w:rsidR="008F7D53" w:rsidRPr="008F7D53" w:rsidRDefault="008F7D53" w:rsidP="008F7D53">
            <w:pPr>
              <w:rPr>
                <w:ins w:id="233" w:author="Diana Strouth" w:date="2026-09-25T20:02:00Z" w16du:dateUtc="2026-09-26T00:02:00Z"/>
                <w:rFonts w:eastAsia="Times New Roman" w:cs="Times New Roman"/>
              </w:rPr>
            </w:pPr>
            <w:ins w:id="234" w:author="Diana Strouth" w:date="2026-09-25T20:02:00Z" w16du:dateUtc="2026-09-26T00:02:00Z">
              <w:r w:rsidRPr="008F7D53">
                <w:rPr>
                  <w:rFonts w:eastAsia="Times New Roman" w:cs="Times New Roman"/>
                </w:rPr>
                <w:t xml:space="preserve">Determine the central ideas or information of a primary or secondary source; provide an accurate summary of the source.                </w:t>
              </w:r>
            </w:ins>
          </w:p>
          <w:p w14:paraId="59EE780A" w14:textId="7C0819E5" w:rsidR="008F7D53" w:rsidRPr="008F7D53" w:rsidRDefault="008F7D53" w:rsidP="008F7D53">
            <w:pPr>
              <w:rPr>
                <w:ins w:id="235" w:author="Diana Strouth" w:date="2026-09-25T20:02:00Z" w16du:dateUtc="2026-09-26T00:02:00Z"/>
              </w:rPr>
            </w:pPr>
            <w:ins w:id="236" w:author="Diana Strouth" w:date="2026-09-25T20:02:00Z" w16du:dateUtc="2026-09-26T00:02:00Z">
              <w:r w:rsidRPr="008F7D53">
                <w:rPr>
                  <w:rFonts w:eastAsia="Times New Roman" w:cs="Times New Roman"/>
                </w:rPr>
                <w:t>(6-12. RH.2)</w:t>
              </w:r>
            </w:ins>
          </w:p>
        </w:tc>
      </w:tr>
    </w:tbl>
    <w:p w14:paraId="484E095E" w14:textId="77777777" w:rsidR="00B42040" w:rsidRDefault="00B42040" w:rsidP="00B579EE">
      <w:pPr>
        <w:jc w:val="center"/>
        <w:pPrChange w:id="237" w:author="Diana Strouth" w:date="2026-09-25T20:02:00Z" w16du:dateUtc="2026-09-26T00:02:00Z">
          <w:pPr/>
        </w:pPrChange>
      </w:pPr>
    </w:p>
    <w:sectPr w:rsidR="00B42040" w:rsidSect="00DD3CC7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  <w:sectPrChange w:id="240" w:author="Diana Strouth" w:date="2026-09-25T20:02:00Z" w16du:dateUtc="2026-09-26T00:02:00Z">
        <w:sectPr w:rsidR="00B42040" w:rsidSect="00DD3CC7">
          <w:pgSz w:w="11906" w:h="16838"/>
          <w:pgMar w:top="1417" w:right="1417" w:bottom="1417" w:left="1417" w:header="708" w:footer="708" w:gutter="0"/>
          <w:pgBorders w:offsetFrom="text"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space="708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E7853C" w14:textId="77777777" w:rsidR="005E27B8" w:rsidRDefault="005E27B8" w:rsidP="00972DE8">
      <w:pPr>
        <w:spacing w:after="0" w:line="240" w:lineRule="auto"/>
      </w:pPr>
      <w:r>
        <w:separator/>
      </w:r>
    </w:p>
  </w:endnote>
  <w:endnote w:type="continuationSeparator" w:id="0">
    <w:p w14:paraId="3C50BC6E" w14:textId="77777777" w:rsidR="005E27B8" w:rsidRDefault="005E27B8" w:rsidP="00972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6E50E" w14:textId="77777777" w:rsidR="00DD3CC7" w:rsidRDefault="00DD3CC7">
    <w:pPr>
      <w:pStyle w:val="Footer"/>
      <w:pBdr>
        <w:top w:val="thinThickSmallGap" w:sz="24" w:space="1" w:color="622423" w:themeColor="accent2" w:themeShade="7F"/>
      </w:pBdr>
      <w:rPr>
        <w:ins w:id="238" w:author="Diana Strouth" w:date="2026-09-25T20:02:00Z" w16du:dateUtc="2026-09-26T00:02:00Z"/>
        <w:rFonts w:asciiTheme="majorHAnsi" w:eastAsiaTheme="majorEastAsia" w:hAnsiTheme="majorHAnsi" w:cstheme="majorBidi"/>
      </w:rPr>
    </w:pPr>
    <w:ins w:id="239" w:author="Diana Strouth" w:date="2026-09-25T20:02:00Z" w16du:dateUtc="2026-09-26T00:02:00Z">
      <w:r>
        <w:rPr>
          <w:rFonts w:asciiTheme="majorHAnsi" w:eastAsiaTheme="majorEastAsia" w:hAnsiTheme="majorHAnsi" w:cstheme="majorBidi"/>
        </w:rPr>
        <w:t xml:space="preserve">Arizona Foundation for Legal Services and Education                             </w:t>
      </w:r>
      <w:r w:rsidR="009963B1">
        <w:rPr>
          <w:rFonts w:asciiTheme="majorHAnsi" w:eastAsiaTheme="majorEastAsia" w:hAnsiTheme="majorHAnsi" w:cstheme="majorBidi"/>
        </w:rPr>
        <w:t>January 2015</w:t>
      </w:r>
      <w:r>
        <w:rPr>
          <w:rFonts w:asciiTheme="majorHAnsi" w:eastAsiaTheme="majorEastAsia" w:hAnsiTheme="majorHAnsi" w:cstheme="majorBidi"/>
        </w:rPr>
        <w:ptab w:relativeTo="margin" w:alignment="right" w:leader="none"/>
      </w:r>
      <w:r>
        <w:rPr>
          <w:rFonts w:asciiTheme="majorHAnsi" w:eastAsiaTheme="majorEastAsia" w:hAnsiTheme="majorHAnsi" w:cstheme="majorBidi"/>
        </w:rPr>
        <w:t xml:space="preserve">Page </w:t>
      </w:r>
      <w:r w:rsidR="00CA35B5">
        <w:rPr>
          <w:rFonts w:eastAsiaTheme="minorEastAsia"/>
        </w:rPr>
        <w:fldChar w:fldCharType="begin"/>
      </w:r>
      <w:r>
        <w:instrText xml:space="preserve"> PAGE   \* MERGEFORMAT </w:instrText>
      </w:r>
      <w:r w:rsidR="00CA35B5">
        <w:rPr>
          <w:rFonts w:eastAsiaTheme="minorEastAsia"/>
        </w:rPr>
        <w:fldChar w:fldCharType="separate"/>
      </w:r>
      <w:r w:rsidR="0058654B" w:rsidRPr="0058654B">
        <w:rPr>
          <w:rFonts w:asciiTheme="majorHAnsi" w:eastAsiaTheme="majorEastAsia" w:hAnsiTheme="majorHAnsi" w:cstheme="majorBidi"/>
          <w:noProof/>
        </w:rPr>
        <w:t>4</w:t>
      </w:r>
      <w:r w:rsidR="00CA35B5">
        <w:rPr>
          <w:rFonts w:asciiTheme="majorHAnsi" w:eastAsiaTheme="majorEastAsia" w:hAnsiTheme="majorHAnsi" w:cstheme="majorBidi"/>
          <w:noProof/>
        </w:rPr>
        <w:fldChar w:fldCharType="end"/>
      </w:r>
    </w:ins>
  </w:p>
  <w:p w14:paraId="100E107A" w14:textId="77777777" w:rsidR="00972DE8" w:rsidRDefault="00972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954BBF" w14:textId="77777777" w:rsidR="005E27B8" w:rsidRDefault="005E27B8" w:rsidP="00972DE8">
      <w:pPr>
        <w:spacing w:after="0" w:line="240" w:lineRule="auto"/>
      </w:pPr>
      <w:r>
        <w:separator/>
      </w:r>
    </w:p>
  </w:footnote>
  <w:footnote w:type="continuationSeparator" w:id="0">
    <w:p w14:paraId="14288767" w14:textId="77777777" w:rsidR="005E27B8" w:rsidRDefault="005E27B8" w:rsidP="00972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28028" w14:textId="77777777" w:rsidR="00972DE8" w:rsidRDefault="00972D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41749"/>
    <w:multiLevelType w:val="hybridMultilevel"/>
    <w:tmpl w:val="A4500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771CD"/>
    <w:multiLevelType w:val="hybridMultilevel"/>
    <w:tmpl w:val="27624B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FD3807"/>
    <w:multiLevelType w:val="hybridMultilevel"/>
    <w:tmpl w:val="6284F7BA"/>
    <w:lvl w:ilvl="0" w:tplc="BED6B708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D1E89"/>
    <w:multiLevelType w:val="hybridMultilevel"/>
    <w:tmpl w:val="1D5822B0"/>
    <w:lvl w:ilvl="0" w:tplc="04AEC6B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E34CD1"/>
    <w:multiLevelType w:val="hybridMultilevel"/>
    <w:tmpl w:val="D312EC8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AB72530"/>
    <w:multiLevelType w:val="hybridMultilevel"/>
    <w:tmpl w:val="AD6EFE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640267"/>
    <w:multiLevelType w:val="hybridMultilevel"/>
    <w:tmpl w:val="AD7CF0E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DE1621"/>
    <w:multiLevelType w:val="hybridMultilevel"/>
    <w:tmpl w:val="4CFE05D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57B0E0B"/>
    <w:multiLevelType w:val="hybridMultilevel"/>
    <w:tmpl w:val="C3784EA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E1359C4"/>
    <w:multiLevelType w:val="hybridMultilevel"/>
    <w:tmpl w:val="F54282EC"/>
    <w:lvl w:ilvl="0" w:tplc="3C30573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A1322"/>
    <w:multiLevelType w:val="hybridMultilevel"/>
    <w:tmpl w:val="45A4147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5B810CE"/>
    <w:multiLevelType w:val="hybridMultilevel"/>
    <w:tmpl w:val="DEEED7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6441ACB"/>
    <w:multiLevelType w:val="hybridMultilevel"/>
    <w:tmpl w:val="4AAC1E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9D6ED1"/>
    <w:multiLevelType w:val="hybridMultilevel"/>
    <w:tmpl w:val="29E6BB8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7B66D43"/>
    <w:multiLevelType w:val="hybridMultilevel"/>
    <w:tmpl w:val="E7402C5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657C05"/>
    <w:multiLevelType w:val="hybridMultilevel"/>
    <w:tmpl w:val="42681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F9F057A"/>
    <w:multiLevelType w:val="hybridMultilevel"/>
    <w:tmpl w:val="15781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704B6"/>
    <w:multiLevelType w:val="hybridMultilevel"/>
    <w:tmpl w:val="D7D216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2364AC"/>
    <w:multiLevelType w:val="hybridMultilevel"/>
    <w:tmpl w:val="AAE471A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D568B9"/>
    <w:multiLevelType w:val="hybridMultilevel"/>
    <w:tmpl w:val="9B9655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FB2917"/>
    <w:multiLevelType w:val="hybridMultilevel"/>
    <w:tmpl w:val="29BED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540DF"/>
    <w:multiLevelType w:val="hybridMultilevel"/>
    <w:tmpl w:val="1D5822B0"/>
    <w:lvl w:ilvl="0" w:tplc="04AEC6B4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EB307C"/>
    <w:multiLevelType w:val="hybridMultilevel"/>
    <w:tmpl w:val="73AE4E06"/>
    <w:lvl w:ilvl="0" w:tplc="B156BBB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F2EB1"/>
    <w:multiLevelType w:val="hybridMultilevel"/>
    <w:tmpl w:val="EAD47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E100F6"/>
    <w:multiLevelType w:val="hybridMultilevel"/>
    <w:tmpl w:val="1BF616A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1A61BC7"/>
    <w:multiLevelType w:val="hybridMultilevel"/>
    <w:tmpl w:val="B4E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3924492"/>
    <w:multiLevelType w:val="hybridMultilevel"/>
    <w:tmpl w:val="9A7E6D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5E31A5"/>
    <w:multiLevelType w:val="multilevel"/>
    <w:tmpl w:val="89A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D1BCF"/>
    <w:multiLevelType w:val="hybridMultilevel"/>
    <w:tmpl w:val="3B0472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3F73FE"/>
    <w:multiLevelType w:val="hybridMultilevel"/>
    <w:tmpl w:val="75BC454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7766B40"/>
    <w:multiLevelType w:val="hybridMultilevel"/>
    <w:tmpl w:val="D312EC8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7E92FE8"/>
    <w:multiLevelType w:val="hybridMultilevel"/>
    <w:tmpl w:val="1A94E6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8F24989"/>
    <w:multiLevelType w:val="hybridMultilevel"/>
    <w:tmpl w:val="BB6A71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C9306BB"/>
    <w:multiLevelType w:val="hybridMultilevel"/>
    <w:tmpl w:val="CCD6A17A"/>
    <w:lvl w:ilvl="0" w:tplc="5ABC54F8">
      <w:start w:val="1"/>
      <w:numFmt w:val="lowerLetter"/>
      <w:lvlText w:val="%1."/>
      <w:lvlJc w:val="left"/>
      <w:pPr>
        <w:ind w:left="180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A62BB1"/>
    <w:multiLevelType w:val="hybridMultilevel"/>
    <w:tmpl w:val="DCA66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B1472B"/>
    <w:multiLevelType w:val="hybridMultilevel"/>
    <w:tmpl w:val="2602824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8005949"/>
    <w:multiLevelType w:val="hybridMultilevel"/>
    <w:tmpl w:val="18280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C869F5"/>
    <w:multiLevelType w:val="hybridMultilevel"/>
    <w:tmpl w:val="41969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6B3791"/>
    <w:multiLevelType w:val="hybridMultilevel"/>
    <w:tmpl w:val="D966DAA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C220839"/>
    <w:multiLevelType w:val="hybridMultilevel"/>
    <w:tmpl w:val="5F384A5A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7D295FA7"/>
    <w:multiLevelType w:val="hybridMultilevel"/>
    <w:tmpl w:val="AFE679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87080384">
    <w:abstractNumId w:val="25"/>
  </w:num>
  <w:num w:numId="2" w16cid:durableId="742602855">
    <w:abstractNumId w:val="15"/>
  </w:num>
  <w:num w:numId="3" w16cid:durableId="839152491">
    <w:abstractNumId w:val="36"/>
  </w:num>
  <w:num w:numId="4" w16cid:durableId="1357805948">
    <w:abstractNumId w:val="34"/>
  </w:num>
  <w:num w:numId="5" w16cid:durableId="1887256912">
    <w:abstractNumId w:val="33"/>
  </w:num>
  <w:num w:numId="6" w16cid:durableId="845753998">
    <w:abstractNumId w:val="11"/>
  </w:num>
  <w:num w:numId="7" w16cid:durableId="1927417747">
    <w:abstractNumId w:val="37"/>
  </w:num>
  <w:num w:numId="8" w16cid:durableId="1760708838">
    <w:abstractNumId w:val="20"/>
  </w:num>
  <w:num w:numId="9" w16cid:durableId="1762098143">
    <w:abstractNumId w:val="40"/>
  </w:num>
  <w:num w:numId="10" w16cid:durableId="562448741">
    <w:abstractNumId w:val="38"/>
  </w:num>
  <w:num w:numId="11" w16cid:durableId="1964799896">
    <w:abstractNumId w:val="30"/>
  </w:num>
  <w:num w:numId="12" w16cid:durableId="2103137264">
    <w:abstractNumId w:val="39"/>
  </w:num>
  <w:num w:numId="13" w16cid:durableId="1159267014">
    <w:abstractNumId w:val="4"/>
  </w:num>
  <w:num w:numId="14" w16cid:durableId="1747454331">
    <w:abstractNumId w:val="17"/>
  </w:num>
  <w:num w:numId="15" w16cid:durableId="389959764">
    <w:abstractNumId w:val="6"/>
  </w:num>
  <w:num w:numId="16" w16cid:durableId="1997875138">
    <w:abstractNumId w:val="29"/>
  </w:num>
  <w:num w:numId="17" w16cid:durableId="1477646149">
    <w:abstractNumId w:val="1"/>
  </w:num>
  <w:num w:numId="18" w16cid:durableId="246155389">
    <w:abstractNumId w:val="32"/>
  </w:num>
  <w:num w:numId="19" w16cid:durableId="211501445">
    <w:abstractNumId w:val="18"/>
  </w:num>
  <w:num w:numId="20" w16cid:durableId="1385330186">
    <w:abstractNumId w:val="3"/>
  </w:num>
  <w:num w:numId="21" w16cid:durableId="247035899">
    <w:abstractNumId w:val="35"/>
  </w:num>
  <w:num w:numId="22" w16cid:durableId="554514236">
    <w:abstractNumId w:val="7"/>
  </w:num>
  <w:num w:numId="23" w16cid:durableId="97415523">
    <w:abstractNumId w:val="5"/>
  </w:num>
  <w:num w:numId="24" w16cid:durableId="258098988">
    <w:abstractNumId w:val="9"/>
  </w:num>
  <w:num w:numId="25" w16cid:durableId="1800369465">
    <w:abstractNumId w:val="14"/>
  </w:num>
  <w:num w:numId="26" w16cid:durableId="1865514653">
    <w:abstractNumId w:val="26"/>
  </w:num>
  <w:num w:numId="27" w16cid:durableId="2074307027">
    <w:abstractNumId w:val="2"/>
  </w:num>
  <w:num w:numId="28" w16cid:durableId="92437960">
    <w:abstractNumId w:val="13"/>
  </w:num>
  <w:num w:numId="29" w16cid:durableId="1161041771">
    <w:abstractNumId w:val="10"/>
  </w:num>
  <w:num w:numId="30" w16cid:durableId="748964179">
    <w:abstractNumId w:val="22"/>
  </w:num>
  <w:num w:numId="31" w16cid:durableId="1906064367">
    <w:abstractNumId w:val="8"/>
  </w:num>
  <w:num w:numId="32" w16cid:durableId="1450934046">
    <w:abstractNumId w:val="21"/>
  </w:num>
  <w:num w:numId="33" w16cid:durableId="313724628">
    <w:abstractNumId w:val="27"/>
  </w:num>
  <w:num w:numId="34" w16cid:durableId="1015306202">
    <w:abstractNumId w:val="23"/>
  </w:num>
  <w:num w:numId="35" w16cid:durableId="2085881339">
    <w:abstractNumId w:val="31"/>
  </w:num>
  <w:num w:numId="36" w16cid:durableId="1593271157">
    <w:abstractNumId w:val="28"/>
  </w:num>
  <w:num w:numId="37" w16cid:durableId="14253005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12389744">
    <w:abstractNumId w:val="16"/>
  </w:num>
  <w:num w:numId="39" w16cid:durableId="674307972">
    <w:abstractNumId w:val="12"/>
  </w:num>
  <w:num w:numId="40" w16cid:durableId="1431314165">
    <w:abstractNumId w:val="24"/>
  </w:num>
  <w:num w:numId="41" w16cid:durableId="989599185">
    <w:abstractNumId w:val="19"/>
  </w:num>
  <w:num w:numId="42" w16cid:durableId="1726027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2040"/>
    <w:rsid w:val="00000F27"/>
    <w:rsid w:val="000D7061"/>
    <w:rsid w:val="001B38A3"/>
    <w:rsid w:val="001E2FC9"/>
    <w:rsid w:val="00211499"/>
    <w:rsid w:val="0022005C"/>
    <w:rsid w:val="00222D01"/>
    <w:rsid w:val="0025134A"/>
    <w:rsid w:val="002C692A"/>
    <w:rsid w:val="002E6F94"/>
    <w:rsid w:val="00357679"/>
    <w:rsid w:val="003B58A5"/>
    <w:rsid w:val="004312FB"/>
    <w:rsid w:val="005456EB"/>
    <w:rsid w:val="00577E3F"/>
    <w:rsid w:val="0058654B"/>
    <w:rsid w:val="005E27B8"/>
    <w:rsid w:val="005E33BB"/>
    <w:rsid w:val="00612884"/>
    <w:rsid w:val="00665A18"/>
    <w:rsid w:val="006A1AFA"/>
    <w:rsid w:val="006F791E"/>
    <w:rsid w:val="00725AE8"/>
    <w:rsid w:val="007409E7"/>
    <w:rsid w:val="00740DCC"/>
    <w:rsid w:val="007A02CB"/>
    <w:rsid w:val="007C2BD6"/>
    <w:rsid w:val="007F3057"/>
    <w:rsid w:val="007F7A03"/>
    <w:rsid w:val="00863BE2"/>
    <w:rsid w:val="0088048E"/>
    <w:rsid w:val="008C4523"/>
    <w:rsid w:val="008D68E2"/>
    <w:rsid w:val="008E71AA"/>
    <w:rsid w:val="008F7D53"/>
    <w:rsid w:val="00972DE8"/>
    <w:rsid w:val="009963B1"/>
    <w:rsid w:val="009E481B"/>
    <w:rsid w:val="009F229B"/>
    <w:rsid w:val="00B076B4"/>
    <w:rsid w:val="00B17B9D"/>
    <w:rsid w:val="00B42040"/>
    <w:rsid w:val="00B579EE"/>
    <w:rsid w:val="00B81CE9"/>
    <w:rsid w:val="00BC7FF5"/>
    <w:rsid w:val="00C35592"/>
    <w:rsid w:val="00C74F17"/>
    <w:rsid w:val="00C85588"/>
    <w:rsid w:val="00CA35B5"/>
    <w:rsid w:val="00CF0AD1"/>
    <w:rsid w:val="00DD3CC7"/>
    <w:rsid w:val="00E3087F"/>
    <w:rsid w:val="00E4779E"/>
    <w:rsid w:val="00E6406B"/>
    <w:rsid w:val="00EC2CAE"/>
    <w:rsid w:val="00EC2D27"/>
    <w:rsid w:val="00EC3596"/>
    <w:rsid w:val="00F43946"/>
    <w:rsid w:val="00FD115E"/>
    <w:rsid w:val="00FE1CCE"/>
    <w:rsid w:val="00FF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F6A9"/>
  <w15:docId w15:val="{AE7B8F62-FAA6-D54C-86CF-EF62552D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DE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72D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72DE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72DE8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DE8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E8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99"/>
    <w:qFormat/>
    <w:rsid w:val="00972DE8"/>
    <w:pPr>
      <w:ind w:left="720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972DE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2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2D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DE8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DE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D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DE8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50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IEM/CNRS/UM2</Company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 Brosillon</dc:creator>
  <cp:lastModifiedBy>Arthur Souza Rodrigues</cp:lastModifiedBy>
  <cp:revision>1</cp:revision>
  <dcterms:created xsi:type="dcterms:W3CDTF">2019-11-06T16:42:00Z</dcterms:created>
  <dcterms:modified xsi:type="dcterms:W3CDTF">2026-09-26T00:02:00Z</dcterms:modified>
</cp:coreProperties>
</file>