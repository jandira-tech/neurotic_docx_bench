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F6E7D" w14:textId="77777777" w:rsidR="009F2F94" w:rsidRPr="00A918B9" w:rsidRDefault="009F2F94" w:rsidP="009F2F94">
      <w:pPr>
        <w:jc w:val="center"/>
        <w:rPr>
          <w:ins w:id="0" w:author="Whalley, Erin" w:date="2026-09-25T20:04:00Z" w16du:dateUtc="2026-09-26T00:04:00Z"/>
          <w:sz w:val="20"/>
        </w:rPr>
      </w:pPr>
      <w:ins w:id="1" w:author="Whalley, Erin" w:date="2026-09-25T20:04:00Z" w16du:dateUtc="2026-09-26T00:04:00Z">
        <w:r w:rsidRPr="00A918B9">
          <w:rPr>
            <w:sz w:val="20"/>
          </w:rPr>
          <w:t>Cobb Middle School Concert Band</w:t>
        </w:r>
      </w:ins>
    </w:p>
    <w:p w14:paraId="32CEA57A" w14:textId="77777777" w:rsidR="009F2F94" w:rsidRPr="00A918B9" w:rsidRDefault="009F2F94" w:rsidP="009F2F94">
      <w:pPr>
        <w:jc w:val="center"/>
        <w:rPr>
          <w:ins w:id="2" w:author="Whalley, Erin" w:date="2026-09-25T20:04:00Z" w16du:dateUtc="2026-09-26T00:04:00Z"/>
          <w:sz w:val="20"/>
        </w:rPr>
      </w:pPr>
      <w:ins w:id="3" w:author="Whalley, Erin" w:date="2026-09-25T20:04:00Z" w16du:dateUtc="2026-09-26T00:04:00Z">
        <w:r w:rsidRPr="00A918B9">
          <w:rPr>
            <w:sz w:val="20"/>
          </w:rPr>
          <w:t>Fee List</w:t>
        </w:r>
      </w:ins>
    </w:p>
    <w:p w14:paraId="3CAEFABC" w14:textId="77777777" w:rsidR="009F2F94" w:rsidRDefault="009F2F94" w:rsidP="009F2F94">
      <w:pPr>
        <w:jc w:val="center"/>
        <w:rPr>
          <w:ins w:id="4" w:author="Whalley, Erin" w:date="2026-09-25T20:04:00Z" w16du:dateUtc="2026-09-26T00:04:00Z"/>
          <w:sz w:val="20"/>
        </w:rPr>
      </w:pPr>
      <w:ins w:id="5" w:author="Whalley, Erin" w:date="2026-09-25T20:04:00Z" w16du:dateUtc="2026-09-26T00:04:00Z">
        <w:r w:rsidRPr="00A918B9">
          <w:rPr>
            <w:sz w:val="20"/>
          </w:rPr>
          <w:t>(Plea</w:t>
        </w:r>
        <w:r>
          <w:rPr>
            <w:sz w:val="20"/>
          </w:rPr>
          <w:t>se remember everything outside of our mandatory fees is optional)</w:t>
        </w:r>
      </w:ins>
    </w:p>
    <w:p w14:paraId="1FD5C7BB" w14:textId="77777777" w:rsidR="009F2F94" w:rsidRPr="00A918B9" w:rsidRDefault="009F2F94" w:rsidP="009F2F94">
      <w:pPr>
        <w:jc w:val="center"/>
        <w:rPr>
          <w:ins w:id="6" w:author="Whalley, Erin" w:date="2026-09-25T20:04:00Z" w16du:dateUtc="2026-09-26T00:04:00Z"/>
          <w:sz w:val="20"/>
        </w:rPr>
      </w:pPr>
      <w:ins w:id="7" w:author="Whalley, Erin" w:date="2026-09-25T20:04:00Z" w16du:dateUtc="2026-09-26T00:04:00Z">
        <w:r>
          <w:rPr>
            <w:sz w:val="20"/>
          </w:rPr>
          <w:t>** If the shirt has already been purchased, please notate on this sheet and turn in**</w:t>
        </w:r>
      </w:ins>
    </w:p>
    <w:p w14:paraId="675C04B5" w14:textId="77777777" w:rsidR="009F2F94" w:rsidRPr="00A918B9" w:rsidRDefault="009F2F94" w:rsidP="009F2F94">
      <w:pPr>
        <w:jc w:val="center"/>
        <w:rPr>
          <w:ins w:id="8" w:author="Whalley, Erin" w:date="2026-09-25T20:04:00Z" w16du:dateUtc="2026-09-26T00:04:00Z"/>
          <w:sz w:val="20"/>
        </w:rPr>
      </w:pPr>
      <w:ins w:id="9" w:author="Whalley, Erin" w:date="2026-09-25T20:04:00Z" w16du:dateUtc="2026-09-26T00:04:00Z">
        <w:r w:rsidRPr="00A918B9">
          <w:rPr>
            <w:sz w:val="20"/>
          </w:rPr>
          <w:t>Name: ________________________________ Parent:_____________________________________</w:t>
        </w:r>
      </w:ins>
    </w:p>
    <w:p w14:paraId="502D814C" w14:textId="77777777" w:rsidR="009F2F94" w:rsidRPr="00A918B9" w:rsidRDefault="009F2F94" w:rsidP="009F2F94">
      <w:pPr>
        <w:jc w:val="center"/>
        <w:rPr>
          <w:ins w:id="10" w:author="Whalley, Erin" w:date="2026-09-25T20:04:00Z" w16du:dateUtc="2026-09-26T00:04:00Z"/>
          <w:sz w:val="20"/>
        </w:rPr>
      </w:pPr>
      <w:ins w:id="11" w:author="Whalley, Erin" w:date="2026-09-25T20:04:00Z" w16du:dateUtc="2026-09-26T00:04:00Z">
        <w:r w:rsidRPr="00A918B9">
          <w:rPr>
            <w:sz w:val="20"/>
          </w:rPr>
          <w:t>Class Period:_________________________</w:t>
        </w:r>
        <w:r w:rsidRPr="00A918B9">
          <w:rPr>
            <w:sz w:val="20"/>
          </w:rPr>
          <w:tab/>
          <w:t>Date:______________________________</w:t>
        </w:r>
      </w:ins>
    </w:p>
    <w:p w14:paraId="7CC62FE0" w14:textId="77777777" w:rsidR="009F2F94" w:rsidRPr="00A918B9" w:rsidRDefault="009F2F94" w:rsidP="009F2F94">
      <w:pPr>
        <w:jc w:val="center"/>
        <w:rPr>
          <w:ins w:id="12" w:author="Whalley, Erin" w:date="2026-09-25T20:04:00Z" w16du:dateUtc="2026-09-26T00:04:00Z"/>
          <w:sz w:val="20"/>
        </w:rPr>
      </w:pPr>
      <w:ins w:id="13" w:author="Whalley, Erin" w:date="2026-09-25T20:04:00Z" w16du:dateUtc="2026-09-26T00:04:00Z">
        <w:r w:rsidRPr="00A918B9">
          <w:rPr>
            <w:sz w:val="20"/>
          </w:rPr>
          <w:t>Contact Number:_________________________</w:t>
        </w:r>
        <w:r w:rsidRPr="00A918B9">
          <w:rPr>
            <w:sz w:val="20"/>
          </w:rPr>
          <w:tab/>
          <w:t>Parent Email: _______________________________</w:t>
        </w:r>
      </w:ins>
    </w:p>
    <w:p w14:paraId="5A279A76" w14:textId="77777777" w:rsidR="009F2F94" w:rsidRPr="00A918B9" w:rsidRDefault="009F2F94" w:rsidP="009F2F94">
      <w:pPr>
        <w:rPr>
          <w:ins w:id="14" w:author="Whalley, Erin" w:date="2026-09-25T20:04:00Z" w16du:dateUtc="2026-09-26T00:04:00Z"/>
          <w:sz w:val="20"/>
        </w:rPr>
      </w:pPr>
    </w:p>
    <w:p w14:paraId="3C5D84E6" w14:textId="77777777" w:rsidR="009F2F94" w:rsidRPr="00A918B9" w:rsidRDefault="009F2F94" w:rsidP="009F2F94">
      <w:pPr>
        <w:rPr>
          <w:ins w:id="15" w:author="Whalley, Erin" w:date="2026-09-25T20:04:00Z" w16du:dateUtc="2026-09-26T00:04:00Z"/>
          <w:sz w:val="20"/>
        </w:rPr>
      </w:pPr>
      <w:ins w:id="16" w:author="Whalley, Erin" w:date="2026-09-25T20:04:00Z" w16du:dateUtc="2026-09-26T00:04:00Z">
        <w:r w:rsidRPr="00A918B9">
          <w:rPr>
            <w:b/>
            <w:i/>
            <w:sz w:val="20"/>
            <w:u w:val="single"/>
          </w:rPr>
          <w:t>Required Purchases:</w:t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</w:r>
        <w:r w:rsidRPr="00A918B9">
          <w:rPr>
            <w:b/>
            <w:i/>
            <w:sz w:val="20"/>
          </w:rPr>
          <w:tab/>
          <w:t xml:space="preserve">  </w:t>
        </w:r>
        <w:r w:rsidRPr="00A918B9">
          <w:rPr>
            <w:sz w:val="20"/>
          </w:rPr>
          <w:t>Qty</w:t>
        </w:r>
        <w:r w:rsidRPr="00A918B9">
          <w:rPr>
            <w:sz w:val="20"/>
          </w:rPr>
          <w:tab/>
          <w:t xml:space="preserve">            Total</w:t>
        </w:r>
      </w:ins>
    </w:p>
    <w:p w14:paraId="6AC031D6" w14:textId="77777777" w:rsidR="009F2F94" w:rsidRDefault="009F2F94" w:rsidP="009F2F94">
      <w:pPr>
        <w:rPr>
          <w:ins w:id="17" w:author="Whalley, Erin" w:date="2026-09-25T20:04:00Z" w16du:dateUtc="2026-09-26T00:04:00Z"/>
          <w:b/>
          <w:sz w:val="20"/>
          <w:u w:val="single"/>
        </w:rPr>
      </w:pPr>
      <w:ins w:id="18" w:author="Whalley, Erin" w:date="2026-09-25T20:04:00Z" w16du:dateUtc="2026-09-26T00:04:00Z">
        <w:r w:rsidRPr="00A918B9">
          <w:rPr>
            <w:sz w:val="20"/>
          </w:rPr>
          <w:t xml:space="preserve">Cobb Band Nation T-Shirt ……………………………………………………………………………………  </w:t>
        </w:r>
        <w:r>
          <w:rPr>
            <w:sz w:val="20"/>
          </w:rPr>
          <w:t xml:space="preserve">              </w:t>
        </w:r>
        <w:r w:rsidRPr="00A918B9">
          <w:rPr>
            <w:sz w:val="20"/>
            <w:u w:val="single"/>
          </w:rPr>
          <w:t xml:space="preserve"> </w:t>
        </w:r>
        <w:r w:rsidRPr="00A918B9">
          <w:rPr>
            <w:b/>
            <w:sz w:val="20"/>
            <w:u w:val="single"/>
          </w:rPr>
          <w:t>1    X</w:t>
        </w:r>
        <w:r>
          <w:rPr>
            <w:b/>
            <w:sz w:val="20"/>
          </w:rPr>
          <w:t xml:space="preserve">   $10</w:t>
        </w:r>
        <w:r w:rsidRPr="00A918B9">
          <w:rPr>
            <w:b/>
            <w:sz w:val="20"/>
          </w:rPr>
          <w:t xml:space="preserve"> = </w:t>
        </w:r>
        <w:r>
          <w:rPr>
            <w:b/>
            <w:sz w:val="20"/>
            <w:u w:val="single"/>
          </w:rPr>
          <w:t xml:space="preserve">    10</w:t>
        </w:r>
        <w:r w:rsidRPr="00A918B9">
          <w:rPr>
            <w:b/>
            <w:sz w:val="20"/>
            <w:u w:val="single"/>
          </w:rPr>
          <w:t xml:space="preserve">    .</w:t>
        </w:r>
      </w:ins>
    </w:p>
    <w:p w14:paraId="6A44C71D" w14:textId="77777777" w:rsidR="009F2F94" w:rsidRPr="00641554" w:rsidRDefault="009F2F94" w:rsidP="009F2F94">
      <w:pPr>
        <w:ind w:left="720" w:firstLine="720"/>
        <w:rPr>
          <w:ins w:id="19" w:author="Whalley, Erin" w:date="2026-09-25T20:04:00Z" w16du:dateUtc="2026-09-26T00:04:00Z"/>
          <w:sz w:val="20"/>
        </w:rPr>
      </w:pPr>
      <w:ins w:id="20" w:author="Whalley, Erin" w:date="2026-09-25T20:04:00Z" w16du:dateUtc="2026-09-26T00:04:00Z">
        <w:r w:rsidRPr="00A918B9">
          <w:rPr>
            <w:sz w:val="20"/>
          </w:rPr>
          <w:t>Size (Please Circle):  AS   AM     AL   AxL   A2xL</w:t>
        </w:r>
      </w:ins>
    </w:p>
    <w:p w14:paraId="6B97A4B6" w14:textId="77777777" w:rsidR="009F2F94" w:rsidRPr="00A918B9" w:rsidRDefault="009F2F94" w:rsidP="009F2F94">
      <w:pPr>
        <w:rPr>
          <w:ins w:id="21" w:author="Whalley, Erin" w:date="2026-09-25T20:04:00Z" w16du:dateUtc="2026-09-26T00:04:00Z"/>
          <w:b/>
          <w:i/>
          <w:sz w:val="20"/>
          <w:u w:val="single"/>
        </w:rPr>
      </w:pPr>
      <w:ins w:id="22" w:author="Whalley, Erin" w:date="2026-09-25T20:04:00Z" w16du:dateUtc="2026-09-26T00:04:00Z">
        <w:r w:rsidRPr="00A918B9">
          <w:rPr>
            <w:b/>
            <w:i/>
            <w:sz w:val="20"/>
            <w:u w:val="single"/>
          </w:rPr>
          <w:t>Optional Purchases:</w:t>
        </w:r>
      </w:ins>
    </w:p>
    <w:p w14:paraId="3396B9A7" w14:textId="77777777" w:rsidR="009F2F94" w:rsidRPr="00A918B9" w:rsidRDefault="009F2F94" w:rsidP="009F2F94">
      <w:pPr>
        <w:rPr>
          <w:ins w:id="23" w:author="Whalley, Erin" w:date="2026-09-25T20:04:00Z" w16du:dateUtc="2026-09-26T00:04:00Z"/>
          <w:sz w:val="20"/>
          <w:u w:val="single"/>
        </w:rPr>
      </w:pPr>
      <w:ins w:id="24" w:author="Whalley, Erin" w:date="2026-09-25T20:04:00Z" w16du:dateUtc="2026-09-26T00:04:00Z">
        <w:r w:rsidRPr="00A918B9">
          <w:rPr>
            <w:sz w:val="20"/>
          </w:rPr>
          <w:t xml:space="preserve">Solo and Ensemble ………………………………………………………………………………………………  </w:t>
        </w:r>
        <w:r>
          <w:rPr>
            <w:sz w:val="20"/>
          </w:rPr>
          <w:t xml:space="preserve">             </w:t>
        </w:r>
        <w:r w:rsidRPr="00A918B9">
          <w:rPr>
            <w:sz w:val="20"/>
          </w:rPr>
          <w:t xml:space="preserve"> </w:t>
        </w:r>
        <w:r>
          <w:rPr>
            <w:sz w:val="20"/>
          </w:rPr>
          <w:t xml:space="preserve"> </w:t>
        </w:r>
        <w:r w:rsidRPr="00A918B9">
          <w:rPr>
            <w:sz w:val="20"/>
          </w:rPr>
          <w:t>_____X $10 = ______</w:t>
        </w:r>
        <w:r w:rsidRPr="00A918B9">
          <w:rPr>
            <w:sz w:val="20"/>
            <w:u w:val="single"/>
          </w:rPr>
          <w:t xml:space="preserve"> </w:t>
        </w:r>
      </w:ins>
    </w:p>
    <w:p w14:paraId="385D05EC" w14:textId="77777777" w:rsidR="009F2F94" w:rsidRPr="00A918B9" w:rsidRDefault="009F2F94" w:rsidP="009F2F94">
      <w:pPr>
        <w:rPr>
          <w:ins w:id="25" w:author="Whalley, Erin" w:date="2026-09-25T20:04:00Z" w16du:dateUtc="2026-09-26T00:04:00Z"/>
          <w:sz w:val="20"/>
          <w:u w:val="single"/>
        </w:rPr>
      </w:pPr>
      <w:ins w:id="26" w:author="Whalley, Erin" w:date="2026-09-25T20:04:00Z" w16du:dateUtc="2026-09-26T00:04:00Z">
        <w:r w:rsidRPr="00A918B9">
          <w:rPr>
            <w:sz w:val="20"/>
          </w:rPr>
          <w:t xml:space="preserve">All-District Auditions ……………………………………………………………………………………………  </w:t>
        </w:r>
        <w:r>
          <w:rPr>
            <w:sz w:val="20"/>
          </w:rPr>
          <w:t xml:space="preserve">              </w:t>
        </w:r>
        <w:r w:rsidRPr="00A918B9">
          <w:rPr>
            <w:sz w:val="20"/>
          </w:rPr>
          <w:t xml:space="preserve"> _____X $10 = ______</w:t>
        </w:r>
        <w:r w:rsidRPr="00A918B9">
          <w:rPr>
            <w:sz w:val="20"/>
            <w:u w:val="single"/>
          </w:rPr>
          <w:t xml:space="preserve"> </w:t>
        </w:r>
      </w:ins>
    </w:p>
    <w:p w14:paraId="63B908CC" w14:textId="77777777" w:rsidR="009F2F94" w:rsidRDefault="009F2F94" w:rsidP="009F2F94">
      <w:pPr>
        <w:rPr>
          <w:ins w:id="27" w:author="Whalley, Erin" w:date="2026-09-25T20:04:00Z" w16du:dateUtc="2026-09-26T00:04:00Z"/>
          <w:sz w:val="20"/>
          <w:u w:val="single"/>
        </w:rPr>
      </w:pPr>
      <w:ins w:id="28" w:author="Whalley, Erin" w:date="2026-09-25T20:04:00Z" w16du:dateUtc="2026-09-26T00:04:00Z">
        <w:r w:rsidRPr="00A918B9">
          <w:rPr>
            <w:sz w:val="20"/>
          </w:rPr>
          <w:t xml:space="preserve">All-State Auditions ………………………………………………………………………………………………   </w:t>
        </w:r>
        <w:r>
          <w:rPr>
            <w:sz w:val="20"/>
          </w:rPr>
          <w:t xml:space="preserve">              </w:t>
        </w:r>
        <w:r w:rsidR="006F00AB">
          <w:rPr>
            <w:sz w:val="20"/>
          </w:rPr>
          <w:t xml:space="preserve"> _____X $15</w:t>
        </w:r>
        <w:r w:rsidRPr="00A918B9">
          <w:rPr>
            <w:sz w:val="20"/>
          </w:rPr>
          <w:t xml:space="preserve"> = ______</w:t>
        </w:r>
        <w:r w:rsidRPr="00A918B9">
          <w:rPr>
            <w:sz w:val="20"/>
            <w:u w:val="single"/>
          </w:rPr>
          <w:t xml:space="preserve"> </w:t>
        </w:r>
      </w:ins>
    </w:p>
    <w:p w14:paraId="4C9360B0" w14:textId="77777777" w:rsidR="009F2F94" w:rsidRPr="00CF6C33" w:rsidRDefault="009F2F94" w:rsidP="009F2F94">
      <w:pPr>
        <w:rPr>
          <w:ins w:id="29" w:author="Whalley, Erin" w:date="2026-09-25T20:04:00Z" w16du:dateUtc="2026-09-26T00:04:00Z"/>
          <w:sz w:val="20"/>
        </w:rPr>
      </w:pPr>
      <w:ins w:id="30" w:author="Whalley, Erin" w:date="2026-09-25T20:04:00Z" w16du:dateUtc="2026-09-26T00:04:00Z">
        <w:r>
          <w:rPr>
            <w:sz w:val="20"/>
          </w:rPr>
          <w:t>Making Music Matter vol. 1(if needed) ……………………………………………………………….</w:t>
        </w:r>
        <w:r>
          <w:rPr>
            <w:sz w:val="20"/>
          </w:rPr>
          <w:tab/>
          <w:t xml:space="preserve">   _____X $12 = ______</w:t>
        </w:r>
      </w:ins>
    </w:p>
    <w:p w14:paraId="4CF10CF7" w14:textId="77777777" w:rsidR="006B1A30" w:rsidRPr="006B1A30" w:rsidRDefault="006B1A30" w:rsidP="009F2F94">
      <w:pPr>
        <w:rPr>
          <w:ins w:id="31" w:author="Whalley, Erin" w:date="2026-09-25T20:04:00Z" w16du:dateUtc="2026-09-26T00:04:00Z"/>
        </w:rPr>
      </w:pPr>
      <w:ins w:id="32" w:author="Whalley, Erin" w:date="2026-09-25T20:04:00Z" w16du:dateUtc="2026-09-26T00:04:00Z">
        <w:r w:rsidRPr="006B1A30">
          <w:rPr>
            <w:sz w:val="20"/>
          </w:rPr>
          <w:t>Optional Band Shirt (different design than required shirt)…………………………</w:t>
        </w:r>
        <w:r>
          <w:rPr>
            <w:sz w:val="20"/>
          </w:rPr>
          <w:t>…………</w:t>
        </w:r>
        <w:r w:rsidRPr="006B1A30">
          <w:rPr>
            <w:sz w:val="20"/>
          </w:rPr>
          <w:t xml:space="preserve"> </w:t>
        </w:r>
        <w:r>
          <w:t xml:space="preserve">     </w:t>
        </w:r>
        <w:r>
          <w:tab/>
          <w:t xml:space="preserve">  </w:t>
        </w:r>
        <w:r w:rsidRPr="00AF3440">
          <w:rPr>
            <w:sz w:val="20"/>
          </w:rPr>
          <w:t>___</w:t>
        </w:r>
        <w:r>
          <w:rPr>
            <w:sz w:val="20"/>
          </w:rPr>
          <w:t xml:space="preserve">__ X $10 =    </w:t>
        </w:r>
        <w:r w:rsidRPr="00AF3440">
          <w:rPr>
            <w:sz w:val="20"/>
          </w:rPr>
          <w:tab/>
          <w:t>______</w:t>
        </w:r>
      </w:ins>
    </w:p>
    <w:p w14:paraId="568B2F14" w14:textId="77777777" w:rsidR="009F2F94" w:rsidRPr="00A918B9" w:rsidRDefault="009F2F94" w:rsidP="009F2F94">
      <w:pPr>
        <w:rPr>
          <w:ins w:id="33" w:author="Whalley, Erin" w:date="2026-09-25T20:04:00Z" w16du:dateUtc="2026-09-26T00:04:00Z"/>
          <w:sz w:val="20"/>
          <w:u w:val="single"/>
        </w:rPr>
      </w:pPr>
      <w:ins w:id="34" w:author="Whalley, Erin" w:date="2026-09-25T20:04:00Z" w16du:dateUtc="2026-09-26T00:04:00Z">
        <w:r w:rsidRPr="00A918B9">
          <w:rPr>
            <w:sz w:val="20"/>
          </w:rPr>
          <w:t xml:space="preserve">Leather Folder ……………………………………………………………………………………………………    </w:t>
        </w:r>
        <w:r>
          <w:rPr>
            <w:sz w:val="20"/>
          </w:rPr>
          <w:t xml:space="preserve">             </w:t>
        </w:r>
        <w:r w:rsidRPr="00A918B9">
          <w:rPr>
            <w:sz w:val="20"/>
          </w:rPr>
          <w:t xml:space="preserve">  _____X $15 = ______</w:t>
        </w:r>
        <w:r w:rsidRPr="00A918B9">
          <w:rPr>
            <w:sz w:val="20"/>
            <w:u w:val="single"/>
          </w:rPr>
          <w:t xml:space="preserve"> </w:t>
        </w:r>
      </w:ins>
    </w:p>
    <w:p w14:paraId="3499F9D1" w14:textId="77777777" w:rsidR="009F2F94" w:rsidRPr="00A918B9" w:rsidRDefault="009F2F94" w:rsidP="009F2F94">
      <w:pPr>
        <w:jc w:val="right"/>
        <w:rPr>
          <w:ins w:id="35" w:author="Whalley, Erin" w:date="2026-09-25T20:04:00Z" w16du:dateUtc="2026-09-26T00:04:00Z"/>
          <w:b/>
          <w:i/>
          <w:sz w:val="20"/>
          <w:u w:val="single"/>
        </w:rPr>
      </w:pPr>
    </w:p>
    <w:p w14:paraId="1211A1D1" w14:textId="77777777" w:rsidR="009F2F94" w:rsidRPr="00A918B9" w:rsidRDefault="009F2F94" w:rsidP="009F2F94">
      <w:pPr>
        <w:jc w:val="right"/>
        <w:rPr>
          <w:ins w:id="36" w:author="Whalley, Erin" w:date="2026-09-25T20:04:00Z" w16du:dateUtc="2026-09-26T00:04:00Z"/>
          <w:b/>
          <w:i/>
          <w:sz w:val="20"/>
          <w:u w:val="single"/>
        </w:rPr>
      </w:pPr>
      <w:ins w:id="37" w:author="Whalley, Erin" w:date="2026-09-25T20:04:00Z" w16du:dateUtc="2026-09-26T00:04:00Z">
        <w:r>
          <w:rPr>
            <w:b/>
            <w:i/>
            <w:sz w:val="20"/>
            <w:u w:val="single"/>
          </w:rPr>
          <w:t>Required Purchases = $10</w:t>
        </w:r>
      </w:ins>
    </w:p>
    <w:p w14:paraId="49798F10" w14:textId="77777777" w:rsidR="009F2F94" w:rsidRPr="00A918B9" w:rsidRDefault="009F2F94" w:rsidP="009F2F94">
      <w:pPr>
        <w:jc w:val="right"/>
        <w:rPr>
          <w:ins w:id="38" w:author="Whalley, Erin" w:date="2026-09-25T20:04:00Z" w16du:dateUtc="2026-09-26T00:04:00Z"/>
          <w:b/>
          <w:i/>
          <w:sz w:val="20"/>
          <w:u w:val="single"/>
        </w:rPr>
      </w:pPr>
      <w:ins w:id="39" w:author="Whalley, Erin" w:date="2026-09-25T20:04:00Z" w16du:dateUtc="2026-09-26T00:04:00Z">
        <w:r w:rsidRPr="00A918B9">
          <w:rPr>
            <w:b/>
            <w:i/>
            <w:sz w:val="20"/>
            <w:u w:val="single"/>
          </w:rPr>
          <w:t>+</w:t>
        </w:r>
      </w:ins>
    </w:p>
    <w:p w14:paraId="5772453C" w14:textId="77777777" w:rsidR="009F2F94" w:rsidRPr="00A918B9" w:rsidRDefault="009F2F94" w:rsidP="009F2F94">
      <w:pPr>
        <w:jc w:val="right"/>
        <w:rPr>
          <w:ins w:id="40" w:author="Whalley, Erin" w:date="2026-09-25T20:04:00Z" w16du:dateUtc="2026-09-26T00:04:00Z"/>
          <w:sz w:val="20"/>
        </w:rPr>
      </w:pPr>
      <w:ins w:id="41" w:author="Whalley, Erin" w:date="2026-09-25T20:04:00Z" w16du:dateUtc="2026-09-26T00:04:00Z">
        <w:r>
          <w:rPr>
            <w:i/>
            <w:sz w:val="20"/>
          </w:rPr>
          <w:t xml:space="preserve">                                      </w:t>
        </w:r>
        <w:r w:rsidRPr="00A918B9">
          <w:rPr>
            <w:i/>
            <w:sz w:val="20"/>
            <w:u w:val="single"/>
          </w:rPr>
          <w:t>Optional Purchases = ________</w:t>
        </w:r>
        <w:r w:rsidRPr="00A918B9">
          <w:rPr>
            <w:sz w:val="20"/>
          </w:rPr>
          <w:tab/>
        </w:r>
      </w:ins>
    </w:p>
    <w:p w14:paraId="55D6E244" w14:textId="77777777" w:rsidR="009F2F94" w:rsidRPr="00A918B9" w:rsidRDefault="009F2F94" w:rsidP="009F2F94">
      <w:pPr>
        <w:jc w:val="right"/>
        <w:rPr>
          <w:ins w:id="42" w:author="Whalley, Erin" w:date="2026-09-25T20:04:00Z" w16du:dateUtc="2026-09-26T00:04:00Z"/>
          <w:sz w:val="20"/>
        </w:rPr>
      </w:pPr>
      <w:ins w:id="43" w:author="Whalley, Erin" w:date="2026-09-25T20:04:00Z" w16du:dateUtc="2026-09-26T00:04:00Z">
        <w:r w:rsidRPr="00A918B9">
          <w:rPr>
            <w:sz w:val="20"/>
          </w:rPr>
          <w:t>Grand Total: _____________</w:t>
        </w:r>
      </w:ins>
    </w:p>
    <w:p w14:paraId="2FB331E1" w14:textId="77777777" w:rsidR="009F2F94" w:rsidRDefault="009F2F94" w:rsidP="009F2F94">
      <w:pPr>
        <w:rPr>
          <w:ins w:id="44" w:author="Whalley, Erin" w:date="2026-09-25T20:04:00Z" w16du:dateUtc="2026-09-26T00:04:00Z"/>
          <w:sz w:val="20"/>
        </w:rPr>
      </w:pPr>
      <w:ins w:id="45" w:author="Whalley, Erin" w:date="2026-09-25T20:04:00Z" w16du:dateUtc="2026-09-26T00:04:00Z">
        <w:r w:rsidRPr="00A918B9">
          <w:rPr>
            <w:noProof/>
            <w:sz w:val="20"/>
          </w:rPr>
          <w:lastRenderedPageBreak/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394C3677" wp14:editId="3BD239E3">
                  <wp:simplePos x="0" y="0"/>
                  <wp:positionH relativeFrom="margin">
                    <wp:align>left</wp:align>
                  </wp:positionH>
                  <wp:positionV relativeFrom="paragraph">
                    <wp:posOffset>296545</wp:posOffset>
                  </wp:positionV>
                  <wp:extent cx="5895975" cy="1428750"/>
                  <wp:effectExtent l="0" t="0" r="28575" b="19050"/>
                  <wp:wrapSquare wrapText="bothSides"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95975" cy="1428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22C5F" w14:textId="77777777" w:rsidR="009F2F94" w:rsidRDefault="009F2F94" w:rsidP="009F2F94">
                              <w:pPr>
                                <w:rPr>
                                  <w:ins w:id="46" w:author="Whalley, Erin" w:date="2026-09-25T20:04:00Z" w16du:dateUtc="2026-09-26T00:04:00Z"/>
                                </w:rPr>
                              </w:pPr>
                            </w:p>
                            <w:p w14:paraId="208CF701" w14:textId="77777777" w:rsidR="009F2F94" w:rsidRDefault="009F2F94" w:rsidP="009F2F94">
                              <w:pPr>
                                <w:rPr>
                                  <w:ins w:id="47" w:author="Whalley, Erin" w:date="2026-09-25T20:04:00Z" w16du:dateUtc="2026-09-26T00:04:00Z"/>
                                </w:rPr>
                              </w:pPr>
                              <w:ins w:id="48" w:author="Whalley, Erin" w:date="2026-09-25T20:04:00Z" w16du:dateUtc="2026-09-26T00:04:00Z">
                                <w:r>
                                  <w:t>Date Turned In: _______________________   Amount Paid:_______________________________</w:t>
                                </w:r>
                              </w:ins>
                            </w:p>
                            <w:p w14:paraId="5AECA792" w14:textId="77777777" w:rsidR="009F2F94" w:rsidRDefault="009F2F94" w:rsidP="009F2F94">
                              <w:pPr>
                                <w:ind w:firstLine="720"/>
                                <w:rPr>
                                  <w:ins w:id="49" w:author="Whalley, Erin" w:date="2026-09-25T20:04:00Z" w16du:dateUtc="2026-09-26T00:04:00Z"/>
                                </w:rPr>
                              </w:pPr>
                              <w:ins w:id="50" w:author="Whalley, Erin" w:date="2026-09-25T20:04:00Z" w16du:dateUtc="2026-09-26T00:04:00Z">
                                <w:r>
                                  <w:t>Check or Cash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  <w:t>Check Number:______________________</w:t>
                                </w:r>
                              </w:ins>
                            </w:p>
                            <w:p w14:paraId="43E56D72" w14:textId="77777777" w:rsidR="009F2F94" w:rsidRDefault="009F2F94" w:rsidP="009F2F94">
                              <w:pPr>
                                <w:ind w:left="1440" w:firstLine="720"/>
                                <w:rPr>
                                  <w:ins w:id="51" w:author="Whalley, Erin" w:date="2026-09-25T20:04:00Z" w16du:dateUtc="2026-09-26T00:04:00Z"/>
                                </w:rPr>
                              </w:pPr>
                              <w:ins w:id="52" w:author="Whalley, Erin" w:date="2026-09-25T20:04:00Z" w16du:dateUtc="2026-09-26T00:04:00Z">
                                <w:r>
                                  <w:t>Amount Owed:__________________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94C3677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23.35pt;width:464.25pt;height:112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">
                  <v:textbox>
                    <w:txbxContent>
                      <w:p w14:paraId="18A22C5F" w14:textId="77777777" w:rsidR="009F2F94" w:rsidRDefault="009F2F94" w:rsidP="009F2F94">
                        <w:pPr>
                          <w:rPr>
                            <w:ins w:id="53" w:author="Whalley, Erin" w:date="2026-09-25T20:04:00Z" w16du:dateUtc="2026-09-26T00:04:00Z"/>
                          </w:rPr>
                        </w:pPr>
                      </w:p>
                      <w:p w14:paraId="208CF701" w14:textId="77777777" w:rsidR="009F2F94" w:rsidRDefault="009F2F94" w:rsidP="009F2F94">
                        <w:pPr>
                          <w:rPr>
                            <w:ins w:id="54" w:author="Whalley, Erin" w:date="2026-09-25T20:04:00Z" w16du:dateUtc="2026-09-26T00:04:00Z"/>
                          </w:rPr>
                        </w:pPr>
                        <w:ins w:id="55" w:author="Whalley, Erin" w:date="2026-09-25T20:04:00Z" w16du:dateUtc="2026-09-26T00:04:00Z">
                          <w:r>
                            <w:t>Date Turned In: _______________________   Amount Paid:_______________________________</w:t>
                          </w:r>
                        </w:ins>
                      </w:p>
                      <w:p w14:paraId="5AECA792" w14:textId="77777777" w:rsidR="009F2F94" w:rsidRDefault="009F2F94" w:rsidP="009F2F94">
                        <w:pPr>
                          <w:ind w:firstLine="720"/>
                          <w:rPr>
                            <w:ins w:id="56" w:author="Whalley, Erin" w:date="2026-09-25T20:04:00Z" w16du:dateUtc="2026-09-26T00:04:00Z"/>
                          </w:rPr>
                        </w:pPr>
                        <w:ins w:id="57" w:author="Whalley, Erin" w:date="2026-09-25T20:04:00Z" w16du:dateUtc="2026-09-26T00:04:00Z">
                          <w:r>
                            <w:t>Check or Cash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t>Check Number:______________________</w:t>
                          </w:r>
                        </w:ins>
                      </w:p>
                      <w:p w14:paraId="43E56D72" w14:textId="77777777" w:rsidR="009F2F94" w:rsidRDefault="009F2F94" w:rsidP="009F2F94">
                        <w:pPr>
                          <w:ind w:left="1440" w:firstLine="720"/>
                          <w:rPr>
                            <w:ins w:id="58" w:author="Whalley, Erin" w:date="2026-09-25T20:04:00Z" w16du:dateUtc="2026-09-26T00:04:00Z"/>
                          </w:rPr>
                        </w:pPr>
                        <w:ins w:id="59" w:author="Whalley, Erin" w:date="2026-09-25T20:04:00Z" w16du:dateUtc="2026-09-26T00:04:00Z">
                          <w:r>
                            <w:t>Amount Owed:__________________</w:t>
                          </w:r>
                        </w:ins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A918B9">
          <w:rPr>
            <w:b/>
            <w:i/>
            <w:sz w:val="20"/>
            <w:u w:val="single"/>
          </w:rPr>
          <w:t>For Office use ONLY</w:t>
        </w:r>
      </w:ins>
    </w:p>
    <w:p w14:paraId="088D6327" w14:textId="77777777" w:rsidR="009F2F94" w:rsidRPr="00CF6C33" w:rsidRDefault="009F2F94" w:rsidP="009F2F94">
      <w:pPr>
        <w:rPr>
          <w:ins w:id="60" w:author="Whalley, Erin" w:date="2026-09-25T20:04:00Z" w16du:dateUtc="2026-09-26T00:04:00Z"/>
          <w:sz w:val="20"/>
        </w:rPr>
      </w:pPr>
    </w:p>
    <w:p w14:paraId="48A0F520" w14:textId="77777777" w:rsidR="00AE0170" w:rsidRPr="00AE0170" w:rsidRDefault="00AE0170" w:rsidP="00AE0170">
      <w:pPr>
        <w:pStyle w:val="Default"/>
        <w:jc w:val="center"/>
        <w:rPr>
          <w:del w:id="61" w:author="Whalley, Erin" w:date="2026-09-25T20:04:00Z" w16du:dateUtc="2026-09-26T00:04:00Z"/>
          <w:rFonts w:ascii="Book Antiqua" w:hAnsi="Book Antiqua"/>
        </w:rPr>
      </w:pPr>
    </w:p>
    <w:p w14:paraId="61E8AB68" w14:textId="77777777" w:rsidR="00AE0170" w:rsidRPr="00422085" w:rsidRDefault="00AE0170" w:rsidP="00AE0170">
      <w:pPr>
        <w:pStyle w:val="Default"/>
        <w:jc w:val="center"/>
        <w:rPr>
          <w:del w:id="62" w:author="Whalley, Erin" w:date="2026-09-25T20:04:00Z" w16du:dateUtc="2026-09-26T00:04:00Z"/>
          <w:rFonts w:ascii="Book Antiqua" w:hAnsi="Book Antiqua"/>
          <w:sz w:val="32"/>
          <w:szCs w:val="32"/>
        </w:rPr>
      </w:pPr>
      <w:del w:id="63" w:author="Whalley, Erin" w:date="2026-09-25T20:04:00Z" w16du:dateUtc="2026-09-26T00:04:00Z">
        <w:r w:rsidRPr="00422085">
          <w:rPr>
            <w:rFonts w:ascii="Book Antiqua" w:hAnsi="Book Antiqua"/>
            <w:b/>
            <w:bCs/>
            <w:sz w:val="32"/>
            <w:szCs w:val="32"/>
          </w:rPr>
          <w:delText>WEST LINN NATIONAL MATHEMATICS HONOR SOCIETY</w:delText>
        </w:r>
      </w:del>
    </w:p>
    <w:p w14:paraId="3604AC5E" w14:textId="77777777" w:rsidR="00AE0170" w:rsidRPr="00B2487A" w:rsidRDefault="00AE0170" w:rsidP="00AE0170">
      <w:pPr>
        <w:pStyle w:val="Default"/>
        <w:jc w:val="center"/>
        <w:rPr>
          <w:del w:id="64" w:author="Whalley, Erin" w:date="2026-09-25T20:04:00Z" w16du:dateUtc="2026-09-26T00:04:00Z"/>
          <w:rFonts w:ascii="Book Antiqua" w:hAnsi="Book Antiqua"/>
          <w:sz w:val="32"/>
          <w:szCs w:val="32"/>
        </w:rPr>
      </w:pPr>
      <w:del w:id="65" w:author="Whalley, Erin" w:date="2026-09-25T20:04:00Z" w16du:dateUtc="2026-09-26T00:04:00Z">
        <w:r w:rsidRPr="00B2487A">
          <w:rPr>
            <w:rFonts w:ascii="Book Antiqua" w:hAnsi="Book Antiqua"/>
            <w:b/>
            <w:bCs/>
            <w:sz w:val="32"/>
            <w:szCs w:val="32"/>
          </w:rPr>
          <w:delText>NEW MEMBER FORM</w:delText>
        </w:r>
      </w:del>
    </w:p>
    <w:p w14:paraId="6C556817" w14:textId="77777777" w:rsidR="00BF48AF" w:rsidRDefault="00AE0170" w:rsidP="00AE0170">
      <w:pPr>
        <w:pStyle w:val="Default"/>
        <w:jc w:val="center"/>
        <w:rPr>
          <w:del w:id="66" w:author="Whalley, Erin" w:date="2026-09-25T20:04:00Z" w16du:dateUtc="2026-09-26T00:04:00Z"/>
          <w:rFonts w:ascii="Book Antiqua" w:hAnsi="Book Antiqua"/>
          <w:b/>
          <w:bCs/>
          <w:sz w:val="32"/>
          <w:szCs w:val="32"/>
        </w:rPr>
      </w:pPr>
      <w:del w:id="67" w:author="Whalley, Erin" w:date="2026-09-25T20:04:00Z" w16du:dateUtc="2026-09-26T00:04:00Z">
        <w:r w:rsidRPr="00422085">
          <w:rPr>
            <w:rFonts w:ascii="Book Antiqua" w:hAnsi="Book Antiqua"/>
            <w:b/>
            <w:bCs/>
            <w:sz w:val="32"/>
            <w:szCs w:val="32"/>
          </w:rPr>
          <w:delText xml:space="preserve">DUE </w:delText>
        </w:r>
        <w:r w:rsidR="007F17D3">
          <w:rPr>
            <w:rFonts w:ascii="Book Antiqua" w:hAnsi="Book Antiqua"/>
            <w:b/>
            <w:bCs/>
            <w:sz w:val="32"/>
            <w:szCs w:val="32"/>
          </w:rPr>
          <w:delText>FRIDAY</w:delText>
        </w:r>
        <w:r w:rsidR="005852A5" w:rsidRPr="00422085">
          <w:rPr>
            <w:rFonts w:ascii="Book Antiqua" w:hAnsi="Book Antiqua"/>
            <w:b/>
            <w:bCs/>
            <w:sz w:val="32"/>
            <w:szCs w:val="32"/>
          </w:rPr>
          <w:delText xml:space="preserve">, </w:delText>
        </w:r>
        <w:r w:rsidR="00E569F3">
          <w:rPr>
            <w:rFonts w:ascii="Book Antiqua" w:hAnsi="Book Antiqua"/>
            <w:b/>
            <w:bCs/>
            <w:sz w:val="32"/>
            <w:szCs w:val="32"/>
          </w:rPr>
          <w:delText xml:space="preserve">SEPTEMBER </w:delText>
        </w:r>
        <w:r w:rsidR="007F17D3">
          <w:rPr>
            <w:rFonts w:ascii="Book Antiqua" w:hAnsi="Book Antiqua"/>
            <w:b/>
            <w:bCs/>
            <w:sz w:val="32"/>
            <w:szCs w:val="32"/>
          </w:rPr>
          <w:delText>13</w:delText>
        </w:r>
        <w:r w:rsidR="00E569F3" w:rsidRPr="00E569F3">
          <w:rPr>
            <w:rFonts w:ascii="Book Antiqua" w:hAnsi="Book Antiqua"/>
            <w:b/>
            <w:bCs/>
            <w:sz w:val="32"/>
            <w:szCs w:val="32"/>
            <w:vertAlign w:val="superscript"/>
          </w:rPr>
          <w:delText>TH</w:delText>
        </w:r>
        <w:r w:rsidR="00E569F3">
          <w:rPr>
            <w:rFonts w:ascii="Book Antiqua" w:hAnsi="Book Antiqua"/>
            <w:b/>
            <w:bCs/>
            <w:sz w:val="32"/>
            <w:szCs w:val="32"/>
          </w:rPr>
          <w:delText xml:space="preserve"> </w:delText>
        </w:r>
        <w:r w:rsidRPr="00422085">
          <w:rPr>
            <w:rFonts w:ascii="Book Antiqua" w:hAnsi="Book Antiqua"/>
            <w:b/>
            <w:bCs/>
            <w:sz w:val="32"/>
            <w:szCs w:val="32"/>
          </w:rPr>
          <w:delText xml:space="preserve">3:30 P.M. TO </w:delText>
        </w:r>
      </w:del>
    </w:p>
    <w:p w14:paraId="2387214F" w14:textId="77777777" w:rsidR="00AE0170" w:rsidRPr="00422085" w:rsidRDefault="00AD164F" w:rsidP="00AE0170">
      <w:pPr>
        <w:pStyle w:val="Default"/>
        <w:jc w:val="center"/>
        <w:rPr>
          <w:del w:id="68" w:author="Whalley, Erin" w:date="2026-09-25T20:04:00Z" w16du:dateUtc="2026-09-26T00:04:00Z"/>
          <w:rFonts w:ascii="Book Antiqua" w:hAnsi="Book Antiqua"/>
          <w:sz w:val="32"/>
          <w:szCs w:val="32"/>
        </w:rPr>
      </w:pPr>
      <w:del w:id="69" w:author="Whalley, Erin" w:date="2026-09-25T20:04:00Z" w16du:dateUtc="2026-09-26T00:04:00Z">
        <w:r>
          <w:rPr>
            <w:rFonts w:ascii="Book Antiqua" w:hAnsi="Book Antiqua"/>
            <w:b/>
            <w:bCs/>
            <w:sz w:val="32"/>
            <w:szCs w:val="32"/>
          </w:rPr>
          <w:delText>MS. HARRIS</w:delText>
        </w:r>
        <w:r w:rsidR="00AE0170" w:rsidRPr="00422085">
          <w:rPr>
            <w:rFonts w:ascii="Book Antiqua" w:hAnsi="Book Antiqua"/>
            <w:b/>
            <w:bCs/>
            <w:sz w:val="32"/>
            <w:szCs w:val="32"/>
          </w:rPr>
          <w:delText xml:space="preserve"> ROOM B10</w:delText>
        </w:r>
        <w:r>
          <w:rPr>
            <w:rFonts w:ascii="Book Antiqua" w:hAnsi="Book Antiqua"/>
            <w:b/>
            <w:bCs/>
            <w:sz w:val="32"/>
            <w:szCs w:val="32"/>
          </w:rPr>
          <w:delText>3</w:delText>
        </w:r>
      </w:del>
    </w:p>
    <w:p w14:paraId="12159D35" w14:textId="77777777" w:rsidR="005852A5" w:rsidRDefault="005852A5" w:rsidP="00AE0170">
      <w:pPr>
        <w:pStyle w:val="Default"/>
        <w:rPr>
          <w:del w:id="70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623CB4FF" w14:textId="77777777" w:rsidR="00AE0170" w:rsidRPr="005852A5" w:rsidRDefault="005852A5" w:rsidP="00AE0170">
      <w:pPr>
        <w:pStyle w:val="Default"/>
        <w:rPr>
          <w:del w:id="71" w:author="Whalley, Erin" w:date="2026-09-25T20:04:00Z" w16du:dateUtc="2026-09-26T00:04:00Z"/>
          <w:rFonts w:ascii="Book Antiqua" w:hAnsi="Book Antiqua"/>
          <w:sz w:val="22"/>
          <w:szCs w:val="22"/>
        </w:rPr>
      </w:pPr>
      <w:del w:id="72" w:author="Whalley, Erin" w:date="2026-09-25T20:04:00Z" w16du:dateUtc="2026-09-26T00:04:00Z">
        <w:r w:rsidRPr="005852A5">
          <w:rPr>
            <w:rFonts w:ascii="Book Antiqua" w:hAnsi="Book Antiqua"/>
            <w:b/>
            <w:sz w:val="22"/>
            <w:szCs w:val="22"/>
          </w:rPr>
          <w:delText>About NMHS:</w:delText>
        </w:r>
        <w:r w:rsidRPr="005852A5">
          <w:rPr>
            <w:rFonts w:ascii="Book Antiqua" w:hAnsi="Book Antiqua"/>
            <w:sz w:val="22"/>
            <w:szCs w:val="22"/>
          </w:rPr>
          <w:delText xml:space="preserve"> </w:delText>
        </w:r>
        <w:r w:rsidR="00AE0170" w:rsidRPr="005852A5">
          <w:rPr>
            <w:rFonts w:ascii="Book Antiqua" w:hAnsi="Book Antiqua"/>
            <w:sz w:val="22"/>
            <w:szCs w:val="22"/>
          </w:rPr>
          <w:delText xml:space="preserve">Mu Alpha Theta is the National High School Mathematics Honor Society.  NMHS is dedicated to inspiring keen interest in mathematics, developing strong scholarship in a subject, and promoting the enjoyment of mathematics in high school and beyond.   </w:delText>
        </w:r>
      </w:del>
    </w:p>
    <w:p w14:paraId="4DF8840F" w14:textId="77777777" w:rsidR="005852A5" w:rsidRPr="005852A5" w:rsidRDefault="005852A5" w:rsidP="005852A5">
      <w:pPr>
        <w:pStyle w:val="NormalWeb"/>
        <w:shd w:val="clear" w:color="auto" w:fill="FFFFFF"/>
        <w:rPr>
          <w:del w:id="73" w:author="Whalley, Erin" w:date="2026-09-25T20:04:00Z" w16du:dateUtc="2026-09-26T00:04:00Z"/>
          <w:rFonts w:ascii="Book Antiqua" w:hAnsi="Book Antiqua" w:cs="Arial"/>
          <w:sz w:val="22"/>
          <w:szCs w:val="22"/>
        </w:rPr>
      </w:pPr>
      <w:del w:id="74" w:author="Whalley, Erin" w:date="2026-09-25T20:04:00Z" w16du:dateUtc="2026-09-26T00:04:00Z">
        <w:r w:rsidRPr="005852A5">
          <w:rPr>
            <w:rStyle w:val="Strong"/>
            <w:rFonts w:ascii="Book Antiqua" w:hAnsi="Book Antiqua" w:cs="Arial"/>
            <w:sz w:val="22"/>
            <w:szCs w:val="22"/>
          </w:rPr>
          <w:delText>Membership:</w:delText>
        </w:r>
        <w:r w:rsidRPr="005852A5">
          <w:rPr>
            <w:rFonts w:ascii="Book Antiqua" w:hAnsi="Book Antiqua" w:cs="Arial"/>
            <w:sz w:val="22"/>
            <w:szCs w:val="22"/>
          </w:rPr>
          <w:delText xml:space="preserve"> High school students in grades 11 and 12 who have completed the equivalent of two years of college preparatory mathematics, including </w:delText>
        </w:r>
        <w:r w:rsidR="009C3A98">
          <w:rPr>
            <w:rFonts w:ascii="Book Antiqua" w:hAnsi="Book Antiqua" w:cs="Arial"/>
            <w:sz w:val="22"/>
            <w:szCs w:val="22"/>
          </w:rPr>
          <w:delText xml:space="preserve">advanced </w:delText>
        </w:r>
        <w:r w:rsidRPr="005852A5">
          <w:rPr>
            <w:rFonts w:ascii="Book Antiqua" w:hAnsi="Book Antiqua" w:cs="Arial"/>
            <w:sz w:val="22"/>
            <w:szCs w:val="22"/>
          </w:rPr>
          <w:delText>algebra and geometry, and in addition are enrolled in a still more advanced course, are eligible for membership providing their mathematical work was done with distinction. On the 4-point grading scale</w:delText>
        </w:r>
        <w:r w:rsidR="009C3A98">
          <w:rPr>
            <w:rFonts w:ascii="Book Antiqua" w:hAnsi="Book Antiqua" w:cs="Arial"/>
            <w:sz w:val="22"/>
            <w:szCs w:val="22"/>
          </w:rPr>
          <w:delText>, this shall mean at least a 3.5</w:delText>
        </w:r>
        <w:r w:rsidRPr="005852A5">
          <w:rPr>
            <w:rFonts w:ascii="Book Antiqua" w:hAnsi="Book Antiqua" w:cs="Arial"/>
            <w:sz w:val="22"/>
            <w:szCs w:val="22"/>
          </w:rPr>
          <w:delText xml:space="preserve"> </w:delText>
        </w:r>
        <w:r w:rsidR="0034135A">
          <w:rPr>
            <w:rFonts w:ascii="Book Antiqua" w:hAnsi="Book Antiqua" w:cs="Arial"/>
            <w:sz w:val="22"/>
            <w:szCs w:val="22"/>
          </w:rPr>
          <w:delText xml:space="preserve">math </w:delText>
        </w:r>
        <w:r w:rsidRPr="005852A5">
          <w:rPr>
            <w:rFonts w:ascii="Book Antiqua" w:hAnsi="Book Antiqua" w:cs="Arial"/>
            <w:sz w:val="22"/>
            <w:szCs w:val="22"/>
          </w:rPr>
          <w:delText>grade point average</w:delText>
        </w:r>
        <w:r w:rsidR="009C3A98">
          <w:rPr>
            <w:rFonts w:ascii="Book Antiqua" w:hAnsi="Book Antiqua" w:cs="Arial"/>
            <w:sz w:val="22"/>
            <w:szCs w:val="22"/>
          </w:rPr>
          <w:delText xml:space="preserve"> (weighted)</w:delText>
        </w:r>
        <w:r w:rsidRPr="005852A5">
          <w:rPr>
            <w:rFonts w:ascii="Book Antiqua" w:hAnsi="Book Antiqua" w:cs="Arial"/>
            <w:sz w:val="22"/>
            <w:szCs w:val="22"/>
          </w:rPr>
          <w:delText xml:space="preserve">. </w:delText>
        </w:r>
      </w:del>
    </w:p>
    <w:p w14:paraId="51EF2317" w14:textId="77777777" w:rsidR="003E449A" w:rsidRPr="00B2487A" w:rsidRDefault="003E449A" w:rsidP="005852A5">
      <w:pPr>
        <w:pStyle w:val="NormalWeb"/>
        <w:shd w:val="clear" w:color="auto" w:fill="FFFFFF"/>
        <w:rPr>
          <w:del w:id="75" w:author="Whalley, Erin" w:date="2026-09-25T20:04:00Z" w16du:dateUtc="2026-09-26T00:04:00Z"/>
          <w:rFonts w:ascii="Book Antiqua" w:hAnsi="Book Antiqua" w:cs="Arial"/>
          <w:b/>
          <w:sz w:val="28"/>
          <w:szCs w:val="28"/>
        </w:rPr>
      </w:pPr>
      <w:del w:id="76" w:author="Whalley, Erin" w:date="2026-09-25T20:04:00Z" w16du:dateUtc="2026-09-26T00:04:00Z">
        <w:r w:rsidRPr="00B2487A">
          <w:rPr>
            <w:rFonts w:ascii="Book Antiqua" w:hAnsi="Book Antiqua" w:cs="Arial"/>
            <w:b/>
            <w:sz w:val="28"/>
            <w:szCs w:val="28"/>
          </w:rPr>
          <w:delText>Dues:</w:delText>
        </w:r>
        <w:r w:rsidRPr="00B2487A">
          <w:rPr>
            <w:rFonts w:ascii="Book Antiqua" w:hAnsi="Book Antiqua" w:cs="Arial"/>
            <w:sz w:val="28"/>
            <w:szCs w:val="28"/>
          </w:rPr>
          <w:delText xml:space="preserve"> $20 </w:delText>
        </w:r>
        <w:r w:rsidR="009C3A98" w:rsidRPr="00B2487A">
          <w:rPr>
            <w:rFonts w:ascii="Book Antiqua" w:hAnsi="Book Antiqua" w:cs="Arial"/>
            <w:b/>
            <w:sz w:val="28"/>
            <w:szCs w:val="28"/>
          </w:rPr>
          <w:delText>(must be paid at time of application)</w:delText>
        </w:r>
        <w:r w:rsidR="009C3A98" w:rsidRPr="00B2487A">
          <w:rPr>
            <w:rFonts w:ascii="Book Antiqua" w:hAnsi="Book Antiqua" w:cs="Arial"/>
            <w:sz w:val="28"/>
            <w:szCs w:val="28"/>
          </w:rPr>
          <w:delText xml:space="preserve"> </w:delText>
        </w:r>
      </w:del>
    </w:p>
    <w:p w14:paraId="5E221BEB" w14:textId="77777777" w:rsidR="009C3A98" w:rsidRDefault="009C3A98" w:rsidP="00AE0170">
      <w:pPr>
        <w:pStyle w:val="Default"/>
        <w:rPr>
          <w:del w:id="77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5D95FC28" w14:textId="77777777" w:rsidR="009C3A98" w:rsidRDefault="009C3A98" w:rsidP="00AE0170">
      <w:pPr>
        <w:pStyle w:val="Default"/>
        <w:rPr>
          <w:del w:id="78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5DF7790D" w14:textId="77777777" w:rsidR="00B2487A" w:rsidRDefault="00B2487A" w:rsidP="00AE0170">
      <w:pPr>
        <w:pStyle w:val="Default"/>
        <w:rPr>
          <w:del w:id="79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79EBBE7D" w14:textId="77777777" w:rsidR="005852A5" w:rsidRDefault="003E449A" w:rsidP="00AE0170">
      <w:pPr>
        <w:pStyle w:val="Default"/>
        <w:rPr>
          <w:del w:id="80" w:author="Whalley, Erin" w:date="2026-09-25T20:04:00Z" w16du:dateUtc="2026-09-26T00:04:00Z"/>
          <w:rFonts w:ascii="Book Antiqua" w:hAnsi="Book Antiqua"/>
          <w:sz w:val="22"/>
          <w:szCs w:val="22"/>
        </w:rPr>
      </w:pPr>
      <w:del w:id="81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Last Name____________________________</w:delText>
        </w:r>
        <w:r>
          <w:rPr>
            <w:rFonts w:ascii="Book Antiqua" w:hAnsi="Book Antiqua"/>
            <w:sz w:val="22"/>
            <w:szCs w:val="22"/>
          </w:rPr>
          <w:tab/>
        </w:r>
        <w:r>
          <w:rPr>
            <w:rFonts w:ascii="Book Antiqua" w:hAnsi="Book Antiqua"/>
            <w:sz w:val="22"/>
            <w:szCs w:val="22"/>
          </w:rPr>
          <w:tab/>
          <w:delText>First Name____________________________</w:delText>
        </w:r>
      </w:del>
    </w:p>
    <w:p w14:paraId="63F7A849" w14:textId="77777777" w:rsidR="003E449A" w:rsidRDefault="003E449A" w:rsidP="00AE0170">
      <w:pPr>
        <w:pStyle w:val="Default"/>
        <w:rPr>
          <w:del w:id="82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2EFFE17F" w14:textId="77777777" w:rsidR="003E449A" w:rsidRDefault="003E449A" w:rsidP="00AE0170">
      <w:pPr>
        <w:pStyle w:val="Default"/>
        <w:rPr>
          <w:del w:id="83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297A8AF9" w14:textId="77777777" w:rsidR="00B2487A" w:rsidRDefault="00B2487A" w:rsidP="00AE0170">
      <w:pPr>
        <w:pStyle w:val="Default"/>
        <w:rPr>
          <w:del w:id="84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5D323105" w14:textId="77777777" w:rsidR="003E449A" w:rsidRDefault="003E449A" w:rsidP="00AE0170">
      <w:pPr>
        <w:pStyle w:val="Default"/>
        <w:rPr>
          <w:del w:id="85" w:author="Whalley, Erin" w:date="2026-09-25T20:04:00Z" w16du:dateUtc="2026-09-26T00:04:00Z"/>
          <w:rFonts w:ascii="Book Antiqua" w:hAnsi="Book Antiqua"/>
          <w:sz w:val="22"/>
          <w:szCs w:val="22"/>
        </w:rPr>
      </w:pPr>
      <w:del w:id="86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Year in School_____________</w:delText>
        </w:r>
        <w:r w:rsidR="00E569F3">
          <w:rPr>
            <w:rFonts w:ascii="Book Antiqua" w:hAnsi="Book Antiqua"/>
            <w:sz w:val="22"/>
            <w:szCs w:val="22"/>
          </w:rPr>
          <w:tab/>
        </w:r>
        <w:r w:rsidR="00E569F3">
          <w:rPr>
            <w:rFonts w:ascii="Book Antiqua" w:hAnsi="Book Antiqua"/>
            <w:sz w:val="22"/>
            <w:szCs w:val="22"/>
          </w:rPr>
          <w:tab/>
        </w:r>
        <w:r w:rsidR="00E569F3">
          <w:rPr>
            <w:rFonts w:ascii="Book Antiqua" w:hAnsi="Book Antiqua"/>
            <w:sz w:val="22"/>
            <w:szCs w:val="22"/>
          </w:rPr>
          <w:tab/>
        </w:r>
        <w:r w:rsidR="00E569F3">
          <w:rPr>
            <w:rFonts w:ascii="Book Antiqua" w:hAnsi="Book Antiqua"/>
            <w:sz w:val="22"/>
            <w:szCs w:val="22"/>
          </w:rPr>
          <w:tab/>
          <w:delText>Overall GPA as of June 2019</w:delText>
        </w:r>
        <w:r w:rsidR="009C3A98">
          <w:rPr>
            <w:rFonts w:ascii="Book Antiqua" w:hAnsi="Book Antiqua"/>
            <w:sz w:val="22"/>
            <w:szCs w:val="22"/>
          </w:rPr>
          <w:delText>______</w:delText>
        </w:r>
      </w:del>
    </w:p>
    <w:p w14:paraId="698F805B" w14:textId="77777777" w:rsidR="009C3A98" w:rsidRDefault="009C3A98" w:rsidP="00AE0170">
      <w:pPr>
        <w:pStyle w:val="Default"/>
        <w:rPr>
          <w:del w:id="87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413C0058" w14:textId="77777777" w:rsidR="009C3A98" w:rsidRDefault="009C3A98" w:rsidP="00AE0170">
      <w:pPr>
        <w:pStyle w:val="Default"/>
        <w:rPr>
          <w:del w:id="88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35E60F47" w14:textId="77777777" w:rsidR="00B2487A" w:rsidRDefault="00B2487A" w:rsidP="00AE0170">
      <w:pPr>
        <w:pStyle w:val="Default"/>
        <w:rPr>
          <w:del w:id="89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55E4F26E" w14:textId="77777777" w:rsidR="003E449A" w:rsidRDefault="003E449A" w:rsidP="00AE0170">
      <w:pPr>
        <w:pStyle w:val="Default"/>
        <w:rPr>
          <w:del w:id="90" w:author="Whalley, Erin" w:date="2026-09-25T20:04:00Z" w16du:dateUtc="2026-09-26T00:04:00Z"/>
          <w:rFonts w:ascii="Book Antiqua" w:hAnsi="Book Antiqua"/>
          <w:sz w:val="22"/>
          <w:szCs w:val="22"/>
        </w:rPr>
      </w:pPr>
      <w:del w:id="91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9</w:delText>
        </w:r>
        <w:r w:rsidRPr="003E449A">
          <w:rPr>
            <w:rFonts w:ascii="Book Antiqua" w:hAnsi="Book Antiqua"/>
            <w:sz w:val="22"/>
            <w:szCs w:val="22"/>
            <w:vertAlign w:val="superscript"/>
          </w:rPr>
          <w:delText>th</w:delText>
        </w:r>
        <w:r>
          <w:rPr>
            <w:rFonts w:ascii="Book Antiqua" w:hAnsi="Book Antiqua"/>
            <w:sz w:val="22"/>
            <w:szCs w:val="22"/>
          </w:rPr>
          <w:delText xml:space="preserve"> Grade Math Course ____________________ Semester 1 Grade______ Semester 2 Grade______</w:delText>
        </w:r>
      </w:del>
    </w:p>
    <w:p w14:paraId="4B35456B" w14:textId="77777777" w:rsidR="003E449A" w:rsidRDefault="003E449A" w:rsidP="003E449A">
      <w:pPr>
        <w:pStyle w:val="Default"/>
        <w:rPr>
          <w:del w:id="92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55B50372" w14:textId="77777777" w:rsidR="003E449A" w:rsidRDefault="003E449A" w:rsidP="003E449A">
      <w:pPr>
        <w:pStyle w:val="Default"/>
        <w:rPr>
          <w:del w:id="93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1C5203A2" w14:textId="77777777" w:rsidR="003E449A" w:rsidRDefault="003E449A" w:rsidP="003E449A">
      <w:pPr>
        <w:pStyle w:val="Default"/>
        <w:rPr>
          <w:del w:id="94" w:author="Whalley, Erin" w:date="2026-09-25T20:04:00Z" w16du:dateUtc="2026-09-26T00:04:00Z"/>
          <w:rFonts w:ascii="Book Antiqua" w:hAnsi="Book Antiqua"/>
          <w:sz w:val="22"/>
          <w:szCs w:val="22"/>
        </w:rPr>
      </w:pPr>
      <w:del w:id="95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10</w:delText>
        </w:r>
        <w:r w:rsidRPr="003E449A">
          <w:rPr>
            <w:rFonts w:ascii="Book Antiqua" w:hAnsi="Book Antiqua"/>
            <w:sz w:val="22"/>
            <w:szCs w:val="22"/>
            <w:vertAlign w:val="superscript"/>
          </w:rPr>
          <w:delText>th</w:delText>
        </w:r>
        <w:r>
          <w:rPr>
            <w:rFonts w:ascii="Book Antiqua" w:hAnsi="Book Antiqua"/>
            <w:sz w:val="22"/>
            <w:szCs w:val="22"/>
          </w:rPr>
          <w:delText xml:space="preserve"> Grade Math Course ____________________ Semester 1 Grade______ Semester 2 Grade_____</w:delText>
        </w:r>
      </w:del>
    </w:p>
    <w:p w14:paraId="116221D1" w14:textId="77777777" w:rsidR="003E449A" w:rsidRDefault="003E449A" w:rsidP="003E449A">
      <w:pPr>
        <w:pStyle w:val="Default"/>
        <w:rPr>
          <w:del w:id="96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7CB7F8BB" w14:textId="77777777" w:rsidR="003E449A" w:rsidRDefault="003E449A" w:rsidP="003E449A">
      <w:pPr>
        <w:pStyle w:val="Default"/>
        <w:rPr>
          <w:del w:id="97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38CE2BC6" w14:textId="77777777" w:rsidR="003E449A" w:rsidRDefault="003E449A" w:rsidP="003E449A">
      <w:pPr>
        <w:pStyle w:val="Default"/>
        <w:rPr>
          <w:del w:id="98" w:author="Whalley, Erin" w:date="2026-09-25T20:04:00Z" w16du:dateUtc="2026-09-26T00:04:00Z"/>
          <w:rFonts w:ascii="Book Antiqua" w:hAnsi="Book Antiqua"/>
          <w:sz w:val="22"/>
          <w:szCs w:val="22"/>
        </w:rPr>
      </w:pPr>
      <w:del w:id="99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11th Grade Math Course ____________________ Semester 1 Grade______ Semester 2 Grade____</w:delText>
        </w:r>
      </w:del>
    </w:p>
    <w:p w14:paraId="58721EEC" w14:textId="77777777" w:rsidR="003E449A" w:rsidRDefault="003E449A" w:rsidP="00AE0170">
      <w:pPr>
        <w:pStyle w:val="Default"/>
        <w:rPr>
          <w:del w:id="100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2D193554" w14:textId="77777777" w:rsidR="00B2487A" w:rsidRDefault="00B2487A" w:rsidP="00AE0170">
      <w:pPr>
        <w:pStyle w:val="Default"/>
        <w:rPr>
          <w:del w:id="101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3B1F9914" w14:textId="77777777" w:rsidR="003E449A" w:rsidRDefault="009C3A98" w:rsidP="00AE0170">
      <w:pPr>
        <w:pStyle w:val="Default"/>
        <w:rPr>
          <w:del w:id="102" w:author="Whalley, Erin" w:date="2026-09-25T20:04:00Z" w16du:dateUtc="2026-09-26T00:04:00Z"/>
          <w:rFonts w:ascii="Book Antiqua" w:hAnsi="Book Antiqua"/>
          <w:sz w:val="22"/>
          <w:szCs w:val="22"/>
        </w:rPr>
      </w:pPr>
      <w:del w:id="103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Overall Math GPA___________</w:delText>
        </w:r>
      </w:del>
    </w:p>
    <w:p w14:paraId="46406BA2" w14:textId="77777777" w:rsidR="009C3A98" w:rsidRDefault="009C3A98" w:rsidP="00AE0170">
      <w:pPr>
        <w:pStyle w:val="Default"/>
        <w:rPr>
          <w:del w:id="104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306DF7C0" w14:textId="77777777" w:rsidR="009C3A98" w:rsidRDefault="009C3A98" w:rsidP="00AE0170">
      <w:pPr>
        <w:pStyle w:val="Default"/>
        <w:rPr>
          <w:del w:id="105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05C648AF" w14:textId="77777777" w:rsidR="00B2487A" w:rsidRDefault="00B2487A" w:rsidP="00AE0170">
      <w:pPr>
        <w:pStyle w:val="Default"/>
        <w:rPr>
          <w:del w:id="106" w:author="Whalley, Erin" w:date="2026-09-25T20:04:00Z" w16du:dateUtc="2026-09-26T00:04:00Z"/>
          <w:rFonts w:ascii="Book Antiqua" w:hAnsi="Book Antiqua"/>
          <w:sz w:val="22"/>
          <w:szCs w:val="22"/>
        </w:rPr>
      </w:pPr>
    </w:p>
    <w:p w14:paraId="22DF2370" w14:textId="77777777" w:rsidR="003E449A" w:rsidRDefault="003E449A" w:rsidP="00AE0170">
      <w:pPr>
        <w:pStyle w:val="Default"/>
        <w:rPr>
          <w:del w:id="107" w:author="Whalley, Erin" w:date="2026-09-25T20:04:00Z" w16du:dateUtc="2026-09-26T00:04:00Z"/>
          <w:rFonts w:ascii="Book Antiqua" w:hAnsi="Book Antiqua"/>
          <w:sz w:val="22"/>
          <w:szCs w:val="22"/>
        </w:rPr>
      </w:pPr>
      <w:del w:id="108" w:author="Whalley, Erin" w:date="2026-09-25T20:04:00Z" w16du:dateUtc="2026-09-26T00:04:00Z">
        <w:r>
          <w:rPr>
            <w:rFonts w:ascii="Book Antiqua" w:hAnsi="Book Antiqua"/>
            <w:sz w:val="22"/>
            <w:szCs w:val="22"/>
          </w:rPr>
          <w:delText>Math course</w:delText>
        </w:r>
        <w:r w:rsidR="009C3A98">
          <w:rPr>
            <w:rFonts w:ascii="Book Antiqua" w:hAnsi="Book Antiqua"/>
            <w:sz w:val="22"/>
            <w:szCs w:val="22"/>
          </w:rPr>
          <w:delText xml:space="preserve"> currently</w:delText>
        </w:r>
        <w:r>
          <w:rPr>
            <w:rFonts w:ascii="Book Antiqua" w:hAnsi="Book Antiqua"/>
            <w:sz w:val="22"/>
            <w:szCs w:val="22"/>
          </w:rPr>
          <w:delText xml:space="preserve"> </w:delText>
        </w:r>
        <w:r w:rsidR="00BF48AF">
          <w:rPr>
            <w:rFonts w:ascii="Book Antiqua" w:hAnsi="Book Antiqua"/>
            <w:sz w:val="22"/>
            <w:szCs w:val="22"/>
          </w:rPr>
          <w:delText xml:space="preserve">enrolled in </w:delText>
        </w:r>
        <w:r>
          <w:rPr>
            <w:rFonts w:ascii="Book Antiqua" w:hAnsi="Book Antiqua"/>
            <w:sz w:val="22"/>
            <w:szCs w:val="22"/>
          </w:rPr>
          <w:delText xml:space="preserve"> ______________________________</w:delText>
        </w:r>
      </w:del>
    </w:p>
    <w:p w14:paraId="655F4C90" w14:textId="77777777" w:rsidR="003E449A" w:rsidRDefault="003E449A">
      <w:pPr>
        <w:rPr>
          <w:rPrChange w:id="109" w:author="Whalley, Erin" w:date="2026-09-25T20:04:00Z" w16du:dateUtc="2026-09-26T00:04:00Z">
            <w:rPr>
              <w:rFonts w:ascii="Book Antiqua" w:hAnsi="Book Antiqua"/>
              <w:sz w:val="22"/>
              <w:szCs w:val="22"/>
            </w:rPr>
          </w:rPrChange>
        </w:rPr>
        <w:pPrChange w:id="110" w:author="Whalley, Erin" w:date="2026-09-25T20:04:00Z" w16du:dateUtc="2026-09-26T00:04:00Z">
          <w:pPr>
            <w:pStyle w:val="Default"/>
          </w:pPr>
        </w:pPrChange>
      </w:pPr>
    </w:p>
    <w:sectPr w:rsidR="003E449A">
      <w:pgSz w:w="12240" w:h="15840"/>
      <w:pgMar w:top="1440" w:right="1440" w:bottom="1440" w:left="1440" w:header="720" w:footer="720" w:gutter="0"/>
      <w:cols w:space="720"/>
      <w:docGrid w:linePitch="360"/>
      <w:sectPrChange w:id="111" w:author="Whalley, Erin" w:date="2026-09-25T20:04:00Z" w16du:dateUtc="2026-09-26T00:04:00Z">
        <w:sectPr w:rsidR="003E449A">
          <w:pgMar w:top="135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201892"/>
    <w:multiLevelType w:val="multilevel"/>
    <w:tmpl w:val="213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0812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170"/>
    <w:rsid w:val="00027707"/>
    <w:rsid w:val="0004366A"/>
    <w:rsid w:val="00047CAA"/>
    <w:rsid w:val="00085A4A"/>
    <w:rsid w:val="000D2F12"/>
    <w:rsid w:val="000E38B8"/>
    <w:rsid w:val="00100BA9"/>
    <w:rsid w:val="00122A59"/>
    <w:rsid w:val="00123ACA"/>
    <w:rsid w:val="00125DCA"/>
    <w:rsid w:val="00137A03"/>
    <w:rsid w:val="00154509"/>
    <w:rsid w:val="001562C7"/>
    <w:rsid w:val="00157858"/>
    <w:rsid w:val="00162D20"/>
    <w:rsid w:val="0017335A"/>
    <w:rsid w:val="001B5537"/>
    <w:rsid w:val="001F6C3C"/>
    <w:rsid w:val="00234374"/>
    <w:rsid w:val="0024464D"/>
    <w:rsid w:val="002502CB"/>
    <w:rsid w:val="00254069"/>
    <w:rsid w:val="0026587F"/>
    <w:rsid w:val="00282183"/>
    <w:rsid w:val="002824E8"/>
    <w:rsid w:val="00292CD3"/>
    <w:rsid w:val="00294415"/>
    <w:rsid w:val="00295185"/>
    <w:rsid w:val="002C0E73"/>
    <w:rsid w:val="002C4DF9"/>
    <w:rsid w:val="002D7932"/>
    <w:rsid w:val="002F1B89"/>
    <w:rsid w:val="0031360D"/>
    <w:rsid w:val="0031367E"/>
    <w:rsid w:val="00316C23"/>
    <w:rsid w:val="00333104"/>
    <w:rsid w:val="0034135A"/>
    <w:rsid w:val="00363180"/>
    <w:rsid w:val="00367EC1"/>
    <w:rsid w:val="0037004E"/>
    <w:rsid w:val="003B11DA"/>
    <w:rsid w:val="003D7B3A"/>
    <w:rsid w:val="003E449A"/>
    <w:rsid w:val="003E4BA1"/>
    <w:rsid w:val="003F0DC3"/>
    <w:rsid w:val="00422085"/>
    <w:rsid w:val="00432C65"/>
    <w:rsid w:val="00473939"/>
    <w:rsid w:val="00475E2B"/>
    <w:rsid w:val="00480EE6"/>
    <w:rsid w:val="004821CB"/>
    <w:rsid w:val="00486FE2"/>
    <w:rsid w:val="0049428C"/>
    <w:rsid w:val="00496D10"/>
    <w:rsid w:val="004C4119"/>
    <w:rsid w:val="004D705E"/>
    <w:rsid w:val="004E37E1"/>
    <w:rsid w:val="004E7DE6"/>
    <w:rsid w:val="004F48C9"/>
    <w:rsid w:val="004F49BC"/>
    <w:rsid w:val="0052107C"/>
    <w:rsid w:val="005328A1"/>
    <w:rsid w:val="0056055C"/>
    <w:rsid w:val="005654D9"/>
    <w:rsid w:val="005852A5"/>
    <w:rsid w:val="005B5E81"/>
    <w:rsid w:val="005D54E8"/>
    <w:rsid w:val="005D7235"/>
    <w:rsid w:val="005E33BB"/>
    <w:rsid w:val="005F6A7B"/>
    <w:rsid w:val="00601220"/>
    <w:rsid w:val="0061322C"/>
    <w:rsid w:val="00647E38"/>
    <w:rsid w:val="00671414"/>
    <w:rsid w:val="00687E84"/>
    <w:rsid w:val="006B1A30"/>
    <w:rsid w:val="006C07A6"/>
    <w:rsid w:val="006C4C68"/>
    <w:rsid w:val="006C74CB"/>
    <w:rsid w:val="006F00AB"/>
    <w:rsid w:val="00700A0C"/>
    <w:rsid w:val="007040C1"/>
    <w:rsid w:val="007061EE"/>
    <w:rsid w:val="00725B33"/>
    <w:rsid w:val="00745338"/>
    <w:rsid w:val="007467E4"/>
    <w:rsid w:val="00761794"/>
    <w:rsid w:val="007A1A92"/>
    <w:rsid w:val="007A1E8E"/>
    <w:rsid w:val="007C2354"/>
    <w:rsid w:val="007D6082"/>
    <w:rsid w:val="007E59D9"/>
    <w:rsid w:val="007F17D3"/>
    <w:rsid w:val="007F6CF9"/>
    <w:rsid w:val="00810E01"/>
    <w:rsid w:val="008259FD"/>
    <w:rsid w:val="00837E6F"/>
    <w:rsid w:val="0084781B"/>
    <w:rsid w:val="00855F57"/>
    <w:rsid w:val="00857535"/>
    <w:rsid w:val="0086062B"/>
    <w:rsid w:val="008661C6"/>
    <w:rsid w:val="00872DAB"/>
    <w:rsid w:val="00875821"/>
    <w:rsid w:val="008A1622"/>
    <w:rsid w:val="008B0B43"/>
    <w:rsid w:val="008B2CD1"/>
    <w:rsid w:val="008C2CAE"/>
    <w:rsid w:val="00936A5B"/>
    <w:rsid w:val="009373BA"/>
    <w:rsid w:val="00944DFE"/>
    <w:rsid w:val="00957790"/>
    <w:rsid w:val="0096786A"/>
    <w:rsid w:val="00972FEA"/>
    <w:rsid w:val="00997154"/>
    <w:rsid w:val="009C3A98"/>
    <w:rsid w:val="009C6C8D"/>
    <w:rsid w:val="009D2442"/>
    <w:rsid w:val="009F2F94"/>
    <w:rsid w:val="00A02C11"/>
    <w:rsid w:val="00A0307C"/>
    <w:rsid w:val="00A10815"/>
    <w:rsid w:val="00A127FB"/>
    <w:rsid w:val="00A140A9"/>
    <w:rsid w:val="00A36B52"/>
    <w:rsid w:val="00A46E54"/>
    <w:rsid w:val="00A477B8"/>
    <w:rsid w:val="00A56052"/>
    <w:rsid w:val="00A72F2B"/>
    <w:rsid w:val="00A75D02"/>
    <w:rsid w:val="00AB0C9C"/>
    <w:rsid w:val="00AD164F"/>
    <w:rsid w:val="00AE0170"/>
    <w:rsid w:val="00AE2466"/>
    <w:rsid w:val="00AF317F"/>
    <w:rsid w:val="00B2487A"/>
    <w:rsid w:val="00B267F7"/>
    <w:rsid w:val="00B62977"/>
    <w:rsid w:val="00BA5520"/>
    <w:rsid w:val="00BC7234"/>
    <w:rsid w:val="00BD4505"/>
    <w:rsid w:val="00BF1708"/>
    <w:rsid w:val="00BF17EB"/>
    <w:rsid w:val="00BF3C20"/>
    <w:rsid w:val="00BF48AF"/>
    <w:rsid w:val="00C23516"/>
    <w:rsid w:val="00C43767"/>
    <w:rsid w:val="00C504D9"/>
    <w:rsid w:val="00C565E3"/>
    <w:rsid w:val="00C61722"/>
    <w:rsid w:val="00C80FC8"/>
    <w:rsid w:val="00C856A0"/>
    <w:rsid w:val="00CF7921"/>
    <w:rsid w:val="00D4254D"/>
    <w:rsid w:val="00D5679F"/>
    <w:rsid w:val="00D629FC"/>
    <w:rsid w:val="00D7078E"/>
    <w:rsid w:val="00D90A5A"/>
    <w:rsid w:val="00DA32A0"/>
    <w:rsid w:val="00E55D74"/>
    <w:rsid w:val="00E569F3"/>
    <w:rsid w:val="00EA11E8"/>
    <w:rsid w:val="00EC11DF"/>
    <w:rsid w:val="00EF445F"/>
    <w:rsid w:val="00F00084"/>
    <w:rsid w:val="00F01AA7"/>
    <w:rsid w:val="00F26C87"/>
    <w:rsid w:val="00F32505"/>
    <w:rsid w:val="00F42D9B"/>
    <w:rsid w:val="00F62595"/>
    <w:rsid w:val="00F652E6"/>
    <w:rsid w:val="00F8455A"/>
    <w:rsid w:val="00FB4236"/>
    <w:rsid w:val="00FC01C8"/>
    <w:rsid w:val="00FC0F78"/>
    <w:rsid w:val="00FE221C"/>
    <w:rsid w:val="00FE3B22"/>
    <w:rsid w:val="00FF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9356BE-1765-49D7-B358-26745993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C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E01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E0170"/>
    <w:rPr>
      <w:strike w:val="0"/>
      <w:dstrike w:val="0"/>
      <w:color w:val="16819D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E0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52A5"/>
    <w:rPr>
      <w:b/>
      <w:bCs/>
    </w:rPr>
  </w:style>
  <w:style w:type="table" w:styleId="TableGrid">
    <w:name w:val="Table Grid"/>
    <w:basedOn w:val="TableNormal"/>
    <w:uiPriority w:val="59"/>
    <w:rsid w:val="003E4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31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599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795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16819D"/>
                        <w:left w:val="single" w:sz="6" w:space="4" w:color="16819D"/>
                        <w:bottom w:val="single" w:sz="6" w:space="4" w:color="16819D"/>
                        <w:right w:val="single" w:sz="6" w:space="4" w:color="16819D"/>
                      </w:divBdr>
                    </w:div>
                  </w:divsChild>
                </w:div>
              </w:divsChild>
            </w:div>
          </w:divsChild>
        </w:div>
      </w:divsChild>
    </w:div>
    <w:div w:id="18938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3334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16819D"/>
                        <w:left w:val="single" w:sz="6" w:space="4" w:color="16819D"/>
                        <w:bottom w:val="single" w:sz="6" w:space="4" w:color="16819D"/>
                        <w:right w:val="single" w:sz="6" w:space="4" w:color="16819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WLHS_Teacher</dc:creator>
  <cp:keywords/>
  <dc:description/>
  <cp:lastModifiedBy>Arthur Souza Rodrigues</cp:lastModifiedBy>
  <cp:revision>1</cp:revision>
  <cp:lastPrinted>2014-09-16T17:11:00Z</cp:lastPrinted>
  <dcterms:created xsi:type="dcterms:W3CDTF">2014-11-19T18:40:00Z</dcterms:created>
  <dcterms:modified xsi:type="dcterms:W3CDTF">2026-09-26T00:04:00Z</dcterms:modified>
</cp:coreProperties>
</file>