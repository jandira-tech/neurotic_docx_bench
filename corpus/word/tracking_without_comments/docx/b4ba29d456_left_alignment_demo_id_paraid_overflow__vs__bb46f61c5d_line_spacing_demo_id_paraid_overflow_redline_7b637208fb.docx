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0F90" w14:textId="77777777" w:rsidR="00F51BBC" w:rsidRDefault="00D52EC5">
      <w:ins w:id="0" w:author="Comparison" w:date="2026-07-05T01:09:00Z" w16du:dateUtc="2026-07-05T05:09:00Z">
        <w:r>
          <w:t>Line Spacing</w:t>
        </w:r>
      </w:ins>
      <w:del w:id="1" w:author="Comparison" w:date="2026-07-05T01:09:00Z" w16du:dateUtc="2026-07-05T05:09:00Z">
        <w:r>
          <w:delText>Left Alignment</w:delText>
        </w:r>
      </w:del>
      <w:r>
        <w:t xml:space="preserve"> Demo</w:t>
      </w:r>
    </w:p>
    <w:p w14:paraId="00DBAFDA" w14:textId="77777777" w:rsidR="00F51BBC" w:rsidRDefault="00D52EC5">
      <w:pPr>
        <w:spacing w:line="480" w:lineRule="auto"/>
        <w:pPrChange w:id="2" w:author="Comparison" w:date="2026-07-05T01:09:00Z" w16du:dateUtc="2026-07-05T05:09:00Z">
          <w:pPr/>
        </w:pPrChange>
      </w:pPr>
      <w:r>
        <w:t xml:space="preserve">This document demonstrates </w:t>
      </w:r>
      <w:ins w:id="3" w:author="Comparison" w:date="2026-07-05T01:09:00Z" w16du:dateUtc="2026-07-05T05:09:00Z">
        <w:r>
          <w:t>double line spacing</w:t>
        </w:r>
      </w:ins>
      <w:del w:id="4" w:author="Comparison" w:date="2026-07-05T01:09:00Z" w16du:dateUtc="2026-07-05T05:09:00Z">
        <w:r>
          <w:delText>left text alignment</w:delText>
        </w:r>
      </w:del>
      <w:r>
        <w:t>.</w:t>
      </w:r>
    </w:p>
    <w:p w14:paraId="4062F661" w14:textId="77777777" w:rsidR="00CB795A" w:rsidRDefault="00D52EC5">
      <w:pPr>
        <w:spacing w:line="480" w:lineRule="auto"/>
        <w:rPr>
          <w:ins w:id="5" w:author="Comparison" w:date="2026-07-05T01:09:00Z" w16du:dateUtc="2026-07-05T05:09:00Z"/>
        </w:rPr>
      </w:pPr>
      <w:ins w:id="6" w:author="Comparison" w:date="2026-07-05T01:09:00Z" w16du:dateUtc="2026-07-05T05:09:00Z">
        <w:r>
          <w:t>Line spacing affects readability of long documents.</w:t>
        </w:r>
      </w:ins>
    </w:p>
    <w:p w14:paraId="06F5FBF1" w14:textId="77777777" w:rsidR="00F51BBC" w:rsidRDefault="00D52EC5">
      <w:pPr>
        <w:spacing w:line="480" w:lineRule="auto"/>
        <w:pPrChange w:id="7" w:author="Comparison" w:date="2026-07-05T01:09:00Z" w16du:dateUtc="2026-07-05T05:09:00Z">
          <w:pPr/>
        </w:pPrChange>
      </w:pPr>
      <w:ins w:id="8" w:author="Comparison" w:date="2026-07-05T01:09:00Z" w16du:dateUtc="2026-07-05T05:09:00Z">
        <w:r>
          <w:t>This paragraph has increased line spacing applied.</w:t>
        </w:r>
      </w:ins>
      <w:del w:id="9" w:author="Comparison" w:date="2026-07-05T01:09:00Z" w16du:dateUtc="2026-07-05T05:09:00Z">
        <w:r>
          <w:delText>All text in this document is aligned to the left margin.</w:delText>
        </w:r>
      </w:del>
    </w:p>
    <w:sectPr w:rsidR="00F51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BBC"/>
    <w:rsid w:val="008312A6"/>
    <w:rsid w:val="00A33748"/>
    <w:rsid w:val="00B37A4C"/>
    <w:rsid w:val="00CB795A"/>
    <w:rsid w:val="00D52EC5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68FE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2026-07-05T05:09:00Z</dcterms:modified>
</cp:coreProperties>
</file>