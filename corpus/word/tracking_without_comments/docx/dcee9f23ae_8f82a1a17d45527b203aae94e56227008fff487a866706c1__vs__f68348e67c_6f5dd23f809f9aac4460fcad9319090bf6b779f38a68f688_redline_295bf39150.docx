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235874E" w14:textId="6D6BC913" w:rsidR="00724BBD" w:rsidRDefault="00322B53" w:rsidP="00322B53">
      <w:pPr>
        <w:jc w:val="center"/>
        <w:rPr>
          <w:ins w:id="0" w:author="Stacey Martin" w:date="2026-09-25T20:00:00Z" w16du:dateUtc="2026-09-26T00:00:00Z"/>
        </w:rPr>
      </w:pPr>
      <w:ins w:id="1" w:author="Stacey Martin" w:date="2026-09-25T20:00:00Z" w16du:dateUtc="2026-09-26T00:00:00Z">
        <w:r>
          <w:rPr>
            <w:noProof/>
          </w:rPr>
          <w:drawing>
            <wp:inline distT="0" distB="0" distL="0" distR="0" wp14:anchorId="62558973" wp14:editId="4E38A055">
              <wp:extent cx="1990725" cy="1990725"/>
              <wp:effectExtent l="0" t="0" r="9525" b="9525"/>
              <wp:docPr id="465432502" name="Picture 46543250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90725" cy="1990725"/>
                      </a:xfrm>
                      <a:prstGeom prst="rect">
                        <a:avLst/>
                      </a:prstGeom>
                      <a:noFill/>
                      <a:ln>
                        <a:noFill/>
                      </a:ln>
                    </pic:spPr>
                  </pic:pic>
                </a:graphicData>
              </a:graphic>
            </wp:inline>
          </w:drawing>
        </w:r>
      </w:ins>
    </w:p>
    <w:p w14:paraId="5B0DC2D4" w14:textId="39F832A1" w:rsidR="00322B53" w:rsidRDefault="00322B53" w:rsidP="00322B53">
      <w:pPr>
        <w:jc w:val="center"/>
        <w:rPr>
          <w:ins w:id="2" w:author="Stacey Martin" w:date="2026-09-25T20:00:00Z" w16du:dateUtc="2026-09-26T00:00:00Z"/>
        </w:rPr>
      </w:pPr>
    </w:p>
    <w:p w14:paraId="01BB2EBF" w14:textId="04FD0A37" w:rsidR="00322B53" w:rsidRDefault="00322B53" w:rsidP="00322B53">
      <w:pPr>
        <w:jc w:val="center"/>
        <w:rPr>
          <w:ins w:id="3" w:author="Stacey Martin" w:date="2026-09-25T20:00:00Z" w16du:dateUtc="2026-09-26T00:00:00Z"/>
        </w:rPr>
      </w:pPr>
    </w:p>
    <w:p w14:paraId="7A7D95A1" w14:textId="417900F1" w:rsidR="00322B53" w:rsidRPr="00322B53" w:rsidRDefault="00322B53" w:rsidP="00322B53">
      <w:pPr>
        <w:jc w:val="center"/>
        <w:rPr>
          <w:ins w:id="4" w:author="Stacey Martin" w:date="2026-09-25T20:00:00Z" w16du:dateUtc="2026-09-26T00:00:00Z"/>
          <w:rFonts w:ascii="Bell MT" w:hAnsi="Bell MT"/>
          <w:b/>
          <w:bCs/>
          <w:sz w:val="52"/>
          <w:szCs w:val="52"/>
        </w:rPr>
      </w:pPr>
      <w:ins w:id="5" w:author="Stacey Martin" w:date="2026-09-25T20:00:00Z" w16du:dateUtc="2026-09-26T00:00:00Z">
        <w:r w:rsidRPr="00322B53">
          <w:rPr>
            <w:rFonts w:ascii="Bell MT" w:hAnsi="Bell MT"/>
            <w:b/>
            <w:bCs/>
            <w:sz w:val="52"/>
            <w:szCs w:val="52"/>
          </w:rPr>
          <w:t>MENDOCINO COUNTY</w:t>
        </w:r>
      </w:ins>
    </w:p>
    <w:p w14:paraId="5A25F4B1" w14:textId="43FB7EC7" w:rsidR="00322B53" w:rsidRPr="00322B53" w:rsidRDefault="00322B53" w:rsidP="00322B53">
      <w:pPr>
        <w:jc w:val="center"/>
        <w:rPr>
          <w:ins w:id="6" w:author="Stacey Martin" w:date="2026-09-25T20:00:00Z" w16du:dateUtc="2026-09-26T00:00:00Z"/>
          <w:rFonts w:ascii="Bell MT" w:hAnsi="Bell MT"/>
          <w:b/>
          <w:bCs/>
          <w:sz w:val="52"/>
          <w:szCs w:val="52"/>
        </w:rPr>
      </w:pPr>
      <w:ins w:id="7" w:author="Stacey Martin" w:date="2026-09-25T20:00:00Z" w16du:dateUtc="2026-09-26T00:00:00Z">
        <w:r w:rsidRPr="00322B53">
          <w:rPr>
            <w:rFonts w:ascii="Bell MT" w:hAnsi="Bell MT"/>
            <w:b/>
            <w:bCs/>
            <w:sz w:val="52"/>
            <w:szCs w:val="52"/>
          </w:rPr>
          <w:t>COMMUNITY CORRECTIONS PARTNERSHIP</w:t>
        </w:r>
      </w:ins>
    </w:p>
    <w:p w14:paraId="37638423" w14:textId="77777777" w:rsidR="00322B53" w:rsidRPr="00322B53" w:rsidRDefault="00322B53" w:rsidP="00322B53">
      <w:pPr>
        <w:jc w:val="center"/>
        <w:rPr>
          <w:ins w:id="8" w:author="Stacey Martin" w:date="2026-09-25T20:00:00Z" w16du:dateUtc="2026-09-26T00:00:00Z"/>
          <w:rFonts w:ascii="Bell MT" w:hAnsi="Bell MT"/>
          <w:b/>
          <w:bCs/>
          <w:sz w:val="52"/>
          <w:szCs w:val="52"/>
        </w:rPr>
      </w:pPr>
    </w:p>
    <w:p w14:paraId="223B7462" w14:textId="12890AAB" w:rsidR="00322B53" w:rsidRDefault="00322B53" w:rsidP="00322B53">
      <w:pPr>
        <w:jc w:val="center"/>
        <w:rPr>
          <w:ins w:id="9" w:author="Stacey Martin" w:date="2026-09-25T20:00:00Z" w16du:dateUtc="2026-09-26T00:00:00Z"/>
          <w:rFonts w:ascii="Bell MT" w:hAnsi="Bell MT"/>
          <w:b/>
          <w:bCs/>
          <w:sz w:val="52"/>
          <w:szCs w:val="52"/>
        </w:rPr>
      </w:pPr>
      <w:ins w:id="10" w:author="Stacey Martin" w:date="2026-09-25T20:00:00Z" w16du:dateUtc="2026-09-26T00:00:00Z">
        <w:r w:rsidRPr="00322B53">
          <w:rPr>
            <w:rFonts w:ascii="Bell MT" w:hAnsi="Bell MT"/>
            <w:b/>
            <w:bCs/>
            <w:sz w:val="52"/>
            <w:szCs w:val="52"/>
          </w:rPr>
          <w:t>202</w:t>
        </w:r>
        <w:r w:rsidR="00780D99">
          <w:rPr>
            <w:rFonts w:ascii="Bell MT" w:hAnsi="Bell MT"/>
            <w:b/>
            <w:bCs/>
            <w:sz w:val="52"/>
            <w:szCs w:val="52"/>
          </w:rPr>
          <w:t>5</w:t>
        </w:r>
        <w:r w:rsidRPr="00322B53">
          <w:rPr>
            <w:rFonts w:ascii="Bell MT" w:hAnsi="Bell MT"/>
            <w:b/>
            <w:bCs/>
            <w:sz w:val="52"/>
            <w:szCs w:val="52"/>
          </w:rPr>
          <w:t>-2</w:t>
        </w:r>
        <w:r w:rsidR="00780D99">
          <w:rPr>
            <w:rFonts w:ascii="Bell MT" w:hAnsi="Bell MT"/>
            <w:b/>
            <w:bCs/>
            <w:sz w:val="52"/>
            <w:szCs w:val="52"/>
          </w:rPr>
          <w:t>6</w:t>
        </w:r>
        <w:r w:rsidRPr="00322B53">
          <w:rPr>
            <w:rFonts w:ascii="Bell MT" w:hAnsi="Bell MT"/>
            <w:b/>
            <w:bCs/>
            <w:sz w:val="52"/>
            <w:szCs w:val="52"/>
          </w:rPr>
          <w:t xml:space="preserve"> COMMUNITY CORRECTIONS FUNDING</w:t>
        </w:r>
      </w:ins>
    </w:p>
    <w:p w14:paraId="2E422DBB" w14:textId="11FB6BF6" w:rsidR="006F3E0C" w:rsidRPr="00322B53" w:rsidRDefault="006F3E0C" w:rsidP="00322B53">
      <w:pPr>
        <w:jc w:val="center"/>
        <w:rPr>
          <w:ins w:id="11" w:author="Stacey Martin" w:date="2026-09-25T20:00:00Z" w16du:dateUtc="2026-09-26T00:00:00Z"/>
          <w:rFonts w:ascii="Bell MT" w:hAnsi="Bell MT"/>
          <w:b/>
          <w:bCs/>
          <w:sz w:val="52"/>
          <w:szCs w:val="52"/>
        </w:rPr>
      </w:pPr>
      <w:ins w:id="12" w:author="Stacey Martin" w:date="2026-09-25T20:00:00Z" w16du:dateUtc="2026-09-26T00:00:00Z">
        <w:r>
          <w:rPr>
            <w:rFonts w:ascii="Bell MT" w:hAnsi="Bell MT"/>
            <w:b/>
            <w:bCs/>
            <w:sz w:val="52"/>
            <w:szCs w:val="52"/>
          </w:rPr>
          <w:t>PROGRAMS &amp; SERVICES PROPOSAL</w:t>
        </w:r>
      </w:ins>
    </w:p>
    <w:p w14:paraId="12CCEA66" w14:textId="77777777" w:rsidR="00322B53" w:rsidRPr="00322B53" w:rsidRDefault="00322B53" w:rsidP="00322B53">
      <w:pPr>
        <w:jc w:val="center"/>
        <w:rPr>
          <w:ins w:id="13" w:author="Stacey Martin" w:date="2026-09-25T20:00:00Z" w16du:dateUtc="2026-09-26T00:00:00Z"/>
          <w:rFonts w:ascii="Bell MT" w:hAnsi="Bell MT"/>
          <w:b/>
          <w:bCs/>
          <w:sz w:val="52"/>
          <w:szCs w:val="52"/>
        </w:rPr>
      </w:pPr>
    </w:p>
    <w:p w14:paraId="3ADEEA1B" w14:textId="276E3135" w:rsidR="00322B53" w:rsidRDefault="00322B53" w:rsidP="00322B53">
      <w:pPr>
        <w:jc w:val="center"/>
        <w:rPr>
          <w:ins w:id="14" w:author="Stacey Martin" w:date="2026-09-25T20:00:00Z" w16du:dateUtc="2026-09-26T00:00:00Z"/>
          <w:rFonts w:ascii="Bell MT" w:hAnsi="Bell MT"/>
          <w:b/>
          <w:bCs/>
          <w:sz w:val="52"/>
          <w:szCs w:val="52"/>
        </w:rPr>
      </w:pPr>
      <w:ins w:id="15" w:author="Stacey Martin" w:date="2026-09-25T20:00:00Z" w16du:dateUtc="2026-09-26T00:00:00Z">
        <w:r w:rsidRPr="00322B53">
          <w:rPr>
            <w:rFonts w:ascii="Bell MT" w:hAnsi="Bell MT"/>
            <w:b/>
            <w:bCs/>
            <w:sz w:val="52"/>
            <w:szCs w:val="52"/>
          </w:rPr>
          <w:t>NON-GOVERNMENTAL AGENCY APPLICATION</w:t>
        </w:r>
      </w:ins>
    </w:p>
    <w:p w14:paraId="496288CF" w14:textId="64273CC5" w:rsidR="00322B53" w:rsidRDefault="00322B53" w:rsidP="00322B53">
      <w:pPr>
        <w:jc w:val="center"/>
        <w:rPr>
          <w:ins w:id="16" w:author="Stacey Martin" w:date="2026-09-25T20:00:00Z" w16du:dateUtc="2026-09-26T00:00:00Z"/>
          <w:rFonts w:ascii="Bell MT" w:hAnsi="Bell MT"/>
          <w:b/>
          <w:bCs/>
          <w:sz w:val="52"/>
          <w:szCs w:val="52"/>
        </w:rPr>
      </w:pPr>
    </w:p>
    <w:p w14:paraId="3BD88304" w14:textId="36CEAEDA" w:rsidR="00322B53" w:rsidRDefault="00322B53" w:rsidP="00322B53">
      <w:pPr>
        <w:jc w:val="center"/>
        <w:rPr>
          <w:ins w:id="17" w:author="Stacey Martin" w:date="2026-09-25T20:00:00Z" w16du:dateUtc="2026-09-26T00:00:00Z"/>
          <w:rFonts w:ascii="Bell MT" w:hAnsi="Bell MT"/>
          <w:b/>
          <w:bCs/>
          <w:sz w:val="52"/>
          <w:szCs w:val="52"/>
        </w:rPr>
      </w:pPr>
      <w:ins w:id="18" w:author="Stacey Martin" w:date="2026-09-25T20:00:00Z" w16du:dateUtc="2026-09-26T00:00:00Z">
        <w:r>
          <w:rPr>
            <w:rFonts w:ascii="Bell MT" w:hAnsi="Bell MT"/>
            <w:b/>
            <w:bCs/>
            <w:sz w:val="52"/>
            <w:szCs w:val="52"/>
          </w:rPr>
          <w:t xml:space="preserve">Due Date:  </w:t>
        </w:r>
        <w:r w:rsidR="00C74E44">
          <w:rPr>
            <w:rFonts w:ascii="Bell MT" w:hAnsi="Bell MT"/>
            <w:b/>
            <w:bCs/>
            <w:sz w:val="52"/>
            <w:szCs w:val="52"/>
          </w:rPr>
          <w:t>January 2</w:t>
        </w:r>
        <w:r w:rsidR="00780D99">
          <w:rPr>
            <w:rFonts w:ascii="Bell MT" w:hAnsi="Bell MT"/>
            <w:b/>
            <w:bCs/>
            <w:sz w:val="52"/>
            <w:szCs w:val="52"/>
          </w:rPr>
          <w:t>3</w:t>
        </w:r>
        <w:r>
          <w:rPr>
            <w:rFonts w:ascii="Bell MT" w:hAnsi="Bell MT"/>
            <w:b/>
            <w:bCs/>
            <w:sz w:val="52"/>
            <w:szCs w:val="52"/>
          </w:rPr>
          <w:t>, 202</w:t>
        </w:r>
        <w:r w:rsidR="00780D99">
          <w:rPr>
            <w:rFonts w:ascii="Bell MT" w:hAnsi="Bell MT"/>
            <w:b/>
            <w:bCs/>
            <w:sz w:val="52"/>
            <w:szCs w:val="52"/>
          </w:rPr>
          <w:t>5</w:t>
        </w:r>
      </w:ins>
    </w:p>
    <w:p w14:paraId="48AD88DE" w14:textId="44688BBC" w:rsidR="00322B53" w:rsidRDefault="00322B53" w:rsidP="00322B53">
      <w:pPr>
        <w:jc w:val="center"/>
        <w:rPr>
          <w:ins w:id="19" w:author="Stacey Martin" w:date="2026-09-25T20:00:00Z" w16du:dateUtc="2026-09-26T00:00:00Z"/>
          <w:rFonts w:ascii="Bell MT" w:hAnsi="Bell MT"/>
          <w:b/>
          <w:bCs/>
          <w:sz w:val="36"/>
          <w:szCs w:val="36"/>
        </w:rPr>
      </w:pPr>
    </w:p>
    <w:p w14:paraId="79C57207" w14:textId="6B8028C1" w:rsidR="00322B53" w:rsidRPr="006F3E0C" w:rsidRDefault="00322B53" w:rsidP="00322B53">
      <w:pPr>
        <w:spacing w:after="0"/>
        <w:rPr>
          <w:ins w:id="20" w:author="Stacey Martin" w:date="2026-09-25T20:00:00Z" w16du:dateUtc="2026-09-26T00:00:00Z"/>
          <w:rFonts w:ascii="Bell MT" w:hAnsi="Bell MT"/>
          <w:b/>
          <w:bCs/>
          <w:sz w:val="32"/>
          <w:szCs w:val="32"/>
        </w:rPr>
      </w:pPr>
      <w:ins w:id="21" w:author="Stacey Martin" w:date="2026-09-25T20:00:00Z" w16du:dateUtc="2026-09-26T00:00:00Z">
        <w:r w:rsidRPr="006F3E0C">
          <w:rPr>
            <w:rFonts w:ascii="Bell MT" w:hAnsi="Bell MT"/>
            <w:b/>
            <w:bCs/>
            <w:sz w:val="32"/>
            <w:szCs w:val="32"/>
          </w:rPr>
          <w:t>Mendocino County Community Corrections Partnership (CCP) – Public Safety Realignment</w:t>
        </w:r>
      </w:ins>
    </w:p>
    <w:p w14:paraId="37B3C9E6" w14:textId="0F9E280B" w:rsidR="00322B53" w:rsidRDefault="00322B53" w:rsidP="00322B53">
      <w:pPr>
        <w:spacing w:after="0"/>
        <w:rPr>
          <w:ins w:id="22" w:author="Stacey Martin" w:date="2026-09-25T20:00:00Z" w16du:dateUtc="2026-09-26T00:00:00Z"/>
          <w:rFonts w:ascii="Bell MT" w:hAnsi="Bell MT"/>
          <w:sz w:val="36"/>
          <w:szCs w:val="36"/>
        </w:rPr>
      </w:pPr>
    </w:p>
    <w:p w14:paraId="4172F3FB" w14:textId="26BEFF7F" w:rsidR="00322B53" w:rsidRPr="006F3E0C" w:rsidRDefault="00322B53" w:rsidP="00322B53">
      <w:pPr>
        <w:spacing w:after="0"/>
        <w:rPr>
          <w:ins w:id="23" w:author="Stacey Martin" w:date="2026-09-25T20:00:00Z" w16du:dateUtc="2026-09-26T00:00:00Z"/>
          <w:rFonts w:ascii="Bell MT" w:hAnsi="Bell MT"/>
          <w:sz w:val="28"/>
          <w:szCs w:val="28"/>
        </w:rPr>
      </w:pPr>
      <w:ins w:id="24" w:author="Stacey Martin" w:date="2026-09-25T20:00:00Z" w16du:dateUtc="2026-09-26T00:00:00Z">
        <w:r w:rsidRPr="006F3E0C">
          <w:rPr>
            <w:rFonts w:ascii="Bell MT" w:hAnsi="Bell MT"/>
            <w:sz w:val="28"/>
            <w:szCs w:val="28"/>
          </w:rPr>
          <w:t>The Community Corrections Partnership (CC</w:t>
        </w:r>
        <w:r w:rsidR="006F3E0C" w:rsidRPr="006F3E0C">
          <w:rPr>
            <w:rFonts w:ascii="Bell MT" w:hAnsi="Bell MT"/>
            <w:sz w:val="28"/>
            <w:szCs w:val="28"/>
          </w:rPr>
          <w:t>P</w:t>
        </w:r>
        <w:r w:rsidRPr="006F3E0C">
          <w:rPr>
            <w:rFonts w:ascii="Bell MT" w:hAnsi="Bell MT"/>
            <w:sz w:val="28"/>
            <w:szCs w:val="28"/>
          </w:rPr>
          <w:t xml:space="preserve">) is responsible for the development of Mendocino County’s </w:t>
        </w:r>
        <w:r w:rsidR="00482FF5" w:rsidRPr="006F3E0C">
          <w:rPr>
            <w:rFonts w:ascii="Bell MT" w:hAnsi="Bell MT"/>
            <w:sz w:val="28"/>
            <w:szCs w:val="28"/>
          </w:rPr>
          <w:t>annual Realignment (</w:t>
        </w:r>
        <w:r w:rsidRPr="006F3E0C">
          <w:rPr>
            <w:rFonts w:ascii="Bell MT" w:hAnsi="Bell MT"/>
            <w:sz w:val="28"/>
            <w:szCs w:val="28"/>
          </w:rPr>
          <w:t>AB 109</w:t>
        </w:r>
        <w:r w:rsidR="00482FF5" w:rsidRPr="006F3E0C">
          <w:rPr>
            <w:rFonts w:ascii="Bell MT" w:hAnsi="Bell MT"/>
            <w:sz w:val="28"/>
            <w:szCs w:val="28"/>
          </w:rPr>
          <w:t>)</w:t>
        </w:r>
        <w:r w:rsidRPr="006F3E0C">
          <w:rPr>
            <w:rFonts w:ascii="Bell MT" w:hAnsi="Bell MT"/>
            <w:sz w:val="28"/>
            <w:szCs w:val="28"/>
          </w:rPr>
          <w:t xml:space="preserve"> Plan that advises the Board of Supervisors on specific programming and services needed to implement the provisions of public safety realignment.</w:t>
        </w:r>
      </w:ins>
    </w:p>
    <w:p w14:paraId="742AB905" w14:textId="2608FD0A" w:rsidR="00322B53" w:rsidRPr="006F3E0C" w:rsidRDefault="00322B53" w:rsidP="00322B53">
      <w:pPr>
        <w:spacing w:after="0"/>
        <w:rPr>
          <w:ins w:id="25" w:author="Stacey Martin" w:date="2026-09-25T20:00:00Z" w16du:dateUtc="2026-09-26T00:00:00Z"/>
          <w:rFonts w:ascii="Bell MT" w:hAnsi="Bell MT"/>
          <w:sz w:val="28"/>
          <w:szCs w:val="28"/>
        </w:rPr>
      </w:pPr>
    </w:p>
    <w:p w14:paraId="41E024CD" w14:textId="37630C2E" w:rsidR="00322B53" w:rsidRPr="006F3E0C" w:rsidRDefault="00322B53" w:rsidP="00322B53">
      <w:pPr>
        <w:spacing w:after="0"/>
        <w:rPr>
          <w:ins w:id="26" w:author="Stacey Martin" w:date="2026-09-25T20:00:00Z" w16du:dateUtc="2026-09-26T00:00:00Z"/>
          <w:rFonts w:ascii="Bell MT" w:hAnsi="Bell MT"/>
          <w:sz w:val="28"/>
          <w:szCs w:val="28"/>
        </w:rPr>
      </w:pPr>
      <w:ins w:id="27" w:author="Stacey Martin" w:date="2026-09-25T20:00:00Z" w16du:dateUtc="2026-09-26T00:00:00Z">
        <w:r w:rsidRPr="006F3E0C">
          <w:rPr>
            <w:rFonts w:ascii="Bell MT" w:hAnsi="Bell MT"/>
            <w:sz w:val="28"/>
            <w:szCs w:val="28"/>
          </w:rPr>
          <w:t xml:space="preserve">The CCP recognizes the need to address community concerns and implement programming and services consistent with what research has shown to be the most cost-effective, evidence-based practices that </w:t>
        </w:r>
        <w:r w:rsidR="00482FF5" w:rsidRPr="006F3E0C">
          <w:rPr>
            <w:rFonts w:ascii="Bell MT" w:hAnsi="Bell MT"/>
            <w:sz w:val="28"/>
            <w:szCs w:val="28"/>
          </w:rPr>
          <w:t xml:space="preserve">promote positive behavioral change, reduces </w:t>
        </w:r>
        <w:r w:rsidRPr="006F3E0C">
          <w:rPr>
            <w:rFonts w:ascii="Bell MT" w:hAnsi="Bell MT"/>
            <w:sz w:val="28"/>
            <w:szCs w:val="28"/>
          </w:rPr>
          <w:t>recidivism</w:t>
        </w:r>
        <w:r w:rsidR="00482FF5" w:rsidRPr="006F3E0C">
          <w:rPr>
            <w:rFonts w:ascii="Bell MT" w:hAnsi="Bell MT"/>
            <w:sz w:val="28"/>
            <w:szCs w:val="28"/>
          </w:rPr>
          <w:t>,</w:t>
        </w:r>
        <w:r w:rsidRPr="006F3E0C">
          <w:rPr>
            <w:rFonts w:ascii="Bell MT" w:hAnsi="Bell MT"/>
            <w:sz w:val="28"/>
            <w:szCs w:val="28"/>
          </w:rPr>
          <w:t xml:space="preserve"> </w:t>
        </w:r>
        <w:r w:rsidR="00482FF5" w:rsidRPr="006F3E0C">
          <w:rPr>
            <w:rFonts w:ascii="Bell MT" w:hAnsi="Bell MT"/>
            <w:sz w:val="28"/>
            <w:szCs w:val="28"/>
          </w:rPr>
          <w:t xml:space="preserve">lowers </w:t>
        </w:r>
        <w:r w:rsidRPr="006F3E0C">
          <w:rPr>
            <w:rFonts w:ascii="Bell MT" w:hAnsi="Bell MT"/>
            <w:sz w:val="28"/>
            <w:szCs w:val="28"/>
          </w:rPr>
          <w:t>victimization</w:t>
        </w:r>
        <w:r w:rsidR="001D2F65" w:rsidRPr="006F3E0C">
          <w:rPr>
            <w:rFonts w:ascii="Bell MT" w:hAnsi="Bell MT"/>
            <w:sz w:val="28"/>
            <w:szCs w:val="28"/>
          </w:rPr>
          <w:t>, and increases public safety</w:t>
        </w:r>
        <w:r w:rsidRPr="006F3E0C">
          <w:rPr>
            <w:rFonts w:ascii="Bell MT" w:hAnsi="Bell MT"/>
            <w:sz w:val="28"/>
            <w:szCs w:val="28"/>
          </w:rPr>
          <w:t>.</w:t>
        </w:r>
      </w:ins>
    </w:p>
    <w:p w14:paraId="511BDEF0" w14:textId="35448676" w:rsidR="00322B53" w:rsidRPr="006F3E0C" w:rsidRDefault="00322B53" w:rsidP="00322B53">
      <w:pPr>
        <w:spacing w:after="0"/>
        <w:rPr>
          <w:ins w:id="28" w:author="Stacey Martin" w:date="2026-09-25T20:00:00Z" w16du:dateUtc="2026-09-26T00:00:00Z"/>
          <w:rFonts w:ascii="Bell MT" w:hAnsi="Bell MT"/>
          <w:sz w:val="28"/>
          <w:szCs w:val="28"/>
        </w:rPr>
      </w:pPr>
    </w:p>
    <w:p w14:paraId="20E73E93" w14:textId="1B39939D" w:rsidR="00322B53" w:rsidRPr="006F3E0C" w:rsidRDefault="00322B53" w:rsidP="00322B53">
      <w:pPr>
        <w:spacing w:after="0"/>
        <w:rPr>
          <w:ins w:id="29" w:author="Stacey Martin" w:date="2026-09-25T20:00:00Z" w16du:dateUtc="2026-09-26T00:00:00Z"/>
          <w:rFonts w:ascii="Bell MT" w:hAnsi="Bell MT"/>
          <w:sz w:val="28"/>
          <w:szCs w:val="28"/>
        </w:rPr>
      </w:pPr>
      <w:ins w:id="30" w:author="Stacey Martin" w:date="2026-09-25T20:00:00Z" w16du:dateUtc="2026-09-26T00:00:00Z">
        <w:r w:rsidRPr="006F3E0C">
          <w:rPr>
            <w:rFonts w:ascii="Bell MT" w:hAnsi="Bell MT"/>
            <w:sz w:val="28"/>
            <w:szCs w:val="28"/>
          </w:rPr>
          <w:t xml:space="preserve">The CCP is committed to </w:t>
        </w:r>
        <w:r w:rsidR="006F3E0C" w:rsidRPr="006F3E0C">
          <w:rPr>
            <w:rFonts w:ascii="Bell MT" w:hAnsi="Bell MT"/>
            <w:sz w:val="28"/>
            <w:szCs w:val="28"/>
          </w:rPr>
          <w:t xml:space="preserve">continuous analysis, and when needed, </w:t>
        </w:r>
        <w:r w:rsidRPr="006F3E0C">
          <w:rPr>
            <w:rFonts w:ascii="Bell MT" w:hAnsi="Bell MT"/>
            <w:sz w:val="28"/>
            <w:szCs w:val="28"/>
          </w:rPr>
          <w:t>updating the</w:t>
        </w:r>
        <w:r w:rsidR="001D2F65" w:rsidRPr="006F3E0C">
          <w:rPr>
            <w:rFonts w:ascii="Bell MT" w:hAnsi="Bell MT"/>
            <w:sz w:val="28"/>
            <w:szCs w:val="28"/>
          </w:rPr>
          <w:t xml:space="preserve"> Realignment</w:t>
        </w:r>
        <w:r w:rsidRPr="006F3E0C">
          <w:rPr>
            <w:rFonts w:ascii="Bell MT" w:hAnsi="Bell MT"/>
            <w:sz w:val="28"/>
            <w:szCs w:val="28"/>
          </w:rPr>
          <w:t xml:space="preserve"> Plan</w:t>
        </w:r>
        <w:r w:rsidR="006F3E0C" w:rsidRPr="006F3E0C">
          <w:rPr>
            <w:rFonts w:ascii="Bell MT" w:hAnsi="Bell MT"/>
            <w:sz w:val="28"/>
            <w:szCs w:val="28"/>
          </w:rPr>
          <w:t>, including assessing input</w:t>
        </w:r>
        <w:r w:rsidRPr="006F3E0C">
          <w:rPr>
            <w:rFonts w:ascii="Bell MT" w:hAnsi="Bell MT"/>
            <w:sz w:val="28"/>
            <w:szCs w:val="28"/>
          </w:rPr>
          <w:t xml:space="preserve"> from the public and local stakeholders</w:t>
        </w:r>
        <w:r w:rsidR="001D2F65" w:rsidRPr="006F3E0C">
          <w:rPr>
            <w:rFonts w:ascii="Bell MT" w:hAnsi="Bell MT"/>
            <w:sz w:val="28"/>
            <w:szCs w:val="28"/>
          </w:rPr>
          <w:t xml:space="preserve">.  The CCP will be reviewing requests for funding from external agencies at our February </w:t>
        </w:r>
        <w:r w:rsidR="00C33486">
          <w:rPr>
            <w:rFonts w:ascii="Bell MT" w:hAnsi="Bell MT"/>
            <w:sz w:val="28"/>
            <w:szCs w:val="28"/>
          </w:rPr>
          <w:t>13</w:t>
        </w:r>
        <w:r w:rsidR="001D2F65" w:rsidRPr="006F3E0C">
          <w:rPr>
            <w:rFonts w:ascii="Bell MT" w:hAnsi="Bell MT"/>
            <w:sz w:val="28"/>
            <w:szCs w:val="28"/>
          </w:rPr>
          <w:t xml:space="preserve">, </w:t>
        </w:r>
        <w:r w:rsidR="003608AB" w:rsidRPr="006F3E0C">
          <w:rPr>
            <w:rFonts w:ascii="Bell MT" w:hAnsi="Bell MT"/>
            <w:sz w:val="28"/>
            <w:szCs w:val="28"/>
          </w:rPr>
          <w:t>202</w:t>
        </w:r>
        <w:r w:rsidR="003608AB">
          <w:rPr>
            <w:rFonts w:ascii="Bell MT" w:hAnsi="Bell MT"/>
            <w:sz w:val="28"/>
            <w:szCs w:val="28"/>
          </w:rPr>
          <w:t>5,</w:t>
        </w:r>
        <w:r w:rsidR="001D2F65" w:rsidRPr="006F3E0C">
          <w:rPr>
            <w:rFonts w:ascii="Bell MT" w:hAnsi="Bell MT"/>
            <w:sz w:val="28"/>
            <w:szCs w:val="28"/>
          </w:rPr>
          <w:t xml:space="preserve"> meeting.  If your agency would like to </w:t>
        </w:r>
        <w:r w:rsidR="006F3E0C" w:rsidRPr="006F3E0C">
          <w:rPr>
            <w:rFonts w:ascii="Bell MT" w:hAnsi="Bell MT"/>
            <w:sz w:val="28"/>
            <w:szCs w:val="28"/>
          </w:rPr>
          <w:t xml:space="preserve">submit a proposal </w:t>
        </w:r>
        <w:r w:rsidR="001D2F65" w:rsidRPr="006F3E0C">
          <w:rPr>
            <w:rFonts w:ascii="Bell MT" w:hAnsi="Bell MT"/>
            <w:sz w:val="28"/>
            <w:szCs w:val="28"/>
          </w:rPr>
          <w:t>for funding for a program or services for the 202</w:t>
        </w:r>
        <w:r w:rsidR="00780D99">
          <w:rPr>
            <w:rFonts w:ascii="Bell MT" w:hAnsi="Bell MT"/>
            <w:sz w:val="28"/>
            <w:szCs w:val="28"/>
          </w:rPr>
          <w:t>5</w:t>
        </w:r>
        <w:r w:rsidR="001D2F65" w:rsidRPr="006F3E0C">
          <w:rPr>
            <w:rFonts w:ascii="Bell MT" w:hAnsi="Bell MT"/>
            <w:sz w:val="28"/>
            <w:szCs w:val="28"/>
          </w:rPr>
          <w:t>-2</w:t>
        </w:r>
        <w:r w:rsidR="00780D99">
          <w:rPr>
            <w:rFonts w:ascii="Bell MT" w:hAnsi="Bell MT"/>
            <w:sz w:val="28"/>
            <w:szCs w:val="28"/>
          </w:rPr>
          <w:t>6</w:t>
        </w:r>
        <w:r w:rsidR="001D2F65" w:rsidRPr="006F3E0C">
          <w:rPr>
            <w:rFonts w:ascii="Bell MT" w:hAnsi="Bell MT"/>
            <w:sz w:val="28"/>
            <w:szCs w:val="28"/>
          </w:rPr>
          <w:t xml:space="preserve"> plan year, please complete the attached application and return to:</w:t>
        </w:r>
      </w:ins>
    </w:p>
    <w:p w14:paraId="455D102D" w14:textId="1E426B7C" w:rsidR="001D2F65" w:rsidRPr="006F3E0C" w:rsidRDefault="001D2F65" w:rsidP="00322B53">
      <w:pPr>
        <w:spacing w:after="0"/>
        <w:rPr>
          <w:ins w:id="31" w:author="Stacey Martin" w:date="2026-09-25T20:00:00Z" w16du:dateUtc="2026-09-26T00:00:00Z"/>
          <w:rFonts w:ascii="Bell MT" w:hAnsi="Bell MT"/>
          <w:sz w:val="28"/>
          <w:szCs w:val="28"/>
        </w:rPr>
      </w:pPr>
    </w:p>
    <w:p w14:paraId="7522456B" w14:textId="5848CEA0" w:rsidR="001D2F65" w:rsidRPr="006F3E0C" w:rsidRDefault="001D2F65" w:rsidP="001D2F65">
      <w:pPr>
        <w:spacing w:after="0"/>
        <w:jc w:val="center"/>
        <w:rPr>
          <w:ins w:id="32" w:author="Stacey Martin" w:date="2026-09-25T20:00:00Z" w16du:dateUtc="2026-09-26T00:00:00Z"/>
          <w:rFonts w:ascii="Bell MT" w:hAnsi="Bell MT"/>
          <w:sz w:val="28"/>
          <w:szCs w:val="28"/>
        </w:rPr>
      </w:pPr>
      <w:ins w:id="33" w:author="Stacey Martin" w:date="2026-09-25T20:00:00Z" w16du:dateUtc="2026-09-26T00:00:00Z">
        <w:r w:rsidRPr="006F3E0C">
          <w:rPr>
            <w:rFonts w:ascii="Bell MT" w:hAnsi="Bell MT"/>
            <w:sz w:val="28"/>
            <w:szCs w:val="28"/>
          </w:rPr>
          <w:t>Mendocino County Communi</w:t>
        </w:r>
        <w:r w:rsidR="00273390" w:rsidRPr="006F3E0C">
          <w:rPr>
            <w:rFonts w:ascii="Bell MT" w:hAnsi="Bell MT"/>
            <w:sz w:val="28"/>
            <w:szCs w:val="28"/>
          </w:rPr>
          <w:t>ty</w:t>
        </w:r>
        <w:r w:rsidRPr="006F3E0C">
          <w:rPr>
            <w:rFonts w:ascii="Bell MT" w:hAnsi="Bell MT"/>
            <w:sz w:val="28"/>
            <w:szCs w:val="28"/>
          </w:rPr>
          <w:t xml:space="preserve"> Corrections Partnership</w:t>
        </w:r>
      </w:ins>
    </w:p>
    <w:p w14:paraId="01C5596B" w14:textId="52A90BF4" w:rsidR="001D2F65" w:rsidRPr="006F3E0C" w:rsidRDefault="001D2F65" w:rsidP="001D2F65">
      <w:pPr>
        <w:spacing w:after="0"/>
        <w:jc w:val="center"/>
        <w:rPr>
          <w:ins w:id="34" w:author="Stacey Martin" w:date="2026-09-25T20:00:00Z" w16du:dateUtc="2026-09-26T00:00:00Z"/>
          <w:rFonts w:ascii="Bell MT" w:hAnsi="Bell MT"/>
          <w:sz w:val="28"/>
          <w:szCs w:val="28"/>
        </w:rPr>
      </w:pPr>
      <w:ins w:id="35" w:author="Stacey Martin" w:date="2026-09-25T20:00:00Z" w16du:dateUtc="2026-09-26T00:00:00Z">
        <w:r w:rsidRPr="006F3E0C">
          <w:rPr>
            <w:rFonts w:ascii="Bell MT" w:hAnsi="Bell MT"/>
            <w:sz w:val="28"/>
            <w:szCs w:val="28"/>
          </w:rPr>
          <w:t>Attn:  Administrative Services Manager</w:t>
        </w:r>
      </w:ins>
    </w:p>
    <w:p w14:paraId="3A3C7146" w14:textId="02BEA334" w:rsidR="001D2F65" w:rsidRPr="006F3E0C" w:rsidRDefault="001D2F65" w:rsidP="001D2F65">
      <w:pPr>
        <w:spacing w:after="0"/>
        <w:jc w:val="center"/>
        <w:rPr>
          <w:ins w:id="36" w:author="Stacey Martin" w:date="2026-09-25T20:00:00Z" w16du:dateUtc="2026-09-26T00:00:00Z"/>
          <w:rFonts w:ascii="Bell MT" w:hAnsi="Bell MT"/>
          <w:sz w:val="28"/>
          <w:szCs w:val="28"/>
        </w:rPr>
      </w:pPr>
      <w:ins w:id="37" w:author="Stacey Martin" w:date="2026-09-25T20:00:00Z" w16du:dateUtc="2026-09-26T00:00:00Z">
        <w:r w:rsidRPr="006F3E0C">
          <w:rPr>
            <w:rFonts w:ascii="Bell MT" w:hAnsi="Bell MT"/>
            <w:sz w:val="28"/>
            <w:szCs w:val="28"/>
          </w:rPr>
          <w:t>589 Low Gap Road</w:t>
        </w:r>
      </w:ins>
    </w:p>
    <w:p w14:paraId="6687BE5B" w14:textId="5DBE9152" w:rsidR="001D2F65" w:rsidRPr="006F3E0C" w:rsidRDefault="001D2F65" w:rsidP="001D2F65">
      <w:pPr>
        <w:spacing w:after="0"/>
        <w:jc w:val="center"/>
        <w:rPr>
          <w:ins w:id="38" w:author="Stacey Martin" w:date="2026-09-25T20:00:00Z" w16du:dateUtc="2026-09-26T00:00:00Z"/>
          <w:rFonts w:ascii="Bell MT" w:hAnsi="Bell MT"/>
          <w:sz w:val="28"/>
          <w:szCs w:val="28"/>
        </w:rPr>
      </w:pPr>
      <w:ins w:id="39" w:author="Stacey Martin" w:date="2026-09-25T20:00:00Z" w16du:dateUtc="2026-09-26T00:00:00Z">
        <w:r w:rsidRPr="006F3E0C">
          <w:rPr>
            <w:rFonts w:ascii="Bell MT" w:hAnsi="Bell MT"/>
            <w:sz w:val="28"/>
            <w:szCs w:val="28"/>
          </w:rPr>
          <w:t>Ukiah, CA  95482</w:t>
        </w:r>
      </w:ins>
    </w:p>
    <w:p w14:paraId="72D9F112" w14:textId="2E022A2A" w:rsidR="001D2F65" w:rsidRPr="006F3E0C" w:rsidRDefault="001D2F65" w:rsidP="001D2F65">
      <w:pPr>
        <w:spacing w:after="0"/>
        <w:jc w:val="center"/>
        <w:rPr>
          <w:ins w:id="40" w:author="Stacey Martin" w:date="2026-09-25T20:00:00Z" w16du:dateUtc="2026-09-26T00:00:00Z"/>
          <w:rFonts w:ascii="Bell MT" w:hAnsi="Bell MT"/>
          <w:sz w:val="28"/>
          <w:szCs w:val="28"/>
        </w:rPr>
      </w:pPr>
    </w:p>
    <w:p w14:paraId="24185305" w14:textId="72BB23DD" w:rsidR="001D2F65" w:rsidRPr="006F3E0C" w:rsidRDefault="001D2F65" w:rsidP="001D2F65">
      <w:pPr>
        <w:spacing w:after="0"/>
        <w:jc w:val="center"/>
        <w:rPr>
          <w:ins w:id="41" w:author="Stacey Martin" w:date="2026-09-25T20:00:00Z" w16du:dateUtc="2026-09-26T00:00:00Z"/>
          <w:rFonts w:ascii="Bell MT" w:hAnsi="Bell MT"/>
          <w:sz w:val="28"/>
          <w:szCs w:val="28"/>
        </w:rPr>
      </w:pPr>
      <w:ins w:id="42" w:author="Stacey Martin" w:date="2026-09-25T20:00:00Z" w16du:dateUtc="2026-09-26T00:00:00Z">
        <w:r w:rsidRPr="006F3E0C">
          <w:rPr>
            <w:rFonts w:ascii="Bell MT" w:hAnsi="Bell MT"/>
            <w:sz w:val="28"/>
            <w:szCs w:val="28"/>
          </w:rPr>
          <w:t xml:space="preserve">Or by email at:  </w:t>
        </w:r>
        <w:r>
          <w:fldChar w:fldCharType="begin"/>
        </w:r>
        <w:r>
          <w:instrText>HYPERLINK "mailto:CCP@mendocinocounty.org"</w:instrText>
        </w:r>
        <w:r>
          <w:fldChar w:fldCharType="separate"/>
        </w:r>
        <w:r w:rsidRPr="006F3E0C">
          <w:rPr>
            <w:rStyle w:val="Hyperlink"/>
            <w:rFonts w:ascii="Bell MT" w:hAnsi="Bell MT"/>
            <w:sz w:val="28"/>
            <w:szCs w:val="28"/>
          </w:rPr>
          <w:t>CCP@mendocinocounty.org</w:t>
        </w:r>
        <w:r>
          <w:fldChar w:fldCharType="end"/>
        </w:r>
      </w:ins>
    </w:p>
    <w:p w14:paraId="105BC53B" w14:textId="2BAA2A4C" w:rsidR="001D2F65" w:rsidRPr="006F3E0C" w:rsidRDefault="001D2F65" w:rsidP="001D2F65">
      <w:pPr>
        <w:spacing w:after="0"/>
        <w:jc w:val="center"/>
        <w:rPr>
          <w:ins w:id="43" w:author="Stacey Martin" w:date="2026-09-25T20:00:00Z" w16du:dateUtc="2026-09-26T00:00:00Z"/>
          <w:rFonts w:ascii="Bell MT" w:hAnsi="Bell MT"/>
          <w:sz w:val="28"/>
          <w:szCs w:val="28"/>
        </w:rPr>
      </w:pPr>
    </w:p>
    <w:p w14:paraId="3A25727D" w14:textId="51240E99" w:rsidR="001D2F65" w:rsidRPr="006F3E0C" w:rsidRDefault="001D2F65" w:rsidP="001D2F65">
      <w:pPr>
        <w:spacing w:after="0"/>
        <w:jc w:val="center"/>
        <w:rPr>
          <w:ins w:id="44" w:author="Stacey Martin" w:date="2026-09-25T20:00:00Z" w16du:dateUtc="2026-09-26T00:00:00Z"/>
          <w:rFonts w:ascii="Bell MT" w:hAnsi="Bell MT"/>
          <w:sz w:val="28"/>
          <w:szCs w:val="28"/>
        </w:rPr>
      </w:pPr>
      <w:ins w:id="45" w:author="Stacey Martin" w:date="2026-09-25T20:00:00Z" w16du:dateUtc="2026-09-26T00:00:00Z">
        <w:r w:rsidRPr="006F3E0C">
          <w:rPr>
            <w:rFonts w:ascii="Bell MT" w:hAnsi="Bell MT"/>
            <w:sz w:val="28"/>
            <w:szCs w:val="28"/>
          </w:rPr>
          <w:t xml:space="preserve">Requests must be received no later than </w:t>
        </w:r>
        <w:r w:rsidR="00C74E44">
          <w:rPr>
            <w:rFonts w:ascii="Bell MT" w:hAnsi="Bell MT"/>
            <w:sz w:val="28"/>
            <w:szCs w:val="28"/>
          </w:rPr>
          <w:t>January 2</w:t>
        </w:r>
        <w:r w:rsidR="00780D99">
          <w:rPr>
            <w:rFonts w:ascii="Bell MT" w:hAnsi="Bell MT"/>
            <w:sz w:val="28"/>
            <w:szCs w:val="28"/>
          </w:rPr>
          <w:t>3</w:t>
        </w:r>
        <w:r w:rsidRPr="006F3E0C">
          <w:rPr>
            <w:rFonts w:ascii="Bell MT" w:hAnsi="Bell MT"/>
            <w:sz w:val="28"/>
            <w:szCs w:val="28"/>
          </w:rPr>
          <w:t>, 202</w:t>
        </w:r>
        <w:r w:rsidR="00780D99">
          <w:rPr>
            <w:rFonts w:ascii="Bell MT" w:hAnsi="Bell MT"/>
            <w:sz w:val="28"/>
            <w:szCs w:val="28"/>
          </w:rPr>
          <w:t>5</w:t>
        </w:r>
      </w:ins>
    </w:p>
    <w:p w14:paraId="5990106A" w14:textId="06D29E1C" w:rsidR="00341A4A" w:rsidRPr="006F3E0C" w:rsidRDefault="00341A4A" w:rsidP="001D2F65">
      <w:pPr>
        <w:spacing w:after="0"/>
        <w:jc w:val="center"/>
        <w:rPr>
          <w:ins w:id="46" w:author="Stacey Martin" w:date="2026-09-25T20:00:00Z" w16du:dateUtc="2026-09-26T00:00:00Z"/>
          <w:rFonts w:ascii="Bell MT" w:hAnsi="Bell MT"/>
          <w:sz w:val="28"/>
          <w:szCs w:val="28"/>
        </w:rPr>
      </w:pPr>
    </w:p>
    <w:p w14:paraId="5908455A" w14:textId="505EA211" w:rsidR="00341A4A" w:rsidRDefault="00341A4A" w:rsidP="00EA442C">
      <w:pPr>
        <w:spacing w:after="0"/>
        <w:rPr>
          <w:ins w:id="47" w:author="Stacey Martin" w:date="2026-09-25T20:00:00Z" w16du:dateUtc="2026-09-26T00:00:00Z"/>
          <w:rFonts w:ascii="Bell MT" w:hAnsi="Bell MT"/>
          <w:sz w:val="28"/>
          <w:szCs w:val="28"/>
        </w:rPr>
      </w:pPr>
      <w:ins w:id="48" w:author="Stacey Martin" w:date="2026-09-25T20:00:00Z" w16du:dateUtc="2026-09-26T00:00:00Z">
        <w:r w:rsidRPr="006F3E0C">
          <w:rPr>
            <w:rFonts w:ascii="Bell MT" w:hAnsi="Bell MT"/>
            <w:sz w:val="28"/>
            <w:szCs w:val="28"/>
          </w:rPr>
          <w:t xml:space="preserve">Application does not guarantee funding.  The CCP will evaluate all requests and determine the </w:t>
        </w:r>
        <w:r w:rsidR="00EA442C" w:rsidRPr="006F3E0C">
          <w:rPr>
            <w:rFonts w:ascii="Bell MT" w:hAnsi="Bell MT"/>
            <w:sz w:val="28"/>
            <w:szCs w:val="28"/>
          </w:rPr>
          <w:t xml:space="preserve">suitability of </w:t>
        </w:r>
        <w:r w:rsidR="006F3E0C">
          <w:rPr>
            <w:rFonts w:ascii="Bell MT" w:hAnsi="Bell MT"/>
            <w:sz w:val="28"/>
            <w:szCs w:val="28"/>
          </w:rPr>
          <w:t>the proposed program or service</w:t>
        </w:r>
        <w:r w:rsidR="00EA442C" w:rsidRPr="006F3E0C">
          <w:rPr>
            <w:rFonts w:ascii="Bell MT" w:hAnsi="Bell MT"/>
            <w:sz w:val="28"/>
            <w:szCs w:val="28"/>
          </w:rPr>
          <w:t xml:space="preserve"> from both an operational as well as fiscal perspective.</w:t>
        </w:r>
      </w:ins>
    </w:p>
    <w:p w14:paraId="20B1FBA1" w14:textId="670F06B5" w:rsidR="006F3E0C" w:rsidRDefault="006F3E0C" w:rsidP="00EA442C">
      <w:pPr>
        <w:spacing w:after="0"/>
        <w:rPr>
          <w:ins w:id="49" w:author="Stacey Martin" w:date="2026-09-25T20:00:00Z" w16du:dateUtc="2026-09-26T00:00:00Z"/>
          <w:rFonts w:ascii="Bell MT" w:hAnsi="Bell MT"/>
          <w:sz w:val="28"/>
          <w:szCs w:val="28"/>
        </w:rPr>
      </w:pPr>
    </w:p>
    <w:p w14:paraId="468148F0" w14:textId="68D7EA57" w:rsidR="006F3E0C" w:rsidRDefault="006F3E0C" w:rsidP="00EA442C">
      <w:pPr>
        <w:spacing w:after="0"/>
        <w:rPr>
          <w:ins w:id="50" w:author="Stacey Martin" w:date="2026-09-25T20:00:00Z" w16du:dateUtc="2026-09-26T00:00:00Z"/>
          <w:rFonts w:ascii="Bell MT" w:hAnsi="Bell MT"/>
          <w:sz w:val="28"/>
          <w:szCs w:val="28"/>
        </w:rPr>
      </w:pPr>
    </w:p>
    <w:p w14:paraId="3E45EC90" w14:textId="1B912BCD" w:rsidR="006F3E0C" w:rsidRDefault="006F3E0C" w:rsidP="00EA442C">
      <w:pPr>
        <w:spacing w:after="0"/>
        <w:rPr>
          <w:ins w:id="51" w:author="Stacey Martin" w:date="2026-09-25T20:00:00Z" w16du:dateUtc="2026-09-26T00:00:00Z"/>
          <w:rFonts w:ascii="Bell MT" w:hAnsi="Bell MT"/>
          <w:sz w:val="28"/>
          <w:szCs w:val="28"/>
        </w:rPr>
      </w:pPr>
    </w:p>
    <w:p w14:paraId="2B4A28FF" w14:textId="57138A17" w:rsidR="006F3E0C" w:rsidRDefault="006F3E0C" w:rsidP="00EA442C">
      <w:pPr>
        <w:spacing w:after="0"/>
        <w:rPr>
          <w:ins w:id="52" w:author="Stacey Martin" w:date="2026-09-25T20:00:00Z" w16du:dateUtc="2026-09-26T00:00:00Z"/>
          <w:rFonts w:ascii="Bell MT" w:hAnsi="Bell MT"/>
          <w:sz w:val="28"/>
          <w:szCs w:val="28"/>
        </w:rPr>
      </w:pPr>
    </w:p>
    <w:p w14:paraId="23A56AD3" w14:textId="77777777" w:rsidR="006F3E0C" w:rsidRPr="006F3E0C" w:rsidRDefault="006F3E0C" w:rsidP="00EA442C">
      <w:pPr>
        <w:spacing w:after="0"/>
        <w:rPr>
          <w:ins w:id="53" w:author="Stacey Martin" w:date="2026-09-25T20:00:00Z" w16du:dateUtc="2026-09-26T00:00:00Z"/>
          <w:rFonts w:ascii="Bell MT" w:hAnsi="Bell MT"/>
          <w:sz w:val="28"/>
          <w:szCs w:val="28"/>
        </w:rPr>
      </w:pPr>
    </w:p>
    <w:p w14:paraId="45169089" w14:textId="641D6F91" w:rsidR="001D2F65" w:rsidRPr="00B014D5" w:rsidRDefault="00B014D5" w:rsidP="00B014D5">
      <w:pPr>
        <w:spacing w:after="0"/>
        <w:jc w:val="center"/>
        <w:rPr>
          <w:ins w:id="54" w:author="Stacey Martin" w:date="2026-09-25T20:00:00Z" w16du:dateUtc="2026-09-26T00:00:00Z"/>
          <w:rFonts w:cstheme="minorHAnsi"/>
          <w:b/>
          <w:bCs/>
          <w:sz w:val="32"/>
          <w:szCs w:val="32"/>
        </w:rPr>
      </w:pPr>
      <w:ins w:id="55" w:author="Stacey Martin" w:date="2026-09-25T20:00:00Z" w16du:dateUtc="2026-09-26T00:00:00Z">
        <w:r w:rsidRPr="00B014D5">
          <w:rPr>
            <w:rFonts w:cstheme="minorHAnsi"/>
            <w:b/>
            <w:bCs/>
            <w:sz w:val="32"/>
            <w:szCs w:val="32"/>
          </w:rPr>
          <w:t>202</w:t>
        </w:r>
        <w:r w:rsidR="00780D99">
          <w:rPr>
            <w:rFonts w:cstheme="minorHAnsi"/>
            <w:b/>
            <w:bCs/>
            <w:sz w:val="32"/>
            <w:szCs w:val="32"/>
          </w:rPr>
          <w:t>5</w:t>
        </w:r>
        <w:r w:rsidR="00BE37AD">
          <w:rPr>
            <w:rFonts w:cstheme="minorHAnsi"/>
            <w:b/>
            <w:bCs/>
            <w:sz w:val="32"/>
            <w:szCs w:val="32"/>
          </w:rPr>
          <w:t>-2</w:t>
        </w:r>
        <w:r w:rsidR="00780D99">
          <w:rPr>
            <w:rFonts w:cstheme="minorHAnsi"/>
            <w:b/>
            <w:bCs/>
            <w:sz w:val="32"/>
            <w:szCs w:val="32"/>
          </w:rPr>
          <w:t>6</w:t>
        </w:r>
        <w:r w:rsidRPr="00B014D5">
          <w:rPr>
            <w:rFonts w:cstheme="minorHAnsi"/>
            <w:b/>
            <w:bCs/>
            <w:sz w:val="32"/>
            <w:szCs w:val="32"/>
          </w:rPr>
          <w:t xml:space="preserve"> REQUEST FOR COMMUNITY CORRECTIONS FUNDING</w:t>
        </w:r>
      </w:ins>
    </w:p>
    <w:p w14:paraId="5F2A3EE1" w14:textId="18CC33A8" w:rsidR="001D2F65" w:rsidRPr="00B014D5" w:rsidRDefault="00B014D5" w:rsidP="00B014D5">
      <w:pPr>
        <w:spacing w:after="0"/>
        <w:jc w:val="center"/>
        <w:rPr>
          <w:ins w:id="56" w:author="Stacey Martin" w:date="2026-09-25T20:00:00Z" w16du:dateUtc="2026-09-26T00:00:00Z"/>
          <w:rFonts w:cstheme="minorHAnsi"/>
          <w:b/>
          <w:bCs/>
          <w:sz w:val="32"/>
          <w:szCs w:val="32"/>
        </w:rPr>
      </w:pPr>
      <w:ins w:id="57" w:author="Stacey Martin" w:date="2026-09-25T20:00:00Z" w16du:dateUtc="2026-09-26T00:00:00Z">
        <w:r w:rsidRPr="00B014D5">
          <w:rPr>
            <w:rFonts w:cstheme="minorHAnsi"/>
            <w:b/>
            <w:bCs/>
            <w:sz w:val="32"/>
            <w:szCs w:val="32"/>
          </w:rPr>
          <w:t>Summary of Request</w:t>
        </w:r>
      </w:ins>
    </w:p>
    <w:p w14:paraId="6CE6796A" w14:textId="60CCB8FD" w:rsidR="00B014D5" w:rsidRPr="00B014D5" w:rsidRDefault="00B014D5" w:rsidP="00322B53">
      <w:pPr>
        <w:spacing w:after="0"/>
        <w:rPr>
          <w:ins w:id="58" w:author="Stacey Martin" w:date="2026-09-25T20:00:00Z" w16du:dateUtc="2026-09-26T00:00:00Z"/>
          <w:rFonts w:cstheme="minorHAnsi"/>
          <w:sz w:val="32"/>
          <w:szCs w:val="32"/>
        </w:rPr>
      </w:pPr>
    </w:p>
    <w:tbl>
      <w:tblPr>
        <w:tblStyle w:val="TableGrid"/>
        <w:tblW w:w="10890" w:type="dxa"/>
        <w:tblInd w:w="-815" w:type="dxa"/>
        <w:tblLook w:val="04A0" w:firstRow="1" w:lastRow="0" w:firstColumn="1" w:lastColumn="0" w:noHBand="0" w:noVBand="1"/>
      </w:tblPr>
      <w:tblGrid>
        <w:gridCol w:w="2880"/>
        <w:gridCol w:w="3839"/>
        <w:gridCol w:w="2011"/>
        <w:gridCol w:w="2160"/>
      </w:tblGrid>
      <w:tr w:rsidR="00991648" w14:paraId="282C9E00" w14:textId="77777777" w:rsidTr="00F16E6B">
        <w:trPr>
          <w:ins w:id="59" w:author="Stacey Martin" w:date="2026-09-25T20:00:00Z" w16du:dateUtc="2026-09-26T00:00:00Z"/>
        </w:trPr>
        <w:tc>
          <w:tcPr>
            <w:tcW w:w="2880" w:type="dxa"/>
          </w:tcPr>
          <w:p w14:paraId="200D2CEC" w14:textId="77777777" w:rsidR="00991648" w:rsidRDefault="00991648" w:rsidP="00322B53">
            <w:pPr>
              <w:rPr>
                <w:ins w:id="60" w:author="Stacey Martin" w:date="2026-09-25T20:00:00Z" w16du:dateUtc="2026-09-26T00:00:00Z"/>
                <w:rFonts w:cstheme="minorHAnsi"/>
                <w:sz w:val="28"/>
                <w:szCs w:val="28"/>
              </w:rPr>
            </w:pPr>
            <w:ins w:id="61" w:author="Stacey Martin" w:date="2026-09-25T20:00:00Z" w16du:dateUtc="2026-09-26T00:00:00Z">
              <w:r w:rsidRPr="00991648">
                <w:rPr>
                  <w:rFonts w:cstheme="minorHAnsi"/>
                  <w:sz w:val="28"/>
                  <w:szCs w:val="28"/>
                </w:rPr>
                <w:t>Organization:</w:t>
              </w:r>
            </w:ins>
          </w:p>
          <w:p w14:paraId="224F3E77" w14:textId="74F2C219" w:rsidR="0025025A" w:rsidRPr="00991648" w:rsidRDefault="0025025A" w:rsidP="00322B53">
            <w:pPr>
              <w:rPr>
                <w:ins w:id="62" w:author="Stacey Martin" w:date="2026-09-25T20:00:00Z" w16du:dateUtc="2026-09-26T00:00:00Z"/>
                <w:rFonts w:cstheme="minorHAnsi"/>
                <w:sz w:val="28"/>
                <w:szCs w:val="28"/>
              </w:rPr>
            </w:pPr>
          </w:p>
        </w:tc>
        <w:tc>
          <w:tcPr>
            <w:tcW w:w="8010" w:type="dxa"/>
            <w:gridSpan w:val="3"/>
          </w:tcPr>
          <w:p w14:paraId="334CE652" w14:textId="328CB381" w:rsidR="00991648" w:rsidRPr="00991648" w:rsidRDefault="00991648" w:rsidP="00322B53">
            <w:pPr>
              <w:rPr>
                <w:ins w:id="63" w:author="Stacey Martin" w:date="2026-09-25T20:00:00Z" w16du:dateUtc="2026-09-26T00:00:00Z"/>
                <w:rFonts w:cstheme="minorHAnsi"/>
                <w:sz w:val="28"/>
                <w:szCs w:val="28"/>
              </w:rPr>
            </w:pPr>
          </w:p>
        </w:tc>
      </w:tr>
      <w:tr w:rsidR="00991648" w14:paraId="3C4CAF77" w14:textId="77777777" w:rsidTr="00F16E6B">
        <w:trPr>
          <w:trHeight w:val="305"/>
          <w:ins w:id="64" w:author="Stacey Martin" w:date="2026-09-25T20:00:00Z" w16du:dateUtc="2026-09-26T00:00:00Z"/>
        </w:trPr>
        <w:tc>
          <w:tcPr>
            <w:tcW w:w="2880" w:type="dxa"/>
          </w:tcPr>
          <w:p w14:paraId="66E8F5C0" w14:textId="77777777" w:rsidR="00991648" w:rsidRDefault="00991648" w:rsidP="00322B53">
            <w:pPr>
              <w:rPr>
                <w:ins w:id="65" w:author="Stacey Martin" w:date="2026-09-25T20:00:00Z" w16du:dateUtc="2026-09-26T00:00:00Z"/>
                <w:rFonts w:cstheme="minorHAnsi"/>
                <w:sz w:val="28"/>
                <w:szCs w:val="28"/>
              </w:rPr>
            </w:pPr>
            <w:ins w:id="66" w:author="Stacey Martin" w:date="2026-09-25T20:00:00Z" w16du:dateUtc="2026-09-26T00:00:00Z">
              <w:r w:rsidRPr="00991648">
                <w:rPr>
                  <w:rFonts w:cstheme="minorHAnsi"/>
                  <w:sz w:val="28"/>
                  <w:szCs w:val="28"/>
                </w:rPr>
                <w:t>Mailing Address:</w:t>
              </w:r>
            </w:ins>
          </w:p>
          <w:p w14:paraId="52B6210B" w14:textId="3FB6E7D7" w:rsidR="0025025A" w:rsidRPr="00991648" w:rsidRDefault="0025025A" w:rsidP="00322B53">
            <w:pPr>
              <w:rPr>
                <w:ins w:id="67" w:author="Stacey Martin" w:date="2026-09-25T20:00:00Z" w16du:dateUtc="2026-09-26T00:00:00Z"/>
                <w:rFonts w:cstheme="minorHAnsi"/>
                <w:sz w:val="28"/>
                <w:szCs w:val="28"/>
              </w:rPr>
            </w:pPr>
          </w:p>
        </w:tc>
        <w:tc>
          <w:tcPr>
            <w:tcW w:w="8010" w:type="dxa"/>
            <w:gridSpan w:val="3"/>
          </w:tcPr>
          <w:p w14:paraId="1D6B669F" w14:textId="579FEAD7" w:rsidR="00991648" w:rsidRPr="00991648" w:rsidRDefault="00991648" w:rsidP="00322B53">
            <w:pPr>
              <w:rPr>
                <w:ins w:id="68" w:author="Stacey Martin" w:date="2026-09-25T20:00:00Z" w16du:dateUtc="2026-09-26T00:00:00Z"/>
                <w:rFonts w:cstheme="minorHAnsi"/>
                <w:sz w:val="28"/>
                <w:szCs w:val="28"/>
              </w:rPr>
            </w:pPr>
          </w:p>
        </w:tc>
      </w:tr>
      <w:tr w:rsidR="00991648" w14:paraId="38EC23A6" w14:textId="77777777" w:rsidTr="0025025A">
        <w:trPr>
          <w:ins w:id="69" w:author="Stacey Martin" w:date="2026-09-25T20:00:00Z" w16du:dateUtc="2026-09-26T00:00:00Z"/>
        </w:trPr>
        <w:tc>
          <w:tcPr>
            <w:tcW w:w="2880" w:type="dxa"/>
          </w:tcPr>
          <w:p w14:paraId="64F42991" w14:textId="21EB49EC" w:rsidR="00991648" w:rsidRPr="00991648" w:rsidRDefault="00991648" w:rsidP="00322B53">
            <w:pPr>
              <w:rPr>
                <w:ins w:id="70" w:author="Stacey Martin" w:date="2026-09-25T20:00:00Z" w16du:dateUtc="2026-09-26T00:00:00Z"/>
                <w:rFonts w:cstheme="minorHAnsi"/>
                <w:sz w:val="28"/>
                <w:szCs w:val="28"/>
              </w:rPr>
            </w:pPr>
            <w:ins w:id="71" w:author="Stacey Martin" w:date="2026-09-25T20:00:00Z" w16du:dateUtc="2026-09-26T00:00:00Z">
              <w:r w:rsidRPr="00991648">
                <w:rPr>
                  <w:rFonts w:cstheme="minorHAnsi"/>
                  <w:sz w:val="28"/>
                  <w:szCs w:val="28"/>
                </w:rPr>
                <w:t>Agency Director:</w:t>
              </w:r>
            </w:ins>
          </w:p>
        </w:tc>
        <w:tc>
          <w:tcPr>
            <w:tcW w:w="3839" w:type="dxa"/>
          </w:tcPr>
          <w:p w14:paraId="691258D4" w14:textId="77777777" w:rsidR="00991648" w:rsidRPr="00991648" w:rsidRDefault="00991648" w:rsidP="00322B53">
            <w:pPr>
              <w:rPr>
                <w:ins w:id="72" w:author="Stacey Martin" w:date="2026-09-25T20:00:00Z" w16du:dateUtc="2026-09-26T00:00:00Z"/>
                <w:rFonts w:cstheme="minorHAnsi"/>
                <w:sz w:val="28"/>
                <w:szCs w:val="28"/>
              </w:rPr>
            </w:pPr>
          </w:p>
        </w:tc>
        <w:tc>
          <w:tcPr>
            <w:tcW w:w="2011" w:type="dxa"/>
          </w:tcPr>
          <w:p w14:paraId="05EB8881" w14:textId="3371A230" w:rsidR="00991648" w:rsidRPr="00991648" w:rsidRDefault="00991648" w:rsidP="00322B53">
            <w:pPr>
              <w:rPr>
                <w:ins w:id="73" w:author="Stacey Martin" w:date="2026-09-25T20:00:00Z" w16du:dateUtc="2026-09-26T00:00:00Z"/>
                <w:rFonts w:cstheme="minorHAnsi"/>
                <w:sz w:val="28"/>
                <w:szCs w:val="28"/>
              </w:rPr>
            </w:pPr>
            <w:ins w:id="74" w:author="Stacey Martin" w:date="2026-09-25T20:00:00Z" w16du:dateUtc="2026-09-26T00:00:00Z">
              <w:r w:rsidRPr="00991648">
                <w:rPr>
                  <w:rFonts w:cstheme="minorHAnsi"/>
                  <w:sz w:val="28"/>
                  <w:szCs w:val="28"/>
                </w:rPr>
                <w:t>Telephone #:</w:t>
              </w:r>
            </w:ins>
          </w:p>
        </w:tc>
        <w:tc>
          <w:tcPr>
            <w:tcW w:w="2160" w:type="dxa"/>
          </w:tcPr>
          <w:p w14:paraId="37E074C3" w14:textId="77777777" w:rsidR="00991648" w:rsidRPr="00991648" w:rsidRDefault="00991648" w:rsidP="00322B53">
            <w:pPr>
              <w:rPr>
                <w:ins w:id="75" w:author="Stacey Martin" w:date="2026-09-25T20:00:00Z" w16du:dateUtc="2026-09-26T00:00:00Z"/>
                <w:rFonts w:cstheme="minorHAnsi"/>
                <w:sz w:val="28"/>
                <w:szCs w:val="28"/>
              </w:rPr>
            </w:pPr>
          </w:p>
        </w:tc>
      </w:tr>
      <w:tr w:rsidR="0025025A" w14:paraId="53D2B396" w14:textId="77777777" w:rsidTr="0025025A">
        <w:trPr>
          <w:ins w:id="76" w:author="Stacey Martin" w:date="2026-09-25T20:00:00Z" w16du:dateUtc="2026-09-26T00:00:00Z"/>
        </w:trPr>
        <w:tc>
          <w:tcPr>
            <w:tcW w:w="2880" w:type="dxa"/>
          </w:tcPr>
          <w:p w14:paraId="3233AC52" w14:textId="77777777" w:rsidR="0025025A" w:rsidRDefault="0025025A" w:rsidP="00322B53">
            <w:pPr>
              <w:rPr>
                <w:ins w:id="77" w:author="Stacey Martin" w:date="2026-09-25T20:00:00Z" w16du:dateUtc="2026-09-26T00:00:00Z"/>
                <w:rFonts w:cstheme="minorHAnsi"/>
                <w:sz w:val="28"/>
                <w:szCs w:val="28"/>
              </w:rPr>
            </w:pPr>
          </w:p>
        </w:tc>
        <w:tc>
          <w:tcPr>
            <w:tcW w:w="3839" w:type="dxa"/>
          </w:tcPr>
          <w:p w14:paraId="0366A63A" w14:textId="77777777" w:rsidR="0025025A" w:rsidRPr="00991648" w:rsidRDefault="0025025A" w:rsidP="00322B53">
            <w:pPr>
              <w:rPr>
                <w:ins w:id="78" w:author="Stacey Martin" w:date="2026-09-25T20:00:00Z" w16du:dateUtc="2026-09-26T00:00:00Z"/>
                <w:rFonts w:cstheme="minorHAnsi"/>
                <w:sz w:val="28"/>
                <w:szCs w:val="28"/>
              </w:rPr>
            </w:pPr>
          </w:p>
        </w:tc>
        <w:tc>
          <w:tcPr>
            <w:tcW w:w="2011" w:type="dxa"/>
          </w:tcPr>
          <w:p w14:paraId="1403A9C8" w14:textId="5316D1A6" w:rsidR="0025025A" w:rsidRDefault="0025025A" w:rsidP="00322B53">
            <w:pPr>
              <w:rPr>
                <w:ins w:id="79" w:author="Stacey Martin" w:date="2026-09-25T20:00:00Z" w16du:dateUtc="2026-09-26T00:00:00Z"/>
                <w:rFonts w:cstheme="minorHAnsi"/>
                <w:sz w:val="28"/>
                <w:szCs w:val="28"/>
              </w:rPr>
            </w:pPr>
            <w:ins w:id="80" w:author="Stacey Martin" w:date="2026-09-25T20:00:00Z" w16du:dateUtc="2026-09-26T00:00:00Z">
              <w:r>
                <w:rPr>
                  <w:rFonts w:cstheme="minorHAnsi"/>
                  <w:sz w:val="28"/>
                  <w:szCs w:val="28"/>
                </w:rPr>
                <w:t>Email Address:</w:t>
              </w:r>
            </w:ins>
          </w:p>
        </w:tc>
        <w:tc>
          <w:tcPr>
            <w:tcW w:w="2160" w:type="dxa"/>
          </w:tcPr>
          <w:p w14:paraId="6B9525A9" w14:textId="77777777" w:rsidR="0025025A" w:rsidRPr="00991648" w:rsidRDefault="0025025A" w:rsidP="00322B53">
            <w:pPr>
              <w:rPr>
                <w:ins w:id="81" w:author="Stacey Martin" w:date="2026-09-25T20:00:00Z" w16du:dateUtc="2026-09-26T00:00:00Z"/>
                <w:rFonts w:cstheme="minorHAnsi"/>
                <w:sz w:val="28"/>
                <w:szCs w:val="28"/>
              </w:rPr>
            </w:pPr>
          </w:p>
        </w:tc>
      </w:tr>
      <w:tr w:rsidR="00991648" w14:paraId="0C574508" w14:textId="77777777" w:rsidTr="0025025A">
        <w:trPr>
          <w:ins w:id="82" w:author="Stacey Martin" w:date="2026-09-25T20:00:00Z" w16du:dateUtc="2026-09-26T00:00:00Z"/>
        </w:trPr>
        <w:tc>
          <w:tcPr>
            <w:tcW w:w="2880" w:type="dxa"/>
          </w:tcPr>
          <w:p w14:paraId="562063BB" w14:textId="34D11F49" w:rsidR="00991648" w:rsidRPr="00991648" w:rsidRDefault="00991648" w:rsidP="00322B53">
            <w:pPr>
              <w:rPr>
                <w:ins w:id="83" w:author="Stacey Martin" w:date="2026-09-25T20:00:00Z" w16du:dateUtc="2026-09-26T00:00:00Z"/>
                <w:rFonts w:cstheme="minorHAnsi"/>
                <w:sz w:val="28"/>
                <w:szCs w:val="28"/>
              </w:rPr>
            </w:pPr>
            <w:ins w:id="84" w:author="Stacey Martin" w:date="2026-09-25T20:00:00Z" w16du:dateUtc="2026-09-26T00:00:00Z">
              <w:r>
                <w:rPr>
                  <w:rFonts w:cstheme="minorHAnsi"/>
                  <w:sz w:val="28"/>
                  <w:szCs w:val="28"/>
                </w:rPr>
                <w:t>Fiscal Contact:</w:t>
              </w:r>
            </w:ins>
          </w:p>
        </w:tc>
        <w:tc>
          <w:tcPr>
            <w:tcW w:w="3839" w:type="dxa"/>
          </w:tcPr>
          <w:p w14:paraId="4EEAE210" w14:textId="77777777" w:rsidR="00991648" w:rsidRPr="00991648" w:rsidRDefault="00991648" w:rsidP="00322B53">
            <w:pPr>
              <w:rPr>
                <w:ins w:id="85" w:author="Stacey Martin" w:date="2026-09-25T20:00:00Z" w16du:dateUtc="2026-09-26T00:00:00Z"/>
                <w:rFonts w:cstheme="minorHAnsi"/>
                <w:sz w:val="28"/>
                <w:szCs w:val="28"/>
              </w:rPr>
            </w:pPr>
          </w:p>
        </w:tc>
        <w:tc>
          <w:tcPr>
            <w:tcW w:w="2011" w:type="dxa"/>
          </w:tcPr>
          <w:p w14:paraId="339EE143" w14:textId="3E7DC1DC" w:rsidR="00991648" w:rsidRPr="00991648" w:rsidRDefault="00991648" w:rsidP="00322B53">
            <w:pPr>
              <w:rPr>
                <w:ins w:id="86" w:author="Stacey Martin" w:date="2026-09-25T20:00:00Z" w16du:dateUtc="2026-09-26T00:00:00Z"/>
                <w:rFonts w:cstheme="minorHAnsi"/>
                <w:sz w:val="28"/>
                <w:szCs w:val="28"/>
              </w:rPr>
            </w:pPr>
            <w:ins w:id="87" w:author="Stacey Martin" w:date="2026-09-25T20:00:00Z" w16du:dateUtc="2026-09-26T00:00:00Z">
              <w:r>
                <w:rPr>
                  <w:rFonts w:cstheme="minorHAnsi"/>
                  <w:sz w:val="28"/>
                  <w:szCs w:val="28"/>
                </w:rPr>
                <w:t>Telephone #:</w:t>
              </w:r>
            </w:ins>
          </w:p>
        </w:tc>
        <w:tc>
          <w:tcPr>
            <w:tcW w:w="2160" w:type="dxa"/>
          </w:tcPr>
          <w:p w14:paraId="7134A97E" w14:textId="77777777" w:rsidR="00991648" w:rsidRPr="00991648" w:rsidRDefault="00991648" w:rsidP="00322B53">
            <w:pPr>
              <w:rPr>
                <w:ins w:id="88" w:author="Stacey Martin" w:date="2026-09-25T20:00:00Z" w16du:dateUtc="2026-09-26T00:00:00Z"/>
                <w:rFonts w:cstheme="minorHAnsi"/>
                <w:sz w:val="28"/>
                <w:szCs w:val="28"/>
              </w:rPr>
            </w:pPr>
          </w:p>
        </w:tc>
      </w:tr>
      <w:tr w:rsidR="0025025A" w14:paraId="2DD1EAED" w14:textId="77777777" w:rsidTr="0025025A">
        <w:trPr>
          <w:ins w:id="89" w:author="Stacey Martin" w:date="2026-09-25T20:00:00Z" w16du:dateUtc="2026-09-26T00:00:00Z"/>
        </w:trPr>
        <w:tc>
          <w:tcPr>
            <w:tcW w:w="2880" w:type="dxa"/>
          </w:tcPr>
          <w:p w14:paraId="6767F1C7" w14:textId="77777777" w:rsidR="0025025A" w:rsidRDefault="0025025A" w:rsidP="00322B53">
            <w:pPr>
              <w:rPr>
                <w:ins w:id="90" w:author="Stacey Martin" w:date="2026-09-25T20:00:00Z" w16du:dateUtc="2026-09-26T00:00:00Z"/>
                <w:rFonts w:cstheme="minorHAnsi"/>
                <w:sz w:val="28"/>
                <w:szCs w:val="28"/>
              </w:rPr>
            </w:pPr>
          </w:p>
        </w:tc>
        <w:tc>
          <w:tcPr>
            <w:tcW w:w="3839" w:type="dxa"/>
          </w:tcPr>
          <w:p w14:paraId="19B34593" w14:textId="77777777" w:rsidR="0025025A" w:rsidRPr="00991648" w:rsidRDefault="0025025A" w:rsidP="00322B53">
            <w:pPr>
              <w:rPr>
                <w:ins w:id="91" w:author="Stacey Martin" w:date="2026-09-25T20:00:00Z" w16du:dateUtc="2026-09-26T00:00:00Z"/>
                <w:rFonts w:cstheme="minorHAnsi"/>
                <w:sz w:val="28"/>
                <w:szCs w:val="28"/>
              </w:rPr>
            </w:pPr>
          </w:p>
        </w:tc>
        <w:tc>
          <w:tcPr>
            <w:tcW w:w="2011" w:type="dxa"/>
          </w:tcPr>
          <w:p w14:paraId="0D80C98F" w14:textId="5A3B7170" w:rsidR="0025025A" w:rsidRDefault="0025025A" w:rsidP="00322B53">
            <w:pPr>
              <w:rPr>
                <w:ins w:id="92" w:author="Stacey Martin" w:date="2026-09-25T20:00:00Z" w16du:dateUtc="2026-09-26T00:00:00Z"/>
                <w:rFonts w:cstheme="minorHAnsi"/>
                <w:sz w:val="28"/>
                <w:szCs w:val="28"/>
              </w:rPr>
            </w:pPr>
            <w:ins w:id="93" w:author="Stacey Martin" w:date="2026-09-25T20:00:00Z" w16du:dateUtc="2026-09-26T00:00:00Z">
              <w:r>
                <w:rPr>
                  <w:rFonts w:cstheme="minorHAnsi"/>
                  <w:sz w:val="28"/>
                  <w:szCs w:val="28"/>
                </w:rPr>
                <w:t>Email Address:</w:t>
              </w:r>
            </w:ins>
          </w:p>
        </w:tc>
        <w:tc>
          <w:tcPr>
            <w:tcW w:w="2160" w:type="dxa"/>
          </w:tcPr>
          <w:p w14:paraId="20C12C6C" w14:textId="77777777" w:rsidR="0025025A" w:rsidRPr="00991648" w:rsidRDefault="0025025A" w:rsidP="00322B53">
            <w:pPr>
              <w:rPr>
                <w:ins w:id="94" w:author="Stacey Martin" w:date="2026-09-25T20:00:00Z" w16du:dateUtc="2026-09-26T00:00:00Z"/>
                <w:rFonts w:cstheme="minorHAnsi"/>
                <w:sz w:val="28"/>
                <w:szCs w:val="28"/>
              </w:rPr>
            </w:pPr>
          </w:p>
        </w:tc>
      </w:tr>
      <w:tr w:rsidR="00770BBB" w14:paraId="017D364A" w14:textId="77777777" w:rsidTr="00F16E6B">
        <w:trPr>
          <w:ins w:id="95" w:author="Stacey Martin" w:date="2026-09-25T20:00:00Z" w16du:dateUtc="2026-09-26T00:00:00Z"/>
        </w:trPr>
        <w:tc>
          <w:tcPr>
            <w:tcW w:w="2880" w:type="dxa"/>
          </w:tcPr>
          <w:p w14:paraId="5A590520" w14:textId="1C98DEFA" w:rsidR="00770BBB" w:rsidRDefault="00770BBB" w:rsidP="00322B53">
            <w:pPr>
              <w:rPr>
                <w:ins w:id="96" w:author="Stacey Martin" w:date="2026-09-25T20:00:00Z" w16du:dateUtc="2026-09-26T00:00:00Z"/>
                <w:rFonts w:cstheme="minorHAnsi"/>
                <w:sz w:val="28"/>
                <w:szCs w:val="28"/>
              </w:rPr>
            </w:pPr>
            <w:ins w:id="97" w:author="Stacey Martin" w:date="2026-09-25T20:00:00Z" w16du:dateUtc="2026-09-26T00:00:00Z">
              <w:r>
                <w:rPr>
                  <w:rFonts w:cstheme="minorHAnsi"/>
                  <w:sz w:val="28"/>
                  <w:szCs w:val="28"/>
                </w:rPr>
                <w:t>Type of Organization:</w:t>
              </w:r>
            </w:ins>
          </w:p>
        </w:tc>
        <w:tc>
          <w:tcPr>
            <w:tcW w:w="8010" w:type="dxa"/>
            <w:gridSpan w:val="3"/>
          </w:tcPr>
          <w:p w14:paraId="225322EF" w14:textId="7C434A59" w:rsidR="00770BBB" w:rsidRDefault="00770BBB" w:rsidP="00322B53">
            <w:pPr>
              <w:rPr>
                <w:ins w:id="98" w:author="Stacey Martin" w:date="2026-09-25T20:00:00Z" w16du:dateUtc="2026-09-26T00:00:00Z"/>
                <w:rFonts w:cstheme="minorHAnsi"/>
                <w:sz w:val="28"/>
                <w:szCs w:val="28"/>
              </w:rPr>
            </w:pPr>
            <w:ins w:id="99" w:author="Stacey Martin" w:date="2026-09-25T20:00:00Z" w16du:dateUtc="2026-09-26T00:00:00Z">
              <w:r w:rsidRPr="00770BBB">
                <w:rPr>
                  <w:rFonts w:cstheme="minorHAnsi"/>
                  <w:sz w:val="40"/>
                  <w:szCs w:val="40"/>
                </w:rPr>
                <w:t>□</w:t>
              </w:r>
              <w:r>
                <w:rPr>
                  <w:rFonts w:cstheme="minorHAnsi"/>
                  <w:sz w:val="28"/>
                  <w:szCs w:val="28"/>
                </w:rPr>
                <w:t xml:space="preserve"> Non-Profit, CBO</w:t>
              </w:r>
              <w:r w:rsidR="00F16E6B">
                <w:rPr>
                  <w:rFonts w:cstheme="minorHAnsi"/>
                  <w:sz w:val="28"/>
                  <w:szCs w:val="28"/>
                </w:rPr>
                <w:t xml:space="preserve">                 </w:t>
              </w:r>
              <w:r w:rsidR="00F16E6B" w:rsidRPr="00F16E6B">
                <w:rPr>
                  <w:rFonts w:cstheme="minorHAnsi"/>
                  <w:sz w:val="40"/>
                  <w:szCs w:val="40"/>
                </w:rPr>
                <w:t>□</w:t>
              </w:r>
              <w:r w:rsidR="00F16E6B">
                <w:rPr>
                  <w:rFonts w:cstheme="minorHAnsi"/>
                  <w:sz w:val="28"/>
                  <w:szCs w:val="28"/>
                </w:rPr>
                <w:t xml:space="preserve"> Other:  Specify:  _________________</w:t>
              </w:r>
            </w:ins>
          </w:p>
          <w:p w14:paraId="277D0032" w14:textId="3B4749A1" w:rsidR="00770BBB" w:rsidRPr="00991648" w:rsidRDefault="00770BBB" w:rsidP="00322B53">
            <w:pPr>
              <w:rPr>
                <w:ins w:id="100" w:author="Stacey Martin" w:date="2026-09-25T20:00:00Z" w16du:dateUtc="2026-09-26T00:00:00Z"/>
                <w:rFonts w:cstheme="minorHAnsi"/>
                <w:sz w:val="28"/>
                <w:szCs w:val="28"/>
              </w:rPr>
            </w:pPr>
            <w:ins w:id="101" w:author="Stacey Martin" w:date="2026-09-25T20:00:00Z" w16du:dateUtc="2026-09-26T00:00:00Z">
              <w:r w:rsidRPr="00770BBB">
                <w:rPr>
                  <w:rFonts w:cstheme="minorHAnsi"/>
                  <w:sz w:val="40"/>
                  <w:szCs w:val="40"/>
                </w:rPr>
                <w:t>□</w:t>
              </w:r>
              <w:r>
                <w:rPr>
                  <w:rFonts w:cstheme="minorHAnsi"/>
                  <w:sz w:val="40"/>
                  <w:szCs w:val="40"/>
                </w:rPr>
                <w:t xml:space="preserve"> </w:t>
              </w:r>
              <w:r>
                <w:rPr>
                  <w:rFonts w:cstheme="minorHAnsi"/>
                  <w:sz w:val="28"/>
                  <w:szCs w:val="28"/>
                </w:rPr>
                <w:t>For Profit</w:t>
              </w:r>
              <w:r w:rsidR="00F16E6B">
                <w:rPr>
                  <w:rFonts w:cstheme="minorHAnsi"/>
                  <w:sz w:val="28"/>
                  <w:szCs w:val="28"/>
                </w:rPr>
                <w:t xml:space="preserve">                                  ______________________________</w:t>
              </w:r>
            </w:ins>
          </w:p>
        </w:tc>
      </w:tr>
      <w:tr w:rsidR="006F3E0C" w14:paraId="140A7C21" w14:textId="77777777" w:rsidTr="00F16E6B">
        <w:trPr>
          <w:ins w:id="102" w:author="Stacey Martin" w:date="2026-09-25T20:00:00Z" w16du:dateUtc="2026-09-26T00:00:00Z"/>
        </w:trPr>
        <w:tc>
          <w:tcPr>
            <w:tcW w:w="2880" w:type="dxa"/>
          </w:tcPr>
          <w:p w14:paraId="3E8BE914" w14:textId="77777777" w:rsidR="006F3E0C" w:rsidRDefault="006F3E0C" w:rsidP="00322B53">
            <w:pPr>
              <w:rPr>
                <w:ins w:id="103" w:author="Stacey Martin" w:date="2026-09-25T20:00:00Z" w16du:dateUtc="2026-09-26T00:00:00Z"/>
                <w:rFonts w:cstheme="minorHAnsi"/>
                <w:sz w:val="28"/>
                <w:szCs w:val="28"/>
              </w:rPr>
            </w:pPr>
            <w:ins w:id="104" w:author="Stacey Martin" w:date="2026-09-25T20:00:00Z" w16du:dateUtc="2026-09-26T00:00:00Z">
              <w:r>
                <w:rPr>
                  <w:rFonts w:cstheme="minorHAnsi"/>
                  <w:sz w:val="28"/>
                  <w:szCs w:val="28"/>
                </w:rPr>
                <w:t>Program or Service Deliverable</w:t>
              </w:r>
            </w:ins>
          </w:p>
          <w:p w14:paraId="08D358E1" w14:textId="77777777" w:rsidR="006F3E0C" w:rsidRDefault="006F3E0C" w:rsidP="00322B53">
            <w:pPr>
              <w:rPr>
                <w:ins w:id="105" w:author="Stacey Martin" w:date="2026-09-25T20:00:00Z" w16du:dateUtc="2026-09-26T00:00:00Z"/>
                <w:rFonts w:cstheme="minorHAnsi"/>
                <w:sz w:val="28"/>
                <w:szCs w:val="28"/>
              </w:rPr>
            </w:pPr>
          </w:p>
          <w:p w14:paraId="34455CEF" w14:textId="18798440" w:rsidR="006F3E0C" w:rsidRDefault="006F3E0C" w:rsidP="00322B53">
            <w:pPr>
              <w:rPr>
                <w:ins w:id="106" w:author="Stacey Martin" w:date="2026-09-25T20:00:00Z" w16du:dateUtc="2026-09-26T00:00:00Z"/>
                <w:rFonts w:cstheme="minorHAnsi"/>
                <w:sz w:val="28"/>
                <w:szCs w:val="28"/>
              </w:rPr>
            </w:pPr>
          </w:p>
        </w:tc>
        <w:tc>
          <w:tcPr>
            <w:tcW w:w="8010" w:type="dxa"/>
            <w:gridSpan w:val="3"/>
          </w:tcPr>
          <w:p w14:paraId="640AF94A" w14:textId="77777777" w:rsidR="006F3E0C" w:rsidRPr="00770BBB" w:rsidRDefault="006F3E0C" w:rsidP="00322B53">
            <w:pPr>
              <w:rPr>
                <w:ins w:id="107" w:author="Stacey Martin" w:date="2026-09-25T20:00:00Z" w16du:dateUtc="2026-09-26T00:00:00Z"/>
                <w:rFonts w:cstheme="minorHAnsi"/>
                <w:sz w:val="40"/>
                <w:szCs w:val="40"/>
              </w:rPr>
            </w:pPr>
          </w:p>
        </w:tc>
      </w:tr>
      <w:tr w:rsidR="00F16E6B" w14:paraId="699A5BCB" w14:textId="77777777" w:rsidTr="00F16E6B">
        <w:trPr>
          <w:ins w:id="108" w:author="Stacey Martin" w:date="2026-09-25T20:00:00Z" w16du:dateUtc="2026-09-26T00:00:00Z"/>
        </w:trPr>
        <w:tc>
          <w:tcPr>
            <w:tcW w:w="2880" w:type="dxa"/>
          </w:tcPr>
          <w:p w14:paraId="55C6A114" w14:textId="4DE8C445" w:rsidR="00F16E6B" w:rsidRDefault="00F16E6B" w:rsidP="00322B53">
            <w:pPr>
              <w:rPr>
                <w:ins w:id="109" w:author="Stacey Martin" w:date="2026-09-25T20:00:00Z" w16du:dateUtc="2026-09-26T00:00:00Z"/>
                <w:rFonts w:cstheme="minorHAnsi"/>
                <w:sz w:val="28"/>
                <w:szCs w:val="28"/>
              </w:rPr>
            </w:pPr>
            <w:ins w:id="110" w:author="Stacey Martin" w:date="2026-09-25T20:00:00Z" w16du:dateUtc="2026-09-26T00:00:00Z">
              <w:r>
                <w:rPr>
                  <w:rFonts w:cstheme="minorHAnsi"/>
                  <w:sz w:val="28"/>
                  <w:szCs w:val="28"/>
                </w:rPr>
                <w:t>Amount of Funding Requested for FY2</w:t>
              </w:r>
              <w:r w:rsidR="009F348F">
                <w:rPr>
                  <w:rFonts w:cstheme="minorHAnsi"/>
                  <w:sz w:val="28"/>
                  <w:szCs w:val="28"/>
                </w:rPr>
                <w:t>5-26</w:t>
              </w:r>
            </w:ins>
          </w:p>
        </w:tc>
        <w:tc>
          <w:tcPr>
            <w:tcW w:w="8010" w:type="dxa"/>
            <w:gridSpan w:val="3"/>
          </w:tcPr>
          <w:p w14:paraId="401E6876" w14:textId="77777777" w:rsidR="00F16E6B" w:rsidRPr="00770BBB" w:rsidRDefault="00F16E6B" w:rsidP="00322B53">
            <w:pPr>
              <w:rPr>
                <w:ins w:id="111" w:author="Stacey Martin" w:date="2026-09-25T20:00:00Z" w16du:dateUtc="2026-09-26T00:00:00Z"/>
                <w:rFonts w:cstheme="minorHAnsi"/>
                <w:sz w:val="40"/>
                <w:szCs w:val="40"/>
              </w:rPr>
            </w:pPr>
          </w:p>
        </w:tc>
      </w:tr>
      <w:tr w:rsidR="0025025A" w14:paraId="36244DC4" w14:textId="77777777" w:rsidTr="00F16E6B">
        <w:trPr>
          <w:ins w:id="112" w:author="Stacey Martin" w:date="2026-09-25T20:00:00Z" w16du:dateUtc="2026-09-26T00:00:00Z"/>
        </w:trPr>
        <w:tc>
          <w:tcPr>
            <w:tcW w:w="2880" w:type="dxa"/>
          </w:tcPr>
          <w:p w14:paraId="41BA01E7" w14:textId="7A34600F" w:rsidR="0025025A" w:rsidRDefault="0025025A" w:rsidP="00322B53">
            <w:pPr>
              <w:rPr>
                <w:ins w:id="113" w:author="Stacey Martin" w:date="2026-09-25T20:00:00Z" w16du:dateUtc="2026-09-26T00:00:00Z"/>
                <w:rFonts w:cstheme="minorHAnsi"/>
                <w:sz w:val="28"/>
                <w:szCs w:val="28"/>
              </w:rPr>
            </w:pPr>
            <w:ins w:id="114" w:author="Stacey Martin" w:date="2026-09-25T20:00:00Z" w16du:dateUtc="2026-09-26T00:00:00Z">
              <w:r>
                <w:rPr>
                  <w:rFonts w:cstheme="minorHAnsi"/>
                  <w:sz w:val="28"/>
                  <w:szCs w:val="28"/>
                </w:rPr>
                <w:t>County agency(ies), if any, you will be partnering with to provide services:</w:t>
              </w:r>
            </w:ins>
          </w:p>
        </w:tc>
        <w:tc>
          <w:tcPr>
            <w:tcW w:w="8010" w:type="dxa"/>
            <w:gridSpan w:val="3"/>
          </w:tcPr>
          <w:p w14:paraId="17E7E40C" w14:textId="77777777" w:rsidR="0025025A" w:rsidRPr="00770BBB" w:rsidRDefault="0025025A" w:rsidP="00322B53">
            <w:pPr>
              <w:rPr>
                <w:ins w:id="115" w:author="Stacey Martin" w:date="2026-09-25T20:00:00Z" w16du:dateUtc="2026-09-26T00:00:00Z"/>
                <w:rFonts w:cstheme="minorHAnsi"/>
                <w:sz w:val="40"/>
                <w:szCs w:val="40"/>
              </w:rPr>
            </w:pPr>
          </w:p>
        </w:tc>
      </w:tr>
      <w:tr w:rsidR="0025025A" w14:paraId="1B593057" w14:textId="77777777" w:rsidTr="00F16E6B">
        <w:trPr>
          <w:ins w:id="116" w:author="Stacey Martin" w:date="2026-09-25T20:00:00Z" w16du:dateUtc="2026-09-26T00:00:00Z"/>
        </w:trPr>
        <w:tc>
          <w:tcPr>
            <w:tcW w:w="2880" w:type="dxa"/>
          </w:tcPr>
          <w:p w14:paraId="5A9BEBF9" w14:textId="77777777" w:rsidR="0025025A" w:rsidRDefault="0025025A" w:rsidP="00322B53">
            <w:pPr>
              <w:rPr>
                <w:ins w:id="117" w:author="Stacey Martin" w:date="2026-09-25T20:00:00Z" w16du:dateUtc="2026-09-26T00:00:00Z"/>
                <w:rFonts w:cstheme="minorHAnsi"/>
                <w:sz w:val="28"/>
                <w:szCs w:val="28"/>
              </w:rPr>
            </w:pPr>
            <w:ins w:id="118" w:author="Stacey Martin" w:date="2026-09-25T20:00:00Z" w16du:dateUtc="2026-09-26T00:00:00Z">
              <w:r>
                <w:rPr>
                  <w:rFonts w:cstheme="minorHAnsi"/>
                  <w:sz w:val="28"/>
                  <w:szCs w:val="28"/>
                </w:rPr>
                <w:t>Identify Target Population:</w:t>
              </w:r>
            </w:ins>
          </w:p>
          <w:p w14:paraId="6E6BED2F" w14:textId="34812CAE" w:rsidR="0025025A" w:rsidRDefault="0025025A" w:rsidP="00322B53">
            <w:pPr>
              <w:rPr>
                <w:ins w:id="119" w:author="Stacey Martin" w:date="2026-09-25T20:00:00Z" w16du:dateUtc="2026-09-26T00:00:00Z"/>
                <w:rFonts w:cstheme="minorHAnsi"/>
                <w:sz w:val="28"/>
                <w:szCs w:val="28"/>
              </w:rPr>
            </w:pPr>
          </w:p>
        </w:tc>
        <w:tc>
          <w:tcPr>
            <w:tcW w:w="8010" w:type="dxa"/>
            <w:gridSpan w:val="3"/>
          </w:tcPr>
          <w:p w14:paraId="3D770DCC" w14:textId="77777777" w:rsidR="0025025A" w:rsidRPr="00770BBB" w:rsidRDefault="0025025A" w:rsidP="00322B53">
            <w:pPr>
              <w:rPr>
                <w:ins w:id="120" w:author="Stacey Martin" w:date="2026-09-25T20:00:00Z" w16du:dateUtc="2026-09-26T00:00:00Z"/>
                <w:rFonts w:cstheme="minorHAnsi"/>
                <w:sz w:val="40"/>
                <w:szCs w:val="40"/>
              </w:rPr>
            </w:pPr>
          </w:p>
        </w:tc>
      </w:tr>
      <w:tr w:rsidR="0025025A" w14:paraId="4D881E27" w14:textId="77777777" w:rsidTr="00F16E6B">
        <w:trPr>
          <w:ins w:id="121" w:author="Stacey Martin" w:date="2026-09-25T20:00:00Z" w16du:dateUtc="2026-09-26T00:00:00Z"/>
        </w:trPr>
        <w:tc>
          <w:tcPr>
            <w:tcW w:w="2880" w:type="dxa"/>
          </w:tcPr>
          <w:p w14:paraId="03BA42D2" w14:textId="77777777" w:rsidR="0025025A" w:rsidRDefault="0025025A" w:rsidP="00322B53">
            <w:pPr>
              <w:rPr>
                <w:ins w:id="122" w:author="Stacey Martin" w:date="2026-09-25T20:00:00Z" w16du:dateUtc="2026-09-26T00:00:00Z"/>
                <w:rFonts w:cstheme="minorHAnsi"/>
                <w:sz w:val="28"/>
                <w:szCs w:val="28"/>
              </w:rPr>
            </w:pPr>
            <w:ins w:id="123" w:author="Stacey Martin" w:date="2026-09-25T20:00:00Z" w16du:dateUtc="2026-09-26T00:00:00Z">
              <w:r>
                <w:rPr>
                  <w:rFonts w:cstheme="minorHAnsi"/>
                  <w:sz w:val="28"/>
                  <w:szCs w:val="28"/>
                </w:rPr>
                <w:t>Projected Number to be Served:</w:t>
              </w:r>
            </w:ins>
          </w:p>
          <w:p w14:paraId="0AF48211" w14:textId="2AB8845A" w:rsidR="0025025A" w:rsidRDefault="0025025A" w:rsidP="00322B53">
            <w:pPr>
              <w:rPr>
                <w:ins w:id="124" w:author="Stacey Martin" w:date="2026-09-25T20:00:00Z" w16du:dateUtc="2026-09-26T00:00:00Z"/>
                <w:rFonts w:cstheme="minorHAnsi"/>
                <w:sz w:val="28"/>
                <w:szCs w:val="28"/>
              </w:rPr>
            </w:pPr>
          </w:p>
        </w:tc>
        <w:tc>
          <w:tcPr>
            <w:tcW w:w="8010" w:type="dxa"/>
            <w:gridSpan w:val="3"/>
          </w:tcPr>
          <w:p w14:paraId="612E6FE9" w14:textId="77777777" w:rsidR="0025025A" w:rsidRPr="00770BBB" w:rsidRDefault="0025025A" w:rsidP="00322B53">
            <w:pPr>
              <w:rPr>
                <w:ins w:id="125" w:author="Stacey Martin" w:date="2026-09-25T20:00:00Z" w16du:dateUtc="2026-09-26T00:00:00Z"/>
                <w:rFonts w:cstheme="minorHAnsi"/>
                <w:sz w:val="40"/>
                <w:szCs w:val="40"/>
              </w:rPr>
            </w:pPr>
          </w:p>
        </w:tc>
      </w:tr>
      <w:tr w:rsidR="0025025A" w14:paraId="039EFC73" w14:textId="77777777" w:rsidTr="00F16E6B">
        <w:trPr>
          <w:ins w:id="126" w:author="Stacey Martin" w:date="2026-09-25T20:00:00Z" w16du:dateUtc="2026-09-26T00:00:00Z"/>
        </w:trPr>
        <w:tc>
          <w:tcPr>
            <w:tcW w:w="2880" w:type="dxa"/>
          </w:tcPr>
          <w:p w14:paraId="67404412" w14:textId="7BF6A222" w:rsidR="0025025A" w:rsidRDefault="0025025A" w:rsidP="00322B53">
            <w:pPr>
              <w:rPr>
                <w:ins w:id="127" w:author="Stacey Martin" w:date="2026-09-25T20:00:00Z" w16du:dateUtc="2026-09-26T00:00:00Z"/>
                <w:rFonts w:cstheme="minorHAnsi"/>
                <w:sz w:val="28"/>
                <w:szCs w:val="28"/>
              </w:rPr>
            </w:pPr>
            <w:ins w:id="128" w:author="Stacey Martin" w:date="2026-09-25T20:00:00Z" w16du:dateUtc="2026-09-26T00:00:00Z">
              <w:r>
                <w:rPr>
                  <w:rFonts w:cstheme="minorHAnsi"/>
                  <w:sz w:val="28"/>
                  <w:szCs w:val="28"/>
                </w:rPr>
                <w:t xml:space="preserve">Identify Evidence-Based, Promising or Best Practice(s) Associated with this Service: </w:t>
              </w:r>
            </w:ins>
          </w:p>
        </w:tc>
        <w:tc>
          <w:tcPr>
            <w:tcW w:w="8010" w:type="dxa"/>
            <w:gridSpan w:val="3"/>
          </w:tcPr>
          <w:p w14:paraId="27806492" w14:textId="77777777" w:rsidR="0025025A" w:rsidRPr="00770BBB" w:rsidRDefault="0025025A" w:rsidP="00322B53">
            <w:pPr>
              <w:rPr>
                <w:ins w:id="129" w:author="Stacey Martin" w:date="2026-09-25T20:00:00Z" w16du:dateUtc="2026-09-26T00:00:00Z"/>
                <w:rFonts w:cstheme="minorHAnsi"/>
                <w:sz w:val="40"/>
                <w:szCs w:val="40"/>
              </w:rPr>
            </w:pPr>
          </w:p>
        </w:tc>
      </w:tr>
    </w:tbl>
    <w:p w14:paraId="28E1A7E4" w14:textId="752F28DC" w:rsidR="0025025A" w:rsidRDefault="0025025A" w:rsidP="00322B53">
      <w:pPr>
        <w:spacing w:after="0"/>
        <w:rPr>
          <w:ins w:id="130" w:author="Stacey Martin" w:date="2026-09-25T20:00:00Z" w16du:dateUtc="2026-09-26T00:00:00Z"/>
          <w:rFonts w:cstheme="minorHAnsi"/>
          <w:sz w:val="32"/>
          <w:szCs w:val="32"/>
        </w:rPr>
      </w:pPr>
    </w:p>
    <w:p w14:paraId="2D3F6AD9" w14:textId="77777777" w:rsidR="0025025A" w:rsidRDefault="0025025A">
      <w:pPr>
        <w:rPr>
          <w:ins w:id="131" w:author="Stacey Martin" w:date="2026-09-25T20:00:00Z" w16du:dateUtc="2026-09-26T00:00:00Z"/>
          <w:rFonts w:cstheme="minorHAnsi"/>
          <w:sz w:val="32"/>
          <w:szCs w:val="32"/>
        </w:rPr>
      </w:pPr>
      <w:ins w:id="132" w:author="Stacey Martin" w:date="2026-09-25T20:00:00Z" w16du:dateUtc="2026-09-26T00:00:00Z">
        <w:r>
          <w:rPr>
            <w:rFonts w:cstheme="minorHAnsi"/>
            <w:sz w:val="32"/>
            <w:szCs w:val="32"/>
          </w:rPr>
          <w:br w:type="page"/>
        </w:r>
      </w:ins>
    </w:p>
    <w:p w14:paraId="3DA81B61" w14:textId="77777777" w:rsidR="00B014D5" w:rsidRDefault="00B014D5" w:rsidP="00322B53">
      <w:pPr>
        <w:spacing w:after="0"/>
        <w:rPr>
          <w:ins w:id="133" w:author="Stacey Martin" w:date="2026-09-25T20:00:00Z" w16du:dateUtc="2026-09-26T00:00:00Z"/>
          <w:rFonts w:cstheme="minorHAnsi"/>
          <w:sz w:val="32"/>
          <w:szCs w:val="32"/>
        </w:rPr>
      </w:pPr>
    </w:p>
    <w:tbl>
      <w:tblPr>
        <w:tblStyle w:val="TableGrid"/>
        <w:tblW w:w="10890" w:type="dxa"/>
        <w:tblInd w:w="-815" w:type="dxa"/>
        <w:tblLook w:val="04A0" w:firstRow="1" w:lastRow="0" w:firstColumn="1" w:lastColumn="0" w:noHBand="0" w:noVBand="1"/>
      </w:tblPr>
      <w:tblGrid>
        <w:gridCol w:w="10890"/>
      </w:tblGrid>
      <w:tr w:rsidR="00770BBB" w14:paraId="6067AAC4" w14:textId="77777777" w:rsidTr="00770BBB">
        <w:trPr>
          <w:ins w:id="134" w:author="Stacey Martin" w:date="2026-09-25T20:00:00Z" w16du:dateUtc="2026-09-26T00:00:00Z"/>
        </w:trPr>
        <w:tc>
          <w:tcPr>
            <w:tcW w:w="10890" w:type="dxa"/>
          </w:tcPr>
          <w:p w14:paraId="2C1FF0DA" w14:textId="42CEB428" w:rsidR="00770BBB" w:rsidRPr="00770BBB" w:rsidRDefault="00770BBB" w:rsidP="00322B53">
            <w:pPr>
              <w:rPr>
                <w:ins w:id="135" w:author="Stacey Martin" w:date="2026-09-25T20:00:00Z" w16du:dateUtc="2026-09-26T00:00:00Z"/>
                <w:rFonts w:cstheme="minorHAnsi"/>
                <w:sz w:val="28"/>
                <w:szCs w:val="28"/>
              </w:rPr>
            </w:pPr>
            <w:bookmarkStart w:id="136" w:name="_Hlk123638172"/>
            <w:ins w:id="137" w:author="Stacey Martin" w:date="2026-09-25T20:00:00Z" w16du:dateUtc="2026-09-26T00:00:00Z">
              <w:r>
                <w:rPr>
                  <w:rFonts w:cstheme="minorHAnsi"/>
                  <w:sz w:val="28"/>
                  <w:szCs w:val="28"/>
                </w:rPr>
                <w:t xml:space="preserve">Provide a summary of your </w:t>
              </w:r>
              <w:r w:rsidR="006F3E0C">
                <w:rPr>
                  <w:rFonts w:cstheme="minorHAnsi"/>
                  <w:sz w:val="28"/>
                  <w:szCs w:val="28"/>
                </w:rPr>
                <w:t xml:space="preserve">program or service </w:t>
              </w:r>
              <w:r>
                <w:rPr>
                  <w:rFonts w:cstheme="minorHAnsi"/>
                  <w:sz w:val="28"/>
                  <w:szCs w:val="28"/>
                </w:rPr>
                <w:t>request.  Your request should demonstrate the value of this funding and how it can impact the public safety realignment efforts of the county.  You may attach additional pages as necessary.</w:t>
              </w:r>
            </w:ins>
          </w:p>
        </w:tc>
      </w:tr>
      <w:tr w:rsidR="00770BBB" w14:paraId="32CCF522" w14:textId="77777777" w:rsidTr="00B54D4F">
        <w:trPr>
          <w:trHeight w:val="8081"/>
          <w:ins w:id="138" w:author="Stacey Martin" w:date="2026-09-25T20:00:00Z" w16du:dateUtc="2026-09-26T00:00:00Z"/>
        </w:trPr>
        <w:tc>
          <w:tcPr>
            <w:tcW w:w="10890" w:type="dxa"/>
          </w:tcPr>
          <w:p w14:paraId="37029CB4" w14:textId="77777777" w:rsidR="00770BBB" w:rsidRDefault="00770BBB" w:rsidP="00322B53">
            <w:pPr>
              <w:rPr>
                <w:ins w:id="139" w:author="Stacey Martin" w:date="2026-09-25T20:00:00Z" w16du:dateUtc="2026-09-26T00:00:00Z"/>
                <w:rFonts w:cstheme="minorHAnsi"/>
                <w:sz w:val="28"/>
                <w:szCs w:val="28"/>
              </w:rPr>
            </w:pPr>
          </w:p>
          <w:p w14:paraId="6251A08A" w14:textId="77777777" w:rsidR="0025025A" w:rsidRDefault="0025025A" w:rsidP="00322B53">
            <w:pPr>
              <w:rPr>
                <w:ins w:id="140" w:author="Stacey Martin" w:date="2026-09-25T20:00:00Z" w16du:dateUtc="2026-09-26T00:00:00Z"/>
                <w:rFonts w:cstheme="minorHAnsi"/>
                <w:sz w:val="28"/>
                <w:szCs w:val="28"/>
              </w:rPr>
            </w:pPr>
          </w:p>
          <w:p w14:paraId="45674FB7" w14:textId="77777777" w:rsidR="0025025A" w:rsidRDefault="0025025A" w:rsidP="00322B53">
            <w:pPr>
              <w:rPr>
                <w:ins w:id="141" w:author="Stacey Martin" w:date="2026-09-25T20:00:00Z" w16du:dateUtc="2026-09-26T00:00:00Z"/>
                <w:rFonts w:cstheme="minorHAnsi"/>
                <w:sz w:val="28"/>
                <w:szCs w:val="28"/>
              </w:rPr>
            </w:pPr>
          </w:p>
          <w:p w14:paraId="285D8727" w14:textId="77777777" w:rsidR="0025025A" w:rsidRDefault="0025025A" w:rsidP="00322B53">
            <w:pPr>
              <w:rPr>
                <w:ins w:id="142" w:author="Stacey Martin" w:date="2026-09-25T20:00:00Z" w16du:dateUtc="2026-09-26T00:00:00Z"/>
                <w:rFonts w:cstheme="minorHAnsi"/>
                <w:sz w:val="28"/>
                <w:szCs w:val="28"/>
              </w:rPr>
            </w:pPr>
          </w:p>
          <w:p w14:paraId="2A13B8CD" w14:textId="77777777" w:rsidR="0025025A" w:rsidRDefault="0025025A" w:rsidP="00322B53">
            <w:pPr>
              <w:rPr>
                <w:ins w:id="143" w:author="Stacey Martin" w:date="2026-09-25T20:00:00Z" w16du:dateUtc="2026-09-26T00:00:00Z"/>
                <w:rFonts w:cstheme="minorHAnsi"/>
                <w:sz w:val="28"/>
                <w:szCs w:val="28"/>
              </w:rPr>
            </w:pPr>
          </w:p>
          <w:p w14:paraId="520ECF2F" w14:textId="77777777" w:rsidR="0025025A" w:rsidRDefault="0025025A" w:rsidP="00322B53">
            <w:pPr>
              <w:rPr>
                <w:ins w:id="144" w:author="Stacey Martin" w:date="2026-09-25T20:00:00Z" w16du:dateUtc="2026-09-26T00:00:00Z"/>
                <w:rFonts w:cstheme="minorHAnsi"/>
                <w:sz w:val="28"/>
                <w:szCs w:val="28"/>
              </w:rPr>
            </w:pPr>
          </w:p>
          <w:p w14:paraId="30FA9199" w14:textId="77777777" w:rsidR="0025025A" w:rsidRDefault="0025025A" w:rsidP="00322B53">
            <w:pPr>
              <w:rPr>
                <w:ins w:id="145" w:author="Stacey Martin" w:date="2026-09-25T20:00:00Z" w16du:dateUtc="2026-09-26T00:00:00Z"/>
                <w:rFonts w:cstheme="minorHAnsi"/>
                <w:sz w:val="28"/>
                <w:szCs w:val="28"/>
              </w:rPr>
            </w:pPr>
          </w:p>
          <w:p w14:paraId="64BD43F1" w14:textId="77777777" w:rsidR="0025025A" w:rsidRDefault="0025025A" w:rsidP="00322B53">
            <w:pPr>
              <w:rPr>
                <w:ins w:id="146" w:author="Stacey Martin" w:date="2026-09-25T20:00:00Z" w16du:dateUtc="2026-09-26T00:00:00Z"/>
                <w:rFonts w:cstheme="minorHAnsi"/>
                <w:sz w:val="28"/>
                <w:szCs w:val="28"/>
              </w:rPr>
            </w:pPr>
          </w:p>
          <w:p w14:paraId="150CB10C" w14:textId="77777777" w:rsidR="0025025A" w:rsidRDefault="0025025A" w:rsidP="00322B53">
            <w:pPr>
              <w:rPr>
                <w:ins w:id="147" w:author="Stacey Martin" w:date="2026-09-25T20:00:00Z" w16du:dateUtc="2026-09-26T00:00:00Z"/>
                <w:rFonts w:cstheme="minorHAnsi"/>
                <w:sz w:val="28"/>
                <w:szCs w:val="28"/>
              </w:rPr>
            </w:pPr>
          </w:p>
          <w:p w14:paraId="0EC05372" w14:textId="77777777" w:rsidR="0025025A" w:rsidRDefault="0025025A" w:rsidP="00322B53">
            <w:pPr>
              <w:rPr>
                <w:ins w:id="148" w:author="Stacey Martin" w:date="2026-09-25T20:00:00Z" w16du:dateUtc="2026-09-26T00:00:00Z"/>
                <w:rFonts w:cstheme="minorHAnsi"/>
                <w:sz w:val="28"/>
                <w:szCs w:val="28"/>
              </w:rPr>
            </w:pPr>
          </w:p>
          <w:p w14:paraId="62A4F0B8" w14:textId="77777777" w:rsidR="0025025A" w:rsidRDefault="0025025A" w:rsidP="00322B53">
            <w:pPr>
              <w:rPr>
                <w:ins w:id="149" w:author="Stacey Martin" w:date="2026-09-25T20:00:00Z" w16du:dateUtc="2026-09-26T00:00:00Z"/>
                <w:rFonts w:cstheme="minorHAnsi"/>
                <w:sz w:val="28"/>
                <w:szCs w:val="28"/>
              </w:rPr>
            </w:pPr>
          </w:p>
          <w:p w14:paraId="43FBB251" w14:textId="77777777" w:rsidR="0025025A" w:rsidRDefault="0025025A" w:rsidP="00322B53">
            <w:pPr>
              <w:rPr>
                <w:ins w:id="150" w:author="Stacey Martin" w:date="2026-09-25T20:00:00Z" w16du:dateUtc="2026-09-26T00:00:00Z"/>
                <w:rFonts w:cstheme="minorHAnsi"/>
                <w:sz w:val="28"/>
                <w:szCs w:val="28"/>
              </w:rPr>
            </w:pPr>
          </w:p>
          <w:p w14:paraId="272C8B1F" w14:textId="77777777" w:rsidR="0025025A" w:rsidRDefault="0025025A" w:rsidP="00322B53">
            <w:pPr>
              <w:rPr>
                <w:ins w:id="151" w:author="Stacey Martin" w:date="2026-09-25T20:00:00Z" w16du:dateUtc="2026-09-26T00:00:00Z"/>
                <w:rFonts w:cstheme="minorHAnsi"/>
                <w:sz w:val="28"/>
                <w:szCs w:val="28"/>
              </w:rPr>
            </w:pPr>
          </w:p>
          <w:p w14:paraId="611D914A" w14:textId="77777777" w:rsidR="0025025A" w:rsidRDefault="0025025A" w:rsidP="00322B53">
            <w:pPr>
              <w:rPr>
                <w:ins w:id="152" w:author="Stacey Martin" w:date="2026-09-25T20:00:00Z" w16du:dateUtc="2026-09-26T00:00:00Z"/>
                <w:rFonts w:cstheme="minorHAnsi"/>
                <w:sz w:val="28"/>
                <w:szCs w:val="28"/>
              </w:rPr>
            </w:pPr>
          </w:p>
          <w:p w14:paraId="480E6238" w14:textId="77777777" w:rsidR="0025025A" w:rsidRDefault="0025025A" w:rsidP="00322B53">
            <w:pPr>
              <w:rPr>
                <w:ins w:id="153" w:author="Stacey Martin" w:date="2026-09-25T20:00:00Z" w16du:dateUtc="2026-09-26T00:00:00Z"/>
                <w:rFonts w:cstheme="minorHAnsi"/>
                <w:sz w:val="28"/>
                <w:szCs w:val="28"/>
              </w:rPr>
            </w:pPr>
          </w:p>
          <w:p w14:paraId="67232613" w14:textId="77777777" w:rsidR="0025025A" w:rsidRDefault="0025025A" w:rsidP="00322B53">
            <w:pPr>
              <w:rPr>
                <w:ins w:id="154" w:author="Stacey Martin" w:date="2026-09-25T20:00:00Z" w16du:dateUtc="2026-09-26T00:00:00Z"/>
                <w:rFonts w:cstheme="minorHAnsi"/>
                <w:sz w:val="28"/>
                <w:szCs w:val="28"/>
              </w:rPr>
            </w:pPr>
          </w:p>
          <w:p w14:paraId="0E23315A" w14:textId="77777777" w:rsidR="0025025A" w:rsidRDefault="0025025A" w:rsidP="00322B53">
            <w:pPr>
              <w:rPr>
                <w:ins w:id="155" w:author="Stacey Martin" w:date="2026-09-25T20:00:00Z" w16du:dateUtc="2026-09-26T00:00:00Z"/>
                <w:rFonts w:cstheme="minorHAnsi"/>
                <w:sz w:val="28"/>
                <w:szCs w:val="28"/>
              </w:rPr>
            </w:pPr>
          </w:p>
          <w:p w14:paraId="7A23970D" w14:textId="77777777" w:rsidR="0025025A" w:rsidRDefault="0025025A" w:rsidP="00322B53">
            <w:pPr>
              <w:rPr>
                <w:ins w:id="156" w:author="Stacey Martin" w:date="2026-09-25T20:00:00Z" w16du:dateUtc="2026-09-26T00:00:00Z"/>
                <w:rFonts w:cstheme="minorHAnsi"/>
                <w:sz w:val="28"/>
                <w:szCs w:val="28"/>
              </w:rPr>
            </w:pPr>
          </w:p>
          <w:p w14:paraId="7AE5E6A3" w14:textId="77777777" w:rsidR="0025025A" w:rsidRDefault="0025025A" w:rsidP="00322B53">
            <w:pPr>
              <w:rPr>
                <w:ins w:id="157" w:author="Stacey Martin" w:date="2026-09-25T20:00:00Z" w16du:dateUtc="2026-09-26T00:00:00Z"/>
                <w:rFonts w:cstheme="minorHAnsi"/>
                <w:sz w:val="28"/>
                <w:szCs w:val="28"/>
              </w:rPr>
            </w:pPr>
          </w:p>
          <w:p w14:paraId="58D42DF6" w14:textId="77777777" w:rsidR="0025025A" w:rsidRDefault="0025025A" w:rsidP="00322B53">
            <w:pPr>
              <w:rPr>
                <w:ins w:id="158" w:author="Stacey Martin" w:date="2026-09-25T20:00:00Z" w16du:dateUtc="2026-09-26T00:00:00Z"/>
                <w:rFonts w:cstheme="minorHAnsi"/>
                <w:sz w:val="28"/>
                <w:szCs w:val="28"/>
              </w:rPr>
            </w:pPr>
          </w:p>
          <w:p w14:paraId="538639C7" w14:textId="77777777" w:rsidR="0025025A" w:rsidRDefault="0025025A" w:rsidP="00322B53">
            <w:pPr>
              <w:rPr>
                <w:ins w:id="159" w:author="Stacey Martin" w:date="2026-09-25T20:00:00Z" w16du:dateUtc="2026-09-26T00:00:00Z"/>
                <w:rFonts w:cstheme="minorHAnsi"/>
                <w:sz w:val="28"/>
                <w:szCs w:val="28"/>
              </w:rPr>
            </w:pPr>
          </w:p>
          <w:p w14:paraId="067D59E4" w14:textId="77777777" w:rsidR="0025025A" w:rsidRDefault="0025025A" w:rsidP="00322B53">
            <w:pPr>
              <w:rPr>
                <w:ins w:id="160" w:author="Stacey Martin" w:date="2026-09-25T20:00:00Z" w16du:dateUtc="2026-09-26T00:00:00Z"/>
                <w:rFonts w:cstheme="minorHAnsi"/>
                <w:sz w:val="28"/>
                <w:szCs w:val="28"/>
              </w:rPr>
            </w:pPr>
          </w:p>
          <w:p w14:paraId="7D100807" w14:textId="77777777" w:rsidR="0025025A" w:rsidRDefault="0025025A" w:rsidP="00322B53">
            <w:pPr>
              <w:rPr>
                <w:ins w:id="161" w:author="Stacey Martin" w:date="2026-09-25T20:00:00Z" w16du:dateUtc="2026-09-26T00:00:00Z"/>
                <w:rFonts w:cstheme="minorHAnsi"/>
                <w:sz w:val="28"/>
                <w:szCs w:val="28"/>
              </w:rPr>
            </w:pPr>
          </w:p>
          <w:p w14:paraId="02370FD5" w14:textId="77777777" w:rsidR="0025025A" w:rsidRDefault="0025025A" w:rsidP="00322B53">
            <w:pPr>
              <w:rPr>
                <w:ins w:id="162" w:author="Stacey Martin" w:date="2026-09-25T20:00:00Z" w16du:dateUtc="2026-09-26T00:00:00Z"/>
                <w:rFonts w:cstheme="minorHAnsi"/>
                <w:sz w:val="28"/>
                <w:szCs w:val="28"/>
              </w:rPr>
            </w:pPr>
          </w:p>
          <w:p w14:paraId="2F72413B" w14:textId="77777777" w:rsidR="0025025A" w:rsidRDefault="0025025A" w:rsidP="00322B53">
            <w:pPr>
              <w:rPr>
                <w:ins w:id="163" w:author="Stacey Martin" w:date="2026-09-25T20:00:00Z" w16du:dateUtc="2026-09-26T00:00:00Z"/>
                <w:rFonts w:cstheme="minorHAnsi"/>
                <w:sz w:val="28"/>
                <w:szCs w:val="28"/>
              </w:rPr>
            </w:pPr>
          </w:p>
          <w:p w14:paraId="44AB7CB2" w14:textId="77777777" w:rsidR="0025025A" w:rsidRDefault="0025025A" w:rsidP="00322B53">
            <w:pPr>
              <w:rPr>
                <w:ins w:id="164" w:author="Stacey Martin" w:date="2026-09-25T20:00:00Z" w16du:dateUtc="2026-09-26T00:00:00Z"/>
                <w:rFonts w:cstheme="minorHAnsi"/>
                <w:sz w:val="28"/>
                <w:szCs w:val="28"/>
              </w:rPr>
            </w:pPr>
          </w:p>
          <w:p w14:paraId="5F98D025" w14:textId="77777777" w:rsidR="0025025A" w:rsidRDefault="0025025A" w:rsidP="00322B53">
            <w:pPr>
              <w:rPr>
                <w:ins w:id="165" w:author="Stacey Martin" w:date="2026-09-25T20:00:00Z" w16du:dateUtc="2026-09-26T00:00:00Z"/>
                <w:rFonts w:cstheme="minorHAnsi"/>
                <w:sz w:val="28"/>
                <w:szCs w:val="28"/>
              </w:rPr>
            </w:pPr>
          </w:p>
          <w:p w14:paraId="4023E7BB" w14:textId="77777777" w:rsidR="0025025A" w:rsidRDefault="0025025A" w:rsidP="00322B53">
            <w:pPr>
              <w:rPr>
                <w:ins w:id="166" w:author="Stacey Martin" w:date="2026-09-25T20:00:00Z" w16du:dateUtc="2026-09-26T00:00:00Z"/>
                <w:rFonts w:cstheme="minorHAnsi"/>
                <w:sz w:val="28"/>
                <w:szCs w:val="28"/>
              </w:rPr>
            </w:pPr>
          </w:p>
          <w:p w14:paraId="418B1795" w14:textId="77777777" w:rsidR="0025025A" w:rsidRDefault="0025025A" w:rsidP="00322B53">
            <w:pPr>
              <w:rPr>
                <w:ins w:id="167" w:author="Stacey Martin" w:date="2026-09-25T20:00:00Z" w16du:dateUtc="2026-09-26T00:00:00Z"/>
                <w:rFonts w:cstheme="minorHAnsi"/>
                <w:sz w:val="28"/>
                <w:szCs w:val="28"/>
              </w:rPr>
            </w:pPr>
          </w:p>
          <w:p w14:paraId="00BA4E0B" w14:textId="77777777" w:rsidR="0025025A" w:rsidRDefault="0025025A" w:rsidP="00322B53">
            <w:pPr>
              <w:rPr>
                <w:ins w:id="168" w:author="Stacey Martin" w:date="2026-09-25T20:00:00Z" w16du:dateUtc="2026-09-26T00:00:00Z"/>
                <w:rFonts w:cstheme="minorHAnsi"/>
                <w:sz w:val="28"/>
                <w:szCs w:val="28"/>
              </w:rPr>
            </w:pPr>
          </w:p>
          <w:p w14:paraId="60124A82" w14:textId="77777777" w:rsidR="0025025A" w:rsidRDefault="0025025A" w:rsidP="00322B53">
            <w:pPr>
              <w:rPr>
                <w:ins w:id="169" w:author="Stacey Martin" w:date="2026-09-25T20:00:00Z" w16du:dateUtc="2026-09-26T00:00:00Z"/>
                <w:rFonts w:cstheme="minorHAnsi"/>
                <w:sz w:val="28"/>
                <w:szCs w:val="28"/>
              </w:rPr>
            </w:pPr>
          </w:p>
          <w:p w14:paraId="6A59D90F" w14:textId="77777777" w:rsidR="0025025A" w:rsidRDefault="0025025A" w:rsidP="00322B53">
            <w:pPr>
              <w:rPr>
                <w:ins w:id="170" w:author="Stacey Martin" w:date="2026-09-25T20:00:00Z" w16du:dateUtc="2026-09-26T00:00:00Z"/>
                <w:rFonts w:cstheme="minorHAnsi"/>
                <w:sz w:val="28"/>
                <w:szCs w:val="28"/>
              </w:rPr>
            </w:pPr>
          </w:p>
          <w:p w14:paraId="6CB0C008" w14:textId="77777777" w:rsidR="0025025A" w:rsidRDefault="0025025A" w:rsidP="00322B53">
            <w:pPr>
              <w:rPr>
                <w:ins w:id="171" w:author="Stacey Martin" w:date="2026-09-25T20:00:00Z" w16du:dateUtc="2026-09-26T00:00:00Z"/>
                <w:rFonts w:cstheme="minorHAnsi"/>
                <w:sz w:val="28"/>
                <w:szCs w:val="28"/>
              </w:rPr>
            </w:pPr>
          </w:p>
          <w:p w14:paraId="1D3BA2FA" w14:textId="77777777" w:rsidR="0025025A" w:rsidRDefault="0025025A" w:rsidP="00322B53">
            <w:pPr>
              <w:rPr>
                <w:ins w:id="172" w:author="Stacey Martin" w:date="2026-09-25T20:00:00Z" w16du:dateUtc="2026-09-26T00:00:00Z"/>
                <w:rFonts w:cstheme="minorHAnsi"/>
                <w:sz w:val="28"/>
                <w:szCs w:val="28"/>
              </w:rPr>
            </w:pPr>
          </w:p>
          <w:p w14:paraId="42F4577B" w14:textId="53C3E52C" w:rsidR="0025025A" w:rsidRDefault="0025025A" w:rsidP="00322B53">
            <w:pPr>
              <w:rPr>
                <w:ins w:id="173" w:author="Stacey Martin" w:date="2026-09-25T20:00:00Z" w16du:dateUtc="2026-09-26T00:00:00Z"/>
                <w:rFonts w:cstheme="minorHAnsi"/>
                <w:sz w:val="28"/>
                <w:szCs w:val="28"/>
              </w:rPr>
            </w:pPr>
          </w:p>
        </w:tc>
      </w:tr>
      <w:bookmarkEnd w:id="136"/>
      <w:tr w:rsidR="0025025A" w14:paraId="3544FDB3" w14:textId="77777777" w:rsidTr="00E747D6">
        <w:trPr>
          <w:ins w:id="174" w:author="Stacey Martin" w:date="2026-09-25T20:00:00Z" w16du:dateUtc="2026-09-26T00:00:00Z"/>
        </w:trPr>
        <w:tc>
          <w:tcPr>
            <w:tcW w:w="10890" w:type="dxa"/>
          </w:tcPr>
          <w:p w14:paraId="5BA71E5F" w14:textId="3ACCEC43" w:rsidR="0025025A" w:rsidRPr="00770BBB" w:rsidRDefault="0025025A" w:rsidP="00E747D6">
            <w:pPr>
              <w:rPr>
                <w:ins w:id="175" w:author="Stacey Martin" w:date="2026-09-25T20:00:00Z" w16du:dateUtc="2026-09-26T00:00:00Z"/>
                <w:rFonts w:cstheme="minorHAnsi"/>
                <w:sz w:val="28"/>
                <w:szCs w:val="28"/>
              </w:rPr>
            </w:pPr>
            <w:ins w:id="176" w:author="Stacey Martin" w:date="2026-09-25T20:00:00Z" w16du:dateUtc="2026-09-26T00:00:00Z">
              <w:r>
                <w:rPr>
                  <w:rFonts w:cstheme="minorHAnsi"/>
                  <w:sz w:val="28"/>
                  <w:szCs w:val="28"/>
                </w:rPr>
                <w:t>Describe the Anticipated Outcomes of this Program/</w:t>
              </w:r>
              <w:r w:rsidR="006F3E0C">
                <w:rPr>
                  <w:rFonts w:cstheme="minorHAnsi"/>
                  <w:sz w:val="28"/>
                  <w:szCs w:val="28"/>
                </w:rPr>
                <w:t>Service</w:t>
              </w:r>
            </w:ins>
          </w:p>
        </w:tc>
      </w:tr>
      <w:tr w:rsidR="0025025A" w14:paraId="04EC9FB6" w14:textId="77777777" w:rsidTr="001E52CA">
        <w:trPr>
          <w:trHeight w:val="6038"/>
          <w:ins w:id="177" w:author="Stacey Martin" w:date="2026-09-25T20:00:00Z" w16du:dateUtc="2026-09-26T00:00:00Z"/>
        </w:trPr>
        <w:tc>
          <w:tcPr>
            <w:tcW w:w="10890" w:type="dxa"/>
          </w:tcPr>
          <w:p w14:paraId="18836CAB" w14:textId="77777777" w:rsidR="0025025A" w:rsidRDefault="0025025A" w:rsidP="00E747D6">
            <w:pPr>
              <w:rPr>
                <w:ins w:id="178" w:author="Stacey Martin" w:date="2026-09-25T20:00:00Z" w16du:dateUtc="2026-09-26T00:00:00Z"/>
                <w:rFonts w:cstheme="minorHAnsi"/>
                <w:sz w:val="28"/>
                <w:szCs w:val="28"/>
              </w:rPr>
            </w:pPr>
          </w:p>
        </w:tc>
      </w:tr>
    </w:tbl>
    <w:p w14:paraId="49952738" w14:textId="7A0E7910" w:rsidR="00B014D5" w:rsidRDefault="00B014D5" w:rsidP="00322B53">
      <w:pPr>
        <w:spacing w:after="0"/>
        <w:rPr>
          <w:ins w:id="179" w:author="Stacey Martin" w:date="2026-09-25T20:00:00Z" w16du:dateUtc="2026-09-26T00:00:00Z"/>
          <w:rFonts w:cstheme="minorHAnsi"/>
          <w:sz w:val="32"/>
          <w:szCs w:val="32"/>
        </w:rPr>
      </w:pPr>
    </w:p>
    <w:tbl>
      <w:tblPr>
        <w:tblStyle w:val="TableGrid"/>
        <w:tblW w:w="10890" w:type="dxa"/>
        <w:tblInd w:w="-815" w:type="dxa"/>
        <w:tblLook w:val="04A0" w:firstRow="1" w:lastRow="0" w:firstColumn="1" w:lastColumn="0" w:noHBand="0" w:noVBand="1"/>
      </w:tblPr>
      <w:tblGrid>
        <w:gridCol w:w="10890"/>
      </w:tblGrid>
      <w:tr w:rsidR="001E52CA" w14:paraId="379AF8A3" w14:textId="77777777" w:rsidTr="00E747D6">
        <w:trPr>
          <w:ins w:id="180" w:author="Stacey Martin" w:date="2026-09-25T20:00:00Z" w16du:dateUtc="2026-09-26T00:00:00Z"/>
        </w:trPr>
        <w:tc>
          <w:tcPr>
            <w:tcW w:w="10890" w:type="dxa"/>
          </w:tcPr>
          <w:p w14:paraId="0D0FF0F1" w14:textId="09812E75" w:rsidR="001E52CA" w:rsidRPr="00770BBB" w:rsidRDefault="001E52CA" w:rsidP="00E747D6">
            <w:pPr>
              <w:rPr>
                <w:ins w:id="181" w:author="Stacey Martin" w:date="2026-09-25T20:00:00Z" w16du:dateUtc="2026-09-26T00:00:00Z"/>
                <w:rFonts w:cstheme="minorHAnsi"/>
                <w:sz w:val="28"/>
                <w:szCs w:val="28"/>
              </w:rPr>
            </w:pPr>
            <w:ins w:id="182" w:author="Stacey Martin" w:date="2026-09-25T20:00:00Z" w16du:dateUtc="2026-09-26T00:00:00Z">
              <w:r>
                <w:rPr>
                  <w:rFonts w:cstheme="minorHAnsi"/>
                  <w:sz w:val="28"/>
                  <w:szCs w:val="28"/>
                </w:rPr>
                <w:t>Describe the Anticipated Recidivism Reduction</w:t>
              </w:r>
            </w:ins>
          </w:p>
        </w:tc>
      </w:tr>
      <w:tr w:rsidR="001E52CA" w14:paraId="6653522A" w14:textId="77777777" w:rsidTr="00FA250C">
        <w:trPr>
          <w:trHeight w:val="3508"/>
          <w:ins w:id="183" w:author="Stacey Martin" w:date="2026-09-25T20:00:00Z" w16du:dateUtc="2026-09-26T00:00:00Z"/>
        </w:trPr>
        <w:tc>
          <w:tcPr>
            <w:tcW w:w="10890" w:type="dxa"/>
          </w:tcPr>
          <w:p w14:paraId="6D9ACA64" w14:textId="77777777" w:rsidR="001E52CA" w:rsidRDefault="001E52CA" w:rsidP="00E747D6">
            <w:pPr>
              <w:rPr>
                <w:ins w:id="184" w:author="Stacey Martin" w:date="2026-09-25T20:00:00Z" w16du:dateUtc="2026-09-26T00:00:00Z"/>
                <w:rFonts w:cstheme="minorHAnsi"/>
                <w:sz w:val="28"/>
                <w:szCs w:val="28"/>
              </w:rPr>
            </w:pPr>
          </w:p>
        </w:tc>
      </w:tr>
    </w:tbl>
    <w:p w14:paraId="18476655" w14:textId="30B6EDDD" w:rsidR="00B014D5" w:rsidRDefault="00B014D5" w:rsidP="00322B53">
      <w:pPr>
        <w:spacing w:after="0"/>
        <w:rPr>
          <w:ins w:id="185" w:author="Stacey Martin" w:date="2026-09-25T20:00:00Z" w16du:dateUtc="2026-09-26T00:00:00Z"/>
          <w:rFonts w:cstheme="minorHAnsi"/>
          <w:sz w:val="32"/>
          <w:szCs w:val="32"/>
        </w:rPr>
      </w:pPr>
    </w:p>
    <w:p w14:paraId="74D00C40" w14:textId="6C72F2B3" w:rsidR="00C52589" w:rsidRDefault="00C52589" w:rsidP="00322B53">
      <w:pPr>
        <w:spacing w:after="0"/>
        <w:rPr>
          <w:ins w:id="186" w:author="Stacey Martin" w:date="2026-09-25T20:00:00Z" w16du:dateUtc="2026-09-26T00:00:00Z"/>
          <w:rFonts w:cstheme="minorHAnsi"/>
          <w:sz w:val="32"/>
          <w:szCs w:val="32"/>
        </w:rPr>
      </w:pPr>
    </w:p>
    <w:p w14:paraId="10D5BC2F" w14:textId="72A113FD" w:rsidR="00C52589" w:rsidRDefault="00C52589" w:rsidP="00322B53">
      <w:pPr>
        <w:spacing w:after="0"/>
        <w:rPr>
          <w:ins w:id="187" w:author="Stacey Martin" w:date="2026-09-25T20:00:00Z" w16du:dateUtc="2026-09-26T00:00:00Z"/>
          <w:rFonts w:cstheme="minorHAnsi"/>
          <w:sz w:val="32"/>
          <w:szCs w:val="32"/>
        </w:rPr>
      </w:pPr>
    </w:p>
    <w:p w14:paraId="2888C49A" w14:textId="21EB0CCE" w:rsidR="00C52589" w:rsidRDefault="00C52589" w:rsidP="00322B53">
      <w:pPr>
        <w:spacing w:after="0"/>
        <w:rPr>
          <w:ins w:id="188" w:author="Stacey Martin" w:date="2026-09-25T20:00:00Z" w16du:dateUtc="2026-09-26T00:00:00Z"/>
          <w:rFonts w:cstheme="minorHAnsi"/>
          <w:sz w:val="32"/>
          <w:szCs w:val="32"/>
        </w:rPr>
      </w:pPr>
    </w:p>
    <w:p w14:paraId="515711E7" w14:textId="1456A74F" w:rsidR="00C52589" w:rsidRDefault="00C52589" w:rsidP="00322B53">
      <w:pPr>
        <w:spacing w:after="0"/>
        <w:rPr>
          <w:ins w:id="189" w:author="Stacey Martin" w:date="2026-09-25T20:00:00Z" w16du:dateUtc="2026-09-26T00:00:00Z"/>
          <w:rFonts w:cstheme="minorHAnsi"/>
          <w:sz w:val="32"/>
          <w:szCs w:val="32"/>
        </w:rPr>
      </w:pPr>
    </w:p>
    <w:p w14:paraId="5B5D33C0" w14:textId="2197337B" w:rsidR="00C52589" w:rsidRDefault="00C52589" w:rsidP="00322B53">
      <w:pPr>
        <w:spacing w:after="0"/>
        <w:rPr>
          <w:ins w:id="190" w:author="Stacey Martin" w:date="2026-09-25T20:00:00Z" w16du:dateUtc="2026-09-26T00:00:00Z"/>
          <w:rFonts w:cstheme="minorHAnsi"/>
          <w:sz w:val="32"/>
          <w:szCs w:val="32"/>
        </w:rPr>
      </w:pPr>
    </w:p>
    <w:tbl>
      <w:tblPr>
        <w:tblStyle w:val="TableGrid"/>
        <w:tblW w:w="10890" w:type="dxa"/>
        <w:tblInd w:w="-815" w:type="dxa"/>
        <w:tblLook w:val="04A0" w:firstRow="1" w:lastRow="0" w:firstColumn="1" w:lastColumn="0" w:noHBand="0" w:noVBand="1"/>
      </w:tblPr>
      <w:tblGrid>
        <w:gridCol w:w="10890"/>
      </w:tblGrid>
      <w:tr w:rsidR="00C52589" w:rsidRPr="00770BBB" w14:paraId="03A2CEC0" w14:textId="77777777" w:rsidTr="00E747D6">
        <w:trPr>
          <w:ins w:id="191" w:author="Stacey Martin" w:date="2026-09-25T20:00:00Z" w16du:dateUtc="2026-09-26T00:00:00Z"/>
        </w:trPr>
        <w:tc>
          <w:tcPr>
            <w:tcW w:w="10890" w:type="dxa"/>
          </w:tcPr>
          <w:p w14:paraId="4E6B40D3" w14:textId="05CB1D99" w:rsidR="00C52589" w:rsidRPr="00770BBB" w:rsidRDefault="00C52589" w:rsidP="00E747D6">
            <w:pPr>
              <w:rPr>
                <w:ins w:id="192" w:author="Stacey Martin" w:date="2026-09-25T20:00:00Z" w16du:dateUtc="2026-09-26T00:00:00Z"/>
                <w:rFonts w:cstheme="minorHAnsi"/>
                <w:sz w:val="28"/>
                <w:szCs w:val="28"/>
              </w:rPr>
            </w:pPr>
            <w:ins w:id="193" w:author="Stacey Martin" w:date="2026-09-25T20:00:00Z" w16du:dateUtc="2026-09-26T00:00:00Z">
              <w:r>
                <w:rPr>
                  <w:rFonts w:cstheme="minorHAnsi"/>
                  <w:sz w:val="28"/>
                  <w:szCs w:val="28"/>
                </w:rPr>
                <w:t>Please provide a detail budget for your request.</w:t>
              </w:r>
            </w:ins>
          </w:p>
        </w:tc>
      </w:tr>
      <w:tr w:rsidR="00C52589" w14:paraId="5E7F4754" w14:textId="77777777" w:rsidTr="00E747D6">
        <w:trPr>
          <w:trHeight w:val="6038"/>
          <w:ins w:id="194" w:author="Stacey Martin" w:date="2026-09-25T20:00:00Z" w16du:dateUtc="2026-09-26T00:00:00Z"/>
        </w:trPr>
        <w:tc>
          <w:tcPr>
            <w:tcW w:w="10890" w:type="dxa"/>
          </w:tcPr>
          <w:p w14:paraId="17E2450A" w14:textId="77777777" w:rsidR="00C52589" w:rsidRDefault="00C52589" w:rsidP="00E747D6">
            <w:pPr>
              <w:rPr>
                <w:ins w:id="195" w:author="Stacey Martin" w:date="2026-09-25T20:00:00Z" w16du:dateUtc="2026-09-26T00:00:00Z"/>
                <w:rFonts w:cstheme="minorHAnsi"/>
                <w:sz w:val="28"/>
                <w:szCs w:val="28"/>
              </w:rPr>
            </w:pPr>
          </w:p>
        </w:tc>
      </w:tr>
    </w:tbl>
    <w:p w14:paraId="2E01D76D" w14:textId="5C3B17C6" w:rsidR="00C52589" w:rsidRDefault="00C52589" w:rsidP="00322B53">
      <w:pPr>
        <w:spacing w:after="0"/>
        <w:rPr>
          <w:ins w:id="196" w:author="Stacey Martin" w:date="2026-09-25T20:00:00Z" w16du:dateUtc="2026-09-26T00:00:00Z"/>
          <w:rFonts w:cstheme="minorHAnsi"/>
          <w:sz w:val="32"/>
          <w:szCs w:val="32"/>
        </w:rPr>
      </w:pPr>
    </w:p>
    <w:p w14:paraId="620BF2AD" w14:textId="7F69B853" w:rsidR="00C52589" w:rsidRDefault="00C52589" w:rsidP="00322B53">
      <w:pPr>
        <w:spacing w:after="0"/>
        <w:rPr>
          <w:ins w:id="197" w:author="Stacey Martin" w:date="2026-09-25T20:00:00Z" w16du:dateUtc="2026-09-26T00:00:00Z"/>
          <w:rFonts w:cstheme="minorHAnsi"/>
          <w:sz w:val="32"/>
          <w:szCs w:val="32"/>
        </w:rPr>
      </w:pPr>
    </w:p>
    <w:p w14:paraId="15D1546C" w14:textId="1AA067E9" w:rsidR="00C52589" w:rsidRDefault="00C52589" w:rsidP="00322B53">
      <w:pPr>
        <w:spacing w:after="0"/>
        <w:rPr>
          <w:ins w:id="198" w:author="Stacey Martin" w:date="2026-09-25T20:00:00Z" w16du:dateUtc="2026-09-26T00:00:00Z"/>
          <w:rFonts w:cstheme="minorHAnsi"/>
          <w:sz w:val="32"/>
          <w:szCs w:val="32"/>
        </w:rPr>
      </w:pPr>
    </w:p>
    <w:p w14:paraId="16BF23B9" w14:textId="3DCA2E06" w:rsidR="00C52589" w:rsidRDefault="00C52589" w:rsidP="00322B53">
      <w:pPr>
        <w:spacing w:after="0"/>
        <w:rPr>
          <w:ins w:id="199" w:author="Stacey Martin" w:date="2026-09-25T20:00:00Z" w16du:dateUtc="2026-09-26T00:00:00Z"/>
          <w:rFonts w:cstheme="minorHAnsi"/>
          <w:sz w:val="32"/>
          <w:szCs w:val="32"/>
        </w:rPr>
      </w:pPr>
    </w:p>
    <w:p w14:paraId="2650BCC2" w14:textId="77777777" w:rsidR="001E1858" w:rsidRDefault="00C52589" w:rsidP="466C3E73">
      <w:pPr>
        <w:pStyle w:val="paragraph"/>
        <w:spacing w:line="360" w:lineRule="auto"/>
        <w:jc w:val="center"/>
        <w:textAlignment w:val="baseline"/>
        <w:rPr>
          <w:del w:id="200" w:author="Stacey Martin" w:date="2026-09-25T20:00:00Z" w16du:dateUtc="2026-09-26T00:00:00Z"/>
          <w:rStyle w:val="normaltextrun1"/>
          <w:rFonts w:asciiTheme="minorHAnsi" w:eastAsiaTheme="minorEastAsia" w:hAnsiTheme="minorHAnsi" w:cstheme="minorBidi"/>
          <w:b/>
          <w:bCs/>
          <w:sz w:val="32"/>
          <w:szCs w:val="32"/>
        </w:rPr>
      </w:pPr>
      <w:ins w:id="201" w:author="Stacey Martin" w:date="2026-09-25T20:00:00Z" w16du:dateUtc="2026-09-26T00:00:00Z">
        <w:r>
          <w:rPr>
            <w:rFonts w:cstheme="minorHAnsi"/>
            <w:sz w:val="32"/>
            <w:szCs w:val="32"/>
          </w:rPr>
          <w:t>SUBMITTED BY (</w:t>
        </w:r>
      </w:ins>
      <w:del w:id="202" w:author="Stacey Martin" w:date="2026-09-25T20:00:00Z" w16du:dateUtc="2026-09-26T00:00:00Z">
        <w:r w:rsidR="00E9658A" w:rsidRPr="007C592E">
          <w:rPr>
            <w:noProof/>
          </w:rPr>
          <w:drawing>
            <wp:anchor distT="0" distB="0" distL="114300" distR="114300" simplePos="0" relativeHeight="251659264" behindDoc="0" locked="0" layoutInCell="1" allowOverlap="1" wp14:anchorId="1BE9A786" wp14:editId="1BE9A787">
              <wp:simplePos x="0" y="0"/>
              <wp:positionH relativeFrom="column">
                <wp:posOffset>-198120</wp:posOffset>
              </wp:positionH>
              <wp:positionV relativeFrom="paragraph">
                <wp:posOffset>-342900</wp:posOffset>
              </wp:positionV>
              <wp:extent cx="1028700" cy="1028700"/>
              <wp:effectExtent l="0" t="0" r="0" b="0"/>
              <wp:wrapNone/>
              <wp:docPr id="1" name="Picture 1" descr="C:\Users\Jason\AppData\Local\Packages\Microsoft.Office.Desktop_8wekyb3d8bbwe\AC\INetCache\Content.MSO\1F6FC4F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ason\AppData\Local\Packages\Microsoft.Office.Desktop_8wekyb3d8bbwe\AC\INetCache\Content.MSO\1F6FC4F3.tm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28700" cy="1028700"/>
                      </a:xfrm>
                      <a:prstGeom prst="rect">
                        <a:avLst/>
                      </a:prstGeom>
                      <a:noFill/>
                      <a:ln>
                        <a:noFill/>
                      </a:ln>
                    </pic:spPr>
                  </pic:pic>
                </a:graphicData>
              </a:graphic>
              <wp14:sizeRelH relativeFrom="page">
                <wp14:pctWidth>0</wp14:pctWidth>
              </wp14:sizeRelH>
              <wp14:sizeRelV relativeFrom="page">
                <wp14:pctHeight>0</wp14:pctHeight>
              </wp14:sizeRelV>
            </wp:anchor>
          </w:drawing>
        </w:r>
        <w:r w:rsidR="00802C36" w:rsidRPr="466C3E73">
          <w:rPr>
            <w:rStyle w:val="normaltextrun1"/>
            <w:rFonts w:asciiTheme="minorHAnsi" w:eastAsiaTheme="minorEastAsia" w:hAnsiTheme="minorHAnsi" w:cstheme="minorBidi"/>
            <w:b/>
            <w:bCs/>
            <w:sz w:val="32"/>
            <w:szCs w:val="32"/>
          </w:rPr>
          <w:delText>Trip Harting F</w:delText>
        </w:r>
        <w:r w:rsidR="00E9658A" w:rsidRPr="466C3E73">
          <w:rPr>
            <w:rStyle w:val="normaltextrun1"/>
            <w:rFonts w:asciiTheme="minorHAnsi" w:eastAsiaTheme="minorEastAsia" w:hAnsiTheme="minorHAnsi" w:cstheme="minorBidi"/>
            <w:b/>
            <w:bCs/>
            <w:sz w:val="32"/>
            <w:szCs w:val="32"/>
          </w:rPr>
          <w:delText xml:space="preserve">und for </w:delText>
        </w:r>
      </w:del>
    </w:p>
    <w:p w14:paraId="1BE9A746" w14:textId="0191BD56" w:rsidR="00E9658A" w:rsidRDefault="00A9646F" w:rsidP="466C3E73">
      <w:pPr>
        <w:pStyle w:val="paragraph"/>
        <w:spacing w:line="360" w:lineRule="auto"/>
        <w:jc w:val="center"/>
        <w:textAlignment w:val="baseline"/>
        <w:rPr>
          <w:del w:id="203" w:author="Stacey Martin" w:date="2026-09-25T20:00:00Z" w16du:dateUtc="2026-09-26T00:00:00Z"/>
          <w:rStyle w:val="normaltextrun1"/>
          <w:rFonts w:asciiTheme="minorHAnsi" w:eastAsiaTheme="minorEastAsia" w:hAnsiTheme="minorHAnsi" w:cstheme="minorBidi"/>
          <w:b/>
          <w:bCs/>
          <w:sz w:val="32"/>
          <w:szCs w:val="32"/>
        </w:rPr>
      </w:pPr>
      <w:del w:id="204" w:author="Stacey Martin" w:date="2026-09-25T20:00:00Z" w16du:dateUtc="2026-09-26T00:00:00Z">
        <w:r w:rsidRPr="466C3E73">
          <w:rPr>
            <w:rStyle w:val="normaltextrun1"/>
            <w:rFonts w:asciiTheme="minorHAnsi" w:eastAsiaTheme="minorEastAsia" w:hAnsiTheme="minorHAnsi" w:cstheme="minorBidi"/>
            <w:b/>
            <w:bCs/>
            <w:sz w:val="32"/>
            <w:szCs w:val="32"/>
          </w:rPr>
          <w:delText>Graduate or Current</w:delText>
        </w:r>
        <w:r w:rsidR="00E9658A" w:rsidRPr="466C3E73">
          <w:rPr>
            <w:rStyle w:val="normaltextrun1"/>
            <w:rFonts w:asciiTheme="minorHAnsi" w:eastAsiaTheme="minorEastAsia" w:hAnsiTheme="minorHAnsi" w:cstheme="minorBidi"/>
            <w:b/>
            <w:bCs/>
            <w:sz w:val="32"/>
            <w:szCs w:val="32"/>
          </w:rPr>
          <w:delText xml:space="preserve"> </w:delText>
        </w:r>
        <w:r w:rsidRPr="466C3E73">
          <w:rPr>
            <w:rStyle w:val="normaltextrun1"/>
            <w:rFonts w:asciiTheme="minorHAnsi" w:eastAsiaTheme="minorEastAsia" w:hAnsiTheme="minorHAnsi" w:cstheme="minorBidi"/>
            <w:b/>
            <w:bCs/>
            <w:sz w:val="32"/>
            <w:szCs w:val="32"/>
          </w:rPr>
          <w:delText>Pony Club Members</w:delText>
        </w:r>
      </w:del>
    </w:p>
    <w:p w14:paraId="064E8B8F" w14:textId="5AB28465" w:rsidR="00E9658A" w:rsidRDefault="00E9658A" w:rsidP="466C3E73">
      <w:pPr>
        <w:pStyle w:val="paragraph"/>
        <w:spacing w:line="360" w:lineRule="auto"/>
        <w:jc w:val="center"/>
        <w:textAlignment w:val="baseline"/>
        <w:rPr>
          <w:del w:id="205" w:author="Stacey Martin" w:date="2026-09-25T20:00:00Z" w16du:dateUtc="2026-09-26T00:00:00Z"/>
          <w:rStyle w:val="eop"/>
          <w:rFonts w:asciiTheme="minorHAnsi" w:eastAsiaTheme="minorEastAsia" w:hAnsiTheme="minorHAnsi" w:cstheme="minorBidi"/>
          <w:sz w:val="32"/>
          <w:szCs w:val="32"/>
        </w:rPr>
      </w:pPr>
      <w:del w:id="206" w:author="Stacey Martin" w:date="2026-09-25T20:00:00Z" w16du:dateUtc="2026-09-26T00:00:00Z">
        <w:r w:rsidRPr="466C3E73">
          <w:rPr>
            <w:rStyle w:val="normaltextrun1"/>
            <w:rFonts w:asciiTheme="minorHAnsi" w:eastAsiaTheme="minorEastAsia" w:hAnsiTheme="minorHAnsi" w:cstheme="minorBidi"/>
            <w:b/>
            <w:bCs/>
            <w:sz w:val="32"/>
            <w:szCs w:val="32"/>
          </w:rPr>
          <w:delText xml:space="preserve"> Grant Application</w:delText>
        </w:r>
        <w:r w:rsidRPr="466C3E73">
          <w:rPr>
            <w:rStyle w:val="eop"/>
            <w:rFonts w:asciiTheme="minorHAnsi" w:eastAsiaTheme="minorEastAsia" w:hAnsiTheme="minorHAnsi" w:cstheme="minorBidi"/>
            <w:sz w:val="32"/>
            <w:szCs w:val="32"/>
          </w:rPr>
          <w:delText> </w:delText>
        </w:r>
      </w:del>
    </w:p>
    <w:p w14:paraId="457227B2" w14:textId="24AB19B7" w:rsidR="00E9658A" w:rsidRDefault="00E9658A" w:rsidP="466C3E73">
      <w:pPr>
        <w:shd w:val="clear" w:color="auto" w:fill="FFFFFF" w:themeFill="background1"/>
        <w:spacing w:after="0"/>
        <w:textAlignment w:val="baseline"/>
        <w:rPr>
          <w:del w:id="207" w:author="Stacey Martin" w:date="2026-09-25T20:00:00Z" w16du:dateUtc="2026-09-26T00:00:00Z"/>
          <w:rFonts w:eastAsiaTheme="minorEastAsia"/>
          <w:color w:val="000000" w:themeColor="text1"/>
          <w:sz w:val="24"/>
          <w:szCs w:val="24"/>
        </w:rPr>
      </w:pPr>
    </w:p>
    <w:p w14:paraId="4AB52556" w14:textId="33FCAC1C" w:rsidR="00E9658A" w:rsidRDefault="6780FF1D" w:rsidP="466C3E73">
      <w:pPr>
        <w:shd w:val="clear" w:color="auto" w:fill="FFFFFF" w:themeFill="background1"/>
        <w:spacing w:after="300"/>
        <w:textAlignment w:val="baseline"/>
        <w:rPr>
          <w:del w:id="208" w:author="Stacey Martin" w:date="2026-09-25T20:00:00Z" w16du:dateUtc="2026-09-26T00:00:00Z"/>
          <w:rFonts w:eastAsiaTheme="minorEastAsia"/>
          <w:color w:val="000000" w:themeColor="text1"/>
          <w:sz w:val="24"/>
          <w:szCs w:val="24"/>
        </w:rPr>
      </w:pPr>
      <w:del w:id="209" w:author="Stacey Martin" w:date="2026-09-25T20:00:00Z" w16du:dateUtc="2026-09-26T00:00:00Z">
        <w:r w:rsidRPr="466C3E73">
          <w:rPr>
            <w:rFonts w:eastAsiaTheme="minorEastAsia"/>
            <w:color w:val="000000" w:themeColor="text1"/>
            <w:sz w:val="24"/>
            <w:szCs w:val="24"/>
          </w:rPr>
          <w:delText>Applications will only be accepted through th</w:delText>
        </w:r>
        <w:r w:rsidR="228D337C" w:rsidRPr="466C3E73">
          <w:rPr>
            <w:rFonts w:eastAsiaTheme="minorEastAsia"/>
            <w:color w:val="000000" w:themeColor="text1"/>
            <w:sz w:val="24"/>
            <w:szCs w:val="24"/>
          </w:rPr>
          <w:delText>e</w:delText>
        </w:r>
        <w:r w:rsidRPr="466C3E73">
          <w:rPr>
            <w:rFonts w:eastAsiaTheme="minorEastAsia"/>
            <w:color w:val="000000" w:themeColor="text1"/>
            <w:sz w:val="24"/>
            <w:szCs w:val="24"/>
          </w:rPr>
          <w:delText xml:space="preserve"> online form.  The following application form and all required attachments must be received by The Dressage Foundation’s office on or before </w:delText>
        </w:r>
        <w:r w:rsidRPr="466C3E73">
          <w:rPr>
            <w:rFonts w:eastAsiaTheme="minorEastAsia"/>
            <w:b/>
            <w:bCs/>
            <w:color w:val="000000" w:themeColor="text1"/>
            <w:sz w:val="24"/>
            <w:szCs w:val="24"/>
          </w:rPr>
          <w:delText>March 25</w:delText>
        </w:r>
        <w:r w:rsidRPr="466C3E73">
          <w:rPr>
            <w:rFonts w:eastAsiaTheme="minorEastAsia"/>
            <w:color w:val="000000" w:themeColor="text1"/>
            <w:sz w:val="24"/>
            <w:szCs w:val="24"/>
          </w:rPr>
          <w:delText xml:space="preserve"> to be considered. Attachments must be in Word, Excel, or PDF format.</w:delText>
        </w:r>
      </w:del>
    </w:p>
    <w:p w14:paraId="1BE9A74A" w14:textId="6BA87703" w:rsidR="00E9658A" w:rsidRDefault="6780FF1D" w:rsidP="466C3E73">
      <w:pPr>
        <w:shd w:val="clear" w:color="auto" w:fill="FFFFFF" w:themeFill="background1"/>
        <w:spacing w:after="300"/>
        <w:textAlignment w:val="baseline"/>
        <w:rPr>
          <w:del w:id="210" w:author="Stacey Martin" w:date="2026-09-25T20:00:00Z" w16du:dateUtc="2026-09-26T00:00:00Z"/>
          <w:rFonts w:eastAsiaTheme="minorEastAsia"/>
          <w:color w:val="000000"/>
          <w:sz w:val="24"/>
          <w:szCs w:val="24"/>
        </w:rPr>
      </w:pPr>
      <w:del w:id="211" w:author="Stacey Martin" w:date="2026-09-25T20:00:00Z" w16du:dateUtc="2026-09-26T00:00:00Z">
        <w:r w:rsidRPr="466C3E73">
          <w:rPr>
            <w:rFonts w:eastAsiaTheme="minorEastAsia"/>
            <w:color w:val="000000" w:themeColor="text1"/>
            <w:sz w:val="24"/>
            <w:szCs w:val="24"/>
          </w:rPr>
          <w:delText>We encourage you to review th</w:delText>
        </w:r>
        <w:r w:rsidR="49F0679F" w:rsidRPr="466C3E73">
          <w:rPr>
            <w:rFonts w:eastAsiaTheme="minorEastAsia"/>
            <w:color w:val="000000" w:themeColor="text1"/>
            <w:sz w:val="24"/>
            <w:szCs w:val="24"/>
          </w:rPr>
          <w:delText>e</w:delText>
        </w:r>
        <w:r w:rsidRPr="466C3E73">
          <w:rPr>
            <w:rFonts w:eastAsiaTheme="minorEastAsia"/>
            <w:color w:val="000000" w:themeColor="text1"/>
            <w:sz w:val="24"/>
            <w:szCs w:val="24"/>
          </w:rPr>
          <w:delText xml:space="preserve"> application and gather all materials prior to starting the online application process. Once you start, your work cannot be saved.</w:delText>
        </w:r>
        <w:r w:rsidRPr="466C3E73">
          <w:rPr>
            <w:rStyle w:val="Emphasis"/>
            <w:rFonts w:eastAsiaTheme="minorEastAsia"/>
            <w:color w:val="000000" w:themeColor="text1"/>
            <w:sz w:val="24"/>
            <w:szCs w:val="24"/>
          </w:rPr>
          <w:delText> </w:delText>
        </w:r>
        <w:r w:rsidRPr="466C3E73">
          <w:rPr>
            <w:rStyle w:val="Strong"/>
            <w:rFonts w:eastAsiaTheme="minorEastAsia"/>
            <w:i/>
            <w:iCs/>
            <w:color w:val="000000" w:themeColor="text1"/>
            <w:sz w:val="24"/>
            <w:szCs w:val="24"/>
          </w:rPr>
          <w:delText xml:space="preserve">Helpful tip - Type your answers into </w:delText>
        </w:r>
        <w:r w:rsidR="7A92520B" w:rsidRPr="466C3E73">
          <w:rPr>
            <w:rStyle w:val="Strong"/>
            <w:rFonts w:eastAsiaTheme="minorEastAsia"/>
            <w:i/>
            <w:iCs/>
            <w:color w:val="000000" w:themeColor="text1"/>
            <w:sz w:val="24"/>
            <w:szCs w:val="24"/>
          </w:rPr>
          <w:delText>this</w:delText>
        </w:r>
        <w:r w:rsidRPr="466C3E73">
          <w:rPr>
            <w:rStyle w:val="Strong"/>
            <w:rFonts w:eastAsiaTheme="minorEastAsia"/>
            <w:i/>
            <w:iCs/>
            <w:color w:val="000000" w:themeColor="text1"/>
            <w:sz w:val="24"/>
            <w:szCs w:val="24"/>
          </w:rPr>
          <w:delText xml:space="preserve"> Word document, save, and then copy and paste your answers into this form</w:delText>
        </w:r>
        <w:r w:rsidRPr="466C3E73">
          <w:rPr>
            <w:rStyle w:val="Strong"/>
            <w:rFonts w:eastAsiaTheme="minorEastAsia"/>
            <w:color w:val="000000" w:themeColor="text1"/>
            <w:sz w:val="24"/>
            <w:szCs w:val="24"/>
          </w:rPr>
          <w:delText>.</w:delText>
        </w:r>
        <w:r w:rsidRPr="466C3E73">
          <w:rPr>
            <w:rFonts w:eastAsiaTheme="minorEastAsia"/>
            <w:color w:val="000000" w:themeColor="text1"/>
            <w:sz w:val="24"/>
            <w:szCs w:val="24"/>
          </w:rPr>
          <w:delText> </w:delText>
        </w:r>
      </w:del>
    </w:p>
    <w:p w14:paraId="505A97DD" w14:textId="158DFFC1" w:rsidR="7BE591DE" w:rsidRDefault="7BE591DE" w:rsidP="466C3E73">
      <w:pPr>
        <w:rPr>
          <w:del w:id="212" w:author="Stacey Martin" w:date="2026-09-25T20:00:00Z" w16du:dateUtc="2026-09-26T00:00:00Z"/>
          <w:rFonts w:eastAsiaTheme="minorEastAsia"/>
          <w:color w:val="000000" w:themeColor="text1"/>
          <w:sz w:val="28"/>
          <w:szCs w:val="28"/>
        </w:rPr>
      </w:pPr>
      <w:del w:id="213" w:author="Stacey Martin" w:date="2026-09-25T20:00:00Z" w16du:dateUtc="2026-09-26T00:00:00Z">
        <w:r w:rsidRPr="466C3E73">
          <w:rPr>
            <w:rStyle w:val="normaltextrun"/>
            <w:rFonts w:eastAsiaTheme="minorEastAsia"/>
            <w:b/>
            <w:bCs/>
            <w:color w:val="000000" w:themeColor="text1"/>
            <w:sz w:val="28"/>
            <w:szCs w:val="28"/>
          </w:rPr>
          <w:delText>Applicant Information:</w:delText>
        </w:r>
      </w:del>
    </w:p>
    <w:p w14:paraId="65DE748E" w14:textId="556EB860" w:rsidR="7BE591DE" w:rsidRDefault="7BE591DE" w:rsidP="466C3E73">
      <w:pPr>
        <w:spacing w:after="0"/>
        <w:rPr>
          <w:del w:id="214" w:author="Stacey Martin" w:date="2026-09-25T20:00:00Z" w16du:dateUtc="2026-09-26T00:00:00Z"/>
          <w:rFonts w:eastAsiaTheme="minorEastAsia"/>
          <w:sz w:val="24"/>
          <w:szCs w:val="24"/>
        </w:rPr>
      </w:pPr>
      <w:del w:id="215" w:author="Stacey Martin" w:date="2026-09-25T20:00:00Z" w16du:dateUtc="2026-09-26T00:00:00Z">
        <w:r w:rsidRPr="466C3E73">
          <w:rPr>
            <w:rStyle w:val="normaltextrun1"/>
            <w:rFonts w:eastAsiaTheme="minorEastAsia"/>
            <w:sz w:val="24"/>
            <w:szCs w:val="24"/>
          </w:rPr>
          <w:delText>Name </w:delText>
        </w:r>
      </w:del>
    </w:p>
    <w:p w14:paraId="0FED8E96" w14:textId="22426968" w:rsidR="7BE591DE" w:rsidRDefault="7BE591DE" w:rsidP="466C3E73">
      <w:pPr>
        <w:spacing w:after="0"/>
        <w:rPr>
          <w:del w:id="216" w:author="Stacey Martin" w:date="2026-09-25T20:00:00Z" w16du:dateUtc="2026-09-26T00:00:00Z"/>
          <w:rFonts w:eastAsiaTheme="minorEastAsia"/>
          <w:sz w:val="24"/>
          <w:szCs w:val="24"/>
        </w:rPr>
      </w:pPr>
      <w:del w:id="217" w:author="Stacey Martin" w:date="2026-09-25T20:00:00Z" w16du:dateUtc="2026-09-26T00:00:00Z">
        <w:r w:rsidRPr="466C3E73">
          <w:rPr>
            <w:rStyle w:val="normaltextrun1"/>
            <w:rFonts w:eastAsiaTheme="minorEastAsia"/>
            <w:sz w:val="24"/>
            <w:szCs w:val="24"/>
          </w:rPr>
          <w:delText>Address </w:delText>
        </w:r>
      </w:del>
    </w:p>
    <w:p w14:paraId="517316B2" w14:textId="12D04B13" w:rsidR="7BE591DE" w:rsidRDefault="7BE591DE" w:rsidP="466C3E73">
      <w:pPr>
        <w:spacing w:after="0"/>
        <w:rPr>
          <w:del w:id="218" w:author="Stacey Martin" w:date="2026-09-25T20:00:00Z" w16du:dateUtc="2026-09-26T00:00:00Z"/>
          <w:rFonts w:eastAsiaTheme="minorEastAsia"/>
          <w:sz w:val="24"/>
          <w:szCs w:val="24"/>
        </w:rPr>
      </w:pPr>
      <w:del w:id="219" w:author="Stacey Martin" w:date="2026-09-25T20:00:00Z" w16du:dateUtc="2026-09-26T00:00:00Z">
        <w:r w:rsidRPr="466C3E73">
          <w:rPr>
            <w:rStyle w:val="normaltextrun1"/>
            <w:rFonts w:eastAsiaTheme="minorEastAsia"/>
            <w:sz w:val="24"/>
            <w:szCs w:val="24"/>
          </w:rPr>
          <w:delText>Phone Number</w:delText>
        </w:r>
      </w:del>
    </w:p>
    <w:p w14:paraId="42601751" w14:textId="1218665E" w:rsidR="7BE591DE" w:rsidRDefault="7BE591DE" w:rsidP="466C3E73">
      <w:pPr>
        <w:spacing w:after="0"/>
        <w:rPr>
          <w:del w:id="220" w:author="Stacey Martin" w:date="2026-09-25T20:00:00Z" w16du:dateUtc="2026-09-26T00:00:00Z"/>
          <w:rFonts w:eastAsiaTheme="minorEastAsia"/>
          <w:sz w:val="24"/>
          <w:szCs w:val="24"/>
        </w:rPr>
      </w:pPr>
      <w:del w:id="221" w:author="Stacey Martin" w:date="2026-09-25T20:00:00Z" w16du:dateUtc="2026-09-26T00:00:00Z">
        <w:r w:rsidRPr="466C3E73">
          <w:rPr>
            <w:rStyle w:val="normaltextrun1"/>
            <w:rFonts w:eastAsiaTheme="minorEastAsia"/>
            <w:sz w:val="24"/>
            <w:szCs w:val="24"/>
          </w:rPr>
          <w:delText>Email Address</w:delText>
        </w:r>
      </w:del>
    </w:p>
    <w:p w14:paraId="5BB84DAA" w14:textId="000F7311" w:rsidR="7BE591DE" w:rsidRDefault="7BE591DE" w:rsidP="466C3E73">
      <w:pPr>
        <w:spacing w:after="0"/>
        <w:rPr>
          <w:del w:id="222" w:author="Stacey Martin" w:date="2026-09-25T20:00:00Z" w16du:dateUtc="2026-09-26T00:00:00Z"/>
          <w:rFonts w:eastAsiaTheme="minorEastAsia"/>
          <w:sz w:val="24"/>
          <w:szCs w:val="24"/>
        </w:rPr>
      </w:pPr>
      <w:del w:id="223" w:author="Stacey Martin" w:date="2026-09-25T20:00:00Z" w16du:dateUtc="2026-09-26T00:00:00Z">
        <w:r w:rsidRPr="466C3E73">
          <w:rPr>
            <w:rStyle w:val="normaltextrun1"/>
            <w:rFonts w:eastAsiaTheme="minorEastAsia"/>
            <w:sz w:val="24"/>
            <w:szCs w:val="24"/>
          </w:rPr>
          <w:delText>Are you a U.S. citizen or Permanent Resident?  </w:delText>
        </w:r>
      </w:del>
    </w:p>
    <w:p w14:paraId="6A78D186" w14:textId="364880E2" w:rsidR="7BE591DE" w:rsidRDefault="7BE591DE" w:rsidP="466C3E73">
      <w:pPr>
        <w:spacing w:after="0"/>
        <w:rPr>
          <w:del w:id="224" w:author="Stacey Martin" w:date="2026-09-25T20:00:00Z" w16du:dateUtc="2026-09-26T00:00:00Z"/>
          <w:rFonts w:eastAsiaTheme="minorEastAsia"/>
          <w:sz w:val="24"/>
          <w:szCs w:val="24"/>
        </w:rPr>
      </w:pPr>
      <w:del w:id="225" w:author="Stacey Martin" w:date="2026-09-25T20:00:00Z" w16du:dateUtc="2026-09-26T00:00:00Z">
        <w:r w:rsidRPr="466C3E73">
          <w:rPr>
            <w:rStyle w:val="normaltextrun1"/>
            <w:rFonts w:eastAsiaTheme="minorEastAsia"/>
            <w:sz w:val="24"/>
            <w:szCs w:val="24"/>
          </w:rPr>
          <w:delText>Birthdate </w:delText>
        </w:r>
        <w:r>
          <w:br/>
        </w:r>
        <w:r w:rsidRPr="466C3E73">
          <w:rPr>
            <w:rStyle w:val="eop"/>
            <w:rFonts w:eastAsiaTheme="minorEastAsia"/>
            <w:sz w:val="24"/>
            <w:szCs w:val="24"/>
          </w:rPr>
          <w:delText>Parent/Guardian name, phone, email (if under the age of 19)</w:delText>
        </w:r>
      </w:del>
    </w:p>
    <w:p w14:paraId="326B97EE" w14:textId="694B420D" w:rsidR="7BE591DE" w:rsidRDefault="7BE591DE" w:rsidP="466C3E73">
      <w:pPr>
        <w:tabs>
          <w:tab w:val="left" w:pos="1890"/>
        </w:tabs>
        <w:spacing w:after="0"/>
        <w:rPr>
          <w:del w:id="226" w:author="Stacey Martin" w:date="2026-09-25T20:00:00Z" w16du:dateUtc="2026-09-26T00:00:00Z"/>
          <w:rFonts w:eastAsiaTheme="minorEastAsia"/>
          <w:sz w:val="24"/>
          <w:szCs w:val="24"/>
        </w:rPr>
      </w:pPr>
      <w:del w:id="227" w:author="Stacey Martin" w:date="2026-09-25T20:00:00Z" w16du:dateUtc="2026-09-26T00:00:00Z">
        <w:r w:rsidRPr="466C3E73">
          <w:rPr>
            <w:rStyle w:val="normaltextrun"/>
            <w:rFonts w:eastAsiaTheme="minorEastAsia"/>
            <w:sz w:val="24"/>
            <w:szCs w:val="24"/>
          </w:rPr>
          <w:delText>Please list equestrian organizations in which you are currently a member (local, national, international). </w:delText>
        </w:r>
      </w:del>
    </w:p>
    <w:p w14:paraId="038FB865" w14:textId="48DFE296" w:rsidR="7BE591DE" w:rsidRDefault="7BE591DE" w:rsidP="466C3E73">
      <w:pPr>
        <w:tabs>
          <w:tab w:val="left" w:pos="1890"/>
        </w:tabs>
        <w:spacing w:after="0"/>
        <w:rPr>
          <w:del w:id="228" w:author="Stacey Martin" w:date="2026-09-25T20:00:00Z" w16du:dateUtc="2026-09-26T00:00:00Z"/>
          <w:rFonts w:eastAsiaTheme="minorEastAsia"/>
          <w:sz w:val="24"/>
          <w:szCs w:val="24"/>
        </w:rPr>
      </w:pPr>
      <w:del w:id="229" w:author="Stacey Martin" w:date="2026-09-25T20:00:00Z" w16du:dateUtc="2026-09-26T00:00:00Z">
        <w:r w:rsidRPr="466C3E73">
          <w:rPr>
            <w:rFonts w:eastAsiaTheme="minorEastAsia"/>
            <w:sz w:val="24"/>
            <w:szCs w:val="24"/>
          </w:rPr>
          <w:delText>Proposed Training or Event Plan (in one sentence)</w:delText>
        </w:r>
      </w:del>
    </w:p>
    <w:p w14:paraId="02C0FF79" w14:textId="406B9CCA" w:rsidR="7BE591DE" w:rsidRDefault="7BE591DE" w:rsidP="466C3E73">
      <w:pPr>
        <w:tabs>
          <w:tab w:val="left" w:pos="1890"/>
        </w:tabs>
        <w:rPr>
          <w:del w:id="230" w:author="Stacey Martin" w:date="2026-09-25T20:00:00Z" w16du:dateUtc="2026-09-26T00:00:00Z"/>
          <w:rFonts w:eastAsiaTheme="minorEastAsia"/>
          <w:sz w:val="24"/>
          <w:szCs w:val="24"/>
        </w:rPr>
      </w:pPr>
      <w:del w:id="231" w:author="Stacey Martin" w:date="2026-09-25T20:00:00Z" w16du:dateUtc="2026-09-26T00:00:00Z">
        <w:r w:rsidRPr="466C3E73">
          <w:rPr>
            <w:rFonts w:eastAsiaTheme="minorEastAsia"/>
            <w:sz w:val="24"/>
            <w:szCs w:val="24"/>
          </w:rPr>
          <w:delText>Proposed Training or Event Dates</w:delText>
        </w:r>
      </w:del>
    </w:p>
    <w:p w14:paraId="438936ED" w14:textId="5888A779" w:rsidR="7BE591DE" w:rsidRDefault="7BE591DE" w:rsidP="466C3E73">
      <w:pPr>
        <w:rPr>
          <w:del w:id="232" w:author="Stacey Martin" w:date="2026-09-25T20:00:00Z" w16du:dateUtc="2026-09-26T00:00:00Z"/>
          <w:rFonts w:eastAsiaTheme="minorEastAsia"/>
          <w:sz w:val="28"/>
          <w:szCs w:val="28"/>
        </w:rPr>
      </w:pPr>
      <w:del w:id="233" w:author="Stacey Martin" w:date="2026-09-25T20:00:00Z" w16du:dateUtc="2026-09-26T00:00:00Z">
        <w:r w:rsidRPr="466C3E73">
          <w:rPr>
            <w:rStyle w:val="eop"/>
            <w:rFonts w:eastAsiaTheme="minorEastAsia"/>
            <w:b/>
            <w:bCs/>
            <w:sz w:val="28"/>
            <w:szCs w:val="28"/>
          </w:rPr>
          <w:delText>Pony Club Information:</w:delText>
        </w:r>
      </w:del>
    </w:p>
    <w:p w14:paraId="2E97B1B4" w14:textId="362BFC07" w:rsidR="7BE591DE" w:rsidRDefault="7BE591DE" w:rsidP="466C3E73">
      <w:pPr>
        <w:spacing w:after="0"/>
        <w:rPr>
          <w:del w:id="234" w:author="Stacey Martin" w:date="2026-09-25T20:00:00Z" w16du:dateUtc="2026-09-26T00:00:00Z"/>
          <w:rFonts w:eastAsiaTheme="minorEastAsia"/>
          <w:sz w:val="24"/>
          <w:szCs w:val="24"/>
        </w:rPr>
      </w:pPr>
      <w:del w:id="235" w:author="Stacey Martin" w:date="2026-09-25T20:00:00Z" w16du:dateUtc="2026-09-26T00:00:00Z">
        <w:r w:rsidRPr="466C3E73">
          <w:rPr>
            <w:rStyle w:val="normaltextrun1"/>
            <w:rFonts w:eastAsiaTheme="minorEastAsia"/>
            <w:sz w:val="24"/>
            <w:szCs w:val="24"/>
          </w:rPr>
          <w:delText>Pony Club Name</w:delText>
        </w:r>
      </w:del>
    </w:p>
    <w:p w14:paraId="00053CD6" w14:textId="3365E335" w:rsidR="7BE591DE" w:rsidRDefault="7BE591DE" w:rsidP="466C3E73">
      <w:pPr>
        <w:spacing w:after="0"/>
        <w:rPr>
          <w:del w:id="236" w:author="Stacey Martin" w:date="2026-09-25T20:00:00Z" w16du:dateUtc="2026-09-26T00:00:00Z"/>
          <w:rFonts w:eastAsiaTheme="minorEastAsia"/>
          <w:sz w:val="24"/>
          <w:szCs w:val="24"/>
        </w:rPr>
      </w:pPr>
      <w:del w:id="237" w:author="Stacey Martin" w:date="2026-09-25T20:00:00Z" w16du:dateUtc="2026-09-26T00:00:00Z">
        <w:r w:rsidRPr="466C3E73">
          <w:rPr>
            <w:rStyle w:val="eop"/>
            <w:rFonts w:eastAsiaTheme="minorEastAsia"/>
            <w:sz w:val="24"/>
            <w:szCs w:val="24"/>
          </w:rPr>
          <w:delText>Are you a current or graduate member?</w:delText>
        </w:r>
      </w:del>
    </w:p>
    <w:p w14:paraId="0A668A85" w14:textId="696F4057" w:rsidR="7BE591DE" w:rsidRDefault="7BE591DE" w:rsidP="466C3E73">
      <w:pPr>
        <w:spacing w:after="0"/>
        <w:rPr>
          <w:del w:id="238" w:author="Stacey Martin" w:date="2026-09-25T20:00:00Z" w16du:dateUtc="2026-09-26T00:00:00Z"/>
          <w:rFonts w:eastAsiaTheme="minorEastAsia"/>
          <w:sz w:val="24"/>
          <w:szCs w:val="24"/>
        </w:rPr>
      </w:pPr>
      <w:del w:id="239" w:author="Stacey Martin" w:date="2026-09-25T20:00:00Z" w16du:dateUtc="2026-09-26T00:00:00Z">
        <w:r w:rsidRPr="466C3E73">
          <w:rPr>
            <w:rStyle w:val="normaltextrun1"/>
            <w:rFonts w:eastAsiaTheme="minorEastAsia"/>
            <w:sz w:val="24"/>
            <w:szCs w:val="24"/>
          </w:rPr>
          <w:delText>USPC Rating </w:delText>
        </w:r>
      </w:del>
    </w:p>
    <w:p w14:paraId="0866114F" w14:textId="7677FEC8" w:rsidR="7BE591DE" w:rsidRDefault="7BE591DE" w:rsidP="466C3E73">
      <w:pPr>
        <w:rPr>
          <w:del w:id="240" w:author="Stacey Martin" w:date="2026-09-25T20:00:00Z" w16du:dateUtc="2026-09-26T00:00:00Z"/>
          <w:rFonts w:eastAsiaTheme="minorEastAsia"/>
          <w:sz w:val="24"/>
          <w:szCs w:val="24"/>
        </w:rPr>
      </w:pPr>
      <w:del w:id="241" w:author="Stacey Martin" w:date="2026-09-25T20:00:00Z" w16du:dateUtc="2026-09-26T00:00:00Z">
        <w:r w:rsidRPr="466C3E73">
          <w:rPr>
            <w:rStyle w:val="normaltextrun1"/>
            <w:rFonts w:eastAsiaTheme="minorEastAsia"/>
            <w:sz w:val="24"/>
            <w:szCs w:val="24"/>
          </w:rPr>
          <w:delText>Number of years as a Pony Club member</w:delText>
        </w:r>
      </w:del>
    </w:p>
    <w:p w14:paraId="2B17C38D" w14:textId="20A82A9E" w:rsidR="7BE591DE" w:rsidRDefault="7BE591DE" w:rsidP="466C3E73">
      <w:pPr>
        <w:rPr>
          <w:del w:id="242" w:author="Stacey Martin" w:date="2026-09-25T20:00:00Z" w16du:dateUtc="2026-09-26T00:00:00Z"/>
          <w:rFonts w:eastAsiaTheme="minorEastAsia"/>
          <w:sz w:val="28"/>
          <w:szCs w:val="28"/>
        </w:rPr>
      </w:pPr>
      <w:del w:id="243" w:author="Stacey Martin" w:date="2026-09-25T20:00:00Z" w16du:dateUtc="2026-09-26T00:00:00Z">
        <w:r w:rsidRPr="466C3E73">
          <w:rPr>
            <w:rFonts w:eastAsiaTheme="minorEastAsia"/>
            <w:b/>
            <w:bCs/>
            <w:sz w:val="28"/>
            <w:szCs w:val="28"/>
          </w:rPr>
          <w:delText xml:space="preserve">General Information: </w:delText>
        </w:r>
      </w:del>
    </w:p>
    <w:p w14:paraId="09450A9F" w14:textId="48B252C8" w:rsidR="7BE591DE" w:rsidRDefault="7BE591DE" w:rsidP="466C3E73">
      <w:pPr>
        <w:pStyle w:val="NoSpacing"/>
        <w:rPr>
          <w:del w:id="244" w:author="Stacey Martin" w:date="2026-09-25T20:00:00Z" w16du:dateUtc="2026-09-26T00:00:00Z"/>
          <w:rFonts w:eastAsiaTheme="minorEastAsia"/>
        </w:rPr>
      </w:pPr>
      <w:del w:id="245" w:author="Stacey Martin" w:date="2026-09-25T20:00:00Z" w16du:dateUtc="2026-09-26T00:00:00Z">
        <w:r w:rsidRPr="466C3E73">
          <w:rPr>
            <w:rFonts w:eastAsiaTheme="minorEastAsia"/>
          </w:rPr>
          <w:delText>Provide a brief history of your dressage experience, including within Pony Club, that can include training, instruction, competition record, levels at which you are riding, scores, certifications, national rankings, and awards. (Max 250 words)</w:delText>
        </w:r>
        <w:r>
          <w:br/>
        </w:r>
      </w:del>
    </w:p>
    <w:p w14:paraId="38E6B1D1" w14:textId="43A6D3FE" w:rsidR="7BE591DE" w:rsidRDefault="7BE591DE" w:rsidP="466C3E73">
      <w:pPr>
        <w:spacing w:after="240"/>
        <w:rPr>
          <w:del w:id="246" w:author="Stacey Martin" w:date="2026-09-25T20:00:00Z" w16du:dateUtc="2026-09-26T00:00:00Z"/>
          <w:rFonts w:eastAsiaTheme="minorEastAsia"/>
          <w:color w:val="000000" w:themeColor="text1"/>
          <w:sz w:val="24"/>
          <w:szCs w:val="24"/>
        </w:rPr>
      </w:pPr>
      <w:del w:id="247" w:author="Stacey Martin" w:date="2026-09-25T20:00:00Z" w16du:dateUtc="2026-09-26T00:00:00Z">
        <w:r w:rsidRPr="466C3E73">
          <w:rPr>
            <w:rFonts w:eastAsiaTheme="minorEastAsia"/>
            <w:color w:val="000000" w:themeColor="text1"/>
            <w:sz w:val="24"/>
            <w:szCs w:val="24"/>
          </w:rPr>
          <w:delText>What are your overall dressage goals? (Max 100 words)</w:delText>
        </w:r>
      </w:del>
    </w:p>
    <w:p w14:paraId="71CC6740" w14:textId="3FDCFBA6" w:rsidR="466C3E73" w:rsidRDefault="466C3E73" w:rsidP="466C3E73">
      <w:pPr>
        <w:spacing w:after="240"/>
        <w:rPr>
          <w:del w:id="248" w:author="Stacey Martin" w:date="2026-09-25T20:00:00Z" w16du:dateUtc="2026-09-26T00:00:00Z"/>
          <w:rFonts w:eastAsiaTheme="minorEastAsia"/>
          <w:b/>
          <w:bCs/>
          <w:color w:val="000000" w:themeColor="text1"/>
          <w:sz w:val="28"/>
          <w:szCs w:val="28"/>
        </w:rPr>
      </w:pPr>
    </w:p>
    <w:p w14:paraId="23962CC5" w14:textId="42ED6B84" w:rsidR="466C3E73" w:rsidRDefault="466C3E73" w:rsidP="466C3E73">
      <w:pPr>
        <w:spacing w:after="240"/>
        <w:rPr>
          <w:del w:id="249" w:author="Stacey Martin" w:date="2026-09-25T20:00:00Z" w16du:dateUtc="2026-09-26T00:00:00Z"/>
          <w:rFonts w:eastAsiaTheme="minorEastAsia"/>
          <w:b/>
          <w:bCs/>
          <w:color w:val="000000" w:themeColor="text1"/>
          <w:sz w:val="28"/>
          <w:szCs w:val="28"/>
        </w:rPr>
      </w:pPr>
    </w:p>
    <w:p w14:paraId="60A3A555" w14:textId="02EC6D9B" w:rsidR="7BE591DE" w:rsidRDefault="7BE591DE" w:rsidP="466C3E73">
      <w:pPr>
        <w:spacing w:after="240"/>
        <w:rPr>
          <w:del w:id="250" w:author="Stacey Martin" w:date="2026-09-25T20:00:00Z" w16du:dateUtc="2026-09-26T00:00:00Z"/>
          <w:rFonts w:eastAsiaTheme="minorEastAsia"/>
          <w:b/>
          <w:bCs/>
          <w:color w:val="000000" w:themeColor="text1"/>
          <w:sz w:val="28"/>
          <w:szCs w:val="28"/>
        </w:rPr>
      </w:pPr>
      <w:del w:id="251" w:author="Stacey Martin" w:date="2026-09-25T20:00:00Z" w16du:dateUtc="2026-09-26T00:00:00Z">
        <w:r w:rsidRPr="466C3E73">
          <w:rPr>
            <w:rFonts w:eastAsiaTheme="minorEastAsia"/>
            <w:b/>
            <w:bCs/>
            <w:color w:val="000000" w:themeColor="text1"/>
            <w:sz w:val="28"/>
            <w:szCs w:val="28"/>
          </w:rPr>
          <w:delText xml:space="preserve">Proposed Training/Educational Event: </w:delText>
        </w:r>
      </w:del>
    </w:p>
    <w:p w14:paraId="464BABE4" w14:textId="25D620F1" w:rsidR="7BE591DE" w:rsidRDefault="7BE591DE" w:rsidP="466C3E73">
      <w:pPr>
        <w:spacing w:after="240"/>
        <w:rPr>
          <w:del w:id="252" w:author="Stacey Martin" w:date="2026-09-25T20:00:00Z" w16du:dateUtc="2026-09-26T00:00:00Z"/>
          <w:rFonts w:eastAsiaTheme="minorEastAsia"/>
          <w:sz w:val="24"/>
          <w:szCs w:val="24"/>
        </w:rPr>
      </w:pPr>
      <w:del w:id="253" w:author="Stacey Martin" w:date="2026-09-25T20:00:00Z" w16du:dateUtc="2026-09-26T00:00:00Z">
        <w:r w:rsidRPr="466C3E73">
          <w:rPr>
            <w:rFonts w:eastAsiaTheme="minorEastAsia"/>
            <w:color w:val="000000" w:themeColor="text1"/>
            <w:sz w:val="24"/>
            <w:szCs w:val="24"/>
          </w:rPr>
          <w:delText xml:space="preserve">How do you plan to use the grant?  Include dates, locations, instructors and their credentials, etc. Training or events funded by this grant can start no sooner than two months after the application deadline date. </w:delText>
        </w:r>
        <w:r w:rsidRPr="466C3E73">
          <w:rPr>
            <w:rFonts w:eastAsiaTheme="minorEastAsia"/>
            <w:sz w:val="24"/>
            <w:szCs w:val="24"/>
          </w:rPr>
          <w:delText>(Max 250 words)</w:delText>
        </w:r>
      </w:del>
    </w:p>
    <w:p w14:paraId="4C041B8A" w14:textId="1008A3D7" w:rsidR="7BE591DE" w:rsidRDefault="7BE591DE" w:rsidP="466C3E73">
      <w:pPr>
        <w:tabs>
          <w:tab w:val="left" w:pos="1890"/>
        </w:tabs>
        <w:rPr>
          <w:del w:id="254" w:author="Stacey Martin" w:date="2026-09-25T20:00:00Z" w16du:dateUtc="2026-09-26T00:00:00Z"/>
          <w:rFonts w:eastAsiaTheme="minorEastAsia"/>
          <w:sz w:val="24"/>
          <w:szCs w:val="24"/>
        </w:rPr>
      </w:pPr>
      <w:del w:id="255" w:author="Stacey Martin" w:date="2026-09-25T20:00:00Z" w16du:dateUtc="2026-09-26T00:00:00Z">
        <w:r w:rsidRPr="466C3E73">
          <w:rPr>
            <w:rFonts w:eastAsiaTheme="minorEastAsia"/>
            <w:sz w:val="24"/>
            <w:szCs w:val="24"/>
          </w:rPr>
          <w:delText>With this training plan, what do you specifically hope to achieve? (Max 100 words)</w:delText>
        </w:r>
      </w:del>
    </w:p>
    <w:p w14:paraId="1B1FE817" w14:textId="353BCE41" w:rsidR="7BE591DE" w:rsidRDefault="7BE591DE" w:rsidP="466C3E73">
      <w:pPr>
        <w:spacing w:after="240"/>
        <w:rPr>
          <w:del w:id="256" w:author="Stacey Martin" w:date="2026-09-25T20:00:00Z" w16du:dateUtc="2026-09-26T00:00:00Z"/>
          <w:rFonts w:eastAsiaTheme="minorEastAsia"/>
          <w:b/>
          <w:bCs/>
          <w:color w:val="000000" w:themeColor="text1"/>
          <w:sz w:val="28"/>
          <w:szCs w:val="28"/>
        </w:rPr>
      </w:pPr>
      <w:del w:id="257" w:author="Stacey Martin" w:date="2026-09-25T20:00:00Z" w16du:dateUtc="2026-09-26T00:00:00Z">
        <w:r w:rsidRPr="466C3E73">
          <w:rPr>
            <w:rFonts w:eastAsiaTheme="minorEastAsia"/>
            <w:b/>
            <w:bCs/>
            <w:color w:val="000000" w:themeColor="text1"/>
            <w:sz w:val="28"/>
            <w:szCs w:val="28"/>
          </w:rPr>
          <w:delText xml:space="preserve">Community Involvement: </w:delText>
        </w:r>
      </w:del>
    </w:p>
    <w:p w14:paraId="45E95125" w14:textId="4A2008B9" w:rsidR="7BE591DE" w:rsidRDefault="7BE591DE" w:rsidP="466C3E73">
      <w:pPr>
        <w:spacing w:after="240"/>
        <w:rPr>
          <w:del w:id="258" w:author="Stacey Martin" w:date="2026-09-25T20:00:00Z" w16du:dateUtc="2026-09-26T00:00:00Z"/>
          <w:rFonts w:eastAsiaTheme="minorEastAsia"/>
          <w:sz w:val="24"/>
          <w:szCs w:val="24"/>
        </w:rPr>
      </w:pPr>
      <w:del w:id="259" w:author="Stacey Martin" w:date="2026-09-25T20:00:00Z" w16du:dateUtc="2026-09-26T00:00:00Z">
        <w:r w:rsidRPr="466C3E73">
          <w:rPr>
            <w:rFonts w:eastAsiaTheme="minorEastAsia"/>
            <w:color w:val="000000" w:themeColor="text1"/>
            <w:sz w:val="24"/>
            <w:szCs w:val="24"/>
          </w:rPr>
          <w:delText xml:space="preserve">In what ways have you been involved in your local dressage community? Examples include hosting open clinics, donating time/resources, volunteer work, etc. </w:delText>
        </w:r>
        <w:r w:rsidRPr="466C3E73">
          <w:rPr>
            <w:rFonts w:eastAsiaTheme="minorEastAsia"/>
            <w:sz w:val="24"/>
            <w:szCs w:val="24"/>
          </w:rPr>
          <w:delText>(Max 100 words) </w:delText>
        </w:r>
      </w:del>
    </w:p>
    <w:p w14:paraId="70BF3EA3" w14:textId="1BEC7645" w:rsidR="7BE591DE" w:rsidRDefault="7BE591DE" w:rsidP="466C3E73">
      <w:pPr>
        <w:pStyle w:val="Heading5"/>
        <w:keepNext/>
        <w:keepLines/>
        <w:spacing w:before="0" w:beforeAutospacing="0" w:after="240" w:afterAutospacing="0"/>
        <w:rPr>
          <w:del w:id="260" w:author="Stacey Martin" w:date="2026-09-25T20:00:00Z" w16du:dateUtc="2026-09-26T00:00:00Z"/>
          <w:rFonts w:asciiTheme="minorHAnsi" w:eastAsiaTheme="minorEastAsia" w:hAnsiTheme="minorHAnsi" w:cstheme="minorBidi"/>
          <w:color w:val="000000" w:themeColor="text1"/>
          <w:sz w:val="28"/>
          <w:szCs w:val="28"/>
        </w:rPr>
      </w:pPr>
      <w:del w:id="261" w:author="Stacey Martin" w:date="2026-09-25T20:00:00Z" w16du:dateUtc="2026-09-26T00:00:00Z">
        <w:r w:rsidRPr="466C3E73">
          <w:rPr>
            <w:rFonts w:asciiTheme="minorHAnsi" w:eastAsiaTheme="minorEastAsia" w:hAnsiTheme="minorHAnsi" w:cstheme="minorBidi"/>
            <w:color w:val="000000" w:themeColor="text1"/>
            <w:sz w:val="28"/>
            <w:szCs w:val="28"/>
          </w:rPr>
          <w:delText>Specific Grant Fund Question:</w:delText>
        </w:r>
      </w:del>
    </w:p>
    <w:p w14:paraId="5CCC2B59" w14:textId="00A9EFB6" w:rsidR="7BE591DE" w:rsidRDefault="7BE591DE" w:rsidP="466C3E73">
      <w:pPr>
        <w:pStyle w:val="Heading5"/>
        <w:keepNext/>
        <w:keepLines/>
        <w:spacing w:before="0" w:beforeAutospacing="0" w:after="240" w:afterAutospacing="0"/>
        <w:rPr>
          <w:del w:id="262" w:author="Stacey Martin" w:date="2026-09-25T20:00:00Z" w16du:dateUtc="2026-09-26T00:00:00Z"/>
          <w:rFonts w:asciiTheme="minorHAnsi" w:eastAsiaTheme="minorEastAsia" w:hAnsiTheme="minorHAnsi" w:cstheme="minorBidi"/>
          <w:b w:val="0"/>
          <w:bCs w:val="0"/>
          <w:sz w:val="24"/>
          <w:szCs w:val="24"/>
        </w:rPr>
      </w:pPr>
      <w:del w:id="263" w:author="Stacey Martin" w:date="2026-09-25T20:00:00Z" w16du:dateUtc="2026-09-26T00:00:00Z">
        <w:r w:rsidRPr="466C3E73">
          <w:rPr>
            <w:rFonts w:asciiTheme="minorHAnsi" w:eastAsiaTheme="minorEastAsia" w:hAnsiTheme="minorHAnsi" w:cstheme="minorBidi"/>
            <w:b w:val="0"/>
            <w:bCs w:val="0"/>
            <w:sz w:val="24"/>
            <w:szCs w:val="24"/>
          </w:rPr>
          <w:delText>What has being a member of the Pony Club meant to you? (Max 100 words)</w:delText>
        </w:r>
      </w:del>
    </w:p>
    <w:p w14:paraId="49DEA904" w14:textId="559D4E2F" w:rsidR="7BE591DE" w:rsidRDefault="7BE591DE" w:rsidP="466C3E73">
      <w:pPr>
        <w:pStyle w:val="Heading5"/>
        <w:keepNext/>
        <w:keepLines/>
        <w:spacing w:before="0" w:beforeAutospacing="0" w:after="240" w:afterAutospacing="0"/>
        <w:rPr>
          <w:del w:id="264" w:author="Stacey Martin" w:date="2026-09-25T20:00:00Z" w16du:dateUtc="2026-09-26T00:00:00Z"/>
          <w:rFonts w:asciiTheme="minorHAnsi" w:eastAsiaTheme="minorEastAsia" w:hAnsiTheme="minorHAnsi" w:cstheme="minorBidi"/>
          <w:color w:val="000000" w:themeColor="text1"/>
          <w:sz w:val="28"/>
          <w:szCs w:val="28"/>
        </w:rPr>
      </w:pPr>
      <w:del w:id="265" w:author="Stacey Martin" w:date="2026-09-25T20:00:00Z" w16du:dateUtc="2026-09-26T00:00:00Z">
        <w:r w:rsidRPr="466C3E73">
          <w:rPr>
            <w:rFonts w:asciiTheme="minorHAnsi" w:eastAsiaTheme="minorEastAsia" w:hAnsiTheme="minorHAnsi" w:cstheme="minorBidi"/>
            <w:color w:val="000000" w:themeColor="text1"/>
            <w:sz w:val="28"/>
            <w:szCs w:val="28"/>
          </w:rPr>
          <w:delText>Financial Information:</w:delText>
        </w:r>
      </w:del>
    </w:p>
    <w:p w14:paraId="6A110F67" w14:textId="252323B1" w:rsidR="7BE591DE" w:rsidRDefault="7BE591DE" w:rsidP="466C3E73">
      <w:pPr>
        <w:pStyle w:val="Heading5"/>
        <w:keepNext/>
        <w:keepLines/>
        <w:spacing w:before="0" w:beforeAutospacing="0" w:after="240" w:afterAutospacing="0"/>
        <w:rPr>
          <w:del w:id="266" w:author="Stacey Martin" w:date="2026-09-25T20:00:00Z" w16du:dateUtc="2026-09-26T00:00:00Z"/>
          <w:rFonts w:asciiTheme="minorHAnsi" w:eastAsiaTheme="minorEastAsia" w:hAnsiTheme="minorHAnsi" w:cstheme="minorBidi"/>
          <w:b w:val="0"/>
          <w:bCs w:val="0"/>
          <w:sz w:val="24"/>
          <w:szCs w:val="24"/>
        </w:rPr>
      </w:pPr>
      <w:del w:id="267" w:author="Stacey Martin" w:date="2026-09-25T20:00:00Z" w16du:dateUtc="2026-09-26T00:00:00Z">
        <w:r w:rsidRPr="466C3E73">
          <w:rPr>
            <w:rFonts w:asciiTheme="minorHAnsi" w:eastAsiaTheme="minorEastAsia" w:hAnsiTheme="minorHAnsi" w:cstheme="minorBidi"/>
            <w:b w:val="0"/>
            <w:bCs w:val="0"/>
            <w:sz w:val="24"/>
            <w:szCs w:val="24"/>
          </w:rPr>
          <w:delText xml:space="preserve">Provide a detailed budget of how you plan to use the grant.  </w:delText>
        </w:r>
      </w:del>
    </w:p>
    <w:p w14:paraId="7769FC97" w14:textId="3360ED2D" w:rsidR="7BE591DE" w:rsidRDefault="7BE591DE" w:rsidP="466C3E73">
      <w:pPr>
        <w:pStyle w:val="Heading5"/>
        <w:tabs>
          <w:tab w:val="left" w:pos="1890"/>
        </w:tabs>
        <w:spacing w:before="0" w:beforeAutospacing="0" w:after="240" w:afterAutospacing="0"/>
        <w:rPr>
          <w:del w:id="268" w:author="Stacey Martin" w:date="2026-09-25T20:00:00Z" w16du:dateUtc="2026-09-26T00:00:00Z"/>
          <w:rFonts w:asciiTheme="minorHAnsi" w:eastAsiaTheme="minorEastAsia" w:hAnsiTheme="minorHAnsi" w:cstheme="minorBidi"/>
          <w:b w:val="0"/>
          <w:bCs w:val="0"/>
          <w:sz w:val="24"/>
          <w:szCs w:val="24"/>
        </w:rPr>
      </w:pPr>
      <w:del w:id="269" w:author="Stacey Martin" w:date="2026-09-25T20:00:00Z" w16du:dateUtc="2026-09-26T00:00:00Z">
        <w:r w:rsidRPr="466C3E73">
          <w:rPr>
            <w:rFonts w:asciiTheme="minorHAnsi" w:eastAsiaTheme="minorEastAsia" w:hAnsiTheme="minorHAnsi" w:cstheme="minorBidi"/>
            <w:b w:val="0"/>
            <w:bCs w:val="0"/>
            <w:sz w:val="24"/>
            <w:szCs w:val="24"/>
          </w:rPr>
          <w:delText>What current and past financial assistance/sponsorship have you received, including grants or awards from The Dressage Foundation?</w:delText>
        </w:r>
      </w:del>
    </w:p>
    <w:p w14:paraId="729DFFCE" w14:textId="5BCEF493" w:rsidR="7BE591DE" w:rsidRDefault="7BE591DE" w:rsidP="466C3E73">
      <w:pPr>
        <w:pStyle w:val="Heading5"/>
        <w:spacing w:before="0" w:beforeAutospacing="0" w:after="240" w:afterAutospacing="0"/>
        <w:rPr>
          <w:del w:id="270" w:author="Stacey Martin" w:date="2026-09-25T20:00:00Z" w16du:dateUtc="2026-09-26T00:00:00Z"/>
          <w:rFonts w:asciiTheme="minorHAnsi" w:eastAsiaTheme="minorEastAsia" w:hAnsiTheme="minorHAnsi" w:cstheme="minorBidi"/>
          <w:color w:val="000000" w:themeColor="text1"/>
          <w:sz w:val="28"/>
          <w:szCs w:val="28"/>
        </w:rPr>
      </w:pPr>
      <w:del w:id="271" w:author="Stacey Martin" w:date="2026-09-25T20:00:00Z" w16du:dateUtc="2026-09-26T00:00:00Z">
        <w:r w:rsidRPr="466C3E73">
          <w:rPr>
            <w:rFonts w:asciiTheme="minorHAnsi" w:eastAsiaTheme="minorEastAsia" w:hAnsiTheme="minorHAnsi" w:cstheme="minorBidi"/>
            <w:color w:val="000000" w:themeColor="text1"/>
            <w:sz w:val="28"/>
            <w:szCs w:val="28"/>
          </w:rPr>
          <w:delText>Recommendation Letter:</w:delText>
        </w:r>
      </w:del>
    </w:p>
    <w:p w14:paraId="2AFE8257" w14:textId="5580549F" w:rsidR="7BE591DE" w:rsidRDefault="7BE591DE" w:rsidP="466C3E73">
      <w:pPr>
        <w:tabs>
          <w:tab w:val="left" w:pos="1890"/>
        </w:tabs>
        <w:rPr>
          <w:del w:id="272" w:author="Stacey Martin" w:date="2026-09-25T20:00:00Z" w16du:dateUtc="2026-09-26T00:00:00Z"/>
          <w:rFonts w:eastAsiaTheme="minorEastAsia"/>
          <w:sz w:val="24"/>
          <w:szCs w:val="24"/>
        </w:rPr>
      </w:pPr>
      <w:del w:id="273" w:author="Stacey Martin" w:date="2026-09-25T20:00:00Z" w16du:dateUtc="2026-09-26T00:00:00Z">
        <w:r w:rsidRPr="466C3E73">
          <w:rPr>
            <w:rFonts w:eastAsiaTheme="minorEastAsia"/>
            <w:sz w:val="24"/>
            <w:szCs w:val="24"/>
          </w:rPr>
          <w:delText>Attach one letter of recommendation. The letter should speak to your desire to continue your dressage education.</w:delText>
        </w:r>
      </w:del>
    </w:p>
    <w:p w14:paraId="579C6455" w14:textId="020CD154" w:rsidR="7BE591DE" w:rsidRDefault="7BE591DE" w:rsidP="00322B53">
      <w:pPr>
        <w:spacing w:after="0"/>
        <w:rPr>
          <w:sz w:val="32"/>
          <w:u w:val="single"/>
          <w:rPrChange w:id="274" w:author="Stacey Martin" w:date="2026-09-25T20:00:00Z" w16du:dateUtc="2026-09-26T00:00:00Z">
            <w:rPr>
              <w:rFonts w:asciiTheme="minorHAnsi" w:eastAsiaTheme="minorEastAsia" w:hAnsiTheme="minorHAnsi" w:cstheme="minorBidi"/>
              <w:color w:val="000000" w:themeColor="text1"/>
              <w:sz w:val="28"/>
              <w:szCs w:val="28"/>
            </w:rPr>
          </w:rPrChange>
        </w:rPr>
        <w:pPrChange w:id="275" w:author="Stacey Martin" w:date="2026-09-25T20:00:00Z" w16du:dateUtc="2026-09-26T00:00:00Z">
          <w:pPr>
            <w:pStyle w:val="Heading5"/>
            <w:spacing w:before="0" w:beforeAutospacing="0" w:after="240" w:afterAutospacing="0"/>
          </w:pPr>
        </w:pPrChange>
      </w:pPr>
      <w:r>
        <w:rPr>
          <w:sz w:val="32"/>
          <w:rPrChange w:id="276" w:author="Stacey Martin" w:date="2026-09-25T20:00:00Z" w16du:dateUtc="2026-09-26T00:00:00Z">
            <w:rPr>
              <w:rFonts w:asciiTheme="minorHAnsi" w:eastAsiaTheme="minorEastAsia" w:hAnsiTheme="minorHAnsi" w:cstheme="minorBidi"/>
              <w:color w:val="000000" w:themeColor="text1"/>
              <w:sz w:val="28"/>
              <w:szCs w:val="28"/>
            </w:rPr>
          </w:rPrChange>
        </w:rPr>
        <w:t>Signature</w:t>
      </w:r>
      <w:ins w:id="277" w:author="Stacey Martin" w:date="2026-09-25T20:00:00Z" w16du:dateUtc="2026-09-26T00:00:00Z">
        <w:r w:rsidR="00C52589">
          <w:rPr>
            <w:rFonts w:cstheme="minorHAnsi"/>
            <w:sz w:val="32"/>
            <w:szCs w:val="32"/>
          </w:rPr>
          <w:t>):</w:t>
        </w:r>
        <w:r w:rsidR="00C52589">
          <w:rPr>
            <w:rFonts w:cstheme="minorHAnsi"/>
            <w:sz w:val="32"/>
            <w:szCs w:val="32"/>
          </w:rPr>
          <w:tab/>
        </w:r>
        <w:r w:rsidR="00C52589">
          <w:rPr>
            <w:rFonts w:cstheme="minorHAnsi"/>
            <w:sz w:val="32"/>
            <w:szCs w:val="32"/>
            <w:u w:val="single"/>
          </w:rPr>
          <w:tab/>
        </w:r>
        <w:r w:rsidR="00C52589">
          <w:rPr>
            <w:rFonts w:cstheme="minorHAnsi"/>
            <w:sz w:val="32"/>
            <w:szCs w:val="32"/>
            <w:u w:val="single"/>
          </w:rPr>
          <w:tab/>
        </w:r>
        <w:r w:rsidR="00C52589">
          <w:rPr>
            <w:rFonts w:cstheme="minorHAnsi"/>
            <w:sz w:val="32"/>
            <w:szCs w:val="32"/>
            <w:u w:val="single"/>
          </w:rPr>
          <w:tab/>
        </w:r>
        <w:r w:rsidR="00C52589">
          <w:rPr>
            <w:rFonts w:cstheme="minorHAnsi"/>
            <w:sz w:val="32"/>
            <w:szCs w:val="32"/>
            <w:u w:val="single"/>
          </w:rPr>
          <w:tab/>
        </w:r>
        <w:r w:rsidR="00C52589">
          <w:rPr>
            <w:rFonts w:cstheme="minorHAnsi"/>
            <w:sz w:val="32"/>
            <w:szCs w:val="32"/>
            <w:u w:val="single"/>
          </w:rPr>
          <w:tab/>
        </w:r>
        <w:r w:rsidR="00C52589">
          <w:rPr>
            <w:rFonts w:cstheme="minorHAnsi"/>
            <w:sz w:val="32"/>
            <w:szCs w:val="32"/>
            <w:u w:val="single"/>
          </w:rPr>
          <w:tab/>
        </w:r>
        <w:r w:rsidR="00C52589">
          <w:rPr>
            <w:rFonts w:cstheme="minorHAnsi"/>
            <w:sz w:val="32"/>
            <w:szCs w:val="32"/>
            <w:u w:val="single"/>
          </w:rPr>
          <w:tab/>
        </w:r>
        <w:r w:rsidR="00C52589">
          <w:rPr>
            <w:rFonts w:cstheme="minorHAnsi"/>
            <w:sz w:val="32"/>
            <w:szCs w:val="32"/>
            <w:u w:val="single"/>
          </w:rPr>
          <w:tab/>
        </w:r>
      </w:ins>
      <w:del w:id="278" w:author="Stacey Martin" w:date="2026-09-25T20:00:00Z" w16du:dateUtc="2026-09-26T00:00:00Z">
        <w:r w:rsidRPr="466C3E73">
          <w:rPr>
            <w:rFonts w:eastAsiaTheme="minorEastAsia"/>
            <w:b/>
            <w:bCs/>
            <w:color w:val="000000" w:themeColor="text1"/>
            <w:sz w:val="28"/>
            <w:szCs w:val="28"/>
          </w:rPr>
          <w:delText xml:space="preserve"> Page: </w:delText>
        </w:r>
      </w:del>
    </w:p>
    <w:p w14:paraId="506E4DB7" w14:textId="67106BFF" w:rsidR="00C52589" w:rsidRDefault="00C52589" w:rsidP="00322B53">
      <w:pPr>
        <w:spacing w:after="0"/>
        <w:rPr>
          <w:ins w:id="279" w:author="Stacey Martin" w:date="2026-09-25T20:00:00Z" w16du:dateUtc="2026-09-26T00:00:00Z"/>
          <w:rFonts w:cstheme="minorHAnsi"/>
          <w:sz w:val="32"/>
          <w:szCs w:val="32"/>
        </w:rPr>
      </w:pPr>
    </w:p>
    <w:p w14:paraId="7C0C093F" w14:textId="6455896C" w:rsidR="00C52589" w:rsidRDefault="00C52589" w:rsidP="00322B53">
      <w:pPr>
        <w:spacing w:after="0"/>
        <w:rPr>
          <w:ins w:id="280" w:author="Stacey Martin" w:date="2026-09-25T20:00:00Z" w16du:dateUtc="2026-09-26T00:00:00Z"/>
          <w:rFonts w:cstheme="minorHAnsi"/>
          <w:sz w:val="32"/>
          <w:szCs w:val="32"/>
        </w:rPr>
      </w:pPr>
      <w:ins w:id="281" w:author="Stacey Martin" w:date="2026-09-25T20:00:00Z" w16du:dateUtc="2026-09-26T00:00:00Z">
        <w:r>
          <w:rPr>
            <w:rFonts w:cstheme="minorHAnsi"/>
            <w:sz w:val="32"/>
            <w:szCs w:val="32"/>
          </w:rPr>
          <w:t xml:space="preserve">DATE:  </w:t>
        </w:r>
        <w:r>
          <w:rPr>
            <w:rFonts w:cstheme="minorHAnsi"/>
            <w:sz w:val="32"/>
            <w:szCs w:val="32"/>
            <w:u w:val="single"/>
          </w:rPr>
          <w:tab/>
        </w:r>
        <w:r>
          <w:rPr>
            <w:rFonts w:cstheme="minorHAnsi"/>
            <w:sz w:val="32"/>
            <w:szCs w:val="32"/>
            <w:u w:val="single"/>
          </w:rPr>
          <w:tab/>
        </w:r>
        <w:r>
          <w:rPr>
            <w:rFonts w:cstheme="minorHAnsi"/>
            <w:sz w:val="32"/>
            <w:szCs w:val="32"/>
            <w:u w:val="single"/>
          </w:rPr>
          <w:tab/>
        </w:r>
        <w:r>
          <w:rPr>
            <w:rFonts w:cstheme="minorHAnsi"/>
            <w:sz w:val="32"/>
            <w:szCs w:val="32"/>
            <w:u w:val="single"/>
          </w:rPr>
          <w:tab/>
        </w:r>
        <w:r>
          <w:rPr>
            <w:rFonts w:cstheme="minorHAnsi"/>
            <w:sz w:val="32"/>
            <w:szCs w:val="32"/>
            <w:u w:val="single"/>
          </w:rPr>
          <w:tab/>
        </w:r>
        <w:r>
          <w:rPr>
            <w:rFonts w:cstheme="minorHAnsi"/>
            <w:sz w:val="32"/>
            <w:szCs w:val="32"/>
            <w:u w:val="single"/>
          </w:rPr>
          <w:tab/>
        </w:r>
      </w:ins>
    </w:p>
    <w:p w14:paraId="4085D950" w14:textId="69EEAD2C" w:rsidR="00C52589" w:rsidRDefault="00C52589" w:rsidP="00322B53">
      <w:pPr>
        <w:spacing w:after="0"/>
        <w:rPr>
          <w:ins w:id="282" w:author="Stacey Martin" w:date="2026-09-25T20:00:00Z" w16du:dateUtc="2026-09-26T00:00:00Z"/>
          <w:rFonts w:cstheme="minorHAnsi"/>
          <w:sz w:val="32"/>
          <w:szCs w:val="32"/>
        </w:rPr>
      </w:pPr>
    </w:p>
    <w:p w14:paraId="04766C65" w14:textId="4E291863" w:rsidR="00C52589" w:rsidRDefault="00C52589" w:rsidP="00322B53">
      <w:pPr>
        <w:spacing w:after="0"/>
        <w:rPr>
          <w:ins w:id="283" w:author="Stacey Martin" w:date="2026-09-25T20:00:00Z" w16du:dateUtc="2026-09-26T00:00:00Z"/>
          <w:rFonts w:cstheme="minorHAnsi"/>
          <w:sz w:val="32"/>
          <w:szCs w:val="32"/>
        </w:rPr>
      </w:pPr>
    </w:p>
    <w:p w14:paraId="19996290" w14:textId="2C66E490" w:rsidR="00C52589" w:rsidRDefault="00C52589" w:rsidP="00322B53">
      <w:pPr>
        <w:spacing w:after="0"/>
        <w:rPr>
          <w:ins w:id="284" w:author="Stacey Martin" w:date="2026-09-25T20:00:00Z" w16du:dateUtc="2026-09-26T00:00:00Z"/>
          <w:rFonts w:cstheme="minorHAnsi"/>
          <w:sz w:val="32"/>
          <w:szCs w:val="32"/>
        </w:rPr>
      </w:pPr>
    </w:p>
    <w:p w14:paraId="0F9F2739" w14:textId="59E7A6E8" w:rsidR="7BE591DE" w:rsidRDefault="00C52589" w:rsidP="466C3E73">
      <w:pPr>
        <w:tabs>
          <w:tab w:val="left" w:pos="1890"/>
        </w:tabs>
        <w:rPr>
          <w:del w:id="285" w:author="Stacey Martin" w:date="2026-09-25T20:00:00Z" w16du:dateUtc="2026-09-26T00:00:00Z"/>
          <w:rFonts w:eastAsiaTheme="minorEastAsia"/>
          <w:sz w:val="24"/>
          <w:szCs w:val="24"/>
        </w:rPr>
      </w:pPr>
      <w:ins w:id="286" w:author="Stacey Martin" w:date="2026-09-25T20:00:00Z" w16du:dateUtc="2026-09-26T00:00:00Z">
        <w:r w:rsidRPr="00C52589">
          <w:rPr>
            <w:rFonts w:cstheme="minorHAnsi"/>
            <w:sz w:val="28"/>
            <w:szCs w:val="28"/>
          </w:rPr>
          <w:t xml:space="preserve">Additional supporting documents can be submitted with the </w:t>
        </w:r>
        <w:r w:rsidR="006F3E0C">
          <w:rPr>
            <w:rFonts w:cstheme="minorHAnsi"/>
            <w:sz w:val="28"/>
            <w:szCs w:val="28"/>
          </w:rPr>
          <w:t>proposal request</w:t>
        </w:r>
        <w:r w:rsidRPr="00C52589">
          <w:rPr>
            <w:rFonts w:cstheme="minorHAnsi"/>
            <w:sz w:val="28"/>
            <w:szCs w:val="28"/>
          </w:rPr>
          <w:t>.</w:t>
        </w:r>
      </w:ins>
      <w:del w:id="287" w:author="Stacey Martin" w:date="2026-09-25T20:00:00Z" w16du:dateUtc="2026-09-26T00:00:00Z">
        <w:r w:rsidR="7BE591DE" w:rsidRPr="466C3E73">
          <w:rPr>
            <w:rFonts w:eastAsiaTheme="minorEastAsia"/>
            <w:sz w:val="24"/>
            <w:szCs w:val="24"/>
          </w:rPr>
          <w:delText xml:space="preserve">Download and sign where indicated on the Signature Page. </w:delText>
        </w:r>
      </w:del>
    </w:p>
    <w:p w14:paraId="4E89C521" w14:textId="43179AF6" w:rsidR="7BE591DE" w:rsidRDefault="7BE591DE" w:rsidP="466C3E73">
      <w:pPr>
        <w:pStyle w:val="Heading5"/>
        <w:spacing w:before="0" w:beforeAutospacing="0" w:after="240" w:afterAutospacing="0"/>
        <w:rPr>
          <w:del w:id="288" w:author="Stacey Martin" w:date="2026-09-25T20:00:00Z" w16du:dateUtc="2026-09-26T00:00:00Z"/>
          <w:rFonts w:asciiTheme="minorHAnsi" w:eastAsiaTheme="minorEastAsia" w:hAnsiTheme="minorHAnsi" w:cstheme="minorBidi"/>
          <w:color w:val="000000" w:themeColor="text1"/>
          <w:sz w:val="28"/>
          <w:szCs w:val="28"/>
        </w:rPr>
      </w:pPr>
      <w:del w:id="289" w:author="Stacey Martin" w:date="2026-09-25T20:00:00Z" w16du:dateUtc="2026-09-26T00:00:00Z">
        <w:r w:rsidRPr="466C3E73">
          <w:rPr>
            <w:rFonts w:asciiTheme="minorHAnsi" w:eastAsiaTheme="minorEastAsia" w:hAnsiTheme="minorHAnsi" w:cstheme="minorBidi"/>
            <w:color w:val="000000" w:themeColor="text1"/>
            <w:sz w:val="28"/>
            <w:szCs w:val="28"/>
          </w:rPr>
          <w:delText xml:space="preserve">Important Notes: </w:delText>
        </w:r>
      </w:del>
    </w:p>
    <w:p w14:paraId="3C5FFD6B" w14:textId="7271F106" w:rsidR="7BE591DE" w:rsidRDefault="7BE591DE" w:rsidP="466C3E73">
      <w:pPr>
        <w:spacing w:after="300"/>
        <w:rPr>
          <w:del w:id="290" w:author="Stacey Martin" w:date="2026-09-25T20:00:00Z" w16du:dateUtc="2026-09-26T00:00:00Z"/>
          <w:rFonts w:eastAsiaTheme="minorEastAsia"/>
          <w:color w:val="000000" w:themeColor="text1"/>
          <w:sz w:val="24"/>
          <w:szCs w:val="24"/>
        </w:rPr>
      </w:pPr>
      <w:del w:id="291" w:author="Stacey Martin" w:date="2026-09-25T20:00:00Z" w16du:dateUtc="2026-09-26T00:00:00Z">
        <w:r w:rsidRPr="466C3E73">
          <w:rPr>
            <w:rFonts w:eastAsiaTheme="minorEastAsia"/>
            <w:color w:val="000000" w:themeColor="text1"/>
            <w:sz w:val="24"/>
            <w:szCs w:val="24"/>
          </w:rPr>
          <w:delText>You will be notified that the application has been received within two business days. If you do not receive email confirmation (please check your spam folder!) that your application has been received, call our office at (402) 434-8585.  Additionally, if you have any questions regarding the application, feel free to contact us. After the grant committee has made its final decision, all applicants will be notified. Thank you!</w:delText>
        </w:r>
      </w:del>
    </w:p>
    <w:p w14:paraId="4C0359C3" w14:textId="6E4CDE2F" w:rsidR="466C3E73" w:rsidRPr="00C52589" w:rsidRDefault="466C3E73" w:rsidP="00322B53">
      <w:pPr>
        <w:spacing w:after="0"/>
        <w:rPr>
          <w:sz w:val="28"/>
          <w:rPrChange w:id="292" w:author="Stacey Martin" w:date="2026-09-25T20:00:00Z" w16du:dateUtc="2026-09-26T00:00:00Z">
            <w:rPr>
              <w:rFonts w:asciiTheme="minorHAnsi" w:eastAsiaTheme="minorEastAsia" w:hAnsiTheme="minorHAnsi" w:cstheme="minorBidi"/>
            </w:rPr>
          </w:rPrChange>
        </w:rPr>
        <w:pPrChange w:id="293" w:author="Stacey Martin" w:date="2026-09-25T20:00:00Z" w16du:dateUtc="2026-09-26T00:00:00Z">
          <w:pPr>
            <w:pStyle w:val="paragraph"/>
          </w:pPr>
        </w:pPrChange>
      </w:pPr>
    </w:p>
    <w:sectPr w:rsidR="466C3E73" w:rsidRPr="00C52589" w:rsidSect="00EA442C">
      <w:pgSz w:w="12240" w:h="15840"/>
      <w:pgMar w:top="1440" w:right="1440" w:bottom="864" w:left="1440" w:header="720" w:footer="720" w:gutter="0"/>
      <w:cols w:space="720"/>
      <w:docGrid w:linePitch="360"/>
      <w:sectPrChange w:id="294" w:author="Stacey Martin" w:date="2026-09-25T20:00:00Z" w16du:dateUtc="2026-09-26T00:00:00Z">
        <w:sectPr w:rsidR="466C3E73" w:rsidRPr="00C52589" w:rsidSect="00EA442C">
          <w:pgMar w:top="1440" w:right="1440" w:bottom="1440" w:left="1440" w:header="720" w:footer="720" w:gutter="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Bell MT">
    <w:panose1 w:val="02020503060305020303"/>
    <w:charset w:val="4D"/>
    <w:family w:val="roman"/>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CB77DBC"/>
    <w:multiLevelType w:val="hybridMultilevel"/>
    <w:tmpl w:val="D3248A0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E0D4524"/>
    <w:multiLevelType w:val="hybridMultilevel"/>
    <w:tmpl w:val="72EE7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CC6EB3"/>
    <w:multiLevelType w:val="multilevel"/>
    <w:tmpl w:val="0BAAE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06D3566"/>
    <w:multiLevelType w:val="multilevel"/>
    <w:tmpl w:val="8B746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18A578F"/>
    <w:multiLevelType w:val="multilevel"/>
    <w:tmpl w:val="954CF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4575B70"/>
    <w:multiLevelType w:val="multilevel"/>
    <w:tmpl w:val="20723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D413AA"/>
    <w:multiLevelType w:val="multilevel"/>
    <w:tmpl w:val="2684E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84B4A6F"/>
    <w:multiLevelType w:val="multilevel"/>
    <w:tmpl w:val="B7C8E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8735644"/>
    <w:multiLevelType w:val="multilevel"/>
    <w:tmpl w:val="7BDAB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7BB02C0"/>
    <w:multiLevelType w:val="multilevel"/>
    <w:tmpl w:val="412238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26C221E"/>
    <w:multiLevelType w:val="multilevel"/>
    <w:tmpl w:val="3E36181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4653866"/>
    <w:multiLevelType w:val="multilevel"/>
    <w:tmpl w:val="A6AEE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6475774"/>
    <w:multiLevelType w:val="multilevel"/>
    <w:tmpl w:val="726C1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15098670">
    <w:abstractNumId w:val="4"/>
  </w:num>
  <w:num w:numId="2" w16cid:durableId="901217984">
    <w:abstractNumId w:val="11"/>
  </w:num>
  <w:num w:numId="3" w16cid:durableId="42097415">
    <w:abstractNumId w:val="6"/>
  </w:num>
  <w:num w:numId="4" w16cid:durableId="1692292769">
    <w:abstractNumId w:val="12"/>
  </w:num>
  <w:num w:numId="5" w16cid:durableId="500895617">
    <w:abstractNumId w:val="3"/>
  </w:num>
  <w:num w:numId="6" w16cid:durableId="836728665">
    <w:abstractNumId w:val="8"/>
  </w:num>
  <w:num w:numId="7" w16cid:durableId="1619334569">
    <w:abstractNumId w:val="5"/>
  </w:num>
  <w:num w:numId="8" w16cid:durableId="1262688788">
    <w:abstractNumId w:val="9"/>
  </w:num>
  <w:num w:numId="9" w16cid:durableId="1567301325">
    <w:abstractNumId w:val="10"/>
  </w:num>
  <w:num w:numId="10" w16cid:durableId="59445884">
    <w:abstractNumId w:val="2"/>
  </w:num>
  <w:num w:numId="11" w16cid:durableId="539171920">
    <w:abstractNumId w:val="7"/>
  </w:num>
  <w:num w:numId="12" w16cid:durableId="993336504">
    <w:abstractNumId w:val="0"/>
  </w:num>
  <w:num w:numId="13" w16cid:durableId="1770391249">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58A"/>
    <w:rsid w:val="000F2B73"/>
    <w:rsid w:val="001D2F65"/>
    <w:rsid w:val="001E1858"/>
    <w:rsid w:val="001E52CA"/>
    <w:rsid w:val="001F4BA6"/>
    <w:rsid w:val="002068FA"/>
    <w:rsid w:val="0025025A"/>
    <w:rsid w:val="00272C23"/>
    <w:rsid w:val="00273390"/>
    <w:rsid w:val="00293896"/>
    <w:rsid w:val="002B4987"/>
    <w:rsid w:val="00300420"/>
    <w:rsid w:val="00322B53"/>
    <w:rsid w:val="00341A4A"/>
    <w:rsid w:val="003608AB"/>
    <w:rsid w:val="003B3118"/>
    <w:rsid w:val="00447AD7"/>
    <w:rsid w:val="00482FF5"/>
    <w:rsid w:val="004B3792"/>
    <w:rsid w:val="004D2F21"/>
    <w:rsid w:val="005853C4"/>
    <w:rsid w:val="005C1723"/>
    <w:rsid w:val="005D666B"/>
    <w:rsid w:val="005E0542"/>
    <w:rsid w:val="005E33BB"/>
    <w:rsid w:val="00631E95"/>
    <w:rsid w:val="006F3E0C"/>
    <w:rsid w:val="00724BBD"/>
    <w:rsid w:val="0076DE69"/>
    <w:rsid w:val="00770BBB"/>
    <w:rsid w:val="00780D99"/>
    <w:rsid w:val="00796612"/>
    <w:rsid w:val="007D4D52"/>
    <w:rsid w:val="007E0590"/>
    <w:rsid w:val="00802C36"/>
    <w:rsid w:val="00817024"/>
    <w:rsid w:val="0089410F"/>
    <w:rsid w:val="008D24A9"/>
    <w:rsid w:val="00974C95"/>
    <w:rsid w:val="00991648"/>
    <w:rsid w:val="00992D3A"/>
    <w:rsid w:val="009F348F"/>
    <w:rsid w:val="00A130B5"/>
    <w:rsid w:val="00A9646F"/>
    <w:rsid w:val="00AB6A08"/>
    <w:rsid w:val="00AE170B"/>
    <w:rsid w:val="00AF7334"/>
    <w:rsid w:val="00B014D5"/>
    <w:rsid w:val="00B04C78"/>
    <w:rsid w:val="00B4016C"/>
    <w:rsid w:val="00B5767F"/>
    <w:rsid w:val="00BE37AD"/>
    <w:rsid w:val="00C2435C"/>
    <w:rsid w:val="00C33486"/>
    <w:rsid w:val="00C52589"/>
    <w:rsid w:val="00C74E44"/>
    <w:rsid w:val="00CA2FA3"/>
    <w:rsid w:val="00CB38C5"/>
    <w:rsid w:val="00D84557"/>
    <w:rsid w:val="00E9658A"/>
    <w:rsid w:val="00EA442C"/>
    <w:rsid w:val="00F16E6B"/>
    <w:rsid w:val="019C4EAF"/>
    <w:rsid w:val="045E2B47"/>
    <w:rsid w:val="1230C01A"/>
    <w:rsid w:val="228D337C"/>
    <w:rsid w:val="27F4EF9D"/>
    <w:rsid w:val="2A38CD6C"/>
    <w:rsid w:val="319BD1E3"/>
    <w:rsid w:val="35D5E0B9"/>
    <w:rsid w:val="3E612C8E"/>
    <w:rsid w:val="44D06E12"/>
    <w:rsid w:val="466C3E73"/>
    <w:rsid w:val="49F0679F"/>
    <w:rsid w:val="4AA4A9A2"/>
    <w:rsid w:val="4CE36D7D"/>
    <w:rsid w:val="506D815F"/>
    <w:rsid w:val="568A4FC3"/>
    <w:rsid w:val="6780FF1D"/>
    <w:rsid w:val="6916DE84"/>
    <w:rsid w:val="7A92520B"/>
    <w:rsid w:val="7BA36D45"/>
    <w:rsid w:val="7BBC95A2"/>
    <w:rsid w:val="7BE591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9A745"/>
  <w15:chartTrackingRefBased/>
  <w15:docId w15:val="{36B2903C-E32A-4F06-B260-28B23377E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5">
    <w:name w:val="heading 5"/>
    <w:basedOn w:val="Normal"/>
    <w:link w:val="Heading5Char"/>
    <w:uiPriority w:val="9"/>
    <w:qFormat/>
    <w:rsid w:val="00AE170B"/>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E9658A"/>
    <w:pPr>
      <w:spacing w:after="0" w:line="240" w:lineRule="auto"/>
    </w:pPr>
    <w:rPr>
      <w:rFonts w:ascii="Times New Roman" w:eastAsia="Times New Roman" w:hAnsi="Times New Roman" w:cs="Times New Roman"/>
      <w:sz w:val="24"/>
      <w:szCs w:val="24"/>
    </w:rPr>
  </w:style>
  <w:style w:type="character" w:customStyle="1" w:styleId="spellingerror">
    <w:name w:val="spellingerror"/>
    <w:basedOn w:val="DefaultParagraphFont"/>
    <w:rsid w:val="00E9658A"/>
  </w:style>
  <w:style w:type="character" w:customStyle="1" w:styleId="contextualspellingandgrammarerror">
    <w:name w:val="contextualspellingandgrammarerror"/>
    <w:basedOn w:val="DefaultParagraphFont"/>
    <w:rsid w:val="00E9658A"/>
  </w:style>
  <w:style w:type="character" w:customStyle="1" w:styleId="normaltextrun1">
    <w:name w:val="normaltextrun1"/>
    <w:basedOn w:val="DefaultParagraphFont"/>
    <w:rsid w:val="00E9658A"/>
  </w:style>
  <w:style w:type="character" w:customStyle="1" w:styleId="eop">
    <w:name w:val="eop"/>
    <w:basedOn w:val="DefaultParagraphFont"/>
    <w:rsid w:val="00E9658A"/>
  </w:style>
  <w:style w:type="character" w:customStyle="1" w:styleId="normaltextrun">
    <w:name w:val="normaltextrun"/>
    <w:basedOn w:val="DefaultParagraphFont"/>
    <w:rsid w:val="00E9658A"/>
  </w:style>
  <w:style w:type="character" w:styleId="Hyperlink">
    <w:name w:val="Hyperlink"/>
    <w:basedOn w:val="DefaultParagraphFont"/>
    <w:uiPriority w:val="99"/>
    <w:unhideWhenUsed/>
    <w:rsid w:val="00293896"/>
    <w:rPr>
      <w:color w:val="0563C1" w:themeColor="hyperlink"/>
      <w:u w:val="single"/>
    </w:rPr>
  </w:style>
  <w:style w:type="character" w:customStyle="1" w:styleId="Heading5Char">
    <w:name w:val="Heading 5 Char"/>
    <w:basedOn w:val="DefaultParagraphFont"/>
    <w:link w:val="Heading5"/>
    <w:uiPriority w:val="9"/>
    <w:rsid w:val="00AE170B"/>
    <w:rPr>
      <w:rFonts w:ascii="Times New Roman" w:eastAsia="Times New Roman" w:hAnsi="Times New Roman" w:cs="Times New Roman"/>
      <w:b/>
      <w:bCs/>
      <w:sz w:val="20"/>
      <w:szCs w:val="20"/>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paragraph" w:styleId="NoSpacing">
    <w:name w:val="No Spacing"/>
    <w:uiPriority w:val="1"/>
    <w:qFormat/>
    <w:pPr>
      <w:spacing w:after="0" w:line="240" w:lineRule="auto"/>
    </w:pPr>
  </w:style>
  <w:style w:type="character" w:styleId="UnresolvedMention">
    <w:name w:val="Unresolved Mention"/>
    <w:basedOn w:val="DefaultParagraphFont"/>
    <w:uiPriority w:val="99"/>
    <w:semiHidden/>
    <w:unhideWhenUsed/>
    <w:rsid w:val="008D24A9"/>
    <w:rPr>
      <w:color w:val="605E5C"/>
      <w:shd w:val="clear" w:color="auto" w:fill="E1DFDD"/>
    </w:rPr>
  </w:style>
  <w:style w:type="table" w:styleId="TableGrid">
    <w:name w:val="Table Grid"/>
    <w:basedOn w:val="TableNormal"/>
    <w:uiPriority w:val="39"/>
    <w:rsid w:val="008D24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051149874">
      <w:bodyDiv w:val="1"/>
      <w:marLeft w:val="0"/>
      <w:marRight w:val="0"/>
      <w:marTop w:val="0"/>
      <w:marBottom w:val="0"/>
      <w:divBdr>
        <w:top w:val="none" w:sz="0" w:space="0" w:color="auto"/>
        <w:left w:val="none" w:sz="0" w:space="0" w:color="auto"/>
        <w:bottom w:val="none" w:sz="0" w:space="0" w:color="auto"/>
        <w:right w:val="none" w:sz="0" w:space="0" w:color="auto"/>
      </w:divBdr>
      <w:divsChild>
        <w:div w:id="1520460468">
          <w:marLeft w:val="0"/>
          <w:marRight w:val="0"/>
          <w:marTop w:val="0"/>
          <w:marBottom w:val="0"/>
          <w:divBdr>
            <w:top w:val="none" w:sz="0" w:space="0" w:color="auto"/>
            <w:left w:val="none" w:sz="0" w:space="0" w:color="auto"/>
            <w:bottom w:val="none" w:sz="0" w:space="0" w:color="auto"/>
            <w:right w:val="none" w:sz="0" w:space="0" w:color="auto"/>
          </w:divBdr>
          <w:divsChild>
            <w:div w:id="1606112298">
              <w:marLeft w:val="0"/>
              <w:marRight w:val="0"/>
              <w:marTop w:val="0"/>
              <w:marBottom w:val="0"/>
              <w:divBdr>
                <w:top w:val="none" w:sz="0" w:space="0" w:color="auto"/>
                <w:left w:val="none" w:sz="0" w:space="0" w:color="auto"/>
                <w:bottom w:val="none" w:sz="0" w:space="0" w:color="auto"/>
                <w:right w:val="none" w:sz="0" w:space="0" w:color="auto"/>
              </w:divBdr>
            </w:div>
            <w:div w:id="1760717954">
              <w:marLeft w:val="0"/>
              <w:marRight w:val="0"/>
              <w:marTop w:val="0"/>
              <w:marBottom w:val="0"/>
              <w:divBdr>
                <w:top w:val="none" w:sz="0" w:space="0" w:color="auto"/>
                <w:left w:val="none" w:sz="0" w:space="0" w:color="auto"/>
                <w:bottom w:val="none" w:sz="0" w:space="0" w:color="auto"/>
                <w:right w:val="none" w:sz="0" w:space="0" w:color="auto"/>
              </w:divBdr>
              <w:divsChild>
                <w:div w:id="194360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419592">
      <w:bodyDiv w:val="1"/>
      <w:marLeft w:val="0"/>
      <w:marRight w:val="0"/>
      <w:marTop w:val="0"/>
      <w:marBottom w:val="0"/>
      <w:divBdr>
        <w:top w:val="none" w:sz="0" w:space="0" w:color="auto"/>
        <w:left w:val="none" w:sz="0" w:space="0" w:color="auto"/>
        <w:bottom w:val="none" w:sz="0" w:space="0" w:color="auto"/>
        <w:right w:val="none" w:sz="0" w:space="0" w:color="auto"/>
      </w:divBdr>
      <w:divsChild>
        <w:div w:id="147788403">
          <w:marLeft w:val="0"/>
          <w:marRight w:val="0"/>
          <w:marTop w:val="0"/>
          <w:marBottom w:val="0"/>
          <w:divBdr>
            <w:top w:val="none" w:sz="0" w:space="0" w:color="auto"/>
            <w:left w:val="none" w:sz="0" w:space="0" w:color="auto"/>
            <w:bottom w:val="none" w:sz="0" w:space="0" w:color="auto"/>
            <w:right w:val="none" w:sz="0" w:space="0" w:color="auto"/>
          </w:divBdr>
          <w:divsChild>
            <w:div w:id="741566892">
              <w:marLeft w:val="0"/>
              <w:marRight w:val="0"/>
              <w:marTop w:val="0"/>
              <w:marBottom w:val="0"/>
              <w:divBdr>
                <w:top w:val="none" w:sz="0" w:space="0" w:color="auto"/>
                <w:left w:val="none" w:sz="0" w:space="0" w:color="auto"/>
                <w:bottom w:val="none" w:sz="0" w:space="0" w:color="auto"/>
                <w:right w:val="none" w:sz="0" w:space="0" w:color="auto"/>
              </w:divBdr>
              <w:divsChild>
                <w:div w:id="1778020584">
                  <w:marLeft w:val="0"/>
                  <w:marRight w:val="0"/>
                  <w:marTop w:val="0"/>
                  <w:marBottom w:val="0"/>
                  <w:divBdr>
                    <w:top w:val="none" w:sz="0" w:space="0" w:color="auto"/>
                    <w:left w:val="none" w:sz="0" w:space="0" w:color="auto"/>
                    <w:bottom w:val="none" w:sz="0" w:space="0" w:color="auto"/>
                    <w:right w:val="none" w:sz="0" w:space="0" w:color="auto"/>
                  </w:divBdr>
                  <w:divsChild>
                    <w:div w:id="170534690">
                      <w:marLeft w:val="0"/>
                      <w:marRight w:val="0"/>
                      <w:marTop w:val="0"/>
                      <w:marBottom w:val="0"/>
                      <w:divBdr>
                        <w:top w:val="none" w:sz="0" w:space="0" w:color="auto"/>
                        <w:left w:val="none" w:sz="0" w:space="0" w:color="auto"/>
                        <w:bottom w:val="none" w:sz="0" w:space="0" w:color="auto"/>
                        <w:right w:val="none" w:sz="0" w:space="0" w:color="auto"/>
                      </w:divBdr>
                      <w:divsChild>
                        <w:div w:id="1002902676">
                          <w:marLeft w:val="0"/>
                          <w:marRight w:val="0"/>
                          <w:marTop w:val="0"/>
                          <w:marBottom w:val="0"/>
                          <w:divBdr>
                            <w:top w:val="none" w:sz="0" w:space="0" w:color="auto"/>
                            <w:left w:val="none" w:sz="0" w:space="0" w:color="auto"/>
                            <w:bottom w:val="none" w:sz="0" w:space="0" w:color="auto"/>
                            <w:right w:val="none" w:sz="0" w:space="0" w:color="auto"/>
                          </w:divBdr>
                          <w:divsChild>
                            <w:div w:id="1572958528">
                              <w:marLeft w:val="0"/>
                              <w:marRight w:val="0"/>
                              <w:marTop w:val="0"/>
                              <w:marBottom w:val="0"/>
                              <w:divBdr>
                                <w:top w:val="none" w:sz="0" w:space="0" w:color="auto"/>
                                <w:left w:val="none" w:sz="0" w:space="0" w:color="auto"/>
                                <w:bottom w:val="none" w:sz="0" w:space="0" w:color="auto"/>
                                <w:right w:val="none" w:sz="0" w:space="0" w:color="auto"/>
                              </w:divBdr>
                              <w:divsChild>
                                <w:div w:id="819157851">
                                  <w:marLeft w:val="0"/>
                                  <w:marRight w:val="0"/>
                                  <w:marTop w:val="0"/>
                                  <w:marBottom w:val="0"/>
                                  <w:divBdr>
                                    <w:top w:val="none" w:sz="0" w:space="0" w:color="auto"/>
                                    <w:left w:val="none" w:sz="0" w:space="0" w:color="auto"/>
                                    <w:bottom w:val="none" w:sz="0" w:space="0" w:color="auto"/>
                                    <w:right w:val="none" w:sz="0" w:space="0" w:color="auto"/>
                                  </w:divBdr>
                                  <w:divsChild>
                                    <w:div w:id="1503937488">
                                      <w:marLeft w:val="0"/>
                                      <w:marRight w:val="0"/>
                                      <w:marTop w:val="0"/>
                                      <w:marBottom w:val="0"/>
                                      <w:divBdr>
                                        <w:top w:val="none" w:sz="0" w:space="0" w:color="auto"/>
                                        <w:left w:val="none" w:sz="0" w:space="0" w:color="auto"/>
                                        <w:bottom w:val="none" w:sz="0" w:space="0" w:color="auto"/>
                                        <w:right w:val="none" w:sz="0" w:space="0" w:color="auto"/>
                                      </w:divBdr>
                                      <w:divsChild>
                                        <w:div w:id="1069424711">
                                          <w:marLeft w:val="0"/>
                                          <w:marRight w:val="0"/>
                                          <w:marTop w:val="0"/>
                                          <w:marBottom w:val="0"/>
                                          <w:divBdr>
                                            <w:top w:val="none" w:sz="0" w:space="0" w:color="auto"/>
                                            <w:left w:val="none" w:sz="0" w:space="0" w:color="auto"/>
                                            <w:bottom w:val="none" w:sz="0" w:space="0" w:color="auto"/>
                                            <w:right w:val="none" w:sz="0" w:space="0" w:color="auto"/>
                                          </w:divBdr>
                                          <w:divsChild>
                                            <w:div w:id="1100487320">
                                              <w:marLeft w:val="0"/>
                                              <w:marRight w:val="0"/>
                                              <w:marTop w:val="0"/>
                                              <w:marBottom w:val="0"/>
                                              <w:divBdr>
                                                <w:top w:val="none" w:sz="0" w:space="0" w:color="auto"/>
                                                <w:left w:val="none" w:sz="0" w:space="0" w:color="auto"/>
                                                <w:bottom w:val="none" w:sz="0" w:space="0" w:color="auto"/>
                                                <w:right w:val="none" w:sz="0" w:space="0" w:color="auto"/>
                                              </w:divBdr>
                                              <w:divsChild>
                                                <w:div w:id="1259025143">
                                                  <w:marLeft w:val="0"/>
                                                  <w:marRight w:val="0"/>
                                                  <w:marTop w:val="0"/>
                                                  <w:marBottom w:val="0"/>
                                                  <w:divBdr>
                                                    <w:top w:val="none" w:sz="0" w:space="0" w:color="auto"/>
                                                    <w:left w:val="none" w:sz="0" w:space="0" w:color="auto"/>
                                                    <w:bottom w:val="none" w:sz="0" w:space="0" w:color="auto"/>
                                                    <w:right w:val="none" w:sz="0" w:space="0" w:color="auto"/>
                                                  </w:divBdr>
                                                  <w:divsChild>
                                                    <w:div w:id="1938050776">
                                                      <w:marLeft w:val="0"/>
                                                      <w:marRight w:val="0"/>
                                                      <w:marTop w:val="0"/>
                                                      <w:marBottom w:val="0"/>
                                                      <w:divBdr>
                                                        <w:top w:val="single" w:sz="6" w:space="0" w:color="auto"/>
                                                        <w:left w:val="none" w:sz="0" w:space="0" w:color="auto"/>
                                                        <w:bottom w:val="single" w:sz="6" w:space="0" w:color="auto"/>
                                                        <w:right w:val="none" w:sz="0" w:space="0" w:color="auto"/>
                                                      </w:divBdr>
                                                      <w:divsChild>
                                                        <w:div w:id="307823699">
                                                          <w:marLeft w:val="0"/>
                                                          <w:marRight w:val="0"/>
                                                          <w:marTop w:val="0"/>
                                                          <w:marBottom w:val="0"/>
                                                          <w:divBdr>
                                                            <w:top w:val="none" w:sz="0" w:space="0" w:color="auto"/>
                                                            <w:left w:val="none" w:sz="0" w:space="0" w:color="auto"/>
                                                            <w:bottom w:val="none" w:sz="0" w:space="0" w:color="auto"/>
                                                            <w:right w:val="none" w:sz="0" w:space="0" w:color="auto"/>
                                                          </w:divBdr>
                                                          <w:divsChild>
                                                            <w:div w:id="1756437927">
                                                              <w:marLeft w:val="0"/>
                                                              <w:marRight w:val="0"/>
                                                              <w:marTop w:val="0"/>
                                                              <w:marBottom w:val="0"/>
                                                              <w:divBdr>
                                                                <w:top w:val="none" w:sz="0" w:space="0" w:color="auto"/>
                                                                <w:left w:val="none" w:sz="0" w:space="0" w:color="auto"/>
                                                                <w:bottom w:val="none" w:sz="0" w:space="0" w:color="auto"/>
                                                                <w:right w:val="none" w:sz="0" w:space="0" w:color="auto"/>
                                                              </w:divBdr>
                                                              <w:divsChild>
                                                                <w:div w:id="1572693926">
                                                                  <w:marLeft w:val="0"/>
                                                                  <w:marRight w:val="0"/>
                                                                  <w:marTop w:val="0"/>
                                                                  <w:marBottom w:val="0"/>
                                                                  <w:divBdr>
                                                                    <w:top w:val="none" w:sz="0" w:space="0" w:color="auto"/>
                                                                    <w:left w:val="none" w:sz="0" w:space="0" w:color="auto"/>
                                                                    <w:bottom w:val="none" w:sz="0" w:space="0" w:color="auto"/>
                                                                    <w:right w:val="none" w:sz="0" w:space="0" w:color="auto"/>
                                                                  </w:divBdr>
                                                                  <w:divsChild>
                                                                    <w:div w:id="1959485099">
                                                                      <w:marLeft w:val="0"/>
                                                                      <w:marRight w:val="0"/>
                                                                      <w:marTop w:val="0"/>
                                                                      <w:marBottom w:val="0"/>
                                                                      <w:divBdr>
                                                                        <w:top w:val="none" w:sz="0" w:space="0" w:color="auto"/>
                                                                        <w:left w:val="none" w:sz="0" w:space="0" w:color="auto"/>
                                                                        <w:bottom w:val="none" w:sz="0" w:space="0" w:color="auto"/>
                                                                        <w:right w:val="none" w:sz="0" w:space="0" w:color="auto"/>
                                                                      </w:divBdr>
                                                                      <w:divsChild>
                                                                        <w:div w:id="213155165">
                                                                          <w:marLeft w:val="0"/>
                                                                          <w:marRight w:val="0"/>
                                                                          <w:marTop w:val="0"/>
                                                                          <w:marBottom w:val="0"/>
                                                                          <w:divBdr>
                                                                            <w:top w:val="none" w:sz="0" w:space="0" w:color="auto"/>
                                                                            <w:left w:val="none" w:sz="0" w:space="0" w:color="auto"/>
                                                                            <w:bottom w:val="none" w:sz="0" w:space="0" w:color="auto"/>
                                                                            <w:right w:val="none" w:sz="0" w:space="0" w:color="auto"/>
                                                                          </w:divBdr>
                                                                          <w:divsChild>
                                                                            <w:div w:id="2129200652">
                                                                              <w:marLeft w:val="0"/>
                                                                              <w:marRight w:val="0"/>
                                                                              <w:marTop w:val="0"/>
                                                                              <w:marBottom w:val="0"/>
                                                                              <w:divBdr>
                                                                                <w:top w:val="none" w:sz="0" w:space="0" w:color="auto"/>
                                                                                <w:left w:val="none" w:sz="0" w:space="0" w:color="auto"/>
                                                                                <w:bottom w:val="none" w:sz="0" w:space="0" w:color="auto"/>
                                                                                <w:right w:val="none" w:sz="0" w:space="0" w:color="auto"/>
                                                                              </w:divBdr>
                                                                              <w:divsChild>
                                                                                <w:div w:id="599489588">
                                                                                  <w:marLeft w:val="0"/>
                                                                                  <w:marRight w:val="0"/>
                                                                                  <w:marTop w:val="0"/>
                                                                                  <w:marBottom w:val="0"/>
                                                                                  <w:divBdr>
                                                                                    <w:top w:val="none" w:sz="0" w:space="0" w:color="auto"/>
                                                                                    <w:left w:val="none" w:sz="0" w:space="0" w:color="auto"/>
                                                                                    <w:bottom w:val="none" w:sz="0" w:space="0" w:color="auto"/>
                                                                                    <w:right w:val="none" w:sz="0" w:space="0" w:color="auto"/>
                                                                                  </w:divBdr>
                                                                                </w:div>
                                                                                <w:div w:id="239799388">
                                                                                  <w:marLeft w:val="0"/>
                                                                                  <w:marRight w:val="0"/>
                                                                                  <w:marTop w:val="0"/>
                                                                                  <w:marBottom w:val="0"/>
                                                                                  <w:divBdr>
                                                                                    <w:top w:val="none" w:sz="0" w:space="0" w:color="auto"/>
                                                                                    <w:left w:val="none" w:sz="0" w:space="0" w:color="auto"/>
                                                                                    <w:bottom w:val="none" w:sz="0" w:space="0" w:color="auto"/>
                                                                                    <w:right w:val="none" w:sz="0" w:space="0" w:color="auto"/>
                                                                                  </w:divBdr>
                                                                                </w:div>
                                                                                <w:div w:id="1073043113">
                                                                                  <w:marLeft w:val="0"/>
                                                                                  <w:marRight w:val="0"/>
                                                                                  <w:marTop w:val="0"/>
                                                                                  <w:marBottom w:val="0"/>
                                                                                  <w:divBdr>
                                                                                    <w:top w:val="none" w:sz="0" w:space="0" w:color="auto"/>
                                                                                    <w:left w:val="none" w:sz="0" w:space="0" w:color="auto"/>
                                                                                    <w:bottom w:val="none" w:sz="0" w:space="0" w:color="auto"/>
                                                                                    <w:right w:val="none" w:sz="0" w:space="0" w:color="auto"/>
                                                                                  </w:divBdr>
                                                                                </w:div>
                                                                                <w:div w:id="782502912">
                                                                                  <w:marLeft w:val="0"/>
                                                                                  <w:marRight w:val="0"/>
                                                                                  <w:marTop w:val="0"/>
                                                                                  <w:marBottom w:val="0"/>
                                                                                  <w:divBdr>
                                                                                    <w:top w:val="none" w:sz="0" w:space="0" w:color="auto"/>
                                                                                    <w:left w:val="none" w:sz="0" w:space="0" w:color="auto"/>
                                                                                    <w:bottom w:val="none" w:sz="0" w:space="0" w:color="auto"/>
                                                                                    <w:right w:val="none" w:sz="0" w:space="0" w:color="auto"/>
                                                                                  </w:divBdr>
                                                                                </w:div>
                                                                                <w:div w:id="1808821018">
                                                                                  <w:marLeft w:val="0"/>
                                                                                  <w:marRight w:val="0"/>
                                                                                  <w:marTop w:val="0"/>
                                                                                  <w:marBottom w:val="0"/>
                                                                                  <w:divBdr>
                                                                                    <w:top w:val="none" w:sz="0" w:space="0" w:color="auto"/>
                                                                                    <w:left w:val="none" w:sz="0" w:space="0" w:color="auto"/>
                                                                                    <w:bottom w:val="none" w:sz="0" w:space="0" w:color="auto"/>
                                                                                    <w:right w:val="none" w:sz="0" w:space="0" w:color="auto"/>
                                                                                  </w:divBdr>
                                                                                </w:div>
                                                                                <w:div w:id="2116974025">
                                                                                  <w:marLeft w:val="0"/>
                                                                                  <w:marRight w:val="0"/>
                                                                                  <w:marTop w:val="0"/>
                                                                                  <w:marBottom w:val="0"/>
                                                                                  <w:divBdr>
                                                                                    <w:top w:val="none" w:sz="0" w:space="0" w:color="auto"/>
                                                                                    <w:left w:val="none" w:sz="0" w:space="0" w:color="auto"/>
                                                                                    <w:bottom w:val="none" w:sz="0" w:space="0" w:color="auto"/>
                                                                                    <w:right w:val="none" w:sz="0" w:space="0" w:color="auto"/>
                                                                                  </w:divBdr>
                                                                                </w:div>
                                                                                <w:div w:id="997000321">
                                                                                  <w:marLeft w:val="0"/>
                                                                                  <w:marRight w:val="0"/>
                                                                                  <w:marTop w:val="0"/>
                                                                                  <w:marBottom w:val="0"/>
                                                                                  <w:divBdr>
                                                                                    <w:top w:val="none" w:sz="0" w:space="0" w:color="auto"/>
                                                                                    <w:left w:val="none" w:sz="0" w:space="0" w:color="auto"/>
                                                                                    <w:bottom w:val="none" w:sz="0" w:space="0" w:color="auto"/>
                                                                                    <w:right w:val="none" w:sz="0" w:space="0" w:color="auto"/>
                                                                                  </w:divBdr>
                                                                                </w:div>
                                                                                <w:div w:id="1122458747">
                                                                                  <w:marLeft w:val="0"/>
                                                                                  <w:marRight w:val="0"/>
                                                                                  <w:marTop w:val="0"/>
                                                                                  <w:marBottom w:val="0"/>
                                                                                  <w:divBdr>
                                                                                    <w:top w:val="none" w:sz="0" w:space="0" w:color="auto"/>
                                                                                    <w:left w:val="none" w:sz="0" w:space="0" w:color="auto"/>
                                                                                    <w:bottom w:val="none" w:sz="0" w:space="0" w:color="auto"/>
                                                                                    <w:right w:val="none" w:sz="0" w:space="0" w:color="auto"/>
                                                                                  </w:divBdr>
                                                                                </w:div>
                                                                                <w:div w:id="153834748">
                                                                                  <w:marLeft w:val="0"/>
                                                                                  <w:marRight w:val="0"/>
                                                                                  <w:marTop w:val="0"/>
                                                                                  <w:marBottom w:val="0"/>
                                                                                  <w:divBdr>
                                                                                    <w:top w:val="none" w:sz="0" w:space="0" w:color="auto"/>
                                                                                    <w:left w:val="none" w:sz="0" w:space="0" w:color="auto"/>
                                                                                    <w:bottom w:val="none" w:sz="0" w:space="0" w:color="auto"/>
                                                                                    <w:right w:val="none" w:sz="0" w:space="0" w:color="auto"/>
                                                                                  </w:divBdr>
                                                                                </w:div>
                                                                                <w:div w:id="1501047334">
                                                                                  <w:marLeft w:val="0"/>
                                                                                  <w:marRight w:val="0"/>
                                                                                  <w:marTop w:val="0"/>
                                                                                  <w:marBottom w:val="0"/>
                                                                                  <w:divBdr>
                                                                                    <w:top w:val="none" w:sz="0" w:space="0" w:color="auto"/>
                                                                                    <w:left w:val="none" w:sz="0" w:space="0" w:color="auto"/>
                                                                                    <w:bottom w:val="none" w:sz="0" w:space="0" w:color="auto"/>
                                                                                    <w:right w:val="none" w:sz="0" w:space="0" w:color="auto"/>
                                                                                  </w:divBdr>
                                                                                </w:div>
                                                                                <w:div w:id="459568547">
                                                                                  <w:marLeft w:val="0"/>
                                                                                  <w:marRight w:val="0"/>
                                                                                  <w:marTop w:val="0"/>
                                                                                  <w:marBottom w:val="0"/>
                                                                                  <w:divBdr>
                                                                                    <w:top w:val="none" w:sz="0" w:space="0" w:color="auto"/>
                                                                                    <w:left w:val="none" w:sz="0" w:space="0" w:color="auto"/>
                                                                                    <w:bottom w:val="none" w:sz="0" w:space="0" w:color="auto"/>
                                                                                    <w:right w:val="none" w:sz="0" w:space="0" w:color="auto"/>
                                                                                  </w:divBdr>
                                                                                </w:div>
                                                                                <w:div w:id="691078516">
                                                                                  <w:marLeft w:val="0"/>
                                                                                  <w:marRight w:val="0"/>
                                                                                  <w:marTop w:val="0"/>
                                                                                  <w:marBottom w:val="0"/>
                                                                                  <w:divBdr>
                                                                                    <w:top w:val="none" w:sz="0" w:space="0" w:color="auto"/>
                                                                                    <w:left w:val="none" w:sz="0" w:space="0" w:color="auto"/>
                                                                                    <w:bottom w:val="none" w:sz="0" w:space="0" w:color="auto"/>
                                                                                    <w:right w:val="none" w:sz="0" w:space="0" w:color="auto"/>
                                                                                  </w:divBdr>
                                                                                </w:div>
                                                                                <w:div w:id="910580161">
                                                                                  <w:marLeft w:val="0"/>
                                                                                  <w:marRight w:val="0"/>
                                                                                  <w:marTop w:val="0"/>
                                                                                  <w:marBottom w:val="0"/>
                                                                                  <w:divBdr>
                                                                                    <w:top w:val="none" w:sz="0" w:space="0" w:color="auto"/>
                                                                                    <w:left w:val="none" w:sz="0" w:space="0" w:color="auto"/>
                                                                                    <w:bottom w:val="none" w:sz="0" w:space="0" w:color="auto"/>
                                                                                    <w:right w:val="none" w:sz="0" w:space="0" w:color="auto"/>
                                                                                  </w:divBdr>
                                                                                </w:div>
                                                                                <w:div w:id="1816604813">
                                                                                  <w:marLeft w:val="0"/>
                                                                                  <w:marRight w:val="0"/>
                                                                                  <w:marTop w:val="0"/>
                                                                                  <w:marBottom w:val="0"/>
                                                                                  <w:divBdr>
                                                                                    <w:top w:val="none" w:sz="0" w:space="0" w:color="auto"/>
                                                                                    <w:left w:val="none" w:sz="0" w:space="0" w:color="auto"/>
                                                                                    <w:bottom w:val="none" w:sz="0" w:space="0" w:color="auto"/>
                                                                                    <w:right w:val="none" w:sz="0" w:space="0" w:color="auto"/>
                                                                                  </w:divBdr>
                                                                                </w:div>
                                                                                <w:div w:id="962081403">
                                                                                  <w:marLeft w:val="0"/>
                                                                                  <w:marRight w:val="0"/>
                                                                                  <w:marTop w:val="0"/>
                                                                                  <w:marBottom w:val="0"/>
                                                                                  <w:divBdr>
                                                                                    <w:top w:val="none" w:sz="0" w:space="0" w:color="auto"/>
                                                                                    <w:left w:val="none" w:sz="0" w:space="0" w:color="auto"/>
                                                                                    <w:bottom w:val="none" w:sz="0" w:space="0" w:color="auto"/>
                                                                                    <w:right w:val="none" w:sz="0" w:space="0" w:color="auto"/>
                                                                                  </w:divBdr>
                                                                                </w:div>
                                                                                <w:div w:id="959263223">
                                                                                  <w:marLeft w:val="0"/>
                                                                                  <w:marRight w:val="0"/>
                                                                                  <w:marTop w:val="0"/>
                                                                                  <w:marBottom w:val="0"/>
                                                                                  <w:divBdr>
                                                                                    <w:top w:val="none" w:sz="0" w:space="0" w:color="auto"/>
                                                                                    <w:left w:val="none" w:sz="0" w:space="0" w:color="auto"/>
                                                                                    <w:bottom w:val="none" w:sz="0" w:space="0" w:color="auto"/>
                                                                                    <w:right w:val="none" w:sz="0" w:space="0" w:color="auto"/>
                                                                                  </w:divBdr>
                                                                                  <w:divsChild>
                                                                                    <w:div w:id="650600032">
                                                                                      <w:marLeft w:val="0"/>
                                                                                      <w:marRight w:val="0"/>
                                                                                      <w:marTop w:val="0"/>
                                                                                      <w:marBottom w:val="0"/>
                                                                                      <w:divBdr>
                                                                                        <w:top w:val="none" w:sz="0" w:space="0" w:color="auto"/>
                                                                                        <w:left w:val="none" w:sz="0" w:space="0" w:color="auto"/>
                                                                                        <w:bottom w:val="none" w:sz="0" w:space="0" w:color="auto"/>
                                                                                        <w:right w:val="none" w:sz="0" w:space="0" w:color="auto"/>
                                                                                      </w:divBdr>
                                                                                    </w:div>
                                                                                    <w:div w:id="868644406">
                                                                                      <w:marLeft w:val="0"/>
                                                                                      <w:marRight w:val="0"/>
                                                                                      <w:marTop w:val="0"/>
                                                                                      <w:marBottom w:val="0"/>
                                                                                      <w:divBdr>
                                                                                        <w:top w:val="none" w:sz="0" w:space="0" w:color="auto"/>
                                                                                        <w:left w:val="none" w:sz="0" w:space="0" w:color="auto"/>
                                                                                        <w:bottom w:val="none" w:sz="0" w:space="0" w:color="auto"/>
                                                                                        <w:right w:val="none" w:sz="0" w:space="0" w:color="auto"/>
                                                                                      </w:divBdr>
                                                                                    </w:div>
                                                                                    <w:div w:id="1313945065">
                                                                                      <w:marLeft w:val="0"/>
                                                                                      <w:marRight w:val="0"/>
                                                                                      <w:marTop w:val="0"/>
                                                                                      <w:marBottom w:val="0"/>
                                                                                      <w:divBdr>
                                                                                        <w:top w:val="none" w:sz="0" w:space="0" w:color="auto"/>
                                                                                        <w:left w:val="none" w:sz="0" w:space="0" w:color="auto"/>
                                                                                        <w:bottom w:val="none" w:sz="0" w:space="0" w:color="auto"/>
                                                                                        <w:right w:val="none" w:sz="0" w:space="0" w:color="auto"/>
                                                                                      </w:divBdr>
                                                                                    </w:div>
                                                                                  </w:divsChild>
                                                                                </w:div>
                                                                                <w:div w:id="168062852">
                                                                                  <w:marLeft w:val="0"/>
                                                                                  <w:marRight w:val="0"/>
                                                                                  <w:marTop w:val="0"/>
                                                                                  <w:marBottom w:val="0"/>
                                                                                  <w:divBdr>
                                                                                    <w:top w:val="none" w:sz="0" w:space="0" w:color="auto"/>
                                                                                    <w:left w:val="none" w:sz="0" w:space="0" w:color="auto"/>
                                                                                    <w:bottom w:val="none" w:sz="0" w:space="0" w:color="auto"/>
                                                                                    <w:right w:val="none" w:sz="0" w:space="0" w:color="auto"/>
                                                                                  </w:divBdr>
                                                                                  <w:divsChild>
                                                                                    <w:div w:id="70742486">
                                                                                      <w:marLeft w:val="0"/>
                                                                                      <w:marRight w:val="0"/>
                                                                                      <w:marTop w:val="0"/>
                                                                                      <w:marBottom w:val="0"/>
                                                                                      <w:divBdr>
                                                                                        <w:top w:val="none" w:sz="0" w:space="0" w:color="auto"/>
                                                                                        <w:left w:val="none" w:sz="0" w:space="0" w:color="auto"/>
                                                                                        <w:bottom w:val="none" w:sz="0" w:space="0" w:color="auto"/>
                                                                                        <w:right w:val="none" w:sz="0" w:space="0" w:color="auto"/>
                                                                                      </w:divBdr>
                                                                                    </w:div>
                                                                                    <w:div w:id="1254048678">
                                                                                      <w:marLeft w:val="0"/>
                                                                                      <w:marRight w:val="0"/>
                                                                                      <w:marTop w:val="0"/>
                                                                                      <w:marBottom w:val="0"/>
                                                                                      <w:divBdr>
                                                                                        <w:top w:val="none" w:sz="0" w:space="0" w:color="auto"/>
                                                                                        <w:left w:val="none" w:sz="0" w:space="0" w:color="auto"/>
                                                                                        <w:bottom w:val="none" w:sz="0" w:space="0" w:color="auto"/>
                                                                                        <w:right w:val="none" w:sz="0" w:space="0" w:color="auto"/>
                                                                                      </w:divBdr>
                                                                                    </w:div>
                                                                                    <w:div w:id="1481187956">
                                                                                      <w:marLeft w:val="0"/>
                                                                                      <w:marRight w:val="0"/>
                                                                                      <w:marTop w:val="0"/>
                                                                                      <w:marBottom w:val="0"/>
                                                                                      <w:divBdr>
                                                                                        <w:top w:val="none" w:sz="0" w:space="0" w:color="auto"/>
                                                                                        <w:left w:val="none" w:sz="0" w:space="0" w:color="auto"/>
                                                                                        <w:bottom w:val="none" w:sz="0" w:space="0" w:color="auto"/>
                                                                                        <w:right w:val="none" w:sz="0" w:space="0" w:color="auto"/>
                                                                                      </w:divBdr>
                                                                                    </w:div>
                                                                                    <w:div w:id="1326085235">
                                                                                      <w:marLeft w:val="0"/>
                                                                                      <w:marRight w:val="0"/>
                                                                                      <w:marTop w:val="0"/>
                                                                                      <w:marBottom w:val="0"/>
                                                                                      <w:divBdr>
                                                                                        <w:top w:val="none" w:sz="0" w:space="0" w:color="auto"/>
                                                                                        <w:left w:val="none" w:sz="0" w:space="0" w:color="auto"/>
                                                                                        <w:bottom w:val="none" w:sz="0" w:space="0" w:color="auto"/>
                                                                                        <w:right w:val="none" w:sz="0" w:space="0" w:color="auto"/>
                                                                                      </w:divBdr>
                                                                                    </w:div>
                                                                                  </w:divsChild>
                                                                                </w:div>
                                                                                <w:div w:id="1767114574">
                                                                                  <w:marLeft w:val="0"/>
                                                                                  <w:marRight w:val="0"/>
                                                                                  <w:marTop w:val="0"/>
                                                                                  <w:marBottom w:val="0"/>
                                                                                  <w:divBdr>
                                                                                    <w:top w:val="none" w:sz="0" w:space="0" w:color="auto"/>
                                                                                    <w:left w:val="none" w:sz="0" w:space="0" w:color="auto"/>
                                                                                    <w:bottom w:val="none" w:sz="0" w:space="0" w:color="auto"/>
                                                                                    <w:right w:val="none" w:sz="0" w:space="0" w:color="auto"/>
                                                                                  </w:divBdr>
                                                                                  <w:divsChild>
                                                                                    <w:div w:id="995183297">
                                                                                      <w:marLeft w:val="0"/>
                                                                                      <w:marRight w:val="0"/>
                                                                                      <w:marTop w:val="0"/>
                                                                                      <w:marBottom w:val="0"/>
                                                                                      <w:divBdr>
                                                                                        <w:top w:val="none" w:sz="0" w:space="0" w:color="auto"/>
                                                                                        <w:left w:val="none" w:sz="0" w:space="0" w:color="auto"/>
                                                                                        <w:bottom w:val="none" w:sz="0" w:space="0" w:color="auto"/>
                                                                                        <w:right w:val="none" w:sz="0" w:space="0" w:color="auto"/>
                                                                                      </w:divBdr>
                                                                                    </w:div>
                                                                                  </w:divsChild>
                                                                                </w:div>
                                                                                <w:div w:id="1854999890">
                                                                                  <w:marLeft w:val="0"/>
                                                                                  <w:marRight w:val="0"/>
                                                                                  <w:marTop w:val="0"/>
                                                                                  <w:marBottom w:val="0"/>
                                                                                  <w:divBdr>
                                                                                    <w:top w:val="none" w:sz="0" w:space="0" w:color="auto"/>
                                                                                    <w:left w:val="none" w:sz="0" w:space="0" w:color="auto"/>
                                                                                    <w:bottom w:val="none" w:sz="0" w:space="0" w:color="auto"/>
                                                                                    <w:right w:val="none" w:sz="0" w:space="0" w:color="auto"/>
                                                                                  </w:divBdr>
                                                                                  <w:divsChild>
                                                                                    <w:div w:id="1161848179">
                                                                                      <w:marLeft w:val="0"/>
                                                                                      <w:marRight w:val="0"/>
                                                                                      <w:marTop w:val="0"/>
                                                                                      <w:marBottom w:val="0"/>
                                                                                      <w:divBdr>
                                                                                        <w:top w:val="none" w:sz="0" w:space="0" w:color="auto"/>
                                                                                        <w:left w:val="none" w:sz="0" w:space="0" w:color="auto"/>
                                                                                        <w:bottom w:val="none" w:sz="0" w:space="0" w:color="auto"/>
                                                                                        <w:right w:val="none" w:sz="0" w:space="0" w:color="auto"/>
                                                                                      </w:divBdr>
                                                                                    </w:div>
                                                                                    <w:div w:id="384183980">
                                                                                      <w:marLeft w:val="0"/>
                                                                                      <w:marRight w:val="0"/>
                                                                                      <w:marTop w:val="0"/>
                                                                                      <w:marBottom w:val="0"/>
                                                                                      <w:divBdr>
                                                                                        <w:top w:val="none" w:sz="0" w:space="0" w:color="auto"/>
                                                                                        <w:left w:val="none" w:sz="0" w:space="0" w:color="auto"/>
                                                                                        <w:bottom w:val="none" w:sz="0" w:space="0" w:color="auto"/>
                                                                                        <w:right w:val="none" w:sz="0" w:space="0" w:color="auto"/>
                                                                                      </w:divBdr>
                                                                                    </w:div>
                                                                                    <w:div w:id="70009787">
                                                                                      <w:marLeft w:val="0"/>
                                                                                      <w:marRight w:val="0"/>
                                                                                      <w:marTop w:val="0"/>
                                                                                      <w:marBottom w:val="0"/>
                                                                                      <w:divBdr>
                                                                                        <w:top w:val="none" w:sz="0" w:space="0" w:color="auto"/>
                                                                                        <w:left w:val="none" w:sz="0" w:space="0" w:color="auto"/>
                                                                                        <w:bottom w:val="none" w:sz="0" w:space="0" w:color="auto"/>
                                                                                        <w:right w:val="none" w:sz="0" w:space="0" w:color="auto"/>
                                                                                      </w:divBdr>
                                                                                    </w:div>
                                                                                    <w:div w:id="912006002">
                                                                                      <w:marLeft w:val="0"/>
                                                                                      <w:marRight w:val="0"/>
                                                                                      <w:marTop w:val="0"/>
                                                                                      <w:marBottom w:val="0"/>
                                                                                      <w:divBdr>
                                                                                        <w:top w:val="none" w:sz="0" w:space="0" w:color="auto"/>
                                                                                        <w:left w:val="none" w:sz="0" w:space="0" w:color="auto"/>
                                                                                        <w:bottom w:val="none" w:sz="0" w:space="0" w:color="auto"/>
                                                                                        <w:right w:val="none" w:sz="0" w:space="0" w:color="auto"/>
                                                                                      </w:divBdr>
                                                                                    </w:div>
                                                                                  </w:divsChild>
                                                                                </w:div>
                                                                                <w:div w:id="347800729">
                                                                                  <w:marLeft w:val="0"/>
                                                                                  <w:marRight w:val="0"/>
                                                                                  <w:marTop w:val="0"/>
                                                                                  <w:marBottom w:val="0"/>
                                                                                  <w:divBdr>
                                                                                    <w:top w:val="none" w:sz="0" w:space="0" w:color="auto"/>
                                                                                    <w:left w:val="none" w:sz="0" w:space="0" w:color="auto"/>
                                                                                    <w:bottom w:val="none" w:sz="0" w:space="0" w:color="auto"/>
                                                                                    <w:right w:val="none" w:sz="0" w:space="0" w:color="auto"/>
                                                                                  </w:divBdr>
                                                                                  <w:divsChild>
                                                                                    <w:div w:id="1485387306">
                                                                                      <w:marLeft w:val="0"/>
                                                                                      <w:marRight w:val="0"/>
                                                                                      <w:marTop w:val="0"/>
                                                                                      <w:marBottom w:val="0"/>
                                                                                      <w:divBdr>
                                                                                        <w:top w:val="none" w:sz="0" w:space="0" w:color="auto"/>
                                                                                        <w:left w:val="none" w:sz="0" w:space="0" w:color="auto"/>
                                                                                        <w:bottom w:val="none" w:sz="0" w:space="0" w:color="auto"/>
                                                                                        <w:right w:val="none" w:sz="0" w:space="0" w:color="auto"/>
                                                                                      </w:divBdr>
                                                                                    </w:div>
                                                                                    <w:div w:id="202450580">
                                                                                      <w:marLeft w:val="0"/>
                                                                                      <w:marRight w:val="0"/>
                                                                                      <w:marTop w:val="0"/>
                                                                                      <w:marBottom w:val="0"/>
                                                                                      <w:divBdr>
                                                                                        <w:top w:val="none" w:sz="0" w:space="0" w:color="auto"/>
                                                                                        <w:left w:val="none" w:sz="0" w:space="0" w:color="auto"/>
                                                                                        <w:bottom w:val="none" w:sz="0" w:space="0" w:color="auto"/>
                                                                                        <w:right w:val="none" w:sz="0" w:space="0" w:color="auto"/>
                                                                                      </w:divBdr>
                                                                                    </w:div>
                                                                                  </w:divsChild>
                                                                                </w:div>
                                                                                <w:div w:id="1686861569">
                                                                                  <w:marLeft w:val="0"/>
                                                                                  <w:marRight w:val="0"/>
                                                                                  <w:marTop w:val="0"/>
                                                                                  <w:marBottom w:val="0"/>
                                                                                  <w:divBdr>
                                                                                    <w:top w:val="none" w:sz="0" w:space="0" w:color="auto"/>
                                                                                    <w:left w:val="none" w:sz="0" w:space="0" w:color="auto"/>
                                                                                    <w:bottom w:val="none" w:sz="0" w:space="0" w:color="auto"/>
                                                                                    <w:right w:val="none" w:sz="0" w:space="0" w:color="auto"/>
                                                                                  </w:divBdr>
                                                                                </w:div>
                                                                                <w:div w:id="429471265">
                                                                                  <w:marLeft w:val="0"/>
                                                                                  <w:marRight w:val="0"/>
                                                                                  <w:marTop w:val="0"/>
                                                                                  <w:marBottom w:val="0"/>
                                                                                  <w:divBdr>
                                                                                    <w:top w:val="none" w:sz="0" w:space="0" w:color="auto"/>
                                                                                    <w:left w:val="none" w:sz="0" w:space="0" w:color="auto"/>
                                                                                    <w:bottom w:val="none" w:sz="0" w:space="0" w:color="auto"/>
                                                                                    <w:right w:val="none" w:sz="0" w:space="0" w:color="auto"/>
                                                                                  </w:divBdr>
                                                                                </w:div>
                                                                                <w:div w:id="464666725">
                                                                                  <w:marLeft w:val="0"/>
                                                                                  <w:marRight w:val="0"/>
                                                                                  <w:marTop w:val="0"/>
                                                                                  <w:marBottom w:val="0"/>
                                                                                  <w:divBdr>
                                                                                    <w:top w:val="none" w:sz="0" w:space="0" w:color="auto"/>
                                                                                    <w:left w:val="none" w:sz="0" w:space="0" w:color="auto"/>
                                                                                    <w:bottom w:val="none" w:sz="0" w:space="0" w:color="auto"/>
                                                                                    <w:right w:val="none" w:sz="0" w:space="0" w:color="auto"/>
                                                                                  </w:divBdr>
                                                                                </w:div>
                                                                                <w:div w:id="1834295336">
                                                                                  <w:marLeft w:val="0"/>
                                                                                  <w:marRight w:val="0"/>
                                                                                  <w:marTop w:val="0"/>
                                                                                  <w:marBottom w:val="0"/>
                                                                                  <w:divBdr>
                                                                                    <w:top w:val="none" w:sz="0" w:space="0" w:color="auto"/>
                                                                                    <w:left w:val="none" w:sz="0" w:space="0" w:color="auto"/>
                                                                                    <w:bottom w:val="none" w:sz="0" w:space="0" w:color="auto"/>
                                                                                    <w:right w:val="none" w:sz="0" w:space="0" w:color="auto"/>
                                                                                  </w:divBdr>
                                                                                </w:div>
                                                                                <w:div w:id="495921320">
                                                                                  <w:marLeft w:val="0"/>
                                                                                  <w:marRight w:val="0"/>
                                                                                  <w:marTop w:val="0"/>
                                                                                  <w:marBottom w:val="0"/>
                                                                                  <w:divBdr>
                                                                                    <w:top w:val="none" w:sz="0" w:space="0" w:color="auto"/>
                                                                                    <w:left w:val="none" w:sz="0" w:space="0" w:color="auto"/>
                                                                                    <w:bottom w:val="none" w:sz="0" w:space="0" w:color="auto"/>
                                                                                    <w:right w:val="none" w:sz="0" w:space="0" w:color="auto"/>
                                                                                  </w:divBdr>
                                                                                </w:div>
                                                                                <w:div w:id="374159195">
                                                                                  <w:marLeft w:val="0"/>
                                                                                  <w:marRight w:val="0"/>
                                                                                  <w:marTop w:val="0"/>
                                                                                  <w:marBottom w:val="0"/>
                                                                                  <w:divBdr>
                                                                                    <w:top w:val="none" w:sz="0" w:space="0" w:color="auto"/>
                                                                                    <w:left w:val="none" w:sz="0" w:space="0" w:color="auto"/>
                                                                                    <w:bottom w:val="none" w:sz="0" w:space="0" w:color="auto"/>
                                                                                    <w:right w:val="none" w:sz="0" w:space="0" w:color="auto"/>
                                                                                  </w:divBdr>
                                                                                  <w:divsChild>
                                                                                    <w:div w:id="1370954872">
                                                                                      <w:marLeft w:val="0"/>
                                                                                      <w:marRight w:val="0"/>
                                                                                      <w:marTop w:val="0"/>
                                                                                      <w:marBottom w:val="0"/>
                                                                                      <w:divBdr>
                                                                                        <w:top w:val="none" w:sz="0" w:space="0" w:color="auto"/>
                                                                                        <w:left w:val="none" w:sz="0" w:space="0" w:color="auto"/>
                                                                                        <w:bottom w:val="none" w:sz="0" w:space="0" w:color="auto"/>
                                                                                        <w:right w:val="none" w:sz="0" w:space="0" w:color="auto"/>
                                                                                      </w:divBdr>
                                                                                    </w:div>
                                                                                    <w:div w:id="728840853">
                                                                                      <w:marLeft w:val="0"/>
                                                                                      <w:marRight w:val="0"/>
                                                                                      <w:marTop w:val="0"/>
                                                                                      <w:marBottom w:val="0"/>
                                                                                      <w:divBdr>
                                                                                        <w:top w:val="none" w:sz="0" w:space="0" w:color="auto"/>
                                                                                        <w:left w:val="none" w:sz="0" w:space="0" w:color="auto"/>
                                                                                        <w:bottom w:val="none" w:sz="0" w:space="0" w:color="auto"/>
                                                                                        <w:right w:val="none" w:sz="0" w:space="0" w:color="auto"/>
                                                                                      </w:divBdr>
                                                                                    </w:div>
                                                                                    <w:div w:id="1998994439">
                                                                                      <w:marLeft w:val="0"/>
                                                                                      <w:marRight w:val="0"/>
                                                                                      <w:marTop w:val="0"/>
                                                                                      <w:marBottom w:val="0"/>
                                                                                      <w:divBdr>
                                                                                        <w:top w:val="none" w:sz="0" w:space="0" w:color="auto"/>
                                                                                        <w:left w:val="none" w:sz="0" w:space="0" w:color="auto"/>
                                                                                        <w:bottom w:val="none" w:sz="0" w:space="0" w:color="auto"/>
                                                                                        <w:right w:val="none" w:sz="0" w:space="0" w:color="auto"/>
                                                                                      </w:divBdr>
                                                                                    </w:div>
                                                                                    <w:div w:id="1856650572">
                                                                                      <w:marLeft w:val="0"/>
                                                                                      <w:marRight w:val="0"/>
                                                                                      <w:marTop w:val="0"/>
                                                                                      <w:marBottom w:val="0"/>
                                                                                      <w:divBdr>
                                                                                        <w:top w:val="none" w:sz="0" w:space="0" w:color="auto"/>
                                                                                        <w:left w:val="none" w:sz="0" w:space="0" w:color="auto"/>
                                                                                        <w:bottom w:val="none" w:sz="0" w:space="0" w:color="auto"/>
                                                                                        <w:right w:val="none" w:sz="0" w:space="0" w:color="auto"/>
                                                                                      </w:divBdr>
                                                                                    </w:div>
                                                                                  </w:divsChild>
                                                                                </w:div>
                                                                                <w:div w:id="4553882">
                                                                                  <w:marLeft w:val="0"/>
                                                                                  <w:marRight w:val="0"/>
                                                                                  <w:marTop w:val="0"/>
                                                                                  <w:marBottom w:val="0"/>
                                                                                  <w:divBdr>
                                                                                    <w:top w:val="none" w:sz="0" w:space="0" w:color="auto"/>
                                                                                    <w:left w:val="none" w:sz="0" w:space="0" w:color="auto"/>
                                                                                    <w:bottom w:val="none" w:sz="0" w:space="0" w:color="auto"/>
                                                                                    <w:right w:val="none" w:sz="0" w:space="0" w:color="auto"/>
                                                                                  </w:divBdr>
                                                                                  <w:divsChild>
                                                                                    <w:div w:id="650061192">
                                                                                      <w:marLeft w:val="0"/>
                                                                                      <w:marRight w:val="0"/>
                                                                                      <w:marTop w:val="0"/>
                                                                                      <w:marBottom w:val="0"/>
                                                                                      <w:divBdr>
                                                                                        <w:top w:val="none" w:sz="0" w:space="0" w:color="auto"/>
                                                                                        <w:left w:val="none" w:sz="0" w:space="0" w:color="auto"/>
                                                                                        <w:bottom w:val="none" w:sz="0" w:space="0" w:color="auto"/>
                                                                                        <w:right w:val="none" w:sz="0" w:space="0" w:color="auto"/>
                                                                                      </w:divBdr>
                                                                                    </w:div>
                                                                                    <w:div w:id="1487475936">
                                                                                      <w:marLeft w:val="0"/>
                                                                                      <w:marRight w:val="0"/>
                                                                                      <w:marTop w:val="0"/>
                                                                                      <w:marBottom w:val="0"/>
                                                                                      <w:divBdr>
                                                                                        <w:top w:val="none" w:sz="0" w:space="0" w:color="auto"/>
                                                                                        <w:left w:val="none" w:sz="0" w:space="0" w:color="auto"/>
                                                                                        <w:bottom w:val="none" w:sz="0" w:space="0" w:color="auto"/>
                                                                                        <w:right w:val="none" w:sz="0" w:space="0" w:color="auto"/>
                                                                                      </w:divBdr>
                                                                                    </w:div>
                                                                                    <w:div w:id="1707874577">
                                                                                      <w:marLeft w:val="0"/>
                                                                                      <w:marRight w:val="0"/>
                                                                                      <w:marTop w:val="0"/>
                                                                                      <w:marBottom w:val="0"/>
                                                                                      <w:divBdr>
                                                                                        <w:top w:val="none" w:sz="0" w:space="0" w:color="auto"/>
                                                                                        <w:left w:val="none" w:sz="0" w:space="0" w:color="auto"/>
                                                                                        <w:bottom w:val="none" w:sz="0" w:space="0" w:color="auto"/>
                                                                                        <w:right w:val="none" w:sz="0" w:space="0" w:color="auto"/>
                                                                                      </w:divBdr>
                                                                                    </w:div>
                                                                                    <w:div w:id="1104301112">
                                                                                      <w:marLeft w:val="0"/>
                                                                                      <w:marRight w:val="0"/>
                                                                                      <w:marTop w:val="0"/>
                                                                                      <w:marBottom w:val="0"/>
                                                                                      <w:divBdr>
                                                                                        <w:top w:val="none" w:sz="0" w:space="0" w:color="auto"/>
                                                                                        <w:left w:val="none" w:sz="0" w:space="0" w:color="auto"/>
                                                                                        <w:bottom w:val="none" w:sz="0" w:space="0" w:color="auto"/>
                                                                                        <w:right w:val="none" w:sz="0" w:space="0" w:color="auto"/>
                                                                                      </w:divBdr>
                                                                                    </w:div>
                                                                                    <w:div w:id="656226888">
                                                                                      <w:marLeft w:val="0"/>
                                                                                      <w:marRight w:val="0"/>
                                                                                      <w:marTop w:val="0"/>
                                                                                      <w:marBottom w:val="0"/>
                                                                                      <w:divBdr>
                                                                                        <w:top w:val="none" w:sz="0" w:space="0" w:color="auto"/>
                                                                                        <w:left w:val="none" w:sz="0" w:space="0" w:color="auto"/>
                                                                                        <w:bottom w:val="none" w:sz="0" w:space="0" w:color="auto"/>
                                                                                        <w:right w:val="none" w:sz="0" w:space="0" w:color="auto"/>
                                                                                      </w:divBdr>
                                                                                    </w:div>
                                                                                  </w:divsChild>
                                                                                </w:div>
                                                                                <w:div w:id="643239571">
                                                                                  <w:marLeft w:val="0"/>
                                                                                  <w:marRight w:val="0"/>
                                                                                  <w:marTop w:val="0"/>
                                                                                  <w:marBottom w:val="0"/>
                                                                                  <w:divBdr>
                                                                                    <w:top w:val="none" w:sz="0" w:space="0" w:color="auto"/>
                                                                                    <w:left w:val="none" w:sz="0" w:space="0" w:color="auto"/>
                                                                                    <w:bottom w:val="none" w:sz="0" w:space="0" w:color="auto"/>
                                                                                    <w:right w:val="none" w:sz="0" w:space="0" w:color="auto"/>
                                                                                  </w:divBdr>
                                                                                  <w:divsChild>
                                                                                    <w:div w:id="316961038">
                                                                                      <w:marLeft w:val="0"/>
                                                                                      <w:marRight w:val="0"/>
                                                                                      <w:marTop w:val="0"/>
                                                                                      <w:marBottom w:val="0"/>
                                                                                      <w:divBdr>
                                                                                        <w:top w:val="none" w:sz="0" w:space="0" w:color="auto"/>
                                                                                        <w:left w:val="none" w:sz="0" w:space="0" w:color="auto"/>
                                                                                        <w:bottom w:val="none" w:sz="0" w:space="0" w:color="auto"/>
                                                                                        <w:right w:val="none" w:sz="0" w:space="0" w:color="auto"/>
                                                                                      </w:divBdr>
                                                                                    </w:div>
                                                                                    <w:div w:id="1712337180">
                                                                                      <w:marLeft w:val="0"/>
                                                                                      <w:marRight w:val="0"/>
                                                                                      <w:marTop w:val="0"/>
                                                                                      <w:marBottom w:val="0"/>
                                                                                      <w:divBdr>
                                                                                        <w:top w:val="none" w:sz="0" w:space="0" w:color="auto"/>
                                                                                        <w:left w:val="none" w:sz="0" w:space="0" w:color="auto"/>
                                                                                        <w:bottom w:val="none" w:sz="0" w:space="0" w:color="auto"/>
                                                                                        <w:right w:val="none" w:sz="0" w:space="0" w:color="auto"/>
                                                                                      </w:divBdr>
                                                                                    </w:div>
                                                                                    <w:div w:id="531696957">
                                                                                      <w:marLeft w:val="0"/>
                                                                                      <w:marRight w:val="0"/>
                                                                                      <w:marTop w:val="0"/>
                                                                                      <w:marBottom w:val="0"/>
                                                                                      <w:divBdr>
                                                                                        <w:top w:val="none" w:sz="0" w:space="0" w:color="auto"/>
                                                                                        <w:left w:val="none" w:sz="0" w:space="0" w:color="auto"/>
                                                                                        <w:bottom w:val="none" w:sz="0" w:space="0" w:color="auto"/>
                                                                                        <w:right w:val="none" w:sz="0" w:space="0" w:color="auto"/>
                                                                                      </w:divBdr>
                                                                                    </w:div>
                                                                                    <w:div w:id="1698122798">
                                                                                      <w:marLeft w:val="0"/>
                                                                                      <w:marRight w:val="0"/>
                                                                                      <w:marTop w:val="0"/>
                                                                                      <w:marBottom w:val="0"/>
                                                                                      <w:divBdr>
                                                                                        <w:top w:val="none" w:sz="0" w:space="0" w:color="auto"/>
                                                                                        <w:left w:val="none" w:sz="0" w:space="0" w:color="auto"/>
                                                                                        <w:bottom w:val="none" w:sz="0" w:space="0" w:color="auto"/>
                                                                                        <w:right w:val="none" w:sz="0" w:space="0" w:color="auto"/>
                                                                                      </w:divBdr>
                                                                                    </w:div>
                                                                                    <w:div w:id="933902077">
                                                                                      <w:marLeft w:val="0"/>
                                                                                      <w:marRight w:val="0"/>
                                                                                      <w:marTop w:val="0"/>
                                                                                      <w:marBottom w:val="0"/>
                                                                                      <w:divBdr>
                                                                                        <w:top w:val="none" w:sz="0" w:space="0" w:color="auto"/>
                                                                                        <w:left w:val="none" w:sz="0" w:space="0" w:color="auto"/>
                                                                                        <w:bottom w:val="none" w:sz="0" w:space="0" w:color="auto"/>
                                                                                        <w:right w:val="none" w:sz="0" w:space="0" w:color="auto"/>
                                                                                      </w:divBdr>
                                                                                    </w:div>
                                                                                  </w:divsChild>
                                                                                </w:div>
                                                                                <w:div w:id="1666275700">
                                                                                  <w:marLeft w:val="0"/>
                                                                                  <w:marRight w:val="0"/>
                                                                                  <w:marTop w:val="0"/>
                                                                                  <w:marBottom w:val="0"/>
                                                                                  <w:divBdr>
                                                                                    <w:top w:val="none" w:sz="0" w:space="0" w:color="auto"/>
                                                                                    <w:left w:val="none" w:sz="0" w:space="0" w:color="auto"/>
                                                                                    <w:bottom w:val="none" w:sz="0" w:space="0" w:color="auto"/>
                                                                                    <w:right w:val="none" w:sz="0" w:space="0" w:color="auto"/>
                                                                                  </w:divBdr>
                                                                                  <w:divsChild>
                                                                                    <w:div w:id="738794714">
                                                                                      <w:marLeft w:val="0"/>
                                                                                      <w:marRight w:val="0"/>
                                                                                      <w:marTop w:val="0"/>
                                                                                      <w:marBottom w:val="0"/>
                                                                                      <w:divBdr>
                                                                                        <w:top w:val="none" w:sz="0" w:space="0" w:color="auto"/>
                                                                                        <w:left w:val="none" w:sz="0" w:space="0" w:color="auto"/>
                                                                                        <w:bottom w:val="none" w:sz="0" w:space="0" w:color="auto"/>
                                                                                        <w:right w:val="none" w:sz="0" w:space="0" w:color="auto"/>
                                                                                      </w:divBdr>
                                                                                    </w:div>
                                                                                  </w:divsChild>
                                                                                </w:div>
                                                                                <w:div w:id="1619142711">
                                                                                  <w:marLeft w:val="0"/>
                                                                                  <w:marRight w:val="0"/>
                                                                                  <w:marTop w:val="0"/>
                                                                                  <w:marBottom w:val="0"/>
                                                                                  <w:divBdr>
                                                                                    <w:top w:val="none" w:sz="0" w:space="0" w:color="auto"/>
                                                                                    <w:left w:val="none" w:sz="0" w:space="0" w:color="auto"/>
                                                                                    <w:bottom w:val="none" w:sz="0" w:space="0" w:color="auto"/>
                                                                                    <w:right w:val="none" w:sz="0" w:space="0" w:color="auto"/>
                                                                                  </w:divBdr>
                                                                                </w:div>
                                                                                <w:div w:id="1607496100">
                                                                                  <w:marLeft w:val="0"/>
                                                                                  <w:marRight w:val="0"/>
                                                                                  <w:marTop w:val="0"/>
                                                                                  <w:marBottom w:val="0"/>
                                                                                  <w:divBdr>
                                                                                    <w:top w:val="none" w:sz="0" w:space="0" w:color="auto"/>
                                                                                    <w:left w:val="none" w:sz="0" w:space="0" w:color="auto"/>
                                                                                    <w:bottom w:val="none" w:sz="0" w:space="0" w:color="auto"/>
                                                                                    <w:right w:val="none" w:sz="0" w:space="0" w:color="auto"/>
                                                                                  </w:divBdr>
                                                                                </w:div>
                                                                                <w:div w:id="1288389151">
                                                                                  <w:marLeft w:val="0"/>
                                                                                  <w:marRight w:val="0"/>
                                                                                  <w:marTop w:val="0"/>
                                                                                  <w:marBottom w:val="0"/>
                                                                                  <w:divBdr>
                                                                                    <w:top w:val="none" w:sz="0" w:space="0" w:color="auto"/>
                                                                                    <w:left w:val="none" w:sz="0" w:space="0" w:color="auto"/>
                                                                                    <w:bottom w:val="none" w:sz="0" w:space="0" w:color="auto"/>
                                                                                    <w:right w:val="none" w:sz="0" w:space="0" w:color="auto"/>
                                                                                  </w:divBdr>
                                                                                </w:div>
                                                                                <w:div w:id="1013799386">
                                                                                  <w:marLeft w:val="0"/>
                                                                                  <w:marRight w:val="0"/>
                                                                                  <w:marTop w:val="0"/>
                                                                                  <w:marBottom w:val="0"/>
                                                                                  <w:divBdr>
                                                                                    <w:top w:val="none" w:sz="0" w:space="0" w:color="auto"/>
                                                                                    <w:left w:val="none" w:sz="0" w:space="0" w:color="auto"/>
                                                                                    <w:bottom w:val="none" w:sz="0" w:space="0" w:color="auto"/>
                                                                                    <w:right w:val="none" w:sz="0" w:space="0" w:color="auto"/>
                                                                                  </w:divBdr>
                                                                                </w:div>
                                                                                <w:div w:id="560405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894</Words>
  <Characters>5102</Characters>
  <Application>Microsoft Office Word</Application>
  <DocSecurity>0</DocSecurity>
  <Lines>42</Lines>
  <Paragraphs>11</Paragraphs>
  <ScaleCrop>false</ScaleCrop>
  <Company/>
  <LinksUpToDate>false</LinksUpToDate>
  <CharactersWithSpaces>5985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Johnson</dc:creator>
  <cp:keywords/>
  <dc:description/>
  <cp:lastModifiedBy>Arthur Souza Rodrigues</cp:lastModifiedBy>
  <cp:revision>1</cp:revision>
  <dcterms:created xsi:type="dcterms:W3CDTF">2020-02-13T21:42:00Z</dcterms:created>
  <dcterms:modified xsi:type="dcterms:W3CDTF">2026-09-26T00:00:00Z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2024-01-25T22:06:07Z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20545212-faff-42c3-9f9f-e7676c98a7a1</vt:lpwstr>
  </property>
  <property fmtid="{D5CDD505-2E9C-101B-9397-08002B2CF9AE}" pid="7" name="MSIP_Label_defa4170-0d19-0005-0004-bc88714345d2_ActionId">
    <vt:lpwstr>b71e3446-c442-4bde-a80a-50aaeea350b3</vt:lpwstr>
  </property>
  <property fmtid="{D5CDD505-2E9C-101B-9397-08002B2CF9AE}" pid="8" name="MSIP_Label_defa4170-0d19-0005-0004-bc88714345d2_ContentBits">
    <vt:lpwstr>0</vt:lpwstr>
  </property>
</Properties>
</file>