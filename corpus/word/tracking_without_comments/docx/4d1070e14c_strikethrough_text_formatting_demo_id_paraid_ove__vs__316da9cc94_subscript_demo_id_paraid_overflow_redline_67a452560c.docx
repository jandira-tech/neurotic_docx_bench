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752C96" w14:textId="77777777" w:rsidR="006870CB" w:rsidRDefault="005944E5">
      <w:ins w:id="0" w:author="Comparison" w:date="2026-07-05T01:10:00Z" w16du:dateUtc="2026-07-05T05:10:00Z">
        <w:r>
          <w:rPr>
            <w:vertAlign w:val="subscript"/>
          </w:rPr>
          <w:t>Subscript</w:t>
        </w:r>
      </w:ins>
      <w:del w:id="1" w:author="Comparison" w:date="2026-07-05T01:10:00Z" w16du:dateUtc="2026-07-05T05:10:00Z">
        <w:r>
          <w:rPr>
            <w:strike/>
          </w:rPr>
          <w:delText>Strikethrough Text Formatting</w:delText>
        </w:r>
      </w:del>
      <w:r>
        <w:rPr>
          <w:vertAlign w:val="subscript"/>
          <w:rPrChange w:id="2" w:author="Comparison" w:date="2026-07-05T01:10:00Z" w16du:dateUtc="2026-07-05T05:10:00Z">
            <w:rPr>
              <w:strike/>
            </w:rPr>
          </w:rPrChange>
        </w:rPr>
        <w:t xml:space="preserve"> Demo</w:t>
      </w:r>
    </w:p>
    <w:p w14:paraId="103C37FC" w14:textId="77777777" w:rsidR="006870CB" w:rsidRDefault="005944E5">
      <w:r>
        <w:rPr>
          <w:vertAlign w:val="subscript"/>
          <w:rPrChange w:id="3" w:author="Comparison" w:date="2026-07-05T01:10:00Z" w16du:dateUtc="2026-07-05T05:10:00Z">
            <w:rPr>
              <w:strike/>
            </w:rPr>
          </w:rPrChange>
        </w:rPr>
        <w:t xml:space="preserve">This document demonstrates </w:t>
      </w:r>
      <w:ins w:id="4" w:author="Comparison" w:date="2026-07-05T01:10:00Z" w16du:dateUtc="2026-07-05T05:10:00Z">
        <w:r>
          <w:rPr>
            <w:vertAlign w:val="subscript"/>
          </w:rPr>
          <w:t>subscript</w:t>
        </w:r>
      </w:ins>
      <w:del w:id="5" w:author="Comparison" w:date="2026-07-05T01:10:00Z" w16du:dateUtc="2026-07-05T05:10:00Z">
        <w:r>
          <w:rPr>
            <w:strike/>
          </w:rPr>
          <w:delText>strikethrough</w:delText>
        </w:r>
      </w:del>
      <w:r>
        <w:rPr>
          <w:vertAlign w:val="subscript"/>
          <w:rPrChange w:id="6" w:author="Comparison" w:date="2026-07-05T01:10:00Z" w16du:dateUtc="2026-07-05T05:10:00Z">
            <w:rPr>
              <w:strike/>
            </w:rPr>
          </w:rPrChange>
        </w:rPr>
        <w:t xml:space="preserve"> formatting.</w:t>
      </w:r>
    </w:p>
    <w:p w14:paraId="713C6894" w14:textId="77777777" w:rsidR="006870CB" w:rsidRDefault="005944E5">
      <w:ins w:id="7" w:author="Comparison" w:date="2026-07-05T01:10:00Z" w16du:dateUtc="2026-07-05T05:10:00Z">
        <w:r>
          <w:rPr>
            <w:vertAlign w:val="subscript"/>
          </w:rPr>
          <w:t>H2O and CO2 use subscript numbers in chemical notation.</w:t>
        </w:r>
      </w:ins>
      <w:del w:id="8" w:author="Comparison" w:date="2026-07-05T01:10:00Z" w16du:dateUtc="2026-07-05T05:10:00Z">
        <w:r>
          <w:rPr>
            <w:strike/>
          </w:rPr>
          <w:delText>This text has strikethrough.</w:delText>
        </w:r>
      </w:del>
    </w:p>
    <w:sectPr w:rsidR="006870C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0CB"/>
    <w:rsid w:val="003E103A"/>
    <w:rsid w:val="005944E5"/>
    <w:rsid w:val="006870CB"/>
    <w:rsid w:val="0091717E"/>
    <w:rsid w:val="00B37A4C"/>
    <w:rsid w:val="00E7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3CF1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2026-07-05T05:10:00Z</dcterms:modified>
</cp:coreProperties>
</file>