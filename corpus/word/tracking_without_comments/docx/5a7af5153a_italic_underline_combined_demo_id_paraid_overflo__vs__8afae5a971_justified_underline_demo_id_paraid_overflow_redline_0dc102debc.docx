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8E2C80" w14:textId="77777777" w:rsidR="00CB14CB" w:rsidRDefault="00F23F39">
      <w:ins w:id="0" w:author="Comparison" w:date="2026-07-05T01:09:00Z" w16du:dateUtc="2026-07-05T05:09:00Z">
        <w:r>
          <w:t>Justified</w:t>
        </w:r>
      </w:ins>
      <w:del w:id="1" w:author="Comparison" w:date="2026-07-05T01:09:00Z" w16du:dateUtc="2026-07-05T05:09:00Z">
        <w:r>
          <w:rPr>
            <w:i/>
            <w:iCs/>
            <w:u w:val="single"/>
          </w:rPr>
          <w:delText>Italic</w:delText>
        </w:r>
      </w:del>
      <w:r>
        <w:rPr>
          <w:rPrChange w:id="2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Underline </w:t>
      </w:r>
      <w:del w:id="3" w:author="Comparison" w:date="2026-07-05T01:09:00Z" w16du:dateUtc="2026-07-05T05:09:00Z">
        <w:r>
          <w:rPr>
            <w:i/>
            <w:iCs/>
            <w:u w:val="single"/>
          </w:rPr>
          <w:delText xml:space="preserve">Combined </w:delText>
        </w:r>
      </w:del>
      <w:r>
        <w:rPr>
          <w:rPrChange w:id="4" w:author="Comparison" w:date="2026-07-05T01:09:00Z" w16du:dateUtc="2026-07-05T05:09:00Z">
            <w:rPr>
              <w:i/>
              <w:iCs/>
              <w:u w:val="single"/>
            </w:rPr>
          </w:rPrChange>
        </w:rPr>
        <w:t>Demo</w:t>
      </w:r>
    </w:p>
    <w:p w14:paraId="504DDFEC" w14:textId="77777777" w:rsidR="00CB14CB" w:rsidRDefault="00F23F39">
      <w:pPr>
        <w:rPr>
          <w:del w:id="5" w:author="Comparison" w:date="2026-07-05T01:09:00Z" w16du:dateUtc="2026-07-05T05:09:00Z"/>
        </w:rPr>
      </w:pPr>
      <w:r>
        <w:rPr>
          <w:rPrChange w:id="6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This document combines </w:t>
      </w:r>
      <w:ins w:id="7" w:author="Comparison" w:date="2026-07-05T01:09:00Z" w16du:dateUtc="2026-07-05T05:09:00Z">
        <w:r>
          <w:t>justify alignment with</w:t>
        </w:r>
      </w:ins>
      <w:del w:id="8" w:author="Comparison" w:date="2026-07-05T01:09:00Z" w16du:dateUtc="2026-07-05T05:09:00Z">
        <w:r>
          <w:rPr>
            <w:i/>
            <w:iCs/>
            <w:u w:val="single"/>
          </w:rPr>
          <w:delText>italic and</w:delText>
        </w:r>
      </w:del>
      <w:r>
        <w:rPr>
          <w:rPrChange w:id="9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underline formatting</w:t>
      </w:r>
      <w:del w:id="10" w:author="Comparison" w:date="2026-07-05T01:09:00Z" w16du:dateUtc="2026-07-05T05:09:00Z">
        <w:r>
          <w:rPr>
            <w:i/>
            <w:iCs/>
            <w:u w:val="single"/>
          </w:rPr>
          <w:delText>.</w:delText>
        </w:r>
      </w:del>
    </w:p>
    <w:p w14:paraId="56944E21" w14:textId="77777777" w:rsidR="00CB14CB" w:rsidRDefault="00F23F39">
      <w:del w:id="11" w:author="Comparison" w:date="2026-07-05T01:09:00Z" w16du:dateUtc="2026-07-05T05:09:00Z">
        <w:r>
          <w:rPr>
            <w:i/>
            <w:iCs/>
            <w:u w:val="single"/>
          </w:rPr>
          <w:delText>Italic underlined text is often used</w:delText>
        </w:r>
      </w:del>
      <w:r>
        <w:rPr>
          <w:rPrChange w:id="12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for </w:t>
      </w:r>
      <w:ins w:id="13" w:author="Comparison" w:date="2026-07-05T01:09:00Z" w16du:dateUtc="2026-07-05T05:09:00Z">
        <w:r>
          <w:t>a formal document look</w:t>
        </w:r>
      </w:ins>
      <w:del w:id="14" w:author="Comparison" w:date="2026-07-05T01:09:00Z" w16du:dateUtc="2026-07-05T05:09:00Z">
        <w:r>
          <w:rPr>
            <w:i/>
            <w:iCs/>
            <w:u w:val="single"/>
          </w:rPr>
          <w:delText>titles and citations</w:delText>
        </w:r>
      </w:del>
      <w:r>
        <w:rPr>
          <w:rPrChange w:id="15" w:author="Comparison" w:date="2026-07-05T01:09:00Z" w16du:dateUtc="2026-07-05T05:09:00Z">
            <w:rPr>
              <w:i/>
              <w:iCs/>
              <w:u w:val="single"/>
            </w:rPr>
          </w:rPrChange>
        </w:rPr>
        <w:t>.</w:t>
      </w:r>
    </w:p>
    <w:sectPr w:rsidR="00CB14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14CB"/>
    <w:rsid w:val="004C6026"/>
    <w:rsid w:val="00B37A4C"/>
    <w:rsid w:val="00C60AA3"/>
    <w:rsid w:val="00CB14CB"/>
    <w:rsid w:val="00D613F2"/>
    <w:rsid w:val="00F2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4D90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2026-07-05T05:09:00Z</dcterms:modified>
</cp:coreProperties>
</file>