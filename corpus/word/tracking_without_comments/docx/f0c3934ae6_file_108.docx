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FCFAD" w14:textId="77777777" w:rsidR="001760EB" w:rsidRDefault="001760EB">
      <w:r>
        <w:t>file_108.docx</w:t>
      </w:r>
    </w:p>
    <w:p w14:paraId="5AFE6D9E" w14:textId="63F4F1DE" w:rsidR="00575198" w:rsidRDefault="00AC2CEE">
      <w:r>
        <w:t>Risk Assessment - Product Launch</w:t>
      </w:r>
    </w:p>
    <w:p w14:paraId="6DC02003" w14:textId="77777777" w:rsidR="00575198" w:rsidRDefault="00AC2CEE">
      <w:r>
        <w:t>Project: New CRM System</w:t>
      </w:r>
    </w:p>
    <w:p w14:paraId="7E98F637" w14:textId="77777777" w:rsidR="00575198" w:rsidRDefault="00AC2CEE">
      <w:r>
        <w:t>High Risk: Data migration errors</w:t>
      </w:r>
    </w:p>
    <w:p w14:paraId="4D2AA82C" w14:textId="77777777" w:rsidR="00575198" w:rsidRDefault="00AC2CEE">
      <w:r>
        <w:t>Medium Risk: User adoption rate</w:t>
      </w:r>
    </w:p>
    <w:p w14:paraId="78827420" w14:textId="77777777" w:rsidR="00575198" w:rsidRDefault="00AC2CEE">
      <w:r>
        <w:t>Low Risk: Integration delays</w:t>
      </w:r>
    </w:p>
    <w:p w14:paraId="3FADEF27" w14:textId="77777777" w:rsidR="00575198" w:rsidRDefault="00AC2CEE">
      <w:r>
        <w:t xml:space="preserve">Mitigation Plan: Phased </w:t>
      </w:r>
      <w:proofErr w:type="spellStart"/>
      <w:r>
        <w:t>rollou</w:t>
      </w:r>
      <w:proofErr w:type="spellEnd"/>
      <w:ins w:id="0" w:author="Online User" w:date="2026-05-14T18:20:00Z">
        <w:r>
          <w:t xml:space="preserve"> with </w:t>
        </w:r>
        <w:proofErr w:type="spellStart"/>
        <w:r>
          <w:t>testing</w:t>
        </w:r>
      </w:ins>
      <w:r>
        <w:t>t</w:t>
      </w:r>
      <w:proofErr w:type="spellEnd"/>
    </w:p>
    <w:p w14:paraId="0EBC8ADB" w14:textId="77777777" w:rsidR="00575198" w:rsidRDefault="00AC2CEE">
      <w:r>
        <w:t>Owner: IT Department</w:t>
      </w:r>
    </w:p>
    <w:p w14:paraId="7227A54F" w14:textId="77777777" w:rsidR="00575198" w:rsidRDefault="00AC2CEE">
      <w:r>
        <w:t>Review Date: March 15, 2026</w:t>
      </w:r>
    </w:p>
    <w:sectPr w:rsidR="005751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198"/>
    <w:rsid w:val="001760EB"/>
    <w:rsid w:val="0057519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E3C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2026-05-14T18:20:00Z</dcterms:created>
  <dcterms:modified xsi:type="dcterms:W3CDTF">2026-07-11T01:30:00Z</dcterms:modified>
</cp:coreProperties>
</file>