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D0D9" w14:textId="52DE1325" w:rsidR="005A1E30" w:rsidRPr="001036C6" w:rsidRDefault="005D4649" w:rsidP="005A1E30">
      <w:pPr>
        <w:rPr>
          <w:del w:id="0" w:author="Comparison" w:date="2026-08-03T22:21:00Z" w16du:dateUtc="2026-08-04T02:21:00Z"/>
          <w:rFonts w:ascii="Arial" w:hAnsi="Arial" w:cs="Arial"/>
        </w:rPr>
      </w:pPr>
      <w:ins w:id="1" w:author="Comparison" w:date="2026-08-03T22:21:00Z" w16du:dateUtc="2026-08-04T02:21:00Z">
        <w:r>
          <w:t>Document without sectPr</w:t>
        </w:r>
      </w:ins>
      <w:del w:id="2" w:author="Comparison" w:date="2026-08-03T22:21:00Z" w16du:dateUtc="2026-08-04T02:21:00Z">
        <w:r w:rsidR="005A1E30" w:rsidRPr="001036C6">
          <w:rPr>
            <w:rFonts w:ascii="Arial" w:hAnsi="Arial" w:cs="Arial"/>
          </w:rPr>
          <w:br/>
          <w:delText>By: ___________________________</w:delText>
        </w:r>
        <w:r w:rsidR="005A1E30"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="005A1E30"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="005A1E30"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47BDCB3B" w14:textId="39B2BC50" w:rsidR="005A1E30" w:rsidRPr="001036C6" w:rsidRDefault="005A1E30" w:rsidP="005A1E30">
      <w:pPr>
        <w:rPr>
          <w:del w:id="3" w:author="Comparison" w:date="2026-08-03T22:21:00Z" w16du:dateUtc="2026-08-04T02:21:00Z"/>
          <w:rFonts w:ascii="Arial" w:hAnsi="Arial" w:cs="Arial"/>
        </w:rPr>
      </w:pPr>
      <w:del w:id="4" w:author="Comparison" w:date="2026-08-03T22:21:00Z" w16du:dateUtc="2026-08-04T02:21:00Z">
        <w:r w:rsidRPr="001036C6">
          <w:rPr>
            <w:rFonts w:ascii="Arial" w:hAnsi="Arial" w:cs="Arial"/>
          </w:rPr>
          <w:br/>
          <w:delText>By: ___________________________</w:delText>
        </w:r>
        <w:r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002A0B76" w14:textId="572A6B54" w:rsidR="000B7C73" w:rsidRDefault="000B7C73">
      <w:pPr>
        <w:rPr>
          <w:rPrChange w:id="5" w:author="Comparison" w:date="2026-08-03T22:21:00Z" w16du:dateUtc="2026-08-04T02:21:00Z">
            <w:rPr>
              <w:rFonts w:ascii="Arial" w:hAnsi="Arial" w:cs="Arial"/>
            </w:rPr>
          </w:rPrChange>
        </w:rPr>
      </w:pPr>
    </w:p>
    <w:sectPr w:rsidR="000B7C7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BC824" w14:textId="77777777" w:rsidR="005D4649" w:rsidRDefault="005D4649" w:rsidP="00DC066E">
      <w:r>
        <w:separator/>
      </w:r>
    </w:p>
  </w:endnote>
  <w:endnote w:type="continuationSeparator" w:id="0">
    <w:p w14:paraId="49F5E0BB" w14:textId="77777777" w:rsidR="005D4649" w:rsidRDefault="005D4649" w:rsidP="00DC0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AC2A" w14:textId="0E7715C7" w:rsidR="00DC066E" w:rsidRDefault="00194B4C">
    <w:pPr>
      <w:pStyle w:val="Header"/>
      <w:rPr>
        <w:rPrChange w:id="8" w:author="Comparison" w:date="2026-08-03T22:21:00Z" w16du:dateUtc="2026-08-04T02:21:00Z">
          <w:rPr>
            <w:rFonts w:ascii="Times New Roman" w:hAnsi="Times New Roman" w:cs="Times New Roman"/>
            <w:color w:val="8EAADB" w:themeColor="accent1" w:themeTint="99"/>
            <w:sz w:val="36"/>
            <w:szCs w:val="36"/>
          </w:rPr>
        </w:rPrChange>
      </w:rPr>
      <w:pPrChange w:id="9" w:author="Comparison" w:date="2026-08-03T22:21:00Z" w16du:dateUtc="2026-08-04T02:21:00Z">
        <w:pPr>
          <w:pStyle w:val="Header"/>
          <w:jc w:val="center"/>
        </w:pPr>
      </w:pPrChange>
    </w:pPr>
    <w:del w:id="10" w:author="Comparison" w:date="2026-08-03T22:21:00Z" w16du:dateUtc="2026-08-04T02:21:00Z">
      <w:r>
        <w:rPr>
          <w:rFonts w:ascii="Times New Roman" w:hAnsi="Times New Roman" w:cs="Times New Roman"/>
          <w:color w:val="8EAADB" w:themeColor="accent1" w:themeTint="99"/>
          <w:sz w:val="36"/>
          <w:szCs w:val="36"/>
        </w:rPr>
        <w:delText>Footer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5284E" w14:textId="77777777" w:rsidR="005D4649" w:rsidRDefault="005D4649" w:rsidP="00DC066E">
      <w:r>
        <w:separator/>
      </w:r>
    </w:p>
  </w:footnote>
  <w:footnote w:type="continuationSeparator" w:id="0">
    <w:p w14:paraId="24EBBCAE" w14:textId="77777777" w:rsidR="005D4649" w:rsidRDefault="005D4649" w:rsidP="00DC0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0E34" w14:textId="6E8FD088" w:rsidR="00DC066E" w:rsidRDefault="00194B4C">
    <w:pPr>
      <w:pStyle w:val="Header"/>
      <w:rPr>
        <w:rPrChange w:id="6" w:author="Comparison" w:date="2026-08-03T22:21:00Z" w16du:dateUtc="2026-08-04T02:21:00Z">
          <w:rPr>
            <w:i/>
            <w:iCs/>
          </w:rPr>
        </w:rPrChange>
      </w:rPr>
    </w:pPr>
    <w:del w:id="7" w:author="Comparison" w:date="2026-08-03T22:21:00Z" w16du:dateUtc="2026-08-04T02:21:00Z">
      <w:r>
        <w:rPr>
          <w:i/>
          <w:iCs/>
        </w:rPr>
        <w:delText>Generic content header</w:delText>
      </w:r>
    </w:del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F"/>
    <w:rsid w:val="000A3295"/>
    <w:rsid w:val="000B7C73"/>
    <w:rsid w:val="000C79F5"/>
    <w:rsid w:val="001036C6"/>
    <w:rsid w:val="00112874"/>
    <w:rsid w:val="00160A57"/>
    <w:rsid w:val="00194B4C"/>
    <w:rsid w:val="0024634F"/>
    <w:rsid w:val="00347301"/>
    <w:rsid w:val="00360F1B"/>
    <w:rsid w:val="003C1D14"/>
    <w:rsid w:val="003D4722"/>
    <w:rsid w:val="004150C4"/>
    <w:rsid w:val="005A1E30"/>
    <w:rsid w:val="005D4649"/>
    <w:rsid w:val="005D61A1"/>
    <w:rsid w:val="00630FFB"/>
    <w:rsid w:val="006604B2"/>
    <w:rsid w:val="00676690"/>
    <w:rsid w:val="0067782B"/>
    <w:rsid w:val="007442EE"/>
    <w:rsid w:val="00793D8C"/>
    <w:rsid w:val="00944F63"/>
    <w:rsid w:val="00A047C0"/>
    <w:rsid w:val="00A131E4"/>
    <w:rsid w:val="00A519C4"/>
    <w:rsid w:val="00A774F8"/>
    <w:rsid w:val="00B66469"/>
    <w:rsid w:val="00C3264C"/>
    <w:rsid w:val="00DC066E"/>
    <w:rsid w:val="00F46982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16400"/>
  <w15:chartTrackingRefBased/>
  <w15:docId w15:val="{4ADF3CDD-7D3E-F74B-9A9C-2379B1BC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A1E30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C326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66E"/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cp:lastPrinted>2024-05-16T16:19:00Z</cp:lastPrinted>
  <dcterms:created xsi:type="dcterms:W3CDTF">2025-12-01T21:10:00Z</dcterms:created>
  <dcterms:modified xsi:type="dcterms:W3CDTF">2026-08-04T02:21:00Z</dcterms:modified>
</cp:coreProperties>
</file>