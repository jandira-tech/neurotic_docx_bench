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4118C" w14:textId="77777777" w:rsidR="00FF364B" w:rsidRDefault="00FF364B">
      <w:r>
        <w:t>file_</w:t>
      </w:r>
      <w:ins w:id="0" w:author="Arthur Souza Rodrigues" w:date="2026-07-10T21:50:00Z" w16du:dateUtc="2026-07-11T01:50:00Z">
        <w:r>
          <w:t>151</w:t>
        </w:r>
      </w:ins>
      <w:del w:id="1" w:author="Arthur Souza Rodrigues" w:date="2026-07-10T21:50:00Z" w16du:dateUtc="2026-07-11T01:50:00Z">
        <w:r>
          <w:delText>150</w:delText>
        </w:r>
      </w:del>
      <w:r>
        <w:t>.docx</w:t>
      </w:r>
    </w:p>
    <w:p w14:paraId="1853B1DF" w14:textId="519BEE84" w:rsidR="002E532C" w:rsidRDefault="005E5F52">
      <w:pPr>
        <w:rPr>
          <w:ins w:id="2" w:author="Arthur Souza Rodrigues" w:date="2026-07-10T21:50:00Z" w16du:dateUtc="2026-07-11T01:50:00Z"/>
        </w:rPr>
      </w:pPr>
      <w:ins w:id="3" w:author="Arthur Souza Rodrigues" w:date="2026-07-10T21:50:00Z" w16du:dateUtc="2026-07-11T01:50:00Z">
        <w:r>
          <w:t>Project Proposal</w:t>
        </w:r>
      </w:ins>
    </w:p>
    <w:p w14:paraId="5DDB7F1E" w14:textId="77777777" w:rsidR="002E532C" w:rsidRDefault="005E5F52">
      <w:pPr>
        <w:rPr>
          <w:ins w:id="4" w:author="Arthur Souza Rodrigues" w:date="2026-07-10T21:50:00Z" w16du:dateUtc="2026-07-11T01:50:00Z"/>
        </w:rPr>
      </w:pPr>
      <w:ins w:id="5" w:author="Arthur Souza Rodrigues" w:date="2026-07-10T21:50:00Z" w16du:dateUtc="2026-07-11T01:50:00Z">
        <w:r>
          <w:t>This project will be completed by the end of the quarter.</w:t>
        </w:r>
      </w:ins>
    </w:p>
    <w:p w14:paraId="48A88A33" w14:textId="77777777" w:rsidR="002E532C" w:rsidRDefault="005E5F52">
      <w:pPr>
        <w:rPr>
          <w:ins w:id="6" w:author="Arthur Souza Rodrigues" w:date="2026-07-10T21:50:00Z" w16du:dateUtc="2026-07-11T01:50:00Z"/>
        </w:rPr>
      </w:pPr>
      <w:ins w:id="7" w:author="Arthur Souza Rodrigues" w:date="2026-07-10T21:50:00Z" w16du:dateUtc="2026-07-11T01:50:00Z">
        <w:r>
          <w:t>The team consists of five members.</w:t>
        </w:r>
      </w:ins>
    </w:p>
    <w:p w14:paraId="1EBC1991" w14:textId="034892CA" w:rsidR="001D5CFD" w:rsidRDefault="005E5F52">
      <w:pPr>
        <w:rPr>
          <w:del w:id="8" w:author="Arthur Souza Rodrigues" w:date="2026-07-10T21:50:00Z" w16du:dateUtc="2026-07-11T01:50:00Z"/>
        </w:rPr>
      </w:pPr>
      <w:ins w:id="9" w:author="Arthur Souza Rodrigues" w:date="2026-07-10T21:50:00Z" w16du:dateUtc="2026-07-11T01:50:00Z">
        <w:r>
          <w:t>Budget is estimated at ten thousand dollars.</w:t>
        </w:r>
      </w:ins>
      <w:del w:id="10" w:author="Arthur Souza Rodrigues" w:date="2026-07-10T21:50:00Z" w16du:dateUtc="2026-07-11T01:50:00Z">
        <w:r>
          <w:delText>Sales Report - January 2026</w:delText>
        </w:r>
      </w:del>
    </w:p>
    <w:p w14:paraId="312D81CE" w14:textId="77777777" w:rsidR="001D5CFD" w:rsidRDefault="005E5F52">
      <w:pPr>
        <w:rPr>
          <w:del w:id="11" w:author="Arthur Souza Rodrigues" w:date="2026-07-10T21:50:00Z" w16du:dateUtc="2026-07-11T01:50:00Z"/>
        </w:rPr>
      </w:pPr>
      <w:del w:id="12" w:author="Arthur Souza Rodrigues" w:date="2026-07-10T21:50:00Z" w16du:dateUtc="2026-07-11T01:50:00Z">
        <w:r>
          <w:delText>Region: North America</w:delText>
        </w:r>
      </w:del>
    </w:p>
    <w:p w14:paraId="39D9832B" w14:textId="77777777" w:rsidR="001D5CFD" w:rsidRDefault="005E5F52">
      <w:pPr>
        <w:rPr>
          <w:del w:id="13" w:author="Arthur Souza Rodrigues" w:date="2026-07-10T21:50:00Z" w16du:dateUtc="2026-07-11T01:50:00Z"/>
        </w:rPr>
      </w:pPr>
      <w:del w:id="14" w:author="Arthur Souza Rodrigues" w:date="2026-07-10T21:50:00Z" w16du:dateUtc="2026-07-11T01:50:00Z">
        <w:r>
          <w:delText>Total Sales: $2,400,000</w:delText>
        </w:r>
      </w:del>
    </w:p>
    <w:p w14:paraId="6889DF76" w14:textId="77777777" w:rsidR="001D5CFD" w:rsidRDefault="005E5F52">
      <w:pPr>
        <w:rPr>
          <w:del w:id="15" w:author="Arthur Souza Rodrigues" w:date="2026-07-10T21:50:00Z" w16du:dateUtc="2026-07-11T01:50:00Z"/>
        </w:rPr>
      </w:pPr>
      <w:del w:id="16" w:author="Arthur Souza Rodrigues" w:date="2026-07-10T21:50:00Z" w16du:dateUtc="2026-07-11T01:50:00Z">
        <w:r>
          <w:delText>Top Product: Software License</w:delText>
        </w:r>
      </w:del>
    </w:p>
    <w:p w14:paraId="0C4E9FB7" w14:textId="77777777" w:rsidR="001D5CFD" w:rsidRDefault="005E5F52">
      <w:pPr>
        <w:rPr>
          <w:del w:id="17" w:author="Arthur Souza Rodrigues" w:date="2026-07-10T21:50:00Z" w16du:dateUtc="2026-07-11T01:50:00Z"/>
        </w:rPr>
      </w:pPr>
      <w:del w:id="18" w:author="Arthur Souza Rodrigues" w:date="2026-07-10T21:50:00Z" w16du:dateUtc="2026-07-11T01:50:00Z">
        <w:r>
          <w:delText>Growth Rate: 12%</w:delText>
        </w:r>
        <w:r>
          <w:delText xml:space="preserve"> YTD</w:delText>
        </w:r>
      </w:del>
    </w:p>
    <w:p w14:paraId="3F51EDE5" w14:textId="77777777" w:rsidR="001D5CFD" w:rsidRDefault="005E5F52">
      <w:pPr>
        <w:rPr>
          <w:del w:id="19" w:author="Arthur Souza Rodrigues" w:date="2026-07-10T21:50:00Z" w16du:dateUtc="2026-07-11T01:50:00Z"/>
        </w:rPr>
      </w:pPr>
      <w:del w:id="20" w:author="Arthur Souza Rodrigues" w:date="2026-07-10T21:50:00Z" w16du:dateUtc="2026-07-11T01:50:00Z">
        <w:r>
          <w:delText>Sales Team Size: 25 representatives</w:delText>
        </w:r>
      </w:del>
    </w:p>
    <w:p w14:paraId="45204FCB" w14:textId="77777777" w:rsidR="001D5CFD" w:rsidRDefault="005E5F52">
      <w:del w:id="21" w:author="Arthur Souza Rodrigues" w:date="2026-07-10T21:50:00Z" w16du:dateUtc="2026-07-11T01:50:00Z">
        <w:r>
          <w:delText>Target for Q2: $3,000,000</w:delText>
        </w:r>
      </w:del>
    </w:p>
    <w:sectPr w:rsidR="001D5C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CFD"/>
    <w:rsid w:val="001D5CFD"/>
    <w:rsid w:val="002E532C"/>
    <w:rsid w:val="00841B77"/>
    <w:rsid w:val="00B447E8"/>
    <w:rsid w:val="00CC76A5"/>
    <w:rsid w:val="00D53FE7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F263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2026-07-11T01:50:00Z</dcterms:modified>
</cp:coreProperties>
</file>