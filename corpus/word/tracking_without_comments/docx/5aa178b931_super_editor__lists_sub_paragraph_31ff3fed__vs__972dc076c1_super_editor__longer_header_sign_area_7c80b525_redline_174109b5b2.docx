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9D0D9" w14:textId="52DE1325" w:rsidR="005A1E30" w:rsidRPr="001036C6" w:rsidRDefault="005A1E30" w:rsidP="005A1E30">
      <w:pPr>
        <w:rPr>
          <w:ins w:id="3" w:author="Nick Bernal" w:date="2026-09-26T15:12:00Z" w16du:dateUtc="2026-09-26T19:12:00Z"/>
          <w:rFonts w:cs="Arial"/>
        </w:rPr>
      </w:pPr>
      <w:ins w:id="4" w:author="Nick Bernal" w:date="2026-09-26T15:12:00Z" w16du:dateUtc="2026-09-26T19:12:00Z">
        <w:r w:rsidRPr="001036C6">
          <w:rPr>
            <w:rFonts w:cs="Arial"/>
          </w:rPr>
          <w:br/>
          <w:t>By: ___________________________</w:t>
        </w:r>
        <w:r w:rsidRPr="001036C6">
          <w:rPr>
            <w:rFonts w:cs="Arial"/>
          </w:rPr>
          <w:br/>
          <w:t xml:space="preserve">Name: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Title: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Date: </w:t>
        </w:r>
        <w:r w:rsidR="00C3264C" w:rsidRPr="001036C6">
          <w:rPr>
            <w:rFonts w:cs="Arial"/>
          </w:rPr>
          <w:t>___________________________</w:t>
        </w:r>
      </w:ins>
    </w:p>
    <w:p w14:paraId="47BDCB3B" w14:textId="39B2BC50" w:rsidR="005A1E30" w:rsidRPr="001036C6" w:rsidRDefault="005A1E30" w:rsidP="005A1E30">
      <w:pPr>
        <w:rPr>
          <w:ins w:id="5" w:author="Nick Bernal" w:date="2026-09-26T15:12:00Z" w16du:dateUtc="2026-09-26T19:12:00Z"/>
          <w:rFonts w:cs="Arial"/>
        </w:rPr>
      </w:pPr>
      <w:ins w:id="6" w:author="Nick Bernal" w:date="2026-09-26T15:12:00Z" w16du:dateUtc="2026-09-26T19:12:00Z">
        <w:r w:rsidRPr="001036C6">
          <w:rPr>
            <w:rFonts w:cs="Arial"/>
          </w:rPr>
          <w:br/>
          <w:t>By: ___________________________</w:t>
        </w:r>
        <w:r w:rsidRPr="001036C6">
          <w:rPr>
            <w:rFonts w:cs="Arial"/>
          </w:rPr>
          <w:br/>
          <w:t xml:space="preserve">Name: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Title: </w:t>
        </w:r>
        <w:r w:rsidR="00C3264C" w:rsidRPr="001036C6">
          <w:rPr>
            <w:rFonts w:cs="Arial"/>
          </w:rPr>
          <w:t>___________________________</w:t>
        </w:r>
        <w:r w:rsidRPr="001036C6">
          <w:rPr>
            <w:rFonts w:cs="Arial"/>
          </w:rPr>
          <w:br/>
          <w:t xml:space="preserve">Date: </w:t>
        </w:r>
        <w:r w:rsidR="00C3264C" w:rsidRPr="001036C6">
          <w:rPr>
            <w:rFonts w:cs="Arial"/>
          </w:rPr>
          <w:t>___________________________</w:t>
        </w:r>
      </w:ins>
    </w:p>
    <w:p w14:paraId="4CEBE4B3" w14:textId="1EDE1659" w:rsidR="00E62A58" w:rsidRDefault="00E62A58" w:rsidP="00E62A58">
      <w:pPr>
        <w:pStyle w:val="ListParagraph"/>
        <w:numPr>
          <w:ilvl w:val="0"/>
          <w:numId w:val="1"/>
        </w:numPr>
        <w:rPr>
          <w:del w:id="7" w:author="Nick Bernal" w:date="2026-09-26T15:12:00Z" w16du:dateUtc="2026-09-26T19:12:00Z"/>
        </w:rPr>
      </w:pPr>
      <w:del w:id="8" w:author="Nick Bernal" w:date="2026-09-26T15:12:00Z" w16du:dateUtc="2026-09-26T19:12:00Z">
        <w:r>
          <w:delText>Item</w:delText>
        </w:r>
        <w:r>
          <w:br/>
          <w:delText>Sub paragraph</w:delText>
        </w:r>
        <w:r>
          <w:br/>
        </w:r>
        <w:r>
          <w:br/>
          <w:delText>sub paragraph</w:delText>
        </w:r>
        <w:r>
          <w:br/>
        </w:r>
      </w:del>
    </w:p>
    <w:p w14:paraId="61AA3AE7" w14:textId="7C509B08" w:rsidR="00E62A58" w:rsidRPr="00F57614" w:rsidRDefault="00E62A58">
      <w:pPr>
        <w:pPrChange w:id="9" w:author="Nick Bernal" w:date="2026-09-26T15:12:00Z" w16du:dateUtc="2026-09-26T19:12:00Z">
          <w:pPr>
            <w:pStyle w:val="ListParagraph"/>
            <w:numPr>
              <w:numId w:val="1"/>
            </w:numPr>
            <w:ind w:hanging="360"/>
          </w:pPr>
        </w:pPrChange>
      </w:pPr>
      <w:del w:id="10" w:author="Nick Bernal" w:date="2026-09-26T15:12:00Z" w16du:dateUtc="2026-09-26T19:12:00Z">
        <w:r>
          <w:delText>Item 2</w:delText>
        </w:r>
      </w:del>
    </w:p>
    <w:sectPr w:rsidR="00E62A58" w:rsidRPr="00F5761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D606D5" w14:textId="77777777" w:rsidR="002058D2" w:rsidRDefault="002058D2" w:rsidP="00F57614">
      <w:r>
        <w:separator/>
      </w:r>
    </w:p>
  </w:endnote>
  <w:endnote w:type="continuationSeparator" w:id="0">
    <w:p w14:paraId="3A676883" w14:textId="77777777" w:rsidR="002058D2" w:rsidRDefault="002058D2" w:rsidP="00F5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B1505F" w14:textId="77777777" w:rsidR="00F57614" w:rsidRPr="00B66469" w:rsidRDefault="00194B4C" w:rsidP="00194B4C">
    <w:pPr>
      <w:pStyle w:val="Header"/>
      <w:jc w:val="center"/>
      <w:rPr>
        <w:rFonts w:ascii="Times New Roman" w:hAnsi="Times New Roman"/>
        <w:color w:val="45B0E1" w:themeColor="accent1" w:themeTint="99"/>
        <w:sz w:val="36"/>
        <w:rPrChange w:id="13" w:author="Nick Bernal" w:date="2026-09-26T15:12:00Z" w16du:dateUtc="2026-09-26T19:12:00Z">
          <w:rPr/>
        </w:rPrChange>
      </w:rPr>
      <w:pPrChange w:id="14" w:author="Nick Bernal" w:date="2026-09-26T15:12:00Z" w16du:dateUtc="2026-09-26T19:12:00Z">
        <w:pPr>
          <w:pStyle w:val="Footer"/>
        </w:pPr>
      </w:pPrChange>
    </w:pPr>
    <w:ins w:id="15" w:author="Nick Bernal" w:date="2026-09-26T15:12:00Z" w16du:dateUtc="2026-09-26T19:12:00Z">
      <w:r>
        <w:rPr>
          <w:rFonts w:ascii="Times New Roman" w:hAnsi="Times New Roman" w:cs="Times New Roman"/>
          <w:color w:val="45B0E1" w:themeColor="accent1" w:themeTint="99"/>
          <w:sz w:val="36"/>
          <w:szCs w:val="36"/>
        </w:rPr>
        <w:t>Footer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A5F00E" w14:textId="77777777" w:rsidR="002058D2" w:rsidRDefault="002058D2" w:rsidP="00F57614">
      <w:r>
        <w:separator/>
      </w:r>
    </w:p>
  </w:footnote>
  <w:footnote w:type="continuationSeparator" w:id="0">
    <w:p w14:paraId="579C8B72" w14:textId="77777777" w:rsidR="002058D2" w:rsidRDefault="002058D2" w:rsidP="00F57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62BB6" w14:textId="77777777" w:rsidR="00F57614" w:rsidRPr="00194B4C" w:rsidRDefault="00194B4C">
    <w:pPr>
      <w:pStyle w:val="Header"/>
      <w:rPr>
        <w:i/>
        <w:rPrChange w:id="11" w:author="Nick Bernal" w:date="2026-09-26T15:12:00Z" w16du:dateUtc="2026-09-26T19:12:00Z">
          <w:rPr/>
        </w:rPrChange>
      </w:rPr>
    </w:pPr>
    <w:ins w:id="12" w:author="Nick Bernal" w:date="2026-09-26T15:12:00Z" w16du:dateUtc="2026-09-26T19:12:00Z">
      <w:r>
        <w:rPr>
          <w:i/>
          <w:iCs/>
        </w:rPr>
        <w:t>Generic content header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56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8"/>
    <w:rsid w:val="000A3295"/>
    <w:rsid w:val="000B7C73"/>
    <w:rsid w:val="000C79F5"/>
    <w:rsid w:val="001036C6"/>
    <w:rsid w:val="00194B4C"/>
    <w:rsid w:val="002058D2"/>
    <w:rsid w:val="0024634F"/>
    <w:rsid w:val="00347301"/>
    <w:rsid w:val="00360F1B"/>
    <w:rsid w:val="003C1D14"/>
    <w:rsid w:val="003C58BC"/>
    <w:rsid w:val="003D4722"/>
    <w:rsid w:val="004150C4"/>
    <w:rsid w:val="00466227"/>
    <w:rsid w:val="005A1E30"/>
    <w:rsid w:val="005D61A1"/>
    <w:rsid w:val="00630FFB"/>
    <w:rsid w:val="00676690"/>
    <w:rsid w:val="007442EE"/>
    <w:rsid w:val="00793D8C"/>
    <w:rsid w:val="007A075E"/>
    <w:rsid w:val="00931F1A"/>
    <w:rsid w:val="00944F63"/>
    <w:rsid w:val="00A131E4"/>
    <w:rsid w:val="00A519C4"/>
    <w:rsid w:val="00A774F8"/>
    <w:rsid w:val="00AF4127"/>
    <w:rsid w:val="00B66469"/>
    <w:rsid w:val="00C3264C"/>
    <w:rsid w:val="00CB77FC"/>
    <w:rsid w:val="00DC066E"/>
    <w:rsid w:val="00E62A58"/>
    <w:rsid w:val="00F46982"/>
    <w:rsid w:val="00F57614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BF00"/>
  <w15:chartTrackingRefBased/>
  <w15:docId w15:val="{826B2ABE-374E-1B41-9372-C5C11D26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  <w:pPrChange w:id="0" w:author="Nick Bernal" w:date="2026-09-26T15:12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14:ligatures w14:val="none"/>
      <w:rPrChange w:id="0" w:author="Nick Bernal" w:date="2026-09-26T15:1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58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  <w:pPrChange w:id="1" w:author="Nick Bernal" w:date="2026-09-26T15:12:00Z">
        <w:pPr>
          <w:tabs>
            <w:tab w:val="center" w:pos="4680"/>
            <w:tab w:val="right" w:pos="9360"/>
          </w:tabs>
        </w:pPr>
      </w:pPrChange>
    </w:pPr>
    <w:rPr>
      <w:rFonts w:asciiTheme="minorHAnsi" w:hAnsiTheme="minorHAnsi" w:cstheme="minorBidi"/>
      <w:kern w:val="0"/>
      <w14:ligatures w14:val="none"/>
      <w:rPrChange w:id="1" w:author="Nick Bernal" w:date="2026-09-26T15:12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57614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  <w:pPrChange w:id="2" w:author="Nick Bernal" w:date="2026-09-26T15:12:00Z">
        <w:pPr>
          <w:tabs>
            <w:tab w:val="center" w:pos="4680"/>
            <w:tab w:val="right" w:pos="9360"/>
          </w:tabs>
        </w:pPr>
      </w:pPrChange>
    </w:pPr>
    <w:rPr>
      <w:rFonts w:asciiTheme="minorHAnsi" w:hAnsiTheme="minorHAnsi" w:cstheme="minorBidi"/>
      <w:kern w:val="0"/>
      <w14:ligatures w14:val="none"/>
      <w:rPrChange w:id="2" w:author="Nick Bernal" w:date="2026-09-26T15:12:00Z">
        <w:rPr>
          <w:rFonts w:asciiTheme="minorHAnsi" w:eastAsiaTheme="minorHAnsi" w:hAnsiTheme="minorHAnsi" w:cstheme="minorBidi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57614"/>
    <w:rPr>
      <w:rFonts w:asciiTheme="minorHAnsi" w:hAnsiTheme="minorHAnsi" w:cstheme="minorBid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2025-01-17T22:14:00Z</dcterms:created>
  <dcterms:modified xsi:type="dcterms:W3CDTF">2026-09-26T19:12:00Z</dcterms:modified>
</cp:coreProperties>
</file>