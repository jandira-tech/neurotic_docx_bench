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262AE" w14:textId="77777777" w:rsidR="001E08FA" w:rsidRDefault="001E08FA" w:rsidP="001E08FA">
      <w:pPr>
        <w:rPr>
          <w:ins w:id="9" w:author="1" w:date="2026-09-22T12:14:00Z" w16du:dateUtc="2026-09-22T16:14:00Z"/>
          <w:szCs w:val="24"/>
        </w:rPr>
      </w:pPr>
    </w:p>
    <w:p w14:paraId="47407EF5" w14:textId="77777777" w:rsidR="001E08FA" w:rsidRDefault="00C40747" w:rsidP="001E08FA">
      <w:pPr>
        <w:rPr>
          <w:ins w:id="10" w:author="1" w:date="2026-09-22T12:14:00Z" w16du:dateUtc="2026-09-22T16:14:00Z"/>
          <w:b/>
          <w:szCs w:val="24"/>
        </w:rPr>
      </w:pPr>
      <w:ins w:id="11" w:author="1" w:date="2026-09-22T12:14:00Z" w16du:dateUtc="2026-09-22T16:14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0535D5D" w14:textId="77777777" w:rsidR="001E08FA" w:rsidRDefault="001E08FA" w:rsidP="001E08FA">
      <w:pPr>
        <w:jc w:val="center"/>
        <w:rPr>
          <w:ins w:id="12" w:author="1" w:date="2026-09-22T12:14:00Z" w16du:dateUtc="2026-09-22T16:14:00Z"/>
          <w:b/>
          <w:szCs w:val="24"/>
        </w:rPr>
      </w:pPr>
    </w:p>
    <w:p w14:paraId="693182E3" w14:textId="77777777" w:rsidR="001E08FA" w:rsidRDefault="001E08FA" w:rsidP="001E08FA">
      <w:pPr>
        <w:jc w:val="center"/>
        <w:rPr>
          <w:ins w:id="13" w:author="1" w:date="2026-09-22T12:14:00Z" w16du:dateUtc="2026-09-22T16:14:00Z"/>
          <w:b/>
          <w:szCs w:val="24"/>
        </w:rPr>
      </w:pPr>
    </w:p>
    <w:p w14:paraId="2B7730F5" w14:textId="77777777" w:rsidR="001E08FA" w:rsidRPr="001E08FA" w:rsidRDefault="001E08FA" w:rsidP="001E08FA">
      <w:pPr>
        <w:rPr>
          <w:ins w:id="14" w:author="1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169DEF76" w14:textId="77777777" w:rsidR="001E08FA" w:rsidRDefault="001E08FA" w:rsidP="001E08FA">
      <w:pPr>
        <w:jc w:val="center"/>
        <w:rPr>
          <w:ins w:id="15" w:author="1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43F84E25" w14:textId="77777777" w:rsidR="00F37F73" w:rsidRDefault="001E08FA" w:rsidP="001E08FA">
      <w:pPr>
        <w:jc w:val="center"/>
        <w:rPr>
          <w:ins w:id="16" w:author="1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ins w:id="17" w:author="1" w:date="2026-09-22T12:14:00Z" w16du:dateUtc="2026-09-22T16:14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27DAB7D6" w14:textId="77777777" w:rsidR="001E08FA" w:rsidRPr="001E08FA" w:rsidRDefault="001E08FA" w:rsidP="001E08FA">
      <w:pPr>
        <w:jc w:val="center"/>
        <w:rPr>
          <w:ins w:id="18" w:author="1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ins w:id="19" w:author="1" w:date="2026-09-22T12:14:00Z" w16du:dateUtc="2026-09-22T16:14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0CCB50C8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ins w:id="21" w:author="1" w:date="2026-09-22T12:14:00Z" w16du:dateUtc="2026-09-22T16:14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EE6B96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14:00Z" w16du:dateUtc="2026-09-22T16:14:00Z"/>
          <w:b/>
          <w:sz w:val="24"/>
          <w:szCs w:val="24"/>
        </w:rPr>
      </w:pPr>
    </w:p>
    <w:p w14:paraId="2464BAAE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4:00Z" w16du:dateUtc="2026-09-22T16:14:00Z"/>
          <w:b/>
          <w:sz w:val="24"/>
          <w:szCs w:val="24"/>
        </w:rPr>
      </w:pPr>
      <w:ins w:id="24" w:author="1" w:date="2026-09-22T12:14:00Z" w16du:dateUtc="2026-09-22T16:14:00Z">
        <w:r w:rsidRPr="001E08FA">
          <w:rPr>
            <w:b/>
            <w:sz w:val="24"/>
            <w:szCs w:val="24"/>
          </w:rPr>
          <w:t>РЕШЕНИЕ (проект)</w:t>
        </w:r>
      </w:ins>
    </w:p>
    <w:p w14:paraId="475A7981" w14:textId="77777777" w:rsidR="001E08FA" w:rsidRPr="001E08FA" w:rsidRDefault="001E08FA" w:rsidP="001E08FA">
      <w:pPr>
        <w:rPr>
          <w:ins w:id="25" w:author="1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74F430F6" w14:textId="77777777" w:rsidR="001E08FA" w:rsidRPr="001E08FA" w:rsidRDefault="001E08FA" w:rsidP="001E08FA">
      <w:pPr>
        <w:rPr>
          <w:ins w:id="26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27" w:author="1" w:date="2026-09-22T12:14:00Z" w16du:dateUtc="2026-09-22T16:14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7074B2C" w14:textId="77777777" w:rsidR="001E08FA" w:rsidRPr="001E08FA" w:rsidRDefault="001E08FA" w:rsidP="001E08FA">
      <w:pPr>
        <w:rPr>
          <w:ins w:id="28" w:author="1" w:date="2026-09-22T12:14:00Z" w16du:dateUtc="2026-09-22T16:14:00Z"/>
          <w:rFonts w:ascii="Times New Roman" w:hAnsi="Times New Roman" w:cs="Times New Roman"/>
          <w:b/>
          <w:bCs/>
          <w:sz w:val="24"/>
          <w:szCs w:val="24"/>
        </w:rPr>
      </w:pPr>
    </w:p>
    <w:p w14:paraId="4DDBAFEC" w14:textId="77777777" w:rsidR="001E08FA" w:rsidRPr="001E08FA" w:rsidRDefault="001E08FA" w:rsidP="001E08FA">
      <w:pPr>
        <w:rPr>
          <w:ins w:id="29" w:author="1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7FF8E1DF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14:00Z" w16du:dateUtc="2026-09-22T16:14:00Z"/>
          <w:b/>
          <w:spacing w:val="-2"/>
        </w:rPr>
      </w:pPr>
    </w:p>
    <w:p w14:paraId="09FE32DC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14:00Z" w16du:dateUtc="2026-09-22T16:14:00Z"/>
          <w:b/>
          <w:spacing w:val="-2"/>
        </w:rPr>
      </w:pPr>
      <w:ins w:id="32" w:author="1" w:date="2026-09-22T12:14:00Z" w16du:dateUtc="2026-09-22T16:14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7F1C55C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14:00Z" w16du:dateUtc="2026-09-22T16:14:00Z"/>
          <w:b/>
          <w:spacing w:val="-2"/>
        </w:rPr>
      </w:pPr>
    </w:p>
    <w:p w14:paraId="112D5768" w14:textId="77777777" w:rsidR="001E08FA" w:rsidRDefault="001E08FA" w:rsidP="001E08FA">
      <w:pPr>
        <w:pStyle w:val="21"/>
        <w:jc w:val="center"/>
        <w:rPr>
          <w:ins w:id="34" w:author="1" w:date="2026-09-22T12:14:00Z" w16du:dateUtc="2026-09-22T16:14:00Z"/>
          <w:sz w:val="24"/>
          <w:szCs w:val="24"/>
        </w:rPr>
      </w:pPr>
    </w:p>
    <w:p w14:paraId="137EE35C" w14:textId="77777777" w:rsidR="001E08FA" w:rsidRDefault="001E08FA" w:rsidP="009C61C2">
      <w:pPr>
        <w:pStyle w:val="21"/>
        <w:jc w:val="both"/>
        <w:rPr>
          <w:ins w:id="35" w:author="1" w:date="2026-09-22T12:14:00Z" w16du:dateUtc="2026-09-22T16:14:00Z"/>
          <w:sz w:val="24"/>
          <w:szCs w:val="24"/>
        </w:rPr>
      </w:pPr>
      <w:ins w:id="36" w:author="1" w:date="2026-09-22T12:14:00Z" w16du:dateUtc="2026-09-22T16:14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05E50B34" w14:textId="77777777" w:rsidR="001E08FA" w:rsidRDefault="001E08FA" w:rsidP="001E08FA">
      <w:pPr>
        <w:pStyle w:val="21"/>
        <w:jc w:val="center"/>
        <w:rPr>
          <w:ins w:id="37" w:author="1" w:date="2026-09-22T12:14:00Z" w16du:dateUtc="2026-09-22T16:14:00Z"/>
          <w:sz w:val="24"/>
          <w:szCs w:val="24"/>
        </w:rPr>
      </w:pPr>
    </w:p>
    <w:p w14:paraId="3EEB8802" w14:textId="77777777" w:rsidR="001E08FA" w:rsidRPr="001E08FA" w:rsidRDefault="001E08FA" w:rsidP="001E08FA">
      <w:pPr>
        <w:pStyle w:val="21"/>
        <w:jc w:val="center"/>
        <w:rPr>
          <w:ins w:id="38" w:author="1" w:date="2026-09-22T12:14:00Z" w16du:dateUtc="2026-09-22T16:14:00Z"/>
          <w:b/>
          <w:sz w:val="24"/>
          <w:szCs w:val="24"/>
        </w:rPr>
      </w:pPr>
      <w:ins w:id="39" w:author="1" w:date="2026-09-22T12:14:00Z" w16du:dateUtc="2026-09-22T16:14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CCD7E74" w14:textId="77777777" w:rsidR="001E08FA" w:rsidRPr="001E08FA" w:rsidRDefault="001E08FA" w:rsidP="001E08FA">
      <w:pPr>
        <w:pStyle w:val="21"/>
        <w:jc w:val="center"/>
        <w:rPr>
          <w:ins w:id="40" w:author="1" w:date="2026-09-22T12:14:00Z" w16du:dateUtc="2026-09-22T16:14:00Z"/>
          <w:b/>
          <w:sz w:val="24"/>
          <w:szCs w:val="24"/>
        </w:rPr>
      </w:pPr>
      <w:ins w:id="41" w:author="1" w:date="2026-09-22T12:14:00Z" w16du:dateUtc="2026-09-22T16:14:00Z">
        <w:r w:rsidRPr="001E08FA">
          <w:rPr>
            <w:b/>
            <w:sz w:val="24"/>
            <w:szCs w:val="24"/>
          </w:rPr>
          <w:t>РЕШИЛ:</w:t>
        </w:r>
      </w:ins>
    </w:p>
    <w:p w14:paraId="22791E28" w14:textId="77777777" w:rsidR="001E08FA" w:rsidRPr="001E08FA" w:rsidRDefault="001E08FA" w:rsidP="001E08FA">
      <w:pPr>
        <w:pStyle w:val="21"/>
        <w:jc w:val="center"/>
        <w:rPr>
          <w:ins w:id="42" w:author="1" w:date="2026-09-22T12:14:00Z" w16du:dateUtc="2026-09-22T16:14:00Z"/>
          <w:b/>
          <w:sz w:val="24"/>
          <w:szCs w:val="24"/>
        </w:rPr>
      </w:pPr>
    </w:p>
    <w:p w14:paraId="1B869B4E" w14:textId="77777777" w:rsidR="00F37F73" w:rsidRDefault="00F37F73" w:rsidP="00F37F73">
      <w:pPr>
        <w:numPr>
          <w:ilvl w:val="0"/>
          <w:numId w:val="22"/>
        </w:numPr>
        <w:ind w:left="0" w:firstLine="709"/>
        <w:jc w:val="both"/>
        <w:rPr>
          <w:ins w:id="43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44" w:author="1" w:date="2026-09-22T12:14:00Z" w16du:dateUtc="2026-09-22T16:14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600D0B6" w14:textId="77777777" w:rsidR="00F37F73" w:rsidRDefault="000B0709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5" w:author="1" w:date="2026-09-22T12:14:00Z" w16du:dateUtc="2026-09-22T16:14:00Z"/>
          <w:rFonts w:ascii="Times New Roman" w:hAnsi="Times New Roman"/>
          <w:sz w:val="24"/>
          <w:szCs w:val="24"/>
        </w:rPr>
      </w:pPr>
      <w:ins w:id="46" w:author="1" w:date="2026-09-22T12:14:00Z" w16du:dateUtc="2026-09-22T16:14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85393A2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7" w:author="1" w:date="2026-09-22T12:14:00Z" w16du:dateUtc="2026-09-22T16:14:00Z"/>
          <w:rFonts w:ascii="Times New Roman" w:hAnsi="Times New Roman"/>
          <w:sz w:val="24"/>
          <w:szCs w:val="24"/>
        </w:rPr>
      </w:pPr>
      <w:ins w:id="48" w:author="1" w:date="2026-09-22T12:14:00Z" w16du:dateUtc="2026-09-22T16:14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9538C8F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9" w:author="1" w:date="2026-09-22T12:14:00Z" w16du:dateUtc="2026-09-22T16:14:00Z"/>
          <w:rFonts w:ascii="Times New Roman" w:hAnsi="Times New Roman"/>
          <w:sz w:val="24"/>
          <w:szCs w:val="24"/>
        </w:rPr>
      </w:pPr>
      <w:ins w:id="50" w:author="1" w:date="2026-09-22T12:14:00Z" w16du:dateUtc="2026-09-22T16:14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5443A92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1" w:author="1" w:date="2026-09-22T12:14:00Z" w16du:dateUtc="2026-09-22T16:14:00Z"/>
          <w:rFonts w:ascii="Times New Roman" w:hAnsi="Times New Roman"/>
          <w:sz w:val="24"/>
          <w:szCs w:val="24"/>
        </w:rPr>
      </w:pPr>
      <w:ins w:id="52" w:author="1" w:date="2026-09-22T12:14:00Z" w16du:dateUtc="2026-09-22T16:14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7587A6D0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3" w:author="1" w:date="2026-09-22T12:14:00Z" w16du:dateUtc="2026-09-22T16:14:00Z"/>
          <w:rFonts w:ascii="Times New Roman" w:hAnsi="Times New Roman"/>
          <w:sz w:val="24"/>
          <w:szCs w:val="24"/>
        </w:rPr>
      </w:pPr>
      <w:ins w:id="54" w:author="1" w:date="2026-09-22T12:14:00Z" w16du:dateUtc="2026-09-22T16:14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017671B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14:00Z" w16du:dateUtc="2026-09-22T16:14:00Z"/>
          <w:rFonts w:ascii="Times New Roman" w:hAnsi="Times New Roman"/>
          <w:sz w:val="24"/>
          <w:szCs w:val="24"/>
        </w:rPr>
      </w:pPr>
    </w:p>
    <w:p w14:paraId="4CDB6614" w14:textId="77777777" w:rsidR="009C61C2" w:rsidRPr="00637047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6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57" w:author="1" w:date="2026-09-22T12:14:00Z" w16du:dateUtc="2026-09-22T16:14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7E7DD11" w14:textId="77777777" w:rsidR="001E08FA" w:rsidRPr="009C61C2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8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59" w:author="1" w:date="2026-09-22T12:14:00Z" w16du:dateUtc="2026-09-22T16:14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51899D0" w14:textId="77777777" w:rsidR="001E08FA" w:rsidRPr="001E08FA" w:rsidRDefault="001E08FA" w:rsidP="001E08FA">
      <w:pPr>
        <w:rPr>
          <w:ins w:id="60" w:author="1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0BD182BA" w14:textId="77777777" w:rsidR="001E08FA" w:rsidRPr="001E08FA" w:rsidRDefault="001E08FA" w:rsidP="001E08FA">
      <w:pPr>
        <w:rPr>
          <w:ins w:id="61" w:author="1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7F90DBF4" w14:textId="77777777" w:rsidR="001E08FA" w:rsidRPr="001E08FA" w:rsidRDefault="001E08FA" w:rsidP="001E08FA">
      <w:pPr>
        <w:rPr>
          <w:ins w:id="62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63" w:author="1" w:date="2026-09-22T12:14:00Z" w16du:dateUtc="2026-09-22T16:14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3531D4B" w14:textId="77777777" w:rsidR="001E08FA" w:rsidRPr="001E08FA" w:rsidRDefault="001E08FA" w:rsidP="001E08FA">
      <w:pPr>
        <w:rPr>
          <w:ins w:id="64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65" w:author="1" w:date="2026-09-22T12:14:00Z" w16du:dateUtc="2026-09-22T16:14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5697B79D" w14:textId="77777777" w:rsidR="001E08FA" w:rsidRPr="001E08FA" w:rsidRDefault="001E08FA" w:rsidP="001E08FA">
      <w:pPr>
        <w:rPr>
          <w:ins w:id="66" w:author="1" w:date="2026-09-22T12:14:00Z" w16du:dateUtc="2026-09-22T16:14:00Z"/>
          <w:rFonts w:ascii="Times New Roman" w:hAnsi="Times New Roman" w:cs="Times New Roman"/>
          <w:sz w:val="24"/>
          <w:szCs w:val="24"/>
        </w:rPr>
      </w:pPr>
      <w:ins w:id="67" w:author="1" w:date="2026-09-22T12:14:00Z" w16du:dateUtc="2026-09-22T16:14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56BD522" w14:textId="77777777" w:rsidR="001E08FA" w:rsidRPr="001E08FA" w:rsidRDefault="001E08FA" w:rsidP="001E08FA">
      <w:pPr>
        <w:rPr>
          <w:ins w:id="68" w:author="1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16DBA49E" w14:textId="77777777" w:rsidR="0029441F" w:rsidRDefault="0029441F" w:rsidP="00EE71B6">
      <w:pPr>
        <w:spacing w:line="360" w:lineRule="auto"/>
        <w:rPr>
          <w:del w:id="69" w:author="1" w:date="2026-09-22T12:14:00Z" w16du:dateUtc="2026-09-22T16:14:00Z"/>
          <w:rFonts w:asciiTheme="minorHAnsi" w:hAnsiTheme="minorHAnsi"/>
          <w:b/>
          <w:lang w:val="sr-Cyrl-CS"/>
        </w:rPr>
      </w:pPr>
      <w:del w:id="70" w:author="1" w:date="2026-09-22T12:14:00Z" w16du:dateUtc="2026-09-22T16:14:00Z">
        <w:r w:rsidRPr="00EE71B6">
          <w:rPr>
            <w:rFonts w:asciiTheme="minorHAnsi" w:hAnsiTheme="minorHAnsi"/>
            <w:b/>
            <w:lang w:val="sr-Cyrl-CS"/>
          </w:rPr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0346ECC9" w14:textId="77777777" w:rsidR="00EE71B6" w:rsidRPr="00EE71B6" w:rsidRDefault="00EE71B6" w:rsidP="00EE71B6">
      <w:pPr>
        <w:spacing w:line="360" w:lineRule="auto"/>
        <w:rPr>
          <w:del w:id="71" w:author="1" w:date="2026-09-22T12:14:00Z" w16du:dateUtc="2026-09-22T16:14:00Z"/>
          <w:rFonts w:asciiTheme="minorHAnsi" w:hAnsiTheme="minorHAnsi"/>
          <w:lang w:val="sr-Cyrl-CS"/>
        </w:rPr>
      </w:pPr>
      <w:del w:id="72" w:author="1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52F69503" w14:textId="77777777" w:rsidR="00EE71B6" w:rsidRDefault="00EE71B6" w:rsidP="00EE71B6">
      <w:pPr>
        <w:spacing w:line="360" w:lineRule="auto"/>
        <w:rPr>
          <w:del w:id="73" w:author="1" w:date="2026-09-22T12:14:00Z" w16du:dateUtc="2026-09-22T16:14:00Z"/>
          <w:rFonts w:asciiTheme="minorHAnsi" w:hAnsiTheme="minorHAnsi"/>
          <w:lang w:val="sr-Cyrl-CS"/>
        </w:rPr>
      </w:pPr>
      <w:del w:id="74" w:author="1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58BF848F" w14:textId="77777777" w:rsidR="00FE41F0" w:rsidRDefault="00FE41F0" w:rsidP="00FE41F0">
      <w:pPr>
        <w:rPr>
          <w:del w:id="75" w:author="1" w:date="2026-09-22T12:14:00Z" w16du:dateUtc="2026-09-22T16:14:00Z"/>
          <w:rFonts w:asciiTheme="minorHAnsi" w:hAnsiTheme="minorHAnsi"/>
          <w:b/>
          <w:lang w:val="sr-Cyrl-CS"/>
        </w:rPr>
      </w:pPr>
      <w:del w:id="76" w:author="1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464D4514" w14:textId="77777777" w:rsidR="00FE41F0" w:rsidRPr="00EE71B6" w:rsidRDefault="00FE41F0" w:rsidP="00EE71B6">
      <w:pPr>
        <w:spacing w:line="360" w:lineRule="auto"/>
        <w:rPr>
          <w:del w:id="77" w:author="1" w:date="2026-09-22T12:14:00Z" w16du:dateUtc="2026-09-22T16:14:00Z"/>
          <w:rFonts w:asciiTheme="minorHAnsi" w:hAnsiTheme="minorHAnsi"/>
          <w:lang w:val="sr-Cyrl-CS"/>
        </w:rPr>
      </w:pPr>
    </w:p>
    <w:p w14:paraId="1D5FF605" w14:textId="77777777" w:rsidR="00EE71B6" w:rsidRPr="00EE71B6" w:rsidRDefault="00EE71B6" w:rsidP="00EE71B6">
      <w:pPr>
        <w:rPr>
          <w:del w:id="78" w:author="1" w:date="2026-09-22T12:14:00Z" w16du:dateUtc="2026-09-22T16:14:00Z"/>
          <w:rFonts w:asciiTheme="minorHAnsi" w:hAnsiTheme="minorHAnsi"/>
          <w:b/>
          <w:lang w:val="sr-Cyrl-CS"/>
        </w:rPr>
      </w:pPr>
    </w:p>
    <w:p w14:paraId="056DEAEC" w14:textId="77777777" w:rsidR="001E58CB" w:rsidRPr="0029441F" w:rsidRDefault="002E4887" w:rsidP="00F61EB4">
      <w:pPr>
        <w:jc w:val="center"/>
        <w:rPr>
          <w:del w:id="79" w:author="1" w:date="2026-09-22T12:14:00Z" w16du:dateUtc="2026-09-22T16:14:00Z"/>
          <w:rFonts w:asciiTheme="minorHAnsi" w:hAnsiTheme="minorHAnsi"/>
          <w:b/>
        </w:rPr>
      </w:pPr>
      <w:del w:id="80" w:author="1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64DA0FB0" w14:textId="77777777" w:rsidR="00EE71B6" w:rsidRDefault="00EE71B6" w:rsidP="001C65B1">
      <w:pPr>
        <w:spacing w:line="360" w:lineRule="auto"/>
        <w:rPr>
          <w:del w:id="81" w:author="1" w:date="2026-09-22T12:14:00Z" w16du:dateUtc="2026-09-22T16:14:00Z"/>
          <w:rFonts w:asciiTheme="minorHAnsi" w:hAnsiTheme="minorHAnsi"/>
          <w:lang w:val="sr-Cyrl-CS"/>
        </w:rPr>
      </w:pPr>
    </w:p>
    <w:p w14:paraId="1C98B65F" w14:textId="77777777" w:rsidR="00F61EB4" w:rsidRPr="0029441F" w:rsidRDefault="00B00A37" w:rsidP="001C65B1">
      <w:pPr>
        <w:spacing w:line="360" w:lineRule="auto"/>
        <w:jc w:val="both"/>
        <w:rPr>
          <w:del w:id="82" w:author="1" w:date="2026-09-22T12:14:00Z" w16du:dateUtc="2026-09-22T16:14:00Z"/>
          <w:rFonts w:asciiTheme="minorHAnsi" w:hAnsiTheme="minorHAnsi"/>
          <w:lang w:val="sr-Cyrl-CS"/>
        </w:rPr>
      </w:pPr>
      <w:del w:id="83" w:author="1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29990F6A" w14:textId="77777777" w:rsidR="001212FF" w:rsidRPr="00736EC2" w:rsidRDefault="00850495" w:rsidP="001C65B1">
      <w:pPr>
        <w:spacing w:line="360" w:lineRule="auto"/>
        <w:jc w:val="both"/>
        <w:rPr>
          <w:del w:id="84" w:author="1" w:date="2026-09-22T12:14:00Z" w16du:dateUtc="2026-09-22T16:14:00Z"/>
          <w:rFonts w:asciiTheme="minorHAnsi" w:hAnsiTheme="minorHAnsi"/>
          <w:lang w:val="sr-Cyrl-CS"/>
        </w:rPr>
      </w:pPr>
      <w:del w:id="85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6FF1121F" w14:textId="77777777" w:rsidR="001212FF" w:rsidRPr="0029441F" w:rsidRDefault="001212FF" w:rsidP="00F61EB4">
      <w:pPr>
        <w:jc w:val="both"/>
        <w:rPr>
          <w:del w:id="86" w:author="1" w:date="2026-09-22T12:14:00Z" w16du:dateUtc="2026-09-22T16:14:00Z"/>
          <w:rFonts w:asciiTheme="minorHAnsi" w:hAnsiTheme="minorHAnsi"/>
          <w:lang w:val="sr-Cyrl-CS"/>
        </w:rPr>
      </w:pPr>
    </w:p>
    <w:p w14:paraId="0E512D72" w14:textId="77777777" w:rsidR="0073139B" w:rsidRPr="0029441F" w:rsidRDefault="001212FF" w:rsidP="00CF765F">
      <w:pPr>
        <w:spacing w:line="276" w:lineRule="auto"/>
        <w:ind w:firstLine="720"/>
        <w:jc w:val="both"/>
        <w:rPr>
          <w:del w:id="87" w:author="1" w:date="2026-09-22T12:14:00Z" w16du:dateUtc="2026-09-22T16:14:00Z"/>
          <w:rFonts w:asciiTheme="minorHAnsi" w:hAnsiTheme="minorHAnsi"/>
          <w:lang w:val="sr-Cyrl-CS"/>
        </w:rPr>
      </w:pPr>
      <w:del w:id="88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5B491D65" w14:textId="77777777" w:rsidR="0073139B" w:rsidRPr="0029441F" w:rsidRDefault="0073139B" w:rsidP="00F61EB4">
      <w:pPr>
        <w:jc w:val="both"/>
        <w:rPr>
          <w:del w:id="89" w:author="1" w:date="2026-09-22T12:14:00Z" w16du:dateUtc="2026-09-22T16:14:00Z"/>
          <w:rFonts w:asciiTheme="minorHAnsi" w:hAnsiTheme="minorHAnsi"/>
          <w:lang w:val="sr-Cyrl-CS"/>
        </w:rPr>
      </w:pPr>
    </w:p>
    <w:p w14:paraId="1EF98143" w14:textId="77777777" w:rsidR="0073139B" w:rsidRPr="0029441F" w:rsidRDefault="00A86CA4" w:rsidP="00102A75">
      <w:pPr>
        <w:jc w:val="center"/>
        <w:rPr>
          <w:del w:id="90" w:author="1" w:date="2026-09-22T12:14:00Z" w16du:dateUtc="2026-09-22T16:14:00Z"/>
          <w:rFonts w:asciiTheme="minorHAnsi" w:hAnsiTheme="minorHAnsi"/>
          <w:b/>
          <w:lang w:val="sr-Cyrl-CS"/>
        </w:rPr>
      </w:pPr>
      <w:del w:id="91" w:author="1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64E0AB73" w14:textId="77777777" w:rsidR="0073139B" w:rsidRPr="0029441F" w:rsidRDefault="0073139B" w:rsidP="00102A75">
      <w:pPr>
        <w:jc w:val="center"/>
        <w:rPr>
          <w:del w:id="92" w:author="1" w:date="2026-09-22T12:14:00Z" w16du:dateUtc="2026-09-22T16:14:00Z"/>
          <w:rFonts w:asciiTheme="minorHAnsi" w:hAnsiTheme="minorHAnsi"/>
          <w:lang w:val="sr-Cyrl-CS"/>
        </w:rPr>
      </w:pPr>
    </w:p>
    <w:p w14:paraId="1A1E38E4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del w:id="93" w:author="1" w:date="2026-09-22T12:14:00Z" w16du:dateUtc="2026-09-22T16:14:00Z"/>
          <w:rFonts w:asciiTheme="minorHAnsi" w:hAnsiTheme="minorHAnsi"/>
          <w:lang w:val="sr-Cyrl-CS"/>
        </w:rPr>
      </w:pPr>
      <w:del w:id="94" w:author="1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14793BB4" w14:textId="77777777" w:rsidR="0073139B" w:rsidRPr="0029441F" w:rsidRDefault="00CE5A0E" w:rsidP="0073139B">
      <w:pPr>
        <w:pStyle w:val="ListParagraph"/>
        <w:numPr>
          <w:ilvl w:val="0"/>
          <w:numId w:val="1"/>
        </w:numPr>
        <w:jc w:val="both"/>
        <w:rPr>
          <w:del w:id="95" w:author="1" w:date="2026-09-22T12:14:00Z" w16du:dateUtc="2026-09-22T16:14:00Z"/>
          <w:rFonts w:asciiTheme="minorHAnsi" w:hAnsiTheme="minorHAnsi"/>
          <w:lang w:val="sr-Cyrl-CS"/>
        </w:rPr>
      </w:pPr>
      <w:del w:id="96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09F416B3" w14:textId="77777777" w:rsidR="00CF765F" w:rsidRDefault="00CF765F" w:rsidP="00CF765F">
      <w:pPr>
        <w:rPr>
          <w:del w:id="97" w:author="1" w:date="2026-09-22T12:14:00Z" w16du:dateUtc="2026-09-22T16:14:00Z"/>
          <w:rFonts w:asciiTheme="minorHAnsi" w:hAnsiTheme="minorHAnsi"/>
          <w:lang w:val="sr-Cyrl-CS"/>
        </w:rPr>
      </w:pPr>
    </w:p>
    <w:p w14:paraId="74178E3E" w14:textId="77777777" w:rsidR="00044A5E" w:rsidRPr="00CF765F" w:rsidRDefault="00044A5E" w:rsidP="00CF765F">
      <w:pPr>
        <w:rPr>
          <w:del w:id="98" w:author="1" w:date="2026-09-22T12:14:00Z" w16du:dateUtc="2026-09-22T16:14:00Z"/>
          <w:rFonts w:asciiTheme="minorHAnsi" w:hAnsiTheme="minorHAnsi"/>
          <w:lang w:val="sr-Cyrl-CS"/>
        </w:rPr>
      </w:pPr>
    </w:p>
    <w:p w14:paraId="46B8C9B9" w14:textId="77777777" w:rsidR="00803B25" w:rsidRPr="0029441F" w:rsidRDefault="00A86CA4" w:rsidP="00CF765F">
      <w:pPr>
        <w:ind w:firstLine="360"/>
        <w:jc w:val="both"/>
        <w:rPr>
          <w:del w:id="99" w:author="1" w:date="2026-09-22T12:14:00Z" w16du:dateUtc="2026-09-22T16:14:00Z"/>
          <w:rFonts w:asciiTheme="minorHAnsi" w:hAnsiTheme="minorHAnsi"/>
          <w:lang w:val="sr-Cyrl-CS"/>
        </w:rPr>
      </w:pPr>
      <w:del w:id="100" w:author="1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3A1F98F2" w14:textId="77777777" w:rsidR="00803B25" w:rsidRPr="0029441F" w:rsidRDefault="00803B25" w:rsidP="00803B25">
      <w:pPr>
        <w:jc w:val="both"/>
        <w:rPr>
          <w:del w:id="101" w:author="1" w:date="2026-09-22T12:14:00Z" w16du:dateUtc="2026-09-22T16:14:00Z"/>
          <w:rFonts w:asciiTheme="minorHAnsi" w:hAnsiTheme="minorHAnsi"/>
          <w:lang w:val="sr-Cyrl-CS"/>
        </w:rPr>
      </w:pPr>
    </w:p>
    <w:p w14:paraId="693B547A" w14:textId="77777777" w:rsidR="00CF765F" w:rsidRPr="0029441F" w:rsidRDefault="00803B25" w:rsidP="00CF765F">
      <w:pPr>
        <w:spacing w:after="240" w:line="276" w:lineRule="auto"/>
        <w:ind w:firstLine="357"/>
        <w:jc w:val="both"/>
        <w:rPr>
          <w:del w:id="102" w:author="1" w:date="2026-09-22T12:14:00Z" w16du:dateUtc="2026-09-22T16:14:00Z"/>
          <w:rFonts w:asciiTheme="minorHAnsi" w:hAnsiTheme="minorHAnsi"/>
          <w:lang w:val="sr-Cyrl-CS"/>
        </w:rPr>
      </w:pPr>
      <w:del w:id="103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2424C0FC" w14:textId="77777777" w:rsidR="00395556" w:rsidRPr="0029441F" w:rsidRDefault="00803B25" w:rsidP="00EE71B6">
      <w:pPr>
        <w:spacing w:line="276" w:lineRule="auto"/>
        <w:ind w:firstLine="360"/>
        <w:jc w:val="both"/>
        <w:rPr>
          <w:del w:id="104" w:author="1" w:date="2026-09-22T12:14:00Z" w16du:dateUtc="2026-09-22T16:14:00Z"/>
          <w:rFonts w:asciiTheme="minorHAnsi" w:hAnsiTheme="minorHAnsi"/>
          <w:lang w:val="sr-Cyrl-CS"/>
        </w:rPr>
      </w:pPr>
      <w:del w:id="105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310C5645" w14:textId="77777777" w:rsidR="002A5309" w:rsidRDefault="002A5309" w:rsidP="00803B25">
      <w:pPr>
        <w:jc w:val="center"/>
        <w:rPr>
          <w:del w:id="106" w:author="1" w:date="2026-09-22T12:14:00Z" w16du:dateUtc="2026-09-22T16:14:00Z"/>
          <w:rFonts w:asciiTheme="minorHAnsi" w:hAnsiTheme="minorHAnsi"/>
          <w:b/>
          <w:lang w:val="sr-Cyrl-CS"/>
        </w:rPr>
      </w:pPr>
    </w:p>
    <w:p w14:paraId="41565CEC" w14:textId="77777777" w:rsidR="002A5309" w:rsidRDefault="002A5309" w:rsidP="00FE41F0">
      <w:pPr>
        <w:rPr>
          <w:del w:id="107" w:author="1" w:date="2026-09-22T12:14:00Z" w16du:dateUtc="2026-09-22T16:14:00Z"/>
          <w:rFonts w:asciiTheme="minorHAnsi" w:hAnsiTheme="minorHAnsi"/>
          <w:b/>
          <w:lang w:val="sr-Cyrl-CS"/>
        </w:rPr>
      </w:pPr>
    </w:p>
    <w:p w14:paraId="2937AAFE" w14:textId="77777777" w:rsidR="00803B25" w:rsidRPr="0029441F" w:rsidRDefault="00803B25" w:rsidP="00803B25">
      <w:pPr>
        <w:jc w:val="center"/>
        <w:rPr>
          <w:del w:id="108" w:author="1" w:date="2026-09-22T12:14:00Z" w16du:dateUtc="2026-09-22T16:14:00Z"/>
          <w:rFonts w:asciiTheme="minorHAnsi" w:hAnsiTheme="minorHAnsi"/>
          <w:b/>
          <w:lang w:val="sr-Cyrl-CS"/>
        </w:rPr>
      </w:pPr>
      <w:del w:id="109" w:author="1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57A7A345" w14:textId="77777777" w:rsidR="00CE5A0E" w:rsidRPr="0029441F" w:rsidRDefault="00CE5A0E" w:rsidP="00803B25">
      <w:pPr>
        <w:jc w:val="center"/>
        <w:rPr>
          <w:del w:id="110" w:author="1" w:date="2026-09-22T12:14:00Z" w16du:dateUtc="2026-09-22T16:14:00Z"/>
          <w:rFonts w:asciiTheme="minorHAnsi" w:hAnsiTheme="minorHAnsi"/>
          <w:b/>
          <w:lang w:val="sr-Cyrl-CS"/>
        </w:rPr>
      </w:pPr>
    </w:p>
    <w:p w14:paraId="552F7577" w14:textId="77777777" w:rsidR="00803B25" w:rsidRPr="0029441F" w:rsidRDefault="00803B25" w:rsidP="00803B25">
      <w:pPr>
        <w:rPr>
          <w:del w:id="111" w:author="1" w:date="2026-09-22T12:14:00Z" w16du:dateUtc="2026-09-22T16:14:00Z"/>
          <w:rFonts w:asciiTheme="minorHAnsi" w:hAnsiTheme="minorHAnsi"/>
          <w:lang w:val="sr-Cyrl-CS"/>
        </w:rPr>
      </w:pPr>
    </w:p>
    <w:p w14:paraId="18BA498C" w14:textId="77777777" w:rsidR="00FB180E" w:rsidRDefault="00C231CC" w:rsidP="00DC0273">
      <w:pPr>
        <w:spacing w:line="480" w:lineRule="auto"/>
        <w:jc w:val="both"/>
        <w:rPr>
          <w:del w:id="112" w:author="1" w:date="2026-09-22T12:14:00Z" w16du:dateUtc="2026-09-22T16:14:00Z"/>
          <w:rFonts w:asciiTheme="minorHAnsi" w:hAnsiTheme="minorHAnsi"/>
          <w:lang w:val="sr-Cyrl-CS"/>
        </w:rPr>
      </w:pPr>
      <w:del w:id="113" w:author="1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3DA4483E" w14:textId="77777777" w:rsidR="001D1ACA" w:rsidRDefault="00FB180E" w:rsidP="00DC0273">
      <w:pPr>
        <w:spacing w:line="480" w:lineRule="auto"/>
        <w:jc w:val="both"/>
        <w:rPr>
          <w:del w:id="114" w:author="1" w:date="2026-09-22T12:14:00Z" w16du:dateUtc="2026-09-22T16:14:00Z"/>
          <w:rFonts w:asciiTheme="minorHAnsi" w:hAnsiTheme="minorHAnsi"/>
          <w:lang w:val="sr-Cyrl-CS"/>
        </w:rPr>
      </w:pPr>
      <w:del w:id="115" w:author="1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627437D5" w14:textId="77777777" w:rsidR="004D587E" w:rsidRPr="0029441F" w:rsidRDefault="004D587E" w:rsidP="00215DAA">
      <w:pPr>
        <w:jc w:val="both"/>
        <w:rPr>
          <w:del w:id="116" w:author="1" w:date="2026-09-22T12:14:00Z" w16du:dateUtc="2026-09-22T16:14:00Z"/>
          <w:rFonts w:asciiTheme="minorHAnsi" w:hAnsiTheme="minorHAnsi"/>
          <w:b/>
          <w:lang w:val="sr-Cyrl-CS"/>
        </w:rPr>
      </w:pPr>
    </w:p>
    <w:p w14:paraId="1F8EC0E5" w14:textId="77777777" w:rsidR="001D1ACA" w:rsidRPr="0029441F" w:rsidRDefault="00C231CC" w:rsidP="00215DAA">
      <w:pPr>
        <w:jc w:val="both"/>
        <w:rPr>
          <w:del w:id="117" w:author="1" w:date="2026-09-22T12:14:00Z" w16du:dateUtc="2026-09-22T16:14:00Z"/>
          <w:rFonts w:asciiTheme="minorHAnsi" w:hAnsiTheme="minorHAnsi"/>
          <w:b/>
          <w:lang w:val="sr-Cyrl-CS"/>
        </w:rPr>
      </w:pPr>
      <w:del w:id="118" w:author="1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428AD4DA" w14:textId="77777777" w:rsidR="00D01721" w:rsidRPr="0029441F" w:rsidRDefault="00D01721" w:rsidP="00215DAA">
      <w:pPr>
        <w:jc w:val="both"/>
        <w:rPr>
          <w:del w:id="119" w:author="1" w:date="2026-09-22T12:14:00Z" w16du:dateUtc="2026-09-22T16:14:00Z"/>
          <w:rFonts w:asciiTheme="minorHAnsi" w:hAnsiTheme="minorHAnsi"/>
          <w:b/>
          <w:lang w:val="sr-Cyrl-CS"/>
        </w:rPr>
      </w:pPr>
    </w:p>
    <w:p w14:paraId="631489DB" w14:textId="77777777" w:rsidR="00634C4A" w:rsidRPr="0029441F" w:rsidRDefault="00D01721" w:rsidP="00215DAA">
      <w:pPr>
        <w:jc w:val="both"/>
        <w:rPr>
          <w:del w:id="120" w:author="1" w:date="2026-09-22T12:14:00Z" w16du:dateUtc="2026-09-22T16:14:00Z"/>
          <w:rFonts w:asciiTheme="minorHAnsi" w:hAnsiTheme="minorHAnsi"/>
          <w:b/>
          <w:lang w:val="sr-Cyrl-CS"/>
        </w:rPr>
      </w:pPr>
      <w:del w:id="121" w:author="1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25F98E85" w14:textId="77777777" w:rsidR="00102A75" w:rsidRPr="0029441F" w:rsidRDefault="00102A75" w:rsidP="00215DAA">
      <w:pPr>
        <w:jc w:val="both"/>
        <w:rPr>
          <w:del w:id="122" w:author="1" w:date="2026-09-22T12:14:00Z" w16du:dateUtc="2026-09-22T16:14:00Z"/>
          <w:rFonts w:asciiTheme="minorHAnsi" w:hAnsiTheme="minorHAnsi"/>
          <w:b/>
          <w:lang w:val="sr-Cyrl-CS"/>
        </w:rPr>
      </w:pPr>
    </w:p>
    <w:p w14:paraId="71DD56BC" w14:textId="77777777" w:rsidR="00102A75" w:rsidRDefault="00102A75" w:rsidP="00215DAA">
      <w:pPr>
        <w:jc w:val="both"/>
        <w:rPr>
          <w:del w:id="123" w:author="1" w:date="2026-09-22T12:14:00Z" w16du:dateUtc="2026-09-22T16:14:00Z"/>
          <w:rFonts w:asciiTheme="minorHAnsi" w:hAnsiTheme="minorHAnsi"/>
          <w:b/>
          <w:lang w:val="sr-Cyrl-CS"/>
        </w:rPr>
      </w:pPr>
    </w:p>
    <w:p w14:paraId="53556301" w14:textId="77777777" w:rsidR="00FB180E" w:rsidRPr="0029441F" w:rsidRDefault="00FB180E" w:rsidP="00215DAA">
      <w:pPr>
        <w:jc w:val="both"/>
        <w:rPr>
          <w:del w:id="124" w:author="1" w:date="2026-09-22T12:14:00Z" w16du:dateUtc="2026-09-22T16:14:00Z"/>
          <w:rFonts w:asciiTheme="minorHAnsi" w:hAnsiTheme="minorHAnsi"/>
          <w:b/>
          <w:lang w:val="sr-Cyrl-CS"/>
        </w:rPr>
      </w:pPr>
    </w:p>
    <w:p w14:paraId="0DC40F2F" w14:textId="77777777" w:rsidR="00634C4A" w:rsidRPr="0029441F" w:rsidRDefault="008075F8" w:rsidP="00170C5B">
      <w:pPr>
        <w:shd w:val="clear" w:color="auto" w:fill="EEECE1" w:themeFill="background2"/>
        <w:spacing w:after="40"/>
        <w:jc w:val="both"/>
        <w:rPr>
          <w:del w:id="125" w:author="1" w:date="2026-09-22T12:14:00Z" w16du:dateUtc="2026-09-22T16:14:00Z"/>
          <w:rFonts w:asciiTheme="minorHAnsi" w:hAnsiTheme="minorHAnsi"/>
          <w:b/>
          <w:lang w:val="sr-Cyrl-CS"/>
        </w:rPr>
      </w:pPr>
      <w:del w:id="126" w:author="1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35872E2E" w14:textId="77777777" w:rsidR="0090755A" w:rsidRPr="0090755A" w:rsidRDefault="0090755A" w:rsidP="0090755A">
      <w:pPr>
        <w:ind w:firstLine="720"/>
        <w:jc w:val="both"/>
        <w:rPr>
          <w:del w:id="127" w:author="1" w:date="2026-09-22T12:14:00Z" w16du:dateUtc="2026-09-22T16:14:00Z"/>
          <w:rFonts w:asciiTheme="minorHAnsi" w:hAnsiTheme="minorHAnsi"/>
          <w:sz w:val="20"/>
          <w:szCs w:val="20"/>
          <w:lang w:val="sr-Cyrl-CS"/>
        </w:rPr>
      </w:pPr>
      <w:del w:id="128" w:author="1" w:date="2026-09-22T12:14:00Z" w16du:dateUtc="2026-09-22T16:14:00Z">
        <w:r w:rsidRPr="0090755A">
          <w:rPr>
            <w:rFonts w:asciiTheme="minorHAnsi" w:hAnsiTheme="minorHAnsi"/>
            <w:sz w:val="20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1E0365B7" w14:textId="77777777" w:rsidR="001D1ACA" w:rsidRPr="0029441F" w:rsidRDefault="001D1ACA" w:rsidP="00215DAA">
      <w:pPr>
        <w:jc w:val="both"/>
        <w:rPr>
          <w:del w:id="129" w:author="1" w:date="2026-09-22T12:14:00Z" w16du:dateUtc="2026-09-22T16:14:00Z"/>
          <w:rFonts w:asciiTheme="minorHAnsi" w:hAnsiTheme="minorHAnsi"/>
          <w:lang w:val="sr-Cyrl-CS"/>
        </w:rPr>
      </w:pPr>
    </w:p>
    <w:p w14:paraId="0361F081" w14:textId="77777777" w:rsidR="00634C4A" w:rsidRPr="0029441F" w:rsidRDefault="00634C4A" w:rsidP="00215DAA">
      <w:pPr>
        <w:jc w:val="both"/>
        <w:rPr>
          <w:del w:id="130" w:author="1" w:date="2026-09-22T12:14:00Z" w16du:dateUtc="2026-09-22T16:14:00Z"/>
          <w:rFonts w:asciiTheme="minorHAnsi" w:hAnsiTheme="minorHAnsi"/>
          <w:b/>
          <w:lang w:val="sr-Cyrl-CS"/>
        </w:rPr>
      </w:pPr>
      <w:del w:id="131" w:author="1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5F54423A" w14:textId="77777777" w:rsidR="00215DAA" w:rsidRPr="0029441F" w:rsidRDefault="001D1ACA" w:rsidP="00634C4A">
      <w:pPr>
        <w:jc w:val="both"/>
        <w:rPr>
          <w:del w:id="132" w:author="1" w:date="2026-09-22T12:14:00Z" w16du:dateUtc="2026-09-22T16:14:00Z"/>
          <w:rFonts w:asciiTheme="minorHAnsi" w:hAnsiTheme="minorHAnsi"/>
          <w:lang w:val="sr-Cyrl-CS"/>
        </w:rPr>
      </w:pPr>
      <w:del w:id="133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3E7DA235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34" w:author="1" w:date="2026-09-22T12:14:00Z" w16du:dateUtc="2026-09-22T16:14:00Z"/>
          <w:rFonts w:asciiTheme="minorHAnsi" w:hAnsiTheme="minorHAnsi"/>
          <w:lang w:val="sr-Cyrl-CS"/>
        </w:rPr>
      </w:pPr>
      <w:del w:id="135" w:author="1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74C49DBF" w14:textId="77777777" w:rsidR="00FB1D16" w:rsidRPr="0029441F" w:rsidRDefault="00FB1D16" w:rsidP="00634C4A">
      <w:pPr>
        <w:jc w:val="both"/>
        <w:rPr>
          <w:del w:id="136" w:author="1" w:date="2026-09-22T12:14:00Z" w16du:dateUtc="2026-09-22T16:14:00Z"/>
          <w:rFonts w:asciiTheme="minorHAnsi" w:hAnsiTheme="minorHAnsi"/>
          <w:lang w:val="sr-Cyrl-CS"/>
        </w:rPr>
      </w:pPr>
    </w:p>
    <w:p w14:paraId="35E4A811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37" w:author="1" w:date="2026-09-22T12:14:00Z" w16du:dateUtc="2026-09-22T16:14:00Z"/>
          <w:rFonts w:asciiTheme="minorHAnsi" w:hAnsiTheme="minorHAnsi"/>
          <w:lang w:val="sr-Cyrl-CS"/>
        </w:rPr>
      </w:pPr>
      <w:del w:id="138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20105B6F" w14:textId="77777777" w:rsidR="00FB1D16" w:rsidRPr="0029441F" w:rsidRDefault="00FB1D16" w:rsidP="00634C4A">
      <w:pPr>
        <w:jc w:val="both"/>
        <w:rPr>
          <w:del w:id="139" w:author="1" w:date="2026-09-22T12:14:00Z" w16du:dateUtc="2026-09-22T16:14:00Z"/>
          <w:rFonts w:asciiTheme="minorHAnsi" w:hAnsiTheme="minorHAnsi"/>
          <w:lang w:val="sr-Cyrl-CS"/>
        </w:rPr>
      </w:pPr>
    </w:p>
    <w:p w14:paraId="2E908133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40" w:author="1" w:date="2026-09-22T12:14:00Z" w16du:dateUtc="2026-09-22T16:14:00Z"/>
          <w:rFonts w:asciiTheme="minorHAnsi" w:hAnsiTheme="minorHAnsi"/>
          <w:lang w:val="sr-Cyrl-CS"/>
        </w:rPr>
      </w:pPr>
      <w:del w:id="141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8B94D20" w14:textId="77777777" w:rsidR="00FB180E" w:rsidRPr="00FB180E" w:rsidRDefault="00FB180E" w:rsidP="00FB180E">
      <w:pPr>
        <w:pStyle w:val="ListParagraph"/>
        <w:rPr>
          <w:del w:id="142" w:author="1" w:date="2026-09-22T12:14:00Z" w16du:dateUtc="2026-09-22T16:14:00Z"/>
          <w:rFonts w:asciiTheme="minorHAnsi" w:hAnsiTheme="minorHAnsi"/>
          <w:lang w:val="sr-Cyrl-CS"/>
        </w:rPr>
      </w:pPr>
    </w:p>
    <w:p w14:paraId="77D0CF64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43" w:author="1" w:date="2026-09-22T12:14:00Z" w16du:dateUtc="2026-09-22T16:14:00Z"/>
          <w:rFonts w:asciiTheme="minorHAnsi" w:hAnsiTheme="minorHAnsi"/>
          <w:lang w:val="sr-Cyrl-CS"/>
        </w:rPr>
      </w:pPr>
      <w:del w:id="144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20B11874" w14:textId="77777777" w:rsidR="00FB180E" w:rsidRDefault="00FB180E" w:rsidP="00FB180E">
      <w:pPr>
        <w:pStyle w:val="ListParagraph"/>
        <w:ind w:left="284"/>
        <w:jc w:val="both"/>
        <w:rPr>
          <w:del w:id="145" w:author="1" w:date="2026-09-22T12:14:00Z" w16du:dateUtc="2026-09-22T16:14:00Z"/>
          <w:rFonts w:asciiTheme="minorHAnsi" w:hAnsiTheme="minorHAnsi"/>
          <w:lang w:val="sr-Cyrl-CS"/>
        </w:rPr>
      </w:pPr>
    </w:p>
    <w:p w14:paraId="4503EDFC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46" w:author="1" w:date="2026-09-22T12:14:00Z" w16du:dateUtc="2026-09-22T16:14:00Z"/>
          <w:rFonts w:asciiTheme="minorHAnsi" w:hAnsiTheme="minorHAnsi"/>
          <w:lang w:val="sr-Cyrl-CS"/>
        </w:rPr>
      </w:pPr>
      <w:del w:id="147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42CDC034" w14:textId="77777777" w:rsidR="0090755A" w:rsidRPr="0090755A" w:rsidRDefault="0090755A" w:rsidP="0090755A">
      <w:pPr>
        <w:pStyle w:val="ListParagraph"/>
        <w:rPr>
          <w:del w:id="148" w:author="1" w:date="2026-09-22T12:14:00Z" w16du:dateUtc="2026-09-22T16:14:00Z"/>
          <w:rFonts w:asciiTheme="minorHAnsi" w:hAnsiTheme="minorHAnsi"/>
          <w:lang w:val="sr-Cyrl-CS"/>
        </w:rPr>
      </w:pPr>
    </w:p>
    <w:p w14:paraId="6A5354B1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49" w:author="1" w:date="2026-09-22T12:14:00Z" w16du:dateUtc="2026-09-22T16:14:00Z"/>
          <w:rFonts w:asciiTheme="minorHAnsi" w:hAnsiTheme="minorHAnsi"/>
          <w:lang w:val="sr-Cyrl-CS"/>
        </w:rPr>
      </w:pPr>
      <w:del w:id="150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9E50749" w14:textId="77777777" w:rsidR="0090755A" w:rsidRDefault="0090755A" w:rsidP="0090755A">
      <w:pPr>
        <w:pStyle w:val="ListParagraph"/>
        <w:ind w:left="284"/>
        <w:jc w:val="both"/>
        <w:rPr>
          <w:del w:id="151" w:author="1" w:date="2026-09-22T12:14:00Z" w16du:dateUtc="2026-09-22T16:14:00Z"/>
          <w:rFonts w:asciiTheme="minorHAnsi" w:hAnsiTheme="minorHAnsi"/>
          <w:lang w:val="sr-Cyrl-CS"/>
        </w:rPr>
      </w:pPr>
    </w:p>
    <w:p w14:paraId="02552E1A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52" w:author="1" w:date="2026-09-22T12:14:00Z" w16du:dateUtc="2026-09-22T16:14:00Z"/>
          <w:rFonts w:asciiTheme="minorHAnsi" w:hAnsiTheme="minorHAnsi"/>
          <w:lang w:val="sr-Cyrl-CS"/>
        </w:rPr>
      </w:pPr>
      <w:del w:id="153" w:author="1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8D63FDD" w14:textId="77777777" w:rsidR="001D434A" w:rsidRDefault="001D434A" w:rsidP="00634C4A">
      <w:pPr>
        <w:jc w:val="both"/>
        <w:rPr>
          <w:del w:id="154" w:author="1" w:date="2026-09-22T12:14:00Z" w16du:dateUtc="2026-09-22T16:14:00Z"/>
          <w:rFonts w:asciiTheme="minorHAnsi" w:hAnsiTheme="minorHAnsi"/>
        </w:rPr>
      </w:pPr>
    </w:p>
    <w:p w14:paraId="6E5CBF67" w14:textId="77777777" w:rsidR="00DC0273" w:rsidRDefault="00DC0273" w:rsidP="00634C4A">
      <w:pPr>
        <w:jc w:val="both"/>
        <w:rPr>
          <w:del w:id="155" w:author="1" w:date="2026-09-22T12:14:00Z" w16du:dateUtc="2026-09-22T16:14:00Z"/>
          <w:rFonts w:asciiTheme="minorHAnsi" w:hAnsiTheme="minorHAnsi"/>
        </w:rPr>
      </w:pPr>
    </w:p>
    <w:p w14:paraId="7727B326" w14:textId="77777777" w:rsidR="005528E2" w:rsidRDefault="005528E2" w:rsidP="00634C4A">
      <w:pPr>
        <w:jc w:val="both"/>
        <w:rPr>
          <w:del w:id="156" w:author="1" w:date="2026-09-22T12:14:00Z" w16du:dateUtc="2026-09-22T16:14:00Z"/>
          <w:rFonts w:asciiTheme="minorHAnsi" w:hAnsiTheme="minorHAnsi"/>
        </w:rPr>
      </w:pPr>
    </w:p>
    <w:p w14:paraId="4910A5D3" w14:textId="77777777" w:rsidR="00FB180E" w:rsidRPr="0029441F" w:rsidRDefault="00FB180E" w:rsidP="00634C4A">
      <w:pPr>
        <w:jc w:val="both"/>
        <w:rPr>
          <w:del w:id="157" w:author="1" w:date="2026-09-22T12:14:00Z" w16du:dateUtc="2026-09-22T16:14:00Z"/>
          <w:rFonts w:asciiTheme="minorHAnsi" w:hAnsiTheme="minorHAnsi"/>
        </w:rPr>
      </w:pPr>
    </w:p>
    <w:p w14:paraId="1EB67495" w14:textId="77777777" w:rsidR="001D434A" w:rsidRPr="0029441F" w:rsidRDefault="001D434A" w:rsidP="00634C4A">
      <w:pPr>
        <w:jc w:val="both"/>
        <w:rPr>
          <w:del w:id="158" w:author="1" w:date="2026-09-22T12:14:00Z" w16du:dateUtc="2026-09-22T16:14:00Z"/>
          <w:rFonts w:asciiTheme="minorHAnsi" w:hAnsiTheme="minorHAnsi"/>
          <w:b/>
          <w:lang w:val="sr-Cyrl-CS"/>
        </w:rPr>
      </w:pPr>
      <w:del w:id="159" w:author="1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58A3454E" w14:textId="77777777" w:rsidR="001D434A" w:rsidRPr="0029441F" w:rsidRDefault="001D434A" w:rsidP="00634C4A">
      <w:pPr>
        <w:jc w:val="both"/>
        <w:rPr>
          <w:del w:id="160" w:author="1" w:date="2026-09-22T12:14:00Z" w16du:dateUtc="2026-09-22T16:14:00Z"/>
          <w:rFonts w:asciiTheme="minorHAnsi" w:hAnsiTheme="minorHAnsi"/>
          <w:b/>
          <w:lang w:val="sr-Cyrl-CS"/>
        </w:rPr>
      </w:pPr>
    </w:p>
    <w:p w14:paraId="0AA69EA0" w14:textId="77777777" w:rsidR="00FA1209" w:rsidRPr="001E08FA" w:rsidRDefault="001D434A" w:rsidP="00FF542C">
      <w:pPr>
        <w:autoSpaceDE w:val="0"/>
        <w:rPr>
          <w:rFonts w:ascii="Times New Roman" w:hAnsi="Times New Roman"/>
          <w:sz w:val="24"/>
          <w:rPrChange w:id="161" w:author="1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162" w:author="1" w:date="2026-09-22T12:14:00Z" w16du:dateUtc="2026-09-22T16:14:00Z">
          <w:pPr>
            <w:jc w:val="both"/>
          </w:pPr>
        </w:pPrChange>
      </w:pPr>
      <w:del w:id="163" w:author="1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64" w:author="1" w:date="2026-09-22T12:14:00Z" w16du:dateUtc="2026-09-22T16:14:00Z">
        <w:sectPr w:rsidR="00FA1209" w:rsidRPr="001E08FA" w:rsidSect="006E54AE">
          <w:pgSz w:w="12240" w:h="15840"/>
          <w:pgMar w:top="1440" w:right="1440" w:bottom="851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174380">
    <w:abstractNumId w:val="21"/>
  </w:num>
  <w:num w:numId="2" w16cid:durableId="90591485">
    <w:abstractNumId w:val="19"/>
  </w:num>
  <w:num w:numId="3" w16cid:durableId="1442526217">
    <w:abstractNumId w:val="22"/>
  </w:num>
  <w:num w:numId="4" w16cid:durableId="227806789">
    <w:abstractNumId w:val="16"/>
  </w:num>
  <w:num w:numId="5" w16cid:durableId="862279173">
    <w:abstractNumId w:val="15"/>
  </w:num>
  <w:num w:numId="6" w16cid:durableId="1168714852">
    <w:abstractNumId w:val="14"/>
  </w:num>
  <w:num w:numId="7" w16cid:durableId="260728339">
    <w:abstractNumId w:val="17"/>
  </w:num>
  <w:num w:numId="8" w16cid:durableId="127020387">
    <w:abstractNumId w:val="13"/>
  </w:num>
  <w:num w:numId="9" w16cid:durableId="37701502">
    <w:abstractNumId w:val="6"/>
  </w:num>
  <w:num w:numId="10" w16cid:durableId="24721646">
    <w:abstractNumId w:val="20"/>
  </w:num>
  <w:num w:numId="11" w16cid:durableId="1330333677">
    <w:abstractNumId w:val="7"/>
  </w:num>
  <w:num w:numId="12" w16cid:durableId="603071381">
    <w:abstractNumId w:val="11"/>
  </w:num>
  <w:num w:numId="13" w16cid:durableId="801459405">
    <w:abstractNumId w:val="4"/>
  </w:num>
  <w:num w:numId="14" w16cid:durableId="283199037">
    <w:abstractNumId w:val="10"/>
  </w:num>
  <w:num w:numId="15" w16cid:durableId="237063416">
    <w:abstractNumId w:val="3"/>
  </w:num>
  <w:num w:numId="16" w16cid:durableId="853344376">
    <w:abstractNumId w:val="1"/>
  </w:num>
  <w:num w:numId="17" w16cid:durableId="1346177356">
    <w:abstractNumId w:val="2"/>
  </w:num>
  <w:num w:numId="18" w16cid:durableId="1606231911">
    <w:abstractNumId w:val="5"/>
  </w:num>
  <w:num w:numId="19" w16cid:durableId="1677879625">
    <w:abstractNumId w:val="8"/>
  </w:num>
  <w:num w:numId="20" w16cid:durableId="1023677895">
    <w:abstractNumId w:val="18"/>
  </w:num>
  <w:num w:numId="21" w16cid:durableId="426581311">
    <w:abstractNumId w:val="12"/>
  </w:num>
  <w:num w:numId="22" w16cid:durableId="542711053">
    <w:abstractNumId w:val="0"/>
  </w:num>
  <w:num w:numId="23" w16cid:durableId="10317578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881575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44A5E"/>
    <w:rsid w:val="000522D1"/>
    <w:rsid w:val="00056A73"/>
    <w:rsid w:val="00064CAB"/>
    <w:rsid w:val="0006536D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3E64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3FDB"/>
    <w:rsid w:val="000F40CB"/>
    <w:rsid w:val="000F5984"/>
    <w:rsid w:val="000F59BD"/>
    <w:rsid w:val="00102A75"/>
    <w:rsid w:val="0010369E"/>
    <w:rsid w:val="0011068A"/>
    <w:rsid w:val="00111AAA"/>
    <w:rsid w:val="001124FA"/>
    <w:rsid w:val="00113E31"/>
    <w:rsid w:val="001156CC"/>
    <w:rsid w:val="001212FF"/>
    <w:rsid w:val="00125AAB"/>
    <w:rsid w:val="001265ED"/>
    <w:rsid w:val="001302F9"/>
    <w:rsid w:val="0013247A"/>
    <w:rsid w:val="0013625A"/>
    <w:rsid w:val="00143872"/>
    <w:rsid w:val="001473B9"/>
    <w:rsid w:val="00147CBB"/>
    <w:rsid w:val="0015568D"/>
    <w:rsid w:val="00156BA3"/>
    <w:rsid w:val="00160B41"/>
    <w:rsid w:val="0016591D"/>
    <w:rsid w:val="0016779F"/>
    <w:rsid w:val="00170C5B"/>
    <w:rsid w:val="0017118E"/>
    <w:rsid w:val="00171919"/>
    <w:rsid w:val="00176308"/>
    <w:rsid w:val="00177850"/>
    <w:rsid w:val="00181288"/>
    <w:rsid w:val="00182395"/>
    <w:rsid w:val="00183182"/>
    <w:rsid w:val="00185ABE"/>
    <w:rsid w:val="00185E2D"/>
    <w:rsid w:val="001906B0"/>
    <w:rsid w:val="001913DB"/>
    <w:rsid w:val="00196BAD"/>
    <w:rsid w:val="001A21E3"/>
    <w:rsid w:val="001A4164"/>
    <w:rsid w:val="001A5104"/>
    <w:rsid w:val="001A5AAC"/>
    <w:rsid w:val="001B0554"/>
    <w:rsid w:val="001B6472"/>
    <w:rsid w:val="001B799A"/>
    <w:rsid w:val="001B7AB6"/>
    <w:rsid w:val="001C133F"/>
    <w:rsid w:val="001C65B1"/>
    <w:rsid w:val="001C7240"/>
    <w:rsid w:val="001D0726"/>
    <w:rsid w:val="001D167C"/>
    <w:rsid w:val="001D1ACA"/>
    <w:rsid w:val="001D2A1D"/>
    <w:rsid w:val="001D434A"/>
    <w:rsid w:val="001D490C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58CB"/>
    <w:rsid w:val="001E6B73"/>
    <w:rsid w:val="001E6FF6"/>
    <w:rsid w:val="001E74A2"/>
    <w:rsid w:val="001E7714"/>
    <w:rsid w:val="001F2969"/>
    <w:rsid w:val="001F4798"/>
    <w:rsid w:val="001F75C6"/>
    <w:rsid w:val="002035C1"/>
    <w:rsid w:val="0020723A"/>
    <w:rsid w:val="00207B33"/>
    <w:rsid w:val="00212E16"/>
    <w:rsid w:val="00215DAA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0E1C"/>
    <w:rsid w:val="002725B2"/>
    <w:rsid w:val="0027525B"/>
    <w:rsid w:val="00284F1D"/>
    <w:rsid w:val="00285FFD"/>
    <w:rsid w:val="00290449"/>
    <w:rsid w:val="00290613"/>
    <w:rsid w:val="0029441F"/>
    <w:rsid w:val="0029493B"/>
    <w:rsid w:val="002A07A9"/>
    <w:rsid w:val="002A530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4887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4D11"/>
    <w:rsid w:val="00335088"/>
    <w:rsid w:val="003354EC"/>
    <w:rsid w:val="00336395"/>
    <w:rsid w:val="003363CB"/>
    <w:rsid w:val="003370C3"/>
    <w:rsid w:val="0034111E"/>
    <w:rsid w:val="00343108"/>
    <w:rsid w:val="003456A4"/>
    <w:rsid w:val="00347852"/>
    <w:rsid w:val="003516AC"/>
    <w:rsid w:val="003516D1"/>
    <w:rsid w:val="003551AF"/>
    <w:rsid w:val="0036012D"/>
    <w:rsid w:val="003946F9"/>
    <w:rsid w:val="00395556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3BBF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233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D56AA"/>
    <w:rsid w:val="004D587E"/>
    <w:rsid w:val="004E2A6F"/>
    <w:rsid w:val="004E2F95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0798"/>
    <w:rsid w:val="005528E2"/>
    <w:rsid w:val="00554409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779FF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4C4A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5577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3655"/>
    <w:rsid w:val="00705A55"/>
    <w:rsid w:val="00710492"/>
    <w:rsid w:val="007135C5"/>
    <w:rsid w:val="00717FD3"/>
    <w:rsid w:val="00720433"/>
    <w:rsid w:val="00724F5C"/>
    <w:rsid w:val="00726661"/>
    <w:rsid w:val="0073139B"/>
    <w:rsid w:val="007338BD"/>
    <w:rsid w:val="00736EC2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8303B"/>
    <w:rsid w:val="00796731"/>
    <w:rsid w:val="00796986"/>
    <w:rsid w:val="00797D91"/>
    <w:rsid w:val="007A3353"/>
    <w:rsid w:val="007A6304"/>
    <w:rsid w:val="007B214B"/>
    <w:rsid w:val="007B68D8"/>
    <w:rsid w:val="007B74AB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3B25"/>
    <w:rsid w:val="00805A52"/>
    <w:rsid w:val="008075F8"/>
    <w:rsid w:val="00813B10"/>
    <w:rsid w:val="0082083D"/>
    <w:rsid w:val="00834528"/>
    <w:rsid w:val="008410CB"/>
    <w:rsid w:val="00843ACF"/>
    <w:rsid w:val="00850495"/>
    <w:rsid w:val="008519BB"/>
    <w:rsid w:val="00851C18"/>
    <w:rsid w:val="00857BAC"/>
    <w:rsid w:val="00862F59"/>
    <w:rsid w:val="00866A05"/>
    <w:rsid w:val="00870738"/>
    <w:rsid w:val="00870E01"/>
    <w:rsid w:val="00871676"/>
    <w:rsid w:val="0087577F"/>
    <w:rsid w:val="00875E83"/>
    <w:rsid w:val="00876071"/>
    <w:rsid w:val="0088009C"/>
    <w:rsid w:val="00882DA3"/>
    <w:rsid w:val="008856E5"/>
    <w:rsid w:val="00887318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55A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3926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0649"/>
    <w:rsid w:val="009B5531"/>
    <w:rsid w:val="009C2277"/>
    <w:rsid w:val="009C240E"/>
    <w:rsid w:val="009C2F31"/>
    <w:rsid w:val="009C5FCB"/>
    <w:rsid w:val="009C61C2"/>
    <w:rsid w:val="009D466C"/>
    <w:rsid w:val="009D4822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0F6F"/>
    <w:rsid w:val="00A515CB"/>
    <w:rsid w:val="00A534B6"/>
    <w:rsid w:val="00A55CBA"/>
    <w:rsid w:val="00A73B17"/>
    <w:rsid w:val="00A75F22"/>
    <w:rsid w:val="00A86CA4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3F38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12DA"/>
    <w:rsid w:val="00AF23C6"/>
    <w:rsid w:val="00AF4401"/>
    <w:rsid w:val="00B00A37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32468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36D6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28D8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3BB2"/>
    <w:rsid w:val="00C04091"/>
    <w:rsid w:val="00C071FB"/>
    <w:rsid w:val="00C10BB4"/>
    <w:rsid w:val="00C116AA"/>
    <w:rsid w:val="00C13EC6"/>
    <w:rsid w:val="00C14101"/>
    <w:rsid w:val="00C14D8F"/>
    <w:rsid w:val="00C165FF"/>
    <w:rsid w:val="00C176B6"/>
    <w:rsid w:val="00C21ECD"/>
    <w:rsid w:val="00C231CC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847"/>
    <w:rsid w:val="00C53F8E"/>
    <w:rsid w:val="00C70FB8"/>
    <w:rsid w:val="00C76678"/>
    <w:rsid w:val="00C76845"/>
    <w:rsid w:val="00C76F13"/>
    <w:rsid w:val="00C9363A"/>
    <w:rsid w:val="00C9509C"/>
    <w:rsid w:val="00C963BB"/>
    <w:rsid w:val="00C97A4E"/>
    <w:rsid w:val="00CA1913"/>
    <w:rsid w:val="00CA3ABA"/>
    <w:rsid w:val="00CA43DD"/>
    <w:rsid w:val="00CB312A"/>
    <w:rsid w:val="00CB4ED4"/>
    <w:rsid w:val="00CB53B7"/>
    <w:rsid w:val="00CB78CC"/>
    <w:rsid w:val="00CC0206"/>
    <w:rsid w:val="00CC0ED6"/>
    <w:rsid w:val="00CC5F13"/>
    <w:rsid w:val="00CC6C80"/>
    <w:rsid w:val="00CD433B"/>
    <w:rsid w:val="00CD5E45"/>
    <w:rsid w:val="00CD6515"/>
    <w:rsid w:val="00CE1B16"/>
    <w:rsid w:val="00CE1DBE"/>
    <w:rsid w:val="00CE5A0E"/>
    <w:rsid w:val="00CF2072"/>
    <w:rsid w:val="00CF217C"/>
    <w:rsid w:val="00CF5BE4"/>
    <w:rsid w:val="00CF765F"/>
    <w:rsid w:val="00D0034D"/>
    <w:rsid w:val="00D01721"/>
    <w:rsid w:val="00D04B49"/>
    <w:rsid w:val="00D06A93"/>
    <w:rsid w:val="00D06D58"/>
    <w:rsid w:val="00D15EDC"/>
    <w:rsid w:val="00D23514"/>
    <w:rsid w:val="00D3401C"/>
    <w:rsid w:val="00D428C6"/>
    <w:rsid w:val="00D44210"/>
    <w:rsid w:val="00D467BD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24CA"/>
    <w:rsid w:val="00DB4797"/>
    <w:rsid w:val="00DB65FF"/>
    <w:rsid w:val="00DB6B2F"/>
    <w:rsid w:val="00DB74D2"/>
    <w:rsid w:val="00DC0273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04E1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229E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0CBB"/>
    <w:rsid w:val="00EC2F28"/>
    <w:rsid w:val="00EC3309"/>
    <w:rsid w:val="00EC7FF7"/>
    <w:rsid w:val="00ED6183"/>
    <w:rsid w:val="00ED737E"/>
    <w:rsid w:val="00EE0F06"/>
    <w:rsid w:val="00EE1E64"/>
    <w:rsid w:val="00EE71B6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27ACA"/>
    <w:rsid w:val="00F31C12"/>
    <w:rsid w:val="00F32B8A"/>
    <w:rsid w:val="00F37F73"/>
    <w:rsid w:val="00F46238"/>
    <w:rsid w:val="00F4682B"/>
    <w:rsid w:val="00F46CEF"/>
    <w:rsid w:val="00F47F86"/>
    <w:rsid w:val="00F57A84"/>
    <w:rsid w:val="00F6193C"/>
    <w:rsid w:val="00F61EB4"/>
    <w:rsid w:val="00F67AB3"/>
    <w:rsid w:val="00F7304E"/>
    <w:rsid w:val="00F80B7A"/>
    <w:rsid w:val="00F821B4"/>
    <w:rsid w:val="00F84815"/>
    <w:rsid w:val="00F86FB9"/>
    <w:rsid w:val="00F9659B"/>
    <w:rsid w:val="00F96E80"/>
    <w:rsid w:val="00FA1209"/>
    <w:rsid w:val="00FA3BEF"/>
    <w:rsid w:val="00FB01E9"/>
    <w:rsid w:val="00FB04AF"/>
    <w:rsid w:val="00FB13E9"/>
    <w:rsid w:val="00FB180E"/>
    <w:rsid w:val="00FB1D16"/>
    <w:rsid w:val="00FB21C0"/>
    <w:rsid w:val="00FB24D3"/>
    <w:rsid w:val="00FB5E37"/>
    <w:rsid w:val="00FC3F00"/>
    <w:rsid w:val="00FC5A01"/>
    <w:rsid w:val="00FC5B2A"/>
    <w:rsid w:val="00FD0348"/>
    <w:rsid w:val="00FD5C73"/>
    <w:rsid w:val="00FD71EB"/>
    <w:rsid w:val="00FE220B"/>
    <w:rsid w:val="00FE41F0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14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4:00Z">
        <w:rPr>
          <w:rFonts w:eastAsiaTheme="minorHAns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4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4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4:00Z">
        <w:pPr>
          <w:ind w:left="720"/>
          <w:contextualSpacing/>
        </w:pPr>
      </w:pPrChange>
    </w:pPr>
    <w:rPr>
      <w:rFonts w:cs="Times New Roman"/>
      <w:rPrChange w:id="2" w:author="1" w:date="2026-09-22T12:14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87577F"/>
    <w:rPr>
      <w:rFonts w:eastAsia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4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4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4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4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4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4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7577F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7577F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87577F"/>
    <w:rPr>
      <w:rFonts w:ascii="Arial" w:eastAsia="Times New Roman" w:hAnsi="Arial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87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577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14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14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14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14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7577F"/>
    <w:rPr>
      <w:rFonts w:eastAsia="Times New Roman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14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4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335208-8FD2-F848-AD8F-49F317F25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