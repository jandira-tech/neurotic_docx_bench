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23BFFD" w14:textId="77777777" w:rsidR="007A108F" w:rsidRDefault="00DA4037">
      <w:ins w:id="0" w:author="Comparison" w:date="2026-09-26T14:41:00Z" w16du:dateUtc="2026-09-26T18:41:00Z">
        <w:r>
          <w:t>Left Alignment</w:t>
        </w:r>
      </w:ins>
      <w:del w:id="1" w:author="Comparison" w:date="2026-09-26T14:41:00Z" w16du:dateUtc="2026-09-26T18:41:00Z">
        <w:r>
          <w:rPr>
            <w:sz w:val="28"/>
            <w:szCs w:val="28"/>
          </w:rPr>
          <w:delText>Large Font Size</w:delText>
        </w:r>
      </w:del>
      <w:r>
        <w:rPr>
          <w:rPrChange w:id="2" w:author="Comparison" w:date="2026-09-26T14:41:00Z" w16du:dateUtc="2026-09-26T18:41:00Z">
            <w:rPr>
              <w:sz w:val="28"/>
              <w:szCs w:val="28"/>
            </w:rPr>
          </w:rPrChange>
        </w:rPr>
        <w:t xml:space="preserve"> Demo</w:t>
      </w:r>
    </w:p>
    <w:p w14:paraId="31893E94" w14:textId="77777777" w:rsidR="007A108F" w:rsidRDefault="00DA4037">
      <w:r>
        <w:rPr>
          <w:rPrChange w:id="3" w:author="Comparison" w:date="2026-09-26T14:41:00Z" w16du:dateUtc="2026-09-26T18:41:00Z">
            <w:rPr>
              <w:sz w:val="28"/>
              <w:szCs w:val="28"/>
            </w:rPr>
          </w:rPrChange>
        </w:rPr>
        <w:t xml:space="preserve">This document demonstrates </w:t>
      </w:r>
      <w:ins w:id="4" w:author="Comparison" w:date="2026-09-26T14:41:00Z" w16du:dateUtc="2026-09-26T18:41:00Z">
        <w:r>
          <w:t>left text alignment</w:t>
        </w:r>
      </w:ins>
      <w:del w:id="5" w:author="Comparison" w:date="2026-09-26T14:41:00Z" w16du:dateUtc="2026-09-26T18:41:00Z">
        <w:r>
          <w:rPr>
            <w:sz w:val="28"/>
            <w:szCs w:val="28"/>
          </w:rPr>
          <w:delText>large 24pt font size</w:delText>
        </w:r>
      </w:del>
      <w:r>
        <w:rPr>
          <w:rPrChange w:id="6" w:author="Comparison" w:date="2026-09-26T14:41:00Z" w16du:dateUtc="2026-09-26T18:41:00Z">
            <w:rPr>
              <w:sz w:val="28"/>
              <w:szCs w:val="28"/>
            </w:rPr>
          </w:rPrChange>
        </w:rPr>
        <w:t>.</w:t>
      </w:r>
    </w:p>
    <w:p w14:paraId="79327C5E" w14:textId="77777777" w:rsidR="007A108F" w:rsidRDefault="00DA4037">
      <w:ins w:id="7" w:author="Comparison" w:date="2026-09-26T14:41:00Z" w16du:dateUtc="2026-09-26T18:41:00Z">
        <w:r>
          <w:t>All text in this document is aligned to the left margin.</w:t>
        </w:r>
      </w:ins>
      <w:del w:id="8" w:author="Comparison" w:date="2026-09-26T14:41:00Z" w16du:dateUtc="2026-09-26T18:41:00Z">
        <w:r>
          <w:rPr>
            <w:sz w:val="28"/>
            <w:szCs w:val="28"/>
          </w:rPr>
          <w:delText>Large fonts are great for titles and presentations.</w:delText>
        </w:r>
      </w:del>
    </w:p>
    <w:sectPr w:rsidR="007A108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108F"/>
    <w:rsid w:val="002D6788"/>
    <w:rsid w:val="005017B3"/>
    <w:rsid w:val="005644F5"/>
    <w:rsid w:val="007A108F"/>
    <w:rsid w:val="00901029"/>
    <w:rsid w:val="00DA4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2026-05-14T16:59:00Z</dcterms:created>
  <dcterms:modified xsi:type="dcterms:W3CDTF">2026-09-26T18:41:00Z</dcterms:modified>
</cp:coreProperties>
</file>