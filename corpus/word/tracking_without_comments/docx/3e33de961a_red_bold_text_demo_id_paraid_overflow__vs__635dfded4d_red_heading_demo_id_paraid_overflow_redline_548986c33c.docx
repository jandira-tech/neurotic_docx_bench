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C121E" w14:textId="77777777" w:rsidR="00F53B6B" w:rsidRDefault="00383E31">
      <w:r>
        <w:rPr>
          <w:rFonts w:ascii="Arial" w:hAnsi="Arial"/>
          <w:b/>
          <w:color w:val="C00000"/>
          <w:sz w:val="40"/>
          <w:rPrChange w:id="0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ins w:id="1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</w:t>
        </w:r>
      </w:ins>
      <w:del w:id="2" w:author="Comparison" w:date="2026-07-05T01:09:00Z" w16du:dateUtc="2026-07-05T05:09:00Z">
        <w:r>
          <w:rPr>
            <w:b/>
            <w:bCs/>
            <w:color w:val="C00000"/>
          </w:rPr>
          <w:delText>Bold Text</w:delText>
        </w:r>
      </w:del>
      <w:r>
        <w:rPr>
          <w:rFonts w:ascii="Arial" w:hAnsi="Arial"/>
          <w:b/>
          <w:color w:val="C00000"/>
          <w:sz w:val="40"/>
          <w:rPrChange w:id="3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Demo</w:t>
      </w:r>
    </w:p>
    <w:p w14:paraId="660FE103" w14:textId="77777777" w:rsidR="00F53B6B" w:rsidRDefault="00383E31">
      <w:pPr>
        <w:spacing w:before="400" w:after="120" w:line="240" w:lineRule="auto"/>
        <w:pPrChange w:id="4" w:author="Comparison" w:date="2026-07-05T01:09:00Z" w16du:dateUtc="2026-07-05T05:09:00Z">
          <w:pPr/>
        </w:pPrChange>
      </w:pPr>
      <w:r>
        <w:rPr>
          <w:rFonts w:ascii="Arial" w:hAnsi="Arial"/>
          <w:b/>
          <w:color w:val="C00000"/>
          <w:sz w:val="40"/>
          <w:rPrChange w:id="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This document </w:t>
      </w:r>
      <w:ins w:id="6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 xml:space="preserve">shows Heading 1 with </w:t>
        </w:r>
      </w:ins>
      <w:del w:id="7" w:author="Comparison" w:date="2026-07-05T01:09:00Z" w16du:dateUtc="2026-07-05T05:09:00Z">
        <w:r>
          <w:rPr>
            <w:b/>
            <w:bCs/>
            <w:color w:val="C00000"/>
          </w:rPr>
          <w:delText xml:space="preserve">combines </w:delText>
        </w:r>
      </w:del>
      <w:r>
        <w:rPr>
          <w:rFonts w:ascii="Arial" w:hAnsi="Arial"/>
          <w:b/>
          <w:color w:val="C00000"/>
          <w:sz w:val="40"/>
          <w:rPrChange w:id="8" w:author="Comparison" w:date="2026-07-05T01:09:00Z" w16du:dateUtc="2026-07-05T05:09:00Z">
            <w:rPr>
              <w:b/>
              <w:bCs/>
              <w:color w:val="C00000"/>
            </w:rPr>
          </w:rPrChange>
        </w:rPr>
        <w:t>red font color</w:t>
      </w:r>
      <w:del w:id="9" w:author="Comparison" w:date="2026-07-05T01:09:00Z" w16du:dateUtc="2026-07-05T05:09:00Z">
        <w:r>
          <w:rPr>
            <w:b/>
            <w:bCs/>
            <w:color w:val="C00000"/>
          </w:rPr>
          <w:delText xml:space="preserve"> with bold formatting</w:delText>
        </w:r>
      </w:del>
      <w:r>
        <w:rPr>
          <w:rFonts w:ascii="Arial" w:hAnsi="Arial"/>
          <w:b/>
          <w:color w:val="C00000"/>
          <w:sz w:val="40"/>
          <w:rPrChange w:id="10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p w14:paraId="0A38214F" w14:textId="77777777" w:rsidR="00F53B6B" w:rsidRDefault="00383E31">
      <w:pPr>
        <w:spacing w:before="400" w:after="120" w:line="240" w:lineRule="auto"/>
        <w:pPrChange w:id="11" w:author="Comparison" w:date="2026-07-05T01:09:00Z" w16du:dateUtc="2026-07-05T05:09:00Z">
          <w:pPr/>
        </w:pPrChange>
      </w:pPr>
      <w:r>
        <w:rPr>
          <w:rFonts w:ascii="Arial" w:hAnsi="Arial"/>
          <w:b/>
          <w:color w:val="C00000"/>
          <w:sz w:val="40"/>
          <w:rPrChange w:id="12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ins w:id="13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headings create</w:t>
        </w:r>
      </w:ins>
      <w:del w:id="14" w:author="Comparison" w:date="2026-07-05T01:09:00Z" w16du:dateUtc="2026-07-05T05:09:00Z">
        <w:r>
          <w:rPr>
            <w:b/>
            <w:bCs/>
            <w:color w:val="C00000"/>
          </w:rPr>
          <w:delText>bold text creates</w:delText>
        </w:r>
      </w:del>
      <w:r>
        <w:rPr>
          <w:rFonts w:ascii="Arial" w:hAnsi="Arial"/>
          <w:b/>
          <w:color w:val="C00000"/>
          <w:sz w:val="40"/>
          <w:rPrChange w:id="1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strong visual </w:t>
      </w:r>
      <w:ins w:id="16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hierarchy in documents</w:t>
        </w:r>
      </w:ins>
      <w:del w:id="17" w:author="Comparison" w:date="2026-07-05T01:09:00Z" w16du:dateUtc="2026-07-05T05:09:00Z">
        <w:r>
          <w:rPr>
            <w:b/>
            <w:bCs/>
            <w:color w:val="C00000"/>
          </w:rPr>
          <w:delText>impact for warnings</w:delText>
        </w:r>
      </w:del>
      <w:r>
        <w:rPr>
          <w:rFonts w:ascii="Arial" w:hAnsi="Arial"/>
          <w:b/>
          <w:color w:val="C00000"/>
          <w:sz w:val="40"/>
          <w:rPrChange w:id="18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sectPr w:rsidR="00F53B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6B"/>
    <w:rsid w:val="000A6B00"/>
    <w:rsid w:val="00383E31"/>
    <w:rsid w:val="00683174"/>
    <w:rsid w:val="00B37A4C"/>
    <w:rsid w:val="00F53B6B"/>
    <w:rsid w:val="00FC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9A7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