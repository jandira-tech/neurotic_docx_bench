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583549" w14:textId="77777777" w:rsidR="002E450F" w:rsidRDefault="00FD1AAF">
      <w:r>
        <w:rPr>
          <w:b/>
          <w:u w:val="single"/>
          <w:rPrChange w:id="0" w:author="Author" w:date="2026-06-29T10:51:00Z" w16du:dateUtc="2026-06-29T14:51:00Z">
            <w:rPr>
              <w:b/>
              <w:bCs/>
              <w:i/>
              <w:iCs/>
            </w:rPr>
          </w:rPrChange>
        </w:rPr>
        <w:t xml:space="preserve">Bold and </w:t>
      </w:r>
      <w:ins w:id="1" w:author="Author" w:date="2026-06-29T10:51:00Z" w16du:dateUtc="2026-06-29T14:51:00Z">
        <w:r>
          <w:rPr>
            <w:b/>
            <w:bCs/>
            <w:u w:val="single"/>
          </w:rPr>
          <w:t>Underline</w:t>
        </w:r>
      </w:ins>
      <w:del w:id="2" w:author="Author" w:date="2026-06-29T10:51:00Z" w16du:dateUtc="2026-06-29T14:51:00Z">
        <w:r>
          <w:rPr>
            <w:b/>
            <w:bCs/>
            <w:i/>
            <w:iCs/>
          </w:rPr>
          <w:delText>Italic</w:delText>
        </w:r>
      </w:del>
      <w:r>
        <w:rPr>
          <w:b/>
          <w:u w:val="single"/>
          <w:rPrChange w:id="3" w:author="Author" w:date="2026-06-29T10:51:00Z" w16du:dateUtc="2026-06-29T14:51:00Z">
            <w:rPr>
              <w:b/>
              <w:bCs/>
              <w:i/>
              <w:iCs/>
            </w:rPr>
          </w:rPrChange>
        </w:rPr>
        <w:t xml:space="preserve"> Combo Demo</w:t>
      </w:r>
    </w:p>
    <w:p w14:paraId="04A7BF8D" w14:textId="77777777" w:rsidR="002E450F" w:rsidRDefault="00FD1AAF">
      <w:r>
        <w:rPr>
          <w:b/>
          <w:u w:val="single"/>
          <w:rPrChange w:id="4" w:author="Author" w:date="2026-06-29T10:51:00Z" w16du:dateUtc="2026-06-29T14:51:00Z">
            <w:rPr>
              <w:b/>
              <w:bCs/>
              <w:i/>
              <w:iCs/>
            </w:rPr>
          </w:rPrChange>
        </w:rPr>
        <w:t xml:space="preserve">Demonstrating bold and </w:t>
      </w:r>
      <w:ins w:id="5" w:author="Author" w:date="2026-06-29T10:51:00Z" w16du:dateUtc="2026-06-29T14:51:00Z">
        <w:r>
          <w:rPr>
            <w:b/>
            <w:bCs/>
            <w:u w:val="single"/>
          </w:rPr>
          <w:t>underline</w:t>
        </w:r>
      </w:ins>
      <w:del w:id="6" w:author="Author" w:date="2026-06-29T10:51:00Z" w16du:dateUtc="2026-06-29T14:51:00Z">
        <w:r>
          <w:rPr>
            <w:b/>
            <w:bCs/>
            <w:i/>
            <w:iCs/>
          </w:rPr>
          <w:delText>italic</w:delText>
        </w:r>
      </w:del>
      <w:r>
        <w:rPr>
          <w:b/>
          <w:u w:val="single"/>
          <w:rPrChange w:id="7" w:author="Author" w:date="2026-06-29T10:51:00Z" w16du:dateUtc="2026-06-29T14:51:00Z">
            <w:rPr>
              <w:b/>
              <w:bCs/>
              <w:i/>
              <w:iCs/>
            </w:rPr>
          </w:rPrChange>
        </w:rPr>
        <w:t xml:space="preserve"> combined.</w:t>
      </w:r>
    </w:p>
    <w:p w14:paraId="73D492BE" w14:textId="77777777" w:rsidR="002E450F" w:rsidRDefault="00FD1AAF">
      <w:r>
        <w:rPr>
          <w:b/>
          <w:u w:val="single"/>
          <w:rPrChange w:id="8" w:author="Author" w:date="2026-06-29T10:51:00Z" w16du:dateUtc="2026-06-29T14:51:00Z">
            <w:rPr>
              <w:b/>
              <w:bCs/>
              <w:i/>
              <w:iCs/>
            </w:rPr>
          </w:rPrChange>
        </w:rPr>
        <w:t xml:space="preserve">This text is both bold and </w:t>
      </w:r>
      <w:ins w:id="9" w:author="Author" w:date="2026-06-29T10:51:00Z" w16du:dateUtc="2026-06-29T14:51:00Z">
        <w:r>
          <w:rPr>
            <w:b/>
            <w:bCs/>
            <w:u w:val="single"/>
          </w:rPr>
          <w:t>underlined</w:t>
        </w:r>
      </w:ins>
      <w:del w:id="10" w:author="Author" w:date="2026-06-29T10:51:00Z" w16du:dateUtc="2026-06-29T14:51:00Z">
        <w:r>
          <w:rPr>
            <w:b/>
            <w:bCs/>
            <w:i/>
            <w:iCs/>
          </w:rPr>
          <w:delText>italic simultaneously</w:delText>
        </w:r>
      </w:del>
      <w:r>
        <w:rPr>
          <w:b/>
          <w:u w:val="single"/>
          <w:rPrChange w:id="11" w:author="Author" w:date="2026-06-29T10:51:00Z" w16du:dateUtc="2026-06-29T14:51:00Z">
            <w:rPr>
              <w:b/>
              <w:bCs/>
              <w:i/>
              <w:iCs/>
            </w:rPr>
          </w:rPrChange>
        </w:rPr>
        <w:t>.</w:t>
      </w:r>
    </w:p>
    <w:sectPr w:rsidR="002E450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450F"/>
    <w:rsid w:val="002E450F"/>
    <w:rsid w:val="005859F8"/>
    <w:rsid w:val="00B3365A"/>
    <w:rsid w:val="00C615C3"/>
    <w:rsid w:val="00FD1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BE6CE8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2026-05-14T16:55:00Z</dcterms:created>
  <dcterms:modified xsi:type="dcterms:W3CDTF">2026-06-29T14:51:00Z</dcterms:modified>
</cp:coreProperties>
</file>