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036FA" w14:textId="77777777" w:rsidR="00BC32DD" w:rsidRPr="001A2552" w:rsidRDefault="00BC32DD" w:rsidP="00BC32DD">
      <w:pPr>
        <w:jc w:val="center"/>
        <w:rPr>
          <w:ins w:id="12" w:author="msi" w:date="2026-09-22T13:04:00Z" w16du:dateUtc="2026-09-22T17:04:00Z"/>
          <w:sz w:val="16"/>
          <w:szCs w:val="16"/>
        </w:rPr>
      </w:pPr>
      <w:ins w:id="13" w:author="msi" w:date="2026-09-22T13:04:00Z" w16du:dateUtc="2026-09-22T17:04: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2EB9E1EC" w14:textId="77777777" w:rsidR="00BC32DD" w:rsidRPr="001A2552" w:rsidRDefault="00BC32DD" w:rsidP="00BC32DD">
      <w:pPr>
        <w:jc w:val="center"/>
        <w:rPr>
          <w:ins w:id="14" w:author="msi" w:date="2026-09-22T13:04:00Z" w16du:dateUtc="2026-09-22T17:04:00Z"/>
          <w:b/>
          <w:sz w:val="16"/>
          <w:szCs w:val="16"/>
        </w:rPr>
      </w:pPr>
      <w:ins w:id="15" w:author="msi" w:date="2026-09-22T13:04:00Z" w16du:dateUtc="2026-09-22T17:04:00Z">
        <w:r w:rsidRPr="001A2552">
          <w:rPr>
            <w:b/>
            <w:sz w:val="16"/>
            <w:szCs w:val="16"/>
          </w:rPr>
          <w:t>Açık Ders Malzemeleri</w:t>
        </w:r>
      </w:ins>
    </w:p>
    <w:p w14:paraId="2C1CF10E" w14:textId="77777777" w:rsidR="00BC32DD" w:rsidRDefault="00BC32DD" w:rsidP="00BC32DD">
      <w:pPr>
        <w:pStyle w:val="Basliklar"/>
        <w:jc w:val="center"/>
        <w:rPr>
          <w:ins w:id="16" w:author="msi" w:date="2026-09-22T13:04:00Z" w16du:dateUtc="2026-09-22T17:04:00Z"/>
          <w:sz w:val="16"/>
          <w:szCs w:val="16"/>
        </w:rPr>
      </w:pPr>
    </w:p>
    <w:p w14:paraId="6D586326" w14:textId="77777777" w:rsidR="00BC32DD" w:rsidRPr="001A2552" w:rsidRDefault="00BC32DD" w:rsidP="00BC32DD">
      <w:pPr>
        <w:pStyle w:val="Basliklar"/>
        <w:jc w:val="center"/>
        <w:rPr>
          <w:ins w:id="17" w:author="msi" w:date="2026-09-22T13:04:00Z" w16du:dateUtc="2026-09-22T17:04:00Z"/>
          <w:sz w:val="16"/>
          <w:szCs w:val="16"/>
        </w:rPr>
      </w:pPr>
      <w:ins w:id="18" w:author="msi" w:date="2026-09-22T13:04:00Z" w16du:dateUtc="2026-09-22T17:04:00Z">
        <w:r>
          <w:rPr>
            <w:sz w:val="16"/>
            <w:szCs w:val="16"/>
          </w:rPr>
          <w:t>Ders izlence Formu</w:t>
        </w:r>
      </w:ins>
    </w:p>
    <w:p w14:paraId="72E0AA6E" w14:textId="77777777" w:rsidR="00BC32DD" w:rsidRPr="001A2552" w:rsidRDefault="00BC32DD" w:rsidP="00BC32DD">
      <w:pPr>
        <w:rPr>
          <w:ins w:id="19" w:author="msi" w:date="2026-09-22T13:04:00Z" w16du:dateUtc="2026-09-22T17:04: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3BECEC5D" w14:textId="77777777" w:rsidTr="00832AEF">
        <w:trPr>
          <w:jc w:val="center"/>
          <w:ins w:id="20" w:author="msi" w:date="2026-09-22T13:04:00Z" w16du:dateUtc="2026-09-22T17:04:00Z"/>
        </w:trPr>
        <w:tc>
          <w:tcPr>
            <w:tcW w:w="2745" w:type="dxa"/>
            <w:vAlign w:val="center"/>
          </w:tcPr>
          <w:p w14:paraId="2FF720F1" w14:textId="77777777" w:rsidR="00BC32DD" w:rsidRPr="001A2552" w:rsidRDefault="00BC32DD" w:rsidP="00832AEF">
            <w:pPr>
              <w:pStyle w:val="DersBasliklar"/>
              <w:rPr>
                <w:ins w:id="21" w:author="msi" w:date="2026-09-22T13:04:00Z" w16du:dateUtc="2026-09-22T17:04:00Z"/>
                <w:szCs w:val="16"/>
              </w:rPr>
            </w:pPr>
            <w:ins w:id="22" w:author="msi" w:date="2026-09-22T13:04:00Z" w16du:dateUtc="2026-09-22T17:04:00Z">
              <w:r w:rsidRPr="001A2552">
                <w:rPr>
                  <w:szCs w:val="16"/>
                </w:rPr>
                <w:t>Dersin Kodu ve İsmi</w:t>
              </w:r>
            </w:ins>
          </w:p>
        </w:tc>
        <w:tc>
          <w:tcPr>
            <w:tcW w:w="6068" w:type="dxa"/>
          </w:tcPr>
          <w:p w14:paraId="36B79571" w14:textId="77777777" w:rsidR="00BC32DD" w:rsidRPr="00B00DF3" w:rsidRDefault="00CC0B85" w:rsidP="00F95BE5">
            <w:pPr>
              <w:pStyle w:val="DersBilgileri"/>
              <w:rPr>
                <w:ins w:id="23" w:author="msi" w:date="2026-09-22T13:04:00Z" w16du:dateUtc="2026-09-22T17:04:00Z"/>
                <w:bCs/>
                <w:szCs w:val="16"/>
              </w:rPr>
            </w:pPr>
            <w:ins w:id="24" w:author="msi" w:date="2026-09-22T13:04:00Z" w16du:dateUtc="2026-09-22T17:04:00Z">
              <w:r>
                <w:rPr>
                  <w:bCs/>
                  <w:szCs w:val="16"/>
                </w:rPr>
                <w:t>ASB307</w:t>
              </w:r>
              <w:r w:rsidR="00F911A6" w:rsidRPr="00B00DF3">
                <w:rPr>
                  <w:bCs/>
                  <w:szCs w:val="16"/>
                </w:rPr>
                <w:t xml:space="preserve"> İNSAN HAKLARI </w:t>
              </w:r>
              <w:r w:rsidR="00F95BE5">
                <w:rPr>
                  <w:bCs/>
                  <w:szCs w:val="16"/>
                </w:rPr>
                <w:t>DEMOKRASİ</w:t>
              </w:r>
            </w:ins>
          </w:p>
        </w:tc>
      </w:tr>
      <w:tr w:rsidR="00BC32DD" w:rsidRPr="001A2552" w14:paraId="7C4A43BE" w14:textId="77777777" w:rsidTr="00832AEF">
        <w:trPr>
          <w:jc w:val="center"/>
          <w:ins w:id="25" w:author="msi" w:date="2026-09-22T13:04:00Z" w16du:dateUtc="2026-09-22T17:04:00Z"/>
        </w:trPr>
        <w:tc>
          <w:tcPr>
            <w:tcW w:w="2745" w:type="dxa"/>
            <w:vAlign w:val="center"/>
          </w:tcPr>
          <w:p w14:paraId="0B347D3C" w14:textId="77777777" w:rsidR="00BC32DD" w:rsidRPr="001A2552" w:rsidRDefault="00BC32DD" w:rsidP="00832AEF">
            <w:pPr>
              <w:pStyle w:val="DersBasliklar"/>
              <w:rPr>
                <w:ins w:id="26" w:author="msi" w:date="2026-09-22T13:04:00Z" w16du:dateUtc="2026-09-22T17:04:00Z"/>
                <w:szCs w:val="16"/>
              </w:rPr>
            </w:pPr>
            <w:ins w:id="27" w:author="msi" w:date="2026-09-22T13:04:00Z" w16du:dateUtc="2026-09-22T17:04:00Z">
              <w:r w:rsidRPr="001A2552">
                <w:rPr>
                  <w:szCs w:val="16"/>
                </w:rPr>
                <w:t>Dersin Sorumlusu</w:t>
              </w:r>
            </w:ins>
          </w:p>
        </w:tc>
        <w:tc>
          <w:tcPr>
            <w:tcW w:w="6068" w:type="dxa"/>
          </w:tcPr>
          <w:p w14:paraId="77B52B47" w14:textId="77777777" w:rsidR="00BC32DD" w:rsidRPr="00B00DF3" w:rsidRDefault="00F911A6" w:rsidP="00832AEF">
            <w:pPr>
              <w:pStyle w:val="DersBilgileri"/>
              <w:rPr>
                <w:ins w:id="28" w:author="msi" w:date="2026-09-22T13:04:00Z" w16du:dateUtc="2026-09-22T17:04:00Z"/>
                <w:szCs w:val="16"/>
              </w:rPr>
            </w:pPr>
            <w:ins w:id="29" w:author="msi" w:date="2026-09-22T13:04:00Z" w16du:dateUtc="2026-09-22T17:04:00Z">
              <w:r w:rsidRPr="00B00DF3">
                <w:rPr>
                  <w:szCs w:val="16"/>
                </w:rPr>
                <w:t>PROF. DR. YASEMİN KEPENEKCİ</w:t>
              </w:r>
            </w:ins>
          </w:p>
        </w:tc>
      </w:tr>
      <w:tr w:rsidR="00BC32DD" w:rsidRPr="001A2552" w14:paraId="03692E60" w14:textId="77777777" w:rsidTr="00832AEF">
        <w:trPr>
          <w:jc w:val="center"/>
          <w:ins w:id="30" w:author="msi" w:date="2026-09-22T13:04:00Z" w16du:dateUtc="2026-09-22T17:04:00Z"/>
        </w:trPr>
        <w:tc>
          <w:tcPr>
            <w:tcW w:w="2745" w:type="dxa"/>
            <w:vAlign w:val="center"/>
          </w:tcPr>
          <w:p w14:paraId="4815C117" w14:textId="77777777" w:rsidR="00BC32DD" w:rsidRPr="001A2552" w:rsidRDefault="00BC32DD" w:rsidP="00832AEF">
            <w:pPr>
              <w:pStyle w:val="DersBasliklar"/>
              <w:rPr>
                <w:ins w:id="31" w:author="msi" w:date="2026-09-22T13:04:00Z" w16du:dateUtc="2026-09-22T17:04:00Z"/>
                <w:szCs w:val="16"/>
              </w:rPr>
            </w:pPr>
            <w:ins w:id="32" w:author="msi" w:date="2026-09-22T13:04:00Z" w16du:dateUtc="2026-09-22T17:04:00Z">
              <w:r w:rsidRPr="001A2552">
                <w:rPr>
                  <w:szCs w:val="16"/>
                </w:rPr>
                <w:t>Dersin Düzeyi</w:t>
              </w:r>
            </w:ins>
          </w:p>
        </w:tc>
        <w:tc>
          <w:tcPr>
            <w:tcW w:w="6068" w:type="dxa"/>
          </w:tcPr>
          <w:p w14:paraId="059D6CF2" w14:textId="77777777" w:rsidR="00BC32DD" w:rsidRPr="00B00DF3" w:rsidRDefault="00F911A6" w:rsidP="00832AEF">
            <w:pPr>
              <w:pStyle w:val="DersBilgileri"/>
              <w:rPr>
                <w:ins w:id="33" w:author="msi" w:date="2026-09-22T13:04:00Z" w16du:dateUtc="2026-09-22T17:04:00Z"/>
                <w:szCs w:val="16"/>
              </w:rPr>
            </w:pPr>
            <w:ins w:id="34" w:author="msi" w:date="2026-09-22T13:04:00Z" w16du:dateUtc="2026-09-22T17:04:00Z">
              <w:r w:rsidRPr="00B00DF3">
                <w:rPr>
                  <w:szCs w:val="16"/>
                </w:rPr>
                <w:t>LİSANS</w:t>
              </w:r>
            </w:ins>
          </w:p>
        </w:tc>
      </w:tr>
      <w:tr w:rsidR="00BC32DD" w:rsidRPr="001A2552" w14:paraId="45D45EF8" w14:textId="77777777" w:rsidTr="00832AEF">
        <w:trPr>
          <w:jc w:val="center"/>
          <w:ins w:id="35" w:author="msi" w:date="2026-09-22T13:04:00Z" w16du:dateUtc="2026-09-22T17:04:00Z"/>
        </w:trPr>
        <w:tc>
          <w:tcPr>
            <w:tcW w:w="2745" w:type="dxa"/>
            <w:vAlign w:val="center"/>
          </w:tcPr>
          <w:p w14:paraId="7524BDA9" w14:textId="77777777" w:rsidR="00BC32DD" w:rsidRPr="001A2552" w:rsidRDefault="00BC32DD" w:rsidP="00832AEF">
            <w:pPr>
              <w:pStyle w:val="DersBasliklar"/>
              <w:rPr>
                <w:ins w:id="36" w:author="msi" w:date="2026-09-22T13:04:00Z" w16du:dateUtc="2026-09-22T17:04:00Z"/>
                <w:szCs w:val="16"/>
              </w:rPr>
            </w:pPr>
            <w:ins w:id="37" w:author="msi" w:date="2026-09-22T13:04:00Z" w16du:dateUtc="2026-09-22T17:04:00Z">
              <w:r w:rsidRPr="001A2552">
                <w:rPr>
                  <w:szCs w:val="16"/>
                </w:rPr>
                <w:t>Dersin Kredisi</w:t>
              </w:r>
            </w:ins>
          </w:p>
        </w:tc>
        <w:tc>
          <w:tcPr>
            <w:tcW w:w="6068" w:type="dxa"/>
          </w:tcPr>
          <w:p w14:paraId="1D8D03B8" w14:textId="77777777" w:rsidR="00BC32DD" w:rsidRPr="00B00DF3" w:rsidRDefault="00F911A6" w:rsidP="00832AEF">
            <w:pPr>
              <w:pStyle w:val="DersBilgileri"/>
              <w:rPr>
                <w:ins w:id="38" w:author="msi" w:date="2026-09-22T13:04:00Z" w16du:dateUtc="2026-09-22T17:04:00Z"/>
                <w:szCs w:val="16"/>
              </w:rPr>
            </w:pPr>
            <w:ins w:id="39" w:author="msi" w:date="2026-09-22T13:04:00Z" w16du:dateUtc="2026-09-22T17:04:00Z">
              <w:r w:rsidRPr="00B00DF3">
                <w:rPr>
                  <w:szCs w:val="16"/>
                </w:rPr>
                <w:t>8</w:t>
              </w:r>
            </w:ins>
          </w:p>
        </w:tc>
      </w:tr>
      <w:tr w:rsidR="00BC32DD" w:rsidRPr="001A2552" w14:paraId="276002BD" w14:textId="77777777" w:rsidTr="00832AEF">
        <w:trPr>
          <w:jc w:val="center"/>
          <w:ins w:id="40" w:author="msi" w:date="2026-09-22T13:04:00Z" w16du:dateUtc="2026-09-22T17:04:00Z"/>
        </w:trPr>
        <w:tc>
          <w:tcPr>
            <w:tcW w:w="2745" w:type="dxa"/>
            <w:vAlign w:val="center"/>
          </w:tcPr>
          <w:p w14:paraId="7F4C219D" w14:textId="77777777" w:rsidR="00BC32DD" w:rsidRPr="001A2552" w:rsidRDefault="00BC32DD" w:rsidP="00832AEF">
            <w:pPr>
              <w:pStyle w:val="DersBasliklar"/>
              <w:rPr>
                <w:ins w:id="41" w:author="msi" w:date="2026-09-22T13:04:00Z" w16du:dateUtc="2026-09-22T17:04:00Z"/>
                <w:szCs w:val="16"/>
              </w:rPr>
            </w:pPr>
            <w:ins w:id="42" w:author="msi" w:date="2026-09-22T13:04:00Z" w16du:dateUtc="2026-09-22T17:04:00Z">
              <w:r w:rsidRPr="001A2552">
                <w:rPr>
                  <w:szCs w:val="16"/>
                </w:rPr>
                <w:t>Dersin Türü</w:t>
              </w:r>
            </w:ins>
          </w:p>
        </w:tc>
        <w:tc>
          <w:tcPr>
            <w:tcW w:w="6068" w:type="dxa"/>
          </w:tcPr>
          <w:p w14:paraId="26B275DA" w14:textId="77777777" w:rsidR="00BC32DD" w:rsidRPr="00B00DF3" w:rsidRDefault="00F8234C" w:rsidP="00832AEF">
            <w:pPr>
              <w:pStyle w:val="DersBilgileri"/>
              <w:rPr>
                <w:ins w:id="43" w:author="msi" w:date="2026-09-22T13:04:00Z" w16du:dateUtc="2026-09-22T17:04:00Z"/>
                <w:szCs w:val="16"/>
              </w:rPr>
            </w:pPr>
            <w:ins w:id="44" w:author="msi" w:date="2026-09-22T13:04:00Z" w16du:dateUtc="2026-09-22T17:04:00Z">
              <w:r>
                <w:rPr>
                  <w:szCs w:val="16"/>
                </w:rPr>
                <w:t>SEÇMELİ</w:t>
              </w:r>
            </w:ins>
          </w:p>
        </w:tc>
      </w:tr>
      <w:tr w:rsidR="00BC32DD" w:rsidRPr="001A2552" w14:paraId="1DAF93D9" w14:textId="77777777" w:rsidTr="00832AEF">
        <w:trPr>
          <w:jc w:val="center"/>
          <w:ins w:id="45" w:author="msi" w:date="2026-09-22T13:04:00Z" w16du:dateUtc="2026-09-22T17:04:00Z"/>
        </w:trPr>
        <w:tc>
          <w:tcPr>
            <w:tcW w:w="2745" w:type="dxa"/>
            <w:vAlign w:val="center"/>
          </w:tcPr>
          <w:p w14:paraId="2955DEA2" w14:textId="77777777" w:rsidR="00BC32DD" w:rsidRPr="001A2552" w:rsidRDefault="00BC32DD" w:rsidP="00832AEF">
            <w:pPr>
              <w:pStyle w:val="DersBasliklar"/>
              <w:rPr>
                <w:ins w:id="46" w:author="msi" w:date="2026-09-22T13:04:00Z" w16du:dateUtc="2026-09-22T17:04:00Z"/>
                <w:szCs w:val="16"/>
              </w:rPr>
            </w:pPr>
            <w:ins w:id="47" w:author="msi" w:date="2026-09-22T13:04:00Z" w16du:dateUtc="2026-09-22T17:04:00Z">
              <w:r w:rsidRPr="001A2552">
                <w:rPr>
                  <w:szCs w:val="16"/>
                </w:rPr>
                <w:t>Dersin İçeriği</w:t>
              </w:r>
            </w:ins>
          </w:p>
        </w:tc>
        <w:tc>
          <w:tcPr>
            <w:tcW w:w="6068" w:type="dxa"/>
          </w:tcPr>
          <w:p w14:paraId="5E4ABBC0" w14:textId="77777777" w:rsidR="00F911A6" w:rsidRPr="00B00DF3" w:rsidRDefault="00F911A6" w:rsidP="00F911A6">
            <w:pPr>
              <w:rPr>
                <w:ins w:id="48" w:author="msi" w:date="2026-09-22T13:04:00Z" w16du:dateUtc="2026-09-22T17:04:00Z"/>
                <w:sz w:val="16"/>
                <w:szCs w:val="16"/>
              </w:rPr>
            </w:pPr>
          </w:p>
          <w:p w14:paraId="741198DA" w14:textId="77777777" w:rsidR="00F95BE5" w:rsidRPr="00F8234C" w:rsidRDefault="00F95BE5" w:rsidP="00F95BE5">
            <w:pPr>
              <w:numPr>
                <w:ilvl w:val="0"/>
                <w:numId w:val="1"/>
              </w:numPr>
              <w:autoSpaceDE w:val="0"/>
              <w:autoSpaceDN w:val="0"/>
              <w:adjustRightInd w:val="0"/>
              <w:jc w:val="left"/>
              <w:rPr>
                <w:ins w:id="49" w:author="msi" w:date="2026-09-22T13:04:00Z" w16du:dateUtc="2026-09-22T17:04:00Z"/>
                <w:sz w:val="16"/>
                <w:szCs w:val="16"/>
              </w:rPr>
            </w:pPr>
            <w:ins w:id="50" w:author="msi" w:date="2026-09-22T13:04:00Z" w16du:dateUtc="2026-09-22T17:04:00Z">
              <w:r w:rsidRPr="00F8234C">
                <w:rPr>
                  <w:sz w:val="16"/>
                  <w:szCs w:val="16"/>
                </w:rPr>
                <w:t xml:space="preserve">Temel hukuksal kavramlar bilgisi </w:t>
              </w:r>
            </w:ins>
          </w:p>
          <w:p w14:paraId="6221D6CF" w14:textId="77777777" w:rsidR="00F95BE5" w:rsidRPr="00F8234C" w:rsidRDefault="00F95BE5" w:rsidP="00F95BE5">
            <w:pPr>
              <w:numPr>
                <w:ilvl w:val="0"/>
                <w:numId w:val="1"/>
              </w:numPr>
              <w:autoSpaceDE w:val="0"/>
              <w:autoSpaceDN w:val="0"/>
              <w:adjustRightInd w:val="0"/>
              <w:jc w:val="left"/>
              <w:rPr>
                <w:ins w:id="51" w:author="msi" w:date="2026-09-22T13:04:00Z" w16du:dateUtc="2026-09-22T17:04:00Z"/>
                <w:sz w:val="16"/>
                <w:szCs w:val="16"/>
              </w:rPr>
            </w:pPr>
            <w:ins w:id="52" w:author="msi" w:date="2026-09-22T13:04:00Z" w16du:dateUtc="2026-09-22T17:04:00Z">
              <w:r w:rsidRPr="00F8234C">
                <w:rPr>
                  <w:sz w:val="16"/>
                  <w:szCs w:val="16"/>
                </w:rPr>
                <w:t xml:space="preserve">İnsan hakları ve demokrasi ile ilgili temel kavramlar bilgisi </w:t>
              </w:r>
            </w:ins>
          </w:p>
          <w:p w14:paraId="473AA787" w14:textId="77777777" w:rsidR="00F95BE5" w:rsidRPr="00F8234C" w:rsidRDefault="00B90493" w:rsidP="00F95BE5">
            <w:pPr>
              <w:numPr>
                <w:ilvl w:val="0"/>
                <w:numId w:val="1"/>
              </w:numPr>
              <w:autoSpaceDE w:val="0"/>
              <w:autoSpaceDN w:val="0"/>
              <w:adjustRightInd w:val="0"/>
              <w:jc w:val="left"/>
              <w:rPr>
                <w:ins w:id="53" w:author="msi" w:date="2026-09-22T13:04:00Z" w16du:dateUtc="2026-09-22T17:04:00Z"/>
                <w:sz w:val="16"/>
                <w:szCs w:val="16"/>
              </w:rPr>
            </w:pPr>
            <w:ins w:id="54" w:author="msi" w:date="2026-09-22T13:04:00Z" w16du:dateUtc="2026-09-22T17:04:00Z">
              <w:r w:rsidRPr="00F8234C">
                <w:rPr>
                  <w:sz w:val="16"/>
                  <w:szCs w:val="16"/>
                </w:rPr>
                <w:t>İnsan hakları ve demokrasinin</w:t>
              </w:r>
              <w:r w:rsidR="00F95BE5" w:rsidRPr="00F8234C">
                <w:rPr>
                  <w:sz w:val="16"/>
                  <w:szCs w:val="16"/>
                </w:rPr>
                <w:t xml:space="preserve"> Batı’daki tarihi gelişimi</w:t>
              </w:r>
            </w:ins>
          </w:p>
          <w:p w14:paraId="3039C833" w14:textId="77777777" w:rsidR="00F95BE5" w:rsidRPr="00F8234C" w:rsidRDefault="00B90493" w:rsidP="00F95BE5">
            <w:pPr>
              <w:numPr>
                <w:ilvl w:val="0"/>
                <w:numId w:val="1"/>
              </w:numPr>
              <w:autoSpaceDE w:val="0"/>
              <w:autoSpaceDN w:val="0"/>
              <w:adjustRightInd w:val="0"/>
              <w:jc w:val="left"/>
              <w:rPr>
                <w:ins w:id="55" w:author="msi" w:date="2026-09-22T13:04:00Z" w16du:dateUtc="2026-09-22T17:04:00Z"/>
                <w:sz w:val="16"/>
                <w:szCs w:val="16"/>
              </w:rPr>
            </w:pPr>
            <w:ins w:id="56" w:author="msi" w:date="2026-09-22T13:04:00Z" w16du:dateUtc="2026-09-22T17:04:00Z">
              <w:r w:rsidRPr="00F8234C">
                <w:rPr>
                  <w:sz w:val="16"/>
                  <w:szCs w:val="16"/>
                </w:rPr>
                <w:t>İnsan hakları ve demokrasinin</w:t>
              </w:r>
              <w:r w:rsidR="00F95BE5" w:rsidRPr="00F8234C">
                <w:rPr>
                  <w:sz w:val="16"/>
                  <w:szCs w:val="16"/>
                </w:rPr>
                <w:t xml:space="preserve"> ülkemizdeki tarihi gelişimi </w:t>
              </w:r>
            </w:ins>
          </w:p>
          <w:p w14:paraId="33C2246B" w14:textId="77777777" w:rsidR="00F95BE5" w:rsidRPr="00F8234C" w:rsidRDefault="00B90493" w:rsidP="00F95BE5">
            <w:pPr>
              <w:numPr>
                <w:ilvl w:val="0"/>
                <w:numId w:val="1"/>
              </w:numPr>
              <w:autoSpaceDE w:val="0"/>
              <w:autoSpaceDN w:val="0"/>
              <w:adjustRightInd w:val="0"/>
              <w:jc w:val="left"/>
              <w:rPr>
                <w:ins w:id="57" w:author="msi" w:date="2026-09-22T13:04:00Z" w16du:dateUtc="2026-09-22T17:04:00Z"/>
                <w:sz w:val="16"/>
                <w:szCs w:val="16"/>
              </w:rPr>
            </w:pPr>
            <w:ins w:id="58" w:author="msi" w:date="2026-09-22T13:04:00Z" w16du:dateUtc="2026-09-22T17:04:00Z">
              <w:r w:rsidRPr="00F8234C">
                <w:rPr>
                  <w:sz w:val="16"/>
                  <w:szCs w:val="16"/>
                </w:rPr>
                <w:t>İnsan hakları ve demokrasinin</w:t>
              </w:r>
              <w:r w:rsidR="00F95BE5" w:rsidRPr="00F8234C">
                <w:rPr>
                  <w:sz w:val="16"/>
                  <w:szCs w:val="16"/>
                </w:rPr>
                <w:t xml:space="preserve"> uluslararası alana geçişi </w:t>
              </w:r>
            </w:ins>
          </w:p>
          <w:p w14:paraId="39FBF92F" w14:textId="77777777" w:rsidR="00F911A6" w:rsidRPr="00F8234C" w:rsidRDefault="00F911A6" w:rsidP="00F95BE5">
            <w:pPr>
              <w:numPr>
                <w:ilvl w:val="0"/>
                <w:numId w:val="1"/>
              </w:numPr>
              <w:autoSpaceDE w:val="0"/>
              <w:autoSpaceDN w:val="0"/>
              <w:adjustRightInd w:val="0"/>
              <w:rPr>
                <w:ins w:id="59" w:author="msi" w:date="2026-09-22T13:04:00Z" w16du:dateUtc="2026-09-22T17:04:00Z"/>
                <w:sz w:val="16"/>
                <w:szCs w:val="16"/>
              </w:rPr>
            </w:pPr>
            <w:ins w:id="60" w:author="msi" w:date="2026-09-22T13:04:00Z" w16du:dateUtc="2026-09-22T17:04: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12935186" w14:textId="77777777" w:rsidR="00B00DF3" w:rsidRPr="00F8234C" w:rsidRDefault="00B90493" w:rsidP="00F95BE5">
            <w:pPr>
              <w:numPr>
                <w:ilvl w:val="0"/>
                <w:numId w:val="1"/>
              </w:numPr>
              <w:tabs>
                <w:tab w:val="left" w:pos="9640"/>
              </w:tabs>
              <w:jc w:val="left"/>
              <w:rPr>
                <w:ins w:id="61" w:author="msi" w:date="2026-09-22T13:04:00Z" w16du:dateUtc="2026-09-22T17:04:00Z"/>
                <w:sz w:val="16"/>
                <w:szCs w:val="16"/>
              </w:rPr>
            </w:pPr>
            <w:ins w:id="62" w:author="msi" w:date="2026-09-22T13:04:00Z" w16du:dateUtc="2026-09-22T17:04:00Z">
              <w:r w:rsidRPr="00F8234C">
                <w:rPr>
                  <w:sz w:val="16"/>
                  <w:szCs w:val="16"/>
                </w:rPr>
                <w:t>İ</w:t>
              </w:r>
              <w:r w:rsidR="00F95BE5" w:rsidRPr="00F8234C">
                <w:rPr>
                  <w:sz w:val="16"/>
                  <w:szCs w:val="16"/>
                </w:rPr>
                <w:t>nsan hakları ve demokrasi eğitimi</w:t>
              </w:r>
              <w:r w:rsidRPr="00F8234C">
                <w:rPr>
                  <w:sz w:val="16"/>
                  <w:szCs w:val="16"/>
                </w:rPr>
                <w:t>nin etkililiği</w:t>
              </w:r>
            </w:ins>
          </w:p>
          <w:p w14:paraId="38AB462A" w14:textId="77777777" w:rsidR="00BC32DD" w:rsidRPr="00B00DF3" w:rsidRDefault="00F911A6" w:rsidP="009D5F97">
            <w:pPr>
              <w:numPr>
                <w:ilvl w:val="0"/>
                <w:numId w:val="1"/>
              </w:numPr>
              <w:tabs>
                <w:tab w:val="left" w:pos="9640"/>
              </w:tabs>
              <w:jc w:val="left"/>
              <w:rPr>
                <w:ins w:id="63" w:author="msi" w:date="2026-09-22T13:04:00Z" w16du:dateUtc="2026-09-22T17:04:00Z"/>
                <w:szCs w:val="16"/>
              </w:rPr>
            </w:pPr>
            <w:ins w:id="64" w:author="msi" w:date="2026-09-22T13:04:00Z" w16du:dateUtc="2026-09-22T17:04: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4EFAF3EF" w14:textId="77777777" w:rsidTr="00832AEF">
        <w:trPr>
          <w:jc w:val="center"/>
          <w:ins w:id="65" w:author="msi" w:date="2026-09-22T13:04:00Z" w16du:dateUtc="2026-09-22T17:04:00Z"/>
        </w:trPr>
        <w:tc>
          <w:tcPr>
            <w:tcW w:w="2745" w:type="dxa"/>
            <w:vAlign w:val="center"/>
          </w:tcPr>
          <w:p w14:paraId="73C7B675" w14:textId="77777777" w:rsidR="00BC32DD" w:rsidRPr="001A2552" w:rsidRDefault="00BC32DD" w:rsidP="00832AEF">
            <w:pPr>
              <w:pStyle w:val="DersBasliklar"/>
              <w:rPr>
                <w:ins w:id="66" w:author="msi" w:date="2026-09-22T13:04:00Z" w16du:dateUtc="2026-09-22T17:04:00Z"/>
                <w:szCs w:val="16"/>
              </w:rPr>
            </w:pPr>
            <w:ins w:id="67" w:author="msi" w:date="2026-09-22T13:04:00Z" w16du:dateUtc="2026-09-22T17:04:00Z">
              <w:r w:rsidRPr="001A2552">
                <w:rPr>
                  <w:szCs w:val="16"/>
                </w:rPr>
                <w:t>Dersin Amacı</w:t>
              </w:r>
            </w:ins>
          </w:p>
        </w:tc>
        <w:tc>
          <w:tcPr>
            <w:tcW w:w="6068" w:type="dxa"/>
          </w:tcPr>
          <w:p w14:paraId="4FAFA369" w14:textId="77777777" w:rsidR="009D5F97" w:rsidRPr="009D5F97" w:rsidRDefault="009D5F97" w:rsidP="009D5F97">
            <w:pPr>
              <w:pStyle w:val="ListParagraph"/>
              <w:numPr>
                <w:ilvl w:val="0"/>
                <w:numId w:val="6"/>
              </w:numPr>
              <w:autoSpaceDE w:val="0"/>
              <w:autoSpaceDN w:val="0"/>
              <w:adjustRightInd w:val="0"/>
              <w:jc w:val="left"/>
              <w:rPr>
                <w:ins w:id="68" w:author="msi" w:date="2026-09-22T13:04:00Z" w16du:dateUtc="2026-09-22T17:04:00Z"/>
                <w:sz w:val="16"/>
                <w:szCs w:val="16"/>
              </w:rPr>
            </w:pPr>
            <w:ins w:id="69" w:author="msi" w:date="2026-09-22T13:04:00Z" w16du:dateUtc="2026-09-22T17:04: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201CC531" w14:textId="77777777" w:rsidR="00CC0B85" w:rsidRDefault="00CC0B85" w:rsidP="009D5F97">
            <w:pPr>
              <w:pStyle w:val="ListParagraph"/>
              <w:numPr>
                <w:ilvl w:val="0"/>
                <w:numId w:val="6"/>
              </w:numPr>
              <w:autoSpaceDE w:val="0"/>
              <w:autoSpaceDN w:val="0"/>
              <w:adjustRightInd w:val="0"/>
              <w:jc w:val="left"/>
              <w:rPr>
                <w:ins w:id="70" w:author="msi" w:date="2026-09-22T13:04:00Z" w16du:dateUtc="2026-09-22T17:04:00Z"/>
                <w:sz w:val="16"/>
                <w:szCs w:val="16"/>
              </w:rPr>
            </w:pPr>
            <w:ins w:id="71" w:author="msi" w:date="2026-09-22T13:04:00Z" w16du:dateUtc="2026-09-22T17:04:00Z">
              <w:r>
                <w:rPr>
                  <w:sz w:val="16"/>
                  <w:szCs w:val="16"/>
                </w:rPr>
                <w:t>İnsan hakları ve demokrasinin Batı’daki ve ülkemizdeki tarihsel gelişinin anlaşılması</w:t>
              </w:r>
            </w:ins>
          </w:p>
          <w:p w14:paraId="0AC5BEAC" w14:textId="77777777" w:rsidR="00CC0B85" w:rsidRDefault="00B90493" w:rsidP="009D5F97">
            <w:pPr>
              <w:pStyle w:val="ListParagraph"/>
              <w:numPr>
                <w:ilvl w:val="0"/>
                <w:numId w:val="6"/>
              </w:numPr>
              <w:autoSpaceDE w:val="0"/>
              <w:autoSpaceDN w:val="0"/>
              <w:adjustRightInd w:val="0"/>
              <w:jc w:val="left"/>
              <w:rPr>
                <w:ins w:id="72" w:author="msi" w:date="2026-09-22T13:04:00Z" w16du:dateUtc="2026-09-22T17:04:00Z"/>
                <w:sz w:val="16"/>
                <w:szCs w:val="16"/>
              </w:rPr>
            </w:pPr>
            <w:ins w:id="73" w:author="msi" w:date="2026-09-22T13:04:00Z" w16du:dateUtc="2026-09-22T17:04:00Z">
              <w:r>
                <w:rPr>
                  <w:sz w:val="16"/>
                  <w:szCs w:val="16"/>
                </w:rPr>
                <w:t>İnsan hakları ve demokrasinin</w:t>
              </w:r>
              <w:r w:rsidR="00CC0B85">
                <w:rPr>
                  <w:sz w:val="16"/>
                  <w:szCs w:val="16"/>
                </w:rPr>
                <w:t xml:space="preserve"> uluslararası alana geçişinin tartışılması</w:t>
              </w:r>
            </w:ins>
          </w:p>
          <w:p w14:paraId="5F30861A" w14:textId="77777777" w:rsidR="00F911A6" w:rsidRPr="009D5F97" w:rsidRDefault="00F911A6" w:rsidP="009D5F97">
            <w:pPr>
              <w:pStyle w:val="ListParagraph"/>
              <w:numPr>
                <w:ilvl w:val="0"/>
                <w:numId w:val="6"/>
              </w:numPr>
              <w:autoSpaceDE w:val="0"/>
              <w:autoSpaceDN w:val="0"/>
              <w:adjustRightInd w:val="0"/>
              <w:jc w:val="left"/>
              <w:rPr>
                <w:ins w:id="74" w:author="msi" w:date="2026-09-22T13:04:00Z" w16du:dateUtc="2026-09-22T17:04:00Z"/>
                <w:sz w:val="16"/>
                <w:szCs w:val="16"/>
              </w:rPr>
            </w:pPr>
            <w:ins w:id="75" w:author="msi" w:date="2026-09-22T13:04:00Z" w16du:dateUtc="2026-09-22T17:04: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6395876F" w14:textId="77777777" w:rsidR="00F911A6" w:rsidRPr="009D5F97" w:rsidRDefault="00F911A6" w:rsidP="009D5F97">
            <w:pPr>
              <w:pStyle w:val="ListParagraph"/>
              <w:numPr>
                <w:ilvl w:val="0"/>
                <w:numId w:val="6"/>
              </w:numPr>
              <w:autoSpaceDE w:val="0"/>
              <w:autoSpaceDN w:val="0"/>
              <w:adjustRightInd w:val="0"/>
              <w:jc w:val="left"/>
              <w:rPr>
                <w:ins w:id="76" w:author="msi" w:date="2026-09-22T13:04:00Z" w16du:dateUtc="2026-09-22T17:04:00Z"/>
                <w:sz w:val="16"/>
                <w:szCs w:val="16"/>
              </w:rPr>
            </w:pPr>
            <w:ins w:id="77" w:author="msi" w:date="2026-09-22T13:04:00Z" w16du:dateUtc="2026-09-22T17:04: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7A798E0E" w14:textId="77777777" w:rsidR="00F911A6" w:rsidRPr="009D5F97" w:rsidRDefault="00F911A6" w:rsidP="009D5F97">
            <w:pPr>
              <w:pStyle w:val="ListParagraph"/>
              <w:numPr>
                <w:ilvl w:val="0"/>
                <w:numId w:val="6"/>
              </w:numPr>
              <w:autoSpaceDE w:val="0"/>
              <w:autoSpaceDN w:val="0"/>
              <w:adjustRightInd w:val="0"/>
              <w:jc w:val="left"/>
              <w:rPr>
                <w:ins w:id="78" w:author="msi" w:date="2026-09-22T13:04:00Z" w16du:dateUtc="2026-09-22T17:04:00Z"/>
                <w:sz w:val="16"/>
                <w:szCs w:val="16"/>
              </w:rPr>
            </w:pPr>
            <w:ins w:id="79" w:author="msi" w:date="2026-09-22T13:04:00Z" w16du:dateUtc="2026-09-22T17:04: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244B9C09" w14:textId="77777777" w:rsidR="00F911A6" w:rsidRPr="009D5F97" w:rsidRDefault="00F911A6" w:rsidP="009D5F97">
            <w:pPr>
              <w:pStyle w:val="ListParagraph"/>
              <w:numPr>
                <w:ilvl w:val="0"/>
                <w:numId w:val="6"/>
              </w:numPr>
              <w:autoSpaceDE w:val="0"/>
              <w:autoSpaceDN w:val="0"/>
              <w:adjustRightInd w:val="0"/>
              <w:jc w:val="left"/>
              <w:rPr>
                <w:ins w:id="80" w:author="msi" w:date="2026-09-22T13:04:00Z" w16du:dateUtc="2026-09-22T17:04:00Z"/>
                <w:sz w:val="16"/>
                <w:szCs w:val="16"/>
              </w:rPr>
            </w:pPr>
            <w:ins w:id="81" w:author="msi" w:date="2026-09-22T13:04:00Z" w16du:dateUtc="2026-09-22T17:04: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03ADBCCC" w14:textId="77777777" w:rsidR="00F911A6" w:rsidRPr="009D5F97" w:rsidRDefault="00F911A6" w:rsidP="009D5F97">
            <w:pPr>
              <w:pStyle w:val="ListParagraph"/>
              <w:numPr>
                <w:ilvl w:val="0"/>
                <w:numId w:val="6"/>
              </w:numPr>
              <w:autoSpaceDE w:val="0"/>
              <w:autoSpaceDN w:val="0"/>
              <w:adjustRightInd w:val="0"/>
              <w:jc w:val="left"/>
              <w:rPr>
                <w:ins w:id="82" w:author="msi" w:date="2026-09-22T13:04:00Z" w16du:dateUtc="2026-09-22T17:04:00Z"/>
                <w:sz w:val="16"/>
                <w:szCs w:val="16"/>
              </w:rPr>
            </w:pPr>
            <w:ins w:id="83" w:author="msi" w:date="2026-09-22T13:04:00Z" w16du:dateUtc="2026-09-22T17:04: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3B308213" w14:textId="77777777" w:rsidR="00BC32DD" w:rsidRPr="00B00DF3" w:rsidRDefault="00BC32DD" w:rsidP="00832AEF">
            <w:pPr>
              <w:pStyle w:val="DersBilgileri"/>
              <w:rPr>
                <w:ins w:id="84" w:author="msi" w:date="2026-09-22T13:04:00Z" w16du:dateUtc="2026-09-22T17:04:00Z"/>
                <w:szCs w:val="16"/>
              </w:rPr>
            </w:pPr>
          </w:p>
        </w:tc>
      </w:tr>
      <w:tr w:rsidR="00BC32DD" w:rsidRPr="001A2552" w14:paraId="2F405EC7" w14:textId="77777777" w:rsidTr="00832AEF">
        <w:trPr>
          <w:jc w:val="center"/>
          <w:ins w:id="85" w:author="msi" w:date="2026-09-22T13:04:00Z" w16du:dateUtc="2026-09-22T17:04:00Z"/>
        </w:trPr>
        <w:tc>
          <w:tcPr>
            <w:tcW w:w="2745" w:type="dxa"/>
            <w:vAlign w:val="center"/>
          </w:tcPr>
          <w:p w14:paraId="0C6CFA49" w14:textId="77777777" w:rsidR="00BC32DD" w:rsidRPr="001A2552" w:rsidRDefault="00BC32DD" w:rsidP="00832AEF">
            <w:pPr>
              <w:pStyle w:val="DersBasliklar"/>
              <w:rPr>
                <w:ins w:id="86" w:author="msi" w:date="2026-09-22T13:04:00Z" w16du:dateUtc="2026-09-22T17:04:00Z"/>
                <w:szCs w:val="16"/>
              </w:rPr>
            </w:pPr>
            <w:ins w:id="87" w:author="msi" w:date="2026-09-22T13:04:00Z" w16du:dateUtc="2026-09-22T17:04:00Z">
              <w:r w:rsidRPr="001A2552">
                <w:rPr>
                  <w:szCs w:val="16"/>
                </w:rPr>
                <w:t>Dersin Süresi</w:t>
              </w:r>
            </w:ins>
          </w:p>
        </w:tc>
        <w:tc>
          <w:tcPr>
            <w:tcW w:w="6068" w:type="dxa"/>
          </w:tcPr>
          <w:p w14:paraId="4BCA698F" w14:textId="77777777" w:rsidR="00BC32DD" w:rsidRPr="00B00DF3" w:rsidRDefault="00F8234C" w:rsidP="00832AEF">
            <w:pPr>
              <w:pStyle w:val="DersBilgileri"/>
              <w:rPr>
                <w:ins w:id="88" w:author="msi" w:date="2026-09-22T13:04:00Z" w16du:dateUtc="2026-09-22T17:04:00Z"/>
                <w:szCs w:val="16"/>
              </w:rPr>
            </w:pPr>
            <w:ins w:id="89" w:author="msi" w:date="2026-09-22T13:04:00Z" w16du:dateUtc="2026-09-22T17:04:00Z">
              <w:r>
                <w:rPr>
                  <w:szCs w:val="16"/>
                </w:rPr>
                <w:t>2</w:t>
              </w:r>
              <w:r w:rsidR="00B00DF3" w:rsidRPr="00B00DF3">
                <w:rPr>
                  <w:szCs w:val="16"/>
                </w:rPr>
                <w:t xml:space="preserve"> SAAT/HAFTA</w:t>
              </w:r>
            </w:ins>
          </w:p>
        </w:tc>
      </w:tr>
      <w:tr w:rsidR="00BC32DD" w:rsidRPr="001A2552" w14:paraId="512C95A1" w14:textId="77777777" w:rsidTr="00832AEF">
        <w:trPr>
          <w:jc w:val="center"/>
          <w:ins w:id="90" w:author="msi" w:date="2026-09-22T13:04:00Z" w16du:dateUtc="2026-09-22T17:04:00Z"/>
        </w:trPr>
        <w:tc>
          <w:tcPr>
            <w:tcW w:w="2745" w:type="dxa"/>
            <w:vAlign w:val="center"/>
          </w:tcPr>
          <w:p w14:paraId="5380CB3D" w14:textId="77777777" w:rsidR="00BC32DD" w:rsidRPr="001A2552" w:rsidRDefault="00BC32DD" w:rsidP="00832AEF">
            <w:pPr>
              <w:pStyle w:val="DersBasliklar"/>
              <w:rPr>
                <w:ins w:id="91" w:author="msi" w:date="2026-09-22T13:04:00Z" w16du:dateUtc="2026-09-22T17:04:00Z"/>
                <w:szCs w:val="16"/>
              </w:rPr>
            </w:pPr>
            <w:ins w:id="92" w:author="msi" w:date="2026-09-22T13:04:00Z" w16du:dateUtc="2026-09-22T17:04:00Z">
              <w:r w:rsidRPr="001A2552">
                <w:rPr>
                  <w:szCs w:val="16"/>
                </w:rPr>
                <w:t>Eğitim Dili</w:t>
              </w:r>
            </w:ins>
          </w:p>
        </w:tc>
        <w:tc>
          <w:tcPr>
            <w:tcW w:w="6068" w:type="dxa"/>
          </w:tcPr>
          <w:p w14:paraId="0F01BFED" w14:textId="77777777" w:rsidR="00BC32DD" w:rsidRPr="00B00DF3" w:rsidRDefault="00B00DF3" w:rsidP="00832AEF">
            <w:pPr>
              <w:pStyle w:val="DersBilgileri"/>
              <w:rPr>
                <w:ins w:id="93" w:author="msi" w:date="2026-09-22T13:04:00Z" w16du:dateUtc="2026-09-22T17:04:00Z"/>
                <w:szCs w:val="16"/>
              </w:rPr>
            </w:pPr>
            <w:ins w:id="94" w:author="msi" w:date="2026-09-22T13:04:00Z" w16du:dateUtc="2026-09-22T17:04:00Z">
              <w:r w:rsidRPr="00B00DF3">
                <w:rPr>
                  <w:szCs w:val="16"/>
                </w:rPr>
                <w:t>TÜRKÇE</w:t>
              </w:r>
            </w:ins>
          </w:p>
        </w:tc>
      </w:tr>
      <w:tr w:rsidR="00BC32DD" w:rsidRPr="001A2552" w14:paraId="364B6B17" w14:textId="77777777" w:rsidTr="00832AEF">
        <w:trPr>
          <w:jc w:val="center"/>
          <w:ins w:id="95" w:author="msi" w:date="2026-09-22T13:04:00Z" w16du:dateUtc="2026-09-22T17:04:00Z"/>
        </w:trPr>
        <w:tc>
          <w:tcPr>
            <w:tcW w:w="2745" w:type="dxa"/>
            <w:vAlign w:val="center"/>
          </w:tcPr>
          <w:p w14:paraId="3675139C" w14:textId="77777777" w:rsidR="00BC32DD" w:rsidRPr="001A2552" w:rsidRDefault="00BC32DD" w:rsidP="00832AEF">
            <w:pPr>
              <w:pStyle w:val="DersBasliklar"/>
              <w:rPr>
                <w:ins w:id="96" w:author="msi" w:date="2026-09-22T13:04:00Z" w16du:dateUtc="2026-09-22T17:04:00Z"/>
                <w:szCs w:val="16"/>
              </w:rPr>
            </w:pPr>
            <w:ins w:id="97" w:author="msi" w:date="2026-09-22T13:04:00Z" w16du:dateUtc="2026-09-22T17:04:00Z">
              <w:r w:rsidRPr="001A2552">
                <w:rPr>
                  <w:szCs w:val="16"/>
                </w:rPr>
                <w:t>Ön Koşul</w:t>
              </w:r>
            </w:ins>
          </w:p>
        </w:tc>
        <w:tc>
          <w:tcPr>
            <w:tcW w:w="6068" w:type="dxa"/>
          </w:tcPr>
          <w:p w14:paraId="447E2482" w14:textId="77777777" w:rsidR="00BC32DD" w:rsidRPr="00B00DF3" w:rsidRDefault="00BC32DD" w:rsidP="00832AEF">
            <w:pPr>
              <w:pStyle w:val="DersBilgileri"/>
              <w:rPr>
                <w:ins w:id="98" w:author="msi" w:date="2026-09-22T13:04:00Z" w16du:dateUtc="2026-09-22T17:04:00Z"/>
                <w:szCs w:val="16"/>
              </w:rPr>
            </w:pPr>
          </w:p>
        </w:tc>
      </w:tr>
      <w:tr w:rsidR="00BC32DD" w:rsidRPr="001A2552" w14:paraId="2F1BDD3F" w14:textId="77777777" w:rsidTr="00832AEF">
        <w:trPr>
          <w:jc w:val="center"/>
          <w:ins w:id="99" w:author="msi" w:date="2026-09-22T13:04:00Z" w16du:dateUtc="2026-09-22T17:04:00Z"/>
        </w:trPr>
        <w:tc>
          <w:tcPr>
            <w:tcW w:w="2745" w:type="dxa"/>
            <w:vAlign w:val="center"/>
          </w:tcPr>
          <w:p w14:paraId="06581F5C" w14:textId="77777777" w:rsidR="00BC32DD" w:rsidRPr="001A2552" w:rsidRDefault="00BC32DD" w:rsidP="00832AEF">
            <w:pPr>
              <w:pStyle w:val="DersBasliklar"/>
              <w:rPr>
                <w:ins w:id="100" w:author="msi" w:date="2026-09-22T13:04:00Z" w16du:dateUtc="2026-09-22T17:04:00Z"/>
                <w:szCs w:val="16"/>
              </w:rPr>
            </w:pPr>
            <w:ins w:id="101" w:author="msi" w:date="2026-09-22T13:04:00Z" w16du:dateUtc="2026-09-22T17:04:00Z">
              <w:r w:rsidRPr="001A2552">
                <w:rPr>
                  <w:szCs w:val="16"/>
                </w:rPr>
                <w:t>Önerilen Kaynaklar</w:t>
              </w:r>
            </w:ins>
          </w:p>
        </w:tc>
        <w:tc>
          <w:tcPr>
            <w:tcW w:w="6068" w:type="dxa"/>
          </w:tcPr>
          <w:p w14:paraId="7DB7C344" w14:textId="77777777" w:rsidR="00B00DF3" w:rsidRPr="00B00DF3" w:rsidRDefault="00B00DF3" w:rsidP="00B00DF3">
            <w:pPr>
              <w:rPr>
                <w:ins w:id="102" w:author="msi" w:date="2026-09-22T13:04:00Z" w16du:dateUtc="2026-09-22T17:04:00Z"/>
                <w:sz w:val="16"/>
                <w:szCs w:val="16"/>
              </w:rPr>
            </w:pPr>
            <w:ins w:id="103" w:author="msi" w:date="2026-09-22T13:04:00Z" w16du:dateUtc="2026-09-22T17:04: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0DCB0669" w14:textId="77777777" w:rsidR="00B00DF3" w:rsidRPr="00B00DF3" w:rsidRDefault="00B00DF3" w:rsidP="00B00DF3">
            <w:pPr>
              <w:rPr>
                <w:ins w:id="104" w:author="msi" w:date="2026-09-22T13:04:00Z" w16du:dateUtc="2026-09-22T17:04:00Z"/>
                <w:sz w:val="16"/>
                <w:szCs w:val="16"/>
              </w:rPr>
            </w:pPr>
            <w:ins w:id="105" w:author="msi" w:date="2026-09-22T13:04:00Z" w16du:dateUtc="2026-09-22T17:04:00Z">
              <w:r w:rsidRPr="00B00DF3">
                <w:rPr>
                  <w:sz w:val="16"/>
                  <w:szCs w:val="16"/>
                </w:rPr>
                <w:t>-Karaman-Kepenekci, Y. (2014) Eğitimciler İçin İnsan Hakları ve Vatandaşlık (2. Baskı), Ankara: Siyasal Kitabevi, 296 s.</w:t>
              </w:r>
            </w:ins>
          </w:p>
          <w:p w14:paraId="40C1A39D" w14:textId="77777777" w:rsidR="00B00DF3" w:rsidRPr="00B00DF3" w:rsidRDefault="00B00DF3" w:rsidP="00B00DF3">
            <w:pPr>
              <w:rPr>
                <w:ins w:id="106" w:author="msi" w:date="2026-09-22T13:04:00Z" w16du:dateUtc="2026-09-22T17:04:00Z"/>
                <w:sz w:val="16"/>
                <w:szCs w:val="16"/>
              </w:rPr>
            </w:pPr>
            <w:ins w:id="107" w:author="msi" w:date="2026-09-22T13:04:00Z" w16du:dateUtc="2026-09-22T17:04:00Z">
              <w:r w:rsidRPr="00B00DF3">
                <w:rPr>
                  <w:sz w:val="16"/>
                  <w:szCs w:val="16"/>
                </w:rPr>
                <w:t>-Akyüz, E. (2015) Çocuk Hakları. Ankara: Pegem Yayınları.</w:t>
              </w:r>
            </w:ins>
          </w:p>
          <w:p w14:paraId="5FAEA416" w14:textId="77777777" w:rsidR="00B00DF3" w:rsidRPr="00B00DF3" w:rsidRDefault="00B00DF3" w:rsidP="00B00DF3">
            <w:pPr>
              <w:pStyle w:val="BodyText2"/>
              <w:jc w:val="both"/>
              <w:rPr>
                <w:ins w:id="108" w:author="msi" w:date="2026-09-22T13:04:00Z" w16du:dateUtc="2026-09-22T17:04:00Z"/>
                <w:rFonts w:ascii="Verdana" w:hAnsi="Verdana"/>
                <w:sz w:val="16"/>
                <w:szCs w:val="16"/>
              </w:rPr>
            </w:pPr>
            <w:ins w:id="109" w:author="msi" w:date="2026-09-22T13:04:00Z" w16du:dateUtc="2026-09-22T17:04:00Z">
              <w:r w:rsidRPr="00B00DF3">
                <w:rPr>
                  <w:rFonts w:ascii="Verdana" w:hAnsi="Verdana"/>
                  <w:sz w:val="16"/>
                  <w:szCs w:val="16"/>
                </w:rPr>
                <w:t>-Gemalmaz, M.S. (2002) Ulusal Üstü İnsan Hakları Hukukunun Genel Teorisine Giriş. İstanbul: Beta Yayıncılık.</w:t>
              </w:r>
            </w:ins>
          </w:p>
          <w:p w14:paraId="49D9C8F7" w14:textId="77777777" w:rsidR="00B00DF3" w:rsidRPr="00B00DF3" w:rsidRDefault="00B00DF3" w:rsidP="00B00DF3">
            <w:pPr>
              <w:rPr>
                <w:ins w:id="110" w:author="msi" w:date="2026-09-22T13:04:00Z" w16du:dateUtc="2026-09-22T17:04:00Z"/>
                <w:sz w:val="16"/>
                <w:szCs w:val="16"/>
              </w:rPr>
            </w:pPr>
            <w:ins w:id="111" w:author="msi" w:date="2026-09-22T13:04:00Z" w16du:dateUtc="2026-09-22T17:04:00Z">
              <w:r w:rsidRPr="00B00DF3">
                <w:rPr>
                  <w:sz w:val="16"/>
                  <w:szCs w:val="16"/>
                </w:rPr>
                <w:t xml:space="preserve">-Gözübüyük, Ş. (2013) Hukuka Giriş. Ankara: Turhan Kitapevi. </w:t>
              </w:r>
            </w:ins>
          </w:p>
          <w:p w14:paraId="42FF97ED" w14:textId="77777777" w:rsidR="00B00DF3" w:rsidRPr="00B00DF3" w:rsidRDefault="00B00DF3" w:rsidP="00B00DF3">
            <w:pPr>
              <w:rPr>
                <w:ins w:id="112" w:author="msi" w:date="2026-09-22T13:04:00Z" w16du:dateUtc="2026-09-22T17:04:00Z"/>
                <w:sz w:val="16"/>
                <w:szCs w:val="16"/>
              </w:rPr>
            </w:pPr>
            <w:ins w:id="113" w:author="msi" w:date="2026-09-22T13:04:00Z" w16du:dateUtc="2026-09-22T17:04:00Z">
              <w:r w:rsidRPr="00B00DF3">
                <w:rPr>
                  <w:sz w:val="16"/>
                  <w:szCs w:val="16"/>
                </w:rPr>
                <w:t>-Kapani, M. (1981) Kamu Hürriyetleri. Ankara: A.Ü. Hukuk Fakültesi Yayınları.</w:t>
              </w:r>
            </w:ins>
          </w:p>
          <w:p w14:paraId="62744406" w14:textId="77777777" w:rsidR="00B00DF3" w:rsidRPr="00B00DF3" w:rsidRDefault="00B00DF3" w:rsidP="00B00DF3">
            <w:pPr>
              <w:rPr>
                <w:ins w:id="114" w:author="msi" w:date="2026-09-22T13:04:00Z" w16du:dateUtc="2026-09-22T17:04:00Z"/>
                <w:sz w:val="16"/>
                <w:szCs w:val="16"/>
              </w:rPr>
            </w:pPr>
            <w:ins w:id="115" w:author="msi" w:date="2026-09-22T13:04:00Z" w16du:dateUtc="2026-09-22T17:04:00Z">
              <w:r w:rsidRPr="00B00DF3">
                <w:rPr>
                  <w:sz w:val="16"/>
                  <w:szCs w:val="16"/>
                </w:rPr>
                <w:t>-Mumcu, A. (1994) İnsan Hakları ve Kamu Özgürlükleri. Ankara: Savaş Yayınları.</w:t>
              </w:r>
            </w:ins>
          </w:p>
          <w:p w14:paraId="21628DB9" w14:textId="77777777" w:rsidR="00B00DF3" w:rsidRPr="00B00DF3" w:rsidRDefault="00B00DF3" w:rsidP="00B00DF3">
            <w:pPr>
              <w:rPr>
                <w:ins w:id="116" w:author="msi" w:date="2026-09-22T13:04:00Z" w16du:dateUtc="2026-09-22T17:04:00Z"/>
                <w:sz w:val="16"/>
                <w:szCs w:val="16"/>
              </w:rPr>
            </w:pPr>
            <w:ins w:id="117" w:author="msi" w:date="2026-09-22T13:04:00Z" w16du:dateUtc="2026-09-22T17:04:00Z">
              <w:r w:rsidRPr="00B00DF3">
                <w:rPr>
                  <w:sz w:val="16"/>
                  <w:szCs w:val="16"/>
                </w:rPr>
                <w:lastRenderedPageBreak/>
                <w:t>-Reisoğlu, S. (2001) Uluslar arası Boyutlarıyla İnsan Hakları. İstanbul: Beta Yayıncılık.</w:t>
              </w:r>
            </w:ins>
          </w:p>
          <w:p w14:paraId="5CE3A921" w14:textId="77777777" w:rsidR="00B00DF3" w:rsidRPr="00B00DF3" w:rsidRDefault="00B00DF3" w:rsidP="00B00DF3">
            <w:pPr>
              <w:rPr>
                <w:ins w:id="118" w:author="msi" w:date="2026-09-22T13:04:00Z" w16du:dateUtc="2026-09-22T17:04:00Z"/>
                <w:sz w:val="16"/>
                <w:szCs w:val="16"/>
              </w:rPr>
            </w:pPr>
            <w:ins w:id="119" w:author="msi" w:date="2026-09-22T13:04:00Z" w16du:dateUtc="2026-09-22T17:04:00Z">
              <w:r w:rsidRPr="00B00DF3">
                <w:rPr>
                  <w:sz w:val="16"/>
                  <w:szCs w:val="16"/>
                </w:rPr>
                <w:t>-İnsan hakları eğitimi konusunda yazılmış tüm diğer yerli ve yabancı kaynaklar</w:t>
              </w:r>
            </w:ins>
          </w:p>
          <w:p w14:paraId="24DC364D" w14:textId="77777777" w:rsidR="00BC32DD" w:rsidRPr="00B00DF3" w:rsidRDefault="00BC32DD" w:rsidP="00832AEF">
            <w:pPr>
              <w:pStyle w:val="Kaynakca"/>
              <w:rPr>
                <w:ins w:id="120" w:author="msi" w:date="2026-09-22T13:04:00Z" w16du:dateUtc="2026-09-22T17:04:00Z"/>
                <w:szCs w:val="16"/>
                <w:lang w:val="tr-TR"/>
              </w:rPr>
            </w:pPr>
          </w:p>
        </w:tc>
      </w:tr>
      <w:tr w:rsidR="00BC32DD" w:rsidRPr="001A2552" w14:paraId="181AE1B7" w14:textId="77777777" w:rsidTr="00832AEF">
        <w:trPr>
          <w:jc w:val="center"/>
          <w:ins w:id="121" w:author="msi" w:date="2026-09-22T13:04:00Z" w16du:dateUtc="2026-09-22T17:04:00Z"/>
        </w:trPr>
        <w:tc>
          <w:tcPr>
            <w:tcW w:w="2745" w:type="dxa"/>
            <w:vAlign w:val="center"/>
          </w:tcPr>
          <w:p w14:paraId="5B039958" w14:textId="77777777" w:rsidR="00BC32DD" w:rsidRPr="001A2552" w:rsidRDefault="00BC32DD" w:rsidP="00832AEF">
            <w:pPr>
              <w:pStyle w:val="DersBasliklar"/>
              <w:rPr>
                <w:ins w:id="122" w:author="msi" w:date="2026-09-22T13:04:00Z" w16du:dateUtc="2026-09-22T17:04:00Z"/>
                <w:szCs w:val="16"/>
              </w:rPr>
            </w:pPr>
            <w:ins w:id="123" w:author="msi" w:date="2026-09-22T13:04:00Z" w16du:dateUtc="2026-09-22T17:04:00Z">
              <w:r>
                <w:rPr>
                  <w:szCs w:val="16"/>
                </w:rPr>
                <w:lastRenderedPageBreak/>
                <w:t xml:space="preserve">Dersin </w:t>
              </w:r>
              <w:r w:rsidRPr="001A2552">
                <w:rPr>
                  <w:szCs w:val="16"/>
                </w:rPr>
                <w:t>Kredisi</w:t>
              </w:r>
            </w:ins>
          </w:p>
        </w:tc>
        <w:tc>
          <w:tcPr>
            <w:tcW w:w="6068" w:type="dxa"/>
            <w:vAlign w:val="center"/>
          </w:tcPr>
          <w:p w14:paraId="341EAE8B" w14:textId="77777777" w:rsidR="00BC32DD" w:rsidRPr="001A2552" w:rsidRDefault="00B00DF3" w:rsidP="00832AEF">
            <w:pPr>
              <w:pStyle w:val="DersBilgileri"/>
              <w:rPr>
                <w:ins w:id="124" w:author="msi" w:date="2026-09-22T13:04:00Z" w16du:dateUtc="2026-09-22T17:04:00Z"/>
                <w:szCs w:val="16"/>
              </w:rPr>
            </w:pPr>
            <w:ins w:id="125" w:author="msi" w:date="2026-09-22T13:04:00Z" w16du:dateUtc="2026-09-22T17:04:00Z">
              <w:r>
                <w:rPr>
                  <w:szCs w:val="16"/>
                </w:rPr>
                <w:t>8</w:t>
              </w:r>
            </w:ins>
          </w:p>
        </w:tc>
      </w:tr>
      <w:tr w:rsidR="00BC32DD" w:rsidRPr="001A2552" w14:paraId="1889EA30" w14:textId="77777777" w:rsidTr="00832AEF">
        <w:trPr>
          <w:jc w:val="center"/>
          <w:ins w:id="126" w:author="msi" w:date="2026-09-22T13:04:00Z" w16du:dateUtc="2026-09-22T17:04:00Z"/>
        </w:trPr>
        <w:tc>
          <w:tcPr>
            <w:tcW w:w="2745" w:type="dxa"/>
            <w:vAlign w:val="center"/>
          </w:tcPr>
          <w:p w14:paraId="5A51ED70" w14:textId="77777777" w:rsidR="00BC32DD" w:rsidRPr="001A2552" w:rsidRDefault="00BC32DD" w:rsidP="00832AEF">
            <w:pPr>
              <w:pStyle w:val="DersBasliklar"/>
              <w:rPr>
                <w:ins w:id="127" w:author="msi" w:date="2026-09-22T13:04:00Z" w16du:dateUtc="2026-09-22T17:04:00Z"/>
                <w:szCs w:val="16"/>
              </w:rPr>
            </w:pPr>
            <w:ins w:id="128" w:author="msi" w:date="2026-09-22T13:04:00Z" w16du:dateUtc="2026-09-22T17:04:00Z">
              <w:r w:rsidRPr="001A2552">
                <w:rPr>
                  <w:szCs w:val="16"/>
                </w:rPr>
                <w:t>Laboratuvar</w:t>
              </w:r>
            </w:ins>
          </w:p>
        </w:tc>
        <w:tc>
          <w:tcPr>
            <w:tcW w:w="6068" w:type="dxa"/>
            <w:vAlign w:val="center"/>
          </w:tcPr>
          <w:p w14:paraId="140ED83A" w14:textId="77777777" w:rsidR="00BC32DD" w:rsidRPr="001A2552" w:rsidRDefault="00BC32DD" w:rsidP="00832AEF">
            <w:pPr>
              <w:pStyle w:val="DersBilgileri"/>
              <w:rPr>
                <w:ins w:id="129" w:author="msi" w:date="2026-09-22T13:04:00Z" w16du:dateUtc="2026-09-22T17:04:00Z"/>
                <w:szCs w:val="16"/>
              </w:rPr>
            </w:pPr>
          </w:p>
        </w:tc>
      </w:tr>
      <w:tr w:rsidR="00BC32DD" w:rsidRPr="001A2552" w14:paraId="34D0EF50" w14:textId="77777777" w:rsidTr="00832AEF">
        <w:trPr>
          <w:jc w:val="center"/>
          <w:ins w:id="130" w:author="msi" w:date="2026-09-22T13:04:00Z" w16du:dateUtc="2026-09-22T17:04:00Z"/>
        </w:trPr>
        <w:tc>
          <w:tcPr>
            <w:tcW w:w="2745" w:type="dxa"/>
            <w:vAlign w:val="center"/>
          </w:tcPr>
          <w:p w14:paraId="7DE9E0FE" w14:textId="77777777" w:rsidR="00BC32DD" w:rsidRPr="001A2552" w:rsidRDefault="00BC32DD" w:rsidP="00832AEF">
            <w:pPr>
              <w:pStyle w:val="DersBasliklar"/>
              <w:rPr>
                <w:ins w:id="131" w:author="msi" w:date="2026-09-22T13:04:00Z" w16du:dateUtc="2026-09-22T17:04:00Z"/>
                <w:szCs w:val="16"/>
              </w:rPr>
            </w:pPr>
            <w:ins w:id="132" w:author="msi" w:date="2026-09-22T13:04:00Z" w16du:dateUtc="2026-09-22T17:04:00Z">
              <w:r w:rsidRPr="001A2552">
                <w:rPr>
                  <w:szCs w:val="16"/>
                </w:rPr>
                <w:t>Diğer-1</w:t>
              </w:r>
            </w:ins>
          </w:p>
        </w:tc>
        <w:tc>
          <w:tcPr>
            <w:tcW w:w="6068" w:type="dxa"/>
            <w:vAlign w:val="center"/>
          </w:tcPr>
          <w:p w14:paraId="10695AE6" w14:textId="77777777" w:rsidR="00BC32DD" w:rsidRPr="001A2552" w:rsidRDefault="00BC32DD" w:rsidP="00832AEF">
            <w:pPr>
              <w:pStyle w:val="DersBilgileri"/>
              <w:rPr>
                <w:ins w:id="133" w:author="msi" w:date="2026-09-22T13:04:00Z" w16du:dateUtc="2026-09-22T17:04:00Z"/>
                <w:szCs w:val="16"/>
              </w:rPr>
            </w:pPr>
          </w:p>
        </w:tc>
      </w:tr>
    </w:tbl>
    <w:p w14:paraId="4E79AE06" w14:textId="77777777" w:rsidR="00BC32DD" w:rsidRPr="001A2552" w:rsidRDefault="00BC32DD" w:rsidP="00BC32DD">
      <w:pPr>
        <w:rPr>
          <w:ins w:id="134" w:author="msi" w:date="2026-09-22T13:04:00Z" w16du:dateUtc="2026-09-22T17:04:00Z"/>
          <w:sz w:val="16"/>
          <w:szCs w:val="16"/>
        </w:rPr>
      </w:pPr>
    </w:p>
    <w:p w14:paraId="2D15ED7A" w14:textId="77777777" w:rsidR="00BC32DD" w:rsidRPr="001A2552" w:rsidRDefault="00BC32DD" w:rsidP="00BC32DD">
      <w:pPr>
        <w:rPr>
          <w:ins w:id="135" w:author="msi" w:date="2026-09-22T13:04:00Z" w16du:dateUtc="2026-09-22T17:04:00Z"/>
          <w:sz w:val="16"/>
          <w:szCs w:val="16"/>
        </w:rPr>
      </w:pPr>
    </w:p>
    <w:p w14:paraId="3D443E3B" w14:textId="77777777" w:rsidR="00BC32DD" w:rsidRPr="001A2552" w:rsidRDefault="00BC32DD" w:rsidP="00BC32DD">
      <w:pPr>
        <w:rPr>
          <w:ins w:id="136" w:author="msi" w:date="2026-09-22T13:04:00Z" w16du:dateUtc="2026-09-22T17:04:00Z"/>
          <w:sz w:val="16"/>
          <w:szCs w:val="16"/>
        </w:rPr>
      </w:pPr>
    </w:p>
    <w:p w14:paraId="7E144043" w14:textId="77777777" w:rsidR="00BC32DD" w:rsidRDefault="00BC32DD" w:rsidP="00BC32DD">
      <w:pPr>
        <w:rPr>
          <w:ins w:id="137" w:author="msi" w:date="2026-09-22T13:04:00Z" w16du:dateUtc="2026-09-22T17:04:00Z"/>
        </w:rPr>
      </w:pPr>
    </w:p>
    <w:p w14:paraId="610DB51D" w14:textId="72C1434D" w:rsidR="00DA4C60" w:rsidRDefault="00DA4C60" w:rsidP="00694A98">
      <w:pPr>
        <w:rPr>
          <w:del w:id="138" w:author="msi" w:date="2026-09-22T13:04:00Z" w16du:dateUtc="2026-09-22T17:04:00Z"/>
          <w:rFonts w:ascii="Arial" w:hAnsi="Arial" w:cs="Arial"/>
          <w:b/>
          <w:bCs/>
          <w:lang w:val="en-US"/>
        </w:rPr>
      </w:pPr>
      <w:del w:id="139" w:author="msi" w:date="2026-09-22T13:04:00Z" w16du:dateUtc="2026-09-22T17:04:00Z">
        <w:r w:rsidRPr="006777ED">
          <w:rPr>
            <w:rFonts w:ascii="Arial" w:hAnsi="Arial" w:cs="Arial"/>
            <w:b/>
            <w:bCs/>
            <w:lang w:val="en-US"/>
          </w:rPr>
          <w:delText>How do I see Quaker Life Representative Council</w:delText>
        </w:r>
        <w:r w:rsidR="00694A98" w:rsidRPr="006777ED">
          <w:rPr>
            <w:rFonts w:ascii="Arial" w:hAnsi="Arial" w:cs="Arial"/>
            <w:b/>
            <w:bCs/>
            <w:lang w:val="en-US"/>
          </w:rPr>
          <w:delText xml:space="preserve"> (QLRC)</w:delText>
        </w:r>
        <w:r w:rsidRPr="006777ED">
          <w:rPr>
            <w:rFonts w:ascii="Arial" w:hAnsi="Arial" w:cs="Arial"/>
            <w:b/>
            <w:bCs/>
            <w:lang w:val="en-US"/>
          </w:rPr>
          <w:delText>?</w:delText>
        </w:r>
      </w:del>
    </w:p>
    <w:p w14:paraId="65E9F432" w14:textId="77777777" w:rsidR="00DA4C60" w:rsidRPr="00694A98" w:rsidRDefault="00DA4C60" w:rsidP="00694A98">
      <w:pPr>
        <w:rPr>
          <w:del w:id="140" w:author="msi" w:date="2026-09-22T13:04:00Z" w16du:dateUtc="2026-09-22T17:04:00Z"/>
          <w:rFonts w:ascii="Arial" w:hAnsi="Arial" w:cs="Arial"/>
          <w:lang w:val="en-US"/>
        </w:rPr>
      </w:pPr>
    </w:p>
    <w:p w14:paraId="5B4A1A1F" w14:textId="18757D09" w:rsidR="00DA4C60" w:rsidRPr="00694A98" w:rsidRDefault="00DA4C60" w:rsidP="00694A98">
      <w:pPr>
        <w:rPr>
          <w:del w:id="141" w:author="msi" w:date="2026-09-22T13:04:00Z" w16du:dateUtc="2026-09-22T17:04:00Z"/>
          <w:rFonts w:ascii="Arial" w:hAnsi="Arial" w:cs="Arial"/>
          <w:lang w:val="en-US"/>
        </w:rPr>
      </w:pPr>
      <w:del w:id="142" w:author="msi" w:date="2026-09-22T13:04:00Z" w16du:dateUtc="2026-09-22T17:04:00Z">
        <w:r w:rsidRPr="00694A98">
          <w:rPr>
            <w:rFonts w:ascii="Arial" w:hAnsi="Arial" w:cs="Arial"/>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rFonts w:ascii="Arial" w:hAnsi="Arial" w:cs="Arial"/>
            <w:lang w:val="en-US"/>
          </w:rPr>
          <w:delText>needs,</w:delText>
        </w:r>
        <w:r w:rsidRPr="00694A98">
          <w:rPr>
            <w:rFonts w:ascii="Arial" w:hAnsi="Arial" w:cs="Arial"/>
            <w:lang w:val="en-US"/>
          </w:rPr>
          <w:delText xml:space="preserve"> and thinking of British Friends as a whole.  </w:delText>
        </w:r>
      </w:del>
    </w:p>
    <w:p w14:paraId="44D9100C" w14:textId="77777777" w:rsidR="00DA4C60" w:rsidRPr="00694A98" w:rsidRDefault="00DA4C60" w:rsidP="00694A98">
      <w:pPr>
        <w:rPr>
          <w:del w:id="143" w:author="msi" w:date="2026-09-22T13:04:00Z" w16du:dateUtc="2026-09-22T17:04:00Z"/>
          <w:rFonts w:ascii="Arial" w:hAnsi="Arial" w:cs="Arial"/>
        </w:rPr>
      </w:pPr>
      <w:del w:id="144" w:author="msi" w:date="2026-09-22T13:04:00Z" w16du:dateUtc="2026-09-22T17:04:00Z">
        <w:r w:rsidRPr="00694A98">
          <w:rPr>
            <w:rFonts w:ascii="Arial" w:hAnsi="Arial" w:cs="Arial"/>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rPr>
          <w:del w:id="145" w:author="msi" w:date="2026-09-22T13:04:00Z" w16du:dateUtc="2026-09-22T17:04:00Z"/>
          <w:rFonts w:ascii="Arial" w:hAnsi="Arial" w:cs="Arial"/>
        </w:rPr>
      </w:pPr>
      <w:del w:id="146" w:author="msi" w:date="2026-09-22T13:04:00Z" w16du:dateUtc="2026-09-22T17:04:00Z">
        <w:r w:rsidRPr="00694A98">
          <w:rPr>
            <w:rFonts w:ascii="Arial" w:hAnsi="Arial" w:cs="Arial"/>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rPr>
          <w:del w:id="147" w:author="msi" w:date="2026-09-22T13:04:00Z" w16du:dateUtc="2026-09-22T17:04:00Z"/>
          <w:rFonts w:ascii="Arial" w:hAnsi="Arial" w:cs="Arial"/>
          <w:b/>
          <w:bCs/>
        </w:rPr>
      </w:pPr>
      <w:del w:id="148" w:author="msi" w:date="2026-09-22T13:04:00Z" w16du:dateUtc="2026-09-22T17:04:00Z">
        <w:r w:rsidRPr="006777ED">
          <w:rPr>
            <w:rFonts w:ascii="Arial" w:hAnsi="Arial" w:cs="Arial"/>
            <w:b/>
            <w:bCs/>
            <w:lang w:val="en-US"/>
          </w:rPr>
          <w:delText>Meri Goad, East Scotland AM</w:delText>
        </w:r>
      </w:del>
    </w:p>
    <w:p w14:paraId="6D51A4D9" w14:textId="77777777" w:rsidR="00DA4C60" w:rsidRPr="00694A98" w:rsidRDefault="00DA4C60" w:rsidP="00694A98">
      <w:pPr>
        <w:rPr>
          <w:del w:id="149" w:author="msi" w:date="2026-09-22T13:04:00Z" w16du:dateUtc="2026-09-22T17:04:00Z"/>
          <w:rFonts w:ascii="Arial" w:hAnsi="Arial" w:cs="Arial"/>
        </w:rPr>
      </w:pPr>
    </w:p>
    <w:p w14:paraId="702E0E51" w14:textId="6B031739" w:rsidR="00DA4C60" w:rsidRPr="00694A98" w:rsidRDefault="00DA4C60" w:rsidP="00694A98">
      <w:pPr>
        <w:rPr>
          <w:del w:id="150" w:author="msi" w:date="2026-09-22T13:04:00Z" w16du:dateUtc="2026-09-22T17:04:00Z"/>
          <w:rFonts w:ascii="Arial" w:hAnsi="Arial" w:cs="Arial"/>
        </w:rPr>
      </w:pPr>
      <w:del w:id="151" w:author="msi" w:date="2026-09-22T13:04:00Z" w16du:dateUtc="2026-09-22T17:04:00Z">
        <w:r w:rsidRPr="00694A98">
          <w:rPr>
            <w:rFonts w:ascii="Arial" w:hAnsi="Arial" w:cs="Arial"/>
          </w:rPr>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rPr>
            <w:rFonts w:ascii="Arial" w:hAnsi="Arial" w:cs="Arial"/>
          </w:rPr>
          <w:delText>then,</w:delText>
        </w:r>
        <w:r w:rsidRPr="00694A98">
          <w:rPr>
            <w:rFonts w:ascii="Arial" w:hAnsi="Arial" w:cs="Arial"/>
          </w:rPr>
          <w:delText xml:space="preserve"> but I need not have worried. </w:delText>
        </w:r>
      </w:del>
    </w:p>
    <w:p w14:paraId="31E83270" w14:textId="4AE0DA7E" w:rsidR="00DA4C60" w:rsidRPr="00694A98" w:rsidRDefault="00DA4C60" w:rsidP="00694A98">
      <w:pPr>
        <w:rPr>
          <w:del w:id="152" w:author="msi" w:date="2026-09-22T13:04:00Z" w16du:dateUtc="2026-09-22T17:04:00Z"/>
          <w:rFonts w:ascii="Arial" w:hAnsi="Arial" w:cs="Arial"/>
        </w:rPr>
      </w:pPr>
      <w:del w:id="153" w:author="msi" w:date="2026-09-22T13:04:00Z" w16du:dateUtc="2026-09-22T17:04:00Z">
        <w:r w:rsidRPr="00694A98">
          <w:rPr>
            <w:rFonts w:ascii="Arial" w:hAnsi="Arial" w:cs="Arial"/>
          </w:rPr>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rPr>
            <w:rFonts w:ascii="Arial" w:hAnsi="Arial" w:cs="Arial"/>
          </w:rPr>
          <w:delText>first,</w:delText>
        </w:r>
        <w:r w:rsidRPr="00694A98">
          <w:rPr>
            <w:rFonts w:ascii="Arial" w:hAnsi="Arial" w:cs="Arial"/>
          </w:rPr>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rPr>
          <w:del w:id="154" w:author="msi" w:date="2026-09-22T13:04:00Z" w16du:dateUtc="2026-09-22T17:04:00Z"/>
          <w:rFonts w:ascii="Arial" w:hAnsi="Arial" w:cs="Arial"/>
        </w:rPr>
      </w:pPr>
      <w:del w:id="155" w:author="msi" w:date="2026-09-22T13:04:00Z" w16du:dateUtc="2026-09-22T17:04:00Z">
        <w:r w:rsidRPr="00694A98">
          <w:rPr>
            <w:rFonts w:ascii="Arial" w:hAnsi="Arial" w:cs="Arial"/>
          </w:rPr>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rPr>
          <w:del w:id="156" w:author="msi" w:date="2026-09-22T13:04:00Z" w16du:dateUtc="2026-09-22T17:04:00Z"/>
          <w:rFonts w:ascii="Arial" w:hAnsi="Arial" w:cs="Arial"/>
          <w:b/>
          <w:bCs/>
        </w:rPr>
      </w:pPr>
      <w:del w:id="157" w:author="msi" w:date="2026-09-22T13:04:00Z" w16du:dateUtc="2026-09-22T17:04:00Z">
        <w:r w:rsidRPr="006777ED">
          <w:rPr>
            <w:rFonts w:ascii="Arial" w:hAnsi="Arial" w:cs="Arial"/>
            <w:b/>
            <w:bCs/>
          </w:rPr>
          <w:delText>Kathy Chandler, Lancashire Central &amp; North AM</w:delText>
        </w:r>
      </w:del>
    </w:p>
    <w:p w14:paraId="7A177A2B" w14:textId="77777777" w:rsidR="00DA4C60" w:rsidRPr="00694A98" w:rsidRDefault="00DA4C60" w:rsidP="00694A98">
      <w:pPr>
        <w:rPr>
          <w:del w:id="158" w:author="msi" w:date="2026-09-22T13:04:00Z" w16du:dateUtc="2026-09-22T17:04:00Z"/>
          <w:rFonts w:ascii="Arial" w:hAnsi="Arial" w:cs="Arial"/>
        </w:rPr>
      </w:pPr>
    </w:p>
    <w:p w14:paraId="71B6AEEA" w14:textId="77777777" w:rsidR="00DA4C60" w:rsidRPr="00694A98" w:rsidRDefault="009327BB" w:rsidP="00694A98">
      <w:pPr>
        <w:rPr>
          <w:del w:id="159" w:author="msi" w:date="2026-09-22T13:04:00Z" w16du:dateUtc="2026-09-22T17:04:00Z"/>
          <w:rFonts w:ascii="Arial" w:hAnsi="Arial" w:cs="Arial"/>
        </w:rPr>
      </w:pPr>
      <w:del w:id="160" w:author="msi" w:date="2026-09-22T13:04:00Z" w16du:dateUtc="2026-09-22T17:04:00Z">
        <w:r w:rsidRPr="00694A98">
          <w:rPr>
            <w:rFonts w:ascii="Arial" w:hAnsi="Arial" w:cs="Arial"/>
          </w:rPr>
          <w:delText>Like most Friends, when agreeing to be nominated to a particular role in Area Meeting</w:delText>
        </w:r>
        <w:r w:rsidR="003101C7" w:rsidRPr="00694A98">
          <w:rPr>
            <w:rFonts w:ascii="Arial" w:hAnsi="Arial" w:cs="Arial"/>
          </w:rPr>
          <w:delText xml:space="preserve"> a number of</w:delText>
        </w:r>
        <w:r w:rsidRPr="00694A98">
          <w:rPr>
            <w:rFonts w:ascii="Arial" w:hAnsi="Arial" w:cs="Arial"/>
          </w:rPr>
          <w:delText xml:space="preserve"> doubts and trepidations set in. What is </w:delText>
        </w:r>
        <w:r w:rsidR="003101C7" w:rsidRPr="00694A98">
          <w:rPr>
            <w:rFonts w:ascii="Arial" w:hAnsi="Arial" w:cs="Arial"/>
          </w:rPr>
          <w:delText xml:space="preserve">this </w:delText>
        </w:r>
        <w:r w:rsidRPr="00694A98">
          <w:rPr>
            <w:rFonts w:ascii="Arial" w:hAnsi="Arial" w:cs="Arial"/>
          </w:rPr>
          <w:delText xml:space="preserve">group I’m </w:delText>
        </w:r>
        <w:r w:rsidR="003101C7" w:rsidRPr="00694A98">
          <w:rPr>
            <w:rFonts w:ascii="Arial" w:hAnsi="Arial" w:cs="Arial"/>
          </w:rPr>
          <w:delText xml:space="preserve">being asked to </w:delText>
        </w:r>
        <w:r w:rsidRPr="00694A98">
          <w:rPr>
            <w:rFonts w:ascii="Arial" w:hAnsi="Arial" w:cs="Arial"/>
          </w:rPr>
          <w:delText>join? What are the other members like? Much weightier than me</w:delText>
        </w:r>
        <w:r w:rsidR="00E1053E" w:rsidRPr="00694A98">
          <w:rPr>
            <w:rFonts w:ascii="Arial" w:hAnsi="Arial" w:cs="Arial"/>
          </w:rPr>
          <w:delText>, no doubt</w:delText>
        </w:r>
        <w:r w:rsidR="003101C7" w:rsidRPr="00694A98">
          <w:rPr>
            <w:rFonts w:ascii="Arial" w:hAnsi="Arial" w:cs="Arial"/>
          </w:rPr>
          <w:delText>!</w:delText>
        </w:r>
        <w:r w:rsidRPr="00694A98">
          <w:rPr>
            <w:rFonts w:ascii="Arial" w:hAnsi="Arial" w:cs="Arial"/>
          </w:rPr>
          <w:delText xml:space="preserve"> How often do they meet? Does Area Meeting want a report after </w:delText>
        </w:r>
        <w:r w:rsidRPr="006904AB">
          <w:rPr>
            <w:rFonts w:ascii="Arial" w:hAnsi="Arial" w:cs="Arial"/>
            <w:bCs/>
            <w:i/>
            <w:iCs/>
          </w:rPr>
          <w:delText>e</w:delText>
        </w:r>
        <w:r w:rsidR="00E1053E" w:rsidRPr="006904AB">
          <w:rPr>
            <w:rFonts w:ascii="Arial" w:hAnsi="Arial" w:cs="Arial"/>
            <w:bCs/>
            <w:i/>
            <w:iCs/>
          </w:rPr>
          <w:delText>very</w:delText>
        </w:r>
        <w:r w:rsidRPr="006904AB">
          <w:rPr>
            <w:rFonts w:ascii="Arial" w:hAnsi="Arial" w:cs="Arial"/>
            <w:bCs/>
            <w:i/>
            <w:iCs/>
          </w:rPr>
          <w:delText xml:space="preserve"> </w:delText>
        </w:r>
        <w:r w:rsidRPr="00694A98">
          <w:rPr>
            <w:rFonts w:ascii="Arial" w:hAnsi="Arial" w:cs="Arial"/>
          </w:rPr>
          <w:delText xml:space="preserve">gathering? </w:delText>
        </w:r>
      </w:del>
    </w:p>
    <w:p w14:paraId="08614B69" w14:textId="77777777" w:rsidR="00DA4C60" w:rsidRPr="00694A98" w:rsidRDefault="009327BB" w:rsidP="00694A98">
      <w:pPr>
        <w:rPr>
          <w:del w:id="161" w:author="msi" w:date="2026-09-22T13:04:00Z" w16du:dateUtc="2026-09-22T17:04:00Z"/>
          <w:rFonts w:ascii="Arial" w:hAnsi="Arial" w:cs="Arial"/>
        </w:rPr>
      </w:pPr>
      <w:del w:id="162" w:author="msi" w:date="2026-09-22T13:04:00Z" w16du:dateUtc="2026-09-22T17:04:00Z">
        <w:r w:rsidRPr="00694A98">
          <w:rPr>
            <w:rFonts w:ascii="Arial" w:hAnsi="Arial" w:cs="Arial"/>
          </w:rPr>
          <w:delText xml:space="preserve">How can </w:delText>
        </w:r>
        <w:r w:rsidR="00E1053E" w:rsidRPr="00694A98">
          <w:rPr>
            <w:rFonts w:ascii="Arial" w:hAnsi="Arial" w:cs="Arial"/>
          </w:rPr>
          <w:delText xml:space="preserve">I </w:delText>
        </w:r>
        <w:r w:rsidR="003101C7" w:rsidRPr="00694A98">
          <w:rPr>
            <w:rFonts w:ascii="Arial" w:hAnsi="Arial" w:cs="Arial"/>
          </w:rPr>
          <w:delText xml:space="preserve">possibly </w:delText>
        </w:r>
        <w:r w:rsidRPr="00694A98">
          <w:rPr>
            <w:rFonts w:ascii="Arial" w:hAnsi="Arial" w:cs="Arial"/>
          </w:rPr>
          <w:delText xml:space="preserve">share the personal, spiritual and information </w:delText>
        </w:r>
        <w:r w:rsidR="003101C7" w:rsidRPr="00694A98">
          <w:rPr>
            <w:rFonts w:ascii="Arial" w:hAnsi="Arial" w:cs="Arial"/>
          </w:rPr>
          <w:delText>exchange</w:delText>
        </w:r>
        <w:r w:rsidRPr="00694A98">
          <w:rPr>
            <w:rFonts w:ascii="Arial" w:hAnsi="Arial" w:cs="Arial"/>
          </w:rPr>
          <w:delText xml:space="preserve"> experiences of a weekend with over a hundred Quakers </w:delText>
        </w:r>
        <w:r w:rsidR="00E1053E" w:rsidRPr="00694A98">
          <w:rPr>
            <w:rFonts w:ascii="Arial" w:hAnsi="Arial" w:cs="Arial"/>
          </w:rPr>
          <w:delText xml:space="preserve">in a few short moments allocated to me in </w:delText>
        </w:r>
        <w:r w:rsidRPr="00694A98">
          <w:rPr>
            <w:rFonts w:ascii="Arial" w:hAnsi="Arial" w:cs="Arial"/>
          </w:rPr>
          <w:delText xml:space="preserve">a busy </w:delText>
        </w:r>
        <w:r w:rsidR="003101C7" w:rsidRPr="00694A98">
          <w:rPr>
            <w:rFonts w:ascii="Arial" w:hAnsi="Arial" w:cs="Arial"/>
          </w:rPr>
          <w:delText xml:space="preserve">Area </w:delText>
        </w:r>
        <w:r w:rsidRPr="00694A98">
          <w:rPr>
            <w:rFonts w:ascii="Arial" w:hAnsi="Arial" w:cs="Arial"/>
          </w:rPr>
          <w:delText xml:space="preserve">business meeting? </w:delText>
        </w:r>
        <w:r w:rsidR="003101C7" w:rsidRPr="00694A98">
          <w:rPr>
            <w:rFonts w:ascii="Arial" w:hAnsi="Arial" w:cs="Arial"/>
          </w:rPr>
          <w:delText xml:space="preserve"> But </w:delText>
        </w:r>
        <w:r w:rsidRPr="00694A98">
          <w:rPr>
            <w:rFonts w:ascii="Arial" w:hAnsi="Arial" w:cs="Arial"/>
          </w:rPr>
          <w:delText xml:space="preserve">I’m a veteran now. In the final year of my second term. And it gets better all the time. From the start, the </w:delText>
        </w:r>
        <w:r w:rsidR="00E1053E" w:rsidRPr="00694A98">
          <w:rPr>
            <w:rFonts w:ascii="Arial" w:hAnsi="Arial" w:cs="Arial"/>
          </w:rPr>
          <w:delText xml:space="preserve">friendship and good </w:delText>
        </w:r>
        <w:r w:rsidRPr="00694A98">
          <w:rPr>
            <w:rFonts w:ascii="Arial" w:hAnsi="Arial" w:cs="Arial"/>
          </w:rPr>
          <w:delText xml:space="preserve">companionship at meals and in home group sessions has been </w:delText>
        </w:r>
        <w:r w:rsidR="00E1053E" w:rsidRPr="00694A98">
          <w:rPr>
            <w:rFonts w:ascii="Arial" w:hAnsi="Arial" w:cs="Arial"/>
          </w:rPr>
          <w:delText xml:space="preserve">the most </w:delText>
        </w:r>
        <w:r w:rsidRPr="00694A98">
          <w:rPr>
            <w:rFonts w:ascii="Arial" w:hAnsi="Arial" w:cs="Arial"/>
          </w:rPr>
          <w:delText>important aspect for me. Being with so many people who</w:delText>
        </w:r>
        <w:r w:rsidR="00E1053E" w:rsidRPr="00694A98">
          <w:rPr>
            <w:rFonts w:ascii="Arial" w:hAnsi="Arial" w:cs="Arial"/>
          </w:rPr>
          <w:delText xml:space="preserve"> share my passion for faith and Quakerism, who listen to me, </w:delText>
        </w:r>
        <w:r w:rsidRPr="00694A98">
          <w:rPr>
            <w:rFonts w:ascii="Arial" w:hAnsi="Arial" w:cs="Arial"/>
          </w:rPr>
          <w:delText xml:space="preserve">and who are keen </w:delText>
        </w:r>
        <w:r w:rsidR="00AE656A" w:rsidRPr="00694A98">
          <w:rPr>
            <w:rFonts w:ascii="Arial" w:hAnsi="Arial" w:cs="Arial"/>
          </w:rPr>
          <w:delText xml:space="preserve">to </w:delText>
        </w:r>
        <w:r w:rsidRPr="00694A98">
          <w:rPr>
            <w:rFonts w:ascii="Arial" w:hAnsi="Arial" w:cs="Arial"/>
          </w:rPr>
          <w:delText>share their spiritual stories and journeys</w:delText>
        </w:r>
        <w:r w:rsidR="00E1053E" w:rsidRPr="00694A98">
          <w:rPr>
            <w:rFonts w:ascii="Arial" w:hAnsi="Arial" w:cs="Arial"/>
          </w:rPr>
          <w:delText xml:space="preserve"> inspires and encourages me to be open</w:delText>
        </w:r>
        <w:r w:rsidR="00AE656A" w:rsidRPr="00694A98">
          <w:rPr>
            <w:rFonts w:ascii="Arial" w:hAnsi="Arial" w:cs="Arial"/>
          </w:rPr>
          <w:delText xml:space="preserve"> and strong </w:delText>
        </w:r>
        <w:r w:rsidR="00E1053E" w:rsidRPr="00694A98">
          <w:rPr>
            <w:rFonts w:ascii="Arial" w:hAnsi="Arial" w:cs="Arial"/>
          </w:rPr>
          <w:delText xml:space="preserve">in sharing my journey. Hearing what Quaker Life staff have been doing in the world on our behalf reassures me that the Quaker message and Quaker way of doing things is being broadcast beyond our Meetings. </w:delText>
        </w:r>
        <w:r w:rsidRPr="00694A98">
          <w:rPr>
            <w:rFonts w:ascii="Arial" w:hAnsi="Arial" w:cs="Arial"/>
          </w:rPr>
          <w:delText xml:space="preserve"> </w:delText>
        </w:r>
      </w:del>
    </w:p>
    <w:p w14:paraId="1796AD20" w14:textId="64102BEE" w:rsidR="00877DC5" w:rsidRPr="00694A98" w:rsidRDefault="00AE656A" w:rsidP="00694A98">
      <w:pPr>
        <w:rPr>
          <w:del w:id="163" w:author="msi" w:date="2026-09-22T13:04:00Z" w16du:dateUtc="2026-09-22T17:04:00Z"/>
          <w:rFonts w:ascii="Arial" w:hAnsi="Arial" w:cs="Arial"/>
        </w:rPr>
      </w:pPr>
      <w:del w:id="164" w:author="msi" w:date="2026-09-22T13:04:00Z" w16du:dateUtc="2026-09-22T17:04:00Z">
        <w:r w:rsidRPr="00694A98">
          <w:rPr>
            <w:rFonts w:ascii="Arial" w:hAnsi="Arial" w:cs="Arial"/>
          </w:rPr>
          <w:delText>And my Area Meeting listens. They enjoy reading</w:delText>
        </w:r>
        <w:r w:rsidR="007E409C" w:rsidRPr="00694A98">
          <w:rPr>
            <w:rFonts w:ascii="Arial" w:hAnsi="Arial" w:cs="Arial"/>
          </w:rPr>
          <w:delText xml:space="preserve"> my</w:delText>
        </w:r>
        <w:r w:rsidRPr="00694A98">
          <w:rPr>
            <w:rFonts w:ascii="Arial" w:hAnsi="Arial" w:cs="Arial"/>
          </w:rPr>
          <w:delText xml:space="preserve"> reports which are factual, but also impressionistic and lively. They appreciate hearing about </w:delText>
        </w:r>
        <w:r w:rsidR="007E409C" w:rsidRPr="00694A98">
          <w:rPr>
            <w:rFonts w:ascii="Arial" w:hAnsi="Arial" w:cs="Arial"/>
          </w:rPr>
          <w:delText xml:space="preserve">the support and </w:delText>
        </w:r>
        <w:r w:rsidRPr="00694A98">
          <w:rPr>
            <w:rFonts w:ascii="Arial" w:hAnsi="Arial" w:cs="Arial"/>
          </w:rPr>
          <w:delText xml:space="preserve">new </w:delText>
        </w:r>
        <w:r w:rsidR="007E409C" w:rsidRPr="00694A98">
          <w:rPr>
            <w:rFonts w:ascii="Arial" w:hAnsi="Arial" w:cs="Arial"/>
          </w:rPr>
          <w:delText>services available from Friends House. So, if asked to take on Quaker Life Representative Council as part of your journey into service, say YES!</w:delText>
        </w:r>
        <w:r w:rsidR="003101C7" w:rsidRPr="00694A98">
          <w:rPr>
            <w:rFonts w:ascii="Arial" w:hAnsi="Arial" w:cs="Arial"/>
          </w:rPr>
          <w:delText xml:space="preserve"> </w:delText>
        </w:r>
      </w:del>
    </w:p>
    <w:p w14:paraId="0A7C5E06" w14:textId="77777777" w:rsidR="003101C7" w:rsidRPr="006777ED" w:rsidRDefault="003101C7" w:rsidP="00694A98">
      <w:pPr>
        <w:rPr>
          <w:del w:id="165" w:author="msi" w:date="2026-09-22T13:04:00Z" w16du:dateUtc="2026-09-22T17:04:00Z"/>
          <w:rFonts w:ascii="Arial" w:hAnsi="Arial" w:cs="Arial"/>
          <w:b/>
          <w:bCs/>
        </w:rPr>
      </w:pPr>
      <w:del w:id="166" w:author="msi" w:date="2026-09-22T13:04:00Z" w16du:dateUtc="2026-09-22T17:04:00Z">
        <w:r w:rsidRPr="006777ED">
          <w:rPr>
            <w:rFonts w:ascii="Arial" w:hAnsi="Arial" w:cs="Arial"/>
            <w:b/>
            <w:bCs/>
          </w:rPr>
          <w:delText>Michael Long</w:delText>
        </w:r>
        <w:r w:rsidR="00DA4C60" w:rsidRPr="006777ED">
          <w:rPr>
            <w:rFonts w:ascii="Arial" w:hAnsi="Arial" w:cs="Arial"/>
            <w:b/>
            <w:bCs/>
          </w:rPr>
          <w:delText xml:space="preserve">, </w:delText>
        </w:r>
        <w:r w:rsidRPr="006777ED">
          <w:rPr>
            <w:rFonts w:ascii="Arial" w:hAnsi="Arial" w:cs="Arial"/>
            <w:b/>
            <w:bCs/>
          </w:rPr>
          <w:delText>Northumbria AM</w:delText>
        </w:r>
      </w:del>
    </w:p>
    <w:p w14:paraId="602FC4E6" w14:textId="77777777" w:rsidR="00DA4C60" w:rsidRPr="00694A98" w:rsidRDefault="00DA4C60" w:rsidP="00694A98">
      <w:pPr>
        <w:rPr>
          <w:del w:id="167" w:author="msi" w:date="2026-09-22T13:04:00Z" w16du:dateUtc="2026-09-22T17:04:00Z"/>
          <w:rFonts w:ascii="Arial" w:hAnsi="Arial" w:cs="Arial"/>
        </w:rPr>
      </w:pPr>
    </w:p>
    <w:p w14:paraId="23A198A7" w14:textId="77777777" w:rsidR="00DA4C60" w:rsidRPr="00694A98" w:rsidRDefault="00DA4C60" w:rsidP="00694A98">
      <w:pPr>
        <w:rPr>
          <w:del w:id="168" w:author="msi" w:date="2026-09-22T13:04:00Z" w16du:dateUtc="2026-09-22T17:04:00Z"/>
          <w:rFonts w:ascii="Arial" w:hAnsi="Arial" w:cs="Arial"/>
        </w:rPr>
      </w:pPr>
      <w:del w:id="169" w:author="msi" w:date="2026-09-22T13:04:00Z" w16du:dateUtc="2026-09-22T17:04:00Z">
        <w:r w:rsidRPr="00694A98">
          <w:rPr>
            <w:rFonts w:ascii="Arial" w:hAnsi="Arial" w:cs="Arial"/>
          </w:rPr>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rPr>
          <w:del w:id="170" w:author="msi" w:date="2026-09-22T13:04:00Z" w16du:dateUtc="2026-09-22T17:04:00Z"/>
          <w:rFonts w:ascii="Arial" w:hAnsi="Arial" w:cs="Arial"/>
        </w:rPr>
      </w:pPr>
      <w:del w:id="171" w:author="msi" w:date="2026-09-22T13:04:00Z" w16du:dateUtc="2026-09-22T17:04:00Z">
        <w:r w:rsidRPr="00694A98">
          <w:rPr>
            <w:rFonts w:ascii="Arial" w:hAnsi="Arial" w:cs="Arial"/>
          </w:rPr>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rPr>
            <w:rFonts w:ascii="Arial" w:hAnsi="Arial" w:cs="Arial"/>
          </w:rPr>
          <w:delText>light,</w:delText>
        </w:r>
        <w:r w:rsidRPr="00694A98">
          <w:rPr>
            <w:rFonts w:ascii="Arial" w:hAnsi="Arial" w:cs="Arial"/>
          </w:rPr>
          <w:delText xml:space="preserve"> nevertheless. Please decide to go. Every time I have come home refreshed, sometimes much more than that.</w:delText>
        </w:r>
      </w:del>
    </w:p>
    <w:p w14:paraId="432D2813" w14:textId="77777777" w:rsidR="00DA4C60" w:rsidRPr="006777ED" w:rsidRDefault="00DA4C60" w:rsidP="00694A98">
      <w:pPr>
        <w:rPr>
          <w:del w:id="172" w:author="msi" w:date="2026-09-22T13:04:00Z" w16du:dateUtc="2026-09-22T17:04:00Z"/>
          <w:rFonts w:ascii="Arial" w:hAnsi="Arial" w:cs="Arial"/>
          <w:b/>
          <w:bCs/>
        </w:rPr>
      </w:pPr>
      <w:del w:id="173" w:author="msi" w:date="2026-09-22T13:04:00Z" w16du:dateUtc="2026-09-22T17:04:00Z">
        <w:r w:rsidRPr="006777ED">
          <w:rPr>
            <w:rFonts w:ascii="Arial" w:hAnsi="Arial" w:cs="Arial"/>
            <w:b/>
            <w:bCs/>
          </w:rPr>
          <w:delText>Isobel Dunbar, Hardshaw &amp; Mann AM</w:delText>
        </w:r>
      </w:del>
    </w:p>
    <w:p w14:paraId="366742AF" w14:textId="77777777" w:rsidR="00DA4C60" w:rsidRPr="00694A98" w:rsidRDefault="00DA4C60" w:rsidP="00694A98">
      <w:pPr>
        <w:rPr>
          <w:del w:id="174" w:author="msi" w:date="2026-09-22T13:04:00Z" w16du:dateUtc="2026-09-22T17:04:00Z"/>
          <w:rFonts w:ascii="Arial" w:hAnsi="Arial" w:cs="Arial"/>
        </w:rPr>
      </w:pPr>
    </w:p>
    <w:p w14:paraId="32760EFD" w14:textId="4D649BA9" w:rsidR="00DA4C60" w:rsidRDefault="00DA4C60" w:rsidP="00694A98">
      <w:pPr>
        <w:rPr>
          <w:del w:id="175" w:author="msi" w:date="2026-09-22T13:04:00Z" w16du:dateUtc="2026-09-22T17:04:00Z"/>
          <w:rFonts w:ascii="Arial" w:hAnsi="Arial" w:cs="Arial"/>
        </w:rPr>
      </w:pPr>
    </w:p>
    <w:p w14:paraId="78EB99FC" w14:textId="77777777" w:rsidR="009A7224" w:rsidRDefault="009A7224" w:rsidP="009A7224">
      <w:pPr>
        <w:rPr>
          <w:del w:id="176" w:author="msi" w:date="2026-09-22T13:04:00Z" w16du:dateUtc="2026-09-22T17:04:00Z"/>
          <w:rFonts w:ascii="Arial" w:hAnsi="Arial" w:cs="Arial"/>
        </w:rPr>
      </w:pPr>
    </w:p>
    <w:p w14:paraId="0EC720B4" w14:textId="083E4CCC" w:rsidR="009A7224" w:rsidRDefault="009A7224">
      <w:pPr>
        <w:rPr>
          <w:rPrChange w:id="177" w:author="msi" w:date="2026-09-22T13:04:00Z" w16du:dateUtc="2026-09-22T17:04:00Z">
            <w:rPr>
              <w:rFonts w:ascii="Arial" w:hAnsi="Arial" w:cs="Arial"/>
            </w:rPr>
          </w:rPrChange>
        </w:rPr>
        <w:pPrChange w:id="178" w:author="msi" w:date="2026-09-22T13:04:00Z" w16du:dateUtc="2026-09-22T17:04:00Z">
          <w:pPr>
            <w:tabs>
              <w:tab w:val="left" w:pos="8820"/>
            </w:tabs>
          </w:pPr>
        </w:pPrChange>
      </w:pPr>
      <w:del w:id="179" w:author="msi" w:date="2026-09-22T13:04:00Z" w16du:dateUtc="2026-09-22T17:04:00Z">
        <w:r>
          <w:rPr>
            <w:rFonts w:ascii="Arial" w:hAnsi="Arial" w:cs="Arial"/>
          </w:rPr>
          <w:tab/>
        </w:r>
      </w:del>
    </w:p>
    <w:sectPr w:rsidR="009A7224">
      <w:headerReference w:type="default" r:id="rId10"/>
      <w:footerReference w:type="default" r:id="rId11"/>
      <w:pgSz w:w="11906" w:h="16838"/>
      <w:pgMar w:top="1417" w:right="1417" w:bottom="1417" w:left="1417" w:header="708" w:footer="708" w:gutter="0"/>
      <w:cols w:space="708"/>
      <w:docGrid w:linePitch="360"/>
      <w:sectPrChange w:id="186" w:author="msi" w:date="2026-09-22T13:04:00Z" w16du:dateUtc="2026-09-22T17:04:00Z">
        <w:sectPr w:rsidR="009A7224">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CB869D" w14:textId="77777777" w:rsidR="00C1710F" w:rsidRDefault="00C1710F" w:rsidP="00301C95">
      <w:pPr>
        <w:pPrChange w:id="10" w:author="msi" w:date="2026-09-22T13:04:00Z" w16du:dateUtc="2026-09-22T17:04:00Z">
          <w:pPr>
            <w:spacing w:after="0" w:line="240" w:lineRule="auto"/>
          </w:pPr>
        </w:pPrChange>
      </w:pPr>
      <w:r>
        <w:separator/>
      </w:r>
    </w:p>
  </w:endnote>
  <w:endnote w:type="continuationSeparator" w:id="0">
    <w:p w14:paraId="0FC74B6A" w14:textId="77777777" w:rsidR="00C1710F" w:rsidRDefault="00C1710F" w:rsidP="00301C95">
      <w:pPr>
        <w:pPrChange w:id="11" w:author="msi" w:date="2026-09-22T13:04:00Z" w16du:dateUtc="2026-09-22T17: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jc w:val="right"/>
      <w:rPr>
        <w:del w:id="181" w:author="msi" w:date="2026-09-22T13:04:00Z" w16du:dateUtc="2026-09-22T17:04:00Z"/>
        <w:rFonts w:ascii="Arial" w:hAnsi="Arial" w:cs="Arial"/>
        <w:sz w:val="18"/>
        <w:szCs w:val="18"/>
      </w:rPr>
    </w:pPr>
    <w:del w:id="182" w:author="msi" w:date="2026-09-22T13:04:00Z" w16du:dateUtc="2026-09-22T17:04:00Z">
      <w:r w:rsidRPr="009A7224">
        <w:rPr>
          <w:rFonts w:ascii="Arial" w:hAnsi="Arial" w:cs="Arial"/>
          <w:sz w:val="18"/>
          <w:szCs w:val="18"/>
          <w:lang w:val="en-US"/>
        </w:rPr>
        <w:delText xml:space="preserve">Document reviewed </w:delText>
      </w:r>
      <w:r w:rsidRPr="009A7224">
        <w:rPr>
          <w:rFonts w:ascii="Arial" w:hAnsi="Arial" w:cs="Arial"/>
          <w:sz w:val="18"/>
          <w:szCs w:val="18"/>
        </w:rPr>
        <w:delText>January 2024</w:delText>
      </w:r>
    </w:del>
  </w:p>
  <w:p w14:paraId="55A63577" w14:textId="133B8451" w:rsidR="00755524" w:rsidRPr="009A7224" w:rsidRDefault="009A7224" w:rsidP="009A7224">
    <w:pPr>
      <w:jc w:val="right"/>
      <w:rPr>
        <w:del w:id="183" w:author="msi" w:date="2026-09-22T13:04:00Z" w16du:dateUtc="2026-09-22T17:04:00Z"/>
        <w:rFonts w:ascii="Arial" w:hAnsi="Arial" w:cs="Arial"/>
        <w:sz w:val="18"/>
        <w:szCs w:val="18"/>
      </w:rPr>
    </w:pPr>
    <w:del w:id="184" w:author="msi" w:date="2026-09-22T13:04:00Z" w16du:dateUtc="2026-09-22T17:04:00Z">
      <w:r w:rsidRPr="009A7224">
        <w:rPr>
          <w:rFonts w:ascii="Arial" w:hAnsi="Arial" w:cs="Arial"/>
          <w:i/>
          <w:iCs/>
          <w:sz w:val="18"/>
          <w:szCs w:val="18"/>
          <w:lang w:val="en-US"/>
        </w:rPr>
        <w:delText>[Feedback from Representatives attending residential weekend Representative Council]</w:delText>
      </w:r>
    </w:del>
  </w:p>
  <w:p w14:paraId="4D455FF1" w14:textId="77777777" w:rsidR="00755524" w:rsidRDefault="00755524">
    <w:pPr>
      <w:pStyle w:val="BodyText2Char"/>
      <w:pPrChange w:id="185" w:author="msi" w:date="2026-09-22T13:04:00Z" w16du:dateUtc="2026-09-22T17:0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D6851C" w14:textId="77777777" w:rsidR="00C1710F" w:rsidRDefault="00C1710F" w:rsidP="00301C95">
      <w:pPr>
        <w:pPrChange w:id="8" w:author="msi" w:date="2026-09-22T13:04:00Z" w16du:dateUtc="2026-09-22T17:04:00Z">
          <w:pPr>
            <w:spacing w:after="0" w:line="240" w:lineRule="auto"/>
          </w:pPr>
        </w:pPrChange>
      </w:pPr>
      <w:r>
        <w:separator/>
      </w:r>
    </w:p>
  </w:footnote>
  <w:footnote w:type="continuationSeparator" w:id="0">
    <w:p w14:paraId="5A367556" w14:textId="77777777" w:rsidR="00C1710F" w:rsidRDefault="00C1710F" w:rsidP="00301C95">
      <w:pPr>
        <w:pPrChange w:id="9" w:author="msi" w:date="2026-09-22T13:04:00Z" w16du:dateUtc="2026-09-22T17: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E2D5D6" w14:textId="77777777" w:rsidR="00613650" w:rsidRDefault="00613650">
    <w:pPr>
      <w:pStyle w:val="Kaynakca"/>
      <w:pPrChange w:id="180" w:author="msi" w:date="2026-09-22T13:04:00Z" w16du:dateUtc="2026-09-22T17: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291399154">
    <w:abstractNumId w:val="0"/>
  </w:num>
  <w:num w:numId="2" w16cid:durableId="1469349838">
    <w:abstractNumId w:val="1"/>
  </w:num>
  <w:num w:numId="3" w16cid:durableId="566115154">
    <w:abstractNumId w:val="5"/>
  </w:num>
  <w:num w:numId="4" w16cid:durableId="1416439389">
    <w:abstractNumId w:val="3"/>
  </w:num>
  <w:num w:numId="5" w16cid:durableId="1008823313">
    <w:abstractNumId w:val="4"/>
  </w:num>
  <w:num w:numId="6" w16cid:durableId="189546181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A48ED"/>
    <w:rsid w:val="00194B91"/>
    <w:rsid w:val="001B290F"/>
    <w:rsid w:val="00301C95"/>
    <w:rsid w:val="003101C7"/>
    <w:rsid w:val="00334276"/>
    <w:rsid w:val="005E6702"/>
    <w:rsid w:val="00613650"/>
    <w:rsid w:val="006777ED"/>
    <w:rsid w:val="006904AB"/>
    <w:rsid w:val="0069464C"/>
    <w:rsid w:val="00694A98"/>
    <w:rsid w:val="00755524"/>
    <w:rsid w:val="007E409C"/>
    <w:rsid w:val="00832BE3"/>
    <w:rsid w:val="00875E83"/>
    <w:rsid w:val="00877DC5"/>
    <w:rsid w:val="009327BB"/>
    <w:rsid w:val="009A7224"/>
    <w:rsid w:val="009D5F97"/>
    <w:rsid w:val="00A751F7"/>
    <w:rsid w:val="00AE656A"/>
    <w:rsid w:val="00B00DF3"/>
    <w:rsid w:val="00B72734"/>
    <w:rsid w:val="00B90493"/>
    <w:rsid w:val="00BC32DD"/>
    <w:rsid w:val="00BF12A7"/>
    <w:rsid w:val="00C1710F"/>
    <w:rsid w:val="00CC0B85"/>
    <w:rsid w:val="00D1019B"/>
    <w:rsid w:val="00DA4C60"/>
    <w:rsid w:val="00DB224B"/>
    <w:rsid w:val="00E1053E"/>
    <w:rsid w:val="00E2263D"/>
    <w:rsid w:val="00F558AF"/>
    <w:rsid w:val="00F8234C"/>
    <w:rsid w:val="00F911A6"/>
    <w:rsid w:val="00F95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jc w:val="both"/>
      <w:pPrChange w:id="0" w:author="msi" w:date="2026-09-22T13:04:00Z">
        <w:pPr>
          <w:spacing w:after="200" w:line="276" w:lineRule="auto"/>
        </w:pPr>
      </w:pPrChange>
    </w:pPr>
    <w:rPr>
      <w:rFonts w:ascii="Verdana" w:eastAsia="Times New Roman" w:hAnsi="Verdana"/>
      <w:szCs w:val="24"/>
      <w:lang w:val="tr-TR" w:eastAsia="tr-TR"/>
      <w:rPrChange w:id="0" w:author="msi" w:date="2026-09-22T13:04:00Z">
        <w:rPr>
          <w:rFonts w:ascii="Calibri" w:eastAsia="Calibri" w:hAnsi="Calibri"/>
          <w:sz w:val="22"/>
          <w:szCs w:val="22"/>
          <w:lang w:val="en-GB" w:eastAsia="en-US"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3:04:00Z">
        <w:pPr>
          <w:keepNext/>
          <w:spacing w:before="120" w:after="120" w:line="360" w:lineRule="auto"/>
          <w:jc w:val="both"/>
          <w:outlineLvl w:val="6"/>
        </w:pPr>
      </w:pPrChange>
    </w:pPr>
    <w:rPr>
      <w:rFonts w:ascii="Times New Roman" w:hAnsi="Times New Roman"/>
      <w:sz w:val="24"/>
      <w:szCs w:val="20"/>
      <w:rPrChange w:id="1" w:author="msi" w:date="2026-09-22T13:04:00Z">
        <w:rPr>
          <w:sz w:val="24"/>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pPr>
  </w:style>
  <w:style w:type="character" w:customStyle="1" w:styleId="FooterChar">
    <w:name w:val="Footer Char"/>
    <w:basedOn w:val="DefaultParagraphFont"/>
    <w:link w:val="Footer"/>
    <w:uiPriority w:val="99"/>
    <w:rsid w:val="00755524"/>
    <w:rPr>
      <w:sz w:val="22"/>
      <w:szCs w:val="22"/>
      <w:lang w:eastAsia="en-US"/>
    </w:rPr>
  </w:style>
  <w:style w:type="character" w:customStyle="1" w:styleId="Heading7Char">
    <w:name w:val="Heading 7 Char"/>
    <w:basedOn w:val="DefaultParagraphFont"/>
    <w:link w:val="Heading7"/>
    <w:rsid w:val="00613650"/>
    <w:rPr>
      <w:rFonts w:ascii="Times New Roman" w:eastAsia="Times New Roman" w:hAnsi="Times New Roman"/>
      <w:sz w:val="24"/>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3:04:00Z">
        <w:pPr>
          <w:tabs>
            <w:tab w:val="left" w:pos="3060"/>
          </w:tabs>
          <w:spacing w:before="80" w:after="80"/>
          <w:ind w:left="144"/>
          <w:jc w:val="both"/>
        </w:pPr>
      </w:pPrChange>
    </w:pPr>
    <w:rPr>
      <w:b/>
      <w:bCs/>
      <w:i/>
      <w:sz w:val="16"/>
      <w:rPrChange w:id="2" w:author="msi" w:date="2026-09-22T13:04: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3:04:00Z">
        <w:pPr>
          <w:spacing w:before="80" w:after="80"/>
          <w:ind w:left="144" w:right="144"/>
          <w:jc w:val="both"/>
        </w:pPr>
      </w:pPrChange>
    </w:pPr>
    <w:rPr>
      <w:sz w:val="16"/>
      <w:rPrChange w:id="3" w:author="msi" w:date="2026-09-22T13:04: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3:04:00Z">
        <w:pPr>
          <w:keepNext/>
          <w:spacing w:before="240" w:after="120"/>
          <w:jc w:val="both"/>
        </w:pPr>
      </w:pPrChange>
    </w:pPr>
    <w:rPr>
      <w:b/>
      <w:rPrChange w:id="4" w:author="msi" w:date="2026-09-22T13:04: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3:04:00Z">
        <w:pPr>
          <w:keepLines/>
          <w:spacing w:before="20" w:after="20"/>
          <w:ind w:left="432" w:hanging="288"/>
          <w:jc w:val="both"/>
        </w:pPr>
      </w:pPrChange>
    </w:pPr>
    <w:rPr>
      <w:sz w:val="16"/>
      <w:szCs w:val="20"/>
      <w:lang w:val="en-US"/>
      <w:rPrChange w:id="5" w:author="msi" w:date="2026-09-22T13:04:00Z">
        <w:rPr>
          <w:rFonts w:ascii="Verdana" w:hAnsi="Verdana"/>
          <w:sz w:val="16"/>
          <w:lang w:val="en-US" w:eastAsia="tr-TR" w:bidi="ar-SA"/>
        </w:rPr>
      </w:rPrChange>
    </w:rPr>
  </w:style>
  <w:style w:type="paragraph" w:styleId="BodyText2">
    <w:name w:val="Body Text 2"/>
    <w:basedOn w:val="Normal"/>
    <w:link w:val="BodyText2Char"/>
    <w:semiHidden/>
    <w:rsid w:val="00B00DF3"/>
    <w:pPr>
      <w:jc w:val="left"/>
      <w:pPrChange w:id="6" w:author="msi" w:date="2026-09-22T13:04:00Z">
        <w:pPr>
          <w:jc w:val="both"/>
        </w:pPr>
      </w:pPrChange>
    </w:pPr>
    <w:rPr>
      <w:rFonts w:ascii="Times New Roman" w:hAnsi="Times New Roman"/>
      <w:sz w:val="22"/>
      <w:szCs w:val="20"/>
      <w:rPrChange w:id="6" w:author="msi" w:date="2026-09-22T13:04:00Z">
        <w:rPr>
          <w:lang w:val="tr-TR" w:eastAsia="tr-TR" w:bidi="ar-SA"/>
        </w:rPr>
      </w:rPrChange>
    </w:rPr>
  </w:style>
  <w:style w:type="character" w:customStyle="1" w:styleId="BodyText2Char">
    <w:name w:val="Body Text 2 Char"/>
    <w:basedOn w:val="DefaultParagraphFont"/>
    <w:link w:val="BodyText2"/>
    <w:semiHidden/>
    <w:rsid w:val="00613650"/>
    <w:rPr>
      <w:rFonts w:ascii="Times New Roman" w:eastAsia="Times New Roman" w:hAnsi="Times New Roman"/>
      <w:sz w:val="22"/>
      <w:lang w:val="tr-TR" w:eastAsia="tr-TR"/>
    </w:rPr>
  </w:style>
  <w:style w:type="paragraph" w:styleId="ListParagraph">
    <w:name w:val="List Paragraph"/>
    <w:basedOn w:val="Normal"/>
    <w:uiPriority w:val="34"/>
    <w:qFormat/>
    <w:rsid w:val="009D5F97"/>
    <w:pPr>
      <w:ind w:left="720"/>
      <w:contextualSpacing/>
      <w:pPrChange w:id="7" w:author="msi" w:date="2026-09-22T13:04:00Z">
        <w:pPr>
          <w:ind w:left="720"/>
          <w:contextualSpacing/>
          <w:jc w:val="both"/>
        </w:pPr>
      </w:pPrChange>
    </w:pPr>
    <w:rPr>
      <w:rPrChange w:id="7" w:author="msi" w:date="2026-09-22T13:04:00Z">
        <w:rPr>
          <w:rFonts w:ascii="Verdana" w:hAnsi="Verdana"/>
          <w:szCs w:val="24"/>
          <w:lang w:val="tr-TR" w:eastAsia="tr-T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