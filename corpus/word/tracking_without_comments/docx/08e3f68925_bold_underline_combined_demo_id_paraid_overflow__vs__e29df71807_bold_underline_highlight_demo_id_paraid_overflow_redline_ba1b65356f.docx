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47109C" w14:textId="77777777" w:rsidR="00F74D48" w:rsidRDefault="00646315">
      <w:r>
        <w:rPr>
          <w:b/>
          <w:highlight w:val="yellow"/>
          <w:u w:val="single"/>
          <w:rPrChange w:id="0" w:author="Author" w:date="2026-06-29T10:53:00Z" w16du:dateUtc="2026-06-29T14:53:00Z">
            <w:rPr>
              <w:b/>
              <w:bCs/>
              <w:u w:val="single"/>
            </w:rPr>
          </w:rPrChange>
        </w:rPr>
        <w:t xml:space="preserve">Bold Underline </w:t>
      </w:r>
      <w:ins w:id="1" w:author="Author" w:date="2026-06-29T10:53:00Z" w16du:dateUtc="2026-06-29T14:53:00Z">
        <w:r>
          <w:rPr>
            <w:b/>
            <w:bCs/>
            <w:highlight w:val="yellow"/>
            <w:u w:val="single"/>
          </w:rPr>
          <w:t>Highlight</w:t>
        </w:r>
      </w:ins>
      <w:del w:id="2" w:author="Author" w:date="2026-06-29T10:53:00Z" w16du:dateUtc="2026-06-29T14:53:00Z">
        <w:r>
          <w:rPr>
            <w:b/>
            <w:bCs/>
            <w:u w:val="single"/>
          </w:rPr>
          <w:delText>Combined</w:delText>
        </w:r>
      </w:del>
      <w:r>
        <w:rPr>
          <w:b/>
          <w:highlight w:val="yellow"/>
          <w:u w:val="single"/>
          <w:rPrChange w:id="3" w:author="Author" w:date="2026-06-29T10:53:00Z" w16du:dateUtc="2026-06-29T14:53:00Z">
            <w:rPr>
              <w:b/>
              <w:bCs/>
              <w:u w:val="single"/>
            </w:rPr>
          </w:rPrChange>
        </w:rPr>
        <w:t xml:space="preserve"> Demo</w:t>
      </w:r>
    </w:p>
    <w:p w14:paraId="7B54D36F" w14:textId="77777777" w:rsidR="00F74D48" w:rsidRDefault="00646315">
      <w:r>
        <w:rPr>
          <w:b/>
          <w:highlight w:val="yellow"/>
          <w:u w:val="single"/>
          <w:rPrChange w:id="4" w:author="Author" w:date="2026-06-29T10:53:00Z" w16du:dateUtc="2026-06-29T14:53:00Z">
            <w:rPr>
              <w:b/>
              <w:bCs/>
              <w:u w:val="single"/>
            </w:rPr>
          </w:rPrChange>
        </w:rPr>
        <w:t xml:space="preserve">This document </w:t>
      </w:r>
      <w:ins w:id="5" w:author="Author" w:date="2026-06-29T10:53:00Z" w16du:dateUtc="2026-06-29T14:53:00Z">
        <w:r>
          <w:rPr>
            <w:b/>
            <w:bCs/>
            <w:highlight w:val="yellow"/>
            <w:u w:val="single"/>
          </w:rPr>
          <w:t>shows</w:t>
        </w:r>
      </w:ins>
      <w:del w:id="6" w:author="Author" w:date="2026-06-29T10:53:00Z" w16du:dateUtc="2026-06-29T14:53:00Z">
        <w:r>
          <w:rPr>
            <w:b/>
            <w:bCs/>
            <w:u w:val="single"/>
          </w:rPr>
          <w:delText>combines</w:delText>
        </w:r>
      </w:del>
      <w:r>
        <w:rPr>
          <w:b/>
          <w:highlight w:val="yellow"/>
          <w:u w:val="single"/>
          <w:rPrChange w:id="7" w:author="Author" w:date="2026-06-29T10:53:00Z" w16du:dateUtc="2026-06-29T14:53:00Z">
            <w:rPr>
              <w:b/>
              <w:bCs/>
              <w:u w:val="single"/>
            </w:rPr>
          </w:rPrChange>
        </w:rPr>
        <w:t xml:space="preserve"> bold</w:t>
      </w:r>
      <w:ins w:id="8" w:author="Author" w:date="2026-06-29T10:53:00Z" w16du:dateUtc="2026-06-29T14:53:00Z">
        <w:r>
          <w:rPr>
            <w:b/>
            <w:bCs/>
            <w:highlight w:val="yellow"/>
            <w:u w:val="single"/>
          </w:rPr>
          <w:t>,</w:t>
        </w:r>
      </w:ins>
      <w:del w:id="9" w:author="Author" w:date="2026-06-29T10:53:00Z" w16du:dateUtc="2026-06-29T14:53:00Z">
        <w:r>
          <w:rPr>
            <w:b/>
            <w:bCs/>
            <w:u w:val="single"/>
          </w:rPr>
          <w:delText xml:space="preserve"> and</w:delText>
        </w:r>
      </w:del>
      <w:r>
        <w:rPr>
          <w:b/>
          <w:highlight w:val="yellow"/>
          <w:u w:val="single"/>
          <w:rPrChange w:id="10" w:author="Author" w:date="2026-06-29T10:53:00Z" w16du:dateUtc="2026-06-29T14:53:00Z">
            <w:rPr>
              <w:b/>
              <w:bCs/>
              <w:u w:val="single"/>
            </w:rPr>
          </w:rPrChange>
        </w:rPr>
        <w:t xml:space="preserve"> underline</w:t>
      </w:r>
      <w:ins w:id="11" w:author="Author" w:date="2026-06-29T10:53:00Z" w16du:dateUtc="2026-06-29T14:53:00Z">
        <w:r>
          <w:rPr>
            <w:b/>
            <w:bCs/>
            <w:highlight w:val="yellow"/>
            <w:u w:val="single"/>
          </w:rPr>
          <w:t>, and yellow highlight combined</w:t>
        </w:r>
      </w:ins>
      <w:del w:id="12" w:author="Author" w:date="2026-06-29T10:53:00Z" w16du:dateUtc="2026-06-29T14:53:00Z">
        <w:r>
          <w:rPr>
            <w:b/>
            <w:bCs/>
            <w:u w:val="single"/>
          </w:rPr>
          <w:delText xml:space="preserve"> formatting</w:delText>
        </w:r>
      </w:del>
      <w:r>
        <w:rPr>
          <w:b/>
          <w:highlight w:val="yellow"/>
          <w:u w:val="single"/>
          <w:rPrChange w:id="13" w:author="Author" w:date="2026-06-29T10:53:00Z" w16du:dateUtc="2026-06-29T14:53:00Z">
            <w:rPr>
              <w:b/>
              <w:bCs/>
              <w:u w:val="single"/>
            </w:rPr>
          </w:rPrChange>
        </w:rPr>
        <w:t>.</w:t>
      </w:r>
    </w:p>
    <w:p w14:paraId="00405453" w14:textId="77777777" w:rsidR="00F74D48" w:rsidRDefault="00646315">
      <w:ins w:id="14" w:author="Author" w:date="2026-06-29T10:53:00Z" w16du:dateUtc="2026-06-29T14:53:00Z">
        <w:r>
          <w:rPr>
            <w:b/>
            <w:bCs/>
            <w:highlight w:val="yellow"/>
            <w:u w:val="single"/>
          </w:rPr>
          <w:t>This triple combination</w:t>
        </w:r>
      </w:ins>
      <w:del w:id="15" w:author="Author" w:date="2026-06-29T10:53:00Z" w16du:dateUtc="2026-06-29T14:53:00Z">
        <w:r>
          <w:rPr>
            <w:b/>
            <w:bCs/>
            <w:u w:val="single"/>
          </w:rPr>
          <w:delText>Bold underlined text</w:delText>
        </w:r>
      </w:del>
      <w:r>
        <w:rPr>
          <w:b/>
          <w:highlight w:val="yellow"/>
          <w:u w:val="single"/>
          <w:rPrChange w:id="16" w:author="Author" w:date="2026-06-29T10:53:00Z" w16du:dateUtc="2026-06-29T14:53:00Z">
            <w:rPr>
              <w:b/>
              <w:bCs/>
              <w:u w:val="single"/>
            </w:rPr>
          </w:rPrChange>
        </w:rPr>
        <w:t xml:space="preserve"> is used for critical </w:t>
      </w:r>
      <w:ins w:id="17" w:author="Author" w:date="2026-06-29T10:53:00Z" w16du:dateUtc="2026-06-29T14:53:00Z">
        <w:r>
          <w:rPr>
            <w:b/>
            <w:bCs/>
            <w:highlight w:val="yellow"/>
            <w:u w:val="single"/>
          </w:rPr>
          <w:t>review annotations</w:t>
        </w:r>
      </w:ins>
      <w:del w:id="18" w:author="Author" w:date="2026-06-29T10:53:00Z" w16du:dateUtc="2026-06-29T14:53:00Z">
        <w:r>
          <w:rPr>
            <w:b/>
            <w:bCs/>
            <w:u w:val="single"/>
          </w:rPr>
          <w:delText>document headings</w:delText>
        </w:r>
      </w:del>
      <w:r>
        <w:rPr>
          <w:b/>
          <w:highlight w:val="yellow"/>
          <w:u w:val="single"/>
          <w:rPrChange w:id="19" w:author="Author" w:date="2026-06-29T10:53:00Z" w16du:dateUtc="2026-06-29T14:53:00Z">
            <w:rPr>
              <w:b/>
              <w:bCs/>
              <w:u w:val="single"/>
            </w:rPr>
          </w:rPrChange>
        </w:rPr>
        <w:t>.</w:t>
      </w:r>
    </w:p>
    <w:sectPr w:rsidR="00F74D4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4D48"/>
    <w:rsid w:val="00646315"/>
    <w:rsid w:val="00886D3F"/>
    <w:rsid w:val="00B3365A"/>
    <w:rsid w:val="00C224CE"/>
    <w:rsid w:val="00F74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0C7B13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2026-06-29T14:53:00Z</dcterms:modified>
</cp:coreProperties>
</file>