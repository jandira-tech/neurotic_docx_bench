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596B9" w14:textId="77777777" w:rsidR="008435CD" w:rsidRDefault="008435CD">
      <w:pPr>
        <w:rPr>
          <w:vertAlign w:val="superscript"/>
          <w:rPrChange w:id="0" w:author="Arthur Souza Rodrigues" w:date="2026-09-26T14:52:00Z" w16du:dateUtc="2026-09-26T18:52:00Z">
            <w:rPr>
              <w:b/>
              <w:bCs/>
              <w:color w:val="00B050"/>
            </w:rPr>
          </w:rPrChange>
        </w:rPr>
      </w:pPr>
      <w:r>
        <w:rPr>
          <w:vertAlign w:val="superscript"/>
          <w:rPrChange w:id="1" w:author="Arthur Souza Rodrigues" w:date="2026-09-26T14:52:00Z" w16du:dateUtc="2026-09-26T18:52:00Z">
            <w:rPr>
              <w:b/>
              <w:bCs/>
              <w:color w:val="00B050"/>
            </w:rPr>
          </w:rPrChange>
        </w:rPr>
        <w:t>file_</w:t>
      </w:r>
      <w:ins w:id="2" w:author="Arthur Souza Rodrigues" w:date="2026-09-26T14:52:00Z" w16du:dateUtc="2026-09-26T18:52:00Z">
        <w:r w:rsidR="00C43529">
          <w:rPr>
            <w:vertAlign w:val="superscript"/>
          </w:rPr>
          <w:t>11</w:t>
        </w:r>
      </w:ins>
      <w:del w:id="3" w:author="Arthur Souza Rodrigues" w:date="2026-09-26T14:52:00Z" w16du:dateUtc="2026-09-26T18:52:00Z">
        <w:r>
          <w:rPr>
            <w:b/>
            <w:bCs/>
            <w:color w:val="00B050"/>
          </w:rPr>
          <w:delText>10</w:delText>
        </w:r>
      </w:del>
      <w:r>
        <w:rPr>
          <w:vertAlign w:val="superscript"/>
          <w:rPrChange w:id="4" w:author="Arthur Souza Rodrigues" w:date="2026-09-26T14:52:00Z" w16du:dateUtc="2026-09-26T18:52:00Z">
            <w:rPr>
              <w:b/>
              <w:bCs/>
              <w:color w:val="00B050"/>
            </w:rPr>
          </w:rPrChange>
        </w:rPr>
        <w:t>.docx</w:t>
      </w:r>
    </w:p>
    <w:p w14:paraId="640422E3" w14:textId="18F744C2" w:rsidR="00352F83" w:rsidRDefault="009A30BB">
      <w:ins w:id="5" w:author="Arthur Souza Rodrigues" w:date="2026-09-26T14:52:00Z" w16du:dateUtc="2026-09-26T18:52:00Z">
        <w:r>
          <w:rPr>
            <w:vertAlign w:val="superscript"/>
          </w:rPr>
          <w:t>Superscript</w:t>
        </w:r>
      </w:ins>
      <w:del w:id="6" w:author="Arthur Souza Rodrigues" w:date="2026-09-26T14:52:00Z" w16du:dateUtc="2026-09-26T18:52:00Z">
        <w:r>
          <w:rPr>
            <w:b/>
            <w:bCs/>
            <w:color w:val="00B050"/>
          </w:rPr>
          <w:delText>Green Bold Text</w:delText>
        </w:r>
      </w:del>
      <w:r>
        <w:rPr>
          <w:vertAlign w:val="superscript"/>
          <w:rPrChange w:id="7" w:author="Arthur Souza Rodrigues" w:date="2026-09-26T14:52:00Z" w16du:dateUtc="2026-09-26T18:52:00Z">
            <w:rPr>
              <w:b/>
              <w:bCs/>
              <w:color w:val="00B050"/>
            </w:rPr>
          </w:rPrChange>
        </w:rPr>
        <w:t xml:space="preserve"> Demo</w:t>
      </w:r>
    </w:p>
    <w:p w14:paraId="0DBB5CCC" w14:textId="77777777" w:rsidR="00352F83" w:rsidRDefault="009A30BB">
      <w:r>
        <w:rPr>
          <w:vertAlign w:val="superscript"/>
          <w:rPrChange w:id="8" w:author="Arthur Souza Rodrigues" w:date="2026-09-26T14:52:00Z" w16du:dateUtc="2026-09-26T18:52:00Z">
            <w:rPr>
              <w:b/>
              <w:bCs/>
              <w:color w:val="00B050"/>
            </w:rPr>
          </w:rPrChange>
        </w:rPr>
        <w:t xml:space="preserve">This document </w:t>
      </w:r>
      <w:ins w:id="9" w:author="Arthur Souza Rodrigues" w:date="2026-09-26T14:52:00Z" w16du:dateUtc="2026-09-26T18:52:00Z">
        <w:r>
          <w:rPr>
            <w:vertAlign w:val="superscript"/>
          </w:rPr>
          <w:t>demonstrates superscript</w:t>
        </w:r>
      </w:ins>
      <w:del w:id="10" w:author="Arthur Souza Rodrigues" w:date="2026-09-26T14:52:00Z" w16du:dateUtc="2026-09-26T18:52:00Z">
        <w:r>
          <w:rPr>
            <w:b/>
            <w:bCs/>
            <w:color w:val="00B050"/>
          </w:rPr>
          <w:delText>combines green font color with bold</w:delText>
        </w:r>
      </w:del>
      <w:r>
        <w:rPr>
          <w:vertAlign w:val="superscript"/>
          <w:rPrChange w:id="11" w:author="Arthur Souza Rodrigues" w:date="2026-09-26T14:52:00Z" w16du:dateUtc="2026-09-26T18:52:00Z">
            <w:rPr>
              <w:b/>
              <w:bCs/>
              <w:color w:val="00B050"/>
            </w:rPr>
          </w:rPrChange>
        </w:rPr>
        <w:t xml:space="preserve"> formatting.</w:t>
      </w:r>
    </w:p>
    <w:p w14:paraId="67E3BB06" w14:textId="77777777" w:rsidR="00352F83" w:rsidRDefault="009A30BB">
      <w:ins w:id="12" w:author="Arthur Souza Rodrigues" w:date="2026-09-26T14:52:00Z" w16du:dateUtc="2026-09-26T18:52:00Z">
        <w:r>
          <w:rPr>
            <w:vertAlign w:val="superscript"/>
          </w:rPr>
          <w:t>E=mc2 and H2O are common formulas using superscript.</w:t>
        </w:r>
      </w:ins>
      <w:del w:id="13" w:author="Arthur Souza Rodrigues" w:date="2026-09-26T14:52:00Z" w16du:dateUtc="2026-09-26T18:52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352F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83"/>
    <w:rsid w:val="00091868"/>
    <w:rsid w:val="0011046B"/>
    <w:rsid w:val="002F5B90"/>
    <w:rsid w:val="00352F83"/>
    <w:rsid w:val="0065757A"/>
    <w:rsid w:val="008435CD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A4A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2026-09-26T18:52:00Z</dcterms:modified>
</cp:coreProperties>
</file>