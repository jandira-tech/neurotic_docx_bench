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7043" w14:textId="793871E6" w:rsidR="00524AAA" w:rsidRDefault="00064B7A">
      <w:pPr>
        <w:spacing w:line="276" w:lineRule="auto"/>
        <w:rPr>
          <w:del w:id="8" w:author="Nick Bernal" w:date="2026-08-04T06:07:00Z" w16du:dateUtc="2026-08-04T10:07:00Z"/>
        </w:rPr>
      </w:pPr>
      <w:ins w:id="9" w:author="Nick Bernal" w:date="2026-08-04T06:07:00Z" w16du:dateUtc="2026-08-04T10:07:00Z">
        <w:r w:rsidRPr="00D84A6F">
          <w:rPr>
            <w:b/>
            <w:sz w:val="16"/>
            <w:szCs w:val="16"/>
          </w:rPr>
          <w:t>APPOINTMENT</w:t>
        </w:r>
      </w:ins>
      <w:del w:id="10" w:author="Nick Bernal" w:date="2026-08-04T06:07:00Z" w16du:dateUtc="2026-08-04T10:07:00Z">
        <w:r w:rsidR="00D11DBE">
          <w:rPr>
            <w:rFonts w:ascii="Arial" w:eastAsia="Arial" w:hAnsi="Arial" w:cs="Arial"/>
          </w:rPr>
          <w:delText>First paragraph</w:delText>
        </w:r>
      </w:del>
    </w:p>
    <w:p w14:paraId="1DEA7B28" w14:textId="1FF1CD9A" w:rsidR="00524AAA" w:rsidRDefault="00D11DBE">
      <w:pPr>
        <w:spacing w:line="276" w:lineRule="auto"/>
        <w:rPr>
          <w:del w:id="11" w:author="Nick Bernal" w:date="2026-08-04T06:07:00Z" w16du:dateUtc="2026-08-04T10:07:00Z"/>
        </w:rPr>
      </w:pPr>
      <w:del w:id="12" w:author="Nick Bernal" w:date="2026-08-04T06:07:00Z" w16du:dateUtc="2026-08-04T10:07:00Z">
        <w:r>
          <w:rPr>
            <w:rFonts w:ascii="Arial" w:eastAsia="Arial" w:hAnsi="Arial" w:cs="Arial"/>
          </w:rPr>
          <w:delText>Second</w:delText>
        </w:r>
        <w:r w:rsidR="00C01C9B">
          <w:rPr>
            <w:rFonts w:ascii="Arial" w:eastAsia="Arial" w:hAnsi="Arial" w:cs="Arial"/>
          </w:rPr>
          <w:delText xml:space="preserve"> </w:delText>
        </w:r>
        <w:r>
          <w:rPr>
            <w:rFonts w:ascii="Arial" w:eastAsia="Arial" w:hAnsi="Arial" w:cs="Arial"/>
          </w:rPr>
          <w:delText>paragraph</w:delText>
        </w:r>
      </w:del>
    </w:p>
    <w:p w14:paraId="1D335E11" w14:textId="7D1EC17D" w:rsidR="00524AAA" w:rsidRPr="00D84A6F" w:rsidRDefault="00D11DBE">
      <w:pPr>
        <w:numPr>
          <w:ilvl w:val="0"/>
          <w:numId w:val="1"/>
        </w:numPr>
        <w:rPr>
          <w:sz w:val="16"/>
          <w:rPrChange w:id="13" w:author="Nick Bernal" w:date="2026-08-04T06:07:00Z" w16du:dateUtc="2026-08-04T10:07:00Z">
            <w:rPr/>
          </w:rPrChange>
        </w:rPr>
        <w:pPrChange w:id="14" w:author="Nick Bernal" w:date="2026-08-04T06:07:00Z" w16du:dateUtc="2026-08-04T10:07:00Z">
          <w:pPr>
            <w:spacing w:after="120" w:line="264" w:lineRule="auto"/>
          </w:pPr>
        </w:pPrChange>
      </w:pPr>
      <w:del w:id="15" w:author="Nick Bernal" w:date="2026-08-04T06:07:00Z" w16du:dateUtc="2026-08-04T10:07:00Z">
        <w:r>
          <w:rPr>
            <w:rFonts w:ascii="Arial" w:eastAsia="Arial" w:hAnsi="Arial" w:cs="Arial"/>
            <w:b/>
            <w:sz w:val="23"/>
          </w:rPr>
          <w:delText>Third paragraph</w:delText>
        </w:r>
      </w:del>
    </w:p>
    <w:sectPr w:rsidR="00524AAA" w:rsidRPr="00D84A6F">
      <w:pgSz w:w="12240" w:h="15840"/>
      <w:pgMar w:top="1440" w:right="1440" w:bottom="1440" w:left="1440" w:header="720" w:footer="720" w:gutter="0"/>
      <w:pgNumType w:start="1"/>
      <w:cols w:space="720"/>
      <w:sectPrChange w:id="16" w:author="Nick Bernal" w:date="2026-08-04T06:07:00Z" w16du:dateUtc="2026-08-04T10:07:00Z">
        <w:sectPr w:rsidR="00524AAA" w:rsidRPr="00D84A6F">
          <w:pgSz w:w="11906" w:h="16838"/>
          <w:pgMar w:top="1134" w:right="907" w:bottom="1134" w:left="907" w:header="720" w:footer="720" w:gutter="0"/>
          <w:pgNumType w:start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64FB"/>
    <w:multiLevelType w:val="multilevel"/>
    <w:tmpl w:val="72583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5071028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AA"/>
    <w:rsid w:val="00064B7A"/>
    <w:rsid w:val="00350201"/>
    <w:rsid w:val="003B443F"/>
    <w:rsid w:val="00524AAA"/>
    <w:rsid w:val="00701A51"/>
    <w:rsid w:val="00A059E9"/>
    <w:rsid w:val="00A16521"/>
    <w:rsid w:val="00AA1D5D"/>
    <w:rsid w:val="00B31F1B"/>
    <w:rsid w:val="00BB7AE4"/>
    <w:rsid w:val="00C01C9B"/>
    <w:rsid w:val="00C2353B"/>
    <w:rsid w:val="00C92744"/>
    <w:rsid w:val="00D11DBE"/>
    <w:rsid w:val="00D84A6F"/>
    <w:rsid w:val="00F8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B00F"/>
  <w15:docId w15:val="{E70C7747-E214-41C3-9587-A7C4CF8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  <w:pPrChange w:id="0" w:author="Nick Bernal" w:date="2026-08-04T06:07:00Z">
        <w:pPr>
          <w:spacing w:before="161" w:after="161" w:line="288" w:lineRule="auto"/>
          <w:outlineLvl w:val="0"/>
        </w:pPr>
      </w:pPrChange>
    </w:pPr>
    <w:rPr>
      <w:rFonts w:ascii="Arial" w:eastAsia="Arial" w:hAnsi="Arial" w:cs="Arial"/>
      <w:color w:val="auto"/>
      <w:sz w:val="40"/>
      <w:szCs w:val="40"/>
      <w:lang w:val="en"/>
      <w:rPrChange w:id="0" w:author="Nick Bernal" w:date="2026-08-04T06:07:00Z">
        <w:rPr>
          <w:color w:val="000000"/>
          <w:sz w:val="24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Nick Bernal" w:date="2026-08-04T06:07:00Z">
        <w:pPr>
          <w:spacing w:before="199" w:after="199" w:line="288" w:lineRule="auto"/>
          <w:outlineLvl w:val="1"/>
        </w:pPr>
      </w:pPrChange>
    </w:pPr>
    <w:rPr>
      <w:rFonts w:ascii="Arial" w:eastAsia="Arial" w:hAnsi="Arial" w:cs="Arial"/>
      <w:color w:val="auto"/>
      <w:sz w:val="32"/>
      <w:szCs w:val="32"/>
      <w:lang w:val="en"/>
      <w:rPrChange w:id="1" w:author="Nick Bernal" w:date="2026-08-04T06:07:00Z">
        <w:rPr>
          <w:color w:val="000000"/>
          <w:sz w:val="24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Nick Bernal" w:date="2026-08-04T06:07:00Z">
        <w:pPr>
          <w:spacing w:before="240" w:after="240" w:line="288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Nick Bernal" w:date="2026-08-04T06:07:00Z">
        <w:rPr>
          <w:color w:val="000000"/>
          <w:sz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Nick Bernal" w:date="2026-08-04T06:07:00Z">
        <w:pPr>
          <w:spacing w:before="319" w:after="319" w:line="288" w:lineRule="auto"/>
          <w:outlineLvl w:val="3"/>
        </w:pPr>
      </w:pPrChange>
    </w:pPr>
    <w:rPr>
      <w:rFonts w:ascii="Arial" w:eastAsia="Arial" w:hAnsi="Arial" w:cs="Arial"/>
      <w:color w:val="666666"/>
      <w:szCs w:val="24"/>
      <w:lang w:val="en"/>
      <w:rPrChange w:id="3" w:author="Nick Bernal" w:date="2026-08-04T06:07:00Z">
        <w:rPr>
          <w:color w:val="000000"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 w:line="276" w:lineRule="auto"/>
      <w:outlineLvl w:val="4"/>
      <w:pPrChange w:id="4" w:author="Nick Bernal" w:date="2026-08-04T06:07:00Z">
        <w:pPr>
          <w:spacing w:before="401" w:after="401" w:line="288" w:lineRule="auto"/>
          <w:outlineLvl w:val="4"/>
        </w:pPr>
      </w:pPrChange>
    </w:pPr>
    <w:rPr>
      <w:rFonts w:ascii="Arial" w:eastAsia="Arial" w:hAnsi="Arial" w:cs="Arial"/>
      <w:color w:val="666666"/>
      <w:sz w:val="22"/>
      <w:szCs w:val="22"/>
      <w:lang w:val="en"/>
      <w:rPrChange w:id="4" w:author="Nick Bernal" w:date="2026-08-04T06:07:00Z">
        <w:rPr>
          <w:color w:val="000000"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 w:line="276" w:lineRule="auto"/>
      <w:outlineLvl w:val="5"/>
      <w:pPrChange w:id="5" w:author="Nick Bernal" w:date="2026-08-04T06:07:00Z">
        <w:pPr>
          <w:spacing w:before="559" w:after="559" w:line="288" w:lineRule="auto"/>
          <w:outlineLvl w:val="5"/>
        </w:pPr>
      </w:pPrChange>
    </w:pPr>
    <w:rPr>
      <w:rFonts w:ascii="Arial" w:eastAsia="Arial" w:hAnsi="Arial" w:cs="Arial"/>
      <w:i/>
      <w:color w:val="666666"/>
      <w:sz w:val="22"/>
      <w:szCs w:val="22"/>
      <w:lang w:val="en"/>
      <w:rPrChange w:id="5" w:author="Nick Bernal" w:date="2026-08-04T06:07:00Z">
        <w:rPr>
          <w:color w:val="000000"/>
          <w:sz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29"/>
    <w:qFormat/>
    <w:pPr>
      <w:pBdr>
        <w:left w:val="single" w:sz="30" w:space="18" w:color="CCCCCC"/>
      </w:pBdr>
      <w:ind w:left="600" w:right="600"/>
    </w:p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  <w:sz w:val="20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0" w:after="60" w:line="276" w:lineRule="auto"/>
      <w:pPrChange w:id="6" w:author="Nick Bernal" w:date="2026-08-04T06:07:00Z">
        <w:pPr>
          <w:keepNext/>
          <w:keepLines/>
          <w:spacing w:after="60" w:line="276" w:lineRule="auto"/>
        </w:pPr>
      </w:pPrChange>
    </w:pPr>
    <w:rPr>
      <w:rFonts w:ascii="Arial" w:eastAsia="Arial" w:hAnsi="Arial" w:cs="Arial"/>
      <w:color w:val="auto"/>
      <w:sz w:val="52"/>
      <w:szCs w:val="52"/>
      <w:lang w:val="en"/>
      <w:rPrChange w:id="6" w:author="Nick Bernal" w:date="2026-08-04T06:07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A059E9"/>
    <w:rPr>
      <w:rFonts w:ascii="Arial" w:eastAsia="Arial" w:hAnsi="Arial" w:cs="Arial"/>
      <w:color w:val="auto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0" w:after="320" w:line="276" w:lineRule="auto"/>
      <w:pPrChange w:id="7" w:author="Nick Bernal" w:date="2026-08-04T06:07:00Z">
        <w:pPr>
          <w:keepNext/>
          <w:keepLines/>
          <w:spacing w:after="32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Nick Bernal" w:date="2026-08-04T06:07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A059E9"/>
    <w:rPr>
      <w:rFonts w:ascii="Arial" w:eastAsia="Arial" w:hAnsi="Arial" w:cs="Arial"/>
      <w:color w:val="666666"/>
      <w:sz w:val="30"/>
      <w:szCs w:val="3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2025-01-10T00:57:00Z</dcterms:created>
  <dcterms:modified xsi:type="dcterms:W3CDTF">2026-08-04T10:07:00Z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