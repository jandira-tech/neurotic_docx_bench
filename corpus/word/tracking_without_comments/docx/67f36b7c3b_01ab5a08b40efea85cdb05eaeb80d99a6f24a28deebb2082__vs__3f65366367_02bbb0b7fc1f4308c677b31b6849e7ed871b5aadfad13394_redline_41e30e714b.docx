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673F0B" w14:textId="77777777" w:rsidR="00EA070F" w:rsidRPr="00C600A8" w:rsidRDefault="00062C90" w:rsidP="006D0901">
      <w:pPr>
        <w:jc w:val="center"/>
        <w:rPr>
          <w:ins w:id="14" w:author="Head" w:date="2026-09-25T21:04:00Z" w16du:dateUtc="2026-09-26T01:04:00Z"/>
          <w:rFonts w:ascii="Tahoma" w:hAnsi="Tahoma" w:cs="Tahoma"/>
          <w:b/>
          <w:snapToGrid w:val="0"/>
          <w:sz w:val="22"/>
          <w:szCs w:val="22"/>
          <w:lang w:val="en-US" w:eastAsia="en-US"/>
        </w:rPr>
      </w:pPr>
      <w:ins w:id="15" w:author="Head" w:date="2026-09-25T21:04:00Z" w16du:dateUtc="2026-09-26T01:04:00Z">
        <w:r w:rsidRPr="00C600A8">
          <w:rPr>
            <w:rFonts w:ascii="Tahoma" w:hAnsi="Tahoma" w:cs="Tahoma"/>
            <w:b/>
            <w:snapToGrid w:val="0"/>
            <w:sz w:val="22"/>
            <w:szCs w:val="22"/>
            <w:lang w:val="en-US" w:eastAsia="en-US"/>
          </w:rPr>
          <w:t>ST OSWALD’S CATHOLIC PRIMARY SCHOOL</w:t>
        </w:r>
      </w:ins>
    </w:p>
    <w:p w14:paraId="2EFD7FDA" w14:textId="7E38F696" w:rsidR="00062C90" w:rsidRPr="00C600A8" w:rsidRDefault="00F436B9" w:rsidP="006D0901">
      <w:pPr>
        <w:jc w:val="center"/>
        <w:rPr>
          <w:ins w:id="16" w:author="Head" w:date="2026-09-25T21:04:00Z" w16du:dateUtc="2026-09-26T01:04:00Z"/>
          <w:rFonts w:ascii="Tahoma" w:hAnsi="Tahoma" w:cs="Tahoma"/>
          <w:b/>
          <w:snapToGrid w:val="0"/>
          <w:sz w:val="22"/>
          <w:szCs w:val="22"/>
          <w:lang w:val="en-US" w:eastAsia="en-US"/>
        </w:rPr>
      </w:pPr>
      <w:ins w:id="17" w:author="Head" w:date="2026-09-25T21:04:00Z" w16du:dateUtc="2026-09-26T01:04:00Z">
        <w:r w:rsidRPr="00C600A8">
          <w:rPr>
            <w:rFonts w:ascii="Tahoma" w:hAnsi="Tahoma" w:cs="Tahoma"/>
            <w:b/>
            <w:snapToGrid w:val="0"/>
            <w:sz w:val="22"/>
            <w:szCs w:val="22"/>
            <w:lang w:val="en-US" w:eastAsia="en-US"/>
          </w:rPr>
          <w:t>SPIRITUAL AND MORAL</w:t>
        </w:r>
        <w:r w:rsidR="00EE2F33" w:rsidRPr="00C600A8">
          <w:rPr>
            <w:rFonts w:ascii="Tahoma" w:hAnsi="Tahoma" w:cs="Tahoma"/>
            <w:b/>
            <w:snapToGrid w:val="0"/>
            <w:sz w:val="22"/>
            <w:szCs w:val="22"/>
            <w:lang w:val="en-US" w:eastAsia="en-US"/>
          </w:rPr>
          <w:t xml:space="preserve"> </w:t>
        </w:r>
        <w:r w:rsidR="006D0901" w:rsidRPr="00C600A8">
          <w:rPr>
            <w:rFonts w:ascii="Tahoma" w:hAnsi="Tahoma" w:cs="Tahoma"/>
            <w:b/>
            <w:snapToGrid w:val="0"/>
            <w:sz w:val="22"/>
            <w:szCs w:val="22"/>
            <w:lang w:val="en-US" w:eastAsia="en-US"/>
          </w:rPr>
          <w:t>POLICY</w:t>
        </w:r>
      </w:ins>
    </w:p>
    <w:p w14:paraId="0A37501D" w14:textId="77777777" w:rsidR="0084216F" w:rsidRPr="00C600A8" w:rsidRDefault="0084216F" w:rsidP="47AA1A5F">
      <w:pPr>
        <w:jc w:val="center"/>
        <w:rPr>
          <w:ins w:id="18" w:author="Head" w:date="2026-09-25T21:04:00Z" w16du:dateUtc="2026-09-26T01:04:00Z"/>
          <w:rFonts w:ascii="Tahoma" w:hAnsi="Tahoma" w:cs="Tahoma"/>
          <w:b/>
          <w:bCs/>
          <w:sz w:val="22"/>
          <w:szCs w:val="22"/>
          <w:lang w:val="en-US" w:eastAsia="en-US"/>
        </w:rPr>
      </w:pPr>
    </w:p>
    <w:p w14:paraId="0B7F7551" w14:textId="3A03023A" w:rsidR="47AA1A5F" w:rsidRPr="00C600A8" w:rsidRDefault="47AA1A5F" w:rsidP="47AA1A5F">
      <w:pPr>
        <w:jc w:val="center"/>
        <w:rPr>
          <w:ins w:id="19" w:author="Head" w:date="2026-09-25T21:04:00Z" w16du:dateUtc="2026-09-26T01:04:00Z"/>
          <w:rFonts w:ascii="Tahoma" w:hAnsi="Tahoma" w:cs="Tahoma"/>
          <w:b/>
          <w:bCs/>
          <w:sz w:val="22"/>
          <w:szCs w:val="22"/>
          <w:lang w:val="en-US" w:eastAsia="en-US"/>
        </w:rPr>
      </w:pPr>
    </w:p>
    <w:p w14:paraId="79F2F6EA" w14:textId="1B2A60D7" w:rsidR="47AA1A5F" w:rsidRPr="00C600A8" w:rsidRDefault="47AA1A5F" w:rsidP="47AA1A5F">
      <w:pPr>
        <w:jc w:val="center"/>
        <w:rPr>
          <w:ins w:id="20" w:author="Head" w:date="2026-09-25T21:04:00Z" w16du:dateUtc="2026-09-26T01:04:00Z"/>
          <w:rFonts w:ascii="Tahoma" w:eastAsia="Tahoma" w:hAnsi="Tahoma" w:cs="Tahoma"/>
          <w:b/>
          <w:bCs/>
          <w:sz w:val="22"/>
          <w:szCs w:val="22"/>
          <w:lang w:val="en-US"/>
        </w:rPr>
      </w:pPr>
    </w:p>
    <w:p w14:paraId="13151B54" w14:textId="77777777" w:rsidR="00331FD1" w:rsidRPr="00C600A8" w:rsidRDefault="00331FD1" w:rsidP="00331FD1">
      <w:pPr>
        <w:jc w:val="center"/>
        <w:rPr>
          <w:ins w:id="21" w:author="Head" w:date="2026-09-25T21:04:00Z" w16du:dateUtc="2026-09-26T01:04:00Z"/>
          <w:rFonts w:ascii="Tahoma" w:hAnsi="Tahoma" w:cs="Tahoma"/>
          <w:b/>
          <w:bCs/>
          <w:sz w:val="22"/>
          <w:szCs w:val="22"/>
        </w:rPr>
      </w:pPr>
      <w:ins w:id="22" w:author="Head" w:date="2026-09-25T21:04:00Z" w16du:dateUtc="2026-09-26T01:04:00Z">
        <w:r w:rsidRPr="00C600A8">
          <w:rPr>
            <w:rFonts w:ascii="Tahoma" w:hAnsi="Tahoma" w:cs="Tahoma"/>
            <w:b/>
            <w:bCs/>
            <w:sz w:val="22"/>
            <w:szCs w:val="22"/>
          </w:rPr>
          <w:t>MISSION STATEMENT</w:t>
        </w:r>
      </w:ins>
    </w:p>
    <w:p w14:paraId="2BC60F41" w14:textId="77777777" w:rsidR="00331FD1" w:rsidRPr="00C600A8" w:rsidRDefault="00331FD1" w:rsidP="00331FD1">
      <w:pPr>
        <w:jc w:val="center"/>
        <w:rPr>
          <w:ins w:id="23" w:author="Head" w:date="2026-09-25T21:04:00Z" w16du:dateUtc="2026-09-26T01:04:00Z"/>
          <w:rFonts w:ascii="Comic Sans MS" w:hAnsi="Comic Sans MS" w:cs="Tahoma"/>
          <w:b/>
          <w:bCs/>
          <w:sz w:val="22"/>
          <w:szCs w:val="22"/>
        </w:rPr>
      </w:pPr>
    </w:p>
    <w:p w14:paraId="6843EAC1" w14:textId="77777777" w:rsidR="00331FD1" w:rsidRPr="00C600A8" w:rsidRDefault="00331FD1" w:rsidP="00331FD1">
      <w:pPr>
        <w:pBdr>
          <w:top w:val="single" w:sz="4" w:space="1" w:color="auto"/>
          <w:left w:val="single" w:sz="4" w:space="4" w:color="auto"/>
          <w:bottom w:val="single" w:sz="4" w:space="1" w:color="auto"/>
          <w:right w:val="single" w:sz="4" w:space="4" w:color="auto"/>
        </w:pBdr>
        <w:jc w:val="center"/>
        <w:rPr>
          <w:ins w:id="24" w:author="Head" w:date="2026-09-25T21:04:00Z" w16du:dateUtc="2026-09-26T01:04:00Z"/>
          <w:rFonts w:ascii="Tahoma" w:hAnsi="Tahoma" w:cs="Tahoma"/>
          <w:b/>
          <w:bCs/>
          <w:sz w:val="22"/>
          <w:szCs w:val="22"/>
        </w:rPr>
      </w:pPr>
      <w:ins w:id="25" w:author="Head" w:date="2026-09-25T21:04:00Z" w16du:dateUtc="2026-09-26T01:04:00Z">
        <w:r w:rsidRPr="00C600A8">
          <w:rPr>
            <w:rFonts w:ascii="Tahoma" w:hAnsi="Tahoma" w:cs="Tahoma"/>
            <w:b/>
            <w:bCs/>
            <w:sz w:val="22"/>
            <w:szCs w:val="22"/>
          </w:rPr>
          <w:t>With Christ at the centre of our community,</w:t>
        </w:r>
      </w:ins>
    </w:p>
    <w:p w14:paraId="1091EC85" w14:textId="77777777" w:rsidR="00331FD1" w:rsidRPr="00C600A8" w:rsidRDefault="00331FD1" w:rsidP="00331FD1">
      <w:pPr>
        <w:pBdr>
          <w:top w:val="single" w:sz="4" w:space="1" w:color="auto"/>
          <w:left w:val="single" w:sz="4" w:space="4" w:color="auto"/>
          <w:bottom w:val="single" w:sz="4" w:space="1" w:color="auto"/>
          <w:right w:val="single" w:sz="4" w:space="4" w:color="auto"/>
        </w:pBdr>
        <w:jc w:val="center"/>
        <w:rPr>
          <w:ins w:id="26" w:author="Head" w:date="2026-09-25T21:04:00Z" w16du:dateUtc="2026-09-26T01:04:00Z"/>
          <w:rFonts w:ascii="Tahoma" w:hAnsi="Tahoma" w:cs="Tahoma"/>
          <w:b/>
          <w:bCs/>
          <w:sz w:val="22"/>
          <w:szCs w:val="22"/>
        </w:rPr>
      </w:pPr>
      <w:ins w:id="27" w:author="Head" w:date="2026-09-25T21:04:00Z" w16du:dateUtc="2026-09-26T01:04:00Z">
        <w:r w:rsidRPr="00C600A8">
          <w:rPr>
            <w:rFonts w:ascii="Tahoma" w:hAnsi="Tahoma" w:cs="Tahoma"/>
            <w:b/>
            <w:bCs/>
            <w:sz w:val="22"/>
            <w:szCs w:val="22"/>
          </w:rPr>
          <w:t>our mission is to live, love and learn as Jesus taught us.</w:t>
        </w:r>
      </w:ins>
    </w:p>
    <w:p w14:paraId="492B6E34" w14:textId="77777777" w:rsidR="00331FD1" w:rsidRDefault="00331FD1" w:rsidP="00331FD1">
      <w:pPr>
        <w:jc w:val="center"/>
        <w:rPr>
          <w:ins w:id="28" w:author="Head" w:date="2026-09-25T21:04:00Z" w16du:dateUtc="2026-09-26T01:04:00Z"/>
          <w:rFonts w:ascii="Comic Sans MS" w:hAnsi="Comic Sans MS" w:cs="Tahoma"/>
          <w:b/>
          <w:bCs/>
        </w:rPr>
      </w:pPr>
    </w:p>
    <w:p w14:paraId="222F8A19" w14:textId="77777777" w:rsidR="00331FD1" w:rsidRDefault="00331FD1" w:rsidP="00331FD1">
      <w:pPr>
        <w:jc w:val="center"/>
        <w:rPr>
          <w:ins w:id="29" w:author="Head" w:date="2026-09-25T21:04:00Z" w16du:dateUtc="2026-09-26T01:04:00Z"/>
          <w:rFonts w:ascii="Comic Sans MS" w:hAnsi="Comic Sans MS" w:cs="Tahoma"/>
          <w:b/>
          <w:bCs/>
        </w:rPr>
      </w:pPr>
    </w:p>
    <w:p w14:paraId="14D1A652" w14:textId="6BC34A53" w:rsidR="00331FD1" w:rsidRDefault="002F06DB" w:rsidP="00331FD1">
      <w:pPr>
        <w:jc w:val="center"/>
        <w:rPr>
          <w:ins w:id="30" w:author="Head" w:date="2026-09-25T21:04:00Z" w16du:dateUtc="2026-09-26T01:04:00Z"/>
          <w:rFonts w:ascii="Comic Sans MS" w:hAnsi="Comic Sans MS" w:cs="Tahoma"/>
          <w:b/>
          <w:bCs/>
        </w:rPr>
      </w:pPr>
      <w:ins w:id="31" w:author="Head" w:date="2026-09-25T21:04:00Z" w16du:dateUtc="2026-09-26T01:04:00Z">
        <w:r w:rsidRPr="002F06DB">
          <w:rPr>
            <w:rFonts w:ascii="Comic Sans MS" w:hAnsi="Comic Sans MS"/>
            <w:noProof/>
            <w:sz w:val="144"/>
          </w:rPr>
          <w:object w:dxaOrig="3105" w:dyaOrig="3360" w14:anchorId="716641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2.7pt;height:117.8pt;mso-width-percent:0;mso-height-percent:0;mso-width-percent:0;mso-height-percent:0" o:ole="" fillcolor="window">
              <v:imagedata r:id="rId8" o:title=""/>
            </v:shape>
            <o:OLEObject Type="Embed" ProgID="PBrush" ShapeID="_x0000_i1025" DrawAspect="Content" ObjectID="_1851875451" r:id="rId9"/>
          </w:object>
        </w:r>
      </w:ins>
    </w:p>
    <w:p w14:paraId="49E644F8" w14:textId="77777777" w:rsidR="00331FD1" w:rsidRPr="00F54100" w:rsidRDefault="00331FD1" w:rsidP="00331FD1">
      <w:pPr>
        <w:jc w:val="center"/>
        <w:rPr>
          <w:ins w:id="32" w:author="Head" w:date="2026-09-25T21:04:00Z" w16du:dateUtc="2026-09-26T01:04:00Z"/>
          <w:rFonts w:ascii="Comic Sans MS" w:hAnsi="Comic Sans MS" w:cs="Tahoma"/>
          <w:b/>
          <w:bCs/>
        </w:rPr>
      </w:pPr>
    </w:p>
    <w:p w14:paraId="5DB6C33B" w14:textId="34C202FD" w:rsidR="00C01230" w:rsidRPr="00C01230" w:rsidRDefault="00C01230" w:rsidP="00C01230">
      <w:pPr>
        <w:pStyle w:val="Default"/>
        <w:rPr>
          <w:ins w:id="33" w:author="Head" w:date="2026-09-25T21:04:00Z" w16du:dateUtc="2026-09-26T01:04:00Z"/>
          <w:rFonts w:ascii="Tahoma" w:hAnsi="Tahoma" w:cs="Tahoma"/>
          <w:sz w:val="20"/>
          <w:szCs w:val="20"/>
        </w:rPr>
      </w:pPr>
      <w:ins w:id="34" w:author="Head" w:date="2026-09-25T21:04:00Z" w16du:dateUtc="2026-09-26T01:04:00Z">
        <w:r w:rsidRPr="00C01230">
          <w:rPr>
            <w:rFonts w:ascii="Tahoma" w:hAnsi="Tahoma" w:cs="Tahoma"/>
            <w:b/>
            <w:bCs/>
            <w:sz w:val="20"/>
            <w:szCs w:val="20"/>
          </w:rPr>
          <w:t xml:space="preserve">Mission Statement </w:t>
        </w:r>
      </w:ins>
    </w:p>
    <w:p w14:paraId="2CED7B5B" w14:textId="14B25389" w:rsidR="00C01230" w:rsidRDefault="00C01230" w:rsidP="00C01230">
      <w:pPr>
        <w:pStyle w:val="Default"/>
        <w:rPr>
          <w:ins w:id="35" w:author="Head" w:date="2026-09-25T21:04:00Z" w16du:dateUtc="2026-09-26T01:04:00Z"/>
          <w:rFonts w:ascii="Tahoma" w:hAnsi="Tahoma" w:cs="Tahoma"/>
          <w:sz w:val="20"/>
          <w:szCs w:val="20"/>
        </w:rPr>
      </w:pPr>
      <w:ins w:id="36" w:author="Head" w:date="2026-09-25T21:04:00Z" w16du:dateUtc="2026-09-26T01:04:00Z">
        <w:r>
          <w:rPr>
            <w:rFonts w:ascii="Tahoma" w:hAnsi="Tahoma" w:cs="Tahoma"/>
            <w:sz w:val="20"/>
            <w:szCs w:val="20"/>
          </w:rPr>
          <w:t>St Oswald’s Catholic Primary School</w:t>
        </w:r>
        <w:r w:rsidRPr="00C01230">
          <w:rPr>
            <w:rFonts w:ascii="Tahoma" w:hAnsi="Tahoma" w:cs="Tahoma"/>
            <w:sz w:val="20"/>
            <w:szCs w:val="20"/>
          </w:rPr>
          <w:t xml:space="preserve"> is a Catholic Primary (Voluntary Aided) co-educational school catering for children between the age of 4 and 11 years. We aim to create a </w:t>
        </w:r>
        <w:r>
          <w:rPr>
            <w:rFonts w:ascii="Tahoma" w:hAnsi="Tahoma" w:cs="Tahoma"/>
            <w:sz w:val="20"/>
            <w:szCs w:val="20"/>
          </w:rPr>
          <w:t>happy, secure a</w:t>
        </w:r>
        <w:r w:rsidR="00C600A8">
          <w:rPr>
            <w:rFonts w:ascii="Tahoma" w:hAnsi="Tahoma" w:cs="Tahoma"/>
            <w:sz w:val="20"/>
            <w:szCs w:val="20"/>
          </w:rPr>
          <w:t>nd</w:t>
        </w:r>
        <w:r>
          <w:rPr>
            <w:rFonts w:ascii="Tahoma" w:hAnsi="Tahoma" w:cs="Tahoma"/>
            <w:sz w:val="20"/>
            <w:szCs w:val="20"/>
          </w:rPr>
          <w:t xml:space="preserve"> caring environment.</w:t>
        </w:r>
        <w:r w:rsidRPr="00C01230">
          <w:rPr>
            <w:rFonts w:ascii="Tahoma" w:hAnsi="Tahoma" w:cs="Tahoma"/>
            <w:sz w:val="20"/>
            <w:szCs w:val="20"/>
          </w:rPr>
          <w:t xml:space="preserve"> </w:t>
        </w:r>
      </w:ins>
    </w:p>
    <w:p w14:paraId="3F86BEBB" w14:textId="77777777" w:rsidR="00C01230" w:rsidRDefault="00C01230" w:rsidP="00C01230">
      <w:pPr>
        <w:pStyle w:val="Default"/>
        <w:rPr>
          <w:ins w:id="37" w:author="Head" w:date="2026-09-25T21:04:00Z" w16du:dateUtc="2026-09-26T01:04:00Z"/>
          <w:rFonts w:ascii="Tahoma" w:hAnsi="Tahoma" w:cs="Tahoma"/>
          <w:sz w:val="20"/>
          <w:szCs w:val="20"/>
        </w:rPr>
      </w:pPr>
    </w:p>
    <w:p w14:paraId="79DDD284"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38" w:author="Head" w:date="2026-09-25T21:04:00Z" w16du:dateUtc="2026-09-26T01:04:00Z"/>
          <w:rFonts w:ascii="Tahoma" w:hAnsi="Tahoma" w:cs="Tahoma"/>
          <w:bCs/>
          <w:sz w:val="20"/>
          <w:szCs w:val="20"/>
        </w:rPr>
      </w:pPr>
      <w:ins w:id="39" w:author="Head" w:date="2026-09-25T21:04:00Z" w16du:dateUtc="2026-09-26T01:04:00Z">
        <w:r w:rsidRPr="00C01230">
          <w:rPr>
            <w:rFonts w:ascii="Tahoma" w:hAnsi="Tahoma" w:cs="Tahoma"/>
            <w:b/>
            <w:bCs/>
            <w:sz w:val="20"/>
            <w:szCs w:val="20"/>
          </w:rPr>
          <w:t>Aims:</w:t>
        </w:r>
      </w:ins>
    </w:p>
    <w:p w14:paraId="4DE21D9E"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40" w:author="Head" w:date="2026-09-25T21:04:00Z" w16du:dateUtc="2026-09-26T01:04:00Z"/>
          <w:rFonts w:ascii="Tahoma" w:hAnsi="Tahoma" w:cs="Tahoma"/>
          <w:bCs/>
          <w:sz w:val="20"/>
          <w:szCs w:val="20"/>
        </w:rPr>
      </w:pPr>
      <w:ins w:id="41" w:author="Head" w:date="2026-09-25T21:04:00Z" w16du:dateUtc="2026-09-26T01:04:00Z">
        <w:r w:rsidRPr="00C01230">
          <w:rPr>
            <w:rFonts w:ascii="Tahoma" w:hAnsi="Tahoma" w:cs="Tahoma"/>
            <w:bCs/>
            <w:sz w:val="20"/>
            <w:szCs w:val="20"/>
          </w:rPr>
          <w:t>To share our Catholic faith and show by the way we treat others that we are followers of Jesus.</w:t>
        </w:r>
      </w:ins>
    </w:p>
    <w:p w14:paraId="7697266A"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42" w:author="Head" w:date="2026-09-25T21:04:00Z" w16du:dateUtc="2026-09-26T01:04:00Z"/>
          <w:rFonts w:ascii="Tahoma" w:hAnsi="Tahoma" w:cs="Tahoma"/>
          <w:bCs/>
          <w:sz w:val="20"/>
          <w:szCs w:val="20"/>
        </w:rPr>
      </w:pPr>
    </w:p>
    <w:p w14:paraId="1FA99F8E"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43" w:author="Head" w:date="2026-09-25T21:04:00Z" w16du:dateUtc="2026-09-26T01:04:00Z"/>
          <w:rFonts w:ascii="Tahoma" w:hAnsi="Tahoma" w:cs="Tahoma"/>
          <w:bCs/>
          <w:sz w:val="20"/>
          <w:szCs w:val="20"/>
        </w:rPr>
      </w:pPr>
      <w:ins w:id="44" w:author="Head" w:date="2026-09-25T21:04:00Z" w16du:dateUtc="2026-09-26T01:04:00Z">
        <w:r w:rsidRPr="00C01230">
          <w:rPr>
            <w:rFonts w:ascii="Tahoma" w:hAnsi="Tahoma" w:cs="Tahoma"/>
            <w:bCs/>
            <w:sz w:val="20"/>
            <w:szCs w:val="20"/>
          </w:rPr>
          <w:t>To create a happy, secure and caring environment.</w:t>
        </w:r>
      </w:ins>
    </w:p>
    <w:p w14:paraId="495AC58E"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45" w:author="Head" w:date="2026-09-25T21:04:00Z" w16du:dateUtc="2026-09-26T01:04:00Z"/>
          <w:rFonts w:ascii="Tahoma" w:hAnsi="Tahoma" w:cs="Tahoma"/>
          <w:bCs/>
          <w:sz w:val="20"/>
          <w:szCs w:val="20"/>
        </w:rPr>
      </w:pPr>
    </w:p>
    <w:p w14:paraId="3A59B08D"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46" w:author="Head" w:date="2026-09-25T21:04:00Z" w16du:dateUtc="2026-09-26T01:04:00Z"/>
          <w:rFonts w:ascii="Tahoma" w:hAnsi="Tahoma" w:cs="Tahoma"/>
          <w:bCs/>
          <w:sz w:val="20"/>
          <w:szCs w:val="20"/>
        </w:rPr>
      </w:pPr>
      <w:ins w:id="47" w:author="Head" w:date="2026-09-25T21:04:00Z" w16du:dateUtc="2026-09-26T01:04:00Z">
        <w:r w:rsidRPr="00C01230">
          <w:rPr>
            <w:rFonts w:ascii="Tahoma" w:hAnsi="Tahoma" w:cs="Tahoma"/>
            <w:bCs/>
            <w:sz w:val="20"/>
            <w:szCs w:val="20"/>
          </w:rPr>
          <w:t>To place Religious Education at the heart of our curriculum.</w:t>
        </w:r>
      </w:ins>
    </w:p>
    <w:p w14:paraId="1DD6F481"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48" w:author="Head" w:date="2026-09-25T21:04:00Z" w16du:dateUtc="2026-09-26T01:04:00Z"/>
          <w:rFonts w:ascii="Tahoma" w:hAnsi="Tahoma" w:cs="Tahoma"/>
          <w:bCs/>
          <w:sz w:val="20"/>
          <w:szCs w:val="20"/>
        </w:rPr>
      </w:pPr>
    </w:p>
    <w:p w14:paraId="5A6EC630"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49" w:author="Head" w:date="2026-09-25T21:04:00Z" w16du:dateUtc="2026-09-26T01:04:00Z"/>
          <w:rFonts w:ascii="Tahoma" w:hAnsi="Tahoma" w:cs="Tahoma"/>
          <w:bCs/>
          <w:sz w:val="20"/>
          <w:szCs w:val="20"/>
        </w:rPr>
      </w:pPr>
      <w:ins w:id="50" w:author="Head" w:date="2026-09-25T21:04:00Z" w16du:dateUtc="2026-09-26T01:04:00Z">
        <w:r w:rsidRPr="00C01230">
          <w:rPr>
            <w:rFonts w:ascii="Tahoma" w:hAnsi="Tahoma" w:cs="Tahoma"/>
            <w:bCs/>
            <w:sz w:val="20"/>
            <w:szCs w:val="20"/>
          </w:rPr>
          <w:t>To support the faith development of everyone in our school community.</w:t>
        </w:r>
      </w:ins>
    </w:p>
    <w:p w14:paraId="66B60AA8"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51" w:author="Head" w:date="2026-09-25T21:04:00Z" w16du:dateUtc="2026-09-26T01:04:00Z"/>
          <w:rFonts w:ascii="Tahoma" w:hAnsi="Tahoma" w:cs="Tahoma"/>
          <w:bCs/>
          <w:sz w:val="20"/>
          <w:szCs w:val="20"/>
        </w:rPr>
      </w:pPr>
    </w:p>
    <w:p w14:paraId="70C3CC75"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52" w:author="Head" w:date="2026-09-25T21:04:00Z" w16du:dateUtc="2026-09-26T01:04:00Z"/>
          <w:rFonts w:ascii="Tahoma" w:hAnsi="Tahoma" w:cs="Tahoma"/>
          <w:bCs/>
          <w:sz w:val="20"/>
          <w:szCs w:val="20"/>
        </w:rPr>
      </w:pPr>
      <w:ins w:id="53" w:author="Head" w:date="2026-09-25T21:04:00Z" w16du:dateUtc="2026-09-26T01:04:00Z">
        <w:r w:rsidRPr="00C01230">
          <w:rPr>
            <w:rFonts w:ascii="Tahoma" w:hAnsi="Tahoma" w:cs="Tahoma"/>
            <w:bCs/>
            <w:sz w:val="20"/>
            <w:szCs w:val="20"/>
          </w:rPr>
          <w:t>To welcome parents and the community into school and continue to build upon the strong links between home, school and parish.</w:t>
        </w:r>
      </w:ins>
    </w:p>
    <w:p w14:paraId="2287A742"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54" w:author="Head" w:date="2026-09-25T21:04:00Z" w16du:dateUtc="2026-09-26T01:04:00Z"/>
          <w:rFonts w:ascii="Tahoma" w:hAnsi="Tahoma" w:cs="Tahoma"/>
          <w:bCs/>
          <w:sz w:val="20"/>
          <w:szCs w:val="20"/>
        </w:rPr>
      </w:pPr>
    </w:p>
    <w:p w14:paraId="4928411A"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55" w:author="Head" w:date="2026-09-25T21:04:00Z" w16du:dateUtc="2026-09-26T01:04:00Z"/>
          <w:rFonts w:ascii="Tahoma" w:hAnsi="Tahoma" w:cs="Tahoma"/>
          <w:bCs/>
          <w:sz w:val="20"/>
          <w:szCs w:val="20"/>
        </w:rPr>
      </w:pPr>
      <w:ins w:id="56" w:author="Head" w:date="2026-09-25T21:04:00Z" w16du:dateUtc="2026-09-26T01:04:00Z">
        <w:r w:rsidRPr="00C01230">
          <w:rPr>
            <w:rFonts w:ascii="Tahoma" w:hAnsi="Tahoma" w:cs="Tahoma"/>
            <w:bCs/>
            <w:sz w:val="20"/>
            <w:szCs w:val="20"/>
          </w:rPr>
          <w:t>To show our appreciation of the beliefs and values of other cultures.</w:t>
        </w:r>
      </w:ins>
    </w:p>
    <w:p w14:paraId="28567024"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57" w:author="Head" w:date="2026-09-25T21:04:00Z" w16du:dateUtc="2026-09-26T01:04:00Z"/>
          <w:rFonts w:ascii="Tahoma" w:hAnsi="Tahoma" w:cs="Tahoma"/>
          <w:bCs/>
          <w:sz w:val="20"/>
          <w:szCs w:val="20"/>
        </w:rPr>
      </w:pPr>
    </w:p>
    <w:p w14:paraId="1718EBEC"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58" w:author="Head" w:date="2026-09-25T21:04:00Z" w16du:dateUtc="2026-09-26T01:04:00Z"/>
          <w:rFonts w:ascii="Tahoma" w:hAnsi="Tahoma" w:cs="Tahoma"/>
          <w:bCs/>
          <w:sz w:val="20"/>
          <w:szCs w:val="20"/>
        </w:rPr>
      </w:pPr>
      <w:ins w:id="59" w:author="Head" w:date="2026-09-25T21:04:00Z" w16du:dateUtc="2026-09-26T01:04:00Z">
        <w:r w:rsidRPr="00C01230">
          <w:rPr>
            <w:rFonts w:ascii="Tahoma" w:hAnsi="Tahoma" w:cs="Tahoma"/>
            <w:bCs/>
            <w:sz w:val="20"/>
            <w:szCs w:val="20"/>
          </w:rPr>
          <w:t>To help everyone achieve the very best they can.</w:t>
        </w:r>
      </w:ins>
    </w:p>
    <w:p w14:paraId="321F8438"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60" w:author="Head" w:date="2026-09-25T21:04:00Z" w16du:dateUtc="2026-09-26T01:04:00Z"/>
          <w:rFonts w:ascii="Tahoma" w:hAnsi="Tahoma" w:cs="Tahoma"/>
          <w:bCs/>
          <w:sz w:val="20"/>
          <w:szCs w:val="20"/>
        </w:rPr>
      </w:pPr>
    </w:p>
    <w:p w14:paraId="7E2016C1" w14:textId="77777777" w:rsidR="00C01230" w:rsidRPr="00C01230" w:rsidRDefault="00C01230" w:rsidP="00C01230">
      <w:pPr>
        <w:pBdr>
          <w:top w:val="single" w:sz="4" w:space="1" w:color="auto"/>
          <w:left w:val="single" w:sz="4" w:space="4" w:color="auto"/>
          <w:bottom w:val="single" w:sz="4" w:space="1" w:color="auto"/>
          <w:right w:val="single" w:sz="4" w:space="4" w:color="auto"/>
        </w:pBdr>
        <w:jc w:val="center"/>
        <w:rPr>
          <w:ins w:id="61" w:author="Head" w:date="2026-09-25T21:04:00Z" w16du:dateUtc="2026-09-26T01:04:00Z"/>
          <w:rFonts w:ascii="Tahoma" w:hAnsi="Tahoma" w:cs="Tahoma"/>
          <w:bCs/>
          <w:sz w:val="20"/>
          <w:szCs w:val="20"/>
        </w:rPr>
      </w:pPr>
      <w:ins w:id="62" w:author="Head" w:date="2026-09-25T21:04:00Z" w16du:dateUtc="2026-09-26T01:04:00Z">
        <w:r w:rsidRPr="00C01230">
          <w:rPr>
            <w:rFonts w:ascii="Tahoma" w:hAnsi="Tahoma" w:cs="Tahoma"/>
            <w:bCs/>
            <w:sz w:val="20"/>
            <w:szCs w:val="20"/>
          </w:rPr>
          <w:t>To encourage all children to participate in the life of the school to the best of their abilities.</w:t>
        </w:r>
      </w:ins>
    </w:p>
    <w:p w14:paraId="3015F615" w14:textId="77777777" w:rsidR="00C01230" w:rsidRPr="00F54100" w:rsidRDefault="00C01230" w:rsidP="00C01230">
      <w:pPr>
        <w:pBdr>
          <w:top w:val="single" w:sz="4" w:space="1" w:color="auto"/>
          <w:left w:val="single" w:sz="4" w:space="4" w:color="auto"/>
          <w:bottom w:val="single" w:sz="4" w:space="1" w:color="auto"/>
          <w:right w:val="single" w:sz="4" w:space="4" w:color="auto"/>
        </w:pBdr>
        <w:jc w:val="center"/>
        <w:rPr>
          <w:ins w:id="63" w:author="Head" w:date="2026-09-25T21:04:00Z" w16du:dateUtc="2026-09-26T01:04:00Z"/>
          <w:rFonts w:ascii="Comic Sans MS" w:hAnsi="Comic Sans MS" w:cs="Tahoma"/>
          <w:bCs/>
        </w:rPr>
      </w:pPr>
    </w:p>
    <w:p w14:paraId="255743D0" w14:textId="70279267" w:rsidR="00C01230" w:rsidRDefault="00C01230" w:rsidP="00C01230">
      <w:pPr>
        <w:pStyle w:val="Default"/>
        <w:rPr>
          <w:ins w:id="64" w:author="Head" w:date="2026-09-25T21:04:00Z" w16du:dateUtc="2026-09-26T01:04:00Z"/>
          <w:rFonts w:ascii="Tahoma" w:hAnsi="Tahoma" w:cs="Tahoma"/>
          <w:sz w:val="20"/>
          <w:szCs w:val="20"/>
        </w:rPr>
      </w:pPr>
    </w:p>
    <w:p w14:paraId="2B7522EE" w14:textId="2D6434C4" w:rsidR="00C01230" w:rsidRPr="00C01230" w:rsidRDefault="00C01230" w:rsidP="00C01230">
      <w:pPr>
        <w:pStyle w:val="Default"/>
        <w:rPr>
          <w:ins w:id="65" w:author="Head" w:date="2026-09-25T21:04:00Z" w16du:dateUtc="2026-09-26T01:04:00Z"/>
          <w:rFonts w:ascii="Tahoma" w:hAnsi="Tahoma" w:cs="Tahoma"/>
          <w:sz w:val="20"/>
          <w:szCs w:val="20"/>
        </w:rPr>
      </w:pPr>
      <w:ins w:id="66" w:author="Head" w:date="2026-09-25T21:04:00Z" w16du:dateUtc="2026-09-26T01:04:00Z">
        <w:r w:rsidRPr="00C01230">
          <w:rPr>
            <w:rFonts w:ascii="Tahoma" w:hAnsi="Tahoma" w:cs="Tahoma"/>
            <w:sz w:val="20"/>
            <w:szCs w:val="20"/>
          </w:rPr>
          <w:t xml:space="preserve">In this way we will truly reflect our </w:t>
        </w:r>
        <w:r>
          <w:rPr>
            <w:rFonts w:ascii="Tahoma" w:hAnsi="Tahoma" w:cs="Tahoma"/>
            <w:sz w:val="20"/>
            <w:szCs w:val="20"/>
          </w:rPr>
          <w:t>M</w:t>
        </w:r>
        <w:r w:rsidRPr="00C01230">
          <w:rPr>
            <w:rFonts w:ascii="Tahoma" w:hAnsi="Tahoma" w:cs="Tahoma"/>
            <w:sz w:val="20"/>
            <w:szCs w:val="20"/>
          </w:rPr>
          <w:t xml:space="preserve">ission Statement: </w:t>
        </w:r>
      </w:ins>
    </w:p>
    <w:p w14:paraId="47C9C0C7" w14:textId="560E1414" w:rsidR="00C01230" w:rsidRPr="00C600A8" w:rsidRDefault="00C01230" w:rsidP="00C01230">
      <w:pPr>
        <w:pStyle w:val="Default"/>
        <w:rPr>
          <w:ins w:id="67" w:author="Head" w:date="2026-09-25T21:04:00Z" w16du:dateUtc="2026-09-26T01:04:00Z"/>
          <w:rFonts w:ascii="Tahoma" w:hAnsi="Tahoma" w:cs="Tahoma"/>
          <w:b/>
          <w:i/>
          <w:iCs/>
          <w:sz w:val="20"/>
          <w:szCs w:val="20"/>
        </w:rPr>
      </w:pPr>
      <w:ins w:id="68" w:author="Head" w:date="2026-09-25T21:04:00Z" w16du:dateUtc="2026-09-26T01:04:00Z">
        <w:r w:rsidRPr="00C600A8">
          <w:rPr>
            <w:rFonts w:ascii="Tahoma" w:hAnsi="Tahoma" w:cs="Tahoma"/>
            <w:b/>
            <w:i/>
            <w:iCs/>
            <w:sz w:val="20"/>
            <w:szCs w:val="20"/>
          </w:rPr>
          <w:t xml:space="preserve">‘’With Christ at the centre of our community, our mission is to live, love and learn as Jesus taught us’ </w:t>
        </w:r>
      </w:ins>
    </w:p>
    <w:p w14:paraId="1F31839E" w14:textId="77777777" w:rsidR="00C01230" w:rsidRPr="00C01230" w:rsidRDefault="00C01230" w:rsidP="00C01230">
      <w:pPr>
        <w:pStyle w:val="Default"/>
        <w:rPr>
          <w:ins w:id="69" w:author="Head" w:date="2026-09-25T21:04:00Z" w16du:dateUtc="2026-09-26T01:04:00Z"/>
          <w:rFonts w:ascii="Tahoma" w:hAnsi="Tahoma" w:cs="Tahoma"/>
          <w:sz w:val="20"/>
          <w:szCs w:val="20"/>
        </w:rPr>
      </w:pPr>
    </w:p>
    <w:p w14:paraId="6086F768" w14:textId="77777777" w:rsidR="00C01230" w:rsidRPr="00C01230" w:rsidRDefault="00C01230" w:rsidP="00C01230">
      <w:pPr>
        <w:pStyle w:val="Default"/>
        <w:rPr>
          <w:ins w:id="70" w:author="Head" w:date="2026-09-25T21:04:00Z" w16du:dateUtc="2026-09-26T01:04:00Z"/>
          <w:rFonts w:ascii="Tahoma" w:hAnsi="Tahoma" w:cs="Tahoma"/>
          <w:sz w:val="20"/>
          <w:szCs w:val="20"/>
        </w:rPr>
      </w:pPr>
      <w:ins w:id="71" w:author="Head" w:date="2026-09-25T21:04:00Z" w16du:dateUtc="2026-09-26T01:04:00Z">
        <w:r w:rsidRPr="00C01230">
          <w:rPr>
            <w:rFonts w:ascii="Tahoma" w:hAnsi="Tahoma" w:cs="Tahoma"/>
            <w:b/>
            <w:bCs/>
            <w:sz w:val="20"/>
            <w:szCs w:val="20"/>
          </w:rPr>
          <w:t xml:space="preserve">Spiritual Development </w:t>
        </w:r>
      </w:ins>
    </w:p>
    <w:p w14:paraId="34CE4B37" w14:textId="77777777" w:rsidR="00C01230" w:rsidRPr="00C01230" w:rsidRDefault="00C01230" w:rsidP="00C01230">
      <w:pPr>
        <w:pStyle w:val="Default"/>
        <w:rPr>
          <w:ins w:id="72" w:author="Head" w:date="2026-09-25T21:04:00Z" w16du:dateUtc="2026-09-26T01:04:00Z"/>
          <w:rFonts w:ascii="Tahoma" w:hAnsi="Tahoma" w:cs="Tahoma"/>
          <w:sz w:val="20"/>
          <w:szCs w:val="20"/>
        </w:rPr>
      </w:pPr>
      <w:ins w:id="73" w:author="Head" w:date="2026-09-25T21:04:00Z" w16du:dateUtc="2026-09-26T01:04:00Z">
        <w:r w:rsidRPr="00C01230">
          <w:rPr>
            <w:rFonts w:ascii="Tahoma" w:hAnsi="Tahoma" w:cs="Tahoma"/>
            <w:sz w:val="20"/>
            <w:szCs w:val="20"/>
          </w:rPr>
          <w:lastRenderedPageBreak/>
          <w:t xml:space="preserve">Spiritual development is a process of growth. God comes to meet us through people, places and events, and it is the individual’s response to these encounters with God that shape and determine our spiritual nature. </w:t>
        </w:r>
      </w:ins>
    </w:p>
    <w:p w14:paraId="208C4D73" w14:textId="77777777" w:rsidR="00C01230" w:rsidRDefault="00C01230" w:rsidP="00C01230">
      <w:pPr>
        <w:pStyle w:val="Default"/>
        <w:rPr>
          <w:ins w:id="74" w:author="Head" w:date="2026-09-25T21:04:00Z" w16du:dateUtc="2026-09-26T01:04:00Z"/>
          <w:rFonts w:ascii="Tahoma" w:hAnsi="Tahoma" w:cs="Tahoma"/>
          <w:sz w:val="20"/>
          <w:szCs w:val="20"/>
        </w:rPr>
      </w:pPr>
    </w:p>
    <w:p w14:paraId="69284F2D" w14:textId="43048C6F" w:rsidR="00C01230" w:rsidRPr="00C01230" w:rsidRDefault="00C01230" w:rsidP="00C01230">
      <w:pPr>
        <w:pStyle w:val="Default"/>
        <w:rPr>
          <w:ins w:id="75" w:author="Head" w:date="2026-09-25T21:04:00Z" w16du:dateUtc="2026-09-26T01:04:00Z"/>
          <w:rFonts w:ascii="Tahoma" w:hAnsi="Tahoma" w:cs="Tahoma"/>
          <w:sz w:val="20"/>
          <w:szCs w:val="20"/>
        </w:rPr>
      </w:pPr>
      <w:ins w:id="76" w:author="Head" w:date="2026-09-25T21:04:00Z" w16du:dateUtc="2026-09-26T01:04:00Z">
        <w:r w:rsidRPr="00C01230">
          <w:rPr>
            <w:rFonts w:ascii="Tahoma" w:hAnsi="Tahoma" w:cs="Tahoma"/>
            <w:sz w:val="20"/>
            <w:szCs w:val="20"/>
          </w:rPr>
          <w:t xml:space="preserve">An important part of this development is becoming aware of and reflecting on experiences, and interpreting them in a way that allows self- knowledge, personal views and insights to grow, and applying past experiences to life. This whole area of community and the fostering of good relationships are vital for understanding spirituality in a Catholic school. </w:t>
        </w:r>
      </w:ins>
    </w:p>
    <w:p w14:paraId="294123BB" w14:textId="77777777" w:rsidR="00C01230" w:rsidRDefault="00C01230" w:rsidP="00C01230">
      <w:pPr>
        <w:pStyle w:val="Default"/>
        <w:rPr>
          <w:ins w:id="77" w:author="Head" w:date="2026-09-25T21:04:00Z" w16du:dateUtc="2026-09-26T01:04:00Z"/>
          <w:rFonts w:ascii="Tahoma" w:hAnsi="Tahoma" w:cs="Tahoma"/>
          <w:sz w:val="20"/>
          <w:szCs w:val="20"/>
        </w:rPr>
      </w:pPr>
    </w:p>
    <w:p w14:paraId="4A725527" w14:textId="7A4E4F32" w:rsidR="00C01230" w:rsidRPr="00C01230" w:rsidRDefault="00C01230" w:rsidP="00C01230">
      <w:pPr>
        <w:pStyle w:val="Default"/>
        <w:rPr>
          <w:ins w:id="78" w:author="Head" w:date="2026-09-25T21:04:00Z" w16du:dateUtc="2026-09-26T01:04:00Z"/>
          <w:rFonts w:ascii="Tahoma" w:hAnsi="Tahoma" w:cs="Tahoma"/>
          <w:sz w:val="20"/>
          <w:szCs w:val="20"/>
        </w:rPr>
      </w:pPr>
      <w:ins w:id="79" w:author="Head" w:date="2026-09-25T21:04:00Z" w16du:dateUtc="2026-09-26T01:04:00Z">
        <w:r w:rsidRPr="00C01230">
          <w:rPr>
            <w:rFonts w:ascii="Tahoma" w:hAnsi="Tahoma" w:cs="Tahoma"/>
            <w:sz w:val="20"/>
            <w:szCs w:val="20"/>
          </w:rPr>
          <w:t xml:space="preserve">We are all made in God’s image and likeness; therefore every meeting with someone is an encounter with God and an opportunity for spiritual growth. It is this recognising and responding to God that is a key element in spiritual development. </w:t>
        </w:r>
      </w:ins>
    </w:p>
    <w:p w14:paraId="011DA17D" w14:textId="77777777" w:rsidR="00C01230" w:rsidRDefault="00C01230" w:rsidP="00C01230">
      <w:pPr>
        <w:pStyle w:val="Default"/>
        <w:rPr>
          <w:ins w:id="80" w:author="Head" w:date="2026-09-25T21:04:00Z" w16du:dateUtc="2026-09-26T01:04:00Z"/>
          <w:rFonts w:ascii="Tahoma" w:hAnsi="Tahoma" w:cs="Tahoma"/>
          <w:b/>
          <w:bCs/>
          <w:sz w:val="20"/>
          <w:szCs w:val="20"/>
        </w:rPr>
      </w:pPr>
    </w:p>
    <w:p w14:paraId="1F3990E9" w14:textId="4184076C" w:rsidR="00C01230" w:rsidRPr="00C01230" w:rsidRDefault="00C01230" w:rsidP="00C01230">
      <w:pPr>
        <w:pStyle w:val="Default"/>
        <w:rPr>
          <w:ins w:id="81" w:author="Head" w:date="2026-09-25T21:04:00Z" w16du:dateUtc="2026-09-26T01:04:00Z"/>
          <w:rFonts w:ascii="Tahoma" w:hAnsi="Tahoma" w:cs="Tahoma"/>
          <w:sz w:val="20"/>
          <w:szCs w:val="20"/>
        </w:rPr>
      </w:pPr>
      <w:ins w:id="82" w:author="Head" w:date="2026-09-25T21:04:00Z" w16du:dateUtc="2026-09-26T01:04:00Z">
        <w:r w:rsidRPr="00C01230">
          <w:rPr>
            <w:rFonts w:ascii="Tahoma" w:hAnsi="Tahoma" w:cs="Tahoma"/>
            <w:b/>
            <w:bCs/>
            <w:sz w:val="20"/>
            <w:szCs w:val="20"/>
          </w:rPr>
          <w:t xml:space="preserve">Aims and Purpose </w:t>
        </w:r>
      </w:ins>
    </w:p>
    <w:p w14:paraId="5373E509" w14:textId="3F6ED5FF" w:rsidR="00C01230" w:rsidRPr="00C01230" w:rsidRDefault="00C01230" w:rsidP="00C01230">
      <w:pPr>
        <w:pStyle w:val="Default"/>
        <w:rPr>
          <w:ins w:id="83" w:author="Head" w:date="2026-09-25T21:04:00Z" w16du:dateUtc="2026-09-26T01:04:00Z"/>
          <w:rFonts w:ascii="Tahoma" w:hAnsi="Tahoma" w:cs="Tahoma"/>
          <w:color w:val="auto"/>
          <w:sz w:val="20"/>
          <w:szCs w:val="20"/>
        </w:rPr>
      </w:pPr>
      <w:ins w:id="84" w:author="Head" w:date="2026-09-25T21:04:00Z" w16du:dateUtc="2026-09-26T01:04:00Z">
        <w:r w:rsidRPr="00C01230">
          <w:rPr>
            <w:rFonts w:ascii="Tahoma" w:hAnsi="Tahoma" w:cs="Tahoma"/>
            <w:sz w:val="20"/>
            <w:szCs w:val="20"/>
          </w:rPr>
          <w:t>It is important to state that all members of our school community are at different stages of a faith journey, and that this journey is by no means linear. Spiritual development in our school seeks to support every individual on their spiritual quest and se</w:t>
        </w:r>
        <w:r w:rsidR="004B4EAD">
          <w:rPr>
            <w:rFonts w:ascii="Tahoma" w:hAnsi="Tahoma" w:cs="Tahoma"/>
            <w:sz w:val="20"/>
            <w:szCs w:val="20"/>
          </w:rPr>
          <w:t>arch for</w:t>
        </w:r>
        <w:r w:rsidRPr="00C01230">
          <w:rPr>
            <w:rFonts w:ascii="Tahoma" w:hAnsi="Tahoma" w:cs="Tahoma"/>
            <w:sz w:val="20"/>
            <w:szCs w:val="20"/>
          </w:rPr>
          <w:t xml:space="preserve"> God. Some aims for spiritual development in our school are for each child to: </w:t>
        </w:r>
      </w:ins>
    </w:p>
    <w:p w14:paraId="202672DF" w14:textId="42FCE28A" w:rsidR="00C01230" w:rsidRPr="00C01230" w:rsidRDefault="00C01230" w:rsidP="002F06DB">
      <w:pPr>
        <w:pStyle w:val="Default"/>
        <w:numPr>
          <w:ilvl w:val="0"/>
          <w:numId w:val="7"/>
        </w:numPr>
        <w:spacing w:after="9"/>
        <w:rPr>
          <w:ins w:id="85" w:author="Head" w:date="2026-09-25T21:04:00Z" w16du:dateUtc="2026-09-26T01:04:00Z"/>
          <w:rFonts w:ascii="Tahoma" w:hAnsi="Tahoma" w:cs="Tahoma"/>
          <w:color w:val="auto"/>
          <w:sz w:val="20"/>
          <w:szCs w:val="20"/>
        </w:rPr>
      </w:pPr>
      <w:ins w:id="86" w:author="Head" w:date="2026-09-25T21:04:00Z" w16du:dateUtc="2026-09-26T01:04:00Z">
        <w:r w:rsidRPr="00C01230">
          <w:rPr>
            <w:rFonts w:ascii="Tahoma" w:hAnsi="Tahoma" w:cs="Tahoma"/>
            <w:color w:val="auto"/>
            <w:sz w:val="20"/>
            <w:szCs w:val="20"/>
          </w:rPr>
          <w:t xml:space="preserve">Acquire insight into their personal existence, </w:t>
        </w:r>
      </w:ins>
    </w:p>
    <w:p w14:paraId="7E119E5D" w14:textId="7A8BA69D" w:rsidR="00C01230" w:rsidRPr="00C01230" w:rsidRDefault="00C01230" w:rsidP="002F06DB">
      <w:pPr>
        <w:pStyle w:val="Default"/>
        <w:numPr>
          <w:ilvl w:val="0"/>
          <w:numId w:val="7"/>
        </w:numPr>
        <w:spacing w:after="9"/>
        <w:rPr>
          <w:ins w:id="87" w:author="Head" w:date="2026-09-25T21:04:00Z" w16du:dateUtc="2026-09-26T01:04:00Z"/>
          <w:rFonts w:ascii="Tahoma" w:hAnsi="Tahoma" w:cs="Tahoma"/>
          <w:color w:val="auto"/>
          <w:sz w:val="20"/>
          <w:szCs w:val="20"/>
        </w:rPr>
      </w:pPr>
      <w:ins w:id="88" w:author="Head" w:date="2026-09-25T21:04:00Z" w16du:dateUtc="2026-09-26T01:04:00Z">
        <w:r w:rsidRPr="00C01230">
          <w:rPr>
            <w:rFonts w:ascii="Tahoma" w:hAnsi="Tahoma" w:cs="Tahoma"/>
            <w:color w:val="auto"/>
            <w:sz w:val="20"/>
            <w:szCs w:val="20"/>
          </w:rPr>
          <w:t xml:space="preserve">Make sense of their life experiences, </w:t>
        </w:r>
      </w:ins>
    </w:p>
    <w:p w14:paraId="04F54F53" w14:textId="5A83D71C" w:rsidR="00C01230" w:rsidRPr="00C01230" w:rsidRDefault="00C01230" w:rsidP="002F06DB">
      <w:pPr>
        <w:pStyle w:val="Default"/>
        <w:numPr>
          <w:ilvl w:val="0"/>
          <w:numId w:val="7"/>
        </w:numPr>
        <w:spacing w:after="9"/>
        <w:rPr>
          <w:ins w:id="89" w:author="Head" w:date="2026-09-25T21:04:00Z" w16du:dateUtc="2026-09-26T01:04:00Z"/>
          <w:rFonts w:ascii="Tahoma" w:hAnsi="Tahoma" w:cs="Tahoma"/>
          <w:color w:val="auto"/>
          <w:sz w:val="20"/>
          <w:szCs w:val="20"/>
        </w:rPr>
      </w:pPr>
      <w:ins w:id="90" w:author="Head" w:date="2026-09-25T21:04:00Z" w16du:dateUtc="2026-09-26T01:04:00Z">
        <w:r w:rsidRPr="00C01230">
          <w:rPr>
            <w:rFonts w:ascii="Tahoma" w:hAnsi="Tahoma" w:cs="Tahoma"/>
            <w:color w:val="auto"/>
            <w:sz w:val="20"/>
            <w:szCs w:val="20"/>
          </w:rPr>
          <w:t xml:space="preserve">Develop the human capacity to go beyond the physical, tangible reality, </w:t>
        </w:r>
      </w:ins>
    </w:p>
    <w:p w14:paraId="51F0C83E" w14:textId="0EE0339A" w:rsidR="00C01230" w:rsidRPr="00C01230" w:rsidRDefault="00C01230" w:rsidP="002F06DB">
      <w:pPr>
        <w:pStyle w:val="Default"/>
        <w:numPr>
          <w:ilvl w:val="0"/>
          <w:numId w:val="7"/>
        </w:numPr>
        <w:spacing w:after="9"/>
        <w:rPr>
          <w:ins w:id="91" w:author="Head" w:date="2026-09-25T21:04:00Z" w16du:dateUtc="2026-09-26T01:04:00Z"/>
          <w:rFonts w:ascii="Tahoma" w:hAnsi="Tahoma" w:cs="Tahoma"/>
          <w:color w:val="auto"/>
          <w:sz w:val="20"/>
          <w:szCs w:val="20"/>
        </w:rPr>
      </w:pPr>
      <w:ins w:id="92" w:author="Head" w:date="2026-09-25T21:04:00Z" w16du:dateUtc="2026-09-26T01:04:00Z">
        <w:r w:rsidRPr="00C01230">
          <w:rPr>
            <w:rFonts w:ascii="Tahoma" w:hAnsi="Tahoma" w:cs="Tahoma"/>
            <w:color w:val="auto"/>
            <w:sz w:val="20"/>
            <w:szCs w:val="20"/>
          </w:rPr>
          <w:t xml:space="preserve">Develop a sense of wonder, awe, reverence, imagination, </w:t>
        </w:r>
      </w:ins>
    </w:p>
    <w:p w14:paraId="1D3EC8FE" w14:textId="4A285A09" w:rsidR="00C01230" w:rsidRPr="00C01230" w:rsidRDefault="00C01230" w:rsidP="002F06DB">
      <w:pPr>
        <w:pStyle w:val="Default"/>
        <w:numPr>
          <w:ilvl w:val="0"/>
          <w:numId w:val="7"/>
        </w:numPr>
        <w:spacing w:after="9"/>
        <w:rPr>
          <w:ins w:id="93" w:author="Head" w:date="2026-09-25T21:04:00Z" w16du:dateUtc="2026-09-26T01:04:00Z"/>
          <w:rFonts w:ascii="Tahoma" w:hAnsi="Tahoma" w:cs="Tahoma"/>
          <w:color w:val="auto"/>
          <w:sz w:val="20"/>
          <w:szCs w:val="20"/>
        </w:rPr>
      </w:pPr>
      <w:ins w:id="94" w:author="Head" w:date="2026-09-25T21:04:00Z" w16du:dateUtc="2026-09-26T01:04:00Z">
        <w:r w:rsidRPr="00C01230">
          <w:rPr>
            <w:rFonts w:ascii="Tahoma" w:hAnsi="Tahoma" w:cs="Tahoma"/>
            <w:color w:val="auto"/>
            <w:sz w:val="20"/>
            <w:szCs w:val="20"/>
          </w:rPr>
          <w:t xml:space="preserve">Develop a sense of the presence of God in their lives, </w:t>
        </w:r>
      </w:ins>
    </w:p>
    <w:p w14:paraId="0CB18348" w14:textId="0912E2DD" w:rsidR="00C01230" w:rsidRPr="00C01230" w:rsidRDefault="00C01230" w:rsidP="002F06DB">
      <w:pPr>
        <w:pStyle w:val="Default"/>
        <w:numPr>
          <w:ilvl w:val="0"/>
          <w:numId w:val="7"/>
        </w:numPr>
        <w:rPr>
          <w:ins w:id="95" w:author="Head" w:date="2026-09-25T21:04:00Z" w16du:dateUtc="2026-09-26T01:04:00Z"/>
          <w:rFonts w:ascii="Tahoma" w:hAnsi="Tahoma" w:cs="Tahoma"/>
          <w:color w:val="auto"/>
          <w:sz w:val="20"/>
          <w:szCs w:val="20"/>
        </w:rPr>
      </w:pPr>
      <w:ins w:id="96" w:author="Head" w:date="2026-09-25T21:04:00Z" w16du:dateUtc="2026-09-26T01:04:00Z">
        <w:r w:rsidRPr="00C01230">
          <w:rPr>
            <w:rFonts w:ascii="Tahoma" w:hAnsi="Tahoma" w:cs="Tahoma"/>
            <w:color w:val="auto"/>
            <w:sz w:val="20"/>
            <w:szCs w:val="20"/>
          </w:rPr>
          <w:t xml:space="preserve">Contribute towards the creation of a Christ – centred community based on Gospel values. </w:t>
        </w:r>
      </w:ins>
    </w:p>
    <w:p w14:paraId="11060DD1" w14:textId="77777777" w:rsidR="00C01230" w:rsidRPr="00C01230" w:rsidRDefault="00C01230" w:rsidP="00C01230">
      <w:pPr>
        <w:pStyle w:val="Default"/>
        <w:rPr>
          <w:ins w:id="97" w:author="Head" w:date="2026-09-25T21:04:00Z" w16du:dateUtc="2026-09-26T01:04:00Z"/>
          <w:rFonts w:ascii="Tahoma" w:hAnsi="Tahoma" w:cs="Tahoma"/>
          <w:color w:val="auto"/>
          <w:sz w:val="20"/>
          <w:szCs w:val="20"/>
        </w:rPr>
      </w:pPr>
    </w:p>
    <w:p w14:paraId="304CC84B" w14:textId="77777777" w:rsidR="00C01230" w:rsidRPr="00C01230" w:rsidRDefault="00C01230" w:rsidP="00C01230">
      <w:pPr>
        <w:pStyle w:val="Default"/>
        <w:rPr>
          <w:ins w:id="98" w:author="Head" w:date="2026-09-25T21:04:00Z" w16du:dateUtc="2026-09-26T01:04:00Z"/>
          <w:rFonts w:ascii="Tahoma" w:hAnsi="Tahoma" w:cs="Tahoma"/>
          <w:color w:val="auto"/>
          <w:sz w:val="20"/>
          <w:szCs w:val="20"/>
        </w:rPr>
      </w:pPr>
      <w:ins w:id="99" w:author="Head" w:date="2026-09-25T21:04:00Z" w16du:dateUtc="2026-09-26T01:04:00Z">
        <w:r w:rsidRPr="00C01230">
          <w:rPr>
            <w:rFonts w:ascii="Tahoma" w:hAnsi="Tahoma" w:cs="Tahoma"/>
            <w:color w:val="auto"/>
            <w:sz w:val="20"/>
            <w:szCs w:val="20"/>
          </w:rPr>
          <w:t xml:space="preserve">We also recognise that the school can make a valuable contribution to the spiritual lives of families, the parish, the wider church and the local community. </w:t>
        </w:r>
      </w:ins>
    </w:p>
    <w:p w14:paraId="7873B323" w14:textId="77777777" w:rsidR="00C01230" w:rsidRDefault="00C01230" w:rsidP="00C01230">
      <w:pPr>
        <w:pStyle w:val="Default"/>
        <w:rPr>
          <w:ins w:id="100" w:author="Head" w:date="2026-09-25T21:04:00Z" w16du:dateUtc="2026-09-26T01:04:00Z"/>
          <w:rFonts w:ascii="Tahoma" w:hAnsi="Tahoma" w:cs="Tahoma"/>
          <w:b/>
          <w:bCs/>
          <w:color w:val="auto"/>
          <w:sz w:val="20"/>
          <w:szCs w:val="20"/>
        </w:rPr>
      </w:pPr>
    </w:p>
    <w:p w14:paraId="0CACB606" w14:textId="3495F8B9" w:rsidR="00C01230" w:rsidRPr="00C01230" w:rsidRDefault="00C01230" w:rsidP="00C01230">
      <w:pPr>
        <w:pStyle w:val="Default"/>
        <w:rPr>
          <w:ins w:id="101" w:author="Head" w:date="2026-09-25T21:04:00Z" w16du:dateUtc="2026-09-26T01:04:00Z"/>
          <w:rFonts w:ascii="Tahoma" w:hAnsi="Tahoma" w:cs="Tahoma"/>
          <w:color w:val="auto"/>
          <w:sz w:val="20"/>
          <w:szCs w:val="20"/>
        </w:rPr>
      </w:pPr>
      <w:ins w:id="102" w:author="Head" w:date="2026-09-25T21:04:00Z" w16du:dateUtc="2026-09-26T01:04:00Z">
        <w:r w:rsidRPr="00C01230">
          <w:rPr>
            <w:rFonts w:ascii="Tahoma" w:hAnsi="Tahoma" w:cs="Tahoma"/>
            <w:b/>
            <w:bCs/>
            <w:color w:val="auto"/>
            <w:sz w:val="20"/>
            <w:szCs w:val="20"/>
          </w:rPr>
          <w:t xml:space="preserve">Opportunities for Spiritual Development </w:t>
        </w:r>
      </w:ins>
    </w:p>
    <w:p w14:paraId="58CFB050" w14:textId="77777777" w:rsidR="00C01230" w:rsidRPr="00C01230" w:rsidRDefault="00C01230" w:rsidP="00C01230">
      <w:pPr>
        <w:pStyle w:val="Default"/>
        <w:rPr>
          <w:ins w:id="103" w:author="Head" w:date="2026-09-25T21:04:00Z" w16du:dateUtc="2026-09-26T01:04:00Z"/>
          <w:rFonts w:ascii="Tahoma" w:hAnsi="Tahoma" w:cs="Tahoma"/>
          <w:color w:val="auto"/>
          <w:sz w:val="20"/>
          <w:szCs w:val="20"/>
        </w:rPr>
      </w:pPr>
      <w:ins w:id="104" w:author="Head" w:date="2026-09-25T21:04:00Z" w16du:dateUtc="2026-09-26T01:04:00Z">
        <w:r w:rsidRPr="00C01230">
          <w:rPr>
            <w:rFonts w:ascii="Tahoma" w:hAnsi="Tahoma" w:cs="Tahoma"/>
            <w:color w:val="auto"/>
            <w:sz w:val="20"/>
            <w:szCs w:val="20"/>
          </w:rPr>
          <w:t xml:space="preserve">We aim to: </w:t>
        </w:r>
      </w:ins>
    </w:p>
    <w:p w14:paraId="32ABC661" w14:textId="7D2C8879" w:rsidR="00C01230" w:rsidRPr="00C01230" w:rsidRDefault="00C01230" w:rsidP="002F06DB">
      <w:pPr>
        <w:pStyle w:val="Default"/>
        <w:numPr>
          <w:ilvl w:val="0"/>
          <w:numId w:val="8"/>
        </w:numPr>
        <w:spacing w:after="9"/>
        <w:rPr>
          <w:ins w:id="105" w:author="Head" w:date="2026-09-25T21:04:00Z" w16du:dateUtc="2026-09-26T01:04:00Z"/>
          <w:rFonts w:ascii="Tahoma" w:hAnsi="Tahoma" w:cs="Tahoma"/>
          <w:color w:val="auto"/>
          <w:sz w:val="20"/>
          <w:szCs w:val="20"/>
        </w:rPr>
      </w:pPr>
      <w:ins w:id="106" w:author="Head" w:date="2026-09-25T21:04:00Z" w16du:dateUtc="2026-09-26T01:04:00Z">
        <w:r w:rsidRPr="00C01230">
          <w:rPr>
            <w:rFonts w:ascii="Tahoma" w:hAnsi="Tahoma" w:cs="Tahoma"/>
            <w:color w:val="auto"/>
            <w:sz w:val="20"/>
            <w:szCs w:val="20"/>
          </w:rPr>
          <w:t xml:space="preserve">Provide opportunities for prayer and reflection </w:t>
        </w:r>
      </w:ins>
    </w:p>
    <w:p w14:paraId="02E63E80" w14:textId="31F2F97E" w:rsidR="00C01230" w:rsidRPr="00C01230" w:rsidRDefault="00C01230" w:rsidP="002F06DB">
      <w:pPr>
        <w:pStyle w:val="Default"/>
        <w:numPr>
          <w:ilvl w:val="0"/>
          <w:numId w:val="8"/>
        </w:numPr>
        <w:spacing w:after="9"/>
        <w:rPr>
          <w:ins w:id="107" w:author="Head" w:date="2026-09-25T21:04:00Z" w16du:dateUtc="2026-09-26T01:04:00Z"/>
          <w:rFonts w:ascii="Tahoma" w:hAnsi="Tahoma" w:cs="Tahoma"/>
          <w:color w:val="auto"/>
          <w:sz w:val="20"/>
          <w:szCs w:val="20"/>
        </w:rPr>
      </w:pPr>
      <w:ins w:id="108" w:author="Head" w:date="2026-09-25T21:04:00Z" w16du:dateUtc="2026-09-26T01:04:00Z">
        <w:r w:rsidRPr="00C01230">
          <w:rPr>
            <w:rFonts w:ascii="Tahoma" w:hAnsi="Tahoma" w:cs="Tahoma"/>
            <w:color w:val="auto"/>
            <w:sz w:val="20"/>
            <w:szCs w:val="20"/>
          </w:rPr>
          <w:t xml:space="preserve">Provide opportunities for experiential techniques such as listening, being still and quiet, perceiving the senses, being aware of the recent moment, imaginary journeys, guided imagery, attention to an object, exploring stories and parables etc. </w:t>
        </w:r>
      </w:ins>
    </w:p>
    <w:p w14:paraId="55F85E02" w14:textId="08E5CCCB" w:rsidR="00C01230" w:rsidRPr="00C01230" w:rsidRDefault="00C01230" w:rsidP="002F06DB">
      <w:pPr>
        <w:pStyle w:val="Default"/>
        <w:numPr>
          <w:ilvl w:val="0"/>
          <w:numId w:val="8"/>
        </w:numPr>
        <w:spacing w:after="9"/>
        <w:rPr>
          <w:ins w:id="109" w:author="Head" w:date="2026-09-25T21:04:00Z" w16du:dateUtc="2026-09-26T01:04:00Z"/>
          <w:rFonts w:ascii="Tahoma" w:hAnsi="Tahoma" w:cs="Tahoma"/>
          <w:color w:val="auto"/>
          <w:sz w:val="20"/>
          <w:szCs w:val="20"/>
        </w:rPr>
      </w:pPr>
      <w:ins w:id="110" w:author="Head" w:date="2026-09-25T21:04:00Z" w16du:dateUtc="2026-09-26T01:04:00Z">
        <w:r w:rsidRPr="00C01230">
          <w:rPr>
            <w:rFonts w:ascii="Tahoma" w:hAnsi="Tahoma" w:cs="Tahoma"/>
            <w:color w:val="auto"/>
            <w:sz w:val="20"/>
            <w:szCs w:val="20"/>
          </w:rPr>
          <w:t xml:space="preserve">Develop an “inner peace” </w:t>
        </w:r>
      </w:ins>
    </w:p>
    <w:p w14:paraId="343B64B2" w14:textId="38266E18" w:rsidR="00C01230" w:rsidRPr="00C01230" w:rsidRDefault="00C01230" w:rsidP="002F06DB">
      <w:pPr>
        <w:pStyle w:val="Default"/>
        <w:numPr>
          <w:ilvl w:val="0"/>
          <w:numId w:val="8"/>
        </w:numPr>
        <w:spacing w:after="9"/>
        <w:rPr>
          <w:ins w:id="111" w:author="Head" w:date="2026-09-25T21:04:00Z" w16du:dateUtc="2026-09-26T01:04:00Z"/>
          <w:rFonts w:ascii="Tahoma" w:hAnsi="Tahoma" w:cs="Tahoma"/>
          <w:color w:val="auto"/>
          <w:sz w:val="20"/>
          <w:szCs w:val="20"/>
        </w:rPr>
      </w:pPr>
      <w:ins w:id="112" w:author="Head" w:date="2026-09-25T21:04:00Z" w16du:dateUtc="2026-09-26T01:04:00Z">
        <w:r w:rsidRPr="00C01230">
          <w:rPr>
            <w:rFonts w:ascii="Tahoma" w:hAnsi="Tahoma" w:cs="Tahoma"/>
            <w:color w:val="auto"/>
            <w:sz w:val="20"/>
            <w:szCs w:val="20"/>
          </w:rPr>
          <w:t xml:space="preserve">Develop a sense of God in their lives </w:t>
        </w:r>
      </w:ins>
    </w:p>
    <w:p w14:paraId="6592D5B5" w14:textId="69D43753" w:rsidR="00C01230" w:rsidRPr="00C01230" w:rsidRDefault="00C01230" w:rsidP="002F06DB">
      <w:pPr>
        <w:pStyle w:val="Default"/>
        <w:numPr>
          <w:ilvl w:val="0"/>
          <w:numId w:val="8"/>
        </w:numPr>
        <w:spacing w:after="9"/>
        <w:rPr>
          <w:ins w:id="113" w:author="Head" w:date="2026-09-25T21:04:00Z" w16du:dateUtc="2026-09-26T01:04:00Z"/>
          <w:rFonts w:ascii="Tahoma" w:hAnsi="Tahoma" w:cs="Tahoma"/>
          <w:color w:val="auto"/>
          <w:sz w:val="20"/>
          <w:szCs w:val="20"/>
        </w:rPr>
      </w:pPr>
      <w:ins w:id="114" w:author="Head" w:date="2026-09-25T21:04:00Z" w16du:dateUtc="2026-09-26T01:04:00Z">
        <w:r w:rsidRPr="00C01230">
          <w:rPr>
            <w:rFonts w:ascii="Tahoma" w:hAnsi="Tahoma" w:cs="Tahoma"/>
            <w:color w:val="auto"/>
            <w:sz w:val="20"/>
            <w:szCs w:val="20"/>
          </w:rPr>
          <w:t xml:space="preserve">Deepen knowledge and understanding of the catholic and other major faiths of the world. </w:t>
        </w:r>
      </w:ins>
    </w:p>
    <w:p w14:paraId="4D1D60D0" w14:textId="040D77F2" w:rsidR="00C01230" w:rsidRPr="00C01230" w:rsidRDefault="00C01230" w:rsidP="002F06DB">
      <w:pPr>
        <w:pStyle w:val="Default"/>
        <w:numPr>
          <w:ilvl w:val="0"/>
          <w:numId w:val="8"/>
        </w:numPr>
        <w:spacing w:after="9"/>
        <w:rPr>
          <w:ins w:id="115" w:author="Head" w:date="2026-09-25T21:04:00Z" w16du:dateUtc="2026-09-26T01:04:00Z"/>
          <w:rFonts w:ascii="Tahoma" w:hAnsi="Tahoma" w:cs="Tahoma"/>
          <w:color w:val="auto"/>
          <w:sz w:val="20"/>
          <w:szCs w:val="20"/>
        </w:rPr>
      </w:pPr>
      <w:ins w:id="116" w:author="Head" w:date="2026-09-25T21:04:00Z" w16du:dateUtc="2026-09-26T01:04:00Z">
        <w:r w:rsidRPr="00C01230">
          <w:rPr>
            <w:rFonts w:ascii="Tahoma" w:hAnsi="Tahoma" w:cs="Tahoma"/>
            <w:color w:val="auto"/>
            <w:sz w:val="20"/>
            <w:szCs w:val="20"/>
          </w:rPr>
          <w:t xml:space="preserve">Develop positive relationships in the school community </w:t>
        </w:r>
      </w:ins>
    </w:p>
    <w:p w14:paraId="7B17E027" w14:textId="295EB39B" w:rsidR="00C01230" w:rsidRPr="00C01230" w:rsidRDefault="00C01230" w:rsidP="002F06DB">
      <w:pPr>
        <w:pStyle w:val="Default"/>
        <w:numPr>
          <w:ilvl w:val="0"/>
          <w:numId w:val="8"/>
        </w:numPr>
        <w:spacing w:after="9"/>
        <w:rPr>
          <w:ins w:id="117" w:author="Head" w:date="2026-09-25T21:04:00Z" w16du:dateUtc="2026-09-26T01:04:00Z"/>
          <w:rFonts w:ascii="Tahoma" w:hAnsi="Tahoma" w:cs="Tahoma"/>
          <w:color w:val="auto"/>
          <w:sz w:val="20"/>
          <w:szCs w:val="20"/>
        </w:rPr>
      </w:pPr>
      <w:ins w:id="118" w:author="Head" w:date="2026-09-25T21:04:00Z" w16du:dateUtc="2026-09-26T01:04:00Z">
        <w:r w:rsidRPr="00C01230">
          <w:rPr>
            <w:rFonts w:ascii="Tahoma" w:hAnsi="Tahoma" w:cs="Tahoma"/>
            <w:color w:val="auto"/>
            <w:sz w:val="20"/>
            <w:szCs w:val="20"/>
          </w:rPr>
          <w:t xml:space="preserve">Develop a positive self- image and self-esteem in pupils </w:t>
        </w:r>
      </w:ins>
    </w:p>
    <w:p w14:paraId="5DFF3B24" w14:textId="40D5FE73" w:rsidR="00C01230" w:rsidRPr="00C01230" w:rsidRDefault="00C01230" w:rsidP="002F06DB">
      <w:pPr>
        <w:pStyle w:val="Default"/>
        <w:numPr>
          <w:ilvl w:val="0"/>
          <w:numId w:val="8"/>
        </w:numPr>
        <w:spacing w:after="9"/>
        <w:rPr>
          <w:ins w:id="119" w:author="Head" w:date="2026-09-25T21:04:00Z" w16du:dateUtc="2026-09-26T01:04:00Z"/>
          <w:rFonts w:ascii="Tahoma" w:hAnsi="Tahoma" w:cs="Tahoma"/>
          <w:color w:val="auto"/>
          <w:sz w:val="20"/>
          <w:szCs w:val="20"/>
        </w:rPr>
      </w:pPr>
      <w:ins w:id="120" w:author="Head" w:date="2026-09-25T21:04:00Z" w16du:dateUtc="2026-09-26T01:04:00Z">
        <w:r w:rsidRPr="00C01230">
          <w:rPr>
            <w:rFonts w:ascii="Tahoma" w:hAnsi="Tahoma" w:cs="Tahoma"/>
            <w:color w:val="auto"/>
            <w:sz w:val="20"/>
            <w:szCs w:val="20"/>
          </w:rPr>
          <w:t xml:space="preserve">Develop the ability to transcend the mundane and be aware of the unseen dimension to life. </w:t>
        </w:r>
      </w:ins>
    </w:p>
    <w:p w14:paraId="238CC167" w14:textId="4FEBEE67" w:rsidR="00C01230" w:rsidRPr="00C01230" w:rsidRDefault="00C01230" w:rsidP="002F06DB">
      <w:pPr>
        <w:pStyle w:val="Default"/>
        <w:numPr>
          <w:ilvl w:val="0"/>
          <w:numId w:val="8"/>
        </w:numPr>
        <w:spacing w:after="9"/>
        <w:rPr>
          <w:ins w:id="121" w:author="Head" w:date="2026-09-25T21:04:00Z" w16du:dateUtc="2026-09-26T01:04:00Z"/>
          <w:rFonts w:ascii="Tahoma" w:hAnsi="Tahoma" w:cs="Tahoma"/>
          <w:color w:val="auto"/>
          <w:sz w:val="20"/>
          <w:szCs w:val="20"/>
        </w:rPr>
      </w:pPr>
      <w:ins w:id="122" w:author="Head" w:date="2026-09-25T21:04:00Z" w16du:dateUtc="2026-09-26T01:04:00Z">
        <w:r w:rsidRPr="00C01230">
          <w:rPr>
            <w:rFonts w:ascii="Tahoma" w:hAnsi="Tahoma" w:cs="Tahoma"/>
            <w:color w:val="auto"/>
            <w:sz w:val="20"/>
            <w:szCs w:val="20"/>
          </w:rPr>
          <w:t xml:space="preserve">Develop a spirit of enquiry and open-mindedness enhanced by the use of skilful and sensitive questioning by the teacher </w:t>
        </w:r>
      </w:ins>
    </w:p>
    <w:p w14:paraId="69E4406A" w14:textId="78D52324" w:rsidR="00C01230" w:rsidRPr="00C01230" w:rsidRDefault="00C01230" w:rsidP="002F06DB">
      <w:pPr>
        <w:pStyle w:val="Default"/>
        <w:numPr>
          <w:ilvl w:val="0"/>
          <w:numId w:val="8"/>
        </w:numPr>
        <w:spacing w:after="9"/>
        <w:rPr>
          <w:ins w:id="123" w:author="Head" w:date="2026-09-25T21:04:00Z" w16du:dateUtc="2026-09-26T01:04:00Z"/>
          <w:rFonts w:ascii="Tahoma" w:hAnsi="Tahoma" w:cs="Tahoma"/>
          <w:color w:val="auto"/>
          <w:sz w:val="20"/>
          <w:szCs w:val="20"/>
        </w:rPr>
      </w:pPr>
      <w:ins w:id="124" w:author="Head" w:date="2026-09-25T21:04:00Z" w16du:dateUtc="2026-09-26T01:04:00Z">
        <w:r w:rsidRPr="00C01230">
          <w:rPr>
            <w:rFonts w:ascii="Tahoma" w:hAnsi="Tahoma" w:cs="Tahoma"/>
            <w:color w:val="auto"/>
            <w:sz w:val="20"/>
            <w:szCs w:val="20"/>
          </w:rPr>
          <w:t>Enc</w:t>
        </w:r>
        <w:r w:rsidR="004B4EAD">
          <w:rPr>
            <w:rFonts w:ascii="Tahoma" w:hAnsi="Tahoma" w:cs="Tahoma"/>
            <w:color w:val="auto"/>
            <w:sz w:val="20"/>
            <w:szCs w:val="20"/>
          </w:rPr>
          <w:t>ourage the search for meaning of</w:t>
        </w:r>
        <w:r w:rsidRPr="00C01230">
          <w:rPr>
            <w:rFonts w:ascii="Tahoma" w:hAnsi="Tahoma" w:cs="Tahoma"/>
            <w:color w:val="auto"/>
            <w:sz w:val="20"/>
            <w:szCs w:val="20"/>
          </w:rPr>
          <w:t xml:space="preserve"> life as a spiritual quest </w:t>
        </w:r>
      </w:ins>
    </w:p>
    <w:p w14:paraId="748824F5" w14:textId="54E277AB" w:rsidR="00C01230" w:rsidRPr="00C01230" w:rsidRDefault="00C01230" w:rsidP="002F06DB">
      <w:pPr>
        <w:pStyle w:val="Default"/>
        <w:numPr>
          <w:ilvl w:val="0"/>
          <w:numId w:val="8"/>
        </w:numPr>
        <w:spacing w:after="9"/>
        <w:rPr>
          <w:ins w:id="125" w:author="Head" w:date="2026-09-25T21:04:00Z" w16du:dateUtc="2026-09-26T01:04:00Z"/>
          <w:rFonts w:ascii="Tahoma" w:hAnsi="Tahoma" w:cs="Tahoma"/>
          <w:color w:val="auto"/>
          <w:sz w:val="20"/>
          <w:szCs w:val="20"/>
        </w:rPr>
      </w:pPr>
      <w:ins w:id="126" w:author="Head" w:date="2026-09-25T21:04:00Z" w16du:dateUtc="2026-09-26T01:04:00Z">
        <w:r w:rsidRPr="00C01230">
          <w:rPr>
            <w:rFonts w:ascii="Tahoma" w:hAnsi="Tahoma" w:cs="Tahoma"/>
            <w:color w:val="auto"/>
            <w:sz w:val="20"/>
            <w:szCs w:val="20"/>
          </w:rPr>
          <w:t xml:space="preserve">Develop self-knowledge and values by which to live </w:t>
        </w:r>
      </w:ins>
    </w:p>
    <w:p w14:paraId="25FEADE9" w14:textId="44C30D5E" w:rsidR="00C01230" w:rsidRPr="00C01230" w:rsidRDefault="00C01230" w:rsidP="002F06DB">
      <w:pPr>
        <w:pStyle w:val="Default"/>
        <w:numPr>
          <w:ilvl w:val="0"/>
          <w:numId w:val="8"/>
        </w:numPr>
        <w:spacing w:after="9"/>
        <w:rPr>
          <w:ins w:id="127" w:author="Head" w:date="2026-09-25T21:04:00Z" w16du:dateUtc="2026-09-26T01:04:00Z"/>
          <w:rFonts w:ascii="Tahoma" w:hAnsi="Tahoma" w:cs="Tahoma"/>
          <w:color w:val="auto"/>
          <w:sz w:val="20"/>
          <w:szCs w:val="20"/>
        </w:rPr>
      </w:pPr>
      <w:ins w:id="128" w:author="Head" w:date="2026-09-25T21:04:00Z" w16du:dateUtc="2026-09-26T01:04:00Z">
        <w:r w:rsidRPr="00C01230">
          <w:rPr>
            <w:rFonts w:ascii="Tahoma" w:hAnsi="Tahoma" w:cs="Tahoma"/>
            <w:color w:val="auto"/>
            <w:sz w:val="20"/>
            <w:szCs w:val="20"/>
          </w:rPr>
          <w:t>Develop creativity by expressing innermost thoughts, imagination and feelings through art,</w:t>
        </w:r>
        <w:r w:rsidR="004B4EAD">
          <w:rPr>
            <w:rFonts w:ascii="Tahoma" w:hAnsi="Tahoma" w:cs="Tahoma"/>
            <w:color w:val="auto"/>
            <w:sz w:val="20"/>
            <w:szCs w:val="20"/>
          </w:rPr>
          <w:t xml:space="preserve"> drama,</w:t>
        </w:r>
        <w:r w:rsidRPr="00C01230">
          <w:rPr>
            <w:rFonts w:ascii="Tahoma" w:hAnsi="Tahoma" w:cs="Tahoma"/>
            <w:color w:val="auto"/>
            <w:sz w:val="20"/>
            <w:szCs w:val="20"/>
          </w:rPr>
          <w:t xml:space="preserve"> appropriate music, literature and crafts. </w:t>
        </w:r>
      </w:ins>
    </w:p>
    <w:p w14:paraId="3662947E" w14:textId="1E2831F9" w:rsidR="00C01230" w:rsidRPr="00C01230" w:rsidRDefault="00C01230" w:rsidP="002F06DB">
      <w:pPr>
        <w:pStyle w:val="Default"/>
        <w:numPr>
          <w:ilvl w:val="0"/>
          <w:numId w:val="8"/>
        </w:numPr>
        <w:rPr>
          <w:ins w:id="129" w:author="Head" w:date="2026-09-25T21:04:00Z" w16du:dateUtc="2026-09-26T01:04:00Z"/>
          <w:rFonts w:ascii="Tahoma" w:hAnsi="Tahoma" w:cs="Tahoma"/>
          <w:color w:val="auto"/>
          <w:sz w:val="20"/>
          <w:szCs w:val="20"/>
        </w:rPr>
      </w:pPr>
      <w:ins w:id="130" w:author="Head" w:date="2026-09-25T21:04:00Z" w16du:dateUtc="2026-09-26T01:04:00Z">
        <w:r w:rsidRPr="00C01230">
          <w:rPr>
            <w:rFonts w:ascii="Tahoma" w:hAnsi="Tahoma" w:cs="Tahoma"/>
            <w:color w:val="auto"/>
            <w:sz w:val="20"/>
            <w:szCs w:val="20"/>
          </w:rPr>
          <w:t xml:space="preserve">Develop feelings and emotions by being moved by beauty and kindness, hurt by injustice or aggression, a growing awareness of when it is important to control emotions and feelings and how to use such feelings as a source for growth. </w:t>
        </w:r>
      </w:ins>
    </w:p>
    <w:p w14:paraId="7EE77F3C" w14:textId="77777777" w:rsidR="00C01230" w:rsidRPr="00C01230" w:rsidRDefault="00C01230" w:rsidP="00C01230">
      <w:pPr>
        <w:pStyle w:val="Default"/>
        <w:rPr>
          <w:ins w:id="131" w:author="Head" w:date="2026-09-25T21:04:00Z" w16du:dateUtc="2026-09-26T01:04:00Z"/>
          <w:rFonts w:ascii="Tahoma" w:hAnsi="Tahoma" w:cs="Tahoma"/>
          <w:color w:val="auto"/>
          <w:sz w:val="20"/>
          <w:szCs w:val="20"/>
        </w:rPr>
      </w:pPr>
    </w:p>
    <w:p w14:paraId="12091C5B" w14:textId="77777777" w:rsidR="00C01230" w:rsidRPr="00C01230" w:rsidRDefault="00C01230" w:rsidP="00C01230">
      <w:pPr>
        <w:pStyle w:val="Default"/>
        <w:rPr>
          <w:ins w:id="132" w:author="Head" w:date="2026-09-25T21:04:00Z" w16du:dateUtc="2026-09-26T01:04:00Z"/>
          <w:rFonts w:ascii="Tahoma" w:hAnsi="Tahoma" w:cs="Tahoma"/>
          <w:color w:val="auto"/>
          <w:sz w:val="20"/>
          <w:szCs w:val="20"/>
        </w:rPr>
      </w:pPr>
      <w:ins w:id="133" w:author="Head" w:date="2026-09-25T21:04:00Z" w16du:dateUtc="2026-09-26T01:04:00Z">
        <w:r w:rsidRPr="00C01230">
          <w:rPr>
            <w:rFonts w:ascii="Tahoma" w:hAnsi="Tahoma" w:cs="Tahoma"/>
            <w:b/>
            <w:bCs/>
            <w:color w:val="auto"/>
            <w:sz w:val="20"/>
            <w:szCs w:val="20"/>
          </w:rPr>
          <w:t xml:space="preserve">Moral Development </w:t>
        </w:r>
      </w:ins>
    </w:p>
    <w:p w14:paraId="029196C5" w14:textId="1676FE07" w:rsidR="00C01230" w:rsidRPr="00C01230" w:rsidRDefault="00C01230" w:rsidP="00C01230">
      <w:pPr>
        <w:pStyle w:val="Default"/>
        <w:rPr>
          <w:ins w:id="134" w:author="Head" w:date="2026-09-25T21:04:00Z" w16du:dateUtc="2026-09-26T01:04:00Z"/>
          <w:rFonts w:ascii="Tahoma" w:hAnsi="Tahoma" w:cs="Tahoma"/>
          <w:color w:val="auto"/>
          <w:sz w:val="20"/>
          <w:szCs w:val="20"/>
        </w:rPr>
      </w:pPr>
      <w:ins w:id="135" w:author="Head" w:date="2026-09-25T21:04:00Z" w16du:dateUtc="2026-09-26T01:04:00Z">
        <w:r w:rsidRPr="00C01230">
          <w:rPr>
            <w:rFonts w:ascii="Tahoma" w:hAnsi="Tahoma" w:cs="Tahoma"/>
            <w:color w:val="auto"/>
            <w:sz w:val="20"/>
            <w:szCs w:val="20"/>
          </w:rPr>
          <w:t>Moral development has at its foundation, values. Values are the principles that inform judgements as to what is morally good or bad. Attitudes to other people and their actions is the key part in our decisions</w:t>
        </w:r>
        <w:r w:rsidR="004B4EAD">
          <w:rPr>
            <w:rFonts w:ascii="Tahoma" w:hAnsi="Tahoma" w:cs="Tahoma"/>
            <w:color w:val="auto"/>
            <w:sz w:val="20"/>
            <w:szCs w:val="20"/>
          </w:rPr>
          <w:t xml:space="preserve"> as to how we respect </w:t>
        </w:r>
        <w:r w:rsidRPr="00C01230">
          <w:rPr>
            <w:rFonts w:ascii="Tahoma" w:hAnsi="Tahoma" w:cs="Tahoma"/>
            <w:color w:val="auto"/>
            <w:sz w:val="20"/>
            <w:szCs w:val="20"/>
          </w:rPr>
          <w:t xml:space="preserve">others and their actions. Values both inform and influence behaviour and therefore are fundamentally important both to school life and wider society. </w:t>
        </w:r>
      </w:ins>
    </w:p>
    <w:p w14:paraId="2651B086" w14:textId="77777777" w:rsidR="00C01230" w:rsidRPr="00C01230" w:rsidRDefault="00C01230" w:rsidP="00C01230">
      <w:pPr>
        <w:pStyle w:val="Default"/>
        <w:rPr>
          <w:ins w:id="136" w:author="Head" w:date="2026-09-25T21:04:00Z" w16du:dateUtc="2026-09-26T01:04:00Z"/>
          <w:rFonts w:ascii="Tahoma" w:hAnsi="Tahoma" w:cs="Tahoma"/>
          <w:color w:val="auto"/>
          <w:sz w:val="20"/>
          <w:szCs w:val="20"/>
        </w:rPr>
      </w:pPr>
      <w:ins w:id="137" w:author="Head" w:date="2026-09-25T21:04:00Z" w16du:dateUtc="2026-09-26T01:04:00Z">
        <w:r w:rsidRPr="00C01230">
          <w:rPr>
            <w:rFonts w:ascii="Tahoma" w:hAnsi="Tahoma" w:cs="Tahoma"/>
            <w:color w:val="auto"/>
            <w:sz w:val="20"/>
            <w:szCs w:val="20"/>
          </w:rPr>
          <w:t xml:space="preserve">It is important that as a school we have clear expectations of morals and values. Each child should: </w:t>
        </w:r>
      </w:ins>
    </w:p>
    <w:p w14:paraId="26EDDDEC" w14:textId="39C800C5" w:rsidR="00C01230" w:rsidRPr="00C01230" w:rsidRDefault="00C01230" w:rsidP="002F06DB">
      <w:pPr>
        <w:pStyle w:val="Default"/>
        <w:numPr>
          <w:ilvl w:val="0"/>
          <w:numId w:val="9"/>
        </w:numPr>
        <w:rPr>
          <w:ins w:id="138" w:author="Head" w:date="2026-09-25T21:04:00Z" w16du:dateUtc="2026-09-26T01:04:00Z"/>
          <w:rFonts w:ascii="Tahoma" w:hAnsi="Tahoma" w:cs="Tahoma"/>
          <w:color w:val="auto"/>
          <w:sz w:val="20"/>
          <w:szCs w:val="20"/>
        </w:rPr>
      </w:pPr>
      <w:ins w:id="139" w:author="Head" w:date="2026-09-25T21:04:00Z" w16du:dateUtc="2026-09-26T01:04:00Z">
        <w:r w:rsidRPr="00C01230">
          <w:rPr>
            <w:rFonts w:ascii="Tahoma" w:hAnsi="Tahoma" w:cs="Tahoma"/>
            <w:color w:val="auto"/>
            <w:sz w:val="20"/>
            <w:szCs w:val="20"/>
          </w:rPr>
          <w:t xml:space="preserve">Be knowledgeable about standards of right and wrong, </w:t>
        </w:r>
      </w:ins>
    </w:p>
    <w:p w14:paraId="67ABEF93" w14:textId="46922DC2" w:rsidR="00C01230" w:rsidRPr="00C01230" w:rsidRDefault="00C01230" w:rsidP="002F06DB">
      <w:pPr>
        <w:pStyle w:val="Default"/>
        <w:numPr>
          <w:ilvl w:val="0"/>
          <w:numId w:val="9"/>
        </w:numPr>
        <w:spacing w:after="9"/>
        <w:rPr>
          <w:ins w:id="140" w:author="Head" w:date="2026-09-25T21:04:00Z" w16du:dateUtc="2026-09-26T01:04:00Z"/>
          <w:rFonts w:ascii="Tahoma" w:hAnsi="Tahoma" w:cs="Tahoma"/>
          <w:color w:val="auto"/>
          <w:sz w:val="20"/>
          <w:szCs w:val="20"/>
        </w:rPr>
      </w:pPr>
      <w:ins w:id="141" w:author="Head" w:date="2026-09-25T21:04:00Z" w16du:dateUtc="2026-09-26T01:04:00Z">
        <w:r w:rsidRPr="00C01230">
          <w:rPr>
            <w:rFonts w:ascii="Tahoma" w:hAnsi="Tahoma" w:cs="Tahoma"/>
            <w:color w:val="auto"/>
            <w:sz w:val="20"/>
            <w:szCs w:val="20"/>
          </w:rPr>
          <w:t xml:space="preserve">Be encouraged to develop skills of moral reasoning, </w:t>
        </w:r>
      </w:ins>
    </w:p>
    <w:p w14:paraId="4A12D12A" w14:textId="1B28D147" w:rsidR="00C01230" w:rsidRPr="00C01230" w:rsidRDefault="00C01230" w:rsidP="002F06DB">
      <w:pPr>
        <w:pStyle w:val="Default"/>
        <w:numPr>
          <w:ilvl w:val="0"/>
          <w:numId w:val="9"/>
        </w:numPr>
        <w:spacing w:after="9"/>
        <w:rPr>
          <w:ins w:id="142" w:author="Head" w:date="2026-09-25T21:04:00Z" w16du:dateUtc="2026-09-26T01:04:00Z"/>
          <w:rFonts w:ascii="Tahoma" w:hAnsi="Tahoma" w:cs="Tahoma"/>
          <w:color w:val="auto"/>
          <w:sz w:val="20"/>
          <w:szCs w:val="20"/>
        </w:rPr>
      </w:pPr>
      <w:ins w:id="143" w:author="Head" w:date="2026-09-25T21:04:00Z" w16du:dateUtc="2026-09-26T01:04:00Z">
        <w:r w:rsidRPr="00C01230">
          <w:rPr>
            <w:rFonts w:ascii="Tahoma" w:hAnsi="Tahoma" w:cs="Tahoma"/>
            <w:color w:val="auto"/>
            <w:sz w:val="20"/>
            <w:szCs w:val="20"/>
          </w:rPr>
          <w:t xml:space="preserve">Be willing to conduct themselves in a responsible manner, </w:t>
        </w:r>
      </w:ins>
    </w:p>
    <w:p w14:paraId="4EEF0E46" w14:textId="51D42EB3" w:rsidR="00C01230" w:rsidRPr="00C01230" w:rsidRDefault="00C01230" w:rsidP="002F06DB">
      <w:pPr>
        <w:pStyle w:val="Default"/>
        <w:numPr>
          <w:ilvl w:val="0"/>
          <w:numId w:val="9"/>
        </w:numPr>
        <w:rPr>
          <w:ins w:id="144" w:author="Head" w:date="2026-09-25T21:04:00Z" w16du:dateUtc="2026-09-26T01:04:00Z"/>
          <w:rFonts w:ascii="Tahoma" w:hAnsi="Tahoma" w:cs="Tahoma"/>
          <w:color w:val="auto"/>
          <w:sz w:val="20"/>
          <w:szCs w:val="20"/>
        </w:rPr>
      </w:pPr>
      <w:ins w:id="145" w:author="Head" w:date="2026-09-25T21:04:00Z" w16du:dateUtc="2026-09-26T01:04:00Z">
        <w:r w:rsidRPr="00C01230">
          <w:rPr>
            <w:rFonts w:ascii="Tahoma" w:hAnsi="Tahoma" w:cs="Tahoma"/>
            <w:color w:val="auto"/>
            <w:sz w:val="20"/>
            <w:szCs w:val="20"/>
          </w:rPr>
          <w:t xml:space="preserve">Be prepared to take responsibility for their own actions. </w:t>
        </w:r>
      </w:ins>
    </w:p>
    <w:p w14:paraId="44038159" w14:textId="77777777" w:rsidR="00C01230" w:rsidRPr="00C01230" w:rsidRDefault="00C01230" w:rsidP="00C01230">
      <w:pPr>
        <w:pStyle w:val="Default"/>
        <w:rPr>
          <w:ins w:id="146" w:author="Head" w:date="2026-09-25T21:04:00Z" w16du:dateUtc="2026-09-26T01:04:00Z"/>
          <w:rFonts w:ascii="Tahoma" w:hAnsi="Tahoma" w:cs="Tahoma"/>
          <w:color w:val="auto"/>
          <w:sz w:val="20"/>
          <w:szCs w:val="20"/>
        </w:rPr>
      </w:pPr>
    </w:p>
    <w:p w14:paraId="55861F14" w14:textId="77777777" w:rsidR="00C01230" w:rsidRPr="00C01230" w:rsidRDefault="00C01230" w:rsidP="00C01230">
      <w:pPr>
        <w:pStyle w:val="Default"/>
        <w:rPr>
          <w:ins w:id="147" w:author="Head" w:date="2026-09-25T21:04:00Z" w16du:dateUtc="2026-09-26T01:04:00Z"/>
          <w:rFonts w:ascii="Tahoma" w:hAnsi="Tahoma" w:cs="Tahoma"/>
          <w:color w:val="auto"/>
          <w:sz w:val="20"/>
          <w:szCs w:val="20"/>
        </w:rPr>
      </w:pPr>
      <w:ins w:id="148" w:author="Head" w:date="2026-09-25T21:04:00Z" w16du:dateUtc="2026-09-26T01:04:00Z">
        <w:r w:rsidRPr="00C01230">
          <w:rPr>
            <w:rFonts w:ascii="Tahoma" w:hAnsi="Tahoma" w:cs="Tahoma"/>
            <w:color w:val="auto"/>
            <w:sz w:val="20"/>
            <w:szCs w:val="20"/>
          </w:rPr>
          <w:t xml:space="preserve">These core values should not be limited to knowledge of right or wrong or the ability to make moral judgments, but should seek to affect behaviour. The learning of how to make responsible decisions is of paramount importance. Also that respect for life, property and the environment is of extreme importance for a stable society. </w:t>
        </w:r>
      </w:ins>
    </w:p>
    <w:p w14:paraId="5871DD3D" w14:textId="77777777" w:rsidR="00C600A8" w:rsidRDefault="00C600A8" w:rsidP="00C01230">
      <w:pPr>
        <w:pStyle w:val="Default"/>
        <w:rPr>
          <w:ins w:id="149" w:author="Head" w:date="2026-09-25T21:04:00Z" w16du:dateUtc="2026-09-26T01:04:00Z"/>
          <w:rFonts w:ascii="Tahoma" w:hAnsi="Tahoma" w:cs="Tahoma"/>
          <w:b/>
          <w:bCs/>
          <w:color w:val="auto"/>
          <w:sz w:val="20"/>
          <w:szCs w:val="20"/>
        </w:rPr>
      </w:pPr>
    </w:p>
    <w:p w14:paraId="1D5899A1" w14:textId="77777777" w:rsidR="00C600A8" w:rsidRDefault="00C600A8" w:rsidP="00C01230">
      <w:pPr>
        <w:pStyle w:val="Default"/>
        <w:rPr>
          <w:ins w:id="150" w:author="Head" w:date="2026-09-25T21:04:00Z" w16du:dateUtc="2026-09-26T01:04:00Z"/>
          <w:rFonts w:ascii="Tahoma" w:hAnsi="Tahoma" w:cs="Tahoma"/>
          <w:b/>
          <w:bCs/>
          <w:color w:val="auto"/>
          <w:sz w:val="20"/>
          <w:szCs w:val="20"/>
        </w:rPr>
      </w:pPr>
    </w:p>
    <w:p w14:paraId="156323C0" w14:textId="23415B4F" w:rsidR="00C01230" w:rsidRPr="00C01230" w:rsidRDefault="00C01230" w:rsidP="00C01230">
      <w:pPr>
        <w:pStyle w:val="Default"/>
        <w:rPr>
          <w:ins w:id="151" w:author="Head" w:date="2026-09-25T21:04:00Z" w16du:dateUtc="2026-09-26T01:04:00Z"/>
          <w:rFonts w:ascii="Tahoma" w:hAnsi="Tahoma" w:cs="Tahoma"/>
          <w:color w:val="auto"/>
          <w:sz w:val="20"/>
          <w:szCs w:val="20"/>
        </w:rPr>
      </w:pPr>
      <w:ins w:id="152" w:author="Head" w:date="2026-09-25T21:04:00Z" w16du:dateUtc="2026-09-26T01:04:00Z">
        <w:r w:rsidRPr="00C01230">
          <w:rPr>
            <w:rFonts w:ascii="Tahoma" w:hAnsi="Tahoma" w:cs="Tahoma"/>
            <w:b/>
            <w:bCs/>
            <w:color w:val="auto"/>
            <w:sz w:val="20"/>
            <w:szCs w:val="20"/>
          </w:rPr>
          <w:t xml:space="preserve">Aims and Purpose </w:t>
        </w:r>
      </w:ins>
    </w:p>
    <w:p w14:paraId="175F3C4B" w14:textId="362A6A0B" w:rsidR="00C01230" w:rsidRPr="00C01230" w:rsidRDefault="00C01230" w:rsidP="00C01230">
      <w:pPr>
        <w:pStyle w:val="Default"/>
        <w:rPr>
          <w:ins w:id="153" w:author="Head" w:date="2026-09-25T21:04:00Z" w16du:dateUtc="2026-09-26T01:04:00Z"/>
          <w:rFonts w:ascii="Tahoma" w:hAnsi="Tahoma" w:cs="Tahoma"/>
          <w:color w:val="auto"/>
          <w:sz w:val="20"/>
          <w:szCs w:val="20"/>
        </w:rPr>
      </w:pPr>
      <w:ins w:id="154" w:author="Head" w:date="2026-09-25T21:04:00Z" w16du:dateUtc="2026-09-26T01:04:00Z">
        <w:r w:rsidRPr="00C01230">
          <w:rPr>
            <w:rFonts w:ascii="Tahoma" w:hAnsi="Tahoma" w:cs="Tahoma"/>
            <w:color w:val="auto"/>
            <w:sz w:val="20"/>
            <w:szCs w:val="20"/>
          </w:rPr>
          <w:t xml:space="preserve">At St. </w:t>
        </w:r>
        <w:r w:rsidR="00272A45">
          <w:rPr>
            <w:rFonts w:ascii="Tahoma" w:hAnsi="Tahoma" w:cs="Tahoma"/>
            <w:color w:val="auto"/>
            <w:sz w:val="20"/>
            <w:szCs w:val="20"/>
          </w:rPr>
          <w:t xml:space="preserve">Oswald’s </w:t>
        </w:r>
        <w:r w:rsidR="00C600A8" w:rsidRPr="00C01230">
          <w:rPr>
            <w:rFonts w:ascii="Tahoma" w:hAnsi="Tahoma" w:cs="Tahoma"/>
            <w:color w:val="auto"/>
            <w:sz w:val="20"/>
            <w:szCs w:val="20"/>
          </w:rPr>
          <w:t>School,</w:t>
        </w:r>
        <w:r w:rsidRPr="00C01230">
          <w:rPr>
            <w:rFonts w:ascii="Tahoma" w:hAnsi="Tahoma" w:cs="Tahoma"/>
            <w:color w:val="auto"/>
            <w:sz w:val="20"/>
            <w:szCs w:val="20"/>
          </w:rPr>
          <w:t xml:space="preserve"> we aim to: </w:t>
        </w:r>
      </w:ins>
    </w:p>
    <w:p w14:paraId="3B98BDEC" w14:textId="5E9A9685" w:rsidR="00C01230" w:rsidRPr="00C01230" w:rsidRDefault="00C01230" w:rsidP="002F06DB">
      <w:pPr>
        <w:pStyle w:val="Default"/>
        <w:numPr>
          <w:ilvl w:val="0"/>
          <w:numId w:val="10"/>
        </w:numPr>
        <w:spacing w:after="9"/>
        <w:rPr>
          <w:ins w:id="155" w:author="Head" w:date="2026-09-25T21:04:00Z" w16du:dateUtc="2026-09-26T01:04:00Z"/>
          <w:rFonts w:ascii="Tahoma" w:hAnsi="Tahoma" w:cs="Tahoma"/>
          <w:color w:val="auto"/>
          <w:sz w:val="20"/>
          <w:szCs w:val="20"/>
        </w:rPr>
      </w:pPr>
      <w:ins w:id="156" w:author="Head" w:date="2026-09-25T21:04:00Z" w16du:dateUtc="2026-09-26T01:04:00Z">
        <w:r w:rsidRPr="00C01230">
          <w:rPr>
            <w:rFonts w:ascii="Tahoma" w:hAnsi="Tahoma" w:cs="Tahoma"/>
            <w:color w:val="auto"/>
            <w:sz w:val="20"/>
            <w:szCs w:val="20"/>
          </w:rPr>
          <w:t xml:space="preserve">Provide an ordered environment that fosters constructive relationships between young people and adults. </w:t>
        </w:r>
      </w:ins>
    </w:p>
    <w:p w14:paraId="6DBAD4CF" w14:textId="25DA7D6E" w:rsidR="00C01230" w:rsidRPr="00C01230" w:rsidRDefault="00C01230" w:rsidP="002F06DB">
      <w:pPr>
        <w:pStyle w:val="Default"/>
        <w:numPr>
          <w:ilvl w:val="0"/>
          <w:numId w:val="10"/>
        </w:numPr>
        <w:spacing w:after="9"/>
        <w:rPr>
          <w:ins w:id="157" w:author="Head" w:date="2026-09-25T21:04:00Z" w16du:dateUtc="2026-09-26T01:04:00Z"/>
          <w:rFonts w:ascii="Tahoma" w:hAnsi="Tahoma" w:cs="Tahoma"/>
          <w:color w:val="auto"/>
          <w:sz w:val="20"/>
          <w:szCs w:val="20"/>
        </w:rPr>
      </w:pPr>
      <w:ins w:id="158" w:author="Head" w:date="2026-09-25T21:04:00Z" w16du:dateUtc="2026-09-26T01:04:00Z">
        <w:r w:rsidRPr="00C01230">
          <w:rPr>
            <w:rFonts w:ascii="Tahoma" w:hAnsi="Tahoma" w:cs="Tahoma"/>
            <w:color w:val="auto"/>
            <w:sz w:val="20"/>
            <w:szCs w:val="20"/>
          </w:rPr>
          <w:t xml:space="preserve">Be explicit and coherent about values, planning the best way to communicate these values in our school </w:t>
        </w:r>
      </w:ins>
    </w:p>
    <w:p w14:paraId="3382ED61" w14:textId="1580BB9A" w:rsidR="00C01230" w:rsidRPr="00C01230" w:rsidRDefault="00C01230" w:rsidP="002F06DB">
      <w:pPr>
        <w:pStyle w:val="Default"/>
        <w:numPr>
          <w:ilvl w:val="0"/>
          <w:numId w:val="10"/>
        </w:numPr>
        <w:spacing w:after="9"/>
        <w:rPr>
          <w:ins w:id="159" w:author="Head" w:date="2026-09-25T21:04:00Z" w16du:dateUtc="2026-09-26T01:04:00Z"/>
          <w:rFonts w:ascii="Tahoma" w:hAnsi="Tahoma" w:cs="Tahoma"/>
          <w:color w:val="auto"/>
          <w:sz w:val="20"/>
          <w:szCs w:val="20"/>
        </w:rPr>
      </w:pPr>
      <w:ins w:id="160" w:author="Head" w:date="2026-09-25T21:04:00Z" w16du:dateUtc="2026-09-26T01:04:00Z">
        <w:r w:rsidRPr="00C01230">
          <w:rPr>
            <w:rFonts w:ascii="Tahoma" w:hAnsi="Tahoma" w:cs="Tahoma"/>
            <w:color w:val="auto"/>
            <w:sz w:val="20"/>
            <w:szCs w:val="20"/>
          </w:rPr>
          <w:t xml:space="preserve">Consciously convey values </w:t>
        </w:r>
      </w:ins>
    </w:p>
    <w:p w14:paraId="40D97688" w14:textId="3840D97A" w:rsidR="00C01230" w:rsidRPr="00C01230" w:rsidRDefault="00C01230" w:rsidP="002F06DB">
      <w:pPr>
        <w:pStyle w:val="Default"/>
        <w:numPr>
          <w:ilvl w:val="0"/>
          <w:numId w:val="10"/>
        </w:numPr>
        <w:rPr>
          <w:ins w:id="161" w:author="Head" w:date="2026-09-25T21:04:00Z" w16du:dateUtc="2026-09-26T01:04:00Z"/>
          <w:rFonts w:ascii="Tahoma" w:hAnsi="Tahoma" w:cs="Tahoma"/>
          <w:color w:val="auto"/>
          <w:sz w:val="20"/>
          <w:szCs w:val="20"/>
        </w:rPr>
      </w:pPr>
      <w:ins w:id="162" w:author="Head" w:date="2026-09-25T21:04:00Z" w16du:dateUtc="2026-09-26T01:04:00Z">
        <w:r w:rsidRPr="00C01230">
          <w:rPr>
            <w:rFonts w:ascii="Tahoma" w:hAnsi="Tahoma" w:cs="Tahoma"/>
            <w:color w:val="auto"/>
            <w:sz w:val="20"/>
            <w:szCs w:val="20"/>
          </w:rPr>
          <w:t xml:space="preserve">Develop skills that enable young people to make wise decisions and develop acceptable values, attitudes and behaviours </w:t>
        </w:r>
      </w:ins>
    </w:p>
    <w:p w14:paraId="71A52681" w14:textId="77777777" w:rsidR="00C01230" w:rsidRPr="00C01230" w:rsidRDefault="00C01230" w:rsidP="00C01230">
      <w:pPr>
        <w:pStyle w:val="Default"/>
        <w:rPr>
          <w:ins w:id="163" w:author="Head" w:date="2026-09-25T21:04:00Z" w16du:dateUtc="2026-09-26T01:04:00Z"/>
          <w:rFonts w:ascii="Tahoma" w:hAnsi="Tahoma" w:cs="Tahoma"/>
          <w:color w:val="auto"/>
          <w:sz w:val="20"/>
          <w:szCs w:val="20"/>
        </w:rPr>
      </w:pPr>
    </w:p>
    <w:p w14:paraId="67C320AA" w14:textId="77777777" w:rsidR="00C01230" w:rsidRPr="00C01230" w:rsidRDefault="00C01230" w:rsidP="00C01230">
      <w:pPr>
        <w:pStyle w:val="Default"/>
        <w:rPr>
          <w:ins w:id="164" w:author="Head" w:date="2026-09-25T21:04:00Z" w16du:dateUtc="2026-09-26T01:04:00Z"/>
          <w:rFonts w:ascii="Tahoma" w:hAnsi="Tahoma" w:cs="Tahoma"/>
          <w:color w:val="auto"/>
          <w:sz w:val="20"/>
          <w:szCs w:val="20"/>
        </w:rPr>
      </w:pPr>
      <w:ins w:id="165" w:author="Head" w:date="2026-09-25T21:04:00Z" w16du:dateUtc="2026-09-26T01:04:00Z">
        <w:r w:rsidRPr="00C01230">
          <w:rPr>
            <w:rFonts w:ascii="Tahoma" w:hAnsi="Tahoma" w:cs="Tahoma"/>
            <w:b/>
            <w:bCs/>
            <w:color w:val="auto"/>
            <w:sz w:val="20"/>
            <w:szCs w:val="20"/>
          </w:rPr>
          <w:t xml:space="preserve">Opportunities for Moral Development </w:t>
        </w:r>
      </w:ins>
    </w:p>
    <w:p w14:paraId="43C91910" w14:textId="77777777" w:rsidR="00C01230" w:rsidRPr="00C01230" w:rsidRDefault="00C01230" w:rsidP="00C01230">
      <w:pPr>
        <w:pStyle w:val="Default"/>
        <w:rPr>
          <w:ins w:id="166" w:author="Head" w:date="2026-09-25T21:04:00Z" w16du:dateUtc="2026-09-26T01:04:00Z"/>
          <w:rFonts w:ascii="Tahoma" w:hAnsi="Tahoma" w:cs="Tahoma"/>
          <w:color w:val="auto"/>
          <w:sz w:val="20"/>
          <w:szCs w:val="20"/>
        </w:rPr>
      </w:pPr>
      <w:ins w:id="167" w:author="Head" w:date="2026-09-25T21:04:00Z" w16du:dateUtc="2026-09-26T01:04:00Z">
        <w:r w:rsidRPr="00C01230">
          <w:rPr>
            <w:rFonts w:ascii="Tahoma" w:hAnsi="Tahoma" w:cs="Tahoma"/>
            <w:color w:val="auto"/>
            <w:sz w:val="20"/>
            <w:szCs w:val="20"/>
          </w:rPr>
          <w:t xml:space="preserve">For our school to play this important role in moral development we will try to enable each child to: </w:t>
        </w:r>
      </w:ins>
    </w:p>
    <w:p w14:paraId="14D34598" w14:textId="17B9D71D" w:rsidR="00C01230" w:rsidRPr="00C01230" w:rsidRDefault="00C01230" w:rsidP="002F06DB">
      <w:pPr>
        <w:pStyle w:val="Default"/>
        <w:numPr>
          <w:ilvl w:val="0"/>
          <w:numId w:val="11"/>
        </w:numPr>
        <w:spacing w:after="9"/>
        <w:rPr>
          <w:ins w:id="168" w:author="Head" w:date="2026-09-25T21:04:00Z" w16du:dateUtc="2026-09-26T01:04:00Z"/>
          <w:rFonts w:ascii="Tahoma" w:hAnsi="Tahoma" w:cs="Tahoma"/>
          <w:color w:val="auto"/>
          <w:sz w:val="20"/>
          <w:szCs w:val="20"/>
        </w:rPr>
      </w:pPr>
      <w:ins w:id="169" w:author="Head" w:date="2026-09-25T21:04:00Z" w16du:dateUtc="2026-09-26T01:04:00Z">
        <w:r w:rsidRPr="00C01230">
          <w:rPr>
            <w:rFonts w:ascii="Tahoma" w:hAnsi="Tahoma" w:cs="Tahoma"/>
            <w:color w:val="auto"/>
            <w:sz w:val="20"/>
            <w:szCs w:val="20"/>
          </w:rPr>
          <w:t xml:space="preserve">Know what is expected of them, </w:t>
        </w:r>
      </w:ins>
    </w:p>
    <w:p w14:paraId="08219657" w14:textId="37467D45" w:rsidR="00C01230" w:rsidRPr="00C01230" w:rsidRDefault="00C01230" w:rsidP="002F06DB">
      <w:pPr>
        <w:pStyle w:val="Default"/>
        <w:numPr>
          <w:ilvl w:val="0"/>
          <w:numId w:val="11"/>
        </w:numPr>
        <w:spacing w:after="9"/>
        <w:rPr>
          <w:ins w:id="170" w:author="Head" w:date="2026-09-25T21:04:00Z" w16du:dateUtc="2026-09-26T01:04:00Z"/>
          <w:rFonts w:ascii="Tahoma" w:hAnsi="Tahoma" w:cs="Tahoma"/>
          <w:color w:val="auto"/>
          <w:sz w:val="20"/>
          <w:szCs w:val="20"/>
        </w:rPr>
      </w:pPr>
      <w:ins w:id="171" w:author="Head" w:date="2026-09-25T21:04:00Z" w16du:dateUtc="2026-09-26T01:04:00Z">
        <w:r w:rsidRPr="00C01230">
          <w:rPr>
            <w:rFonts w:ascii="Tahoma" w:hAnsi="Tahoma" w:cs="Tahoma"/>
            <w:color w:val="auto"/>
            <w:sz w:val="20"/>
            <w:szCs w:val="20"/>
          </w:rPr>
          <w:t xml:space="preserve">Understand why such behaviour is expected, </w:t>
        </w:r>
      </w:ins>
    </w:p>
    <w:p w14:paraId="0B912AFA" w14:textId="153823A8" w:rsidR="00C01230" w:rsidRPr="00C01230" w:rsidRDefault="00C01230" w:rsidP="002F06DB">
      <w:pPr>
        <w:pStyle w:val="Default"/>
        <w:numPr>
          <w:ilvl w:val="0"/>
          <w:numId w:val="11"/>
        </w:numPr>
        <w:spacing w:after="9"/>
        <w:rPr>
          <w:ins w:id="172" w:author="Head" w:date="2026-09-25T21:04:00Z" w16du:dateUtc="2026-09-26T01:04:00Z"/>
          <w:rFonts w:ascii="Tahoma" w:hAnsi="Tahoma" w:cs="Tahoma"/>
          <w:color w:val="auto"/>
          <w:sz w:val="20"/>
          <w:szCs w:val="20"/>
        </w:rPr>
      </w:pPr>
      <w:ins w:id="173" w:author="Head" w:date="2026-09-25T21:04:00Z" w16du:dateUtc="2026-09-26T01:04:00Z">
        <w:r w:rsidRPr="00C01230">
          <w:rPr>
            <w:rFonts w:ascii="Tahoma" w:hAnsi="Tahoma" w:cs="Tahoma"/>
            <w:color w:val="auto"/>
            <w:sz w:val="20"/>
            <w:szCs w:val="20"/>
          </w:rPr>
          <w:t xml:space="preserve">Be actively involved in determining the rules they are expected to observe, </w:t>
        </w:r>
      </w:ins>
    </w:p>
    <w:p w14:paraId="5B2A621B" w14:textId="5F0481C7" w:rsidR="00C01230" w:rsidRPr="00C01230" w:rsidRDefault="004B4EAD" w:rsidP="002F06DB">
      <w:pPr>
        <w:pStyle w:val="Default"/>
        <w:numPr>
          <w:ilvl w:val="0"/>
          <w:numId w:val="11"/>
        </w:numPr>
        <w:spacing w:after="9"/>
        <w:rPr>
          <w:ins w:id="174" w:author="Head" w:date="2026-09-25T21:04:00Z" w16du:dateUtc="2026-09-26T01:04:00Z"/>
          <w:rFonts w:ascii="Tahoma" w:hAnsi="Tahoma" w:cs="Tahoma"/>
          <w:color w:val="auto"/>
          <w:sz w:val="20"/>
          <w:szCs w:val="20"/>
        </w:rPr>
      </w:pPr>
      <w:ins w:id="175" w:author="Head" w:date="2026-09-25T21:04:00Z" w16du:dateUtc="2026-09-26T01:04:00Z">
        <w:r>
          <w:rPr>
            <w:rFonts w:ascii="Tahoma" w:hAnsi="Tahoma" w:cs="Tahoma"/>
            <w:color w:val="auto"/>
            <w:sz w:val="20"/>
            <w:szCs w:val="20"/>
          </w:rPr>
          <w:t>To be led by example by</w:t>
        </w:r>
        <w:r w:rsidR="00C01230" w:rsidRPr="00C01230">
          <w:rPr>
            <w:rFonts w:ascii="Tahoma" w:hAnsi="Tahoma" w:cs="Tahoma"/>
            <w:color w:val="auto"/>
            <w:sz w:val="20"/>
            <w:szCs w:val="20"/>
          </w:rPr>
          <w:t xml:space="preserve"> all members of society, especially those in authority both in our school and wider community, </w:t>
        </w:r>
      </w:ins>
    </w:p>
    <w:p w14:paraId="040282E0" w14:textId="14D502AE" w:rsidR="00C01230" w:rsidRPr="00C01230" w:rsidRDefault="00C01230" w:rsidP="002F06DB">
      <w:pPr>
        <w:pStyle w:val="Default"/>
        <w:numPr>
          <w:ilvl w:val="0"/>
          <w:numId w:val="11"/>
        </w:numPr>
        <w:spacing w:after="9"/>
        <w:rPr>
          <w:ins w:id="176" w:author="Head" w:date="2026-09-25T21:04:00Z" w16du:dateUtc="2026-09-26T01:04:00Z"/>
          <w:rFonts w:ascii="Tahoma" w:hAnsi="Tahoma" w:cs="Tahoma"/>
          <w:color w:val="auto"/>
          <w:sz w:val="20"/>
          <w:szCs w:val="20"/>
        </w:rPr>
      </w:pPr>
      <w:ins w:id="177" w:author="Head" w:date="2026-09-25T21:04:00Z" w16du:dateUtc="2026-09-26T01:04:00Z">
        <w:r w:rsidRPr="00C01230">
          <w:rPr>
            <w:rFonts w:ascii="Tahoma" w:hAnsi="Tahoma" w:cs="Tahoma"/>
            <w:color w:val="auto"/>
            <w:sz w:val="20"/>
            <w:szCs w:val="20"/>
          </w:rPr>
          <w:t>Be able to make intelligent an</w:t>
        </w:r>
        <w:r w:rsidR="004B4EAD">
          <w:rPr>
            <w:rFonts w:ascii="Tahoma" w:hAnsi="Tahoma" w:cs="Tahoma"/>
            <w:color w:val="auto"/>
            <w:sz w:val="20"/>
            <w:szCs w:val="20"/>
          </w:rPr>
          <w:t>d responsible moral decisions to</w:t>
        </w:r>
        <w:r w:rsidRPr="00C01230">
          <w:rPr>
            <w:rFonts w:ascii="Tahoma" w:hAnsi="Tahoma" w:cs="Tahoma"/>
            <w:color w:val="auto"/>
            <w:sz w:val="20"/>
            <w:szCs w:val="20"/>
          </w:rPr>
          <w:t xml:space="preserve"> situations outside their experience require, </w:t>
        </w:r>
      </w:ins>
    </w:p>
    <w:p w14:paraId="6F636F6A" w14:textId="08096121" w:rsidR="00C01230" w:rsidRPr="00C01230" w:rsidRDefault="00C01230" w:rsidP="002F06DB">
      <w:pPr>
        <w:pStyle w:val="Default"/>
        <w:numPr>
          <w:ilvl w:val="0"/>
          <w:numId w:val="11"/>
        </w:numPr>
        <w:rPr>
          <w:ins w:id="178" w:author="Head" w:date="2026-09-25T21:04:00Z" w16du:dateUtc="2026-09-26T01:04:00Z"/>
          <w:rFonts w:ascii="Tahoma" w:hAnsi="Tahoma" w:cs="Tahoma"/>
          <w:color w:val="auto"/>
          <w:sz w:val="20"/>
          <w:szCs w:val="20"/>
        </w:rPr>
      </w:pPr>
      <w:ins w:id="179" w:author="Head" w:date="2026-09-25T21:04:00Z" w16du:dateUtc="2026-09-26T01:04:00Z">
        <w:r w:rsidRPr="00C01230">
          <w:rPr>
            <w:rFonts w:ascii="Tahoma" w:hAnsi="Tahoma" w:cs="Tahoma"/>
            <w:color w:val="auto"/>
            <w:sz w:val="20"/>
            <w:szCs w:val="20"/>
          </w:rPr>
          <w:t xml:space="preserve">Have the will to do the “right thing”. </w:t>
        </w:r>
      </w:ins>
    </w:p>
    <w:p w14:paraId="54B61D82" w14:textId="77777777" w:rsidR="00C01230" w:rsidRPr="00C01230" w:rsidRDefault="00C01230" w:rsidP="00C01230">
      <w:pPr>
        <w:pStyle w:val="Default"/>
        <w:rPr>
          <w:ins w:id="180" w:author="Head" w:date="2026-09-25T21:04:00Z" w16du:dateUtc="2026-09-26T01:04:00Z"/>
          <w:rFonts w:ascii="Tahoma" w:hAnsi="Tahoma" w:cs="Tahoma"/>
          <w:color w:val="auto"/>
          <w:sz w:val="20"/>
          <w:szCs w:val="20"/>
        </w:rPr>
      </w:pPr>
    </w:p>
    <w:p w14:paraId="6996E28F" w14:textId="77777777" w:rsidR="00C01230" w:rsidRPr="00C01230" w:rsidRDefault="00C01230" w:rsidP="00C01230">
      <w:pPr>
        <w:pStyle w:val="Default"/>
        <w:rPr>
          <w:ins w:id="181" w:author="Head" w:date="2026-09-25T21:04:00Z" w16du:dateUtc="2026-09-26T01:04:00Z"/>
          <w:rFonts w:ascii="Tahoma" w:hAnsi="Tahoma" w:cs="Tahoma"/>
          <w:color w:val="auto"/>
          <w:sz w:val="20"/>
          <w:szCs w:val="20"/>
        </w:rPr>
      </w:pPr>
      <w:ins w:id="182" w:author="Head" w:date="2026-09-25T21:04:00Z" w16du:dateUtc="2026-09-26T01:04:00Z">
        <w:r w:rsidRPr="00C01230">
          <w:rPr>
            <w:rFonts w:ascii="Tahoma" w:hAnsi="Tahoma" w:cs="Tahoma"/>
            <w:b/>
            <w:bCs/>
            <w:color w:val="auto"/>
            <w:sz w:val="20"/>
            <w:szCs w:val="20"/>
          </w:rPr>
          <w:t xml:space="preserve">We will endeavour to do this by </w:t>
        </w:r>
      </w:ins>
    </w:p>
    <w:p w14:paraId="5C7E7C16" w14:textId="455D9497" w:rsidR="00C01230" w:rsidRPr="00C01230" w:rsidRDefault="00C01230" w:rsidP="002F06DB">
      <w:pPr>
        <w:pStyle w:val="Default"/>
        <w:numPr>
          <w:ilvl w:val="0"/>
          <w:numId w:val="12"/>
        </w:numPr>
        <w:spacing w:after="9"/>
        <w:rPr>
          <w:ins w:id="183" w:author="Head" w:date="2026-09-25T21:04:00Z" w16du:dateUtc="2026-09-26T01:04:00Z"/>
          <w:rFonts w:ascii="Tahoma" w:hAnsi="Tahoma" w:cs="Tahoma"/>
          <w:color w:val="auto"/>
          <w:sz w:val="20"/>
          <w:szCs w:val="20"/>
        </w:rPr>
      </w:pPr>
      <w:ins w:id="184" w:author="Head" w:date="2026-09-25T21:04:00Z" w16du:dateUtc="2026-09-26T01:04:00Z">
        <w:r w:rsidRPr="00C01230">
          <w:rPr>
            <w:rFonts w:ascii="Tahoma" w:hAnsi="Tahoma" w:cs="Tahoma"/>
            <w:color w:val="auto"/>
            <w:sz w:val="20"/>
            <w:szCs w:val="20"/>
          </w:rPr>
          <w:t xml:space="preserve">Creating and sustaining a welcoming and sympathetic environment that actively provides planned activities to promote social skills. </w:t>
        </w:r>
      </w:ins>
    </w:p>
    <w:p w14:paraId="7B6B46A8" w14:textId="3CD7456F" w:rsidR="00C01230" w:rsidRPr="00C01230" w:rsidRDefault="004B4EAD" w:rsidP="002F06DB">
      <w:pPr>
        <w:pStyle w:val="Default"/>
        <w:numPr>
          <w:ilvl w:val="0"/>
          <w:numId w:val="12"/>
        </w:numPr>
        <w:spacing w:after="9"/>
        <w:rPr>
          <w:ins w:id="185" w:author="Head" w:date="2026-09-25T21:04:00Z" w16du:dateUtc="2026-09-26T01:04:00Z"/>
          <w:rFonts w:ascii="Tahoma" w:hAnsi="Tahoma" w:cs="Tahoma"/>
          <w:color w:val="auto"/>
          <w:sz w:val="20"/>
          <w:szCs w:val="20"/>
        </w:rPr>
      </w:pPr>
      <w:ins w:id="186" w:author="Head" w:date="2026-09-25T21:04:00Z" w16du:dateUtc="2026-09-26T01:04:00Z">
        <w:r>
          <w:rPr>
            <w:rFonts w:ascii="Tahoma" w:hAnsi="Tahoma" w:cs="Tahoma"/>
            <w:color w:val="auto"/>
            <w:sz w:val="20"/>
            <w:szCs w:val="20"/>
          </w:rPr>
          <w:t>Setting</w:t>
        </w:r>
        <w:r w:rsidR="00C01230" w:rsidRPr="00C01230">
          <w:rPr>
            <w:rFonts w:ascii="Tahoma" w:hAnsi="Tahoma" w:cs="Tahoma"/>
            <w:color w:val="auto"/>
            <w:sz w:val="20"/>
            <w:szCs w:val="20"/>
          </w:rPr>
          <w:t xml:space="preserve"> set clear rules based on consi</w:t>
        </w:r>
        <w:r>
          <w:rPr>
            <w:rFonts w:ascii="Tahoma" w:hAnsi="Tahoma" w:cs="Tahoma"/>
            <w:color w:val="auto"/>
            <w:sz w:val="20"/>
            <w:szCs w:val="20"/>
          </w:rPr>
          <w:t>deration for others. We recognis</w:t>
        </w:r>
        <w:r w:rsidR="00C01230" w:rsidRPr="00C01230">
          <w:rPr>
            <w:rFonts w:ascii="Tahoma" w:hAnsi="Tahoma" w:cs="Tahoma"/>
            <w:color w:val="auto"/>
            <w:sz w:val="20"/>
            <w:szCs w:val="20"/>
          </w:rPr>
          <w:t xml:space="preserve">e that responsibility and discipline should be inseparable. </w:t>
        </w:r>
      </w:ins>
    </w:p>
    <w:p w14:paraId="5D82A619" w14:textId="334FF4BC" w:rsidR="00C01230" w:rsidRPr="00C01230" w:rsidRDefault="004B4EAD" w:rsidP="002F06DB">
      <w:pPr>
        <w:pStyle w:val="Default"/>
        <w:numPr>
          <w:ilvl w:val="0"/>
          <w:numId w:val="12"/>
        </w:numPr>
        <w:rPr>
          <w:ins w:id="187" w:author="Head" w:date="2026-09-25T21:04:00Z" w16du:dateUtc="2026-09-26T01:04:00Z"/>
          <w:rFonts w:ascii="Tahoma" w:hAnsi="Tahoma" w:cs="Tahoma"/>
          <w:color w:val="auto"/>
          <w:sz w:val="20"/>
          <w:szCs w:val="20"/>
        </w:rPr>
      </w:pPr>
      <w:ins w:id="188" w:author="Head" w:date="2026-09-25T21:04:00Z" w16du:dateUtc="2026-09-26T01:04:00Z">
        <w:r>
          <w:rPr>
            <w:rFonts w:ascii="Tahoma" w:hAnsi="Tahoma" w:cs="Tahoma"/>
            <w:color w:val="auto"/>
            <w:sz w:val="20"/>
            <w:szCs w:val="20"/>
          </w:rPr>
          <w:t xml:space="preserve">Using </w:t>
        </w:r>
        <w:r w:rsidR="00C01230" w:rsidRPr="00C01230">
          <w:rPr>
            <w:rFonts w:ascii="Tahoma" w:hAnsi="Tahoma" w:cs="Tahoma"/>
            <w:color w:val="auto"/>
            <w:sz w:val="20"/>
            <w:szCs w:val="20"/>
          </w:rPr>
          <w:t xml:space="preserve">discussion as an opportunity for adults to encourage moral development, based on real life situations with direct relevance to the children. This will allow the children to understand the criteria for making moral judgments and develop attitudes accordingly. </w:t>
        </w:r>
      </w:ins>
    </w:p>
    <w:p w14:paraId="782AEBB7" w14:textId="1D6C9801" w:rsidR="00C01230" w:rsidRDefault="00C01230" w:rsidP="00C01230">
      <w:pPr>
        <w:pStyle w:val="Default"/>
        <w:rPr>
          <w:ins w:id="189" w:author="Head" w:date="2026-09-25T21:04:00Z" w16du:dateUtc="2026-09-26T01:04:00Z"/>
          <w:rFonts w:ascii="Tahoma" w:hAnsi="Tahoma" w:cs="Tahoma"/>
          <w:color w:val="auto"/>
          <w:sz w:val="20"/>
          <w:szCs w:val="20"/>
        </w:rPr>
      </w:pPr>
    </w:p>
    <w:p w14:paraId="6A1031AE" w14:textId="0A4EDFD1" w:rsidR="004B4EAD" w:rsidRDefault="004B4EAD" w:rsidP="00C01230">
      <w:pPr>
        <w:pStyle w:val="Default"/>
        <w:rPr>
          <w:ins w:id="190" w:author="Head" w:date="2026-09-25T21:04:00Z" w16du:dateUtc="2026-09-26T01:04:00Z"/>
          <w:rFonts w:ascii="Tahoma" w:hAnsi="Tahoma" w:cs="Tahoma"/>
          <w:color w:val="auto"/>
          <w:sz w:val="20"/>
          <w:szCs w:val="20"/>
        </w:rPr>
      </w:pPr>
    </w:p>
    <w:p w14:paraId="0EED1538" w14:textId="3853B2FA" w:rsidR="004B4EAD" w:rsidRDefault="004B4EAD" w:rsidP="00C01230">
      <w:pPr>
        <w:pStyle w:val="Default"/>
        <w:rPr>
          <w:ins w:id="191" w:author="Head" w:date="2026-09-25T21:04:00Z" w16du:dateUtc="2026-09-26T01:04:00Z"/>
          <w:rFonts w:ascii="Tahoma" w:hAnsi="Tahoma" w:cs="Tahoma"/>
          <w:color w:val="auto"/>
          <w:sz w:val="20"/>
          <w:szCs w:val="20"/>
        </w:rPr>
      </w:pPr>
    </w:p>
    <w:p w14:paraId="7E05EC0B" w14:textId="443D7049" w:rsidR="004B4EAD" w:rsidRPr="004B4EAD" w:rsidRDefault="004B4EAD" w:rsidP="004B4EAD">
      <w:pPr>
        <w:pStyle w:val="Default"/>
        <w:jc w:val="center"/>
        <w:rPr>
          <w:ins w:id="192" w:author="Head" w:date="2026-09-25T21:04:00Z" w16du:dateUtc="2026-09-26T01:04:00Z"/>
          <w:rFonts w:ascii="Tahoma" w:hAnsi="Tahoma" w:cs="Tahoma"/>
          <w:color w:val="auto"/>
          <w:sz w:val="40"/>
          <w:szCs w:val="40"/>
        </w:rPr>
      </w:pPr>
    </w:p>
    <w:p w14:paraId="040977F7" w14:textId="7A4BF13B" w:rsidR="004B4EAD" w:rsidRPr="004B4EAD" w:rsidRDefault="004B4EAD" w:rsidP="004B4EAD">
      <w:pPr>
        <w:pStyle w:val="Default"/>
        <w:jc w:val="center"/>
        <w:rPr>
          <w:ins w:id="193" w:author="Head" w:date="2026-09-25T21:04:00Z" w16du:dateUtc="2026-09-26T01:04:00Z"/>
          <w:rFonts w:ascii="Tahoma" w:hAnsi="Tahoma" w:cs="Tahoma"/>
          <w:color w:val="auto"/>
          <w:sz w:val="40"/>
          <w:szCs w:val="40"/>
        </w:rPr>
      </w:pPr>
    </w:p>
    <w:p w14:paraId="4E724E9B" w14:textId="123E78FD" w:rsidR="004B4EAD" w:rsidRPr="004B4EAD" w:rsidRDefault="004B4EAD" w:rsidP="00D507DD">
      <w:pPr>
        <w:pStyle w:val="Default"/>
        <w:pBdr>
          <w:top w:val="single" w:sz="4" w:space="1" w:color="auto"/>
          <w:left w:val="single" w:sz="4" w:space="4" w:color="auto"/>
          <w:bottom w:val="single" w:sz="4" w:space="31" w:color="auto"/>
          <w:right w:val="single" w:sz="4" w:space="4" w:color="auto"/>
        </w:pBdr>
        <w:rPr>
          <w:ins w:id="194" w:author="Head" w:date="2026-09-25T21:04:00Z" w16du:dateUtc="2026-09-26T01:04:00Z"/>
          <w:rFonts w:ascii="Tahoma" w:hAnsi="Tahoma" w:cs="Tahoma"/>
          <w:color w:val="auto"/>
          <w:sz w:val="40"/>
          <w:szCs w:val="40"/>
        </w:rPr>
      </w:pPr>
    </w:p>
    <w:p w14:paraId="01B42BE0" w14:textId="254D3ECF" w:rsidR="004B4EAD" w:rsidRPr="004B4EAD" w:rsidRDefault="004B4EAD" w:rsidP="00D507DD">
      <w:pPr>
        <w:pStyle w:val="Default"/>
        <w:pBdr>
          <w:top w:val="single" w:sz="4" w:space="1" w:color="auto"/>
          <w:left w:val="single" w:sz="4" w:space="4" w:color="auto"/>
          <w:bottom w:val="single" w:sz="4" w:space="31" w:color="auto"/>
          <w:right w:val="single" w:sz="4" w:space="4" w:color="auto"/>
        </w:pBdr>
        <w:jc w:val="center"/>
        <w:rPr>
          <w:ins w:id="195" w:author="Head" w:date="2026-09-25T21:04:00Z" w16du:dateUtc="2026-09-26T01:04:00Z"/>
          <w:rFonts w:ascii="Tahoma" w:hAnsi="Tahoma" w:cs="Tahoma"/>
          <w:color w:val="auto"/>
          <w:sz w:val="40"/>
          <w:szCs w:val="40"/>
        </w:rPr>
      </w:pPr>
      <w:ins w:id="196" w:author="Head" w:date="2026-09-25T21:04:00Z" w16du:dateUtc="2026-09-26T01:04:00Z">
        <w:r w:rsidRPr="004B4EAD">
          <w:rPr>
            <w:rFonts w:ascii="Tahoma" w:hAnsi="Tahoma" w:cs="Tahoma"/>
            <w:color w:val="auto"/>
            <w:sz w:val="40"/>
            <w:szCs w:val="40"/>
          </w:rPr>
          <w:t>With Christ at the centre of our community, we live</w:t>
        </w:r>
        <w:r>
          <w:rPr>
            <w:rFonts w:ascii="Tahoma" w:hAnsi="Tahoma" w:cs="Tahoma"/>
            <w:color w:val="auto"/>
            <w:sz w:val="40"/>
            <w:szCs w:val="40"/>
          </w:rPr>
          <w:t>, l</w:t>
        </w:r>
        <w:r w:rsidRPr="004B4EAD">
          <w:rPr>
            <w:rFonts w:ascii="Tahoma" w:hAnsi="Tahoma" w:cs="Tahoma"/>
            <w:color w:val="auto"/>
            <w:sz w:val="40"/>
            <w:szCs w:val="40"/>
          </w:rPr>
          <w:t>ove and learn as Jesus taught us.</w:t>
        </w:r>
      </w:ins>
    </w:p>
    <w:p w14:paraId="047917AF" w14:textId="348E51B7" w:rsidR="009D73DD" w:rsidRPr="00C01230" w:rsidRDefault="009D73DD" w:rsidP="00331FD1">
      <w:pPr>
        <w:jc w:val="center"/>
        <w:rPr>
          <w:ins w:id="197" w:author="Head" w:date="2026-09-25T21:04:00Z" w16du:dateUtc="2026-09-26T01:04:00Z"/>
          <w:rFonts w:ascii="Tahoma" w:hAnsi="Tahoma" w:cs="Tahoma"/>
          <w:sz w:val="20"/>
          <w:szCs w:val="20"/>
        </w:rPr>
      </w:pPr>
    </w:p>
    <w:p w14:paraId="52E1BBB6" w14:textId="38EB13FA" w:rsidR="009D73DD" w:rsidRPr="00C01230" w:rsidRDefault="009D73DD" w:rsidP="00331FD1">
      <w:pPr>
        <w:jc w:val="center"/>
        <w:rPr>
          <w:ins w:id="198" w:author="Head" w:date="2026-09-25T21:04:00Z" w16du:dateUtc="2026-09-26T01:04:00Z"/>
          <w:rFonts w:ascii="Tahoma" w:hAnsi="Tahoma" w:cs="Tahoma"/>
          <w:sz w:val="20"/>
          <w:szCs w:val="20"/>
        </w:rPr>
      </w:pPr>
    </w:p>
    <w:p w14:paraId="2D6A3603" w14:textId="5EA6E2E9" w:rsidR="009D73DD" w:rsidRPr="00C01230" w:rsidRDefault="009D73DD" w:rsidP="00331FD1">
      <w:pPr>
        <w:jc w:val="center"/>
        <w:rPr>
          <w:ins w:id="199" w:author="Head" w:date="2026-09-25T21:04:00Z" w16du:dateUtc="2026-09-26T01:04:00Z"/>
          <w:rFonts w:ascii="Tahoma" w:hAnsi="Tahoma" w:cs="Tahoma"/>
          <w:sz w:val="20"/>
          <w:szCs w:val="20"/>
        </w:rPr>
      </w:pPr>
    </w:p>
    <w:p w14:paraId="435BEBF9" w14:textId="77777777" w:rsidR="009D73DD" w:rsidRPr="00C01230" w:rsidRDefault="009D73DD" w:rsidP="00331FD1">
      <w:pPr>
        <w:jc w:val="center"/>
        <w:rPr>
          <w:ins w:id="200" w:author="Head" w:date="2026-09-25T21:04:00Z" w16du:dateUtc="2026-09-26T01:04:00Z"/>
          <w:rFonts w:ascii="Tahoma" w:hAnsi="Tahoma" w:cs="Tahoma"/>
          <w:sz w:val="20"/>
          <w:szCs w:val="20"/>
        </w:rPr>
      </w:pPr>
    </w:p>
    <w:p w14:paraId="0604C9CE" w14:textId="77777777" w:rsidR="00E34261" w:rsidRDefault="00E34261" w:rsidP="00B57237">
      <w:pPr>
        <w:jc w:val="center"/>
        <w:rPr>
          <w:del w:id="201" w:author="Head" w:date="2026-09-25T21:04:00Z" w16du:dateUtc="2026-09-26T01:04:00Z"/>
          <w:rFonts w:ascii="Arial" w:hAnsi="Arial" w:cs="Arial"/>
          <w:b/>
          <w:sz w:val="72"/>
          <w:szCs w:val="72"/>
          <w:u w:val="single"/>
        </w:rPr>
      </w:pPr>
    </w:p>
    <w:p w14:paraId="00BE863B" w14:textId="30EC47D1" w:rsidR="002919F3" w:rsidRPr="00817CE3" w:rsidRDefault="002919F3" w:rsidP="00B57237">
      <w:pPr>
        <w:jc w:val="center"/>
        <w:rPr>
          <w:del w:id="202" w:author="Head" w:date="2026-09-25T21:04:00Z" w16du:dateUtc="2026-09-26T01:04:00Z"/>
          <w:rFonts w:ascii="Arial" w:hAnsi="Arial" w:cs="Arial"/>
          <w:b/>
          <w:sz w:val="72"/>
          <w:szCs w:val="72"/>
          <w:u w:val="single"/>
        </w:rPr>
      </w:pPr>
    </w:p>
    <w:p w14:paraId="28304739" w14:textId="3D93710D" w:rsidR="002919F3" w:rsidRPr="006E0F0E" w:rsidRDefault="00D71D7D" w:rsidP="00B57237">
      <w:pPr>
        <w:jc w:val="center"/>
        <w:rPr>
          <w:del w:id="203" w:author="Head" w:date="2026-09-25T21:04:00Z" w16du:dateUtc="2026-09-26T01:04:00Z"/>
          <w:rFonts w:ascii="Arial" w:hAnsi="Arial" w:cs="Arial"/>
          <w:b/>
          <w:i/>
          <w:sz w:val="72"/>
          <w:szCs w:val="72"/>
          <w:u w:val="single"/>
        </w:rPr>
      </w:pPr>
      <w:del w:id="204" w:author="Head" w:date="2026-09-25T21:04:00Z" w16du:dateUtc="2026-09-26T01:04:00Z">
        <w:r>
          <w:rPr>
            <w:rFonts w:ascii="Arial" w:hAnsi="Arial" w:cs="Arial"/>
            <w:b/>
            <w:i/>
            <w:noProof/>
            <w:sz w:val="72"/>
            <w:szCs w:val="72"/>
            <w:u w:val="single"/>
          </w:rPr>
          <w:drawing>
            <wp:inline distT="0" distB="0" distL="0" distR="0" wp14:anchorId="5C64DB35" wp14:editId="69342B13">
              <wp:extent cx="3343275" cy="1857375"/>
              <wp:effectExtent l="0" t="0" r="0" b="0"/>
              <wp:docPr id="2133731134" name="Picture 1" descr="A picture containing text, font, graphics,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31134" name="Picture 1" descr="A picture containing text, font, graphics, logo&#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343275" cy="1857375"/>
                      </a:xfrm>
                      <a:prstGeom prst="rect">
                        <a:avLst/>
                      </a:prstGeom>
                    </pic:spPr>
                  </pic:pic>
                </a:graphicData>
              </a:graphic>
            </wp:inline>
          </w:drawing>
        </w:r>
      </w:del>
    </w:p>
    <w:p w14:paraId="5F291B9D" w14:textId="77777777" w:rsidR="00E34261" w:rsidRDefault="00E34261" w:rsidP="00B57237">
      <w:pPr>
        <w:jc w:val="center"/>
        <w:rPr>
          <w:del w:id="205" w:author="Head" w:date="2026-09-25T21:04:00Z" w16du:dateUtc="2026-09-26T01:04:00Z"/>
          <w:rFonts w:ascii="Arial" w:hAnsi="Arial" w:cs="Arial"/>
          <w:b/>
          <w:sz w:val="52"/>
          <w:szCs w:val="52"/>
        </w:rPr>
      </w:pPr>
    </w:p>
    <w:p w14:paraId="47154D6F" w14:textId="4F650894" w:rsidR="0014325A" w:rsidRPr="00817CE3" w:rsidRDefault="00233EF0" w:rsidP="00B57237">
      <w:pPr>
        <w:jc w:val="center"/>
        <w:rPr>
          <w:del w:id="206" w:author="Head" w:date="2026-09-25T21:04:00Z" w16du:dateUtc="2026-09-26T01:04:00Z"/>
          <w:rFonts w:ascii="Arial" w:hAnsi="Arial" w:cs="Arial"/>
          <w:b/>
          <w:sz w:val="52"/>
          <w:szCs w:val="52"/>
        </w:rPr>
      </w:pPr>
      <w:del w:id="207" w:author="Head" w:date="2026-09-25T21:04:00Z" w16du:dateUtc="2026-09-26T01:04:00Z">
        <w:r>
          <w:rPr>
            <w:rFonts w:ascii="Arial" w:hAnsi="Arial" w:cs="Arial"/>
            <w:b/>
            <w:sz w:val="52"/>
            <w:szCs w:val="52"/>
          </w:rPr>
          <w:delText>SOUTH DUBLIN COUNTY COUNCIL</w:delText>
        </w:r>
        <w:r w:rsidR="00B57237" w:rsidRPr="00817CE3">
          <w:rPr>
            <w:rFonts w:ascii="Arial" w:hAnsi="Arial" w:cs="Arial"/>
            <w:b/>
            <w:sz w:val="52"/>
            <w:szCs w:val="52"/>
          </w:rPr>
          <w:delText xml:space="preserve">  </w:delText>
        </w:r>
      </w:del>
    </w:p>
    <w:p w14:paraId="174872FE" w14:textId="77777777" w:rsidR="00C26439" w:rsidRPr="00817CE3" w:rsidRDefault="00C17F44" w:rsidP="00B57237">
      <w:pPr>
        <w:jc w:val="center"/>
        <w:rPr>
          <w:del w:id="208" w:author="Head" w:date="2026-09-25T21:04:00Z" w16du:dateUtc="2026-09-26T01:04:00Z"/>
          <w:rFonts w:ascii="Arial" w:hAnsi="Arial" w:cs="Arial"/>
          <w:b/>
          <w:sz w:val="52"/>
          <w:szCs w:val="52"/>
        </w:rPr>
      </w:pPr>
      <w:del w:id="209" w:author="Head" w:date="2026-09-25T21:04:00Z" w16du:dateUtc="2026-09-26T01:04:00Z">
        <w:r>
          <w:rPr>
            <w:rFonts w:ascii="Arial" w:hAnsi="Arial" w:cs="Arial"/>
            <w:b/>
            <w:sz w:val="52"/>
            <w:szCs w:val="52"/>
          </w:rPr>
          <w:delText xml:space="preserve">TRAINING </w:delText>
        </w:r>
        <w:r w:rsidR="00B57237" w:rsidRPr="00817CE3">
          <w:rPr>
            <w:rFonts w:ascii="Arial" w:hAnsi="Arial" w:cs="Arial"/>
            <w:b/>
            <w:sz w:val="52"/>
            <w:szCs w:val="52"/>
          </w:rPr>
          <w:delText>PROGRAMME</w:delText>
        </w:r>
        <w:r w:rsidR="0014325A" w:rsidRPr="00817CE3">
          <w:rPr>
            <w:rFonts w:ascii="Arial" w:hAnsi="Arial" w:cs="Arial"/>
            <w:b/>
            <w:sz w:val="52"/>
            <w:szCs w:val="52"/>
          </w:rPr>
          <w:delText xml:space="preserve"> </w:delText>
        </w:r>
      </w:del>
    </w:p>
    <w:p w14:paraId="517041AE" w14:textId="77777777" w:rsidR="00C26439" w:rsidRPr="00817CE3" w:rsidRDefault="0014325A" w:rsidP="00B57237">
      <w:pPr>
        <w:jc w:val="center"/>
        <w:rPr>
          <w:del w:id="210" w:author="Head" w:date="2026-09-25T21:04:00Z" w16du:dateUtc="2026-09-26T01:04:00Z"/>
          <w:rFonts w:ascii="Arial" w:hAnsi="Arial" w:cs="Arial"/>
          <w:b/>
          <w:sz w:val="52"/>
          <w:szCs w:val="52"/>
        </w:rPr>
      </w:pPr>
      <w:del w:id="211" w:author="Head" w:date="2026-09-25T21:04:00Z" w16du:dateUtc="2026-09-26T01:04:00Z">
        <w:r w:rsidRPr="00817CE3">
          <w:rPr>
            <w:rFonts w:ascii="Arial" w:hAnsi="Arial" w:cs="Arial"/>
            <w:b/>
            <w:sz w:val="52"/>
            <w:szCs w:val="52"/>
          </w:rPr>
          <w:delText xml:space="preserve">for </w:delText>
        </w:r>
      </w:del>
    </w:p>
    <w:p w14:paraId="5A948E05" w14:textId="77777777" w:rsidR="0014325A" w:rsidRPr="00817CE3" w:rsidRDefault="00A75C0D" w:rsidP="00B57237">
      <w:pPr>
        <w:jc w:val="center"/>
        <w:rPr>
          <w:del w:id="212" w:author="Head" w:date="2026-09-25T21:04:00Z" w16du:dateUtc="2026-09-26T01:04:00Z"/>
          <w:rFonts w:ascii="Arial" w:hAnsi="Arial" w:cs="Arial"/>
          <w:b/>
          <w:sz w:val="52"/>
          <w:szCs w:val="52"/>
        </w:rPr>
      </w:pPr>
      <w:del w:id="213" w:author="Head" w:date="2026-09-25T21:04:00Z" w16du:dateUtc="2026-09-26T01:04:00Z">
        <w:r>
          <w:rPr>
            <w:rFonts w:ascii="Arial" w:hAnsi="Arial" w:cs="Arial"/>
            <w:b/>
            <w:sz w:val="52"/>
            <w:szCs w:val="52"/>
          </w:rPr>
          <w:delText xml:space="preserve">ELECTED </w:delText>
        </w:r>
        <w:r w:rsidR="0014325A" w:rsidRPr="00817CE3">
          <w:rPr>
            <w:rFonts w:ascii="Arial" w:hAnsi="Arial" w:cs="Arial"/>
            <w:b/>
            <w:sz w:val="52"/>
            <w:szCs w:val="52"/>
          </w:rPr>
          <w:delText xml:space="preserve">MEMBERS </w:delText>
        </w:r>
      </w:del>
    </w:p>
    <w:p w14:paraId="10193F8B" w14:textId="7390323C" w:rsidR="00ED1494" w:rsidRPr="00817CE3" w:rsidRDefault="0014325A" w:rsidP="00B57237">
      <w:pPr>
        <w:jc w:val="center"/>
        <w:rPr>
          <w:del w:id="214" w:author="Head" w:date="2026-09-25T21:04:00Z" w16du:dateUtc="2026-09-26T01:04:00Z"/>
          <w:rFonts w:ascii="Arial" w:hAnsi="Arial" w:cs="Arial"/>
          <w:b/>
          <w:sz w:val="52"/>
          <w:szCs w:val="52"/>
        </w:rPr>
      </w:pPr>
      <w:del w:id="215" w:author="Head" w:date="2026-09-25T21:04:00Z" w16du:dateUtc="2026-09-26T01:04:00Z">
        <w:r w:rsidRPr="00817CE3">
          <w:rPr>
            <w:rFonts w:ascii="Arial" w:hAnsi="Arial" w:cs="Arial"/>
            <w:b/>
            <w:sz w:val="52"/>
            <w:szCs w:val="52"/>
          </w:rPr>
          <w:delText xml:space="preserve"> </w:delText>
        </w:r>
        <w:r w:rsidR="00505F2B">
          <w:rPr>
            <w:rFonts w:ascii="Arial" w:hAnsi="Arial" w:cs="Arial"/>
            <w:b/>
            <w:sz w:val="52"/>
            <w:szCs w:val="52"/>
          </w:rPr>
          <w:delText>20</w:delText>
        </w:r>
        <w:r w:rsidR="00CC44F4">
          <w:rPr>
            <w:rFonts w:ascii="Arial" w:hAnsi="Arial" w:cs="Arial"/>
            <w:b/>
            <w:sz w:val="52"/>
            <w:szCs w:val="52"/>
          </w:rPr>
          <w:delText>2</w:delText>
        </w:r>
        <w:r w:rsidR="005A2FBC">
          <w:rPr>
            <w:rFonts w:ascii="Arial" w:hAnsi="Arial" w:cs="Arial"/>
            <w:b/>
            <w:sz w:val="52"/>
            <w:szCs w:val="52"/>
          </w:rPr>
          <w:delText>5</w:delText>
        </w:r>
      </w:del>
    </w:p>
    <w:p w14:paraId="33A77649" w14:textId="77777777" w:rsidR="00B01A37" w:rsidRPr="00817CE3" w:rsidRDefault="00B01A37" w:rsidP="00B57237">
      <w:pPr>
        <w:rPr>
          <w:del w:id="216" w:author="Head" w:date="2026-09-25T21:04:00Z" w16du:dateUtc="2026-09-26T01:04:00Z"/>
          <w:rFonts w:ascii="Arial" w:hAnsi="Arial" w:cs="Arial"/>
          <w:b/>
          <w:u w:val="single"/>
        </w:rPr>
      </w:pPr>
    </w:p>
    <w:p w14:paraId="3A71B09A" w14:textId="77777777" w:rsidR="001036B0" w:rsidRPr="00817CE3" w:rsidRDefault="001036B0" w:rsidP="00B57237">
      <w:pPr>
        <w:rPr>
          <w:del w:id="217" w:author="Head" w:date="2026-09-25T21:04:00Z" w16du:dateUtc="2026-09-26T01:04:00Z"/>
          <w:rFonts w:ascii="Arial" w:hAnsi="Arial" w:cs="Arial"/>
          <w:b/>
          <w:u w:val="single"/>
        </w:rPr>
      </w:pPr>
    </w:p>
    <w:p w14:paraId="3690D4DE" w14:textId="77777777" w:rsidR="001036B0" w:rsidRPr="00817CE3" w:rsidRDefault="001036B0" w:rsidP="00B57237">
      <w:pPr>
        <w:rPr>
          <w:del w:id="218" w:author="Head" w:date="2026-09-25T21:04:00Z" w16du:dateUtc="2026-09-26T01:04:00Z"/>
          <w:rFonts w:ascii="Arial" w:hAnsi="Arial" w:cs="Arial"/>
          <w:b/>
          <w:u w:val="single"/>
        </w:rPr>
      </w:pPr>
    </w:p>
    <w:p w14:paraId="6D432914" w14:textId="77777777" w:rsidR="001036B0" w:rsidRPr="00817CE3" w:rsidRDefault="001036B0" w:rsidP="00B57237">
      <w:pPr>
        <w:rPr>
          <w:del w:id="219" w:author="Head" w:date="2026-09-25T21:04:00Z" w16du:dateUtc="2026-09-26T01:04:00Z"/>
          <w:rFonts w:ascii="Arial" w:hAnsi="Arial" w:cs="Arial"/>
          <w:b/>
          <w:u w:val="single"/>
        </w:rPr>
      </w:pPr>
    </w:p>
    <w:p w14:paraId="448BDBB4" w14:textId="77777777" w:rsidR="001036B0" w:rsidRPr="00817CE3" w:rsidRDefault="001036B0" w:rsidP="00B57237">
      <w:pPr>
        <w:rPr>
          <w:del w:id="220" w:author="Head" w:date="2026-09-25T21:04:00Z" w16du:dateUtc="2026-09-26T01:04:00Z"/>
          <w:rFonts w:ascii="Arial" w:hAnsi="Arial" w:cs="Arial"/>
          <w:b/>
          <w:u w:val="single"/>
        </w:rPr>
      </w:pPr>
    </w:p>
    <w:p w14:paraId="4478508C" w14:textId="77777777" w:rsidR="00D355AD" w:rsidRPr="00817CE3" w:rsidRDefault="00D355AD" w:rsidP="001036B0">
      <w:pPr>
        <w:jc w:val="center"/>
        <w:rPr>
          <w:del w:id="221" w:author="Head" w:date="2026-09-25T21:04:00Z" w16du:dateUtc="2026-09-26T01:04:00Z"/>
          <w:rFonts w:ascii="Arial" w:hAnsi="Arial" w:cs="Arial"/>
          <w:b/>
          <w:sz w:val="28"/>
          <w:szCs w:val="28"/>
          <w:u w:val="single"/>
        </w:rPr>
      </w:pPr>
    </w:p>
    <w:p w14:paraId="56B6E1A0" w14:textId="77777777" w:rsidR="00D355AD" w:rsidRPr="00817CE3" w:rsidRDefault="00D355AD" w:rsidP="001036B0">
      <w:pPr>
        <w:jc w:val="center"/>
        <w:rPr>
          <w:del w:id="222" w:author="Head" w:date="2026-09-25T21:04:00Z" w16du:dateUtc="2026-09-26T01:04:00Z"/>
          <w:rFonts w:ascii="Arial" w:hAnsi="Arial" w:cs="Arial"/>
          <w:b/>
          <w:sz w:val="28"/>
          <w:szCs w:val="28"/>
          <w:u w:val="single"/>
        </w:rPr>
      </w:pPr>
    </w:p>
    <w:p w14:paraId="40FA9E00" w14:textId="77777777" w:rsidR="00D355AD" w:rsidRPr="00817CE3" w:rsidRDefault="00D355AD" w:rsidP="001036B0">
      <w:pPr>
        <w:jc w:val="center"/>
        <w:rPr>
          <w:del w:id="223" w:author="Head" w:date="2026-09-25T21:04:00Z" w16du:dateUtc="2026-09-26T01:04:00Z"/>
          <w:rFonts w:ascii="Arial" w:hAnsi="Arial" w:cs="Arial"/>
          <w:b/>
          <w:sz w:val="28"/>
          <w:szCs w:val="28"/>
          <w:u w:val="single"/>
        </w:rPr>
      </w:pPr>
    </w:p>
    <w:p w14:paraId="46BBB2C8" w14:textId="77777777" w:rsidR="00B15882" w:rsidRPr="00195E1A" w:rsidRDefault="00B15882" w:rsidP="00B15882">
      <w:pPr>
        <w:pStyle w:val="NoSpacing"/>
        <w:rPr>
          <w:del w:id="224" w:author="Head" w:date="2026-09-25T21:04:00Z" w16du:dateUtc="2026-09-26T01:04:00Z"/>
          <w:rFonts w:ascii="Arial" w:hAnsi="Arial" w:cs="Arial"/>
        </w:rPr>
      </w:pPr>
    </w:p>
    <w:p w14:paraId="29C68BB5" w14:textId="4D887BAE" w:rsidR="004504B2" w:rsidRPr="00195E1A" w:rsidRDefault="00C95A41" w:rsidP="00C95A41">
      <w:pPr>
        <w:pStyle w:val="NoSpacing"/>
        <w:jc w:val="center"/>
        <w:rPr>
          <w:del w:id="225" w:author="Head" w:date="2026-09-25T21:04:00Z" w16du:dateUtc="2026-09-26T01:04:00Z"/>
          <w:rFonts w:ascii="Arial" w:hAnsi="Arial" w:cs="Arial"/>
          <w:b/>
          <w:u w:val="single"/>
        </w:rPr>
      </w:pPr>
      <w:del w:id="226" w:author="Head" w:date="2026-09-25T21:04:00Z" w16du:dateUtc="2026-09-26T01:04:00Z">
        <w:r w:rsidRPr="00C95A41">
          <w:rPr>
            <w:rFonts w:ascii="Arial" w:hAnsi="Arial" w:cs="Arial"/>
            <w:b/>
          </w:rPr>
          <w:delText xml:space="preserve">   </w:delText>
        </w:r>
        <w:r w:rsidR="00233EF0">
          <w:rPr>
            <w:rFonts w:ascii="Arial" w:hAnsi="Arial" w:cs="Arial"/>
            <w:b/>
            <w:u w:val="single"/>
          </w:rPr>
          <w:delText xml:space="preserve">SOUTH </w:delText>
        </w:r>
        <w:r w:rsidR="00A212EC" w:rsidRPr="00195E1A">
          <w:rPr>
            <w:rFonts w:ascii="Arial" w:hAnsi="Arial" w:cs="Arial"/>
            <w:b/>
            <w:u w:val="single"/>
          </w:rPr>
          <w:delText xml:space="preserve">DUBLIN </w:delText>
        </w:r>
        <w:r w:rsidR="00233EF0">
          <w:rPr>
            <w:rFonts w:ascii="Arial" w:hAnsi="Arial" w:cs="Arial"/>
            <w:b/>
            <w:u w:val="single"/>
          </w:rPr>
          <w:delText>COUNTY</w:delText>
        </w:r>
        <w:r w:rsidR="00A212EC" w:rsidRPr="00195E1A">
          <w:rPr>
            <w:rFonts w:ascii="Arial" w:hAnsi="Arial" w:cs="Arial"/>
            <w:b/>
            <w:u w:val="single"/>
          </w:rPr>
          <w:delText xml:space="preserve"> COUNCIL TRAINING </w:delText>
        </w:r>
        <w:r w:rsidR="001036B0" w:rsidRPr="00195E1A">
          <w:rPr>
            <w:rFonts w:ascii="Arial" w:hAnsi="Arial" w:cs="Arial"/>
            <w:b/>
            <w:u w:val="single"/>
          </w:rPr>
          <w:delText>PROGRAMME</w:delText>
        </w:r>
        <w:r w:rsidR="002429C1" w:rsidRPr="00195E1A">
          <w:rPr>
            <w:rFonts w:ascii="Arial" w:hAnsi="Arial" w:cs="Arial"/>
            <w:b/>
            <w:u w:val="single"/>
          </w:rPr>
          <w:delText xml:space="preserve"> </w:delText>
        </w:r>
        <w:r w:rsidR="001036B0" w:rsidRPr="00195E1A">
          <w:rPr>
            <w:rFonts w:ascii="Arial" w:hAnsi="Arial" w:cs="Arial"/>
            <w:b/>
            <w:u w:val="single"/>
          </w:rPr>
          <w:delText>for</w:delText>
        </w:r>
        <w:r w:rsidR="002429C1" w:rsidRPr="00195E1A">
          <w:rPr>
            <w:rFonts w:ascii="Arial" w:hAnsi="Arial" w:cs="Arial"/>
            <w:b/>
            <w:u w:val="single"/>
          </w:rPr>
          <w:delText xml:space="preserve"> </w:delText>
        </w:r>
        <w:r w:rsidR="004504B2" w:rsidRPr="00195E1A">
          <w:rPr>
            <w:rFonts w:ascii="Arial" w:hAnsi="Arial" w:cs="Arial"/>
            <w:b/>
            <w:u w:val="single"/>
          </w:rPr>
          <w:delText>MEMBERS</w:delText>
        </w:r>
        <w:r w:rsidR="00CC44F4" w:rsidRPr="00195E1A">
          <w:rPr>
            <w:rFonts w:ascii="Arial" w:hAnsi="Arial" w:cs="Arial"/>
            <w:b/>
            <w:u w:val="single"/>
          </w:rPr>
          <w:delText xml:space="preserve"> </w:delText>
        </w:r>
        <w:r w:rsidR="00C62141" w:rsidRPr="00195E1A">
          <w:rPr>
            <w:rFonts w:ascii="Arial" w:hAnsi="Arial" w:cs="Arial"/>
            <w:b/>
            <w:u w:val="single"/>
          </w:rPr>
          <w:delText>20</w:delText>
        </w:r>
        <w:r w:rsidR="0056568E" w:rsidRPr="00195E1A">
          <w:rPr>
            <w:rFonts w:ascii="Arial" w:hAnsi="Arial" w:cs="Arial"/>
            <w:b/>
            <w:u w:val="single"/>
          </w:rPr>
          <w:delText>2</w:delText>
        </w:r>
        <w:r w:rsidR="005A2FBC">
          <w:rPr>
            <w:rFonts w:ascii="Arial" w:hAnsi="Arial" w:cs="Arial"/>
            <w:b/>
            <w:u w:val="single"/>
          </w:rPr>
          <w:delText>5</w:delText>
        </w:r>
      </w:del>
    </w:p>
    <w:p w14:paraId="40EA6B8E" w14:textId="77777777" w:rsidR="004504B2" w:rsidRPr="00195E1A" w:rsidRDefault="004504B2" w:rsidP="00C62141">
      <w:pPr>
        <w:pStyle w:val="NoSpacing"/>
        <w:rPr>
          <w:del w:id="227" w:author="Head" w:date="2026-09-25T21:04:00Z" w16du:dateUtc="2026-09-26T01:04:00Z"/>
          <w:rFonts w:ascii="Arial" w:hAnsi="Arial" w:cs="Arial"/>
          <w:b/>
          <w:u w:val="single"/>
        </w:rPr>
      </w:pPr>
    </w:p>
    <w:p w14:paraId="7C2D0764" w14:textId="77777777" w:rsidR="00B02C19" w:rsidRPr="00195E1A" w:rsidRDefault="00B02C19" w:rsidP="00EC09EE">
      <w:pPr>
        <w:pStyle w:val="NoSpacing"/>
        <w:ind w:firstLine="720"/>
        <w:rPr>
          <w:del w:id="228" w:author="Head" w:date="2026-09-25T21:04:00Z" w16du:dateUtc="2026-09-26T01:04:00Z"/>
          <w:rFonts w:ascii="Arial" w:hAnsi="Arial" w:cs="Arial"/>
          <w:b/>
          <w:u w:val="single"/>
        </w:rPr>
      </w:pPr>
      <w:del w:id="229" w:author="Head" w:date="2026-09-25T21:04:00Z" w16du:dateUtc="2026-09-26T01:04:00Z">
        <w:r w:rsidRPr="00195E1A">
          <w:rPr>
            <w:rFonts w:ascii="Arial" w:hAnsi="Arial" w:cs="Arial"/>
            <w:b/>
            <w:u w:val="single"/>
          </w:rPr>
          <w:delText>Background</w:delText>
        </w:r>
      </w:del>
    </w:p>
    <w:p w14:paraId="66817B3D" w14:textId="77777777" w:rsidR="00C62141" w:rsidRPr="00195E1A" w:rsidRDefault="00C62141" w:rsidP="00EC09EE">
      <w:pPr>
        <w:pStyle w:val="NoSpacing"/>
        <w:ind w:left="720"/>
        <w:rPr>
          <w:del w:id="230" w:author="Head" w:date="2026-09-25T21:04:00Z" w16du:dateUtc="2026-09-26T01:04:00Z"/>
          <w:rFonts w:ascii="Arial" w:hAnsi="Arial" w:cs="Arial"/>
          <w:b/>
          <w:u w:val="single"/>
        </w:rPr>
      </w:pPr>
    </w:p>
    <w:p w14:paraId="1061D35E" w14:textId="77777777" w:rsidR="007C5260" w:rsidRPr="00195E1A" w:rsidRDefault="007C5260" w:rsidP="00EC09EE">
      <w:pPr>
        <w:pStyle w:val="NoSpacing"/>
        <w:ind w:left="720"/>
        <w:rPr>
          <w:del w:id="231" w:author="Head" w:date="2026-09-25T21:04:00Z" w16du:dateUtc="2026-09-26T01:04:00Z"/>
          <w:rFonts w:ascii="Arial" w:hAnsi="Arial" w:cs="Arial"/>
          <w:b/>
        </w:rPr>
      </w:pPr>
      <w:del w:id="232" w:author="Head" w:date="2026-09-25T21:04:00Z" w16du:dateUtc="2026-09-26T01:04:00Z">
        <w:r w:rsidRPr="00195E1A">
          <w:rPr>
            <w:rFonts w:ascii="Arial" w:hAnsi="Arial" w:cs="Arial"/>
            <w:b/>
          </w:rPr>
          <w:delText>Legislation</w:delText>
        </w:r>
      </w:del>
    </w:p>
    <w:p w14:paraId="13F66876" w14:textId="3588457B" w:rsidR="007C5260" w:rsidRPr="00195E1A" w:rsidRDefault="007C5260" w:rsidP="00EC09EE">
      <w:pPr>
        <w:pStyle w:val="NoSpacing"/>
        <w:ind w:left="720"/>
        <w:rPr>
          <w:del w:id="233" w:author="Head" w:date="2026-09-25T21:04:00Z" w16du:dateUtc="2026-09-26T01:04:00Z"/>
          <w:rStyle w:val="fontstyle01"/>
          <w:rFonts w:ascii="Arial" w:hAnsi="Arial" w:cs="Arial"/>
          <w:sz w:val="22"/>
          <w:szCs w:val="22"/>
        </w:rPr>
      </w:pPr>
      <w:del w:id="234" w:author="Head" w:date="2026-09-25T21:04:00Z" w16du:dateUtc="2026-09-26T01:04:00Z">
        <w:r w:rsidRPr="00195E1A">
          <w:rPr>
            <w:rStyle w:val="fontstyle01"/>
            <w:rFonts w:ascii="Arial" w:hAnsi="Arial" w:cs="Arial"/>
            <w:sz w:val="22"/>
            <w:szCs w:val="22"/>
          </w:rPr>
          <w:delText>Under section 142(5A) of the 2001 Local Government Act, as inserted by section 53(1)(d) of the 2014 Act, the provision of allowances for expenses for training is separated from the allowances</w:delText>
        </w:r>
        <w:r w:rsidR="00F91718" w:rsidRPr="00195E1A">
          <w:rPr>
            <w:rFonts w:ascii="Arial" w:hAnsi="Arial" w:cs="Arial"/>
            <w:color w:val="000000"/>
          </w:rPr>
          <w:delText xml:space="preserve"> </w:delText>
        </w:r>
        <w:r w:rsidRPr="00195E1A">
          <w:rPr>
            <w:rStyle w:val="fontstyle01"/>
            <w:rFonts w:ascii="Arial" w:hAnsi="Arial" w:cs="Arial"/>
            <w:sz w:val="22"/>
            <w:szCs w:val="22"/>
          </w:rPr>
          <w:delText>for expenses for conferences</w:delText>
        </w:r>
        <w:r w:rsidR="00903E86" w:rsidRPr="00195E1A">
          <w:rPr>
            <w:rStyle w:val="fontstyle01"/>
            <w:rFonts w:ascii="Arial" w:hAnsi="Arial" w:cs="Arial"/>
            <w:sz w:val="22"/>
            <w:szCs w:val="22"/>
          </w:rPr>
          <w:delText xml:space="preserve">. </w:delText>
        </w:r>
        <w:r w:rsidR="00300342" w:rsidRPr="00195E1A">
          <w:rPr>
            <w:rStyle w:val="fontstyle01"/>
            <w:rFonts w:ascii="Arial" w:hAnsi="Arial" w:cs="Arial"/>
            <w:sz w:val="22"/>
            <w:szCs w:val="22"/>
          </w:rPr>
          <w:delText>The guidelines regarding attendance at training and conferences is set out in Circular LG 05-2022 “Allowances a</w:delText>
        </w:r>
        <w:r w:rsidR="00195E1A" w:rsidRPr="00195E1A">
          <w:rPr>
            <w:rStyle w:val="fontstyle01"/>
            <w:rFonts w:ascii="Arial" w:hAnsi="Arial" w:cs="Arial"/>
            <w:sz w:val="22"/>
            <w:szCs w:val="22"/>
          </w:rPr>
          <w:delText>n</w:delText>
        </w:r>
        <w:r w:rsidR="00300342" w:rsidRPr="00195E1A">
          <w:rPr>
            <w:rStyle w:val="fontstyle01"/>
            <w:rFonts w:ascii="Arial" w:hAnsi="Arial" w:cs="Arial"/>
            <w:sz w:val="22"/>
            <w:szCs w:val="22"/>
          </w:rPr>
          <w:delText>d Expenses of Elected Members of Local Authorities</w:delText>
        </w:r>
        <w:r w:rsidR="00195E1A" w:rsidRPr="00195E1A">
          <w:rPr>
            <w:rStyle w:val="fontstyle01"/>
            <w:rFonts w:ascii="Arial" w:hAnsi="Arial" w:cs="Arial"/>
            <w:sz w:val="22"/>
            <w:szCs w:val="22"/>
          </w:rPr>
          <w:delText>”</w:delText>
        </w:r>
        <w:r w:rsidR="00300342" w:rsidRPr="00195E1A">
          <w:rPr>
            <w:rStyle w:val="fontstyle01"/>
            <w:rFonts w:ascii="Arial" w:hAnsi="Arial" w:cs="Arial"/>
            <w:sz w:val="22"/>
            <w:szCs w:val="22"/>
          </w:rPr>
          <w:delText>.</w:delText>
        </w:r>
      </w:del>
    </w:p>
    <w:p w14:paraId="6F1229E4" w14:textId="77777777" w:rsidR="00300342" w:rsidRPr="00195E1A" w:rsidRDefault="00300342" w:rsidP="00EC09EE">
      <w:pPr>
        <w:pStyle w:val="NoSpacing"/>
        <w:ind w:left="720"/>
        <w:rPr>
          <w:del w:id="235" w:author="Head" w:date="2026-09-25T21:04:00Z" w16du:dateUtc="2026-09-26T01:04:00Z"/>
          <w:rStyle w:val="fontstyle01"/>
          <w:rFonts w:ascii="Arial" w:hAnsi="Arial" w:cs="Arial"/>
          <w:sz w:val="22"/>
          <w:szCs w:val="22"/>
        </w:rPr>
      </w:pPr>
    </w:p>
    <w:p w14:paraId="26DE046B" w14:textId="3B23A515" w:rsidR="00FF639F" w:rsidRPr="00195E1A" w:rsidRDefault="00300342" w:rsidP="00EC09EE">
      <w:pPr>
        <w:pStyle w:val="NoSpacing"/>
        <w:ind w:left="720"/>
        <w:rPr>
          <w:del w:id="236" w:author="Head" w:date="2026-09-25T21:04:00Z" w16du:dateUtc="2026-09-26T01:04:00Z"/>
          <w:rStyle w:val="fontstyle01"/>
          <w:rFonts w:ascii="Arial" w:hAnsi="Arial" w:cs="Arial"/>
          <w:sz w:val="22"/>
          <w:szCs w:val="22"/>
        </w:rPr>
      </w:pPr>
      <w:del w:id="237" w:author="Head" w:date="2026-09-25T21:04:00Z" w16du:dateUtc="2026-09-26T01:04:00Z">
        <w:r w:rsidRPr="00195E1A">
          <w:rPr>
            <w:rStyle w:val="fontstyle01"/>
            <w:rFonts w:ascii="Arial" w:hAnsi="Arial" w:cs="Arial"/>
            <w:sz w:val="22"/>
            <w:szCs w:val="22"/>
          </w:rPr>
          <w:delText xml:space="preserve">Under the regulations </w:delText>
        </w:r>
        <w:r w:rsidR="005F2D81">
          <w:rPr>
            <w:rStyle w:val="fontstyle01"/>
            <w:rFonts w:ascii="Arial" w:hAnsi="Arial" w:cs="Arial"/>
            <w:sz w:val="22"/>
            <w:szCs w:val="22"/>
          </w:rPr>
          <w:delText xml:space="preserve">South </w:delText>
        </w:r>
        <w:r w:rsidRPr="00195E1A">
          <w:rPr>
            <w:rStyle w:val="fontstyle01"/>
            <w:rFonts w:ascii="Arial" w:hAnsi="Arial" w:cs="Arial"/>
            <w:sz w:val="22"/>
            <w:szCs w:val="22"/>
          </w:rPr>
          <w:delText xml:space="preserve">Dublin </w:delText>
        </w:r>
        <w:r w:rsidR="005F2D81">
          <w:rPr>
            <w:rStyle w:val="fontstyle01"/>
            <w:rFonts w:ascii="Arial" w:hAnsi="Arial" w:cs="Arial"/>
            <w:sz w:val="22"/>
            <w:szCs w:val="22"/>
          </w:rPr>
          <w:delText>County</w:delText>
        </w:r>
        <w:r w:rsidRPr="00195E1A">
          <w:rPr>
            <w:rStyle w:val="fontstyle01"/>
            <w:rFonts w:ascii="Arial" w:hAnsi="Arial" w:cs="Arial"/>
            <w:sz w:val="22"/>
            <w:szCs w:val="22"/>
          </w:rPr>
          <w:delText xml:space="preserve"> Council is required to adopt a Training and Development Programme for the Elected Members.  </w:delText>
        </w:r>
      </w:del>
    </w:p>
    <w:p w14:paraId="2E5C48A0" w14:textId="77777777" w:rsidR="00FF639F" w:rsidRPr="00195E1A" w:rsidRDefault="00FF639F" w:rsidP="00EC09EE">
      <w:pPr>
        <w:pStyle w:val="NoSpacing"/>
        <w:ind w:left="720"/>
        <w:rPr>
          <w:del w:id="238" w:author="Head" w:date="2026-09-25T21:04:00Z" w16du:dateUtc="2026-09-26T01:04:00Z"/>
          <w:rStyle w:val="fontstyle01"/>
          <w:rFonts w:ascii="Arial" w:hAnsi="Arial" w:cs="Arial"/>
          <w:sz w:val="22"/>
          <w:szCs w:val="22"/>
        </w:rPr>
      </w:pPr>
    </w:p>
    <w:p w14:paraId="255AEE1B" w14:textId="77777777" w:rsidR="00FF639F" w:rsidRPr="00195E1A" w:rsidRDefault="00FF639F" w:rsidP="00EC09EE">
      <w:pPr>
        <w:pStyle w:val="NoSpacing"/>
        <w:ind w:left="720"/>
        <w:rPr>
          <w:del w:id="239" w:author="Head" w:date="2026-09-25T21:04:00Z" w16du:dateUtc="2026-09-26T01:04:00Z"/>
          <w:rStyle w:val="fontstyle01"/>
          <w:rFonts w:ascii="Arial" w:hAnsi="Arial" w:cs="Arial"/>
          <w:b/>
          <w:sz w:val="22"/>
          <w:szCs w:val="22"/>
        </w:rPr>
      </w:pPr>
      <w:del w:id="240" w:author="Head" w:date="2026-09-25T21:04:00Z" w16du:dateUtc="2026-09-26T01:04:00Z">
        <w:r w:rsidRPr="00195E1A">
          <w:rPr>
            <w:rStyle w:val="fontstyle01"/>
            <w:rFonts w:ascii="Arial" w:hAnsi="Arial" w:cs="Arial"/>
            <w:b/>
            <w:sz w:val="22"/>
            <w:szCs w:val="22"/>
          </w:rPr>
          <w:delText>Scope of the programme</w:delText>
        </w:r>
      </w:del>
    </w:p>
    <w:p w14:paraId="2C6D3C54" w14:textId="77777777" w:rsidR="00300342" w:rsidRPr="00195E1A" w:rsidRDefault="00300342" w:rsidP="00EC09EE">
      <w:pPr>
        <w:pStyle w:val="NoSpacing"/>
        <w:ind w:left="720"/>
        <w:rPr>
          <w:del w:id="241" w:author="Head" w:date="2026-09-25T21:04:00Z" w16du:dateUtc="2026-09-26T01:04:00Z"/>
          <w:rStyle w:val="fontstyle01"/>
          <w:rFonts w:ascii="Arial" w:hAnsi="Arial" w:cs="Arial"/>
          <w:sz w:val="22"/>
          <w:szCs w:val="22"/>
        </w:rPr>
      </w:pPr>
      <w:del w:id="242" w:author="Head" w:date="2026-09-25T21:04:00Z" w16du:dateUtc="2026-09-26T01:04:00Z">
        <w:r w:rsidRPr="00195E1A">
          <w:rPr>
            <w:rStyle w:val="fontstyle01"/>
            <w:rFonts w:ascii="Arial" w:hAnsi="Arial" w:cs="Arial"/>
            <w:sz w:val="22"/>
            <w:szCs w:val="22"/>
          </w:rPr>
          <w:delText>This Programme should reflect the following</w:delText>
        </w:r>
      </w:del>
    </w:p>
    <w:p w14:paraId="75B03708" w14:textId="77777777" w:rsidR="007C5260" w:rsidRPr="00195E1A" w:rsidRDefault="007C5260" w:rsidP="002F06DB">
      <w:pPr>
        <w:pStyle w:val="NoSpacing"/>
        <w:numPr>
          <w:ilvl w:val="0"/>
          <w:numId w:val="5"/>
        </w:numPr>
        <w:rPr>
          <w:del w:id="243" w:author="Head" w:date="2026-09-25T21:04:00Z" w16du:dateUtc="2026-09-26T01:04:00Z"/>
          <w:rStyle w:val="fontstyle01"/>
          <w:rFonts w:ascii="Arial" w:hAnsi="Arial" w:cs="Arial"/>
          <w:sz w:val="22"/>
          <w:szCs w:val="22"/>
        </w:rPr>
      </w:pPr>
      <w:del w:id="244" w:author="Head" w:date="2026-09-25T21:04:00Z" w16du:dateUtc="2026-09-26T01:04:00Z">
        <w:r w:rsidRPr="00195E1A">
          <w:rPr>
            <w:rStyle w:val="fontstyle01"/>
            <w:rFonts w:ascii="Arial" w:hAnsi="Arial" w:cs="Arial"/>
            <w:sz w:val="22"/>
            <w:szCs w:val="22"/>
          </w:rPr>
          <w:delText>the key policy issues and challenges facing the members and the local authority</w:delText>
        </w:r>
        <w:r w:rsidRPr="00195E1A">
          <w:rPr>
            <w:rFonts w:ascii="Arial" w:hAnsi="Arial" w:cs="Arial"/>
            <w:color w:val="000000"/>
          </w:rPr>
          <w:br/>
        </w:r>
        <w:r w:rsidRPr="00195E1A">
          <w:rPr>
            <w:rStyle w:val="fontstyle01"/>
            <w:rFonts w:ascii="Arial" w:hAnsi="Arial" w:cs="Arial"/>
            <w:sz w:val="22"/>
            <w:szCs w:val="22"/>
          </w:rPr>
          <w:delText>generally;</w:delText>
        </w:r>
      </w:del>
    </w:p>
    <w:p w14:paraId="043C29EB" w14:textId="77777777" w:rsidR="00300342" w:rsidRPr="00195E1A" w:rsidRDefault="007C5260" w:rsidP="002F06DB">
      <w:pPr>
        <w:pStyle w:val="NoSpacing"/>
        <w:numPr>
          <w:ilvl w:val="0"/>
          <w:numId w:val="5"/>
        </w:numPr>
        <w:rPr>
          <w:del w:id="245" w:author="Head" w:date="2026-09-25T21:04:00Z" w16du:dateUtc="2026-09-26T01:04:00Z"/>
          <w:rStyle w:val="fontstyle01"/>
          <w:rFonts w:ascii="Arial" w:hAnsi="Arial" w:cs="Arial"/>
          <w:sz w:val="22"/>
          <w:szCs w:val="22"/>
        </w:rPr>
      </w:pPr>
      <w:del w:id="246" w:author="Head" w:date="2026-09-25T21:04:00Z" w16du:dateUtc="2026-09-26T01:04:00Z">
        <w:r w:rsidRPr="00195E1A">
          <w:rPr>
            <w:rStyle w:val="fontstyle01"/>
            <w:rFonts w:ascii="Arial" w:hAnsi="Arial" w:cs="Arial"/>
            <w:sz w:val="22"/>
            <w:szCs w:val="22"/>
          </w:rPr>
          <w:delText>the stage of the local government term; the training and development needs may</w:delText>
        </w:r>
        <w:r w:rsidRPr="00195E1A">
          <w:rPr>
            <w:rFonts w:ascii="Arial" w:hAnsi="Arial" w:cs="Arial"/>
            <w:color w:val="000000"/>
          </w:rPr>
          <w:br/>
        </w:r>
        <w:r w:rsidRPr="00195E1A">
          <w:rPr>
            <w:rStyle w:val="fontstyle01"/>
            <w:rFonts w:ascii="Arial" w:hAnsi="Arial" w:cs="Arial"/>
            <w:sz w:val="22"/>
            <w:szCs w:val="22"/>
          </w:rPr>
          <w:delText>be different at the beginning and end of a local government term;</w:delText>
        </w:r>
      </w:del>
    </w:p>
    <w:p w14:paraId="1320C12A" w14:textId="77777777" w:rsidR="00300342" w:rsidRPr="00195E1A" w:rsidRDefault="007C5260" w:rsidP="002F06DB">
      <w:pPr>
        <w:pStyle w:val="NoSpacing"/>
        <w:numPr>
          <w:ilvl w:val="0"/>
          <w:numId w:val="5"/>
        </w:numPr>
        <w:rPr>
          <w:del w:id="247" w:author="Head" w:date="2026-09-25T21:04:00Z" w16du:dateUtc="2026-09-26T01:04:00Z"/>
          <w:rStyle w:val="fontstyle01"/>
          <w:rFonts w:ascii="Arial" w:hAnsi="Arial" w:cs="Arial"/>
          <w:sz w:val="22"/>
          <w:szCs w:val="22"/>
        </w:rPr>
      </w:pPr>
      <w:del w:id="248" w:author="Head" w:date="2026-09-25T21:04:00Z" w16du:dateUtc="2026-09-26T01:04:00Z">
        <w:r w:rsidRPr="00195E1A">
          <w:rPr>
            <w:rStyle w:val="fontstyle01"/>
            <w:rFonts w:ascii="Arial" w:hAnsi="Arial" w:cs="Arial"/>
            <w:sz w:val="22"/>
            <w:szCs w:val="22"/>
          </w:rPr>
          <w:delText>the profile and experience of the members, including the events already attended</w:delText>
        </w:r>
        <w:r w:rsidRPr="00195E1A">
          <w:rPr>
            <w:rFonts w:ascii="Arial" w:hAnsi="Arial" w:cs="Arial"/>
            <w:color w:val="000000"/>
          </w:rPr>
          <w:br/>
        </w:r>
        <w:r w:rsidRPr="00195E1A">
          <w:rPr>
            <w:rStyle w:val="fontstyle01"/>
            <w:rFonts w:ascii="Arial" w:hAnsi="Arial" w:cs="Arial"/>
            <w:sz w:val="22"/>
            <w:szCs w:val="22"/>
          </w:rPr>
          <w:delText>by councillors generally, and</w:delText>
        </w:r>
      </w:del>
    </w:p>
    <w:p w14:paraId="6A9F22D9" w14:textId="77777777" w:rsidR="007C5260" w:rsidRPr="00195E1A" w:rsidRDefault="00300342" w:rsidP="002F06DB">
      <w:pPr>
        <w:pStyle w:val="NoSpacing"/>
        <w:numPr>
          <w:ilvl w:val="0"/>
          <w:numId w:val="5"/>
        </w:numPr>
        <w:rPr>
          <w:del w:id="249" w:author="Head" w:date="2026-09-25T21:04:00Z" w16du:dateUtc="2026-09-26T01:04:00Z"/>
          <w:rStyle w:val="fontstyle01"/>
          <w:rFonts w:ascii="Arial" w:hAnsi="Arial" w:cs="Arial"/>
          <w:sz w:val="22"/>
          <w:szCs w:val="22"/>
        </w:rPr>
      </w:pPr>
      <w:del w:id="250" w:author="Head" w:date="2026-09-25T21:04:00Z" w16du:dateUtc="2026-09-26T01:04:00Z">
        <w:r w:rsidRPr="00195E1A">
          <w:rPr>
            <w:rStyle w:val="fontstyle01"/>
            <w:rFonts w:ascii="Arial" w:hAnsi="Arial" w:cs="Arial"/>
            <w:sz w:val="22"/>
            <w:szCs w:val="22"/>
          </w:rPr>
          <w:delText>the likely resources that will be available to meet training needs under section</w:delText>
        </w:r>
        <w:r w:rsidRPr="00195E1A">
          <w:rPr>
            <w:rFonts w:ascii="Arial" w:hAnsi="Arial" w:cs="Arial"/>
            <w:color w:val="000000"/>
          </w:rPr>
          <w:br/>
        </w:r>
        <w:r w:rsidRPr="00195E1A">
          <w:rPr>
            <w:rStyle w:val="fontstyle01"/>
            <w:rFonts w:ascii="Arial" w:hAnsi="Arial" w:cs="Arial"/>
            <w:sz w:val="22"/>
            <w:szCs w:val="22"/>
          </w:rPr>
          <w:delText>142(5A) of the 2001 Act for the development of members.</w:delText>
        </w:r>
        <w:r w:rsidR="007C5260" w:rsidRPr="00195E1A">
          <w:rPr>
            <w:rFonts w:ascii="Arial" w:hAnsi="Arial" w:cs="Arial"/>
            <w:color w:val="000000"/>
          </w:rPr>
          <w:br/>
        </w:r>
      </w:del>
    </w:p>
    <w:p w14:paraId="7608E0AE" w14:textId="77777777" w:rsidR="007C5260" w:rsidRPr="00195E1A" w:rsidRDefault="007C5260" w:rsidP="007C5260">
      <w:pPr>
        <w:pStyle w:val="NoSpacing"/>
        <w:ind w:left="720"/>
        <w:rPr>
          <w:del w:id="251" w:author="Head" w:date="2026-09-25T21:04:00Z" w16du:dateUtc="2026-09-26T01:04:00Z"/>
          <w:rStyle w:val="fontstyle01"/>
          <w:rFonts w:ascii="Arial" w:hAnsi="Arial" w:cs="Arial"/>
          <w:sz w:val="22"/>
          <w:szCs w:val="22"/>
        </w:rPr>
      </w:pPr>
    </w:p>
    <w:p w14:paraId="4DA06B18" w14:textId="77777777" w:rsidR="00903E86" w:rsidRPr="00195E1A" w:rsidRDefault="007C5260" w:rsidP="007C5260">
      <w:pPr>
        <w:pStyle w:val="NoSpacing"/>
        <w:ind w:left="720"/>
        <w:rPr>
          <w:del w:id="252" w:author="Head" w:date="2026-09-25T21:04:00Z" w16du:dateUtc="2026-09-26T01:04:00Z"/>
          <w:rFonts w:ascii="Arial" w:hAnsi="Arial" w:cs="Arial"/>
          <w:b/>
          <w:bCs/>
          <w:color w:val="000000"/>
        </w:rPr>
      </w:pPr>
      <w:del w:id="253" w:author="Head" w:date="2026-09-25T21:04:00Z" w16du:dateUtc="2026-09-26T01:04:00Z">
        <w:r w:rsidRPr="00195E1A">
          <w:rPr>
            <w:rFonts w:ascii="Arial" w:hAnsi="Arial" w:cs="Arial"/>
            <w:b/>
            <w:bCs/>
            <w:color w:val="000000"/>
          </w:rPr>
          <w:delText>Courses for which expenses for attendance may be paid</w:delText>
        </w:r>
      </w:del>
    </w:p>
    <w:p w14:paraId="1E39698A" w14:textId="77777777" w:rsidR="00903E86" w:rsidRPr="00195E1A" w:rsidRDefault="00903E86" w:rsidP="00903E86">
      <w:pPr>
        <w:pStyle w:val="NoSpacing"/>
        <w:ind w:left="720"/>
        <w:rPr>
          <w:del w:id="254" w:author="Head" w:date="2026-09-25T21:04:00Z" w16du:dateUtc="2026-09-26T01:04:00Z"/>
          <w:rFonts w:ascii="Arial" w:hAnsi="Arial" w:cs="Arial"/>
          <w:color w:val="000000"/>
        </w:rPr>
      </w:pPr>
      <w:del w:id="255" w:author="Head" w:date="2026-09-25T21:04:00Z" w16du:dateUtc="2026-09-26T01:04:00Z">
        <w:r w:rsidRPr="00195E1A">
          <w:rPr>
            <w:rFonts w:ascii="Arial" w:hAnsi="Arial" w:cs="Arial"/>
            <w:bCs/>
            <w:color w:val="000000"/>
          </w:rPr>
          <w:delText>Events / Se</w:delText>
        </w:r>
        <w:r w:rsidR="00B75BFD" w:rsidRPr="00195E1A">
          <w:rPr>
            <w:rFonts w:ascii="Arial" w:hAnsi="Arial" w:cs="Arial"/>
            <w:bCs/>
            <w:color w:val="000000"/>
          </w:rPr>
          <w:delText xml:space="preserve">minars organised by LAMA, AILG </w:delText>
        </w:r>
        <w:r w:rsidRPr="00195E1A">
          <w:rPr>
            <w:rFonts w:ascii="Arial" w:hAnsi="Arial" w:cs="Arial"/>
            <w:bCs/>
            <w:color w:val="000000"/>
          </w:rPr>
          <w:delText>and national representative bodies such as the IPI (Irish Planning Institute) are considered as training events under the regulations.</w:delText>
        </w:r>
        <w:r w:rsidR="007C5260" w:rsidRPr="00195E1A">
          <w:rPr>
            <w:rFonts w:ascii="Arial" w:hAnsi="Arial" w:cs="Arial"/>
            <w:bCs/>
            <w:color w:val="000000"/>
          </w:rPr>
          <w:br/>
        </w:r>
      </w:del>
    </w:p>
    <w:p w14:paraId="1B92833D" w14:textId="26A62966" w:rsidR="00903E86" w:rsidRPr="00195E1A" w:rsidRDefault="007C5260" w:rsidP="00903E86">
      <w:pPr>
        <w:pStyle w:val="NoSpacing"/>
        <w:ind w:left="720"/>
        <w:rPr>
          <w:del w:id="256" w:author="Head" w:date="2026-09-25T21:04:00Z" w16du:dateUtc="2026-09-26T01:04:00Z"/>
          <w:rFonts w:ascii="Arial" w:hAnsi="Arial" w:cs="Arial"/>
          <w:color w:val="000000"/>
        </w:rPr>
      </w:pPr>
      <w:del w:id="257" w:author="Head" w:date="2026-09-25T21:04:00Z" w16du:dateUtc="2026-09-26T01:04:00Z">
        <w:r w:rsidRPr="00195E1A">
          <w:rPr>
            <w:rFonts w:ascii="Arial" w:hAnsi="Arial" w:cs="Arial"/>
            <w:color w:val="000000"/>
          </w:rPr>
          <w:delText>Programmes of education and training which relate to functions for which local</w:delText>
        </w:r>
        <w:r w:rsidR="00300342" w:rsidRPr="00195E1A">
          <w:rPr>
            <w:rFonts w:ascii="Arial" w:hAnsi="Arial" w:cs="Arial"/>
            <w:color w:val="000000"/>
          </w:rPr>
          <w:delText xml:space="preserve"> </w:delText>
        </w:r>
        <w:r w:rsidRPr="00195E1A">
          <w:rPr>
            <w:rFonts w:ascii="Arial" w:hAnsi="Arial" w:cs="Arial"/>
            <w:color w:val="000000"/>
          </w:rPr>
          <w:delText>authorities have responsibilities and which are validated by Quality and</w:delText>
        </w:r>
        <w:r w:rsidR="00300342" w:rsidRPr="00195E1A">
          <w:rPr>
            <w:rFonts w:ascii="Arial" w:hAnsi="Arial" w:cs="Arial"/>
            <w:color w:val="000000"/>
          </w:rPr>
          <w:delText xml:space="preserve"> </w:delText>
        </w:r>
        <w:r w:rsidRPr="00195E1A">
          <w:rPr>
            <w:rFonts w:ascii="Arial" w:hAnsi="Arial" w:cs="Arial"/>
            <w:color w:val="000000"/>
          </w:rPr>
          <w:delText xml:space="preserve">Qualifications Ireland (QQI), the body established by the </w:delText>
        </w:r>
        <w:r w:rsidRPr="00195E1A">
          <w:rPr>
            <w:rFonts w:ascii="Arial" w:hAnsi="Arial" w:cs="Arial"/>
            <w:i/>
            <w:iCs/>
            <w:color w:val="000000"/>
          </w:rPr>
          <w:delText>Qualifications and</w:delText>
        </w:r>
        <w:r w:rsidR="00300342" w:rsidRPr="00195E1A">
          <w:rPr>
            <w:rFonts w:ascii="Arial" w:hAnsi="Arial" w:cs="Arial"/>
            <w:i/>
            <w:iCs/>
            <w:color w:val="000000"/>
          </w:rPr>
          <w:delText xml:space="preserve"> </w:delText>
        </w:r>
        <w:r w:rsidRPr="00195E1A">
          <w:rPr>
            <w:rFonts w:ascii="Arial" w:hAnsi="Arial" w:cs="Arial"/>
            <w:i/>
            <w:iCs/>
            <w:color w:val="000000"/>
          </w:rPr>
          <w:delText>Quality Assurance (Education and Training) Act 2012</w:delText>
        </w:r>
        <w:r w:rsidRPr="00195E1A">
          <w:rPr>
            <w:rFonts w:ascii="Arial" w:hAnsi="Arial" w:cs="Arial"/>
            <w:color w:val="000000"/>
          </w:rPr>
          <w:delText>. This is to ensure that</w:delText>
        </w:r>
        <w:r w:rsidR="00300342" w:rsidRPr="00195E1A">
          <w:rPr>
            <w:rFonts w:ascii="Arial" w:hAnsi="Arial" w:cs="Arial"/>
            <w:color w:val="000000"/>
          </w:rPr>
          <w:delText xml:space="preserve"> </w:delText>
        </w:r>
        <w:r w:rsidRPr="00195E1A">
          <w:rPr>
            <w:rFonts w:ascii="Arial" w:hAnsi="Arial" w:cs="Arial"/>
            <w:color w:val="000000"/>
          </w:rPr>
          <w:delText xml:space="preserve">the training is externally accredited or </w:delText>
        </w:r>
        <w:r w:rsidR="0081295D" w:rsidRPr="00195E1A">
          <w:rPr>
            <w:rFonts w:ascii="Arial" w:hAnsi="Arial" w:cs="Arial"/>
            <w:color w:val="000000"/>
          </w:rPr>
          <w:delText>validated and</w:delText>
        </w:r>
        <w:r w:rsidRPr="00195E1A">
          <w:rPr>
            <w:rFonts w:ascii="Arial" w:hAnsi="Arial" w:cs="Arial"/>
            <w:color w:val="000000"/>
          </w:rPr>
          <w:delText xml:space="preserve"> includes courses and</w:delText>
        </w:r>
        <w:r w:rsidR="00300342" w:rsidRPr="00195E1A">
          <w:rPr>
            <w:rFonts w:ascii="Arial" w:hAnsi="Arial" w:cs="Arial"/>
            <w:color w:val="000000"/>
          </w:rPr>
          <w:delText xml:space="preserve"> </w:delText>
        </w:r>
        <w:r w:rsidRPr="00195E1A">
          <w:rPr>
            <w:rFonts w:ascii="Arial" w:hAnsi="Arial" w:cs="Arial"/>
            <w:color w:val="000000"/>
          </w:rPr>
          <w:delText>training programmes provided by a wide range of educational bodies.</w:delText>
        </w:r>
      </w:del>
    </w:p>
    <w:p w14:paraId="5EC18629" w14:textId="77777777" w:rsidR="00300342" w:rsidRPr="00195E1A" w:rsidRDefault="007C5260" w:rsidP="00567325">
      <w:pPr>
        <w:pStyle w:val="NoSpacing"/>
        <w:ind w:left="720"/>
        <w:rPr>
          <w:del w:id="258" w:author="Head" w:date="2026-09-25T21:04:00Z" w16du:dateUtc="2026-09-26T01:04:00Z"/>
          <w:rFonts w:ascii="Arial" w:hAnsi="Arial" w:cs="Arial"/>
          <w:color w:val="000000"/>
        </w:rPr>
      </w:pPr>
      <w:del w:id="259" w:author="Head" w:date="2026-09-25T21:04:00Z" w16du:dateUtc="2026-09-26T01:04:00Z">
        <w:r w:rsidRPr="00195E1A">
          <w:rPr>
            <w:rFonts w:ascii="Arial" w:hAnsi="Arial" w:cs="Arial"/>
            <w:color w:val="000000"/>
          </w:rPr>
          <w:br/>
        </w:r>
        <w:r w:rsidR="00903E86" w:rsidRPr="00195E1A">
          <w:rPr>
            <w:rFonts w:ascii="Arial" w:hAnsi="Arial" w:cs="Arial"/>
            <w:color w:val="000000"/>
          </w:rPr>
          <w:delText>Training</w:delText>
        </w:r>
        <w:r w:rsidRPr="00195E1A">
          <w:rPr>
            <w:rFonts w:ascii="Arial" w:hAnsi="Arial" w:cs="Arial"/>
            <w:color w:val="000000"/>
          </w:rPr>
          <w:delText xml:space="preserve"> may be approved by the Minister from time to time. Training</w:delText>
        </w:r>
        <w:r w:rsidR="00300342" w:rsidRPr="00195E1A">
          <w:rPr>
            <w:rFonts w:ascii="Arial" w:hAnsi="Arial" w:cs="Arial"/>
            <w:color w:val="000000"/>
          </w:rPr>
          <w:delText xml:space="preserve"> </w:delText>
        </w:r>
        <w:r w:rsidRPr="00195E1A">
          <w:rPr>
            <w:rFonts w:ascii="Arial" w:hAnsi="Arial" w:cs="Arial"/>
            <w:color w:val="000000"/>
          </w:rPr>
          <w:delText>provided by the Institute of Public Administration in relation to local</w:delText>
        </w:r>
        <w:r w:rsidR="00300342" w:rsidRPr="00195E1A">
          <w:rPr>
            <w:rFonts w:ascii="Arial" w:hAnsi="Arial" w:cs="Arial"/>
            <w:color w:val="000000"/>
          </w:rPr>
          <w:delText xml:space="preserve"> </w:delText>
        </w:r>
        <w:r w:rsidRPr="00195E1A">
          <w:rPr>
            <w:rFonts w:ascii="Arial" w:hAnsi="Arial" w:cs="Arial"/>
            <w:color w:val="000000"/>
          </w:rPr>
          <w:delText xml:space="preserve">government is </w:delText>
        </w:r>
        <w:r w:rsidR="00903E86" w:rsidRPr="00195E1A">
          <w:rPr>
            <w:rFonts w:ascii="Arial" w:hAnsi="Arial" w:cs="Arial"/>
            <w:color w:val="000000"/>
          </w:rPr>
          <w:delText>automatically approved</w:delText>
        </w:r>
        <w:r w:rsidRPr="00195E1A">
          <w:rPr>
            <w:rFonts w:ascii="Arial" w:hAnsi="Arial" w:cs="Arial"/>
            <w:color w:val="000000"/>
          </w:rPr>
          <w:delText xml:space="preserve"> by the Minister.</w:delText>
        </w:r>
      </w:del>
    </w:p>
    <w:p w14:paraId="4144CC47" w14:textId="77777777" w:rsidR="007C5260" w:rsidRPr="00195E1A" w:rsidRDefault="007C5260" w:rsidP="00567325">
      <w:pPr>
        <w:pStyle w:val="NoSpacing"/>
        <w:ind w:left="720"/>
        <w:rPr>
          <w:del w:id="260" w:author="Head" w:date="2026-09-25T21:04:00Z" w16du:dateUtc="2026-09-26T01:04:00Z"/>
          <w:rFonts w:ascii="Arial" w:hAnsi="Arial" w:cs="Arial"/>
          <w:color w:val="000000"/>
        </w:rPr>
      </w:pPr>
      <w:del w:id="261" w:author="Head" w:date="2026-09-25T21:04:00Z" w16du:dateUtc="2026-09-26T01:04:00Z">
        <w:r w:rsidRPr="00195E1A">
          <w:rPr>
            <w:rFonts w:ascii="Arial" w:hAnsi="Arial" w:cs="Arial"/>
            <w:color w:val="000000"/>
          </w:rPr>
          <w:br/>
        </w:r>
        <w:r w:rsidR="00903E86" w:rsidRPr="00195E1A">
          <w:rPr>
            <w:rFonts w:ascii="Arial" w:hAnsi="Arial" w:cs="Arial"/>
            <w:color w:val="000000"/>
          </w:rPr>
          <w:delText xml:space="preserve">Members may attend up to a maximum of </w:delText>
        </w:r>
        <w:r w:rsidRPr="00195E1A">
          <w:rPr>
            <w:rFonts w:ascii="Arial" w:hAnsi="Arial" w:cs="Arial"/>
            <w:color w:val="000000"/>
          </w:rPr>
          <w:delText>2 events per annum provided by</w:delText>
        </w:r>
        <w:r w:rsidR="00300342" w:rsidRPr="00195E1A">
          <w:rPr>
            <w:rFonts w:ascii="Arial" w:hAnsi="Arial" w:cs="Arial"/>
            <w:color w:val="000000"/>
          </w:rPr>
          <w:delText xml:space="preserve"> </w:delText>
        </w:r>
        <w:r w:rsidRPr="00195E1A">
          <w:rPr>
            <w:rFonts w:ascii="Arial" w:hAnsi="Arial" w:cs="Arial"/>
            <w:color w:val="000000"/>
          </w:rPr>
          <w:delText>the Local Authority Members Association (LAMA).</w:delText>
        </w:r>
      </w:del>
    </w:p>
    <w:p w14:paraId="075DA387" w14:textId="77777777" w:rsidR="007C5260" w:rsidRPr="00195E1A" w:rsidRDefault="007C5260" w:rsidP="007C5260">
      <w:pPr>
        <w:pStyle w:val="NoSpacing"/>
        <w:ind w:left="720"/>
        <w:rPr>
          <w:del w:id="262" w:author="Head" w:date="2026-09-25T21:04:00Z" w16du:dateUtc="2026-09-26T01:04:00Z"/>
          <w:rStyle w:val="fontstyle01"/>
          <w:rFonts w:ascii="Arial" w:hAnsi="Arial" w:cs="Arial"/>
          <w:sz w:val="22"/>
          <w:szCs w:val="22"/>
        </w:rPr>
      </w:pPr>
    </w:p>
    <w:p w14:paraId="2E571C74" w14:textId="77777777" w:rsidR="00903E86" w:rsidRPr="00195E1A" w:rsidRDefault="00903E86" w:rsidP="007C5260">
      <w:pPr>
        <w:pStyle w:val="NoSpacing"/>
        <w:ind w:left="720"/>
        <w:rPr>
          <w:del w:id="263" w:author="Head" w:date="2026-09-25T21:04:00Z" w16du:dateUtc="2026-09-26T01:04:00Z"/>
          <w:rStyle w:val="fontstyle01"/>
          <w:rFonts w:ascii="Arial" w:hAnsi="Arial" w:cs="Arial"/>
          <w:b/>
          <w:sz w:val="22"/>
          <w:szCs w:val="22"/>
        </w:rPr>
      </w:pPr>
      <w:del w:id="264" w:author="Head" w:date="2026-09-25T21:04:00Z" w16du:dateUtc="2026-09-26T01:04:00Z">
        <w:r w:rsidRPr="00195E1A">
          <w:rPr>
            <w:rStyle w:val="fontstyle01"/>
            <w:rFonts w:ascii="Arial" w:hAnsi="Arial" w:cs="Arial"/>
            <w:b/>
            <w:sz w:val="22"/>
            <w:szCs w:val="22"/>
          </w:rPr>
          <w:delText>Budget</w:delText>
        </w:r>
      </w:del>
    </w:p>
    <w:p w14:paraId="5EEB60A3" w14:textId="10C456F4" w:rsidR="00903E86" w:rsidRPr="00195E1A" w:rsidRDefault="00903E86" w:rsidP="00EC09EE">
      <w:pPr>
        <w:ind w:left="720"/>
        <w:jc w:val="both"/>
        <w:rPr>
          <w:del w:id="265" w:author="Head" w:date="2026-09-25T21:04:00Z" w16du:dateUtc="2026-09-26T01:04:00Z"/>
          <w:rFonts w:ascii="Arial" w:hAnsi="Arial" w:cs="Arial"/>
        </w:rPr>
      </w:pPr>
      <w:del w:id="266" w:author="Head" w:date="2026-09-25T21:04:00Z" w16du:dateUtc="2026-09-26T01:04:00Z">
        <w:r w:rsidRPr="00195E1A">
          <w:rPr>
            <w:rFonts w:ascii="Arial" w:hAnsi="Arial" w:cs="Arial"/>
          </w:rPr>
          <w:delText xml:space="preserve">A training budget is provided in the annual estimates to cover necessary relevant training. There is an </w:delText>
        </w:r>
        <w:r w:rsidR="00CB7EC2">
          <w:rPr>
            <w:rFonts w:ascii="Arial" w:hAnsi="Arial" w:cs="Arial"/>
          </w:rPr>
          <w:delText xml:space="preserve">training </w:delText>
        </w:r>
        <w:r w:rsidRPr="00195E1A">
          <w:rPr>
            <w:rFonts w:ascii="Arial" w:hAnsi="Arial" w:cs="Arial"/>
          </w:rPr>
          <w:delText>allowance of €</w:delText>
        </w:r>
        <w:r w:rsidR="00CB7EC2">
          <w:rPr>
            <w:rFonts w:ascii="Arial" w:hAnsi="Arial" w:cs="Arial"/>
          </w:rPr>
          <w:delText>40,000 for</w:delText>
        </w:r>
        <w:r w:rsidRPr="00195E1A">
          <w:rPr>
            <w:rFonts w:ascii="Arial" w:hAnsi="Arial" w:cs="Arial"/>
          </w:rPr>
          <w:delText xml:space="preserve"> Councillor</w:delText>
        </w:r>
        <w:r w:rsidR="00CB7EC2">
          <w:rPr>
            <w:rFonts w:ascii="Arial" w:hAnsi="Arial" w:cs="Arial"/>
          </w:rPr>
          <w:delText>s</w:delText>
        </w:r>
        <w:r w:rsidRPr="00195E1A">
          <w:rPr>
            <w:rFonts w:ascii="Arial" w:hAnsi="Arial" w:cs="Arial"/>
          </w:rPr>
          <w:delText xml:space="preserve"> in the 202</w:delText>
        </w:r>
        <w:r w:rsidR="005A2FBC">
          <w:rPr>
            <w:rFonts w:ascii="Arial" w:hAnsi="Arial" w:cs="Arial"/>
          </w:rPr>
          <w:delText>5</w:delText>
        </w:r>
        <w:r w:rsidRPr="00195E1A">
          <w:rPr>
            <w:rFonts w:ascii="Arial" w:hAnsi="Arial" w:cs="Arial"/>
          </w:rPr>
          <w:delText xml:space="preserve"> Budget.  Conferences must be approved by Protocol in advance and there is a budget of €700</w:delText>
        </w:r>
        <w:r w:rsidR="00CF38AD">
          <w:rPr>
            <w:rFonts w:ascii="Arial" w:hAnsi="Arial" w:cs="Arial"/>
          </w:rPr>
          <w:delText xml:space="preserve"> per Councillor</w:delText>
        </w:r>
        <w:r w:rsidRPr="00195E1A">
          <w:rPr>
            <w:rFonts w:ascii="Arial" w:hAnsi="Arial" w:cs="Arial"/>
          </w:rPr>
          <w:delText xml:space="preserve"> for conferences (inc</w:delText>
        </w:r>
        <w:r w:rsidR="002A4CC4">
          <w:rPr>
            <w:rFonts w:ascii="Arial" w:hAnsi="Arial" w:cs="Arial"/>
          </w:rPr>
          <w:delText>ludes travel and subsistence).</w:delText>
        </w:r>
        <w:r w:rsidR="00CB7EC2">
          <w:rPr>
            <w:rFonts w:ascii="Arial" w:hAnsi="Arial" w:cs="Arial"/>
          </w:rPr>
          <w:delText xml:space="preserve"> </w:delText>
        </w:r>
        <w:r w:rsidR="00CB7EC2" w:rsidRPr="00195E1A">
          <w:rPr>
            <w:rFonts w:ascii="Arial" w:hAnsi="Arial" w:cs="Arial"/>
          </w:rPr>
          <w:delText xml:space="preserve">All </w:delText>
        </w:r>
        <w:r w:rsidR="00CB7EC2">
          <w:rPr>
            <w:rFonts w:ascii="Arial" w:hAnsi="Arial" w:cs="Arial"/>
          </w:rPr>
          <w:delText>Conference</w:delText>
        </w:r>
        <w:r w:rsidR="00CB7EC2" w:rsidRPr="00195E1A">
          <w:rPr>
            <w:rFonts w:ascii="Arial" w:hAnsi="Arial" w:cs="Arial"/>
          </w:rPr>
          <w:delText xml:space="preserve"> </w:delText>
        </w:r>
        <w:r w:rsidR="00CB7EC2">
          <w:rPr>
            <w:rFonts w:ascii="Arial" w:hAnsi="Arial" w:cs="Arial"/>
          </w:rPr>
          <w:delText>reports</w:delText>
        </w:r>
        <w:r w:rsidR="00CB7EC2" w:rsidRPr="00195E1A">
          <w:rPr>
            <w:rFonts w:ascii="Arial" w:hAnsi="Arial" w:cs="Arial"/>
          </w:rPr>
          <w:delText xml:space="preserve"> must be </w:delText>
        </w:r>
        <w:r w:rsidR="00CB7EC2">
          <w:rPr>
            <w:rFonts w:ascii="Arial" w:hAnsi="Arial" w:cs="Arial"/>
          </w:rPr>
          <w:delText>returned</w:delText>
        </w:r>
        <w:r w:rsidR="00CB7EC2" w:rsidRPr="00195E1A">
          <w:rPr>
            <w:rFonts w:ascii="Arial" w:hAnsi="Arial" w:cs="Arial"/>
          </w:rPr>
          <w:delText xml:space="preserve"> to </w:delText>
        </w:r>
        <w:r w:rsidR="00CB7EC2">
          <w:rPr>
            <w:rFonts w:ascii="Arial" w:hAnsi="Arial" w:cs="Arial"/>
          </w:rPr>
          <w:delText>the Mayor and Corporate Services section</w:delText>
        </w:r>
        <w:r w:rsidR="00CB7EC2" w:rsidRPr="00195E1A">
          <w:rPr>
            <w:rFonts w:ascii="Arial" w:hAnsi="Arial" w:cs="Arial"/>
          </w:rPr>
          <w:delText>.</w:delText>
        </w:r>
        <w:r w:rsidR="00C57B00">
          <w:rPr>
            <w:rFonts w:ascii="Arial" w:hAnsi="Arial" w:cs="Arial"/>
          </w:rPr>
          <w:delText xml:space="preserve"> </w:delText>
        </w:r>
        <w:r w:rsidR="00CE5636" w:rsidRPr="00CE5636">
          <w:rPr>
            <w:rFonts w:ascii="Arial" w:hAnsi="Arial" w:cs="Arial"/>
          </w:rPr>
          <w:delText xml:space="preserve">The report must indicate the nature of the </w:delText>
        </w:r>
        <w:r w:rsidR="00CE5636">
          <w:rPr>
            <w:rFonts w:ascii="Arial" w:hAnsi="Arial" w:cs="Arial"/>
          </w:rPr>
          <w:delText>conference</w:delText>
        </w:r>
        <w:r w:rsidR="00CE5636" w:rsidRPr="00CE5636">
          <w:rPr>
            <w:rFonts w:ascii="Arial" w:hAnsi="Arial" w:cs="Arial"/>
          </w:rPr>
          <w:delText xml:space="preserve"> and contain a summary of the proceedings</w:delText>
        </w:r>
        <w:r w:rsidR="00CE5636">
          <w:rPr>
            <w:rFonts w:ascii="Arial" w:hAnsi="Arial" w:cs="Arial"/>
          </w:rPr>
          <w:delText>.</w:delText>
        </w:r>
        <w:r w:rsidR="00CB7EC2">
          <w:rPr>
            <w:rFonts w:ascii="Arial" w:hAnsi="Arial" w:cs="Arial"/>
          </w:rPr>
          <w:delText xml:space="preserve"> </w:delText>
        </w:r>
        <w:r w:rsidRPr="00195E1A">
          <w:rPr>
            <w:rFonts w:ascii="Arial" w:hAnsi="Arial" w:cs="Arial"/>
          </w:rPr>
          <w:delText>Circular LG 03/2020 recommends that Councillors should endeavour to attend conferences and training in the Eastern Midlands Region, members are only permitted to attend two outside of that area during the year.</w:delText>
        </w:r>
      </w:del>
    </w:p>
    <w:p w14:paraId="06E72688" w14:textId="77777777" w:rsidR="00903E86" w:rsidRPr="00195E1A" w:rsidRDefault="00903E86" w:rsidP="00762B8A">
      <w:pPr>
        <w:pStyle w:val="NoSpacing"/>
        <w:rPr>
          <w:del w:id="267" w:author="Head" w:date="2026-09-25T21:04:00Z" w16du:dateUtc="2026-09-26T01:04:00Z"/>
          <w:rStyle w:val="fontstyle01"/>
          <w:rFonts w:ascii="Arial" w:hAnsi="Arial" w:cs="Arial"/>
          <w:sz w:val="22"/>
          <w:szCs w:val="22"/>
        </w:rPr>
      </w:pPr>
    </w:p>
    <w:p w14:paraId="54ADBE55" w14:textId="4D5F942B" w:rsidR="005D1022" w:rsidRDefault="007C5260" w:rsidP="005D1022">
      <w:pPr>
        <w:pStyle w:val="NoSpacing"/>
        <w:ind w:left="720" w:right="566"/>
        <w:rPr>
          <w:del w:id="268" w:author="Head" w:date="2026-09-25T21:04:00Z" w16du:dateUtc="2026-09-26T01:04:00Z"/>
          <w:rStyle w:val="fontstyle01"/>
          <w:rFonts w:ascii="Arial" w:hAnsi="Arial" w:cs="Arial"/>
          <w:sz w:val="22"/>
          <w:szCs w:val="22"/>
        </w:rPr>
      </w:pPr>
      <w:del w:id="269" w:author="Head" w:date="2026-09-25T21:04:00Z" w16du:dateUtc="2026-09-26T01:04:00Z">
        <w:r w:rsidRPr="00195E1A">
          <w:rPr>
            <w:rStyle w:val="fontstyle01"/>
            <w:rFonts w:ascii="Arial" w:hAnsi="Arial" w:cs="Arial"/>
            <w:sz w:val="22"/>
            <w:szCs w:val="22"/>
          </w:rPr>
          <w:delText>For educational programmes at</w:delText>
        </w:r>
        <w:r w:rsidR="005D1022">
          <w:rPr>
            <w:rFonts w:ascii="Arial" w:hAnsi="Arial" w:cs="Arial"/>
            <w:color w:val="000000"/>
          </w:rPr>
          <w:delText xml:space="preserve"> </w:delText>
        </w:r>
        <w:r w:rsidRPr="00195E1A">
          <w:rPr>
            <w:rStyle w:val="fontstyle01"/>
            <w:rFonts w:ascii="Arial" w:hAnsi="Arial" w:cs="Arial"/>
            <w:sz w:val="22"/>
            <w:szCs w:val="22"/>
          </w:rPr>
          <w:delText>Level 6 and above in the National Qualification Framework, the local authority</w:delText>
        </w:r>
        <w:r w:rsidR="005D1022">
          <w:rPr>
            <w:rFonts w:ascii="Arial" w:hAnsi="Arial" w:cs="Arial"/>
            <w:color w:val="000000"/>
          </w:rPr>
          <w:delText xml:space="preserve"> </w:delText>
        </w:r>
        <w:r w:rsidRPr="00195E1A">
          <w:rPr>
            <w:rStyle w:val="fontstyle01"/>
            <w:rFonts w:ascii="Arial" w:hAnsi="Arial" w:cs="Arial"/>
            <w:sz w:val="22"/>
            <w:szCs w:val="22"/>
          </w:rPr>
          <w:delText xml:space="preserve">should pay a proportion only of the course fees where these are </w:delText>
        </w:r>
        <w:r w:rsidR="005D1022" w:rsidRPr="00195E1A">
          <w:rPr>
            <w:rStyle w:val="fontstyle01"/>
            <w:rFonts w:ascii="Arial" w:hAnsi="Arial" w:cs="Arial"/>
            <w:sz w:val="22"/>
            <w:szCs w:val="22"/>
          </w:rPr>
          <w:delText>more than</w:delText>
        </w:r>
        <w:r w:rsidRPr="00195E1A">
          <w:rPr>
            <w:rStyle w:val="fontstyle01"/>
            <w:rFonts w:ascii="Arial" w:hAnsi="Arial" w:cs="Arial"/>
            <w:sz w:val="22"/>
            <w:szCs w:val="22"/>
          </w:rPr>
          <w:delText xml:space="preserve"> €500</w:delText>
        </w:r>
        <w:r w:rsidR="005D1022">
          <w:rPr>
            <w:rFonts w:ascii="Arial" w:hAnsi="Arial" w:cs="Arial"/>
            <w:color w:val="000000"/>
          </w:rPr>
          <w:delText xml:space="preserve"> </w:delText>
        </w:r>
        <w:r w:rsidRPr="00195E1A">
          <w:rPr>
            <w:rStyle w:val="fontstyle01"/>
            <w:rFonts w:ascii="Arial" w:hAnsi="Arial" w:cs="Arial"/>
            <w:sz w:val="22"/>
            <w:szCs w:val="22"/>
          </w:rPr>
          <w:delText xml:space="preserve">per </w:delText>
        </w:r>
        <w:r w:rsidR="005D1022" w:rsidRPr="00195E1A">
          <w:rPr>
            <w:rStyle w:val="fontstyle01"/>
            <w:rFonts w:ascii="Arial" w:hAnsi="Arial" w:cs="Arial"/>
            <w:sz w:val="22"/>
            <w:szCs w:val="22"/>
          </w:rPr>
          <w:delText>annum and</w:delText>
        </w:r>
        <w:r w:rsidRPr="00195E1A">
          <w:rPr>
            <w:rStyle w:val="fontstyle01"/>
            <w:rFonts w:ascii="Arial" w:hAnsi="Arial" w:cs="Arial"/>
            <w:sz w:val="22"/>
            <w:szCs w:val="22"/>
          </w:rPr>
          <w:delText xml:space="preserve"> should in no case pay a contribution in excess of €1,500 per annum.</w:delText>
        </w:r>
        <w:r w:rsidRPr="00195E1A">
          <w:rPr>
            <w:rFonts w:ascii="Arial" w:hAnsi="Arial" w:cs="Arial"/>
            <w:color w:val="000000"/>
          </w:rPr>
          <w:br/>
        </w:r>
      </w:del>
    </w:p>
    <w:p w14:paraId="6CBDF6A9" w14:textId="51EFD497" w:rsidR="00A75C0D" w:rsidRPr="00195E1A" w:rsidRDefault="007C5260" w:rsidP="005D1022">
      <w:pPr>
        <w:pStyle w:val="NoSpacing"/>
        <w:ind w:left="720" w:right="566"/>
        <w:rPr>
          <w:del w:id="270" w:author="Head" w:date="2026-09-25T21:04:00Z" w16du:dateUtc="2026-09-26T01:04:00Z"/>
          <w:rFonts w:ascii="Arial" w:hAnsi="Arial" w:cs="Arial"/>
          <w:color w:val="000000"/>
        </w:rPr>
      </w:pPr>
      <w:del w:id="271" w:author="Head" w:date="2026-09-25T21:04:00Z" w16du:dateUtc="2026-09-26T01:04:00Z">
        <w:r w:rsidRPr="00195E1A">
          <w:rPr>
            <w:rStyle w:val="fontstyle01"/>
            <w:rFonts w:ascii="Arial" w:hAnsi="Arial" w:cs="Arial"/>
            <w:sz w:val="22"/>
            <w:szCs w:val="22"/>
          </w:rPr>
          <w:delText>Payment should be made annually in arrears following satisfactory evidence that all</w:delText>
        </w:r>
        <w:r w:rsidRPr="00195E1A">
          <w:rPr>
            <w:rFonts w:ascii="Arial" w:hAnsi="Arial" w:cs="Arial"/>
            <w:color w:val="000000"/>
          </w:rPr>
          <w:br/>
        </w:r>
        <w:r w:rsidRPr="00195E1A">
          <w:rPr>
            <w:rStyle w:val="fontstyle01"/>
            <w:rFonts w:ascii="Arial" w:hAnsi="Arial" w:cs="Arial"/>
            <w:sz w:val="22"/>
            <w:szCs w:val="22"/>
          </w:rPr>
          <w:delText xml:space="preserve">examinations have been </w:delText>
        </w:r>
        <w:r w:rsidR="005D1022" w:rsidRPr="00195E1A">
          <w:rPr>
            <w:rStyle w:val="fontstyle01"/>
            <w:rFonts w:ascii="Arial" w:hAnsi="Arial" w:cs="Arial"/>
            <w:sz w:val="22"/>
            <w:szCs w:val="22"/>
          </w:rPr>
          <w:delText>passed,</w:delText>
        </w:r>
        <w:r w:rsidRPr="00195E1A">
          <w:rPr>
            <w:rStyle w:val="fontstyle01"/>
            <w:rFonts w:ascii="Arial" w:hAnsi="Arial" w:cs="Arial"/>
            <w:sz w:val="22"/>
            <w:szCs w:val="22"/>
          </w:rPr>
          <w:delText xml:space="preserve"> and the elected member is eligible to progress to the</w:delText>
        </w:r>
        <w:r w:rsidR="005D1022">
          <w:rPr>
            <w:rFonts w:ascii="Arial" w:hAnsi="Arial" w:cs="Arial"/>
            <w:color w:val="000000"/>
          </w:rPr>
          <w:delText xml:space="preserve"> </w:delText>
        </w:r>
        <w:r w:rsidRPr="00195E1A">
          <w:rPr>
            <w:rStyle w:val="fontstyle01"/>
            <w:rFonts w:ascii="Arial" w:hAnsi="Arial" w:cs="Arial"/>
            <w:sz w:val="22"/>
            <w:szCs w:val="22"/>
          </w:rPr>
          <w:delText xml:space="preserve">next stage of the course, </w:delText>
        </w:r>
        <w:r w:rsidRPr="0081295D">
          <w:rPr>
            <w:rStyle w:val="fontstyle01"/>
            <w:rFonts w:ascii="Arial" w:hAnsi="Arial" w:cs="Arial"/>
            <w:sz w:val="22"/>
            <w:szCs w:val="22"/>
            <w:shd w:val="clear" w:color="auto" w:fill="FFFFFF" w:themeFill="background1"/>
          </w:rPr>
          <w:delText>w</w:delText>
        </w:r>
        <w:r w:rsidR="00AE4BBC" w:rsidRPr="0081295D">
          <w:rPr>
            <w:rStyle w:val="fontstyle01"/>
            <w:rFonts w:ascii="Arial" w:hAnsi="Arial" w:cs="Arial"/>
            <w:sz w:val="22"/>
            <w:szCs w:val="22"/>
            <w:shd w:val="clear" w:color="auto" w:fill="FFFFFF" w:themeFill="background1"/>
          </w:rPr>
          <w:delText>h</w:delText>
        </w:r>
        <w:r w:rsidRPr="0081295D">
          <w:rPr>
            <w:rStyle w:val="fontstyle01"/>
            <w:rFonts w:ascii="Arial" w:hAnsi="Arial" w:cs="Arial"/>
            <w:sz w:val="22"/>
            <w:szCs w:val="22"/>
            <w:shd w:val="clear" w:color="auto" w:fill="FFFFFF" w:themeFill="background1"/>
          </w:rPr>
          <w:delText xml:space="preserve">ere the course is not </w:delText>
        </w:r>
        <w:r w:rsidR="00AE4BBC" w:rsidRPr="0081295D">
          <w:rPr>
            <w:rStyle w:val="fontstyle01"/>
            <w:rFonts w:ascii="Arial" w:hAnsi="Arial" w:cs="Arial"/>
            <w:sz w:val="22"/>
            <w:szCs w:val="22"/>
            <w:shd w:val="clear" w:color="auto" w:fill="FFFFFF" w:themeFill="background1"/>
          </w:rPr>
          <w:delText xml:space="preserve">yet </w:delText>
        </w:r>
        <w:r w:rsidRPr="0081295D">
          <w:rPr>
            <w:rStyle w:val="fontstyle01"/>
            <w:rFonts w:ascii="Arial" w:hAnsi="Arial" w:cs="Arial"/>
            <w:sz w:val="22"/>
            <w:szCs w:val="22"/>
            <w:shd w:val="clear" w:color="auto" w:fill="FFFFFF" w:themeFill="background1"/>
          </w:rPr>
          <w:delText>completed.</w:delText>
        </w:r>
        <w:r w:rsidRPr="00195E1A">
          <w:rPr>
            <w:rStyle w:val="fontstyle01"/>
            <w:rFonts w:ascii="Arial" w:hAnsi="Arial" w:cs="Arial"/>
            <w:sz w:val="22"/>
            <w:szCs w:val="22"/>
          </w:rPr>
          <w:delText xml:space="preserve"> The payment of a</w:delText>
        </w:r>
        <w:r w:rsidR="005D1022">
          <w:rPr>
            <w:rFonts w:ascii="Arial" w:hAnsi="Arial" w:cs="Arial"/>
            <w:color w:val="000000"/>
          </w:rPr>
          <w:delText xml:space="preserve"> </w:delText>
        </w:r>
        <w:r w:rsidRPr="00195E1A">
          <w:rPr>
            <w:rStyle w:val="fontstyle01"/>
            <w:rFonts w:ascii="Arial" w:hAnsi="Arial" w:cs="Arial"/>
            <w:sz w:val="22"/>
            <w:szCs w:val="22"/>
          </w:rPr>
          <w:delText>contribution only of such course fees reflects the expectation that qualifications at</w:delText>
        </w:r>
        <w:r w:rsidRPr="00195E1A">
          <w:rPr>
            <w:rFonts w:ascii="Arial" w:hAnsi="Arial" w:cs="Arial"/>
            <w:color w:val="000000"/>
          </w:rPr>
          <w:br/>
        </w:r>
        <w:r w:rsidRPr="00195E1A">
          <w:rPr>
            <w:rStyle w:val="fontstyle01"/>
            <w:rFonts w:ascii="Arial" w:hAnsi="Arial" w:cs="Arial"/>
            <w:sz w:val="22"/>
            <w:szCs w:val="22"/>
          </w:rPr>
          <w:delText>Level 6 and above will be of benefit to the elected member outside his or her role as</w:delText>
        </w:r>
        <w:r w:rsidRPr="00195E1A">
          <w:rPr>
            <w:rFonts w:ascii="Arial" w:hAnsi="Arial" w:cs="Arial"/>
            <w:color w:val="000000"/>
          </w:rPr>
          <w:br/>
        </w:r>
        <w:r w:rsidRPr="00195E1A">
          <w:rPr>
            <w:rStyle w:val="fontstyle01"/>
            <w:rFonts w:ascii="Arial" w:hAnsi="Arial" w:cs="Arial"/>
            <w:sz w:val="22"/>
            <w:szCs w:val="22"/>
          </w:rPr>
          <w:delText>an elected member.</w:delText>
        </w:r>
        <w:r w:rsidRPr="00195E1A">
          <w:rPr>
            <w:rFonts w:ascii="Arial" w:hAnsi="Arial" w:cs="Arial"/>
            <w:color w:val="000000"/>
          </w:rPr>
          <w:br/>
        </w:r>
      </w:del>
    </w:p>
    <w:p w14:paraId="4EACA7A1" w14:textId="77777777" w:rsidR="00A75C0D" w:rsidRPr="00195E1A" w:rsidRDefault="00A75C0D" w:rsidP="00C62141">
      <w:pPr>
        <w:ind w:left="284"/>
        <w:jc w:val="both"/>
        <w:rPr>
          <w:del w:id="272" w:author="Head" w:date="2026-09-25T21:04:00Z" w16du:dateUtc="2026-09-26T01:04:00Z"/>
          <w:rFonts w:ascii="Arial" w:hAnsi="Arial" w:cs="Arial"/>
        </w:rPr>
      </w:pPr>
    </w:p>
    <w:p w14:paraId="50A7BD9A" w14:textId="77777777" w:rsidR="00043C2F" w:rsidRPr="00195E1A" w:rsidRDefault="00043C2F" w:rsidP="00567325">
      <w:pPr>
        <w:ind w:firstLine="568"/>
        <w:jc w:val="both"/>
        <w:rPr>
          <w:del w:id="273" w:author="Head" w:date="2026-09-25T21:04:00Z" w16du:dateUtc="2026-09-26T01:04:00Z"/>
          <w:rFonts w:ascii="Arial" w:hAnsi="Arial" w:cs="Arial"/>
        </w:rPr>
      </w:pPr>
      <w:del w:id="274" w:author="Head" w:date="2026-09-25T21:04:00Z" w16du:dateUtc="2026-09-26T01:04:00Z">
        <w:r w:rsidRPr="00195E1A">
          <w:rPr>
            <w:rFonts w:ascii="Arial" w:hAnsi="Arial" w:cs="Arial"/>
            <w:b/>
            <w:u w:val="single"/>
          </w:rPr>
          <w:delText>Ai</w:delText>
        </w:r>
        <w:r w:rsidR="007C4918" w:rsidRPr="00195E1A">
          <w:rPr>
            <w:rFonts w:ascii="Arial" w:hAnsi="Arial" w:cs="Arial"/>
            <w:b/>
            <w:u w:val="single"/>
          </w:rPr>
          <w:delText xml:space="preserve">m of the Training </w:delText>
        </w:r>
        <w:r w:rsidRPr="00195E1A">
          <w:rPr>
            <w:rFonts w:ascii="Arial" w:hAnsi="Arial" w:cs="Arial"/>
            <w:b/>
            <w:u w:val="single"/>
          </w:rPr>
          <w:delText>Programme</w:delText>
        </w:r>
      </w:del>
    </w:p>
    <w:p w14:paraId="4E21AF49" w14:textId="77777777" w:rsidR="00043C2F" w:rsidRPr="00195E1A" w:rsidRDefault="00043C2F" w:rsidP="00567325">
      <w:pPr>
        <w:ind w:firstLine="568"/>
        <w:rPr>
          <w:del w:id="275" w:author="Head" w:date="2026-09-25T21:04:00Z" w16du:dateUtc="2026-09-26T01:04:00Z"/>
          <w:rFonts w:ascii="Arial" w:hAnsi="Arial" w:cs="Arial"/>
        </w:rPr>
      </w:pPr>
      <w:del w:id="276" w:author="Head" w:date="2026-09-25T21:04:00Z" w16du:dateUtc="2026-09-26T01:04:00Z">
        <w:r w:rsidRPr="00195E1A">
          <w:rPr>
            <w:rFonts w:ascii="Arial" w:hAnsi="Arial" w:cs="Arial"/>
          </w:rPr>
          <w:delText>The aim of the Trainin</w:delText>
        </w:r>
        <w:r w:rsidR="00A73076" w:rsidRPr="00195E1A">
          <w:rPr>
            <w:rFonts w:ascii="Arial" w:hAnsi="Arial" w:cs="Arial"/>
          </w:rPr>
          <w:delText>g &amp; Development Programme is to</w:delText>
        </w:r>
        <w:r w:rsidRPr="00195E1A">
          <w:rPr>
            <w:rFonts w:ascii="Arial" w:hAnsi="Arial" w:cs="Arial"/>
          </w:rPr>
          <w:delText>:-</w:delText>
        </w:r>
      </w:del>
    </w:p>
    <w:p w14:paraId="7D4E6466" w14:textId="77777777" w:rsidR="00043C2F" w:rsidRPr="00195E1A" w:rsidRDefault="00043C2F" w:rsidP="00567325">
      <w:pPr>
        <w:numPr>
          <w:ilvl w:val="0"/>
          <w:numId w:val="1"/>
        </w:numPr>
        <w:tabs>
          <w:tab w:val="clear" w:pos="1080"/>
          <w:tab w:val="left" w:pos="0"/>
          <w:tab w:val="num" w:pos="1702"/>
        </w:tabs>
        <w:suppressAutoHyphens/>
        <w:ind w:left="1702" w:hanging="425"/>
        <w:jc w:val="both"/>
        <w:rPr>
          <w:del w:id="277" w:author="Head" w:date="2026-09-25T21:04:00Z" w16du:dateUtc="2026-09-26T01:04:00Z"/>
          <w:rFonts w:ascii="Arial" w:hAnsi="Arial" w:cs="Arial"/>
        </w:rPr>
      </w:pPr>
      <w:del w:id="278" w:author="Head" w:date="2026-09-25T21:04:00Z" w16du:dateUtc="2026-09-26T01:04:00Z">
        <w:r w:rsidRPr="00195E1A">
          <w:rPr>
            <w:rFonts w:ascii="Arial" w:hAnsi="Arial" w:cs="Arial"/>
          </w:rPr>
          <w:delText>Adopt a more structured approach to supporting the development needs of councillors so that they can discharge their duties as effectively as possible.</w:delText>
        </w:r>
      </w:del>
    </w:p>
    <w:p w14:paraId="436E97F0" w14:textId="77777777" w:rsidR="00043C2F" w:rsidRPr="00195E1A" w:rsidRDefault="00043C2F" w:rsidP="00567325">
      <w:pPr>
        <w:numPr>
          <w:ilvl w:val="0"/>
          <w:numId w:val="1"/>
        </w:numPr>
        <w:tabs>
          <w:tab w:val="clear" w:pos="1080"/>
          <w:tab w:val="left" w:pos="0"/>
          <w:tab w:val="num" w:pos="1702"/>
        </w:tabs>
        <w:suppressAutoHyphens/>
        <w:ind w:left="1702" w:hanging="425"/>
        <w:jc w:val="both"/>
        <w:rPr>
          <w:del w:id="279" w:author="Head" w:date="2026-09-25T21:04:00Z" w16du:dateUtc="2026-09-26T01:04:00Z"/>
          <w:rFonts w:ascii="Arial" w:hAnsi="Arial" w:cs="Arial"/>
        </w:rPr>
      </w:pPr>
      <w:del w:id="280" w:author="Head" w:date="2026-09-25T21:04:00Z" w16du:dateUtc="2026-09-26T01:04:00Z">
        <w:r w:rsidRPr="00195E1A">
          <w:rPr>
            <w:rFonts w:ascii="Arial" w:hAnsi="Arial" w:cs="Arial"/>
          </w:rPr>
          <w:delText>Inform decisions by the elected council on the training events at which councillors should be supported.</w:delText>
        </w:r>
      </w:del>
    </w:p>
    <w:p w14:paraId="04C7A7D6" w14:textId="77777777" w:rsidR="00043C2F" w:rsidRPr="00195E1A" w:rsidRDefault="00043C2F" w:rsidP="00567325">
      <w:pPr>
        <w:numPr>
          <w:ilvl w:val="0"/>
          <w:numId w:val="1"/>
        </w:numPr>
        <w:tabs>
          <w:tab w:val="clear" w:pos="1080"/>
          <w:tab w:val="left" w:pos="0"/>
          <w:tab w:val="num" w:pos="1702"/>
        </w:tabs>
        <w:suppressAutoHyphens/>
        <w:ind w:left="1702" w:hanging="425"/>
        <w:jc w:val="both"/>
        <w:rPr>
          <w:del w:id="281" w:author="Head" w:date="2026-09-25T21:04:00Z" w16du:dateUtc="2026-09-26T01:04:00Z"/>
          <w:rFonts w:ascii="Arial" w:hAnsi="Arial" w:cs="Arial"/>
        </w:rPr>
      </w:pPr>
      <w:del w:id="282" w:author="Head" w:date="2026-09-25T21:04:00Z" w16du:dateUtc="2026-09-26T01:04:00Z">
        <w:r w:rsidRPr="00195E1A">
          <w:rPr>
            <w:rFonts w:ascii="Arial" w:hAnsi="Arial" w:cs="Arial"/>
          </w:rPr>
          <w:delText>Address any knowledge gaps identified by individual Councillors.</w:delText>
        </w:r>
      </w:del>
    </w:p>
    <w:p w14:paraId="7A7E6174" w14:textId="77777777" w:rsidR="00876B0E" w:rsidRPr="00195E1A" w:rsidRDefault="00876B0E" w:rsidP="00C62141">
      <w:pPr>
        <w:autoSpaceDE w:val="0"/>
        <w:autoSpaceDN w:val="0"/>
        <w:adjustRightInd w:val="0"/>
        <w:spacing w:after="120"/>
        <w:ind w:left="567" w:hanging="283"/>
        <w:rPr>
          <w:del w:id="283" w:author="Head" w:date="2026-09-25T21:04:00Z" w16du:dateUtc="2026-09-26T01:04:00Z"/>
          <w:rFonts w:ascii="Arial" w:hAnsi="Arial" w:cs="Arial"/>
          <w:b/>
          <w:u w:val="single"/>
        </w:rPr>
      </w:pPr>
    </w:p>
    <w:p w14:paraId="5D6D9F7E" w14:textId="77777777" w:rsidR="00B57237" w:rsidRPr="00195E1A" w:rsidRDefault="00B57237" w:rsidP="00FF639F">
      <w:pPr>
        <w:ind w:firstLine="709"/>
        <w:rPr>
          <w:del w:id="284" w:author="Head" w:date="2026-09-25T21:04:00Z" w16du:dateUtc="2026-09-26T01:04:00Z"/>
          <w:rFonts w:ascii="Arial" w:hAnsi="Arial" w:cs="Arial"/>
          <w:b/>
          <w:u w:val="single"/>
        </w:rPr>
      </w:pPr>
      <w:del w:id="285" w:author="Head" w:date="2026-09-25T21:04:00Z" w16du:dateUtc="2026-09-26T01:04:00Z">
        <w:r w:rsidRPr="00195E1A">
          <w:rPr>
            <w:rFonts w:ascii="Arial" w:hAnsi="Arial" w:cs="Arial"/>
            <w:b/>
            <w:u w:val="single"/>
          </w:rPr>
          <w:delText>Types of Training available</w:delText>
        </w:r>
      </w:del>
    </w:p>
    <w:p w14:paraId="518C8475" w14:textId="77777777" w:rsidR="00B57237" w:rsidRPr="00195E1A" w:rsidRDefault="00007485" w:rsidP="00FF639F">
      <w:pPr>
        <w:ind w:firstLine="709"/>
        <w:rPr>
          <w:del w:id="286" w:author="Head" w:date="2026-09-25T21:04:00Z" w16du:dateUtc="2026-09-26T01:04:00Z"/>
          <w:rFonts w:ascii="Arial" w:hAnsi="Arial" w:cs="Arial"/>
        </w:rPr>
      </w:pPr>
      <w:del w:id="287" w:author="Head" w:date="2026-09-25T21:04:00Z" w16du:dateUtc="2026-09-26T01:04:00Z">
        <w:r w:rsidRPr="00195E1A">
          <w:rPr>
            <w:rFonts w:ascii="Arial" w:hAnsi="Arial" w:cs="Arial"/>
          </w:rPr>
          <w:delText xml:space="preserve">Training may be divided into </w:delText>
        </w:r>
        <w:r w:rsidR="00D86EAB" w:rsidRPr="00195E1A">
          <w:rPr>
            <w:rFonts w:ascii="Arial" w:hAnsi="Arial" w:cs="Arial"/>
          </w:rPr>
          <w:delText>3</w:delText>
        </w:r>
        <w:r w:rsidR="00464012" w:rsidRPr="00195E1A">
          <w:rPr>
            <w:rFonts w:ascii="Arial" w:hAnsi="Arial" w:cs="Arial"/>
          </w:rPr>
          <w:delText xml:space="preserve"> </w:delText>
        </w:r>
        <w:r w:rsidR="00A73076" w:rsidRPr="00195E1A">
          <w:rPr>
            <w:rFonts w:ascii="Arial" w:hAnsi="Arial" w:cs="Arial"/>
          </w:rPr>
          <w:delText>types</w:delText>
        </w:r>
        <w:r w:rsidRPr="00195E1A">
          <w:rPr>
            <w:rFonts w:ascii="Arial" w:hAnsi="Arial" w:cs="Arial"/>
          </w:rPr>
          <w:delText>:-</w:delText>
        </w:r>
      </w:del>
    </w:p>
    <w:p w14:paraId="16C2549F" w14:textId="77777777" w:rsidR="00464012" w:rsidRPr="00195E1A" w:rsidRDefault="00464012" w:rsidP="00567325">
      <w:pPr>
        <w:pStyle w:val="ListParagraph"/>
        <w:numPr>
          <w:ilvl w:val="0"/>
          <w:numId w:val="2"/>
        </w:numPr>
        <w:tabs>
          <w:tab w:val="num" w:pos="2149"/>
        </w:tabs>
        <w:spacing w:line="240" w:lineRule="auto"/>
        <w:ind w:left="2149"/>
        <w:rPr>
          <w:del w:id="288" w:author="Head" w:date="2026-09-25T21:04:00Z" w16du:dateUtc="2026-09-26T01:04:00Z"/>
          <w:rFonts w:ascii="Arial" w:hAnsi="Arial" w:cs="Arial"/>
        </w:rPr>
      </w:pPr>
      <w:del w:id="289" w:author="Head" w:date="2026-09-25T21:04:00Z" w16du:dateUtc="2026-09-26T01:04:00Z">
        <w:r w:rsidRPr="00195E1A">
          <w:rPr>
            <w:rFonts w:ascii="Arial" w:hAnsi="Arial" w:cs="Arial"/>
          </w:rPr>
          <w:delText>In-house, either individual or group</w:delText>
        </w:r>
      </w:del>
    </w:p>
    <w:p w14:paraId="3835229E" w14:textId="77777777" w:rsidR="00464012" w:rsidRPr="00195E1A" w:rsidRDefault="00464012" w:rsidP="00567325">
      <w:pPr>
        <w:pStyle w:val="ListParagraph"/>
        <w:numPr>
          <w:ilvl w:val="0"/>
          <w:numId w:val="2"/>
        </w:numPr>
        <w:tabs>
          <w:tab w:val="num" w:pos="2149"/>
        </w:tabs>
        <w:spacing w:line="240" w:lineRule="auto"/>
        <w:ind w:left="2149"/>
        <w:rPr>
          <w:del w:id="290" w:author="Head" w:date="2026-09-25T21:04:00Z" w16du:dateUtc="2026-09-26T01:04:00Z"/>
          <w:rFonts w:ascii="Arial" w:hAnsi="Arial" w:cs="Arial"/>
        </w:rPr>
      </w:pPr>
      <w:del w:id="291" w:author="Head" w:date="2026-09-25T21:04:00Z" w16du:dateUtc="2026-09-26T01:04:00Z">
        <w:r w:rsidRPr="00195E1A">
          <w:rPr>
            <w:rFonts w:ascii="Arial" w:hAnsi="Arial" w:cs="Arial"/>
          </w:rPr>
          <w:delText>Outsourced, either individual or group</w:delText>
        </w:r>
      </w:del>
    </w:p>
    <w:p w14:paraId="697DCC7B" w14:textId="77777777" w:rsidR="00007485" w:rsidRPr="00195E1A" w:rsidRDefault="00464012" w:rsidP="00567325">
      <w:pPr>
        <w:pStyle w:val="ListParagraph"/>
        <w:numPr>
          <w:ilvl w:val="0"/>
          <w:numId w:val="2"/>
        </w:numPr>
        <w:tabs>
          <w:tab w:val="num" w:pos="2149"/>
        </w:tabs>
        <w:spacing w:line="240" w:lineRule="auto"/>
        <w:ind w:left="2149"/>
        <w:rPr>
          <w:del w:id="292" w:author="Head" w:date="2026-09-25T21:04:00Z" w16du:dateUtc="2026-09-26T01:04:00Z"/>
          <w:rFonts w:ascii="Arial" w:hAnsi="Arial" w:cs="Arial"/>
        </w:rPr>
      </w:pPr>
      <w:del w:id="293" w:author="Head" w:date="2026-09-25T21:04:00Z" w16du:dateUtc="2026-09-26T01:04:00Z">
        <w:r w:rsidRPr="00195E1A">
          <w:rPr>
            <w:rFonts w:ascii="Arial" w:hAnsi="Arial" w:cs="Arial"/>
          </w:rPr>
          <w:delText>Seminar</w:delText>
        </w:r>
        <w:r w:rsidR="00E127D7" w:rsidRPr="00195E1A">
          <w:rPr>
            <w:rFonts w:ascii="Arial" w:hAnsi="Arial" w:cs="Arial"/>
          </w:rPr>
          <w:delText>/Training</w:delText>
        </w:r>
        <w:r w:rsidR="00D86EAB" w:rsidRPr="00195E1A">
          <w:rPr>
            <w:rFonts w:ascii="Arial" w:hAnsi="Arial" w:cs="Arial"/>
          </w:rPr>
          <w:delText>, provided by LAMA or AILG</w:delText>
        </w:r>
      </w:del>
    </w:p>
    <w:p w14:paraId="1A1A76A8" w14:textId="2B3A6393" w:rsidR="00E127D7" w:rsidRPr="00195E1A" w:rsidRDefault="009A1249" w:rsidP="00FF639F">
      <w:pPr>
        <w:ind w:left="720"/>
        <w:jc w:val="both"/>
        <w:rPr>
          <w:del w:id="294" w:author="Head" w:date="2026-09-25T21:04:00Z" w16du:dateUtc="2026-09-26T01:04:00Z"/>
          <w:rFonts w:ascii="Arial" w:hAnsi="Arial" w:cs="Arial"/>
        </w:rPr>
      </w:pPr>
      <w:del w:id="295" w:author="Head" w:date="2026-09-25T21:04:00Z" w16du:dateUtc="2026-09-26T01:04:00Z">
        <w:r w:rsidRPr="0081295D">
          <w:rPr>
            <w:rFonts w:ascii="Arial" w:hAnsi="Arial" w:cs="Arial"/>
          </w:rPr>
          <w:delText xml:space="preserve">Induction courses </w:delText>
        </w:r>
        <w:r w:rsidR="00EF062A" w:rsidRPr="0081295D">
          <w:rPr>
            <w:rFonts w:ascii="Arial" w:hAnsi="Arial" w:cs="Arial"/>
          </w:rPr>
          <w:delText xml:space="preserve">are </w:delText>
        </w:r>
        <w:r w:rsidRPr="0081295D">
          <w:rPr>
            <w:rFonts w:ascii="Arial" w:hAnsi="Arial" w:cs="Arial"/>
          </w:rPr>
          <w:delText xml:space="preserve">provided </w:delText>
        </w:r>
        <w:r w:rsidR="00EF062A" w:rsidRPr="0081295D">
          <w:rPr>
            <w:rFonts w:ascii="Arial" w:hAnsi="Arial" w:cs="Arial"/>
          </w:rPr>
          <w:delText xml:space="preserve">to new Councillors </w:delText>
        </w:r>
        <w:r w:rsidR="009E4C11" w:rsidRPr="0081295D">
          <w:rPr>
            <w:rFonts w:ascii="Arial" w:hAnsi="Arial" w:cs="Arial"/>
          </w:rPr>
          <w:delText>through</w:delText>
        </w:r>
        <w:r w:rsidRPr="0081295D">
          <w:rPr>
            <w:rFonts w:ascii="Arial" w:hAnsi="Arial" w:cs="Arial"/>
          </w:rPr>
          <w:delText xml:space="preserve"> staff in </w:delText>
        </w:r>
        <w:r w:rsidR="0089356E" w:rsidRPr="0081295D">
          <w:rPr>
            <w:rFonts w:ascii="Arial" w:hAnsi="Arial" w:cs="Arial"/>
          </w:rPr>
          <w:delText>Corporate Services</w:delText>
        </w:r>
        <w:r w:rsidR="00EF062A" w:rsidRPr="0087565C">
          <w:rPr>
            <w:rFonts w:ascii="Arial" w:hAnsi="Arial" w:cs="Arial"/>
          </w:rPr>
          <w:delText>.</w:delText>
        </w:r>
        <w:r w:rsidR="00EF062A">
          <w:rPr>
            <w:rFonts w:ascii="Arial" w:hAnsi="Arial" w:cs="Arial"/>
          </w:rPr>
          <w:delText xml:space="preserve"> </w:delText>
        </w:r>
        <w:r w:rsidR="00D308E3" w:rsidRPr="00195E1A">
          <w:rPr>
            <w:rFonts w:ascii="Arial" w:hAnsi="Arial" w:cs="Arial"/>
          </w:rPr>
          <w:delText xml:space="preserve"> </w:delText>
        </w:r>
      </w:del>
    </w:p>
    <w:p w14:paraId="0446DB0F" w14:textId="77777777" w:rsidR="00505F2B" w:rsidRPr="00195E1A" w:rsidRDefault="00D57F98" w:rsidP="00FF639F">
      <w:pPr>
        <w:ind w:left="720"/>
        <w:jc w:val="both"/>
        <w:rPr>
          <w:del w:id="296" w:author="Head" w:date="2026-09-25T21:04:00Z" w16du:dateUtc="2026-09-26T01:04:00Z"/>
          <w:rFonts w:ascii="Arial" w:hAnsi="Arial" w:cs="Arial"/>
        </w:rPr>
      </w:pPr>
      <w:del w:id="297" w:author="Head" w:date="2026-09-25T21:04:00Z" w16du:dateUtc="2026-09-26T01:04:00Z">
        <w:r w:rsidRPr="00195E1A">
          <w:rPr>
            <w:rFonts w:ascii="Arial" w:hAnsi="Arial" w:cs="Arial"/>
          </w:rPr>
          <w:delText>Outsourced training is provided by various agencies, several of whom speci</w:delText>
        </w:r>
        <w:r w:rsidR="0019400C" w:rsidRPr="00195E1A">
          <w:rPr>
            <w:rFonts w:ascii="Arial" w:hAnsi="Arial" w:cs="Arial"/>
          </w:rPr>
          <w:delText>a</w:delText>
        </w:r>
        <w:r w:rsidRPr="00195E1A">
          <w:rPr>
            <w:rFonts w:ascii="Arial" w:hAnsi="Arial" w:cs="Arial"/>
          </w:rPr>
          <w:delText xml:space="preserve">lise in </w:delText>
        </w:r>
        <w:r w:rsidR="00C9413F" w:rsidRPr="00195E1A">
          <w:rPr>
            <w:rFonts w:ascii="Arial" w:hAnsi="Arial" w:cs="Arial"/>
          </w:rPr>
          <w:delText>‘</w:delText>
        </w:r>
        <w:r w:rsidRPr="00195E1A">
          <w:rPr>
            <w:rFonts w:ascii="Arial" w:hAnsi="Arial" w:cs="Arial"/>
          </w:rPr>
          <w:delText>Local Authority</w:delText>
        </w:r>
        <w:r w:rsidR="00C9413F" w:rsidRPr="00195E1A">
          <w:rPr>
            <w:rFonts w:ascii="Arial" w:hAnsi="Arial" w:cs="Arial"/>
          </w:rPr>
          <w:delText>’</w:delText>
        </w:r>
        <w:r w:rsidRPr="00195E1A">
          <w:rPr>
            <w:rFonts w:ascii="Arial" w:hAnsi="Arial" w:cs="Arial"/>
          </w:rPr>
          <w:delText xml:space="preserve"> training, such as the Institute of Public Administration</w:delText>
        </w:r>
        <w:r w:rsidR="00C9413F" w:rsidRPr="00195E1A">
          <w:rPr>
            <w:rFonts w:ascii="Arial" w:hAnsi="Arial" w:cs="Arial"/>
          </w:rPr>
          <w:delText xml:space="preserve"> (IPA)</w:delText>
        </w:r>
        <w:r w:rsidRPr="00195E1A">
          <w:rPr>
            <w:rFonts w:ascii="Arial" w:hAnsi="Arial" w:cs="Arial"/>
          </w:rPr>
          <w:delText xml:space="preserve">. </w:delText>
        </w:r>
      </w:del>
    </w:p>
    <w:p w14:paraId="2D4E81A0" w14:textId="77777777" w:rsidR="00C12EE7" w:rsidRPr="00195E1A" w:rsidRDefault="00C12EE7" w:rsidP="00567325">
      <w:pPr>
        <w:pStyle w:val="ListParagraph"/>
        <w:spacing w:line="240" w:lineRule="auto"/>
        <w:ind w:left="2149" w:hanging="1156"/>
        <w:jc w:val="both"/>
        <w:rPr>
          <w:del w:id="298" w:author="Head" w:date="2026-09-25T21:04:00Z" w16du:dateUtc="2026-09-26T01:04:00Z"/>
          <w:rFonts w:ascii="Arial" w:hAnsi="Arial" w:cs="Arial"/>
          <w:b/>
          <w:u w:val="single"/>
        </w:rPr>
      </w:pPr>
    </w:p>
    <w:p w14:paraId="37CFB34A" w14:textId="77777777" w:rsidR="002E5881" w:rsidRPr="00195E1A" w:rsidRDefault="00C419E0" w:rsidP="00567325">
      <w:pPr>
        <w:pStyle w:val="ListParagraph"/>
        <w:spacing w:line="240" w:lineRule="auto"/>
        <w:ind w:left="2149" w:hanging="1156"/>
        <w:jc w:val="both"/>
        <w:rPr>
          <w:del w:id="299" w:author="Head" w:date="2026-09-25T21:04:00Z" w16du:dateUtc="2026-09-26T01:04:00Z"/>
          <w:rFonts w:ascii="Arial" w:hAnsi="Arial" w:cs="Arial"/>
          <w:b/>
          <w:u w:val="single"/>
        </w:rPr>
      </w:pPr>
      <w:del w:id="300" w:author="Head" w:date="2026-09-25T21:04:00Z" w16du:dateUtc="2026-09-26T01:04:00Z">
        <w:r w:rsidRPr="00195E1A">
          <w:rPr>
            <w:rFonts w:ascii="Arial" w:hAnsi="Arial" w:cs="Arial"/>
            <w:b/>
            <w:u w:val="single"/>
          </w:rPr>
          <w:delText xml:space="preserve">Potential </w:delText>
        </w:r>
        <w:r w:rsidR="002E5881" w:rsidRPr="00195E1A">
          <w:rPr>
            <w:rFonts w:ascii="Arial" w:hAnsi="Arial" w:cs="Arial"/>
            <w:b/>
            <w:u w:val="single"/>
          </w:rPr>
          <w:delText>Training and Development Programme</w:delText>
        </w:r>
      </w:del>
    </w:p>
    <w:p w14:paraId="361DE165" w14:textId="77777777" w:rsidR="00C44766" w:rsidRPr="00195E1A" w:rsidRDefault="00C44766" w:rsidP="00567325">
      <w:pPr>
        <w:pStyle w:val="ListParagraph"/>
        <w:spacing w:line="240" w:lineRule="auto"/>
        <w:ind w:left="1865" w:hanging="1156"/>
        <w:jc w:val="both"/>
        <w:rPr>
          <w:del w:id="301" w:author="Head" w:date="2026-09-25T21:04:00Z" w16du:dateUtc="2026-09-26T01:04:00Z"/>
          <w:rFonts w:ascii="Arial" w:hAnsi="Arial" w:cs="Arial"/>
          <w:b/>
          <w:u w:val="single"/>
        </w:rPr>
      </w:pPr>
    </w:p>
    <w:p w14:paraId="335CAC6B" w14:textId="05FDDE8B" w:rsidR="002E5881" w:rsidRPr="00195E1A" w:rsidRDefault="005644B0" w:rsidP="002F06DB">
      <w:pPr>
        <w:pStyle w:val="ListParagraph"/>
        <w:numPr>
          <w:ilvl w:val="0"/>
          <w:numId w:val="3"/>
        </w:numPr>
        <w:spacing w:line="240" w:lineRule="auto"/>
        <w:ind w:left="1494"/>
        <w:jc w:val="both"/>
        <w:rPr>
          <w:del w:id="302" w:author="Head" w:date="2026-09-25T21:04:00Z" w16du:dateUtc="2026-09-26T01:04:00Z"/>
          <w:rFonts w:ascii="Arial" w:hAnsi="Arial" w:cs="Arial"/>
        </w:rPr>
      </w:pPr>
      <w:del w:id="303" w:author="Head" w:date="2026-09-25T21:04:00Z" w16du:dateUtc="2026-09-26T01:04:00Z">
        <w:r w:rsidRPr="00195E1A">
          <w:rPr>
            <w:rFonts w:ascii="Arial" w:hAnsi="Arial" w:cs="Arial"/>
            <w:b/>
          </w:rPr>
          <w:delText>Series of l</w:delText>
        </w:r>
        <w:r w:rsidR="00BA2F47" w:rsidRPr="00195E1A">
          <w:rPr>
            <w:rFonts w:ascii="Arial" w:hAnsi="Arial" w:cs="Arial"/>
            <w:b/>
          </w:rPr>
          <w:delText>ectures (In-house)</w:delText>
        </w:r>
        <w:r w:rsidR="00BA2F47" w:rsidRPr="00195E1A">
          <w:rPr>
            <w:rFonts w:ascii="Arial" w:hAnsi="Arial" w:cs="Arial"/>
          </w:rPr>
          <w:delText xml:space="preserve"> </w:delText>
        </w:r>
        <w:r w:rsidR="006753B0" w:rsidRPr="00195E1A">
          <w:rPr>
            <w:rFonts w:ascii="Arial" w:hAnsi="Arial" w:cs="Arial"/>
          </w:rPr>
          <w:delText>–</w:delText>
        </w:r>
        <w:r w:rsidR="00D86EAB" w:rsidRPr="00195E1A">
          <w:rPr>
            <w:rFonts w:ascii="Arial" w:hAnsi="Arial" w:cs="Arial"/>
          </w:rPr>
          <w:delText xml:space="preserve"> </w:delText>
        </w:r>
        <w:r w:rsidR="006753B0" w:rsidRPr="00195E1A">
          <w:rPr>
            <w:rFonts w:ascii="Arial" w:hAnsi="Arial" w:cs="Arial"/>
          </w:rPr>
          <w:delText xml:space="preserve">can </w:delText>
        </w:r>
        <w:r w:rsidR="009E4C11">
          <w:rPr>
            <w:rFonts w:ascii="Arial" w:hAnsi="Arial" w:cs="Arial"/>
          </w:rPr>
          <w:delText xml:space="preserve">be </w:delText>
        </w:r>
        <w:r w:rsidR="002E5881" w:rsidRPr="00195E1A">
          <w:rPr>
            <w:rFonts w:ascii="Arial" w:hAnsi="Arial" w:cs="Arial"/>
          </w:rPr>
          <w:delText>provided i</w:delText>
        </w:r>
        <w:r w:rsidR="00D86EAB" w:rsidRPr="00195E1A">
          <w:rPr>
            <w:rFonts w:ascii="Arial" w:hAnsi="Arial" w:cs="Arial"/>
          </w:rPr>
          <w:delText xml:space="preserve">n-house </w:delText>
        </w:r>
        <w:r w:rsidR="006753B0" w:rsidRPr="00195E1A">
          <w:rPr>
            <w:rFonts w:ascii="Arial" w:hAnsi="Arial" w:cs="Arial"/>
          </w:rPr>
          <w:delText>on request</w:delText>
        </w:r>
        <w:r w:rsidR="00EF062A">
          <w:rPr>
            <w:rFonts w:ascii="Arial" w:hAnsi="Arial" w:cs="Arial"/>
          </w:rPr>
          <w:delText>,</w:delText>
        </w:r>
        <w:r w:rsidR="006753B0" w:rsidRPr="00195E1A">
          <w:rPr>
            <w:rFonts w:ascii="Arial" w:hAnsi="Arial" w:cs="Arial"/>
          </w:rPr>
          <w:delText xml:space="preserve"> </w:delText>
        </w:r>
        <w:r w:rsidR="002E5881" w:rsidRPr="00195E1A">
          <w:rPr>
            <w:rFonts w:ascii="Arial" w:hAnsi="Arial" w:cs="Arial"/>
          </w:rPr>
          <w:delText>on the functions of each Department, with special emphasis on the reserved functions pertaining to each</w:delText>
        </w:r>
        <w:r w:rsidR="00FB33AD" w:rsidRPr="00195E1A">
          <w:rPr>
            <w:rFonts w:ascii="Arial" w:hAnsi="Arial" w:cs="Arial"/>
          </w:rPr>
          <w:delText xml:space="preserve"> and any attendant legalities or legal implications</w:delText>
        </w:r>
        <w:r w:rsidR="006753B0" w:rsidRPr="00195E1A">
          <w:rPr>
            <w:rFonts w:ascii="Arial" w:hAnsi="Arial" w:cs="Arial"/>
          </w:rPr>
          <w:delText xml:space="preserve">. </w:delText>
        </w:r>
      </w:del>
    </w:p>
    <w:p w14:paraId="054F5EB7" w14:textId="77777777" w:rsidR="00007485" w:rsidRPr="00195E1A" w:rsidRDefault="002E5881" w:rsidP="00567325">
      <w:pPr>
        <w:pStyle w:val="ListParagraph"/>
        <w:spacing w:line="240" w:lineRule="auto"/>
        <w:ind w:left="1505"/>
        <w:rPr>
          <w:del w:id="304" w:author="Head" w:date="2026-09-25T21:04:00Z" w16du:dateUtc="2026-09-26T01:04:00Z"/>
          <w:rFonts w:ascii="Arial" w:hAnsi="Arial" w:cs="Arial"/>
        </w:rPr>
      </w:pPr>
      <w:del w:id="305" w:author="Head" w:date="2026-09-25T21:04:00Z" w16du:dateUtc="2026-09-26T01:04:00Z">
        <w:r w:rsidRPr="00195E1A">
          <w:rPr>
            <w:rFonts w:ascii="Arial" w:hAnsi="Arial" w:cs="Arial"/>
          </w:rPr>
          <w:delText xml:space="preserve"> </w:delText>
        </w:r>
      </w:del>
    </w:p>
    <w:p w14:paraId="50F13DCA" w14:textId="418FE62C" w:rsidR="00982BCD" w:rsidRPr="0081295D" w:rsidRDefault="00C12EE7" w:rsidP="002F06DB">
      <w:pPr>
        <w:pStyle w:val="ListParagraph"/>
        <w:numPr>
          <w:ilvl w:val="0"/>
          <w:numId w:val="3"/>
        </w:numPr>
        <w:spacing w:after="0" w:line="240" w:lineRule="auto"/>
        <w:ind w:left="1494"/>
        <w:jc w:val="both"/>
        <w:rPr>
          <w:del w:id="306" w:author="Head" w:date="2026-09-25T21:04:00Z" w16du:dateUtc="2026-09-26T01:04:00Z"/>
          <w:rFonts w:ascii="Arial" w:hAnsi="Arial" w:cs="Arial"/>
        </w:rPr>
      </w:pPr>
      <w:del w:id="307" w:author="Head" w:date="2026-09-25T21:04:00Z" w16du:dateUtc="2026-09-26T01:04:00Z">
        <w:r w:rsidRPr="0081295D">
          <w:rPr>
            <w:rFonts w:ascii="Arial" w:hAnsi="Arial" w:cs="Arial"/>
            <w:b/>
          </w:rPr>
          <w:delText>IT T</w:delText>
        </w:r>
        <w:r w:rsidR="00BA2F47" w:rsidRPr="0081295D">
          <w:rPr>
            <w:rFonts w:ascii="Arial" w:hAnsi="Arial" w:cs="Arial"/>
            <w:b/>
          </w:rPr>
          <w:delText>raining</w:delText>
        </w:r>
        <w:r w:rsidR="00BA2F47" w:rsidRPr="0081295D">
          <w:rPr>
            <w:rFonts w:ascii="Arial" w:hAnsi="Arial" w:cs="Arial"/>
          </w:rPr>
          <w:delText xml:space="preserve"> - </w:delText>
        </w:r>
        <w:r w:rsidR="008F2F1C" w:rsidRPr="0081295D">
          <w:rPr>
            <w:rFonts w:ascii="Arial" w:hAnsi="Arial" w:cs="Arial"/>
          </w:rPr>
          <w:delText>based on individual needs</w:delText>
        </w:r>
        <w:r w:rsidR="00242263" w:rsidRPr="0081295D">
          <w:rPr>
            <w:rFonts w:ascii="Arial" w:hAnsi="Arial" w:cs="Arial"/>
          </w:rPr>
          <w:delText xml:space="preserve"> and </w:delText>
        </w:r>
        <w:r w:rsidR="008F2F1C" w:rsidRPr="0081295D">
          <w:rPr>
            <w:rFonts w:ascii="Arial" w:hAnsi="Arial" w:cs="Arial"/>
          </w:rPr>
          <w:delText>experience</w:delText>
        </w:r>
        <w:r w:rsidR="00D60016" w:rsidRPr="0081295D">
          <w:rPr>
            <w:rFonts w:ascii="Arial" w:hAnsi="Arial" w:cs="Arial"/>
          </w:rPr>
          <w:delText>; this ca</w:delText>
        </w:r>
        <w:r w:rsidR="008F2F1C" w:rsidRPr="0081295D">
          <w:rPr>
            <w:rFonts w:ascii="Arial" w:hAnsi="Arial" w:cs="Arial"/>
          </w:rPr>
          <w:delText>n be either in-house</w:delText>
        </w:r>
        <w:r w:rsidR="00242263" w:rsidRPr="0081295D">
          <w:rPr>
            <w:rFonts w:ascii="Arial" w:hAnsi="Arial" w:cs="Arial"/>
          </w:rPr>
          <w:delText xml:space="preserve"> (Council systems)</w:delText>
        </w:r>
        <w:r w:rsidR="008F2F1C" w:rsidRPr="0081295D">
          <w:rPr>
            <w:rFonts w:ascii="Arial" w:hAnsi="Arial" w:cs="Arial"/>
          </w:rPr>
          <w:delText xml:space="preserve"> or outsour</w:delText>
        </w:r>
        <w:r w:rsidR="002277BE" w:rsidRPr="0081295D">
          <w:rPr>
            <w:rFonts w:ascii="Arial" w:hAnsi="Arial" w:cs="Arial"/>
          </w:rPr>
          <w:delText>ced, either individual or group</w:delText>
        </w:r>
        <w:r w:rsidR="00242263" w:rsidRPr="0081295D">
          <w:rPr>
            <w:rFonts w:ascii="Arial" w:hAnsi="Arial" w:cs="Arial"/>
          </w:rPr>
          <w:delText>.</w:delText>
        </w:r>
      </w:del>
    </w:p>
    <w:p w14:paraId="51DC47C6" w14:textId="77777777" w:rsidR="00982BCD" w:rsidRPr="008035B9" w:rsidRDefault="00982BCD" w:rsidP="00567325">
      <w:pPr>
        <w:ind w:left="425"/>
        <w:jc w:val="both"/>
        <w:rPr>
          <w:del w:id="308" w:author="Head" w:date="2026-09-25T21:04:00Z" w16du:dateUtc="2026-09-26T01:04:00Z"/>
          <w:rFonts w:ascii="Arial" w:hAnsi="Arial" w:cs="Arial"/>
          <w:strike/>
        </w:rPr>
      </w:pPr>
    </w:p>
    <w:p w14:paraId="0ABA4529" w14:textId="77777777" w:rsidR="00E70F5D" w:rsidRPr="00242263" w:rsidRDefault="00BA2F47" w:rsidP="002F06DB">
      <w:pPr>
        <w:pStyle w:val="ListParagraph"/>
        <w:numPr>
          <w:ilvl w:val="0"/>
          <w:numId w:val="3"/>
        </w:numPr>
        <w:spacing w:line="240" w:lineRule="auto"/>
        <w:ind w:left="1491" w:hanging="357"/>
        <w:jc w:val="both"/>
        <w:rPr>
          <w:del w:id="309" w:author="Head" w:date="2026-09-25T21:04:00Z" w16du:dateUtc="2026-09-26T01:04:00Z"/>
          <w:rFonts w:ascii="Arial" w:hAnsi="Arial" w:cs="Arial"/>
        </w:rPr>
      </w:pPr>
      <w:del w:id="310" w:author="Head" w:date="2026-09-25T21:04:00Z" w16du:dateUtc="2026-09-26T01:04:00Z">
        <w:r w:rsidRPr="00242263">
          <w:rPr>
            <w:rFonts w:ascii="Arial" w:hAnsi="Arial" w:cs="Arial"/>
            <w:b/>
          </w:rPr>
          <w:delText>Series of lectures (Outside provider)</w:delText>
        </w:r>
        <w:r w:rsidRPr="00242263">
          <w:rPr>
            <w:rFonts w:ascii="Arial" w:hAnsi="Arial" w:cs="Arial"/>
          </w:rPr>
          <w:delText xml:space="preserve"> </w:delText>
        </w:r>
        <w:r w:rsidR="00D46358" w:rsidRPr="00242263">
          <w:rPr>
            <w:rFonts w:ascii="Arial" w:hAnsi="Arial" w:cs="Arial"/>
          </w:rPr>
          <w:delText>–</w:delText>
        </w:r>
        <w:r w:rsidRPr="00242263">
          <w:rPr>
            <w:rFonts w:ascii="Arial" w:hAnsi="Arial" w:cs="Arial"/>
          </w:rPr>
          <w:delText xml:space="preserve"> </w:delText>
        </w:r>
        <w:r w:rsidR="00D46358" w:rsidRPr="00242263">
          <w:rPr>
            <w:rFonts w:ascii="Arial" w:hAnsi="Arial" w:cs="Arial"/>
          </w:rPr>
          <w:delText xml:space="preserve">(subject to demand) </w:delText>
        </w:r>
        <w:r w:rsidR="008F2F1C" w:rsidRPr="00242263">
          <w:rPr>
            <w:rFonts w:ascii="Arial" w:hAnsi="Arial" w:cs="Arial"/>
          </w:rPr>
          <w:delText xml:space="preserve">provided by the IPA </w:delText>
        </w:r>
        <w:r w:rsidR="00220CB7" w:rsidRPr="00242263">
          <w:rPr>
            <w:rFonts w:ascii="Arial" w:hAnsi="Arial" w:cs="Arial"/>
          </w:rPr>
          <w:delText>or other provider, in the Council Chamber</w:delText>
        </w:r>
        <w:r w:rsidR="008F2F1C" w:rsidRPr="00242263">
          <w:rPr>
            <w:rFonts w:ascii="Arial" w:hAnsi="Arial" w:cs="Arial"/>
          </w:rPr>
          <w:delText>, with particular emphasis on legislation</w:delText>
        </w:r>
        <w:r w:rsidR="00FB33AD" w:rsidRPr="00242263">
          <w:rPr>
            <w:rFonts w:ascii="Arial" w:hAnsi="Arial" w:cs="Arial"/>
          </w:rPr>
          <w:delText xml:space="preserve"> that affects/governs Local Authorities</w:delText>
        </w:r>
        <w:r w:rsidR="00220CB7" w:rsidRPr="00242263">
          <w:rPr>
            <w:rFonts w:ascii="Arial" w:hAnsi="Arial" w:cs="Arial"/>
          </w:rPr>
          <w:delText xml:space="preserve"> and their functions/responsibilities. </w:delText>
        </w:r>
      </w:del>
    </w:p>
    <w:p w14:paraId="26FBDB49" w14:textId="77777777" w:rsidR="00E70F5D" w:rsidRPr="00195E1A" w:rsidRDefault="00E70F5D" w:rsidP="00567325">
      <w:pPr>
        <w:pStyle w:val="ListParagraph"/>
        <w:spacing w:line="240" w:lineRule="auto"/>
        <w:ind w:left="1145"/>
        <w:rPr>
          <w:del w:id="311" w:author="Head" w:date="2026-09-25T21:04:00Z" w16du:dateUtc="2026-09-26T01:04:00Z"/>
          <w:rFonts w:ascii="Arial" w:hAnsi="Arial" w:cs="Arial"/>
          <w:b/>
        </w:rPr>
      </w:pPr>
    </w:p>
    <w:p w14:paraId="27184B80" w14:textId="174FB24F" w:rsidR="008F2F1C" w:rsidRPr="00195E1A" w:rsidRDefault="00BA2F47" w:rsidP="002F06DB">
      <w:pPr>
        <w:pStyle w:val="ListParagraph"/>
        <w:numPr>
          <w:ilvl w:val="0"/>
          <w:numId w:val="3"/>
        </w:numPr>
        <w:spacing w:line="240" w:lineRule="auto"/>
        <w:ind w:left="1494"/>
        <w:jc w:val="both"/>
        <w:rPr>
          <w:del w:id="312" w:author="Head" w:date="2026-09-25T21:04:00Z" w16du:dateUtc="2026-09-26T01:04:00Z"/>
          <w:rFonts w:ascii="Arial" w:hAnsi="Arial" w:cs="Arial"/>
        </w:rPr>
      </w:pPr>
      <w:del w:id="313" w:author="Head" w:date="2026-09-25T21:04:00Z" w16du:dateUtc="2026-09-26T01:04:00Z">
        <w:r w:rsidRPr="00195E1A">
          <w:rPr>
            <w:rFonts w:ascii="Arial" w:hAnsi="Arial" w:cs="Arial"/>
            <w:b/>
          </w:rPr>
          <w:delText>Individual Courses</w:delText>
        </w:r>
        <w:r w:rsidRPr="00195E1A">
          <w:rPr>
            <w:rFonts w:ascii="Arial" w:hAnsi="Arial" w:cs="Arial"/>
          </w:rPr>
          <w:delText xml:space="preserve"> - </w:delText>
        </w:r>
        <w:r w:rsidR="005644B0" w:rsidRPr="00195E1A">
          <w:rPr>
            <w:rFonts w:ascii="Arial" w:hAnsi="Arial" w:cs="Arial"/>
          </w:rPr>
          <w:delText>Funding of i</w:delText>
        </w:r>
        <w:r w:rsidR="008F2F1C" w:rsidRPr="00195E1A">
          <w:rPr>
            <w:rFonts w:ascii="Arial" w:hAnsi="Arial" w:cs="Arial"/>
          </w:rPr>
          <w:delText xml:space="preserve">ndividual courses as requested by a </w:delText>
        </w:r>
        <w:r w:rsidR="0065068B">
          <w:rPr>
            <w:rFonts w:ascii="Arial" w:hAnsi="Arial" w:cs="Arial"/>
          </w:rPr>
          <w:delText>Councillor</w:delText>
        </w:r>
        <w:r w:rsidR="00E70F5D" w:rsidRPr="00195E1A">
          <w:rPr>
            <w:rFonts w:ascii="Arial" w:hAnsi="Arial" w:cs="Arial"/>
          </w:rPr>
          <w:delText xml:space="preserve">, subject to approval by </w:delText>
        </w:r>
        <w:r w:rsidR="00660822">
          <w:rPr>
            <w:rFonts w:ascii="Arial" w:hAnsi="Arial" w:cs="Arial"/>
          </w:rPr>
          <w:delText>Corporate Services</w:delText>
        </w:r>
        <w:r w:rsidR="001A0E68">
          <w:rPr>
            <w:rFonts w:ascii="Arial" w:hAnsi="Arial" w:cs="Arial"/>
          </w:rPr>
          <w:delText>,</w:delText>
        </w:r>
        <w:r w:rsidR="0087469E" w:rsidRPr="00195E1A">
          <w:rPr>
            <w:rFonts w:ascii="Arial" w:hAnsi="Arial" w:cs="Arial"/>
          </w:rPr>
          <w:delText xml:space="preserve"> </w:delText>
        </w:r>
        <w:r w:rsidR="006729C7">
          <w:rPr>
            <w:rFonts w:ascii="Arial" w:hAnsi="Arial" w:cs="Arial"/>
          </w:rPr>
          <w:delText>m</w:delText>
        </w:r>
        <w:r w:rsidR="0087469E" w:rsidRPr="00195E1A">
          <w:rPr>
            <w:rFonts w:ascii="Arial" w:hAnsi="Arial" w:cs="Arial"/>
          </w:rPr>
          <w:delText xml:space="preserve">ust be Level 6 </w:delText>
        </w:r>
        <w:r w:rsidR="005D1022">
          <w:rPr>
            <w:rFonts w:ascii="Arial" w:hAnsi="Arial" w:cs="Arial"/>
          </w:rPr>
          <w:delText>or</w:delText>
        </w:r>
        <w:r w:rsidR="0087469E" w:rsidRPr="00195E1A">
          <w:rPr>
            <w:rFonts w:ascii="Arial" w:hAnsi="Arial" w:cs="Arial"/>
          </w:rPr>
          <w:delText xml:space="preserve"> above in the National Qualification Framework.</w:delText>
        </w:r>
        <w:r w:rsidR="00FB724C" w:rsidRPr="00195E1A">
          <w:rPr>
            <w:rFonts w:ascii="Arial" w:hAnsi="Arial" w:cs="Arial"/>
          </w:rPr>
          <w:delText xml:space="preserve"> </w:delText>
        </w:r>
      </w:del>
    </w:p>
    <w:p w14:paraId="6A152804" w14:textId="77777777" w:rsidR="008F2F1C" w:rsidRPr="00195E1A" w:rsidRDefault="008F2F1C" w:rsidP="00567325">
      <w:pPr>
        <w:pStyle w:val="ListParagraph"/>
        <w:spacing w:line="240" w:lineRule="auto"/>
        <w:ind w:left="1145"/>
        <w:jc w:val="both"/>
        <w:rPr>
          <w:del w:id="314" w:author="Head" w:date="2026-09-25T21:04:00Z" w16du:dateUtc="2026-09-26T01:04:00Z"/>
          <w:rFonts w:ascii="Arial" w:hAnsi="Arial" w:cs="Arial"/>
        </w:rPr>
      </w:pPr>
    </w:p>
    <w:p w14:paraId="48AD1C56" w14:textId="67365D49" w:rsidR="008F2F1C" w:rsidRDefault="0065068B" w:rsidP="002F06DB">
      <w:pPr>
        <w:pStyle w:val="ListParagraph"/>
        <w:numPr>
          <w:ilvl w:val="0"/>
          <w:numId w:val="3"/>
        </w:numPr>
        <w:spacing w:line="240" w:lineRule="auto"/>
        <w:ind w:left="1494"/>
        <w:jc w:val="both"/>
        <w:rPr>
          <w:del w:id="315" w:author="Head" w:date="2026-09-25T21:04:00Z" w16du:dateUtc="2026-09-26T01:04:00Z"/>
          <w:rFonts w:ascii="Arial" w:hAnsi="Arial" w:cs="Arial"/>
        </w:rPr>
      </w:pPr>
      <w:del w:id="316" w:author="Head" w:date="2026-09-25T21:04:00Z" w16du:dateUtc="2026-09-26T01:04:00Z">
        <w:r w:rsidRPr="00195E1A">
          <w:rPr>
            <w:rFonts w:ascii="Arial" w:hAnsi="Arial" w:cs="Arial"/>
            <w:b/>
          </w:rPr>
          <w:delText>IPA Learning</w:delText>
        </w:r>
        <w:r w:rsidR="00FD7083" w:rsidRPr="00195E1A">
          <w:rPr>
            <w:rFonts w:ascii="Arial" w:hAnsi="Arial" w:cs="Arial"/>
            <w:b/>
          </w:rPr>
          <w:delText xml:space="preserve"> &amp; Development Programme</w:delText>
        </w:r>
        <w:r w:rsidR="00FD7083" w:rsidRPr="00195E1A">
          <w:rPr>
            <w:rFonts w:ascii="Arial" w:hAnsi="Arial" w:cs="Arial"/>
          </w:rPr>
          <w:delText xml:space="preserve"> </w:delText>
        </w:r>
        <w:r w:rsidR="00BA2F47" w:rsidRPr="00195E1A">
          <w:rPr>
            <w:rFonts w:ascii="Arial" w:hAnsi="Arial" w:cs="Arial"/>
          </w:rPr>
          <w:delText xml:space="preserve">- </w:delText>
        </w:r>
        <w:r w:rsidR="00042D55" w:rsidRPr="00195E1A">
          <w:rPr>
            <w:rFonts w:ascii="Arial" w:hAnsi="Arial" w:cs="Arial"/>
          </w:rPr>
          <w:delText>(see IPA website for details of available courses)</w:delText>
        </w:r>
        <w:r w:rsidR="00B84E57" w:rsidRPr="00195E1A">
          <w:rPr>
            <w:rFonts w:ascii="Arial" w:hAnsi="Arial" w:cs="Arial"/>
          </w:rPr>
          <w:delText xml:space="preserve"> - subject to approval by </w:delText>
        </w:r>
        <w:r w:rsidR="008035B9">
          <w:rPr>
            <w:rFonts w:ascii="Arial" w:hAnsi="Arial" w:cs="Arial"/>
          </w:rPr>
          <w:delText>Corporate Services.</w:delText>
        </w:r>
      </w:del>
    </w:p>
    <w:p w14:paraId="336AE98C" w14:textId="77777777" w:rsidR="008035B9" w:rsidRDefault="008035B9" w:rsidP="008035B9">
      <w:pPr>
        <w:pStyle w:val="ListParagraph"/>
        <w:spacing w:line="240" w:lineRule="auto"/>
        <w:ind w:left="1494"/>
        <w:jc w:val="both"/>
        <w:rPr>
          <w:del w:id="317" w:author="Head" w:date="2026-09-25T21:04:00Z" w16du:dateUtc="2026-09-26T01:04:00Z"/>
          <w:rFonts w:ascii="Arial" w:hAnsi="Arial" w:cs="Arial"/>
        </w:rPr>
      </w:pPr>
    </w:p>
    <w:p w14:paraId="10224D2C" w14:textId="2F3F4D6B" w:rsidR="008035B9" w:rsidRPr="006D7FC3" w:rsidRDefault="008035B9" w:rsidP="002F06DB">
      <w:pPr>
        <w:pStyle w:val="ListParagraph"/>
        <w:numPr>
          <w:ilvl w:val="0"/>
          <w:numId w:val="3"/>
        </w:numPr>
        <w:spacing w:line="240" w:lineRule="auto"/>
        <w:ind w:left="1494"/>
        <w:jc w:val="both"/>
        <w:rPr>
          <w:del w:id="318" w:author="Head" w:date="2026-09-25T21:04:00Z" w16du:dateUtc="2026-09-26T01:04:00Z"/>
          <w:rFonts w:ascii="Arial" w:hAnsi="Arial" w:cs="Arial"/>
          <w:b/>
          <w:bCs/>
        </w:rPr>
      </w:pPr>
      <w:del w:id="319" w:author="Head" w:date="2026-09-25T21:04:00Z" w16du:dateUtc="2026-09-26T01:04:00Z">
        <w:r w:rsidRPr="006D7FC3">
          <w:rPr>
            <w:rFonts w:ascii="Arial" w:hAnsi="Arial" w:cs="Arial"/>
            <w:b/>
            <w:bCs/>
          </w:rPr>
          <w:delText>Irish Language Training</w:delText>
        </w:r>
      </w:del>
    </w:p>
    <w:p w14:paraId="3424E4E3" w14:textId="77777777" w:rsidR="00B7188C" w:rsidRDefault="00B7188C" w:rsidP="00567325">
      <w:pPr>
        <w:pStyle w:val="ListParagraph"/>
        <w:spacing w:line="240" w:lineRule="auto"/>
        <w:ind w:left="1145"/>
        <w:rPr>
          <w:del w:id="320" w:author="Head" w:date="2026-09-25T21:04:00Z" w16du:dateUtc="2026-09-26T01:04:00Z"/>
          <w:rFonts w:ascii="Arial" w:hAnsi="Arial" w:cs="Arial"/>
        </w:rPr>
      </w:pPr>
    </w:p>
    <w:p w14:paraId="3E2EEF2E" w14:textId="77777777" w:rsidR="00B7188C" w:rsidRPr="00195E1A" w:rsidRDefault="00B7188C" w:rsidP="00841599">
      <w:pPr>
        <w:ind w:left="697" w:firstLine="295"/>
        <w:jc w:val="both"/>
        <w:rPr>
          <w:del w:id="321" w:author="Head" w:date="2026-09-25T21:04:00Z" w16du:dateUtc="2026-09-26T01:04:00Z"/>
          <w:rFonts w:ascii="Arial" w:hAnsi="Arial" w:cs="Arial"/>
          <w:b/>
          <w:u w:val="single"/>
        </w:rPr>
      </w:pPr>
      <w:del w:id="322" w:author="Head" w:date="2026-09-25T21:04:00Z" w16du:dateUtc="2026-09-26T01:04:00Z">
        <w:r w:rsidRPr="00195E1A">
          <w:rPr>
            <w:rFonts w:ascii="Arial" w:hAnsi="Arial" w:cs="Arial"/>
            <w:b/>
            <w:u w:val="single"/>
          </w:rPr>
          <w:delText>Funding of the Training &amp; Development Programme</w:delText>
        </w:r>
      </w:del>
    </w:p>
    <w:p w14:paraId="299A86B0" w14:textId="48C4E93C" w:rsidR="00E127D7" w:rsidRPr="00195E1A" w:rsidRDefault="00E127D7" w:rsidP="00567325">
      <w:pPr>
        <w:autoSpaceDE w:val="0"/>
        <w:autoSpaceDN w:val="0"/>
        <w:adjustRightInd w:val="0"/>
        <w:ind w:left="992" w:hanging="283"/>
        <w:rPr>
          <w:del w:id="323" w:author="Head" w:date="2026-09-25T21:04:00Z" w16du:dateUtc="2026-09-26T01:04:00Z"/>
          <w:rFonts w:ascii="Arial" w:hAnsi="Arial" w:cs="Arial"/>
        </w:rPr>
      </w:pPr>
      <w:del w:id="324" w:author="Head" w:date="2026-09-25T21:04:00Z" w16du:dateUtc="2026-09-26T01:04:00Z">
        <w:r w:rsidRPr="00195E1A">
          <w:rPr>
            <w:rFonts w:ascii="Arial" w:hAnsi="Arial" w:cs="Arial"/>
          </w:rPr>
          <w:tab/>
          <w:delText xml:space="preserve">Funding for the Training Programme is provided for in the Revenue Budget adopted by the </w:delText>
        </w:r>
        <w:r w:rsidR="00660822">
          <w:rPr>
            <w:rFonts w:ascii="Arial" w:hAnsi="Arial" w:cs="Arial"/>
          </w:rPr>
          <w:delText>County</w:delText>
        </w:r>
        <w:r w:rsidRPr="00195E1A">
          <w:rPr>
            <w:rFonts w:ascii="Arial" w:hAnsi="Arial" w:cs="Arial"/>
          </w:rPr>
          <w:delText xml:space="preserve"> Council each year. </w:delText>
        </w:r>
        <w:r w:rsidR="00A87F33" w:rsidRPr="00195E1A">
          <w:rPr>
            <w:rFonts w:ascii="Arial" w:hAnsi="Arial" w:cs="Arial"/>
          </w:rPr>
          <w:delText xml:space="preserve">In </w:delText>
        </w:r>
        <w:r w:rsidR="00CE5636">
          <w:rPr>
            <w:rFonts w:ascii="Arial" w:hAnsi="Arial" w:cs="Arial"/>
          </w:rPr>
          <w:delText xml:space="preserve">an </w:delText>
        </w:r>
        <w:r w:rsidR="00A87F33" w:rsidRPr="00195E1A">
          <w:rPr>
            <w:rFonts w:ascii="Arial" w:hAnsi="Arial" w:cs="Arial"/>
          </w:rPr>
          <w:delText xml:space="preserve">election year, training allowances are allocated on a pro rata basis up to </w:delText>
        </w:r>
        <w:r w:rsidR="005D1022">
          <w:rPr>
            <w:rFonts w:ascii="Arial" w:hAnsi="Arial" w:cs="Arial"/>
          </w:rPr>
          <w:delText xml:space="preserve">and then after </w:delText>
        </w:r>
        <w:r w:rsidR="00A87F33" w:rsidRPr="00195E1A">
          <w:rPr>
            <w:rFonts w:ascii="Arial" w:hAnsi="Arial" w:cs="Arial"/>
          </w:rPr>
          <w:delText>the election date</w:delText>
        </w:r>
        <w:r w:rsidR="00CE5636">
          <w:rPr>
            <w:rFonts w:ascii="Arial" w:hAnsi="Arial" w:cs="Arial"/>
          </w:rPr>
          <w:delText xml:space="preserve">. </w:delText>
        </w:r>
        <w:r w:rsidRPr="00195E1A">
          <w:rPr>
            <w:rFonts w:ascii="Arial" w:hAnsi="Arial" w:cs="Arial"/>
          </w:rPr>
          <w:delText xml:space="preserve">In addition to individual or </w:delText>
        </w:r>
        <w:r w:rsidR="00EF062A" w:rsidRPr="00CE14B2">
          <w:rPr>
            <w:rFonts w:ascii="Arial" w:hAnsi="Arial" w:cs="Arial"/>
          </w:rPr>
          <w:delText>S</w:delText>
        </w:r>
        <w:r w:rsidRPr="00CE14B2">
          <w:rPr>
            <w:rFonts w:ascii="Arial" w:hAnsi="Arial" w:cs="Arial"/>
          </w:rPr>
          <w:delText>D</w:delText>
        </w:r>
        <w:r w:rsidRPr="00195E1A">
          <w:rPr>
            <w:rFonts w:ascii="Arial" w:hAnsi="Arial" w:cs="Arial"/>
          </w:rPr>
          <w:delText xml:space="preserve">CC </w:delText>
        </w:r>
        <w:r w:rsidR="00BF37FC" w:rsidRPr="00195E1A">
          <w:rPr>
            <w:rFonts w:ascii="Arial" w:hAnsi="Arial" w:cs="Arial"/>
          </w:rPr>
          <w:delText>member’s</w:delText>
        </w:r>
        <w:r w:rsidRPr="00195E1A">
          <w:rPr>
            <w:rFonts w:ascii="Arial" w:hAnsi="Arial" w:cs="Arial"/>
          </w:rPr>
          <w:delText xml:space="preserve"> group training, the tr</w:delText>
        </w:r>
        <w:r w:rsidR="00A73076" w:rsidRPr="00195E1A">
          <w:rPr>
            <w:rFonts w:ascii="Arial" w:hAnsi="Arial" w:cs="Arial"/>
          </w:rPr>
          <w:delText>aining budget covers</w:delText>
        </w:r>
        <w:r w:rsidRPr="00195E1A">
          <w:rPr>
            <w:rFonts w:ascii="Arial" w:hAnsi="Arial" w:cs="Arial"/>
          </w:rPr>
          <w:delText>:</w:delText>
        </w:r>
      </w:del>
    </w:p>
    <w:p w14:paraId="282DD2A6" w14:textId="77777777" w:rsidR="00E127D7" w:rsidRPr="00195E1A" w:rsidRDefault="00E127D7" w:rsidP="00567325">
      <w:pPr>
        <w:autoSpaceDE w:val="0"/>
        <w:autoSpaceDN w:val="0"/>
        <w:adjustRightInd w:val="0"/>
        <w:ind w:left="992" w:hanging="283"/>
        <w:rPr>
          <w:del w:id="325" w:author="Head" w:date="2026-09-25T21:04:00Z" w16du:dateUtc="2026-09-26T01:04:00Z"/>
          <w:rFonts w:ascii="Arial" w:hAnsi="Arial" w:cs="Arial"/>
        </w:rPr>
      </w:pPr>
    </w:p>
    <w:p w14:paraId="00F6F370" w14:textId="5751C10D" w:rsidR="00E127D7" w:rsidRPr="00195E1A" w:rsidRDefault="00117205" w:rsidP="002F06DB">
      <w:pPr>
        <w:pStyle w:val="ListParagraph"/>
        <w:numPr>
          <w:ilvl w:val="0"/>
          <w:numId w:val="4"/>
        </w:numPr>
        <w:autoSpaceDE w:val="0"/>
        <w:autoSpaceDN w:val="0"/>
        <w:adjustRightInd w:val="0"/>
        <w:spacing w:after="0" w:line="240" w:lineRule="auto"/>
        <w:ind w:left="1352"/>
        <w:jc w:val="both"/>
        <w:rPr>
          <w:del w:id="326" w:author="Head" w:date="2026-09-25T21:04:00Z" w16du:dateUtc="2026-09-26T01:04:00Z"/>
          <w:rFonts w:ascii="Arial" w:hAnsi="Arial" w:cs="Arial"/>
        </w:rPr>
      </w:pPr>
      <w:del w:id="327" w:author="Head" w:date="2026-09-25T21:04:00Z" w16du:dateUtc="2026-09-26T01:04:00Z">
        <w:r w:rsidRPr="00195E1A">
          <w:rPr>
            <w:rFonts w:ascii="Arial" w:hAnsi="Arial" w:cs="Arial"/>
            <w:b/>
          </w:rPr>
          <w:delText>LAMA -</w:delText>
        </w:r>
        <w:r w:rsidRPr="00195E1A">
          <w:rPr>
            <w:rFonts w:ascii="Arial" w:hAnsi="Arial" w:cs="Arial"/>
          </w:rPr>
          <w:delText xml:space="preserve"> </w:delText>
        </w:r>
        <w:r w:rsidR="00E127D7" w:rsidRPr="00195E1A">
          <w:rPr>
            <w:rFonts w:ascii="Arial" w:hAnsi="Arial" w:cs="Arial"/>
          </w:rPr>
          <w:delText xml:space="preserve">Annual seminars and conferences of Local Authority Members Association (LAMA) - attendance will be limited to 2 events per annum organised by LAMA. Attendance </w:delText>
        </w:r>
        <w:r w:rsidR="00CE5636">
          <w:rPr>
            <w:rFonts w:ascii="Arial" w:hAnsi="Arial" w:cs="Arial"/>
          </w:rPr>
          <w:delText xml:space="preserve">is </w:delText>
        </w:r>
        <w:r w:rsidR="00E127D7" w:rsidRPr="00195E1A">
          <w:rPr>
            <w:rFonts w:ascii="Arial" w:hAnsi="Arial" w:cs="Arial"/>
          </w:rPr>
          <w:delText>at Members’ discretion.</w:delText>
        </w:r>
      </w:del>
    </w:p>
    <w:p w14:paraId="1CE5CDF5" w14:textId="77777777" w:rsidR="00E127D7" w:rsidRPr="00195E1A" w:rsidRDefault="00E127D7" w:rsidP="00567325">
      <w:pPr>
        <w:pStyle w:val="ListParagraph"/>
        <w:autoSpaceDE w:val="0"/>
        <w:autoSpaceDN w:val="0"/>
        <w:adjustRightInd w:val="0"/>
        <w:spacing w:after="0" w:line="240" w:lineRule="auto"/>
        <w:ind w:left="1352"/>
        <w:jc w:val="both"/>
        <w:rPr>
          <w:del w:id="328" w:author="Head" w:date="2026-09-25T21:04:00Z" w16du:dateUtc="2026-09-26T01:04:00Z"/>
          <w:rFonts w:ascii="Arial" w:hAnsi="Arial" w:cs="Arial"/>
        </w:rPr>
      </w:pPr>
    </w:p>
    <w:p w14:paraId="371AE14F" w14:textId="7493967F" w:rsidR="004C6A00" w:rsidRPr="00195E1A" w:rsidRDefault="00117205" w:rsidP="002F06DB">
      <w:pPr>
        <w:pStyle w:val="ListParagraph"/>
        <w:numPr>
          <w:ilvl w:val="0"/>
          <w:numId w:val="4"/>
        </w:numPr>
        <w:autoSpaceDE w:val="0"/>
        <w:autoSpaceDN w:val="0"/>
        <w:adjustRightInd w:val="0"/>
        <w:spacing w:after="0" w:line="240" w:lineRule="auto"/>
        <w:ind w:left="1352"/>
        <w:jc w:val="both"/>
        <w:rPr>
          <w:del w:id="329" w:author="Head" w:date="2026-09-25T21:04:00Z" w16du:dateUtc="2026-09-26T01:04:00Z"/>
          <w:rFonts w:ascii="Arial" w:hAnsi="Arial" w:cs="Arial"/>
        </w:rPr>
      </w:pPr>
      <w:del w:id="330" w:author="Head" w:date="2026-09-25T21:04:00Z" w16du:dateUtc="2026-09-26T01:04:00Z">
        <w:r w:rsidRPr="00195E1A">
          <w:rPr>
            <w:rFonts w:ascii="Arial" w:hAnsi="Arial" w:cs="Arial"/>
            <w:b/>
          </w:rPr>
          <w:delText xml:space="preserve">AILG - </w:delText>
        </w:r>
        <w:r w:rsidR="00E127D7" w:rsidRPr="00195E1A">
          <w:rPr>
            <w:rFonts w:ascii="Arial" w:hAnsi="Arial" w:cs="Arial"/>
          </w:rPr>
          <w:delText>Seminars and conferences provided by the AILG, attendance and payment of expenses in acc</w:delText>
        </w:r>
        <w:r w:rsidR="00B40F22" w:rsidRPr="00195E1A">
          <w:rPr>
            <w:rFonts w:ascii="Arial" w:hAnsi="Arial" w:cs="Arial"/>
          </w:rPr>
          <w:delText>o</w:delText>
        </w:r>
        <w:r w:rsidR="00270B0B" w:rsidRPr="00195E1A">
          <w:rPr>
            <w:rFonts w:ascii="Arial" w:hAnsi="Arial" w:cs="Arial"/>
          </w:rPr>
          <w:delText xml:space="preserve">rdance with DoHP&amp;LG directives, </w:delText>
        </w:r>
        <w:r w:rsidR="004C6A00" w:rsidRPr="00195E1A">
          <w:rPr>
            <w:rFonts w:ascii="Arial" w:hAnsi="Arial" w:cs="Arial"/>
          </w:rPr>
          <w:delText>Circular LG 03/2020</w:delText>
        </w:r>
        <w:r w:rsidR="00270B0B" w:rsidRPr="00195E1A">
          <w:rPr>
            <w:rFonts w:ascii="Arial" w:hAnsi="Arial" w:cs="Arial"/>
          </w:rPr>
          <w:delText xml:space="preserve">. </w:delText>
        </w:r>
        <w:r w:rsidR="00E127D7" w:rsidRPr="00195E1A">
          <w:rPr>
            <w:rFonts w:ascii="Arial" w:hAnsi="Arial" w:cs="Arial"/>
          </w:rPr>
          <w:delText>Attendance</w:delText>
        </w:r>
        <w:r w:rsidR="006729C7">
          <w:rPr>
            <w:rFonts w:ascii="Arial" w:hAnsi="Arial" w:cs="Arial"/>
          </w:rPr>
          <w:delText xml:space="preserve"> is</w:delText>
        </w:r>
        <w:r w:rsidR="00E127D7" w:rsidRPr="00195E1A">
          <w:rPr>
            <w:rFonts w:ascii="Arial" w:hAnsi="Arial" w:cs="Arial"/>
          </w:rPr>
          <w:delText xml:space="preserve"> at Members’ discretion. </w:delText>
        </w:r>
      </w:del>
    </w:p>
    <w:p w14:paraId="1D42669C" w14:textId="77777777" w:rsidR="004C6A00" w:rsidRPr="00195E1A" w:rsidRDefault="004C6A00" w:rsidP="00567325">
      <w:pPr>
        <w:pStyle w:val="ListParagraph"/>
        <w:autoSpaceDE w:val="0"/>
        <w:autoSpaceDN w:val="0"/>
        <w:adjustRightInd w:val="0"/>
        <w:spacing w:after="0" w:line="240" w:lineRule="auto"/>
        <w:ind w:left="1352"/>
        <w:jc w:val="both"/>
        <w:rPr>
          <w:del w:id="331" w:author="Head" w:date="2026-09-25T21:04:00Z" w16du:dateUtc="2026-09-26T01:04:00Z"/>
          <w:rFonts w:ascii="Arial" w:hAnsi="Arial" w:cs="Arial"/>
        </w:rPr>
      </w:pPr>
    </w:p>
    <w:p w14:paraId="176734CF" w14:textId="40B00C68" w:rsidR="00E127D7" w:rsidRPr="00195E1A" w:rsidRDefault="00117205" w:rsidP="002F06DB">
      <w:pPr>
        <w:pStyle w:val="ListParagraph"/>
        <w:numPr>
          <w:ilvl w:val="0"/>
          <w:numId w:val="4"/>
        </w:numPr>
        <w:autoSpaceDE w:val="0"/>
        <w:autoSpaceDN w:val="0"/>
        <w:adjustRightInd w:val="0"/>
        <w:spacing w:after="0" w:line="240" w:lineRule="auto"/>
        <w:ind w:left="1352"/>
        <w:jc w:val="both"/>
        <w:rPr>
          <w:del w:id="332" w:author="Head" w:date="2026-09-25T21:04:00Z" w16du:dateUtc="2026-09-26T01:04:00Z"/>
          <w:rFonts w:ascii="Arial" w:hAnsi="Arial" w:cs="Arial"/>
        </w:rPr>
      </w:pPr>
      <w:del w:id="333" w:author="Head" w:date="2026-09-25T21:04:00Z" w16du:dateUtc="2026-09-26T01:04:00Z">
        <w:r w:rsidRPr="00195E1A">
          <w:rPr>
            <w:rFonts w:ascii="Arial" w:hAnsi="Arial" w:cs="Arial"/>
            <w:b/>
          </w:rPr>
          <w:delText>E</w:delText>
        </w:r>
        <w:r w:rsidR="00E127D7" w:rsidRPr="00195E1A">
          <w:rPr>
            <w:rFonts w:ascii="Arial" w:hAnsi="Arial" w:cs="Arial"/>
            <w:b/>
          </w:rPr>
          <w:delText>ducational programmes</w:delText>
        </w:r>
        <w:r w:rsidR="00E127D7" w:rsidRPr="00195E1A">
          <w:rPr>
            <w:rFonts w:ascii="Arial" w:hAnsi="Arial" w:cs="Arial"/>
          </w:rPr>
          <w:delText xml:space="preserve"> at Level 6 and above in the National Qualification Framework,</w:delText>
        </w:r>
        <w:r w:rsidR="006729C7">
          <w:rPr>
            <w:rFonts w:ascii="Arial" w:hAnsi="Arial" w:cs="Arial"/>
          </w:rPr>
          <w:delText xml:space="preserve"> i.e. Higher Certificate, Ordinary Degree or higher</w:delText>
        </w:r>
        <w:r w:rsidR="00E127D7" w:rsidRPr="00195E1A">
          <w:rPr>
            <w:rFonts w:ascii="Arial" w:hAnsi="Arial" w:cs="Arial"/>
          </w:rPr>
          <w:delText xml:space="preserve"> the local authority should pay a proportion only of the course fees where these are </w:delText>
        </w:r>
        <w:r w:rsidR="0065068B" w:rsidRPr="00195E1A">
          <w:rPr>
            <w:rFonts w:ascii="Arial" w:hAnsi="Arial" w:cs="Arial"/>
          </w:rPr>
          <w:delText>more than</w:delText>
        </w:r>
        <w:r w:rsidR="00E127D7" w:rsidRPr="00195E1A">
          <w:rPr>
            <w:rFonts w:ascii="Arial" w:hAnsi="Arial" w:cs="Arial"/>
          </w:rPr>
          <w:delText xml:space="preserve"> €500 per </w:delText>
        </w:r>
        <w:r w:rsidR="001B0591" w:rsidRPr="00195E1A">
          <w:rPr>
            <w:rFonts w:ascii="Arial" w:hAnsi="Arial" w:cs="Arial"/>
          </w:rPr>
          <w:delText>annum and</w:delText>
        </w:r>
        <w:r w:rsidR="00E127D7" w:rsidRPr="00195E1A">
          <w:rPr>
            <w:rFonts w:ascii="Arial" w:hAnsi="Arial" w:cs="Arial"/>
          </w:rPr>
          <w:delText xml:space="preserve"> should in no case pay a contribution </w:delText>
        </w:r>
        <w:r w:rsidR="00475D52">
          <w:rPr>
            <w:rFonts w:ascii="Arial" w:hAnsi="Arial" w:cs="Arial"/>
          </w:rPr>
          <w:delText>in excess of</w:delText>
        </w:r>
        <w:r w:rsidR="00E127D7" w:rsidRPr="00195E1A">
          <w:rPr>
            <w:rFonts w:ascii="Arial" w:hAnsi="Arial" w:cs="Arial"/>
          </w:rPr>
          <w:delText xml:space="preserve"> €1,500 per annum. The payment of a contribution only of such course fees reflects the expectation that qualifications at Level 6 and above will be of benefit to the elected member outside his or her role as an elected member. </w:delText>
        </w:r>
      </w:del>
    </w:p>
    <w:p w14:paraId="6D619D46" w14:textId="77777777" w:rsidR="00E127D7" w:rsidRPr="00195E1A" w:rsidRDefault="00E127D7" w:rsidP="00567325">
      <w:pPr>
        <w:pStyle w:val="ListParagraph"/>
        <w:spacing w:line="240" w:lineRule="auto"/>
        <w:ind w:left="1145"/>
        <w:rPr>
          <w:del w:id="334" w:author="Head" w:date="2026-09-25T21:04:00Z" w16du:dateUtc="2026-09-26T01:04:00Z"/>
          <w:rFonts w:ascii="Arial" w:hAnsi="Arial" w:cs="Arial"/>
        </w:rPr>
      </w:pPr>
    </w:p>
    <w:p w14:paraId="54DB697C" w14:textId="34EE8DE8" w:rsidR="00E127D7" w:rsidRPr="00195E1A" w:rsidRDefault="00A73076" w:rsidP="002F06DB">
      <w:pPr>
        <w:pStyle w:val="ListParagraph"/>
        <w:numPr>
          <w:ilvl w:val="0"/>
          <w:numId w:val="4"/>
        </w:numPr>
        <w:spacing w:line="240" w:lineRule="auto"/>
        <w:ind w:left="1352"/>
        <w:jc w:val="both"/>
        <w:rPr>
          <w:del w:id="335" w:author="Head" w:date="2026-09-25T21:04:00Z" w16du:dateUtc="2026-09-26T01:04:00Z"/>
          <w:rFonts w:ascii="Arial" w:hAnsi="Arial" w:cs="Arial"/>
        </w:rPr>
      </w:pPr>
      <w:del w:id="336" w:author="Head" w:date="2026-09-25T21:04:00Z" w16du:dateUtc="2026-09-26T01:04:00Z">
        <w:r w:rsidRPr="00195E1A">
          <w:rPr>
            <w:rFonts w:ascii="Arial" w:hAnsi="Arial" w:cs="Arial"/>
            <w:b/>
          </w:rPr>
          <w:delText>Individual Courses</w:delText>
        </w:r>
        <w:r w:rsidR="00E127D7" w:rsidRPr="00195E1A">
          <w:rPr>
            <w:rFonts w:ascii="Arial" w:hAnsi="Arial" w:cs="Arial"/>
          </w:rPr>
          <w:delText xml:space="preserve">: Refunds to Members will be in retrospect so costs will be known in advance to enable </w:delText>
        </w:r>
        <w:r w:rsidR="006729C7">
          <w:rPr>
            <w:rFonts w:ascii="Arial" w:hAnsi="Arial" w:cs="Arial"/>
          </w:rPr>
          <w:delText xml:space="preserve">the </w:delText>
        </w:r>
        <w:r w:rsidR="00E127D7" w:rsidRPr="00195E1A">
          <w:rPr>
            <w:rFonts w:ascii="Arial" w:hAnsi="Arial" w:cs="Arial"/>
          </w:rPr>
          <w:delText xml:space="preserve">budget to be provided. </w:delText>
        </w:r>
      </w:del>
    </w:p>
    <w:p w14:paraId="006A98FC" w14:textId="77777777" w:rsidR="00117205" w:rsidRPr="00195E1A" w:rsidRDefault="00117205" w:rsidP="00567325">
      <w:pPr>
        <w:pStyle w:val="ListParagraph"/>
        <w:spacing w:line="240" w:lineRule="auto"/>
        <w:ind w:left="1145"/>
        <w:rPr>
          <w:del w:id="337" w:author="Head" w:date="2026-09-25T21:04:00Z" w16du:dateUtc="2026-09-26T01:04:00Z"/>
          <w:rFonts w:ascii="Arial" w:hAnsi="Arial" w:cs="Arial"/>
        </w:rPr>
      </w:pPr>
    </w:p>
    <w:p w14:paraId="147BB458" w14:textId="21D0C4CF" w:rsidR="00117205" w:rsidRDefault="00117205" w:rsidP="002F06DB">
      <w:pPr>
        <w:pStyle w:val="ListParagraph"/>
        <w:numPr>
          <w:ilvl w:val="0"/>
          <w:numId w:val="4"/>
        </w:numPr>
        <w:spacing w:line="240" w:lineRule="auto"/>
        <w:ind w:left="1352"/>
        <w:jc w:val="both"/>
        <w:rPr>
          <w:del w:id="338" w:author="Head" w:date="2026-09-25T21:04:00Z" w16du:dateUtc="2026-09-26T01:04:00Z"/>
          <w:rFonts w:ascii="Arial" w:hAnsi="Arial" w:cs="Arial"/>
        </w:rPr>
      </w:pPr>
      <w:del w:id="339" w:author="Head" w:date="2026-09-25T21:04:00Z" w16du:dateUtc="2026-09-26T01:04:00Z">
        <w:r w:rsidRPr="001B0591">
          <w:rPr>
            <w:rFonts w:ascii="Arial" w:hAnsi="Arial" w:cs="Arial"/>
            <w:b/>
          </w:rPr>
          <w:delText xml:space="preserve">IPA Learning &amp; Development Programme/Other Training Providers: </w:delText>
        </w:r>
        <w:r w:rsidRPr="001B0591">
          <w:rPr>
            <w:rFonts w:ascii="Arial" w:hAnsi="Arial" w:cs="Arial"/>
          </w:rPr>
          <w:delText>Refunds to Members will be in retrospect on application to</w:delText>
        </w:r>
        <w:r w:rsidR="00AB12B7" w:rsidRPr="001B0591">
          <w:rPr>
            <w:rFonts w:ascii="Arial" w:hAnsi="Arial" w:cs="Arial"/>
          </w:rPr>
          <w:delText xml:space="preserve"> Corporate Services</w:delText>
        </w:r>
        <w:r w:rsidRPr="001B0591">
          <w:rPr>
            <w:rFonts w:ascii="Arial" w:hAnsi="Arial" w:cs="Arial"/>
          </w:rPr>
          <w:delText xml:space="preserve"> so costs </w:delText>
        </w:r>
        <w:r w:rsidR="006729C7">
          <w:rPr>
            <w:rFonts w:ascii="Arial" w:hAnsi="Arial" w:cs="Arial"/>
          </w:rPr>
          <w:delText>should be advised</w:delText>
        </w:r>
        <w:r w:rsidRPr="001B0591">
          <w:rPr>
            <w:rFonts w:ascii="Arial" w:hAnsi="Arial" w:cs="Arial"/>
          </w:rPr>
          <w:delText xml:space="preserve"> in advance to enable budget to be provided</w:delText>
        </w:r>
      </w:del>
    </w:p>
    <w:p w14:paraId="3659E67E" w14:textId="77777777" w:rsidR="0042605F" w:rsidRPr="0042605F" w:rsidRDefault="0042605F" w:rsidP="0042605F">
      <w:pPr>
        <w:pStyle w:val="ListParagraph"/>
        <w:rPr>
          <w:del w:id="340" w:author="Head" w:date="2026-09-25T21:04:00Z" w16du:dateUtc="2026-09-26T01:04:00Z"/>
          <w:rFonts w:ascii="Arial" w:hAnsi="Arial" w:cs="Arial"/>
        </w:rPr>
      </w:pPr>
    </w:p>
    <w:p w14:paraId="001EBD89" w14:textId="54225F17" w:rsidR="0042605F" w:rsidRPr="0042605F" w:rsidRDefault="0042605F" w:rsidP="002F06DB">
      <w:pPr>
        <w:pStyle w:val="ListParagraph"/>
        <w:numPr>
          <w:ilvl w:val="0"/>
          <w:numId w:val="4"/>
        </w:numPr>
        <w:spacing w:after="0" w:line="240" w:lineRule="auto"/>
        <w:ind w:left="1352"/>
        <w:jc w:val="both"/>
        <w:rPr>
          <w:del w:id="341" w:author="Head" w:date="2026-09-25T21:04:00Z" w16du:dateUtc="2026-09-26T01:04:00Z"/>
          <w:rFonts w:ascii="Arial" w:hAnsi="Arial" w:cs="Arial"/>
        </w:rPr>
      </w:pPr>
      <w:del w:id="342" w:author="Head" w:date="2026-09-25T21:04:00Z" w16du:dateUtc="2026-09-26T01:04:00Z">
        <w:r>
          <w:rPr>
            <w:rFonts w:ascii="Arial" w:hAnsi="Arial" w:cs="Arial"/>
            <w:b/>
            <w:bCs/>
          </w:rPr>
          <w:delText>Women’s Caucus</w:delText>
        </w:r>
      </w:del>
    </w:p>
    <w:p w14:paraId="5A29349D" w14:textId="2F04CE2E" w:rsidR="0042605F" w:rsidRPr="001B0591" w:rsidRDefault="006729C7" w:rsidP="0042605F">
      <w:pPr>
        <w:pStyle w:val="ListParagraph"/>
        <w:spacing w:after="0" w:line="240" w:lineRule="auto"/>
        <w:ind w:left="1352"/>
        <w:jc w:val="both"/>
        <w:rPr>
          <w:del w:id="343" w:author="Head" w:date="2026-09-25T21:04:00Z" w16du:dateUtc="2026-09-26T01:04:00Z"/>
          <w:rFonts w:ascii="Arial" w:hAnsi="Arial" w:cs="Arial"/>
        </w:rPr>
      </w:pPr>
      <w:del w:id="344" w:author="Head" w:date="2026-09-25T21:04:00Z" w16du:dateUtc="2026-09-26T01:04:00Z">
        <w:r>
          <w:rPr>
            <w:rFonts w:ascii="Arial" w:hAnsi="Arial" w:cs="Arial"/>
          </w:rPr>
          <w:delText>The Women’s Caucus may identify specific training requirements for Caucus members</w:delText>
        </w:r>
        <w:r w:rsidR="0042605F">
          <w:rPr>
            <w:rFonts w:ascii="Arial" w:hAnsi="Arial" w:cs="Arial"/>
          </w:rPr>
          <w:delText>.</w:delText>
        </w:r>
      </w:del>
    </w:p>
    <w:p w14:paraId="68C261AB" w14:textId="77777777" w:rsidR="00117205" w:rsidRPr="000E534B" w:rsidRDefault="00117205" w:rsidP="00567325">
      <w:pPr>
        <w:pStyle w:val="ListParagraph"/>
        <w:spacing w:line="240" w:lineRule="auto"/>
        <w:ind w:left="1352"/>
        <w:jc w:val="both"/>
        <w:rPr>
          <w:del w:id="345" w:author="Head" w:date="2026-09-25T21:04:00Z" w16du:dateUtc="2026-09-26T01:04:00Z"/>
          <w:rFonts w:ascii="Arial" w:hAnsi="Arial" w:cs="Arial"/>
          <w:highlight w:val="yellow"/>
        </w:rPr>
      </w:pPr>
    </w:p>
    <w:p w14:paraId="0429D054" w14:textId="77777777" w:rsidR="00117205" w:rsidRPr="0042605F" w:rsidRDefault="00E76A96" w:rsidP="002F06DB">
      <w:pPr>
        <w:pStyle w:val="ListParagraph"/>
        <w:numPr>
          <w:ilvl w:val="0"/>
          <w:numId w:val="4"/>
        </w:numPr>
        <w:autoSpaceDE w:val="0"/>
        <w:autoSpaceDN w:val="0"/>
        <w:adjustRightInd w:val="0"/>
        <w:spacing w:after="0" w:line="240" w:lineRule="auto"/>
        <w:ind w:left="1352"/>
        <w:jc w:val="both"/>
        <w:rPr>
          <w:del w:id="346" w:author="Head" w:date="2026-09-25T21:04:00Z" w16du:dateUtc="2026-09-26T01:04:00Z"/>
          <w:rFonts w:ascii="Arial" w:hAnsi="Arial" w:cs="Arial"/>
        </w:rPr>
      </w:pPr>
      <w:del w:id="347" w:author="Head" w:date="2026-09-25T21:04:00Z" w16du:dateUtc="2026-09-26T01:04:00Z">
        <w:r w:rsidRPr="0042605F">
          <w:rPr>
            <w:rFonts w:ascii="Arial" w:hAnsi="Arial" w:cs="Arial"/>
            <w:b/>
          </w:rPr>
          <w:delText>Series of lectures (In-house)</w:delText>
        </w:r>
        <w:r w:rsidRPr="0042605F">
          <w:rPr>
            <w:rFonts w:ascii="Arial" w:hAnsi="Arial" w:cs="Arial"/>
          </w:rPr>
          <w:delText xml:space="preserve"> : T</w:delText>
        </w:r>
        <w:r w:rsidR="0069660D" w:rsidRPr="0042605F">
          <w:rPr>
            <w:rFonts w:ascii="Arial" w:hAnsi="Arial" w:cs="Arial"/>
          </w:rPr>
          <w:delText>he in-house training will be cost free</w:delText>
        </w:r>
        <w:r w:rsidR="00117205" w:rsidRPr="0042605F">
          <w:rPr>
            <w:rFonts w:ascii="Arial" w:hAnsi="Arial" w:cs="Arial"/>
          </w:rPr>
          <w:delText xml:space="preserve"> to Members</w:delText>
        </w:r>
      </w:del>
    </w:p>
    <w:p w14:paraId="5329D139" w14:textId="77777777" w:rsidR="00117205" w:rsidRPr="000E534B" w:rsidRDefault="00117205" w:rsidP="00567325">
      <w:pPr>
        <w:autoSpaceDE w:val="0"/>
        <w:autoSpaceDN w:val="0"/>
        <w:adjustRightInd w:val="0"/>
        <w:ind w:left="425"/>
        <w:jc w:val="both"/>
        <w:rPr>
          <w:del w:id="348" w:author="Head" w:date="2026-09-25T21:04:00Z" w16du:dateUtc="2026-09-26T01:04:00Z"/>
          <w:rFonts w:ascii="Arial" w:hAnsi="Arial" w:cs="Arial"/>
          <w:highlight w:val="yellow"/>
        </w:rPr>
      </w:pPr>
    </w:p>
    <w:p w14:paraId="064C6615" w14:textId="3CAA4CD9" w:rsidR="00117205" w:rsidRPr="0042605F" w:rsidRDefault="00E76A96" w:rsidP="002F06DB">
      <w:pPr>
        <w:pStyle w:val="ListParagraph"/>
        <w:numPr>
          <w:ilvl w:val="0"/>
          <w:numId w:val="4"/>
        </w:numPr>
        <w:autoSpaceDE w:val="0"/>
        <w:autoSpaceDN w:val="0"/>
        <w:adjustRightInd w:val="0"/>
        <w:spacing w:after="0" w:line="240" w:lineRule="auto"/>
        <w:ind w:left="1352"/>
        <w:jc w:val="both"/>
        <w:rPr>
          <w:del w:id="349" w:author="Head" w:date="2026-09-25T21:04:00Z" w16du:dateUtc="2026-09-26T01:04:00Z"/>
          <w:rFonts w:ascii="Arial" w:hAnsi="Arial" w:cs="Arial"/>
        </w:rPr>
      </w:pPr>
      <w:del w:id="350" w:author="Head" w:date="2026-09-25T21:04:00Z" w16du:dateUtc="2026-09-26T01:04:00Z">
        <w:r w:rsidRPr="0042605F">
          <w:rPr>
            <w:rFonts w:ascii="Arial" w:hAnsi="Arial" w:cs="Arial"/>
            <w:b/>
          </w:rPr>
          <w:delText xml:space="preserve">IT Training : </w:delText>
        </w:r>
        <w:r w:rsidRPr="0042605F">
          <w:rPr>
            <w:rFonts w:ascii="Arial" w:hAnsi="Arial" w:cs="Arial"/>
          </w:rPr>
          <w:delText xml:space="preserve">On </w:delText>
        </w:r>
        <w:r w:rsidR="00D402C0" w:rsidRPr="0042605F">
          <w:rPr>
            <w:rFonts w:ascii="Arial" w:hAnsi="Arial" w:cs="Arial"/>
          </w:rPr>
          <w:delText>Council systems</w:delText>
        </w:r>
        <w:r w:rsidRPr="0042605F">
          <w:rPr>
            <w:rFonts w:ascii="Arial" w:hAnsi="Arial" w:cs="Arial"/>
          </w:rPr>
          <w:delText>, delivered by staff member, will be cost free</w:delText>
        </w:r>
        <w:r w:rsidR="00117205" w:rsidRPr="0042605F">
          <w:rPr>
            <w:rFonts w:ascii="Arial" w:hAnsi="Arial" w:cs="Arial"/>
          </w:rPr>
          <w:delText xml:space="preserve"> to Members</w:delText>
        </w:r>
        <w:r w:rsidR="008035B9" w:rsidRPr="0042605F">
          <w:rPr>
            <w:rFonts w:ascii="Arial" w:hAnsi="Arial" w:cs="Arial"/>
          </w:rPr>
          <w:delText xml:space="preserve"> </w:delText>
        </w:r>
      </w:del>
    </w:p>
    <w:p w14:paraId="64AEF3A3" w14:textId="77777777" w:rsidR="00D402C0" w:rsidRPr="0042605F" w:rsidRDefault="00D402C0" w:rsidP="00D402C0">
      <w:pPr>
        <w:pStyle w:val="ListParagraph"/>
        <w:rPr>
          <w:del w:id="351" w:author="Head" w:date="2026-09-25T21:04:00Z" w16du:dateUtc="2026-09-26T01:04:00Z"/>
          <w:rFonts w:ascii="Arial" w:hAnsi="Arial" w:cs="Arial"/>
        </w:rPr>
      </w:pPr>
    </w:p>
    <w:p w14:paraId="111024D5" w14:textId="55555353" w:rsidR="00D402C0" w:rsidRPr="0042605F" w:rsidRDefault="00D402C0" w:rsidP="002F06DB">
      <w:pPr>
        <w:pStyle w:val="ListParagraph"/>
        <w:numPr>
          <w:ilvl w:val="0"/>
          <w:numId w:val="4"/>
        </w:numPr>
        <w:autoSpaceDE w:val="0"/>
        <w:autoSpaceDN w:val="0"/>
        <w:adjustRightInd w:val="0"/>
        <w:spacing w:after="0" w:line="240" w:lineRule="auto"/>
        <w:ind w:left="1352"/>
        <w:jc w:val="both"/>
        <w:rPr>
          <w:del w:id="352" w:author="Head" w:date="2026-09-25T21:04:00Z" w16du:dateUtc="2026-09-26T01:04:00Z"/>
          <w:rFonts w:ascii="Arial" w:hAnsi="Arial" w:cs="Arial"/>
        </w:rPr>
      </w:pPr>
      <w:del w:id="353" w:author="Head" w:date="2026-09-25T21:04:00Z" w16du:dateUtc="2026-09-26T01:04:00Z">
        <w:r w:rsidRPr="0042605F">
          <w:rPr>
            <w:rFonts w:ascii="Arial" w:hAnsi="Arial" w:cs="Arial"/>
            <w:b/>
          </w:rPr>
          <w:delText xml:space="preserve">IT Training : </w:delText>
        </w:r>
        <w:r w:rsidRPr="0042605F">
          <w:rPr>
            <w:rFonts w:ascii="Arial" w:hAnsi="Arial" w:cs="Arial"/>
          </w:rPr>
          <w:delText xml:space="preserve">On an individual/group </w:delText>
        </w:r>
        <w:r w:rsidR="0042605F" w:rsidRPr="0042605F">
          <w:rPr>
            <w:rFonts w:ascii="Arial" w:hAnsi="Arial" w:cs="Arial"/>
          </w:rPr>
          <w:delText>will be funded from Training Budget.</w:delText>
        </w:r>
        <w:r w:rsidRPr="0042605F">
          <w:rPr>
            <w:rFonts w:ascii="Arial" w:hAnsi="Arial" w:cs="Arial"/>
          </w:rPr>
          <w:delText xml:space="preserve"> </w:delText>
        </w:r>
      </w:del>
    </w:p>
    <w:p w14:paraId="47E2D916" w14:textId="77777777" w:rsidR="00D402C0" w:rsidRPr="0042605F" w:rsidRDefault="00D402C0" w:rsidP="0042605F">
      <w:pPr>
        <w:pStyle w:val="ListParagraph"/>
        <w:autoSpaceDE w:val="0"/>
        <w:autoSpaceDN w:val="0"/>
        <w:adjustRightInd w:val="0"/>
        <w:spacing w:after="0" w:line="240" w:lineRule="auto"/>
        <w:ind w:left="1352"/>
        <w:jc w:val="both"/>
        <w:rPr>
          <w:del w:id="354" w:author="Head" w:date="2026-09-25T21:04:00Z" w16du:dateUtc="2026-09-26T01:04:00Z"/>
          <w:rFonts w:ascii="Arial" w:hAnsi="Arial" w:cs="Arial"/>
        </w:rPr>
      </w:pPr>
    </w:p>
    <w:p w14:paraId="3BF4D619" w14:textId="77777777" w:rsidR="00117205" w:rsidRPr="0042605F" w:rsidRDefault="00117205" w:rsidP="00567325">
      <w:pPr>
        <w:autoSpaceDE w:val="0"/>
        <w:autoSpaceDN w:val="0"/>
        <w:adjustRightInd w:val="0"/>
        <w:ind w:left="425"/>
        <w:jc w:val="both"/>
        <w:rPr>
          <w:del w:id="355" w:author="Head" w:date="2026-09-25T21:04:00Z" w16du:dateUtc="2026-09-26T01:04:00Z"/>
          <w:rFonts w:ascii="Arial" w:hAnsi="Arial" w:cs="Arial"/>
        </w:rPr>
      </w:pPr>
    </w:p>
    <w:p w14:paraId="3AC645D7" w14:textId="11ACD9CB" w:rsidR="00117205" w:rsidRPr="0042605F" w:rsidRDefault="00E76A96" w:rsidP="002F06DB">
      <w:pPr>
        <w:pStyle w:val="ListParagraph"/>
        <w:numPr>
          <w:ilvl w:val="0"/>
          <w:numId w:val="4"/>
        </w:numPr>
        <w:autoSpaceDE w:val="0"/>
        <w:autoSpaceDN w:val="0"/>
        <w:adjustRightInd w:val="0"/>
        <w:spacing w:after="0" w:line="240" w:lineRule="auto"/>
        <w:ind w:left="1352"/>
        <w:jc w:val="both"/>
        <w:rPr>
          <w:del w:id="356" w:author="Head" w:date="2026-09-25T21:04:00Z" w16du:dateUtc="2026-09-26T01:04:00Z"/>
          <w:rFonts w:ascii="Arial" w:hAnsi="Arial" w:cs="Arial"/>
        </w:rPr>
      </w:pPr>
      <w:del w:id="357" w:author="Head" w:date="2026-09-25T21:04:00Z" w16du:dateUtc="2026-09-26T01:04:00Z">
        <w:r w:rsidRPr="0042605F">
          <w:rPr>
            <w:rFonts w:ascii="Arial" w:hAnsi="Arial" w:cs="Arial"/>
            <w:b/>
          </w:rPr>
          <w:delText xml:space="preserve">Series of Lectures (Outside Provider) </w:delText>
        </w:r>
        <w:r w:rsidRPr="0042605F">
          <w:rPr>
            <w:rFonts w:ascii="Arial" w:hAnsi="Arial" w:cs="Arial"/>
          </w:rPr>
          <w:delText xml:space="preserve">– </w:delText>
        </w:r>
        <w:r w:rsidR="0042605F" w:rsidRPr="0042605F">
          <w:rPr>
            <w:rFonts w:ascii="Arial" w:hAnsi="Arial" w:cs="Arial"/>
          </w:rPr>
          <w:delText xml:space="preserve">will be funded from Training Budget </w:delText>
        </w:r>
      </w:del>
    </w:p>
    <w:p w14:paraId="47749DCD" w14:textId="77777777" w:rsidR="00501327" w:rsidRPr="0042605F" w:rsidRDefault="00501327" w:rsidP="00501327">
      <w:pPr>
        <w:pStyle w:val="ListParagraph"/>
        <w:rPr>
          <w:del w:id="358" w:author="Head" w:date="2026-09-25T21:04:00Z" w16du:dateUtc="2026-09-26T01:04:00Z"/>
          <w:rFonts w:ascii="Arial" w:hAnsi="Arial" w:cs="Arial"/>
        </w:rPr>
      </w:pPr>
    </w:p>
    <w:p w14:paraId="5DE22364" w14:textId="43BE0872" w:rsidR="00501327" w:rsidRPr="0042605F" w:rsidRDefault="00501327" w:rsidP="002F06DB">
      <w:pPr>
        <w:pStyle w:val="ListParagraph"/>
        <w:numPr>
          <w:ilvl w:val="0"/>
          <w:numId w:val="4"/>
        </w:numPr>
        <w:autoSpaceDE w:val="0"/>
        <w:autoSpaceDN w:val="0"/>
        <w:adjustRightInd w:val="0"/>
        <w:spacing w:after="0" w:line="240" w:lineRule="auto"/>
        <w:ind w:left="1352"/>
        <w:jc w:val="both"/>
        <w:rPr>
          <w:del w:id="359" w:author="Head" w:date="2026-09-25T21:04:00Z" w16du:dateUtc="2026-09-26T01:04:00Z"/>
          <w:rFonts w:ascii="Arial" w:hAnsi="Arial" w:cs="Arial"/>
        </w:rPr>
      </w:pPr>
      <w:del w:id="360" w:author="Head" w:date="2026-09-25T21:04:00Z" w16du:dateUtc="2026-09-26T01:04:00Z">
        <w:r w:rsidRPr="0042605F">
          <w:rPr>
            <w:rFonts w:ascii="Arial" w:hAnsi="Arial" w:cs="Arial"/>
            <w:b/>
          </w:rPr>
          <w:delText>Irish Language Training</w:delText>
        </w:r>
        <w:r w:rsidR="008035B9" w:rsidRPr="0042605F">
          <w:rPr>
            <w:rFonts w:ascii="Arial" w:hAnsi="Arial" w:cs="Arial"/>
            <w:b/>
          </w:rPr>
          <w:delText xml:space="preserve"> </w:delText>
        </w:r>
        <w:r w:rsidR="0042605F" w:rsidRPr="0042605F">
          <w:rPr>
            <w:rFonts w:ascii="Arial" w:hAnsi="Arial" w:cs="Arial"/>
            <w:b/>
          </w:rPr>
          <w:delText>– will be funded from Training Budget</w:delText>
        </w:r>
      </w:del>
    </w:p>
    <w:p w14:paraId="59283A52" w14:textId="77777777" w:rsidR="0042605F" w:rsidRPr="0042605F" w:rsidRDefault="0042605F" w:rsidP="0042605F">
      <w:pPr>
        <w:pStyle w:val="ListParagraph"/>
        <w:autoSpaceDE w:val="0"/>
        <w:autoSpaceDN w:val="0"/>
        <w:adjustRightInd w:val="0"/>
        <w:spacing w:after="0" w:line="240" w:lineRule="auto"/>
        <w:ind w:left="1352"/>
        <w:jc w:val="both"/>
        <w:rPr>
          <w:del w:id="361" w:author="Head" w:date="2026-09-25T21:04:00Z" w16du:dateUtc="2026-09-26T01:04:00Z"/>
          <w:rFonts w:ascii="Arial" w:hAnsi="Arial" w:cs="Arial"/>
        </w:rPr>
      </w:pPr>
    </w:p>
    <w:p w14:paraId="1CC626E5" w14:textId="77777777" w:rsidR="003B160D" w:rsidRPr="0042605F" w:rsidRDefault="003B160D" w:rsidP="00501327">
      <w:pPr>
        <w:autoSpaceDE w:val="0"/>
        <w:autoSpaceDN w:val="0"/>
        <w:adjustRightInd w:val="0"/>
        <w:ind w:left="1593"/>
        <w:jc w:val="both"/>
        <w:rPr>
          <w:del w:id="362" w:author="Head" w:date="2026-09-25T21:04:00Z" w16du:dateUtc="2026-09-26T01:04:00Z"/>
          <w:rFonts w:ascii="Arial" w:hAnsi="Arial" w:cs="Arial"/>
        </w:rPr>
      </w:pPr>
    </w:p>
    <w:p w14:paraId="78CED0F1" w14:textId="49F5BCE1" w:rsidR="003B160D" w:rsidRDefault="0042605F" w:rsidP="00501327">
      <w:pPr>
        <w:autoSpaceDE w:val="0"/>
        <w:autoSpaceDN w:val="0"/>
        <w:adjustRightInd w:val="0"/>
        <w:ind w:left="1440"/>
        <w:jc w:val="both"/>
        <w:rPr>
          <w:del w:id="363" w:author="Head" w:date="2026-09-25T21:04:00Z" w16du:dateUtc="2026-09-26T01:04:00Z"/>
          <w:rFonts w:ascii="Arial" w:hAnsi="Arial" w:cs="Arial"/>
        </w:rPr>
      </w:pPr>
      <w:del w:id="364" w:author="Head" w:date="2026-09-25T21:04:00Z" w16du:dateUtc="2026-09-26T01:04:00Z">
        <w:r>
          <w:rPr>
            <w:rFonts w:ascii="Arial" w:hAnsi="Arial" w:cs="Arial"/>
          </w:rPr>
          <w:delText xml:space="preserve">Information </w:delText>
        </w:r>
        <w:r w:rsidR="003B160D" w:rsidRPr="0042605F">
          <w:rPr>
            <w:rFonts w:ascii="Arial" w:hAnsi="Arial" w:cs="Arial"/>
          </w:rPr>
          <w:delText xml:space="preserve">for all courses </w:delText>
        </w:r>
        <w:r>
          <w:rPr>
            <w:rFonts w:ascii="Arial" w:hAnsi="Arial" w:cs="Arial"/>
          </w:rPr>
          <w:delText>is available from</w:delText>
        </w:r>
        <w:r w:rsidR="003B160D" w:rsidRPr="0042605F">
          <w:rPr>
            <w:rFonts w:ascii="Arial" w:hAnsi="Arial" w:cs="Arial"/>
          </w:rPr>
          <w:delText xml:space="preserve"> </w:delText>
        </w:r>
        <w:r w:rsidR="00EA6A43" w:rsidRPr="0042605F">
          <w:rPr>
            <w:rFonts w:ascii="Arial" w:hAnsi="Arial" w:cs="Arial"/>
          </w:rPr>
          <w:delText>Meetings Admin</w:delText>
        </w:r>
        <w:r>
          <w:rPr>
            <w:rFonts w:ascii="Arial" w:hAnsi="Arial" w:cs="Arial"/>
          </w:rPr>
          <w:delText>istration</w:delText>
        </w:r>
      </w:del>
    </w:p>
    <w:p w14:paraId="5641980C" w14:textId="77777777" w:rsidR="0042605F" w:rsidRPr="0042605F" w:rsidRDefault="0042605F" w:rsidP="00501327">
      <w:pPr>
        <w:autoSpaceDE w:val="0"/>
        <w:autoSpaceDN w:val="0"/>
        <w:adjustRightInd w:val="0"/>
        <w:ind w:left="1440"/>
        <w:jc w:val="both"/>
        <w:rPr>
          <w:del w:id="365" w:author="Head" w:date="2026-09-25T21:04:00Z" w16du:dateUtc="2026-09-26T01:04:00Z"/>
          <w:rFonts w:ascii="Arial" w:hAnsi="Arial" w:cs="Arial"/>
        </w:rPr>
      </w:pPr>
    </w:p>
    <w:p w14:paraId="31329EC5" w14:textId="080065B2" w:rsidR="003B160D" w:rsidRDefault="003B160D" w:rsidP="00501327">
      <w:pPr>
        <w:autoSpaceDE w:val="0"/>
        <w:autoSpaceDN w:val="0"/>
        <w:adjustRightInd w:val="0"/>
        <w:ind w:left="1440"/>
        <w:jc w:val="both"/>
        <w:rPr>
          <w:del w:id="366" w:author="Head" w:date="2026-09-25T21:04:00Z" w16du:dateUtc="2026-09-26T01:04:00Z"/>
          <w:rStyle w:val="Hyperlink"/>
          <w:rFonts w:ascii="Arial" w:hAnsi="Arial" w:cs="Arial"/>
        </w:rPr>
      </w:pPr>
      <w:del w:id="367" w:author="Head" w:date="2026-09-25T21:04:00Z" w16du:dateUtc="2026-09-26T01:04:00Z">
        <w:r w:rsidRPr="0042605F">
          <w:rPr>
            <w:rFonts w:ascii="Arial" w:hAnsi="Arial" w:cs="Arial"/>
          </w:rPr>
          <w:delText xml:space="preserve">Email: </w:delText>
        </w:r>
        <w:r w:rsidR="00AB12B7">
          <w:fldChar w:fldCharType="begin"/>
        </w:r>
        <w:r w:rsidR="00AB12B7">
          <w:delInstrText>HYPERLINK "mailto:meetingsadmin@SDUBLINCOCO.ie"</w:delInstrText>
        </w:r>
        <w:r w:rsidR="00AB12B7">
          <w:fldChar w:fldCharType="separate"/>
        </w:r>
        <w:r w:rsidR="00AB12B7" w:rsidRPr="0042605F">
          <w:rPr>
            <w:rStyle w:val="Hyperlink"/>
            <w:rFonts w:ascii="Arial" w:hAnsi="Arial" w:cs="Arial"/>
          </w:rPr>
          <w:delText>meetingsadmin@SDUBLINCOCO.ie</w:delText>
        </w:r>
        <w:r w:rsidR="00AB12B7">
          <w:fldChar w:fldCharType="end"/>
        </w:r>
      </w:del>
    </w:p>
    <w:p w14:paraId="2D932EE4" w14:textId="77777777" w:rsidR="004A56BB" w:rsidRDefault="003B160D" w:rsidP="004A56BB">
      <w:pPr>
        <w:rPr>
          <w:del w:id="368" w:author="Head" w:date="2026-09-25T21:04:00Z" w16du:dateUtc="2026-09-26T01:04:00Z"/>
          <w:rFonts w:ascii="Arial" w:hAnsi="Arial" w:cs="Arial"/>
        </w:rPr>
      </w:pPr>
      <w:del w:id="369" w:author="Head" w:date="2026-09-25T21:04:00Z" w16du:dateUtc="2026-09-26T01:04:00Z">
        <w:r w:rsidRPr="00195E1A">
          <w:rPr>
            <w:rFonts w:ascii="Arial" w:hAnsi="Arial" w:cs="Arial"/>
          </w:rPr>
          <w:delText xml:space="preserve">    </w:delText>
        </w:r>
      </w:del>
    </w:p>
    <w:p w14:paraId="1A4499C7" w14:textId="77777777" w:rsidR="005A2FBC" w:rsidRDefault="005A2FBC" w:rsidP="004A56BB">
      <w:pPr>
        <w:rPr>
          <w:del w:id="370" w:author="Head" w:date="2026-09-25T21:04:00Z" w16du:dateUtc="2026-09-26T01:04:00Z"/>
          <w:rFonts w:ascii="Arial" w:hAnsi="Arial" w:cs="Arial"/>
        </w:rPr>
      </w:pPr>
    </w:p>
    <w:p w14:paraId="372E5217" w14:textId="77777777" w:rsidR="005A2FBC" w:rsidRDefault="005A2FBC" w:rsidP="004A56BB">
      <w:pPr>
        <w:rPr>
          <w:del w:id="371" w:author="Head" w:date="2026-09-25T21:04:00Z" w16du:dateUtc="2026-09-26T01:04:00Z"/>
          <w:rFonts w:ascii="Arial" w:hAnsi="Arial" w:cs="Arial"/>
        </w:rPr>
      </w:pPr>
    </w:p>
    <w:p w14:paraId="0DCEBDBF" w14:textId="77777777" w:rsidR="005A2FBC" w:rsidRDefault="005A2FBC" w:rsidP="004A56BB">
      <w:pPr>
        <w:rPr>
          <w:del w:id="372" w:author="Head" w:date="2026-09-25T21:04:00Z" w16du:dateUtc="2026-09-26T01:04:00Z"/>
          <w:rFonts w:ascii="Arial" w:hAnsi="Arial" w:cs="Arial"/>
        </w:rPr>
      </w:pPr>
    </w:p>
    <w:p w14:paraId="36078FA9" w14:textId="4659ADAD" w:rsidR="00B7164D" w:rsidRPr="004A56BB" w:rsidRDefault="00B7164D" w:rsidP="004A56BB">
      <w:pPr>
        <w:rPr>
          <w:del w:id="373" w:author="Head" w:date="2026-09-25T21:04:00Z" w16du:dateUtc="2026-09-26T01:04:00Z"/>
          <w:rFonts w:ascii="Arial" w:hAnsi="Arial" w:cs="Arial"/>
          <w:b/>
          <w:u w:val="single"/>
        </w:rPr>
      </w:pPr>
      <w:del w:id="374" w:author="Head" w:date="2026-09-25T21:04:00Z" w16du:dateUtc="2026-09-26T01:04:00Z">
        <w:r w:rsidRPr="00195E1A">
          <w:rPr>
            <w:rFonts w:ascii="Arial" w:hAnsi="Arial" w:cs="Arial"/>
          </w:rPr>
          <w:delText>Following consultation with the</w:delText>
        </w:r>
        <w:r w:rsidR="00096B59" w:rsidRPr="00195E1A">
          <w:rPr>
            <w:rFonts w:ascii="Arial" w:hAnsi="Arial" w:cs="Arial"/>
          </w:rPr>
          <w:delText xml:space="preserve"> Elected Members the fol</w:delText>
        </w:r>
        <w:r w:rsidR="003B160D" w:rsidRPr="00195E1A">
          <w:rPr>
            <w:rFonts w:ascii="Arial" w:hAnsi="Arial" w:cs="Arial"/>
          </w:rPr>
          <w:delText xml:space="preserve">lowing training </w:delText>
        </w:r>
        <w:r w:rsidR="009E4C11">
          <w:rPr>
            <w:rFonts w:ascii="Arial" w:hAnsi="Arial" w:cs="Arial"/>
          </w:rPr>
          <w:delText>was facilitated in 202</w:delText>
        </w:r>
        <w:r w:rsidR="005A2FBC">
          <w:rPr>
            <w:rFonts w:ascii="Arial" w:hAnsi="Arial" w:cs="Arial"/>
          </w:rPr>
          <w:delText>4</w:delText>
        </w:r>
        <w:r w:rsidR="009E4C11">
          <w:rPr>
            <w:rFonts w:ascii="Arial" w:hAnsi="Arial" w:cs="Arial"/>
          </w:rPr>
          <w:delText xml:space="preserve">:- </w:delText>
        </w:r>
      </w:del>
    </w:p>
    <w:tbl>
      <w:tblPr>
        <w:tblStyle w:val="TableGrid"/>
        <w:tblW w:w="9780" w:type="dxa"/>
        <w:tblInd w:w="-147" w:type="dxa"/>
        <w:tblLook w:val="04A0" w:firstRow="1" w:lastRow="0" w:firstColumn="1" w:lastColumn="0" w:noHBand="0" w:noVBand="1"/>
      </w:tblPr>
      <w:tblGrid>
        <w:gridCol w:w="4677"/>
        <w:gridCol w:w="2553"/>
        <w:gridCol w:w="2550"/>
      </w:tblGrid>
      <w:tr w:rsidR="00007878" w:rsidRPr="00195E1A" w14:paraId="5FD416A2" w14:textId="77777777" w:rsidTr="00F65795">
        <w:trPr>
          <w:del w:id="375" w:author="Head" w:date="2026-09-25T21:04:00Z" w16du:dateUtc="2026-09-26T01:04:00Z"/>
        </w:trPr>
        <w:tc>
          <w:tcPr>
            <w:tcW w:w="4677" w:type="dxa"/>
          </w:tcPr>
          <w:p w14:paraId="5B1F0C3A" w14:textId="77777777" w:rsidR="00007878" w:rsidRPr="00195E1A" w:rsidRDefault="00007878" w:rsidP="00DE6F01">
            <w:pPr>
              <w:pStyle w:val="ListParagraph"/>
              <w:ind w:left="0"/>
              <w:jc w:val="center"/>
              <w:rPr>
                <w:del w:id="376" w:author="Head" w:date="2026-09-25T21:04:00Z" w16du:dateUtc="2026-09-26T01:04:00Z"/>
                <w:rFonts w:ascii="Arial" w:hAnsi="Arial" w:cs="Arial"/>
                <w:b/>
              </w:rPr>
            </w:pPr>
            <w:del w:id="377" w:author="Head" w:date="2026-09-25T21:04:00Z" w16du:dateUtc="2026-09-26T01:04:00Z">
              <w:r w:rsidRPr="00195E1A">
                <w:rPr>
                  <w:rFonts w:ascii="Arial" w:hAnsi="Arial" w:cs="Arial"/>
                  <w:b/>
                </w:rPr>
                <w:delText>Course Title</w:delText>
              </w:r>
            </w:del>
          </w:p>
        </w:tc>
        <w:tc>
          <w:tcPr>
            <w:tcW w:w="2553" w:type="dxa"/>
          </w:tcPr>
          <w:p w14:paraId="5124F1FF" w14:textId="77777777" w:rsidR="00007878" w:rsidRPr="00195E1A" w:rsidRDefault="00007878" w:rsidP="00DE6F01">
            <w:pPr>
              <w:pStyle w:val="ListParagraph"/>
              <w:ind w:left="0"/>
              <w:jc w:val="center"/>
              <w:rPr>
                <w:del w:id="378" w:author="Head" w:date="2026-09-25T21:04:00Z" w16du:dateUtc="2026-09-26T01:04:00Z"/>
                <w:rFonts w:ascii="Arial" w:hAnsi="Arial" w:cs="Arial"/>
                <w:b/>
              </w:rPr>
            </w:pPr>
            <w:del w:id="379" w:author="Head" w:date="2026-09-25T21:04:00Z" w16du:dateUtc="2026-09-26T01:04:00Z">
              <w:r w:rsidRPr="00195E1A">
                <w:rPr>
                  <w:rFonts w:ascii="Arial" w:hAnsi="Arial" w:cs="Arial"/>
                  <w:b/>
                </w:rPr>
                <w:delText>Provider</w:delText>
              </w:r>
            </w:del>
          </w:p>
        </w:tc>
        <w:tc>
          <w:tcPr>
            <w:tcW w:w="2550" w:type="dxa"/>
          </w:tcPr>
          <w:p w14:paraId="1164B72E" w14:textId="77777777" w:rsidR="00007878" w:rsidRPr="00195E1A" w:rsidRDefault="00007878" w:rsidP="00DE6F01">
            <w:pPr>
              <w:pStyle w:val="ListParagraph"/>
              <w:ind w:left="0"/>
              <w:jc w:val="center"/>
              <w:rPr>
                <w:del w:id="380" w:author="Head" w:date="2026-09-25T21:04:00Z" w16du:dateUtc="2026-09-26T01:04:00Z"/>
                <w:rFonts w:ascii="Arial" w:hAnsi="Arial" w:cs="Arial"/>
                <w:b/>
              </w:rPr>
            </w:pPr>
            <w:del w:id="381" w:author="Head" w:date="2026-09-25T21:04:00Z" w16du:dateUtc="2026-09-26T01:04:00Z">
              <w:r w:rsidRPr="00195E1A">
                <w:rPr>
                  <w:rFonts w:ascii="Arial" w:hAnsi="Arial" w:cs="Arial"/>
                  <w:b/>
                </w:rPr>
                <w:delText>Date</w:delText>
              </w:r>
            </w:del>
          </w:p>
        </w:tc>
      </w:tr>
      <w:tr w:rsidR="00D93A1F" w:rsidRPr="00195E1A" w14:paraId="3C9EF10F" w14:textId="77777777" w:rsidTr="00F65795">
        <w:trPr>
          <w:trHeight w:val="596"/>
          <w:del w:id="382" w:author="Head" w:date="2026-09-25T21:04:00Z" w16du:dateUtc="2026-09-26T01:04:00Z"/>
        </w:trPr>
        <w:tc>
          <w:tcPr>
            <w:tcW w:w="4677" w:type="dxa"/>
          </w:tcPr>
          <w:p w14:paraId="2CCA6F0A" w14:textId="3936FAE7" w:rsidR="00D93A1F" w:rsidRPr="00A02277" w:rsidRDefault="00D93A1F" w:rsidP="008A64CA">
            <w:pPr>
              <w:pStyle w:val="ListParagraph"/>
              <w:ind w:left="0"/>
              <w:rPr>
                <w:del w:id="383" w:author="Head" w:date="2026-09-25T21:04:00Z" w16du:dateUtc="2026-09-26T01:04:00Z"/>
                <w:rFonts w:ascii="Arial" w:hAnsi="Arial" w:cs="Arial"/>
              </w:rPr>
            </w:pPr>
            <w:del w:id="384" w:author="Head" w:date="2026-09-25T21:04:00Z" w16du:dateUtc="2026-09-26T01:04:00Z">
              <w:r w:rsidRPr="00A02277">
                <w:rPr>
                  <w:rFonts w:ascii="Arial" w:hAnsi="Arial" w:cs="Arial"/>
                </w:rPr>
                <w:delText>Training / Conferences during the course of 202</w:delText>
              </w:r>
              <w:r w:rsidR="003D6E39" w:rsidRPr="00A02277">
                <w:rPr>
                  <w:rFonts w:ascii="Arial" w:hAnsi="Arial" w:cs="Arial"/>
                </w:rPr>
                <w:delText>4</w:delText>
              </w:r>
            </w:del>
          </w:p>
        </w:tc>
        <w:tc>
          <w:tcPr>
            <w:tcW w:w="2553" w:type="dxa"/>
          </w:tcPr>
          <w:p w14:paraId="6D12A2CE" w14:textId="77777777" w:rsidR="00D93A1F" w:rsidRPr="00A02277" w:rsidRDefault="00D93A1F" w:rsidP="00D93A1F">
            <w:pPr>
              <w:pStyle w:val="ListParagraph"/>
              <w:ind w:left="0"/>
              <w:rPr>
                <w:del w:id="385" w:author="Head" w:date="2026-09-25T21:04:00Z" w16du:dateUtc="2026-09-26T01:04:00Z"/>
                <w:rFonts w:ascii="Arial" w:hAnsi="Arial" w:cs="Arial"/>
              </w:rPr>
            </w:pPr>
            <w:del w:id="386" w:author="Head" w:date="2026-09-25T21:04:00Z" w16du:dateUtc="2026-09-26T01:04:00Z">
              <w:r w:rsidRPr="00A02277">
                <w:rPr>
                  <w:rFonts w:ascii="Arial" w:hAnsi="Arial" w:cs="Arial"/>
                </w:rPr>
                <w:delText>AILG / LAMA</w:delText>
              </w:r>
            </w:del>
          </w:p>
        </w:tc>
        <w:tc>
          <w:tcPr>
            <w:tcW w:w="2550" w:type="dxa"/>
          </w:tcPr>
          <w:p w14:paraId="7EFCA04F" w14:textId="4F03B920" w:rsidR="00D93A1F" w:rsidRPr="00A02277" w:rsidRDefault="00BB2DA6" w:rsidP="00D93A1F">
            <w:pPr>
              <w:pStyle w:val="ListParagraph"/>
              <w:ind w:left="0"/>
              <w:rPr>
                <w:del w:id="387" w:author="Head" w:date="2026-09-25T21:04:00Z" w16du:dateUtc="2026-09-26T01:04:00Z"/>
                <w:rFonts w:ascii="Arial" w:hAnsi="Arial" w:cs="Arial"/>
              </w:rPr>
            </w:pPr>
            <w:del w:id="388" w:author="Head" w:date="2026-09-25T21:04:00Z" w16du:dateUtc="2026-09-26T01:04:00Z">
              <w:r w:rsidRPr="00A02277">
                <w:rPr>
                  <w:rFonts w:ascii="Arial" w:hAnsi="Arial" w:cs="Arial"/>
                </w:rPr>
                <w:delText>T</w:delText>
              </w:r>
              <w:r w:rsidR="00BB78E6" w:rsidRPr="00A02277">
                <w:rPr>
                  <w:rFonts w:ascii="Arial" w:hAnsi="Arial" w:cs="Arial"/>
                </w:rPr>
                <w:delText>hroughout 202</w:delText>
              </w:r>
              <w:r w:rsidR="003D6E39" w:rsidRPr="00A02277">
                <w:rPr>
                  <w:rFonts w:ascii="Arial" w:hAnsi="Arial" w:cs="Arial"/>
                </w:rPr>
                <w:delText>4</w:delText>
              </w:r>
            </w:del>
          </w:p>
        </w:tc>
      </w:tr>
      <w:tr w:rsidR="00BB2DA6" w:rsidRPr="00195E1A" w14:paraId="14627CEB" w14:textId="77777777" w:rsidTr="00F65795">
        <w:trPr>
          <w:trHeight w:val="596"/>
          <w:del w:id="389" w:author="Head" w:date="2026-09-25T21:04:00Z" w16du:dateUtc="2026-09-26T01:04:00Z"/>
        </w:trPr>
        <w:tc>
          <w:tcPr>
            <w:tcW w:w="4677" w:type="dxa"/>
          </w:tcPr>
          <w:p w14:paraId="52E5B69C" w14:textId="1E5919F4" w:rsidR="00BB2DA6" w:rsidRPr="00A02277" w:rsidRDefault="00BB2DA6" w:rsidP="008A64CA">
            <w:pPr>
              <w:pStyle w:val="ListParagraph"/>
              <w:ind w:left="0"/>
              <w:rPr>
                <w:del w:id="390" w:author="Head" w:date="2026-09-25T21:04:00Z" w16du:dateUtc="2026-09-26T01:04:00Z"/>
                <w:rFonts w:ascii="Arial" w:hAnsi="Arial" w:cs="Arial"/>
              </w:rPr>
            </w:pPr>
            <w:del w:id="391" w:author="Head" w:date="2026-09-25T21:04:00Z" w16du:dateUtc="2026-09-26T01:04:00Z">
              <w:r w:rsidRPr="00A02277">
                <w:rPr>
                  <w:rFonts w:ascii="Arial" w:hAnsi="Arial" w:cs="Arial"/>
                </w:rPr>
                <w:delText>Briefings throughout the year on new initiatives / legislation / Policy</w:delText>
              </w:r>
            </w:del>
          </w:p>
        </w:tc>
        <w:tc>
          <w:tcPr>
            <w:tcW w:w="2553" w:type="dxa"/>
          </w:tcPr>
          <w:p w14:paraId="519B5703" w14:textId="453A2F57" w:rsidR="00BB2DA6" w:rsidRPr="00A02277" w:rsidRDefault="00BB2DA6" w:rsidP="00D93A1F">
            <w:pPr>
              <w:pStyle w:val="ListParagraph"/>
              <w:ind w:left="0"/>
              <w:rPr>
                <w:del w:id="392" w:author="Head" w:date="2026-09-25T21:04:00Z" w16du:dateUtc="2026-09-26T01:04:00Z"/>
                <w:rFonts w:ascii="Arial" w:hAnsi="Arial" w:cs="Arial"/>
              </w:rPr>
            </w:pPr>
            <w:del w:id="393" w:author="Head" w:date="2026-09-25T21:04:00Z" w16du:dateUtc="2026-09-26T01:04:00Z">
              <w:r w:rsidRPr="00A02277">
                <w:rPr>
                  <w:rFonts w:ascii="Arial" w:hAnsi="Arial" w:cs="Arial"/>
                </w:rPr>
                <w:delText>In-house</w:delText>
              </w:r>
            </w:del>
          </w:p>
        </w:tc>
        <w:tc>
          <w:tcPr>
            <w:tcW w:w="2550" w:type="dxa"/>
          </w:tcPr>
          <w:p w14:paraId="4F65EDD9" w14:textId="2DB25765" w:rsidR="00BB2DA6" w:rsidRPr="00A02277" w:rsidRDefault="00BB2DA6" w:rsidP="00D93A1F">
            <w:pPr>
              <w:pStyle w:val="ListParagraph"/>
              <w:ind w:left="0"/>
              <w:rPr>
                <w:del w:id="394" w:author="Head" w:date="2026-09-25T21:04:00Z" w16du:dateUtc="2026-09-26T01:04:00Z"/>
                <w:rFonts w:ascii="Arial" w:hAnsi="Arial" w:cs="Arial"/>
              </w:rPr>
            </w:pPr>
            <w:del w:id="395" w:author="Head" w:date="2026-09-25T21:04:00Z" w16du:dateUtc="2026-09-26T01:04:00Z">
              <w:r w:rsidRPr="00A02277">
                <w:rPr>
                  <w:rFonts w:ascii="Arial" w:hAnsi="Arial" w:cs="Arial"/>
                </w:rPr>
                <w:delText>Throughout 2024</w:delText>
              </w:r>
            </w:del>
          </w:p>
        </w:tc>
      </w:tr>
      <w:tr w:rsidR="00DC5C81" w:rsidRPr="00195E1A" w14:paraId="5A4844D5" w14:textId="77777777" w:rsidTr="00F65795">
        <w:trPr>
          <w:trHeight w:val="596"/>
          <w:del w:id="396" w:author="Head" w:date="2026-09-25T21:04:00Z" w16du:dateUtc="2026-09-26T01:04:00Z"/>
        </w:trPr>
        <w:tc>
          <w:tcPr>
            <w:tcW w:w="4677" w:type="dxa"/>
          </w:tcPr>
          <w:p w14:paraId="45E84250" w14:textId="0D756842" w:rsidR="00DC5C81" w:rsidRPr="00A02277" w:rsidRDefault="00DC5C81" w:rsidP="008A64CA">
            <w:pPr>
              <w:pStyle w:val="ListParagraph"/>
              <w:ind w:left="0"/>
              <w:rPr>
                <w:del w:id="397" w:author="Head" w:date="2026-09-25T21:04:00Z" w16du:dateUtc="2026-09-26T01:04:00Z"/>
                <w:rFonts w:ascii="Arial" w:hAnsi="Arial" w:cs="Arial"/>
              </w:rPr>
            </w:pPr>
            <w:del w:id="398" w:author="Head" w:date="2026-09-25T21:04:00Z" w16du:dateUtc="2026-09-26T01:04:00Z">
              <w:r w:rsidRPr="00A02277">
                <w:rPr>
                  <w:rFonts w:ascii="Arial" w:hAnsi="Arial" w:cs="Arial"/>
                </w:rPr>
                <w:delText>AIR - Irish Regions Building Capacity to address the challenges of a changing Ireland.</w:delText>
              </w:r>
            </w:del>
          </w:p>
        </w:tc>
        <w:tc>
          <w:tcPr>
            <w:tcW w:w="2553" w:type="dxa"/>
          </w:tcPr>
          <w:p w14:paraId="7A44C8F5" w14:textId="00395AE3" w:rsidR="00DC5C81" w:rsidRPr="00A02277" w:rsidRDefault="00DC5C81" w:rsidP="00D93A1F">
            <w:pPr>
              <w:pStyle w:val="ListParagraph"/>
              <w:ind w:left="0"/>
              <w:rPr>
                <w:del w:id="399" w:author="Head" w:date="2026-09-25T21:04:00Z" w16du:dateUtc="2026-09-26T01:04:00Z"/>
                <w:rFonts w:ascii="Arial" w:hAnsi="Arial" w:cs="Arial"/>
              </w:rPr>
            </w:pPr>
            <w:del w:id="400" w:author="Head" w:date="2026-09-25T21:04:00Z" w16du:dateUtc="2026-09-26T01:04:00Z">
              <w:r w:rsidRPr="00A02277">
                <w:rPr>
                  <w:rFonts w:ascii="Arial" w:hAnsi="Arial" w:cs="Arial"/>
                </w:rPr>
                <w:delText>Association of Irish Regions</w:delText>
              </w:r>
            </w:del>
          </w:p>
        </w:tc>
        <w:tc>
          <w:tcPr>
            <w:tcW w:w="2550" w:type="dxa"/>
          </w:tcPr>
          <w:p w14:paraId="3BDE4D4D" w14:textId="6FDE3360" w:rsidR="00DC5C81" w:rsidRPr="00A02277" w:rsidRDefault="00DC5C81" w:rsidP="00D93A1F">
            <w:pPr>
              <w:pStyle w:val="ListParagraph"/>
              <w:ind w:left="0"/>
              <w:rPr>
                <w:del w:id="401" w:author="Head" w:date="2026-09-25T21:04:00Z" w16du:dateUtc="2026-09-26T01:04:00Z"/>
                <w:rFonts w:ascii="Arial" w:hAnsi="Arial" w:cs="Arial"/>
              </w:rPr>
            </w:pPr>
            <w:del w:id="402" w:author="Head" w:date="2026-09-25T21:04:00Z" w16du:dateUtc="2026-09-26T01:04:00Z">
              <w:r w:rsidRPr="00A02277">
                <w:rPr>
                  <w:rFonts w:ascii="Arial" w:hAnsi="Arial" w:cs="Arial"/>
                </w:rPr>
                <w:delText>February 7</w:delText>
              </w:r>
              <w:r w:rsidRPr="00A02277">
                <w:rPr>
                  <w:rFonts w:ascii="Arial" w:hAnsi="Arial" w:cs="Arial"/>
                  <w:vertAlign w:val="superscript"/>
                </w:rPr>
                <w:delText>th</w:delText>
              </w:r>
              <w:r w:rsidRPr="00A02277">
                <w:rPr>
                  <w:rFonts w:ascii="Arial" w:hAnsi="Arial" w:cs="Arial"/>
                </w:rPr>
                <w:delText xml:space="preserve"> &amp; 8</w:delText>
              </w:r>
              <w:r w:rsidRPr="00A02277">
                <w:rPr>
                  <w:rFonts w:ascii="Arial" w:hAnsi="Arial" w:cs="Arial"/>
                  <w:vertAlign w:val="superscript"/>
                </w:rPr>
                <w:delText>th</w:delText>
              </w:r>
              <w:r w:rsidRPr="00A02277">
                <w:rPr>
                  <w:rFonts w:ascii="Arial" w:hAnsi="Arial" w:cs="Arial"/>
                </w:rPr>
                <w:delText xml:space="preserve"> 2024</w:delText>
              </w:r>
            </w:del>
          </w:p>
        </w:tc>
      </w:tr>
      <w:tr w:rsidR="00BB2DA6" w:rsidRPr="00195E1A" w14:paraId="3F442E43" w14:textId="77777777" w:rsidTr="00F65795">
        <w:trPr>
          <w:trHeight w:val="596"/>
          <w:del w:id="403" w:author="Head" w:date="2026-09-25T21:04:00Z" w16du:dateUtc="2026-09-26T01:04:00Z"/>
        </w:trPr>
        <w:tc>
          <w:tcPr>
            <w:tcW w:w="4677" w:type="dxa"/>
          </w:tcPr>
          <w:p w14:paraId="3A27FEF8" w14:textId="479CA781" w:rsidR="00BB2DA6" w:rsidRPr="00A02277" w:rsidRDefault="00BB2DA6" w:rsidP="008A64CA">
            <w:pPr>
              <w:pStyle w:val="ListParagraph"/>
              <w:ind w:left="0"/>
              <w:rPr>
                <w:del w:id="404" w:author="Head" w:date="2026-09-25T21:04:00Z" w16du:dateUtc="2026-09-26T01:04:00Z"/>
                <w:rFonts w:ascii="Arial" w:hAnsi="Arial" w:cs="Arial"/>
              </w:rPr>
            </w:pPr>
            <w:del w:id="405" w:author="Head" w:date="2026-09-25T21:04:00Z" w16du:dateUtc="2026-09-26T01:04:00Z">
              <w:r w:rsidRPr="00A02277">
                <w:rPr>
                  <w:rFonts w:ascii="Arial" w:hAnsi="Arial" w:cs="Arial"/>
                </w:rPr>
                <w:delText>Canva – Women’s Caucus</w:delText>
              </w:r>
            </w:del>
          </w:p>
        </w:tc>
        <w:tc>
          <w:tcPr>
            <w:tcW w:w="2553" w:type="dxa"/>
          </w:tcPr>
          <w:p w14:paraId="2B6D4CDB" w14:textId="2E8D82E2" w:rsidR="00BB2DA6" w:rsidRPr="00A02277" w:rsidRDefault="00BB2DA6" w:rsidP="00D93A1F">
            <w:pPr>
              <w:pStyle w:val="ListParagraph"/>
              <w:ind w:left="0"/>
              <w:rPr>
                <w:del w:id="406" w:author="Head" w:date="2026-09-25T21:04:00Z" w16du:dateUtc="2026-09-26T01:04:00Z"/>
                <w:rFonts w:ascii="Arial" w:hAnsi="Arial" w:cs="Arial"/>
              </w:rPr>
            </w:pPr>
            <w:del w:id="407" w:author="Head" w:date="2026-09-25T21:04:00Z" w16du:dateUtc="2026-09-26T01:04:00Z">
              <w:r w:rsidRPr="00A02277">
                <w:rPr>
                  <w:rFonts w:ascii="Arial" w:hAnsi="Arial" w:cs="Arial"/>
                </w:rPr>
                <w:delText>E. Lynch, AILG</w:delText>
              </w:r>
            </w:del>
          </w:p>
        </w:tc>
        <w:tc>
          <w:tcPr>
            <w:tcW w:w="2550" w:type="dxa"/>
          </w:tcPr>
          <w:p w14:paraId="1B2A4274" w14:textId="674087CE" w:rsidR="00BB2DA6" w:rsidRPr="00A02277" w:rsidRDefault="00BB2DA6" w:rsidP="00D93A1F">
            <w:pPr>
              <w:pStyle w:val="ListParagraph"/>
              <w:ind w:left="0"/>
              <w:rPr>
                <w:del w:id="408" w:author="Head" w:date="2026-09-25T21:04:00Z" w16du:dateUtc="2026-09-26T01:04:00Z"/>
                <w:rFonts w:ascii="Arial" w:hAnsi="Arial" w:cs="Arial"/>
              </w:rPr>
            </w:pPr>
            <w:del w:id="409" w:author="Head" w:date="2026-09-25T21:04:00Z" w16du:dateUtc="2026-09-26T01:04:00Z">
              <w:r w:rsidRPr="00A02277">
                <w:rPr>
                  <w:rFonts w:ascii="Arial" w:hAnsi="Arial" w:cs="Arial"/>
                </w:rPr>
                <w:delText>4</w:delText>
              </w:r>
              <w:r w:rsidRPr="00A02277">
                <w:rPr>
                  <w:rFonts w:ascii="Arial" w:hAnsi="Arial" w:cs="Arial"/>
                  <w:vertAlign w:val="superscript"/>
                </w:rPr>
                <w:delText>th</w:delText>
              </w:r>
              <w:r w:rsidRPr="00A02277">
                <w:rPr>
                  <w:rFonts w:ascii="Arial" w:hAnsi="Arial" w:cs="Arial"/>
                </w:rPr>
                <w:delText xml:space="preserve"> April 2024</w:delText>
              </w:r>
            </w:del>
          </w:p>
        </w:tc>
      </w:tr>
      <w:tr w:rsidR="00B01309" w:rsidRPr="00195E1A" w14:paraId="6E62F416" w14:textId="77777777" w:rsidTr="00F65795">
        <w:trPr>
          <w:del w:id="410" w:author="Head" w:date="2026-09-25T21:04:00Z" w16du:dateUtc="2026-09-26T01:04:00Z"/>
        </w:trPr>
        <w:tc>
          <w:tcPr>
            <w:tcW w:w="4677" w:type="dxa"/>
          </w:tcPr>
          <w:p w14:paraId="509CF5BA" w14:textId="574ED1F6" w:rsidR="00B01309" w:rsidRPr="00A02277" w:rsidRDefault="00FA501D" w:rsidP="00FA501D">
            <w:pPr>
              <w:rPr>
                <w:del w:id="411" w:author="Head" w:date="2026-09-25T21:04:00Z" w16du:dateUtc="2026-09-26T01:04:00Z"/>
                <w:rFonts w:ascii="Arial" w:hAnsi="Arial" w:cs="Arial"/>
              </w:rPr>
            </w:pPr>
            <w:del w:id="412" w:author="Head" w:date="2026-09-25T21:04:00Z" w16du:dateUtc="2026-09-26T01:04:00Z">
              <w:r w:rsidRPr="00A02277">
                <w:rPr>
                  <w:rFonts w:ascii="Arial" w:hAnsi="Arial" w:cs="Arial"/>
                </w:rPr>
                <w:delText xml:space="preserve">Briefing sessions from the Chief Executive and Directors of Services </w:delText>
              </w:r>
              <w:r w:rsidR="00B01309" w:rsidRPr="00A02277">
                <w:rPr>
                  <w:rFonts w:ascii="Arial" w:hAnsi="Arial" w:cs="Arial"/>
                </w:rPr>
                <w:delText xml:space="preserve"> </w:delText>
              </w:r>
            </w:del>
          </w:p>
        </w:tc>
        <w:tc>
          <w:tcPr>
            <w:tcW w:w="2553" w:type="dxa"/>
          </w:tcPr>
          <w:p w14:paraId="308BC846" w14:textId="44E28FC9" w:rsidR="00B01309" w:rsidRPr="00A02277" w:rsidRDefault="00B01309" w:rsidP="00762F8C">
            <w:pPr>
              <w:pStyle w:val="ListParagraph"/>
              <w:ind w:left="0"/>
              <w:rPr>
                <w:del w:id="413" w:author="Head" w:date="2026-09-25T21:04:00Z" w16du:dateUtc="2026-09-26T01:04:00Z"/>
                <w:rFonts w:ascii="Arial" w:hAnsi="Arial" w:cs="Arial"/>
              </w:rPr>
            </w:pPr>
            <w:del w:id="414" w:author="Head" w:date="2026-09-25T21:04:00Z" w16du:dateUtc="2026-09-26T01:04:00Z">
              <w:r w:rsidRPr="00A02277">
                <w:rPr>
                  <w:rFonts w:ascii="Arial" w:hAnsi="Arial" w:cs="Arial"/>
                </w:rPr>
                <w:delText>In-house</w:delText>
              </w:r>
            </w:del>
          </w:p>
        </w:tc>
        <w:tc>
          <w:tcPr>
            <w:tcW w:w="2550" w:type="dxa"/>
          </w:tcPr>
          <w:p w14:paraId="7D8EE7E3" w14:textId="60838A06" w:rsidR="00B01309" w:rsidRPr="00A02277" w:rsidRDefault="00257588" w:rsidP="00D93A1F">
            <w:pPr>
              <w:pStyle w:val="ListParagraph"/>
              <w:ind w:left="0"/>
              <w:rPr>
                <w:del w:id="415" w:author="Head" w:date="2026-09-25T21:04:00Z" w16du:dateUtc="2026-09-26T01:04:00Z"/>
                <w:rFonts w:ascii="Arial" w:hAnsi="Arial" w:cs="Arial"/>
              </w:rPr>
            </w:pPr>
            <w:del w:id="416" w:author="Head" w:date="2026-09-25T21:04:00Z" w16du:dateUtc="2026-09-26T01:04:00Z">
              <w:r w:rsidRPr="00A02277">
                <w:rPr>
                  <w:rFonts w:ascii="Arial" w:hAnsi="Arial" w:cs="Arial"/>
                </w:rPr>
                <w:delText>2</w:delText>
              </w:r>
              <w:r w:rsidR="00743EEF" w:rsidRPr="00A02277">
                <w:rPr>
                  <w:rFonts w:ascii="Arial" w:hAnsi="Arial" w:cs="Arial"/>
                </w:rPr>
                <w:delText>4</w:delText>
              </w:r>
              <w:r w:rsidRPr="00A02277">
                <w:rPr>
                  <w:rFonts w:ascii="Arial" w:hAnsi="Arial" w:cs="Arial"/>
                  <w:vertAlign w:val="superscript"/>
                </w:rPr>
                <w:delText>th</w:delText>
              </w:r>
              <w:r w:rsidRPr="00A02277">
                <w:rPr>
                  <w:rFonts w:ascii="Arial" w:hAnsi="Arial" w:cs="Arial"/>
                </w:rPr>
                <w:delText xml:space="preserve"> June 2024 </w:delText>
              </w:r>
            </w:del>
          </w:p>
        </w:tc>
      </w:tr>
      <w:tr w:rsidR="00743EEF" w:rsidRPr="00195E1A" w14:paraId="3ACEAFBA" w14:textId="77777777" w:rsidTr="00F65795">
        <w:trPr>
          <w:del w:id="417" w:author="Head" w:date="2026-09-25T21:04:00Z" w16du:dateUtc="2026-09-26T01:04:00Z"/>
        </w:trPr>
        <w:tc>
          <w:tcPr>
            <w:tcW w:w="4677" w:type="dxa"/>
          </w:tcPr>
          <w:p w14:paraId="7923C4F7" w14:textId="3CD9C831" w:rsidR="00743EEF" w:rsidRPr="00A02277" w:rsidRDefault="00743EEF" w:rsidP="00743EEF">
            <w:pPr>
              <w:pStyle w:val="ListParagraph"/>
              <w:ind w:left="0"/>
              <w:rPr>
                <w:del w:id="418" w:author="Head" w:date="2026-09-25T21:04:00Z" w16du:dateUtc="2026-09-26T01:04:00Z"/>
                <w:rFonts w:ascii="Arial" w:hAnsi="Arial" w:cs="Arial"/>
              </w:rPr>
            </w:pPr>
            <w:del w:id="419" w:author="Head" w:date="2026-09-25T21:04:00Z" w16du:dateUtc="2026-09-26T01:04:00Z">
              <w:r w:rsidRPr="00A02277">
                <w:rPr>
                  <w:rFonts w:ascii="Arial" w:hAnsi="Arial" w:cs="Arial"/>
                </w:rPr>
                <w:delText xml:space="preserve">Induction Programme for New Council </w:delText>
              </w:r>
              <w:r w:rsidR="00FA501D" w:rsidRPr="00A02277">
                <w:rPr>
                  <w:rFonts w:ascii="Arial" w:hAnsi="Arial" w:cs="Arial"/>
                </w:rPr>
                <w:delText xml:space="preserve">– Corporate Services </w:delText>
              </w:r>
            </w:del>
          </w:p>
          <w:p w14:paraId="6C483E39" w14:textId="77777777" w:rsidR="00743EEF" w:rsidRPr="00A02277" w:rsidRDefault="00743EEF" w:rsidP="002F06DB">
            <w:pPr>
              <w:pStyle w:val="ListParagraph"/>
              <w:numPr>
                <w:ilvl w:val="0"/>
                <w:numId w:val="6"/>
              </w:numPr>
              <w:rPr>
                <w:del w:id="420" w:author="Head" w:date="2026-09-25T21:04:00Z" w16du:dateUtc="2026-09-26T01:04:00Z"/>
                <w:rFonts w:ascii="Arial" w:hAnsi="Arial" w:cs="Arial"/>
              </w:rPr>
            </w:pPr>
            <w:del w:id="421" w:author="Head" w:date="2026-09-25T21:04:00Z" w16du:dateUtc="2026-09-26T01:04:00Z">
              <w:r w:rsidRPr="00A02277">
                <w:rPr>
                  <w:rFonts w:ascii="Arial" w:hAnsi="Arial" w:cs="Arial"/>
                </w:rPr>
                <w:delText>Structure, meetings etc. Human Rights and Equality, Dignity at Work</w:delText>
              </w:r>
            </w:del>
          </w:p>
          <w:p w14:paraId="2A8812B6" w14:textId="77777777" w:rsidR="00743EEF" w:rsidRPr="00A02277" w:rsidRDefault="00743EEF" w:rsidP="002F06DB">
            <w:pPr>
              <w:pStyle w:val="ListParagraph"/>
              <w:numPr>
                <w:ilvl w:val="0"/>
                <w:numId w:val="6"/>
              </w:numPr>
              <w:rPr>
                <w:del w:id="422" w:author="Head" w:date="2026-09-25T21:04:00Z" w16du:dateUtc="2026-09-26T01:04:00Z"/>
                <w:rFonts w:ascii="Arial" w:hAnsi="Arial" w:cs="Arial"/>
              </w:rPr>
            </w:pPr>
            <w:del w:id="423" w:author="Head" w:date="2026-09-25T21:04:00Z" w16du:dateUtc="2026-09-26T01:04:00Z">
              <w:r w:rsidRPr="00A02277">
                <w:rPr>
                  <w:rFonts w:ascii="Arial" w:hAnsi="Arial" w:cs="Arial"/>
                </w:rPr>
                <w:delText xml:space="preserve">Ethics Register, Code of conduct for Councillors and Staff, Complaints Process </w:delText>
              </w:r>
            </w:del>
          </w:p>
          <w:p w14:paraId="4142894A" w14:textId="77777777" w:rsidR="00743EEF" w:rsidRPr="00A02277" w:rsidRDefault="00743EEF" w:rsidP="002F06DB">
            <w:pPr>
              <w:pStyle w:val="ListParagraph"/>
              <w:numPr>
                <w:ilvl w:val="0"/>
                <w:numId w:val="6"/>
              </w:numPr>
              <w:rPr>
                <w:del w:id="424" w:author="Head" w:date="2026-09-25T21:04:00Z" w16du:dateUtc="2026-09-26T01:04:00Z"/>
                <w:rFonts w:ascii="Arial" w:hAnsi="Arial" w:cs="Arial"/>
              </w:rPr>
            </w:pPr>
            <w:del w:id="425" w:author="Head" w:date="2026-09-25T21:04:00Z" w16du:dateUtc="2026-09-26T01:04:00Z">
              <w:r w:rsidRPr="00A02277">
                <w:rPr>
                  <w:rFonts w:ascii="Arial" w:hAnsi="Arial" w:cs="Arial"/>
                </w:rPr>
                <w:delText>CMAS, MembersNet</w:delText>
              </w:r>
            </w:del>
          </w:p>
          <w:p w14:paraId="3099A610" w14:textId="77777777" w:rsidR="00743EEF" w:rsidRPr="00A02277" w:rsidRDefault="00743EEF" w:rsidP="002F06DB">
            <w:pPr>
              <w:pStyle w:val="ListParagraph"/>
              <w:numPr>
                <w:ilvl w:val="0"/>
                <w:numId w:val="6"/>
              </w:numPr>
              <w:rPr>
                <w:del w:id="426" w:author="Head" w:date="2026-09-25T21:04:00Z" w16du:dateUtc="2026-09-26T01:04:00Z"/>
                <w:rFonts w:ascii="Arial" w:hAnsi="Arial" w:cs="Arial"/>
              </w:rPr>
            </w:pPr>
            <w:del w:id="427" w:author="Head" w:date="2026-09-25T21:04:00Z" w16du:dateUtc="2026-09-26T01:04:00Z">
              <w:r w:rsidRPr="00A02277">
                <w:rPr>
                  <w:rFonts w:ascii="Arial" w:hAnsi="Arial" w:cs="Arial"/>
                </w:rPr>
                <w:delText>Finances / Facilities (Printing)</w:delText>
              </w:r>
            </w:del>
          </w:p>
          <w:p w14:paraId="118486E9" w14:textId="77777777" w:rsidR="00743EEF" w:rsidRPr="00A02277" w:rsidRDefault="00743EEF" w:rsidP="002F06DB">
            <w:pPr>
              <w:pStyle w:val="ListParagraph"/>
              <w:numPr>
                <w:ilvl w:val="0"/>
                <w:numId w:val="6"/>
              </w:numPr>
              <w:rPr>
                <w:del w:id="428" w:author="Head" w:date="2026-09-25T21:04:00Z" w16du:dateUtc="2026-09-26T01:04:00Z"/>
                <w:rFonts w:ascii="Arial" w:hAnsi="Arial" w:cs="Arial"/>
              </w:rPr>
            </w:pPr>
            <w:del w:id="429" w:author="Head" w:date="2026-09-25T21:04:00Z" w16du:dateUtc="2026-09-26T01:04:00Z">
              <w:r w:rsidRPr="00A02277">
                <w:rPr>
                  <w:rFonts w:ascii="Arial" w:hAnsi="Arial" w:cs="Arial"/>
                </w:rPr>
                <w:delText>Standing Orders</w:delText>
              </w:r>
            </w:del>
          </w:p>
          <w:p w14:paraId="24385CFB" w14:textId="77777777" w:rsidR="00743EEF" w:rsidRPr="00A02277" w:rsidRDefault="00743EEF" w:rsidP="002F06DB">
            <w:pPr>
              <w:pStyle w:val="ListParagraph"/>
              <w:numPr>
                <w:ilvl w:val="0"/>
                <w:numId w:val="6"/>
              </w:numPr>
              <w:rPr>
                <w:del w:id="430" w:author="Head" w:date="2026-09-25T21:04:00Z" w16du:dateUtc="2026-09-26T01:04:00Z"/>
                <w:rFonts w:ascii="Arial" w:hAnsi="Arial" w:cs="Arial"/>
              </w:rPr>
            </w:pPr>
            <w:del w:id="431" w:author="Head" w:date="2026-09-25T21:04:00Z" w16du:dateUtc="2026-09-26T01:04:00Z">
              <w:r w:rsidRPr="00A02277">
                <w:rPr>
                  <w:rFonts w:ascii="Arial" w:hAnsi="Arial" w:cs="Arial"/>
                </w:rPr>
                <w:delText>Facilities (Printing)</w:delText>
              </w:r>
            </w:del>
          </w:p>
          <w:p w14:paraId="2153D5D6" w14:textId="77777777" w:rsidR="00743EEF" w:rsidRPr="00A02277" w:rsidRDefault="00743EEF" w:rsidP="002F06DB">
            <w:pPr>
              <w:pStyle w:val="ListParagraph"/>
              <w:numPr>
                <w:ilvl w:val="0"/>
                <w:numId w:val="6"/>
              </w:numPr>
              <w:rPr>
                <w:del w:id="432" w:author="Head" w:date="2026-09-25T21:04:00Z" w16du:dateUtc="2026-09-26T01:04:00Z"/>
                <w:rFonts w:ascii="Arial" w:hAnsi="Arial" w:cs="Arial"/>
              </w:rPr>
            </w:pPr>
            <w:del w:id="433" w:author="Head" w:date="2026-09-25T21:04:00Z" w16du:dateUtc="2026-09-26T01:04:00Z">
              <w:r w:rsidRPr="00A02277">
                <w:rPr>
                  <w:rFonts w:ascii="Arial" w:hAnsi="Arial" w:cs="Arial"/>
                </w:rPr>
                <w:delText>IT Support/ Security</w:delText>
              </w:r>
            </w:del>
          </w:p>
          <w:p w14:paraId="6B7A47A6" w14:textId="283F459D" w:rsidR="00743EEF" w:rsidRPr="00A02277" w:rsidRDefault="00743EEF" w:rsidP="002F06DB">
            <w:pPr>
              <w:pStyle w:val="ListParagraph"/>
              <w:numPr>
                <w:ilvl w:val="0"/>
                <w:numId w:val="6"/>
              </w:numPr>
              <w:rPr>
                <w:del w:id="434" w:author="Head" w:date="2026-09-25T21:04:00Z" w16du:dateUtc="2026-09-26T01:04:00Z"/>
                <w:rFonts w:ascii="Arial" w:hAnsi="Arial" w:cs="Arial"/>
              </w:rPr>
            </w:pPr>
            <w:del w:id="435" w:author="Head" w:date="2026-09-25T21:04:00Z" w16du:dateUtc="2026-09-26T01:04:00Z">
              <w:r w:rsidRPr="00A02277">
                <w:rPr>
                  <w:rFonts w:ascii="Arial" w:hAnsi="Arial" w:cs="Arial"/>
                </w:rPr>
                <w:delText xml:space="preserve">Data Protection </w:delText>
              </w:r>
            </w:del>
          </w:p>
        </w:tc>
        <w:tc>
          <w:tcPr>
            <w:tcW w:w="2553" w:type="dxa"/>
          </w:tcPr>
          <w:p w14:paraId="4D1B9F25" w14:textId="1E5E6DD5" w:rsidR="00743EEF" w:rsidRPr="00A02277" w:rsidRDefault="00743EEF" w:rsidP="00743EEF">
            <w:pPr>
              <w:pStyle w:val="ListParagraph"/>
              <w:ind w:left="0"/>
              <w:rPr>
                <w:del w:id="436" w:author="Head" w:date="2026-09-25T21:04:00Z" w16du:dateUtc="2026-09-26T01:04:00Z"/>
                <w:rFonts w:ascii="Arial" w:hAnsi="Arial" w:cs="Arial"/>
              </w:rPr>
            </w:pPr>
            <w:del w:id="437" w:author="Head" w:date="2026-09-25T21:04:00Z" w16du:dateUtc="2026-09-26T01:04:00Z">
              <w:r w:rsidRPr="00A02277">
                <w:rPr>
                  <w:rFonts w:ascii="Arial" w:hAnsi="Arial" w:cs="Arial"/>
                </w:rPr>
                <w:delText>In-house</w:delText>
              </w:r>
            </w:del>
          </w:p>
        </w:tc>
        <w:tc>
          <w:tcPr>
            <w:tcW w:w="2550" w:type="dxa"/>
          </w:tcPr>
          <w:p w14:paraId="37B52163" w14:textId="27A83708" w:rsidR="00743EEF" w:rsidRPr="00A02277" w:rsidRDefault="00743EEF" w:rsidP="00743EEF">
            <w:pPr>
              <w:pStyle w:val="ListParagraph"/>
              <w:ind w:left="0"/>
              <w:rPr>
                <w:del w:id="438" w:author="Head" w:date="2026-09-25T21:04:00Z" w16du:dateUtc="2026-09-26T01:04:00Z"/>
                <w:rFonts w:ascii="Arial" w:hAnsi="Arial" w:cs="Arial"/>
              </w:rPr>
            </w:pPr>
            <w:del w:id="439" w:author="Head" w:date="2026-09-25T21:04:00Z" w16du:dateUtc="2026-09-26T01:04:00Z">
              <w:r w:rsidRPr="00A02277">
                <w:rPr>
                  <w:rFonts w:ascii="Arial" w:hAnsi="Arial" w:cs="Arial"/>
                </w:rPr>
                <w:delText>27</w:delText>
              </w:r>
              <w:r w:rsidRPr="00A02277">
                <w:rPr>
                  <w:rFonts w:ascii="Arial" w:hAnsi="Arial" w:cs="Arial"/>
                  <w:vertAlign w:val="superscript"/>
                </w:rPr>
                <w:delText>th</w:delText>
              </w:r>
              <w:r w:rsidRPr="00A02277">
                <w:rPr>
                  <w:rFonts w:ascii="Arial" w:hAnsi="Arial" w:cs="Arial"/>
                </w:rPr>
                <w:delText xml:space="preserve"> June 2024 </w:delText>
              </w:r>
            </w:del>
          </w:p>
        </w:tc>
      </w:tr>
      <w:tr w:rsidR="00BB2DA6" w:rsidRPr="00195E1A" w14:paraId="69F62B2A" w14:textId="77777777" w:rsidTr="00F65795">
        <w:trPr>
          <w:del w:id="440" w:author="Head" w:date="2026-09-25T21:04:00Z" w16du:dateUtc="2026-09-26T01:04:00Z"/>
        </w:trPr>
        <w:tc>
          <w:tcPr>
            <w:tcW w:w="4677" w:type="dxa"/>
          </w:tcPr>
          <w:p w14:paraId="58703003" w14:textId="24D3B395" w:rsidR="00BB2DA6" w:rsidRPr="00A02277" w:rsidRDefault="00BB2DA6" w:rsidP="00743EEF">
            <w:pPr>
              <w:pStyle w:val="ListParagraph"/>
              <w:ind w:left="0"/>
              <w:rPr>
                <w:del w:id="441" w:author="Head" w:date="2026-09-25T21:04:00Z" w16du:dateUtc="2026-09-26T01:04:00Z"/>
                <w:rFonts w:ascii="Arial" w:hAnsi="Arial" w:cs="Arial"/>
              </w:rPr>
            </w:pPr>
            <w:del w:id="442" w:author="Head" w:date="2026-09-25T21:04:00Z" w16du:dateUtc="2026-09-26T01:04:00Z">
              <w:r w:rsidRPr="00A02277">
                <w:rPr>
                  <w:rFonts w:ascii="Arial" w:hAnsi="Arial" w:cs="Arial"/>
                </w:rPr>
                <w:delText>ICSH - National Social Housing Conference 2024</w:delText>
              </w:r>
            </w:del>
          </w:p>
        </w:tc>
        <w:tc>
          <w:tcPr>
            <w:tcW w:w="2553" w:type="dxa"/>
          </w:tcPr>
          <w:p w14:paraId="62EEC58B" w14:textId="16DDE18C" w:rsidR="00BB2DA6" w:rsidRPr="00A02277" w:rsidRDefault="00BB2DA6" w:rsidP="00743EEF">
            <w:pPr>
              <w:pStyle w:val="ListParagraph"/>
              <w:ind w:left="0"/>
              <w:rPr>
                <w:del w:id="443" w:author="Head" w:date="2026-09-25T21:04:00Z" w16du:dateUtc="2026-09-26T01:04:00Z"/>
                <w:rFonts w:ascii="Arial" w:hAnsi="Arial" w:cs="Arial"/>
              </w:rPr>
            </w:pPr>
            <w:del w:id="444" w:author="Head" w:date="2026-09-25T21:04:00Z" w16du:dateUtc="2026-09-26T01:04:00Z">
              <w:r w:rsidRPr="00A02277">
                <w:rPr>
                  <w:rFonts w:ascii="Arial" w:hAnsi="Arial" w:cs="Arial"/>
                </w:rPr>
                <w:delText>Irish Council for Social Housing</w:delText>
              </w:r>
            </w:del>
          </w:p>
        </w:tc>
        <w:tc>
          <w:tcPr>
            <w:tcW w:w="2550" w:type="dxa"/>
          </w:tcPr>
          <w:p w14:paraId="7D1D5942" w14:textId="3F55E089" w:rsidR="00BB2DA6" w:rsidRPr="00A02277" w:rsidRDefault="00BB2DA6" w:rsidP="00743EEF">
            <w:pPr>
              <w:pStyle w:val="ListParagraph"/>
              <w:ind w:left="0"/>
              <w:rPr>
                <w:del w:id="445" w:author="Head" w:date="2026-09-25T21:04:00Z" w16du:dateUtc="2026-09-26T01:04:00Z"/>
                <w:rFonts w:ascii="Arial" w:hAnsi="Arial" w:cs="Arial"/>
              </w:rPr>
            </w:pPr>
            <w:del w:id="446" w:author="Head" w:date="2026-09-25T21:04:00Z" w16du:dateUtc="2026-09-26T01:04:00Z">
              <w:r w:rsidRPr="00A02277">
                <w:rPr>
                  <w:rFonts w:ascii="Arial" w:hAnsi="Arial" w:cs="Arial"/>
                </w:rPr>
                <w:delText>16</w:delText>
              </w:r>
              <w:r w:rsidRPr="00A02277">
                <w:rPr>
                  <w:rFonts w:ascii="Arial" w:hAnsi="Arial" w:cs="Arial"/>
                  <w:vertAlign w:val="superscript"/>
                </w:rPr>
                <w:delText>th</w:delText>
              </w:r>
              <w:r w:rsidRPr="00A02277">
                <w:rPr>
                  <w:rFonts w:ascii="Arial" w:hAnsi="Arial" w:cs="Arial"/>
                </w:rPr>
                <w:delText xml:space="preserve"> &amp; 17</w:delText>
              </w:r>
              <w:r w:rsidRPr="00A02277">
                <w:rPr>
                  <w:rFonts w:ascii="Arial" w:hAnsi="Arial" w:cs="Arial"/>
                  <w:vertAlign w:val="superscript"/>
                </w:rPr>
                <w:delText>th</w:delText>
              </w:r>
              <w:r w:rsidRPr="00A02277">
                <w:rPr>
                  <w:rFonts w:ascii="Arial" w:hAnsi="Arial" w:cs="Arial"/>
                </w:rPr>
                <w:delText xml:space="preserve"> October 2024</w:delText>
              </w:r>
            </w:del>
          </w:p>
        </w:tc>
      </w:tr>
      <w:tr w:rsidR="00BB2DA6" w:rsidRPr="00195E1A" w14:paraId="2A2861E3" w14:textId="77777777" w:rsidTr="00F65795">
        <w:trPr>
          <w:del w:id="447" w:author="Head" w:date="2026-09-25T21:04:00Z" w16du:dateUtc="2026-09-26T01:04:00Z"/>
        </w:trPr>
        <w:tc>
          <w:tcPr>
            <w:tcW w:w="4677" w:type="dxa"/>
          </w:tcPr>
          <w:p w14:paraId="0CC7AF70" w14:textId="1C890CF8" w:rsidR="00BB2DA6" w:rsidRPr="00A02277" w:rsidRDefault="00BB2DA6" w:rsidP="00743EEF">
            <w:pPr>
              <w:pStyle w:val="ListParagraph"/>
              <w:ind w:left="0"/>
              <w:rPr>
                <w:del w:id="448" w:author="Head" w:date="2026-09-25T21:04:00Z" w16du:dateUtc="2026-09-26T01:04:00Z"/>
                <w:rFonts w:ascii="Arial" w:hAnsi="Arial" w:cs="Arial"/>
              </w:rPr>
            </w:pPr>
            <w:del w:id="449" w:author="Head" w:date="2026-09-25T21:04:00Z" w16du:dateUtc="2026-09-26T01:04:00Z">
              <w:r w:rsidRPr="00A02277">
                <w:rPr>
                  <w:rFonts w:ascii="Arial" w:hAnsi="Arial" w:cs="Arial"/>
                </w:rPr>
                <w:delText>Domestic Violence &amp; Abuse Awareness Training</w:delText>
              </w:r>
            </w:del>
          </w:p>
        </w:tc>
        <w:tc>
          <w:tcPr>
            <w:tcW w:w="2553" w:type="dxa"/>
          </w:tcPr>
          <w:p w14:paraId="63A2154E" w14:textId="55B84C0C" w:rsidR="00BB2DA6" w:rsidRPr="00A02277" w:rsidRDefault="00BB2DA6" w:rsidP="00743EEF">
            <w:pPr>
              <w:pStyle w:val="ListParagraph"/>
              <w:ind w:left="0"/>
              <w:rPr>
                <w:del w:id="450" w:author="Head" w:date="2026-09-25T21:04:00Z" w16du:dateUtc="2026-09-26T01:04:00Z"/>
                <w:rFonts w:ascii="Arial" w:hAnsi="Arial" w:cs="Arial"/>
              </w:rPr>
            </w:pPr>
            <w:del w:id="451" w:author="Head" w:date="2026-09-25T21:04:00Z" w16du:dateUtc="2026-09-26T01:04:00Z">
              <w:r w:rsidRPr="00A02277">
                <w:rPr>
                  <w:rFonts w:ascii="Arial" w:hAnsi="Arial" w:cs="Arial"/>
                </w:rPr>
                <w:delText>Sa</w:delText>
              </w:r>
              <w:r w:rsidR="00A02277" w:rsidRPr="00A02277">
                <w:rPr>
                  <w:rFonts w:ascii="Arial" w:hAnsi="Arial" w:cs="Arial"/>
                </w:rPr>
                <w:delText>oirse Domestic Violence Services</w:delText>
              </w:r>
            </w:del>
          </w:p>
        </w:tc>
        <w:tc>
          <w:tcPr>
            <w:tcW w:w="2550" w:type="dxa"/>
          </w:tcPr>
          <w:p w14:paraId="5C184553" w14:textId="4503BC1A" w:rsidR="00BB2DA6" w:rsidRPr="00A02277" w:rsidRDefault="00A02277" w:rsidP="00743EEF">
            <w:pPr>
              <w:pStyle w:val="ListParagraph"/>
              <w:ind w:left="0"/>
              <w:rPr>
                <w:del w:id="452" w:author="Head" w:date="2026-09-25T21:04:00Z" w16du:dateUtc="2026-09-26T01:04:00Z"/>
                <w:rFonts w:ascii="Arial" w:hAnsi="Arial" w:cs="Arial"/>
              </w:rPr>
            </w:pPr>
            <w:del w:id="453" w:author="Head" w:date="2026-09-25T21:04:00Z" w16du:dateUtc="2026-09-26T01:04:00Z">
              <w:r w:rsidRPr="00A02277">
                <w:rPr>
                  <w:rFonts w:ascii="Arial" w:hAnsi="Arial" w:cs="Arial"/>
                </w:rPr>
                <w:delText>21</w:delText>
              </w:r>
              <w:r w:rsidRPr="00A02277">
                <w:rPr>
                  <w:rFonts w:ascii="Arial" w:hAnsi="Arial" w:cs="Arial"/>
                  <w:vertAlign w:val="superscript"/>
                </w:rPr>
                <w:delText>st</w:delText>
              </w:r>
              <w:r w:rsidRPr="00A02277">
                <w:rPr>
                  <w:rFonts w:ascii="Arial" w:hAnsi="Arial" w:cs="Arial"/>
                </w:rPr>
                <w:delText xml:space="preserve"> &amp; 22</w:delText>
              </w:r>
              <w:r w:rsidRPr="00A02277">
                <w:rPr>
                  <w:rFonts w:ascii="Arial" w:hAnsi="Arial" w:cs="Arial"/>
                  <w:vertAlign w:val="superscript"/>
                </w:rPr>
                <w:delText>nd</w:delText>
              </w:r>
              <w:r w:rsidRPr="00A02277">
                <w:rPr>
                  <w:rFonts w:ascii="Arial" w:hAnsi="Arial" w:cs="Arial"/>
                </w:rPr>
                <w:delText xml:space="preserve"> October 2024</w:delText>
              </w:r>
            </w:del>
          </w:p>
        </w:tc>
      </w:tr>
    </w:tbl>
    <w:p w14:paraId="54EAD7D1" w14:textId="77777777" w:rsidR="00567325" w:rsidRDefault="00567325" w:rsidP="005B789C">
      <w:pPr>
        <w:rPr>
          <w:del w:id="454" w:author="Head" w:date="2026-09-25T21:04:00Z" w16du:dateUtc="2026-09-26T01:04:00Z"/>
          <w:rFonts w:ascii="Arial" w:hAnsi="Arial" w:cs="Arial"/>
        </w:rPr>
      </w:pPr>
    </w:p>
    <w:p w14:paraId="45833FB2" w14:textId="3E279015" w:rsidR="004A56BB" w:rsidRDefault="005B0640" w:rsidP="004A56BB">
      <w:pPr>
        <w:rPr>
          <w:del w:id="455" w:author="Head" w:date="2026-09-25T21:04:00Z" w16du:dateUtc="2026-09-26T01:04:00Z"/>
          <w:rFonts w:ascii="Arial" w:hAnsi="Arial" w:cs="Arial"/>
        </w:rPr>
      </w:pPr>
      <w:del w:id="456" w:author="Head" w:date="2026-09-25T21:04:00Z" w16du:dateUtc="2026-09-26T01:04:00Z">
        <w:r w:rsidRPr="00195E1A">
          <w:rPr>
            <w:rFonts w:ascii="Arial" w:hAnsi="Arial" w:cs="Arial"/>
            <w:b/>
            <w:u w:val="single"/>
          </w:rPr>
          <w:delText>Suggested Courses for 202</w:delText>
        </w:r>
        <w:r w:rsidR="005A2FBC">
          <w:rPr>
            <w:rFonts w:ascii="Arial" w:hAnsi="Arial" w:cs="Arial"/>
            <w:b/>
            <w:u w:val="single"/>
          </w:rPr>
          <w:delText>5</w:delText>
        </w:r>
      </w:del>
    </w:p>
    <w:p w14:paraId="512CE6BC" w14:textId="437BB101" w:rsidR="009E4C11" w:rsidRDefault="009E4C11" w:rsidP="004A56BB">
      <w:pPr>
        <w:rPr>
          <w:del w:id="457" w:author="Head" w:date="2026-09-25T21:04:00Z" w16du:dateUtc="2026-09-26T01:04:00Z"/>
          <w:rFonts w:ascii="Arial" w:hAnsi="Arial" w:cs="Arial"/>
        </w:rPr>
      </w:pPr>
      <w:del w:id="458" w:author="Head" w:date="2026-09-25T21:04:00Z" w16du:dateUtc="2026-09-26T01:04:00Z">
        <w:r w:rsidRPr="00195E1A">
          <w:rPr>
            <w:rFonts w:ascii="Arial" w:hAnsi="Arial" w:cs="Arial"/>
          </w:rPr>
          <w:delText xml:space="preserve">Following consultation with the Elected Members the following training </w:delText>
        </w:r>
        <w:r>
          <w:rPr>
            <w:rFonts w:ascii="Arial" w:hAnsi="Arial" w:cs="Arial"/>
          </w:rPr>
          <w:delText xml:space="preserve">is </w:delText>
        </w:r>
        <w:r w:rsidRPr="00195E1A">
          <w:rPr>
            <w:rFonts w:ascii="Arial" w:hAnsi="Arial" w:cs="Arial"/>
          </w:rPr>
          <w:delText>proposed for 202</w:delText>
        </w:r>
        <w:r w:rsidR="005A2FBC">
          <w:rPr>
            <w:rFonts w:ascii="Arial" w:hAnsi="Arial" w:cs="Arial"/>
          </w:rPr>
          <w:delText>5</w:delText>
        </w:r>
        <w:r w:rsidRPr="00195E1A">
          <w:rPr>
            <w:rFonts w:ascii="Arial" w:hAnsi="Arial" w:cs="Arial"/>
          </w:rPr>
          <w:delText>.</w:delText>
        </w:r>
      </w:del>
    </w:p>
    <w:tbl>
      <w:tblPr>
        <w:tblStyle w:val="TableGrid"/>
        <w:tblW w:w="9780" w:type="dxa"/>
        <w:tblInd w:w="-147" w:type="dxa"/>
        <w:tblLook w:val="04A0" w:firstRow="1" w:lastRow="0" w:firstColumn="1" w:lastColumn="0" w:noHBand="0" w:noVBand="1"/>
      </w:tblPr>
      <w:tblGrid>
        <w:gridCol w:w="4962"/>
        <w:gridCol w:w="1559"/>
        <w:gridCol w:w="3259"/>
      </w:tblGrid>
      <w:tr w:rsidR="009E4C11" w:rsidRPr="00195E1A" w14:paraId="7FC2BEFD" w14:textId="77777777" w:rsidTr="008A3701">
        <w:trPr>
          <w:del w:id="459" w:author="Head" w:date="2026-09-25T21:04:00Z" w16du:dateUtc="2026-09-26T01:04:00Z"/>
        </w:trPr>
        <w:tc>
          <w:tcPr>
            <w:tcW w:w="4962" w:type="dxa"/>
          </w:tcPr>
          <w:p w14:paraId="6FC17882" w14:textId="77777777" w:rsidR="009E4C11" w:rsidRPr="00195E1A" w:rsidRDefault="009E4C11" w:rsidP="00E064FD">
            <w:pPr>
              <w:pStyle w:val="ListParagraph"/>
              <w:ind w:left="0"/>
              <w:jc w:val="center"/>
              <w:rPr>
                <w:del w:id="460" w:author="Head" w:date="2026-09-25T21:04:00Z" w16du:dateUtc="2026-09-26T01:04:00Z"/>
                <w:rFonts w:ascii="Arial" w:hAnsi="Arial" w:cs="Arial"/>
                <w:b/>
              </w:rPr>
            </w:pPr>
            <w:del w:id="461" w:author="Head" w:date="2026-09-25T21:04:00Z" w16du:dateUtc="2026-09-26T01:04:00Z">
              <w:r w:rsidRPr="00195E1A">
                <w:rPr>
                  <w:rFonts w:ascii="Arial" w:hAnsi="Arial" w:cs="Arial"/>
                  <w:b/>
                </w:rPr>
                <w:delText>Course Title</w:delText>
              </w:r>
            </w:del>
          </w:p>
        </w:tc>
        <w:tc>
          <w:tcPr>
            <w:tcW w:w="1559" w:type="dxa"/>
          </w:tcPr>
          <w:p w14:paraId="6C39068A" w14:textId="77777777" w:rsidR="009E4C11" w:rsidRPr="00195E1A" w:rsidRDefault="009E4C11" w:rsidP="00E064FD">
            <w:pPr>
              <w:pStyle w:val="ListParagraph"/>
              <w:ind w:left="0"/>
              <w:jc w:val="center"/>
              <w:rPr>
                <w:del w:id="462" w:author="Head" w:date="2026-09-25T21:04:00Z" w16du:dateUtc="2026-09-26T01:04:00Z"/>
                <w:rFonts w:ascii="Arial" w:hAnsi="Arial" w:cs="Arial"/>
                <w:b/>
              </w:rPr>
            </w:pPr>
            <w:del w:id="463" w:author="Head" w:date="2026-09-25T21:04:00Z" w16du:dateUtc="2026-09-26T01:04:00Z">
              <w:r w:rsidRPr="00195E1A">
                <w:rPr>
                  <w:rFonts w:ascii="Arial" w:hAnsi="Arial" w:cs="Arial"/>
                  <w:b/>
                </w:rPr>
                <w:delText>Provider</w:delText>
              </w:r>
            </w:del>
          </w:p>
        </w:tc>
        <w:tc>
          <w:tcPr>
            <w:tcW w:w="3259" w:type="dxa"/>
          </w:tcPr>
          <w:p w14:paraId="62BCCAF3" w14:textId="77777777" w:rsidR="009E4C11" w:rsidRPr="00195E1A" w:rsidRDefault="009E4C11" w:rsidP="00E064FD">
            <w:pPr>
              <w:pStyle w:val="ListParagraph"/>
              <w:ind w:left="0"/>
              <w:jc w:val="center"/>
              <w:rPr>
                <w:del w:id="464" w:author="Head" w:date="2026-09-25T21:04:00Z" w16du:dateUtc="2026-09-26T01:04:00Z"/>
                <w:rFonts w:ascii="Arial" w:hAnsi="Arial" w:cs="Arial"/>
                <w:b/>
              </w:rPr>
            </w:pPr>
            <w:del w:id="465" w:author="Head" w:date="2026-09-25T21:04:00Z" w16du:dateUtc="2026-09-26T01:04:00Z">
              <w:r w:rsidRPr="00195E1A">
                <w:rPr>
                  <w:rFonts w:ascii="Arial" w:hAnsi="Arial" w:cs="Arial"/>
                  <w:b/>
                </w:rPr>
                <w:delText>Date</w:delText>
              </w:r>
            </w:del>
          </w:p>
        </w:tc>
      </w:tr>
      <w:tr w:rsidR="009E4C11" w:rsidRPr="000E534B" w14:paraId="03B8E214" w14:textId="77777777" w:rsidTr="008A3701">
        <w:trPr>
          <w:del w:id="466" w:author="Head" w:date="2026-09-25T21:04:00Z" w16du:dateUtc="2026-09-26T01:04:00Z"/>
        </w:trPr>
        <w:tc>
          <w:tcPr>
            <w:tcW w:w="4962" w:type="dxa"/>
          </w:tcPr>
          <w:p w14:paraId="766F9603" w14:textId="3A5B2430" w:rsidR="009E4C11" w:rsidRPr="009E4C11" w:rsidRDefault="009E4C11" w:rsidP="00E064FD">
            <w:pPr>
              <w:pStyle w:val="ListParagraph"/>
              <w:ind w:left="0"/>
              <w:rPr>
                <w:del w:id="467" w:author="Head" w:date="2026-09-25T21:04:00Z" w16du:dateUtc="2026-09-26T01:04:00Z"/>
                <w:rFonts w:ascii="Arial" w:hAnsi="Arial" w:cs="Arial"/>
              </w:rPr>
            </w:pPr>
            <w:del w:id="468" w:author="Head" w:date="2026-09-25T21:04:00Z" w16du:dateUtc="2026-09-26T01:04:00Z">
              <w:r w:rsidRPr="009E4C11">
                <w:rPr>
                  <w:rFonts w:ascii="Arial" w:hAnsi="Arial" w:cs="Arial"/>
                </w:rPr>
                <w:delText xml:space="preserve">Ethics &amp; </w:delText>
              </w:r>
              <w:r w:rsidR="00257588">
                <w:rPr>
                  <w:rFonts w:ascii="Arial" w:hAnsi="Arial" w:cs="Arial"/>
                </w:rPr>
                <w:delText>S</w:delText>
              </w:r>
              <w:r w:rsidRPr="009E4C11">
                <w:rPr>
                  <w:rFonts w:ascii="Arial" w:hAnsi="Arial" w:cs="Arial"/>
                </w:rPr>
                <w:delText>tandards</w:delText>
              </w:r>
            </w:del>
          </w:p>
          <w:p w14:paraId="31DADEDC" w14:textId="77777777" w:rsidR="009E4C11" w:rsidRPr="009E4C11" w:rsidRDefault="009E4C11" w:rsidP="00E064FD">
            <w:pPr>
              <w:pStyle w:val="ListParagraph"/>
              <w:ind w:left="0"/>
              <w:rPr>
                <w:del w:id="469" w:author="Head" w:date="2026-09-25T21:04:00Z" w16du:dateUtc="2026-09-26T01:04:00Z"/>
                <w:rFonts w:ascii="Arial" w:hAnsi="Arial" w:cs="Arial"/>
              </w:rPr>
            </w:pPr>
          </w:p>
        </w:tc>
        <w:tc>
          <w:tcPr>
            <w:tcW w:w="1559" w:type="dxa"/>
          </w:tcPr>
          <w:p w14:paraId="34A47BCF" w14:textId="77777777" w:rsidR="009E4C11" w:rsidRPr="009E4C11" w:rsidRDefault="009E4C11" w:rsidP="00E064FD">
            <w:pPr>
              <w:pStyle w:val="ListParagraph"/>
              <w:ind w:left="0"/>
              <w:rPr>
                <w:del w:id="470" w:author="Head" w:date="2026-09-25T21:04:00Z" w16du:dateUtc="2026-09-26T01:04:00Z"/>
                <w:rFonts w:ascii="Arial" w:hAnsi="Arial" w:cs="Arial"/>
              </w:rPr>
            </w:pPr>
            <w:del w:id="471" w:author="Head" w:date="2026-09-25T21:04:00Z" w16du:dateUtc="2026-09-26T01:04:00Z">
              <w:r w:rsidRPr="009E4C11">
                <w:rPr>
                  <w:rFonts w:ascii="Arial" w:hAnsi="Arial" w:cs="Arial"/>
                </w:rPr>
                <w:delText xml:space="preserve">In-house </w:delText>
              </w:r>
            </w:del>
          </w:p>
        </w:tc>
        <w:tc>
          <w:tcPr>
            <w:tcW w:w="3259" w:type="dxa"/>
          </w:tcPr>
          <w:p w14:paraId="252E7E88" w14:textId="77777777" w:rsidR="009E4C11" w:rsidRPr="009E4C11" w:rsidRDefault="009E4C11" w:rsidP="00E064FD">
            <w:pPr>
              <w:pStyle w:val="ListParagraph"/>
              <w:ind w:left="0"/>
              <w:rPr>
                <w:del w:id="472" w:author="Head" w:date="2026-09-25T21:04:00Z" w16du:dateUtc="2026-09-26T01:04:00Z"/>
                <w:rFonts w:ascii="Arial" w:hAnsi="Arial" w:cs="Arial"/>
              </w:rPr>
            </w:pPr>
            <w:del w:id="473" w:author="Head" w:date="2026-09-25T21:04:00Z" w16du:dateUtc="2026-09-26T01:04:00Z">
              <w:r w:rsidRPr="009E4C11">
                <w:rPr>
                  <w:rFonts w:ascii="Arial" w:hAnsi="Arial" w:cs="Arial"/>
                </w:rPr>
                <w:delText>TBC</w:delText>
              </w:r>
            </w:del>
          </w:p>
        </w:tc>
      </w:tr>
      <w:tr w:rsidR="009E4C11" w:rsidRPr="00195E1A" w14:paraId="03E0B2A2" w14:textId="77777777" w:rsidTr="008A3701">
        <w:trPr>
          <w:trHeight w:val="596"/>
          <w:del w:id="474" w:author="Head" w:date="2026-09-25T21:04:00Z" w16du:dateUtc="2026-09-26T01:04:00Z"/>
        </w:trPr>
        <w:tc>
          <w:tcPr>
            <w:tcW w:w="4962" w:type="dxa"/>
          </w:tcPr>
          <w:p w14:paraId="66C5D55B" w14:textId="33389091" w:rsidR="009E4C11" w:rsidRPr="00195E1A" w:rsidRDefault="009E4C11" w:rsidP="00E064FD">
            <w:pPr>
              <w:pStyle w:val="ListParagraph"/>
              <w:ind w:left="0"/>
              <w:rPr>
                <w:del w:id="475" w:author="Head" w:date="2026-09-25T21:04:00Z" w16du:dateUtc="2026-09-26T01:04:00Z"/>
                <w:rFonts w:ascii="Arial" w:hAnsi="Arial" w:cs="Arial"/>
              </w:rPr>
            </w:pPr>
            <w:del w:id="476" w:author="Head" w:date="2026-09-25T21:04:00Z" w16du:dateUtc="2026-09-26T01:04:00Z">
              <w:r w:rsidRPr="00195E1A">
                <w:rPr>
                  <w:rFonts w:ascii="Arial" w:hAnsi="Arial" w:cs="Arial"/>
                </w:rPr>
                <w:delText>Training / Conferences during the course of 202</w:delText>
              </w:r>
              <w:r w:rsidR="00C95A41">
                <w:rPr>
                  <w:rFonts w:ascii="Arial" w:hAnsi="Arial" w:cs="Arial"/>
                </w:rPr>
                <w:delText>5</w:delText>
              </w:r>
            </w:del>
          </w:p>
        </w:tc>
        <w:tc>
          <w:tcPr>
            <w:tcW w:w="1559" w:type="dxa"/>
          </w:tcPr>
          <w:p w14:paraId="4E96F7D2" w14:textId="77777777" w:rsidR="009E4C11" w:rsidRPr="00195E1A" w:rsidRDefault="009E4C11" w:rsidP="00E064FD">
            <w:pPr>
              <w:pStyle w:val="ListParagraph"/>
              <w:ind w:left="0"/>
              <w:rPr>
                <w:del w:id="477" w:author="Head" w:date="2026-09-25T21:04:00Z" w16du:dateUtc="2026-09-26T01:04:00Z"/>
                <w:rFonts w:ascii="Arial" w:hAnsi="Arial" w:cs="Arial"/>
              </w:rPr>
            </w:pPr>
            <w:del w:id="478" w:author="Head" w:date="2026-09-25T21:04:00Z" w16du:dateUtc="2026-09-26T01:04:00Z">
              <w:r w:rsidRPr="00195E1A">
                <w:rPr>
                  <w:rFonts w:ascii="Arial" w:hAnsi="Arial" w:cs="Arial"/>
                </w:rPr>
                <w:delText>AILG / LAMA</w:delText>
              </w:r>
            </w:del>
          </w:p>
        </w:tc>
        <w:tc>
          <w:tcPr>
            <w:tcW w:w="3259" w:type="dxa"/>
          </w:tcPr>
          <w:p w14:paraId="10AE257C" w14:textId="0B0DF6C0" w:rsidR="009E4C11" w:rsidRPr="00195E1A" w:rsidRDefault="009E4C11" w:rsidP="00E064FD">
            <w:pPr>
              <w:pStyle w:val="ListParagraph"/>
              <w:ind w:left="0"/>
              <w:rPr>
                <w:del w:id="479" w:author="Head" w:date="2026-09-25T21:04:00Z" w16du:dateUtc="2026-09-26T01:04:00Z"/>
                <w:rFonts w:ascii="Arial" w:hAnsi="Arial" w:cs="Arial"/>
              </w:rPr>
            </w:pPr>
            <w:del w:id="480" w:author="Head" w:date="2026-09-25T21:04:00Z" w16du:dateUtc="2026-09-26T01:04:00Z">
              <w:r w:rsidRPr="00195E1A">
                <w:rPr>
                  <w:rFonts w:ascii="Arial" w:hAnsi="Arial" w:cs="Arial"/>
                </w:rPr>
                <w:delText>Ongoing throughout 202</w:delText>
              </w:r>
              <w:r w:rsidR="003D6E39">
                <w:rPr>
                  <w:rFonts w:ascii="Arial" w:hAnsi="Arial" w:cs="Arial"/>
                </w:rPr>
                <w:delText>5</w:delText>
              </w:r>
            </w:del>
          </w:p>
        </w:tc>
      </w:tr>
      <w:tr w:rsidR="009E4C11" w:rsidRPr="000E534B" w14:paraId="57634926" w14:textId="77777777" w:rsidTr="008A3701">
        <w:trPr>
          <w:del w:id="481" w:author="Head" w:date="2026-09-25T21:04:00Z" w16du:dateUtc="2026-09-26T01:04:00Z"/>
        </w:trPr>
        <w:tc>
          <w:tcPr>
            <w:tcW w:w="4962" w:type="dxa"/>
          </w:tcPr>
          <w:p w14:paraId="5E31A73F" w14:textId="77777777" w:rsidR="009E4C11" w:rsidRPr="009E4C11" w:rsidRDefault="009E4C11" w:rsidP="00E064FD">
            <w:pPr>
              <w:pStyle w:val="ListParagraph"/>
              <w:ind w:left="0"/>
              <w:rPr>
                <w:del w:id="482" w:author="Head" w:date="2026-09-25T21:04:00Z" w16du:dateUtc="2026-09-26T01:04:00Z"/>
                <w:rFonts w:ascii="Arial" w:hAnsi="Arial" w:cs="Arial"/>
              </w:rPr>
            </w:pPr>
            <w:del w:id="483" w:author="Head" w:date="2026-09-25T21:04:00Z" w16du:dateUtc="2026-09-26T01:04:00Z">
              <w:r w:rsidRPr="009E4C11">
                <w:rPr>
                  <w:rFonts w:ascii="Arial" w:hAnsi="Arial" w:cs="Arial"/>
                </w:rPr>
                <w:delText>Briefings throughout the year on new initiatives / legislation / Policy</w:delText>
              </w:r>
            </w:del>
          </w:p>
        </w:tc>
        <w:tc>
          <w:tcPr>
            <w:tcW w:w="1559" w:type="dxa"/>
          </w:tcPr>
          <w:p w14:paraId="31EA1725" w14:textId="77777777" w:rsidR="009E4C11" w:rsidRPr="009E4C11" w:rsidRDefault="009E4C11" w:rsidP="00E064FD">
            <w:pPr>
              <w:pStyle w:val="ListParagraph"/>
              <w:ind w:left="0"/>
              <w:rPr>
                <w:del w:id="484" w:author="Head" w:date="2026-09-25T21:04:00Z" w16du:dateUtc="2026-09-26T01:04:00Z"/>
                <w:rFonts w:ascii="Arial" w:hAnsi="Arial" w:cs="Arial"/>
              </w:rPr>
            </w:pPr>
          </w:p>
        </w:tc>
        <w:tc>
          <w:tcPr>
            <w:tcW w:w="3259" w:type="dxa"/>
          </w:tcPr>
          <w:p w14:paraId="7C86B88F" w14:textId="77777777" w:rsidR="009E4C11" w:rsidRPr="009E4C11" w:rsidRDefault="009E4C11" w:rsidP="00E064FD">
            <w:pPr>
              <w:pStyle w:val="ListParagraph"/>
              <w:ind w:left="0"/>
              <w:rPr>
                <w:del w:id="485" w:author="Head" w:date="2026-09-25T21:04:00Z" w16du:dateUtc="2026-09-26T01:04:00Z"/>
                <w:rFonts w:ascii="Arial" w:hAnsi="Arial" w:cs="Arial"/>
              </w:rPr>
            </w:pPr>
            <w:del w:id="486" w:author="Head" w:date="2026-09-25T21:04:00Z" w16du:dateUtc="2026-09-26T01:04:00Z">
              <w:r w:rsidRPr="009E4C11">
                <w:rPr>
                  <w:rFonts w:ascii="Arial" w:hAnsi="Arial" w:cs="Arial"/>
                </w:rPr>
                <w:delText>Ongoing</w:delText>
              </w:r>
            </w:del>
          </w:p>
        </w:tc>
      </w:tr>
      <w:tr w:rsidR="009E4C11" w:rsidRPr="000E534B" w14:paraId="76683C7F" w14:textId="77777777" w:rsidTr="008A3701">
        <w:trPr>
          <w:del w:id="487" w:author="Head" w:date="2026-09-25T21:04:00Z" w16du:dateUtc="2026-09-26T01:04:00Z"/>
        </w:trPr>
        <w:tc>
          <w:tcPr>
            <w:tcW w:w="4962" w:type="dxa"/>
          </w:tcPr>
          <w:p w14:paraId="16FA12BF" w14:textId="0B8F9614" w:rsidR="009E4C11" w:rsidRPr="009E4C11" w:rsidRDefault="00661B91" w:rsidP="00E064FD">
            <w:pPr>
              <w:pStyle w:val="ListParagraph"/>
              <w:ind w:left="0"/>
              <w:rPr>
                <w:del w:id="488" w:author="Head" w:date="2026-09-25T21:04:00Z" w16du:dateUtc="2026-09-26T01:04:00Z"/>
                <w:rFonts w:ascii="Arial" w:hAnsi="Arial" w:cs="Arial"/>
              </w:rPr>
            </w:pPr>
            <w:del w:id="489" w:author="Head" w:date="2026-09-25T21:04:00Z" w16du:dateUtc="2026-09-26T01:04:00Z">
              <w:r w:rsidRPr="00661B91">
                <w:rPr>
                  <w:rFonts w:ascii="Arial" w:hAnsi="Arial" w:cs="Arial"/>
                </w:rPr>
                <w:delText>Irish Language Training</w:delText>
              </w:r>
            </w:del>
          </w:p>
        </w:tc>
        <w:tc>
          <w:tcPr>
            <w:tcW w:w="1559" w:type="dxa"/>
          </w:tcPr>
          <w:p w14:paraId="12ADD7FF" w14:textId="77777777" w:rsidR="009E4C11" w:rsidRPr="009E4C11" w:rsidRDefault="009E4C11" w:rsidP="00E064FD">
            <w:pPr>
              <w:pStyle w:val="ListParagraph"/>
              <w:ind w:left="0"/>
              <w:rPr>
                <w:del w:id="490" w:author="Head" w:date="2026-09-25T21:04:00Z" w16du:dateUtc="2026-09-26T01:04:00Z"/>
                <w:rFonts w:ascii="Arial" w:hAnsi="Arial" w:cs="Arial"/>
              </w:rPr>
            </w:pPr>
          </w:p>
        </w:tc>
        <w:tc>
          <w:tcPr>
            <w:tcW w:w="3259" w:type="dxa"/>
          </w:tcPr>
          <w:p w14:paraId="3244045D" w14:textId="77777777" w:rsidR="009E4C11" w:rsidRPr="009E4C11" w:rsidRDefault="009E4C11" w:rsidP="00E064FD">
            <w:pPr>
              <w:pStyle w:val="ListParagraph"/>
              <w:ind w:left="0"/>
              <w:rPr>
                <w:del w:id="491" w:author="Head" w:date="2026-09-25T21:04:00Z" w16du:dateUtc="2026-09-26T01:04:00Z"/>
                <w:rFonts w:ascii="Arial" w:hAnsi="Arial" w:cs="Arial"/>
              </w:rPr>
            </w:pPr>
            <w:del w:id="492" w:author="Head" w:date="2026-09-25T21:04:00Z" w16du:dateUtc="2026-09-26T01:04:00Z">
              <w:r w:rsidRPr="009E4C11">
                <w:rPr>
                  <w:rFonts w:ascii="Arial" w:hAnsi="Arial" w:cs="Arial"/>
                </w:rPr>
                <w:delText>TBC</w:delText>
              </w:r>
            </w:del>
          </w:p>
        </w:tc>
      </w:tr>
      <w:tr w:rsidR="00A02277" w:rsidRPr="000E534B" w14:paraId="34D13AC5" w14:textId="77777777" w:rsidTr="008A3701">
        <w:trPr>
          <w:del w:id="493" w:author="Head" w:date="2026-09-25T21:04:00Z" w16du:dateUtc="2026-09-26T01:04:00Z"/>
        </w:trPr>
        <w:tc>
          <w:tcPr>
            <w:tcW w:w="4962" w:type="dxa"/>
          </w:tcPr>
          <w:p w14:paraId="6B7DDD34" w14:textId="63B6935B" w:rsidR="00A02277" w:rsidRPr="00661B91" w:rsidRDefault="00A02277" w:rsidP="00E064FD">
            <w:pPr>
              <w:pStyle w:val="ListParagraph"/>
              <w:ind w:left="0"/>
              <w:rPr>
                <w:del w:id="494" w:author="Head" w:date="2026-09-25T21:04:00Z" w16du:dateUtc="2026-09-26T01:04:00Z"/>
                <w:rFonts w:ascii="Arial" w:hAnsi="Arial" w:cs="Arial"/>
              </w:rPr>
            </w:pPr>
            <w:del w:id="495" w:author="Head" w:date="2026-09-25T21:04:00Z" w16du:dateUtc="2026-09-26T01:04:00Z">
              <w:r>
                <w:rPr>
                  <w:rFonts w:ascii="Arial" w:hAnsi="Arial" w:cs="Arial"/>
                </w:rPr>
                <w:delText>Social Media Training Programme – Women’s Caucus</w:delText>
              </w:r>
            </w:del>
          </w:p>
        </w:tc>
        <w:tc>
          <w:tcPr>
            <w:tcW w:w="1559" w:type="dxa"/>
          </w:tcPr>
          <w:p w14:paraId="569C0435" w14:textId="31896B3F" w:rsidR="00A02277" w:rsidRPr="009E4C11" w:rsidRDefault="00A02277" w:rsidP="00E064FD">
            <w:pPr>
              <w:pStyle w:val="ListParagraph"/>
              <w:ind w:left="0"/>
              <w:rPr>
                <w:del w:id="496" w:author="Head" w:date="2026-09-25T21:04:00Z" w16du:dateUtc="2026-09-26T01:04:00Z"/>
                <w:rFonts w:ascii="Arial" w:hAnsi="Arial" w:cs="Arial"/>
              </w:rPr>
            </w:pPr>
            <w:del w:id="497" w:author="Head" w:date="2026-09-25T21:04:00Z" w16du:dateUtc="2026-09-26T01:04:00Z">
              <w:r>
                <w:rPr>
                  <w:rFonts w:ascii="Arial" w:hAnsi="Arial" w:cs="Arial"/>
                </w:rPr>
                <w:delText>ODV Digital</w:delText>
              </w:r>
            </w:del>
          </w:p>
        </w:tc>
        <w:tc>
          <w:tcPr>
            <w:tcW w:w="3259" w:type="dxa"/>
          </w:tcPr>
          <w:p w14:paraId="3A5A49E2" w14:textId="1A00CE22" w:rsidR="00A02277" w:rsidRPr="009E4C11" w:rsidRDefault="00A02277" w:rsidP="00E064FD">
            <w:pPr>
              <w:pStyle w:val="ListParagraph"/>
              <w:ind w:left="0"/>
              <w:rPr>
                <w:del w:id="498" w:author="Head" w:date="2026-09-25T21:04:00Z" w16du:dateUtc="2026-09-26T01:04:00Z"/>
                <w:rFonts w:ascii="Arial" w:hAnsi="Arial" w:cs="Arial"/>
              </w:rPr>
            </w:pPr>
            <w:del w:id="499" w:author="Head" w:date="2026-09-25T21:04:00Z" w16du:dateUtc="2026-09-26T01:04:00Z">
              <w:r>
                <w:rPr>
                  <w:rFonts w:ascii="Arial" w:hAnsi="Arial" w:cs="Arial"/>
                </w:rPr>
                <w:delText>TBC</w:delText>
              </w:r>
            </w:del>
          </w:p>
        </w:tc>
      </w:tr>
      <w:tr w:rsidR="00A02277" w:rsidRPr="000E534B" w14:paraId="628B4A38" w14:textId="77777777" w:rsidTr="008A3701">
        <w:trPr>
          <w:del w:id="500" w:author="Head" w:date="2026-09-25T21:04:00Z" w16du:dateUtc="2026-09-26T01:04:00Z"/>
        </w:trPr>
        <w:tc>
          <w:tcPr>
            <w:tcW w:w="4962" w:type="dxa"/>
          </w:tcPr>
          <w:p w14:paraId="6FDC4B3C" w14:textId="205837F1" w:rsidR="00A02277" w:rsidRDefault="00A02277" w:rsidP="00E064FD">
            <w:pPr>
              <w:pStyle w:val="ListParagraph"/>
              <w:ind w:left="0"/>
              <w:rPr>
                <w:del w:id="501" w:author="Head" w:date="2026-09-25T21:04:00Z" w16du:dateUtc="2026-09-26T01:04:00Z"/>
                <w:rFonts w:ascii="Arial" w:hAnsi="Arial" w:cs="Arial"/>
              </w:rPr>
            </w:pPr>
            <w:del w:id="502" w:author="Head" w:date="2026-09-25T21:04:00Z" w16du:dateUtc="2026-09-26T01:04:00Z">
              <w:r>
                <w:rPr>
                  <w:rFonts w:ascii="Arial" w:hAnsi="Arial" w:cs="Arial"/>
                </w:rPr>
                <w:delText>Disability Awareness Training</w:delText>
              </w:r>
            </w:del>
          </w:p>
        </w:tc>
        <w:tc>
          <w:tcPr>
            <w:tcW w:w="1559" w:type="dxa"/>
          </w:tcPr>
          <w:p w14:paraId="713F1FD9" w14:textId="77777777" w:rsidR="00A02277" w:rsidRDefault="00A02277" w:rsidP="00E064FD">
            <w:pPr>
              <w:pStyle w:val="ListParagraph"/>
              <w:ind w:left="0"/>
              <w:rPr>
                <w:del w:id="503" w:author="Head" w:date="2026-09-25T21:04:00Z" w16du:dateUtc="2026-09-26T01:04:00Z"/>
                <w:rFonts w:ascii="Arial" w:hAnsi="Arial" w:cs="Arial"/>
              </w:rPr>
            </w:pPr>
          </w:p>
        </w:tc>
        <w:tc>
          <w:tcPr>
            <w:tcW w:w="3259" w:type="dxa"/>
          </w:tcPr>
          <w:p w14:paraId="1DB5CD22" w14:textId="35B63D39" w:rsidR="00A02277" w:rsidRDefault="00A02277" w:rsidP="00E064FD">
            <w:pPr>
              <w:pStyle w:val="ListParagraph"/>
              <w:ind w:left="0"/>
              <w:rPr>
                <w:del w:id="504" w:author="Head" w:date="2026-09-25T21:04:00Z" w16du:dateUtc="2026-09-26T01:04:00Z"/>
                <w:rFonts w:ascii="Arial" w:hAnsi="Arial" w:cs="Arial"/>
              </w:rPr>
            </w:pPr>
            <w:del w:id="505" w:author="Head" w:date="2026-09-25T21:04:00Z" w16du:dateUtc="2026-09-26T01:04:00Z">
              <w:r>
                <w:rPr>
                  <w:rFonts w:ascii="Arial" w:hAnsi="Arial" w:cs="Arial"/>
                </w:rPr>
                <w:delText>TBC</w:delText>
              </w:r>
            </w:del>
          </w:p>
        </w:tc>
      </w:tr>
      <w:tr w:rsidR="006729C7" w:rsidRPr="000E534B" w14:paraId="4A3DC3DF" w14:textId="77777777" w:rsidTr="008A3701">
        <w:trPr>
          <w:del w:id="506" w:author="Head" w:date="2026-09-25T21:04:00Z" w16du:dateUtc="2026-09-26T01:04:00Z"/>
        </w:trPr>
        <w:tc>
          <w:tcPr>
            <w:tcW w:w="4962" w:type="dxa"/>
          </w:tcPr>
          <w:p w14:paraId="7D0AF42B" w14:textId="11A7CBB2" w:rsidR="006729C7" w:rsidRDefault="006729C7" w:rsidP="00E064FD">
            <w:pPr>
              <w:pStyle w:val="ListParagraph"/>
              <w:ind w:left="0"/>
              <w:rPr>
                <w:del w:id="507" w:author="Head" w:date="2026-09-25T21:04:00Z" w16du:dateUtc="2026-09-26T01:04:00Z"/>
                <w:rFonts w:ascii="Arial" w:hAnsi="Arial" w:cs="Arial"/>
              </w:rPr>
            </w:pPr>
            <w:del w:id="508" w:author="Head" w:date="2026-09-25T21:04:00Z" w16du:dateUtc="2026-09-26T01:04:00Z">
              <w:r>
                <w:rPr>
                  <w:rFonts w:ascii="Arial" w:hAnsi="Arial" w:cs="Arial"/>
                </w:rPr>
                <w:delText>Domestic Violence awareness training</w:delText>
              </w:r>
            </w:del>
          </w:p>
        </w:tc>
        <w:tc>
          <w:tcPr>
            <w:tcW w:w="1559" w:type="dxa"/>
          </w:tcPr>
          <w:p w14:paraId="2845FEE6" w14:textId="77777777" w:rsidR="006729C7" w:rsidRDefault="006729C7" w:rsidP="00E064FD">
            <w:pPr>
              <w:pStyle w:val="ListParagraph"/>
              <w:ind w:left="0"/>
              <w:rPr>
                <w:del w:id="509" w:author="Head" w:date="2026-09-25T21:04:00Z" w16du:dateUtc="2026-09-26T01:04:00Z"/>
                <w:rFonts w:ascii="Arial" w:hAnsi="Arial" w:cs="Arial"/>
              </w:rPr>
            </w:pPr>
          </w:p>
        </w:tc>
        <w:tc>
          <w:tcPr>
            <w:tcW w:w="3259" w:type="dxa"/>
          </w:tcPr>
          <w:p w14:paraId="205078FA" w14:textId="78234BEB" w:rsidR="006729C7" w:rsidRDefault="006729C7" w:rsidP="00E064FD">
            <w:pPr>
              <w:pStyle w:val="ListParagraph"/>
              <w:ind w:left="0"/>
              <w:rPr>
                <w:del w:id="510" w:author="Head" w:date="2026-09-25T21:04:00Z" w16du:dateUtc="2026-09-26T01:04:00Z"/>
                <w:rFonts w:ascii="Arial" w:hAnsi="Arial" w:cs="Arial"/>
              </w:rPr>
            </w:pPr>
            <w:del w:id="511" w:author="Head" w:date="2026-09-25T21:04:00Z" w16du:dateUtc="2026-09-26T01:04:00Z">
              <w:r>
                <w:rPr>
                  <w:rFonts w:ascii="Arial" w:hAnsi="Arial" w:cs="Arial"/>
                </w:rPr>
                <w:delText>TBC</w:delText>
              </w:r>
            </w:del>
          </w:p>
        </w:tc>
      </w:tr>
      <w:tr w:rsidR="00AE09FE" w:rsidRPr="000E534B" w14:paraId="2B34763D" w14:textId="77777777" w:rsidTr="008A3701">
        <w:trPr>
          <w:del w:id="512" w:author="Head" w:date="2026-09-25T21:04:00Z" w16du:dateUtc="2026-09-26T01:04:00Z"/>
        </w:trPr>
        <w:tc>
          <w:tcPr>
            <w:tcW w:w="4962" w:type="dxa"/>
          </w:tcPr>
          <w:p w14:paraId="4B789CC1" w14:textId="6656B356" w:rsidR="00AE09FE" w:rsidRDefault="00AE09FE" w:rsidP="00E064FD">
            <w:pPr>
              <w:pStyle w:val="ListParagraph"/>
              <w:ind w:left="0"/>
              <w:rPr>
                <w:del w:id="513" w:author="Head" w:date="2026-09-25T21:04:00Z" w16du:dateUtc="2026-09-26T01:04:00Z"/>
                <w:rFonts w:ascii="Arial" w:hAnsi="Arial" w:cs="Arial"/>
              </w:rPr>
            </w:pPr>
            <w:del w:id="514" w:author="Head" w:date="2026-09-25T21:04:00Z" w16du:dateUtc="2026-09-26T01:04:00Z">
              <w:r>
                <w:rPr>
                  <w:rFonts w:ascii="Arial" w:hAnsi="Arial" w:cs="Arial"/>
                </w:rPr>
                <w:delText>Cyber Security</w:delText>
              </w:r>
            </w:del>
          </w:p>
        </w:tc>
        <w:tc>
          <w:tcPr>
            <w:tcW w:w="1559" w:type="dxa"/>
          </w:tcPr>
          <w:p w14:paraId="6D2276E5" w14:textId="77777777" w:rsidR="00AE09FE" w:rsidRDefault="00AE09FE" w:rsidP="00E064FD">
            <w:pPr>
              <w:pStyle w:val="ListParagraph"/>
              <w:ind w:left="0"/>
              <w:rPr>
                <w:del w:id="515" w:author="Head" w:date="2026-09-25T21:04:00Z" w16du:dateUtc="2026-09-26T01:04:00Z"/>
                <w:rFonts w:ascii="Arial" w:hAnsi="Arial" w:cs="Arial"/>
              </w:rPr>
            </w:pPr>
          </w:p>
        </w:tc>
        <w:tc>
          <w:tcPr>
            <w:tcW w:w="3259" w:type="dxa"/>
          </w:tcPr>
          <w:p w14:paraId="5E3826C7" w14:textId="33EEC712" w:rsidR="00AE09FE" w:rsidRDefault="00AE09FE" w:rsidP="00E064FD">
            <w:pPr>
              <w:pStyle w:val="ListParagraph"/>
              <w:ind w:left="0"/>
              <w:rPr>
                <w:del w:id="516" w:author="Head" w:date="2026-09-25T21:04:00Z" w16du:dateUtc="2026-09-26T01:04:00Z"/>
                <w:rFonts w:ascii="Arial" w:hAnsi="Arial" w:cs="Arial"/>
              </w:rPr>
            </w:pPr>
            <w:del w:id="517" w:author="Head" w:date="2026-09-25T21:04:00Z" w16du:dateUtc="2026-09-26T01:04:00Z">
              <w:r>
                <w:rPr>
                  <w:rFonts w:ascii="Arial" w:hAnsi="Arial" w:cs="Arial"/>
                </w:rPr>
                <w:delText>TBC</w:delText>
              </w:r>
            </w:del>
          </w:p>
        </w:tc>
      </w:tr>
      <w:tr w:rsidR="00AE09FE" w:rsidRPr="000E534B" w14:paraId="1422B774" w14:textId="77777777" w:rsidTr="008A3701">
        <w:trPr>
          <w:del w:id="518" w:author="Head" w:date="2026-09-25T21:04:00Z" w16du:dateUtc="2026-09-26T01:04:00Z"/>
        </w:trPr>
        <w:tc>
          <w:tcPr>
            <w:tcW w:w="4962" w:type="dxa"/>
          </w:tcPr>
          <w:p w14:paraId="44508877" w14:textId="497557E5" w:rsidR="00AE09FE" w:rsidRDefault="00AE09FE" w:rsidP="00E064FD">
            <w:pPr>
              <w:pStyle w:val="ListParagraph"/>
              <w:ind w:left="0"/>
              <w:rPr>
                <w:del w:id="519" w:author="Head" w:date="2026-09-25T21:04:00Z" w16du:dateUtc="2026-09-26T01:04:00Z"/>
                <w:rFonts w:ascii="Arial" w:hAnsi="Arial" w:cs="Arial"/>
              </w:rPr>
            </w:pPr>
            <w:del w:id="520" w:author="Head" w:date="2026-09-25T21:04:00Z" w16du:dateUtc="2026-09-26T01:04:00Z">
              <w:r>
                <w:rPr>
                  <w:rFonts w:ascii="Arial" w:hAnsi="Arial" w:cs="Arial"/>
                </w:rPr>
                <w:delText>Artificial Intelligence</w:delText>
              </w:r>
            </w:del>
          </w:p>
        </w:tc>
        <w:tc>
          <w:tcPr>
            <w:tcW w:w="1559" w:type="dxa"/>
          </w:tcPr>
          <w:p w14:paraId="60902528" w14:textId="77777777" w:rsidR="00AE09FE" w:rsidRDefault="00AE09FE" w:rsidP="00E064FD">
            <w:pPr>
              <w:pStyle w:val="ListParagraph"/>
              <w:ind w:left="0"/>
              <w:rPr>
                <w:del w:id="521" w:author="Head" w:date="2026-09-25T21:04:00Z" w16du:dateUtc="2026-09-26T01:04:00Z"/>
                <w:rFonts w:ascii="Arial" w:hAnsi="Arial" w:cs="Arial"/>
              </w:rPr>
            </w:pPr>
          </w:p>
        </w:tc>
        <w:tc>
          <w:tcPr>
            <w:tcW w:w="3259" w:type="dxa"/>
          </w:tcPr>
          <w:p w14:paraId="14EE46E7" w14:textId="0E971313" w:rsidR="00AE09FE" w:rsidRDefault="00AE09FE" w:rsidP="00E064FD">
            <w:pPr>
              <w:pStyle w:val="ListParagraph"/>
              <w:ind w:left="0"/>
              <w:rPr>
                <w:del w:id="522" w:author="Head" w:date="2026-09-25T21:04:00Z" w16du:dateUtc="2026-09-26T01:04:00Z"/>
                <w:rFonts w:ascii="Arial" w:hAnsi="Arial" w:cs="Arial"/>
              </w:rPr>
            </w:pPr>
            <w:del w:id="523" w:author="Head" w:date="2026-09-25T21:04:00Z" w16du:dateUtc="2026-09-26T01:04:00Z">
              <w:r>
                <w:rPr>
                  <w:rFonts w:ascii="Arial" w:hAnsi="Arial" w:cs="Arial"/>
                </w:rPr>
                <w:delText>TBC</w:delText>
              </w:r>
            </w:del>
          </w:p>
        </w:tc>
      </w:tr>
      <w:tr w:rsidR="00AE09FE" w:rsidRPr="000E534B" w14:paraId="1B3E0FE5" w14:textId="77777777" w:rsidTr="008A3701">
        <w:trPr>
          <w:del w:id="524" w:author="Head" w:date="2026-09-25T21:04:00Z" w16du:dateUtc="2026-09-26T01:04:00Z"/>
        </w:trPr>
        <w:tc>
          <w:tcPr>
            <w:tcW w:w="4962" w:type="dxa"/>
          </w:tcPr>
          <w:p w14:paraId="400AF376" w14:textId="36A786C3" w:rsidR="00AE09FE" w:rsidRDefault="00AE09FE" w:rsidP="00E064FD">
            <w:pPr>
              <w:pStyle w:val="ListParagraph"/>
              <w:ind w:left="0"/>
              <w:rPr>
                <w:del w:id="525" w:author="Head" w:date="2026-09-25T21:04:00Z" w16du:dateUtc="2026-09-26T01:04:00Z"/>
                <w:rFonts w:ascii="Arial" w:hAnsi="Arial" w:cs="Arial"/>
              </w:rPr>
            </w:pPr>
            <w:del w:id="526" w:author="Head" w:date="2026-09-25T21:04:00Z" w16du:dateUtc="2026-09-26T01:04:00Z">
              <w:r>
                <w:rPr>
                  <w:rFonts w:ascii="Arial" w:hAnsi="Arial" w:cs="Arial"/>
                </w:rPr>
                <w:delText>Inclusivity and Diversity</w:delText>
              </w:r>
            </w:del>
          </w:p>
        </w:tc>
        <w:tc>
          <w:tcPr>
            <w:tcW w:w="1559" w:type="dxa"/>
          </w:tcPr>
          <w:p w14:paraId="7F2ADCE4" w14:textId="77777777" w:rsidR="00AE09FE" w:rsidRDefault="00AE09FE" w:rsidP="00E064FD">
            <w:pPr>
              <w:pStyle w:val="ListParagraph"/>
              <w:ind w:left="0"/>
              <w:rPr>
                <w:del w:id="527" w:author="Head" w:date="2026-09-25T21:04:00Z" w16du:dateUtc="2026-09-26T01:04:00Z"/>
                <w:rFonts w:ascii="Arial" w:hAnsi="Arial" w:cs="Arial"/>
              </w:rPr>
            </w:pPr>
          </w:p>
        </w:tc>
        <w:tc>
          <w:tcPr>
            <w:tcW w:w="3259" w:type="dxa"/>
          </w:tcPr>
          <w:p w14:paraId="2A690DAB" w14:textId="2F0B68A7" w:rsidR="00AE09FE" w:rsidRDefault="00AE09FE" w:rsidP="00E064FD">
            <w:pPr>
              <w:pStyle w:val="ListParagraph"/>
              <w:ind w:left="0"/>
              <w:rPr>
                <w:del w:id="528" w:author="Head" w:date="2026-09-25T21:04:00Z" w16du:dateUtc="2026-09-26T01:04:00Z"/>
                <w:rFonts w:ascii="Arial" w:hAnsi="Arial" w:cs="Arial"/>
              </w:rPr>
            </w:pPr>
            <w:del w:id="529" w:author="Head" w:date="2026-09-25T21:04:00Z" w16du:dateUtc="2026-09-26T01:04:00Z">
              <w:r>
                <w:rPr>
                  <w:rFonts w:ascii="Arial" w:hAnsi="Arial" w:cs="Arial"/>
                </w:rPr>
                <w:delText>TBC</w:delText>
              </w:r>
            </w:del>
          </w:p>
        </w:tc>
      </w:tr>
    </w:tbl>
    <w:p w14:paraId="0675CE4D" w14:textId="45C41F94" w:rsidR="00195E1A" w:rsidRDefault="00195E1A" w:rsidP="00501327">
      <w:pPr>
        <w:ind w:left="720" w:firstLine="720"/>
        <w:rPr>
          <w:del w:id="530" w:author="Head" w:date="2026-09-25T21:04:00Z" w16du:dateUtc="2026-09-26T01:04:00Z"/>
          <w:rFonts w:ascii="Arial" w:hAnsi="Arial" w:cs="Arial"/>
        </w:rPr>
      </w:pPr>
    </w:p>
    <w:p w14:paraId="4C7EF93E" w14:textId="340D1A5D" w:rsidR="00D272F1" w:rsidRDefault="00D272F1" w:rsidP="00D272F1">
      <w:pPr>
        <w:rPr>
          <w:del w:id="531" w:author="Head" w:date="2026-09-25T21:04:00Z" w16du:dateUtc="2026-09-26T01:04:00Z"/>
          <w:rFonts w:ascii="Arial" w:hAnsi="Arial" w:cs="Arial"/>
        </w:rPr>
      </w:pPr>
      <w:del w:id="532" w:author="Head" w:date="2026-09-25T21:04:00Z" w16du:dateUtc="2026-09-26T01:04:00Z">
        <w:r>
          <w:rPr>
            <w:rFonts w:ascii="Arial" w:hAnsi="Arial" w:cs="Arial"/>
          </w:rPr>
          <w:delText>Courses may be added to the programme throughout 202</w:delText>
        </w:r>
        <w:r w:rsidR="003D6E39">
          <w:rPr>
            <w:rFonts w:ascii="Arial" w:hAnsi="Arial" w:cs="Arial"/>
          </w:rPr>
          <w:delText>5</w:delText>
        </w:r>
        <w:r>
          <w:rPr>
            <w:rFonts w:ascii="Arial" w:hAnsi="Arial" w:cs="Arial"/>
          </w:rPr>
          <w:delText xml:space="preserve"> as required.</w:delText>
        </w:r>
      </w:del>
    </w:p>
    <w:p w14:paraId="3E6DE770" w14:textId="77777777" w:rsidR="00D272F1" w:rsidRPr="00C01230" w:rsidRDefault="00D272F1" w:rsidP="47AA1A5F">
      <w:pPr>
        <w:jc w:val="center"/>
        <w:rPr>
          <w:rFonts w:ascii="Tahoma" w:hAnsi="Tahoma"/>
          <w:b/>
          <w:sz w:val="20"/>
          <w:lang w:val="en-US"/>
          <w:rPrChange w:id="533" w:author="Head" w:date="2026-09-25T21:04:00Z" w16du:dateUtc="2026-09-26T01:04:00Z">
            <w:rPr>
              <w:rFonts w:ascii="Arial" w:hAnsi="Arial" w:cs="Arial"/>
            </w:rPr>
          </w:rPrChange>
        </w:rPr>
        <w:pPrChange w:id="534" w:author="Head" w:date="2026-09-25T21:04:00Z" w16du:dateUtc="2026-09-26T01:04:00Z">
          <w:pPr>
            <w:ind w:left="720" w:firstLine="720"/>
          </w:pPr>
        </w:pPrChange>
      </w:pPr>
    </w:p>
    <w:sectPr w:rsidR="00D272F1" w:rsidRPr="00C01230" w:rsidSect="00355E39">
      <w:headerReference w:type="even" r:id="rId11"/>
      <w:headerReference w:type="default" r:id="rId12"/>
      <w:footerReference w:type="even" r:id="rId13"/>
      <w:footerReference w:type="default" r:id="rId14"/>
      <w:headerReference w:type="first" r:id="rId15"/>
      <w:footerReference w:type="first" r:id="rId16"/>
      <w:pgSz w:w="11906" w:h="16838"/>
      <w:pgMar w:top="426" w:right="1416" w:bottom="993" w:left="1800" w:header="708" w:footer="708" w:gutter="0"/>
      <w:cols w:space="708"/>
      <w:docGrid w:linePitch="360"/>
      <w:sectPrChange w:id="542" w:author="Head" w:date="2026-09-25T21:04:00Z" w16du:dateUtc="2026-09-26T01:04:00Z">
        <w:sectPr w:rsidR="00D272F1" w:rsidRPr="00C01230" w:rsidSect="00355E39">
          <w:pgMar w:top="1021" w:right="1134" w:bottom="1021" w:left="1134" w:header="709"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8CA90B" w14:textId="77777777" w:rsidR="002F06DB" w:rsidRDefault="002F06DB" w:rsidP="009A4159">
      <w:pPr>
        <w:pPrChange w:id="12" w:author="Head" w:date="2026-09-25T21:04:00Z" w16du:dateUtc="2026-09-26T01:04:00Z">
          <w:pPr>
            <w:spacing w:after="0" w:line="240" w:lineRule="auto"/>
          </w:pPr>
        </w:pPrChange>
      </w:pPr>
      <w:r>
        <w:separator/>
      </w:r>
    </w:p>
  </w:endnote>
  <w:endnote w:type="continuationSeparator" w:id="0">
    <w:p w14:paraId="14B7ABFB" w14:textId="77777777" w:rsidR="002F06DB" w:rsidRDefault="002F06DB" w:rsidP="009A4159">
      <w:pPr>
        <w:pPrChange w:id="13" w:author="Head" w:date="2026-09-25T21:04:00Z" w16du:dateUtc="2026-09-26T01:04: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Palatino Linotype"/>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20B0604020202020204"/>
    <w:charset w:val="00"/>
    <w:family w:val="roman"/>
    <w:notTrueType/>
    <w:pitch w:val="default"/>
  </w:font>
  <w:font w:name="TimesNewRomanPS-ItalicMT">
    <w:altName w:val="Times New Roman"/>
    <w:panose1 w:val="020B0604020202020204"/>
    <w:charset w:val="00"/>
    <w:family w:val="roman"/>
    <w:pitch w:val="default"/>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95584" w14:textId="77777777" w:rsidR="00744A07" w:rsidRDefault="00744A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D25E68" w14:textId="086063E2" w:rsidR="00EE2F33" w:rsidRPr="00F436B9" w:rsidRDefault="009A4159" w:rsidP="009A4159">
    <w:pPr>
      <w:pStyle w:val="Footer"/>
      <w:jc w:val="right"/>
      <w:rPr>
        <w:ins w:id="536" w:author="Head" w:date="2026-09-25T21:04:00Z" w16du:dateUtc="2026-09-26T01:04:00Z"/>
        <w:rFonts w:ascii="Tahoma" w:hAnsi="Tahoma" w:cs="Tahoma"/>
        <w:i/>
        <w:sz w:val="18"/>
        <w:szCs w:val="18"/>
      </w:rPr>
    </w:pPr>
    <w:ins w:id="537" w:author="Head" w:date="2026-09-25T21:04:00Z" w16du:dateUtc="2026-09-26T01:04:00Z">
      <w:r w:rsidRPr="00F436B9">
        <w:rPr>
          <w:rFonts w:ascii="Tahoma" w:hAnsi="Tahoma" w:cs="Tahoma"/>
          <w:i/>
          <w:sz w:val="18"/>
          <w:szCs w:val="18"/>
        </w:rPr>
        <w:t>St Os</w:t>
      </w:r>
      <w:r w:rsidR="006D0901" w:rsidRPr="00F436B9">
        <w:rPr>
          <w:rFonts w:ascii="Tahoma" w:hAnsi="Tahoma" w:cs="Tahoma"/>
          <w:i/>
          <w:sz w:val="18"/>
          <w:szCs w:val="18"/>
        </w:rPr>
        <w:t xml:space="preserve">wald’s Catholic Primary School </w:t>
      </w:r>
      <w:r w:rsidR="00F436B9" w:rsidRPr="00F436B9">
        <w:rPr>
          <w:rFonts w:ascii="Tahoma" w:hAnsi="Tahoma" w:cs="Tahoma"/>
          <w:i/>
          <w:sz w:val="18"/>
          <w:szCs w:val="18"/>
        </w:rPr>
        <w:t xml:space="preserve">Spiritual and Moral </w:t>
      </w:r>
      <w:r w:rsidR="00EE2F33" w:rsidRPr="00F436B9">
        <w:rPr>
          <w:rFonts w:ascii="Tahoma" w:hAnsi="Tahoma" w:cs="Tahoma"/>
          <w:i/>
          <w:sz w:val="18"/>
          <w:szCs w:val="18"/>
        </w:rPr>
        <w:t>Policy</w:t>
      </w:r>
    </w:ins>
  </w:p>
  <w:p w14:paraId="3F89EC23" w14:textId="7C4A8BC8" w:rsidR="009A4159" w:rsidRPr="00F436B9" w:rsidRDefault="00F436B9" w:rsidP="009A4159">
    <w:pPr>
      <w:pStyle w:val="Footer"/>
      <w:jc w:val="right"/>
      <w:rPr>
        <w:ins w:id="538" w:author="Head" w:date="2026-09-25T21:04:00Z" w16du:dateUtc="2026-09-26T01:04:00Z"/>
        <w:rFonts w:ascii="Tahoma" w:hAnsi="Tahoma" w:cs="Tahoma"/>
        <w:i/>
        <w:sz w:val="18"/>
        <w:szCs w:val="18"/>
      </w:rPr>
    </w:pPr>
    <w:ins w:id="539" w:author="Head" w:date="2026-09-25T21:04:00Z" w16du:dateUtc="2026-09-26T01:04:00Z">
      <w:r w:rsidRPr="00F436B9">
        <w:rPr>
          <w:rFonts w:ascii="Tahoma" w:hAnsi="Tahoma" w:cs="Tahoma"/>
          <w:i/>
          <w:sz w:val="18"/>
          <w:szCs w:val="18"/>
        </w:rPr>
        <w:t>April</w:t>
      </w:r>
      <w:r w:rsidR="00ED675A" w:rsidRPr="00F436B9">
        <w:rPr>
          <w:rFonts w:ascii="Tahoma" w:hAnsi="Tahoma" w:cs="Tahoma"/>
          <w:i/>
          <w:sz w:val="18"/>
          <w:szCs w:val="18"/>
        </w:rPr>
        <w:t xml:space="preserve"> 2019</w:t>
      </w:r>
    </w:ins>
  </w:p>
  <w:sdt>
    <w:sdtPr>
      <w:id w:val="111629172"/>
      <w:docPartObj>
        <w:docPartGallery w:val="Page Numbers (Bottom of Page)"/>
        <w:docPartUnique/>
      </w:docPartObj>
    </w:sdtPr>
    <w:sdtEndPr/>
    <w:sdtContent>
      <w:p w14:paraId="2B38EC3C" w14:textId="77777777" w:rsidR="00E127D7" w:rsidRDefault="00AF66DD">
        <w:pPr>
          <w:pStyle w:val="Footer"/>
          <w:jc w:val="center"/>
        </w:pPr>
        <w:del w:id="540" w:author="Head" w:date="2026-09-25T21:04:00Z" w16du:dateUtc="2026-09-26T01:04:00Z">
          <w:r>
            <w:fldChar w:fldCharType="begin"/>
          </w:r>
          <w:r>
            <w:delInstrText xml:space="preserve"> PAGE   \* MERGEFORMAT </w:delInstrText>
          </w:r>
          <w:r>
            <w:fldChar w:fldCharType="separate"/>
          </w:r>
          <w:r w:rsidR="001A0B57">
            <w:rPr>
              <w:noProof/>
            </w:rPr>
            <w:delText>1</w:delText>
          </w:r>
          <w:r>
            <w:rPr>
              <w:noProof/>
            </w:rPr>
            <w:fldChar w:fldCharType="end"/>
          </w:r>
        </w:del>
      </w:p>
    </w:sdtContent>
  </w:sdt>
  <w:p w14:paraId="41CB8566" w14:textId="77777777" w:rsidR="00E127D7" w:rsidRPr="00F436B9" w:rsidRDefault="00E127D7">
    <w:pPr>
      <w:pStyle w:val="Footer"/>
      <w:rPr>
        <w:rFonts w:ascii="Tahoma" w:hAnsi="Tahoma"/>
        <w:rPrChange w:id="541" w:author="Head" w:date="2026-09-25T21:04:00Z" w16du:dateUtc="2026-09-26T01:04:00Z">
          <w:rPr/>
        </w:rPrChang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A2C817" w14:textId="77777777" w:rsidR="00744A07" w:rsidRDefault="00744A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53B589" w14:textId="77777777" w:rsidR="002F06DB" w:rsidRDefault="002F06DB" w:rsidP="009A4159">
      <w:pPr>
        <w:pPrChange w:id="10" w:author="Head" w:date="2026-09-25T21:04:00Z" w16du:dateUtc="2026-09-26T01:04:00Z">
          <w:pPr>
            <w:spacing w:after="0" w:line="240" w:lineRule="auto"/>
          </w:pPr>
        </w:pPrChange>
      </w:pPr>
      <w:r>
        <w:separator/>
      </w:r>
    </w:p>
  </w:footnote>
  <w:footnote w:type="continuationSeparator" w:id="0">
    <w:p w14:paraId="54CCBE7A" w14:textId="77777777" w:rsidR="002F06DB" w:rsidRDefault="002F06DB" w:rsidP="009A4159">
      <w:pPr>
        <w:pPrChange w:id="11" w:author="Head" w:date="2026-09-25T21:04:00Z" w16du:dateUtc="2026-09-26T01:04: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F5A5EE" w14:textId="77777777" w:rsidR="00744A07" w:rsidRDefault="00744A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85561751"/>
      <w:docPartObj>
        <w:docPartGallery w:val="Watermarks"/>
        <w:docPartUnique/>
      </w:docPartObj>
    </w:sdtPr>
    <w:sdtEndPr/>
    <w:sdtContent>
      <w:p w14:paraId="7BF6E629" w14:textId="1B795320" w:rsidR="00744A07" w:rsidRDefault="002F06DB">
        <w:pPr>
          <w:pStyle w:val="Header"/>
        </w:pPr>
        <w:del w:id="535" w:author="Head" w:date="2026-09-25T21:04:00Z" w16du:dateUtc="2026-09-26T01:04:00Z">
          <w:r>
            <w:rPr>
              <w:noProof/>
            </w:rPr>
            <w:pict w14:anchorId="7E6FF6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85896" w14:textId="77777777" w:rsidR="00744A07" w:rsidRDefault="00744A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B451CA"/>
    <w:multiLevelType w:val="hybridMultilevel"/>
    <w:tmpl w:val="C1BA86B6"/>
    <w:lvl w:ilvl="0" w:tplc="93CEEA9E">
      <w:numFmt w:val="bullet"/>
      <w:lvlText w:val="•"/>
      <w:lvlJc w:val="left"/>
      <w:pPr>
        <w:ind w:left="1440" w:hanging="720"/>
      </w:pPr>
      <w:rPr>
        <w:rFonts w:ascii="Calibri" w:eastAsia="Calibr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CCB413E"/>
    <w:multiLevelType w:val="hybridMultilevel"/>
    <w:tmpl w:val="3A763F38"/>
    <w:lvl w:ilvl="0" w:tplc="D76A86C8">
      <w:start w:val="1"/>
      <w:numFmt w:val="decimal"/>
      <w:lvlText w:val="%1)"/>
      <w:lvlJc w:val="left"/>
      <w:pPr>
        <w:ind w:left="1069" w:hanging="360"/>
      </w:pPr>
      <w:rPr>
        <w:rFonts w:hint="default"/>
        <w:b/>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 w15:restartNumberingAfterBreak="0">
    <w:nsid w:val="24DE07C6"/>
    <w:multiLevelType w:val="hybridMultilevel"/>
    <w:tmpl w:val="BC883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E3038B"/>
    <w:multiLevelType w:val="hybridMultilevel"/>
    <w:tmpl w:val="2654E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786726"/>
    <w:multiLevelType w:val="hybridMultilevel"/>
    <w:tmpl w:val="CA14D6CA"/>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3BF64F0"/>
    <w:multiLevelType w:val="hybridMultilevel"/>
    <w:tmpl w:val="1B669A40"/>
    <w:lvl w:ilvl="0" w:tplc="18090017">
      <w:start w:val="1"/>
      <w:numFmt w:val="lowerLetter"/>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6" w15:restartNumberingAfterBreak="0">
    <w:nsid w:val="4C6501E0"/>
    <w:multiLevelType w:val="hybridMultilevel"/>
    <w:tmpl w:val="1BB67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0F1237"/>
    <w:multiLevelType w:val="hybridMultilevel"/>
    <w:tmpl w:val="1320F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861F0E"/>
    <w:multiLevelType w:val="hybridMultilevel"/>
    <w:tmpl w:val="39D064F6"/>
    <w:lvl w:ilvl="0" w:tplc="08090001">
      <w:start w:val="1"/>
      <w:numFmt w:val="bullet"/>
      <w:lvlText w:val=""/>
      <w:lvlJc w:val="left"/>
      <w:pPr>
        <w:tabs>
          <w:tab w:val="num" w:pos="742"/>
        </w:tabs>
        <w:ind w:left="742" w:hanging="360"/>
      </w:pPr>
      <w:rPr>
        <w:rFonts w:ascii="Symbol" w:hAnsi="Symbol" w:hint="default"/>
      </w:rPr>
    </w:lvl>
    <w:lvl w:ilvl="1" w:tplc="08090003" w:tentative="1">
      <w:start w:val="1"/>
      <w:numFmt w:val="bullet"/>
      <w:lvlText w:val="o"/>
      <w:lvlJc w:val="left"/>
      <w:pPr>
        <w:tabs>
          <w:tab w:val="num" w:pos="1462"/>
        </w:tabs>
        <w:ind w:left="1462" w:hanging="360"/>
      </w:pPr>
      <w:rPr>
        <w:rFonts w:ascii="Courier New" w:hAnsi="Courier New" w:cs="Courier New" w:hint="default"/>
      </w:rPr>
    </w:lvl>
    <w:lvl w:ilvl="2" w:tplc="08090005" w:tentative="1">
      <w:start w:val="1"/>
      <w:numFmt w:val="bullet"/>
      <w:lvlText w:val=""/>
      <w:lvlJc w:val="left"/>
      <w:pPr>
        <w:tabs>
          <w:tab w:val="num" w:pos="2182"/>
        </w:tabs>
        <w:ind w:left="2182" w:hanging="360"/>
      </w:pPr>
      <w:rPr>
        <w:rFonts w:ascii="Wingdings" w:hAnsi="Wingdings" w:hint="default"/>
      </w:rPr>
    </w:lvl>
    <w:lvl w:ilvl="3" w:tplc="08090001" w:tentative="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Courier New"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Courier New"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9" w15:restartNumberingAfterBreak="0">
    <w:nsid w:val="5DA55AA9"/>
    <w:multiLevelType w:val="hybridMultilevel"/>
    <w:tmpl w:val="89EEE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385E48"/>
    <w:multiLevelType w:val="hybridMultilevel"/>
    <w:tmpl w:val="C53AC922"/>
    <w:lvl w:ilvl="0" w:tplc="02724168">
      <w:start w:val="1"/>
      <w:numFmt w:val="lowerLetter"/>
      <w:lvlText w:val="(%1)"/>
      <w:lvlJc w:val="left"/>
      <w:pPr>
        <w:ind w:left="1440" w:hanging="360"/>
      </w:pPr>
      <w:rPr>
        <w:rFonts w:hint="default"/>
      </w:rPr>
    </w:lvl>
    <w:lvl w:ilvl="1" w:tplc="18090019">
      <w:start w:val="1"/>
      <w:numFmt w:val="lowerLetter"/>
      <w:lvlText w:val="%2."/>
      <w:lvlJc w:val="left"/>
      <w:pPr>
        <w:ind w:left="1647" w:hanging="360"/>
      </w:pPr>
    </w:lvl>
    <w:lvl w:ilvl="2" w:tplc="1809001B" w:tentative="1">
      <w:start w:val="1"/>
      <w:numFmt w:val="lowerRoman"/>
      <w:lvlText w:val="%3."/>
      <w:lvlJc w:val="right"/>
      <w:pPr>
        <w:ind w:left="2367" w:hanging="180"/>
      </w:pPr>
    </w:lvl>
    <w:lvl w:ilvl="3" w:tplc="1809000F" w:tentative="1">
      <w:start w:val="1"/>
      <w:numFmt w:val="decimal"/>
      <w:lvlText w:val="%4."/>
      <w:lvlJc w:val="left"/>
      <w:pPr>
        <w:ind w:left="3087" w:hanging="360"/>
      </w:pPr>
    </w:lvl>
    <w:lvl w:ilvl="4" w:tplc="18090019" w:tentative="1">
      <w:start w:val="1"/>
      <w:numFmt w:val="lowerLetter"/>
      <w:lvlText w:val="%5."/>
      <w:lvlJc w:val="left"/>
      <w:pPr>
        <w:ind w:left="3807" w:hanging="360"/>
      </w:pPr>
    </w:lvl>
    <w:lvl w:ilvl="5" w:tplc="1809001B" w:tentative="1">
      <w:start w:val="1"/>
      <w:numFmt w:val="lowerRoman"/>
      <w:lvlText w:val="%6."/>
      <w:lvlJc w:val="right"/>
      <w:pPr>
        <w:ind w:left="4527" w:hanging="180"/>
      </w:pPr>
    </w:lvl>
    <w:lvl w:ilvl="6" w:tplc="1809000F" w:tentative="1">
      <w:start w:val="1"/>
      <w:numFmt w:val="decimal"/>
      <w:lvlText w:val="%7."/>
      <w:lvlJc w:val="left"/>
      <w:pPr>
        <w:ind w:left="5247" w:hanging="360"/>
      </w:pPr>
    </w:lvl>
    <w:lvl w:ilvl="7" w:tplc="18090019" w:tentative="1">
      <w:start w:val="1"/>
      <w:numFmt w:val="lowerLetter"/>
      <w:lvlText w:val="%8."/>
      <w:lvlJc w:val="left"/>
      <w:pPr>
        <w:ind w:left="5967" w:hanging="360"/>
      </w:pPr>
    </w:lvl>
    <w:lvl w:ilvl="8" w:tplc="1809001B" w:tentative="1">
      <w:start w:val="1"/>
      <w:numFmt w:val="lowerRoman"/>
      <w:lvlText w:val="%9."/>
      <w:lvlJc w:val="right"/>
      <w:pPr>
        <w:ind w:left="6687" w:hanging="180"/>
      </w:pPr>
    </w:lvl>
  </w:abstractNum>
  <w:abstractNum w:abstractNumId="11" w15:restartNumberingAfterBreak="0">
    <w:nsid w:val="6ADF2905"/>
    <w:multiLevelType w:val="hybridMultilevel"/>
    <w:tmpl w:val="B352E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5328865">
    <w:abstractNumId w:val="4"/>
  </w:num>
  <w:num w:numId="2" w16cid:durableId="864948736">
    <w:abstractNumId w:val="8"/>
  </w:num>
  <w:num w:numId="3" w16cid:durableId="65423728">
    <w:abstractNumId w:val="1"/>
  </w:num>
  <w:num w:numId="4" w16cid:durableId="1889685122">
    <w:abstractNumId w:val="10"/>
  </w:num>
  <w:num w:numId="5" w16cid:durableId="1357347471">
    <w:abstractNumId w:val="5"/>
  </w:num>
  <w:num w:numId="6" w16cid:durableId="401679575">
    <w:abstractNumId w:val="0"/>
  </w:num>
  <w:num w:numId="7" w16cid:durableId="1950965169">
    <w:abstractNumId w:val="2"/>
  </w:num>
  <w:num w:numId="8" w16cid:durableId="1615408701">
    <w:abstractNumId w:val="9"/>
  </w:num>
  <w:num w:numId="9" w16cid:durableId="1129517292">
    <w:abstractNumId w:val="7"/>
  </w:num>
  <w:num w:numId="10" w16cid:durableId="585381421">
    <w:abstractNumId w:val="3"/>
  </w:num>
  <w:num w:numId="11" w16cid:durableId="1489437235">
    <w:abstractNumId w:val="11"/>
  </w:num>
  <w:num w:numId="12" w16cid:durableId="115682234">
    <w:abstractNumId w:val="6"/>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494"/>
    <w:rsid w:val="00002823"/>
    <w:rsid w:val="00005B8A"/>
    <w:rsid w:val="00007485"/>
    <w:rsid w:val="00007878"/>
    <w:rsid w:val="00007A68"/>
    <w:rsid w:val="00022163"/>
    <w:rsid w:val="0003377D"/>
    <w:rsid w:val="00035689"/>
    <w:rsid w:val="00035794"/>
    <w:rsid w:val="00035C23"/>
    <w:rsid w:val="000372FF"/>
    <w:rsid w:val="00042D55"/>
    <w:rsid w:val="0004309F"/>
    <w:rsid w:val="00043C2F"/>
    <w:rsid w:val="00062C90"/>
    <w:rsid w:val="00062CAC"/>
    <w:rsid w:val="000673FE"/>
    <w:rsid w:val="000702CC"/>
    <w:rsid w:val="000721D9"/>
    <w:rsid w:val="000742CC"/>
    <w:rsid w:val="000869DB"/>
    <w:rsid w:val="00090768"/>
    <w:rsid w:val="00091796"/>
    <w:rsid w:val="000961AF"/>
    <w:rsid w:val="00096B59"/>
    <w:rsid w:val="00096EA2"/>
    <w:rsid w:val="000B04A8"/>
    <w:rsid w:val="000B0E56"/>
    <w:rsid w:val="000B25D5"/>
    <w:rsid w:val="000B4A45"/>
    <w:rsid w:val="000B614D"/>
    <w:rsid w:val="000C22D8"/>
    <w:rsid w:val="000D62B5"/>
    <w:rsid w:val="000D7EB0"/>
    <w:rsid w:val="000E2165"/>
    <w:rsid w:val="000E226F"/>
    <w:rsid w:val="000E534B"/>
    <w:rsid w:val="000F55B4"/>
    <w:rsid w:val="001036B0"/>
    <w:rsid w:val="001101EB"/>
    <w:rsid w:val="00111C73"/>
    <w:rsid w:val="001128EE"/>
    <w:rsid w:val="0011715E"/>
    <w:rsid w:val="00117205"/>
    <w:rsid w:val="00122546"/>
    <w:rsid w:val="00134CC1"/>
    <w:rsid w:val="0014324C"/>
    <w:rsid w:val="0014325A"/>
    <w:rsid w:val="0014538C"/>
    <w:rsid w:val="0014590F"/>
    <w:rsid w:val="00146C68"/>
    <w:rsid w:val="00155427"/>
    <w:rsid w:val="00157BE4"/>
    <w:rsid w:val="001631E2"/>
    <w:rsid w:val="00167519"/>
    <w:rsid w:val="0017594B"/>
    <w:rsid w:val="00183501"/>
    <w:rsid w:val="0019400C"/>
    <w:rsid w:val="00195E1A"/>
    <w:rsid w:val="001A0B57"/>
    <w:rsid w:val="001A0E68"/>
    <w:rsid w:val="001A48BD"/>
    <w:rsid w:val="001A7836"/>
    <w:rsid w:val="001B0354"/>
    <w:rsid w:val="001B0591"/>
    <w:rsid w:val="001B6FD5"/>
    <w:rsid w:val="001C3935"/>
    <w:rsid w:val="001F0254"/>
    <w:rsid w:val="00220CB7"/>
    <w:rsid w:val="002223B5"/>
    <w:rsid w:val="002276E7"/>
    <w:rsid w:val="002277BE"/>
    <w:rsid w:val="0023260C"/>
    <w:rsid w:val="00233EF0"/>
    <w:rsid w:val="00233FCC"/>
    <w:rsid w:val="00236D6C"/>
    <w:rsid w:val="00242263"/>
    <w:rsid w:val="002429C1"/>
    <w:rsid w:val="00244B94"/>
    <w:rsid w:val="002514A0"/>
    <w:rsid w:val="00253C57"/>
    <w:rsid w:val="00254730"/>
    <w:rsid w:val="00255852"/>
    <w:rsid w:val="00256A02"/>
    <w:rsid w:val="00257588"/>
    <w:rsid w:val="00257958"/>
    <w:rsid w:val="002579AD"/>
    <w:rsid w:val="002615B5"/>
    <w:rsid w:val="00270B0B"/>
    <w:rsid w:val="00270B58"/>
    <w:rsid w:val="00272A45"/>
    <w:rsid w:val="00280735"/>
    <w:rsid w:val="002919F3"/>
    <w:rsid w:val="00291D6B"/>
    <w:rsid w:val="002938FE"/>
    <w:rsid w:val="002A1CDC"/>
    <w:rsid w:val="002A45A0"/>
    <w:rsid w:val="002A4CC4"/>
    <w:rsid w:val="002B23B4"/>
    <w:rsid w:val="002B2894"/>
    <w:rsid w:val="002B73E3"/>
    <w:rsid w:val="002C2937"/>
    <w:rsid w:val="002E5881"/>
    <w:rsid w:val="002F06DB"/>
    <w:rsid w:val="00300342"/>
    <w:rsid w:val="00305732"/>
    <w:rsid w:val="003066CE"/>
    <w:rsid w:val="00311720"/>
    <w:rsid w:val="00312FD8"/>
    <w:rsid w:val="00331FD1"/>
    <w:rsid w:val="00347677"/>
    <w:rsid w:val="00355E39"/>
    <w:rsid w:val="0036027D"/>
    <w:rsid w:val="003663F5"/>
    <w:rsid w:val="003671BA"/>
    <w:rsid w:val="0037750D"/>
    <w:rsid w:val="003851E0"/>
    <w:rsid w:val="00392DFB"/>
    <w:rsid w:val="00395B36"/>
    <w:rsid w:val="003A12D8"/>
    <w:rsid w:val="003A4DF1"/>
    <w:rsid w:val="003B160D"/>
    <w:rsid w:val="003B6E1E"/>
    <w:rsid w:val="003C6452"/>
    <w:rsid w:val="003D17A2"/>
    <w:rsid w:val="003D1B12"/>
    <w:rsid w:val="003D3B22"/>
    <w:rsid w:val="003D6E39"/>
    <w:rsid w:val="003E1899"/>
    <w:rsid w:val="003E717D"/>
    <w:rsid w:val="003F19E6"/>
    <w:rsid w:val="003F4991"/>
    <w:rsid w:val="003F4F6F"/>
    <w:rsid w:val="00402CB9"/>
    <w:rsid w:val="004103CA"/>
    <w:rsid w:val="00410E39"/>
    <w:rsid w:val="004141F6"/>
    <w:rsid w:val="0042451D"/>
    <w:rsid w:val="0042513F"/>
    <w:rsid w:val="0042605F"/>
    <w:rsid w:val="00426458"/>
    <w:rsid w:val="00433178"/>
    <w:rsid w:val="00434389"/>
    <w:rsid w:val="00442173"/>
    <w:rsid w:val="00443BF7"/>
    <w:rsid w:val="004504B2"/>
    <w:rsid w:val="00455E06"/>
    <w:rsid w:val="0046359E"/>
    <w:rsid w:val="00464012"/>
    <w:rsid w:val="00466D24"/>
    <w:rsid w:val="00475375"/>
    <w:rsid w:val="00475D52"/>
    <w:rsid w:val="00494357"/>
    <w:rsid w:val="004A024F"/>
    <w:rsid w:val="004A56BB"/>
    <w:rsid w:val="004B4EAD"/>
    <w:rsid w:val="004C36CA"/>
    <w:rsid w:val="004C6A00"/>
    <w:rsid w:val="004C6A16"/>
    <w:rsid w:val="004F05E2"/>
    <w:rsid w:val="004F206B"/>
    <w:rsid w:val="00501327"/>
    <w:rsid w:val="00501D69"/>
    <w:rsid w:val="00505F2B"/>
    <w:rsid w:val="0051155B"/>
    <w:rsid w:val="005120FC"/>
    <w:rsid w:val="00523052"/>
    <w:rsid w:val="00523726"/>
    <w:rsid w:val="00544A60"/>
    <w:rsid w:val="00552686"/>
    <w:rsid w:val="0056204D"/>
    <w:rsid w:val="005644B0"/>
    <w:rsid w:val="0056553E"/>
    <w:rsid w:val="0056568E"/>
    <w:rsid w:val="00567325"/>
    <w:rsid w:val="0057395A"/>
    <w:rsid w:val="0058292E"/>
    <w:rsid w:val="0059304F"/>
    <w:rsid w:val="005A2DDE"/>
    <w:rsid w:val="005A2FBC"/>
    <w:rsid w:val="005A32B3"/>
    <w:rsid w:val="005A6DD4"/>
    <w:rsid w:val="005B0640"/>
    <w:rsid w:val="005B30B2"/>
    <w:rsid w:val="005B33E7"/>
    <w:rsid w:val="005B789C"/>
    <w:rsid w:val="005C095E"/>
    <w:rsid w:val="005C4B67"/>
    <w:rsid w:val="005D1022"/>
    <w:rsid w:val="005D2C46"/>
    <w:rsid w:val="005D2CE1"/>
    <w:rsid w:val="005F06A9"/>
    <w:rsid w:val="005F2D81"/>
    <w:rsid w:val="005F349D"/>
    <w:rsid w:val="00603B62"/>
    <w:rsid w:val="00626A13"/>
    <w:rsid w:val="00633025"/>
    <w:rsid w:val="00640DF6"/>
    <w:rsid w:val="00642D01"/>
    <w:rsid w:val="00643025"/>
    <w:rsid w:val="00644D7A"/>
    <w:rsid w:val="00646688"/>
    <w:rsid w:val="0065068B"/>
    <w:rsid w:val="00651847"/>
    <w:rsid w:val="00660822"/>
    <w:rsid w:val="00661B91"/>
    <w:rsid w:val="0066223B"/>
    <w:rsid w:val="00662C0C"/>
    <w:rsid w:val="006653D5"/>
    <w:rsid w:val="00666383"/>
    <w:rsid w:val="00667A23"/>
    <w:rsid w:val="006729C7"/>
    <w:rsid w:val="006751A0"/>
    <w:rsid w:val="006753B0"/>
    <w:rsid w:val="00680255"/>
    <w:rsid w:val="00692B55"/>
    <w:rsid w:val="00693153"/>
    <w:rsid w:val="0069660D"/>
    <w:rsid w:val="006A411B"/>
    <w:rsid w:val="006B6008"/>
    <w:rsid w:val="006D0901"/>
    <w:rsid w:val="006D2A2B"/>
    <w:rsid w:val="006D7FC3"/>
    <w:rsid w:val="006E00D1"/>
    <w:rsid w:val="006E0F0E"/>
    <w:rsid w:val="006E526F"/>
    <w:rsid w:val="006F2C98"/>
    <w:rsid w:val="006F6125"/>
    <w:rsid w:val="00720F23"/>
    <w:rsid w:val="007214AA"/>
    <w:rsid w:val="007236C0"/>
    <w:rsid w:val="00726883"/>
    <w:rsid w:val="00730090"/>
    <w:rsid w:val="007336C2"/>
    <w:rsid w:val="007372E4"/>
    <w:rsid w:val="0074229F"/>
    <w:rsid w:val="00743EEF"/>
    <w:rsid w:val="00744A07"/>
    <w:rsid w:val="00744C4F"/>
    <w:rsid w:val="0075109E"/>
    <w:rsid w:val="00752669"/>
    <w:rsid w:val="00752929"/>
    <w:rsid w:val="00755FE2"/>
    <w:rsid w:val="00762B8A"/>
    <w:rsid w:val="00762DE8"/>
    <w:rsid w:val="00762F8C"/>
    <w:rsid w:val="00765FE2"/>
    <w:rsid w:val="007742D0"/>
    <w:rsid w:val="00774AD8"/>
    <w:rsid w:val="00782966"/>
    <w:rsid w:val="007B11E7"/>
    <w:rsid w:val="007B6023"/>
    <w:rsid w:val="007C4918"/>
    <w:rsid w:val="007C5260"/>
    <w:rsid w:val="007C626A"/>
    <w:rsid w:val="007C77C1"/>
    <w:rsid w:val="007D2036"/>
    <w:rsid w:val="007D5F9A"/>
    <w:rsid w:val="007D62E3"/>
    <w:rsid w:val="007F5533"/>
    <w:rsid w:val="008035B9"/>
    <w:rsid w:val="0080477B"/>
    <w:rsid w:val="00810A57"/>
    <w:rsid w:val="0081288A"/>
    <w:rsid w:val="0081295D"/>
    <w:rsid w:val="00817CE3"/>
    <w:rsid w:val="00827B8F"/>
    <w:rsid w:val="00841599"/>
    <w:rsid w:val="0084216F"/>
    <w:rsid w:val="0084622F"/>
    <w:rsid w:val="00847174"/>
    <w:rsid w:val="0085350F"/>
    <w:rsid w:val="00856FDA"/>
    <w:rsid w:val="0087469E"/>
    <w:rsid w:val="0087565C"/>
    <w:rsid w:val="00876B0E"/>
    <w:rsid w:val="00886892"/>
    <w:rsid w:val="0089034F"/>
    <w:rsid w:val="0089356E"/>
    <w:rsid w:val="008A190D"/>
    <w:rsid w:val="008A3701"/>
    <w:rsid w:val="008A3DD4"/>
    <w:rsid w:val="008A4FCD"/>
    <w:rsid w:val="008A56C8"/>
    <w:rsid w:val="008A64CA"/>
    <w:rsid w:val="008B01BE"/>
    <w:rsid w:val="008B0F89"/>
    <w:rsid w:val="008C1367"/>
    <w:rsid w:val="008C2BF3"/>
    <w:rsid w:val="008C3AB3"/>
    <w:rsid w:val="008D0DBC"/>
    <w:rsid w:val="008E2138"/>
    <w:rsid w:val="008E3DB5"/>
    <w:rsid w:val="008F2F1C"/>
    <w:rsid w:val="008F43BC"/>
    <w:rsid w:val="00903E86"/>
    <w:rsid w:val="00913BEE"/>
    <w:rsid w:val="0091667C"/>
    <w:rsid w:val="009312BE"/>
    <w:rsid w:val="009342D2"/>
    <w:rsid w:val="009346C6"/>
    <w:rsid w:val="00937622"/>
    <w:rsid w:val="009379EE"/>
    <w:rsid w:val="0094262E"/>
    <w:rsid w:val="00943905"/>
    <w:rsid w:val="009506D7"/>
    <w:rsid w:val="00954B24"/>
    <w:rsid w:val="00970C2D"/>
    <w:rsid w:val="00971D77"/>
    <w:rsid w:val="00976A91"/>
    <w:rsid w:val="0098257E"/>
    <w:rsid w:val="00982BCD"/>
    <w:rsid w:val="009830FE"/>
    <w:rsid w:val="009A1249"/>
    <w:rsid w:val="009A2D05"/>
    <w:rsid w:val="009A4159"/>
    <w:rsid w:val="009A6268"/>
    <w:rsid w:val="009A6A80"/>
    <w:rsid w:val="009B76E8"/>
    <w:rsid w:val="009D73DD"/>
    <w:rsid w:val="009E390F"/>
    <w:rsid w:val="009E4C11"/>
    <w:rsid w:val="009E74B8"/>
    <w:rsid w:val="009F21B1"/>
    <w:rsid w:val="00A02277"/>
    <w:rsid w:val="00A0234E"/>
    <w:rsid w:val="00A06108"/>
    <w:rsid w:val="00A11DA1"/>
    <w:rsid w:val="00A212EC"/>
    <w:rsid w:val="00A34689"/>
    <w:rsid w:val="00A35687"/>
    <w:rsid w:val="00A451BA"/>
    <w:rsid w:val="00A47295"/>
    <w:rsid w:val="00A6116F"/>
    <w:rsid w:val="00A67B95"/>
    <w:rsid w:val="00A703F1"/>
    <w:rsid w:val="00A73076"/>
    <w:rsid w:val="00A74BB2"/>
    <w:rsid w:val="00A75C0D"/>
    <w:rsid w:val="00A85BFF"/>
    <w:rsid w:val="00A87F33"/>
    <w:rsid w:val="00A962C4"/>
    <w:rsid w:val="00AA422E"/>
    <w:rsid w:val="00AB12B7"/>
    <w:rsid w:val="00AC37D3"/>
    <w:rsid w:val="00AE09FE"/>
    <w:rsid w:val="00AE4BBC"/>
    <w:rsid w:val="00AE6CB3"/>
    <w:rsid w:val="00AF2D6D"/>
    <w:rsid w:val="00AF3C2F"/>
    <w:rsid w:val="00AF3EDF"/>
    <w:rsid w:val="00AF66DD"/>
    <w:rsid w:val="00B01309"/>
    <w:rsid w:val="00B01912"/>
    <w:rsid w:val="00B01A37"/>
    <w:rsid w:val="00B02BAB"/>
    <w:rsid w:val="00B02C19"/>
    <w:rsid w:val="00B042A7"/>
    <w:rsid w:val="00B04643"/>
    <w:rsid w:val="00B0472F"/>
    <w:rsid w:val="00B15882"/>
    <w:rsid w:val="00B2282A"/>
    <w:rsid w:val="00B26DF9"/>
    <w:rsid w:val="00B36EE7"/>
    <w:rsid w:val="00B40F22"/>
    <w:rsid w:val="00B54B48"/>
    <w:rsid w:val="00B57237"/>
    <w:rsid w:val="00B705C0"/>
    <w:rsid w:val="00B7164D"/>
    <w:rsid w:val="00B7188C"/>
    <w:rsid w:val="00B75BFD"/>
    <w:rsid w:val="00B806D8"/>
    <w:rsid w:val="00B84E57"/>
    <w:rsid w:val="00B95650"/>
    <w:rsid w:val="00BA1D1D"/>
    <w:rsid w:val="00BA2F47"/>
    <w:rsid w:val="00BB2181"/>
    <w:rsid w:val="00BB2DA6"/>
    <w:rsid w:val="00BB3817"/>
    <w:rsid w:val="00BB5573"/>
    <w:rsid w:val="00BB78E6"/>
    <w:rsid w:val="00BC7A16"/>
    <w:rsid w:val="00BD504F"/>
    <w:rsid w:val="00BD6861"/>
    <w:rsid w:val="00BD6F85"/>
    <w:rsid w:val="00BF1DCD"/>
    <w:rsid w:val="00BF37FC"/>
    <w:rsid w:val="00BF4DE9"/>
    <w:rsid w:val="00C01230"/>
    <w:rsid w:val="00C04E54"/>
    <w:rsid w:val="00C07944"/>
    <w:rsid w:val="00C07F6F"/>
    <w:rsid w:val="00C12B81"/>
    <w:rsid w:val="00C12EE7"/>
    <w:rsid w:val="00C13A91"/>
    <w:rsid w:val="00C1581F"/>
    <w:rsid w:val="00C17F44"/>
    <w:rsid w:val="00C26439"/>
    <w:rsid w:val="00C419E0"/>
    <w:rsid w:val="00C43E91"/>
    <w:rsid w:val="00C44766"/>
    <w:rsid w:val="00C44F9D"/>
    <w:rsid w:val="00C45D17"/>
    <w:rsid w:val="00C475E8"/>
    <w:rsid w:val="00C5223A"/>
    <w:rsid w:val="00C54462"/>
    <w:rsid w:val="00C57B00"/>
    <w:rsid w:val="00C600A8"/>
    <w:rsid w:val="00C62141"/>
    <w:rsid w:val="00C808C2"/>
    <w:rsid w:val="00C839B6"/>
    <w:rsid w:val="00C87625"/>
    <w:rsid w:val="00C9413F"/>
    <w:rsid w:val="00C95A41"/>
    <w:rsid w:val="00CA4D1F"/>
    <w:rsid w:val="00CA7791"/>
    <w:rsid w:val="00CB7034"/>
    <w:rsid w:val="00CB7EC2"/>
    <w:rsid w:val="00CC28EB"/>
    <w:rsid w:val="00CC325F"/>
    <w:rsid w:val="00CC44F4"/>
    <w:rsid w:val="00CC57B0"/>
    <w:rsid w:val="00CD0569"/>
    <w:rsid w:val="00CD3E66"/>
    <w:rsid w:val="00CE14B2"/>
    <w:rsid w:val="00CE5636"/>
    <w:rsid w:val="00CE5BB8"/>
    <w:rsid w:val="00CE66D0"/>
    <w:rsid w:val="00CF3807"/>
    <w:rsid w:val="00CF38AD"/>
    <w:rsid w:val="00CF6BCB"/>
    <w:rsid w:val="00D20C38"/>
    <w:rsid w:val="00D24466"/>
    <w:rsid w:val="00D272F1"/>
    <w:rsid w:val="00D27D07"/>
    <w:rsid w:val="00D308E3"/>
    <w:rsid w:val="00D355AD"/>
    <w:rsid w:val="00D402C0"/>
    <w:rsid w:val="00D46358"/>
    <w:rsid w:val="00D476A7"/>
    <w:rsid w:val="00D507DD"/>
    <w:rsid w:val="00D57F98"/>
    <w:rsid w:val="00D60016"/>
    <w:rsid w:val="00D609C4"/>
    <w:rsid w:val="00D65BAE"/>
    <w:rsid w:val="00D71932"/>
    <w:rsid w:val="00D71D7D"/>
    <w:rsid w:val="00D8656E"/>
    <w:rsid w:val="00D86EAB"/>
    <w:rsid w:val="00D9361A"/>
    <w:rsid w:val="00D93A1F"/>
    <w:rsid w:val="00D9590C"/>
    <w:rsid w:val="00DA0EDD"/>
    <w:rsid w:val="00DC5C81"/>
    <w:rsid w:val="00DD13C9"/>
    <w:rsid w:val="00DD1C02"/>
    <w:rsid w:val="00DE1671"/>
    <w:rsid w:val="00DE2A17"/>
    <w:rsid w:val="00DE3366"/>
    <w:rsid w:val="00DE6F01"/>
    <w:rsid w:val="00DF6608"/>
    <w:rsid w:val="00E04974"/>
    <w:rsid w:val="00E127D7"/>
    <w:rsid w:val="00E14F39"/>
    <w:rsid w:val="00E31CE4"/>
    <w:rsid w:val="00E34261"/>
    <w:rsid w:val="00E35DAD"/>
    <w:rsid w:val="00E36041"/>
    <w:rsid w:val="00E37B18"/>
    <w:rsid w:val="00E4242F"/>
    <w:rsid w:val="00E63044"/>
    <w:rsid w:val="00E70F5D"/>
    <w:rsid w:val="00E76A96"/>
    <w:rsid w:val="00E902B8"/>
    <w:rsid w:val="00E923BB"/>
    <w:rsid w:val="00EA070F"/>
    <w:rsid w:val="00EA6A43"/>
    <w:rsid w:val="00EB4F74"/>
    <w:rsid w:val="00EB7F24"/>
    <w:rsid w:val="00EC09EE"/>
    <w:rsid w:val="00EC1AB2"/>
    <w:rsid w:val="00EC50A8"/>
    <w:rsid w:val="00EC6426"/>
    <w:rsid w:val="00EC6828"/>
    <w:rsid w:val="00ED1494"/>
    <w:rsid w:val="00ED499F"/>
    <w:rsid w:val="00ED675A"/>
    <w:rsid w:val="00EE1E43"/>
    <w:rsid w:val="00EE2F33"/>
    <w:rsid w:val="00EF062A"/>
    <w:rsid w:val="00F00B42"/>
    <w:rsid w:val="00F015B1"/>
    <w:rsid w:val="00F04558"/>
    <w:rsid w:val="00F07519"/>
    <w:rsid w:val="00F118A9"/>
    <w:rsid w:val="00F152E2"/>
    <w:rsid w:val="00F23C49"/>
    <w:rsid w:val="00F25F17"/>
    <w:rsid w:val="00F436B9"/>
    <w:rsid w:val="00F44D5D"/>
    <w:rsid w:val="00F538E2"/>
    <w:rsid w:val="00F60E3D"/>
    <w:rsid w:val="00F64772"/>
    <w:rsid w:val="00F65795"/>
    <w:rsid w:val="00F833D1"/>
    <w:rsid w:val="00F840B2"/>
    <w:rsid w:val="00F87436"/>
    <w:rsid w:val="00F91718"/>
    <w:rsid w:val="00F97863"/>
    <w:rsid w:val="00FA2CFE"/>
    <w:rsid w:val="00FA501D"/>
    <w:rsid w:val="00FA68A8"/>
    <w:rsid w:val="00FA7C17"/>
    <w:rsid w:val="00FB33AD"/>
    <w:rsid w:val="00FB549A"/>
    <w:rsid w:val="00FB724C"/>
    <w:rsid w:val="00FD125B"/>
    <w:rsid w:val="00FD17C5"/>
    <w:rsid w:val="00FD7083"/>
    <w:rsid w:val="00FE58D8"/>
    <w:rsid w:val="00FE6A93"/>
    <w:rsid w:val="00FF1340"/>
    <w:rsid w:val="00FF639F"/>
    <w:rsid w:val="00FF7461"/>
    <w:rsid w:val="47AA1A5F"/>
    <w:rsid w:val="72C432E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5E12E"/>
  <w15:docId w15:val="{E5FF3DDA-DA65-4D4F-A513-76D921728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Head" w:date="2026-09-25T21:04:00Z">
        <w:pPr>
          <w:spacing w:after="200" w:line="276" w:lineRule="auto"/>
        </w:pPr>
      </w:pPrChange>
    </w:pPr>
    <w:rPr>
      <w:rFonts w:ascii="Times New Roman" w:eastAsia="Times New Roman" w:hAnsi="Times New Roman"/>
      <w:sz w:val="24"/>
      <w:szCs w:val="24"/>
      <w:lang w:val="en-GB" w:eastAsia="en-GB"/>
      <w:rPrChange w:id="0" w:author="Head" w:date="2026-09-25T21:04:00Z">
        <w:rPr>
          <w:rFonts w:ascii="Calibri" w:eastAsia="Calibri" w:hAnsi="Calibri"/>
          <w:sz w:val="22"/>
          <w:szCs w:val="22"/>
          <w:lang w:val="en-IE" w:eastAsia="en-US" w:bidi="ar-SA"/>
        </w:rPr>
      </w:rPrChange>
    </w:rPr>
  </w:style>
  <w:style w:type="paragraph" w:styleId="Heading1">
    <w:name w:val="heading 1"/>
    <w:basedOn w:val="Normal"/>
    <w:link w:val="Heading1Char"/>
    <w:uiPriority w:val="9"/>
    <w:qFormat/>
    <w:rsid w:val="00F60E3D"/>
    <w:pPr>
      <w:spacing w:before="100" w:beforeAutospacing="1" w:after="100" w:afterAutospacing="1"/>
      <w:outlineLvl w:val="0"/>
      <w:pPrChange w:id="1" w:author="Head" w:date="2026-09-25T21:04:00Z">
        <w:pPr>
          <w:spacing w:before="100" w:beforeAutospacing="1" w:after="100" w:afterAutospacing="1"/>
          <w:outlineLvl w:val="0"/>
        </w:pPr>
      </w:pPrChange>
    </w:pPr>
    <w:rPr>
      <w:b/>
      <w:bCs/>
      <w:kern w:val="36"/>
      <w:sz w:val="48"/>
      <w:szCs w:val="48"/>
      <w:rPrChange w:id="1" w:author="Head" w:date="2026-09-25T21:04:00Z">
        <w:rPr>
          <w:b/>
          <w:bCs/>
          <w:kern w:val="36"/>
          <w:sz w:val="48"/>
          <w:szCs w:val="48"/>
          <w:lang w:val="en-GB" w:eastAsia="en-IE" w:bidi="ar-SA"/>
        </w:rPr>
      </w:rPrChange>
    </w:rPr>
  </w:style>
  <w:style w:type="paragraph" w:styleId="Heading3">
    <w:name w:val="heading 3"/>
    <w:basedOn w:val="Normal"/>
    <w:next w:val="Normal"/>
    <w:link w:val="Heading3Char"/>
    <w:uiPriority w:val="9"/>
    <w:semiHidden/>
    <w:unhideWhenUsed/>
    <w:qFormat/>
    <w:rsid w:val="00762F8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494"/>
    <w:rPr>
      <w:rFonts w:ascii="Times New Roman" w:eastAsia="Times New Roman" w:hAnsi="Times New Roman"/>
      <w:b/>
      <w:bCs/>
      <w:kern w:val="36"/>
      <w:sz w:val="48"/>
      <w:szCs w:val="48"/>
      <w:lang w:val="en-GB" w:eastAsia="en-GB"/>
    </w:rPr>
  </w:style>
  <w:style w:type="character" w:styleId="Hyperlink">
    <w:name w:val="Hyperlink"/>
    <w:rsid w:val="00062C90"/>
    <w:rPr>
      <w:color w:val="0000FF"/>
      <w:u w:val="single"/>
      <w:rPrChange w:id="2" w:author="Head" w:date="2026-09-25T21:04:00Z">
        <w:rPr>
          <w:strike w:val="0"/>
          <w:dstrike w:val="0"/>
          <w:color w:val="840240"/>
          <w:u w:val="none"/>
          <w:effect w:val="none"/>
        </w:rPr>
      </w:rPrChange>
    </w:rPr>
  </w:style>
  <w:style w:type="paragraph" w:styleId="NormalWeb">
    <w:name w:val="Normal (Web)"/>
    <w:basedOn w:val="Normal"/>
    <w:uiPriority w:val="99"/>
    <w:unhideWhenUsed/>
    <w:rsid w:val="00F60E3D"/>
    <w:pPr>
      <w:spacing w:before="100" w:beforeAutospacing="1" w:after="100" w:afterAutospacing="1"/>
      <w:pPrChange w:id="3" w:author="Head" w:date="2026-09-25T21:04:00Z">
        <w:pPr>
          <w:spacing w:before="100" w:beforeAutospacing="1" w:after="100" w:afterAutospacing="1"/>
        </w:pPr>
      </w:pPrChange>
    </w:pPr>
    <w:rPr>
      <w:rPrChange w:id="3" w:author="Head" w:date="2026-09-25T21:04:00Z">
        <w:rPr>
          <w:sz w:val="24"/>
          <w:szCs w:val="24"/>
          <w:lang w:val="en-GB" w:eastAsia="en-IE" w:bidi="ar-SA"/>
        </w:rPr>
      </w:rPrChange>
    </w:rPr>
  </w:style>
  <w:style w:type="character" w:styleId="Strong">
    <w:name w:val="Strong"/>
    <w:uiPriority w:val="22"/>
    <w:qFormat/>
    <w:rsid w:val="00F60E3D"/>
    <w:rPr>
      <w:b/>
      <w:bCs/>
      <w:rPrChange w:id="4" w:author="Head" w:date="2026-09-25T21:04:00Z">
        <w:rPr>
          <w:b/>
          <w:bCs/>
        </w:rPr>
      </w:rPrChange>
    </w:rPr>
  </w:style>
  <w:style w:type="character" w:customStyle="1" w:styleId="style11">
    <w:name w:val="style11"/>
    <w:basedOn w:val="DefaultParagraphFont"/>
    <w:rsid w:val="00ED1494"/>
    <w:rPr>
      <w:color w:val="83013F"/>
    </w:rPr>
  </w:style>
  <w:style w:type="character" w:customStyle="1" w:styleId="heading21">
    <w:name w:val="heading21"/>
    <w:basedOn w:val="DefaultParagraphFont"/>
    <w:rsid w:val="00ED1494"/>
    <w:rPr>
      <w:b/>
      <w:bCs/>
      <w:color w:val="83013F"/>
      <w:sz w:val="21"/>
      <w:szCs w:val="21"/>
    </w:rPr>
  </w:style>
  <w:style w:type="paragraph" w:styleId="ListParagraph">
    <w:name w:val="List Paragraph"/>
    <w:basedOn w:val="Normal"/>
    <w:uiPriority w:val="34"/>
    <w:qFormat/>
    <w:rsid w:val="00F833D1"/>
    <w:pPr>
      <w:spacing w:after="200" w:line="276" w:lineRule="auto"/>
      <w:ind w:left="720"/>
      <w:contextualSpacing/>
      <w:pPrChange w:id="5" w:author="Head" w:date="2026-09-25T21:04:00Z">
        <w:pPr>
          <w:ind w:left="720"/>
          <w:contextualSpacing/>
        </w:pPr>
      </w:pPrChange>
    </w:pPr>
    <w:rPr>
      <w:rFonts w:ascii="Calibri" w:eastAsia="Calibri" w:hAnsi="Calibri"/>
      <w:sz w:val="22"/>
      <w:szCs w:val="22"/>
      <w:lang w:eastAsia="en-US"/>
      <w:rPrChange w:id="5" w:author="Head" w:date="2026-09-25T21:04:00Z">
        <w:rPr>
          <w:sz w:val="24"/>
          <w:szCs w:val="24"/>
          <w:lang w:val="en-GB" w:eastAsia="en-GB" w:bidi="ar-SA"/>
        </w:rPr>
      </w:rPrChange>
    </w:rPr>
  </w:style>
  <w:style w:type="paragraph" w:styleId="NoSpacing">
    <w:name w:val="No Spacing"/>
    <w:uiPriority w:val="1"/>
    <w:qFormat/>
    <w:rsid w:val="00007485"/>
    <w:rPr>
      <w:sz w:val="22"/>
      <w:szCs w:val="22"/>
      <w:lang w:eastAsia="en-US"/>
    </w:rPr>
  </w:style>
  <w:style w:type="paragraph" w:styleId="Header">
    <w:name w:val="header"/>
    <w:basedOn w:val="Normal"/>
    <w:link w:val="HeaderChar"/>
    <w:rsid w:val="009A4159"/>
    <w:pPr>
      <w:tabs>
        <w:tab w:val="center" w:pos="4513"/>
        <w:tab w:val="right" w:pos="9026"/>
      </w:tabs>
      <w:pPrChange w:id="6" w:author="Head" w:date="2026-09-25T21:04:00Z">
        <w:pPr>
          <w:tabs>
            <w:tab w:val="center" w:pos="4513"/>
            <w:tab w:val="right" w:pos="9026"/>
          </w:tabs>
        </w:pPr>
      </w:pPrChange>
    </w:pPr>
    <w:rPr>
      <w:rPrChange w:id="6" w:author="Head" w:date="2026-09-25T21:04:00Z">
        <w:rPr>
          <w:sz w:val="24"/>
          <w:szCs w:val="24"/>
          <w:lang w:val="en-GB" w:eastAsia="en-GB" w:bidi="ar-SA"/>
        </w:rPr>
      </w:rPrChange>
    </w:rPr>
  </w:style>
  <w:style w:type="character" w:customStyle="1" w:styleId="HeaderChar">
    <w:name w:val="Header Char"/>
    <w:basedOn w:val="DefaultParagraphFont"/>
    <w:link w:val="Header"/>
    <w:rsid w:val="0091667C"/>
    <w:rPr>
      <w:rFonts w:ascii="Times New Roman" w:eastAsia="Times New Roman" w:hAnsi="Times New Roman"/>
      <w:sz w:val="24"/>
      <w:szCs w:val="24"/>
      <w:lang w:val="en-GB" w:eastAsia="en-GB"/>
    </w:rPr>
  </w:style>
  <w:style w:type="paragraph" w:styleId="Footer">
    <w:name w:val="footer"/>
    <w:basedOn w:val="Normal"/>
    <w:link w:val="FooterChar"/>
    <w:uiPriority w:val="99"/>
    <w:rsid w:val="009A4159"/>
    <w:pPr>
      <w:tabs>
        <w:tab w:val="center" w:pos="4513"/>
        <w:tab w:val="right" w:pos="9026"/>
      </w:tabs>
      <w:pPrChange w:id="7" w:author="Head" w:date="2026-09-25T21:04:00Z">
        <w:pPr>
          <w:tabs>
            <w:tab w:val="center" w:pos="4513"/>
            <w:tab w:val="right" w:pos="9026"/>
          </w:tabs>
        </w:pPr>
      </w:pPrChange>
    </w:pPr>
    <w:rPr>
      <w:rPrChange w:id="7" w:author="Head" w:date="2026-09-25T21:04:00Z">
        <w:rPr>
          <w:sz w:val="24"/>
          <w:szCs w:val="24"/>
          <w:lang w:val="en-GB" w:eastAsia="en-GB" w:bidi="ar-SA"/>
        </w:rPr>
      </w:rPrChange>
    </w:rPr>
  </w:style>
  <w:style w:type="character" w:customStyle="1" w:styleId="FooterChar">
    <w:name w:val="Footer Char"/>
    <w:basedOn w:val="DefaultParagraphFont"/>
    <w:link w:val="Footer"/>
    <w:uiPriority w:val="99"/>
    <w:rsid w:val="0091667C"/>
    <w:rPr>
      <w:rFonts w:ascii="Times New Roman" w:eastAsia="Times New Roman" w:hAnsi="Times New Roman"/>
      <w:sz w:val="24"/>
      <w:szCs w:val="24"/>
      <w:lang w:val="en-GB" w:eastAsia="en-GB"/>
    </w:rPr>
  </w:style>
  <w:style w:type="paragraph" w:styleId="BalloonText">
    <w:name w:val="Balloon Text"/>
    <w:basedOn w:val="Normal"/>
    <w:link w:val="BalloonTextChar"/>
    <w:semiHidden/>
    <w:rsid w:val="008E2138"/>
    <w:pPr>
      <w:pPrChange w:id="8" w:author="Head" w:date="2026-09-25T21:04:00Z">
        <w:pPr/>
      </w:pPrChange>
    </w:pPr>
    <w:rPr>
      <w:rFonts w:ascii="Tahoma" w:hAnsi="Tahoma" w:cs="Tahoma"/>
      <w:sz w:val="16"/>
      <w:szCs w:val="16"/>
      <w:rPrChange w:id="8" w:author="Head" w:date="2026-09-25T21:04:00Z">
        <w:rPr>
          <w:rFonts w:ascii="Tahoma" w:hAnsi="Tahoma" w:cs="Tahoma"/>
          <w:sz w:val="16"/>
          <w:szCs w:val="16"/>
          <w:lang w:val="en-GB" w:eastAsia="en-GB" w:bidi="ar-SA"/>
        </w:rPr>
      </w:rPrChange>
    </w:rPr>
  </w:style>
  <w:style w:type="character" w:customStyle="1" w:styleId="BalloonTextChar">
    <w:name w:val="Balloon Text Char"/>
    <w:basedOn w:val="DefaultParagraphFont"/>
    <w:link w:val="BalloonText"/>
    <w:semiHidden/>
    <w:rsid w:val="00E34261"/>
    <w:rPr>
      <w:rFonts w:ascii="Tahoma" w:eastAsia="Times New Roman" w:hAnsi="Tahoma" w:cs="Tahoma"/>
      <w:sz w:val="16"/>
      <w:szCs w:val="16"/>
      <w:lang w:val="en-GB" w:eastAsia="en-GB"/>
    </w:rPr>
  </w:style>
  <w:style w:type="table" w:styleId="TableGrid">
    <w:name w:val="Table Grid"/>
    <w:basedOn w:val="TableNormal"/>
    <w:uiPriority w:val="59"/>
    <w:rsid w:val="003663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9361A"/>
    <w:pPr>
      <w:autoSpaceDE w:val="0"/>
      <w:autoSpaceDN w:val="0"/>
      <w:adjustRightInd w:val="0"/>
      <w:pPrChange w:id="9" w:author="Head" w:date="2026-09-25T21:04:00Z">
        <w:pPr>
          <w:autoSpaceDE w:val="0"/>
          <w:autoSpaceDN w:val="0"/>
          <w:adjustRightInd w:val="0"/>
        </w:pPr>
      </w:pPrChange>
    </w:pPr>
    <w:rPr>
      <w:rFonts w:eastAsia="Times New Roman" w:cs="Calibri"/>
      <w:color w:val="000000"/>
      <w:sz w:val="24"/>
      <w:szCs w:val="24"/>
      <w:lang w:val="en-GB" w:eastAsia="en-GB"/>
      <w:rPrChange w:id="9" w:author="Head" w:date="2026-09-25T21:04:00Z">
        <w:rPr>
          <w:rFonts w:ascii="Arial" w:eastAsia="Calibri" w:hAnsi="Arial" w:cs="Arial"/>
          <w:color w:val="000000"/>
          <w:sz w:val="24"/>
          <w:szCs w:val="24"/>
          <w:lang w:val="en-IE" w:eastAsia="en-IE" w:bidi="ar-SA"/>
        </w:rPr>
      </w:rPrChange>
    </w:rPr>
  </w:style>
  <w:style w:type="character" w:customStyle="1" w:styleId="fontstyle01">
    <w:name w:val="fontstyle01"/>
    <w:basedOn w:val="DefaultParagraphFont"/>
    <w:rsid w:val="007C526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7C5260"/>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7C5260"/>
    <w:rPr>
      <w:rFonts w:ascii="TimesNewRomanPS-ItalicMT" w:hAnsi="TimesNewRomanPS-ItalicMT" w:hint="default"/>
      <w:b w:val="0"/>
      <w:bCs w:val="0"/>
      <w:i/>
      <w:iCs/>
      <w:color w:val="000000"/>
      <w:sz w:val="24"/>
      <w:szCs w:val="24"/>
    </w:rPr>
  </w:style>
  <w:style w:type="character" w:customStyle="1" w:styleId="Heading3Char">
    <w:name w:val="Heading 3 Char"/>
    <w:basedOn w:val="DefaultParagraphFont"/>
    <w:link w:val="Heading3"/>
    <w:uiPriority w:val="9"/>
    <w:semiHidden/>
    <w:rsid w:val="00762F8C"/>
    <w:rPr>
      <w:rFonts w:asciiTheme="majorHAnsi" w:eastAsiaTheme="majorEastAsia" w:hAnsiTheme="majorHAnsi" w:cstheme="majorBidi"/>
      <w:color w:val="243F60" w:themeColor="accent1" w:themeShade="7F"/>
      <w:sz w:val="24"/>
      <w:szCs w:val="24"/>
      <w:lang w:eastAsia="en-US"/>
    </w:rPr>
  </w:style>
  <w:style w:type="character" w:styleId="UnresolvedMention">
    <w:name w:val="Unresolved Mention"/>
    <w:basedOn w:val="DefaultParagraphFont"/>
    <w:uiPriority w:val="99"/>
    <w:semiHidden/>
    <w:unhideWhenUsed/>
    <w:rsid w:val="00AB12B7"/>
    <w:rPr>
      <w:color w:val="605E5C"/>
      <w:shd w:val="clear" w:color="auto" w:fill="E1DFDD"/>
    </w:rPr>
  </w:style>
  <w:style w:type="character" w:styleId="CommentReference">
    <w:name w:val="annotation reference"/>
    <w:basedOn w:val="DefaultParagraphFont"/>
    <w:uiPriority w:val="99"/>
    <w:semiHidden/>
    <w:unhideWhenUsed/>
    <w:rsid w:val="00AF3C2F"/>
    <w:rPr>
      <w:sz w:val="16"/>
      <w:szCs w:val="16"/>
    </w:rPr>
  </w:style>
  <w:style w:type="paragraph" w:styleId="CommentText">
    <w:name w:val="annotation text"/>
    <w:basedOn w:val="Normal"/>
    <w:link w:val="CommentTextChar"/>
    <w:uiPriority w:val="99"/>
    <w:unhideWhenUsed/>
    <w:rsid w:val="00AF3C2F"/>
    <w:rPr>
      <w:sz w:val="20"/>
      <w:szCs w:val="20"/>
    </w:rPr>
  </w:style>
  <w:style w:type="character" w:customStyle="1" w:styleId="CommentTextChar">
    <w:name w:val="Comment Text Char"/>
    <w:basedOn w:val="DefaultParagraphFont"/>
    <w:link w:val="CommentText"/>
    <w:uiPriority w:val="99"/>
    <w:rsid w:val="00AF3C2F"/>
    <w:rPr>
      <w:lang w:eastAsia="en-US"/>
    </w:rPr>
  </w:style>
  <w:style w:type="paragraph" w:styleId="CommentSubject">
    <w:name w:val="annotation subject"/>
    <w:basedOn w:val="CommentText"/>
    <w:next w:val="CommentText"/>
    <w:link w:val="CommentSubjectChar"/>
    <w:uiPriority w:val="99"/>
    <w:semiHidden/>
    <w:unhideWhenUsed/>
    <w:rsid w:val="00AF3C2F"/>
    <w:rPr>
      <w:b/>
      <w:bCs/>
    </w:rPr>
  </w:style>
  <w:style w:type="character" w:customStyle="1" w:styleId="CommentSubjectChar">
    <w:name w:val="Comment Subject Char"/>
    <w:basedOn w:val="CommentTextChar"/>
    <w:link w:val="CommentSubject"/>
    <w:uiPriority w:val="99"/>
    <w:semiHidden/>
    <w:rsid w:val="00AF3C2F"/>
    <w:rPr>
      <w:b/>
      <w:bCs/>
      <w:lang w:eastAsia="en-US"/>
    </w:rPr>
  </w:style>
  <w:style w:type="paragraph" w:styleId="Revision">
    <w:name w:val="Revision"/>
    <w:hidden/>
    <w:uiPriority w:val="99"/>
    <w:semiHidden/>
    <w:rsid w:val="00CE5636"/>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6145053">
      <w:bodyDiv w:val="1"/>
      <w:marLeft w:val="0"/>
      <w:marRight w:val="0"/>
      <w:marTop w:val="0"/>
      <w:marBottom w:val="0"/>
      <w:divBdr>
        <w:top w:val="none" w:sz="0" w:space="0" w:color="auto"/>
        <w:left w:val="none" w:sz="0" w:space="0" w:color="auto"/>
        <w:bottom w:val="none" w:sz="0" w:space="0" w:color="auto"/>
        <w:right w:val="none" w:sz="0" w:space="0" w:color="auto"/>
      </w:divBdr>
      <w:divsChild>
        <w:div w:id="218173041">
          <w:marLeft w:val="0"/>
          <w:marRight w:val="0"/>
          <w:marTop w:val="0"/>
          <w:marBottom w:val="0"/>
          <w:divBdr>
            <w:top w:val="none" w:sz="0" w:space="0" w:color="auto"/>
            <w:left w:val="none" w:sz="0" w:space="0" w:color="auto"/>
            <w:bottom w:val="none" w:sz="0" w:space="0" w:color="auto"/>
            <w:right w:val="none" w:sz="0" w:space="0" w:color="auto"/>
          </w:divBdr>
          <w:divsChild>
            <w:div w:id="418603565">
              <w:marLeft w:val="0"/>
              <w:marRight w:val="0"/>
              <w:marTop w:val="0"/>
              <w:marBottom w:val="0"/>
              <w:divBdr>
                <w:top w:val="single" w:sz="6" w:space="0" w:color="D7D7D7"/>
                <w:left w:val="single" w:sz="6" w:space="0" w:color="D7D7D7"/>
                <w:bottom w:val="single" w:sz="6" w:space="0" w:color="D7D7D7"/>
                <w:right w:val="single" w:sz="6" w:space="0" w:color="D7D7D7"/>
              </w:divBdr>
              <w:divsChild>
                <w:div w:id="251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0803">
      <w:bodyDiv w:val="1"/>
      <w:marLeft w:val="0"/>
      <w:marRight w:val="0"/>
      <w:marTop w:val="0"/>
      <w:marBottom w:val="0"/>
      <w:divBdr>
        <w:top w:val="none" w:sz="0" w:space="0" w:color="auto"/>
        <w:left w:val="none" w:sz="0" w:space="0" w:color="auto"/>
        <w:bottom w:val="none" w:sz="0" w:space="0" w:color="auto"/>
        <w:right w:val="none" w:sz="0" w:space="0" w:color="auto"/>
      </w:divBdr>
      <w:divsChild>
        <w:div w:id="51197816">
          <w:marLeft w:val="0"/>
          <w:marRight w:val="0"/>
          <w:marTop w:val="0"/>
          <w:marBottom w:val="0"/>
          <w:divBdr>
            <w:top w:val="none" w:sz="0" w:space="0" w:color="auto"/>
            <w:left w:val="none" w:sz="0" w:space="0" w:color="auto"/>
            <w:bottom w:val="none" w:sz="0" w:space="0" w:color="auto"/>
            <w:right w:val="none" w:sz="0" w:space="0" w:color="auto"/>
          </w:divBdr>
          <w:divsChild>
            <w:div w:id="1059938888">
              <w:marLeft w:val="0"/>
              <w:marRight w:val="0"/>
              <w:marTop w:val="0"/>
              <w:marBottom w:val="0"/>
              <w:divBdr>
                <w:top w:val="single" w:sz="6" w:space="0" w:color="D7D7D7"/>
                <w:left w:val="single" w:sz="6" w:space="0" w:color="D7D7D7"/>
                <w:bottom w:val="single" w:sz="6" w:space="0" w:color="D7D7D7"/>
                <w:right w:val="single" w:sz="6" w:space="0" w:color="D7D7D7"/>
              </w:divBdr>
              <w:divsChild>
                <w:div w:id="4580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20406">
      <w:bodyDiv w:val="1"/>
      <w:marLeft w:val="0"/>
      <w:marRight w:val="0"/>
      <w:marTop w:val="0"/>
      <w:marBottom w:val="0"/>
      <w:divBdr>
        <w:top w:val="none" w:sz="0" w:space="0" w:color="auto"/>
        <w:left w:val="none" w:sz="0" w:space="0" w:color="auto"/>
        <w:bottom w:val="none" w:sz="0" w:space="0" w:color="auto"/>
        <w:right w:val="none" w:sz="0" w:space="0" w:color="auto"/>
      </w:divBdr>
    </w:div>
    <w:div w:id="195702968">
      <w:bodyDiv w:val="1"/>
      <w:marLeft w:val="0"/>
      <w:marRight w:val="0"/>
      <w:marTop w:val="0"/>
      <w:marBottom w:val="0"/>
      <w:divBdr>
        <w:top w:val="none" w:sz="0" w:space="0" w:color="auto"/>
        <w:left w:val="none" w:sz="0" w:space="0" w:color="auto"/>
        <w:bottom w:val="none" w:sz="0" w:space="0" w:color="auto"/>
        <w:right w:val="none" w:sz="0" w:space="0" w:color="auto"/>
      </w:divBdr>
    </w:div>
    <w:div w:id="251087372">
      <w:bodyDiv w:val="1"/>
      <w:marLeft w:val="0"/>
      <w:marRight w:val="0"/>
      <w:marTop w:val="0"/>
      <w:marBottom w:val="0"/>
      <w:divBdr>
        <w:top w:val="none" w:sz="0" w:space="0" w:color="auto"/>
        <w:left w:val="none" w:sz="0" w:space="0" w:color="auto"/>
        <w:bottom w:val="none" w:sz="0" w:space="0" w:color="auto"/>
        <w:right w:val="none" w:sz="0" w:space="0" w:color="auto"/>
      </w:divBdr>
      <w:divsChild>
        <w:div w:id="1615357109">
          <w:marLeft w:val="0"/>
          <w:marRight w:val="0"/>
          <w:marTop w:val="0"/>
          <w:marBottom w:val="0"/>
          <w:divBdr>
            <w:top w:val="none" w:sz="0" w:space="0" w:color="auto"/>
            <w:left w:val="none" w:sz="0" w:space="0" w:color="auto"/>
            <w:bottom w:val="none" w:sz="0" w:space="0" w:color="auto"/>
            <w:right w:val="none" w:sz="0" w:space="0" w:color="auto"/>
          </w:divBdr>
          <w:divsChild>
            <w:div w:id="1875384457">
              <w:marLeft w:val="0"/>
              <w:marRight w:val="0"/>
              <w:marTop w:val="0"/>
              <w:marBottom w:val="0"/>
              <w:divBdr>
                <w:top w:val="single" w:sz="6" w:space="0" w:color="D7D7D7"/>
                <w:left w:val="single" w:sz="6" w:space="0" w:color="D7D7D7"/>
                <w:bottom w:val="single" w:sz="6" w:space="0" w:color="D7D7D7"/>
                <w:right w:val="single" w:sz="6" w:space="0" w:color="D7D7D7"/>
              </w:divBdr>
              <w:divsChild>
                <w:div w:id="17588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659982">
      <w:bodyDiv w:val="1"/>
      <w:marLeft w:val="0"/>
      <w:marRight w:val="0"/>
      <w:marTop w:val="0"/>
      <w:marBottom w:val="0"/>
      <w:divBdr>
        <w:top w:val="none" w:sz="0" w:space="0" w:color="auto"/>
        <w:left w:val="none" w:sz="0" w:space="0" w:color="auto"/>
        <w:bottom w:val="none" w:sz="0" w:space="0" w:color="auto"/>
        <w:right w:val="none" w:sz="0" w:space="0" w:color="auto"/>
      </w:divBdr>
    </w:div>
    <w:div w:id="428234326">
      <w:bodyDiv w:val="1"/>
      <w:marLeft w:val="0"/>
      <w:marRight w:val="0"/>
      <w:marTop w:val="0"/>
      <w:marBottom w:val="0"/>
      <w:divBdr>
        <w:top w:val="none" w:sz="0" w:space="0" w:color="auto"/>
        <w:left w:val="none" w:sz="0" w:space="0" w:color="auto"/>
        <w:bottom w:val="none" w:sz="0" w:space="0" w:color="auto"/>
        <w:right w:val="none" w:sz="0" w:space="0" w:color="auto"/>
      </w:divBdr>
      <w:divsChild>
        <w:div w:id="710888374">
          <w:marLeft w:val="0"/>
          <w:marRight w:val="0"/>
          <w:marTop w:val="0"/>
          <w:marBottom w:val="0"/>
          <w:divBdr>
            <w:top w:val="none" w:sz="0" w:space="0" w:color="auto"/>
            <w:left w:val="none" w:sz="0" w:space="0" w:color="auto"/>
            <w:bottom w:val="none" w:sz="0" w:space="0" w:color="auto"/>
            <w:right w:val="none" w:sz="0" w:space="0" w:color="auto"/>
          </w:divBdr>
          <w:divsChild>
            <w:div w:id="1195384138">
              <w:marLeft w:val="0"/>
              <w:marRight w:val="0"/>
              <w:marTop w:val="0"/>
              <w:marBottom w:val="0"/>
              <w:divBdr>
                <w:top w:val="single" w:sz="6" w:space="0" w:color="D7D7D7"/>
                <w:left w:val="single" w:sz="6" w:space="0" w:color="D7D7D7"/>
                <w:bottom w:val="single" w:sz="6" w:space="0" w:color="D7D7D7"/>
                <w:right w:val="single" w:sz="6" w:space="0" w:color="D7D7D7"/>
              </w:divBdr>
              <w:divsChild>
                <w:div w:id="1827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72036">
      <w:bodyDiv w:val="1"/>
      <w:marLeft w:val="0"/>
      <w:marRight w:val="0"/>
      <w:marTop w:val="0"/>
      <w:marBottom w:val="0"/>
      <w:divBdr>
        <w:top w:val="none" w:sz="0" w:space="0" w:color="auto"/>
        <w:left w:val="none" w:sz="0" w:space="0" w:color="auto"/>
        <w:bottom w:val="none" w:sz="0" w:space="0" w:color="auto"/>
        <w:right w:val="none" w:sz="0" w:space="0" w:color="auto"/>
      </w:divBdr>
      <w:divsChild>
        <w:div w:id="1546333014">
          <w:marLeft w:val="0"/>
          <w:marRight w:val="0"/>
          <w:marTop w:val="0"/>
          <w:marBottom w:val="0"/>
          <w:divBdr>
            <w:top w:val="none" w:sz="0" w:space="0" w:color="auto"/>
            <w:left w:val="none" w:sz="0" w:space="0" w:color="auto"/>
            <w:bottom w:val="none" w:sz="0" w:space="0" w:color="auto"/>
            <w:right w:val="none" w:sz="0" w:space="0" w:color="auto"/>
          </w:divBdr>
          <w:divsChild>
            <w:div w:id="495725663">
              <w:marLeft w:val="0"/>
              <w:marRight w:val="0"/>
              <w:marTop w:val="0"/>
              <w:marBottom w:val="0"/>
              <w:divBdr>
                <w:top w:val="single" w:sz="6" w:space="0" w:color="D7D7D7"/>
                <w:left w:val="single" w:sz="6" w:space="0" w:color="D7D7D7"/>
                <w:bottom w:val="single" w:sz="6" w:space="0" w:color="D7D7D7"/>
                <w:right w:val="single" w:sz="6" w:space="0" w:color="D7D7D7"/>
              </w:divBdr>
              <w:divsChild>
                <w:div w:id="19791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119362">
      <w:bodyDiv w:val="1"/>
      <w:marLeft w:val="0"/>
      <w:marRight w:val="0"/>
      <w:marTop w:val="0"/>
      <w:marBottom w:val="0"/>
      <w:divBdr>
        <w:top w:val="none" w:sz="0" w:space="0" w:color="auto"/>
        <w:left w:val="none" w:sz="0" w:space="0" w:color="auto"/>
        <w:bottom w:val="none" w:sz="0" w:space="0" w:color="auto"/>
        <w:right w:val="none" w:sz="0" w:space="0" w:color="auto"/>
      </w:divBdr>
    </w:div>
    <w:div w:id="526481034">
      <w:bodyDiv w:val="1"/>
      <w:marLeft w:val="0"/>
      <w:marRight w:val="0"/>
      <w:marTop w:val="0"/>
      <w:marBottom w:val="0"/>
      <w:divBdr>
        <w:top w:val="none" w:sz="0" w:space="0" w:color="auto"/>
        <w:left w:val="none" w:sz="0" w:space="0" w:color="auto"/>
        <w:bottom w:val="none" w:sz="0" w:space="0" w:color="auto"/>
        <w:right w:val="none" w:sz="0" w:space="0" w:color="auto"/>
      </w:divBdr>
      <w:divsChild>
        <w:div w:id="562453117">
          <w:marLeft w:val="0"/>
          <w:marRight w:val="0"/>
          <w:marTop w:val="0"/>
          <w:marBottom w:val="0"/>
          <w:divBdr>
            <w:top w:val="none" w:sz="0" w:space="0" w:color="auto"/>
            <w:left w:val="none" w:sz="0" w:space="0" w:color="auto"/>
            <w:bottom w:val="none" w:sz="0" w:space="0" w:color="auto"/>
            <w:right w:val="none" w:sz="0" w:space="0" w:color="auto"/>
          </w:divBdr>
          <w:divsChild>
            <w:div w:id="1810786906">
              <w:marLeft w:val="0"/>
              <w:marRight w:val="0"/>
              <w:marTop w:val="0"/>
              <w:marBottom w:val="0"/>
              <w:divBdr>
                <w:top w:val="single" w:sz="6" w:space="0" w:color="D7D7D7"/>
                <w:left w:val="single" w:sz="6" w:space="0" w:color="D7D7D7"/>
                <w:bottom w:val="single" w:sz="6" w:space="0" w:color="D7D7D7"/>
                <w:right w:val="single" w:sz="6" w:space="0" w:color="D7D7D7"/>
              </w:divBdr>
              <w:divsChild>
                <w:div w:id="88829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21117">
      <w:bodyDiv w:val="1"/>
      <w:marLeft w:val="0"/>
      <w:marRight w:val="0"/>
      <w:marTop w:val="0"/>
      <w:marBottom w:val="0"/>
      <w:divBdr>
        <w:top w:val="none" w:sz="0" w:space="0" w:color="auto"/>
        <w:left w:val="none" w:sz="0" w:space="0" w:color="auto"/>
        <w:bottom w:val="none" w:sz="0" w:space="0" w:color="auto"/>
        <w:right w:val="none" w:sz="0" w:space="0" w:color="auto"/>
      </w:divBdr>
      <w:divsChild>
        <w:div w:id="643581614">
          <w:marLeft w:val="0"/>
          <w:marRight w:val="0"/>
          <w:marTop w:val="0"/>
          <w:marBottom w:val="0"/>
          <w:divBdr>
            <w:top w:val="none" w:sz="0" w:space="0" w:color="auto"/>
            <w:left w:val="none" w:sz="0" w:space="0" w:color="auto"/>
            <w:bottom w:val="none" w:sz="0" w:space="0" w:color="auto"/>
            <w:right w:val="none" w:sz="0" w:space="0" w:color="auto"/>
          </w:divBdr>
          <w:divsChild>
            <w:div w:id="300966443">
              <w:marLeft w:val="0"/>
              <w:marRight w:val="0"/>
              <w:marTop w:val="0"/>
              <w:marBottom w:val="0"/>
              <w:divBdr>
                <w:top w:val="single" w:sz="6" w:space="0" w:color="D7D7D7"/>
                <w:left w:val="single" w:sz="6" w:space="0" w:color="D7D7D7"/>
                <w:bottom w:val="single" w:sz="6" w:space="0" w:color="D7D7D7"/>
                <w:right w:val="single" w:sz="6" w:space="0" w:color="D7D7D7"/>
              </w:divBdr>
              <w:divsChild>
                <w:div w:id="59363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253864">
      <w:bodyDiv w:val="1"/>
      <w:marLeft w:val="0"/>
      <w:marRight w:val="0"/>
      <w:marTop w:val="0"/>
      <w:marBottom w:val="0"/>
      <w:divBdr>
        <w:top w:val="none" w:sz="0" w:space="0" w:color="auto"/>
        <w:left w:val="none" w:sz="0" w:space="0" w:color="auto"/>
        <w:bottom w:val="none" w:sz="0" w:space="0" w:color="auto"/>
        <w:right w:val="none" w:sz="0" w:space="0" w:color="auto"/>
      </w:divBdr>
    </w:div>
    <w:div w:id="809860993">
      <w:bodyDiv w:val="1"/>
      <w:marLeft w:val="0"/>
      <w:marRight w:val="0"/>
      <w:marTop w:val="0"/>
      <w:marBottom w:val="0"/>
      <w:divBdr>
        <w:top w:val="none" w:sz="0" w:space="0" w:color="auto"/>
        <w:left w:val="none" w:sz="0" w:space="0" w:color="auto"/>
        <w:bottom w:val="none" w:sz="0" w:space="0" w:color="auto"/>
        <w:right w:val="none" w:sz="0" w:space="0" w:color="auto"/>
      </w:divBdr>
      <w:divsChild>
        <w:div w:id="100996422">
          <w:marLeft w:val="0"/>
          <w:marRight w:val="0"/>
          <w:marTop w:val="0"/>
          <w:marBottom w:val="0"/>
          <w:divBdr>
            <w:top w:val="none" w:sz="0" w:space="0" w:color="auto"/>
            <w:left w:val="none" w:sz="0" w:space="0" w:color="auto"/>
            <w:bottom w:val="none" w:sz="0" w:space="0" w:color="auto"/>
            <w:right w:val="none" w:sz="0" w:space="0" w:color="auto"/>
          </w:divBdr>
          <w:divsChild>
            <w:div w:id="2049600496">
              <w:marLeft w:val="0"/>
              <w:marRight w:val="0"/>
              <w:marTop w:val="0"/>
              <w:marBottom w:val="0"/>
              <w:divBdr>
                <w:top w:val="single" w:sz="6" w:space="0" w:color="D7D7D7"/>
                <w:left w:val="single" w:sz="6" w:space="0" w:color="D7D7D7"/>
                <w:bottom w:val="single" w:sz="6" w:space="0" w:color="D7D7D7"/>
                <w:right w:val="single" w:sz="6" w:space="0" w:color="D7D7D7"/>
              </w:divBdr>
              <w:divsChild>
                <w:div w:id="1777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40696">
      <w:bodyDiv w:val="1"/>
      <w:marLeft w:val="0"/>
      <w:marRight w:val="0"/>
      <w:marTop w:val="0"/>
      <w:marBottom w:val="0"/>
      <w:divBdr>
        <w:top w:val="none" w:sz="0" w:space="0" w:color="auto"/>
        <w:left w:val="none" w:sz="0" w:space="0" w:color="auto"/>
        <w:bottom w:val="none" w:sz="0" w:space="0" w:color="auto"/>
        <w:right w:val="none" w:sz="0" w:space="0" w:color="auto"/>
      </w:divBdr>
      <w:divsChild>
        <w:div w:id="621302357">
          <w:marLeft w:val="0"/>
          <w:marRight w:val="0"/>
          <w:marTop w:val="0"/>
          <w:marBottom w:val="0"/>
          <w:divBdr>
            <w:top w:val="none" w:sz="0" w:space="0" w:color="auto"/>
            <w:left w:val="none" w:sz="0" w:space="0" w:color="auto"/>
            <w:bottom w:val="none" w:sz="0" w:space="0" w:color="auto"/>
            <w:right w:val="none" w:sz="0" w:space="0" w:color="auto"/>
          </w:divBdr>
          <w:divsChild>
            <w:div w:id="146361167">
              <w:marLeft w:val="0"/>
              <w:marRight w:val="0"/>
              <w:marTop w:val="0"/>
              <w:marBottom w:val="0"/>
              <w:divBdr>
                <w:top w:val="single" w:sz="6" w:space="0" w:color="D7D7D7"/>
                <w:left w:val="single" w:sz="6" w:space="0" w:color="D7D7D7"/>
                <w:bottom w:val="single" w:sz="6" w:space="0" w:color="D7D7D7"/>
                <w:right w:val="single" w:sz="6" w:space="0" w:color="D7D7D7"/>
              </w:divBdr>
              <w:divsChild>
                <w:div w:id="20611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147997">
      <w:bodyDiv w:val="1"/>
      <w:marLeft w:val="0"/>
      <w:marRight w:val="0"/>
      <w:marTop w:val="0"/>
      <w:marBottom w:val="0"/>
      <w:divBdr>
        <w:top w:val="none" w:sz="0" w:space="0" w:color="auto"/>
        <w:left w:val="none" w:sz="0" w:space="0" w:color="auto"/>
        <w:bottom w:val="none" w:sz="0" w:space="0" w:color="auto"/>
        <w:right w:val="none" w:sz="0" w:space="0" w:color="auto"/>
      </w:divBdr>
    </w:div>
    <w:div w:id="972255254">
      <w:bodyDiv w:val="1"/>
      <w:marLeft w:val="0"/>
      <w:marRight w:val="0"/>
      <w:marTop w:val="0"/>
      <w:marBottom w:val="0"/>
      <w:divBdr>
        <w:top w:val="none" w:sz="0" w:space="0" w:color="auto"/>
        <w:left w:val="none" w:sz="0" w:space="0" w:color="auto"/>
        <w:bottom w:val="none" w:sz="0" w:space="0" w:color="auto"/>
        <w:right w:val="none" w:sz="0" w:space="0" w:color="auto"/>
      </w:divBdr>
      <w:divsChild>
        <w:div w:id="879049670">
          <w:marLeft w:val="0"/>
          <w:marRight w:val="0"/>
          <w:marTop w:val="0"/>
          <w:marBottom w:val="0"/>
          <w:divBdr>
            <w:top w:val="none" w:sz="0" w:space="0" w:color="auto"/>
            <w:left w:val="none" w:sz="0" w:space="0" w:color="auto"/>
            <w:bottom w:val="none" w:sz="0" w:space="0" w:color="auto"/>
            <w:right w:val="none" w:sz="0" w:space="0" w:color="auto"/>
          </w:divBdr>
          <w:divsChild>
            <w:div w:id="521631530">
              <w:marLeft w:val="0"/>
              <w:marRight w:val="0"/>
              <w:marTop w:val="0"/>
              <w:marBottom w:val="0"/>
              <w:divBdr>
                <w:top w:val="single" w:sz="6" w:space="0" w:color="D7D7D7"/>
                <w:left w:val="single" w:sz="6" w:space="0" w:color="D7D7D7"/>
                <w:bottom w:val="single" w:sz="6" w:space="0" w:color="D7D7D7"/>
                <w:right w:val="single" w:sz="6" w:space="0" w:color="D7D7D7"/>
              </w:divBdr>
              <w:divsChild>
                <w:div w:id="10766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840479">
      <w:bodyDiv w:val="1"/>
      <w:marLeft w:val="0"/>
      <w:marRight w:val="0"/>
      <w:marTop w:val="0"/>
      <w:marBottom w:val="0"/>
      <w:divBdr>
        <w:top w:val="none" w:sz="0" w:space="0" w:color="auto"/>
        <w:left w:val="none" w:sz="0" w:space="0" w:color="auto"/>
        <w:bottom w:val="none" w:sz="0" w:space="0" w:color="auto"/>
        <w:right w:val="none" w:sz="0" w:space="0" w:color="auto"/>
      </w:divBdr>
    </w:div>
    <w:div w:id="1446777740">
      <w:bodyDiv w:val="1"/>
      <w:marLeft w:val="0"/>
      <w:marRight w:val="0"/>
      <w:marTop w:val="0"/>
      <w:marBottom w:val="0"/>
      <w:divBdr>
        <w:top w:val="none" w:sz="0" w:space="0" w:color="auto"/>
        <w:left w:val="none" w:sz="0" w:space="0" w:color="auto"/>
        <w:bottom w:val="none" w:sz="0" w:space="0" w:color="auto"/>
        <w:right w:val="none" w:sz="0" w:space="0" w:color="auto"/>
      </w:divBdr>
    </w:div>
    <w:div w:id="1473208708">
      <w:bodyDiv w:val="1"/>
      <w:marLeft w:val="0"/>
      <w:marRight w:val="0"/>
      <w:marTop w:val="0"/>
      <w:marBottom w:val="0"/>
      <w:divBdr>
        <w:top w:val="none" w:sz="0" w:space="0" w:color="auto"/>
        <w:left w:val="none" w:sz="0" w:space="0" w:color="auto"/>
        <w:bottom w:val="none" w:sz="0" w:space="0" w:color="auto"/>
        <w:right w:val="none" w:sz="0" w:space="0" w:color="auto"/>
      </w:divBdr>
    </w:div>
    <w:div w:id="1839690430">
      <w:bodyDiv w:val="1"/>
      <w:marLeft w:val="0"/>
      <w:marRight w:val="0"/>
      <w:marTop w:val="0"/>
      <w:marBottom w:val="0"/>
      <w:divBdr>
        <w:top w:val="none" w:sz="0" w:space="0" w:color="auto"/>
        <w:left w:val="none" w:sz="0" w:space="0" w:color="auto"/>
        <w:bottom w:val="none" w:sz="0" w:space="0" w:color="auto"/>
        <w:right w:val="none" w:sz="0" w:space="0" w:color="auto"/>
      </w:divBdr>
    </w:div>
    <w:div w:id="1930769353">
      <w:bodyDiv w:val="1"/>
      <w:marLeft w:val="0"/>
      <w:marRight w:val="0"/>
      <w:marTop w:val="0"/>
      <w:marBottom w:val="0"/>
      <w:divBdr>
        <w:top w:val="none" w:sz="0" w:space="0" w:color="auto"/>
        <w:left w:val="none" w:sz="0" w:space="0" w:color="auto"/>
        <w:bottom w:val="none" w:sz="0" w:space="0" w:color="auto"/>
        <w:right w:val="none" w:sz="0" w:space="0" w:color="auto"/>
      </w:divBdr>
      <w:divsChild>
        <w:div w:id="799495704">
          <w:marLeft w:val="0"/>
          <w:marRight w:val="0"/>
          <w:marTop w:val="0"/>
          <w:marBottom w:val="0"/>
          <w:divBdr>
            <w:top w:val="none" w:sz="0" w:space="0" w:color="auto"/>
            <w:left w:val="none" w:sz="0" w:space="0" w:color="auto"/>
            <w:bottom w:val="none" w:sz="0" w:space="0" w:color="auto"/>
            <w:right w:val="none" w:sz="0" w:space="0" w:color="auto"/>
          </w:divBdr>
          <w:divsChild>
            <w:div w:id="349338724">
              <w:marLeft w:val="0"/>
              <w:marRight w:val="0"/>
              <w:marTop w:val="0"/>
              <w:marBottom w:val="0"/>
              <w:divBdr>
                <w:top w:val="single" w:sz="6" w:space="0" w:color="D7D7D7"/>
                <w:left w:val="single" w:sz="6" w:space="0" w:color="D7D7D7"/>
                <w:bottom w:val="single" w:sz="6" w:space="0" w:color="D7D7D7"/>
                <w:right w:val="single" w:sz="6" w:space="0" w:color="D7D7D7"/>
              </w:divBdr>
              <w:divsChild>
                <w:div w:id="20729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449990">
      <w:bodyDiv w:val="1"/>
      <w:marLeft w:val="0"/>
      <w:marRight w:val="0"/>
      <w:marTop w:val="0"/>
      <w:marBottom w:val="0"/>
      <w:divBdr>
        <w:top w:val="none" w:sz="0" w:space="0" w:color="auto"/>
        <w:left w:val="none" w:sz="0" w:space="0" w:color="auto"/>
        <w:bottom w:val="none" w:sz="0" w:space="0" w:color="auto"/>
        <w:right w:val="none" w:sz="0" w:space="0" w:color="auto"/>
      </w:divBdr>
      <w:divsChild>
        <w:div w:id="17781414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gi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7FCDD4-1054-47FE-9455-FD47535A7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2487</Words>
  <Characters>14179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Dublin City Council</Company>
  <LinksUpToDate>false</LinksUpToDate>
  <CharactersWithSpaces>16633</CharactersWithSpaces>
  <SharedDoc>false</SharedDoc>
  <HLinks>
    <vt:vector size="2010" baseType="variant">
      <vt:variant>
        <vt:i4>1835087</vt:i4>
      </vt:variant>
      <vt:variant>
        <vt:i4>1002</vt:i4>
      </vt:variant>
      <vt:variant>
        <vt:i4>0</vt:i4>
      </vt:variant>
      <vt:variant>
        <vt:i4>5</vt:i4>
      </vt:variant>
      <vt:variant>
        <vt:lpwstr>http://www.buatraining.com/pcq.asp?PROD=Excel</vt:lpwstr>
      </vt:variant>
      <vt:variant>
        <vt:lpwstr/>
      </vt:variant>
      <vt:variant>
        <vt:i4>1835087</vt:i4>
      </vt:variant>
      <vt:variant>
        <vt:i4>999</vt:i4>
      </vt:variant>
      <vt:variant>
        <vt:i4>0</vt:i4>
      </vt:variant>
      <vt:variant>
        <vt:i4>5</vt:i4>
      </vt:variant>
      <vt:variant>
        <vt:lpwstr>http://www.buatraining.com/pcq.asp?PROD=Excel</vt:lpwstr>
      </vt:variant>
      <vt:variant>
        <vt:lpwstr/>
      </vt:variant>
      <vt:variant>
        <vt:i4>7536677</vt:i4>
      </vt:variant>
      <vt:variant>
        <vt:i4>996</vt:i4>
      </vt:variant>
      <vt:variant>
        <vt:i4>0</vt:i4>
      </vt:variant>
      <vt:variant>
        <vt:i4>5</vt:i4>
      </vt:variant>
      <vt:variant>
        <vt:lpwstr>http://www.buatraining.com/course.asp?ID=Microsoft_Excel_Advanced_Training_Course</vt:lpwstr>
      </vt:variant>
      <vt:variant>
        <vt:lpwstr/>
      </vt:variant>
      <vt:variant>
        <vt:i4>655436</vt:i4>
      </vt:variant>
      <vt:variant>
        <vt:i4>993</vt:i4>
      </vt:variant>
      <vt:variant>
        <vt:i4>0</vt:i4>
      </vt:variant>
      <vt:variant>
        <vt:i4>5</vt:i4>
      </vt:variant>
      <vt:variant>
        <vt:lpwstr>http://www.buatraining.com/pcq.asp?PROD=Word</vt:lpwstr>
      </vt:variant>
      <vt:variant>
        <vt:lpwstr/>
      </vt:variant>
      <vt:variant>
        <vt:i4>655436</vt:i4>
      </vt:variant>
      <vt:variant>
        <vt:i4>990</vt:i4>
      </vt:variant>
      <vt:variant>
        <vt:i4>0</vt:i4>
      </vt:variant>
      <vt:variant>
        <vt:i4>5</vt:i4>
      </vt:variant>
      <vt:variant>
        <vt:lpwstr>http://www.buatraining.com/pcq.asp?PROD=Word</vt:lpwstr>
      </vt:variant>
      <vt:variant>
        <vt:lpwstr/>
      </vt:variant>
      <vt:variant>
        <vt:i4>4456449</vt:i4>
      </vt:variant>
      <vt:variant>
        <vt:i4>987</vt:i4>
      </vt:variant>
      <vt:variant>
        <vt:i4>0</vt:i4>
      </vt:variant>
      <vt:variant>
        <vt:i4>5</vt:i4>
      </vt:variant>
      <vt:variant>
        <vt:lpwstr>http://www.buatraining.com/course.asp?ID=Microsoft_Word_Intermediate_Training_Course</vt:lpwstr>
      </vt:variant>
      <vt:variant>
        <vt:lpwstr/>
      </vt:variant>
      <vt:variant>
        <vt:i4>655436</vt:i4>
      </vt:variant>
      <vt:variant>
        <vt:i4>984</vt:i4>
      </vt:variant>
      <vt:variant>
        <vt:i4>0</vt:i4>
      </vt:variant>
      <vt:variant>
        <vt:i4>5</vt:i4>
      </vt:variant>
      <vt:variant>
        <vt:lpwstr>http://www.buatraining.com/pcq.asp?PROD=Word</vt:lpwstr>
      </vt:variant>
      <vt:variant>
        <vt:lpwstr/>
      </vt:variant>
      <vt:variant>
        <vt:i4>655436</vt:i4>
      </vt:variant>
      <vt:variant>
        <vt:i4>981</vt:i4>
      </vt:variant>
      <vt:variant>
        <vt:i4>0</vt:i4>
      </vt:variant>
      <vt:variant>
        <vt:i4>5</vt:i4>
      </vt:variant>
      <vt:variant>
        <vt:lpwstr>http://www.buatraining.com/pcq.asp?PROD=Word</vt:lpwstr>
      </vt:variant>
      <vt:variant>
        <vt:lpwstr/>
      </vt:variant>
      <vt:variant>
        <vt:i4>4194314</vt:i4>
      </vt:variant>
      <vt:variant>
        <vt:i4>978</vt:i4>
      </vt:variant>
      <vt:variant>
        <vt:i4>0</vt:i4>
      </vt:variant>
      <vt:variant>
        <vt:i4>5</vt:i4>
      </vt:variant>
      <vt:variant>
        <vt:lpwstr>http://www.buatraining.com/course.asp?ID=Microsoft_Word_Advanced_Training_Course</vt:lpwstr>
      </vt:variant>
      <vt:variant>
        <vt:lpwstr/>
      </vt:variant>
      <vt:variant>
        <vt:i4>6684733</vt:i4>
      </vt:variant>
      <vt:variant>
        <vt:i4>975</vt:i4>
      </vt:variant>
      <vt:variant>
        <vt:i4>0</vt:i4>
      </vt:variant>
      <vt:variant>
        <vt:i4>5</vt:i4>
      </vt:variant>
      <vt:variant>
        <vt:lpwstr>http://www.buatraining.com/pcq.asp?PROD=PowerPoint</vt:lpwstr>
      </vt:variant>
      <vt:variant>
        <vt:lpwstr/>
      </vt:variant>
      <vt:variant>
        <vt:i4>6684733</vt:i4>
      </vt:variant>
      <vt:variant>
        <vt:i4>972</vt:i4>
      </vt:variant>
      <vt:variant>
        <vt:i4>0</vt:i4>
      </vt:variant>
      <vt:variant>
        <vt:i4>5</vt:i4>
      </vt:variant>
      <vt:variant>
        <vt:lpwstr>http://www.buatraining.com/pcq.asp?PROD=PowerPoint</vt:lpwstr>
      </vt:variant>
      <vt:variant>
        <vt:lpwstr/>
      </vt:variant>
      <vt:variant>
        <vt:i4>4063359</vt:i4>
      </vt:variant>
      <vt:variant>
        <vt:i4>969</vt:i4>
      </vt:variant>
      <vt:variant>
        <vt:i4>0</vt:i4>
      </vt:variant>
      <vt:variant>
        <vt:i4>5</vt:i4>
      </vt:variant>
      <vt:variant>
        <vt:lpwstr>http://www.buatraining.com/course.asp?ID=Microsoft_PowerPoint_Beginners_Training_Course</vt:lpwstr>
      </vt:variant>
      <vt:variant>
        <vt:lpwstr/>
      </vt:variant>
      <vt:variant>
        <vt:i4>65612</vt:i4>
      </vt:variant>
      <vt:variant>
        <vt:i4>966</vt:i4>
      </vt:variant>
      <vt:variant>
        <vt:i4>0</vt:i4>
      </vt:variant>
      <vt:variant>
        <vt:i4>5</vt:i4>
      </vt:variant>
      <vt:variant>
        <vt:lpwstr>http://www.buatraining.com/pcq.asp?PROD=Visio</vt:lpwstr>
      </vt:variant>
      <vt:variant>
        <vt:lpwstr/>
      </vt:variant>
      <vt:variant>
        <vt:i4>65612</vt:i4>
      </vt:variant>
      <vt:variant>
        <vt:i4>963</vt:i4>
      </vt:variant>
      <vt:variant>
        <vt:i4>0</vt:i4>
      </vt:variant>
      <vt:variant>
        <vt:i4>5</vt:i4>
      </vt:variant>
      <vt:variant>
        <vt:lpwstr>http://www.buatraining.com/pcq.asp?PROD=Visio</vt:lpwstr>
      </vt:variant>
      <vt:variant>
        <vt:lpwstr/>
      </vt:variant>
      <vt:variant>
        <vt:i4>7471133</vt:i4>
      </vt:variant>
      <vt:variant>
        <vt:i4>960</vt:i4>
      </vt:variant>
      <vt:variant>
        <vt:i4>0</vt:i4>
      </vt:variant>
      <vt:variant>
        <vt:i4>5</vt:i4>
      </vt:variant>
      <vt:variant>
        <vt:lpwstr>http://www.buatraining.com/course.asp?ID=Microsoft_Visio_Training_Course</vt:lpwstr>
      </vt:variant>
      <vt:variant>
        <vt:lpwstr/>
      </vt:variant>
      <vt:variant>
        <vt:i4>1835087</vt:i4>
      </vt:variant>
      <vt:variant>
        <vt:i4>957</vt:i4>
      </vt:variant>
      <vt:variant>
        <vt:i4>0</vt:i4>
      </vt:variant>
      <vt:variant>
        <vt:i4>5</vt:i4>
      </vt:variant>
      <vt:variant>
        <vt:lpwstr>http://www.buatraining.com/pcq.asp?PROD=Excel</vt:lpwstr>
      </vt:variant>
      <vt:variant>
        <vt:lpwstr/>
      </vt:variant>
      <vt:variant>
        <vt:i4>1835087</vt:i4>
      </vt:variant>
      <vt:variant>
        <vt:i4>954</vt:i4>
      </vt:variant>
      <vt:variant>
        <vt:i4>0</vt:i4>
      </vt:variant>
      <vt:variant>
        <vt:i4>5</vt:i4>
      </vt:variant>
      <vt:variant>
        <vt:lpwstr>http://www.buatraining.com/pcq.asp?PROD=Excel</vt:lpwstr>
      </vt:variant>
      <vt:variant>
        <vt:lpwstr/>
      </vt:variant>
      <vt:variant>
        <vt:i4>983119</vt:i4>
      </vt:variant>
      <vt:variant>
        <vt:i4>951</vt:i4>
      </vt:variant>
      <vt:variant>
        <vt:i4>0</vt:i4>
      </vt:variant>
      <vt:variant>
        <vt:i4>5</vt:i4>
      </vt:variant>
      <vt:variant>
        <vt:lpwstr>http://www.buatraining.com/course.asp?ID=Microsoft_Excel_Beginners_Training_Course</vt:lpwstr>
      </vt:variant>
      <vt:variant>
        <vt:lpwstr/>
      </vt:variant>
      <vt:variant>
        <vt:i4>655436</vt:i4>
      </vt:variant>
      <vt:variant>
        <vt:i4>948</vt:i4>
      </vt:variant>
      <vt:variant>
        <vt:i4>0</vt:i4>
      </vt:variant>
      <vt:variant>
        <vt:i4>5</vt:i4>
      </vt:variant>
      <vt:variant>
        <vt:lpwstr>http://www.buatraining.com/pcq.asp?PROD=Word</vt:lpwstr>
      </vt:variant>
      <vt:variant>
        <vt:lpwstr/>
      </vt:variant>
      <vt:variant>
        <vt:i4>655436</vt:i4>
      </vt:variant>
      <vt:variant>
        <vt:i4>945</vt:i4>
      </vt:variant>
      <vt:variant>
        <vt:i4>0</vt:i4>
      </vt:variant>
      <vt:variant>
        <vt:i4>5</vt:i4>
      </vt:variant>
      <vt:variant>
        <vt:lpwstr>http://www.buatraining.com/pcq.asp?PROD=Word</vt:lpwstr>
      </vt:variant>
      <vt:variant>
        <vt:lpwstr/>
      </vt:variant>
      <vt:variant>
        <vt:i4>5177363</vt:i4>
      </vt:variant>
      <vt:variant>
        <vt:i4>942</vt:i4>
      </vt:variant>
      <vt:variant>
        <vt:i4>0</vt:i4>
      </vt:variant>
      <vt:variant>
        <vt:i4>5</vt:i4>
      </vt:variant>
      <vt:variant>
        <vt:lpwstr>http://www.buatraining.com/course.asp?ID=Microsoft_Word_Beginners_Training_Course</vt:lpwstr>
      </vt:variant>
      <vt:variant>
        <vt:lpwstr/>
      </vt:variant>
      <vt:variant>
        <vt:i4>1835087</vt:i4>
      </vt:variant>
      <vt:variant>
        <vt:i4>939</vt:i4>
      </vt:variant>
      <vt:variant>
        <vt:i4>0</vt:i4>
      </vt:variant>
      <vt:variant>
        <vt:i4>5</vt:i4>
      </vt:variant>
      <vt:variant>
        <vt:lpwstr>http://www.buatraining.com/pcq.asp?PROD=Excel</vt:lpwstr>
      </vt:variant>
      <vt:variant>
        <vt:lpwstr/>
      </vt:variant>
      <vt:variant>
        <vt:i4>1835087</vt:i4>
      </vt:variant>
      <vt:variant>
        <vt:i4>936</vt:i4>
      </vt:variant>
      <vt:variant>
        <vt:i4>0</vt:i4>
      </vt:variant>
      <vt:variant>
        <vt:i4>5</vt:i4>
      </vt:variant>
      <vt:variant>
        <vt:lpwstr>http://www.buatraining.com/pcq.asp?PROD=Excel</vt:lpwstr>
      </vt:variant>
      <vt:variant>
        <vt:lpwstr/>
      </vt:variant>
      <vt:variant>
        <vt:i4>7864353</vt:i4>
      </vt:variant>
      <vt:variant>
        <vt:i4>933</vt:i4>
      </vt:variant>
      <vt:variant>
        <vt:i4>0</vt:i4>
      </vt:variant>
      <vt:variant>
        <vt:i4>5</vt:i4>
      </vt:variant>
      <vt:variant>
        <vt:lpwstr>http://www.buatraining.com/course.asp?ID=Microsoft_Excel_Intermediate_Training_Course</vt:lpwstr>
      </vt:variant>
      <vt:variant>
        <vt:lpwstr/>
      </vt:variant>
      <vt:variant>
        <vt:i4>1310733</vt:i4>
      </vt:variant>
      <vt:variant>
        <vt:i4>930</vt:i4>
      </vt:variant>
      <vt:variant>
        <vt:i4>0</vt:i4>
      </vt:variant>
      <vt:variant>
        <vt:i4>5</vt:i4>
      </vt:variant>
      <vt:variant>
        <vt:lpwstr>http://www.buatraining.com/pcq.asp?PROD=Assertive%20Communication</vt:lpwstr>
      </vt:variant>
      <vt:variant>
        <vt:lpwstr/>
      </vt:variant>
      <vt:variant>
        <vt:i4>1310733</vt:i4>
      </vt:variant>
      <vt:variant>
        <vt:i4>927</vt:i4>
      </vt:variant>
      <vt:variant>
        <vt:i4>0</vt:i4>
      </vt:variant>
      <vt:variant>
        <vt:i4>5</vt:i4>
      </vt:variant>
      <vt:variant>
        <vt:lpwstr>http://www.buatraining.com/pcq.asp?PROD=Assertive%20Communication</vt:lpwstr>
      </vt:variant>
      <vt:variant>
        <vt:lpwstr/>
      </vt:variant>
      <vt:variant>
        <vt:i4>7995411</vt:i4>
      </vt:variant>
      <vt:variant>
        <vt:i4>924</vt:i4>
      </vt:variant>
      <vt:variant>
        <vt:i4>0</vt:i4>
      </vt:variant>
      <vt:variant>
        <vt:i4>5</vt:i4>
      </vt:variant>
      <vt:variant>
        <vt:lpwstr>http://www.buatraining.com/course.asp?ID=Assertive_Communication_Training_Course</vt:lpwstr>
      </vt:variant>
      <vt:variant>
        <vt:lpwstr/>
      </vt:variant>
      <vt:variant>
        <vt:i4>655436</vt:i4>
      </vt:variant>
      <vt:variant>
        <vt:i4>921</vt:i4>
      </vt:variant>
      <vt:variant>
        <vt:i4>0</vt:i4>
      </vt:variant>
      <vt:variant>
        <vt:i4>5</vt:i4>
      </vt:variant>
      <vt:variant>
        <vt:lpwstr>http://www.buatraining.com/pcq.asp?PROD=Word</vt:lpwstr>
      </vt:variant>
      <vt:variant>
        <vt:lpwstr/>
      </vt:variant>
      <vt:variant>
        <vt:i4>655436</vt:i4>
      </vt:variant>
      <vt:variant>
        <vt:i4>918</vt:i4>
      </vt:variant>
      <vt:variant>
        <vt:i4>0</vt:i4>
      </vt:variant>
      <vt:variant>
        <vt:i4>5</vt:i4>
      </vt:variant>
      <vt:variant>
        <vt:lpwstr>http://www.buatraining.com/pcq.asp?PROD=Word</vt:lpwstr>
      </vt:variant>
      <vt:variant>
        <vt:lpwstr/>
      </vt:variant>
      <vt:variant>
        <vt:i4>5177363</vt:i4>
      </vt:variant>
      <vt:variant>
        <vt:i4>915</vt:i4>
      </vt:variant>
      <vt:variant>
        <vt:i4>0</vt:i4>
      </vt:variant>
      <vt:variant>
        <vt:i4>5</vt:i4>
      </vt:variant>
      <vt:variant>
        <vt:lpwstr>http://www.buatraining.com/course.asp?ID=Microsoft_Word_Beginners_Training_Course</vt:lpwstr>
      </vt:variant>
      <vt:variant>
        <vt:lpwstr/>
      </vt:variant>
      <vt:variant>
        <vt:i4>3735670</vt:i4>
      </vt:variant>
      <vt:variant>
        <vt:i4>912</vt:i4>
      </vt:variant>
      <vt:variant>
        <vt:i4>0</vt:i4>
      </vt:variant>
      <vt:variant>
        <vt:i4>5</vt:i4>
      </vt:variant>
      <vt:variant>
        <vt:lpwstr>http://www.buatraining.com/pcq.asp?PROD=Business%20Letter%20Writing</vt:lpwstr>
      </vt:variant>
      <vt:variant>
        <vt:lpwstr/>
      </vt:variant>
      <vt:variant>
        <vt:i4>3735670</vt:i4>
      </vt:variant>
      <vt:variant>
        <vt:i4>909</vt:i4>
      </vt:variant>
      <vt:variant>
        <vt:i4>0</vt:i4>
      </vt:variant>
      <vt:variant>
        <vt:i4>5</vt:i4>
      </vt:variant>
      <vt:variant>
        <vt:lpwstr>http://www.buatraining.com/pcq.asp?PROD=Business%20Letter%20Writing</vt:lpwstr>
      </vt:variant>
      <vt:variant>
        <vt:lpwstr/>
      </vt:variant>
      <vt:variant>
        <vt:i4>4325388</vt:i4>
      </vt:variant>
      <vt:variant>
        <vt:i4>906</vt:i4>
      </vt:variant>
      <vt:variant>
        <vt:i4>0</vt:i4>
      </vt:variant>
      <vt:variant>
        <vt:i4>5</vt:i4>
      </vt:variant>
      <vt:variant>
        <vt:lpwstr>http://www.buatraining.com/course.asp?ID=Business_Letter_Writing_Training_Course</vt:lpwstr>
      </vt:variant>
      <vt:variant>
        <vt:lpwstr/>
      </vt:variant>
      <vt:variant>
        <vt:i4>1835087</vt:i4>
      </vt:variant>
      <vt:variant>
        <vt:i4>903</vt:i4>
      </vt:variant>
      <vt:variant>
        <vt:i4>0</vt:i4>
      </vt:variant>
      <vt:variant>
        <vt:i4>5</vt:i4>
      </vt:variant>
      <vt:variant>
        <vt:lpwstr>http://www.buatraining.com/pcq.asp?PROD=Excel</vt:lpwstr>
      </vt:variant>
      <vt:variant>
        <vt:lpwstr/>
      </vt:variant>
      <vt:variant>
        <vt:i4>1835087</vt:i4>
      </vt:variant>
      <vt:variant>
        <vt:i4>900</vt:i4>
      </vt:variant>
      <vt:variant>
        <vt:i4>0</vt:i4>
      </vt:variant>
      <vt:variant>
        <vt:i4>5</vt:i4>
      </vt:variant>
      <vt:variant>
        <vt:lpwstr>http://www.buatraining.com/pcq.asp?PROD=Excel</vt:lpwstr>
      </vt:variant>
      <vt:variant>
        <vt:lpwstr/>
      </vt:variant>
      <vt:variant>
        <vt:i4>7864353</vt:i4>
      </vt:variant>
      <vt:variant>
        <vt:i4>897</vt:i4>
      </vt:variant>
      <vt:variant>
        <vt:i4>0</vt:i4>
      </vt:variant>
      <vt:variant>
        <vt:i4>5</vt:i4>
      </vt:variant>
      <vt:variant>
        <vt:lpwstr>http://www.buatraining.com/course.asp?ID=Microsoft_Excel_Intermediate_Training_Course</vt:lpwstr>
      </vt:variant>
      <vt:variant>
        <vt:lpwstr/>
      </vt:variant>
      <vt:variant>
        <vt:i4>7602232</vt:i4>
      </vt:variant>
      <vt:variant>
        <vt:i4>894</vt:i4>
      </vt:variant>
      <vt:variant>
        <vt:i4>0</vt:i4>
      </vt:variant>
      <vt:variant>
        <vt:i4>5</vt:i4>
      </vt:variant>
      <vt:variant>
        <vt:lpwstr>http://www.buatraining.com/pcq.asp?PROD=Access</vt:lpwstr>
      </vt:variant>
      <vt:variant>
        <vt:lpwstr/>
      </vt:variant>
      <vt:variant>
        <vt:i4>7602232</vt:i4>
      </vt:variant>
      <vt:variant>
        <vt:i4>891</vt:i4>
      </vt:variant>
      <vt:variant>
        <vt:i4>0</vt:i4>
      </vt:variant>
      <vt:variant>
        <vt:i4>5</vt:i4>
      </vt:variant>
      <vt:variant>
        <vt:lpwstr>http://www.buatraining.com/pcq.asp?PROD=Access</vt:lpwstr>
      </vt:variant>
      <vt:variant>
        <vt:lpwstr/>
      </vt:variant>
      <vt:variant>
        <vt:i4>3145855</vt:i4>
      </vt:variant>
      <vt:variant>
        <vt:i4>888</vt:i4>
      </vt:variant>
      <vt:variant>
        <vt:i4>0</vt:i4>
      </vt:variant>
      <vt:variant>
        <vt:i4>5</vt:i4>
      </vt:variant>
      <vt:variant>
        <vt:lpwstr>http://www.buatraining.com/course.asp?ID=Microsoft_Access_Intermediate_Training_Course</vt:lpwstr>
      </vt:variant>
      <vt:variant>
        <vt:lpwstr/>
      </vt:variant>
      <vt:variant>
        <vt:i4>655436</vt:i4>
      </vt:variant>
      <vt:variant>
        <vt:i4>885</vt:i4>
      </vt:variant>
      <vt:variant>
        <vt:i4>0</vt:i4>
      </vt:variant>
      <vt:variant>
        <vt:i4>5</vt:i4>
      </vt:variant>
      <vt:variant>
        <vt:lpwstr>http://www.buatraining.com/pcq.asp?PROD=Word</vt:lpwstr>
      </vt:variant>
      <vt:variant>
        <vt:lpwstr/>
      </vt:variant>
      <vt:variant>
        <vt:i4>655436</vt:i4>
      </vt:variant>
      <vt:variant>
        <vt:i4>882</vt:i4>
      </vt:variant>
      <vt:variant>
        <vt:i4>0</vt:i4>
      </vt:variant>
      <vt:variant>
        <vt:i4>5</vt:i4>
      </vt:variant>
      <vt:variant>
        <vt:lpwstr>http://www.buatraining.com/pcq.asp?PROD=Word</vt:lpwstr>
      </vt:variant>
      <vt:variant>
        <vt:lpwstr/>
      </vt:variant>
      <vt:variant>
        <vt:i4>4194314</vt:i4>
      </vt:variant>
      <vt:variant>
        <vt:i4>879</vt:i4>
      </vt:variant>
      <vt:variant>
        <vt:i4>0</vt:i4>
      </vt:variant>
      <vt:variant>
        <vt:i4>5</vt:i4>
      </vt:variant>
      <vt:variant>
        <vt:lpwstr>http://www.buatraining.com/course.asp?ID=Microsoft_Word_Advanced_Training_Course</vt:lpwstr>
      </vt:variant>
      <vt:variant>
        <vt:lpwstr/>
      </vt:variant>
      <vt:variant>
        <vt:i4>7995443</vt:i4>
      </vt:variant>
      <vt:variant>
        <vt:i4>876</vt:i4>
      </vt:variant>
      <vt:variant>
        <vt:i4>0</vt:i4>
      </vt:variant>
      <vt:variant>
        <vt:i4>5</vt:i4>
      </vt:variant>
      <vt:variant>
        <vt:lpwstr>http://www.buatraining.com/pcq.asp?PROD=Project</vt:lpwstr>
      </vt:variant>
      <vt:variant>
        <vt:lpwstr/>
      </vt:variant>
      <vt:variant>
        <vt:i4>7995443</vt:i4>
      </vt:variant>
      <vt:variant>
        <vt:i4>873</vt:i4>
      </vt:variant>
      <vt:variant>
        <vt:i4>0</vt:i4>
      </vt:variant>
      <vt:variant>
        <vt:i4>5</vt:i4>
      </vt:variant>
      <vt:variant>
        <vt:lpwstr>http://www.buatraining.com/pcq.asp?PROD=Project</vt:lpwstr>
      </vt:variant>
      <vt:variant>
        <vt:lpwstr/>
      </vt:variant>
      <vt:variant>
        <vt:i4>7012393</vt:i4>
      </vt:variant>
      <vt:variant>
        <vt:i4>870</vt:i4>
      </vt:variant>
      <vt:variant>
        <vt:i4>0</vt:i4>
      </vt:variant>
      <vt:variant>
        <vt:i4>5</vt:i4>
      </vt:variant>
      <vt:variant>
        <vt:lpwstr>http://www.buatraining.com/course.asp?ID=Microsoft_Project_Beginners_Training_Course</vt:lpwstr>
      </vt:variant>
      <vt:variant>
        <vt:lpwstr/>
      </vt:variant>
      <vt:variant>
        <vt:i4>7602232</vt:i4>
      </vt:variant>
      <vt:variant>
        <vt:i4>867</vt:i4>
      </vt:variant>
      <vt:variant>
        <vt:i4>0</vt:i4>
      </vt:variant>
      <vt:variant>
        <vt:i4>5</vt:i4>
      </vt:variant>
      <vt:variant>
        <vt:lpwstr>http://www.buatraining.com/pcq.asp?PROD=Access</vt:lpwstr>
      </vt:variant>
      <vt:variant>
        <vt:lpwstr/>
      </vt:variant>
      <vt:variant>
        <vt:i4>7602232</vt:i4>
      </vt:variant>
      <vt:variant>
        <vt:i4>864</vt:i4>
      </vt:variant>
      <vt:variant>
        <vt:i4>0</vt:i4>
      </vt:variant>
      <vt:variant>
        <vt:i4>5</vt:i4>
      </vt:variant>
      <vt:variant>
        <vt:lpwstr>http://www.buatraining.com/pcq.asp?PROD=Access</vt:lpwstr>
      </vt:variant>
      <vt:variant>
        <vt:lpwstr/>
      </vt:variant>
      <vt:variant>
        <vt:i4>3866733</vt:i4>
      </vt:variant>
      <vt:variant>
        <vt:i4>861</vt:i4>
      </vt:variant>
      <vt:variant>
        <vt:i4>0</vt:i4>
      </vt:variant>
      <vt:variant>
        <vt:i4>5</vt:i4>
      </vt:variant>
      <vt:variant>
        <vt:lpwstr>http://www.buatraining.com/course.asp?ID=Microsoft_Access_Beginners_Training_Course</vt:lpwstr>
      </vt:variant>
      <vt:variant>
        <vt:lpwstr/>
      </vt:variant>
      <vt:variant>
        <vt:i4>655436</vt:i4>
      </vt:variant>
      <vt:variant>
        <vt:i4>858</vt:i4>
      </vt:variant>
      <vt:variant>
        <vt:i4>0</vt:i4>
      </vt:variant>
      <vt:variant>
        <vt:i4>5</vt:i4>
      </vt:variant>
      <vt:variant>
        <vt:lpwstr>http://www.buatraining.com/pcq.asp?PROD=Word</vt:lpwstr>
      </vt:variant>
      <vt:variant>
        <vt:lpwstr/>
      </vt:variant>
      <vt:variant>
        <vt:i4>655436</vt:i4>
      </vt:variant>
      <vt:variant>
        <vt:i4>855</vt:i4>
      </vt:variant>
      <vt:variant>
        <vt:i4>0</vt:i4>
      </vt:variant>
      <vt:variant>
        <vt:i4>5</vt:i4>
      </vt:variant>
      <vt:variant>
        <vt:lpwstr>http://www.buatraining.com/pcq.asp?PROD=Word</vt:lpwstr>
      </vt:variant>
      <vt:variant>
        <vt:lpwstr/>
      </vt:variant>
      <vt:variant>
        <vt:i4>4456449</vt:i4>
      </vt:variant>
      <vt:variant>
        <vt:i4>852</vt:i4>
      </vt:variant>
      <vt:variant>
        <vt:i4>0</vt:i4>
      </vt:variant>
      <vt:variant>
        <vt:i4>5</vt:i4>
      </vt:variant>
      <vt:variant>
        <vt:lpwstr>http://www.buatraining.com/course.asp?ID=Microsoft_Word_Intermediate_Training_Course</vt:lpwstr>
      </vt:variant>
      <vt:variant>
        <vt:lpwstr/>
      </vt:variant>
      <vt:variant>
        <vt:i4>1835087</vt:i4>
      </vt:variant>
      <vt:variant>
        <vt:i4>849</vt:i4>
      </vt:variant>
      <vt:variant>
        <vt:i4>0</vt:i4>
      </vt:variant>
      <vt:variant>
        <vt:i4>5</vt:i4>
      </vt:variant>
      <vt:variant>
        <vt:lpwstr>http://www.buatraining.com/pcq.asp?PROD=Excel</vt:lpwstr>
      </vt:variant>
      <vt:variant>
        <vt:lpwstr/>
      </vt:variant>
      <vt:variant>
        <vt:i4>1835087</vt:i4>
      </vt:variant>
      <vt:variant>
        <vt:i4>846</vt:i4>
      </vt:variant>
      <vt:variant>
        <vt:i4>0</vt:i4>
      </vt:variant>
      <vt:variant>
        <vt:i4>5</vt:i4>
      </vt:variant>
      <vt:variant>
        <vt:lpwstr>http://www.buatraining.com/pcq.asp?PROD=Excel</vt:lpwstr>
      </vt:variant>
      <vt:variant>
        <vt:lpwstr/>
      </vt:variant>
      <vt:variant>
        <vt:i4>7536677</vt:i4>
      </vt:variant>
      <vt:variant>
        <vt:i4>843</vt:i4>
      </vt:variant>
      <vt:variant>
        <vt:i4>0</vt:i4>
      </vt:variant>
      <vt:variant>
        <vt:i4>5</vt:i4>
      </vt:variant>
      <vt:variant>
        <vt:lpwstr>http://www.buatraining.com/course.asp?ID=Microsoft_Excel_Advanced_Training_Course</vt:lpwstr>
      </vt:variant>
      <vt:variant>
        <vt:lpwstr/>
      </vt:variant>
      <vt:variant>
        <vt:i4>1835087</vt:i4>
      </vt:variant>
      <vt:variant>
        <vt:i4>840</vt:i4>
      </vt:variant>
      <vt:variant>
        <vt:i4>0</vt:i4>
      </vt:variant>
      <vt:variant>
        <vt:i4>5</vt:i4>
      </vt:variant>
      <vt:variant>
        <vt:lpwstr>http://www.buatraining.com/pcq.asp?PROD=Excel</vt:lpwstr>
      </vt:variant>
      <vt:variant>
        <vt:lpwstr/>
      </vt:variant>
      <vt:variant>
        <vt:i4>1835087</vt:i4>
      </vt:variant>
      <vt:variant>
        <vt:i4>837</vt:i4>
      </vt:variant>
      <vt:variant>
        <vt:i4>0</vt:i4>
      </vt:variant>
      <vt:variant>
        <vt:i4>5</vt:i4>
      </vt:variant>
      <vt:variant>
        <vt:lpwstr>http://www.buatraining.com/pcq.asp?PROD=Excel</vt:lpwstr>
      </vt:variant>
      <vt:variant>
        <vt:lpwstr/>
      </vt:variant>
      <vt:variant>
        <vt:i4>983119</vt:i4>
      </vt:variant>
      <vt:variant>
        <vt:i4>834</vt:i4>
      </vt:variant>
      <vt:variant>
        <vt:i4>0</vt:i4>
      </vt:variant>
      <vt:variant>
        <vt:i4>5</vt:i4>
      </vt:variant>
      <vt:variant>
        <vt:lpwstr>http://www.buatraining.com/course.asp?ID=Microsoft_Excel_Beginners_Training_Course</vt:lpwstr>
      </vt:variant>
      <vt:variant>
        <vt:lpwstr/>
      </vt:variant>
      <vt:variant>
        <vt:i4>4980804</vt:i4>
      </vt:variant>
      <vt:variant>
        <vt:i4>831</vt:i4>
      </vt:variant>
      <vt:variant>
        <vt:i4>0</vt:i4>
      </vt:variant>
      <vt:variant>
        <vt:i4>5</vt:i4>
      </vt:variant>
      <vt:variant>
        <vt:lpwstr>http://www.buatraining.com/pcq.asp?PROD=Presentation%20Skills</vt:lpwstr>
      </vt:variant>
      <vt:variant>
        <vt:lpwstr/>
      </vt:variant>
      <vt:variant>
        <vt:i4>4980804</vt:i4>
      </vt:variant>
      <vt:variant>
        <vt:i4>828</vt:i4>
      </vt:variant>
      <vt:variant>
        <vt:i4>0</vt:i4>
      </vt:variant>
      <vt:variant>
        <vt:i4>5</vt:i4>
      </vt:variant>
      <vt:variant>
        <vt:lpwstr>http://www.buatraining.com/pcq.asp?PROD=Presentation%20Skills</vt:lpwstr>
      </vt:variant>
      <vt:variant>
        <vt:lpwstr/>
      </vt:variant>
      <vt:variant>
        <vt:i4>5636147</vt:i4>
      </vt:variant>
      <vt:variant>
        <vt:i4>825</vt:i4>
      </vt:variant>
      <vt:variant>
        <vt:i4>0</vt:i4>
      </vt:variant>
      <vt:variant>
        <vt:i4>5</vt:i4>
      </vt:variant>
      <vt:variant>
        <vt:lpwstr>http://www.buatraining.com/course.asp?ID=Presentation_Skills_Training_Course</vt:lpwstr>
      </vt:variant>
      <vt:variant>
        <vt:lpwstr/>
      </vt:variant>
      <vt:variant>
        <vt:i4>6684733</vt:i4>
      </vt:variant>
      <vt:variant>
        <vt:i4>822</vt:i4>
      </vt:variant>
      <vt:variant>
        <vt:i4>0</vt:i4>
      </vt:variant>
      <vt:variant>
        <vt:i4>5</vt:i4>
      </vt:variant>
      <vt:variant>
        <vt:lpwstr>http://www.buatraining.com/pcq.asp?PROD=PowerPoint</vt:lpwstr>
      </vt:variant>
      <vt:variant>
        <vt:lpwstr/>
      </vt:variant>
      <vt:variant>
        <vt:i4>6684733</vt:i4>
      </vt:variant>
      <vt:variant>
        <vt:i4>819</vt:i4>
      </vt:variant>
      <vt:variant>
        <vt:i4>0</vt:i4>
      </vt:variant>
      <vt:variant>
        <vt:i4>5</vt:i4>
      </vt:variant>
      <vt:variant>
        <vt:lpwstr>http://www.buatraining.com/pcq.asp?PROD=PowerPoint</vt:lpwstr>
      </vt:variant>
      <vt:variant>
        <vt:lpwstr/>
      </vt:variant>
      <vt:variant>
        <vt:i4>3473517</vt:i4>
      </vt:variant>
      <vt:variant>
        <vt:i4>816</vt:i4>
      </vt:variant>
      <vt:variant>
        <vt:i4>0</vt:i4>
      </vt:variant>
      <vt:variant>
        <vt:i4>5</vt:i4>
      </vt:variant>
      <vt:variant>
        <vt:lpwstr>http://www.buatraining.com/course.asp?ID=Microsoft_PowerPoint_Intermediate_Training_Course</vt:lpwstr>
      </vt:variant>
      <vt:variant>
        <vt:lpwstr/>
      </vt:variant>
      <vt:variant>
        <vt:i4>7602232</vt:i4>
      </vt:variant>
      <vt:variant>
        <vt:i4>813</vt:i4>
      </vt:variant>
      <vt:variant>
        <vt:i4>0</vt:i4>
      </vt:variant>
      <vt:variant>
        <vt:i4>5</vt:i4>
      </vt:variant>
      <vt:variant>
        <vt:lpwstr>http://www.buatraining.com/pcq.asp?PROD=Access</vt:lpwstr>
      </vt:variant>
      <vt:variant>
        <vt:lpwstr/>
      </vt:variant>
      <vt:variant>
        <vt:i4>7602232</vt:i4>
      </vt:variant>
      <vt:variant>
        <vt:i4>810</vt:i4>
      </vt:variant>
      <vt:variant>
        <vt:i4>0</vt:i4>
      </vt:variant>
      <vt:variant>
        <vt:i4>5</vt:i4>
      </vt:variant>
      <vt:variant>
        <vt:lpwstr>http://www.buatraining.com/pcq.asp?PROD=Access</vt:lpwstr>
      </vt:variant>
      <vt:variant>
        <vt:lpwstr/>
      </vt:variant>
      <vt:variant>
        <vt:i4>3145855</vt:i4>
      </vt:variant>
      <vt:variant>
        <vt:i4>807</vt:i4>
      </vt:variant>
      <vt:variant>
        <vt:i4>0</vt:i4>
      </vt:variant>
      <vt:variant>
        <vt:i4>5</vt:i4>
      </vt:variant>
      <vt:variant>
        <vt:lpwstr>http://www.buatraining.com/course.asp?ID=Microsoft_Access_Intermediate_Training_Course</vt:lpwstr>
      </vt:variant>
      <vt:variant>
        <vt:lpwstr/>
      </vt:variant>
      <vt:variant>
        <vt:i4>655436</vt:i4>
      </vt:variant>
      <vt:variant>
        <vt:i4>804</vt:i4>
      </vt:variant>
      <vt:variant>
        <vt:i4>0</vt:i4>
      </vt:variant>
      <vt:variant>
        <vt:i4>5</vt:i4>
      </vt:variant>
      <vt:variant>
        <vt:lpwstr>http://www.buatraining.com/pcq.asp?PROD=Word</vt:lpwstr>
      </vt:variant>
      <vt:variant>
        <vt:lpwstr/>
      </vt:variant>
      <vt:variant>
        <vt:i4>655436</vt:i4>
      </vt:variant>
      <vt:variant>
        <vt:i4>801</vt:i4>
      </vt:variant>
      <vt:variant>
        <vt:i4>0</vt:i4>
      </vt:variant>
      <vt:variant>
        <vt:i4>5</vt:i4>
      </vt:variant>
      <vt:variant>
        <vt:lpwstr>http://www.buatraining.com/pcq.asp?PROD=Word</vt:lpwstr>
      </vt:variant>
      <vt:variant>
        <vt:lpwstr/>
      </vt:variant>
      <vt:variant>
        <vt:i4>5177363</vt:i4>
      </vt:variant>
      <vt:variant>
        <vt:i4>798</vt:i4>
      </vt:variant>
      <vt:variant>
        <vt:i4>0</vt:i4>
      </vt:variant>
      <vt:variant>
        <vt:i4>5</vt:i4>
      </vt:variant>
      <vt:variant>
        <vt:lpwstr>http://www.buatraining.com/course.asp?ID=Microsoft_Word_Beginners_Training_Course</vt:lpwstr>
      </vt:variant>
      <vt:variant>
        <vt:lpwstr/>
      </vt:variant>
      <vt:variant>
        <vt:i4>655436</vt:i4>
      </vt:variant>
      <vt:variant>
        <vt:i4>795</vt:i4>
      </vt:variant>
      <vt:variant>
        <vt:i4>0</vt:i4>
      </vt:variant>
      <vt:variant>
        <vt:i4>5</vt:i4>
      </vt:variant>
      <vt:variant>
        <vt:lpwstr>http://www.buatraining.com/pcq.asp?PROD=Word</vt:lpwstr>
      </vt:variant>
      <vt:variant>
        <vt:lpwstr/>
      </vt:variant>
      <vt:variant>
        <vt:i4>655436</vt:i4>
      </vt:variant>
      <vt:variant>
        <vt:i4>792</vt:i4>
      </vt:variant>
      <vt:variant>
        <vt:i4>0</vt:i4>
      </vt:variant>
      <vt:variant>
        <vt:i4>5</vt:i4>
      </vt:variant>
      <vt:variant>
        <vt:lpwstr>http://www.buatraining.com/pcq.asp?PROD=Word</vt:lpwstr>
      </vt:variant>
      <vt:variant>
        <vt:lpwstr/>
      </vt:variant>
      <vt:variant>
        <vt:i4>4456449</vt:i4>
      </vt:variant>
      <vt:variant>
        <vt:i4>789</vt:i4>
      </vt:variant>
      <vt:variant>
        <vt:i4>0</vt:i4>
      </vt:variant>
      <vt:variant>
        <vt:i4>5</vt:i4>
      </vt:variant>
      <vt:variant>
        <vt:lpwstr>http://www.buatraining.com/course.asp?ID=Microsoft_Word_Intermediate_Training_Course</vt:lpwstr>
      </vt:variant>
      <vt:variant>
        <vt:lpwstr/>
      </vt:variant>
      <vt:variant>
        <vt:i4>1835087</vt:i4>
      </vt:variant>
      <vt:variant>
        <vt:i4>786</vt:i4>
      </vt:variant>
      <vt:variant>
        <vt:i4>0</vt:i4>
      </vt:variant>
      <vt:variant>
        <vt:i4>5</vt:i4>
      </vt:variant>
      <vt:variant>
        <vt:lpwstr>http://www.buatraining.com/pcq.asp?PROD=Excel</vt:lpwstr>
      </vt:variant>
      <vt:variant>
        <vt:lpwstr/>
      </vt:variant>
      <vt:variant>
        <vt:i4>1835087</vt:i4>
      </vt:variant>
      <vt:variant>
        <vt:i4>783</vt:i4>
      </vt:variant>
      <vt:variant>
        <vt:i4>0</vt:i4>
      </vt:variant>
      <vt:variant>
        <vt:i4>5</vt:i4>
      </vt:variant>
      <vt:variant>
        <vt:lpwstr>http://www.buatraining.com/pcq.asp?PROD=Excel</vt:lpwstr>
      </vt:variant>
      <vt:variant>
        <vt:lpwstr/>
      </vt:variant>
      <vt:variant>
        <vt:i4>7864353</vt:i4>
      </vt:variant>
      <vt:variant>
        <vt:i4>780</vt:i4>
      </vt:variant>
      <vt:variant>
        <vt:i4>0</vt:i4>
      </vt:variant>
      <vt:variant>
        <vt:i4>5</vt:i4>
      </vt:variant>
      <vt:variant>
        <vt:lpwstr>http://www.buatraining.com/course.asp?ID=Microsoft_Excel_Intermediate_Training_Course</vt:lpwstr>
      </vt:variant>
      <vt:variant>
        <vt:lpwstr/>
      </vt:variant>
      <vt:variant>
        <vt:i4>6684733</vt:i4>
      </vt:variant>
      <vt:variant>
        <vt:i4>777</vt:i4>
      </vt:variant>
      <vt:variant>
        <vt:i4>0</vt:i4>
      </vt:variant>
      <vt:variant>
        <vt:i4>5</vt:i4>
      </vt:variant>
      <vt:variant>
        <vt:lpwstr>http://www.buatraining.com/pcq.asp?PROD=PowerPoint</vt:lpwstr>
      </vt:variant>
      <vt:variant>
        <vt:lpwstr/>
      </vt:variant>
      <vt:variant>
        <vt:i4>6684733</vt:i4>
      </vt:variant>
      <vt:variant>
        <vt:i4>774</vt:i4>
      </vt:variant>
      <vt:variant>
        <vt:i4>0</vt:i4>
      </vt:variant>
      <vt:variant>
        <vt:i4>5</vt:i4>
      </vt:variant>
      <vt:variant>
        <vt:lpwstr>http://www.buatraining.com/pcq.asp?PROD=PowerPoint</vt:lpwstr>
      </vt:variant>
      <vt:variant>
        <vt:lpwstr/>
      </vt:variant>
      <vt:variant>
        <vt:i4>4063359</vt:i4>
      </vt:variant>
      <vt:variant>
        <vt:i4>771</vt:i4>
      </vt:variant>
      <vt:variant>
        <vt:i4>0</vt:i4>
      </vt:variant>
      <vt:variant>
        <vt:i4>5</vt:i4>
      </vt:variant>
      <vt:variant>
        <vt:lpwstr>http://www.buatraining.com/course.asp?ID=Microsoft_PowerPoint_Beginners_Training_Course</vt:lpwstr>
      </vt:variant>
      <vt:variant>
        <vt:lpwstr/>
      </vt:variant>
      <vt:variant>
        <vt:i4>65612</vt:i4>
      </vt:variant>
      <vt:variant>
        <vt:i4>768</vt:i4>
      </vt:variant>
      <vt:variant>
        <vt:i4>0</vt:i4>
      </vt:variant>
      <vt:variant>
        <vt:i4>5</vt:i4>
      </vt:variant>
      <vt:variant>
        <vt:lpwstr>http://www.buatraining.com/pcq.asp?PROD=Visio</vt:lpwstr>
      </vt:variant>
      <vt:variant>
        <vt:lpwstr/>
      </vt:variant>
      <vt:variant>
        <vt:i4>65612</vt:i4>
      </vt:variant>
      <vt:variant>
        <vt:i4>765</vt:i4>
      </vt:variant>
      <vt:variant>
        <vt:i4>0</vt:i4>
      </vt:variant>
      <vt:variant>
        <vt:i4>5</vt:i4>
      </vt:variant>
      <vt:variant>
        <vt:lpwstr>http://www.buatraining.com/pcq.asp?PROD=Visio</vt:lpwstr>
      </vt:variant>
      <vt:variant>
        <vt:lpwstr/>
      </vt:variant>
      <vt:variant>
        <vt:i4>7471133</vt:i4>
      </vt:variant>
      <vt:variant>
        <vt:i4>762</vt:i4>
      </vt:variant>
      <vt:variant>
        <vt:i4>0</vt:i4>
      </vt:variant>
      <vt:variant>
        <vt:i4>5</vt:i4>
      </vt:variant>
      <vt:variant>
        <vt:lpwstr>http://www.buatraining.com/course.asp?ID=Microsoft_Visio_Training_Course</vt:lpwstr>
      </vt:variant>
      <vt:variant>
        <vt:lpwstr/>
      </vt:variant>
      <vt:variant>
        <vt:i4>1835087</vt:i4>
      </vt:variant>
      <vt:variant>
        <vt:i4>759</vt:i4>
      </vt:variant>
      <vt:variant>
        <vt:i4>0</vt:i4>
      </vt:variant>
      <vt:variant>
        <vt:i4>5</vt:i4>
      </vt:variant>
      <vt:variant>
        <vt:lpwstr>http://www.buatraining.com/pcq.asp?PROD=Excel</vt:lpwstr>
      </vt:variant>
      <vt:variant>
        <vt:lpwstr/>
      </vt:variant>
      <vt:variant>
        <vt:i4>1835087</vt:i4>
      </vt:variant>
      <vt:variant>
        <vt:i4>756</vt:i4>
      </vt:variant>
      <vt:variant>
        <vt:i4>0</vt:i4>
      </vt:variant>
      <vt:variant>
        <vt:i4>5</vt:i4>
      </vt:variant>
      <vt:variant>
        <vt:lpwstr>http://www.buatraining.com/pcq.asp?PROD=Excel</vt:lpwstr>
      </vt:variant>
      <vt:variant>
        <vt:lpwstr/>
      </vt:variant>
      <vt:variant>
        <vt:i4>7536677</vt:i4>
      </vt:variant>
      <vt:variant>
        <vt:i4>753</vt:i4>
      </vt:variant>
      <vt:variant>
        <vt:i4>0</vt:i4>
      </vt:variant>
      <vt:variant>
        <vt:i4>5</vt:i4>
      </vt:variant>
      <vt:variant>
        <vt:lpwstr>http://www.buatraining.com/course.asp?ID=Microsoft_Excel_Advanced_Training_Course</vt:lpwstr>
      </vt:variant>
      <vt:variant>
        <vt:lpwstr/>
      </vt:variant>
      <vt:variant>
        <vt:i4>655436</vt:i4>
      </vt:variant>
      <vt:variant>
        <vt:i4>750</vt:i4>
      </vt:variant>
      <vt:variant>
        <vt:i4>0</vt:i4>
      </vt:variant>
      <vt:variant>
        <vt:i4>5</vt:i4>
      </vt:variant>
      <vt:variant>
        <vt:lpwstr>http://www.buatraining.com/pcq.asp?PROD=Word</vt:lpwstr>
      </vt:variant>
      <vt:variant>
        <vt:lpwstr/>
      </vt:variant>
      <vt:variant>
        <vt:i4>655436</vt:i4>
      </vt:variant>
      <vt:variant>
        <vt:i4>747</vt:i4>
      </vt:variant>
      <vt:variant>
        <vt:i4>0</vt:i4>
      </vt:variant>
      <vt:variant>
        <vt:i4>5</vt:i4>
      </vt:variant>
      <vt:variant>
        <vt:lpwstr>http://www.buatraining.com/pcq.asp?PROD=Word</vt:lpwstr>
      </vt:variant>
      <vt:variant>
        <vt:lpwstr/>
      </vt:variant>
      <vt:variant>
        <vt:i4>4194314</vt:i4>
      </vt:variant>
      <vt:variant>
        <vt:i4>744</vt:i4>
      </vt:variant>
      <vt:variant>
        <vt:i4>0</vt:i4>
      </vt:variant>
      <vt:variant>
        <vt:i4>5</vt:i4>
      </vt:variant>
      <vt:variant>
        <vt:lpwstr>http://www.buatraining.com/course.asp?ID=Microsoft_Word_Advanced_Training_Course</vt:lpwstr>
      </vt:variant>
      <vt:variant>
        <vt:lpwstr/>
      </vt:variant>
      <vt:variant>
        <vt:i4>1835087</vt:i4>
      </vt:variant>
      <vt:variant>
        <vt:i4>741</vt:i4>
      </vt:variant>
      <vt:variant>
        <vt:i4>0</vt:i4>
      </vt:variant>
      <vt:variant>
        <vt:i4>5</vt:i4>
      </vt:variant>
      <vt:variant>
        <vt:lpwstr>http://www.buatraining.com/pcq.asp?PROD=Excel</vt:lpwstr>
      </vt:variant>
      <vt:variant>
        <vt:lpwstr/>
      </vt:variant>
      <vt:variant>
        <vt:i4>1835087</vt:i4>
      </vt:variant>
      <vt:variant>
        <vt:i4>738</vt:i4>
      </vt:variant>
      <vt:variant>
        <vt:i4>0</vt:i4>
      </vt:variant>
      <vt:variant>
        <vt:i4>5</vt:i4>
      </vt:variant>
      <vt:variant>
        <vt:lpwstr>http://www.buatraining.com/pcq.asp?PROD=Excel</vt:lpwstr>
      </vt:variant>
      <vt:variant>
        <vt:lpwstr/>
      </vt:variant>
      <vt:variant>
        <vt:i4>983119</vt:i4>
      </vt:variant>
      <vt:variant>
        <vt:i4>735</vt:i4>
      </vt:variant>
      <vt:variant>
        <vt:i4>0</vt:i4>
      </vt:variant>
      <vt:variant>
        <vt:i4>5</vt:i4>
      </vt:variant>
      <vt:variant>
        <vt:lpwstr>http://www.buatraining.com/course.asp?ID=Microsoft_Excel_Beginners_Training_Course</vt:lpwstr>
      </vt:variant>
      <vt:variant>
        <vt:lpwstr/>
      </vt:variant>
      <vt:variant>
        <vt:i4>655436</vt:i4>
      </vt:variant>
      <vt:variant>
        <vt:i4>732</vt:i4>
      </vt:variant>
      <vt:variant>
        <vt:i4>0</vt:i4>
      </vt:variant>
      <vt:variant>
        <vt:i4>5</vt:i4>
      </vt:variant>
      <vt:variant>
        <vt:lpwstr>http://www.buatraining.com/pcq.asp?PROD=Word</vt:lpwstr>
      </vt:variant>
      <vt:variant>
        <vt:lpwstr/>
      </vt:variant>
      <vt:variant>
        <vt:i4>655436</vt:i4>
      </vt:variant>
      <vt:variant>
        <vt:i4>729</vt:i4>
      </vt:variant>
      <vt:variant>
        <vt:i4>0</vt:i4>
      </vt:variant>
      <vt:variant>
        <vt:i4>5</vt:i4>
      </vt:variant>
      <vt:variant>
        <vt:lpwstr>http://www.buatraining.com/pcq.asp?PROD=Word</vt:lpwstr>
      </vt:variant>
      <vt:variant>
        <vt:lpwstr/>
      </vt:variant>
      <vt:variant>
        <vt:i4>4194314</vt:i4>
      </vt:variant>
      <vt:variant>
        <vt:i4>726</vt:i4>
      </vt:variant>
      <vt:variant>
        <vt:i4>0</vt:i4>
      </vt:variant>
      <vt:variant>
        <vt:i4>5</vt:i4>
      </vt:variant>
      <vt:variant>
        <vt:lpwstr>http://www.buatraining.com/course.asp?ID=Microsoft_Word_Advanced_Training_Course</vt:lpwstr>
      </vt:variant>
      <vt:variant>
        <vt:lpwstr/>
      </vt:variant>
      <vt:variant>
        <vt:i4>2621561</vt:i4>
      </vt:variant>
      <vt:variant>
        <vt:i4>723</vt:i4>
      </vt:variant>
      <vt:variant>
        <vt:i4>0</vt:i4>
      </vt:variant>
      <vt:variant>
        <vt:i4>5</vt:i4>
      </vt:variant>
      <vt:variant>
        <vt:lpwstr>http://www.buatraining.com/pcq.asp?PROD=Effective%20Customer%20Care</vt:lpwstr>
      </vt:variant>
      <vt:variant>
        <vt:lpwstr/>
      </vt:variant>
      <vt:variant>
        <vt:i4>2621561</vt:i4>
      </vt:variant>
      <vt:variant>
        <vt:i4>720</vt:i4>
      </vt:variant>
      <vt:variant>
        <vt:i4>0</vt:i4>
      </vt:variant>
      <vt:variant>
        <vt:i4>5</vt:i4>
      </vt:variant>
      <vt:variant>
        <vt:lpwstr>http://www.buatraining.com/pcq.asp?PROD=Effective%20Customer%20Care</vt:lpwstr>
      </vt:variant>
      <vt:variant>
        <vt:lpwstr/>
      </vt:variant>
      <vt:variant>
        <vt:i4>5177373</vt:i4>
      </vt:variant>
      <vt:variant>
        <vt:i4>717</vt:i4>
      </vt:variant>
      <vt:variant>
        <vt:i4>0</vt:i4>
      </vt:variant>
      <vt:variant>
        <vt:i4>5</vt:i4>
      </vt:variant>
      <vt:variant>
        <vt:lpwstr>http://www.buatraining.com/course.asp?ID=Effective_Customer_Care_Training_Course</vt:lpwstr>
      </vt:variant>
      <vt:variant>
        <vt:lpwstr/>
      </vt:variant>
      <vt:variant>
        <vt:i4>6684733</vt:i4>
      </vt:variant>
      <vt:variant>
        <vt:i4>714</vt:i4>
      </vt:variant>
      <vt:variant>
        <vt:i4>0</vt:i4>
      </vt:variant>
      <vt:variant>
        <vt:i4>5</vt:i4>
      </vt:variant>
      <vt:variant>
        <vt:lpwstr>http://www.buatraining.com/pcq.asp?PROD=PowerPoint</vt:lpwstr>
      </vt:variant>
      <vt:variant>
        <vt:lpwstr/>
      </vt:variant>
      <vt:variant>
        <vt:i4>6684733</vt:i4>
      </vt:variant>
      <vt:variant>
        <vt:i4>711</vt:i4>
      </vt:variant>
      <vt:variant>
        <vt:i4>0</vt:i4>
      </vt:variant>
      <vt:variant>
        <vt:i4>5</vt:i4>
      </vt:variant>
      <vt:variant>
        <vt:lpwstr>http://www.buatraining.com/pcq.asp?PROD=PowerPoint</vt:lpwstr>
      </vt:variant>
      <vt:variant>
        <vt:lpwstr/>
      </vt:variant>
      <vt:variant>
        <vt:i4>4063359</vt:i4>
      </vt:variant>
      <vt:variant>
        <vt:i4>708</vt:i4>
      </vt:variant>
      <vt:variant>
        <vt:i4>0</vt:i4>
      </vt:variant>
      <vt:variant>
        <vt:i4>5</vt:i4>
      </vt:variant>
      <vt:variant>
        <vt:lpwstr>http://www.buatraining.com/course.asp?ID=Microsoft_PowerPoint_Beginners_Training_Course</vt:lpwstr>
      </vt:variant>
      <vt:variant>
        <vt:lpwstr/>
      </vt:variant>
      <vt:variant>
        <vt:i4>655436</vt:i4>
      </vt:variant>
      <vt:variant>
        <vt:i4>705</vt:i4>
      </vt:variant>
      <vt:variant>
        <vt:i4>0</vt:i4>
      </vt:variant>
      <vt:variant>
        <vt:i4>5</vt:i4>
      </vt:variant>
      <vt:variant>
        <vt:lpwstr>http://www.buatraining.com/pcq.asp?PROD=Word</vt:lpwstr>
      </vt:variant>
      <vt:variant>
        <vt:lpwstr/>
      </vt:variant>
      <vt:variant>
        <vt:i4>655436</vt:i4>
      </vt:variant>
      <vt:variant>
        <vt:i4>702</vt:i4>
      </vt:variant>
      <vt:variant>
        <vt:i4>0</vt:i4>
      </vt:variant>
      <vt:variant>
        <vt:i4>5</vt:i4>
      </vt:variant>
      <vt:variant>
        <vt:lpwstr>http://www.buatraining.com/pcq.asp?PROD=Word</vt:lpwstr>
      </vt:variant>
      <vt:variant>
        <vt:lpwstr/>
      </vt:variant>
      <vt:variant>
        <vt:i4>4456449</vt:i4>
      </vt:variant>
      <vt:variant>
        <vt:i4>699</vt:i4>
      </vt:variant>
      <vt:variant>
        <vt:i4>0</vt:i4>
      </vt:variant>
      <vt:variant>
        <vt:i4>5</vt:i4>
      </vt:variant>
      <vt:variant>
        <vt:lpwstr>http://www.buatraining.com/course.asp?ID=Microsoft_Word_Intermediate_Training_Course</vt:lpwstr>
      </vt:variant>
      <vt:variant>
        <vt:lpwstr/>
      </vt:variant>
      <vt:variant>
        <vt:i4>7602232</vt:i4>
      </vt:variant>
      <vt:variant>
        <vt:i4>696</vt:i4>
      </vt:variant>
      <vt:variant>
        <vt:i4>0</vt:i4>
      </vt:variant>
      <vt:variant>
        <vt:i4>5</vt:i4>
      </vt:variant>
      <vt:variant>
        <vt:lpwstr>http://www.buatraining.com/pcq.asp?PROD=Access</vt:lpwstr>
      </vt:variant>
      <vt:variant>
        <vt:lpwstr/>
      </vt:variant>
      <vt:variant>
        <vt:i4>7602232</vt:i4>
      </vt:variant>
      <vt:variant>
        <vt:i4>693</vt:i4>
      </vt:variant>
      <vt:variant>
        <vt:i4>0</vt:i4>
      </vt:variant>
      <vt:variant>
        <vt:i4>5</vt:i4>
      </vt:variant>
      <vt:variant>
        <vt:lpwstr>http://www.buatraining.com/pcq.asp?PROD=Access</vt:lpwstr>
      </vt:variant>
      <vt:variant>
        <vt:lpwstr/>
      </vt:variant>
      <vt:variant>
        <vt:i4>3145855</vt:i4>
      </vt:variant>
      <vt:variant>
        <vt:i4>690</vt:i4>
      </vt:variant>
      <vt:variant>
        <vt:i4>0</vt:i4>
      </vt:variant>
      <vt:variant>
        <vt:i4>5</vt:i4>
      </vt:variant>
      <vt:variant>
        <vt:lpwstr>http://www.buatraining.com/course.asp?ID=Microsoft_Access_Intermediate_Training_Course</vt:lpwstr>
      </vt:variant>
      <vt:variant>
        <vt:lpwstr/>
      </vt:variant>
      <vt:variant>
        <vt:i4>1835087</vt:i4>
      </vt:variant>
      <vt:variant>
        <vt:i4>687</vt:i4>
      </vt:variant>
      <vt:variant>
        <vt:i4>0</vt:i4>
      </vt:variant>
      <vt:variant>
        <vt:i4>5</vt:i4>
      </vt:variant>
      <vt:variant>
        <vt:lpwstr>http://www.buatraining.com/pcq.asp?PROD=Excel</vt:lpwstr>
      </vt:variant>
      <vt:variant>
        <vt:lpwstr/>
      </vt:variant>
      <vt:variant>
        <vt:i4>1835087</vt:i4>
      </vt:variant>
      <vt:variant>
        <vt:i4>684</vt:i4>
      </vt:variant>
      <vt:variant>
        <vt:i4>0</vt:i4>
      </vt:variant>
      <vt:variant>
        <vt:i4>5</vt:i4>
      </vt:variant>
      <vt:variant>
        <vt:lpwstr>http://www.buatraining.com/pcq.asp?PROD=Excel</vt:lpwstr>
      </vt:variant>
      <vt:variant>
        <vt:lpwstr/>
      </vt:variant>
      <vt:variant>
        <vt:i4>7864353</vt:i4>
      </vt:variant>
      <vt:variant>
        <vt:i4>681</vt:i4>
      </vt:variant>
      <vt:variant>
        <vt:i4>0</vt:i4>
      </vt:variant>
      <vt:variant>
        <vt:i4>5</vt:i4>
      </vt:variant>
      <vt:variant>
        <vt:lpwstr>http://www.buatraining.com/course.asp?ID=Microsoft_Excel_Intermediate_Training_Course</vt:lpwstr>
      </vt:variant>
      <vt:variant>
        <vt:lpwstr/>
      </vt:variant>
      <vt:variant>
        <vt:i4>4980804</vt:i4>
      </vt:variant>
      <vt:variant>
        <vt:i4>678</vt:i4>
      </vt:variant>
      <vt:variant>
        <vt:i4>0</vt:i4>
      </vt:variant>
      <vt:variant>
        <vt:i4>5</vt:i4>
      </vt:variant>
      <vt:variant>
        <vt:lpwstr>http://www.buatraining.com/pcq.asp?PROD=Presentation%20Skills</vt:lpwstr>
      </vt:variant>
      <vt:variant>
        <vt:lpwstr/>
      </vt:variant>
      <vt:variant>
        <vt:i4>4980804</vt:i4>
      </vt:variant>
      <vt:variant>
        <vt:i4>675</vt:i4>
      </vt:variant>
      <vt:variant>
        <vt:i4>0</vt:i4>
      </vt:variant>
      <vt:variant>
        <vt:i4>5</vt:i4>
      </vt:variant>
      <vt:variant>
        <vt:lpwstr>http://www.buatraining.com/pcq.asp?PROD=Presentation%20Skills</vt:lpwstr>
      </vt:variant>
      <vt:variant>
        <vt:lpwstr/>
      </vt:variant>
      <vt:variant>
        <vt:i4>5636147</vt:i4>
      </vt:variant>
      <vt:variant>
        <vt:i4>672</vt:i4>
      </vt:variant>
      <vt:variant>
        <vt:i4>0</vt:i4>
      </vt:variant>
      <vt:variant>
        <vt:i4>5</vt:i4>
      </vt:variant>
      <vt:variant>
        <vt:lpwstr>http://www.buatraining.com/course.asp?ID=Presentation_Skills_Training_Course</vt:lpwstr>
      </vt:variant>
      <vt:variant>
        <vt:lpwstr/>
      </vt:variant>
      <vt:variant>
        <vt:i4>1835087</vt:i4>
      </vt:variant>
      <vt:variant>
        <vt:i4>669</vt:i4>
      </vt:variant>
      <vt:variant>
        <vt:i4>0</vt:i4>
      </vt:variant>
      <vt:variant>
        <vt:i4>5</vt:i4>
      </vt:variant>
      <vt:variant>
        <vt:lpwstr>http://www.buatraining.com/pcq.asp?PROD=Excel</vt:lpwstr>
      </vt:variant>
      <vt:variant>
        <vt:lpwstr/>
      </vt:variant>
      <vt:variant>
        <vt:i4>1835087</vt:i4>
      </vt:variant>
      <vt:variant>
        <vt:i4>666</vt:i4>
      </vt:variant>
      <vt:variant>
        <vt:i4>0</vt:i4>
      </vt:variant>
      <vt:variant>
        <vt:i4>5</vt:i4>
      </vt:variant>
      <vt:variant>
        <vt:lpwstr>http://www.buatraining.com/pcq.asp?PROD=Excel</vt:lpwstr>
      </vt:variant>
      <vt:variant>
        <vt:lpwstr/>
      </vt:variant>
      <vt:variant>
        <vt:i4>983119</vt:i4>
      </vt:variant>
      <vt:variant>
        <vt:i4>663</vt:i4>
      </vt:variant>
      <vt:variant>
        <vt:i4>0</vt:i4>
      </vt:variant>
      <vt:variant>
        <vt:i4>5</vt:i4>
      </vt:variant>
      <vt:variant>
        <vt:lpwstr>http://www.buatraining.com/course.asp?ID=Microsoft_Excel_Beginners_Training_Course</vt:lpwstr>
      </vt:variant>
      <vt:variant>
        <vt:lpwstr/>
      </vt:variant>
      <vt:variant>
        <vt:i4>7602232</vt:i4>
      </vt:variant>
      <vt:variant>
        <vt:i4>660</vt:i4>
      </vt:variant>
      <vt:variant>
        <vt:i4>0</vt:i4>
      </vt:variant>
      <vt:variant>
        <vt:i4>5</vt:i4>
      </vt:variant>
      <vt:variant>
        <vt:lpwstr>http://www.buatraining.com/pcq.asp?PROD=Access</vt:lpwstr>
      </vt:variant>
      <vt:variant>
        <vt:lpwstr/>
      </vt:variant>
      <vt:variant>
        <vt:i4>7602232</vt:i4>
      </vt:variant>
      <vt:variant>
        <vt:i4>657</vt:i4>
      </vt:variant>
      <vt:variant>
        <vt:i4>0</vt:i4>
      </vt:variant>
      <vt:variant>
        <vt:i4>5</vt:i4>
      </vt:variant>
      <vt:variant>
        <vt:lpwstr>http://www.buatraining.com/pcq.asp?PROD=Access</vt:lpwstr>
      </vt:variant>
      <vt:variant>
        <vt:lpwstr/>
      </vt:variant>
      <vt:variant>
        <vt:i4>3866733</vt:i4>
      </vt:variant>
      <vt:variant>
        <vt:i4>654</vt:i4>
      </vt:variant>
      <vt:variant>
        <vt:i4>0</vt:i4>
      </vt:variant>
      <vt:variant>
        <vt:i4>5</vt:i4>
      </vt:variant>
      <vt:variant>
        <vt:lpwstr>http://www.buatraining.com/course.asp?ID=Microsoft_Access_Beginners_Training_Course</vt:lpwstr>
      </vt:variant>
      <vt:variant>
        <vt:lpwstr/>
      </vt:variant>
      <vt:variant>
        <vt:i4>7995443</vt:i4>
      </vt:variant>
      <vt:variant>
        <vt:i4>651</vt:i4>
      </vt:variant>
      <vt:variant>
        <vt:i4>0</vt:i4>
      </vt:variant>
      <vt:variant>
        <vt:i4>5</vt:i4>
      </vt:variant>
      <vt:variant>
        <vt:lpwstr>http://www.buatraining.com/pcq.asp?PROD=Project</vt:lpwstr>
      </vt:variant>
      <vt:variant>
        <vt:lpwstr/>
      </vt:variant>
      <vt:variant>
        <vt:i4>7995443</vt:i4>
      </vt:variant>
      <vt:variant>
        <vt:i4>648</vt:i4>
      </vt:variant>
      <vt:variant>
        <vt:i4>0</vt:i4>
      </vt:variant>
      <vt:variant>
        <vt:i4>5</vt:i4>
      </vt:variant>
      <vt:variant>
        <vt:lpwstr>http://www.buatraining.com/pcq.asp?PROD=Project</vt:lpwstr>
      </vt:variant>
      <vt:variant>
        <vt:lpwstr/>
      </vt:variant>
      <vt:variant>
        <vt:i4>7012393</vt:i4>
      </vt:variant>
      <vt:variant>
        <vt:i4>645</vt:i4>
      </vt:variant>
      <vt:variant>
        <vt:i4>0</vt:i4>
      </vt:variant>
      <vt:variant>
        <vt:i4>5</vt:i4>
      </vt:variant>
      <vt:variant>
        <vt:lpwstr>http://www.buatraining.com/course.asp?ID=Microsoft_Project_Beginners_Training_Course</vt:lpwstr>
      </vt:variant>
      <vt:variant>
        <vt:lpwstr/>
      </vt:variant>
      <vt:variant>
        <vt:i4>6684733</vt:i4>
      </vt:variant>
      <vt:variant>
        <vt:i4>642</vt:i4>
      </vt:variant>
      <vt:variant>
        <vt:i4>0</vt:i4>
      </vt:variant>
      <vt:variant>
        <vt:i4>5</vt:i4>
      </vt:variant>
      <vt:variant>
        <vt:lpwstr>http://www.buatraining.com/pcq.asp?PROD=PowerPoint</vt:lpwstr>
      </vt:variant>
      <vt:variant>
        <vt:lpwstr/>
      </vt:variant>
      <vt:variant>
        <vt:i4>6684733</vt:i4>
      </vt:variant>
      <vt:variant>
        <vt:i4>639</vt:i4>
      </vt:variant>
      <vt:variant>
        <vt:i4>0</vt:i4>
      </vt:variant>
      <vt:variant>
        <vt:i4>5</vt:i4>
      </vt:variant>
      <vt:variant>
        <vt:lpwstr>http://www.buatraining.com/pcq.asp?PROD=PowerPoint</vt:lpwstr>
      </vt:variant>
      <vt:variant>
        <vt:lpwstr/>
      </vt:variant>
      <vt:variant>
        <vt:i4>3473517</vt:i4>
      </vt:variant>
      <vt:variant>
        <vt:i4>636</vt:i4>
      </vt:variant>
      <vt:variant>
        <vt:i4>0</vt:i4>
      </vt:variant>
      <vt:variant>
        <vt:i4>5</vt:i4>
      </vt:variant>
      <vt:variant>
        <vt:lpwstr>http://www.buatraining.com/course.asp?ID=Microsoft_PowerPoint_Intermediate_Training_Course</vt:lpwstr>
      </vt:variant>
      <vt:variant>
        <vt:lpwstr/>
      </vt:variant>
      <vt:variant>
        <vt:i4>655436</vt:i4>
      </vt:variant>
      <vt:variant>
        <vt:i4>633</vt:i4>
      </vt:variant>
      <vt:variant>
        <vt:i4>0</vt:i4>
      </vt:variant>
      <vt:variant>
        <vt:i4>5</vt:i4>
      </vt:variant>
      <vt:variant>
        <vt:lpwstr>http://www.buatraining.com/pcq.asp?PROD=Word</vt:lpwstr>
      </vt:variant>
      <vt:variant>
        <vt:lpwstr/>
      </vt:variant>
      <vt:variant>
        <vt:i4>655436</vt:i4>
      </vt:variant>
      <vt:variant>
        <vt:i4>630</vt:i4>
      </vt:variant>
      <vt:variant>
        <vt:i4>0</vt:i4>
      </vt:variant>
      <vt:variant>
        <vt:i4>5</vt:i4>
      </vt:variant>
      <vt:variant>
        <vt:lpwstr>http://www.buatraining.com/pcq.asp?PROD=Word</vt:lpwstr>
      </vt:variant>
      <vt:variant>
        <vt:lpwstr/>
      </vt:variant>
      <vt:variant>
        <vt:i4>5177363</vt:i4>
      </vt:variant>
      <vt:variant>
        <vt:i4>627</vt:i4>
      </vt:variant>
      <vt:variant>
        <vt:i4>0</vt:i4>
      </vt:variant>
      <vt:variant>
        <vt:i4>5</vt:i4>
      </vt:variant>
      <vt:variant>
        <vt:lpwstr>http://www.buatraining.com/course.asp?ID=Microsoft_Word_Beginners_Training_Course</vt:lpwstr>
      </vt:variant>
      <vt:variant>
        <vt:lpwstr/>
      </vt:variant>
      <vt:variant>
        <vt:i4>1835087</vt:i4>
      </vt:variant>
      <vt:variant>
        <vt:i4>624</vt:i4>
      </vt:variant>
      <vt:variant>
        <vt:i4>0</vt:i4>
      </vt:variant>
      <vt:variant>
        <vt:i4>5</vt:i4>
      </vt:variant>
      <vt:variant>
        <vt:lpwstr>http://www.buatraining.com/pcq.asp?PROD=Excel</vt:lpwstr>
      </vt:variant>
      <vt:variant>
        <vt:lpwstr/>
      </vt:variant>
      <vt:variant>
        <vt:i4>1835087</vt:i4>
      </vt:variant>
      <vt:variant>
        <vt:i4>621</vt:i4>
      </vt:variant>
      <vt:variant>
        <vt:i4>0</vt:i4>
      </vt:variant>
      <vt:variant>
        <vt:i4>5</vt:i4>
      </vt:variant>
      <vt:variant>
        <vt:lpwstr>http://www.buatraining.com/pcq.asp?PROD=Excel</vt:lpwstr>
      </vt:variant>
      <vt:variant>
        <vt:lpwstr/>
      </vt:variant>
      <vt:variant>
        <vt:i4>7536677</vt:i4>
      </vt:variant>
      <vt:variant>
        <vt:i4>618</vt:i4>
      </vt:variant>
      <vt:variant>
        <vt:i4>0</vt:i4>
      </vt:variant>
      <vt:variant>
        <vt:i4>5</vt:i4>
      </vt:variant>
      <vt:variant>
        <vt:lpwstr>http://www.buatraining.com/course.asp?ID=Microsoft_Excel_Advanced_Training_Course</vt:lpwstr>
      </vt:variant>
      <vt:variant>
        <vt:lpwstr/>
      </vt:variant>
      <vt:variant>
        <vt:i4>6684733</vt:i4>
      </vt:variant>
      <vt:variant>
        <vt:i4>615</vt:i4>
      </vt:variant>
      <vt:variant>
        <vt:i4>0</vt:i4>
      </vt:variant>
      <vt:variant>
        <vt:i4>5</vt:i4>
      </vt:variant>
      <vt:variant>
        <vt:lpwstr>http://www.buatraining.com/pcq.asp?PROD=PowerPoint</vt:lpwstr>
      </vt:variant>
      <vt:variant>
        <vt:lpwstr/>
      </vt:variant>
      <vt:variant>
        <vt:i4>6684733</vt:i4>
      </vt:variant>
      <vt:variant>
        <vt:i4>612</vt:i4>
      </vt:variant>
      <vt:variant>
        <vt:i4>0</vt:i4>
      </vt:variant>
      <vt:variant>
        <vt:i4>5</vt:i4>
      </vt:variant>
      <vt:variant>
        <vt:lpwstr>http://www.buatraining.com/pcq.asp?PROD=PowerPoint</vt:lpwstr>
      </vt:variant>
      <vt:variant>
        <vt:lpwstr/>
      </vt:variant>
      <vt:variant>
        <vt:i4>3473517</vt:i4>
      </vt:variant>
      <vt:variant>
        <vt:i4>609</vt:i4>
      </vt:variant>
      <vt:variant>
        <vt:i4>0</vt:i4>
      </vt:variant>
      <vt:variant>
        <vt:i4>5</vt:i4>
      </vt:variant>
      <vt:variant>
        <vt:lpwstr>http://www.buatraining.com/course.asp?ID=Microsoft_PowerPoint_Intermediate_Training_Course</vt:lpwstr>
      </vt:variant>
      <vt:variant>
        <vt:lpwstr/>
      </vt:variant>
      <vt:variant>
        <vt:i4>5767237</vt:i4>
      </vt:variant>
      <vt:variant>
        <vt:i4>606</vt:i4>
      </vt:variant>
      <vt:variant>
        <vt:i4>0</vt:i4>
      </vt:variant>
      <vt:variant>
        <vt:i4>5</vt:i4>
      </vt:variant>
      <vt:variant>
        <vt:lpwstr>http://www.buatraining.com/pcq.asp?PROD=Time%20Management</vt:lpwstr>
      </vt:variant>
      <vt:variant>
        <vt:lpwstr/>
      </vt:variant>
      <vt:variant>
        <vt:i4>5767237</vt:i4>
      </vt:variant>
      <vt:variant>
        <vt:i4>603</vt:i4>
      </vt:variant>
      <vt:variant>
        <vt:i4>0</vt:i4>
      </vt:variant>
      <vt:variant>
        <vt:i4>5</vt:i4>
      </vt:variant>
      <vt:variant>
        <vt:lpwstr>http://www.buatraining.com/pcq.asp?PROD=Time%20Management</vt:lpwstr>
      </vt:variant>
      <vt:variant>
        <vt:lpwstr/>
      </vt:variant>
      <vt:variant>
        <vt:i4>5242919</vt:i4>
      </vt:variant>
      <vt:variant>
        <vt:i4>600</vt:i4>
      </vt:variant>
      <vt:variant>
        <vt:i4>0</vt:i4>
      </vt:variant>
      <vt:variant>
        <vt:i4>5</vt:i4>
      </vt:variant>
      <vt:variant>
        <vt:lpwstr>http://www.buatraining.com/course.asp?ID=Time_Management_Training_Course</vt:lpwstr>
      </vt:variant>
      <vt:variant>
        <vt:lpwstr/>
      </vt:variant>
      <vt:variant>
        <vt:i4>655436</vt:i4>
      </vt:variant>
      <vt:variant>
        <vt:i4>597</vt:i4>
      </vt:variant>
      <vt:variant>
        <vt:i4>0</vt:i4>
      </vt:variant>
      <vt:variant>
        <vt:i4>5</vt:i4>
      </vt:variant>
      <vt:variant>
        <vt:lpwstr>http://www.buatraining.com/pcq.asp?PROD=Word</vt:lpwstr>
      </vt:variant>
      <vt:variant>
        <vt:lpwstr/>
      </vt:variant>
      <vt:variant>
        <vt:i4>655436</vt:i4>
      </vt:variant>
      <vt:variant>
        <vt:i4>594</vt:i4>
      </vt:variant>
      <vt:variant>
        <vt:i4>0</vt:i4>
      </vt:variant>
      <vt:variant>
        <vt:i4>5</vt:i4>
      </vt:variant>
      <vt:variant>
        <vt:lpwstr>http://www.buatraining.com/pcq.asp?PROD=Word</vt:lpwstr>
      </vt:variant>
      <vt:variant>
        <vt:lpwstr/>
      </vt:variant>
      <vt:variant>
        <vt:i4>4194314</vt:i4>
      </vt:variant>
      <vt:variant>
        <vt:i4>591</vt:i4>
      </vt:variant>
      <vt:variant>
        <vt:i4>0</vt:i4>
      </vt:variant>
      <vt:variant>
        <vt:i4>5</vt:i4>
      </vt:variant>
      <vt:variant>
        <vt:lpwstr>http://www.buatraining.com/course.asp?ID=Microsoft_Word_Advanced_Training_Course</vt:lpwstr>
      </vt:variant>
      <vt:variant>
        <vt:lpwstr/>
      </vt:variant>
      <vt:variant>
        <vt:i4>7602232</vt:i4>
      </vt:variant>
      <vt:variant>
        <vt:i4>588</vt:i4>
      </vt:variant>
      <vt:variant>
        <vt:i4>0</vt:i4>
      </vt:variant>
      <vt:variant>
        <vt:i4>5</vt:i4>
      </vt:variant>
      <vt:variant>
        <vt:lpwstr>http://www.buatraining.com/pcq.asp?PROD=Access</vt:lpwstr>
      </vt:variant>
      <vt:variant>
        <vt:lpwstr/>
      </vt:variant>
      <vt:variant>
        <vt:i4>7602232</vt:i4>
      </vt:variant>
      <vt:variant>
        <vt:i4>585</vt:i4>
      </vt:variant>
      <vt:variant>
        <vt:i4>0</vt:i4>
      </vt:variant>
      <vt:variant>
        <vt:i4>5</vt:i4>
      </vt:variant>
      <vt:variant>
        <vt:lpwstr>http://www.buatraining.com/pcq.asp?PROD=Access</vt:lpwstr>
      </vt:variant>
      <vt:variant>
        <vt:lpwstr/>
      </vt:variant>
      <vt:variant>
        <vt:i4>3145855</vt:i4>
      </vt:variant>
      <vt:variant>
        <vt:i4>582</vt:i4>
      </vt:variant>
      <vt:variant>
        <vt:i4>0</vt:i4>
      </vt:variant>
      <vt:variant>
        <vt:i4>5</vt:i4>
      </vt:variant>
      <vt:variant>
        <vt:lpwstr>http://www.buatraining.com/course.asp?ID=Microsoft_Access_Intermediate_Training_Course</vt:lpwstr>
      </vt:variant>
      <vt:variant>
        <vt:lpwstr/>
      </vt:variant>
      <vt:variant>
        <vt:i4>7602232</vt:i4>
      </vt:variant>
      <vt:variant>
        <vt:i4>579</vt:i4>
      </vt:variant>
      <vt:variant>
        <vt:i4>0</vt:i4>
      </vt:variant>
      <vt:variant>
        <vt:i4>5</vt:i4>
      </vt:variant>
      <vt:variant>
        <vt:lpwstr>http://www.buatraining.com/pcq.asp?PROD=Access</vt:lpwstr>
      </vt:variant>
      <vt:variant>
        <vt:lpwstr/>
      </vt:variant>
      <vt:variant>
        <vt:i4>7602232</vt:i4>
      </vt:variant>
      <vt:variant>
        <vt:i4>576</vt:i4>
      </vt:variant>
      <vt:variant>
        <vt:i4>0</vt:i4>
      </vt:variant>
      <vt:variant>
        <vt:i4>5</vt:i4>
      </vt:variant>
      <vt:variant>
        <vt:lpwstr>http://www.buatraining.com/pcq.asp?PROD=Access</vt:lpwstr>
      </vt:variant>
      <vt:variant>
        <vt:lpwstr/>
      </vt:variant>
      <vt:variant>
        <vt:i4>3866733</vt:i4>
      </vt:variant>
      <vt:variant>
        <vt:i4>573</vt:i4>
      </vt:variant>
      <vt:variant>
        <vt:i4>0</vt:i4>
      </vt:variant>
      <vt:variant>
        <vt:i4>5</vt:i4>
      </vt:variant>
      <vt:variant>
        <vt:lpwstr>http://www.buatraining.com/course.asp?ID=Microsoft_Access_Beginners_Training_Course</vt:lpwstr>
      </vt:variant>
      <vt:variant>
        <vt:lpwstr/>
      </vt:variant>
      <vt:variant>
        <vt:i4>1835087</vt:i4>
      </vt:variant>
      <vt:variant>
        <vt:i4>570</vt:i4>
      </vt:variant>
      <vt:variant>
        <vt:i4>0</vt:i4>
      </vt:variant>
      <vt:variant>
        <vt:i4>5</vt:i4>
      </vt:variant>
      <vt:variant>
        <vt:lpwstr>http://www.buatraining.com/pcq.asp?PROD=Excel</vt:lpwstr>
      </vt:variant>
      <vt:variant>
        <vt:lpwstr/>
      </vt:variant>
      <vt:variant>
        <vt:i4>1835087</vt:i4>
      </vt:variant>
      <vt:variant>
        <vt:i4>567</vt:i4>
      </vt:variant>
      <vt:variant>
        <vt:i4>0</vt:i4>
      </vt:variant>
      <vt:variant>
        <vt:i4>5</vt:i4>
      </vt:variant>
      <vt:variant>
        <vt:lpwstr>http://www.buatraining.com/pcq.asp?PROD=Excel</vt:lpwstr>
      </vt:variant>
      <vt:variant>
        <vt:lpwstr/>
      </vt:variant>
      <vt:variant>
        <vt:i4>983119</vt:i4>
      </vt:variant>
      <vt:variant>
        <vt:i4>564</vt:i4>
      </vt:variant>
      <vt:variant>
        <vt:i4>0</vt:i4>
      </vt:variant>
      <vt:variant>
        <vt:i4>5</vt:i4>
      </vt:variant>
      <vt:variant>
        <vt:lpwstr>http://www.buatraining.com/course.asp?ID=Microsoft_Excel_Beginners_Training_Course</vt:lpwstr>
      </vt:variant>
      <vt:variant>
        <vt:lpwstr/>
      </vt:variant>
      <vt:variant>
        <vt:i4>6684733</vt:i4>
      </vt:variant>
      <vt:variant>
        <vt:i4>561</vt:i4>
      </vt:variant>
      <vt:variant>
        <vt:i4>0</vt:i4>
      </vt:variant>
      <vt:variant>
        <vt:i4>5</vt:i4>
      </vt:variant>
      <vt:variant>
        <vt:lpwstr>http://www.buatraining.com/pcq.asp?PROD=PowerPoint</vt:lpwstr>
      </vt:variant>
      <vt:variant>
        <vt:lpwstr/>
      </vt:variant>
      <vt:variant>
        <vt:i4>6684733</vt:i4>
      </vt:variant>
      <vt:variant>
        <vt:i4>558</vt:i4>
      </vt:variant>
      <vt:variant>
        <vt:i4>0</vt:i4>
      </vt:variant>
      <vt:variant>
        <vt:i4>5</vt:i4>
      </vt:variant>
      <vt:variant>
        <vt:lpwstr>http://www.buatraining.com/pcq.asp?PROD=PowerPoint</vt:lpwstr>
      </vt:variant>
      <vt:variant>
        <vt:lpwstr/>
      </vt:variant>
      <vt:variant>
        <vt:i4>4063359</vt:i4>
      </vt:variant>
      <vt:variant>
        <vt:i4>555</vt:i4>
      </vt:variant>
      <vt:variant>
        <vt:i4>0</vt:i4>
      </vt:variant>
      <vt:variant>
        <vt:i4>5</vt:i4>
      </vt:variant>
      <vt:variant>
        <vt:lpwstr>http://www.buatraining.com/course.asp?ID=Microsoft_PowerPoint_Beginners_Training_Course</vt:lpwstr>
      </vt:variant>
      <vt:variant>
        <vt:lpwstr/>
      </vt:variant>
      <vt:variant>
        <vt:i4>1835087</vt:i4>
      </vt:variant>
      <vt:variant>
        <vt:i4>552</vt:i4>
      </vt:variant>
      <vt:variant>
        <vt:i4>0</vt:i4>
      </vt:variant>
      <vt:variant>
        <vt:i4>5</vt:i4>
      </vt:variant>
      <vt:variant>
        <vt:lpwstr>http://www.buatraining.com/pcq.asp?PROD=Excel</vt:lpwstr>
      </vt:variant>
      <vt:variant>
        <vt:lpwstr/>
      </vt:variant>
      <vt:variant>
        <vt:i4>1835087</vt:i4>
      </vt:variant>
      <vt:variant>
        <vt:i4>549</vt:i4>
      </vt:variant>
      <vt:variant>
        <vt:i4>0</vt:i4>
      </vt:variant>
      <vt:variant>
        <vt:i4>5</vt:i4>
      </vt:variant>
      <vt:variant>
        <vt:lpwstr>http://www.buatraining.com/pcq.asp?PROD=Excel</vt:lpwstr>
      </vt:variant>
      <vt:variant>
        <vt:lpwstr/>
      </vt:variant>
      <vt:variant>
        <vt:i4>7864353</vt:i4>
      </vt:variant>
      <vt:variant>
        <vt:i4>546</vt:i4>
      </vt:variant>
      <vt:variant>
        <vt:i4>0</vt:i4>
      </vt:variant>
      <vt:variant>
        <vt:i4>5</vt:i4>
      </vt:variant>
      <vt:variant>
        <vt:lpwstr>http://www.buatraining.com/course.asp?ID=Microsoft_Excel_Intermediate_Training_Course</vt:lpwstr>
      </vt:variant>
      <vt:variant>
        <vt:lpwstr/>
      </vt:variant>
      <vt:variant>
        <vt:i4>655436</vt:i4>
      </vt:variant>
      <vt:variant>
        <vt:i4>543</vt:i4>
      </vt:variant>
      <vt:variant>
        <vt:i4>0</vt:i4>
      </vt:variant>
      <vt:variant>
        <vt:i4>5</vt:i4>
      </vt:variant>
      <vt:variant>
        <vt:lpwstr>http://www.buatraining.com/pcq.asp?PROD=Word</vt:lpwstr>
      </vt:variant>
      <vt:variant>
        <vt:lpwstr/>
      </vt:variant>
      <vt:variant>
        <vt:i4>655436</vt:i4>
      </vt:variant>
      <vt:variant>
        <vt:i4>540</vt:i4>
      </vt:variant>
      <vt:variant>
        <vt:i4>0</vt:i4>
      </vt:variant>
      <vt:variant>
        <vt:i4>5</vt:i4>
      </vt:variant>
      <vt:variant>
        <vt:lpwstr>http://www.buatraining.com/pcq.asp?PROD=Word</vt:lpwstr>
      </vt:variant>
      <vt:variant>
        <vt:lpwstr/>
      </vt:variant>
      <vt:variant>
        <vt:i4>4456449</vt:i4>
      </vt:variant>
      <vt:variant>
        <vt:i4>537</vt:i4>
      </vt:variant>
      <vt:variant>
        <vt:i4>0</vt:i4>
      </vt:variant>
      <vt:variant>
        <vt:i4>5</vt:i4>
      </vt:variant>
      <vt:variant>
        <vt:lpwstr>http://www.buatraining.com/course.asp?ID=Microsoft_Word_Intermediate_Training_Course</vt:lpwstr>
      </vt:variant>
      <vt:variant>
        <vt:lpwstr/>
      </vt:variant>
      <vt:variant>
        <vt:i4>1835087</vt:i4>
      </vt:variant>
      <vt:variant>
        <vt:i4>534</vt:i4>
      </vt:variant>
      <vt:variant>
        <vt:i4>0</vt:i4>
      </vt:variant>
      <vt:variant>
        <vt:i4>5</vt:i4>
      </vt:variant>
      <vt:variant>
        <vt:lpwstr>http://www.buatraining.com/pcq.asp?PROD=Excel</vt:lpwstr>
      </vt:variant>
      <vt:variant>
        <vt:lpwstr/>
      </vt:variant>
      <vt:variant>
        <vt:i4>1835087</vt:i4>
      </vt:variant>
      <vt:variant>
        <vt:i4>531</vt:i4>
      </vt:variant>
      <vt:variant>
        <vt:i4>0</vt:i4>
      </vt:variant>
      <vt:variant>
        <vt:i4>5</vt:i4>
      </vt:variant>
      <vt:variant>
        <vt:lpwstr>http://www.buatraining.com/pcq.asp?PROD=Excel</vt:lpwstr>
      </vt:variant>
      <vt:variant>
        <vt:lpwstr/>
      </vt:variant>
      <vt:variant>
        <vt:i4>7536677</vt:i4>
      </vt:variant>
      <vt:variant>
        <vt:i4>528</vt:i4>
      </vt:variant>
      <vt:variant>
        <vt:i4>0</vt:i4>
      </vt:variant>
      <vt:variant>
        <vt:i4>5</vt:i4>
      </vt:variant>
      <vt:variant>
        <vt:lpwstr>http://www.buatraining.com/course.asp?ID=Microsoft_Excel_Advanced_Training_Course</vt:lpwstr>
      </vt:variant>
      <vt:variant>
        <vt:lpwstr/>
      </vt:variant>
      <vt:variant>
        <vt:i4>65612</vt:i4>
      </vt:variant>
      <vt:variant>
        <vt:i4>525</vt:i4>
      </vt:variant>
      <vt:variant>
        <vt:i4>0</vt:i4>
      </vt:variant>
      <vt:variant>
        <vt:i4>5</vt:i4>
      </vt:variant>
      <vt:variant>
        <vt:lpwstr>http://www.buatraining.com/pcq.asp?PROD=Visio</vt:lpwstr>
      </vt:variant>
      <vt:variant>
        <vt:lpwstr/>
      </vt:variant>
      <vt:variant>
        <vt:i4>65612</vt:i4>
      </vt:variant>
      <vt:variant>
        <vt:i4>522</vt:i4>
      </vt:variant>
      <vt:variant>
        <vt:i4>0</vt:i4>
      </vt:variant>
      <vt:variant>
        <vt:i4>5</vt:i4>
      </vt:variant>
      <vt:variant>
        <vt:lpwstr>http://www.buatraining.com/pcq.asp?PROD=Visio</vt:lpwstr>
      </vt:variant>
      <vt:variant>
        <vt:lpwstr/>
      </vt:variant>
      <vt:variant>
        <vt:i4>7471133</vt:i4>
      </vt:variant>
      <vt:variant>
        <vt:i4>519</vt:i4>
      </vt:variant>
      <vt:variant>
        <vt:i4>0</vt:i4>
      </vt:variant>
      <vt:variant>
        <vt:i4>5</vt:i4>
      </vt:variant>
      <vt:variant>
        <vt:lpwstr>http://www.buatraining.com/course.asp?ID=Microsoft_Visio_Training_Course</vt:lpwstr>
      </vt:variant>
      <vt:variant>
        <vt:lpwstr/>
      </vt:variant>
      <vt:variant>
        <vt:i4>655436</vt:i4>
      </vt:variant>
      <vt:variant>
        <vt:i4>516</vt:i4>
      </vt:variant>
      <vt:variant>
        <vt:i4>0</vt:i4>
      </vt:variant>
      <vt:variant>
        <vt:i4>5</vt:i4>
      </vt:variant>
      <vt:variant>
        <vt:lpwstr>http://www.buatraining.com/pcq.asp?PROD=Word</vt:lpwstr>
      </vt:variant>
      <vt:variant>
        <vt:lpwstr/>
      </vt:variant>
      <vt:variant>
        <vt:i4>655436</vt:i4>
      </vt:variant>
      <vt:variant>
        <vt:i4>513</vt:i4>
      </vt:variant>
      <vt:variant>
        <vt:i4>0</vt:i4>
      </vt:variant>
      <vt:variant>
        <vt:i4>5</vt:i4>
      </vt:variant>
      <vt:variant>
        <vt:lpwstr>http://www.buatraining.com/pcq.asp?PROD=Word</vt:lpwstr>
      </vt:variant>
      <vt:variant>
        <vt:lpwstr/>
      </vt:variant>
      <vt:variant>
        <vt:i4>5177363</vt:i4>
      </vt:variant>
      <vt:variant>
        <vt:i4>510</vt:i4>
      </vt:variant>
      <vt:variant>
        <vt:i4>0</vt:i4>
      </vt:variant>
      <vt:variant>
        <vt:i4>5</vt:i4>
      </vt:variant>
      <vt:variant>
        <vt:lpwstr>http://www.buatraining.com/course.asp?ID=Microsoft_Word_Beginners_Training_Course</vt:lpwstr>
      </vt:variant>
      <vt:variant>
        <vt:lpwstr/>
      </vt:variant>
      <vt:variant>
        <vt:i4>7602232</vt:i4>
      </vt:variant>
      <vt:variant>
        <vt:i4>507</vt:i4>
      </vt:variant>
      <vt:variant>
        <vt:i4>0</vt:i4>
      </vt:variant>
      <vt:variant>
        <vt:i4>5</vt:i4>
      </vt:variant>
      <vt:variant>
        <vt:lpwstr>http://www.buatraining.com/pcq.asp?PROD=Access</vt:lpwstr>
      </vt:variant>
      <vt:variant>
        <vt:lpwstr/>
      </vt:variant>
      <vt:variant>
        <vt:i4>7602232</vt:i4>
      </vt:variant>
      <vt:variant>
        <vt:i4>504</vt:i4>
      </vt:variant>
      <vt:variant>
        <vt:i4>0</vt:i4>
      </vt:variant>
      <vt:variant>
        <vt:i4>5</vt:i4>
      </vt:variant>
      <vt:variant>
        <vt:lpwstr>http://www.buatraining.com/pcq.asp?PROD=Access</vt:lpwstr>
      </vt:variant>
      <vt:variant>
        <vt:lpwstr/>
      </vt:variant>
      <vt:variant>
        <vt:i4>3145855</vt:i4>
      </vt:variant>
      <vt:variant>
        <vt:i4>501</vt:i4>
      </vt:variant>
      <vt:variant>
        <vt:i4>0</vt:i4>
      </vt:variant>
      <vt:variant>
        <vt:i4>5</vt:i4>
      </vt:variant>
      <vt:variant>
        <vt:lpwstr>http://www.buatraining.com/course.asp?ID=Microsoft_Access_Intermediate_Training_Course</vt:lpwstr>
      </vt:variant>
      <vt:variant>
        <vt:lpwstr/>
      </vt:variant>
      <vt:variant>
        <vt:i4>655436</vt:i4>
      </vt:variant>
      <vt:variant>
        <vt:i4>498</vt:i4>
      </vt:variant>
      <vt:variant>
        <vt:i4>0</vt:i4>
      </vt:variant>
      <vt:variant>
        <vt:i4>5</vt:i4>
      </vt:variant>
      <vt:variant>
        <vt:lpwstr>http://www.buatraining.com/pcq.asp?PROD=Word</vt:lpwstr>
      </vt:variant>
      <vt:variant>
        <vt:lpwstr/>
      </vt:variant>
      <vt:variant>
        <vt:i4>655436</vt:i4>
      </vt:variant>
      <vt:variant>
        <vt:i4>495</vt:i4>
      </vt:variant>
      <vt:variant>
        <vt:i4>0</vt:i4>
      </vt:variant>
      <vt:variant>
        <vt:i4>5</vt:i4>
      </vt:variant>
      <vt:variant>
        <vt:lpwstr>http://www.buatraining.com/pcq.asp?PROD=Word</vt:lpwstr>
      </vt:variant>
      <vt:variant>
        <vt:lpwstr/>
      </vt:variant>
      <vt:variant>
        <vt:i4>4456449</vt:i4>
      </vt:variant>
      <vt:variant>
        <vt:i4>492</vt:i4>
      </vt:variant>
      <vt:variant>
        <vt:i4>0</vt:i4>
      </vt:variant>
      <vt:variant>
        <vt:i4>5</vt:i4>
      </vt:variant>
      <vt:variant>
        <vt:lpwstr>http://www.buatraining.com/course.asp?ID=Microsoft_Word_Intermediate_Training_Course</vt:lpwstr>
      </vt:variant>
      <vt:variant>
        <vt:lpwstr/>
      </vt:variant>
      <vt:variant>
        <vt:i4>7995443</vt:i4>
      </vt:variant>
      <vt:variant>
        <vt:i4>489</vt:i4>
      </vt:variant>
      <vt:variant>
        <vt:i4>0</vt:i4>
      </vt:variant>
      <vt:variant>
        <vt:i4>5</vt:i4>
      </vt:variant>
      <vt:variant>
        <vt:lpwstr>http://www.buatraining.com/pcq.asp?PROD=Project</vt:lpwstr>
      </vt:variant>
      <vt:variant>
        <vt:lpwstr/>
      </vt:variant>
      <vt:variant>
        <vt:i4>7995443</vt:i4>
      </vt:variant>
      <vt:variant>
        <vt:i4>486</vt:i4>
      </vt:variant>
      <vt:variant>
        <vt:i4>0</vt:i4>
      </vt:variant>
      <vt:variant>
        <vt:i4>5</vt:i4>
      </vt:variant>
      <vt:variant>
        <vt:lpwstr>http://www.buatraining.com/pcq.asp?PROD=Project</vt:lpwstr>
      </vt:variant>
      <vt:variant>
        <vt:lpwstr/>
      </vt:variant>
      <vt:variant>
        <vt:i4>7012393</vt:i4>
      </vt:variant>
      <vt:variant>
        <vt:i4>483</vt:i4>
      </vt:variant>
      <vt:variant>
        <vt:i4>0</vt:i4>
      </vt:variant>
      <vt:variant>
        <vt:i4>5</vt:i4>
      </vt:variant>
      <vt:variant>
        <vt:lpwstr>http://www.buatraining.com/course.asp?ID=Microsoft_Project_Beginners_Training_Course</vt:lpwstr>
      </vt:variant>
      <vt:variant>
        <vt:lpwstr/>
      </vt:variant>
      <vt:variant>
        <vt:i4>7602232</vt:i4>
      </vt:variant>
      <vt:variant>
        <vt:i4>480</vt:i4>
      </vt:variant>
      <vt:variant>
        <vt:i4>0</vt:i4>
      </vt:variant>
      <vt:variant>
        <vt:i4>5</vt:i4>
      </vt:variant>
      <vt:variant>
        <vt:lpwstr>http://www.buatraining.com/pcq.asp?PROD=Access</vt:lpwstr>
      </vt:variant>
      <vt:variant>
        <vt:lpwstr/>
      </vt:variant>
      <vt:variant>
        <vt:i4>7602232</vt:i4>
      </vt:variant>
      <vt:variant>
        <vt:i4>477</vt:i4>
      </vt:variant>
      <vt:variant>
        <vt:i4>0</vt:i4>
      </vt:variant>
      <vt:variant>
        <vt:i4>5</vt:i4>
      </vt:variant>
      <vt:variant>
        <vt:lpwstr>http://www.buatraining.com/pcq.asp?PROD=Access</vt:lpwstr>
      </vt:variant>
      <vt:variant>
        <vt:lpwstr/>
      </vt:variant>
      <vt:variant>
        <vt:i4>3866733</vt:i4>
      </vt:variant>
      <vt:variant>
        <vt:i4>474</vt:i4>
      </vt:variant>
      <vt:variant>
        <vt:i4>0</vt:i4>
      </vt:variant>
      <vt:variant>
        <vt:i4>5</vt:i4>
      </vt:variant>
      <vt:variant>
        <vt:lpwstr>http://www.buatraining.com/course.asp?ID=Microsoft_Access_Beginners_Training_Course</vt:lpwstr>
      </vt:variant>
      <vt:variant>
        <vt:lpwstr/>
      </vt:variant>
      <vt:variant>
        <vt:i4>655436</vt:i4>
      </vt:variant>
      <vt:variant>
        <vt:i4>471</vt:i4>
      </vt:variant>
      <vt:variant>
        <vt:i4>0</vt:i4>
      </vt:variant>
      <vt:variant>
        <vt:i4>5</vt:i4>
      </vt:variant>
      <vt:variant>
        <vt:lpwstr>http://www.buatraining.com/pcq.asp?PROD=Word</vt:lpwstr>
      </vt:variant>
      <vt:variant>
        <vt:lpwstr/>
      </vt:variant>
      <vt:variant>
        <vt:i4>655436</vt:i4>
      </vt:variant>
      <vt:variant>
        <vt:i4>468</vt:i4>
      </vt:variant>
      <vt:variant>
        <vt:i4>0</vt:i4>
      </vt:variant>
      <vt:variant>
        <vt:i4>5</vt:i4>
      </vt:variant>
      <vt:variant>
        <vt:lpwstr>http://www.buatraining.com/pcq.asp?PROD=Word</vt:lpwstr>
      </vt:variant>
      <vt:variant>
        <vt:lpwstr/>
      </vt:variant>
      <vt:variant>
        <vt:i4>4194314</vt:i4>
      </vt:variant>
      <vt:variant>
        <vt:i4>465</vt:i4>
      </vt:variant>
      <vt:variant>
        <vt:i4>0</vt:i4>
      </vt:variant>
      <vt:variant>
        <vt:i4>5</vt:i4>
      </vt:variant>
      <vt:variant>
        <vt:lpwstr>http://www.buatraining.com/course.asp?ID=Microsoft_Word_Advanced_Training_Course</vt:lpwstr>
      </vt:variant>
      <vt:variant>
        <vt:lpwstr/>
      </vt:variant>
      <vt:variant>
        <vt:i4>6684733</vt:i4>
      </vt:variant>
      <vt:variant>
        <vt:i4>462</vt:i4>
      </vt:variant>
      <vt:variant>
        <vt:i4>0</vt:i4>
      </vt:variant>
      <vt:variant>
        <vt:i4>5</vt:i4>
      </vt:variant>
      <vt:variant>
        <vt:lpwstr>http://www.buatraining.com/pcq.asp?PROD=PowerPoint</vt:lpwstr>
      </vt:variant>
      <vt:variant>
        <vt:lpwstr/>
      </vt:variant>
      <vt:variant>
        <vt:i4>6684733</vt:i4>
      </vt:variant>
      <vt:variant>
        <vt:i4>459</vt:i4>
      </vt:variant>
      <vt:variant>
        <vt:i4>0</vt:i4>
      </vt:variant>
      <vt:variant>
        <vt:i4>5</vt:i4>
      </vt:variant>
      <vt:variant>
        <vt:lpwstr>http://www.buatraining.com/pcq.asp?PROD=PowerPoint</vt:lpwstr>
      </vt:variant>
      <vt:variant>
        <vt:lpwstr/>
      </vt:variant>
      <vt:variant>
        <vt:i4>3473517</vt:i4>
      </vt:variant>
      <vt:variant>
        <vt:i4>456</vt:i4>
      </vt:variant>
      <vt:variant>
        <vt:i4>0</vt:i4>
      </vt:variant>
      <vt:variant>
        <vt:i4>5</vt:i4>
      </vt:variant>
      <vt:variant>
        <vt:lpwstr>http://www.buatraining.com/course.asp?ID=Microsoft_PowerPoint_Intermediate_Training_Course</vt:lpwstr>
      </vt:variant>
      <vt:variant>
        <vt:lpwstr/>
      </vt:variant>
      <vt:variant>
        <vt:i4>1835087</vt:i4>
      </vt:variant>
      <vt:variant>
        <vt:i4>453</vt:i4>
      </vt:variant>
      <vt:variant>
        <vt:i4>0</vt:i4>
      </vt:variant>
      <vt:variant>
        <vt:i4>5</vt:i4>
      </vt:variant>
      <vt:variant>
        <vt:lpwstr>http://www.buatraining.com/pcq.asp?PROD=Excel</vt:lpwstr>
      </vt:variant>
      <vt:variant>
        <vt:lpwstr/>
      </vt:variant>
      <vt:variant>
        <vt:i4>1835087</vt:i4>
      </vt:variant>
      <vt:variant>
        <vt:i4>450</vt:i4>
      </vt:variant>
      <vt:variant>
        <vt:i4>0</vt:i4>
      </vt:variant>
      <vt:variant>
        <vt:i4>5</vt:i4>
      </vt:variant>
      <vt:variant>
        <vt:lpwstr>http://www.buatraining.com/pcq.asp?PROD=Excel</vt:lpwstr>
      </vt:variant>
      <vt:variant>
        <vt:lpwstr/>
      </vt:variant>
      <vt:variant>
        <vt:i4>7536677</vt:i4>
      </vt:variant>
      <vt:variant>
        <vt:i4>447</vt:i4>
      </vt:variant>
      <vt:variant>
        <vt:i4>0</vt:i4>
      </vt:variant>
      <vt:variant>
        <vt:i4>5</vt:i4>
      </vt:variant>
      <vt:variant>
        <vt:lpwstr>http://www.buatraining.com/course.asp?ID=Microsoft_Excel_Advanced_Training_Course</vt:lpwstr>
      </vt:variant>
      <vt:variant>
        <vt:lpwstr/>
      </vt:variant>
      <vt:variant>
        <vt:i4>1835087</vt:i4>
      </vt:variant>
      <vt:variant>
        <vt:i4>444</vt:i4>
      </vt:variant>
      <vt:variant>
        <vt:i4>0</vt:i4>
      </vt:variant>
      <vt:variant>
        <vt:i4>5</vt:i4>
      </vt:variant>
      <vt:variant>
        <vt:lpwstr>http://www.buatraining.com/pcq.asp?PROD=Excel</vt:lpwstr>
      </vt:variant>
      <vt:variant>
        <vt:lpwstr/>
      </vt:variant>
      <vt:variant>
        <vt:i4>1835087</vt:i4>
      </vt:variant>
      <vt:variant>
        <vt:i4>441</vt:i4>
      </vt:variant>
      <vt:variant>
        <vt:i4>0</vt:i4>
      </vt:variant>
      <vt:variant>
        <vt:i4>5</vt:i4>
      </vt:variant>
      <vt:variant>
        <vt:lpwstr>http://www.buatraining.com/pcq.asp?PROD=Excel</vt:lpwstr>
      </vt:variant>
      <vt:variant>
        <vt:lpwstr/>
      </vt:variant>
      <vt:variant>
        <vt:i4>7864353</vt:i4>
      </vt:variant>
      <vt:variant>
        <vt:i4>438</vt:i4>
      </vt:variant>
      <vt:variant>
        <vt:i4>0</vt:i4>
      </vt:variant>
      <vt:variant>
        <vt:i4>5</vt:i4>
      </vt:variant>
      <vt:variant>
        <vt:lpwstr>http://www.buatraining.com/course.asp?ID=Microsoft_Excel_Intermediate_Training_Course</vt:lpwstr>
      </vt:variant>
      <vt:variant>
        <vt:lpwstr/>
      </vt:variant>
      <vt:variant>
        <vt:i4>6684733</vt:i4>
      </vt:variant>
      <vt:variant>
        <vt:i4>435</vt:i4>
      </vt:variant>
      <vt:variant>
        <vt:i4>0</vt:i4>
      </vt:variant>
      <vt:variant>
        <vt:i4>5</vt:i4>
      </vt:variant>
      <vt:variant>
        <vt:lpwstr>http://www.buatraining.com/pcq.asp?PROD=PowerPoint</vt:lpwstr>
      </vt:variant>
      <vt:variant>
        <vt:lpwstr/>
      </vt:variant>
      <vt:variant>
        <vt:i4>6684733</vt:i4>
      </vt:variant>
      <vt:variant>
        <vt:i4>432</vt:i4>
      </vt:variant>
      <vt:variant>
        <vt:i4>0</vt:i4>
      </vt:variant>
      <vt:variant>
        <vt:i4>5</vt:i4>
      </vt:variant>
      <vt:variant>
        <vt:lpwstr>http://www.buatraining.com/pcq.asp?PROD=PowerPoint</vt:lpwstr>
      </vt:variant>
      <vt:variant>
        <vt:lpwstr/>
      </vt:variant>
      <vt:variant>
        <vt:i4>3473517</vt:i4>
      </vt:variant>
      <vt:variant>
        <vt:i4>429</vt:i4>
      </vt:variant>
      <vt:variant>
        <vt:i4>0</vt:i4>
      </vt:variant>
      <vt:variant>
        <vt:i4>5</vt:i4>
      </vt:variant>
      <vt:variant>
        <vt:lpwstr>http://www.buatraining.com/course.asp?ID=Microsoft_PowerPoint_Intermediate_Training_Course</vt:lpwstr>
      </vt:variant>
      <vt:variant>
        <vt:lpwstr/>
      </vt:variant>
      <vt:variant>
        <vt:i4>655436</vt:i4>
      </vt:variant>
      <vt:variant>
        <vt:i4>426</vt:i4>
      </vt:variant>
      <vt:variant>
        <vt:i4>0</vt:i4>
      </vt:variant>
      <vt:variant>
        <vt:i4>5</vt:i4>
      </vt:variant>
      <vt:variant>
        <vt:lpwstr>http://www.buatraining.com/pcq.asp?PROD=Word</vt:lpwstr>
      </vt:variant>
      <vt:variant>
        <vt:lpwstr/>
      </vt:variant>
      <vt:variant>
        <vt:i4>655436</vt:i4>
      </vt:variant>
      <vt:variant>
        <vt:i4>423</vt:i4>
      </vt:variant>
      <vt:variant>
        <vt:i4>0</vt:i4>
      </vt:variant>
      <vt:variant>
        <vt:i4>5</vt:i4>
      </vt:variant>
      <vt:variant>
        <vt:lpwstr>http://www.buatraining.com/pcq.asp?PROD=Word</vt:lpwstr>
      </vt:variant>
      <vt:variant>
        <vt:lpwstr/>
      </vt:variant>
      <vt:variant>
        <vt:i4>5177363</vt:i4>
      </vt:variant>
      <vt:variant>
        <vt:i4>420</vt:i4>
      </vt:variant>
      <vt:variant>
        <vt:i4>0</vt:i4>
      </vt:variant>
      <vt:variant>
        <vt:i4>5</vt:i4>
      </vt:variant>
      <vt:variant>
        <vt:lpwstr>http://www.buatraining.com/course.asp?ID=Microsoft_Word_Beginners_Training_Course</vt:lpwstr>
      </vt:variant>
      <vt:variant>
        <vt:lpwstr/>
      </vt:variant>
      <vt:variant>
        <vt:i4>1835087</vt:i4>
      </vt:variant>
      <vt:variant>
        <vt:i4>417</vt:i4>
      </vt:variant>
      <vt:variant>
        <vt:i4>0</vt:i4>
      </vt:variant>
      <vt:variant>
        <vt:i4>5</vt:i4>
      </vt:variant>
      <vt:variant>
        <vt:lpwstr>http://www.buatraining.com/pcq.asp?PROD=Excel</vt:lpwstr>
      </vt:variant>
      <vt:variant>
        <vt:lpwstr/>
      </vt:variant>
      <vt:variant>
        <vt:i4>1835087</vt:i4>
      </vt:variant>
      <vt:variant>
        <vt:i4>414</vt:i4>
      </vt:variant>
      <vt:variant>
        <vt:i4>0</vt:i4>
      </vt:variant>
      <vt:variant>
        <vt:i4>5</vt:i4>
      </vt:variant>
      <vt:variant>
        <vt:lpwstr>http://www.buatraining.com/pcq.asp?PROD=Excel</vt:lpwstr>
      </vt:variant>
      <vt:variant>
        <vt:lpwstr/>
      </vt:variant>
      <vt:variant>
        <vt:i4>983119</vt:i4>
      </vt:variant>
      <vt:variant>
        <vt:i4>411</vt:i4>
      </vt:variant>
      <vt:variant>
        <vt:i4>0</vt:i4>
      </vt:variant>
      <vt:variant>
        <vt:i4>5</vt:i4>
      </vt:variant>
      <vt:variant>
        <vt:lpwstr>http://www.buatraining.com/course.asp?ID=Microsoft_Excel_Beginners_Training_Course</vt:lpwstr>
      </vt:variant>
      <vt:variant>
        <vt:lpwstr/>
      </vt:variant>
      <vt:variant>
        <vt:i4>6684733</vt:i4>
      </vt:variant>
      <vt:variant>
        <vt:i4>408</vt:i4>
      </vt:variant>
      <vt:variant>
        <vt:i4>0</vt:i4>
      </vt:variant>
      <vt:variant>
        <vt:i4>5</vt:i4>
      </vt:variant>
      <vt:variant>
        <vt:lpwstr>http://www.buatraining.com/pcq.asp?PROD=PowerPoint</vt:lpwstr>
      </vt:variant>
      <vt:variant>
        <vt:lpwstr/>
      </vt:variant>
      <vt:variant>
        <vt:i4>6684733</vt:i4>
      </vt:variant>
      <vt:variant>
        <vt:i4>405</vt:i4>
      </vt:variant>
      <vt:variant>
        <vt:i4>0</vt:i4>
      </vt:variant>
      <vt:variant>
        <vt:i4>5</vt:i4>
      </vt:variant>
      <vt:variant>
        <vt:lpwstr>http://www.buatraining.com/pcq.asp?PROD=PowerPoint</vt:lpwstr>
      </vt:variant>
      <vt:variant>
        <vt:lpwstr/>
      </vt:variant>
      <vt:variant>
        <vt:i4>3473517</vt:i4>
      </vt:variant>
      <vt:variant>
        <vt:i4>402</vt:i4>
      </vt:variant>
      <vt:variant>
        <vt:i4>0</vt:i4>
      </vt:variant>
      <vt:variant>
        <vt:i4>5</vt:i4>
      </vt:variant>
      <vt:variant>
        <vt:lpwstr>http://www.buatraining.com/course.asp?ID=Microsoft_PowerPoint_Intermediate_Training_Course</vt:lpwstr>
      </vt:variant>
      <vt:variant>
        <vt:lpwstr/>
      </vt:variant>
      <vt:variant>
        <vt:i4>7995443</vt:i4>
      </vt:variant>
      <vt:variant>
        <vt:i4>399</vt:i4>
      </vt:variant>
      <vt:variant>
        <vt:i4>0</vt:i4>
      </vt:variant>
      <vt:variant>
        <vt:i4>5</vt:i4>
      </vt:variant>
      <vt:variant>
        <vt:lpwstr>http://www.buatraining.com/pcq.asp?PROD=Project</vt:lpwstr>
      </vt:variant>
      <vt:variant>
        <vt:lpwstr/>
      </vt:variant>
      <vt:variant>
        <vt:i4>7995443</vt:i4>
      </vt:variant>
      <vt:variant>
        <vt:i4>396</vt:i4>
      </vt:variant>
      <vt:variant>
        <vt:i4>0</vt:i4>
      </vt:variant>
      <vt:variant>
        <vt:i4>5</vt:i4>
      </vt:variant>
      <vt:variant>
        <vt:lpwstr>http://www.buatraining.com/pcq.asp?PROD=Project</vt:lpwstr>
      </vt:variant>
      <vt:variant>
        <vt:lpwstr/>
      </vt:variant>
      <vt:variant>
        <vt:i4>7012393</vt:i4>
      </vt:variant>
      <vt:variant>
        <vt:i4>393</vt:i4>
      </vt:variant>
      <vt:variant>
        <vt:i4>0</vt:i4>
      </vt:variant>
      <vt:variant>
        <vt:i4>5</vt:i4>
      </vt:variant>
      <vt:variant>
        <vt:lpwstr>http://www.buatraining.com/course.asp?ID=Microsoft_Project_Beginners_Training_Course</vt:lpwstr>
      </vt:variant>
      <vt:variant>
        <vt:lpwstr/>
      </vt:variant>
      <vt:variant>
        <vt:i4>7602232</vt:i4>
      </vt:variant>
      <vt:variant>
        <vt:i4>390</vt:i4>
      </vt:variant>
      <vt:variant>
        <vt:i4>0</vt:i4>
      </vt:variant>
      <vt:variant>
        <vt:i4>5</vt:i4>
      </vt:variant>
      <vt:variant>
        <vt:lpwstr>http://www.buatraining.com/pcq.asp?PROD=Access</vt:lpwstr>
      </vt:variant>
      <vt:variant>
        <vt:lpwstr/>
      </vt:variant>
      <vt:variant>
        <vt:i4>7602232</vt:i4>
      </vt:variant>
      <vt:variant>
        <vt:i4>387</vt:i4>
      </vt:variant>
      <vt:variant>
        <vt:i4>0</vt:i4>
      </vt:variant>
      <vt:variant>
        <vt:i4>5</vt:i4>
      </vt:variant>
      <vt:variant>
        <vt:lpwstr>http://www.buatraining.com/pcq.asp?PROD=Access</vt:lpwstr>
      </vt:variant>
      <vt:variant>
        <vt:lpwstr/>
      </vt:variant>
      <vt:variant>
        <vt:i4>3145855</vt:i4>
      </vt:variant>
      <vt:variant>
        <vt:i4>384</vt:i4>
      </vt:variant>
      <vt:variant>
        <vt:i4>0</vt:i4>
      </vt:variant>
      <vt:variant>
        <vt:i4>5</vt:i4>
      </vt:variant>
      <vt:variant>
        <vt:lpwstr>http://www.buatraining.com/course.asp?ID=Microsoft_Access_Intermediate_Training_Course</vt:lpwstr>
      </vt:variant>
      <vt:variant>
        <vt:lpwstr/>
      </vt:variant>
      <vt:variant>
        <vt:i4>6684733</vt:i4>
      </vt:variant>
      <vt:variant>
        <vt:i4>381</vt:i4>
      </vt:variant>
      <vt:variant>
        <vt:i4>0</vt:i4>
      </vt:variant>
      <vt:variant>
        <vt:i4>5</vt:i4>
      </vt:variant>
      <vt:variant>
        <vt:lpwstr>http://www.buatraining.com/pcq.asp?PROD=PowerPoint</vt:lpwstr>
      </vt:variant>
      <vt:variant>
        <vt:lpwstr/>
      </vt:variant>
      <vt:variant>
        <vt:i4>6684733</vt:i4>
      </vt:variant>
      <vt:variant>
        <vt:i4>378</vt:i4>
      </vt:variant>
      <vt:variant>
        <vt:i4>0</vt:i4>
      </vt:variant>
      <vt:variant>
        <vt:i4>5</vt:i4>
      </vt:variant>
      <vt:variant>
        <vt:lpwstr>http://www.buatraining.com/pcq.asp?PROD=PowerPoint</vt:lpwstr>
      </vt:variant>
      <vt:variant>
        <vt:lpwstr/>
      </vt:variant>
      <vt:variant>
        <vt:i4>4063359</vt:i4>
      </vt:variant>
      <vt:variant>
        <vt:i4>375</vt:i4>
      </vt:variant>
      <vt:variant>
        <vt:i4>0</vt:i4>
      </vt:variant>
      <vt:variant>
        <vt:i4>5</vt:i4>
      </vt:variant>
      <vt:variant>
        <vt:lpwstr>http://www.buatraining.com/course.asp?ID=Microsoft_PowerPoint_Beginners_Training_Course</vt:lpwstr>
      </vt:variant>
      <vt:variant>
        <vt:lpwstr/>
      </vt:variant>
      <vt:variant>
        <vt:i4>655436</vt:i4>
      </vt:variant>
      <vt:variant>
        <vt:i4>372</vt:i4>
      </vt:variant>
      <vt:variant>
        <vt:i4>0</vt:i4>
      </vt:variant>
      <vt:variant>
        <vt:i4>5</vt:i4>
      </vt:variant>
      <vt:variant>
        <vt:lpwstr>http://www.buatraining.com/pcq.asp?PROD=Word</vt:lpwstr>
      </vt:variant>
      <vt:variant>
        <vt:lpwstr/>
      </vt:variant>
      <vt:variant>
        <vt:i4>655436</vt:i4>
      </vt:variant>
      <vt:variant>
        <vt:i4>369</vt:i4>
      </vt:variant>
      <vt:variant>
        <vt:i4>0</vt:i4>
      </vt:variant>
      <vt:variant>
        <vt:i4>5</vt:i4>
      </vt:variant>
      <vt:variant>
        <vt:lpwstr>http://www.buatraining.com/pcq.asp?PROD=Word</vt:lpwstr>
      </vt:variant>
      <vt:variant>
        <vt:lpwstr/>
      </vt:variant>
      <vt:variant>
        <vt:i4>5177363</vt:i4>
      </vt:variant>
      <vt:variant>
        <vt:i4>366</vt:i4>
      </vt:variant>
      <vt:variant>
        <vt:i4>0</vt:i4>
      </vt:variant>
      <vt:variant>
        <vt:i4>5</vt:i4>
      </vt:variant>
      <vt:variant>
        <vt:lpwstr>http://www.buatraining.com/course.asp?ID=Microsoft_Word_Beginners_Training_Course</vt:lpwstr>
      </vt:variant>
      <vt:variant>
        <vt:lpwstr/>
      </vt:variant>
      <vt:variant>
        <vt:i4>1835087</vt:i4>
      </vt:variant>
      <vt:variant>
        <vt:i4>363</vt:i4>
      </vt:variant>
      <vt:variant>
        <vt:i4>0</vt:i4>
      </vt:variant>
      <vt:variant>
        <vt:i4>5</vt:i4>
      </vt:variant>
      <vt:variant>
        <vt:lpwstr>http://www.buatraining.com/pcq.asp?PROD=Excel</vt:lpwstr>
      </vt:variant>
      <vt:variant>
        <vt:lpwstr/>
      </vt:variant>
      <vt:variant>
        <vt:i4>1835087</vt:i4>
      </vt:variant>
      <vt:variant>
        <vt:i4>360</vt:i4>
      </vt:variant>
      <vt:variant>
        <vt:i4>0</vt:i4>
      </vt:variant>
      <vt:variant>
        <vt:i4>5</vt:i4>
      </vt:variant>
      <vt:variant>
        <vt:lpwstr>http://www.buatraining.com/pcq.asp?PROD=Excel</vt:lpwstr>
      </vt:variant>
      <vt:variant>
        <vt:lpwstr/>
      </vt:variant>
      <vt:variant>
        <vt:i4>7864353</vt:i4>
      </vt:variant>
      <vt:variant>
        <vt:i4>357</vt:i4>
      </vt:variant>
      <vt:variant>
        <vt:i4>0</vt:i4>
      </vt:variant>
      <vt:variant>
        <vt:i4>5</vt:i4>
      </vt:variant>
      <vt:variant>
        <vt:lpwstr>http://www.buatraining.com/course.asp?ID=Microsoft_Excel_Intermediate_Training_Course</vt:lpwstr>
      </vt:variant>
      <vt:variant>
        <vt:lpwstr/>
      </vt:variant>
      <vt:variant>
        <vt:i4>655436</vt:i4>
      </vt:variant>
      <vt:variant>
        <vt:i4>354</vt:i4>
      </vt:variant>
      <vt:variant>
        <vt:i4>0</vt:i4>
      </vt:variant>
      <vt:variant>
        <vt:i4>5</vt:i4>
      </vt:variant>
      <vt:variant>
        <vt:lpwstr>http://www.buatraining.com/pcq.asp?PROD=Word</vt:lpwstr>
      </vt:variant>
      <vt:variant>
        <vt:lpwstr/>
      </vt:variant>
      <vt:variant>
        <vt:i4>655436</vt:i4>
      </vt:variant>
      <vt:variant>
        <vt:i4>351</vt:i4>
      </vt:variant>
      <vt:variant>
        <vt:i4>0</vt:i4>
      </vt:variant>
      <vt:variant>
        <vt:i4>5</vt:i4>
      </vt:variant>
      <vt:variant>
        <vt:lpwstr>http://www.buatraining.com/pcq.asp?PROD=Word</vt:lpwstr>
      </vt:variant>
      <vt:variant>
        <vt:lpwstr/>
      </vt:variant>
      <vt:variant>
        <vt:i4>4456449</vt:i4>
      </vt:variant>
      <vt:variant>
        <vt:i4>348</vt:i4>
      </vt:variant>
      <vt:variant>
        <vt:i4>0</vt:i4>
      </vt:variant>
      <vt:variant>
        <vt:i4>5</vt:i4>
      </vt:variant>
      <vt:variant>
        <vt:lpwstr>http://www.buatraining.com/course.asp?ID=Microsoft_Word_Intermediate_Training_Course</vt:lpwstr>
      </vt:variant>
      <vt:variant>
        <vt:lpwstr/>
      </vt:variant>
      <vt:variant>
        <vt:i4>65612</vt:i4>
      </vt:variant>
      <vt:variant>
        <vt:i4>345</vt:i4>
      </vt:variant>
      <vt:variant>
        <vt:i4>0</vt:i4>
      </vt:variant>
      <vt:variant>
        <vt:i4>5</vt:i4>
      </vt:variant>
      <vt:variant>
        <vt:lpwstr>http://www.buatraining.com/pcq.asp?PROD=Visio</vt:lpwstr>
      </vt:variant>
      <vt:variant>
        <vt:lpwstr/>
      </vt:variant>
      <vt:variant>
        <vt:i4>65612</vt:i4>
      </vt:variant>
      <vt:variant>
        <vt:i4>342</vt:i4>
      </vt:variant>
      <vt:variant>
        <vt:i4>0</vt:i4>
      </vt:variant>
      <vt:variant>
        <vt:i4>5</vt:i4>
      </vt:variant>
      <vt:variant>
        <vt:lpwstr>http://www.buatraining.com/pcq.asp?PROD=Visio</vt:lpwstr>
      </vt:variant>
      <vt:variant>
        <vt:lpwstr/>
      </vt:variant>
      <vt:variant>
        <vt:i4>7471133</vt:i4>
      </vt:variant>
      <vt:variant>
        <vt:i4>339</vt:i4>
      </vt:variant>
      <vt:variant>
        <vt:i4>0</vt:i4>
      </vt:variant>
      <vt:variant>
        <vt:i4>5</vt:i4>
      </vt:variant>
      <vt:variant>
        <vt:lpwstr>http://www.buatraining.com/course.asp?ID=Microsoft_Visio_Training_Course</vt:lpwstr>
      </vt:variant>
      <vt:variant>
        <vt:lpwstr/>
      </vt:variant>
      <vt:variant>
        <vt:i4>7602232</vt:i4>
      </vt:variant>
      <vt:variant>
        <vt:i4>336</vt:i4>
      </vt:variant>
      <vt:variant>
        <vt:i4>0</vt:i4>
      </vt:variant>
      <vt:variant>
        <vt:i4>5</vt:i4>
      </vt:variant>
      <vt:variant>
        <vt:lpwstr>http://www.buatraining.com/pcq.asp?PROD=Access</vt:lpwstr>
      </vt:variant>
      <vt:variant>
        <vt:lpwstr/>
      </vt:variant>
      <vt:variant>
        <vt:i4>7602232</vt:i4>
      </vt:variant>
      <vt:variant>
        <vt:i4>333</vt:i4>
      </vt:variant>
      <vt:variant>
        <vt:i4>0</vt:i4>
      </vt:variant>
      <vt:variant>
        <vt:i4>5</vt:i4>
      </vt:variant>
      <vt:variant>
        <vt:lpwstr>http://www.buatraining.com/pcq.asp?PROD=Access</vt:lpwstr>
      </vt:variant>
      <vt:variant>
        <vt:lpwstr/>
      </vt:variant>
      <vt:variant>
        <vt:i4>3866733</vt:i4>
      </vt:variant>
      <vt:variant>
        <vt:i4>330</vt:i4>
      </vt:variant>
      <vt:variant>
        <vt:i4>0</vt:i4>
      </vt:variant>
      <vt:variant>
        <vt:i4>5</vt:i4>
      </vt:variant>
      <vt:variant>
        <vt:lpwstr>http://www.buatraining.com/course.asp?ID=Microsoft_Access_Beginners_Training_Course</vt:lpwstr>
      </vt:variant>
      <vt:variant>
        <vt:lpwstr/>
      </vt:variant>
      <vt:variant>
        <vt:i4>655436</vt:i4>
      </vt:variant>
      <vt:variant>
        <vt:i4>327</vt:i4>
      </vt:variant>
      <vt:variant>
        <vt:i4>0</vt:i4>
      </vt:variant>
      <vt:variant>
        <vt:i4>5</vt:i4>
      </vt:variant>
      <vt:variant>
        <vt:lpwstr>http://www.buatraining.com/pcq.asp?PROD=Word</vt:lpwstr>
      </vt:variant>
      <vt:variant>
        <vt:lpwstr/>
      </vt:variant>
      <vt:variant>
        <vt:i4>655436</vt:i4>
      </vt:variant>
      <vt:variant>
        <vt:i4>324</vt:i4>
      </vt:variant>
      <vt:variant>
        <vt:i4>0</vt:i4>
      </vt:variant>
      <vt:variant>
        <vt:i4>5</vt:i4>
      </vt:variant>
      <vt:variant>
        <vt:lpwstr>http://www.buatraining.com/pcq.asp?PROD=Word</vt:lpwstr>
      </vt:variant>
      <vt:variant>
        <vt:lpwstr/>
      </vt:variant>
      <vt:variant>
        <vt:i4>4194314</vt:i4>
      </vt:variant>
      <vt:variant>
        <vt:i4>321</vt:i4>
      </vt:variant>
      <vt:variant>
        <vt:i4>0</vt:i4>
      </vt:variant>
      <vt:variant>
        <vt:i4>5</vt:i4>
      </vt:variant>
      <vt:variant>
        <vt:lpwstr>http://www.buatraining.com/course.asp?ID=Microsoft_Word_Advanced_Training_Course</vt:lpwstr>
      </vt:variant>
      <vt:variant>
        <vt:lpwstr/>
      </vt:variant>
      <vt:variant>
        <vt:i4>4980804</vt:i4>
      </vt:variant>
      <vt:variant>
        <vt:i4>318</vt:i4>
      </vt:variant>
      <vt:variant>
        <vt:i4>0</vt:i4>
      </vt:variant>
      <vt:variant>
        <vt:i4>5</vt:i4>
      </vt:variant>
      <vt:variant>
        <vt:lpwstr>http://www.buatraining.com/pcq.asp?PROD=Presentation%20Skills</vt:lpwstr>
      </vt:variant>
      <vt:variant>
        <vt:lpwstr/>
      </vt:variant>
      <vt:variant>
        <vt:i4>4980804</vt:i4>
      </vt:variant>
      <vt:variant>
        <vt:i4>315</vt:i4>
      </vt:variant>
      <vt:variant>
        <vt:i4>0</vt:i4>
      </vt:variant>
      <vt:variant>
        <vt:i4>5</vt:i4>
      </vt:variant>
      <vt:variant>
        <vt:lpwstr>http://www.buatraining.com/pcq.asp?PROD=Presentation%20Skills</vt:lpwstr>
      </vt:variant>
      <vt:variant>
        <vt:lpwstr/>
      </vt:variant>
      <vt:variant>
        <vt:i4>5636147</vt:i4>
      </vt:variant>
      <vt:variant>
        <vt:i4>312</vt:i4>
      </vt:variant>
      <vt:variant>
        <vt:i4>0</vt:i4>
      </vt:variant>
      <vt:variant>
        <vt:i4>5</vt:i4>
      </vt:variant>
      <vt:variant>
        <vt:lpwstr>http://www.buatraining.com/course.asp?ID=Presentation_Skills_Training_Course</vt:lpwstr>
      </vt:variant>
      <vt:variant>
        <vt:lpwstr/>
      </vt:variant>
      <vt:variant>
        <vt:i4>1835087</vt:i4>
      </vt:variant>
      <vt:variant>
        <vt:i4>309</vt:i4>
      </vt:variant>
      <vt:variant>
        <vt:i4>0</vt:i4>
      </vt:variant>
      <vt:variant>
        <vt:i4>5</vt:i4>
      </vt:variant>
      <vt:variant>
        <vt:lpwstr>http://www.buatraining.com/pcq.asp?PROD=Excel</vt:lpwstr>
      </vt:variant>
      <vt:variant>
        <vt:lpwstr/>
      </vt:variant>
      <vt:variant>
        <vt:i4>1835087</vt:i4>
      </vt:variant>
      <vt:variant>
        <vt:i4>306</vt:i4>
      </vt:variant>
      <vt:variant>
        <vt:i4>0</vt:i4>
      </vt:variant>
      <vt:variant>
        <vt:i4>5</vt:i4>
      </vt:variant>
      <vt:variant>
        <vt:lpwstr>http://www.buatraining.com/pcq.asp?PROD=Excel</vt:lpwstr>
      </vt:variant>
      <vt:variant>
        <vt:lpwstr/>
      </vt:variant>
      <vt:variant>
        <vt:i4>983119</vt:i4>
      </vt:variant>
      <vt:variant>
        <vt:i4>303</vt:i4>
      </vt:variant>
      <vt:variant>
        <vt:i4>0</vt:i4>
      </vt:variant>
      <vt:variant>
        <vt:i4>5</vt:i4>
      </vt:variant>
      <vt:variant>
        <vt:lpwstr>http://www.buatraining.com/course.asp?ID=Microsoft_Excel_Beginners_Training_Course</vt:lpwstr>
      </vt:variant>
      <vt:variant>
        <vt:lpwstr/>
      </vt:variant>
      <vt:variant>
        <vt:i4>7995443</vt:i4>
      </vt:variant>
      <vt:variant>
        <vt:i4>300</vt:i4>
      </vt:variant>
      <vt:variant>
        <vt:i4>0</vt:i4>
      </vt:variant>
      <vt:variant>
        <vt:i4>5</vt:i4>
      </vt:variant>
      <vt:variant>
        <vt:lpwstr>http://www.buatraining.com/pcq.asp?PROD=Project</vt:lpwstr>
      </vt:variant>
      <vt:variant>
        <vt:lpwstr/>
      </vt:variant>
      <vt:variant>
        <vt:i4>7995443</vt:i4>
      </vt:variant>
      <vt:variant>
        <vt:i4>297</vt:i4>
      </vt:variant>
      <vt:variant>
        <vt:i4>0</vt:i4>
      </vt:variant>
      <vt:variant>
        <vt:i4>5</vt:i4>
      </vt:variant>
      <vt:variant>
        <vt:lpwstr>http://www.buatraining.com/pcq.asp?PROD=Project</vt:lpwstr>
      </vt:variant>
      <vt:variant>
        <vt:lpwstr/>
      </vt:variant>
      <vt:variant>
        <vt:i4>7012393</vt:i4>
      </vt:variant>
      <vt:variant>
        <vt:i4>294</vt:i4>
      </vt:variant>
      <vt:variant>
        <vt:i4>0</vt:i4>
      </vt:variant>
      <vt:variant>
        <vt:i4>5</vt:i4>
      </vt:variant>
      <vt:variant>
        <vt:lpwstr>http://www.buatraining.com/course.asp?ID=Microsoft_Project_Beginners_Training_Course</vt:lpwstr>
      </vt:variant>
      <vt:variant>
        <vt:lpwstr/>
      </vt:variant>
      <vt:variant>
        <vt:i4>655436</vt:i4>
      </vt:variant>
      <vt:variant>
        <vt:i4>291</vt:i4>
      </vt:variant>
      <vt:variant>
        <vt:i4>0</vt:i4>
      </vt:variant>
      <vt:variant>
        <vt:i4>5</vt:i4>
      </vt:variant>
      <vt:variant>
        <vt:lpwstr>http://www.buatraining.com/pcq.asp?PROD=Word</vt:lpwstr>
      </vt:variant>
      <vt:variant>
        <vt:lpwstr/>
      </vt:variant>
      <vt:variant>
        <vt:i4>655436</vt:i4>
      </vt:variant>
      <vt:variant>
        <vt:i4>288</vt:i4>
      </vt:variant>
      <vt:variant>
        <vt:i4>0</vt:i4>
      </vt:variant>
      <vt:variant>
        <vt:i4>5</vt:i4>
      </vt:variant>
      <vt:variant>
        <vt:lpwstr>http://www.buatraining.com/pcq.asp?PROD=Word</vt:lpwstr>
      </vt:variant>
      <vt:variant>
        <vt:lpwstr/>
      </vt:variant>
      <vt:variant>
        <vt:i4>4456449</vt:i4>
      </vt:variant>
      <vt:variant>
        <vt:i4>285</vt:i4>
      </vt:variant>
      <vt:variant>
        <vt:i4>0</vt:i4>
      </vt:variant>
      <vt:variant>
        <vt:i4>5</vt:i4>
      </vt:variant>
      <vt:variant>
        <vt:lpwstr>http://www.buatraining.com/course.asp?ID=Microsoft_Word_Intermediate_Training_Course</vt:lpwstr>
      </vt:variant>
      <vt:variant>
        <vt:lpwstr/>
      </vt:variant>
      <vt:variant>
        <vt:i4>7995443</vt:i4>
      </vt:variant>
      <vt:variant>
        <vt:i4>282</vt:i4>
      </vt:variant>
      <vt:variant>
        <vt:i4>0</vt:i4>
      </vt:variant>
      <vt:variant>
        <vt:i4>5</vt:i4>
      </vt:variant>
      <vt:variant>
        <vt:lpwstr>http://www.buatraining.com/pcq.asp?PROD=Project</vt:lpwstr>
      </vt:variant>
      <vt:variant>
        <vt:lpwstr/>
      </vt:variant>
      <vt:variant>
        <vt:i4>7995443</vt:i4>
      </vt:variant>
      <vt:variant>
        <vt:i4>279</vt:i4>
      </vt:variant>
      <vt:variant>
        <vt:i4>0</vt:i4>
      </vt:variant>
      <vt:variant>
        <vt:i4>5</vt:i4>
      </vt:variant>
      <vt:variant>
        <vt:lpwstr>http://www.buatraining.com/pcq.asp?PROD=Project</vt:lpwstr>
      </vt:variant>
      <vt:variant>
        <vt:lpwstr/>
      </vt:variant>
      <vt:variant>
        <vt:i4>1835079</vt:i4>
      </vt:variant>
      <vt:variant>
        <vt:i4>276</vt:i4>
      </vt:variant>
      <vt:variant>
        <vt:i4>0</vt:i4>
      </vt:variant>
      <vt:variant>
        <vt:i4>5</vt:i4>
      </vt:variant>
      <vt:variant>
        <vt:lpwstr>http://www.buatraining.com/course.asp?ID=Microsoft_Project_Intermediate_Training_Course</vt:lpwstr>
      </vt:variant>
      <vt:variant>
        <vt:lpwstr/>
      </vt:variant>
      <vt:variant>
        <vt:i4>1835087</vt:i4>
      </vt:variant>
      <vt:variant>
        <vt:i4>273</vt:i4>
      </vt:variant>
      <vt:variant>
        <vt:i4>0</vt:i4>
      </vt:variant>
      <vt:variant>
        <vt:i4>5</vt:i4>
      </vt:variant>
      <vt:variant>
        <vt:lpwstr>http://www.buatraining.com/pcq.asp?PROD=Excel</vt:lpwstr>
      </vt:variant>
      <vt:variant>
        <vt:lpwstr/>
      </vt:variant>
      <vt:variant>
        <vt:i4>1835087</vt:i4>
      </vt:variant>
      <vt:variant>
        <vt:i4>270</vt:i4>
      </vt:variant>
      <vt:variant>
        <vt:i4>0</vt:i4>
      </vt:variant>
      <vt:variant>
        <vt:i4>5</vt:i4>
      </vt:variant>
      <vt:variant>
        <vt:lpwstr>http://www.buatraining.com/pcq.asp?PROD=Excel</vt:lpwstr>
      </vt:variant>
      <vt:variant>
        <vt:lpwstr/>
      </vt:variant>
      <vt:variant>
        <vt:i4>7536677</vt:i4>
      </vt:variant>
      <vt:variant>
        <vt:i4>267</vt:i4>
      </vt:variant>
      <vt:variant>
        <vt:i4>0</vt:i4>
      </vt:variant>
      <vt:variant>
        <vt:i4>5</vt:i4>
      </vt:variant>
      <vt:variant>
        <vt:lpwstr>http://www.buatraining.com/course.asp?ID=Microsoft_Excel_Advanced_Training_Course</vt:lpwstr>
      </vt:variant>
      <vt:variant>
        <vt:lpwstr/>
      </vt:variant>
      <vt:variant>
        <vt:i4>7602232</vt:i4>
      </vt:variant>
      <vt:variant>
        <vt:i4>264</vt:i4>
      </vt:variant>
      <vt:variant>
        <vt:i4>0</vt:i4>
      </vt:variant>
      <vt:variant>
        <vt:i4>5</vt:i4>
      </vt:variant>
      <vt:variant>
        <vt:lpwstr>http://www.buatraining.com/pcq.asp?PROD=Access</vt:lpwstr>
      </vt:variant>
      <vt:variant>
        <vt:lpwstr/>
      </vt:variant>
      <vt:variant>
        <vt:i4>7602232</vt:i4>
      </vt:variant>
      <vt:variant>
        <vt:i4>261</vt:i4>
      </vt:variant>
      <vt:variant>
        <vt:i4>0</vt:i4>
      </vt:variant>
      <vt:variant>
        <vt:i4>5</vt:i4>
      </vt:variant>
      <vt:variant>
        <vt:lpwstr>http://www.buatraining.com/pcq.asp?PROD=Access</vt:lpwstr>
      </vt:variant>
      <vt:variant>
        <vt:lpwstr/>
      </vt:variant>
      <vt:variant>
        <vt:i4>3145855</vt:i4>
      </vt:variant>
      <vt:variant>
        <vt:i4>258</vt:i4>
      </vt:variant>
      <vt:variant>
        <vt:i4>0</vt:i4>
      </vt:variant>
      <vt:variant>
        <vt:i4>5</vt:i4>
      </vt:variant>
      <vt:variant>
        <vt:lpwstr>http://www.buatraining.com/course.asp?ID=Microsoft_Access_Intermediate_Training_Course</vt:lpwstr>
      </vt:variant>
      <vt:variant>
        <vt:lpwstr/>
      </vt:variant>
      <vt:variant>
        <vt:i4>655436</vt:i4>
      </vt:variant>
      <vt:variant>
        <vt:i4>255</vt:i4>
      </vt:variant>
      <vt:variant>
        <vt:i4>0</vt:i4>
      </vt:variant>
      <vt:variant>
        <vt:i4>5</vt:i4>
      </vt:variant>
      <vt:variant>
        <vt:lpwstr>http://www.buatraining.com/pcq.asp?PROD=Word</vt:lpwstr>
      </vt:variant>
      <vt:variant>
        <vt:lpwstr/>
      </vt:variant>
      <vt:variant>
        <vt:i4>655436</vt:i4>
      </vt:variant>
      <vt:variant>
        <vt:i4>252</vt:i4>
      </vt:variant>
      <vt:variant>
        <vt:i4>0</vt:i4>
      </vt:variant>
      <vt:variant>
        <vt:i4>5</vt:i4>
      </vt:variant>
      <vt:variant>
        <vt:lpwstr>http://www.buatraining.com/pcq.asp?PROD=Word</vt:lpwstr>
      </vt:variant>
      <vt:variant>
        <vt:lpwstr/>
      </vt:variant>
      <vt:variant>
        <vt:i4>4194314</vt:i4>
      </vt:variant>
      <vt:variant>
        <vt:i4>249</vt:i4>
      </vt:variant>
      <vt:variant>
        <vt:i4>0</vt:i4>
      </vt:variant>
      <vt:variant>
        <vt:i4>5</vt:i4>
      </vt:variant>
      <vt:variant>
        <vt:lpwstr>http://www.buatraining.com/course.asp?ID=Microsoft_Word_Advanced_Training_Course</vt:lpwstr>
      </vt:variant>
      <vt:variant>
        <vt:lpwstr/>
      </vt:variant>
      <vt:variant>
        <vt:i4>1835087</vt:i4>
      </vt:variant>
      <vt:variant>
        <vt:i4>246</vt:i4>
      </vt:variant>
      <vt:variant>
        <vt:i4>0</vt:i4>
      </vt:variant>
      <vt:variant>
        <vt:i4>5</vt:i4>
      </vt:variant>
      <vt:variant>
        <vt:lpwstr>http://www.buatraining.com/pcq.asp?PROD=Excel</vt:lpwstr>
      </vt:variant>
      <vt:variant>
        <vt:lpwstr/>
      </vt:variant>
      <vt:variant>
        <vt:i4>1835087</vt:i4>
      </vt:variant>
      <vt:variant>
        <vt:i4>243</vt:i4>
      </vt:variant>
      <vt:variant>
        <vt:i4>0</vt:i4>
      </vt:variant>
      <vt:variant>
        <vt:i4>5</vt:i4>
      </vt:variant>
      <vt:variant>
        <vt:lpwstr>http://www.buatraining.com/pcq.asp?PROD=Excel</vt:lpwstr>
      </vt:variant>
      <vt:variant>
        <vt:lpwstr/>
      </vt:variant>
      <vt:variant>
        <vt:i4>983119</vt:i4>
      </vt:variant>
      <vt:variant>
        <vt:i4>240</vt:i4>
      </vt:variant>
      <vt:variant>
        <vt:i4>0</vt:i4>
      </vt:variant>
      <vt:variant>
        <vt:i4>5</vt:i4>
      </vt:variant>
      <vt:variant>
        <vt:lpwstr>http://www.buatraining.com/course.asp?ID=Microsoft_Excel_Beginners_Training_Course</vt:lpwstr>
      </vt:variant>
      <vt:variant>
        <vt:lpwstr/>
      </vt:variant>
      <vt:variant>
        <vt:i4>1835087</vt:i4>
      </vt:variant>
      <vt:variant>
        <vt:i4>237</vt:i4>
      </vt:variant>
      <vt:variant>
        <vt:i4>0</vt:i4>
      </vt:variant>
      <vt:variant>
        <vt:i4>5</vt:i4>
      </vt:variant>
      <vt:variant>
        <vt:lpwstr>http://www.buatraining.com/pcq.asp?PROD=Excel</vt:lpwstr>
      </vt:variant>
      <vt:variant>
        <vt:lpwstr/>
      </vt:variant>
      <vt:variant>
        <vt:i4>1835087</vt:i4>
      </vt:variant>
      <vt:variant>
        <vt:i4>234</vt:i4>
      </vt:variant>
      <vt:variant>
        <vt:i4>0</vt:i4>
      </vt:variant>
      <vt:variant>
        <vt:i4>5</vt:i4>
      </vt:variant>
      <vt:variant>
        <vt:lpwstr>http://www.buatraining.com/pcq.asp?PROD=Excel</vt:lpwstr>
      </vt:variant>
      <vt:variant>
        <vt:lpwstr/>
      </vt:variant>
      <vt:variant>
        <vt:i4>7864353</vt:i4>
      </vt:variant>
      <vt:variant>
        <vt:i4>231</vt:i4>
      </vt:variant>
      <vt:variant>
        <vt:i4>0</vt:i4>
      </vt:variant>
      <vt:variant>
        <vt:i4>5</vt:i4>
      </vt:variant>
      <vt:variant>
        <vt:lpwstr>http://www.buatraining.com/course.asp?ID=Microsoft_Excel_Intermediate_Training_Course</vt:lpwstr>
      </vt:variant>
      <vt:variant>
        <vt:lpwstr/>
      </vt:variant>
      <vt:variant>
        <vt:i4>6684733</vt:i4>
      </vt:variant>
      <vt:variant>
        <vt:i4>228</vt:i4>
      </vt:variant>
      <vt:variant>
        <vt:i4>0</vt:i4>
      </vt:variant>
      <vt:variant>
        <vt:i4>5</vt:i4>
      </vt:variant>
      <vt:variant>
        <vt:lpwstr>http://www.buatraining.com/pcq.asp?PROD=PowerPoint</vt:lpwstr>
      </vt:variant>
      <vt:variant>
        <vt:lpwstr/>
      </vt:variant>
      <vt:variant>
        <vt:i4>6684733</vt:i4>
      </vt:variant>
      <vt:variant>
        <vt:i4>225</vt:i4>
      </vt:variant>
      <vt:variant>
        <vt:i4>0</vt:i4>
      </vt:variant>
      <vt:variant>
        <vt:i4>5</vt:i4>
      </vt:variant>
      <vt:variant>
        <vt:lpwstr>http://www.buatraining.com/pcq.asp?PROD=PowerPoint</vt:lpwstr>
      </vt:variant>
      <vt:variant>
        <vt:lpwstr/>
      </vt:variant>
      <vt:variant>
        <vt:i4>3473517</vt:i4>
      </vt:variant>
      <vt:variant>
        <vt:i4>222</vt:i4>
      </vt:variant>
      <vt:variant>
        <vt:i4>0</vt:i4>
      </vt:variant>
      <vt:variant>
        <vt:i4>5</vt:i4>
      </vt:variant>
      <vt:variant>
        <vt:lpwstr>http://www.buatraining.com/course.asp?ID=Microsoft_PowerPoint_Intermediate_Training_Course</vt:lpwstr>
      </vt:variant>
      <vt:variant>
        <vt:lpwstr/>
      </vt:variant>
      <vt:variant>
        <vt:i4>7995443</vt:i4>
      </vt:variant>
      <vt:variant>
        <vt:i4>219</vt:i4>
      </vt:variant>
      <vt:variant>
        <vt:i4>0</vt:i4>
      </vt:variant>
      <vt:variant>
        <vt:i4>5</vt:i4>
      </vt:variant>
      <vt:variant>
        <vt:lpwstr>http://www.buatraining.com/pcq.asp?PROD=Project</vt:lpwstr>
      </vt:variant>
      <vt:variant>
        <vt:lpwstr/>
      </vt:variant>
      <vt:variant>
        <vt:i4>7995443</vt:i4>
      </vt:variant>
      <vt:variant>
        <vt:i4>216</vt:i4>
      </vt:variant>
      <vt:variant>
        <vt:i4>0</vt:i4>
      </vt:variant>
      <vt:variant>
        <vt:i4>5</vt:i4>
      </vt:variant>
      <vt:variant>
        <vt:lpwstr>http://www.buatraining.com/pcq.asp?PROD=Project</vt:lpwstr>
      </vt:variant>
      <vt:variant>
        <vt:lpwstr/>
      </vt:variant>
      <vt:variant>
        <vt:i4>7012393</vt:i4>
      </vt:variant>
      <vt:variant>
        <vt:i4>213</vt:i4>
      </vt:variant>
      <vt:variant>
        <vt:i4>0</vt:i4>
      </vt:variant>
      <vt:variant>
        <vt:i4>5</vt:i4>
      </vt:variant>
      <vt:variant>
        <vt:lpwstr>http://www.buatraining.com/course.asp?ID=Microsoft_Project_Beginners_Training_Course</vt:lpwstr>
      </vt:variant>
      <vt:variant>
        <vt:lpwstr/>
      </vt:variant>
      <vt:variant>
        <vt:i4>7602232</vt:i4>
      </vt:variant>
      <vt:variant>
        <vt:i4>210</vt:i4>
      </vt:variant>
      <vt:variant>
        <vt:i4>0</vt:i4>
      </vt:variant>
      <vt:variant>
        <vt:i4>5</vt:i4>
      </vt:variant>
      <vt:variant>
        <vt:lpwstr>http://www.buatraining.com/pcq.asp?PROD=Access</vt:lpwstr>
      </vt:variant>
      <vt:variant>
        <vt:lpwstr/>
      </vt:variant>
      <vt:variant>
        <vt:i4>7602232</vt:i4>
      </vt:variant>
      <vt:variant>
        <vt:i4>207</vt:i4>
      </vt:variant>
      <vt:variant>
        <vt:i4>0</vt:i4>
      </vt:variant>
      <vt:variant>
        <vt:i4>5</vt:i4>
      </vt:variant>
      <vt:variant>
        <vt:lpwstr>http://www.buatraining.com/pcq.asp?PROD=Access</vt:lpwstr>
      </vt:variant>
      <vt:variant>
        <vt:lpwstr/>
      </vt:variant>
      <vt:variant>
        <vt:i4>3866733</vt:i4>
      </vt:variant>
      <vt:variant>
        <vt:i4>204</vt:i4>
      </vt:variant>
      <vt:variant>
        <vt:i4>0</vt:i4>
      </vt:variant>
      <vt:variant>
        <vt:i4>5</vt:i4>
      </vt:variant>
      <vt:variant>
        <vt:lpwstr>http://www.buatraining.com/course.asp?ID=Microsoft_Access_Beginners_Training_Course</vt:lpwstr>
      </vt:variant>
      <vt:variant>
        <vt:lpwstr/>
      </vt:variant>
      <vt:variant>
        <vt:i4>655436</vt:i4>
      </vt:variant>
      <vt:variant>
        <vt:i4>201</vt:i4>
      </vt:variant>
      <vt:variant>
        <vt:i4>0</vt:i4>
      </vt:variant>
      <vt:variant>
        <vt:i4>5</vt:i4>
      </vt:variant>
      <vt:variant>
        <vt:lpwstr>http://www.buatraining.com/pcq.asp?PROD=Word</vt:lpwstr>
      </vt:variant>
      <vt:variant>
        <vt:lpwstr/>
      </vt:variant>
      <vt:variant>
        <vt:i4>655436</vt:i4>
      </vt:variant>
      <vt:variant>
        <vt:i4>198</vt:i4>
      </vt:variant>
      <vt:variant>
        <vt:i4>0</vt:i4>
      </vt:variant>
      <vt:variant>
        <vt:i4>5</vt:i4>
      </vt:variant>
      <vt:variant>
        <vt:lpwstr>http://www.buatraining.com/pcq.asp?PROD=Word</vt:lpwstr>
      </vt:variant>
      <vt:variant>
        <vt:lpwstr/>
      </vt:variant>
      <vt:variant>
        <vt:i4>5177363</vt:i4>
      </vt:variant>
      <vt:variant>
        <vt:i4>195</vt:i4>
      </vt:variant>
      <vt:variant>
        <vt:i4>0</vt:i4>
      </vt:variant>
      <vt:variant>
        <vt:i4>5</vt:i4>
      </vt:variant>
      <vt:variant>
        <vt:lpwstr>http://www.buatraining.com/course.asp?ID=Microsoft_Word_Beginners_Training_Course</vt:lpwstr>
      </vt:variant>
      <vt:variant>
        <vt:lpwstr/>
      </vt:variant>
      <vt:variant>
        <vt:i4>7995443</vt:i4>
      </vt:variant>
      <vt:variant>
        <vt:i4>192</vt:i4>
      </vt:variant>
      <vt:variant>
        <vt:i4>0</vt:i4>
      </vt:variant>
      <vt:variant>
        <vt:i4>5</vt:i4>
      </vt:variant>
      <vt:variant>
        <vt:lpwstr>http://www.buatraining.com/pcq.asp?PROD=Project</vt:lpwstr>
      </vt:variant>
      <vt:variant>
        <vt:lpwstr/>
      </vt:variant>
      <vt:variant>
        <vt:i4>7995443</vt:i4>
      </vt:variant>
      <vt:variant>
        <vt:i4>189</vt:i4>
      </vt:variant>
      <vt:variant>
        <vt:i4>0</vt:i4>
      </vt:variant>
      <vt:variant>
        <vt:i4>5</vt:i4>
      </vt:variant>
      <vt:variant>
        <vt:lpwstr>http://www.buatraining.com/pcq.asp?PROD=Project</vt:lpwstr>
      </vt:variant>
      <vt:variant>
        <vt:lpwstr/>
      </vt:variant>
      <vt:variant>
        <vt:i4>7012393</vt:i4>
      </vt:variant>
      <vt:variant>
        <vt:i4>186</vt:i4>
      </vt:variant>
      <vt:variant>
        <vt:i4>0</vt:i4>
      </vt:variant>
      <vt:variant>
        <vt:i4>5</vt:i4>
      </vt:variant>
      <vt:variant>
        <vt:lpwstr>http://www.buatraining.com/course.asp?ID=Microsoft_Project_Beginners_Training_Course</vt:lpwstr>
      </vt:variant>
      <vt:variant>
        <vt:lpwstr/>
      </vt:variant>
      <vt:variant>
        <vt:i4>7602232</vt:i4>
      </vt:variant>
      <vt:variant>
        <vt:i4>183</vt:i4>
      </vt:variant>
      <vt:variant>
        <vt:i4>0</vt:i4>
      </vt:variant>
      <vt:variant>
        <vt:i4>5</vt:i4>
      </vt:variant>
      <vt:variant>
        <vt:lpwstr>http://www.buatraining.com/pcq.asp?PROD=Access</vt:lpwstr>
      </vt:variant>
      <vt:variant>
        <vt:lpwstr/>
      </vt:variant>
      <vt:variant>
        <vt:i4>7602232</vt:i4>
      </vt:variant>
      <vt:variant>
        <vt:i4>180</vt:i4>
      </vt:variant>
      <vt:variant>
        <vt:i4>0</vt:i4>
      </vt:variant>
      <vt:variant>
        <vt:i4>5</vt:i4>
      </vt:variant>
      <vt:variant>
        <vt:lpwstr>http://www.buatraining.com/pcq.asp?PROD=Access</vt:lpwstr>
      </vt:variant>
      <vt:variant>
        <vt:lpwstr/>
      </vt:variant>
      <vt:variant>
        <vt:i4>3866733</vt:i4>
      </vt:variant>
      <vt:variant>
        <vt:i4>177</vt:i4>
      </vt:variant>
      <vt:variant>
        <vt:i4>0</vt:i4>
      </vt:variant>
      <vt:variant>
        <vt:i4>5</vt:i4>
      </vt:variant>
      <vt:variant>
        <vt:lpwstr>http://www.buatraining.com/course.asp?ID=Microsoft_Access_Beginners_Training_Course</vt:lpwstr>
      </vt:variant>
      <vt:variant>
        <vt:lpwstr/>
      </vt:variant>
      <vt:variant>
        <vt:i4>1835087</vt:i4>
      </vt:variant>
      <vt:variant>
        <vt:i4>174</vt:i4>
      </vt:variant>
      <vt:variant>
        <vt:i4>0</vt:i4>
      </vt:variant>
      <vt:variant>
        <vt:i4>5</vt:i4>
      </vt:variant>
      <vt:variant>
        <vt:lpwstr>http://www.buatraining.com/pcq.asp?PROD=Excel</vt:lpwstr>
      </vt:variant>
      <vt:variant>
        <vt:lpwstr/>
      </vt:variant>
      <vt:variant>
        <vt:i4>1835087</vt:i4>
      </vt:variant>
      <vt:variant>
        <vt:i4>171</vt:i4>
      </vt:variant>
      <vt:variant>
        <vt:i4>0</vt:i4>
      </vt:variant>
      <vt:variant>
        <vt:i4>5</vt:i4>
      </vt:variant>
      <vt:variant>
        <vt:lpwstr>http://www.buatraining.com/pcq.asp?PROD=Excel</vt:lpwstr>
      </vt:variant>
      <vt:variant>
        <vt:lpwstr/>
      </vt:variant>
      <vt:variant>
        <vt:i4>983119</vt:i4>
      </vt:variant>
      <vt:variant>
        <vt:i4>168</vt:i4>
      </vt:variant>
      <vt:variant>
        <vt:i4>0</vt:i4>
      </vt:variant>
      <vt:variant>
        <vt:i4>5</vt:i4>
      </vt:variant>
      <vt:variant>
        <vt:lpwstr>http://www.buatraining.com/course.asp?ID=Microsoft_Excel_Beginners_Training_Course</vt:lpwstr>
      </vt:variant>
      <vt:variant>
        <vt:lpwstr/>
      </vt:variant>
      <vt:variant>
        <vt:i4>655436</vt:i4>
      </vt:variant>
      <vt:variant>
        <vt:i4>165</vt:i4>
      </vt:variant>
      <vt:variant>
        <vt:i4>0</vt:i4>
      </vt:variant>
      <vt:variant>
        <vt:i4>5</vt:i4>
      </vt:variant>
      <vt:variant>
        <vt:lpwstr>http://www.buatraining.com/pcq.asp?PROD=Word</vt:lpwstr>
      </vt:variant>
      <vt:variant>
        <vt:lpwstr/>
      </vt:variant>
      <vt:variant>
        <vt:i4>655436</vt:i4>
      </vt:variant>
      <vt:variant>
        <vt:i4>162</vt:i4>
      </vt:variant>
      <vt:variant>
        <vt:i4>0</vt:i4>
      </vt:variant>
      <vt:variant>
        <vt:i4>5</vt:i4>
      </vt:variant>
      <vt:variant>
        <vt:lpwstr>http://www.buatraining.com/pcq.asp?PROD=Word</vt:lpwstr>
      </vt:variant>
      <vt:variant>
        <vt:lpwstr/>
      </vt:variant>
      <vt:variant>
        <vt:i4>5177363</vt:i4>
      </vt:variant>
      <vt:variant>
        <vt:i4>159</vt:i4>
      </vt:variant>
      <vt:variant>
        <vt:i4>0</vt:i4>
      </vt:variant>
      <vt:variant>
        <vt:i4>5</vt:i4>
      </vt:variant>
      <vt:variant>
        <vt:lpwstr>http://www.buatraining.com/course.asp?ID=Microsoft_Word_Beginners_Training_Course</vt:lpwstr>
      </vt:variant>
      <vt:variant>
        <vt:lpwstr/>
      </vt:variant>
      <vt:variant>
        <vt:i4>5111872</vt:i4>
      </vt:variant>
      <vt:variant>
        <vt:i4>156</vt:i4>
      </vt:variant>
      <vt:variant>
        <vt:i4>0</vt:i4>
      </vt:variant>
      <vt:variant>
        <vt:i4>5</vt:i4>
      </vt:variant>
      <vt:variant>
        <vt:lpwstr>http://www.buatraining.com/pcq.asp?PROD=Negotiations%20Skills</vt:lpwstr>
      </vt:variant>
      <vt:variant>
        <vt:lpwstr/>
      </vt:variant>
      <vt:variant>
        <vt:i4>5111872</vt:i4>
      </vt:variant>
      <vt:variant>
        <vt:i4>153</vt:i4>
      </vt:variant>
      <vt:variant>
        <vt:i4>0</vt:i4>
      </vt:variant>
      <vt:variant>
        <vt:i4>5</vt:i4>
      </vt:variant>
      <vt:variant>
        <vt:lpwstr>http://www.buatraining.com/pcq.asp?PROD=Negotiations%20Skills</vt:lpwstr>
      </vt:variant>
      <vt:variant>
        <vt:lpwstr/>
      </vt:variant>
      <vt:variant>
        <vt:i4>1179751</vt:i4>
      </vt:variant>
      <vt:variant>
        <vt:i4>150</vt:i4>
      </vt:variant>
      <vt:variant>
        <vt:i4>0</vt:i4>
      </vt:variant>
      <vt:variant>
        <vt:i4>5</vt:i4>
      </vt:variant>
      <vt:variant>
        <vt:lpwstr>http://www.buatraining.com/course.asp?ID=Negotiation_Skills_Training_Course</vt:lpwstr>
      </vt:variant>
      <vt:variant>
        <vt:lpwstr/>
      </vt:variant>
      <vt:variant>
        <vt:i4>7602232</vt:i4>
      </vt:variant>
      <vt:variant>
        <vt:i4>147</vt:i4>
      </vt:variant>
      <vt:variant>
        <vt:i4>0</vt:i4>
      </vt:variant>
      <vt:variant>
        <vt:i4>5</vt:i4>
      </vt:variant>
      <vt:variant>
        <vt:lpwstr>http://www.buatraining.com/pcq.asp?PROD=Access</vt:lpwstr>
      </vt:variant>
      <vt:variant>
        <vt:lpwstr/>
      </vt:variant>
      <vt:variant>
        <vt:i4>7602232</vt:i4>
      </vt:variant>
      <vt:variant>
        <vt:i4>144</vt:i4>
      </vt:variant>
      <vt:variant>
        <vt:i4>0</vt:i4>
      </vt:variant>
      <vt:variant>
        <vt:i4>5</vt:i4>
      </vt:variant>
      <vt:variant>
        <vt:lpwstr>http://www.buatraining.com/pcq.asp?PROD=Access</vt:lpwstr>
      </vt:variant>
      <vt:variant>
        <vt:lpwstr/>
      </vt:variant>
      <vt:variant>
        <vt:i4>3145855</vt:i4>
      </vt:variant>
      <vt:variant>
        <vt:i4>141</vt:i4>
      </vt:variant>
      <vt:variant>
        <vt:i4>0</vt:i4>
      </vt:variant>
      <vt:variant>
        <vt:i4>5</vt:i4>
      </vt:variant>
      <vt:variant>
        <vt:lpwstr>http://www.buatraining.com/course.asp?ID=Microsoft_Access_Intermediate_Training_Course</vt:lpwstr>
      </vt:variant>
      <vt:variant>
        <vt:lpwstr/>
      </vt:variant>
      <vt:variant>
        <vt:i4>655436</vt:i4>
      </vt:variant>
      <vt:variant>
        <vt:i4>138</vt:i4>
      </vt:variant>
      <vt:variant>
        <vt:i4>0</vt:i4>
      </vt:variant>
      <vt:variant>
        <vt:i4>5</vt:i4>
      </vt:variant>
      <vt:variant>
        <vt:lpwstr>http://www.buatraining.com/pcq.asp?PROD=Word</vt:lpwstr>
      </vt:variant>
      <vt:variant>
        <vt:lpwstr/>
      </vt:variant>
      <vt:variant>
        <vt:i4>655436</vt:i4>
      </vt:variant>
      <vt:variant>
        <vt:i4>135</vt:i4>
      </vt:variant>
      <vt:variant>
        <vt:i4>0</vt:i4>
      </vt:variant>
      <vt:variant>
        <vt:i4>5</vt:i4>
      </vt:variant>
      <vt:variant>
        <vt:lpwstr>http://www.buatraining.com/pcq.asp?PROD=Word</vt:lpwstr>
      </vt:variant>
      <vt:variant>
        <vt:lpwstr/>
      </vt:variant>
      <vt:variant>
        <vt:i4>4456449</vt:i4>
      </vt:variant>
      <vt:variant>
        <vt:i4>132</vt:i4>
      </vt:variant>
      <vt:variant>
        <vt:i4>0</vt:i4>
      </vt:variant>
      <vt:variant>
        <vt:i4>5</vt:i4>
      </vt:variant>
      <vt:variant>
        <vt:lpwstr>http://www.buatraining.com/course.asp?ID=Microsoft_Word_Intermediate_Training_Course</vt:lpwstr>
      </vt:variant>
      <vt:variant>
        <vt:lpwstr/>
      </vt:variant>
      <vt:variant>
        <vt:i4>655436</vt:i4>
      </vt:variant>
      <vt:variant>
        <vt:i4>129</vt:i4>
      </vt:variant>
      <vt:variant>
        <vt:i4>0</vt:i4>
      </vt:variant>
      <vt:variant>
        <vt:i4>5</vt:i4>
      </vt:variant>
      <vt:variant>
        <vt:lpwstr>http://www.buatraining.com/pcq.asp?PROD=Word</vt:lpwstr>
      </vt:variant>
      <vt:variant>
        <vt:lpwstr/>
      </vt:variant>
      <vt:variant>
        <vt:i4>655436</vt:i4>
      </vt:variant>
      <vt:variant>
        <vt:i4>126</vt:i4>
      </vt:variant>
      <vt:variant>
        <vt:i4>0</vt:i4>
      </vt:variant>
      <vt:variant>
        <vt:i4>5</vt:i4>
      </vt:variant>
      <vt:variant>
        <vt:lpwstr>http://www.buatraining.com/pcq.asp?PROD=Word</vt:lpwstr>
      </vt:variant>
      <vt:variant>
        <vt:lpwstr/>
      </vt:variant>
      <vt:variant>
        <vt:i4>4194314</vt:i4>
      </vt:variant>
      <vt:variant>
        <vt:i4>123</vt:i4>
      </vt:variant>
      <vt:variant>
        <vt:i4>0</vt:i4>
      </vt:variant>
      <vt:variant>
        <vt:i4>5</vt:i4>
      </vt:variant>
      <vt:variant>
        <vt:lpwstr>http://www.buatraining.com/course.asp?ID=Microsoft_Word_Advanced_Training_Course</vt:lpwstr>
      </vt:variant>
      <vt:variant>
        <vt:lpwstr/>
      </vt:variant>
      <vt:variant>
        <vt:i4>6684733</vt:i4>
      </vt:variant>
      <vt:variant>
        <vt:i4>120</vt:i4>
      </vt:variant>
      <vt:variant>
        <vt:i4>0</vt:i4>
      </vt:variant>
      <vt:variant>
        <vt:i4>5</vt:i4>
      </vt:variant>
      <vt:variant>
        <vt:lpwstr>http://www.buatraining.com/pcq.asp?PROD=PowerPoint</vt:lpwstr>
      </vt:variant>
      <vt:variant>
        <vt:lpwstr/>
      </vt:variant>
      <vt:variant>
        <vt:i4>6684733</vt:i4>
      </vt:variant>
      <vt:variant>
        <vt:i4>117</vt:i4>
      </vt:variant>
      <vt:variant>
        <vt:i4>0</vt:i4>
      </vt:variant>
      <vt:variant>
        <vt:i4>5</vt:i4>
      </vt:variant>
      <vt:variant>
        <vt:lpwstr>http://www.buatraining.com/pcq.asp?PROD=PowerPoint</vt:lpwstr>
      </vt:variant>
      <vt:variant>
        <vt:lpwstr/>
      </vt:variant>
      <vt:variant>
        <vt:i4>4063359</vt:i4>
      </vt:variant>
      <vt:variant>
        <vt:i4>114</vt:i4>
      </vt:variant>
      <vt:variant>
        <vt:i4>0</vt:i4>
      </vt:variant>
      <vt:variant>
        <vt:i4>5</vt:i4>
      </vt:variant>
      <vt:variant>
        <vt:lpwstr>http://www.buatraining.com/course.asp?ID=Microsoft_PowerPoint_Beginners_Training_Course</vt:lpwstr>
      </vt:variant>
      <vt:variant>
        <vt:lpwstr/>
      </vt:variant>
      <vt:variant>
        <vt:i4>1835087</vt:i4>
      </vt:variant>
      <vt:variant>
        <vt:i4>111</vt:i4>
      </vt:variant>
      <vt:variant>
        <vt:i4>0</vt:i4>
      </vt:variant>
      <vt:variant>
        <vt:i4>5</vt:i4>
      </vt:variant>
      <vt:variant>
        <vt:lpwstr>http://www.buatraining.com/pcq.asp?PROD=Excel</vt:lpwstr>
      </vt:variant>
      <vt:variant>
        <vt:lpwstr/>
      </vt:variant>
      <vt:variant>
        <vt:i4>1835087</vt:i4>
      </vt:variant>
      <vt:variant>
        <vt:i4>108</vt:i4>
      </vt:variant>
      <vt:variant>
        <vt:i4>0</vt:i4>
      </vt:variant>
      <vt:variant>
        <vt:i4>5</vt:i4>
      </vt:variant>
      <vt:variant>
        <vt:lpwstr>http://www.buatraining.com/pcq.asp?PROD=Excel</vt:lpwstr>
      </vt:variant>
      <vt:variant>
        <vt:lpwstr/>
      </vt:variant>
      <vt:variant>
        <vt:i4>7536677</vt:i4>
      </vt:variant>
      <vt:variant>
        <vt:i4>105</vt:i4>
      </vt:variant>
      <vt:variant>
        <vt:i4>0</vt:i4>
      </vt:variant>
      <vt:variant>
        <vt:i4>5</vt:i4>
      </vt:variant>
      <vt:variant>
        <vt:lpwstr>http://www.buatraining.com/course.asp?ID=Microsoft_Excel_Advanced_Training_Course</vt:lpwstr>
      </vt:variant>
      <vt:variant>
        <vt:lpwstr/>
      </vt:variant>
      <vt:variant>
        <vt:i4>1835087</vt:i4>
      </vt:variant>
      <vt:variant>
        <vt:i4>102</vt:i4>
      </vt:variant>
      <vt:variant>
        <vt:i4>0</vt:i4>
      </vt:variant>
      <vt:variant>
        <vt:i4>5</vt:i4>
      </vt:variant>
      <vt:variant>
        <vt:lpwstr>http://www.buatraining.com/pcq.asp?PROD=Excel</vt:lpwstr>
      </vt:variant>
      <vt:variant>
        <vt:lpwstr/>
      </vt:variant>
      <vt:variant>
        <vt:i4>1835087</vt:i4>
      </vt:variant>
      <vt:variant>
        <vt:i4>99</vt:i4>
      </vt:variant>
      <vt:variant>
        <vt:i4>0</vt:i4>
      </vt:variant>
      <vt:variant>
        <vt:i4>5</vt:i4>
      </vt:variant>
      <vt:variant>
        <vt:lpwstr>http://www.buatraining.com/pcq.asp?PROD=Excel</vt:lpwstr>
      </vt:variant>
      <vt:variant>
        <vt:lpwstr/>
      </vt:variant>
      <vt:variant>
        <vt:i4>524366</vt:i4>
      </vt:variant>
      <vt:variant>
        <vt:i4>96</vt:i4>
      </vt:variant>
      <vt:variant>
        <vt:i4>0</vt:i4>
      </vt:variant>
      <vt:variant>
        <vt:i4>5</vt:i4>
      </vt:variant>
      <vt:variant>
        <vt:lpwstr>http://www.buatraining.com/course.asp?ID=Microsoft_Excel_Expert_Training_Course</vt:lpwstr>
      </vt:variant>
      <vt:variant>
        <vt:lpwstr/>
      </vt:variant>
      <vt:variant>
        <vt:i4>1835087</vt:i4>
      </vt:variant>
      <vt:variant>
        <vt:i4>93</vt:i4>
      </vt:variant>
      <vt:variant>
        <vt:i4>0</vt:i4>
      </vt:variant>
      <vt:variant>
        <vt:i4>5</vt:i4>
      </vt:variant>
      <vt:variant>
        <vt:lpwstr>http://www.buatraining.com/pcq.asp?PROD=Excel</vt:lpwstr>
      </vt:variant>
      <vt:variant>
        <vt:lpwstr/>
      </vt:variant>
      <vt:variant>
        <vt:i4>1835087</vt:i4>
      </vt:variant>
      <vt:variant>
        <vt:i4>90</vt:i4>
      </vt:variant>
      <vt:variant>
        <vt:i4>0</vt:i4>
      </vt:variant>
      <vt:variant>
        <vt:i4>5</vt:i4>
      </vt:variant>
      <vt:variant>
        <vt:lpwstr>http://www.buatraining.com/pcq.asp?PROD=Excel</vt:lpwstr>
      </vt:variant>
      <vt:variant>
        <vt:lpwstr/>
      </vt:variant>
      <vt:variant>
        <vt:i4>7864353</vt:i4>
      </vt:variant>
      <vt:variant>
        <vt:i4>87</vt:i4>
      </vt:variant>
      <vt:variant>
        <vt:i4>0</vt:i4>
      </vt:variant>
      <vt:variant>
        <vt:i4>5</vt:i4>
      </vt:variant>
      <vt:variant>
        <vt:lpwstr>http://www.buatraining.com/course.asp?ID=Microsoft_Excel_Intermediate_Training_Course</vt:lpwstr>
      </vt:variant>
      <vt:variant>
        <vt:lpwstr/>
      </vt:variant>
      <vt:variant>
        <vt:i4>6684733</vt:i4>
      </vt:variant>
      <vt:variant>
        <vt:i4>84</vt:i4>
      </vt:variant>
      <vt:variant>
        <vt:i4>0</vt:i4>
      </vt:variant>
      <vt:variant>
        <vt:i4>5</vt:i4>
      </vt:variant>
      <vt:variant>
        <vt:lpwstr>http://www.buatraining.com/pcq.asp?PROD=PowerPoint</vt:lpwstr>
      </vt:variant>
      <vt:variant>
        <vt:lpwstr/>
      </vt:variant>
      <vt:variant>
        <vt:i4>6684733</vt:i4>
      </vt:variant>
      <vt:variant>
        <vt:i4>81</vt:i4>
      </vt:variant>
      <vt:variant>
        <vt:i4>0</vt:i4>
      </vt:variant>
      <vt:variant>
        <vt:i4>5</vt:i4>
      </vt:variant>
      <vt:variant>
        <vt:lpwstr>http://www.buatraining.com/pcq.asp?PROD=PowerPoint</vt:lpwstr>
      </vt:variant>
      <vt:variant>
        <vt:lpwstr/>
      </vt:variant>
      <vt:variant>
        <vt:i4>3473517</vt:i4>
      </vt:variant>
      <vt:variant>
        <vt:i4>78</vt:i4>
      </vt:variant>
      <vt:variant>
        <vt:i4>0</vt:i4>
      </vt:variant>
      <vt:variant>
        <vt:i4>5</vt:i4>
      </vt:variant>
      <vt:variant>
        <vt:lpwstr>http://www.buatraining.com/course.asp?ID=Microsoft_PowerPoint_Intermediate_Training_Course</vt:lpwstr>
      </vt:variant>
      <vt:variant>
        <vt:lpwstr/>
      </vt:variant>
      <vt:variant>
        <vt:i4>1835087</vt:i4>
      </vt:variant>
      <vt:variant>
        <vt:i4>75</vt:i4>
      </vt:variant>
      <vt:variant>
        <vt:i4>0</vt:i4>
      </vt:variant>
      <vt:variant>
        <vt:i4>5</vt:i4>
      </vt:variant>
      <vt:variant>
        <vt:lpwstr>http://www.buatraining.com/pcq.asp?PROD=Excel</vt:lpwstr>
      </vt:variant>
      <vt:variant>
        <vt:lpwstr/>
      </vt:variant>
      <vt:variant>
        <vt:i4>1835087</vt:i4>
      </vt:variant>
      <vt:variant>
        <vt:i4>72</vt:i4>
      </vt:variant>
      <vt:variant>
        <vt:i4>0</vt:i4>
      </vt:variant>
      <vt:variant>
        <vt:i4>5</vt:i4>
      </vt:variant>
      <vt:variant>
        <vt:lpwstr>http://www.buatraining.com/pcq.asp?PROD=Excel</vt:lpwstr>
      </vt:variant>
      <vt:variant>
        <vt:lpwstr/>
      </vt:variant>
      <vt:variant>
        <vt:i4>7864353</vt:i4>
      </vt:variant>
      <vt:variant>
        <vt:i4>69</vt:i4>
      </vt:variant>
      <vt:variant>
        <vt:i4>0</vt:i4>
      </vt:variant>
      <vt:variant>
        <vt:i4>5</vt:i4>
      </vt:variant>
      <vt:variant>
        <vt:lpwstr>http://www.buatraining.com/course.asp?ID=Microsoft_Excel_Intermediate_Training_Course</vt:lpwstr>
      </vt:variant>
      <vt:variant>
        <vt:lpwstr/>
      </vt:variant>
      <vt:variant>
        <vt:i4>7602232</vt:i4>
      </vt:variant>
      <vt:variant>
        <vt:i4>66</vt:i4>
      </vt:variant>
      <vt:variant>
        <vt:i4>0</vt:i4>
      </vt:variant>
      <vt:variant>
        <vt:i4>5</vt:i4>
      </vt:variant>
      <vt:variant>
        <vt:lpwstr>http://www.buatraining.com/pcq.asp?PROD=Access</vt:lpwstr>
      </vt:variant>
      <vt:variant>
        <vt:lpwstr/>
      </vt:variant>
      <vt:variant>
        <vt:i4>7602232</vt:i4>
      </vt:variant>
      <vt:variant>
        <vt:i4>63</vt:i4>
      </vt:variant>
      <vt:variant>
        <vt:i4>0</vt:i4>
      </vt:variant>
      <vt:variant>
        <vt:i4>5</vt:i4>
      </vt:variant>
      <vt:variant>
        <vt:lpwstr>http://www.buatraining.com/pcq.asp?PROD=Access</vt:lpwstr>
      </vt:variant>
      <vt:variant>
        <vt:lpwstr/>
      </vt:variant>
      <vt:variant>
        <vt:i4>3866733</vt:i4>
      </vt:variant>
      <vt:variant>
        <vt:i4>60</vt:i4>
      </vt:variant>
      <vt:variant>
        <vt:i4>0</vt:i4>
      </vt:variant>
      <vt:variant>
        <vt:i4>5</vt:i4>
      </vt:variant>
      <vt:variant>
        <vt:lpwstr>http://www.buatraining.com/course.asp?ID=Microsoft_Access_Beginners_Training_Course</vt:lpwstr>
      </vt:variant>
      <vt:variant>
        <vt:lpwstr/>
      </vt:variant>
      <vt:variant>
        <vt:i4>2621561</vt:i4>
      </vt:variant>
      <vt:variant>
        <vt:i4>57</vt:i4>
      </vt:variant>
      <vt:variant>
        <vt:i4>0</vt:i4>
      </vt:variant>
      <vt:variant>
        <vt:i4>5</vt:i4>
      </vt:variant>
      <vt:variant>
        <vt:lpwstr>http://www.buatraining.com/pcq.asp?PROD=Effective%20Customer%20Care</vt:lpwstr>
      </vt:variant>
      <vt:variant>
        <vt:lpwstr/>
      </vt:variant>
      <vt:variant>
        <vt:i4>2621561</vt:i4>
      </vt:variant>
      <vt:variant>
        <vt:i4>54</vt:i4>
      </vt:variant>
      <vt:variant>
        <vt:i4>0</vt:i4>
      </vt:variant>
      <vt:variant>
        <vt:i4>5</vt:i4>
      </vt:variant>
      <vt:variant>
        <vt:lpwstr>http://www.buatraining.com/pcq.asp?PROD=Effective%20Customer%20Care</vt:lpwstr>
      </vt:variant>
      <vt:variant>
        <vt:lpwstr/>
      </vt:variant>
      <vt:variant>
        <vt:i4>5177373</vt:i4>
      </vt:variant>
      <vt:variant>
        <vt:i4>51</vt:i4>
      </vt:variant>
      <vt:variant>
        <vt:i4>0</vt:i4>
      </vt:variant>
      <vt:variant>
        <vt:i4>5</vt:i4>
      </vt:variant>
      <vt:variant>
        <vt:lpwstr>http://www.buatraining.com/course.asp?ID=Effective_Customer_Care_Training_Course</vt:lpwstr>
      </vt:variant>
      <vt:variant>
        <vt:lpwstr/>
      </vt:variant>
      <vt:variant>
        <vt:i4>655436</vt:i4>
      </vt:variant>
      <vt:variant>
        <vt:i4>48</vt:i4>
      </vt:variant>
      <vt:variant>
        <vt:i4>0</vt:i4>
      </vt:variant>
      <vt:variant>
        <vt:i4>5</vt:i4>
      </vt:variant>
      <vt:variant>
        <vt:lpwstr>http://www.buatraining.com/pcq.asp?PROD=Word</vt:lpwstr>
      </vt:variant>
      <vt:variant>
        <vt:lpwstr/>
      </vt:variant>
      <vt:variant>
        <vt:i4>655436</vt:i4>
      </vt:variant>
      <vt:variant>
        <vt:i4>45</vt:i4>
      </vt:variant>
      <vt:variant>
        <vt:i4>0</vt:i4>
      </vt:variant>
      <vt:variant>
        <vt:i4>5</vt:i4>
      </vt:variant>
      <vt:variant>
        <vt:lpwstr>http://www.buatraining.com/pcq.asp?PROD=Word</vt:lpwstr>
      </vt:variant>
      <vt:variant>
        <vt:lpwstr/>
      </vt:variant>
      <vt:variant>
        <vt:i4>4456449</vt:i4>
      </vt:variant>
      <vt:variant>
        <vt:i4>42</vt:i4>
      </vt:variant>
      <vt:variant>
        <vt:i4>0</vt:i4>
      </vt:variant>
      <vt:variant>
        <vt:i4>5</vt:i4>
      </vt:variant>
      <vt:variant>
        <vt:lpwstr>http://www.buatraining.com/course.asp?ID=Microsoft_Word_Intermediate_Training_Course</vt:lpwstr>
      </vt:variant>
      <vt:variant>
        <vt:lpwstr/>
      </vt:variant>
      <vt:variant>
        <vt:i4>655436</vt:i4>
      </vt:variant>
      <vt:variant>
        <vt:i4>39</vt:i4>
      </vt:variant>
      <vt:variant>
        <vt:i4>0</vt:i4>
      </vt:variant>
      <vt:variant>
        <vt:i4>5</vt:i4>
      </vt:variant>
      <vt:variant>
        <vt:lpwstr>http://www.buatraining.com/pcq.asp?PROD=Word</vt:lpwstr>
      </vt:variant>
      <vt:variant>
        <vt:lpwstr/>
      </vt:variant>
      <vt:variant>
        <vt:i4>655436</vt:i4>
      </vt:variant>
      <vt:variant>
        <vt:i4>36</vt:i4>
      </vt:variant>
      <vt:variant>
        <vt:i4>0</vt:i4>
      </vt:variant>
      <vt:variant>
        <vt:i4>5</vt:i4>
      </vt:variant>
      <vt:variant>
        <vt:lpwstr>http://www.buatraining.com/pcq.asp?PROD=Word</vt:lpwstr>
      </vt:variant>
      <vt:variant>
        <vt:lpwstr/>
      </vt:variant>
      <vt:variant>
        <vt:i4>5177363</vt:i4>
      </vt:variant>
      <vt:variant>
        <vt:i4>33</vt:i4>
      </vt:variant>
      <vt:variant>
        <vt:i4>0</vt:i4>
      </vt:variant>
      <vt:variant>
        <vt:i4>5</vt:i4>
      </vt:variant>
      <vt:variant>
        <vt:lpwstr>http://www.buatraining.com/course.asp?ID=Microsoft_Word_Beginners_Training_Course</vt:lpwstr>
      </vt:variant>
      <vt:variant>
        <vt:lpwstr/>
      </vt:variant>
      <vt:variant>
        <vt:i4>7995443</vt:i4>
      </vt:variant>
      <vt:variant>
        <vt:i4>30</vt:i4>
      </vt:variant>
      <vt:variant>
        <vt:i4>0</vt:i4>
      </vt:variant>
      <vt:variant>
        <vt:i4>5</vt:i4>
      </vt:variant>
      <vt:variant>
        <vt:lpwstr>http://www.buatraining.com/pcq.asp?PROD=Project</vt:lpwstr>
      </vt:variant>
      <vt:variant>
        <vt:lpwstr/>
      </vt:variant>
      <vt:variant>
        <vt:i4>7995443</vt:i4>
      </vt:variant>
      <vt:variant>
        <vt:i4>27</vt:i4>
      </vt:variant>
      <vt:variant>
        <vt:i4>0</vt:i4>
      </vt:variant>
      <vt:variant>
        <vt:i4>5</vt:i4>
      </vt:variant>
      <vt:variant>
        <vt:lpwstr>http://www.buatraining.com/pcq.asp?PROD=Project</vt:lpwstr>
      </vt:variant>
      <vt:variant>
        <vt:lpwstr/>
      </vt:variant>
      <vt:variant>
        <vt:i4>7012393</vt:i4>
      </vt:variant>
      <vt:variant>
        <vt:i4>24</vt:i4>
      </vt:variant>
      <vt:variant>
        <vt:i4>0</vt:i4>
      </vt:variant>
      <vt:variant>
        <vt:i4>5</vt:i4>
      </vt:variant>
      <vt:variant>
        <vt:lpwstr>http://www.buatraining.com/course.asp?ID=Microsoft_Project_Beginners_Training_Course</vt:lpwstr>
      </vt:variant>
      <vt:variant>
        <vt:lpwstr/>
      </vt:variant>
      <vt:variant>
        <vt:i4>6684733</vt:i4>
      </vt:variant>
      <vt:variant>
        <vt:i4>21</vt:i4>
      </vt:variant>
      <vt:variant>
        <vt:i4>0</vt:i4>
      </vt:variant>
      <vt:variant>
        <vt:i4>5</vt:i4>
      </vt:variant>
      <vt:variant>
        <vt:lpwstr>http://www.buatraining.com/pcq.asp?PROD=PowerPoint</vt:lpwstr>
      </vt:variant>
      <vt:variant>
        <vt:lpwstr/>
      </vt:variant>
      <vt:variant>
        <vt:i4>6684733</vt:i4>
      </vt:variant>
      <vt:variant>
        <vt:i4>18</vt:i4>
      </vt:variant>
      <vt:variant>
        <vt:i4>0</vt:i4>
      </vt:variant>
      <vt:variant>
        <vt:i4>5</vt:i4>
      </vt:variant>
      <vt:variant>
        <vt:lpwstr>http://www.buatraining.com/pcq.asp?PROD=PowerPoint</vt:lpwstr>
      </vt:variant>
      <vt:variant>
        <vt:lpwstr/>
      </vt:variant>
      <vt:variant>
        <vt:i4>4063359</vt:i4>
      </vt:variant>
      <vt:variant>
        <vt:i4>15</vt:i4>
      </vt:variant>
      <vt:variant>
        <vt:i4>0</vt:i4>
      </vt:variant>
      <vt:variant>
        <vt:i4>5</vt:i4>
      </vt:variant>
      <vt:variant>
        <vt:lpwstr>http://www.buatraining.com/course.asp?ID=Microsoft_PowerPoint_Beginners_Training_Course</vt:lpwstr>
      </vt:variant>
      <vt:variant>
        <vt:lpwstr/>
      </vt:variant>
      <vt:variant>
        <vt:i4>655436</vt:i4>
      </vt:variant>
      <vt:variant>
        <vt:i4>12</vt:i4>
      </vt:variant>
      <vt:variant>
        <vt:i4>0</vt:i4>
      </vt:variant>
      <vt:variant>
        <vt:i4>5</vt:i4>
      </vt:variant>
      <vt:variant>
        <vt:lpwstr>http://www.buatraining.com/pcq.asp?PROD=Word</vt:lpwstr>
      </vt:variant>
      <vt:variant>
        <vt:lpwstr/>
      </vt:variant>
      <vt:variant>
        <vt:i4>655436</vt:i4>
      </vt:variant>
      <vt:variant>
        <vt:i4>9</vt:i4>
      </vt:variant>
      <vt:variant>
        <vt:i4>0</vt:i4>
      </vt:variant>
      <vt:variant>
        <vt:i4>5</vt:i4>
      </vt:variant>
      <vt:variant>
        <vt:lpwstr>http://www.buatraining.com/pcq.asp?PROD=Word</vt:lpwstr>
      </vt:variant>
      <vt:variant>
        <vt:lpwstr/>
      </vt:variant>
      <vt:variant>
        <vt:i4>4194314</vt:i4>
      </vt:variant>
      <vt:variant>
        <vt:i4>6</vt:i4>
      </vt:variant>
      <vt:variant>
        <vt:i4>0</vt:i4>
      </vt:variant>
      <vt:variant>
        <vt:i4>5</vt:i4>
      </vt:variant>
      <vt:variant>
        <vt:lpwstr>http://www.buatraining.com/course.asp?ID=Microsoft_Word_Advanced_Training_Course</vt:lpwstr>
      </vt:variant>
      <vt:variant>
        <vt:lpwstr/>
      </vt:variant>
      <vt:variant>
        <vt:i4>2818086</vt:i4>
      </vt:variant>
      <vt:variant>
        <vt:i4>3</vt:i4>
      </vt:variant>
      <vt:variant>
        <vt:i4>0</vt:i4>
      </vt:variant>
      <vt:variant>
        <vt:i4>5</vt:i4>
      </vt:variant>
      <vt:variant>
        <vt:lpwstr>http://www.buatraining.com/contact/</vt:lpwstr>
      </vt:variant>
      <vt:variant>
        <vt:lpwstr/>
      </vt:variant>
      <vt:variant>
        <vt:i4>5177379</vt:i4>
      </vt:variant>
      <vt:variant>
        <vt:i4>0</vt:i4>
      </vt:variant>
      <vt:variant>
        <vt:i4>0</vt:i4>
      </vt:variant>
      <vt:variant>
        <vt:i4>5</vt:i4>
      </vt:variant>
      <vt:variant>
        <vt:lpwstr>http://www.buatraining.com/support_terms.asp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McAuley</dc:creator>
  <cp:keywords/>
  <dc:description/>
  <cp:lastModifiedBy>Arthur Souza Rodrigues</cp:lastModifiedBy>
  <cp:revision>1</cp:revision>
  <cp:lastPrinted>2018-05-11T09:02:00Z</cp:lastPrinted>
  <dcterms:created xsi:type="dcterms:W3CDTF">2025-02-05T11:33:00Z</dcterms:created>
  <dcterms:modified xsi:type="dcterms:W3CDTF">2026-09-26T01:04:00Z</dcterms:modified>
</cp:coreProperties>
</file>