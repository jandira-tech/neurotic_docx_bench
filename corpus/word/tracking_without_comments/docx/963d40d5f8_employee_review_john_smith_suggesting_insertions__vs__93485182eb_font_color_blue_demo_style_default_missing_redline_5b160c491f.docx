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 w:rsidR="00DC6F70" w:rsidRDefault="008F1E91">
      <w:pPr>
        <w:rPr>
          <w:ins w:id="0" w:author="Comparison" w:date="2026-09-26T14:40:00Z" w16du:dateUtc="2026-09-26T18:40:00Z"/>
        </w:rPr>
      </w:pPr>
      <w:ins w:id="1" w:author="Comparison" w:date="2026-09-26T14:40:00Z" w16du:dateUtc="2026-09-26T18:40:00Z">
        <w:r>
          <w:rPr>
            <w:color w:val="00B0F0"/>
          </w:rPr>
          <w:t>Font Color Blue Demo</w:t>
        </w:r>
      </w:ins>
    </w:p>
    <w:p w14:paraId="75C9A125" w14:textId="77777777" w:rsidR="00DC6F70" w:rsidRDefault="008F1E91">
      <w:pPr>
        <w:rPr>
          <w:ins w:id="2" w:author="Comparison" w:date="2026-09-26T14:40:00Z" w16du:dateUtc="2026-09-26T18:40:00Z"/>
        </w:rPr>
      </w:pPr>
      <w:ins w:id="3" w:author="Comparison" w:date="2026-09-26T14:40:00Z" w16du:dateUtc="2026-09-26T18:40:00Z">
        <w:r>
          <w:rPr>
            <w:color w:val="00B0F0"/>
          </w:rPr>
          <w:t>This document demonstrates blue font color.</w:t>
        </w:r>
      </w:ins>
    </w:p>
    <w:p w14:paraId="4BE2693A" w14:textId="77777777" w:rsidR="00400D31" w:rsidRDefault="008F1E91">
      <w:pPr>
        <w:rPr>
          <w:del w:id="4" w:author="Comparison" w:date="2026-09-26T14:40:00Z" w16du:dateUtc="2026-09-26T18:40:00Z"/>
        </w:rPr>
      </w:pPr>
      <w:ins w:id="5" w:author="Comparison" w:date="2026-09-26T14:40:00Z" w16du:dateUtc="2026-09-26T18:40:00Z">
        <w:r>
          <w:rPr>
            <w:color w:val="00B0F0"/>
          </w:rPr>
          <w:t>Blue text is commonly used for links and headings.</w:t>
        </w:r>
      </w:ins>
      <w:del w:id="6" w:author="Comparison" w:date="2026-09-26T14:40:00Z" w16du:dateUtc="2026-09-26T18:40:00Z">
        <w:r>
          <w:delText>Employee Review - John Smith</w:delText>
        </w:r>
      </w:del>
    </w:p>
    <w:p w14:paraId="47EBAD70" w14:textId="77777777" w:rsidR="00400D31" w:rsidRDefault="008F1E91">
      <w:pPr>
        <w:rPr>
          <w:del w:id="7" w:author="Comparison" w:date="2026-09-26T14:40:00Z" w16du:dateUtc="2026-09-26T18:40:00Z"/>
        </w:rPr>
      </w:pPr>
      <w:del w:id="8" w:author="Comparison" w:date="2026-09-26T14:40:00Z" w16du:dateUtc="2026-09-26T18:40:00Z">
        <w:r>
          <w:delText>Department: Engineering</w:delText>
        </w:r>
      </w:del>
    </w:p>
    <w:p w14:paraId="37697396" w14:textId="77777777" w:rsidR="00400D31" w:rsidRDefault="008F1E91">
      <w:pPr>
        <w:rPr>
          <w:del w:id="9" w:author="Comparison" w:date="2026-09-26T14:40:00Z" w16du:dateUtc="2026-09-26T18:40:00Z"/>
        </w:rPr>
      </w:pPr>
      <w:del w:id="10" w:author="Comparison" w:date="2026-09-26T14:40:00Z" w16du:dateUtc="2026-09-26T18:40:00Z">
        <w:r>
          <w:delText>Performance Rating: 4/5</w:delText>
        </w:r>
        <w:r>
          <w:delText xml:space="preserve"> and leadership</w:delText>
        </w:r>
      </w:del>
    </w:p>
    <w:p w14:paraId="6384096C" w14:textId="77777777" w:rsidR="00400D31" w:rsidRDefault="008F1E91">
      <w:pPr>
        <w:rPr>
          <w:del w:id="11" w:author="Comparison" w:date="2026-09-26T14:40:00Z" w16du:dateUtc="2026-09-26T18:40:00Z"/>
        </w:rPr>
      </w:pPr>
      <w:del w:id="12" w:author="Comparison" w:date="2026-09-26T14:40:00Z" w16du:dateUtc="2026-09-26T18:40:00Z">
        <w:r>
          <w:delText>Strengths: Problem solving, teamwork</w:delText>
        </w:r>
      </w:del>
    </w:p>
    <w:p w14:paraId="5B6A5C75" w14:textId="77777777" w:rsidR="00400D31" w:rsidRDefault="008F1E91">
      <w:pPr>
        <w:rPr>
          <w:del w:id="13" w:author="Comparison" w:date="2026-09-26T14:40:00Z" w16du:dateUtc="2026-09-26T18:40:00Z"/>
        </w:rPr>
      </w:pPr>
      <w:del w:id="14" w:author="Comparison" w:date="2026-09-26T14:40:00Z" w16du:dateUtc="2026-09-26T18:40:00Z">
        <w:r>
          <w:delText>Areas for Improvement: Communication</w:delText>
        </w:r>
      </w:del>
    </w:p>
    <w:p w14:paraId="1A69E7BF" w14:textId="77777777" w:rsidR="00400D31" w:rsidRDefault="008F1E91">
      <w:pPr>
        <w:pPrChange w:id="15" w:author="Comparison" w:date="2026-09-26T14:40:00Z" w16du:dateUtc="2026-09-26T18:40:00Z">
          <w:pPr>
            <w:jc w:val="center"/>
          </w:pPr>
        </w:pPrChange>
      </w:pPr>
      <w:del w:id="16" w:author="Comparison" w:date="2026-09-26T14:40:00Z" w16du:dateUtc="2026-09-26T18:40:00Z">
        <w:r>
          <w:delText>Recommendation: Promote to Senior Engineer</w:delText>
        </w:r>
      </w:del>
    </w:p>
    <w:sectPr w:rsidR="00400D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D31"/>
    <w:rsid w:val="00400D31"/>
    <w:rsid w:val="005017B3"/>
    <w:rsid w:val="005E405E"/>
    <w:rsid w:val="008F1E91"/>
    <w:rsid w:val="00A53B00"/>
    <w:rsid w:val="00DC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2233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2026-09-26T18:40:00Z</dcterms:modified>
</cp:coreProperties>
</file>