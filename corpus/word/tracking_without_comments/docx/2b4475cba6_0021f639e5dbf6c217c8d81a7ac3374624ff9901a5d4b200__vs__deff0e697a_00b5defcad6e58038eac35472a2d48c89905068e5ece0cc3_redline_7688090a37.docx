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5" w:author="NAZ, Mamoona (OLDHAM MEDICAL SERVICES)" w:date="2026-09-22T12:23:00Z" w16du:dateUtc="2026-09-22T16:23:00Z"/>
          <w:rFonts w:ascii="Californian FB" w:hAnsi="Californian FB"/>
        </w:rPr>
      </w:pPr>
      <w:ins w:id="6" w:author="NAZ, Mamoona (OLDHAM MEDICAL SERVICES)" w:date="2026-09-22T12:23:00Z" w16du:dateUtc="2026-09-22T16:23: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7" w:author="NAZ, Mamoona (OLDHAM MEDICAL SERVICES)" w:date="2026-09-22T12:23:00Z" w16du:dateUtc="2026-09-22T16:23:00Z"/>
          <w:rFonts w:ascii="Californian FB" w:hAnsi="Californian FB"/>
          <w:b/>
          <w:bCs/>
        </w:rPr>
      </w:pPr>
    </w:p>
    <w:p w14:paraId="43260A16" w14:textId="77777777" w:rsidR="006F1C2D" w:rsidRDefault="006F1C2D" w:rsidP="006F1C2D">
      <w:pPr>
        <w:jc w:val="center"/>
        <w:rPr>
          <w:ins w:id="8" w:author="NAZ, Mamoona (OLDHAM MEDICAL SERVICES)" w:date="2026-09-22T12:23:00Z" w16du:dateUtc="2026-09-22T16:23:00Z"/>
          <w:rFonts w:cstheme="minorHAnsi"/>
          <w:b/>
          <w:bCs/>
          <w:sz w:val="28"/>
          <w:szCs w:val="28"/>
          <w:u w:val="single"/>
        </w:rPr>
      </w:pPr>
      <w:ins w:id="9" w:author="NAZ, Mamoona (OLDHAM MEDICAL SERVICES)" w:date="2026-09-22T12:23:00Z" w16du:dateUtc="2026-09-22T16:23:00Z">
        <w:r w:rsidRPr="00FA0E32">
          <w:rPr>
            <w:rFonts w:cstheme="minorHAnsi"/>
            <w:b/>
            <w:bCs/>
            <w:sz w:val="28"/>
            <w:szCs w:val="28"/>
            <w:u w:val="single"/>
          </w:rPr>
          <w:t>PPG Meeting</w:t>
        </w:r>
      </w:ins>
    </w:p>
    <w:p w14:paraId="255DC642" w14:textId="487ECD42" w:rsidR="006F1C2D" w:rsidRDefault="00677B90" w:rsidP="006F1C2D">
      <w:pPr>
        <w:jc w:val="center"/>
        <w:rPr>
          <w:ins w:id="10" w:author="NAZ, Mamoona (OLDHAM MEDICAL SERVICES)" w:date="2026-09-22T12:23:00Z" w16du:dateUtc="2026-09-22T16:23:00Z"/>
          <w:rFonts w:cstheme="minorHAnsi"/>
          <w:b/>
          <w:bCs/>
          <w:sz w:val="28"/>
          <w:szCs w:val="28"/>
          <w:u w:val="single"/>
        </w:rPr>
      </w:pPr>
      <w:ins w:id="11" w:author="NAZ, Mamoona (OLDHAM MEDICAL SERVICES)" w:date="2026-09-22T12:23:00Z" w16du:dateUtc="2026-09-22T16:23: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2" w:author="NAZ, Mamoona (OLDHAM MEDICAL SERVICES)" w:date="2026-09-22T12:23:00Z" w16du:dateUtc="2026-09-22T16:23:00Z"/>
          <w:rFonts w:cstheme="minorHAnsi"/>
          <w:b/>
          <w:bCs/>
          <w:sz w:val="28"/>
          <w:szCs w:val="28"/>
          <w:u w:val="single"/>
        </w:rPr>
      </w:pPr>
    </w:p>
    <w:p w14:paraId="1E230469" w14:textId="77777777" w:rsidR="006F1C2D" w:rsidRDefault="006F1C2D" w:rsidP="006F1C2D">
      <w:pPr>
        <w:rPr>
          <w:ins w:id="13" w:author="NAZ, Mamoona (OLDHAM MEDICAL SERVICES)" w:date="2026-09-22T12:23:00Z" w16du:dateUtc="2026-09-22T16:23:00Z"/>
          <w:rFonts w:cstheme="minorHAnsi"/>
          <w:b/>
          <w:bCs/>
        </w:rPr>
      </w:pPr>
      <w:ins w:id="14" w:author="NAZ, Mamoona (OLDHAM MEDICAL SERVICES)" w:date="2026-09-22T12:23:00Z" w16du:dateUtc="2026-09-22T16:23:00Z">
        <w:r w:rsidRPr="00FA0E32">
          <w:rPr>
            <w:rFonts w:cstheme="minorHAnsi"/>
            <w:b/>
            <w:bCs/>
          </w:rPr>
          <w:t>Attendees:</w:t>
        </w:r>
      </w:ins>
    </w:p>
    <w:p w14:paraId="406CF681" w14:textId="77777777" w:rsidR="006F1C2D" w:rsidRDefault="006F1C2D" w:rsidP="006F1C2D">
      <w:pPr>
        <w:rPr>
          <w:ins w:id="15" w:author="NAZ, Mamoona (OLDHAM MEDICAL SERVICES)" w:date="2026-09-22T12:23:00Z" w16du:dateUtc="2026-09-22T16:23:00Z"/>
          <w:rFonts w:cstheme="minorHAnsi"/>
        </w:rPr>
      </w:pPr>
      <w:ins w:id="16" w:author="NAZ, Mamoona (OLDHAM MEDICAL SERVICES)" w:date="2026-09-22T12:23:00Z" w16du:dateUtc="2026-09-22T16:23:00Z">
        <w:r w:rsidRPr="00FA0E32">
          <w:rPr>
            <w:rFonts w:cstheme="minorHAnsi"/>
          </w:rPr>
          <w:t>MN – Deputy Manager</w:t>
        </w:r>
      </w:ins>
    </w:p>
    <w:p w14:paraId="160FF56E" w14:textId="7F229838" w:rsidR="0008331C" w:rsidRPr="00FA0E32" w:rsidRDefault="0008331C" w:rsidP="006F1C2D">
      <w:pPr>
        <w:rPr>
          <w:ins w:id="17" w:author="NAZ, Mamoona (OLDHAM MEDICAL SERVICES)" w:date="2026-09-22T12:23:00Z" w16du:dateUtc="2026-09-22T16:23:00Z"/>
          <w:rFonts w:cstheme="minorHAnsi"/>
        </w:rPr>
      </w:pPr>
      <w:ins w:id="18" w:author="NAZ, Mamoona (OLDHAM MEDICAL SERVICES)" w:date="2026-09-22T12:23:00Z" w16du:dateUtc="2026-09-22T16:23:00Z">
        <w:r>
          <w:rPr>
            <w:rFonts w:cstheme="minorHAnsi"/>
          </w:rPr>
          <w:t xml:space="preserve">SA – Practice Manager </w:t>
        </w:r>
      </w:ins>
    </w:p>
    <w:p w14:paraId="4B50E429" w14:textId="77777777" w:rsidR="006F1C2D" w:rsidRDefault="006F1C2D" w:rsidP="006F1C2D">
      <w:pPr>
        <w:rPr>
          <w:ins w:id="19" w:author="NAZ, Mamoona (OLDHAM MEDICAL SERVICES)" w:date="2026-09-22T12:23:00Z" w16du:dateUtc="2026-09-22T16:23:00Z"/>
          <w:rFonts w:cstheme="minorHAnsi"/>
        </w:rPr>
      </w:pPr>
    </w:p>
    <w:p w14:paraId="5F6386BB" w14:textId="77777777" w:rsidR="0008331C" w:rsidRDefault="006F1C2D" w:rsidP="0008331C">
      <w:pPr>
        <w:rPr>
          <w:ins w:id="20" w:author="NAZ, Mamoona (OLDHAM MEDICAL SERVICES)" w:date="2026-09-22T12:23:00Z" w16du:dateUtc="2026-09-22T16:23:00Z"/>
        </w:rPr>
      </w:pPr>
      <w:ins w:id="21" w:author="NAZ, Mamoona (OLDHAM MEDICAL SERVICES)" w:date="2026-09-22T12:23:00Z" w16du:dateUtc="2026-09-22T16:23:00Z">
        <w:r>
          <w:rPr>
            <w:rFonts w:cstheme="minorHAnsi"/>
          </w:rPr>
          <w:t>MC, GM</w:t>
        </w:r>
        <w:r w:rsidR="0008331C">
          <w:rPr>
            <w:rFonts w:cstheme="minorHAnsi"/>
          </w:rPr>
          <w:t>,</w:t>
        </w:r>
      </w:ins>
    </w:p>
    <w:p w14:paraId="0834AD2C" w14:textId="13228619" w:rsidR="0008331C" w:rsidRDefault="0008331C" w:rsidP="0008331C">
      <w:pPr>
        <w:rPr>
          <w:ins w:id="22" w:author="NAZ, Mamoona (OLDHAM MEDICAL SERVICES)" w:date="2026-09-22T12:23:00Z" w16du:dateUtc="2026-09-22T16:23:00Z"/>
        </w:rPr>
      </w:pPr>
      <w:ins w:id="23" w:author="NAZ, Mamoona (OLDHAM MEDICAL SERVICES)" w:date="2026-09-22T12:23:00Z" w16du:dateUtc="2026-09-22T16:23:00Z">
        <w:r>
          <w:t>JB, BB, ZF</w:t>
        </w:r>
        <w:r>
          <w:rPr>
            <w:rFonts w:cstheme="minorHAnsi"/>
          </w:rPr>
          <w:t>, JS, SN</w:t>
        </w:r>
        <w:r w:rsidR="00FF174A">
          <w:rPr>
            <w:rFonts w:cstheme="minorHAnsi"/>
          </w:rPr>
          <w:t>, AW</w:t>
        </w:r>
      </w:ins>
    </w:p>
    <w:p w14:paraId="1D3A4916" w14:textId="67E42069" w:rsidR="006F1C2D" w:rsidRDefault="006F1C2D" w:rsidP="006F1C2D">
      <w:pPr>
        <w:rPr>
          <w:ins w:id="24" w:author="NAZ, Mamoona (OLDHAM MEDICAL SERVICES)" w:date="2026-09-22T12:23:00Z" w16du:dateUtc="2026-09-22T16:23:00Z"/>
          <w:rFonts w:cstheme="minorHAnsi"/>
        </w:rPr>
      </w:pPr>
    </w:p>
    <w:p w14:paraId="2302B3A6" w14:textId="77777777" w:rsidR="006F1C2D" w:rsidRPr="00FA0E32" w:rsidRDefault="006F1C2D" w:rsidP="006F1C2D">
      <w:pPr>
        <w:rPr>
          <w:ins w:id="25" w:author="NAZ, Mamoona (OLDHAM MEDICAL SERVICES)" w:date="2026-09-22T12:23:00Z" w16du:dateUtc="2026-09-22T16:23:00Z"/>
          <w:rFonts w:cstheme="minorHAnsi"/>
        </w:rPr>
      </w:pPr>
    </w:p>
    <w:p w14:paraId="794DD8CD" w14:textId="77777777" w:rsidR="006F1C2D" w:rsidRDefault="006F1C2D" w:rsidP="006F1C2D">
      <w:pPr>
        <w:rPr>
          <w:ins w:id="26" w:author="NAZ, Mamoona (OLDHAM MEDICAL SERVICES)" w:date="2026-09-22T12:23:00Z" w16du:dateUtc="2026-09-22T16:23:00Z"/>
          <w:rFonts w:cstheme="minorHAnsi"/>
          <w:b/>
          <w:bCs/>
        </w:rPr>
      </w:pPr>
      <w:ins w:id="27" w:author="NAZ, Mamoona (OLDHAM MEDICAL SERVICES)" w:date="2026-09-22T12:23:00Z" w16du:dateUtc="2026-09-22T16:23:00Z">
        <w:r w:rsidRPr="00FA0E32">
          <w:rPr>
            <w:rFonts w:cstheme="minorHAnsi"/>
            <w:b/>
            <w:bCs/>
          </w:rPr>
          <w:t>Apologies:</w:t>
        </w:r>
      </w:ins>
    </w:p>
    <w:p w14:paraId="50FA62A7" w14:textId="77777777" w:rsidR="00677B90" w:rsidRDefault="00677B90" w:rsidP="006F1C2D">
      <w:pPr>
        <w:rPr>
          <w:ins w:id="28" w:author="NAZ, Mamoona (OLDHAM MEDICAL SERVICES)" w:date="2026-09-22T12:23:00Z" w16du:dateUtc="2026-09-22T16:23:00Z"/>
          <w:rFonts w:cstheme="minorHAnsi"/>
          <w:b/>
          <w:bCs/>
        </w:rPr>
      </w:pPr>
    </w:p>
    <w:p w14:paraId="27E4F2EE" w14:textId="6226EC7C" w:rsidR="00677B90" w:rsidRPr="00677B90" w:rsidRDefault="00677B90" w:rsidP="006F1C2D">
      <w:pPr>
        <w:rPr>
          <w:ins w:id="29" w:author="NAZ, Mamoona (OLDHAM MEDICAL SERVICES)" w:date="2026-09-22T12:23:00Z" w16du:dateUtc="2026-09-22T16:23:00Z"/>
          <w:rFonts w:cstheme="minorHAnsi"/>
        </w:rPr>
      </w:pPr>
      <w:ins w:id="30" w:author="NAZ, Mamoona (OLDHAM MEDICAL SERVICES)" w:date="2026-09-22T12:23:00Z" w16du:dateUtc="2026-09-22T16:23:00Z">
        <w:r>
          <w:rPr>
            <w:rFonts w:cstheme="minorHAnsi"/>
          </w:rPr>
          <w:t>CC, AK, LU, MAS, DR</w:t>
        </w:r>
      </w:ins>
    </w:p>
    <w:p w14:paraId="1282E9CD" w14:textId="77777777" w:rsidR="00A8494F" w:rsidRDefault="00A8494F">
      <w:pPr>
        <w:rPr>
          <w:ins w:id="31" w:author="NAZ, Mamoona (OLDHAM MEDICAL SERVICES)" w:date="2026-09-22T12:23:00Z" w16du:dateUtc="2026-09-22T16:23:00Z"/>
        </w:rPr>
      </w:pPr>
    </w:p>
    <w:p w14:paraId="09A61C5A" w14:textId="77777777" w:rsidR="006F1C2D" w:rsidRDefault="006F1C2D">
      <w:pPr>
        <w:rPr>
          <w:ins w:id="32" w:author="NAZ, Mamoona (OLDHAM MEDICAL SERVICES)" w:date="2026-09-22T12:23:00Z" w16du:dateUtc="2026-09-22T16:23:00Z"/>
        </w:rPr>
      </w:pPr>
    </w:p>
    <w:p w14:paraId="71B1EB70" w14:textId="6B3B9867" w:rsidR="006F1C2D" w:rsidRDefault="00FD25EC" w:rsidP="006F1C2D">
      <w:pPr>
        <w:pStyle w:val="ListParagraph"/>
        <w:numPr>
          <w:ilvl w:val="0"/>
          <w:numId w:val="4"/>
        </w:numPr>
        <w:rPr>
          <w:ins w:id="33" w:author="NAZ, Mamoona (OLDHAM MEDICAL SERVICES)" w:date="2026-09-22T12:23:00Z" w16du:dateUtc="2026-09-22T16:23:00Z"/>
        </w:rPr>
      </w:pPr>
      <w:ins w:id="34" w:author="NAZ, Mamoona (OLDHAM MEDICAL SERVICES)" w:date="2026-09-22T12:23:00Z" w16du:dateUtc="2026-09-22T16:23:00Z">
        <w:r>
          <w:t>Review of last minutes of meeting – everyone agreed no changes were needed.</w:t>
        </w:r>
      </w:ins>
    </w:p>
    <w:p w14:paraId="2F83712F" w14:textId="53312079" w:rsidR="00FF174A" w:rsidRDefault="00FF174A" w:rsidP="00FF174A">
      <w:pPr>
        <w:pStyle w:val="ListParagraph"/>
        <w:numPr>
          <w:ilvl w:val="0"/>
          <w:numId w:val="4"/>
        </w:numPr>
        <w:rPr>
          <w:ins w:id="35" w:author="NAZ, Mamoona (OLDHAM MEDICAL SERVICES)" w:date="2026-09-22T12:23:00Z" w16du:dateUtc="2026-09-22T16:23:00Z"/>
        </w:rPr>
      </w:pPr>
      <w:ins w:id="36" w:author="NAZ, Mamoona (OLDHAM MEDICAL SERVICES)" w:date="2026-09-22T12:23:00Z" w16du:dateUtc="2026-09-22T16:23:00Z">
        <w:r>
          <w:t>Meeting started at 13:</w:t>
        </w:r>
        <w:r w:rsidR="00677B90">
          <w:t>13</w:t>
        </w:r>
      </w:ins>
    </w:p>
    <w:p w14:paraId="04EF1223" w14:textId="0C5D5E3B" w:rsidR="00677B90" w:rsidRDefault="00677B90" w:rsidP="00FF174A">
      <w:pPr>
        <w:pStyle w:val="ListParagraph"/>
        <w:numPr>
          <w:ilvl w:val="0"/>
          <w:numId w:val="4"/>
        </w:numPr>
        <w:rPr>
          <w:ins w:id="37" w:author="NAZ, Mamoona (OLDHAM MEDICAL SERVICES)" w:date="2026-09-22T12:23:00Z" w16du:dateUtc="2026-09-22T16:23:00Z"/>
        </w:rPr>
      </w:pPr>
      <w:ins w:id="38" w:author="NAZ, Mamoona (OLDHAM MEDICAL SERVICES)" w:date="2026-09-22T12:23:00Z" w16du:dateUtc="2026-09-22T16:23: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4"/>
        </w:numPr>
        <w:rPr>
          <w:ins w:id="39" w:author="NAZ, Mamoona (OLDHAM MEDICAL SERVICES)" w:date="2026-09-22T12:23:00Z" w16du:dateUtc="2026-09-22T16:23:00Z"/>
        </w:rPr>
      </w:pPr>
      <w:ins w:id="40" w:author="NAZ, Mamoona (OLDHAM MEDICAL SERVICES)" w:date="2026-09-22T12:23:00Z" w16du:dateUtc="2026-09-22T16:23: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4"/>
        </w:numPr>
        <w:rPr>
          <w:ins w:id="41" w:author="NAZ, Mamoona (OLDHAM MEDICAL SERVICES)" w:date="2026-09-22T12:23:00Z" w16du:dateUtc="2026-09-22T16:23:00Z"/>
        </w:rPr>
      </w:pPr>
      <w:ins w:id="42" w:author="NAZ, Mamoona (OLDHAM MEDICAL SERVICES)" w:date="2026-09-22T12:23:00Z" w16du:dateUtc="2026-09-22T16:23: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4"/>
        </w:numPr>
        <w:rPr>
          <w:ins w:id="43" w:author="NAZ, Mamoona (OLDHAM MEDICAL SERVICES)" w:date="2026-09-22T12:23:00Z" w16du:dateUtc="2026-09-22T16:23:00Z"/>
        </w:rPr>
      </w:pPr>
      <w:ins w:id="44" w:author="NAZ, Mamoona (OLDHAM MEDICAL SERVICES)" w:date="2026-09-22T12:23:00Z" w16du:dateUtc="2026-09-22T16:23: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4"/>
        </w:numPr>
        <w:rPr>
          <w:ins w:id="45" w:author="NAZ, Mamoona (OLDHAM MEDICAL SERVICES)" w:date="2026-09-22T12:23:00Z" w16du:dateUtc="2026-09-22T16:23:00Z"/>
        </w:rPr>
      </w:pPr>
      <w:ins w:id="46" w:author="NAZ, Mamoona (OLDHAM MEDICAL SERVICES)" w:date="2026-09-22T12:23:00Z" w16du:dateUtc="2026-09-22T16:23: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4"/>
        </w:numPr>
        <w:rPr>
          <w:ins w:id="47" w:author="NAZ, Mamoona (OLDHAM MEDICAL SERVICES)" w:date="2026-09-22T12:23:00Z" w16du:dateUtc="2026-09-22T16:23:00Z"/>
        </w:rPr>
      </w:pPr>
      <w:ins w:id="48" w:author="NAZ, Mamoona (OLDHAM MEDICAL SERVICES)" w:date="2026-09-22T12:23:00Z" w16du:dateUtc="2026-09-22T16:23: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4"/>
        </w:numPr>
        <w:rPr>
          <w:ins w:id="49" w:author="NAZ, Mamoona (OLDHAM MEDICAL SERVICES)" w:date="2026-09-22T12:23:00Z" w16du:dateUtc="2026-09-22T16:23:00Z"/>
        </w:rPr>
      </w:pPr>
      <w:ins w:id="50" w:author="NAZ, Mamoona (OLDHAM MEDICAL SERVICES)" w:date="2026-09-22T12:23:00Z" w16du:dateUtc="2026-09-22T16:23: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4"/>
        </w:numPr>
        <w:rPr>
          <w:ins w:id="51" w:author="NAZ, Mamoona (OLDHAM MEDICAL SERVICES)" w:date="2026-09-22T12:23:00Z" w16du:dateUtc="2026-09-22T16:23:00Z"/>
        </w:rPr>
      </w:pPr>
      <w:ins w:id="52" w:author="NAZ, Mamoona (OLDHAM MEDICAL SERVICES)" w:date="2026-09-22T12:23:00Z" w16du:dateUtc="2026-09-22T16:23: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4"/>
        </w:numPr>
        <w:rPr>
          <w:ins w:id="53" w:author="NAZ, Mamoona (OLDHAM MEDICAL SERVICES)" w:date="2026-09-22T12:23:00Z" w16du:dateUtc="2026-09-22T16:23:00Z"/>
        </w:rPr>
      </w:pPr>
      <w:ins w:id="54" w:author="NAZ, Mamoona (OLDHAM MEDICAL SERVICES)" w:date="2026-09-22T12:23:00Z" w16du:dateUtc="2026-09-22T16:23: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4"/>
        </w:numPr>
        <w:rPr>
          <w:ins w:id="55" w:author="NAZ, Mamoona (OLDHAM MEDICAL SERVICES)" w:date="2026-09-22T12:23:00Z" w16du:dateUtc="2026-09-22T16:23:00Z"/>
        </w:rPr>
      </w:pPr>
      <w:ins w:id="56" w:author="NAZ, Mamoona (OLDHAM MEDICAL SERVICES)" w:date="2026-09-22T12:23:00Z" w16du:dateUtc="2026-09-22T16:23: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4"/>
        </w:numPr>
        <w:rPr>
          <w:ins w:id="57" w:author="NAZ, Mamoona (OLDHAM MEDICAL SERVICES)" w:date="2026-09-22T12:23:00Z" w16du:dateUtc="2026-09-22T16:23:00Z"/>
        </w:rPr>
      </w:pPr>
      <w:ins w:id="58" w:author="NAZ, Mamoona (OLDHAM MEDICAL SERVICES)" w:date="2026-09-22T12:23:00Z" w16du:dateUtc="2026-09-22T16:23:00Z">
        <w:r>
          <w:t xml:space="preserve">Also decided to display notices before they get sent out. </w:t>
        </w:r>
      </w:ins>
    </w:p>
    <w:p w14:paraId="0AD56979" w14:textId="7FA4E76F" w:rsidR="00677B90" w:rsidRDefault="00677B90" w:rsidP="00FF174A">
      <w:pPr>
        <w:pStyle w:val="ListParagraph"/>
        <w:numPr>
          <w:ilvl w:val="0"/>
          <w:numId w:val="4"/>
        </w:numPr>
        <w:rPr>
          <w:ins w:id="59" w:author="NAZ, Mamoona (OLDHAM MEDICAL SERVICES)" w:date="2026-09-22T12:23:00Z" w16du:dateUtc="2026-09-22T16:23:00Z"/>
        </w:rPr>
      </w:pPr>
      <w:ins w:id="60" w:author="NAZ, Mamoona (OLDHAM MEDICAL SERVICES)" w:date="2026-09-22T12:23:00Z" w16du:dateUtc="2026-09-22T16:23: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4"/>
        </w:numPr>
        <w:rPr>
          <w:ins w:id="61" w:author="NAZ, Mamoona (OLDHAM MEDICAL SERVICES)" w:date="2026-09-22T12:23:00Z" w16du:dateUtc="2026-09-22T16:23:00Z"/>
        </w:rPr>
      </w:pPr>
      <w:ins w:id="62" w:author="NAZ, Mamoona (OLDHAM MEDICAL SERVICES)" w:date="2026-09-22T12:23:00Z" w16du:dateUtc="2026-09-22T16:23: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4"/>
        </w:numPr>
        <w:rPr>
          <w:ins w:id="63" w:author="NAZ, Mamoona (OLDHAM MEDICAL SERVICES)" w:date="2026-09-22T12:23:00Z" w16du:dateUtc="2026-09-22T16:23:00Z"/>
        </w:rPr>
      </w:pPr>
      <w:ins w:id="64" w:author="NAZ, Mamoona (OLDHAM MEDICAL SERVICES)" w:date="2026-09-22T12:23:00Z" w16du:dateUtc="2026-09-22T16:23:00Z">
        <w:r>
          <w:t xml:space="preserve">The Practice has not yet received a confirmation date of delivery for flu jabs. </w:t>
        </w:r>
      </w:ins>
    </w:p>
    <w:p w14:paraId="0CEABE06" w14:textId="159751B6" w:rsidR="00677B90" w:rsidRDefault="00677B90" w:rsidP="00FF174A">
      <w:pPr>
        <w:pStyle w:val="ListParagraph"/>
        <w:numPr>
          <w:ilvl w:val="0"/>
          <w:numId w:val="4"/>
        </w:numPr>
        <w:rPr>
          <w:ins w:id="65" w:author="NAZ, Mamoona (OLDHAM MEDICAL SERVICES)" w:date="2026-09-22T12:23:00Z" w16du:dateUtc="2026-09-22T16:23:00Z"/>
        </w:rPr>
      </w:pPr>
      <w:ins w:id="66" w:author="NAZ, Mamoona (OLDHAM MEDICAL SERVICES)" w:date="2026-09-22T12:23:00Z" w16du:dateUtc="2026-09-22T16:23:00Z">
        <w:r>
          <w:t xml:space="preserve">Updates around the PCN clinics were shared. </w:t>
        </w:r>
      </w:ins>
    </w:p>
    <w:p w14:paraId="02B8F5B2" w14:textId="001EA95A" w:rsidR="00677B90" w:rsidRDefault="00677B90" w:rsidP="00FF174A">
      <w:pPr>
        <w:pStyle w:val="ListParagraph"/>
        <w:numPr>
          <w:ilvl w:val="0"/>
          <w:numId w:val="4"/>
        </w:numPr>
        <w:rPr>
          <w:ins w:id="67" w:author="NAZ, Mamoona (OLDHAM MEDICAL SERVICES)" w:date="2026-09-22T12:23:00Z" w16du:dateUtc="2026-09-22T16:23:00Z"/>
        </w:rPr>
      </w:pPr>
      <w:ins w:id="68" w:author="NAZ, Mamoona (OLDHAM MEDICAL SERVICES)" w:date="2026-09-22T12:23:00Z" w16du:dateUtc="2026-09-22T16:23:00Z">
        <w:r>
          <w:t xml:space="preserve">Meeting was kept brief due to summer holidays and many apologies. </w:t>
        </w:r>
      </w:ins>
    </w:p>
    <w:p w14:paraId="447CCA8D" w14:textId="3472B07F" w:rsidR="006F1C2D" w:rsidRPr="006F1C2D" w:rsidRDefault="006F1C2D" w:rsidP="006F1C2D">
      <w:pPr>
        <w:rPr>
          <w:ins w:id="69" w:author="NAZ, Mamoona (OLDHAM MEDICAL SERVICES)" w:date="2026-09-22T12:23:00Z" w16du:dateUtc="2026-09-22T16:23:00Z"/>
          <w:b/>
          <w:bCs/>
        </w:rPr>
      </w:pPr>
      <w:ins w:id="70" w:author="NAZ, Mamoona (OLDHAM MEDICAL SERVICES)" w:date="2026-09-22T12:23:00Z" w16du:dateUtc="2026-09-22T16:23: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1" w:author="NAZ, Mamoona (OLDHAM MEDICAL SERVICES)" w:date="2026-09-22T12:23:00Z" w16du:dateUtc="2026-09-22T16:23:00Z"/>
          <w:b/>
          <w:bCs/>
        </w:rPr>
      </w:pPr>
    </w:p>
    <w:p w14:paraId="08CECA19" w14:textId="77777777" w:rsidR="004C01AB" w:rsidRDefault="006F1C2D" w:rsidP="002C33C2">
      <w:pPr>
        <w:ind w:right="-1276"/>
        <w:jc w:val="right"/>
        <w:rPr>
          <w:del w:id="72" w:author="NAZ, Mamoona (OLDHAM MEDICAL SERVICES)" w:date="2026-09-22T12:23:00Z" w16du:dateUtc="2026-09-22T16:23:00Z"/>
          <w:rFonts w:ascii="Times New Roman" w:hAnsi="Times New Roman"/>
          <w:lang w:eastAsia="it-IT"/>
        </w:rPr>
      </w:pPr>
      <w:ins w:id="73" w:author="NAZ, Mamoona (OLDHAM MEDICAL SERVICES)" w:date="2026-09-22T12:23:00Z" w16du:dateUtc="2026-09-22T16:23: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tbl>
      <w:tblPr>
        <w:tblW w:w="5103" w:type="dxa"/>
        <w:tblInd w:w="4503" w:type="dxa"/>
        <w:tblLook w:val="00A0" w:firstRow="1" w:lastRow="0" w:firstColumn="1" w:lastColumn="0" w:noHBand="0" w:noVBand="0"/>
      </w:tblPr>
      <w:tblGrid>
        <w:gridCol w:w="5103"/>
      </w:tblGrid>
      <w:tr w:rsidR="004C01AB" w:rsidRPr="00167FDD" w14:paraId="122B9DB9" w14:textId="77777777" w:rsidTr="00167FDD">
        <w:trPr>
          <w:trHeight w:val="466"/>
          <w:del w:id="74" w:author="NAZ, Mamoona (OLDHAM MEDICAL SERVICES)" w:date="2026-09-22T12:23:00Z" w16du:dateUtc="2026-09-22T16:23:00Z"/>
        </w:trPr>
        <w:tc>
          <w:tcPr>
            <w:tcW w:w="5103" w:type="dxa"/>
          </w:tcPr>
          <w:p w14:paraId="002BDE74" w14:textId="77777777" w:rsidR="004C01AB" w:rsidRPr="00167FDD" w:rsidRDefault="004C01AB" w:rsidP="00167FDD">
            <w:pPr>
              <w:rPr>
                <w:del w:id="75" w:author="NAZ, Mamoona (OLDHAM MEDICAL SERVICES)" w:date="2026-09-22T12:23:00Z" w16du:dateUtc="2026-09-22T16:23:00Z"/>
                <w:rFonts w:ascii="Times New Roman" w:hAnsi="Times New Roman"/>
                <w:b/>
                <w:lang w:eastAsia="it-IT"/>
              </w:rPr>
            </w:pPr>
            <w:del w:id="76" w:author="NAZ, Mamoona (OLDHAM MEDICAL SERVICES)" w:date="2026-09-22T12:23:00Z" w16du:dateUtc="2026-09-22T16:23:00Z">
              <w:r w:rsidRPr="00167FDD">
                <w:rPr>
                  <w:rFonts w:ascii="Times New Roman" w:hAnsi="Times New Roman"/>
                  <w:b/>
                  <w:lang w:eastAsia="it-IT"/>
                </w:rPr>
                <w:delText xml:space="preserve">Al Responsabile della prevenzione della corruzione e della trasparenza dell’Università del Salento </w:delText>
              </w:r>
            </w:del>
          </w:p>
          <w:p w14:paraId="2E01B28D" w14:textId="77777777" w:rsidR="004C01AB" w:rsidRPr="00167FDD" w:rsidRDefault="004C01AB" w:rsidP="00167FDD">
            <w:pPr>
              <w:rPr>
                <w:del w:id="77" w:author="NAZ, Mamoona (OLDHAM MEDICAL SERVICES)" w:date="2026-09-22T12:23:00Z" w16du:dateUtc="2026-09-22T16:23:00Z"/>
                <w:rFonts w:ascii="Times New Roman" w:hAnsi="Times New Roman"/>
                <w:lang w:eastAsia="it-IT"/>
              </w:rPr>
            </w:pPr>
          </w:p>
        </w:tc>
      </w:tr>
    </w:tbl>
    <w:p w14:paraId="2E4E838C" w14:textId="77777777" w:rsidR="004C01AB" w:rsidRPr="00A737EC" w:rsidRDefault="004C01AB" w:rsidP="00A737EC">
      <w:pPr>
        <w:spacing w:line="360" w:lineRule="auto"/>
        <w:rPr>
          <w:del w:id="78" w:author="NAZ, Mamoona (OLDHAM MEDICAL SERVICES)" w:date="2026-09-22T12:23:00Z" w16du:dateUtc="2026-09-22T16:23:00Z"/>
          <w:rFonts w:ascii="Times New Roman" w:hAnsi="Times New Roman"/>
          <w:lang w:eastAsia="it-IT"/>
        </w:rPr>
      </w:pPr>
    </w:p>
    <w:p w14:paraId="15195453" w14:textId="77777777" w:rsidR="004C01AB" w:rsidRPr="00FB1547" w:rsidRDefault="004C01AB" w:rsidP="00A737EC">
      <w:pPr>
        <w:spacing w:line="360" w:lineRule="auto"/>
        <w:rPr>
          <w:del w:id="79" w:author="NAZ, Mamoona (OLDHAM MEDICAL SERVICES)" w:date="2026-09-22T12:23:00Z" w16du:dateUtc="2026-09-22T16:23:00Z"/>
          <w:rFonts w:ascii="Times New Roman" w:hAnsi="Times New Roman"/>
          <w:lang w:eastAsia="it-IT"/>
        </w:rPr>
      </w:pPr>
      <w:del w:id="80" w:author="NAZ, Mamoona (OLDHAM MEDICAL SERVICES)" w:date="2026-09-22T12:23:00Z" w16du:dateUtc="2026-09-22T16:23:00Z">
        <w:r w:rsidRPr="00FB1547">
          <w:rPr>
            <w:rFonts w:ascii="Times New Roman" w:hAnsi="Times New Roman"/>
            <w:lang w:eastAsia="it-IT"/>
          </w:rPr>
          <w:delText xml:space="preserve">Oggetto: Proposte/osservazioni in merito all’aggiornamento </w:delText>
        </w:r>
        <w:r>
          <w:rPr>
            <w:rFonts w:ascii="Times New Roman" w:hAnsi="Times New Roman"/>
            <w:lang w:eastAsia="it-IT"/>
          </w:rPr>
          <w:delText xml:space="preserve">del </w:delText>
        </w:r>
        <w:r>
          <w:rPr>
            <w:rFonts w:ascii="Times New Roman" w:hAnsi="Times New Roman"/>
            <w:b/>
            <w:lang w:eastAsia="it-IT"/>
          </w:rPr>
          <w:delText>Piano</w:delText>
        </w:r>
        <w:r w:rsidRPr="00FB1547">
          <w:rPr>
            <w:rFonts w:ascii="Times New Roman" w:hAnsi="Times New Roman"/>
            <w:b/>
            <w:lang w:eastAsia="it-IT"/>
          </w:rPr>
          <w:delText xml:space="preserve"> triennale </w:delText>
        </w:r>
        <w:r>
          <w:rPr>
            <w:rFonts w:ascii="Times New Roman" w:hAnsi="Times New Roman"/>
            <w:b/>
            <w:lang w:eastAsia="it-IT"/>
          </w:rPr>
          <w:delText xml:space="preserve">di prevenzione della corruzione (PTPC) </w:delText>
        </w:r>
        <w:r w:rsidRPr="00FB1547">
          <w:rPr>
            <w:rFonts w:ascii="Times New Roman" w:hAnsi="Times New Roman"/>
            <w:lang w:eastAsia="it-IT"/>
          </w:rPr>
          <w:delText>dell’Università del Salento</w:delText>
        </w:r>
        <w:r>
          <w:rPr>
            <w:rFonts w:ascii="Times New Roman" w:hAnsi="Times New Roman"/>
            <w:lang w:eastAsia="it-IT"/>
          </w:rPr>
          <w:delText>.</w:delText>
        </w:r>
      </w:del>
    </w:p>
    <w:p w14:paraId="07C4AC0D" w14:textId="77777777" w:rsidR="004C01AB" w:rsidRDefault="004C01AB" w:rsidP="00A737EC">
      <w:pPr>
        <w:spacing w:line="360" w:lineRule="auto"/>
        <w:rPr>
          <w:del w:id="81" w:author="NAZ, Mamoona (OLDHAM MEDICAL SERVICES)" w:date="2026-09-22T12:23:00Z" w16du:dateUtc="2026-09-22T16:23:00Z"/>
          <w:rFonts w:ascii="Times New Roman" w:hAnsi="Times New Roman"/>
          <w:lang w:eastAsia="it-IT"/>
        </w:rPr>
      </w:pPr>
    </w:p>
    <w:p w14:paraId="1F093588" w14:textId="77777777" w:rsidR="004C01AB" w:rsidRPr="00A737EC" w:rsidRDefault="004C01AB" w:rsidP="002C33C2">
      <w:pPr>
        <w:rPr>
          <w:del w:id="82" w:author="NAZ, Mamoona (OLDHAM MEDICAL SERVICES)" w:date="2026-09-22T12:23:00Z" w16du:dateUtc="2026-09-22T16:23:00Z"/>
          <w:rFonts w:ascii="Times New Roman" w:hAnsi="Times New Roman"/>
          <w:lang w:eastAsia="it-IT"/>
        </w:rPr>
      </w:pPr>
      <w:del w:id="83" w:author="NAZ, Mamoona (OLDHAM MEDICAL SERVICES)" w:date="2026-09-22T12:23:00Z" w16du:dateUtc="2026-09-22T16:23:00Z">
        <w:r w:rsidRPr="00A737EC">
          <w:rPr>
            <w:rFonts w:ascii="Times New Roman" w:hAnsi="Times New Roman"/>
            <w:lang w:eastAsia="it-IT"/>
          </w:rPr>
          <w:delText xml:space="preserve">Il/la sottoscritto/a </w:delText>
        </w:r>
        <w:r>
          <w:rPr>
            <w:rFonts w:ascii="Times New Roman" w:hAnsi="Times New Roman"/>
            <w:lang w:eastAsia="it-IT"/>
          </w:rPr>
          <w:delText>……………………………………………………………..</w:delText>
        </w:r>
        <w:r w:rsidRPr="00214134">
          <w:rPr>
            <w:rFonts w:ascii="Times New Roman" w:hAnsi="Times New Roman"/>
            <w:lang w:eastAsia="it-IT"/>
          </w:rPr>
          <w:delText xml:space="preserve"> </w:delText>
        </w:r>
        <w:r w:rsidRPr="00A737EC">
          <w:rPr>
            <w:rFonts w:ascii="Times New Roman" w:hAnsi="Times New Roman"/>
            <w:lang w:eastAsia="it-IT"/>
          </w:rPr>
          <w:delText xml:space="preserve">mail: </w:delText>
        </w:r>
        <w:r>
          <w:rPr>
            <w:rFonts w:ascii="Times New Roman" w:hAnsi="Times New Roman"/>
            <w:lang w:eastAsia="it-IT"/>
          </w:rPr>
          <w:delText>…………………………..</w:delText>
        </w:r>
      </w:del>
    </w:p>
    <w:p w14:paraId="3F576ED5" w14:textId="77777777" w:rsidR="004C01AB" w:rsidRDefault="004C01AB" w:rsidP="002C33C2">
      <w:pPr>
        <w:rPr>
          <w:del w:id="84" w:author="NAZ, Mamoona (OLDHAM MEDICAL SERVICES)" w:date="2026-09-22T12:23:00Z" w16du:dateUtc="2026-09-22T16:23:00Z"/>
          <w:rFonts w:ascii="Times New Roman" w:hAnsi="Times New Roman"/>
          <w:lang w:eastAsia="it-IT"/>
        </w:rPr>
      </w:pPr>
      <w:del w:id="85" w:author="NAZ, Mamoona (OLDHAM MEDICAL SERVICES)" w:date="2026-09-22T12:23:00Z" w16du:dateUtc="2026-09-22T16:23:00Z">
        <w:r w:rsidRPr="00A737EC">
          <w:rPr>
            <w:rFonts w:ascii="Times New Roman" w:hAnsi="Times New Roman"/>
            <w:lang w:eastAsia="it-IT"/>
          </w:rPr>
          <w:delText xml:space="preserve">in qualità di </w:delText>
        </w:r>
        <w:r w:rsidRPr="00B344BD">
          <w:rPr>
            <w:rFonts w:ascii="Times New Roman" w:hAnsi="Times New Roman"/>
            <w:i/>
            <w:lang w:eastAsia="it-IT"/>
          </w:rPr>
          <w:delText>(indicare la categoria di appartenenza)</w:delText>
        </w:r>
        <w:r>
          <w:rPr>
            <w:rFonts w:ascii="Times New Roman" w:hAnsi="Times New Roman"/>
            <w:lang w:eastAsia="it-IT"/>
          </w:rPr>
          <w:delText>:</w:delText>
        </w:r>
      </w:del>
    </w:p>
    <w:p w14:paraId="1843C5B6" w14:textId="77777777" w:rsidR="004C01AB" w:rsidRPr="00214134" w:rsidRDefault="004C01AB" w:rsidP="002C33C2">
      <w:pPr>
        <w:pStyle w:val="ListParagraph"/>
        <w:numPr>
          <w:ilvl w:val="0"/>
          <w:numId w:val="1"/>
        </w:numPr>
        <w:rPr>
          <w:del w:id="86" w:author="NAZ, Mamoona (OLDHAM MEDICAL SERVICES)" w:date="2026-09-22T12:23:00Z" w16du:dateUtc="2026-09-22T16:23:00Z"/>
          <w:rFonts w:ascii="Times New Roman" w:hAnsi="Times New Roman"/>
          <w:color w:val="000000"/>
          <w:lang w:eastAsia="it-IT"/>
        </w:rPr>
      </w:pPr>
      <w:del w:id="87" w:author="NAZ, Mamoona (OLDHAM MEDICAL SERVICES)" w:date="2026-09-22T12:23:00Z" w16du:dateUtc="2026-09-22T16:23:00Z">
        <w:r w:rsidRPr="00214134">
          <w:rPr>
            <w:rFonts w:ascii="Times New Roman" w:hAnsi="Times New Roman"/>
            <w:color w:val="000000"/>
            <w:lang w:eastAsia="it-IT"/>
          </w:rPr>
          <w:delText>studente</w:delText>
        </w:r>
      </w:del>
    </w:p>
    <w:p w14:paraId="7B0492E8" w14:textId="77777777" w:rsidR="004C01AB" w:rsidRPr="00214134" w:rsidRDefault="004C01AB" w:rsidP="002C33C2">
      <w:pPr>
        <w:pStyle w:val="ListParagraph"/>
        <w:numPr>
          <w:ilvl w:val="0"/>
          <w:numId w:val="1"/>
        </w:numPr>
        <w:rPr>
          <w:del w:id="88" w:author="NAZ, Mamoona (OLDHAM MEDICAL SERVICES)" w:date="2026-09-22T12:23:00Z" w16du:dateUtc="2026-09-22T16:23:00Z"/>
          <w:rFonts w:ascii="Times New Roman" w:hAnsi="Times New Roman"/>
          <w:color w:val="000000"/>
          <w:lang w:eastAsia="it-IT"/>
        </w:rPr>
      </w:pPr>
      <w:del w:id="89" w:author="NAZ, Mamoona (OLDHAM MEDICAL SERVICES)" w:date="2026-09-22T12:23:00Z" w16du:dateUtc="2026-09-22T16:23:00Z">
        <w:r w:rsidRPr="00214134">
          <w:rPr>
            <w:rFonts w:ascii="Times New Roman" w:hAnsi="Times New Roman"/>
            <w:color w:val="000000"/>
            <w:lang w:eastAsia="it-IT"/>
          </w:rPr>
          <w:delText>personale tecnico amministrativo</w:delText>
        </w:r>
      </w:del>
    </w:p>
    <w:p w14:paraId="7984CC88" w14:textId="77777777" w:rsidR="004C01AB" w:rsidRPr="00214134" w:rsidRDefault="004C01AB" w:rsidP="002C33C2">
      <w:pPr>
        <w:pStyle w:val="ListParagraph"/>
        <w:numPr>
          <w:ilvl w:val="0"/>
          <w:numId w:val="1"/>
        </w:numPr>
        <w:rPr>
          <w:del w:id="90" w:author="NAZ, Mamoona (OLDHAM MEDICAL SERVICES)" w:date="2026-09-22T12:23:00Z" w16du:dateUtc="2026-09-22T16:23:00Z"/>
          <w:rFonts w:ascii="Times New Roman" w:hAnsi="Times New Roman"/>
          <w:color w:val="000000"/>
          <w:lang w:eastAsia="it-IT"/>
        </w:rPr>
      </w:pPr>
      <w:del w:id="91" w:author="NAZ, Mamoona (OLDHAM MEDICAL SERVICES)" w:date="2026-09-22T12:23:00Z" w16du:dateUtc="2026-09-22T16:23:00Z">
        <w:r w:rsidRPr="00214134">
          <w:rPr>
            <w:rFonts w:ascii="Times New Roman" w:hAnsi="Times New Roman"/>
            <w:color w:val="000000"/>
            <w:lang w:eastAsia="it-IT"/>
          </w:rPr>
          <w:delText>personale docente</w:delText>
        </w:r>
      </w:del>
    </w:p>
    <w:p w14:paraId="76A78027" w14:textId="77777777" w:rsidR="004C01AB" w:rsidRPr="00214134" w:rsidRDefault="004C01AB" w:rsidP="002C33C2">
      <w:pPr>
        <w:pStyle w:val="ListParagraph"/>
        <w:numPr>
          <w:ilvl w:val="0"/>
          <w:numId w:val="1"/>
        </w:numPr>
        <w:rPr>
          <w:del w:id="92" w:author="NAZ, Mamoona (OLDHAM MEDICAL SERVICES)" w:date="2026-09-22T12:23:00Z" w16du:dateUtc="2026-09-22T16:23:00Z"/>
          <w:rFonts w:ascii="Times New Roman" w:hAnsi="Times New Roman"/>
          <w:color w:val="000000"/>
          <w:lang w:eastAsia="it-IT"/>
        </w:rPr>
      </w:pPr>
      <w:del w:id="93" w:author="NAZ, Mamoona (OLDHAM MEDICAL SERVICES)" w:date="2026-09-22T12:23:00Z" w16du:dateUtc="2026-09-22T16:23:00Z">
        <w:r w:rsidRPr="00214134">
          <w:rPr>
            <w:rFonts w:ascii="Times New Roman" w:hAnsi="Times New Roman"/>
            <w:color w:val="000000"/>
            <w:lang w:eastAsia="it-IT"/>
          </w:rPr>
          <w:delText>cittadino</w:delText>
        </w:r>
      </w:del>
    </w:p>
    <w:p w14:paraId="12EC5706" w14:textId="77777777" w:rsidR="004C01AB" w:rsidRPr="00A737EC" w:rsidRDefault="004C01AB" w:rsidP="002C33C2">
      <w:pPr>
        <w:pStyle w:val="ListParagraph"/>
        <w:numPr>
          <w:ilvl w:val="0"/>
          <w:numId w:val="1"/>
        </w:numPr>
        <w:rPr>
          <w:del w:id="94" w:author="NAZ, Mamoona (OLDHAM MEDICAL SERVICES)" w:date="2026-09-22T12:23:00Z" w16du:dateUtc="2026-09-22T16:23:00Z"/>
          <w:rFonts w:ascii="Times New Roman" w:hAnsi="Times New Roman"/>
          <w:lang w:eastAsia="it-IT"/>
        </w:rPr>
      </w:pPr>
      <w:del w:id="95" w:author="NAZ, Mamoona (OLDHAM MEDICAL SERVICES)" w:date="2026-09-22T12:23:00Z" w16du:dateUtc="2026-09-22T16:23:00Z">
        <w:r w:rsidRPr="00A737EC">
          <w:rPr>
            <w:rFonts w:ascii="Times New Roman" w:hAnsi="Times New Roman"/>
            <w:lang w:eastAsia="it-IT"/>
          </w:rPr>
          <w:delText xml:space="preserve">altro </w:delText>
        </w:r>
        <w:r>
          <w:rPr>
            <w:rFonts w:ascii="Times New Roman" w:hAnsi="Times New Roman"/>
            <w:lang w:eastAsia="it-IT"/>
          </w:rPr>
          <w:delText>……………………………………………………………….……..……………(</w:delText>
        </w:r>
        <w:r w:rsidRPr="00A737EC">
          <w:rPr>
            <w:rFonts w:ascii="Times New Roman" w:hAnsi="Times New Roman"/>
            <w:i/>
            <w:lang w:eastAsia="it-IT"/>
          </w:rPr>
          <w:delText>specificare)</w:delText>
        </w:r>
      </w:del>
    </w:p>
    <w:p w14:paraId="0FD34897" w14:textId="77777777" w:rsidR="004C01AB" w:rsidRDefault="004C01AB" w:rsidP="002C33C2">
      <w:pPr>
        <w:rPr>
          <w:del w:id="96" w:author="NAZ, Mamoona (OLDHAM MEDICAL SERVICES)" w:date="2026-09-22T12:23:00Z" w16du:dateUtc="2026-09-22T16:23:00Z"/>
          <w:rFonts w:ascii="Times New Roman" w:hAnsi="Times New Roman"/>
          <w:lang w:eastAsia="it-IT"/>
        </w:rPr>
      </w:pPr>
      <w:del w:id="97" w:author="NAZ, Mamoona (OLDHAM MEDICAL SERVICES)" w:date="2026-09-22T12:23:00Z" w16du:dateUtc="2026-09-22T16:23:00Z">
        <w:r>
          <w:rPr>
            <w:rFonts w:ascii="Times New Roman" w:hAnsi="Times New Roman"/>
            <w:lang w:eastAsia="it-IT"/>
          </w:rPr>
          <w:delText xml:space="preserve"> o </w:delText>
        </w:r>
        <w:r w:rsidRPr="00A737EC">
          <w:rPr>
            <w:rFonts w:ascii="Times New Roman" w:hAnsi="Times New Roman"/>
            <w:lang w:eastAsia="it-IT"/>
          </w:rPr>
          <w:delText xml:space="preserve">in </w:delText>
        </w:r>
        <w:r w:rsidRPr="00B344BD">
          <w:rPr>
            <w:rFonts w:ascii="Times New Roman" w:hAnsi="Times New Roman"/>
            <w:lang w:eastAsia="it-IT"/>
          </w:rPr>
          <w:delText>rappresentanza di</w:delText>
        </w:r>
        <w:r w:rsidRPr="00B344BD">
          <w:rPr>
            <w:rFonts w:ascii="Times New Roman" w:hAnsi="Times New Roman"/>
            <w:i/>
            <w:lang w:eastAsia="it-IT"/>
          </w:rPr>
          <w:delText xml:space="preserve"> (compilare solo nel caso in cui il proponente formuli osservazioni per conto di organi e/o organismi</w:delText>
        </w:r>
        <w:r>
          <w:rPr>
            <w:rFonts w:ascii="Times New Roman" w:hAnsi="Times New Roman"/>
            <w:i/>
            <w:lang w:eastAsia="it-IT"/>
          </w:rPr>
          <w:delText>, o enti pubblici/privati</w:delText>
        </w:r>
        <w:r w:rsidRPr="00B344BD">
          <w:rPr>
            <w:rFonts w:ascii="Times New Roman" w:hAnsi="Times New Roman"/>
            <w:i/>
            <w:lang w:eastAsia="it-IT"/>
          </w:rPr>
          <w:delText>)</w:delText>
        </w:r>
        <w:r w:rsidRPr="00A737EC">
          <w:rPr>
            <w:rFonts w:ascii="Times New Roman" w:hAnsi="Times New Roman"/>
            <w:lang w:eastAsia="it-IT"/>
          </w:rPr>
          <w:delText>:</w:delText>
        </w:r>
      </w:del>
    </w:p>
    <w:p w14:paraId="3794804E" w14:textId="77777777" w:rsidR="004C01AB" w:rsidRDefault="004C01AB" w:rsidP="002C33C2">
      <w:pPr>
        <w:pStyle w:val="ListParagraph"/>
        <w:numPr>
          <w:ilvl w:val="0"/>
          <w:numId w:val="2"/>
        </w:numPr>
        <w:rPr>
          <w:del w:id="98" w:author="NAZ, Mamoona (OLDHAM MEDICAL SERVICES)" w:date="2026-09-22T12:23:00Z" w16du:dateUtc="2026-09-22T16:23:00Z"/>
          <w:rFonts w:ascii="Times New Roman" w:hAnsi="Times New Roman"/>
          <w:lang w:eastAsia="it-IT"/>
        </w:rPr>
      </w:pPr>
      <w:del w:id="99" w:author="NAZ, Mamoona (OLDHAM MEDICAL SERVICES)" w:date="2026-09-22T12:23:00Z" w16du:dateUtc="2026-09-22T16:23:00Z">
        <w:r>
          <w:rPr>
            <w:rFonts w:ascii="Times New Roman" w:hAnsi="Times New Roman"/>
            <w:lang w:eastAsia="it-IT"/>
          </w:rPr>
          <w:delText>Senato Accademico……………………………………………………………………(</w:delText>
        </w:r>
        <w:r w:rsidRPr="001A63D4">
          <w:rPr>
            <w:rFonts w:ascii="Times New Roman" w:hAnsi="Times New Roman"/>
            <w:i/>
            <w:lang w:eastAsia="it-IT"/>
          </w:rPr>
          <w:delText>specificare</w:delText>
        </w:r>
        <w:r>
          <w:rPr>
            <w:rFonts w:ascii="Times New Roman" w:hAnsi="Times New Roman"/>
            <w:lang w:eastAsia="it-IT"/>
          </w:rPr>
          <w:delText>)</w:delText>
        </w:r>
      </w:del>
    </w:p>
    <w:p w14:paraId="570AF3B2" w14:textId="77777777" w:rsidR="004C01AB" w:rsidRDefault="004C01AB" w:rsidP="002C33C2">
      <w:pPr>
        <w:pStyle w:val="ListParagraph"/>
        <w:numPr>
          <w:ilvl w:val="0"/>
          <w:numId w:val="2"/>
        </w:numPr>
        <w:rPr>
          <w:del w:id="100" w:author="NAZ, Mamoona (OLDHAM MEDICAL SERVICES)" w:date="2026-09-22T12:23:00Z" w16du:dateUtc="2026-09-22T16:23:00Z"/>
          <w:rFonts w:ascii="Times New Roman" w:hAnsi="Times New Roman"/>
          <w:lang w:eastAsia="it-IT"/>
        </w:rPr>
      </w:pPr>
      <w:del w:id="101" w:author="NAZ, Mamoona (OLDHAM MEDICAL SERVICES)" w:date="2026-09-22T12:23:00Z" w16du:dateUtc="2026-09-22T16:23:00Z">
        <w:r>
          <w:rPr>
            <w:rFonts w:ascii="Times New Roman" w:hAnsi="Times New Roman"/>
            <w:lang w:eastAsia="it-IT"/>
          </w:rPr>
          <w:delText>Consiglio di Amministrazione…………………………………………………………(</w:delText>
        </w:r>
        <w:r w:rsidRPr="001A63D4">
          <w:rPr>
            <w:rFonts w:ascii="Times New Roman" w:hAnsi="Times New Roman"/>
            <w:i/>
            <w:lang w:eastAsia="it-IT"/>
          </w:rPr>
          <w:delText>specificare</w:delText>
        </w:r>
        <w:r>
          <w:rPr>
            <w:rFonts w:ascii="Times New Roman" w:hAnsi="Times New Roman"/>
            <w:lang w:eastAsia="it-IT"/>
          </w:rPr>
          <w:delText>)</w:delText>
        </w:r>
      </w:del>
    </w:p>
    <w:p w14:paraId="5A33D8D1" w14:textId="77777777" w:rsidR="004C01AB" w:rsidRDefault="004C01AB" w:rsidP="002C33C2">
      <w:pPr>
        <w:pStyle w:val="ListParagraph"/>
        <w:numPr>
          <w:ilvl w:val="0"/>
          <w:numId w:val="2"/>
        </w:numPr>
        <w:rPr>
          <w:del w:id="102" w:author="NAZ, Mamoona (OLDHAM MEDICAL SERVICES)" w:date="2026-09-22T12:23:00Z" w16du:dateUtc="2026-09-22T16:23:00Z"/>
          <w:rFonts w:ascii="Times New Roman" w:hAnsi="Times New Roman"/>
          <w:lang w:eastAsia="it-IT"/>
        </w:rPr>
      </w:pPr>
      <w:del w:id="103" w:author="NAZ, Mamoona (OLDHAM MEDICAL SERVICES)" w:date="2026-09-22T12:23:00Z" w16du:dateUtc="2026-09-22T16:23:00Z">
        <w:r w:rsidRPr="00830D1B">
          <w:rPr>
            <w:rFonts w:ascii="Times New Roman" w:hAnsi="Times New Roman"/>
            <w:lang w:eastAsia="it-IT"/>
          </w:rPr>
          <w:delText>Consiglio di Dipartimento</w:delText>
        </w:r>
        <w:r>
          <w:rPr>
            <w:rFonts w:ascii="Times New Roman" w:hAnsi="Times New Roman"/>
            <w:lang w:eastAsia="it-IT"/>
          </w:rPr>
          <w:delText>………………………………………….………………… (</w:delText>
        </w:r>
        <w:r w:rsidRPr="00A737EC">
          <w:rPr>
            <w:rFonts w:ascii="Times New Roman" w:hAnsi="Times New Roman"/>
            <w:i/>
            <w:lang w:eastAsia="it-IT"/>
          </w:rPr>
          <w:delText>specificare)</w:delText>
        </w:r>
      </w:del>
    </w:p>
    <w:p w14:paraId="1211AC03" w14:textId="77777777" w:rsidR="004C01AB" w:rsidRDefault="004C01AB" w:rsidP="002C33C2">
      <w:pPr>
        <w:pStyle w:val="ListParagraph"/>
        <w:numPr>
          <w:ilvl w:val="0"/>
          <w:numId w:val="2"/>
        </w:numPr>
        <w:rPr>
          <w:del w:id="104" w:author="NAZ, Mamoona (OLDHAM MEDICAL SERVICES)" w:date="2026-09-22T12:23:00Z" w16du:dateUtc="2026-09-22T16:23:00Z"/>
          <w:rFonts w:ascii="Times New Roman" w:hAnsi="Times New Roman"/>
          <w:lang w:eastAsia="it-IT"/>
        </w:rPr>
      </w:pPr>
      <w:del w:id="105" w:author="NAZ, Mamoona (OLDHAM MEDICAL SERVICES)" w:date="2026-09-22T12:23:00Z" w16du:dateUtc="2026-09-22T16:23:00Z">
        <w:r>
          <w:rPr>
            <w:rFonts w:ascii="Times New Roman" w:hAnsi="Times New Roman"/>
            <w:lang w:eastAsia="it-IT"/>
          </w:rPr>
          <w:delText>Consiglio di Facoltà…………………………………………………….…………….. (</w:delText>
        </w:r>
        <w:r w:rsidRPr="00A737EC">
          <w:rPr>
            <w:rFonts w:ascii="Times New Roman" w:hAnsi="Times New Roman"/>
            <w:i/>
            <w:lang w:eastAsia="it-IT"/>
          </w:rPr>
          <w:delText>specificare)</w:delText>
        </w:r>
      </w:del>
    </w:p>
    <w:p w14:paraId="4B0099A6" w14:textId="77777777" w:rsidR="004C01AB" w:rsidRDefault="004C01AB" w:rsidP="002C33C2">
      <w:pPr>
        <w:pStyle w:val="ListParagraph"/>
        <w:numPr>
          <w:ilvl w:val="0"/>
          <w:numId w:val="2"/>
        </w:numPr>
        <w:rPr>
          <w:del w:id="106" w:author="NAZ, Mamoona (OLDHAM MEDICAL SERVICES)" w:date="2026-09-22T12:23:00Z" w16du:dateUtc="2026-09-22T16:23:00Z"/>
          <w:rFonts w:ascii="Times New Roman" w:hAnsi="Times New Roman"/>
          <w:lang w:eastAsia="it-IT"/>
        </w:rPr>
      </w:pPr>
      <w:del w:id="107" w:author="NAZ, Mamoona (OLDHAM MEDICAL SERVICES)" w:date="2026-09-22T12:23:00Z" w16du:dateUtc="2026-09-22T16:23:00Z">
        <w:r w:rsidRPr="00830D1B">
          <w:rPr>
            <w:rFonts w:ascii="Times New Roman" w:hAnsi="Times New Roman"/>
            <w:lang w:eastAsia="it-IT"/>
          </w:rPr>
          <w:delText>Consiglio degli studenti</w:delText>
        </w:r>
        <w:r>
          <w:rPr>
            <w:rFonts w:ascii="Times New Roman" w:hAnsi="Times New Roman"/>
            <w:lang w:eastAsia="it-IT"/>
          </w:rPr>
          <w:delText>………………………………………………..…………..…. (</w:delText>
        </w:r>
        <w:r w:rsidRPr="00A737EC">
          <w:rPr>
            <w:rFonts w:ascii="Times New Roman" w:hAnsi="Times New Roman"/>
            <w:i/>
            <w:lang w:eastAsia="it-IT"/>
          </w:rPr>
          <w:delText>specificare)</w:delText>
        </w:r>
      </w:del>
    </w:p>
    <w:p w14:paraId="711355BC" w14:textId="77777777" w:rsidR="004C01AB" w:rsidRDefault="004C01AB" w:rsidP="002C33C2">
      <w:pPr>
        <w:pStyle w:val="ListParagraph"/>
        <w:numPr>
          <w:ilvl w:val="0"/>
          <w:numId w:val="2"/>
        </w:numPr>
        <w:rPr>
          <w:del w:id="108" w:author="NAZ, Mamoona (OLDHAM MEDICAL SERVICES)" w:date="2026-09-22T12:23:00Z" w16du:dateUtc="2026-09-22T16:23:00Z"/>
          <w:rFonts w:ascii="Times New Roman" w:hAnsi="Times New Roman"/>
          <w:lang w:eastAsia="it-IT"/>
        </w:rPr>
      </w:pPr>
      <w:del w:id="109" w:author="NAZ, Mamoona (OLDHAM MEDICAL SERVICES)" w:date="2026-09-22T12:23:00Z" w16du:dateUtc="2026-09-22T16:23:00Z">
        <w:r>
          <w:rPr>
            <w:rFonts w:ascii="Times New Roman" w:hAnsi="Times New Roman"/>
            <w:lang w:eastAsia="it-IT"/>
          </w:rPr>
          <w:delText>Consulta del personale tecnico – amministrativo…………………………………….. (s</w:delText>
        </w:r>
        <w:r w:rsidRPr="00A737EC">
          <w:rPr>
            <w:rFonts w:ascii="Times New Roman" w:hAnsi="Times New Roman"/>
            <w:i/>
            <w:lang w:eastAsia="it-IT"/>
          </w:rPr>
          <w:delText>pecificare</w:delText>
        </w:r>
        <w:r>
          <w:rPr>
            <w:rFonts w:ascii="Times New Roman" w:hAnsi="Times New Roman"/>
            <w:i/>
            <w:lang w:eastAsia="it-IT"/>
          </w:rPr>
          <w:delText>)</w:delText>
        </w:r>
      </w:del>
    </w:p>
    <w:p w14:paraId="0DCD04BC" w14:textId="77777777" w:rsidR="004C01AB" w:rsidRDefault="004C01AB" w:rsidP="002C33C2">
      <w:pPr>
        <w:pStyle w:val="ListParagraph"/>
        <w:numPr>
          <w:ilvl w:val="0"/>
          <w:numId w:val="2"/>
        </w:numPr>
        <w:rPr>
          <w:del w:id="110" w:author="NAZ, Mamoona (OLDHAM MEDICAL SERVICES)" w:date="2026-09-22T12:23:00Z" w16du:dateUtc="2026-09-22T16:23:00Z"/>
          <w:rFonts w:ascii="Times New Roman" w:hAnsi="Times New Roman"/>
          <w:lang w:eastAsia="it-IT"/>
        </w:rPr>
      </w:pPr>
      <w:del w:id="111" w:author="NAZ, Mamoona (OLDHAM MEDICAL SERVICES)" w:date="2026-09-22T12:23:00Z" w16du:dateUtc="2026-09-22T16:23:00Z">
        <w:r>
          <w:rPr>
            <w:rFonts w:ascii="Times New Roman" w:hAnsi="Times New Roman"/>
            <w:lang w:eastAsia="it-IT"/>
          </w:rPr>
          <w:delText>Comitato Unico di Garanzia………………………………………………………….. (</w:delText>
        </w:r>
        <w:r w:rsidRPr="001A63D4">
          <w:rPr>
            <w:rFonts w:ascii="Times New Roman" w:hAnsi="Times New Roman"/>
            <w:i/>
            <w:lang w:eastAsia="it-IT"/>
          </w:rPr>
          <w:delText>specificare</w:delText>
        </w:r>
        <w:r>
          <w:rPr>
            <w:rFonts w:ascii="Times New Roman" w:hAnsi="Times New Roman"/>
            <w:lang w:eastAsia="it-IT"/>
          </w:rPr>
          <w:delText>)</w:delText>
        </w:r>
      </w:del>
    </w:p>
    <w:p w14:paraId="0D3B684E" w14:textId="77777777" w:rsidR="004C01AB" w:rsidRDefault="004C01AB" w:rsidP="0042755D">
      <w:pPr>
        <w:pStyle w:val="ListParagraph"/>
        <w:numPr>
          <w:ilvl w:val="0"/>
          <w:numId w:val="2"/>
        </w:numPr>
        <w:rPr>
          <w:del w:id="112" w:author="NAZ, Mamoona (OLDHAM MEDICAL SERVICES)" w:date="2026-09-22T12:23:00Z" w16du:dateUtc="2026-09-22T16:23:00Z"/>
          <w:rFonts w:ascii="Times New Roman" w:hAnsi="Times New Roman"/>
          <w:lang w:eastAsia="it-IT"/>
        </w:rPr>
      </w:pPr>
      <w:del w:id="113" w:author="NAZ, Mamoona (OLDHAM MEDICAL SERVICES)" w:date="2026-09-22T12:23:00Z" w16du:dateUtc="2026-09-22T16:23:00Z">
        <w:r>
          <w:rPr>
            <w:rFonts w:ascii="Times New Roman" w:hAnsi="Times New Roman"/>
            <w:lang w:eastAsia="it-IT"/>
          </w:rPr>
          <w:delText>Commissione etica……………………………………………………………………….. (</w:delText>
        </w:r>
        <w:r w:rsidRPr="001A63D4">
          <w:rPr>
            <w:rFonts w:ascii="Times New Roman" w:hAnsi="Times New Roman"/>
            <w:i/>
            <w:lang w:eastAsia="it-IT"/>
          </w:rPr>
          <w:delText>specificare</w:delText>
        </w:r>
        <w:r>
          <w:rPr>
            <w:rFonts w:ascii="Times New Roman" w:hAnsi="Times New Roman"/>
            <w:lang w:eastAsia="it-IT"/>
          </w:rPr>
          <w:delText>)</w:delText>
        </w:r>
      </w:del>
    </w:p>
    <w:p w14:paraId="3B1D412B" w14:textId="77777777" w:rsidR="004C01AB" w:rsidRDefault="004C01AB" w:rsidP="0042755D">
      <w:pPr>
        <w:pStyle w:val="ListParagraph"/>
        <w:numPr>
          <w:ilvl w:val="0"/>
          <w:numId w:val="2"/>
        </w:numPr>
        <w:rPr>
          <w:del w:id="114" w:author="NAZ, Mamoona (OLDHAM MEDICAL SERVICES)" w:date="2026-09-22T12:23:00Z" w16du:dateUtc="2026-09-22T16:23:00Z"/>
          <w:rFonts w:ascii="Times New Roman" w:hAnsi="Times New Roman"/>
          <w:lang w:eastAsia="it-IT"/>
        </w:rPr>
      </w:pPr>
      <w:del w:id="115" w:author="NAZ, Mamoona (OLDHAM MEDICAL SERVICES)" w:date="2026-09-22T12:23:00Z" w16du:dateUtc="2026-09-22T16:23:00Z">
        <w:r>
          <w:rPr>
            <w:rFonts w:ascii="Times New Roman" w:hAnsi="Times New Roman"/>
            <w:lang w:eastAsia="it-IT"/>
          </w:rPr>
          <w:delText>Collegio di Disciplina………………………………………………………………….. (</w:delText>
        </w:r>
        <w:r w:rsidRPr="001A63D4">
          <w:rPr>
            <w:rFonts w:ascii="Times New Roman" w:hAnsi="Times New Roman"/>
            <w:i/>
            <w:lang w:eastAsia="it-IT"/>
          </w:rPr>
          <w:delText>specificare</w:delText>
        </w:r>
        <w:r>
          <w:rPr>
            <w:rFonts w:ascii="Times New Roman" w:hAnsi="Times New Roman"/>
            <w:lang w:eastAsia="it-IT"/>
          </w:rPr>
          <w:delText>)</w:delText>
        </w:r>
      </w:del>
    </w:p>
    <w:p w14:paraId="6C59D760" w14:textId="77777777" w:rsidR="004C01AB" w:rsidRDefault="004C01AB" w:rsidP="002C33C2">
      <w:pPr>
        <w:pStyle w:val="ListParagraph"/>
        <w:numPr>
          <w:ilvl w:val="0"/>
          <w:numId w:val="2"/>
        </w:numPr>
        <w:rPr>
          <w:del w:id="116" w:author="NAZ, Mamoona (OLDHAM MEDICAL SERVICES)" w:date="2026-09-22T12:23:00Z" w16du:dateUtc="2026-09-22T16:23:00Z"/>
          <w:rFonts w:ascii="Times New Roman" w:hAnsi="Times New Roman"/>
          <w:lang w:eastAsia="it-IT"/>
        </w:rPr>
      </w:pPr>
      <w:del w:id="117" w:author="NAZ, Mamoona (OLDHAM MEDICAL SERVICES)" w:date="2026-09-22T12:23:00Z" w16du:dateUtc="2026-09-22T16:23:00Z">
        <w:r w:rsidRPr="00830D1B">
          <w:rPr>
            <w:rFonts w:ascii="Times New Roman" w:hAnsi="Times New Roman"/>
            <w:lang w:eastAsia="it-IT"/>
          </w:rPr>
          <w:delText>OO.SS</w:delText>
        </w:r>
        <w:r>
          <w:rPr>
            <w:rFonts w:ascii="Times New Roman" w:hAnsi="Times New Roman"/>
            <w:lang w:eastAsia="it-IT"/>
          </w:rPr>
          <w:delText>…………………………………………………………………………………. (</w:delText>
        </w:r>
        <w:r w:rsidRPr="00A737EC">
          <w:rPr>
            <w:rFonts w:ascii="Times New Roman" w:hAnsi="Times New Roman"/>
            <w:i/>
            <w:lang w:eastAsia="it-IT"/>
          </w:rPr>
          <w:delText>specificare)</w:delText>
        </w:r>
      </w:del>
    </w:p>
    <w:p w14:paraId="4DA86606" w14:textId="77777777" w:rsidR="004C01AB" w:rsidRDefault="004C01AB" w:rsidP="00CB6076">
      <w:pPr>
        <w:pStyle w:val="ListParagraph"/>
        <w:numPr>
          <w:ilvl w:val="0"/>
          <w:numId w:val="2"/>
        </w:numPr>
        <w:rPr>
          <w:del w:id="118" w:author="NAZ, Mamoona (OLDHAM MEDICAL SERVICES)" w:date="2026-09-22T12:23:00Z" w16du:dateUtc="2026-09-22T16:23:00Z"/>
          <w:rFonts w:ascii="Times New Roman" w:hAnsi="Times New Roman"/>
          <w:lang w:eastAsia="it-IT"/>
        </w:rPr>
      </w:pPr>
      <w:del w:id="119" w:author="NAZ, Mamoona (OLDHAM MEDICAL SERVICES)" w:date="2026-09-22T12:23:00Z" w16du:dateUtc="2026-09-22T16:23:00Z">
        <w:r w:rsidRPr="00214134">
          <w:rPr>
            <w:rFonts w:ascii="Times New Roman" w:hAnsi="Times New Roman"/>
            <w:color w:val="000000"/>
            <w:lang w:eastAsia="it-IT"/>
          </w:rPr>
          <w:delText>Associazione</w:delText>
        </w:r>
        <w:r>
          <w:rPr>
            <w:rFonts w:ascii="Times New Roman" w:hAnsi="Times New Roman"/>
            <w:color w:val="000000"/>
            <w:lang w:eastAsia="it-IT"/>
          </w:rPr>
          <w:delText>……………………………………………………………….</w:delText>
        </w:r>
        <w:r>
          <w:rPr>
            <w:rFonts w:ascii="Times New Roman" w:hAnsi="Times New Roman"/>
            <w:lang w:eastAsia="it-IT"/>
          </w:rPr>
          <w:delText>…….…… (</w:delText>
        </w:r>
        <w:r w:rsidRPr="00A737EC">
          <w:rPr>
            <w:rFonts w:ascii="Times New Roman" w:hAnsi="Times New Roman"/>
            <w:i/>
            <w:lang w:eastAsia="it-IT"/>
          </w:rPr>
          <w:delText>specificare)</w:delText>
        </w:r>
      </w:del>
    </w:p>
    <w:p w14:paraId="505EE073" w14:textId="77777777" w:rsidR="004C01AB" w:rsidRDefault="004C01AB" w:rsidP="00CB6076">
      <w:pPr>
        <w:pStyle w:val="ListParagraph"/>
        <w:numPr>
          <w:ilvl w:val="0"/>
          <w:numId w:val="2"/>
        </w:numPr>
        <w:rPr>
          <w:del w:id="120" w:author="NAZ, Mamoona (OLDHAM MEDICAL SERVICES)" w:date="2026-09-22T12:23:00Z" w16du:dateUtc="2026-09-22T16:23:00Z"/>
          <w:rFonts w:ascii="Times New Roman" w:hAnsi="Times New Roman"/>
          <w:lang w:eastAsia="it-IT"/>
        </w:rPr>
      </w:pPr>
      <w:del w:id="121" w:author="NAZ, Mamoona (OLDHAM MEDICAL SERVICES)" w:date="2026-09-22T12:23:00Z" w16du:dateUtc="2026-09-22T16:23:00Z">
        <w:r>
          <w:rPr>
            <w:rFonts w:ascii="Times New Roman" w:hAnsi="Times New Roman"/>
            <w:lang w:eastAsia="it-IT"/>
          </w:rPr>
          <w:delText>Impresa……………………………………………………………..…………….…… (</w:delText>
        </w:r>
        <w:r w:rsidRPr="00A737EC">
          <w:rPr>
            <w:rFonts w:ascii="Times New Roman" w:hAnsi="Times New Roman"/>
            <w:i/>
            <w:lang w:eastAsia="it-IT"/>
          </w:rPr>
          <w:delText>specificare)</w:delText>
        </w:r>
      </w:del>
    </w:p>
    <w:p w14:paraId="62D587AC" w14:textId="77777777" w:rsidR="004C01AB" w:rsidRPr="00CB6076" w:rsidRDefault="004C01AB" w:rsidP="00CB6076">
      <w:pPr>
        <w:pStyle w:val="ListParagraph"/>
        <w:numPr>
          <w:ilvl w:val="0"/>
          <w:numId w:val="2"/>
        </w:numPr>
        <w:rPr>
          <w:del w:id="122" w:author="NAZ, Mamoona (OLDHAM MEDICAL SERVICES)" w:date="2026-09-22T12:23:00Z" w16du:dateUtc="2026-09-22T16:23:00Z"/>
          <w:rFonts w:ascii="Times New Roman" w:hAnsi="Times New Roman"/>
          <w:lang w:eastAsia="it-IT"/>
        </w:rPr>
      </w:pPr>
      <w:del w:id="123" w:author="NAZ, Mamoona (OLDHAM MEDICAL SERVICES)" w:date="2026-09-22T12:23:00Z" w16du:dateUtc="2026-09-22T16:23:00Z">
        <w:r>
          <w:rPr>
            <w:rFonts w:ascii="Times New Roman" w:hAnsi="Times New Roman"/>
            <w:lang w:eastAsia="it-IT"/>
          </w:rPr>
          <w:delText>Ente……………………………………………………………………….…………… (</w:delText>
        </w:r>
        <w:r w:rsidRPr="00A737EC">
          <w:rPr>
            <w:rFonts w:ascii="Times New Roman" w:hAnsi="Times New Roman"/>
            <w:i/>
            <w:lang w:eastAsia="it-IT"/>
          </w:rPr>
          <w:delText>specificare)</w:delText>
        </w:r>
      </w:del>
    </w:p>
    <w:p w14:paraId="34C2C0E7" w14:textId="77777777" w:rsidR="004C01AB" w:rsidRPr="00A737EC" w:rsidRDefault="004C01AB" w:rsidP="002C33C2">
      <w:pPr>
        <w:pStyle w:val="ListParagraph"/>
        <w:numPr>
          <w:ilvl w:val="0"/>
          <w:numId w:val="2"/>
        </w:numPr>
        <w:rPr>
          <w:del w:id="124" w:author="NAZ, Mamoona (OLDHAM MEDICAL SERVICES)" w:date="2026-09-22T12:23:00Z" w16du:dateUtc="2026-09-22T16:23:00Z"/>
          <w:rFonts w:ascii="Times New Roman" w:hAnsi="Times New Roman"/>
          <w:lang w:eastAsia="it-IT"/>
        </w:rPr>
      </w:pPr>
      <w:del w:id="125" w:author="NAZ, Mamoona (OLDHAM MEDICAL SERVICES)" w:date="2026-09-22T12:23:00Z" w16du:dateUtc="2026-09-22T16:23:00Z">
        <w:r w:rsidRPr="00A737EC">
          <w:rPr>
            <w:rFonts w:ascii="Times New Roman" w:hAnsi="Times New Roman"/>
            <w:lang w:eastAsia="it-IT"/>
          </w:rPr>
          <w:delText xml:space="preserve">altro </w:delText>
        </w:r>
        <w:r>
          <w:rPr>
            <w:rFonts w:ascii="Times New Roman" w:hAnsi="Times New Roman"/>
            <w:lang w:eastAsia="it-IT"/>
          </w:rPr>
          <w:delText>…………………………………………………………………….….…….…… (</w:delText>
        </w:r>
        <w:r w:rsidRPr="00A737EC">
          <w:rPr>
            <w:rFonts w:ascii="Times New Roman" w:hAnsi="Times New Roman"/>
            <w:i/>
            <w:lang w:eastAsia="it-IT"/>
          </w:rPr>
          <w:delText>specificare)</w:delText>
        </w:r>
        <w:r>
          <w:rPr>
            <w:rFonts w:ascii="Times New Roman" w:hAnsi="Times New Roman"/>
            <w:i/>
            <w:lang w:eastAsia="it-IT"/>
          </w:rPr>
          <w:br/>
        </w:r>
      </w:del>
    </w:p>
    <w:p w14:paraId="2E6F3B94" w14:textId="77777777" w:rsidR="004C01AB" w:rsidRDefault="004C01AB" w:rsidP="002C33C2">
      <w:pPr>
        <w:rPr>
          <w:del w:id="126" w:author="NAZ, Mamoona (OLDHAM MEDICAL SERVICES)" w:date="2026-09-22T12:23:00Z" w16du:dateUtc="2026-09-22T16:23:00Z"/>
          <w:rFonts w:ascii="Times New Roman" w:hAnsi="Times New Roman"/>
          <w:lang w:eastAsia="it-IT"/>
        </w:rPr>
      </w:pPr>
      <w:del w:id="127" w:author="NAZ, Mamoona (OLDHAM MEDICAL SERVICES)" w:date="2026-09-22T12:23:00Z" w16du:dateUtc="2026-09-22T16:23:00Z">
        <w:r w:rsidRPr="00A737EC">
          <w:rPr>
            <w:rFonts w:ascii="Times New Roman" w:hAnsi="Times New Roman"/>
            <w:lang w:eastAsia="it-IT"/>
          </w:rPr>
          <w:delText>formula le seguenti proposte/osservazioni in merito al</w:delText>
        </w:r>
        <w:r>
          <w:rPr>
            <w:rFonts w:ascii="Times New Roman" w:hAnsi="Times New Roman"/>
            <w:lang w:eastAsia="it-IT"/>
          </w:rPr>
          <w:delText xml:space="preserve">l’aggiornamento del </w:delText>
        </w:r>
        <w:r>
          <w:rPr>
            <w:rFonts w:ascii="Times New Roman" w:hAnsi="Times New Roman"/>
            <w:b/>
            <w:lang w:eastAsia="it-IT"/>
          </w:rPr>
          <w:delText>Piano</w:delText>
        </w:r>
        <w:r w:rsidRPr="00FB1547">
          <w:rPr>
            <w:rFonts w:ascii="Times New Roman" w:hAnsi="Times New Roman"/>
            <w:b/>
            <w:lang w:eastAsia="it-IT"/>
          </w:rPr>
          <w:delText xml:space="preserve"> triennale </w:delText>
        </w:r>
        <w:r>
          <w:rPr>
            <w:rFonts w:ascii="Times New Roman" w:hAnsi="Times New Roman"/>
            <w:b/>
            <w:lang w:eastAsia="it-IT"/>
          </w:rPr>
          <w:delText>di prevenzione della corruzione</w:delText>
        </w:r>
        <w:r w:rsidRPr="00A737EC">
          <w:rPr>
            <w:rFonts w:ascii="Times New Roman" w:hAnsi="Times New Roman"/>
            <w:lang w:eastAsia="it-IT"/>
          </w:rPr>
          <w:delText xml:space="preserve"> dell’Università </w:delText>
        </w:r>
        <w:r w:rsidRPr="002A442A">
          <w:rPr>
            <w:rFonts w:ascii="Times New Roman" w:hAnsi="Times New Roman"/>
            <w:lang w:eastAsia="it-IT"/>
          </w:rPr>
          <w:delText>del Salento</w:delText>
        </w:r>
        <w:r>
          <w:rPr>
            <w:rFonts w:ascii="Times New Roman" w:hAnsi="Times New Roman"/>
            <w:lang w:eastAsia="it-IT"/>
          </w:rPr>
          <w:delText>.</w:delText>
        </w:r>
      </w:del>
    </w:p>
    <w:p w14:paraId="7C4D788D" w14:textId="77777777" w:rsidR="004C01AB" w:rsidRDefault="004C01AB" w:rsidP="002C33C2">
      <w:pPr>
        <w:rPr>
          <w:del w:id="128" w:author="NAZ, Mamoona (OLDHAM MEDICAL SERVICES)" w:date="2026-09-22T12:23:00Z" w16du:dateUtc="2026-09-22T16:23:00Z"/>
          <w:rFonts w:ascii="Times New Roman" w:hAnsi="Times New Roman"/>
          <w:lang w:eastAsia="it-IT"/>
        </w:rPr>
      </w:pPr>
    </w:p>
    <w:p w14:paraId="4316A69E" w14:textId="77777777" w:rsidR="004C01AB" w:rsidRDefault="004C01AB" w:rsidP="002C33C2">
      <w:pPr>
        <w:rPr>
          <w:del w:id="129" w:author="NAZ, Mamoona (OLDHAM MEDICAL SERVICES)" w:date="2026-09-22T12:23:00Z" w16du:dateUtc="2026-09-22T16:23:00Z"/>
          <w:rFonts w:ascii="Times New Roman" w:hAnsi="Times New Roman"/>
          <w:lang w:eastAsia="it-IT"/>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356"/>
        <w:gridCol w:w="5856"/>
      </w:tblGrid>
      <w:tr w:rsidR="004C01AB" w:rsidRPr="00167FDD" w14:paraId="1B805FD6" w14:textId="77777777" w:rsidTr="00167FDD">
        <w:trPr>
          <w:del w:id="130" w:author="NAZ, Mamoona (OLDHAM MEDICAL SERVICES)" w:date="2026-09-22T12:23:00Z" w16du:dateUtc="2026-09-22T16:23:00Z"/>
        </w:trPr>
        <w:tc>
          <w:tcPr>
            <w:tcW w:w="4219" w:type="dxa"/>
          </w:tcPr>
          <w:p w14:paraId="5702DCBB" w14:textId="77777777" w:rsidR="004C01AB" w:rsidRPr="00167FDD" w:rsidRDefault="004C01AB" w:rsidP="00167FDD">
            <w:pPr>
              <w:spacing w:line="360" w:lineRule="auto"/>
              <w:rPr>
                <w:del w:id="131" w:author="NAZ, Mamoona (OLDHAM MEDICAL SERVICES)" w:date="2026-09-22T12:23:00Z" w16du:dateUtc="2026-09-22T16:23:00Z"/>
                <w:rFonts w:ascii="Times New Roman" w:hAnsi="Times New Roman"/>
                <w:b/>
                <w:lang w:eastAsia="it-IT"/>
              </w:rPr>
            </w:pPr>
            <w:del w:id="132" w:author="NAZ, Mamoona (OLDHAM MEDICAL SERVICES)" w:date="2026-09-22T12:23:00Z" w16du:dateUtc="2026-09-22T16:23:00Z">
              <w:r w:rsidRPr="00167FDD">
                <w:rPr>
                  <w:rFonts w:ascii="Times New Roman" w:hAnsi="Times New Roman"/>
                  <w:b/>
                  <w:lang w:eastAsia="it-IT"/>
                </w:rPr>
                <w:delText>ARGOMENTI</w:delText>
              </w:r>
              <w:r>
                <w:rPr>
                  <w:rFonts w:ascii="Times New Roman" w:hAnsi="Times New Roman"/>
                  <w:b/>
                  <w:lang w:eastAsia="it-IT"/>
                </w:rPr>
                <w:delText xml:space="preserve"> (</w:delText>
              </w:r>
              <w:r w:rsidRPr="005E34BF">
                <w:rPr>
                  <w:rFonts w:ascii="Times New Roman" w:hAnsi="Times New Roman"/>
                  <w:b/>
                  <w:i/>
                  <w:lang w:eastAsia="it-IT"/>
                </w:rPr>
                <w:delText>a titolo esemplificativo</w:delText>
              </w:r>
              <w:r>
                <w:rPr>
                  <w:rFonts w:ascii="Times New Roman" w:hAnsi="Times New Roman"/>
                  <w:b/>
                  <w:lang w:eastAsia="it-IT"/>
                </w:rPr>
                <w:delText>)</w:delText>
              </w:r>
            </w:del>
          </w:p>
        </w:tc>
        <w:tc>
          <w:tcPr>
            <w:tcW w:w="5954" w:type="dxa"/>
          </w:tcPr>
          <w:p w14:paraId="23DAC9E7" w14:textId="77777777" w:rsidR="004C01AB" w:rsidRPr="00167FDD" w:rsidRDefault="004C01AB" w:rsidP="00167FDD">
            <w:pPr>
              <w:spacing w:line="360" w:lineRule="auto"/>
              <w:rPr>
                <w:del w:id="133" w:author="NAZ, Mamoona (OLDHAM MEDICAL SERVICES)" w:date="2026-09-22T12:23:00Z" w16du:dateUtc="2026-09-22T16:23:00Z"/>
                <w:rFonts w:ascii="Times New Roman" w:hAnsi="Times New Roman"/>
                <w:b/>
                <w:lang w:eastAsia="it-IT"/>
              </w:rPr>
            </w:pPr>
            <w:del w:id="134" w:author="NAZ, Mamoona (OLDHAM MEDICAL SERVICES)" w:date="2026-09-22T12:23:00Z" w16du:dateUtc="2026-09-22T16:23:00Z">
              <w:r w:rsidRPr="00167FDD">
                <w:rPr>
                  <w:rFonts w:ascii="Times New Roman" w:hAnsi="Times New Roman"/>
                  <w:b/>
                  <w:lang w:eastAsia="it-IT"/>
                </w:rPr>
                <w:delText>PROPOSTE/OSSERVAZIONI</w:delText>
              </w:r>
            </w:del>
          </w:p>
        </w:tc>
      </w:tr>
      <w:tr w:rsidR="004C01AB" w:rsidRPr="00167FDD" w14:paraId="07578B01" w14:textId="77777777" w:rsidTr="00167FDD">
        <w:trPr>
          <w:del w:id="135" w:author="NAZ, Mamoona (OLDHAM MEDICAL SERVICES)" w:date="2026-09-22T12:23:00Z" w16du:dateUtc="2026-09-22T16:23:00Z"/>
        </w:trPr>
        <w:tc>
          <w:tcPr>
            <w:tcW w:w="4219" w:type="dxa"/>
          </w:tcPr>
          <w:p w14:paraId="26E96212" w14:textId="77777777" w:rsidR="004C01AB" w:rsidRPr="00167FDD" w:rsidRDefault="004C01AB" w:rsidP="00167FDD">
            <w:pPr>
              <w:rPr>
                <w:del w:id="136" w:author="NAZ, Mamoona (OLDHAM MEDICAL SERVICES)" w:date="2026-09-22T12:23:00Z" w16du:dateUtc="2026-09-22T16:23:00Z"/>
                <w:rFonts w:ascii="Times New Roman" w:hAnsi="Times New Roman"/>
                <w:lang w:eastAsia="it-IT"/>
              </w:rPr>
            </w:pPr>
            <w:del w:id="137" w:author="NAZ, Mamoona (OLDHAM MEDICAL SERVICES)" w:date="2026-09-22T12:23:00Z" w16du:dateUtc="2026-09-22T16:23:00Z">
              <w:r w:rsidRPr="003608E1">
                <w:rPr>
                  <w:rFonts w:ascii="Times New Roman" w:hAnsi="Times New Roman"/>
                  <w:lang w:eastAsia="it-IT"/>
                </w:rPr>
                <w:delText xml:space="preserve">Coinvolgimento degli </w:delText>
              </w:r>
              <w:r w:rsidRPr="003608E1">
                <w:rPr>
                  <w:rFonts w:ascii="Times New Roman" w:hAnsi="Times New Roman"/>
                  <w:i/>
                  <w:lang w:eastAsia="it-IT"/>
                </w:rPr>
                <w:delText>stakeholder</w:delText>
              </w:r>
              <w:r w:rsidRPr="003608E1">
                <w:rPr>
                  <w:rFonts w:ascii="Times New Roman" w:hAnsi="Times New Roman"/>
                  <w:lang w:eastAsia="it-IT"/>
                </w:rPr>
                <w:delText xml:space="preserve"> nel processo di elaborazione del P</w:delText>
              </w:r>
              <w:r>
                <w:rPr>
                  <w:rFonts w:ascii="Times New Roman" w:hAnsi="Times New Roman"/>
                  <w:lang w:eastAsia="it-IT"/>
                </w:rPr>
                <w:delText>iano</w:delText>
              </w:r>
            </w:del>
          </w:p>
        </w:tc>
        <w:tc>
          <w:tcPr>
            <w:tcW w:w="5954" w:type="dxa"/>
          </w:tcPr>
          <w:p w14:paraId="62641165" w14:textId="77777777" w:rsidR="004C01AB" w:rsidRPr="003608E1" w:rsidRDefault="004C01AB" w:rsidP="009B3160">
            <w:pPr>
              <w:rPr>
                <w:del w:id="138" w:author="NAZ, Mamoona (OLDHAM MEDICAL SERVICES)" w:date="2026-09-22T12:23:00Z" w16du:dateUtc="2026-09-22T16:23:00Z"/>
                <w:rFonts w:ascii="Times New Roman" w:hAnsi="Times New Roman"/>
                <w:lang w:eastAsia="it-IT"/>
              </w:rPr>
            </w:pPr>
            <w:del w:id="139" w:author="NAZ, Mamoona (OLDHAM MEDICAL SERVICES)" w:date="2026-09-22T12:23:00Z" w16du:dateUtc="2026-09-22T16:23:00Z">
              <w:r w:rsidRPr="003608E1">
                <w:rPr>
                  <w:rFonts w:ascii="Times New Roman" w:hAnsi="Times New Roman"/>
                  <w:lang w:eastAsia="it-IT"/>
                </w:rPr>
                <w:delText>□  fare ricorso a tecniche e strumenti differenti ……….………..</w:delText>
              </w:r>
            </w:del>
          </w:p>
          <w:p w14:paraId="33FC4D1F" w14:textId="77777777" w:rsidR="004C01AB" w:rsidRPr="003608E1" w:rsidRDefault="004C01AB" w:rsidP="009B3160">
            <w:pPr>
              <w:rPr>
                <w:del w:id="140" w:author="NAZ, Mamoona (OLDHAM MEDICAL SERVICES)" w:date="2026-09-22T12:23:00Z" w16du:dateUtc="2026-09-22T16:23:00Z"/>
                <w:rFonts w:ascii="Times New Roman" w:hAnsi="Times New Roman"/>
                <w:lang w:eastAsia="it-IT"/>
              </w:rPr>
            </w:pPr>
            <w:del w:id="141" w:author="NAZ, Mamoona (OLDHAM MEDICAL SERVICES)" w:date="2026-09-22T12:23:00Z" w16du:dateUtc="2026-09-22T16:23:00Z">
              <w:r w:rsidRPr="003608E1">
                <w:rPr>
                  <w:rFonts w:ascii="Times New Roman" w:hAnsi="Times New Roman"/>
                  <w:lang w:eastAsia="it-IT"/>
                </w:rPr>
                <w:delText>…………………………………................……..</w:delText>
              </w:r>
              <w:r w:rsidRPr="003608E1">
                <w:rPr>
                  <w:rFonts w:ascii="Times New Roman" w:hAnsi="Times New Roman"/>
                  <w:i/>
                  <w:lang w:eastAsia="it-IT"/>
                </w:rPr>
                <w:delText>(indicare quali)</w:delText>
              </w:r>
            </w:del>
          </w:p>
          <w:p w14:paraId="71277AA5" w14:textId="77777777" w:rsidR="004C01AB" w:rsidRPr="003608E1" w:rsidRDefault="004C01AB" w:rsidP="009B3160">
            <w:pPr>
              <w:rPr>
                <w:del w:id="142" w:author="NAZ, Mamoona (OLDHAM MEDICAL SERVICES)" w:date="2026-09-22T12:23:00Z" w16du:dateUtc="2026-09-22T16:23:00Z"/>
                <w:rFonts w:ascii="Times New Roman" w:hAnsi="Times New Roman"/>
                <w:lang w:eastAsia="it-IT"/>
              </w:rPr>
            </w:pPr>
            <w:del w:id="143" w:author="NAZ, Mamoona (OLDHAM MEDICAL SERVICES)" w:date="2026-09-22T12:23:00Z" w16du:dateUtc="2026-09-22T16:23:00Z">
              <w:r w:rsidRPr="003608E1">
                <w:rPr>
                  <w:rFonts w:ascii="Times New Roman" w:hAnsi="Times New Roman"/>
                  <w:lang w:eastAsia="it-IT"/>
                </w:rPr>
                <w:delText xml:space="preserve">□  anticipare il momento del coinvolgimento nel processo decisionale </w:delText>
              </w:r>
            </w:del>
          </w:p>
          <w:p w14:paraId="12990AB9" w14:textId="77777777" w:rsidR="004C01AB" w:rsidRPr="003608E1" w:rsidRDefault="004C01AB" w:rsidP="009B3160">
            <w:pPr>
              <w:rPr>
                <w:del w:id="144" w:author="NAZ, Mamoona (OLDHAM MEDICAL SERVICES)" w:date="2026-09-22T12:23:00Z" w16du:dateUtc="2026-09-22T16:23:00Z"/>
                <w:rFonts w:ascii="Times New Roman" w:hAnsi="Times New Roman"/>
                <w:lang w:eastAsia="it-IT"/>
              </w:rPr>
            </w:pPr>
            <w:del w:id="145" w:author="NAZ, Mamoona (OLDHAM MEDICAL SERVICES)" w:date="2026-09-22T12:23:00Z" w16du:dateUtc="2026-09-22T16:23:00Z">
              <w:r w:rsidRPr="003608E1">
                <w:rPr>
                  <w:rFonts w:ascii="Times New Roman" w:hAnsi="Times New Roman"/>
                  <w:lang w:eastAsia="it-IT"/>
                </w:rPr>
                <w:delText>□  aumentare la frequenza delle occasioni di ascolto</w:delText>
              </w:r>
            </w:del>
          </w:p>
          <w:p w14:paraId="143D1B93" w14:textId="77777777" w:rsidR="004C01AB" w:rsidRPr="00167FDD" w:rsidRDefault="004C01AB" w:rsidP="009B3160">
            <w:pPr>
              <w:rPr>
                <w:del w:id="146" w:author="NAZ, Mamoona (OLDHAM MEDICAL SERVICES)" w:date="2026-09-22T12:23:00Z" w16du:dateUtc="2026-09-22T16:23:00Z"/>
                <w:rFonts w:ascii="Times New Roman" w:hAnsi="Times New Roman"/>
                <w:lang w:eastAsia="it-IT"/>
              </w:rPr>
            </w:pPr>
            <w:del w:id="147" w:author="NAZ, Mamoona (OLDHAM MEDICAL SERVICES)" w:date="2026-09-22T12:23:00Z" w16du:dateUtc="2026-09-22T16:23:00Z">
              <w:r w:rsidRPr="003608E1">
                <w:rPr>
                  <w:rFonts w:ascii="Times New Roman" w:hAnsi="Times New Roman"/>
                  <w:lang w:eastAsia="it-IT"/>
                </w:rPr>
                <w:delText>□  altro…….………..……………..…..…</w:delText>
              </w:r>
              <w:r w:rsidRPr="003608E1">
                <w:rPr>
                  <w:rFonts w:ascii="Times New Roman" w:hAnsi="Times New Roman"/>
                  <w:i/>
                  <w:lang w:eastAsia="it-IT"/>
                </w:rPr>
                <w:delText>(indicare  la  proposta)</w:delText>
              </w:r>
            </w:del>
          </w:p>
        </w:tc>
      </w:tr>
      <w:tr w:rsidR="004C01AB" w:rsidRPr="00167FDD" w14:paraId="5A625DE9" w14:textId="77777777" w:rsidTr="00167FDD">
        <w:trPr>
          <w:del w:id="148" w:author="NAZ, Mamoona (OLDHAM MEDICAL SERVICES)" w:date="2026-09-22T12:23:00Z" w16du:dateUtc="2026-09-22T16:23:00Z"/>
        </w:trPr>
        <w:tc>
          <w:tcPr>
            <w:tcW w:w="4219" w:type="dxa"/>
          </w:tcPr>
          <w:p w14:paraId="447C6C78" w14:textId="77777777" w:rsidR="004C01AB" w:rsidRPr="00167FDD" w:rsidRDefault="004C01AB" w:rsidP="00167FDD">
            <w:pPr>
              <w:rPr>
                <w:del w:id="149" w:author="NAZ, Mamoona (OLDHAM MEDICAL SERVICES)" w:date="2026-09-22T12:23:00Z" w16du:dateUtc="2026-09-22T16:23:00Z"/>
                <w:rFonts w:ascii="Times New Roman" w:hAnsi="Times New Roman"/>
                <w:lang w:eastAsia="it-IT"/>
              </w:rPr>
            </w:pPr>
            <w:del w:id="150" w:author="NAZ, Mamoona (OLDHAM MEDICAL SERVICES)" w:date="2026-09-22T12:23:00Z" w16du:dateUtc="2026-09-22T16:23:00Z">
              <w:r>
                <w:rPr>
                  <w:rFonts w:ascii="Times New Roman" w:hAnsi="Times New Roman"/>
                  <w:lang w:eastAsia="it-IT"/>
                </w:rPr>
                <w:delText>Sensibilizzazione società civile</w:delText>
              </w:r>
            </w:del>
          </w:p>
        </w:tc>
        <w:tc>
          <w:tcPr>
            <w:tcW w:w="5954" w:type="dxa"/>
          </w:tcPr>
          <w:p w14:paraId="745A1FE4" w14:textId="77777777" w:rsidR="004C01AB" w:rsidRPr="003608E1" w:rsidRDefault="004C01AB" w:rsidP="009B3160">
            <w:pPr>
              <w:rPr>
                <w:del w:id="151" w:author="NAZ, Mamoona (OLDHAM MEDICAL SERVICES)" w:date="2026-09-22T12:23:00Z" w16du:dateUtc="2026-09-22T16:23:00Z"/>
                <w:rFonts w:ascii="Times New Roman" w:hAnsi="Times New Roman"/>
                <w:lang w:eastAsia="it-IT"/>
              </w:rPr>
            </w:pPr>
            <w:del w:id="152" w:author="NAZ, Mamoona (OLDHAM MEDICAL SERVICES)" w:date="2026-09-22T12:23:00Z" w16du:dateUtc="2026-09-22T16:23:00Z">
              <w:r w:rsidRPr="003608E1">
                <w:rPr>
                  <w:rFonts w:ascii="Times New Roman" w:hAnsi="Times New Roman"/>
                  <w:lang w:eastAsia="it-IT"/>
                </w:rPr>
                <w:delText xml:space="preserve">□  </w:delText>
              </w:r>
              <w:r>
                <w:rPr>
                  <w:rFonts w:ascii="Times New Roman" w:hAnsi="Times New Roman"/>
                  <w:lang w:eastAsia="it-IT"/>
                </w:rPr>
                <w:delText>creare dialogo con l’esterno</w:delText>
              </w:r>
              <w:r w:rsidRPr="003608E1">
                <w:rPr>
                  <w:rFonts w:ascii="Times New Roman" w:hAnsi="Times New Roman"/>
                  <w:lang w:eastAsia="it-IT"/>
                </w:rPr>
                <w:delText xml:space="preserve"> ……….………..</w:delText>
              </w:r>
            </w:del>
          </w:p>
          <w:p w14:paraId="40866809" w14:textId="77777777" w:rsidR="004C01AB" w:rsidRDefault="004C01AB" w:rsidP="009B3160">
            <w:pPr>
              <w:rPr>
                <w:del w:id="153" w:author="NAZ, Mamoona (OLDHAM MEDICAL SERVICES)" w:date="2026-09-22T12:23:00Z" w16du:dateUtc="2026-09-22T16:23:00Z"/>
                <w:rFonts w:ascii="Times New Roman" w:hAnsi="Times New Roman"/>
                <w:i/>
                <w:lang w:eastAsia="it-IT"/>
              </w:rPr>
            </w:pPr>
            <w:del w:id="154" w:author="NAZ, Mamoona (OLDHAM MEDICAL SERVICES)" w:date="2026-09-22T12:23:00Z" w16du:dateUtc="2026-09-22T16:23:00Z">
              <w:r w:rsidRPr="003608E1">
                <w:rPr>
                  <w:rFonts w:ascii="Times New Roman" w:hAnsi="Times New Roman"/>
                  <w:lang w:eastAsia="it-IT"/>
                </w:rPr>
                <w:delText>…………………………………................……..</w:delText>
              </w:r>
              <w:r w:rsidRPr="003608E1">
                <w:rPr>
                  <w:rFonts w:ascii="Times New Roman" w:hAnsi="Times New Roman"/>
                  <w:i/>
                  <w:lang w:eastAsia="it-IT"/>
                </w:rPr>
                <w:delText>(indicare</w:delText>
              </w:r>
              <w:r>
                <w:rPr>
                  <w:rFonts w:ascii="Times New Roman" w:hAnsi="Times New Roman"/>
                  <w:i/>
                  <w:lang w:eastAsia="it-IT"/>
                </w:rPr>
                <w:delText xml:space="preserve"> con</w:delText>
              </w:r>
              <w:r w:rsidRPr="003608E1">
                <w:rPr>
                  <w:rFonts w:ascii="Times New Roman" w:hAnsi="Times New Roman"/>
                  <w:i/>
                  <w:lang w:eastAsia="it-IT"/>
                </w:rPr>
                <w:delText xml:space="preserve"> quali</w:delText>
              </w:r>
              <w:r>
                <w:rPr>
                  <w:rFonts w:ascii="Times New Roman" w:hAnsi="Times New Roman"/>
                  <w:i/>
                  <w:lang w:eastAsia="it-IT"/>
                </w:rPr>
                <w:delText xml:space="preserve"> modalità)</w:delText>
              </w:r>
            </w:del>
          </w:p>
          <w:p w14:paraId="7F5204FF" w14:textId="77777777" w:rsidR="004C01AB" w:rsidRPr="003608E1" w:rsidRDefault="004C01AB" w:rsidP="009B3160">
            <w:pPr>
              <w:rPr>
                <w:del w:id="155" w:author="NAZ, Mamoona (OLDHAM MEDICAL SERVICES)" w:date="2026-09-22T12:23:00Z" w16du:dateUtc="2026-09-22T16:23:00Z"/>
                <w:rFonts w:ascii="Times New Roman" w:hAnsi="Times New Roman"/>
                <w:lang w:eastAsia="it-IT"/>
              </w:rPr>
            </w:pPr>
            <w:del w:id="156" w:author="NAZ, Mamoona (OLDHAM MEDICAL SERVICES)" w:date="2026-09-22T12:23:00Z" w16du:dateUtc="2026-09-22T16:23:00Z">
              <w:r w:rsidRPr="003608E1">
                <w:rPr>
                  <w:rFonts w:ascii="Times New Roman" w:hAnsi="Times New Roman"/>
                  <w:lang w:eastAsia="it-IT"/>
                </w:rPr>
                <w:delText xml:space="preserve">□  </w:delText>
              </w:r>
              <w:r>
                <w:rPr>
                  <w:rFonts w:ascii="Times New Roman" w:hAnsi="Times New Roman"/>
                  <w:lang w:eastAsia="it-IT"/>
                </w:rPr>
                <w:delText>instaurare rapporto di fiducia con l’esterno</w:delText>
              </w:r>
              <w:r w:rsidRPr="003608E1">
                <w:rPr>
                  <w:rFonts w:ascii="Times New Roman" w:hAnsi="Times New Roman"/>
                  <w:lang w:eastAsia="it-IT"/>
                </w:rPr>
                <w:delText xml:space="preserve"> ……….………..</w:delText>
              </w:r>
            </w:del>
          </w:p>
          <w:p w14:paraId="0896A1C7" w14:textId="77777777" w:rsidR="004C01AB" w:rsidRDefault="004C01AB" w:rsidP="009B3160">
            <w:pPr>
              <w:rPr>
                <w:del w:id="157" w:author="NAZ, Mamoona (OLDHAM MEDICAL SERVICES)" w:date="2026-09-22T12:23:00Z" w16du:dateUtc="2026-09-22T16:23:00Z"/>
                <w:rFonts w:ascii="Times New Roman" w:hAnsi="Times New Roman"/>
                <w:i/>
                <w:lang w:eastAsia="it-IT"/>
              </w:rPr>
            </w:pPr>
            <w:del w:id="158" w:author="NAZ, Mamoona (OLDHAM MEDICAL SERVICES)" w:date="2026-09-22T12:23:00Z" w16du:dateUtc="2026-09-22T16:23:00Z">
              <w:r w:rsidRPr="003608E1">
                <w:rPr>
                  <w:rFonts w:ascii="Times New Roman" w:hAnsi="Times New Roman"/>
                  <w:lang w:eastAsia="it-IT"/>
                </w:rPr>
                <w:delText>…………………………………................……..</w:delText>
              </w:r>
              <w:r w:rsidRPr="003608E1">
                <w:rPr>
                  <w:rFonts w:ascii="Times New Roman" w:hAnsi="Times New Roman"/>
                  <w:i/>
                  <w:lang w:eastAsia="it-IT"/>
                </w:rPr>
                <w:delText>(indicare</w:delText>
              </w:r>
              <w:r>
                <w:rPr>
                  <w:rFonts w:ascii="Times New Roman" w:hAnsi="Times New Roman"/>
                  <w:i/>
                  <w:lang w:eastAsia="it-IT"/>
                </w:rPr>
                <w:delText xml:space="preserve"> attraverso quali attività)</w:delText>
              </w:r>
            </w:del>
          </w:p>
          <w:p w14:paraId="15C8FB6E" w14:textId="77777777" w:rsidR="004C01AB" w:rsidRPr="00167FDD" w:rsidRDefault="004C01AB" w:rsidP="009B3160">
            <w:pPr>
              <w:rPr>
                <w:del w:id="159" w:author="NAZ, Mamoona (OLDHAM MEDICAL SERVICES)" w:date="2026-09-22T12:23:00Z" w16du:dateUtc="2026-09-22T16:23:00Z"/>
                <w:rFonts w:ascii="Times New Roman" w:hAnsi="Times New Roman"/>
                <w:lang w:eastAsia="it-IT"/>
              </w:rPr>
            </w:pPr>
          </w:p>
        </w:tc>
      </w:tr>
      <w:tr w:rsidR="004C01AB" w:rsidRPr="00167FDD" w14:paraId="731A625E" w14:textId="77777777" w:rsidTr="00167FDD">
        <w:trPr>
          <w:del w:id="160" w:author="NAZ, Mamoona (OLDHAM MEDICAL SERVICES)" w:date="2026-09-22T12:23:00Z" w16du:dateUtc="2026-09-22T16:23:00Z"/>
        </w:trPr>
        <w:tc>
          <w:tcPr>
            <w:tcW w:w="4219" w:type="dxa"/>
          </w:tcPr>
          <w:p w14:paraId="0AB9A145" w14:textId="77777777" w:rsidR="004C01AB" w:rsidRPr="00167FDD" w:rsidRDefault="004C01AB" w:rsidP="00167FDD">
            <w:pPr>
              <w:rPr>
                <w:del w:id="161" w:author="NAZ, Mamoona (OLDHAM MEDICAL SERVICES)" w:date="2026-09-22T12:23:00Z" w16du:dateUtc="2026-09-22T16:23:00Z"/>
                <w:rFonts w:ascii="Times New Roman" w:hAnsi="Times New Roman"/>
                <w:lang w:eastAsia="it-IT"/>
              </w:rPr>
            </w:pPr>
            <w:del w:id="162" w:author="NAZ, Mamoona (OLDHAM MEDICAL SERVICES)" w:date="2026-09-22T12:23:00Z" w16du:dateUtc="2026-09-22T16:23:00Z">
              <w:r>
                <w:rPr>
                  <w:rFonts w:ascii="Times New Roman" w:hAnsi="Times New Roman"/>
                  <w:lang w:eastAsia="it-IT"/>
                </w:rPr>
                <w:delText>Individuazione attività/aree  a rischio corruzione</w:delText>
              </w:r>
            </w:del>
          </w:p>
        </w:tc>
        <w:tc>
          <w:tcPr>
            <w:tcW w:w="5954" w:type="dxa"/>
          </w:tcPr>
          <w:p w14:paraId="0E6C7D94" w14:textId="77777777" w:rsidR="004C01AB" w:rsidRPr="00167FDD" w:rsidRDefault="004C01AB" w:rsidP="00167FDD">
            <w:pPr>
              <w:rPr>
                <w:del w:id="163" w:author="NAZ, Mamoona (OLDHAM MEDICAL SERVICES)" w:date="2026-09-22T12:23:00Z" w16du:dateUtc="2026-09-22T16:23:00Z"/>
                <w:rFonts w:ascii="Times New Roman" w:hAnsi="Times New Roman"/>
                <w:lang w:eastAsia="it-IT"/>
              </w:rPr>
            </w:pPr>
            <w:del w:id="164" w:author="NAZ, Mamoona (OLDHAM MEDICAL SERVICES)" w:date="2026-09-22T12:23:00Z" w16du:dateUtc="2026-09-22T16:23:00Z">
              <w:r>
                <w:rPr>
                  <w:rFonts w:ascii="Times New Roman" w:hAnsi="Times New Roman"/>
                  <w:lang w:eastAsia="it-IT"/>
                </w:rPr>
                <w:delText>(</w:delText>
              </w:r>
              <w:r w:rsidRPr="00AB27ED">
                <w:rPr>
                  <w:rFonts w:ascii="Times New Roman" w:hAnsi="Times New Roman"/>
                  <w:i/>
                  <w:lang w:eastAsia="it-IT"/>
                </w:rPr>
                <w:delText>Individuare quali attività/aree sono a rischio corruzione oltre quelle già de</w:delText>
              </w:r>
              <w:r>
                <w:rPr>
                  <w:rFonts w:ascii="Times New Roman" w:hAnsi="Times New Roman"/>
                  <w:i/>
                  <w:lang w:eastAsia="it-IT"/>
                </w:rPr>
                <w:delText>finite dalla legge n. 190/2012 -</w:delText>
              </w:r>
              <w:r w:rsidRPr="00AB27ED">
                <w:rPr>
                  <w:rFonts w:ascii="Times New Roman" w:hAnsi="Times New Roman"/>
                  <w:i/>
                  <w:lang w:eastAsia="it-IT"/>
                </w:rPr>
                <w:delText>art. 1 comma 16</w:delText>
              </w:r>
              <w:r>
                <w:rPr>
                  <w:rFonts w:ascii="Times New Roman" w:hAnsi="Times New Roman"/>
                  <w:i/>
                  <w:lang w:eastAsia="it-IT"/>
                </w:rPr>
                <w:delText xml:space="preserve">- </w:delText>
              </w:r>
              <w:r w:rsidRPr="00AB27ED">
                <w:rPr>
                  <w:rFonts w:ascii="Times New Roman" w:hAnsi="Times New Roman"/>
                  <w:i/>
                  <w:lang w:eastAsia="it-IT"/>
                </w:rPr>
                <w:delText xml:space="preserve"> e applicabili all’università</w:delText>
              </w:r>
              <w:r>
                <w:rPr>
                  <w:rFonts w:ascii="Times New Roman" w:hAnsi="Times New Roman"/>
                  <w:lang w:eastAsia="it-IT"/>
                </w:rPr>
                <w:delText>)</w:delText>
              </w:r>
            </w:del>
          </w:p>
        </w:tc>
      </w:tr>
      <w:tr w:rsidR="004C01AB" w:rsidRPr="00167FDD" w14:paraId="5EC8001A" w14:textId="77777777" w:rsidTr="00167FDD">
        <w:trPr>
          <w:del w:id="165" w:author="NAZ, Mamoona (OLDHAM MEDICAL SERVICES)" w:date="2026-09-22T12:23:00Z" w16du:dateUtc="2026-09-22T16:23:00Z"/>
        </w:trPr>
        <w:tc>
          <w:tcPr>
            <w:tcW w:w="4219" w:type="dxa"/>
          </w:tcPr>
          <w:p w14:paraId="563C948D" w14:textId="77777777" w:rsidR="004C01AB" w:rsidRPr="00167FDD" w:rsidRDefault="004C01AB" w:rsidP="00167FDD">
            <w:pPr>
              <w:rPr>
                <w:del w:id="166" w:author="NAZ, Mamoona (OLDHAM MEDICAL SERVICES)" w:date="2026-09-22T12:23:00Z" w16du:dateUtc="2026-09-22T16:23:00Z"/>
                <w:rFonts w:ascii="Times New Roman" w:hAnsi="Times New Roman"/>
                <w:lang w:eastAsia="it-IT"/>
              </w:rPr>
            </w:pPr>
            <w:del w:id="167" w:author="NAZ, Mamoona (OLDHAM MEDICAL SERVICES)" w:date="2026-09-22T12:23:00Z" w16du:dateUtc="2026-09-22T16:23:00Z">
              <w:r>
                <w:rPr>
                  <w:rFonts w:ascii="Times New Roman" w:hAnsi="Times New Roman"/>
                  <w:lang w:eastAsia="it-IT"/>
                </w:rPr>
                <w:delText>Misure di prevenzione</w:delText>
              </w:r>
            </w:del>
          </w:p>
        </w:tc>
        <w:tc>
          <w:tcPr>
            <w:tcW w:w="5954" w:type="dxa"/>
          </w:tcPr>
          <w:p w14:paraId="6D1BCE58" w14:textId="77777777" w:rsidR="004C01AB" w:rsidRPr="00167FDD" w:rsidRDefault="004C01AB" w:rsidP="00167FDD">
            <w:pPr>
              <w:rPr>
                <w:del w:id="168" w:author="NAZ, Mamoona (OLDHAM MEDICAL SERVICES)" w:date="2026-09-22T12:23:00Z" w16du:dateUtc="2026-09-22T16:23:00Z"/>
                <w:rFonts w:ascii="Times New Roman" w:hAnsi="Times New Roman"/>
                <w:lang w:eastAsia="it-IT"/>
              </w:rPr>
            </w:pPr>
            <w:del w:id="169" w:author="NAZ, Mamoona (OLDHAM MEDICAL SERVICES)" w:date="2026-09-22T12:23:00Z" w16du:dateUtc="2026-09-22T16:23:00Z">
              <w:r>
                <w:rPr>
                  <w:rFonts w:ascii="Times New Roman" w:hAnsi="Times New Roman"/>
                  <w:lang w:eastAsia="it-IT"/>
                </w:rPr>
                <w:delText>(</w:delText>
              </w:r>
              <w:r w:rsidRPr="00AB27ED">
                <w:rPr>
                  <w:rFonts w:ascii="Times New Roman" w:hAnsi="Times New Roman"/>
                  <w:i/>
                  <w:lang w:eastAsia="it-IT"/>
                </w:rPr>
                <w:delText>Indicare le misure che si ritiene debbano essere poste in essere per ridurre il rischio corruzione</w:delText>
              </w:r>
              <w:r>
                <w:rPr>
                  <w:rFonts w:ascii="Times New Roman" w:hAnsi="Times New Roman"/>
                  <w:lang w:eastAsia="it-IT"/>
                </w:rPr>
                <w:delText>)</w:delText>
              </w:r>
            </w:del>
          </w:p>
        </w:tc>
      </w:tr>
      <w:tr w:rsidR="004C01AB" w:rsidRPr="00167FDD" w14:paraId="10065A0A" w14:textId="77777777" w:rsidTr="00167FDD">
        <w:trPr>
          <w:trHeight w:val="287"/>
          <w:del w:id="170" w:author="NAZ, Mamoona (OLDHAM MEDICAL SERVICES)" w:date="2026-09-22T12:23:00Z" w16du:dateUtc="2026-09-22T16:23:00Z"/>
        </w:trPr>
        <w:tc>
          <w:tcPr>
            <w:tcW w:w="4219" w:type="dxa"/>
          </w:tcPr>
          <w:p w14:paraId="39B8C222" w14:textId="77777777" w:rsidR="004C01AB" w:rsidRPr="00167FDD" w:rsidRDefault="004C01AB" w:rsidP="00167FDD">
            <w:pPr>
              <w:rPr>
                <w:del w:id="171" w:author="NAZ, Mamoona (OLDHAM MEDICAL SERVICES)" w:date="2026-09-22T12:23:00Z" w16du:dateUtc="2026-09-22T16:23:00Z"/>
                <w:rFonts w:ascii="Times New Roman" w:hAnsi="Times New Roman"/>
                <w:lang w:eastAsia="it-IT"/>
              </w:rPr>
            </w:pPr>
            <w:del w:id="172" w:author="NAZ, Mamoona (OLDHAM MEDICAL SERVICES)" w:date="2026-09-22T12:23:00Z" w16du:dateUtc="2026-09-22T16:23:00Z">
              <w:r>
                <w:rPr>
                  <w:rFonts w:ascii="Times New Roman" w:hAnsi="Times New Roman"/>
                  <w:lang w:eastAsia="it-IT"/>
                </w:rPr>
                <w:delText xml:space="preserve">Tutela del Whistleblower </w:delText>
              </w:r>
            </w:del>
          </w:p>
        </w:tc>
        <w:tc>
          <w:tcPr>
            <w:tcW w:w="5954" w:type="dxa"/>
          </w:tcPr>
          <w:p w14:paraId="7FFC6046" w14:textId="77777777" w:rsidR="004C01AB" w:rsidRPr="00167FDD" w:rsidRDefault="004C01AB" w:rsidP="00167FDD">
            <w:pPr>
              <w:rPr>
                <w:del w:id="173" w:author="NAZ, Mamoona (OLDHAM MEDICAL SERVICES)" w:date="2026-09-22T12:23:00Z" w16du:dateUtc="2026-09-22T16:23:00Z"/>
                <w:rFonts w:ascii="Times New Roman" w:hAnsi="Times New Roman"/>
                <w:lang w:eastAsia="it-IT"/>
              </w:rPr>
            </w:pPr>
            <w:del w:id="174" w:author="NAZ, Mamoona (OLDHAM MEDICAL SERVICES)" w:date="2026-09-22T12:23:00Z" w16du:dateUtc="2026-09-22T16:23:00Z">
              <w:r>
                <w:rPr>
                  <w:rFonts w:ascii="Times New Roman" w:hAnsi="Times New Roman"/>
                  <w:lang w:eastAsia="it-IT"/>
                </w:rPr>
                <w:delText>(</w:delText>
              </w:r>
              <w:r w:rsidRPr="00567418">
                <w:rPr>
                  <w:rFonts w:ascii="Times New Roman" w:hAnsi="Times New Roman"/>
                  <w:i/>
                  <w:lang w:eastAsia="it-IT"/>
                </w:rPr>
                <w:delText>indicare quali misure adottare per garantire tutela al dipendente che segnala illeciti</w:delText>
              </w:r>
              <w:r>
                <w:rPr>
                  <w:rFonts w:ascii="Times New Roman" w:hAnsi="Times New Roman"/>
                  <w:lang w:eastAsia="it-IT"/>
                </w:rPr>
                <w:delText>)</w:delText>
              </w:r>
            </w:del>
          </w:p>
        </w:tc>
      </w:tr>
      <w:tr w:rsidR="004C01AB" w:rsidRPr="00167FDD" w14:paraId="3F96DC86" w14:textId="77777777" w:rsidTr="00167FDD">
        <w:trPr>
          <w:trHeight w:val="287"/>
          <w:del w:id="175" w:author="NAZ, Mamoona (OLDHAM MEDICAL SERVICES)" w:date="2026-09-22T12:23:00Z" w16du:dateUtc="2026-09-22T16:23:00Z"/>
        </w:trPr>
        <w:tc>
          <w:tcPr>
            <w:tcW w:w="4219" w:type="dxa"/>
          </w:tcPr>
          <w:p w14:paraId="5EB8E7CE" w14:textId="77777777" w:rsidR="004C01AB" w:rsidRPr="003608E1" w:rsidRDefault="004C01AB" w:rsidP="0062071C">
            <w:pPr>
              <w:rPr>
                <w:del w:id="176" w:author="NAZ, Mamoona (OLDHAM MEDICAL SERVICES)" w:date="2026-09-22T12:23:00Z" w16du:dateUtc="2026-09-22T16:23:00Z"/>
                <w:rFonts w:ascii="Times New Roman" w:hAnsi="Times New Roman"/>
                <w:lang w:eastAsia="it-IT"/>
              </w:rPr>
            </w:pPr>
            <w:del w:id="177" w:author="NAZ, Mamoona (OLDHAM MEDICAL SERVICES)" w:date="2026-09-22T12:23:00Z" w16du:dateUtc="2026-09-22T16:23:00Z">
              <w:r w:rsidRPr="003608E1">
                <w:rPr>
                  <w:rFonts w:ascii="Times New Roman" w:hAnsi="Times New Roman"/>
                  <w:lang w:eastAsia="it-IT"/>
                </w:rPr>
                <w:delText>Altro………………………………………</w:delText>
              </w:r>
            </w:del>
          </w:p>
          <w:p w14:paraId="76A1B02F" w14:textId="77777777" w:rsidR="004C01AB" w:rsidRPr="003608E1" w:rsidRDefault="004C01AB" w:rsidP="0062071C">
            <w:pPr>
              <w:rPr>
                <w:del w:id="178" w:author="NAZ, Mamoona (OLDHAM MEDICAL SERVICES)" w:date="2026-09-22T12:23:00Z" w16du:dateUtc="2026-09-22T16:23:00Z"/>
                <w:rFonts w:ascii="Times New Roman" w:hAnsi="Times New Roman"/>
                <w:lang w:eastAsia="it-IT"/>
              </w:rPr>
            </w:pPr>
            <w:del w:id="179" w:author="NAZ, Mamoona (OLDHAM MEDICAL SERVICES)" w:date="2026-09-22T12:23:00Z" w16du:dateUtc="2026-09-22T16:23:00Z">
              <w:r w:rsidRPr="003608E1">
                <w:rPr>
                  <w:rFonts w:ascii="Times New Roman" w:hAnsi="Times New Roman"/>
                  <w:lang w:eastAsia="it-IT"/>
                </w:rPr>
                <w:delText>…………………………………………….</w:delText>
              </w:r>
            </w:del>
          </w:p>
        </w:tc>
        <w:tc>
          <w:tcPr>
            <w:tcW w:w="5954" w:type="dxa"/>
          </w:tcPr>
          <w:p w14:paraId="33F0FFEC" w14:textId="77777777" w:rsidR="004C01AB" w:rsidRPr="003608E1" w:rsidRDefault="004C01AB" w:rsidP="0062071C">
            <w:pPr>
              <w:rPr>
                <w:del w:id="180" w:author="NAZ, Mamoona (OLDHAM MEDICAL SERVICES)" w:date="2026-09-22T12:23:00Z" w16du:dateUtc="2026-09-22T16:23:00Z"/>
                <w:rFonts w:ascii="Times New Roman" w:hAnsi="Times New Roman"/>
                <w:lang w:eastAsia="it-IT"/>
              </w:rPr>
            </w:pPr>
            <w:del w:id="181" w:author="NAZ, Mamoona (OLDHAM MEDICAL SERVICES)" w:date="2026-09-22T12:23:00Z" w16du:dateUtc="2026-09-22T16:23:00Z">
              <w:r w:rsidRPr="003608E1">
                <w:rPr>
                  <w:rFonts w:ascii="Times New Roman" w:hAnsi="Times New Roman"/>
                  <w:lang w:eastAsia="it-IT"/>
                </w:rPr>
                <w:delText>……………………………………………………………..</w:delText>
              </w:r>
            </w:del>
          </w:p>
        </w:tc>
      </w:tr>
    </w:tbl>
    <w:p w14:paraId="1996C7B7" w14:textId="77777777" w:rsidR="004C01AB" w:rsidRDefault="004C01AB" w:rsidP="00214134">
      <w:pPr>
        <w:spacing w:line="360" w:lineRule="auto"/>
        <w:rPr>
          <w:del w:id="182" w:author="NAZ, Mamoona (OLDHAM MEDICAL SERVICES)" w:date="2026-09-22T12:23:00Z" w16du:dateUtc="2026-09-22T16:23:00Z"/>
          <w:rFonts w:ascii="Times New Roman" w:hAnsi="Times New Roman"/>
        </w:rPr>
      </w:pPr>
    </w:p>
    <w:p w14:paraId="48787273" w14:textId="77777777" w:rsidR="004C01AB" w:rsidRDefault="004C01AB" w:rsidP="00214134">
      <w:pPr>
        <w:spacing w:line="360" w:lineRule="auto"/>
        <w:rPr>
          <w:del w:id="183" w:author="NAZ, Mamoona (OLDHAM MEDICAL SERVICES)" w:date="2026-09-22T12:23:00Z" w16du:dateUtc="2026-09-22T16:23:00Z"/>
          <w:rFonts w:ascii="Times New Roman" w:hAnsi="Times New Roman"/>
        </w:rPr>
      </w:pPr>
    </w:p>
    <w:p w14:paraId="4FCB7DBE" w14:textId="77777777" w:rsidR="004C01AB" w:rsidRDefault="004C01AB" w:rsidP="00214134">
      <w:pPr>
        <w:spacing w:line="360" w:lineRule="auto"/>
        <w:rPr>
          <w:del w:id="184" w:author="NAZ, Mamoona (OLDHAM MEDICAL SERVICES)" w:date="2026-09-22T12:23:00Z" w16du:dateUtc="2026-09-22T16:23:00Z"/>
          <w:rFonts w:ascii="Times New Roman" w:hAnsi="Times New Roman"/>
        </w:rPr>
      </w:pPr>
    </w:p>
    <w:p w14:paraId="4CA3C54E" w14:textId="77777777" w:rsidR="004C01AB" w:rsidRDefault="004C01AB" w:rsidP="00214134">
      <w:pPr>
        <w:spacing w:line="360" w:lineRule="auto"/>
        <w:rPr>
          <w:del w:id="185" w:author="NAZ, Mamoona (OLDHAM MEDICAL SERVICES)" w:date="2026-09-22T12:23:00Z" w16du:dateUtc="2026-09-22T16:23:00Z"/>
          <w:rFonts w:ascii="Times New Roman" w:hAnsi="Times New Roman"/>
        </w:rPr>
      </w:pPr>
      <w:del w:id="186" w:author="NAZ, Mamoona (OLDHAM MEDICAL SERVICES)" w:date="2026-09-22T12:23:00Z" w16du:dateUtc="2026-09-22T16:23:00Z">
        <w:r>
          <w:rPr>
            <w:rFonts w:ascii="Times New Roman" w:hAnsi="Times New Roman"/>
          </w:rPr>
          <w:delText>Data …………………………</w:delTex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delText xml:space="preserve">      </w:delText>
        </w:r>
        <w:r>
          <w:rPr>
            <w:rFonts w:ascii="Times New Roman" w:hAnsi="Times New Roman"/>
          </w:rPr>
          <w:tab/>
        </w:r>
        <w:r>
          <w:rPr>
            <w:rFonts w:ascii="Times New Roman" w:hAnsi="Times New Roman"/>
          </w:rPr>
          <w:tab/>
          <w:delText xml:space="preserve">               Firma</w:delText>
        </w:r>
      </w:del>
    </w:p>
    <w:p w14:paraId="41D50EAA" w14:textId="77777777" w:rsidR="004C01AB" w:rsidRPr="006F1C2D" w:rsidRDefault="004C01AB" w:rsidP="006F1C2D">
      <w:pPr>
        <w:rPr>
          <w:b/>
          <w:rPrChange w:id="187" w:author="NAZ, Mamoona (OLDHAM MEDICAL SERVICES)" w:date="2026-09-22T12:23:00Z" w16du:dateUtc="2026-09-22T16:23:00Z">
            <w:rPr>
              <w:rFonts w:ascii="Times New Roman" w:hAnsi="Times New Roman"/>
              <w:sz w:val="16"/>
              <w:szCs w:val="16"/>
            </w:rPr>
          </w:rPrChange>
        </w:rPr>
        <w:pPrChange w:id="188" w:author="NAZ, Mamoona (OLDHAM MEDICAL SERVICES)" w:date="2026-09-22T12:23:00Z" w16du:dateUtc="2026-09-22T16:23:00Z">
          <w:pPr>
            <w:spacing w:before="0" w:beforeAutospacing="0" w:after="0" w:afterAutospacing="0" w:line="360" w:lineRule="auto"/>
            <w:ind w:left="0" w:firstLine="0"/>
          </w:pPr>
        </w:pPrChange>
      </w:pPr>
      <w:del w:id="189" w:author="NAZ, Mamoona (OLDHAM MEDICAL SERVICES)" w:date="2026-09-22T12:23:00Z" w16du:dateUtc="2026-09-22T16:23:00Z">
        <w:r w:rsidRPr="007C25DB">
          <w:rPr>
            <w:rFonts w:ascii="Times New Roman" w:hAnsi="Times New Roman"/>
            <w:sz w:val="16"/>
            <w:szCs w:val="16"/>
          </w:rPr>
          <w:tab/>
        </w:r>
        <w:r w:rsidRPr="007C25DB">
          <w:rPr>
            <w:rFonts w:ascii="Times New Roman" w:hAnsi="Times New Roman"/>
            <w:sz w:val="16"/>
            <w:szCs w:val="16"/>
          </w:rPr>
          <w:tab/>
        </w:r>
        <w:r w:rsidRPr="007C25DB">
          <w:rPr>
            <w:rFonts w:ascii="Times New Roman" w:hAnsi="Times New Roman"/>
            <w:sz w:val="16"/>
            <w:szCs w:val="16"/>
          </w:rPr>
          <w:tab/>
        </w:r>
        <w:r w:rsidRPr="007C25DB">
          <w:rPr>
            <w:rFonts w:ascii="Times New Roman" w:hAnsi="Times New Roman"/>
            <w:sz w:val="16"/>
            <w:szCs w:val="16"/>
          </w:rPr>
          <w:tab/>
        </w:r>
        <w:r w:rsidRPr="007C25DB">
          <w:rPr>
            <w:rFonts w:ascii="Times New Roman" w:hAnsi="Times New Roman"/>
            <w:sz w:val="16"/>
            <w:szCs w:val="16"/>
          </w:rPr>
          <w:tab/>
        </w:r>
        <w:r w:rsidRPr="007C25DB">
          <w:rPr>
            <w:rFonts w:ascii="Times New Roman" w:hAnsi="Times New Roman"/>
            <w:sz w:val="16"/>
            <w:szCs w:val="16"/>
          </w:rPr>
          <w:tab/>
        </w:r>
        <w:r w:rsidRPr="007C25DB">
          <w:rPr>
            <w:rFonts w:ascii="Times New Roman" w:hAnsi="Times New Roman"/>
            <w:sz w:val="16"/>
            <w:szCs w:val="16"/>
          </w:rPr>
          <w:tab/>
        </w:r>
        <w:r w:rsidRPr="007C25DB">
          <w:rPr>
            <w:rFonts w:ascii="Times New Roman" w:hAnsi="Times New Roman"/>
            <w:sz w:val="16"/>
            <w:szCs w:val="16"/>
          </w:rPr>
          <w:tab/>
        </w:r>
        <w:r w:rsidRPr="007C25DB">
          <w:rPr>
            <w:rFonts w:ascii="Times New Roman" w:hAnsi="Times New Roman"/>
            <w:sz w:val="16"/>
            <w:szCs w:val="16"/>
          </w:rPr>
          <w:tab/>
          <w:delText>……………</w:delText>
        </w:r>
        <w:r>
          <w:rPr>
            <w:rFonts w:ascii="Times New Roman" w:hAnsi="Times New Roman"/>
            <w:sz w:val="16"/>
            <w:szCs w:val="16"/>
          </w:rPr>
          <w:delText>……..</w:delText>
        </w:r>
        <w:r w:rsidRPr="007C25DB">
          <w:rPr>
            <w:rFonts w:ascii="Times New Roman" w:hAnsi="Times New Roman"/>
            <w:sz w:val="16"/>
            <w:szCs w:val="16"/>
          </w:rPr>
          <w:delText>………………..</w:delText>
        </w:r>
      </w:del>
    </w:p>
    <w:sectPr w:rsidR="004C01AB" w:rsidRPr="006F1C2D">
      <w:headerReference w:type="default" r:id="rId8"/>
      <w:footerReference w:type="default" r:id="rId9"/>
      <w:pgSz w:w="11906" w:h="16838"/>
      <w:pgMar w:top="1440" w:right="1440" w:bottom="1440" w:left="1440" w:header="708" w:footer="708" w:gutter="0"/>
      <w:cols w:space="708"/>
      <w:docGrid w:linePitch="360"/>
      <w:sectPrChange w:id="196" w:author="NAZ, Mamoona (OLDHAM MEDICAL SERVICES)" w:date="2026-09-22T12:23:00Z" w16du:dateUtc="2026-09-22T16:23:00Z">
        <w:sectPr w:rsidR="004C01AB" w:rsidRPr="006F1C2D">
          <w:pgMar w:top="1417" w:right="991" w:bottom="1134" w:left="1134"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D61EE" w14:textId="77777777" w:rsidR="00765F91" w:rsidRDefault="00765F91" w:rsidP="0079786D">
      <w:pPr>
        <w:pPrChange w:id="3" w:author="NAZ, Mamoona (OLDHAM MEDICAL SERVICES)" w:date="2026-09-22T12:23:00Z" w16du:dateUtc="2026-09-22T16:23:00Z">
          <w:pPr>
            <w:spacing w:before="0" w:after="0"/>
          </w:pPr>
        </w:pPrChange>
      </w:pPr>
      <w:r>
        <w:separator/>
      </w:r>
    </w:p>
  </w:endnote>
  <w:endnote w:type="continuationSeparator" w:id="0">
    <w:p w14:paraId="4050B0B4" w14:textId="77777777" w:rsidR="00765F91" w:rsidRDefault="00765F91" w:rsidP="0079786D">
      <w:pPr>
        <w:pPrChange w:id="4" w:author="NAZ, Mamoona (OLDHAM MEDICAL SERVICES)" w:date="2026-09-22T12:23:00Z" w16du:dateUtc="2026-09-22T16:23:00Z">
          <w:pPr>
            <w:spacing w:before="0" w:after="0"/>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E0999D" w14:textId="77777777" w:rsidR="004C01AB" w:rsidRDefault="004C01AB" w:rsidP="00167FDD">
    <w:pPr>
      <w:pStyle w:val="HTMLPreformatted"/>
      <w:jc w:val="center"/>
      <w:rPr>
        <w:del w:id="193" w:author="NAZ, Mamoona (OLDHAM MEDICAL SERVICES)" w:date="2026-09-22T12:23:00Z" w16du:dateUtc="2026-09-22T16:23:00Z"/>
      </w:rPr>
    </w:pPr>
    <w:del w:id="194" w:author="NAZ, Mamoona (OLDHAM MEDICAL SERVICES)" w:date="2026-09-22T12:23:00Z" w16du:dateUtc="2026-09-22T16:23:00Z">
      <w:r>
        <w:delText xml:space="preserve">                                                                                </w:delText>
      </w:r>
    </w:del>
  </w:p>
  <w:p w14:paraId="7E721ACF" w14:textId="77777777" w:rsidR="004C01AB" w:rsidRDefault="004C01AB">
    <w:pPr>
      <w:pStyle w:val="BalloonText"/>
      <w:pPrChange w:id="195" w:author="NAZ, Mamoona (OLDHAM MEDICAL SERVICES)" w:date="2026-09-22T12:23:00Z" w16du:dateUtc="2026-09-22T16:23:00Z">
        <w:pPr>
          <w:pStyle w:val="Footer"/>
          <w:jc w:val="cen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E072F7" w14:textId="77777777" w:rsidR="00765F91" w:rsidRDefault="00765F91" w:rsidP="0079786D">
      <w:pPr>
        <w:pPrChange w:id="1" w:author="NAZ, Mamoona (OLDHAM MEDICAL SERVICES)" w:date="2026-09-22T12:23:00Z" w16du:dateUtc="2026-09-22T16:23:00Z">
          <w:pPr>
            <w:spacing w:before="0" w:after="0"/>
          </w:pPr>
        </w:pPrChange>
      </w:pPr>
      <w:r>
        <w:separator/>
      </w:r>
    </w:p>
  </w:footnote>
  <w:footnote w:type="continuationSeparator" w:id="0">
    <w:p w14:paraId="2A4484D7" w14:textId="77777777" w:rsidR="00765F91" w:rsidRDefault="00765F91" w:rsidP="0079786D">
      <w:pPr>
        <w:pPrChange w:id="2" w:author="NAZ, Mamoona (OLDHAM MEDICAL SERVICES)" w:date="2026-09-22T12:23:00Z" w16du:dateUtc="2026-09-22T16:23:00Z">
          <w:pPr>
            <w:spacing w:before="0" w:after="0"/>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0549E" w14:textId="77777777" w:rsidR="004C01AB" w:rsidRDefault="004C01AB">
    <w:pPr>
      <w:pStyle w:val="TableGrid"/>
      <w:rPr>
        <w:rPrChange w:id="190" w:author="NAZ, Mamoona (OLDHAM MEDICAL SERVICES)" w:date="2026-09-22T12:23:00Z" w16du:dateUtc="2026-09-22T16:23:00Z">
          <w:rPr>
            <w:b/>
            <w:sz w:val="22"/>
            <w:szCs w:val="22"/>
          </w:rPr>
        </w:rPrChange>
      </w:rPr>
      <w:pPrChange w:id="191" w:author="NAZ, Mamoona (OLDHAM MEDICAL SERVICES)" w:date="2026-09-22T12:23:00Z" w16du:dateUtc="2026-09-22T16:23:00Z">
        <w:pPr>
          <w:pStyle w:val="HTMLPreformatted"/>
          <w:jc w:val="right"/>
        </w:pPr>
      </w:pPrChange>
    </w:pPr>
    <w:del w:id="192" w:author="NAZ, Mamoona (OLDHAM MEDICAL SERVICES)" w:date="2026-09-22T12:23:00Z" w16du:dateUtc="2026-09-22T16:23:00Z">
      <w:r w:rsidRPr="00AB27ED">
        <w:rPr>
          <w:rFonts w:ascii="Times New Roman" w:hAnsi="Times New Roman"/>
          <w:b/>
          <w:sz w:val="22"/>
          <w:szCs w:val="22"/>
        </w:rPr>
        <w:delText xml:space="preserve">Allegato 1 </w:delText>
      </w:r>
      <w:r w:rsidRPr="00AB27ED">
        <w:rPr>
          <w:rFonts w:ascii="Times New Roman" w:hAnsi="Times New Roman"/>
          <w:b/>
          <w:sz w:val="22"/>
          <w:szCs w:val="22"/>
        </w:rPr>
        <w:tab/>
      </w:r>
      <w:r w:rsidRPr="00AB27ED">
        <w:rPr>
          <w:rFonts w:ascii="Times New Roman" w:hAnsi="Times New Roman"/>
          <w:b/>
          <w:sz w:val="22"/>
          <w:szCs w:val="22"/>
        </w:rPr>
        <w:tab/>
      </w:r>
      <w:r w:rsidRPr="00AB27ED">
        <w:rPr>
          <w:rFonts w:ascii="Times New Roman" w:hAnsi="Times New Roman"/>
          <w:b/>
          <w:sz w:val="22"/>
          <w:szCs w:val="22"/>
        </w:rPr>
        <w:tab/>
        <w:delText xml:space="preserve">da inviare all’indirizzo mail:  </w:delText>
      </w:r>
      <w:r>
        <w:fldChar w:fldCharType="begin"/>
      </w:r>
      <w:r>
        <w:delInstrText>HYPERLINK "mailto:pianoprevcorruzione@unisalento.it"</w:delInstrText>
      </w:r>
      <w:r>
        <w:fldChar w:fldCharType="separate"/>
      </w:r>
      <w:r w:rsidRPr="000428FF">
        <w:rPr>
          <w:rStyle w:val="Hyperlink"/>
          <w:rFonts w:ascii="Times New Roman" w:hAnsi="Times New Roman"/>
          <w:b/>
        </w:rPr>
        <w:delText>pianoprevcorruzione@unisalento.it</w:delText>
      </w:r>
      <w:r>
        <w:fldChar w:fldCharType="end"/>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8D10A2"/>
    <w:multiLevelType w:val="hybridMultilevel"/>
    <w:tmpl w:val="A3129C9C"/>
    <w:lvl w:ilvl="0" w:tplc="04100003">
      <w:start w:val="1"/>
      <w:numFmt w:val="bullet"/>
      <w:lvlText w:val="o"/>
      <w:lvlJc w:val="left"/>
      <w:pPr>
        <w:ind w:left="720" w:hanging="360"/>
      </w:pPr>
      <w:rPr>
        <w:rFonts w:ascii="Courier New" w:hAnsi="Courier New"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2EF161E"/>
    <w:multiLevelType w:val="hybridMultilevel"/>
    <w:tmpl w:val="87E2861A"/>
    <w:lvl w:ilvl="0" w:tplc="04100003">
      <w:start w:val="1"/>
      <w:numFmt w:val="bullet"/>
      <w:lvlText w:val="o"/>
      <w:lvlJc w:val="left"/>
      <w:pPr>
        <w:ind w:left="765" w:hanging="360"/>
      </w:pPr>
      <w:rPr>
        <w:rFonts w:ascii="Courier New" w:hAnsi="Courier New" w:hint="default"/>
      </w:rPr>
    </w:lvl>
    <w:lvl w:ilvl="1" w:tplc="04100003" w:tentative="1">
      <w:start w:val="1"/>
      <w:numFmt w:val="bullet"/>
      <w:lvlText w:val="o"/>
      <w:lvlJc w:val="left"/>
      <w:pPr>
        <w:ind w:left="1485" w:hanging="360"/>
      </w:pPr>
      <w:rPr>
        <w:rFonts w:ascii="Courier New" w:hAnsi="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3" w15:restartNumberingAfterBreak="0">
    <w:nsid w:val="52A84FFA"/>
    <w:multiLevelType w:val="hybridMultilevel"/>
    <w:tmpl w:val="00D064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81693836">
    <w:abstractNumId w:val="1"/>
  </w:num>
  <w:num w:numId="2" w16cid:durableId="1212229187">
    <w:abstractNumId w:val="2"/>
  </w:num>
  <w:num w:numId="3" w16cid:durableId="1143305154">
    <w:abstractNumId w:val="3"/>
  </w:num>
  <w:num w:numId="4"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283"/>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37EC"/>
    <w:rsid w:val="00041710"/>
    <w:rsid w:val="000428FF"/>
    <w:rsid w:val="0008331C"/>
    <w:rsid w:val="00087E83"/>
    <w:rsid w:val="00135EC7"/>
    <w:rsid w:val="00167FDD"/>
    <w:rsid w:val="00194E9C"/>
    <w:rsid w:val="001A63D4"/>
    <w:rsid w:val="001E5308"/>
    <w:rsid w:val="001E5DCD"/>
    <w:rsid w:val="001F0E74"/>
    <w:rsid w:val="00211BED"/>
    <w:rsid w:val="00214134"/>
    <w:rsid w:val="002171AE"/>
    <w:rsid w:val="00254AB7"/>
    <w:rsid w:val="00255A1C"/>
    <w:rsid w:val="0029165F"/>
    <w:rsid w:val="002A442A"/>
    <w:rsid w:val="002C33C2"/>
    <w:rsid w:val="003473ED"/>
    <w:rsid w:val="003608E1"/>
    <w:rsid w:val="00366761"/>
    <w:rsid w:val="003B7876"/>
    <w:rsid w:val="003D1C40"/>
    <w:rsid w:val="003F7917"/>
    <w:rsid w:val="0042755D"/>
    <w:rsid w:val="004A7916"/>
    <w:rsid w:val="004C01AB"/>
    <w:rsid w:val="004C3295"/>
    <w:rsid w:val="00567418"/>
    <w:rsid w:val="00577C02"/>
    <w:rsid w:val="00595C17"/>
    <w:rsid w:val="005E21B2"/>
    <w:rsid w:val="005E34BF"/>
    <w:rsid w:val="00612296"/>
    <w:rsid w:val="0062071C"/>
    <w:rsid w:val="00677B90"/>
    <w:rsid w:val="006F1C2D"/>
    <w:rsid w:val="006F1C61"/>
    <w:rsid w:val="006F382E"/>
    <w:rsid w:val="00725535"/>
    <w:rsid w:val="00733E4C"/>
    <w:rsid w:val="007556F5"/>
    <w:rsid w:val="00765F91"/>
    <w:rsid w:val="00796251"/>
    <w:rsid w:val="0079786D"/>
    <w:rsid w:val="007A6BBC"/>
    <w:rsid w:val="007B01DB"/>
    <w:rsid w:val="007C25DB"/>
    <w:rsid w:val="008156A8"/>
    <w:rsid w:val="00830D1B"/>
    <w:rsid w:val="00844AB9"/>
    <w:rsid w:val="00875E83"/>
    <w:rsid w:val="009337CB"/>
    <w:rsid w:val="00980A34"/>
    <w:rsid w:val="009B3160"/>
    <w:rsid w:val="009D45D4"/>
    <w:rsid w:val="009F4476"/>
    <w:rsid w:val="00A72059"/>
    <w:rsid w:val="00A731DC"/>
    <w:rsid w:val="00A737EC"/>
    <w:rsid w:val="00A77453"/>
    <w:rsid w:val="00A8494F"/>
    <w:rsid w:val="00AB27ED"/>
    <w:rsid w:val="00AE113D"/>
    <w:rsid w:val="00B06DE5"/>
    <w:rsid w:val="00B14C7F"/>
    <w:rsid w:val="00B344BD"/>
    <w:rsid w:val="00B45C90"/>
    <w:rsid w:val="00B62129"/>
    <w:rsid w:val="00B63A42"/>
    <w:rsid w:val="00C026FA"/>
    <w:rsid w:val="00C13700"/>
    <w:rsid w:val="00C353D4"/>
    <w:rsid w:val="00CB464C"/>
    <w:rsid w:val="00CB6076"/>
    <w:rsid w:val="00CC25A5"/>
    <w:rsid w:val="00D05224"/>
    <w:rsid w:val="00D37557"/>
    <w:rsid w:val="00D72BA8"/>
    <w:rsid w:val="00DC253B"/>
    <w:rsid w:val="00E52BBE"/>
    <w:rsid w:val="00E74530"/>
    <w:rsid w:val="00E761BC"/>
    <w:rsid w:val="00E921B2"/>
    <w:rsid w:val="00EB76BC"/>
    <w:rsid w:val="00EC3752"/>
    <w:rsid w:val="00F11F8D"/>
    <w:rsid w:val="00F26689"/>
    <w:rsid w:val="00F32E70"/>
    <w:rsid w:val="00F41C3B"/>
    <w:rsid w:val="00F91B31"/>
    <w:rsid w:val="00F977F1"/>
    <w:rsid w:val="00FB1547"/>
    <w:rsid w:val="00FD25EC"/>
    <w:rsid w:val="00FD7208"/>
    <w:rsid w:val="00FE4FDB"/>
    <w:rsid w:val="00FF17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sz w:val="22"/>
        <w:szCs w:val="22"/>
        <w:lang w:val="it-IT" w:eastAsia="it-IT"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23:00Z">
        <w:pPr>
          <w:spacing w:before="100" w:beforeAutospacing="1" w:after="100" w:afterAutospacing="1"/>
          <w:ind w:left="357" w:hanging="357"/>
        </w:pPr>
      </w:pPrChange>
    </w:pPr>
    <w:rPr>
      <w:rFonts w:asciiTheme="minorHAnsi" w:eastAsiaTheme="minorHAnsi" w:hAnsiTheme="minorHAnsi"/>
      <w:sz w:val="24"/>
      <w:szCs w:val="24"/>
      <w:lang w:val="en-GB" w:eastAsia="en-US"/>
      <w:rPrChange w:id="0" w:author="NAZ, Mamoona (OLDHAM MEDICAL SERVICES)" w:date="2026-09-22T12:23:00Z">
        <w:rPr>
          <w:rFonts w:ascii="Calibri" w:eastAsia="Calibri" w:hAnsi="Calibri"/>
          <w:sz w:val="22"/>
          <w:szCs w:val="22"/>
          <w:lang w:val="it-IT"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7EC"/>
    <w:pPr>
      <w:ind w:left="720"/>
      <w:contextualSpacing/>
    </w:pPr>
  </w:style>
  <w:style w:type="table" w:styleId="TableGrid">
    <w:name w:val="Table Grid"/>
    <w:basedOn w:val="TableNormal"/>
    <w:uiPriority w:val="99"/>
    <w:rsid w:val="00830D1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41710"/>
    <w:rPr>
      <w:rFonts w:cs="Times New Roman"/>
      <w:color w:val="0000FF"/>
      <w:u w:val="single"/>
    </w:rPr>
  </w:style>
  <w:style w:type="paragraph" w:styleId="BalloonText">
    <w:name w:val="Balloon Text"/>
    <w:basedOn w:val="Normal"/>
    <w:link w:val="BalloonTextChar"/>
    <w:uiPriority w:val="99"/>
    <w:semiHidden/>
    <w:rsid w:val="0021413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14134"/>
    <w:rPr>
      <w:rFonts w:ascii="Tahoma" w:hAnsi="Tahoma" w:cs="Tahoma"/>
      <w:sz w:val="16"/>
      <w:szCs w:val="16"/>
    </w:rPr>
  </w:style>
  <w:style w:type="paragraph" w:styleId="Header">
    <w:name w:val="header"/>
    <w:basedOn w:val="Normal"/>
    <w:link w:val="HeaderChar"/>
    <w:uiPriority w:val="99"/>
    <w:rsid w:val="001F0E74"/>
    <w:pPr>
      <w:tabs>
        <w:tab w:val="center" w:pos="4819"/>
        <w:tab w:val="right" w:pos="9638"/>
      </w:tabs>
    </w:pPr>
  </w:style>
  <w:style w:type="character" w:customStyle="1" w:styleId="HeaderChar">
    <w:name w:val="Header Char"/>
    <w:basedOn w:val="DefaultParagraphFont"/>
    <w:link w:val="Header"/>
    <w:uiPriority w:val="99"/>
    <w:locked/>
    <w:rsid w:val="001F0E74"/>
    <w:rPr>
      <w:rFonts w:cs="Times New Roman"/>
    </w:rPr>
  </w:style>
  <w:style w:type="paragraph" w:styleId="Footer">
    <w:name w:val="footer"/>
    <w:basedOn w:val="Normal"/>
    <w:link w:val="FooterChar"/>
    <w:uiPriority w:val="99"/>
    <w:semiHidden/>
    <w:rsid w:val="001F0E74"/>
    <w:pPr>
      <w:tabs>
        <w:tab w:val="center" w:pos="4819"/>
        <w:tab w:val="right" w:pos="9638"/>
      </w:tabs>
    </w:pPr>
  </w:style>
  <w:style w:type="character" w:customStyle="1" w:styleId="FooterChar">
    <w:name w:val="Footer Char"/>
    <w:basedOn w:val="DefaultParagraphFont"/>
    <w:link w:val="Footer"/>
    <w:uiPriority w:val="99"/>
    <w:semiHidden/>
    <w:locked/>
    <w:rsid w:val="001F0E74"/>
    <w:rPr>
      <w:rFonts w:cs="Times New Roman"/>
    </w:rPr>
  </w:style>
  <w:style w:type="paragraph" w:styleId="HTMLPreformatted">
    <w:name w:val="HTML Preformatted"/>
    <w:basedOn w:val="Normal"/>
    <w:link w:val="HTMLPreformattedChar"/>
    <w:uiPriority w:val="99"/>
    <w:semiHidden/>
    <w:rsid w:val="00D37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it-IT"/>
    </w:rPr>
  </w:style>
  <w:style w:type="character" w:customStyle="1" w:styleId="HTMLPreformattedChar">
    <w:name w:val="HTML Preformatted Char"/>
    <w:basedOn w:val="DefaultParagraphFont"/>
    <w:link w:val="HTMLPreformatted"/>
    <w:uiPriority w:val="99"/>
    <w:semiHidden/>
    <w:locked/>
    <w:rsid w:val="00D37557"/>
    <w:rPr>
      <w:rFonts w:ascii="Courier New" w:hAnsi="Courier New" w:cs="Courier New"/>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2361894">
      <w:marLeft w:val="0"/>
      <w:marRight w:val="0"/>
      <w:marTop w:val="0"/>
      <w:marBottom w:val="0"/>
      <w:divBdr>
        <w:top w:val="none" w:sz="0" w:space="0" w:color="auto"/>
        <w:left w:val="none" w:sz="0" w:space="0" w:color="auto"/>
        <w:bottom w:val="none" w:sz="0" w:space="0" w:color="auto"/>
        <w:right w:val="none" w:sz="0" w:space="0" w:color="auto"/>
      </w:divBdr>
      <w:divsChild>
        <w:div w:id="342361889">
          <w:marLeft w:val="0"/>
          <w:marRight w:val="0"/>
          <w:marTop w:val="0"/>
          <w:marBottom w:val="0"/>
          <w:divBdr>
            <w:top w:val="none" w:sz="0" w:space="0" w:color="auto"/>
            <w:left w:val="none" w:sz="0" w:space="0" w:color="auto"/>
            <w:bottom w:val="none" w:sz="0" w:space="0" w:color="auto"/>
            <w:right w:val="none" w:sz="0" w:space="0" w:color="auto"/>
          </w:divBdr>
        </w:div>
        <w:div w:id="342361890">
          <w:marLeft w:val="0"/>
          <w:marRight w:val="0"/>
          <w:marTop w:val="0"/>
          <w:marBottom w:val="0"/>
          <w:divBdr>
            <w:top w:val="none" w:sz="0" w:space="0" w:color="auto"/>
            <w:left w:val="none" w:sz="0" w:space="0" w:color="auto"/>
            <w:bottom w:val="none" w:sz="0" w:space="0" w:color="auto"/>
            <w:right w:val="none" w:sz="0" w:space="0" w:color="auto"/>
          </w:divBdr>
        </w:div>
        <w:div w:id="342361892">
          <w:marLeft w:val="0"/>
          <w:marRight w:val="0"/>
          <w:marTop w:val="0"/>
          <w:marBottom w:val="0"/>
          <w:divBdr>
            <w:top w:val="none" w:sz="0" w:space="0" w:color="auto"/>
            <w:left w:val="none" w:sz="0" w:space="0" w:color="auto"/>
            <w:bottom w:val="none" w:sz="0" w:space="0" w:color="auto"/>
            <w:right w:val="none" w:sz="0" w:space="0" w:color="auto"/>
          </w:divBdr>
        </w:div>
        <w:div w:id="342361895">
          <w:marLeft w:val="0"/>
          <w:marRight w:val="0"/>
          <w:marTop w:val="0"/>
          <w:marBottom w:val="0"/>
          <w:divBdr>
            <w:top w:val="none" w:sz="0" w:space="0" w:color="auto"/>
            <w:left w:val="none" w:sz="0" w:space="0" w:color="auto"/>
            <w:bottom w:val="none" w:sz="0" w:space="0" w:color="auto"/>
            <w:right w:val="none" w:sz="0" w:space="0" w:color="auto"/>
          </w:divBdr>
        </w:div>
        <w:div w:id="342361896">
          <w:marLeft w:val="0"/>
          <w:marRight w:val="0"/>
          <w:marTop w:val="0"/>
          <w:marBottom w:val="0"/>
          <w:divBdr>
            <w:top w:val="none" w:sz="0" w:space="0" w:color="auto"/>
            <w:left w:val="none" w:sz="0" w:space="0" w:color="auto"/>
            <w:bottom w:val="none" w:sz="0" w:space="0" w:color="auto"/>
            <w:right w:val="none" w:sz="0" w:space="0" w:color="auto"/>
          </w:divBdr>
        </w:div>
        <w:div w:id="342361897">
          <w:marLeft w:val="0"/>
          <w:marRight w:val="0"/>
          <w:marTop w:val="0"/>
          <w:marBottom w:val="0"/>
          <w:divBdr>
            <w:top w:val="none" w:sz="0" w:space="0" w:color="auto"/>
            <w:left w:val="none" w:sz="0" w:space="0" w:color="auto"/>
            <w:bottom w:val="none" w:sz="0" w:space="0" w:color="auto"/>
            <w:right w:val="none" w:sz="0" w:space="0" w:color="auto"/>
          </w:divBdr>
        </w:div>
        <w:div w:id="342361903">
          <w:marLeft w:val="0"/>
          <w:marRight w:val="0"/>
          <w:marTop w:val="0"/>
          <w:marBottom w:val="0"/>
          <w:divBdr>
            <w:top w:val="none" w:sz="0" w:space="0" w:color="auto"/>
            <w:left w:val="none" w:sz="0" w:space="0" w:color="auto"/>
            <w:bottom w:val="none" w:sz="0" w:space="0" w:color="auto"/>
            <w:right w:val="none" w:sz="0" w:space="0" w:color="auto"/>
          </w:divBdr>
        </w:div>
        <w:div w:id="342361904">
          <w:marLeft w:val="0"/>
          <w:marRight w:val="0"/>
          <w:marTop w:val="0"/>
          <w:marBottom w:val="0"/>
          <w:divBdr>
            <w:top w:val="none" w:sz="0" w:space="0" w:color="auto"/>
            <w:left w:val="none" w:sz="0" w:space="0" w:color="auto"/>
            <w:bottom w:val="none" w:sz="0" w:space="0" w:color="auto"/>
            <w:right w:val="none" w:sz="0" w:space="0" w:color="auto"/>
          </w:divBdr>
        </w:div>
        <w:div w:id="342361909">
          <w:marLeft w:val="0"/>
          <w:marRight w:val="0"/>
          <w:marTop w:val="0"/>
          <w:marBottom w:val="0"/>
          <w:divBdr>
            <w:top w:val="none" w:sz="0" w:space="0" w:color="auto"/>
            <w:left w:val="none" w:sz="0" w:space="0" w:color="auto"/>
            <w:bottom w:val="none" w:sz="0" w:space="0" w:color="auto"/>
            <w:right w:val="none" w:sz="0" w:space="0" w:color="auto"/>
          </w:divBdr>
        </w:div>
        <w:div w:id="342361911">
          <w:marLeft w:val="0"/>
          <w:marRight w:val="0"/>
          <w:marTop w:val="0"/>
          <w:marBottom w:val="0"/>
          <w:divBdr>
            <w:top w:val="none" w:sz="0" w:space="0" w:color="auto"/>
            <w:left w:val="none" w:sz="0" w:space="0" w:color="auto"/>
            <w:bottom w:val="none" w:sz="0" w:space="0" w:color="auto"/>
            <w:right w:val="none" w:sz="0" w:space="0" w:color="auto"/>
          </w:divBdr>
        </w:div>
        <w:div w:id="342361915">
          <w:marLeft w:val="0"/>
          <w:marRight w:val="0"/>
          <w:marTop w:val="0"/>
          <w:marBottom w:val="0"/>
          <w:divBdr>
            <w:top w:val="none" w:sz="0" w:space="0" w:color="auto"/>
            <w:left w:val="none" w:sz="0" w:space="0" w:color="auto"/>
            <w:bottom w:val="none" w:sz="0" w:space="0" w:color="auto"/>
            <w:right w:val="none" w:sz="0" w:space="0" w:color="auto"/>
          </w:divBdr>
        </w:div>
        <w:div w:id="342361917">
          <w:marLeft w:val="0"/>
          <w:marRight w:val="0"/>
          <w:marTop w:val="0"/>
          <w:marBottom w:val="0"/>
          <w:divBdr>
            <w:top w:val="none" w:sz="0" w:space="0" w:color="auto"/>
            <w:left w:val="none" w:sz="0" w:space="0" w:color="auto"/>
            <w:bottom w:val="none" w:sz="0" w:space="0" w:color="auto"/>
            <w:right w:val="none" w:sz="0" w:space="0" w:color="auto"/>
          </w:divBdr>
        </w:div>
        <w:div w:id="342361921">
          <w:marLeft w:val="0"/>
          <w:marRight w:val="0"/>
          <w:marTop w:val="0"/>
          <w:marBottom w:val="0"/>
          <w:divBdr>
            <w:top w:val="none" w:sz="0" w:space="0" w:color="auto"/>
            <w:left w:val="none" w:sz="0" w:space="0" w:color="auto"/>
            <w:bottom w:val="none" w:sz="0" w:space="0" w:color="auto"/>
            <w:right w:val="none" w:sz="0" w:space="0" w:color="auto"/>
          </w:divBdr>
        </w:div>
      </w:divsChild>
    </w:div>
    <w:div w:id="342361898">
      <w:marLeft w:val="0"/>
      <w:marRight w:val="0"/>
      <w:marTop w:val="0"/>
      <w:marBottom w:val="0"/>
      <w:divBdr>
        <w:top w:val="none" w:sz="0" w:space="0" w:color="auto"/>
        <w:left w:val="none" w:sz="0" w:space="0" w:color="auto"/>
        <w:bottom w:val="none" w:sz="0" w:space="0" w:color="auto"/>
        <w:right w:val="none" w:sz="0" w:space="0" w:color="auto"/>
      </w:divBdr>
    </w:div>
    <w:div w:id="342361918">
      <w:marLeft w:val="0"/>
      <w:marRight w:val="0"/>
      <w:marTop w:val="0"/>
      <w:marBottom w:val="0"/>
      <w:divBdr>
        <w:top w:val="none" w:sz="0" w:space="0" w:color="auto"/>
        <w:left w:val="none" w:sz="0" w:space="0" w:color="auto"/>
        <w:bottom w:val="none" w:sz="0" w:space="0" w:color="auto"/>
        <w:right w:val="none" w:sz="0" w:space="0" w:color="auto"/>
      </w:divBdr>
      <w:divsChild>
        <w:div w:id="342361893">
          <w:marLeft w:val="0"/>
          <w:marRight w:val="0"/>
          <w:marTop w:val="0"/>
          <w:marBottom w:val="0"/>
          <w:divBdr>
            <w:top w:val="none" w:sz="0" w:space="0" w:color="auto"/>
            <w:left w:val="none" w:sz="0" w:space="0" w:color="auto"/>
            <w:bottom w:val="none" w:sz="0" w:space="0" w:color="auto"/>
            <w:right w:val="none" w:sz="0" w:space="0" w:color="auto"/>
          </w:divBdr>
          <w:divsChild>
            <w:div w:id="342361891">
              <w:marLeft w:val="0"/>
              <w:marRight w:val="0"/>
              <w:marTop w:val="0"/>
              <w:marBottom w:val="0"/>
              <w:divBdr>
                <w:top w:val="none" w:sz="0" w:space="0" w:color="auto"/>
                <w:left w:val="none" w:sz="0" w:space="0" w:color="auto"/>
                <w:bottom w:val="none" w:sz="0" w:space="0" w:color="auto"/>
                <w:right w:val="none" w:sz="0" w:space="0" w:color="auto"/>
              </w:divBdr>
            </w:div>
            <w:div w:id="342361899">
              <w:marLeft w:val="0"/>
              <w:marRight w:val="0"/>
              <w:marTop w:val="0"/>
              <w:marBottom w:val="0"/>
              <w:divBdr>
                <w:top w:val="none" w:sz="0" w:space="0" w:color="auto"/>
                <w:left w:val="none" w:sz="0" w:space="0" w:color="auto"/>
                <w:bottom w:val="none" w:sz="0" w:space="0" w:color="auto"/>
                <w:right w:val="none" w:sz="0" w:space="0" w:color="auto"/>
              </w:divBdr>
            </w:div>
            <w:div w:id="342361900">
              <w:marLeft w:val="0"/>
              <w:marRight w:val="0"/>
              <w:marTop w:val="0"/>
              <w:marBottom w:val="0"/>
              <w:divBdr>
                <w:top w:val="none" w:sz="0" w:space="0" w:color="auto"/>
                <w:left w:val="none" w:sz="0" w:space="0" w:color="auto"/>
                <w:bottom w:val="none" w:sz="0" w:space="0" w:color="auto"/>
                <w:right w:val="none" w:sz="0" w:space="0" w:color="auto"/>
              </w:divBdr>
            </w:div>
            <w:div w:id="342361901">
              <w:marLeft w:val="0"/>
              <w:marRight w:val="0"/>
              <w:marTop w:val="0"/>
              <w:marBottom w:val="0"/>
              <w:divBdr>
                <w:top w:val="none" w:sz="0" w:space="0" w:color="auto"/>
                <w:left w:val="none" w:sz="0" w:space="0" w:color="auto"/>
                <w:bottom w:val="none" w:sz="0" w:space="0" w:color="auto"/>
                <w:right w:val="none" w:sz="0" w:space="0" w:color="auto"/>
              </w:divBdr>
            </w:div>
            <w:div w:id="342361902">
              <w:marLeft w:val="0"/>
              <w:marRight w:val="0"/>
              <w:marTop w:val="0"/>
              <w:marBottom w:val="0"/>
              <w:divBdr>
                <w:top w:val="none" w:sz="0" w:space="0" w:color="auto"/>
                <w:left w:val="none" w:sz="0" w:space="0" w:color="auto"/>
                <w:bottom w:val="none" w:sz="0" w:space="0" w:color="auto"/>
                <w:right w:val="none" w:sz="0" w:space="0" w:color="auto"/>
              </w:divBdr>
            </w:div>
            <w:div w:id="342361905">
              <w:marLeft w:val="0"/>
              <w:marRight w:val="0"/>
              <w:marTop w:val="0"/>
              <w:marBottom w:val="0"/>
              <w:divBdr>
                <w:top w:val="none" w:sz="0" w:space="0" w:color="auto"/>
                <w:left w:val="none" w:sz="0" w:space="0" w:color="auto"/>
                <w:bottom w:val="none" w:sz="0" w:space="0" w:color="auto"/>
                <w:right w:val="none" w:sz="0" w:space="0" w:color="auto"/>
              </w:divBdr>
            </w:div>
            <w:div w:id="342361906">
              <w:marLeft w:val="0"/>
              <w:marRight w:val="0"/>
              <w:marTop w:val="0"/>
              <w:marBottom w:val="0"/>
              <w:divBdr>
                <w:top w:val="none" w:sz="0" w:space="0" w:color="auto"/>
                <w:left w:val="none" w:sz="0" w:space="0" w:color="auto"/>
                <w:bottom w:val="none" w:sz="0" w:space="0" w:color="auto"/>
                <w:right w:val="none" w:sz="0" w:space="0" w:color="auto"/>
              </w:divBdr>
            </w:div>
            <w:div w:id="342361907">
              <w:marLeft w:val="0"/>
              <w:marRight w:val="0"/>
              <w:marTop w:val="0"/>
              <w:marBottom w:val="0"/>
              <w:divBdr>
                <w:top w:val="none" w:sz="0" w:space="0" w:color="auto"/>
                <w:left w:val="none" w:sz="0" w:space="0" w:color="auto"/>
                <w:bottom w:val="none" w:sz="0" w:space="0" w:color="auto"/>
                <w:right w:val="none" w:sz="0" w:space="0" w:color="auto"/>
              </w:divBdr>
            </w:div>
            <w:div w:id="342361908">
              <w:marLeft w:val="0"/>
              <w:marRight w:val="0"/>
              <w:marTop w:val="0"/>
              <w:marBottom w:val="0"/>
              <w:divBdr>
                <w:top w:val="none" w:sz="0" w:space="0" w:color="auto"/>
                <w:left w:val="none" w:sz="0" w:space="0" w:color="auto"/>
                <w:bottom w:val="none" w:sz="0" w:space="0" w:color="auto"/>
                <w:right w:val="none" w:sz="0" w:space="0" w:color="auto"/>
              </w:divBdr>
            </w:div>
            <w:div w:id="342361910">
              <w:marLeft w:val="0"/>
              <w:marRight w:val="0"/>
              <w:marTop w:val="0"/>
              <w:marBottom w:val="0"/>
              <w:divBdr>
                <w:top w:val="none" w:sz="0" w:space="0" w:color="auto"/>
                <w:left w:val="none" w:sz="0" w:space="0" w:color="auto"/>
                <w:bottom w:val="none" w:sz="0" w:space="0" w:color="auto"/>
                <w:right w:val="none" w:sz="0" w:space="0" w:color="auto"/>
              </w:divBdr>
            </w:div>
            <w:div w:id="342361912">
              <w:marLeft w:val="0"/>
              <w:marRight w:val="0"/>
              <w:marTop w:val="0"/>
              <w:marBottom w:val="0"/>
              <w:divBdr>
                <w:top w:val="none" w:sz="0" w:space="0" w:color="auto"/>
                <w:left w:val="none" w:sz="0" w:space="0" w:color="auto"/>
                <w:bottom w:val="none" w:sz="0" w:space="0" w:color="auto"/>
                <w:right w:val="none" w:sz="0" w:space="0" w:color="auto"/>
              </w:divBdr>
            </w:div>
            <w:div w:id="342361913">
              <w:marLeft w:val="0"/>
              <w:marRight w:val="0"/>
              <w:marTop w:val="0"/>
              <w:marBottom w:val="0"/>
              <w:divBdr>
                <w:top w:val="none" w:sz="0" w:space="0" w:color="auto"/>
                <w:left w:val="none" w:sz="0" w:space="0" w:color="auto"/>
                <w:bottom w:val="none" w:sz="0" w:space="0" w:color="auto"/>
                <w:right w:val="none" w:sz="0" w:space="0" w:color="auto"/>
              </w:divBdr>
            </w:div>
            <w:div w:id="342361914">
              <w:marLeft w:val="0"/>
              <w:marRight w:val="0"/>
              <w:marTop w:val="0"/>
              <w:marBottom w:val="0"/>
              <w:divBdr>
                <w:top w:val="none" w:sz="0" w:space="0" w:color="auto"/>
                <w:left w:val="none" w:sz="0" w:space="0" w:color="auto"/>
                <w:bottom w:val="none" w:sz="0" w:space="0" w:color="auto"/>
                <w:right w:val="none" w:sz="0" w:space="0" w:color="auto"/>
              </w:divBdr>
            </w:div>
            <w:div w:id="342361916">
              <w:marLeft w:val="0"/>
              <w:marRight w:val="0"/>
              <w:marTop w:val="0"/>
              <w:marBottom w:val="0"/>
              <w:divBdr>
                <w:top w:val="none" w:sz="0" w:space="0" w:color="auto"/>
                <w:left w:val="none" w:sz="0" w:space="0" w:color="auto"/>
                <w:bottom w:val="none" w:sz="0" w:space="0" w:color="auto"/>
                <w:right w:val="none" w:sz="0" w:space="0" w:color="auto"/>
              </w:divBdr>
            </w:div>
            <w:div w:id="342361919">
              <w:marLeft w:val="0"/>
              <w:marRight w:val="0"/>
              <w:marTop w:val="0"/>
              <w:marBottom w:val="0"/>
              <w:divBdr>
                <w:top w:val="none" w:sz="0" w:space="0" w:color="auto"/>
                <w:left w:val="none" w:sz="0" w:space="0" w:color="auto"/>
                <w:bottom w:val="none" w:sz="0" w:space="0" w:color="auto"/>
                <w:right w:val="none" w:sz="0" w:space="0" w:color="auto"/>
              </w:divBdr>
            </w:div>
            <w:div w:id="342361920">
              <w:marLeft w:val="0"/>
              <w:marRight w:val="0"/>
              <w:marTop w:val="0"/>
              <w:marBottom w:val="0"/>
              <w:divBdr>
                <w:top w:val="none" w:sz="0" w:space="0" w:color="auto"/>
                <w:left w:val="none" w:sz="0" w:space="0" w:color="auto"/>
                <w:bottom w:val="none" w:sz="0" w:space="0" w:color="auto"/>
                <w:right w:val="none" w:sz="0" w:space="0" w:color="auto"/>
              </w:divBdr>
            </w:div>
            <w:div w:id="342361922">
              <w:marLeft w:val="0"/>
              <w:marRight w:val="0"/>
              <w:marTop w:val="0"/>
              <w:marBottom w:val="0"/>
              <w:divBdr>
                <w:top w:val="none" w:sz="0" w:space="0" w:color="auto"/>
                <w:left w:val="none" w:sz="0" w:space="0" w:color="auto"/>
                <w:bottom w:val="none" w:sz="0" w:space="0" w:color="auto"/>
                <w:right w:val="none" w:sz="0" w:space="0" w:color="auto"/>
              </w:divBdr>
            </w:div>
            <w:div w:id="342361923">
              <w:marLeft w:val="0"/>
              <w:marRight w:val="0"/>
              <w:marTop w:val="0"/>
              <w:marBottom w:val="0"/>
              <w:divBdr>
                <w:top w:val="none" w:sz="0" w:space="0" w:color="auto"/>
                <w:left w:val="none" w:sz="0" w:space="0" w:color="auto"/>
                <w:bottom w:val="none" w:sz="0" w:space="0" w:color="auto"/>
                <w:right w:val="none" w:sz="0" w:space="0" w:color="auto"/>
              </w:divBdr>
            </w:div>
            <w:div w:id="34236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878</Words>
  <Characters>5008</Characters>
  <Application>Microsoft Office Word</Application>
  <DocSecurity>0</DocSecurity>
  <Lines>41</Lines>
  <Paragraphs>11</Paragraphs>
  <ScaleCrop>false</ScaleCrop>
  <Company>Enterprise</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Responsabile della prevenzione della corruzione e della trasparenza dell’Università del Salento </dc:title>
  <dc:subject/>
  <dc:creator>Daniela</dc:creator>
  <cp:keywords/>
  <dc:description/>
  <cp:lastModifiedBy>Arthur Souza Rodrigues</cp:lastModifiedBy>
  <cp:revision>1</cp:revision>
  <cp:lastPrinted>2014-01-10T09:25:00Z</cp:lastPrinted>
  <dcterms:created xsi:type="dcterms:W3CDTF">2015-11-05T09:50:00Z</dcterms:created>
  <dcterms:modified xsi:type="dcterms:W3CDTF">2026-09-22T16:23:00Z</dcterms:modified>
</cp:coreProperties>
</file>