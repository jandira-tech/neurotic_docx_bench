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6DFB24" w14:textId="77777777" w:rsidR="002E5199" w:rsidRDefault="002E5199" w:rsidP="009700EB">
      <w:pPr>
        <w:pStyle w:val="Default"/>
        <w:rPr>
          <w:ins w:id="4" w:author="uzivatel" w:date="2026-09-22T13:03:00Z" w16du:dateUtc="2026-09-22T17:03:00Z"/>
          <w:b/>
          <w:bCs/>
          <w:sz w:val="22"/>
          <w:szCs w:val="22"/>
          <w:u w:val="single"/>
        </w:rPr>
      </w:pPr>
    </w:p>
    <w:p w14:paraId="3B4886B8" w14:textId="77777777" w:rsidR="002E5199" w:rsidRDefault="002E5199" w:rsidP="002E5199">
      <w:pPr>
        <w:pStyle w:val="Heading4"/>
        <w:jc w:val="center"/>
        <w:rPr>
          <w:ins w:id="5" w:author="uzivatel" w:date="2026-09-22T13:03:00Z" w16du:dateUtc="2026-09-22T17:03:00Z"/>
          <w:sz w:val="34"/>
        </w:rPr>
      </w:pPr>
      <w:ins w:id="6" w:author="uzivatel" w:date="2026-09-22T13:03:00Z" w16du:dateUtc="2026-09-22T17:03:00Z">
        <w:r>
          <w:rPr>
            <w:sz w:val="34"/>
          </w:rPr>
          <w:t>Základní škola Rumburk, U Nemocnice 1132/5, okres Děčín, p. o.</w:t>
        </w:r>
      </w:ins>
    </w:p>
    <w:p w14:paraId="6865173C" w14:textId="77777777" w:rsidR="002E5199" w:rsidRDefault="002E5199" w:rsidP="002E5199">
      <w:pPr>
        <w:rPr>
          <w:ins w:id="7" w:author="uzivatel" w:date="2026-09-22T13:03:00Z" w16du:dateUtc="2026-09-22T17:03:00Z"/>
          <w:sz w:val="16"/>
        </w:rPr>
      </w:pPr>
      <w:ins w:id="8" w:author="uzivatel" w:date="2026-09-22T13:03:00Z" w16du:dateUtc="2026-09-22T17:03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09394333" w14:textId="77777777" w:rsidR="00067C1B" w:rsidRDefault="00067C1B" w:rsidP="002E5199">
      <w:pPr>
        <w:pStyle w:val="Default"/>
        <w:jc w:val="center"/>
        <w:rPr>
          <w:ins w:id="9" w:author="uzivatel" w:date="2026-09-22T13:03:00Z" w16du:dateUtc="2026-09-22T17:03:00Z"/>
        </w:rPr>
      </w:pPr>
    </w:p>
    <w:p w14:paraId="74D3AC4E" w14:textId="77777777" w:rsidR="009700EB" w:rsidRPr="00AF69EB" w:rsidRDefault="009700EB" w:rsidP="002E5199">
      <w:pPr>
        <w:pStyle w:val="Default"/>
        <w:jc w:val="center"/>
        <w:rPr>
          <w:ins w:id="10" w:author="uzivatel" w:date="2026-09-22T13:03:00Z" w16du:dateUtc="2026-09-22T17:03:00Z"/>
          <w:b/>
          <w:bCs/>
          <w:sz w:val="22"/>
          <w:szCs w:val="22"/>
          <w:u w:val="single"/>
        </w:rPr>
      </w:pPr>
      <w:ins w:id="11" w:author="uzivatel" w:date="2026-09-22T13:03:00Z" w16du:dateUtc="2026-09-22T17:03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77860FB0" w14:textId="77777777" w:rsidR="009D457F" w:rsidRDefault="009D457F" w:rsidP="009700EB">
      <w:pPr>
        <w:pStyle w:val="Default"/>
        <w:rPr>
          <w:ins w:id="12" w:author="uzivatel" w:date="2026-09-22T13:03:00Z" w16du:dateUtc="2026-09-22T17:03:00Z"/>
          <w:b/>
          <w:bCs/>
          <w:sz w:val="22"/>
          <w:szCs w:val="22"/>
        </w:rPr>
      </w:pPr>
    </w:p>
    <w:p w14:paraId="6D14CD98" w14:textId="77777777" w:rsidR="009700EB" w:rsidRDefault="009700EB" w:rsidP="009700EB">
      <w:pPr>
        <w:pStyle w:val="Default"/>
        <w:rPr>
          <w:ins w:id="13" w:author="uzivatel" w:date="2026-09-22T13:03:00Z" w16du:dateUtc="2026-09-22T17:03:00Z"/>
          <w:rFonts w:ascii="Roboto" w:hAnsi="Roboto"/>
        </w:rPr>
      </w:pPr>
      <w:ins w:id="14" w:author="uzivatel" w:date="2026-09-22T13:03:00Z" w16du:dateUtc="2026-09-22T17:03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52202765" w14:textId="77777777" w:rsidR="004714D6" w:rsidRDefault="003A4848" w:rsidP="003A4848">
      <w:pPr>
        <w:pStyle w:val="Default"/>
        <w:numPr>
          <w:ilvl w:val="0"/>
          <w:numId w:val="20"/>
        </w:numPr>
        <w:rPr>
          <w:ins w:id="15" w:author="uzivatel" w:date="2026-09-22T13:03:00Z" w16du:dateUtc="2026-09-22T17:03:00Z"/>
          <w:rFonts w:ascii="Roboto" w:hAnsi="Roboto"/>
        </w:rPr>
      </w:pPr>
      <w:ins w:id="16" w:author="uzivatel" w:date="2026-09-22T13:03:00Z" w16du:dateUtc="2026-09-22T17:03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36942C2D" w14:textId="77777777" w:rsidR="003A4848" w:rsidRPr="004714D6" w:rsidRDefault="003A4848" w:rsidP="003A4848">
      <w:pPr>
        <w:pStyle w:val="Default"/>
        <w:numPr>
          <w:ilvl w:val="0"/>
          <w:numId w:val="20"/>
        </w:numPr>
        <w:rPr>
          <w:ins w:id="17" w:author="uzivatel" w:date="2026-09-22T13:03:00Z" w16du:dateUtc="2026-09-22T17:03:00Z"/>
          <w:rFonts w:ascii="Roboto" w:hAnsi="Roboto"/>
        </w:rPr>
      </w:pPr>
      <w:ins w:id="18" w:author="uzivatel" w:date="2026-09-22T13:03:00Z" w16du:dateUtc="2026-09-22T17:03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6D6F960F" w14:textId="77777777" w:rsidR="003A4848" w:rsidRDefault="003A4848" w:rsidP="003A4848">
      <w:pPr>
        <w:pStyle w:val="Default"/>
        <w:numPr>
          <w:ilvl w:val="0"/>
          <w:numId w:val="20"/>
        </w:numPr>
        <w:rPr>
          <w:ins w:id="19" w:author="uzivatel" w:date="2026-09-22T13:03:00Z" w16du:dateUtc="2026-09-22T17:03:00Z"/>
          <w:rFonts w:ascii="Roboto" w:hAnsi="Roboto"/>
        </w:rPr>
      </w:pPr>
      <w:ins w:id="20" w:author="uzivatel" w:date="2026-09-22T13:03:00Z" w16du:dateUtc="2026-09-22T17:03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6CDCA3E0" w14:textId="77777777" w:rsidR="003A4848" w:rsidRDefault="003A4848" w:rsidP="003A4848">
      <w:pPr>
        <w:pStyle w:val="Default"/>
        <w:numPr>
          <w:ilvl w:val="0"/>
          <w:numId w:val="20"/>
        </w:numPr>
        <w:rPr>
          <w:ins w:id="21" w:author="uzivatel" w:date="2026-09-22T13:03:00Z" w16du:dateUtc="2026-09-22T17:03:00Z"/>
          <w:rFonts w:ascii="Roboto" w:hAnsi="Roboto"/>
        </w:rPr>
      </w:pPr>
      <w:ins w:id="22" w:author="uzivatel" w:date="2026-09-22T13:03:00Z" w16du:dateUtc="2026-09-22T17:03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6787ADE7" w14:textId="77777777" w:rsidR="003A4848" w:rsidRDefault="003A4848" w:rsidP="003A4848">
      <w:pPr>
        <w:pStyle w:val="Default"/>
        <w:numPr>
          <w:ilvl w:val="0"/>
          <w:numId w:val="20"/>
        </w:numPr>
        <w:rPr>
          <w:ins w:id="23" w:author="uzivatel" w:date="2026-09-22T13:03:00Z" w16du:dateUtc="2026-09-22T17:03:00Z"/>
          <w:rFonts w:ascii="Roboto" w:hAnsi="Roboto"/>
        </w:rPr>
      </w:pPr>
      <w:ins w:id="24" w:author="uzivatel" w:date="2026-09-22T13:03:00Z" w16du:dateUtc="2026-09-22T17:03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5B27558D" w14:textId="77777777" w:rsidR="008F695B" w:rsidRPr="009D457F" w:rsidRDefault="003A4848" w:rsidP="009700EB">
      <w:pPr>
        <w:pStyle w:val="Default"/>
        <w:numPr>
          <w:ilvl w:val="0"/>
          <w:numId w:val="20"/>
        </w:numPr>
        <w:rPr>
          <w:ins w:id="25" w:author="uzivatel" w:date="2026-09-22T13:03:00Z" w16du:dateUtc="2026-09-22T17:03:00Z"/>
          <w:b/>
          <w:bCs/>
          <w:sz w:val="22"/>
          <w:szCs w:val="22"/>
        </w:rPr>
      </w:pPr>
      <w:ins w:id="26" w:author="uzivatel" w:date="2026-09-22T13:03:00Z" w16du:dateUtc="2026-09-22T17:03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0F09EBE0" w14:textId="77777777" w:rsidR="009D457F" w:rsidRPr="009D457F" w:rsidRDefault="009D457F" w:rsidP="009D457F">
      <w:pPr>
        <w:pStyle w:val="Default"/>
        <w:ind w:left="720"/>
        <w:rPr>
          <w:ins w:id="27" w:author="uzivatel" w:date="2026-09-22T13:03:00Z" w16du:dateUtc="2026-09-22T17:03:00Z"/>
          <w:b/>
          <w:bCs/>
          <w:sz w:val="22"/>
          <w:szCs w:val="22"/>
        </w:rPr>
      </w:pPr>
    </w:p>
    <w:p w14:paraId="0AAAA833" w14:textId="77777777" w:rsidR="0071556C" w:rsidRDefault="0043051E" w:rsidP="009700EB">
      <w:pPr>
        <w:pStyle w:val="Default"/>
        <w:rPr>
          <w:ins w:id="28" w:author="uzivatel" w:date="2026-09-22T13:03:00Z" w16du:dateUtc="2026-09-22T17:03:00Z"/>
          <w:b/>
          <w:bCs/>
          <w:sz w:val="22"/>
          <w:szCs w:val="22"/>
          <w:u w:val="single"/>
        </w:rPr>
      </w:pPr>
      <w:ins w:id="29" w:author="uzivatel" w:date="2026-09-22T13:03:00Z" w16du:dateUtc="2026-09-22T17:03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50036C5E" w14:textId="77777777" w:rsidR="002E5199" w:rsidRPr="0043051E" w:rsidRDefault="002E5199" w:rsidP="009700EB">
      <w:pPr>
        <w:pStyle w:val="Default"/>
        <w:rPr>
          <w:ins w:id="30" w:author="uzivatel" w:date="2026-09-22T13:03:00Z" w16du:dateUtc="2026-09-22T17:03:00Z"/>
          <w:b/>
          <w:bCs/>
          <w:sz w:val="22"/>
          <w:szCs w:val="22"/>
          <w:u w:val="single"/>
        </w:rPr>
      </w:pPr>
    </w:p>
    <w:p w14:paraId="2E6122B3" w14:textId="77777777" w:rsidR="00E60474" w:rsidRDefault="00C9043F" w:rsidP="00E2631A">
      <w:pPr>
        <w:pStyle w:val="Default"/>
        <w:rPr>
          <w:ins w:id="31" w:author="uzivatel" w:date="2026-09-22T13:03:00Z" w16du:dateUtc="2026-09-22T17:03:00Z"/>
          <w:rFonts w:ascii="Roboto" w:hAnsi="Roboto"/>
        </w:rPr>
      </w:pPr>
      <w:ins w:id="32" w:author="uzivatel" w:date="2026-09-22T13:03:00Z" w16du:dateUtc="2026-09-22T17:03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5F7CEA9E" w14:textId="77777777" w:rsidR="00E2631A" w:rsidRPr="00E2631A" w:rsidRDefault="00E2631A" w:rsidP="00E2631A">
      <w:pPr>
        <w:pStyle w:val="Default"/>
        <w:rPr>
          <w:ins w:id="33" w:author="uzivatel" w:date="2026-09-22T13:03:00Z" w16du:dateUtc="2026-09-22T17:03:00Z"/>
          <w:rFonts w:ascii="Roboto" w:hAnsi="Roboto"/>
        </w:rPr>
      </w:pPr>
    </w:p>
    <w:p w14:paraId="56419513" w14:textId="77777777" w:rsidR="00DF0E9B" w:rsidRPr="00E2631A" w:rsidRDefault="00DF0E9B" w:rsidP="00DF0E9B">
      <w:pPr>
        <w:pStyle w:val="Default"/>
        <w:rPr>
          <w:ins w:id="34" w:author="uzivatel" w:date="2026-09-22T13:03:00Z" w16du:dateUtc="2026-09-22T17:03:00Z"/>
          <w:rFonts w:ascii="Roboto" w:hAnsi="Roboto"/>
          <w:b/>
        </w:rPr>
      </w:pPr>
      <w:ins w:id="35" w:author="uzivatel" w:date="2026-09-22T13:03:00Z" w16du:dateUtc="2026-09-22T17:03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2D00E666" w14:textId="77777777" w:rsidR="000C1D5B" w:rsidRDefault="000C1D5B" w:rsidP="00222525">
      <w:pPr>
        <w:pStyle w:val="Default"/>
        <w:rPr>
          <w:ins w:id="36" w:author="uzivatel" w:date="2026-09-22T13:03:00Z" w16du:dateUtc="2026-09-22T17:03:00Z"/>
          <w:b/>
          <w:bCs/>
          <w:sz w:val="22"/>
          <w:szCs w:val="22"/>
          <w:u w:val="single"/>
        </w:rPr>
      </w:pPr>
    </w:p>
    <w:p w14:paraId="1693B17F" w14:textId="77777777" w:rsidR="00222525" w:rsidRDefault="00967EDD" w:rsidP="00222525">
      <w:pPr>
        <w:pStyle w:val="Default"/>
        <w:rPr>
          <w:ins w:id="37" w:author="uzivatel" w:date="2026-09-22T13:03:00Z" w16du:dateUtc="2026-09-22T17:03:00Z"/>
          <w:b/>
          <w:bCs/>
          <w:sz w:val="22"/>
          <w:szCs w:val="22"/>
          <w:u w:val="single"/>
        </w:rPr>
      </w:pPr>
      <w:ins w:id="38" w:author="uzivatel" w:date="2026-09-22T13:03:00Z" w16du:dateUtc="2026-09-22T17:03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3B0D11D4" w14:textId="77777777" w:rsidR="000C1D5B" w:rsidRDefault="000C1D5B" w:rsidP="00222525">
      <w:pPr>
        <w:pStyle w:val="Default"/>
        <w:rPr>
          <w:ins w:id="39" w:author="uzivatel" w:date="2026-09-22T13:03:00Z" w16du:dateUtc="2026-09-22T17:03:00Z"/>
          <w:b/>
          <w:bCs/>
          <w:sz w:val="22"/>
          <w:szCs w:val="22"/>
          <w:u w:val="single"/>
        </w:rPr>
      </w:pPr>
    </w:p>
    <w:p w14:paraId="7F71D0CC" w14:textId="77777777" w:rsidR="00393DFA" w:rsidRPr="009E4030" w:rsidRDefault="005F4481" w:rsidP="00222525">
      <w:pPr>
        <w:pStyle w:val="Default"/>
        <w:numPr>
          <w:ilvl w:val="0"/>
          <w:numId w:val="17"/>
        </w:numPr>
        <w:rPr>
          <w:ins w:id="40" w:author="uzivatel" w:date="2026-09-22T13:03:00Z" w16du:dateUtc="2026-09-22T17:03:00Z"/>
          <w:rFonts w:ascii="Roboto" w:hAnsi="Roboto"/>
        </w:rPr>
      </w:pPr>
      <w:ins w:id="41" w:author="uzivatel" w:date="2026-09-22T13:03:00Z" w16du:dateUtc="2026-09-22T17:03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4C6419B2" w14:textId="77777777" w:rsidR="005F4481" w:rsidRPr="009E4030" w:rsidRDefault="005F4481" w:rsidP="009E4030">
      <w:pPr>
        <w:pStyle w:val="Default"/>
        <w:numPr>
          <w:ilvl w:val="0"/>
          <w:numId w:val="22"/>
        </w:numPr>
        <w:rPr>
          <w:ins w:id="42" w:author="uzivatel" w:date="2026-09-22T13:03:00Z" w16du:dateUtc="2026-09-22T17:03:00Z"/>
          <w:rFonts w:ascii="Roboto" w:hAnsi="Roboto"/>
        </w:rPr>
      </w:pPr>
      <w:ins w:id="43" w:author="uzivatel" w:date="2026-09-22T13:03:00Z" w16du:dateUtc="2026-09-22T17:03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373A979C" w14:textId="77777777" w:rsidR="00393DFA" w:rsidRPr="009E4030" w:rsidRDefault="00393DFA" w:rsidP="009E4030">
      <w:pPr>
        <w:pStyle w:val="Default"/>
        <w:numPr>
          <w:ilvl w:val="0"/>
          <w:numId w:val="22"/>
        </w:numPr>
        <w:rPr>
          <w:ins w:id="44" w:author="uzivatel" w:date="2026-09-22T13:03:00Z" w16du:dateUtc="2026-09-22T17:03:00Z"/>
          <w:rFonts w:ascii="Roboto" w:hAnsi="Roboto"/>
        </w:rPr>
      </w:pPr>
      <w:ins w:id="45" w:author="uzivatel" w:date="2026-09-22T13:03:00Z" w16du:dateUtc="2026-09-22T17:03:00Z">
        <w:r w:rsidRPr="009E4030">
          <w:rPr>
            <w:rFonts w:ascii="Roboto" w:hAnsi="Roboto"/>
          </w:rPr>
          <w:t>individuální konzultace</w:t>
        </w:r>
      </w:ins>
    </w:p>
    <w:p w14:paraId="5DD6FC42" w14:textId="77777777" w:rsidR="00AB7A30" w:rsidRPr="00222525" w:rsidRDefault="00393DFA" w:rsidP="009E4030">
      <w:pPr>
        <w:pStyle w:val="Default"/>
        <w:numPr>
          <w:ilvl w:val="0"/>
          <w:numId w:val="17"/>
        </w:numPr>
        <w:rPr>
          <w:ins w:id="46" w:author="uzivatel" w:date="2026-09-22T13:03:00Z" w16du:dateUtc="2026-09-22T17:03:00Z"/>
          <w:b/>
          <w:bCs/>
          <w:sz w:val="22"/>
          <w:szCs w:val="22"/>
          <w:u w:val="single"/>
        </w:rPr>
      </w:pPr>
      <w:ins w:id="47" w:author="uzivatel" w:date="2026-09-22T13:03:00Z" w16du:dateUtc="2026-09-22T17:03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1B985FD9" w14:textId="77777777" w:rsidR="00AB7A30" w:rsidRPr="00ED3AF5" w:rsidRDefault="006B75D9" w:rsidP="009E4030">
      <w:pPr>
        <w:pStyle w:val="Default"/>
        <w:numPr>
          <w:ilvl w:val="0"/>
          <w:numId w:val="17"/>
        </w:numPr>
        <w:rPr>
          <w:ins w:id="48" w:author="uzivatel" w:date="2026-09-22T13:03:00Z" w16du:dateUtc="2026-09-22T17:03:00Z"/>
          <w:rFonts w:ascii="Roboto" w:hAnsi="Roboto"/>
        </w:rPr>
      </w:pPr>
      <w:ins w:id="49" w:author="uzivatel" w:date="2026-09-22T13:03:00Z" w16du:dateUtc="2026-09-22T17:03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3FA1C293" w14:textId="77777777" w:rsidR="000C1D5B" w:rsidRPr="00067C1B" w:rsidRDefault="008E16D0" w:rsidP="009E4030">
      <w:pPr>
        <w:pStyle w:val="Default"/>
        <w:numPr>
          <w:ilvl w:val="0"/>
          <w:numId w:val="17"/>
        </w:numPr>
        <w:rPr>
          <w:ins w:id="50" w:author="uzivatel" w:date="2026-09-22T13:03:00Z" w16du:dateUtc="2026-09-22T17:03:00Z"/>
          <w:rFonts w:ascii="Roboto" w:hAnsi="Roboto"/>
        </w:rPr>
      </w:pPr>
      <w:ins w:id="51" w:author="uzivatel" w:date="2026-09-22T13:03:00Z" w16du:dateUtc="2026-09-22T17:03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3BB26AD4" w14:textId="77777777" w:rsidR="00F01D59" w:rsidRDefault="00EF2DAF" w:rsidP="009E4030">
      <w:pPr>
        <w:pStyle w:val="Default"/>
        <w:numPr>
          <w:ilvl w:val="0"/>
          <w:numId w:val="17"/>
        </w:numPr>
        <w:rPr>
          <w:ins w:id="52" w:author="uzivatel" w:date="2026-09-22T13:03:00Z" w16du:dateUtc="2026-09-22T17:03:00Z"/>
          <w:rFonts w:ascii="Roboto" w:hAnsi="Roboto"/>
        </w:rPr>
      </w:pPr>
      <w:ins w:id="53" w:author="uzivatel" w:date="2026-09-22T13:03:00Z" w16du:dateUtc="2026-09-22T17:03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46B9104C" w14:textId="77777777" w:rsidR="00E2631A" w:rsidRDefault="00EF2DAF" w:rsidP="009E4030">
      <w:pPr>
        <w:pStyle w:val="Default"/>
        <w:numPr>
          <w:ilvl w:val="0"/>
          <w:numId w:val="17"/>
        </w:numPr>
        <w:rPr>
          <w:ins w:id="54" w:author="uzivatel" w:date="2026-09-22T13:03:00Z" w16du:dateUtc="2026-09-22T17:03:00Z"/>
          <w:rFonts w:ascii="Roboto" w:hAnsi="Roboto"/>
        </w:rPr>
      </w:pPr>
      <w:ins w:id="55" w:author="uzivatel" w:date="2026-09-22T13:03:00Z" w16du:dateUtc="2026-09-22T17:03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44B2FFD0" w14:textId="77777777" w:rsidR="005406F7" w:rsidRPr="00F91991" w:rsidRDefault="005406F7" w:rsidP="005406F7">
      <w:pPr>
        <w:pStyle w:val="Default"/>
        <w:numPr>
          <w:ilvl w:val="0"/>
          <w:numId w:val="17"/>
        </w:numPr>
        <w:rPr>
          <w:ins w:id="56" w:author="uzivatel" w:date="2026-09-22T13:03:00Z" w16du:dateUtc="2026-09-22T17:03:00Z"/>
          <w:rFonts w:ascii="Times New Roman" w:hAnsi="Times New Roman" w:cs="Times New Roman"/>
        </w:rPr>
      </w:pPr>
      <w:ins w:id="57" w:author="uzivatel" w:date="2026-09-22T13:03:00Z" w16du:dateUtc="2026-09-22T17:03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220C9DFD" w14:textId="77777777" w:rsidR="00EF2DAF" w:rsidRPr="00EF2DAF" w:rsidRDefault="005406F7" w:rsidP="009E4030">
      <w:pPr>
        <w:pStyle w:val="Default"/>
        <w:numPr>
          <w:ilvl w:val="0"/>
          <w:numId w:val="17"/>
        </w:numPr>
        <w:rPr>
          <w:ins w:id="58" w:author="uzivatel" w:date="2026-09-22T13:03:00Z" w16du:dateUtc="2026-09-22T17:03:00Z"/>
          <w:rFonts w:ascii="Roboto" w:hAnsi="Roboto"/>
        </w:rPr>
      </w:pPr>
      <w:ins w:id="59" w:author="uzivatel" w:date="2026-09-22T13:03:00Z" w16du:dateUtc="2026-09-22T17:03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5915BB11" w14:textId="77777777" w:rsidR="000C1D5B" w:rsidRDefault="000C1D5B" w:rsidP="000C1D5B">
      <w:pPr>
        <w:pStyle w:val="Default"/>
        <w:numPr>
          <w:ilvl w:val="0"/>
          <w:numId w:val="12"/>
        </w:numPr>
        <w:rPr>
          <w:ins w:id="60" w:author="uzivatel" w:date="2026-09-22T13:03:00Z" w16du:dateUtc="2026-09-22T17:03:00Z"/>
          <w:rFonts w:ascii="Roboto" w:hAnsi="Roboto"/>
        </w:rPr>
      </w:pPr>
      <w:ins w:id="61" w:author="uzivatel" w:date="2026-09-22T13:03:00Z" w16du:dateUtc="2026-09-22T17:03:00Z">
        <w:r>
          <w:rPr>
            <w:rFonts w:ascii="Roboto" w:hAnsi="Roboto"/>
          </w:rPr>
          <w:t>žáci si přinesou:</w:t>
        </w:r>
      </w:ins>
    </w:p>
    <w:p w14:paraId="31B651F2" w14:textId="77777777" w:rsidR="00992F5A" w:rsidRDefault="000C1D5B" w:rsidP="000C1D5B">
      <w:pPr>
        <w:pStyle w:val="Default"/>
        <w:numPr>
          <w:ilvl w:val="0"/>
          <w:numId w:val="18"/>
        </w:numPr>
        <w:rPr>
          <w:ins w:id="62" w:author="uzivatel" w:date="2026-09-22T13:03:00Z" w16du:dateUtc="2026-09-22T17:03:00Z"/>
          <w:rFonts w:ascii="Roboto" w:hAnsi="Roboto"/>
        </w:rPr>
      </w:pPr>
      <w:ins w:id="63" w:author="uzivatel" w:date="2026-09-22T13:03:00Z" w16du:dateUtc="2026-09-22T17:03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3A72716E" w14:textId="77777777" w:rsidR="000C1D5B" w:rsidRPr="00992F5A" w:rsidRDefault="000C1D5B" w:rsidP="000C1D5B">
      <w:pPr>
        <w:pStyle w:val="Default"/>
        <w:numPr>
          <w:ilvl w:val="0"/>
          <w:numId w:val="18"/>
        </w:numPr>
        <w:rPr>
          <w:ins w:id="64" w:author="uzivatel" w:date="2026-09-22T13:03:00Z" w16du:dateUtc="2026-09-22T17:03:00Z"/>
          <w:rFonts w:ascii="Roboto" w:hAnsi="Roboto"/>
        </w:rPr>
      </w:pPr>
      <w:ins w:id="65" w:author="uzivatel" w:date="2026-09-22T13:03:00Z" w16du:dateUtc="2026-09-22T17:03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53764B7F" w14:textId="77777777" w:rsidR="000C1D5B" w:rsidRDefault="000C1D5B" w:rsidP="000C1D5B">
      <w:pPr>
        <w:pStyle w:val="Default"/>
        <w:numPr>
          <w:ilvl w:val="0"/>
          <w:numId w:val="18"/>
        </w:numPr>
        <w:rPr>
          <w:ins w:id="66" w:author="uzivatel" w:date="2026-09-22T13:03:00Z" w16du:dateUtc="2026-09-22T17:03:00Z"/>
        </w:rPr>
      </w:pPr>
      <w:ins w:id="67" w:author="uzivatel" w:date="2026-09-22T13:03:00Z" w16du:dateUtc="2026-09-22T17:03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1A60DB" w:rsidRPr="001A60DB" w14:paraId="5D6AED56" w14:textId="77777777" w:rsidTr="001A60DB">
        <w:trPr>
          <w:trHeight w:val="270"/>
          <w:del w:id="68" w:author="uzivatel" w:date="2026-09-22T13:03:00Z" w16du:dateUtc="2026-09-22T17:03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8D1F7" w14:textId="77777777" w:rsidR="001A60DB" w:rsidRPr="001A60DB" w:rsidRDefault="001A60DB" w:rsidP="001A60DB">
            <w:pPr>
              <w:rPr>
                <w:del w:id="69" w:author="uzivatel" w:date="2026-09-22T13:03:00Z" w16du:dateUtc="2026-09-22T17:03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70" w:author="uzivatel" w:date="2026-09-22T13:03:00Z" w16du:dateUtc="2026-09-22T17:03:00Z">
              <w:r w:rsidRPr="001A60DB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BCED7" w14:textId="77777777" w:rsidR="001A60DB" w:rsidRPr="001A60DB" w:rsidRDefault="001A60DB" w:rsidP="001A60DB">
            <w:pPr>
              <w:rPr>
                <w:del w:id="71" w:author="uzivatel" w:date="2026-09-22T13:03:00Z" w16du:dateUtc="2026-09-22T17:03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1A60DB" w:rsidRPr="001A60DB" w14:paraId="675E1C02" w14:textId="77777777" w:rsidTr="001A60DB">
        <w:trPr>
          <w:trHeight w:val="315"/>
          <w:del w:id="72" w:author="uzivatel" w:date="2026-09-22T13:03:00Z" w16du:dateUtc="2026-09-22T17:03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6A1FF746" w14:textId="77777777" w:rsidR="001A60DB" w:rsidRPr="001A60DB" w:rsidRDefault="001A60DB" w:rsidP="001A60DB">
            <w:pPr>
              <w:jc w:val="center"/>
              <w:rPr>
                <w:del w:id="73" w:author="uzivatel" w:date="2026-09-22T13:03:00Z" w16du:dateUtc="2026-09-22T17:03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74" w:author="uzivatel" w:date="2026-09-22T13:03:00Z" w16du:dateUtc="2026-09-22T17:03:00Z">
              <w:r w:rsidRPr="001A60D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1A60DB" w:rsidRPr="001A60DB" w14:paraId="50E9394F" w14:textId="77777777" w:rsidTr="001A60DB">
        <w:trPr>
          <w:trHeight w:val="330"/>
          <w:del w:id="75" w:author="uzivatel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06561EE" w14:textId="77777777" w:rsidR="001A60DB" w:rsidRPr="001A60DB" w:rsidRDefault="001A60DB" w:rsidP="001A60DB">
            <w:pPr>
              <w:rPr>
                <w:del w:id="76" w:author="uzivatel" w:date="2026-09-22T13:03:00Z" w16du:dateUtc="2026-09-22T17:03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77" w:author="uzivatel" w:date="2026-09-22T13:03:00Z" w16du:dateUtc="2026-09-22T17:03:00Z">
              <w:r w:rsidRPr="001A60D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C6A9BD5" w14:textId="77777777" w:rsidR="001A60DB" w:rsidRPr="001A60DB" w:rsidRDefault="001A60DB" w:rsidP="001A60DB">
            <w:pPr>
              <w:jc w:val="center"/>
              <w:rPr>
                <w:del w:id="78" w:author="uzivatel" w:date="2026-09-22T13:03:00Z" w16du:dateUtc="2026-09-22T17:03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79" w:author="uzivatel" w:date="2026-09-22T13:03:00Z" w16du:dateUtc="2026-09-22T17:03:00Z">
              <w:r w:rsidRPr="001A60D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1A60DB" w:rsidRPr="001A60DB" w14:paraId="2D3D7511" w14:textId="77777777" w:rsidTr="001A60DB">
        <w:trPr>
          <w:trHeight w:val="315"/>
          <w:del w:id="80" w:author="uzivatel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E485A00" w14:textId="77777777" w:rsidR="001A60DB" w:rsidRPr="001A60DB" w:rsidRDefault="001A60DB" w:rsidP="001A60DB">
            <w:pPr>
              <w:rPr>
                <w:del w:id="81" w:author="uzivate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82" w:author="uzivatel" w:date="2026-09-22T13:03:00Z" w16du:dateUtc="2026-09-22T17:03:00Z">
              <w:r w:rsidRPr="001A60D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8B184B8" w14:textId="77777777" w:rsidR="001A60DB" w:rsidRPr="001A60DB" w:rsidRDefault="001A60DB" w:rsidP="001A60DB">
            <w:pPr>
              <w:jc w:val="right"/>
              <w:rPr>
                <w:del w:id="83" w:author="uzivate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84" w:author="uzivatel" w:date="2026-09-22T13:03:00Z" w16du:dateUtc="2026-09-22T17:03:00Z">
              <w:r w:rsidRPr="001A60D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13.9905</w:delText>
              </w:r>
            </w:del>
          </w:p>
        </w:tc>
      </w:tr>
      <w:tr w:rsidR="001A60DB" w:rsidRPr="001A60DB" w14:paraId="113B0E2C" w14:textId="77777777" w:rsidTr="001A60DB">
        <w:trPr>
          <w:trHeight w:val="315"/>
          <w:del w:id="85" w:author="uzivatel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9C0C812" w14:textId="77777777" w:rsidR="001A60DB" w:rsidRPr="001A60DB" w:rsidRDefault="001A60DB" w:rsidP="001A60DB">
            <w:pPr>
              <w:rPr>
                <w:del w:id="86" w:author="uzivate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87" w:author="uzivatel" w:date="2026-09-22T13:03:00Z" w16du:dateUtc="2026-09-22T17:03:00Z">
              <w:r w:rsidRPr="001A60D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3C82B89" w14:textId="77777777" w:rsidR="001A60DB" w:rsidRPr="001A60DB" w:rsidRDefault="001A60DB" w:rsidP="001A60DB">
            <w:pPr>
              <w:jc w:val="right"/>
              <w:rPr>
                <w:del w:id="88" w:author="uzivate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89" w:author="uzivatel" w:date="2026-09-22T13:03:00Z" w16du:dateUtc="2026-09-22T17:03:00Z">
              <w:r w:rsidRPr="001A60D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17.2594</w:delText>
              </w:r>
            </w:del>
          </w:p>
        </w:tc>
      </w:tr>
      <w:tr w:rsidR="001A60DB" w:rsidRPr="001A60DB" w14:paraId="6A56D358" w14:textId="77777777" w:rsidTr="001A60DB">
        <w:trPr>
          <w:trHeight w:val="300"/>
          <w:del w:id="90" w:author="uzivatel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19B7AF0" w14:textId="77777777" w:rsidR="001A60DB" w:rsidRPr="001A60DB" w:rsidRDefault="001A60DB" w:rsidP="001A60DB">
            <w:pPr>
              <w:rPr>
                <w:del w:id="91" w:author="uzivate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92" w:author="uzivatel" w:date="2026-09-22T13:03:00Z" w16du:dateUtc="2026-09-22T17:03:00Z">
              <w:r w:rsidRPr="001A60D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4C81191" w14:textId="77777777" w:rsidR="001A60DB" w:rsidRPr="001A60DB" w:rsidRDefault="001A60DB" w:rsidP="001A60DB">
            <w:pPr>
              <w:jc w:val="right"/>
              <w:rPr>
                <w:del w:id="93" w:author="uzivate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94" w:author="uzivatel" w:date="2026-09-22T13:03:00Z" w16du:dateUtc="2026-09-22T17:03:00Z">
              <w:r w:rsidRPr="001A60D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14.5518</w:delText>
              </w:r>
            </w:del>
          </w:p>
        </w:tc>
      </w:tr>
    </w:tbl>
    <w:p w14:paraId="1FF6D7D9" w14:textId="77777777" w:rsidR="00BE7473" w:rsidRDefault="00BE7473" w:rsidP="00035935">
      <w:pPr>
        <w:rPr>
          <w:del w:id="95" w:author="uzivatel" w:date="2026-09-22T13:03:00Z" w16du:dateUtc="2026-09-22T17:03:00Z"/>
        </w:rPr>
      </w:pPr>
    </w:p>
    <w:p w14:paraId="5BC3637E" w14:textId="77777777" w:rsidR="001A60DB" w:rsidRDefault="001A60DB" w:rsidP="00035935">
      <w:pPr>
        <w:rPr>
          <w:del w:id="96" w:author="uzivatel" w:date="2026-09-22T13:03:00Z" w16du:dateUtc="2026-09-22T17:03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F6672B" w:rsidRPr="00F6672B" w14:paraId="60944004" w14:textId="77777777" w:rsidTr="00F6672B">
        <w:trPr>
          <w:trHeight w:val="270"/>
          <w:del w:id="97" w:author="uzivatel" w:date="2026-09-22T13:03:00Z" w16du:dateUtc="2026-09-22T17:03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CB36F" w14:textId="77777777" w:rsidR="00F6672B" w:rsidRPr="00F6672B" w:rsidRDefault="00F6672B" w:rsidP="00F6672B">
            <w:pPr>
              <w:rPr>
                <w:del w:id="98" w:author="uzivatel" w:date="2026-09-22T13:03:00Z" w16du:dateUtc="2026-09-22T17:03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99" w:author="uzivatel" w:date="2026-09-22T13:03:00Z" w16du:dateUtc="2026-09-22T17:03:00Z">
              <w:r w:rsidRPr="00F6672B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NY 10AM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CA149" w14:textId="77777777" w:rsidR="00F6672B" w:rsidRPr="00F6672B" w:rsidRDefault="00F6672B" w:rsidP="00F6672B">
            <w:pPr>
              <w:rPr>
                <w:del w:id="100" w:author="uzivatel" w:date="2026-09-22T13:03:00Z" w16du:dateUtc="2026-09-22T17:03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F6672B" w:rsidRPr="00F6672B" w14:paraId="759EF6D2" w14:textId="77777777" w:rsidTr="00F6672B">
        <w:trPr>
          <w:trHeight w:val="315"/>
          <w:del w:id="101" w:author="uzivatel" w:date="2026-09-22T13:03:00Z" w16du:dateUtc="2026-09-22T17:03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3268B2C5" w14:textId="77777777" w:rsidR="00F6672B" w:rsidRPr="00F6672B" w:rsidRDefault="00F6672B" w:rsidP="00F6672B">
            <w:pPr>
              <w:jc w:val="center"/>
              <w:rPr>
                <w:del w:id="102" w:author="uzivatel" w:date="2026-09-22T13:03:00Z" w16du:dateUtc="2026-09-22T17:03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103" w:author="uzivatel" w:date="2026-09-22T13:03:00Z" w16du:dateUtc="2026-09-22T17:03:00Z">
              <w:r w:rsidRPr="00F6672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UnCrossed</w:delText>
              </w:r>
            </w:del>
          </w:p>
        </w:tc>
      </w:tr>
      <w:tr w:rsidR="00F6672B" w:rsidRPr="00F6672B" w14:paraId="506BF86B" w14:textId="77777777" w:rsidTr="00F6672B">
        <w:trPr>
          <w:trHeight w:val="330"/>
          <w:del w:id="104" w:author="uzivatel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E6FCC86" w14:textId="77777777" w:rsidR="00F6672B" w:rsidRPr="00F6672B" w:rsidRDefault="00F6672B" w:rsidP="00F6672B">
            <w:pPr>
              <w:rPr>
                <w:del w:id="105" w:author="uzivatel" w:date="2026-09-22T13:03:00Z" w16du:dateUtc="2026-09-22T17:03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106" w:author="uzivatel" w:date="2026-09-22T13:03:00Z" w16du:dateUtc="2026-09-22T17:03:00Z">
              <w:r w:rsidRPr="00F6672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20622A5" w14:textId="77777777" w:rsidR="00F6672B" w:rsidRPr="00F6672B" w:rsidRDefault="00F6672B" w:rsidP="00F6672B">
            <w:pPr>
              <w:jc w:val="center"/>
              <w:rPr>
                <w:del w:id="107" w:author="uzivatel" w:date="2026-09-22T13:03:00Z" w16du:dateUtc="2026-09-22T17:03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108" w:author="uzivatel" w:date="2026-09-22T13:03:00Z" w16du:dateUtc="2026-09-22T17:03:00Z">
              <w:r w:rsidRPr="00F6672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F6672B" w:rsidRPr="00F6672B" w14:paraId="6A399D4C" w14:textId="77777777" w:rsidTr="00F6672B">
        <w:trPr>
          <w:trHeight w:val="315"/>
          <w:del w:id="109" w:author="uzivatel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92610F6" w14:textId="77777777" w:rsidR="00F6672B" w:rsidRPr="00F6672B" w:rsidRDefault="00F6672B" w:rsidP="00F6672B">
            <w:pPr>
              <w:rPr>
                <w:del w:id="110" w:author="uzivate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11" w:author="uzivatel" w:date="2026-09-22T13:03:00Z" w16du:dateUtc="2026-09-22T17:03:00Z">
              <w:r w:rsidRPr="00F6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2465A362" w14:textId="77777777" w:rsidR="00F6672B" w:rsidRPr="00F6672B" w:rsidRDefault="00F6672B" w:rsidP="00F6672B">
            <w:pPr>
              <w:jc w:val="right"/>
              <w:rPr>
                <w:del w:id="112" w:author="uzivate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13" w:author="uzivatel" w:date="2026-09-22T13:03:00Z" w16du:dateUtc="2026-09-22T17:03:00Z">
              <w:r w:rsidRPr="00F6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13.9505</w:delText>
              </w:r>
            </w:del>
          </w:p>
        </w:tc>
      </w:tr>
      <w:tr w:rsidR="00F6672B" w:rsidRPr="00F6672B" w14:paraId="65FA56B5" w14:textId="77777777" w:rsidTr="00F6672B">
        <w:trPr>
          <w:trHeight w:val="315"/>
          <w:del w:id="114" w:author="uzivatel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F545D60" w14:textId="77777777" w:rsidR="00F6672B" w:rsidRPr="00F6672B" w:rsidRDefault="00F6672B" w:rsidP="00F6672B">
            <w:pPr>
              <w:rPr>
                <w:del w:id="115" w:author="uzivate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16" w:author="uzivatel" w:date="2026-09-22T13:03:00Z" w16du:dateUtc="2026-09-22T17:03:00Z">
              <w:r w:rsidRPr="00F6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228F13E1" w14:textId="77777777" w:rsidR="00F6672B" w:rsidRPr="00F6672B" w:rsidRDefault="00F6672B" w:rsidP="00F6672B">
            <w:pPr>
              <w:jc w:val="right"/>
              <w:rPr>
                <w:del w:id="117" w:author="uzivate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18" w:author="uzivatel" w:date="2026-09-22T13:03:00Z" w16du:dateUtc="2026-09-22T17:03:00Z">
              <w:r w:rsidRPr="00F6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17.2783</w:delText>
              </w:r>
            </w:del>
          </w:p>
        </w:tc>
      </w:tr>
      <w:tr w:rsidR="00F6672B" w:rsidRPr="00F6672B" w14:paraId="01839AD8" w14:textId="77777777" w:rsidTr="00F6672B">
        <w:trPr>
          <w:trHeight w:val="300"/>
          <w:del w:id="119" w:author="uzivatel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FDD51E4" w14:textId="77777777" w:rsidR="00F6672B" w:rsidRPr="00F6672B" w:rsidRDefault="00F6672B" w:rsidP="00F6672B">
            <w:pPr>
              <w:rPr>
                <w:del w:id="120" w:author="uzivate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21" w:author="uzivatel" w:date="2026-09-22T13:03:00Z" w16du:dateUtc="2026-09-22T17:03:00Z">
              <w:r w:rsidRPr="00F6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89B867E" w14:textId="77777777" w:rsidR="00F6672B" w:rsidRPr="00F6672B" w:rsidRDefault="00F6672B" w:rsidP="00F6672B">
            <w:pPr>
              <w:jc w:val="right"/>
              <w:rPr>
                <w:del w:id="122" w:author="uzivatel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23" w:author="uzivatel" w:date="2026-09-22T13:03:00Z" w16du:dateUtc="2026-09-22T17:03:00Z">
              <w:r w:rsidRPr="00F6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14.5675</w:delText>
              </w:r>
            </w:del>
          </w:p>
        </w:tc>
      </w:tr>
    </w:tbl>
    <w:p w14:paraId="30D808BE" w14:textId="77777777" w:rsidR="00F6672B" w:rsidRDefault="00F6672B" w:rsidP="006D0779">
      <w:pPr>
        <w:pStyle w:val="Default"/>
        <w:ind w:left="720"/>
        <w:rPr>
          <w:rFonts w:ascii="Roboto" w:hAnsi="Roboto"/>
          <w:rPrChange w:id="124" w:author="uzivatel" w:date="2026-09-22T13:03:00Z" w16du:dateUtc="2026-09-22T17:03:00Z">
            <w:rPr/>
          </w:rPrChange>
        </w:rPr>
        <w:pPrChange w:id="125" w:author="uzivatel" w:date="2026-09-22T13:03:00Z" w16du:dateUtc="2026-09-22T17:03:00Z">
          <w:pPr/>
        </w:pPrChange>
      </w:pPr>
    </w:p>
    <w:sectPr w:rsidR="00F6672B" w:rsidSect="00067C1B">
      <w:pgSz w:w="11906" w:h="16838" w:code="0"/>
      <w:pgMar w:top="142" w:right="849" w:bottom="142" w:left="1417" w:header="708" w:footer="708" w:gutter="0"/>
      <w:cols w:space="708"/>
      <w:titlePg w:val="0"/>
      <w:docGrid w:linePitch="360"/>
      <w:sectPrChange w:id="126" w:author="uzivatel" w:date="2026-09-22T13:03:00Z" w16du:dateUtc="2026-09-22T17:03:00Z">
        <w:sectPr w:rsidR="00F6672B" w:rsidSect="00067C1B">
          <w:pgSz w:w="12240" w:h="15840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5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6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7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9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10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13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14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875984">
    <w:abstractNumId w:val="18"/>
  </w:num>
  <w:num w:numId="2" w16cid:durableId="1301032105">
    <w:abstractNumId w:val="4"/>
  </w:num>
  <w:num w:numId="3" w16cid:durableId="517424646">
    <w:abstractNumId w:val="19"/>
  </w:num>
  <w:num w:numId="4" w16cid:durableId="1320578900">
    <w:abstractNumId w:val="5"/>
  </w:num>
  <w:num w:numId="5" w16cid:durableId="373820061">
    <w:abstractNumId w:val="0"/>
  </w:num>
  <w:num w:numId="6" w16cid:durableId="180244084">
    <w:abstractNumId w:val="13"/>
  </w:num>
  <w:num w:numId="7" w16cid:durableId="982390592">
    <w:abstractNumId w:val="9"/>
  </w:num>
  <w:num w:numId="8" w16cid:durableId="1962148493">
    <w:abstractNumId w:val="8"/>
  </w:num>
  <w:num w:numId="9" w16cid:durableId="861825556">
    <w:abstractNumId w:val="12"/>
  </w:num>
  <w:num w:numId="10" w16cid:durableId="572472708">
    <w:abstractNumId w:val="6"/>
  </w:num>
  <w:num w:numId="11" w16cid:durableId="58292704">
    <w:abstractNumId w:val="16"/>
  </w:num>
  <w:num w:numId="12" w16cid:durableId="1148088097">
    <w:abstractNumId w:val="20"/>
  </w:num>
  <w:num w:numId="13" w16cid:durableId="47075721">
    <w:abstractNumId w:val="17"/>
  </w:num>
  <w:num w:numId="14" w16cid:durableId="78479337">
    <w:abstractNumId w:val="3"/>
  </w:num>
  <w:num w:numId="15" w16cid:durableId="717585873">
    <w:abstractNumId w:val="15"/>
  </w:num>
  <w:num w:numId="16" w16cid:durableId="1124424369">
    <w:abstractNumId w:val="10"/>
  </w:num>
  <w:num w:numId="17" w16cid:durableId="1887451235">
    <w:abstractNumId w:val="1"/>
  </w:num>
  <w:num w:numId="18" w16cid:durableId="1168327903">
    <w:abstractNumId w:val="7"/>
  </w:num>
  <w:num w:numId="19" w16cid:durableId="2106031451">
    <w:abstractNumId w:val="14"/>
  </w:num>
  <w:num w:numId="20" w16cid:durableId="667709518">
    <w:abstractNumId w:val="21"/>
  </w:num>
  <w:num w:numId="21" w16cid:durableId="182790141">
    <w:abstractNumId w:val="11"/>
  </w:num>
  <w:num w:numId="22" w16cid:durableId="131918563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14EC"/>
    <w:rsid w:val="00021D99"/>
    <w:rsid w:val="0002301B"/>
    <w:rsid w:val="00025128"/>
    <w:rsid w:val="00035935"/>
    <w:rsid w:val="00067C1B"/>
    <w:rsid w:val="00070B7A"/>
    <w:rsid w:val="000C1D5B"/>
    <w:rsid w:val="000E3B54"/>
    <w:rsid w:val="00131188"/>
    <w:rsid w:val="001A60DB"/>
    <w:rsid w:val="001D66D1"/>
    <w:rsid w:val="00220021"/>
    <w:rsid w:val="00222525"/>
    <w:rsid w:val="0028602A"/>
    <w:rsid w:val="002961E0"/>
    <w:rsid w:val="002B27AF"/>
    <w:rsid w:val="002E5199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85853"/>
    <w:rsid w:val="0069557F"/>
    <w:rsid w:val="006B75D9"/>
    <w:rsid w:val="006D0779"/>
    <w:rsid w:val="0071556C"/>
    <w:rsid w:val="00775E6E"/>
    <w:rsid w:val="007E1A9E"/>
    <w:rsid w:val="00875E83"/>
    <w:rsid w:val="008A1AC8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B3092"/>
    <w:rsid w:val="00AB7A30"/>
    <w:rsid w:val="00AF69EB"/>
    <w:rsid w:val="00B06B01"/>
    <w:rsid w:val="00BD1EDF"/>
    <w:rsid w:val="00BE7473"/>
    <w:rsid w:val="00C8566A"/>
    <w:rsid w:val="00C9043F"/>
    <w:rsid w:val="00D166A3"/>
    <w:rsid w:val="00D166E6"/>
    <w:rsid w:val="00D46878"/>
    <w:rsid w:val="00D54B08"/>
    <w:rsid w:val="00DB23CA"/>
    <w:rsid w:val="00DF0E9B"/>
    <w:rsid w:val="00E2631A"/>
    <w:rsid w:val="00E60474"/>
    <w:rsid w:val="00EC14EC"/>
    <w:rsid w:val="00ED3AF5"/>
    <w:rsid w:val="00EF2DAF"/>
    <w:rsid w:val="00F01D59"/>
    <w:rsid w:val="00F6672B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uzivatel" w:date="2026-09-22T13:03:00Z">
        <w:pPr>
          <w:jc w:val="both"/>
        </w:pPr>
      </w:pPrChange>
    </w:pPr>
    <w:rPr>
      <w:lang w:val="cs-CZ"/>
      <w:rPrChange w:id="0" w:author="uzivatel" w:date="2026-09-22T13:03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1A60DB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1A60DB"/>
    <w:pPr>
      <w:keepNext/>
      <w:spacing w:before="240" w:after="60"/>
      <w:outlineLvl w:val="1"/>
    </w:pPr>
    <w:rPr>
      <w:rFonts w:cs="Arial"/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1A60DB"/>
    <w:pPr>
      <w:keepNext/>
      <w:spacing w:before="240" w:after="60"/>
      <w:outlineLvl w:val="2"/>
    </w:pPr>
    <w:rPr>
      <w:rFonts w:cs="Arial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3:03:00Z">
        <w:pPr>
          <w:keepNext/>
          <w:pBdr>
            <w:bottom w:val="double" w:sz="6" w:space="1" w:color="auto"/>
          </w:pBdr>
          <w:spacing w:after="200" w:line="276" w:lineRule="auto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3:03:00Z">
        <w:rPr>
          <w:rFonts w:eastAsiaTheme="minorHAnsi" w:cstheme="minorBidi"/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1A60DB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EC14EC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EC14EC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1A60DB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1A60DB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1A60DB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1A60DB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EC14EC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1A60DB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EC14EC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2" w:author="uzivatel" w:date="2026-09-22T13:03:00Z">
        <w:rPr>
          <w:color w:val="0000FF"/>
          <w:u w:val="single"/>
        </w:rPr>
      </w:rPrChange>
    </w:rPr>
  </w:style>
  <w:style w:type="character" w:customStyle="1" w:styleId="Heading4Char">
    <w:name w:val="Heading 4 Char"/>
    <w:basedOn w:val="DefaultParagraphFont"/>
    <w:link w:val="Heading4"/>
    <w:semiHidden/>
    <w:rsid w:val="00D166E6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D166E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3" w:author="uzivatel" w:date="2026-09-22T13:03:00Z">
        <w:pPr>
          <w:spacing w:after="200" w:line="276" w:lineRule="auto"/>
          <w:ind w:left="720"/>
          <w:contextualSpacing/>
        </w:pPr>
      </w:pPrChange>
    </w:pPr>
    <w:rPr>
      <w:rPrChange w:id="3" w:author="uzivatel" w:date="2026-09-22T13:03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D166E6"/>
    <w:pPr>
      <w:spacing w:after="0" w:line="240" w:lineRule="auto"/>
    </w:pPr>
    <w:rPr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1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1</TotalTime>
  <Pages>2</Pages>
  <Words>527</Words>
  <Characters>3004</Characters>
  <Application>Microsoft Office Word</Application>
  <DocSecurity>0</DocSecurity>
  <Lines>25</Lines>
  <Paragraphs>7</Paragraphs>
  <ScaleCrop>false</ScaleCrop>
  <Company>Hewlett-Packard Company</Company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2016-12-21T09:01:00Z</dcterms:created>
  <dcterms:modified xsi:type="dcterms:W3CDTF">2026-09-22T17:03:00Z</dcterms:modified>
</cp:coreProperties>
</file>