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0E32" w14:textId="342C51CE" w:rsidR="00A900CE" w:rsidRDefault="000E6136" w:rsidP="001D5E9E">
      <w:pPr>
        <w:ind w:firstLine="0"/>
        <w:rPr>
          <w:ins w:id="13" w:author="Nick Bernal" w:date="2026-08-04T06:07:00Z" w16du:dateUtc="2026-08-04T10:07:00Z"/>
        </w:rPr>
      </w:pPr>
      <w:ins w:id="14" w:author="Nick Bernal" w:date="2026-08-04T06:07:00Z" w16du:dateUtc="2026-08-04T10:07:00Z">
        <w:r>
          <w:rPr>
            <w:rFonts w:ascii="Arial" w:hAnsi="Arial" w:cs="Arial"/>
          </w:rPr>
          <w:t>The world is better in technicolor: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A02B93" w:themeColor="accent5"/>
          </w:rPr>
          <w:t>purple</w:t>
        </w:r>
        <w:r w:rsidRPr="000E6136">
          <w:rPr>
            <w:rFonts w:ascii="Arial" w:hAnsi="Arial" w:cs="Arial"/>
          </w:rPr>
          <w:t xml:space="preserve">, </w:t>
        </w:r>
        <w:r>
          <w:rPr>
            <w:rFonts w:ascii="Helvetica" w:hAnsi="Helvetica" w:cs="Arial"/>
            <w:b/>
            <w:bCs/>
            <w:color w:val="0070C0"/>
          </w:rPr>
          <w:t>BLUE</w:t>
        </w:r>
        <w:r w:rsidRPr="000E6136">
          <w:rPr>
            <w:rFonts w:ascii="Arial" w:hAnsi="Arial" w:cs="Arial"/>
            <w:color w:val="0070C0"/>
          </w:rPr>
          <w:t xml:space="preserve"> </w:t>
        </w:r>
        <w:r w:rsidRPr="000E6136">
          <w:rPr>
            <w:rFonts w:ascii="Arial" w:hAnsi="Arial" w:cs="Arial"/>
          </w:rPr>
          <w:t xml:space="preserve">and </w: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t>green</w: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t xml:space="preserve"> </w:t>
        </w:r>
        <w:r w:rsidRPr="000E6136">
          <w:rPr>
            <w:rFonts w:ascii="Arial" w:hAnsi="Arial" w:cs="Arial"/>
            <w:highlight w:val="yellow"/>
          </w:rPr>
          <w:t>text with highlight</w:t>
        </w:r>
        <w:r w:rsidRPr="000E6136">
          <w:rPr>
            <w:rFonts w:ascii="Arial" w:hAnsi="Arial" w:cs="Arial"/>
          </w:rPr>
          <w:t xml:space="preserve">. </w:t>
        </w:r>
      </w:ins>
    </w:p>
    <w:p w14:paraId="2E3D1A17" w14:textId="77777777" w:rsidR="008A0D9B" w:rsidRDefault="008A0D9B" w:rsidP="008A0D9B">
      <w:pPr>
        <w:pStyle w:val="ListParagraph"/>
        <w:numPr>
          <w:ilvl w:val="0"/>
          <w:numId w:val="1"/>
        </w:numPr>
        <w:rPr>
          <w:del w:id="15" w:author="Nick Bernal" w:date="2026-08-04T06:07:00Z" w16du:dateUtc="2026-08-04T10:07:00Z"/>
        </w:rPr>
      </w:pPr>
      <w:del w:id="16" w:author="Nick Bernal" w:date="2026-08-04T06:07:00Z" w16du:dateUtc="2026-08-04T10:07:00Z">
        <w:r>
          <w:delText>First</w:delText>
        </w:r>
      </w:del>
    </w:p>
    <w:p w14:paraId="2A7C20F6" w14:textId="77777777" w:rsidR="008A0D9B" w:rsidRDefault="008A0D9B" w:rsidP="008A0D9B">
      <w:pPr>
        <w:pStyle w:val="ListParagraph"/>
        <w:numPr>
          <w:ilvl w:val="0"/>
          <w:numId w:val="1"/>
        </w:numPr>
        <w:rPr>
          <w:del w:id="17" w:author="Nick Bernal" w:date="2026-08-04T06:07:00Z" w16du:dateUtc="2026-08-04T10:07:00Z"/>
        </w:rPr>
      </w:pPr>
      <w:del w:id="18" w:author="Nick Bernal" w:date="2026-08-04T06:07:00Z" w16du:dateUtc="2026-08-04T10:07:00Z">
        <w:r>
          <w:delText>Second</w:delText>
        </w:r>
      </w:del>
    </w:p>
    <w:p w14:paraId="21F9CCCF" w14:textId="77093988" w:rsidR="00DE0A42" w:rsidRDefault="008A0D9B" w:rsidP="00A900CE">
      <w:pPr>
        <w:ind w:firstLine="0"/>
        <w:pPrChange w:id="19" w:author="Nick Bernal" w:date="2026-08-04T06:07:00Z" w16du:dateUtc="2026-08-04T10:07:00Z">
          <w:pPr>
            <w:pStyle w:val="ListParagraph"/>
            <w:numPr>
              <w:numId w:val="1"/>
            </w:numPr>
            <w:ind w:hanging="360"/>
          </w:pPr>
        </w:pPrChange>
      </w:pPr>
      <w:del w:id="20" w:author="Nick Bernal" w:date="2026-08-04T06:07:00Z" w16du:dateUtc="2026-08-04T10:07:00Z">
        <w:r>
          <w:delText>Third</w:delText>
        </w:r>
      </w:del>
    </w:p>
    <w:sectPr w:rsidR="00DE0A42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9A234" w14:textId="77777777" w:rsidR="00356444" w:rsidRDefault="00356444" w:rsidP="00B37BA3">
      <w:pPr>
        <w:spacing w:line="240" w:lineRule="auto"/>
        <w:pPrChange w:id="11" w:author="Nick Bernal" w:date="2026-08-04T06:07:00Z" w16du:dateUtc="2026-08-04T10:07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5E889795" w14:textId="77777777" w:rsidR="00356444" w:rsidRDefault="00356444" w:rsidP="00B37BA3">
      <w:pPr>
        <w:spacing w:line="240" w:lineRule="auto"/>
        <w:pPrChange w:id="12" w:author="Nick Bernal" w:date="2026-08-04T06:07:00Z" w16du:dateUtc="2026-08-04T10:07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299EF" w14:textId="4E1DD672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21" w:author="Nick Bernal" w:date="2026-08-04T06:07:00Z" w16du:dateUtc="2026-08-04T10:07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43EFE985" w14:textId="77777777" w:rsidR="00D03CB7" w:rsidRDefault="00D03CB7" w:rsidP="00B37BA3">
    <w:pPr>
      <w:pStyle w:val="Footer"/>
      <w:ind w:right="360"/>
      <w:pPrChange w:id="22" w:author="Nick Bernal" w:date="2026-08-04T06:07:00Z" w16du:dateUtc="2026-08-04T10:07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CBCF8" w14:textId="6A564BA5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23" w:author="Nick Bernal" w:date="2026-08-04T06:07:00Z" w16du:dateUtc="2026-08-04T10:07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2</w:t>
      </w:r>
      <w:r>
        <w:rPr>
          <w:rStyle w:val="PageNumber"/>
        </w:rPr>
        <w:fldChar w:fldCharType="end"/>
      </w:r>
    </w:ins>
  </w:p>
  <w:p w14:paraId="03E41A8B" w14:textId="77777777" w:rsidR="00D03CB7" w:rsidRDefault="00D03CB7" w:rsidP="00B37BA3">
    <w:pPr>
      <w:pStyle w:val="Footer"/>
      <w:ind w:right="360"/>
      <w:pPrChange w:id="24" w:author="Nick Bernal" w:date="2026-08-04T06:07:00Z" w16du:dateUtc="2026-08-04T10:0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5D961" w14:textId="77777777" w:rsidR="00356444" w:rsidRDefault="00356444" w:rsidP="00B37BA3">
      <w:pPr>
        <w:spacing w:line="240" w:lineRule="auto"/>
        <w:pPrChange w:id="9" w:author="Nick Bernal" w:date="2026-08-04T06:07:00Z" w16du:dateUtc="2026-08-04T10:07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653D75AA" w14:textId="77777777" w:rsidR="00356444" w:rsidRDefault="00356444" w:rsidP="00B37BA3">
      <w:pPr>
        <w:spacing w:line="240" w:lineRule="auto"/>
        <w:pPrChange w:id="10" w:author="Nick Bernal" w:date="2026-08-04T06:07:00Z" w16du:dateUtc="2026-08-04T10:07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4612D" w14:textId="77777777" w:rsidR="00D03CB7" w:rsidRDefault="00D03C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525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93848938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9B"/>
    <w:rsid w:val="000E6136"/>
    <w:rsid w:val="001321F7"/>
    <w:rsid w:val="001C60DB"/>
    <w:rsid w:val="001D5E9E"/>
    <w:rsid w:val="002031F9"/>
    <w:rsid w:val="00356444"/>
    <w:rsid w:val="0044572A"/>
    <w:rsid w:val="004B02A2"/>
    <w:rsid w:val="00744453"/>
    <w:rsid w:val="007D64BB"/>
    <w:rsid w:val="00835ADC"/>
    <w:rsid w:val="008A0D9B"/>
    <w:rsid w:val="008A1DF4"/>
    <w:rsid w:val="008A2EF8"/>
    <w:rsid w:val="008B0B28"/>
    <w:rsid w:val="0095460A"/>
    <w:rsid w:val="00957044"/>
    <w:rsid w:val="00A16521"/>
    <w:rsid w:val="00A4510A"/>
    <w:rsid w:val="00A900CE"/>
    <w:rsid w:val="00AB2515"/>
    <w:rsid w:val="00B37BA3"/>
    <w:rsid w:val="00B8258C"/>
    <w:rsid w:val="00C95FFA"/>
    <w:rsid w:val="00D03CB7"/>
    <w:rsid w:val="00D128C0"/>
    <w:rsid w:val="00D46AC3"/>
    <w:rsid w:val="00DE0A42"/>
    <w:rsid w:val="00E84113"/>
    <w:rsid w:val="00E9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3049"/>
  <w15:chartTrackingRefBased/>
  <w15:docId w15:val="{C003A7D1-67EA-4902-897C-45E2584EE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  <w:pPr>
      <w:spacing w:after="0" w:line="276" w:lineRule="auto"/>
      <w:ind w:firstLine="432"/>
      <w:pPrChange w:id="0" w:author="Nick Bernal" w:date="2026-08-04T06:07:00Z">
        <w:pPr>
          <w:spacing w:after="160" w:line="278" w:lineRule="auto"/>
        </w:pPr>
      </w:pPrChange>
    </w:pPr>
    <w:rPr>
      <w:rFonts w:ascii="Ubuntu" w:hAnsi="Ubuntu"/>
      <w:kern w:val="0"/>
      <w:szCs w:val="22"/>
      <w14:ligatures w14:val="none"/>
      <w:rPrChange w:id="0" w:author="Nick Bernal" w:date="2026-08-04T06:0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8A0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  <w:pPrChange w:id="1" w:author="Nick Bernal" w:date="2026-08-04T06:07:00Z">
        <w:pPr>
          <w:keepNext/>
          <w:keepLines/>
          <w:spacing w:before="40" w:line="276" w:lineRule="auto"/>
          <w:ind w:firstLine="432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1" w:author="Nick Bernal" w:date="2026-08-04T06:07:00Z">
        <w:rPr>
          <w:rFonts w:ascii="Ubuntu" w:eastAsiaTheme="majorEastAsia" w:hAnsi="Ubuntu" w:cstheme="majorBidi"/>
          <w:i/>
          <w:iCs/>
          <w:color w:val="595959" w:themeColor="text1" w:themeTint="A6"/>
          <w:sz w:val="24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  <w:pPrChange w:id="2" w:author="Nick Bernal" w:date="2026-08-04T06:07:00Z">
        <w:pPr>
          <w:keepNext/>
          <w:keepLines/>
          <w:spacing w:before="40" w:line="276" w:lineRule="auto"/>
          <w:ind w:firstLine="432"/>
          <w:outlineLvl w:val="6"/>
        </w:pPr>
      </w:pPrChange>
    </w:pPr>
    <w:rPr>
      <w:rFonts w:eastAsiaTheme="majorEastAsia" w:cstheme="majorBidi"/>
      <w:color w:val="595959" w:themeColor="text1" w:themeTint="A6"/>
      <w:rPrChange w:id="2" w:author="Nick Bernal" w:date="2026-08-04T06:07:00Z">
        <w:rPr>
          <w:rFonts w:ascii="Ubuntu" w:eastAsiaTheme="majorEastAsia" w:hAnsi="Ubuntu" w:cstheme="majorBidi"/>
          <w:color w:val="595959" w:themeColor="text1" w:themeTint="A6"/>
          <w:sz w:val="24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  <w:pPrChange w:id="3" w:author="Nick Bernal" w:date="2026-08-04T06:07:00Z">
        <w:pPr>
          <w:keepNext/>
          <w:keepLines/>
          <w:spacing w:line="276" w:lineRule="auto"/>
          <w:ind w:firstLine="432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3" w:author="Nick Bernal" w:date="2026-08-04T06:07:00Z">
        <w:rPr>
          <w:rFonts w:ascii="Ubuntu" w:eastAsiaTheme="majorEastAsia" w:hAnsi="Ubuntu" w:cstheme="majorBidi"/>
          <w:i/>
          <w:iCs/>
          <w:color w:val="272727" w:themeColor="text1" w:themeTint="D8"/>
          <w:sz w:val="24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  <w:pPrChange w:id="4" w:author="Nick Bernal" w:date="2026-08-04T06:07:00Z">
        <w:pPr>
          <w:keepNext/>
          <w:keepLines/>
          <w:spacing w:line="276" w:lineRule="auto"/>
          <w:ind w:firstLine="432"/>
          <w:outlineLvl w:val="8"/>
        </w:pPr>
      </w:pPrChange>
    </w:pPr>
    <w:rPr>
      <w:rFonts w:eastAsiaTheme="majorEastAsia" w:cstheme="majorBidi"/>
      <w:color w:val="272727" w:themeColor="text1" w:themeTint="D8"/>
      <w:rPrChange w:id="4" w:author="Nick Bernal" w:date="2026-08-04T06:07:00Z">
        <w:rPr>
          <w:rFonts w:ascii="Ubuntu" w:eastAsiaTheme="majorEastAsia" w:hAnsi="Ubuntu" w:cstheme="majorBidi"/>
          <w:color w:val="272727" w:themeColor="text1" w:themeTint="D8"/>
          <w:sz w:val="24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0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9B"/>
    <w:rPr>
      <w:rFonts w:ascii="Ubuntu" w:eastAsiaTheme="majorEastAsia" w:hAnsi="Ubuntu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9B"/>
    <w:rPr>
      <w:rFonts w:ascii="Ubuntu" w:eastAsiaTheme="majorEastAsia" w:hAnsi="Ubuntu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9B"/>
    <w:rPr>
      <w:rFonts w:ascii="Ubuntu" w:eastAsiaTheme="majorEastAsia" w:hAnsi="Ubuntu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9B"/>
    <w:rPr>
      <w:rFonts w:ascii="Ubuntu" w:eastAsiaTheme="majorEastAsia" w:hAnsi="Ubuntu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A0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  <w:pPrChange w:id="5" w:author="Nick Bernal" w:date="2026-08-04T06:07:00Z">
        <w:pPr>
          <w:numPr>
            <w:ilvl w:val="1"/>
          </w:numPr>
          <w:spacing w:line="276" w:lineRule="auto"/>
          <w:ind w:firstLine="432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5" w:author="Nick Bernal" w:date="2026-08-04T06:07:00Z">
        <w:rPr>
          <w:rFonts w:ascii="Ubuntu" w:eastAsiaTheme="majorEastAsia" w:hAnsi="Ubuntu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A0D9B"/>
    <w:rPr>
      <w:rFonts w:ascii="Ubuntu" w:eastAsiaTheme="majorEastAsia" w:hAnsi="Ubuntu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A0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D9B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D03CB7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D03CB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03CB7"/>
    <w:rPr>
      <w:color w:val="0000FF"/>
      <w:u w:val="single"/>
    </w:rPr>
  </w:style>
  <w:style w:type="character" w:customStyle="1" w:styleId="cite-bracket">
    <w:name w:val="cite-bracket"/>
    <w:basedOn w:val="DefaultParagraphFont"/>
    <w:rsid w:val="00D03CB7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  <w:ind w:firstLine="0"/>
      <w:pPrChange w:id="6" w:author="Nick Bernal" w:date="2026-08-04T06:07:00Z">
        <w:pPr>
          <w:spacing w:before="100" w:beforeAutospacing="1" w:after="100" w:afterAutospacing="1"/>
          <w:ind w:firstLine="432"/>
        </w:pPr>
      </w:pPrChange>
    </w:pPr>
    <w:rPr>
      <w:rFonts w:ascii="Times New Roman" w:eastAsia="Times New Roman" w:hAnsi="Times New Roman" w:cs="Times New Roman"/>
      <w:szCs w:val="24"/>
      <w:rPrChange w:id="6" w:author="Nick Bernal" w:date="2026-08-04T06:07:00Z">
        <w:rPr>
          <w:sz w:val="24"/>
          <w:szCs w:val="22"/>
          <w:lang w:val="en-US" w:eastAsia="en-US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  <w:pPrChange w:id="7" w:author="Nick Bernal" w:date="2026-08-04T06:07:00Z">
        <w:pPr>
          <w:tabs>
            <w:tab w:val="center" w:pos="4680"/>
            <w:tab w:val="right" w:pos="9360"/>
          </w:tabs>
          <w:ind w:firstLine="432"/>
        </w:pPr>
      </w:pPrChange>
    </w:pPr>
    <w:rPr>
      <w:rPrChange w:id="7" w:author="Nick Bernal" w:date="2026-08-04T06:07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D03CB7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D03CB7"/>
  </w:style>
  <w:style w:type="character" w:styleId="CommentReference">
    <w:name w:val="annotation reference"/>
    <w:basedOn w:val="DefaultParagraphFont"/>
    <w:uiPriority w:val="99"/>
    <w:semiHidden/>
    <w:unhideWhenUsed/>
    <w:rsid w:val="00D03C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  <w:pPrChange w:id="8" w:author="Nick Bernal" w:date="2026-08-04T06:07:00Z">
        <w:pPr>
          <w:ind w:firstLine="432"/>
        </w:pPr>
      </w:pPrChange>
    </w:pPr>
    <w:rPr>
      <w:sz w:val="20"/>
      <w:szCs w:val="20"/>
      <w:rPrChange w:id="8" w:author="Nick Bernal" w:date="2026-08-04T06:07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3CB7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3C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3CB7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D03CB7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03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2026-04-28T14:37:00Z</dcterms:created>
  <dcterms:modified xsi:type="dcterms:W3CDTF">2026-08-04T10:07:00Z</dcterms:modified>
</cp:coreProperties>
</file>