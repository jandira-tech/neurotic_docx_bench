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7BDFC2" w14:textId="7D310844" w:rsidR="00732132" w:rsidRDefault="00732132" w:rsidP="00732132">
      <w:pPr>
        <w:numPr>
          <w:ilvl w:val="0"/>
          <w:numId w:val="2"/>
        </w:numPr>
        <w:shd w:val="clear" w:color="auto" w:fill="FFFFFF"/>
        <w:spacing w:before="90" w:after="0" w:line="240" w:lineRule="auto"/>
        <w:jc w:val="both"/>
        <w:rPr>
          <w:ins w:id="15" w:author="Vladislava Andrushchenko" w:date="2026-09-26T15:12:00Z" w16du:dateUtc="2026-09-26T19:12:00Z"/>
        </w:rPr>
      </w:pPr>
      <w:ins w:id="16" w:author="Vladislava Andrushchenko" w:date="2026-09-26T15:12:00Z" w16du:dateUtc="2026-09-26T19:12:00Z">
        <w:r>
          <w:rPr>
            <w:rFonts w:ascii="Open Sans" w:hAnsi="Open Sans" w:cs="Open Sans"/>
            <w:sz w:val="21"/>
            <w:szCs w:val="21"/>
            <w:shd w:val="clear" w:color="auto" w:fill="FFFFFF"/>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t>
        </w:r>
      </w:ins>
    </w:p>
    <w:p w14:paraId="1843E979" w14:textId="77777777" w:rsidR="00732132" w:rsidRDefault="00732132" w:rsidP="00732132">
      <w:pPr>
        <w:spacing w:before="0" w:after="0" w:line="276" w:lineRule="auto"/>
        <w:rPr>
          <w:ins w:id="17" w:author="Vladislava Andrushchenko" w:date="2026-09-26T15:12:00Z" w16du:dateUtc="2026-09-26T19:12:00Z"/>
        </w:rPr>
      </w:pPr>
    </w:p>
    <w:p w14:paraId="00609230" w14:textId="77777777" w:rsidR="00732132" w:rsidRDefault="00732132" w:rsidP="00732132">
      <w:pPr>
        <w:numPr>
          <w:ilvl w:val="0"/>
          <w:numId w:val="3"/>
        </w:numPr>
        <w:shd w:val="clear" w:color="auto" w:fill="FFFFFF"/>
        <w:spacing w:before="0" w:after="0" w:line="240" w:lineRule="auto"/>
        <w:rPr>
          <w:ins w:id="18" w:author="Vladislava Andrushchenko" w:date="2026-09-26T15:12:00Z" w16du:dateUtc="2026-09-26T19:12:00Z"/>
        </w:rPr>
      </w:pPr>
      <w:ins w:id="19" w:author="Vladislava Andrushchenko" w:date="2026-09-26T15:12:00Z" w16du:dateUtc="2026-09-26T19:12:00Z">
        <w:r>
          <w:rPr>
            <w:b/>
            <w:sz w:val="23"/>
            <w:u w:val="single" w:color="000000"/>
          </w:rPr>
          <w:t>N</w:t>
        </w:r>
        <w:r>
          <w:rPr>
            <w:b/>
            <w:sz w:val="18"/>
            <w:u w:val="single" w:color="000000"/>
          </w:rPr>
          <w:t xml:space="preserve">O </w:t>
        </w:r>
        <w:r>
          <w:rPr>
            <w:b/>
            <w:sz w:val="23"/>
            <w:u w:val="single" w:color="000000"/>
          </w:rPr>
          <w:t>L</w:t>
        </w:r>
        <w:r>
          <w:rPr>
            <w:b/>
            <w:sz w:val="18"/>
            <w:u w:val="single" w:color="000000"/>
          </w:rPr>
          <w:t>ICENSE</w:t>
        </w:r>
      </w:ins>
    </w:p>
    <w:p w14:paraId="13D4FD01" w14:textId="77777777" w:rsidR="00732132" w:rsidRDefault="00732132" w:rsidP="00732132">
      <w:pPr>
        <w:spacing w:before="0" w:after="0" w:line="276" w:lineRule="auto"/>
        <w:rPr>
          <w:ins w:id="20" w:author="Vladislava Andrushchenko" w:date="2026-09-26T15:12:00Z" w16du:dateUtc="2026-09-26T19:12:00Z"/>
        </w:rPr>
      </w:pPr>
    </w:p>
    <w:p w14:paraId="6CFAC05E" w14:textId="09DECD1B" w:rsidR="00732132" w:rsidRDefault="00732132" w:rsidP="00732132">
      <w:pPr>
        <w:numPr>
          <w:ilvl w:val="0"/>
          <w:numId w:val="4"/>
        </w:numPr>
        <w:shd w:val="clear" w:color="auto" w:fill="FFFFFF"/>
        <w:spacing w:before="91" w:after="0" w:line="240" w:lineRule="auto"/>
        <w:jc w:val="both"/>
        <w:rPr>
          <w:ins w:id="21" w:author="Vladislava Andrushchenko" w:date="2026-09-26T15:12:00Z" w16du:dateUtc="2026-09-26T19:12:00Z"/>
        </w:rPr>
      </w:pPr>
      <w:ins w:id="22" w:author="Vladislava Andrushchenko" w:date="2026-09-26T15:12:00Z" w16du:dateUtc="2026-09-26T19:12:00Z">
        <w:r>
          <w:rPr>
            <w:rFonts w:ascii="Open Sans" w:hAnsi="Open Sans" w:cs="Open Sans"/>
            <w:sz w:val="21"/>
            <w:szCs w:val="21"/>
            <w:shd w:val="clear" w:color="auto" w:fill="FFFFFF"/>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t>
        </w:r>
      </w:ins>
    </w:p>
    <w:p w14:paraId="6AB2B669" w14:textId="77777777" w:rsidR="00732132" w:rsidRDefault="00732132" w:rsidP="00732132">
      <w:pPr>
        <w:spacing w:before="0" w:after="0" w:line="276" w:lineRule="auto"/>
        <w:rPr>
          <w:ins w:id="23" w:author="Vladislava Andrushchenko" w:date="2026-09-26T15:12:00Z" w16du:dateUtc="2026-09-26T19:12:00Z"/>
        </w:rPr>
      </w:pPr>
    </w:p>
    <w:p w14:paraId="650CCB82" w14:textId="77777777" w:rsidR="00732132" w:rsidRDefault="00732132" w:rsidP="00732132">
      <w:pPr>
        <w:numPr>
          <w:ilvl w:val="0"/>
          <w:numId w:val="5"/>
        </w:numPr>
        <w:spacing w:before="0" w:after="0" w:line="240" w:lineRule="auto"/>
        <w:rPr>
          <w:ins w:id="24" w:author="Vladislava Andrushchenko" w:date="2026-09-26T15:12:00Z" w16du:dateUtc="2026-09-26T19:12:00Z"/>
        </w:rPr>
      </w:pPr>
      <w:ins w:id="25" w:author="Vladislava Andrushchenko" w:date="2026-09-26T15:12:00Z" w16du:dateUtc="2026-09-26T19:12:00Z">
        <w:r>
          <w:rPr>
            <w:b/>
            <w:sz w:val="23"/>
            <w:u w:val="single" w:color="000000"/>
          </w:rPr>
          <w:t>Export Restrictions</w:t>
        </w:r>
      </w:ins>
    </w:p>
    <w:p w14:paraId="36E8339C" w14:textId="77777777" w:rsidR="00732132" w:rsidRDefault="00732132" w:rsidP="00732132">
      <w:pPr>
        <w:spacing w:before="0" w:after="0" w:line="276" w:lineRule="auto"/>
        <w:rPr>
          <w:ins w:id="26" w:author="Vladislava Andrushchenko" w:date="2026-09-26T15:12:00Z" w16du:dateUtc="2026-09-26T19:12:00Z"/>
        </w:rPr>
      </w:pPr>
    </w:p>
    <w:p w14:paraId="24BCAD99" w14:textId="017D440D" w:rsidR="00516AF9" w:rsidRDefault="00A17018">
      <w:pPr>
        <w:numPr>
          <w:ilvl w:val="0"/>
          <w:numId w:val="1"/>
        </w:numPr>
        <w:rPr>
          <w:del w:id="27" w:author="Vladislava Andrushchenko" w:date="2026-09-26T15:12:00Z" w16du:dateUtc="2026-09-26T19:12:00Z"/>
          <w:sz w:val="20"/>
        </w:rPr>
      </w:pPr>
      <w:del w:id="28" w:author="Vladislava Andrushchenko" w:date="2026-09-26T15:12:00Z" w16du:dateUtc="2026-09-26T19:12:00Z">
        <w:r>
          <w:rPr>
            <w:b/>
            <w:sz w:val="20"/>
          </w:rPr>
          <w:delText>ONE</w:delText>
        </w:r>
        <w:r>
          <w:rPr>
            <w:sz w:val="20"/>
          </w:rPr>
          <w:br/>
        </w:r>
      </w:del>
    </w:p>
    <w:p w14:paraId="5D6F6AA7" w14:textId="0402BB7F" w:rsidR="00516AF9" w:rsidRDefault="00094728" w:rsidP="00123FD1">
      <w:pPr>
        <w:numPr>
          <w:ilvl w:val="1"/>
          <w:numId w:val="1"/>
        </w:numPr>
        <w:rPr>
          <w:del w:id="29" w:author="Vladislava Andrushchenko" w:date="2026-09-26T15:12:00Z" w16du:dateUtc="2026-09-26T19:12:00Z"/>
          <w:sz w:val="20"/>
        </w:rPr>
      </w:pPr>
      <w:del w:id="30" w:author="Vladislava Andrushchenko" w:date="2026-09-26T15:12:00Z" w16du:dateUtc="2026-09-26T19:12:00Z">
        <w:r>
          <w:rPr>
            <w:sz w:val="20"/>
            <w:u w:val="single"/>
          </w:rPr>
          <w:delText>A</w:delText>
        </w:r>
      </w:del>
    </w:p>
    <w:p w14:paraId="50D979EF" w14:textId="77777777" w:rsidR="00094728" w:rsidRPr="00123FD1" w:rsidRDefault="00094728" w:rsidP="00094728">
      <w:pPr>
        <w:rPr>
          <w:del w:id="31" w:author="Vladislava Andrushchenko" w:date="2026-09-26T15:12:00Z" w16du:dateUtc="2026-09-26T19:12:00Z"/>
          <w:sz w:val="20"/>
        </w:rPr>
      </w:pPr>
    </w:p>
    <w:tbl>
      <w:tblPr>
        <w:tblStyle w:val="a"/>
        <w:tblW w:w="2790" w:type="dxa"/>
        <w:tblBorders>
          <w:top w:val="nil"/>
          <w:left w:val="nil"/>
          <w:bottom w:val="nil"/>
          <w:right w:val="nil"/>
          <w:insideH w:val="nil"/>
          <w:insideV w:val="nil"/>
        </w:tblBorders>
        <w:tblLayout w:type="fixed"/>
        <w:tblLook w:val="0600" w:firstRow="0" w:lastRow="0" w:firstColumn="0" w:lastColumn="0" w:noHBand="1" w:noVBand="1"/>
      </w:tblPr>
      <w:tblGrid>
        <w:gridCol w:w="2790"/>
      </w:tblGrid>
      <w:tr w:rsidR="00516AF9" w14:paraId="4D6889AC" w14:textId="77777777">
        <w:trPr>
          <w:trHeight w:val="180"/>
          <w:del w:id="32" w:author="Vladislava Andrushchenko" w:date="2026-09-26T15:12:00Z" w16du:dateUtc="2026-09-26T19:12:00Z"/>
        </w:trPr>
        <w:tc>
          <w:tcPr>
            <w:tcW w:w="2790" w:type="dxa"/>
            <w:tcBorders>
              <w:top w:val="nil"/>
              <w:left w:val="nil"/>
              <w:bottom w:val="nil"/>
              <w:right w:val="nil"/>
            </w:tcBorders>
            <w:tcMar>
              <w:top w:w="0" w:type="dxa"/>
              <w:left w:w="0" w:type="dxa"/>
              <w:bottom w:w="0" w:type="dxa"/>
              <w:right w:w="0" w:type="dxa"/>
            </w:tcMar>
          </w:tcPr>
          <w:p w14:paraId="165B7372" w14:textId="478D138E" w:rsidR="00516AF9" w:rsidRDefault="00244CB3">
            <w:pPr>
              <w:spacing w:line="240" w:lineRule="auto"/>
              <w:rPr>
                <w:del w:id="33" w:author="Vladislava Andrushchenko" w:date="2026-09-26T15:12:00Z" w16du:dateUtc="2026-09-26T19:12:00Z"/>
                <w:sz w:val="20"/>
              </w:rPr>
            </w:pPr>
            <w:del w:id="34" w:author="Vladislava Andrushchenko" w:date="2026-09-26T15:12:00Z" w16du:dateUtc="2026-09-26T19:12:00Z">
              <w:r>
                <w:rPr>
                  <w:sz w:val="20"/>
                </w:rPr>
                <w:delText>Table row 1</w:delText>
              </w:r>
            </w:del>
          </w:p>
        </w:tc>
      </w:tr>
      <w:tr w:rsidR="00516AF9" w14:paraId="5D7085F7" w14:textId="77777777">
        <w:trPr>
          <w:trHeight w:val="180"/>
          <w:del w:id="35" w:author="Vladislava Andrushchenko" w:date="2026-09-26T15:12:00Z" w16du:dateUtc="2026-09-26T19:12:00Z"/>
        </w:trPr>
        <w:tc>
          <w:tcPr>
            <w:tcW w:w="2790" w:type="dxa"/>
            <w:tcBorders>
              <w:top w:val="nil"/>
              <w:left w:val="nil"/>
              <w:bottom w:val="nil"/>
              <w:right w:val="nil"/>
            </w:tcBorders>
            <w:tcMar>
              <w:top w:w="0" w:type="dxa"/>
              <w:left w:w="0" w:type="dxa"/>
              <w:bottom w:w="0" w:type="dxa"/>
              <w:right w:w="0" w:type="dxa"/>
            </w:tcMar>
          </w:tcPr>
          <w:p w14:paraId="3E765A3C" w14:textId="55DC21DF" w:rsidR="00516AF9" w:rsidRDefault="00244CB3">
            <w:pPr>
              <w:spacing w:line="240" w:lineRule="auto"/>
              <w:rPr>
                <w:del w:id="36" w:author="Vladislava Andrushchenko" w:date="2026-09-26T15:12:00Z" w16du:dateUtc="2026-09-26T19:12:00Z"/>
                <w:sz w:val="20"/>
              </w:rPr>
            </w:pPr>
            <w:del w:id="37" w:author="Vladislava Andrushchenko" w:date="2026-09-26T15:12:00Z" w16du:dateUtc="2026-09-26T19:12:00Z">
              <w:r>
                <w:rPr>
                  <w:sz w:val="20"/>
                </w:rPr>
                <w:delText>Row 2</w:delText>
              </w:r>
            </w:del>
          </w:p>
        </w:tc>
      </w:tr>
      <w:tr w:rsidR="00516AF9" w14:paraId="0CF0B037" w14:textId="77777777">
        <w:trPr>
          <w:trHeight w:val="180"/>
          <w:del w:id="38" w:author="Vladislava Andrushchenko" w:date="2026-09-26T15:12:00Z" w16du:dateUtc="2026-09-26T19:12:00Z"/>
        </w:trPr>
        <w:tc>
          <w:tcPr>
            <w:tcW w:w="2790" w:type="dxa"/>
            <w:tcBorders>
              <w:top w:val="nil"/>
              <w:left w:val="nil"/>
              <w:bottom w:val="nil"/>
              <w:right w:val="nil"/>
            </w:tcBorders>
            <w:tcMar>
              <w:top w:w="0" w:type="dxa"/>
              <w:left w:w="0" w:type="dxa"/>
              <w:bottom w:w="0" w:type="dxa"/>
              <w:right w:w="0" w:type="dxa"/>
            </w:tcMar>
          </w:tcPr>
          <w:p w14:paraId="40D02A39" w14:textId="321D427D" w:rsidR="00516AF9" w:rsidRDefault="00A17018">
            <w:pPr>
              <w:spacing w:line="240" w:lineRule="auto"/>
              <w:rPr>
                <w:del w:id="39" w:author="Vladislava Andrushchenko" w:date="2026-09-26T15:12:00Z" w16du:dateUtc="2026-09-26T19:12:00Z"/>
                <w:sz w:val="20"/>
              </w:rPr>
            </w:pPr>
            <w:del w:id="40" w:author="Vladislava Andrushchenko" w:date="2026-09-26T15:12:00Z" w16du:dateUtc="2026-09-26T19:12:00Z">
              <w:r>
                <w:rPr>
                  <w:sz w:val="20"/>
                </w:rPr>
                <w:delText xml:space="preserve">Row </w:delText>
              </w:r>
              <w:r w:rsidR="00244CB3">
                <w:rPr>
                  <w:sz w:val="20"/>
                </w:rPr>
                <w:delText>3</w:delText>
              </w:r>
            </w:del>
          </w:p>
        </w:tc>
      </w:tr>
      <w:tr w:rsidR="00516AF9" w14:paraId="39AC08B1" w14:textId="77777777">
        <w:trPr>
          <w:trHeight w:val="180"/>
          <w:del w:id="41" w:author="Vladislava Andrushchenko" w:date="2026-09-26T15:12:00Z" w16du:dateUtc="2026-09-26T19:12:00Z"/>
        </w:trPr>
        <w:tc>
          <w:tcPr>
            <w:tcW w:w="2790" w:type="dxa"/>
            <w:tcBorders>
              <w:top w:val="nil"/>
              <w:left w:val="nil"/>
              <w:bottom w:val="nil"/>
              <w:right w:val="nil"/>
            </w:tcBorders>
            <w:tcMar>
              <w:top w:w="0" w:type="dxa"/>
              <w:left w:w="0" w:type="dxa"/>
              <w:bottom w:w="0" w:type="dxa"/>
              <w:right w:w="0" w:type="dxa"/>
            </w:tcMar>
          </w:tcPr>
          <w:p w14:paraId="08A4E9DA" w14:textId="66EA433A" w:rsidR="00516AF9" w:rsidRDefault="00516AF9">
            <w:pPr>
              <w:spacing w:line="240" w:lineRule="auto"/>
              <w:rPr>
                <w:del w:id="42" w:author="Vladislava Andrushchenko" w:date="2026-09-26T15:12:00Z" w16du:dateUtc="2026-09-26T19:12:00Z"/>
                <w:sz w:val="20"/>
              </w:rPr>
            </w:pPr>
          </w:p>
        </w:tc>
      </w:tr>
      <w:tr w:rsidR="00516AF9" w14:paraId="125B2199" w14:textId="77777777">
        <w:trPr>
          <w:trHeight w:val="180"/>
          <w:del w:id="43" w:author="Vladislava Andrushchenko" w:date="2026-09-26T15:12:00Z" w16du:dateUtc="2026-09-26T19:12:00Z"/>
        </w:trPr>
        <w:tc>
          <w:tcPr>
            <w:tcW w:w="2790" w:type="dxa"/>
            <w:tcBorders>
              <w:top w:val="nil"/>
              <w:left w:val="nil"/>
              <w:bottom w:val="nil"/>
              <w:right w:val="nil"/>
            </w:tcBorders>
            <w:tcMar>
              <w:top w:w="0" w:type="dxa"/>
              <w:left w:w="0" w:type="dxa"/>
              <w:bottom w:w="0" w:type="dxa"/>
              <w:right w:w="0" w:type="dxa"/>
            </w:tcMar>
          </w:tcPr>
          <w:p w14:paraId="17D6467F" w14:textId="65DF9E85" w:rsidR="00516AF9" w:rsidRDefault="00A17018">
            <w:pPr>
              <w:spacing w:line="240" w:lineRule="auto"/>
              <w:rPr>
                <w:del w:id="44" w:author="Vladislava Andrushchenko" w:date="2026-09-26T15:12:00Z" w16du:dateUtc="2026-09-26T19:12:00Z"/>
                <w:sz w:val="20"/>
              </w:rPr>
            </w:pPr>
            <w:del w:id="45" w:author="Vladislava Andrushchenko" w:date="2026-09-26T15:12:00Z" w16du:dateUtc="2026-09-26T19:12:00Z">
              <w:r>
                <w:rPr>
                  <w:sz w:val="20"/>
                </w:rPr>
                <w:delText xml:space="preserve">Row data </w:delText>
              </w:r>
              <w:r w:rsidR="00244CB3">
                <w:rPr>
                  <w:sz w:val="20"/>
                </w:rPr>
                <w:delText>5</w:delText>
              </w:r>
              <w:r>
                <w:rPr>
                  <w:sz w:val="20"/>
                </w:rPr>
                <w:delText xml:space="preserve"> (after blank)</w:delText>
              </w:r>
            </w:del>
          </w:p>
        </w:tc>
      </w:tr>
    </w:tbl>
    <w:p w14:paraId="3757B230" w14:textId="77777777" w:rsidR="00516AF9" w:rsidRDefault="00516AF9">
      <w:pPr>
        <w:rPr>
          <w:del w:id="46" w:author="Vladislava Andrushchenko" w:date="2026-09-26T15:12:00Z" w16du:dateUtc="2026-09-26T19:12:00Z"/>
          <w:sz w:val="20"/>
        </w:rPr>
      </w:pPr>
    </w:p>
    <w:p w14:paraId="193A976C" w14:textId="1D1E2043" w:rsidR="00123FD1" w:rsidRDefault="00A17018" w:rsidP="00244CB3">
      <w:pPr>
        <w:numPr>
          <w:ilvl w:val="1"/>
          <w:numId w:val="1"/>
        </w:numPr>
        <w:rPr>
          <w:del w:id="47" w:author="Vladislava Andrushchenko" w:date="2026-09-26T15:12:00Z" w16du:dateUtc="2026-09-26T19:12:00Z"/>
          <w:sz w:val="20"/>
        </w:rPr>
      </w:pPr>
      <w:del w:id="48" w:author="Vladislava Andrushchenko" w:date="2026-09-26T15:12:00Z" w16du:dateUtc="2026-09-26T19:12:00Z">
        <w:r>
          <w:rPr>
            <w:sz w:val="20"/>
            <w:u w:val="single"/>
          </w:rPr>
          <w:delText>d</w:delText>
        </w:r>
      </w:del>
    </w:p>
    <w:p w14:paraId="4EC0B5B5" w14:textId="77777777" w:rsidR="00244CB3" w:rsidRPr="00123FD1" w:rsidRDefault="00244CB3" w:rsidP="00244CB3">
      <w:pPr>
        <w:rPr>
          <w:del w:id="49" w:author="Vladislava Andrushchenko" w:date="2026-09-26T15:12:00Z" w16du:dateUtc="2026-09-26T19:12:00Z"/>
          <w:sz w:val="20"/>
        </w:rPr>
      </w:pPr>
    </w:p>
    <w:p w14:paraId="1B8E7994" w14:textId="2BE78B36" w:rsidR="00123FD1" w:rsidRPr="00123FD1" w:rsidRDefault="00123FD1" w:rsidP="00123FD1">
      <w:pPr>
        <w:numPr>
          <w:ilvl w:val="0"/>
          <w:numId w:val="1"/>
        </w:numPr>
        <w:rPr>
          <w:del w:id="50" w:author="Vladislava Andrushchenko" w:date="2026-09-26T15:12:00Z" w16du:dateUtc="2026-09-26T19:12:00Z"/>
          <w:b/>
          <w:bCs/>
          <w:sz w:val="20"/>
        </w:rPr>
      </w:pPr>
      <w:del w:id="51" w:author="Vladislava Andrushchenko" w:date="2026-09-26T15:12:00Z" w16du:dateUtc="2026-09-26T19:12:00Z">
        <w:r>
          <w:rPr>
            <w:b/>
            <w:bCs/>
            <w:sz w:val="20"/>
          </w:rPr>
          <w:delText>TWO</w:delText>
        </w:r>
      </w:del>
    </w:p>
    <w:p w14:paraId="13EC1E8E" w14:textId="77777777" w:rsidR="00A17018" w:rsidRDefault="00A17018" w:rsidP="00A17018">
      <w:pPr>
        <w:rPr>
          <w:rPrChange w:id="52" w:author="Vladislava Andrushchenko" w:date="2026-09-26T15:12:00Z" w16du:dateUtc="2026-09-26T19:12:00Z">
            <w:rPr>
              <w:rFonts w:ascii="Times New Roman" w:eastAsia="Times New Roman" w:hAnsi="Times New Roman" w:cs="Times New Roman"/>
              <w:sz w:val="20"/>
              <w:szCs w:val="20"/>
            </w:rPr>
          </w:rPrChange>
        </w:rPr>
      </w:pPr>
    </w:p>
    <w:sectPr w:rsidR="00A17018">
      <w:pgSz w:w="11906" w:h="16838"/>
      <w:pgMar w:top="1440" w:right="1440" w:bottom="1440" w:left="1440" w:header="708" w:footer="708" w:gutter="0"/>
      <w:pgNumType w:start="1"/>
      <w:cols w:space="708"/>
      <w:docGrid w:linePitch="360"/>
      <w:sectPrChange w:id="53" w:author="Vladislava Andrushchenko" w:date="2026-09-26T15:12:00Z" w16du:dateUtc="2026-09-26T19:12:00Z">
        <w:sectPr w:rsidR="00A17018">
          <w:pgSz w:w="12240" w:h="15840"/>
          <w:pgMar w:top="1440" w:right="1440" w:bottom="1440" w:left="1440" w:header="720" w:footer="720" w:gutter="0"/>
          <w:pgNumType w:start="1"/>
          <w:cols w:space="720"/>
          <w:docGrid w:linePitch="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E2D4A"/>
    <w:multiLevelType w:val="hybridMultilevel"/>
    <w:tmpl w:val="60E6BF4C"/>
    <w:lvl w:ilvl="0" w:tplc="63C29B4A">
      <w:start w:val="16"/>
      <w:numFmt w:val="decimal"/>
      <w:suff w:val="space"/>
      <w:lvlText w:val="%1."/>
      <w:lvlJc w:val="right"/>
      <w:pPr>
        <w:ind w:left="600"/>
      </w:pPr>
    </w:lvl>
    <w:lvl w:ilvl="1" w:tplc="CF7EC728" w:tentative="1">
      <w:start w:val="1"/>
      <w:numFmt w:val="lowerLetter"/>
      <w:suff w:val="space"/>
      <w:lvlText w:val="%2."/>
      <w:lvlJc w:val="right"/>
      <w:pPr>
        <w:ind w:left="1200"/>
      </w:pPr>
    </w:lvl>
    <w:lvl w:ilvl="2" w:tplc="D27A146C" w:tentative="1">
      <w:start w:val="1"/>
      <w:numFmt w:val="lowerRoman"/>
      <w:suff w:val="space"/>
      <w:lvlText w:val="%3."/>
      <w:lvlJc w:val="right"/>
      <w:pPr>
        <w:ind w:left="1800"/>
      </w:pPr>
    </w:lvl>
    <w:lvl w:ilvl="3" w:tplc="F21E1B22" w:tentative="1">
      <w:start w:val="1"/>
      <w:numFmt w:val="decimal"/>
      <w:suff w:val="space"/>
      <w:lvlText w:val="%4."/>
      <w:lvlJc w:val="right"/>
      <w:pPr>
        <w:ind w:left="2400"/>
      </w:pPr>
    </w:lvl>
    <w:lvl w:ilvl="4" w:tplc="5300A57E" w:tentative="1">
      <w:start w:val="1"/>
      <w:numFmt w:val="lowerLetter"/>
      <w:suff w:val="space"/>
      <w:lvlText w:val="%5."/>
      <w:lvlJc w:val="right"/>
      <w:pPr>
        <w:ind w:left="3000"/>
      </w:pPr>
    </w:lvl>
    <w:lvl w:ilvl="5" w:tplc="568C8F06" w:tentative="1">
      <w:start w:val="1"/>
      <w:numFmt w:val="lowerRoman"/>
      <w:suff w:val="space"/>
      <w:lvlText w:val="%6."/>
      <w:lvlJc w:val="right"/>
      <w:pPr>
        <w:ind w:left="3600"/>
      </w:pPr>
    </w:lvl>
    <w:lvl w:ilvl="6" w:tplc="4C5AA56C" w:tentative="1">
      <w:start w:val="1"/>
      <w:numFmt w:val="decimal"/>
      <w:suff w:val="space"/>
      <w:lvlText w:val="%7."/>
      <w:lvlJc w:val="right"/>
      <w:pPr>
        <w:ind w:left="4200"/>
      </w:pPr>
    </w:lvl>
    <w:lvl w:ilvl="7" w:tplc="A78E7B22" w:tentative="1">
      <w:start w:val="1"/>
      <w:numFmt w:val="lowerLetter"/>
      <w:suff w:val="space"/>
      <w:lvlText w:val="%8."/>
      <w:lvlJc w:val="right"/>
      <w:pPr>
        <w:ind w:left="4800"/>
      </w:pPr>
    </w:lvl>
    <w:lvl w:ilvl="8" w:tplc="287A5A26" w:tentative="1">
      <w:start w:val="1"/>
      <w:numFmt w:val="lowerRoman"/>
      <w:suff w:val="space"/>
      <w:lvlText w:val="%9."/>
      <w:lvlJc w:val="right"/>
      <w:pPr>
        <w:ind w:left="5400"/>
      </w:pPr>
    </w:lvl>
  </w:abstractNum>
  <w:abstractNum w:abstractNumId="1" w15:restartNumberingAfterBreak="0">
    <w:nsid w:val="00724FA7"/>
    <w:multiLevelType w:val="hybridMultilevel"/>
    <w:tmpl w:val="10FE4B0E"/>
    <w:lvl w:ilvl="0" w:tplc="C9FEABBA">
      <w:start w:val="15"/>
      <w:numFmt w:val="decimal"/>
      <w:suff w:val="space"/>
      <w:lvlText w:val="%1."/>
      <w:lvlJc w:val="right"/>
      <w:pPr>
        <w:ind w:left="600"/>
      </w:pPr>
    </w:lvl>
    <w:lvl w:ilvl="1" w:tplc="A3FEF300" w:tentative="1">
      <w:start w:val="1"/>
      <w:numFmt w:val="lowerLetter"/>
      <w:suff w:val="space"/>
      <w:lvlText w:val="%2."/>
      <w:lvlJc w:val="right"/>
      <w:pPr>
        <w:ind w:left="1200"/>
      </w:pPr>
    </w:lvl>
    <w:lvl w:ilvl="2" w:tplc="F0E64130" w:tentative="1">
      <w:start w:val="1"/>
      <w:numFmt w:val="lowerRoman"/>
      <w:suff w:val="space"/>
      <w:lvlText w:val="%3."/>
      <w:lvlJc w:val="right"/>
      <w:pPr>
        <w:ind w:left="1800"/>
      </w:pPr>
    </w:lvl>
    <w:lvl w:ilvl="3" w:tplc="380EE28E" w:tentative="1">
      <w:start w:val="1"/>
      <w:numFmt w:val="decimal"/>
      <w:suff w:val="space"/>
      <w:lvlText w:val="%4."/>
      <w:lvlJc w:val="right"/>
      <w:pPr>
        <w:ind w:left="2400"/>
      </w:pPr>
    </w:lvl>
    <w:lvl w:ilvl="4" w:tplc="E9529CCC" w:tentative="1">
      <w:start w:val="1"/>
      <w:numFmt w:val="lowerLetter"/>
      <w:suff w:val="space"/>
      <w:lvlText w:val="%5."/>
      <w:lvlJc w:val="right"/>
      <w:pPr>
        <w:ind w:left="3000"/>
      </w:pPr>
    </w:lvl>
    <w:lvl w:ilvl="5" w:tplc="AD088F64" w:tentative="1">
      <w:start w:val="1"/>
      <w:numFmt w:val="lowerRoman"/>
      <w:suff w:val="space"/>
      <w:lvlText w:val="%6."/>
      <w:lvlJc w:val="right"/>
      <w:pPr>
        <w:ind w:left="3600"/>
      </w:pPr>
    </w:lvl>
    <w:lvl w:ilvl="6" w:tplc="95489368" w:tentative="1">
      <w:start w:val="1"/>
      <w:numFmt w:val="decimal"/>
      <w:suff w:val="space"/>
      <w:lvlText w:val="%7."/>
      <w:lvlJc w:val="right"/>
      <w:pPr>
        <w:ind w:left="4200"/>
      </w:pPr>
    </w:lvl>
    <w:lvl w:ilvl="7" w:tplc="A3A8CE8E" w:tentative="1">
      <w:start w:val="1"/>
      <w:numFmt w:val="lowerLetter"/>
      <w:suff w:val="space"/>
      <w:lvlText w:val="%8."/>
      <w:lvlJc w:val="right"/>
      <w:pPr>
        <w:ind w:left="4800"/>
      </w:pPr>
    </w:lvl>
    <w:lvl w:ilvl="8" w:tplc="9BE2D14C" w:tentative="1">
      <w:start w:val="1"/>
      <w:numFmt w:val="lowerRoman"/>
      <w:suff w:val="space"/>
      <w:lvlText w:val="%9."/>
      <w:lvlJc w:val="right"/>
      <w:pPr>
        <w:ind w:left="5400"/>
      </w:pPr>
    </w:lvl>
  </w:abstractNum>
  <w:abstractNum w:abstractNumId="2" w15:restartNumberingAfterBreak="0">
    <w:nsid w:val="23CF6928"/>
    <w:multiLevelType w:val="multilevel"/>
    <w:tmpl w:val="E1F40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23D6307"/>
    <w:multiLevelType w:val="hybridMultilevel"/>
    <w:tmpl w:val="8CC4C14C"/>
    <w:lvl w:ilvl="0" w:tplc="25F455FE">
      <w:start w:val="14"/>
      <w:numFmt w:val="decimal"/>
      <w:suff w:val="space"/>
      <w:lvlText w:val="%1."/>
      <w:lvlJc w:val="right"/>
      <w:pPr>
        <w:ind w:left="600"/>
      </w:pPr>
    </w:lvl>
    <w:lvl w:ilvl="1" w:tplc="695A03E4" w:tentative="1">
      <w:start w:val="1"/>
      <w:numFmt w:val="lowerLetter"/>
      <w:suff w:val="space"/>
      <w:lvlText w:val="%2."/>
      <w:lvlJc w:val="right"/>
      <w:pPr>
        <w:ind w:left="1200"/>
      </w:pPr>
    </w:lvl>
    <w:lvl w:ilvl="2" w:tplc="AED0ECDC" w:tentative="1">
      <w:start w:val="1"/>
      <w:numFmt w:val="lowerRoman"/>
      <w:suff w:val="space"/>
      <w:lvlText w:val="%3."/>
      <w:lvlJc w:val="right"/>
      <w:pPr>
        <w:ind w:left="1800"/>
      </w:pPr>
    </w:lvl>
    <w:lvl w:ilvl="3" w:tplc="59941606" w:tentative="1">
      <w:start w:val="1"/>
      <w:numFmt w:val="decimal"/>
      <w:suff w:val="space"/>
      <w:lvlText w:val="%4."/>
      <w:lvlJc w:val="right"/>
      <w:pPr>
        <w:ind w:left="2400"/>
      </w:pPr>
    </w:lvl>
    <w:lvl w:ilvl="4" w:tplc="2FCAE3B2" w:tentative="1">
      <w:start w:val="1"/>
      <w:numFmt w:val="lowerLetter"/>
      <w:suff w:val="space"/>
      <w:lvlText w:val="%5."/>
      <w:lvlJc w:val="right"/>
      <w:pPr>
        <w:ind w:left="3000"/>
      </w:pPr>
    </w:lvl>
    <w:lvl w:ilvl="5" w:tplc="C59C881E" w:tentative="1">
      <w:start w:val="1"/>
      <w:numFmt w:val="lowerRoman"/>
      <w:suff w:val="space"/>
      <w:lvlText w:val="%6."/>
      <w:lvlJc w:val="right"/>
      <w:pPr>
        <w:ind w:left="3600"/>
      </w:pPr>
    </w:lvl>
    <w:lvl w:ilvl="6" w:tplc="647A217E" w:tentative="1">
      <w:start w:val="1"/>
      <w:numFmt w:val="decimal"/>
      <w:suff w:val="space"/>
      <w:lvlText w:val="%7."/>
      <w:lvlJc w:val="right"/>
      <w:pPr>
        <w:ind w:left="4200"/>
      </w:pPr>
    </w:lvl>
    <w:lvl w:ilvl="7" w:tplc="2E086B98" w:tentative="1">
      <w:start w:val="1"/>
      <w:numFmt w:val="lowerLetter"/>
      <w:suff w:val="space"/>
      <w:lvlText w:val="%8."/>
      <w:lvlJc w:val="right"/>
      <w:pPr>
        <w:ind w:left="4800"/>
      </w:pPr>
    </w:lvl>
    <w:lvl w:ilvl="8" w:tplc="074AE868" w:tentative="1">
      <w:start w:val="1"/>
      <w:numFmt w:val="lowerRoman"/>
      <w:suff w:val="space"/>
      <w:lvlText w:val="%9."/>
      <w:lvlJc w:val="right"/>
      <w:pPr>
        <w:ind w:left="5400"/>
      </w:pPr>
    </w:lvl>
  </w:abstractNum>
  <w:abstractNum w:abstractNumId="4" w15:restartNumberingAfterBreak="0">
    <w:nsid w:val="6B4D4141"/>
    <w:multiLevelType w:val="hybridMultilevel"/>
    <w:tmpl w:val="3E4EB11C"/>
    <w:lvl w:ilvl="0" w:tplc="16D66F98">
      <w:start w:val="13"/>
      <w:numFmt w:val="decimal"/>
      <w:suff w:val="space"/>
      <w:lvlText w:val="%1."/>
      <w:lvlJc w:val="right"/>
      <w:pPr>
        <w:ind w:left="600"/>
      </w:pPr>
    </w:lvl>
    <w:lvl w:ilvl="1" w:tplc="ABEC0F86" w:tentative="1">
      <w:start w:val="1"/>
      <w:numFmt w:val="lowerLetter"/>
      <w:suff w:val="space"/>
      <w:lvlText w:val="%2."/>
      <w:lvlJc w:val="right"/>
      <w:pPr>
        <w:ind w:left="1200"/>
      </w:pPr>
    </w:lvl>
    <w:lvl w:ilvl="2" w:tplc="F5FC5BB2" w:tentative="1">
      <w:start w:val="1"/>
      <w:numFmt w:val="lowerRoman"/>
      <w:suff w:val="space"/>
      <w:lvlText w:val="%3."/>
      <w:lvlJc w:val="right"/>
      <w:pPr>
        <w:ind w:left="1800"/>
      </w:pPr>
    </w:lvl>
    <w:lvl w:ilvl="3" w:tplc="3476FCA4" w:tentative="1">
      <w:start w:val="1"/>
      <w:numFmt w:val="decimal"/>
      <w:suff w:val="space"/>
      <w:lvlText w:val="%4."/>
      <w:lvlJc w:val="right"/>
      <w:pPr>
        <w:ind w:left="2400"/>
      </w:pPr>
    </w:lvl>
    <w:lvl w:ilvl="4" w:tplc="D298C954" w:tentative="1">
      <w:start w:val="1"/>
      <w:numFmt w:val="lowerLetter"/>
      <w:suff w:val="space"/>
      <w:lvlText w:val="%5."/>
      <w:lvlJc w:val="right"/>
      <w:pPr>
        <w:ind w:left="3000"/>
      </w:pPr>
    </w:lvl>
    <w:lvl w:ilvl="5" w:tplc="44A4C96A" w:tentative="1">
      <w:start w:val="1"/>
      <w:numFmt w:val="lowerRoman"/>
      <w:suff w:val="space"/>
      <w:lvlText w:val="%6."/>
      <w:lvlJc w:val="right"/>
      <w:pPr>
        <w:ind w:left="3600"/>
      </w:pPr>
    </w:lvl>
    <w:lvl w:ilvl="6" w:tplc="66E02EEE" w:tentative="1">
      <w:start w:val="1"/>
      <w:numFmt w:val="decimal"/>
      <w:suff w:val="space"/>
      <w:lvlText w:val="%7."/>
      <w:lvlJc w:val="right"/>
      <w:pPr>
        <w:ind w:left="4200"/>
      </w:pPr>
    </w:lvl>
    <w:lvl w:ilvl="7" w:tplc="D71CE444" w:tentative="1">
      <w:start w:val="1"/>
      <w:numFmt w:val="lowerLetter"/>
      <w:suff w:val="space"/>
      <w:lvlText w:val="%8."/>
      <w:lvlJc w:val="right"/>
      <w:pPr>
        <w:ind w:left="4800"/>
      </w:pPr>
    </w:lvl>
    <w:lvl w:ilvl="8" w:tplc="B80C2C14" w:tentative="1">
      <w:start w:val="1"/>
      <w:numFmt w:val="lowerRoman"/>
      <w:suff w:val="space"/>
      <w:lvlText w:val="%9."/>
      <w:lvlJc w:val="right"/>
      <w:pPr>
        <w:ind w:left="5400"/>
      </w:pPr>
    </w:lvl>
  </w:abstractNum>
  <w:num w:numId="1" w16cid:durableId="1569456559">
    <w:abstractNumId w:val="2"/>
  </w:num>
  <w:num w:numId="2" w16cid:durableId="149487795">
    <w:abstractNumId w:val="4"/>
  </w:num>
  <w:num w:numId="3" w16cid:durableId="1640693888">
    <w:abstractNumId w:val="3"/>
  </w:num>
  <w:num w:numId="4" w16cid:durableId="1632393897">
    <w:abstractNumId w:val="1"/>
  </w:num>
  <w:num w:numId="5" w16cid:durableId="19046832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AF9"/>
    <w:rsid w:val="00094728"/>
    <w:rsid w:val="00123FD1"/>
    <w:rsid w:val="00244CB3"/>
    <w:rsid w:val="003A1882"/>
    <w:rsid w:val="0051414B"/>
    <w:rsid w:val="00516AF9"/>
    <w:rsid w:val="00635D55"/>
    <w:rsid w:val="00732132"/>
    <w:rsid w:val="007B0ABB"/>
    <w:rsid w:val="009F58C9"/>
    <w:rsid w:val="00A17018"/>
    <w:rsid w:val="00AA1D5D"/>
    <w:rsid w:val="00AF4127"/>
    <w:rsid w:val="00B41974"/>
    <w:rsid w:val="00D24516"/>
    <w:rsid w:val="00DE2AB5"/>
    <w:rsid w:val="00F42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F822F2"/>
  <w15:docId w15:val="{DF849B8E-C112-0843-9E63-71B21834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132"/>
    <w:pPr>
      <w:spacing w:before="240" w:after="240" w:line="288" w:lineRule="auto"/>
      <w:pPrChange w:id="0" w:author="Vladislava Andrushchenko" w:date="2026-09-26T15:12:00Z">
        <w:pPr>
          <w:spacing w:line="276" w:lineRule="auto"/>
        </w:pPr>
      </w:pPrChange>
    </w:pPr>
    <w:rPr>
      <w:rFonts w:ascii="Times New Roman" w:eastAsia="Times New Roman" w:hAnsi="Times New Roman" w:cs="Times New Roman"/>
      <w:color w:val="000000"/>
      <w:sz w:val="24"/>
      <w:szCs w:val="20"/>
      <w:lang w:val="en-US"/>
      <w:rPrChange w:id="0" w:author="Vladislava Andrushchenko" w:date="2026-09-26T15:12:00Z">
        <w:rPr>
          <w:rFonts w:ascii="Arial" w:eastAsia="Arial" w:hAnsi="Arial" w:cs="Arial"/>
          <w:sz w:val="22"/>
          <w:szCs w:val="22"/>
          <w:lang w:val="en" w:eastAsia="en-US" w:bidi="ar-SA"/>
        </w:rPr>
      </w:rPrChange>
    </w:rPr>
  </w:style>
  <w:style w:type="paragraph" w:styleId="Heading1">
    <w:name w:val="heading 1"/>
    <w:basedOn w:val="Normal"/>
    <w:next w:val="Normal"/>
    <w:link w:val="Heading1Char"/>
    <w:uiPriority w:val="9"/>
    <w:qFormat/>
    <w:rsid w:val="00732132"/>
    <w:pPr>
      <w:keepNext/>
      <w:keepLines/>
      <w:spacing w:before="360" w:after="80"/>
      <w:outlineLvl w:val="0"/>
      <w:pPrChange w:id="1" w:author="Vladislava Andrushchenko" w:date="2026-09-26T15:12:00Z">
        <w:pPr>
          <w:keepNext/>
          <w:keepLines/>
          <w:spacing w:before="400" w:after="120" w:line="288" w:lineRule="auto"/>
          <w:outlineLvl w:val="0"/>
        </w:pPr>
      </w:pPrChange>
    </w:pPr>
    <w:rPr>
      <w:rFonts w:asciiTheme="majorHAnsi" w:eastAsiaTheme="majorEastAsia" w:hAnsiTheme="majorHAnsi" w:cstheme="majorBidi"/>
      <w:color w:val="365F91" w:themeColor="accent1" w:themeShade="BF"/>
      <w:sz w:val="40"/>
      <w:szCs w:val="40"/>
      <w:rPrChange w:id="1" w:author="Vladislava Andrushchenko" w:date="2026-09-26T15:12:00Z">
        <w:rPr>
          <w:color w:val="000000"/>
          <w:sz w:val="40"/>
          <w:szCs w:val="40"/>
          <w:lang w:val="en-US" w:eastAsia="en-US" w:bidi="ar-SA"/>
        </w:rPr>
      </w:rPrChange>
    </w:rPr>
  </w:style>
  <w:style w:type="paragraph" w:styleId="Heading2">
    <w:name w:val="heading 2"/>
    <w:basedOn w:val="Normal"/>
    <w:next w:val="Normal"/>
    <w:link w:val="Heading2Char"/>
    <w:uiPriority w:val="9"/>
    <w:semiHidden/>
    <w:unhideWhenUsed/>
    <w:qFormat/>
    <w:rsid w:val="00732132"/>
    <w:pPr>
      <w:keepNext/>
      <w:keepLines/>
      <w:spacing w:before="160" w:after="80"/>
      <w:outlineLvl w:val="1"/>
      <w:pPrChange w:id="2" w:author="Vladislava Andrushchenko" w:date="2026-09-26T15:12:00Z">
        <w:pPr>
          <w:keepNext/>
          <w:keepLines/>
          <w:spacing w:before="360" w:after="120" w:line="288" w:lineRule="auto"/>
          <w:outlineLvl w:val="1"/>
        </w:pPr>
      </w:pPrChange>
    </w:pPr>
    <w:rPr>
      <w:rFonts w:asciiTheme="majorHAnsi" w:eastAsiaTheme="majorEastAsia" w:hAnsiTheme="majorHAnsi" w:cstheme="majorBidi"/>
      <w:color w:val="365F91" w:themeColor="accent1" w:themeShade="BF"/>
      <w:sz w:val="32"/>
      <w:szCs w:val="32"/>
      <w:rPrChange w:id="2" w:author="Vladislava Andrushchenko" w:date="2026-09-26T15:12:00Z">
        <w:rPr>
          <w:color w:val="000000"/>
          <w:sz w:val="32"/>
          <w:szCs w:val="32"/>
          <w:lang w:val="en-US" w:eastAsia="en-US" w:bidi="ar-SA"/>
        </w:rPr>
      </w:rPrChange>
    </w:rPr>
  </w:style>
  <w:style w:type="paragraph" w:styleId="Heading3">
    <w:name w:val="heading 3"/>
    <w:basedOn w:val="Normal"/>
    <w:next w:val="Normal"/>
    <w:link w:val="Heading3Char"/>
    <w:uiPriority w:val="9"/>
    <w:semiHidden/>
    <w:unhideWhenUsed/>
    <w:qFormat/>
    <w:rsid w:val="00732132"/>
    <w:pPr>
      <w:keepNext/>
      <w:keepLines/>
      <w:spacing w:before="160" w:after="80"/>
      <w:outlineLvl w:val="2"/>
      <w:pPrChange w:id="3" w:author="Vladislava Andrushchenko" w:date="2026-09-26T15:12:00Z">
        <w:pPr>
          <w:keepNext/>
          <w:keepLines/>
          <w:spacing w:before="320" w:after="80" w:line="288" w:lineRule="auto"/>
          <w:outlineLvl w:val="2"/>
        </w:pPr>
      </w:pPrChange>
    </w:pPr>
    <w:rPr>
      <w:rFonts w:eastAsiaTheme="majorEastAsia" w:cstheme="majorBidi"/>
      <w:color w:val="365F91" w:themeColor="accent1" w:themeShade="BF"/>
      <w:sz w:val="28"/>
      <w:szCs w:val="28"/>
      <w:rPrChange w:id="3" w:author="Vladislava Andrushchenko" w:date="2026-09-26T15:12:00Z">
        <w:rPr>
          <w:color w:val="434343"/>
          <w:sz w:val="28"/>
          <w:szCs w:val="28"/>
          <w:lang w:val="en-US" w:eastAsia="en-US" w:bidi="ar-SA"/>
        </w:rPr>
      </w:rPrChange>
    </w:rPr>
  </w:style>
  <w:style w:type="paragraph" w:styleId="Heading4">
    <w:name w:val="heading 4"/>
    <w:basedOn w:val="Normal"/>
    <w:next w:val="Normal"/>
    <w:link w:val="Heading4Char"/>
    <w:uiPriority w:val="9"/>
    <w:semiHidden/>
    <w:unhideWhenUsed/>
    <w:qFormat/>
    <w:rsid w:val="00732132"/>
    <w:pPr>
      <w:keepNext/>
      <w:keepLines/>
      <w:spacing w:before="80" w:after="40"/>
      <w:outlineLvl w:val="3"/>
      <w:pPrChange w:id="4" w:author="Vladislava Andrushchenko" w:date="2026-09-26T15:12:00Z">
        <w:pPr>
          <w:keepNext/>
          <w:keepLines/>
          <w:spacing w:before="280" w:after="80" w:line="288" w:lineRule="auto"/>
          <w:outlineLvl w:val="3"/>
        </w:pPr>
      </w:pPrChange>
    </w:pPr>
    <w:rPr>
      <w:rFonts w:eastAsiaTheme="majorEastAsia" w:cstheme="majorBidi"/>
      <w:i/>
      <w:iCs/>
      <w:color w:val="365F91" w:themeColor="accent1" w:themeShade="BF"/>
      <w:rPrChange w:id="4" w:author="Vladislava Andrushchenko" w:date="2026-09-26T15:12:00Z">
        <w:rPr>
          <w:color w:val="666666"/>
          <w:sz w:val="24"/>
          <w:szCs w:val="24"/>
          <w:lang w:val="en-US" w:eastAsia="en-US" w:bidi="ar-SA"/>
        </w:rPr>
      </w:rPrChange>
    </w:rPr>
  </w:style>
  <w:style w:type="paragraph" w:styleId="Heading5">
    <w:name w:val="heading 5"/>
    <w:basedOn w:val="Normal"/>
    <w:next w:val="Normal"/>
    <w:link w:val="Heading5Char"/>
    <w:uiPriority w:val="9"/>
    <w:semiHidden/>
    <w:unhideWhenUsed/>
    <w:qFormat/>
    <w:rsid w:val="00732132"/>
    <w:pPr>
      <w:keepNext/>
      <w:keepLines/>
      <w:spacing w:before="80" w:after="40"/>
      <w:outlineLvl w:val="4"/>
      <w:pPrChange w:id="5" w:author="Vladislava Andrushchenko" w:date="2026-09-26T15:12:00Z">
        <w:pPr>
          <w:keepNext/>
          <w:keepLines/>
          <w:spacing w:before="240" w:after="80" w:line="288" w:lineRule="auto"/>
          <w:outlineLvl w:val="4"/>
        </w:pPr>
      </w:pPrChange>
    </w:pPr>
    <w:rPr>
      <w:rFonts w:eastAsiaTheme="majorEastAsia" w:cstheme="majorBidi"/>
      <w:color w:val="365F91" w:themeColor="accent1" w:themeShade="BF"/>
      <w:rPrChange w:id="5" w:author="Vladislava Andrushchenko" w:date="2026-09-26T15:12:00Z">
        <w:rPr>
          <w:color w:val="666666"/>
          <w:sz w:val="24"/>
          <w:lang w:val="en-US" w:eastAsia="en-US" w:bidi="ar-SA"/>
        </w:rPr>
      </w:rPrChange>
    </w:rPr>
  </w:style>
  <w:style w:type="paragraph" w:styleId="Heading6">
    <w:name w:val="heading 6"/>
    <w:basedOn w:val="Normal"/>
    <w:next w:val="Normal"/>
    <w:link w:val="Heading6Char"/>
    <w:uiPriority w:val="9"/>
    <w:semiHidden/>
    <w:unhideWhenUsed/>
    <w:qFormat/>
    <w:rsid w:val="00732132"/>
    <w:pPr>
      <w:keepNext/>
      <w:keepLines/>
      <w:spacing w:before="40"/>
      <w:outlineLvl w:val="5"/>
      <w:pPrChange w:id="6" w:author="Vladislava Andrushchenko" w:date="2026-09-26T15:12:00Z">
        <w:pPr>
          <w:keepNext/>
          <w:keepLines/>
          <w:spacing w:before="240" w:after="80" w:line="288" w:lineRule="auto"/>
          <w:outlineLvl w:val="5"/>
        </w:pPr>
      </w:pPrChange>
    </w:pPr>
    <w:rPr>
      <w:rFonts w:eastAsiaTheme="majorEastAsia" w:cstheme="majorBidi"/>
      <w:i/>
      <w:iCs/>
      <w:color w:val="595959" w:themeColor="text1" w:themeTint="A6"/>
      <w:rPrChange w:id="6" w:author="Vladislava Andrushchenko" w:date="2026-09-26T15:12:00Z">
        <w:rPr>
          <w:i/>
          <w:color w:val="666666"/>
          <w:sz w:val="24"/>
          <w:lang w:val="en-US" w:eastAsia="en-US" w:bidi="ar-SA"/>
        </w:rPr>
      </w:rPrChange>
    </w:rPr>
  </w:style>
  <w:style w:type="paragraph" w:styleId="Heading7">
    <w:name w:val="heading 7"/>
    <w:basedOn w:val="Normal"/>
    <w:next w:val="Normal"/>
    <w:link w:val="Heading7Char"/>
    <w:uiPriority w:val="9"/>
    <w:semiHidden/>
    <w:unhideWhenUsed/>
    <w:qFormat/>
    <w:rsid w:val="00732132"/>
    <w:pPr>
      <w:keepNext/>
      <w:keepLines/>
      <w:spacing w:before="40"/>
      <w:outlineLvl w:val="6"/>
      <w:pPrChange w:id="7" w:author="Vladislava Andrushchenko" w:date="2026-09-26T15:12:00Z">
        <w:pPr>
          <w:keepNext/>
          <w:keepLines/>
          <w:spacing w:before="40" w:after="240" w:line="288" w:lineRule="auto"/>
          <w:outlineLvl w:val="6"/>
        </w:pPr>
      </w:pPrChange>
    </w:pPr>
    <w:rPr>
      <w:rFonts w:eastAsiaTheme="majorEastAsia" w:cstheme="majorBidi"/>
      <w:color w:val="595959" w:themeColor="text1" w:themeTint="A6"/>
      <w:rPrChange w:id="7" w:author="Vladislava Andrushchenko" w:date="2026-09-26T15:12:00Z">
        <w:rPr>
          <w:rFonts w:eastAsiaTheme="majorEastAsia" w:cstheme="majorBidi"/>
          <w:color w:val="595959" w:themeColor="text1" w:themeTint="A6"/>
          <w:sz w:val="24"/>
          <w:lang w:val="en-US" w:eastAsia="en-US" w:bidi="ar-SA"/>
        </w:rPr>
      </w:rPrChange>
    </w:rPr>
  </w:style>
  <w:style w:type="paragraph" w:styleId="Heading8">
    <w:name w:val="heading 8"/>
    <w:basedOn w:val="Normal"/>
    <w:next w:val="Normal"/>
    <w:link w:val="Heading8Char"/>
    <w:uiPriority w:val="9"/>
    <w:semiHidden/>
    <w:unhideWhenUsed/>
    <w:qFormat/>
    <w:rsid w:val="00732132"/>
    <w:pPr>
      <w:keepNext/>
      <w:keepLines/>
      <w:outlineLvl w:val="7"/>
      <w:pPrChange w:id="8" w:author="Vladislava Andrushchenko" w:date="2026-09-26T15:12:00Z">
        <w:pPr>
          <w:keepNext/>
          <w:keepLines/>
          <w:spacing w:before="240" w:after="240" w:line="288" w:lineRule="auto"/>
          <w:outlineLvl w:val="7"/>
        </w:pPr>
      </w:pPrChange>
    </w:pPr>
    <w:rPr>
      <w:rFonts w:eastAsiaTheme="majorEastAsia" w:cstheme="majorBidi"/>
      <w:i/>
      <w:iCs/>
      <w:color w:val="272727" w:themeColor="text1" w:themeTint="D8"/>
      <w:rPrChange w:id="8" w:author="Vladislava Andrushchenko" w:date="2026-09-26T15:12:00Z">
        <w:rPr>
          <w:rFonts w:eastAsiaTheme="majorEastAsia" w:cstheme="majorBidi"/>
          <w:i/>
          <w:iCs/>
          <w:color w:val="272727" w:themeColor="text1" w:themeTint="D8"/>
          <w:sz w:val="24"/>
          <w:lang w:val="en-US" w:eastAsia="en-US" w:bidi="ar-SA"/>
        </w:rPr>
      </w:rPrChange>
    </w:rPr>
  </w:style>
  <w:style w:type="paragraph" w:styleId="Heading9">
    <w:name w:val="heading 9"/>
    <w:basedOn w:val="Normal"/>
    <w:next w:val="Normal"/>
    <w:link w:val="Heading9Char"/>
    <w:uiPriority w:val="9"/>
    <w:semiHidden/>
    <w:unhideWhenUsed/>
    <w:qFormat/>
    <w:rsid w:val="00732132"/>
    <w:pPr>
      <w:keepNext/>
      <w:keepLines/>
      <w:outlineLvl w:val="8"/>
      <w:pPrChange w:id="9" w:author="Vladislava Andrushchenko" w:date="2026-09-26T15:12:00Z">
        <w:pPr>
          <w:keepNext/>
          <w:keepLines/>
          <w:spacing w:before="240" w:after="240" w:line="288" w:lineRule="auto"/>
          <w:outlineLvl w:val="8"/>
        </w:pPr>
      </w:pPrChange>
    </w:pPr>
    <w:rPr>
      <w:rFonts w:eastAsiaTheme="majorEastAsia" w:cstheme="majorBidi"/>
      <w:color w:val="272727" w:themeColor="text1" w:themeTint="D8"/>
      <w:rPrChange w:id="9" w:author="Vladislava Andrushchenko" w:date="2026-09-26T15:12:00Z">
        <w:rPr>
          <w:rFonts w:eastAsiaTheme="majorEastAsia" w:cstheme="majorBidi"/>
          <w:color w:val="272727" w:themeColor="text1" w:themeTint="D8"/>
          <w:sz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32132"/>
    <w:pPr>
      <w:spacing w:after="80"/>
      <w:contextualSpacing/>
      <w:pPrChange w:id="10" w:author="Vladislava Andrushchenko" w:date="2026-09-26T15:12:00Z">
        <w:pPr>
          <w:keepNext/>
          <w:keepLines/>
          <w:spacing w:before="240" w:after="60" w:line="288" w:lineRule="auto"/>
        </w:pPr>
      </w:pPrChange>
    </w:pPr>
    <w:rPr>
      <w:rFonts w:asciiTheme="majorHAnsi" w:eastAsiaTheme="majorEastAsia" w:hAnsiTheme="majorHAnsi" w:cstheme="majorBidi"/>
      <w:spacing w:val="-10"/>
      <w:kern w:val="28"/>
      <w:sz w:val="56"/>
      <w:szCs w:val="56"/>
      <w:rPrChange w:id="10" w:author="Vladislava Andrushchenko" w:date="2026-09-26T15:12:00Z">
        <w:rPr>
          <w:color w:val="000000"/>
          <w:sz w:val="52"/>
          <w:szCs w:val="52"/>
          <w:lang w:val="en-US" w:eastAsia="en-US" w:bidi="ar-SA"/>
        </w:rPr>
      </w:rPrChange>
    </w:rPr>
  </w:style>
  <w:style w:type="paragraph" w:styleId="Subtitle">
    <w:name w:val="Subtitle"/>
    <w:basedOn w:val="Normal"/>
    <w:next w:val="Normal"/>
    <w:link w:val="SubtitleChar"/>
    <w:uiPriority w:val="11"/>
    <w:qFormat/>
    <w:rsid w:val="00732132"/>
    <w:pPr>
      <w:numPr>
        <w:ilvl w:val="1"/>
      </w:numPr>
      <w:spacing w:after="160"/>
      <w:pPrChange w:id="11" w:author="Vladislava Andrushchenko" w:date="2026-09-26T15:12:00Z">
        <w:pPr>
          <w:keepNext/>
          <w:keepLines/>
          <w:spacing w:before="240" w:after="320" w:line="288" w:lineRule="auto"/>
        </w:pPr>
      </w:pPrChange>
    </w:pPr>
    <w:rPr>
      <w:rFonts w:eastAsiaTheme="majorEastAsia" w:cstheme="majorBidi"/>
      <w:color w:val="595959" w:themeColor="text1" w:themeTint="A6"/>
      <w:spacing w:val="15"/>
      <w:sz w:val="28"/>
      <w:szCs w:val="28"/>
      <w:rPrChange w:id="11" w:author="Vladislava Andrushchenko" w:date="2026-09-26T15:12:00Z">
        <w:rPr>
          <w:color w:val="666666"/>
          <w:sz w:val="30"/>
          <w:szCs w:val="30"/>
          <w:lang w:val="en-US" w:eastAsia="en-US" w:bidi="ar-SA"/>
        </w:rPr>
      </w:rPrChang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customStyle="1" w:styleId="Heading7Char">
    <w:name w:val="Heading 7 Char"/>
    <w:basedOn w:val="DefaultParagraphFont"/>
    <w:link w:val="Heading7"/>
    <w:uiPriority w:val="9"/>
    <w:semiHidden/>
    <w:rsid w:val="0051414B"/>
    <w:rPr>
      <w:rFonts w:ascii="Times New Roman" w:eastAsiaTheme="majorEastAsia" w:hAnsi="Times New Roman" w:cstheme="majorBidi"/>
      <w:color w:val="595959" w:themeColor="text1" w:themeTint="A6"/>
      <w:sz w:val="24"/>
      <w:szCs w:val="20"/>
      <w:lang w:val="en-US"/>
    </w:rPr>
  </w:style>
  <w:style w:type="character" w:customStyle="1" w:styleId="Heading8Char">
    <w:name w:val="Heading 8 Char"/>
    <w:basedOn w:val="DefaultParagraphFont"/>
    <w:link w:val="Heading8"/>
    <w:uiPriority w:val="9"/>
    <w:semiHidden/>
    <w:rsid w:val="0051414B"/>
    <w:rPr>
      <w:rFonts w:ascii="Times New Roman" w:eastAsiaTheme="majorEastAsia" w:hAnsi="Times New Roman" w:cstheme="majorBidi"/>
      <w:i/>
      <w:iCs/>
      <w:color w:val="272727" w:themeColor="text1" w:themeTint="D8"/>
      <w:sz w:val="24"/>
      <w:szCs w:val="20"/>
      <w:lang w:val="en-US"/>
    </w:rPr>
  </w:style>
  <w:style w:type="character" w:customStyle="1" w:styleId="Heading9Char">
    <w:name w:val="Heading 9 Char"/>
    <w:basedOn w:val="DefaultParagraphFont"/>
    <w:link w:val="Heading9"/>
    <w:uiPriority w:val="9"/>
    <w:semiHidden/>
    <w:rsid w:val="0051414B"/>
    <w:rPr>
      <w:rFonts w:ascii="Times New Roman" w:eastAsiaTheme="majorEastAsia" w:hAnsi="Times New Roman" w:cstheme="majorBidi"/>
      <w:color w:val="272727" w:themeColor="text1" w:themeTint="D8"/>
      <w:sz w:val="24"/>
      <w:szCs w:val="20"/>
      <w:lang w:val="en-US"/>
    </w:rPr>
  </w:style>
  <w:style w:type="character" w:customStyle="1" w:styleId="Heading1Char">
    <w:name w:val="Heading 1 Char"/>
    <w:basedOn w:val="DefaultParagraphFont"/>
    <w:link w:val="Heading1"/>
    <w:uiPriority w:val="9"/>
    <w:rsid w:val="0051414B"/>
    <w:rPr>
      <w:rFonts w:asciiTheme="majorHAnsi" w:eastAsiaTheme="majorEastAsia" w:hAnsiTheme="majorHAnsi" w:cstheme="majorBidi"/>
      <w:color w:val="365F91" w:themeColor="accent1" w:themeShade="BF"/>
      <w:sz w:val="40"/>
      <w:szCs w:val="40"/>
      <w:lang w:val="en-US"/>
    </w:rPr>
  </w:style>
  <w:style w:type="character" w:customStyle="1" w:styleId="Heading2Char">
    <w:name w:val="Heading 2 Char"/>
    <w:basedOn w:val="DefaultParagraphFont"/>
    <w:link w:val="Heading2"/>
    <w:uiPriority w:val="9"/>
    <w:semiHidden/>
    <w:rsid w:val="0051414B"/>
    <w:rPr>
      <w:rFonts w:asciiTheme="majorHAnsi" w:eastAsiaTheme="majorEastAsia" w:hAnsiTheme="majorHAnsi" w:cstheme="majorBidi"/>
      <w:color w:val="365F91" w:themeColor="accent1" w:themeShade="BF"/>
      <w:sz w:val="32"/>
      <w:szCs w:val="32"/>
      <w:lang w:val="en-US"/>
    </w:rPr>
  </w:style>
  <w:style w:type="character" w:customStyle="1" w:styleId="Heading3Char">
    <w:name w:val="Heading 3 Char"/>
    <w:basedOn w:val="DefaultParagraphFont"/>
    <w:link w:val="Heading3"/>
    <w:uiPriority w:val="9"/>
    <w:semiHidden/>
    <w:rsid w:val="0051414B"/>
    <w:rPr>
      <w:rFonts w:ascii="Times New Roman" w:eastAsiaTheme="majorEastAsia" w:hAnsi="Times New Roman" w:cstheme="majorBidi"/>
      <w:color w:val="365F91" w:themeColor="accent1" w:themeShade="BF"/>
      <w:sz w:val="28"/>
      <w:szCs w:val="28"/>
      <w:lang w:val="en-US"/>
    </w:rPr>
  </w:style>
  <w:style w:type="character" w:customStyle="1" w:styleId="Heading4Char">
    <w:name w:val="Heading 4 Char"/>
    <w:basedOn w:val="DefaultParagraphFont"/>
    <w:link w:val="Heading4"/>
    <w:uiPriority w:val="9"/>
    <w:semiHidden/>
    <w:rsid w:val="0051414B"/>
    <w:rPr>
      <w:rFonts w:ascii="Times New Roman" w:eastAsiaTheme="majorEastAsia" w:hAnsi="Times New Roman" w:cstheme="majorBidi"/>
      <w:i/>
      <w:iCs/>
      <w:color w:val="365F91" w:themeColor="accent1" w:themeShade="BF"/>
      <w:sz w:val="24"/>
      <w:szCs w:val="20"/>
      <w:lang w:val="en-US"/>
    </w:rPr>
  </w:style>
  <w:style w:type="character" w:customStyle="1" w:styleId="Heading5Char">
    <w:name w:val="Heading 5 Char"/>
    <w:basedOn w:val="DefaultParagraphFont"/>
    <w:link w:val="Heading5"/>
    <w:uiPriority w:val="9"/>
    <w:semiHidden/>
    <w:rsid w:val="0051414B"/>
    <w:rPr>
      <w:rFonts w:ascii="Times New Roman" w:eastAsiaTheme="majorEastAsia" w:hAnsi="Times New Roman" w:cstheme="majorBidi"/>
      <w:color w:val="365F91" w:themeColor="accent1" w:themeShade="BF"/>
      <w:sz w:val="24"/>
      <w:szCs w:val="20"/>
      <w:lang w:val="en-US"/>
    </w:rPr>
  </w:style>
  <w:style w:type="character" w:customStyle="1" w:styleId="Heading6Char">
    <w:name w:val="Heading 6 Char"/>
    <w:basedOn w:val="DefaultParagraphFont"/>
    <w:link w:val="Heading6"/>
    <w:uiPriority w:val="9"/>
    <w:semiHidden/>
    <w:rsid w:val="0051414B"/>
    <w:rPr>
      <w:rFonts w:ascii="Times New Roman" w:eastAsiaTheme="majorEastAsia" w:hAnsi="Times New Roman" w:cstheme="majorBidi"/>
      <w:i/>
      <w:iCs/>
      <w:color w:val="595959" w:themeColor="text1" w:themeTint="A6"/>
      <w:sz w:val="24"/>
      <w:szCs w:val="20"/>
      <w:lang w:val="en-US"/>
    </w:rPr>
  </w:style>
  <w:style w:type="character" w:customStyle="1" w:styleId="TitleChar">
    <w:name w:val="Title Char"/>
    <w:basedOn w:val="DefaultParagraphFont"/>
    <w:link w:val="Title"/>
    <w:uiPriority w:val="10"/>
    <w:rsid w:val="0051414B"/>
    <w:rPr>
      <w:rFonts w:asciiTheme="majorHAnsi" w:eastAsiaTheme="majorEastAsia" w:hAnsiTheme="majorHAnsi" w:cstheme="majorBidi"/>
      <w:color w:val="000000"/>
      <w:spacing w:val="-10"/>
      <w:kern w:val="28"/>
      <w:sz w:val="56"/>
      <w:szCs w:val="56"/>
      <w:lang w:val="en-US"/>
    </w:rPr>
  </w:style>
  <w:style w:type="character" w:customStyle="1" w:styleId="SubtitleChar">
    <w:name w:val="Subtitle Char"/>
    <w:basedOn w:val="DefaultParagraphFont"/>
    <w:link w:val="Subtitle"/>
    <w:uiPriority w:val="11"/>
    <w:rsid w:val="0051414B"/>
    <w:rPr>
      <w:rFonts w:ascii="Times New Roman" w:eastAsiaTheme="majorEastAsia" w:hAnsi="Times New Roman"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732132"/>
    <w:pPr>
      <w:spacing w:before="160" w:after="160"/>
      <w:jc w:val="center"/>
      <w:pPrChange w:id="12" w:author="Vladislava Andrushchenko" w:date="2026-09-26T15:12:00Z">
        <w:pPr>
          <w:spacing w:before="160" w:after="160" w:line="288" w:lineRule="auto"/>
          <w:jc w:val="center"/>
        </w:pPr>
      </w:pPrChange>
    </w:pPr>
    <w:rPr>
      <w:i/>
      <w:iCs/>
      <w:color w:val="404040" w:themeColor="text1" w:themeTint="BF"/>
      <w:rPrChange w:id="12" w:author="Vladislava Andrushchenko" w:date="2026-09-26T15:12:00Z">
        <w:rPr>
          <w:i/>
          <w:iCs/>
          <w:color w:val="404040" w:themeColor="text1" w:themeTint="BF"/>
          <w:sz w:val="24"/>
          <w:lang w:val="en-US" w:eastAsia="en-US" w:bidi="ar-SA"/>
        </w:rPr>
      </w:rPrChange>
    </w:rPr>
  </w:style>
  <w:style w:type="character" w:customStyle="1" w:styleId="QuoteChar">
    <w:name w:val="Quote Char"/>
    <w:basedOn w:val="DefaultParagraphFont"/>
    <w:link w:val="Quote"/>
    <w:uiPriority w:val="29"/>
    <w:rsid w:val="0051414B"/>
    <w:rPr>
      <w:rFonts w:ascii="Times New Roman" w:eastAsia="Times New Roman" w:hAnsi="Times New Roman" w:cs="Times New Roman"/>
      <w:i/>
      <w:iCs/>
      <w:color w:val="404040" w:themeColor="text1" w:themeTint="BF"/>
      <w:sz w:val="24"/>
      <w:szCs w:val="20"/>
      <w:lang w:val="en-US"/>
    </w:rPr>
  </w:style>
  <w:style w:type="paragraph" w:styleId="ListParagraph">
    <w:name w:val="List Paragraph"/>
    <w:basedOn w:val="Normal"/>
    <w:uiPriority w:val="34"/>
    <w:qFormat/>
    <w:rsid w:val="00732132"/>
    <w:pPr>
      <w:ind w:left="720"/>
      <w:contextualSpacing/>
      <w:pPrChange w:id="13" w:author="Vladislava Andrushchenko" w:date="2026-09-26T15:12:00Z">
        <w:pPr>
          <w:spacing w:before="240" w:after="240" w:line="288" w:lineRule="auto"/>
          <w:ind w:left="720"/>
          <w:contextualSpacing/>
        </w:pPr>
      </w:pPrChange>
    </w:pPr>
    <w:rPr>
      <w:rPrChange w:id="13" w:author="Vladislava Andrushchenko" w:date="2026-09-26T15:12:00Z">
        <w:rPr>
          <w:color w:val="000000"/>
          <w:sz w:val="24"/>
          <w:lang w:val="en-US" w:eastAsia="en-US" w:bidi="ar-SA"/>
        </w:rPr>
      </w:rPrChange>
    </w:rPr>
  </w:style>
  <w:style w:type="character" w:styleId="IntenseEmphasis">
    <w:name w:val="Intense Emphasis"/>
    <w:basedOn w:val="DefaultParagraphFont"/>
    <w:uiPriority w:val="21"/>
    <w:qFormat/>
    <w:rsid w:val="0051414B"/>
    <w:rPr>
      <w:i/>
      <w:iCs/>
      <w:color w:val="365F91" w:themeColor="accent1" w:themeShade="BF"/>
    </w:rPr>
  </w:style>
  <w:style w:type="paragraph" w:styleId="IntenseQuote">
    <w:name w:val="Intense Quote"/>
    <w:basedOn w:val="Normal"/>
    <w:next w:val="Normal"/>
    <w:link w:val="IntenseQuoteChar"/>
    <w:uiPriority w:val="30"/>
    <w:qFormat/>
    <w:rsid w:val="00732132"/>
    <w:pPr>
      <w:pBdr>
        <w:top w:val="single" w:sz="4" w:space="10" w:color="365F91" w:themeColor="accent1" w:themeShade="BF"/>
        <w:bottom w:val="single" w:sz="4" w:space="10" w:color="365F91" w:themeColor="accent1" w:themeShade="BF"/>
      </w:pBdr>
      <w:spacing w:before="360" w:after="360"/>
      <w:ind w:left="864" w:right="864"/>
      <w:jc w:val="center"/>
      <w:pPrChange w:id="14" w:author="Vladislava Andrushchenko" w:date="2026-09-26T15:12:00Z">
        <w:pPr>
          <w:pBdr>
            <w:top w:val="single" w:sz="4" w:space="10" w:color="365F91" w:themeColor="accent1" w:themeShade="BF"/>
            <w:bottom w:val="single" w:sz="4" w:space="10" w:color="365F91" w:themeColor="accent1" w:themeShade="BF"/>
          </w:pBdr>
          <w:spacing w:before="360" w:after="360" w:line="288" w:lineRule="auto"/>
          <w:ind w:left="864" w:right="864"/>
          <w:jc w:val="center"/>
        </w:pPr>
      </w:pPrChange>
    </w:pPr>
    <w:rPr>
      <w:i/>
      <w:iCs/>
      <w:color w:val="365F91" w:themeColor="accent1" w:themeShade="BF"/>
      <w:rPrChange w:id="14" w:author="Vladislava Andrushchenko" w:date="2026-09-26T15:12:00Z">
        <w:rPr>
          <w:i/>
          <w:iCs/>
          <w:color w:val="365F91" w:themeColor="accent1" w:themeShade="BF"/>
          <w:sz w:val="24"/>
          <w:lang w:val="en-US" w:eastAsia="en-US" w:bidi="ar-SA"/>
        </w:rPr>
      </w:rPrChange>
    </w:rPr>
  </w:style>
  <w:style w:type="character" w:customStyle="1" w:styleId="IntenseQuoteChar">
    <w:name w:val="Intense Quote Char"/>
    <w:basedOn w:val="DefaultParagraphFont"/>
    <w:link w:val="IntenseQuote"/>
    <w:uiPriority w:val="30"/>
    <w:rsid w:val="0051414B"/>
    <w:rPr>
      <w:rFonts w:ascii="Times New Roman" w:eastAsia="Times New Roman" w:hAnsi="Times New Roman" w:cs="Times New Roman"/>
      <w:i/>
      <w:iCs/>
      <w:color w:val="365F91" w:themeColor="accent1" w:themeShade="BF"/>
      <w:sz w:val="24"/>
      <w:szCs w:val="20"/>
      <w:lang w:val="en-US"/>
    </w:rPr>
  </w:style>
  <w:style w:type="character" w:styleId="IntenseReference">
    <w:name w:val="Intense Reference"/>
    <w:basedOn w:val="DefaultParagraphFont"/>
    <w:uiPriority w:val="32"/>
    <w:qFormat/>
    <w:rsid w:val="0051414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27200221">
      <w:bodyDiv w:val="1"/>
      <w:marLeft w:val="0"/>
      <w:marRight w:val="0"/>
      <w:marTop w:val="0"/>
      <w:marBottom w:val="0"/>
      <w:divBdr>
        <w:top w:val="none" w:sz="0" w:space="0" w:color="auto"/>
        <w:left w:val="none" w:sz="0" w:space="0" w:color="auto"/>
        <w:bottom w:val="none" w:sz="0" w:space="0" w:color="auto"/>
        <w:right w:val="none" w:sz="0" w:space="0" w:color="auto"/>
      </w:divBdr>
      <w:divsChild>
        <w:div w:id="1350567928">
          <w:marLeft w:val="216"/>
          <w:marRight w:val="432"/>
          <w:marTop w:val="0"/>
          <w:marBottom w:val="0"/>
          <w:divBdr>
            <w:top w:val="none" w:sz="0" w:space="0" w:color="auto"/>
            <w:left w:val="none" w:sz="0" w:space="0" w:color="auto"/>
            <w:bottom w:val="none" w:sz="0" w:space="0" w:color="auto"/>
            <w:right w:val="none" w:sz="0" w:space="0" w:color="auto"/>
          </w:divBdr>
        </w:div>
        <w:div w:id="1427118361">
          <w:marLeft w:val="432"/>
          <w:marRight w:val="216"/>
          <w:marTop w:val="0"/>
          <w:marBottom w:val="0"/>
          <w:divBdr>
            <w:top w:val="none" w:sz="0" w:space="0" w:color="auto"/>
            <w:left w:val="none" w:sz="0" w:space="0" w:color="auto"/>
            <w:bottom w:val="none" w:sz="0" w:space="0" w:color="auto"/>
            <w:right w:val="none" w:sz="0" w:space="0" w:color="auto"/>
          </w:divBdr>
        </w:div>
        <w:div w:id="1535651734">
          <w:marLeft w:val="432"/>
          <w:marRight w:val="216"/>
          <w:marTop w:val="0"/>
          <w:marBottom w:val="0"/>
          <w:divBdr>
            <w:top w:val="none" w:sz="0" w:space="0" w:color="auto"/>
            <w:left w:val="none" w:sz="0" w:space="0" w:color="auto"/>
            <w:bottom w:val="none" w:sz="0" w:space="0" w:color="auto"/>
            <w:right w:val="none" w:sz="0" w:space="0" w:color="auto"/>
          </w:divBdr>
        </w:div>
        <w:div w:id="1823085798">
          <w:marLeft w:val="216"/>
          <w:marRight w:val="432"/>
          <w:marTop w:val="0"/>
          <w:marBottom w:val="0"/>
          <w:divBdr>
            <w:top w:val="none" w:sz="0" w:space="0" w:color="auto"/>
            <w:left w:val="none" w:sz="0" w:space="0" w:color="auto"/>
            <w:bottom w:val="none" w:sz="0" w:space="0" w:color="auto"/>
            <w:right w:val="none" w:sz="0" w:space="0" w:color="auto"/>
          </w:divBdr>
        </w:div>
      </w:divsChild>
    </w:div>
    <w:div w:id="2052612840">
      <w:bodyDiv w:val="1"/>
      <w:marLeft w:val="0"/>
      <w:marRight w:val="0"/>
      <w:marTop w:val="0"/>
      <w:marBottom w:val="0"/>
      <w:divBdr>
        <w:top w:val="none" w:sz="0" w:space="0" w:color="auto"/>
        <w:left w:val="none" w:sz="0" w:space="0" w:color="auto"/>
        <w:bottom w:val="none" w:sz="0" w:space="0" w:color="auto"/>
        <w:right w:val="none" w:sz="0" w:space="0" w:color="auto"/>
      </w:divBdr>
      <w:divsChild>
        <w:div w:id="130371406">
          <w:marLeft w:val="432"/>
          <w:marRight w:val="216"/>
          <w:marTop w:val="0"/>
          <w:marBottom w:val="0"/>
          <w:divBdr>
            <w:top w:val="none" w:sz="0" w:space="0" w:color="auto"/>
            <w:left w:val="none" w:sz="0" w:space="0" w:color="auto"/>
            <w:bottom w:val="none" w:sz="0" w:space="0" w:color="auto"/>
            <w:right w:val="none" w:sz="0" w:space="0" w:color="auto"/>
          </w:divBdr>
        </w:div>
        <w:div w:id="945037585">
          <w:marLeft w:val="216"/>
          <w:marRight w:val="432"/>
          <w:marTop w:val="0"/>
          <w:marBottom w:val="0"/>
          <w:divBdr>
            <w:top w:val="none" w:sz="0" w:space="0" w:color="auto"/>
            <w:left w:val="none" w:sz="0" w:space="0" w:color="auto"/>
            <w:bottom w:val="none" w:sz="0" w:space="0" w:color="auto"/>
            <w:right w:val="none" w:sz="0" w:space="0" w:color="auto"/>
          </w:divBdr>
        </w:div>
        <w:div w:id="1205362714">
          <w:marLeft w:val="216"/>
          <w:marRight w:val="432"/>
          <w:marTop w:val="0"/>
          <w:marBottom w:val="0"/>
          <w:divBdr>
            <w:top w:val="none" w:sz="0" w:space="0" w:color="auto"/>
            <w:left w:val="none" w:sz="0" w:space="0" w:color="auto"/>
            <w:bottom w:val="none" w:sz="0" w:space="0" w:color="auto"/>
            <w:right w:val="none" w:sz="0" w:space="0" w:color="auto"/>
          </w:divBdr>
        </w:div>
        <w:div w:id="1933119337">
          <w:marLeft w:val="432"/>
          <w:marRight w:val="216"/>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150</Words>
  <Characters>855</Characters>
  <Application>Microsoft Office Word</Application>
  <DocSecurity>0</DocSecurity>
  <Lines>7</Lines>
  <Paragraphs>2</Paragraphs>
  <ScaleCrop>false</ScaleCrop>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2025-04-15T21:14:00Z</dcterms:created>
  <dcterms:modified xsi:type="dcterms:W3CDTF">2026-09-26T19:12:00Z</dcterms:modified>
</cp:coreProperties>
</file>