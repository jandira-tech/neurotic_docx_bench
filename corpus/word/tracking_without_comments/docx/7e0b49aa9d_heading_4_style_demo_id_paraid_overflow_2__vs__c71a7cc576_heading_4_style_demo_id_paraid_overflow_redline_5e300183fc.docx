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F862" w14:textId="77777777" w:rsidR="000777CE" w:rsidRDefault="00042A7D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3E2696BA" w14:textId="77777777" w:rsidR="000777CE" w:rsidRDefault="00042A7D">
      <w:pPr>
        <w:spacing w:before="280" w:after="80" w:line="240" w:lineRule="auto"/>
      </w:pPr>
      <w:ins w:id="0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t>Demonstrating</w:t>
        </w:r>
      </w:ins>
      <w:del w:id="1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delText>This document demonstrates</w:delText>
        </w:r>
      </w:del>
      <w:r>
        <w:rPr>
          <w:rFonts w:ascii="Arial" w:hAnsi="Arial" w:cs="Arial"/>
          <w:b/>
          <w:bCs/>
          <w:sz w:val="24"/>
          <w:szCs w:val="24"/>
        </w:rPr>
        <w:t xml:space="preserve"> Heading 4 paragraph style.</w:t>
      </w:r>
    </w:p>
    <w:p w14:paraId="69713037" w14:textId="77777777" w:rsidR="000777CE" w:rsidRDefault="00042A7D">
      <w:pPr>
        <w:spacing w:before="280" w:after="80" w:line="240" w:lineRule="auto"/>
      </w:pPr>
      <w:ins w:id="2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t>Small Section Header</w:t>
        </w:r>
      </w:ins>
      <w:del w:id="3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delText>Heading 4 provides a fourth level of document hierarchy.</w:delText>
        </w:r>
      </w:del>
    </w:p>
    <w:sectPr w:rsidR="000777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7CE"/>
    <w:rsid w:val="00042A7D"/>
    <w:rsid w:val="000777CE"/>
    <w:rsid w:val="000B08B9"/>
    <w:rsid w:val="001E6086"/>
    <w:rsid w:val="00B37A4C"/>
    <w:rsid w:val="00D4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D06F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2026-07-05T05:08:00Z</dcterms:modified>
</cp:coreProperties>
</file>