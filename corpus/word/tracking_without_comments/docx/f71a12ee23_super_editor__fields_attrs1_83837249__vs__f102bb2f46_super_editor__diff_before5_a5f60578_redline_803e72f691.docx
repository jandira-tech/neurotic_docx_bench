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0942" w14:textId="77777777" w:rsidR="0013690D" w:rsidRDefault="006E4D75">
      <w:ins w:id="7" w:author="Luccas Correa" w:date="2026-08-03T22:25:00Z" w16du:dateUtc="2026-08-04T02:25:00Z">
        <w:r>
          <w:t>Here’s some text.</w:t>
        </w:r>
      </w:ins>
      <w:del w:id="8" w:author="Luccas Correa" w:date="2026-08-03T22:25:00Z" w16du:dateUtc="2026-08-04T02:25:00Z">
        <w:r w:rsidR="005F7614">
          <w:rPr>
            <w:b/>
            <w:i/>
          </w:rPr>
          <w:delText xml:space="preserve">bold </w:delText>
        </w:r>
      </w:del>
      <w:sdt>
        <w:sdtPr>
          <w:alias w:val="Enter your full name"/>
          <w:tag w:val="agreementinput-1736387551481-353930551236"/>
          <w:id w:val="-1397661040"/>
          <w:lock w:val="sdtContentLocked"/>
        </w:sdtPr>
        <w:sdtEndPr/>
        <w:sdtContent>
          <w:del w:id="9" w:author="Luccas Correa" w:date="2026-08-03T22:25:00Z" w16du:dateUtc="2026-08-04T02:25:00Z">
            <w:r w:rsidR="005F7614">
              <w:rPr>
                <w:b/>
                <w:i/>
              </w:rPr>
              <w:delText>Enter your full name</w:delText>
            </w:r>
          </w:del>
        </w:sdtContent>
      </w:sdt>
      <w:del w:id="10" w:author="Luccas Correa" w:date="2026-08-03T22:25:00Z" w16du:dateUtc="2026-08-04T02:25:00Z">
        <w:r w:rsidR="005F7614">
          <w:rPr>
            <w:b/>
            <w:i/>
          </w:rPr>
          <w:delText xml:space="preserve"> sentence</w:delText>
        </w:r>
      </w:del>
    </w:p>
    <w:sectPr w:rsidR="0013690D">
      <w:pgSz w:w="12240" w:h="15840"/>
      <w:pgMar w:top="1440" w:right="1440" w:bottom="1440" w:left="1440" w:header="708" w:footer="708" w:gutter="0"/>
      <w:cols w:space="708"/>
      <w:docGrid w:linePitch="360"/>
      <w:sectPrChange w:id="11" w:author="Luccas Correa" w:date="2026-08-03T22:25:00Z" w16du:dateUtc="2026-08-04T02:25:00Z">
        <w:sectPr w:rsidR="0013690D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3690D"/>
    <w:rsid w:val="00233D7B"/>
    <w:rsid w:val="003104CE"/>
    <w:rsid w:val="00360F1B"/>
    <w:rsid w:val="003752C5"/>
    <w:rsid w:val="003A4303"/>
    <w:rsid w:val="003C1D14"/>
    <w:rsid w:val="003C58BC"/>
    <w:rsid w:val="0049461A"/>
    <w:rsid w:val="00524058"/>
    <w:rsid w:val="00652E45"/>
    <w:rsid w:val="006E4D75"/>
    <w:rsid w:val="00A16521"/>
    <w:rsid w:val="00AB2838"/>
    <w:rsid w:val="00BB1758"/>
    <w:rsid w:val="00CC3C3F"/>
    <w:rsid w:val="00CC4784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line="278" w:lineRule="auto"/>
      <w:outlineLvl w:val="5"/>
      <w:pPrChange w:id="0" w:author="Luccas Correa" w:date="2026-08-03T22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0" w:author="Luccas Correa" w:date="2026-08-03T22:25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line="278" w:lineRule="auto"/>
      <w:outlineLvl w:val="6"/>
      <w:pPrChange w:id="1" w:author="Luccas Correa" w:date="2026-08-03T22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1" w:author="Luccas Correa" w:date="2026-08-03T22:25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line="278" w:lineRule="auto"/>
      <w:outlineLvl w:val="7"/>
      <w:pPrChange w:id="2" w:author="Luccas Correa" w:date="2026-08-03T22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2" w:author="Luccas Correa" w:date="2026-08-03T22:25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line="278" w:lineRule="auto"/>
      <w:outlineLvl w:val="8"/>
      <w:pPrChange w:id="3" w:author="Luccas Correa" w:date="2026-08-03T22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3" w:author="Luccas Correa" w:date="2026-08-03T22:25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/>
      <w:contextualSpacing/>
      <w:pPrChange w:id="4" w:author="Luccas Correa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Luccas Correa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5" w:author="Luccas Correa" w:date="2026-08-03T22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5" w:author="Luccas Correa" w:date="2026-08-03T22:25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6" w:author="Luccas Correa" w:date="2026-08-03T22:2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6" w:author="Luccas Correa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2026-08-04T02:25:00Z</dcterms:modified>
</cp:coreProperties>
</file>