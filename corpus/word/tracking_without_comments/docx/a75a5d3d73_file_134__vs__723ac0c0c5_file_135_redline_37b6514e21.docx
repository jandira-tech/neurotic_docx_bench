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71BDB" w14:textId="77777777" w:rsidR="00F00852" w:rsidRDefault="00F00852">
      <w:pPr>
        <w:rPr>
          <w:rFonts w:ascii="Arial" w:hAnsi="Arial"/>
          <w:color w:val="666666"/>
          <w:sz w:val="30"/>
          <w:rPrChange w:id="0" w:author="Arthur Souza Rodrigues" w:date="2026-07-10T21:49:00Z" w16du:dateUtc="2026-07-11T01:49:00Z"/>
        </w:rPr>
        <w:pPrChange w:id="1" w:author="Arthur Souza Rodrigues" w:date="2026-07-10T21:49:00Z" w16du:dateUtc="2026-07-11T01:49:00Z">
          <w:pPr>
            <w:pStyle w:val="Title"/>
          </w:pPr>
        </w:pPrChange>
      </w:pPr>
      <w:r>
        <w:rPr>
          <w:rFonts w:ascii="Arial" w:hAnsi="Arial"/>
          <w:color w:val="666666"/>
          <w:sz w:val="30"/>
          <w:rPrChange w:id="2" w:author="Arthur Souza Rodrigues" w:date="2026-07-10T21:49:00Z" w16du:dateUtc="2026-07-11T01:49:00Z"/>
        </w:rPr>
        <w:t>file_</w:t>
      </w:r>
      <w:ins w:id="3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135</w:t>
        </w:r>
      </w:ins>
      <w:del w:id="4" w:author="Arthur Souza Rodrigues" w:date="2026-07-10T21:49:00Z" w16du:dateUtc="2026-07-11T01:49:00Z">
        <w:r>
          <w:delText>134</w:delText>
        </w:r>
      </w:del>
      <w:r>
        <w:rPr>
          <w:rFonts w:ascii="Arial" w:hAnsi="Arial"/>
          <w:color w:val="666666"/>
          <w:sz w:val="30"/>
          <w:rPrChange w:id="5" w:author="Arthur Souza Rodrigues" w:date="2026-07-10T21:49:00Z" w16du:dateUtc="2026-07-11T01:49:00Z"/>
        </w:rPr>
        <w:t>.docx</w:t>
      </w:r>
    </w:p>
    <w:p w14:paraId="236FC821" w14:textId="7FC51FA8" w:rsidR="00D30222" w:rsidRDefault="00755E54">
      <w:pPr>
        <w:rPr>
          <w:ins w:id="6" w:author="Arthur Souza Rodrigues" w:date="2026-07-10T21:49:00Z" w16du:dateUtc="2026-07-11T01:49:00Z"/>
        </w:rPr>
      </w:pPr>
      <w:ins w:id="7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Subtitle Style Demo</w:t>
        </w:r>
      </w:ins>
    </w:p>
    <w:p w14:paraId="107114C8" w14:textId="77777777" w:rsidR="00D30222" w:rsidRDefault="00755E54">
      <w:pPr>
        <w:spacing w:line="240" w:lineRule="auto"/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This document demonstrates the Subtitle paragraph style.</w:t>
        </w:r>
      </w:ins>
    </w:p>
    <w:p w14:paraId="20D88F49" w14:textId="360FFC19" w:rsidR="00047CC0" w:rsidRDefault="00755E54">
      <w:pPr>
        <w:pStyle w:val="Title"/>
        <w:rPr>
          <w:del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Subtitle style provides secondary heading below the main title.</w:t>
        </w:r>
      </w:ins>
      <w:del w:id="12" w:author="Arthur Souza Rodrigues" w:date="2026-07-10T21:49:00Z" w16du:dateUtc="2026-07-11T01:49:00Z">
        <w:r>
          <w:delText>Table Widths</w:delText>
        </w:r>
      </w:del>
    </w:p>
    <w:p w14:paraId="2EFD9533" w14:textId="77777777" w:rsidR="00047CC0" w:rsidRDefault="00755E54">
      <w:pPr>
        <w:rPr>
          <w:del w:id="13" w:author="Arthur Souza Rodrigues" w:date="2026-07-10T21:49:00Z" w16du:dateUtc="2026-07-11T01:49:00Z"/>
        </w:rPr>
      </w:pPr>
      <w:del w:id="14" w:author="Arthur Souza Rodrigues" w:date="2026-07-10T21:49:00Z" w16du:dateUtc="2026-07-11T01:49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755E54">
      <w:pPr>
        <w:pStyle w:val="Heading2"/>
        <w:rPr>
          <w:del w:id="15" w:author="Arthur Souza Rodrigues" w:date="2026-07-10T21:49:00Z" w16du:dateUtc="2026-07-11T01:49:00Z"/>
        </w:rPr>
      </w:pPr>
      <w:bookmarkStart w:id="16" w:name="_Hlk213217798"/>
      <w:del w:id="17" w:author="Arthur Souza Rodrigues" w:date="2026-07-10T21:49:00Z" w16du:dateUtc="2026-07-11T01:49:00Z">
        <w:r>
          <w:delText>Test 1 – Fixed Width Table (</w:delText>
        </w:r>
        <w:r>
          <w:delText>4.17in</w:delText>
        </w:r>
        <w:r>
          <w:delText>)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del w:id="18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755E54">
            <w:pPr>
              <w:rPr>
                <w:del w:id="19" w:author="Arthur Souza Rodrigues" w:date="2026-07-10T21:49:00Z" w16du:dateUtc="2026-07-11T01:49:00Z"/>
              </w:rPr>
            </w:pPr>
            <w:del w:id="20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755E54">
            <w:pPr>
              <w:rPr>
                <w:del w:id="21" w:author="Arthur Souza Rodrigues" w:date="2026-07-10T21:49:00Z" w16du:dateUtc="2026-07-11T01:49:00Z"/>
              </w:rPr>
            </w:pPr>
            <w:del w:id="22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755E54">
            <w:pPr>
              <w:rPr>
                <w:del w:id="23" w:author="Arthur Souza Rodrigues" w:date="2026-07-10T21:49:00Z" w16du:dateUtc="2026-07-11T01:49:00Z"/>
              </w:rPr>
            </w:pPr>
            <w:del w:id="24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047CC0" w14:paraId="5ED32325" w14:textId="77777777">
        <w:trPr>
          <w:del w:id="25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755E54">
            <w:pPr>
              <w:rPr>
                <w:del w:id="26" w:author="Arthur Souza Rodrigues" w:date="2026-07-10T21:49:00Z" w16du:dateUtc="2026-07-11T01:49:00Z"/>
              </w:rPr>
            </w:pPr>
            <w:del w:id="27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755E54">
            <w:pPr>
              <w:rPr>
                <w:del w:id="28" w:author="Arthur Souza Rodrigues" w:date="2026-07-10T21:49:00Z" w16du:dateUtc="2026-07-11T01:49:00Z"/>
              </w:rPr>
            </w:pPr>
            <w:del w:id="29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755E54">
            <w:pPr>
              <w:rPr>
                <w:del w:id="30" w:author="Arthur Souza Rodrigues" w:date="2026-07-10T21:49:00Z" w16du:dateUtc="2026-07-11T01:49:00Z"/>
              </w:rPr>
            </w:pPr>
            <w:del w:id="31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047CC0" w14:paraId="6CA17193" w14:textId="77777777">
        <w:trPr>
          <w:del w:id="32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755E54">
            <w:pPr>
              <w:rPr>
                <w:del w:id="33" w:author="Arthur Souza Rodrigues" w:date="2026-07-10T21:49:00Z" w16du:dateUtc="2026-07-11T01:49:00Z"/>
              </w:rPr>
            </w:pPr>
            <w:del w:id="34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755E54">
            <w:pPr>
              <w:rPr>
                <w:del w:id="35" w:author="Arthur Souza Rodrigues" w:date="2026-07-10T21:49:00Z" w16du:dateUtc="2026-07-11T01:49:00Z"/>
              </w:rPr>
            </w:pPr>
            <w:del w:id="36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755E54">
            <w:pPr>
              <w:rPr>
                <w:del w:id="37" w:author="Arthur Souza Rodrigues" w:date="2026-07-10T21:49:00Z" w16du:dateUtc="2026-07-11T01:49:00Z"/>
              </w:rPr>
            </w:pPr>
            <w:del w:id="38" w:author="Arthur Souza Rodrigues" w:date="2026-07-10T21:49:00Z" w16du:dateUtc="2026-07-11T01:49:00Z">
              <w:r>
                <w:delText>R3C3</w:delText>
              </w:r>
            </w:del>
          </w:p>
        </w:tc>
      </w:tr>
      <w:bookmarkEnd w:id="16"/>
    </w:tbl>
    <w:p w14:paraId="088F1582" w14:textId="77777777" w:rsidR="00047CC0" w:rsidRDefault="00047CC0">
      <w:pPr>
        <w:rPr>
          <w:del w:id="39" w:author="Arthur Souza Rodrigues" w:date="2026-07-10T21:49:00Z" w16du:dateUtc="2026-07-11T01:49:00Z"/>
        </w:rPr>
      </w:pPr>
    </w:p>
    <w:p w14:paraId="7438CE80" w14:textId="3C958BAF" w:rsidR="00047CC0" w:rsidRDefault="00755E54">
      <w:pPr>
        <w:pStyle w:val="Heading2"/>
        <w:rPr>
          <w:del w:id="40" w:author="Arthur Souza Rodrigues" w:date="2026-07-10T21:49:00Z" w16du:dateUtc="2026-07-11T01:49:00Z"/>
        </w:rPr>
      </w:pPr>
      <w:del w:id="41" w:author="Arthur Souza Rodrigues" w:date="2026-07-10T21:49:00Z" w16du:dateUtc="2026-07-11T01:49:00Z">
        <w:r>
          <w:delText>Test 2 – Fixed Width Table (</w:delText>
        </w:r>
        <w:r>
          <w:delText>8.33in</w:delText>
        </w:r>
        <w:r>
          <w:delText>)</w:delText>
        </w:r>
      </w:del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del w:id="42" w:author="Arthur Souza Rodrigues" w:date="2026-07-10T21:49:00Z" w16du:dateUtc="2026-07-11T01:49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755E54">
            <w:pPr>
              <w:rPr>
                <w:del w:id="43" w:author="Arthur Souza Rodrigues" w:date="2026-07-10T21:49:00Z" w16du:dateUtc="2026-07-11T01:49:00Z"/>
              </w:rPr>
            </w:pPr>
            <w:del w:id="44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755E54">
            <w:pPr>
              <w:rPr>
                <w:del w:id="45" w:author="Arthur Souza Rodrigues" w:date="2026-07-10T21:49:00Z" w16du:dateUtc="2026-07-11T01:49:00Z"/>
              </w:rPr>
            </w:pPr>
            <w:del w:id="46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755E54">
            <w:pPr>
              <w:rPr>
                <w:del w:id="47" w:author="Arthur Souza Rodrigues" w:date="2026-07-10T21:49:00Z" w16du:dateUtc="2026-07-11T01:49:00Z"/>
              </w:rPr>
            </w:pPr>
            <w:del w:id="48" w:author="Arthur Souza Rodrigues" w:date="2026-07-10T21:49:00Z" w16du:dateUtc="2026-07-11T01:49:00Z">
              <w:r>
                <w:delText>R1C3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755E54">
            <w:pPr>
              <w:rPr>
                <w:del w:id="49" w:author="Arthur Souza Rodrigues" w:date="2026-07-10T21:49:00Z" w16du:dateUtc="2026-07-11T01:49:00Z"/>
              </w:rPr>
            </w:pPr>
            <w:del w:id="50" w:author="Arthur Souza Rodrigues" w:date="2026-07-10T21:49:00Z" w16du:dateUtc="2026-07-11T01:49:00Z">
              <w:r>
                <w:delText>R1C4</w:delText>
              </w:r>
            </w:del>
          </w:p>
        </w:tc>
      </w:tr>
      <w:tr w:rsidR="00047CC0" w14:paraId="00C2C792" w14:textId="77777777">
        <w:trPr>
          <w:del w:id="51" w:author="Arthur Souza Rodrigues" w:date="2026-07-10T21:49:00Z" w16du:dateUtc="2026-07-11T01:49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755E54">
            <w:pPr>
              <w:rPr>
                <w:del w:id="52" w:author="Arthur Souza Rodrigues" w:date="2026-07-10T21:49:00Z" w16du:dateUtc="2026-07-11T01:49:00Z"/>
              </w:rPr>
            </w:pPr>
            <w:del w:id="53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755E54">
            <w:pPr>
              <w:rPr>
                <w:del w:id="54" w:author="Arthur Souza Rodrigues" w:date="2026-07-10T21:49:00Z" w16du:dateUtc="2026-07-11T01:49:00Z"/>
              </w:rPr>
            </w:pPr>
            <w:del w:id="55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755E54">
            <w:pPr>
              <w:rPr>
                <w:del w:id="56" w:author="Arthur Souza Rodrigues" w:date="2026-07-10T21:49:00Z" w16du:dateUtc="2026-07-11T01:49:00Z"/>
              </w:rPr>
            </w:pPr>
            <w:del w:id="57" w:author="Arthur Souza Rodrigues" w:date="2026-07-10T21:49:00Z" w16du:dateUtc="2026-07-11T01:49:00Z">
              <w:r>
                <w:delText>R2C3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755E54">
            <w:pPr>
              <w:rPr>
                <w:del w:id="58" w:author="Arthur Souza Rodrigues" w:date="2026-07-10T21:49:00Z" w16du:dateUtc="2026-07-11T01:49:00Z"/>
              </w:rPr>
            </w:pPr>
            <w:del w:id="59" w:author="Arthur Souza Rodrigues" w:date="2026-07-10T21:49:00Z" w16du:dateUtc="2026-07-11T01:49:00Z">
              <w:r>
                <w:delText>R2C4</w:delText>
              </w:r>
            </w:del>
          </w:p>
        </w:tc>
      </w:tr>
      <w:tr w:rsidR="00047CC0" w14:paraId="387C8893" w14:textId="77777777">
        <w:trPr>
          <w:del w:id="60" w:author="Arthur Souza Rodrigues" w:date="2026-07-10T21:49:00Z" w16du:dateUtc="2026-07-11T01:49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755E54">
            <w:pPr>
              <w:rPr>
                <w:del w:id="61" w:author="Arthur Souza Rodrigues" w:date="2026-07-10T21:49:00Z" w16du:dateUtc="2026-07-11T01:49:00Z"/>
              </w:rPr>
            </w:pPr>
            <w:del w:id="62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755E54">
            <w:pPr>
              <w:rPr>
                <w:del w:id="63" w:author="Arthur Souza Rodrigues" w:date="2026-07-10T21:49:00Z" w16du:dateUtc="2026-07-11T01:49:00Z"/>
              </w:rPr>
            </w:pPr>
            <w:del w:id="64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755E54">
            <w:pPr>
              <w:rPr>
                <w:del w:id="65" w:author="Arthur Souza Rodrigues" w:date="2026-07-10T21:49:00Z" w16du:dateUtc="2026-07-11T01:49:00Z"/>
              </w:rPr>
            </w:pPr>
            <w:del w:id="66" w:author="Arthur Souza Rodrigues" w:date="2026-07-10T21:49:00Z" w16du:dateUtc="2026-07-11T01:49:00Z">
              <w:r>
                <w:delText>R3C3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755E54">
            <w:pPr>
              <w:rPr>
                <w:del w:id="67" w:author="Arthur Souza Rodrigues" w:date="2026-07-10T21:49:00Z" w16du:dateUtc="2026-07-11T01:49:00Z"/>
              </w:rPr>
            </w:pPr>
            <w:del w:id="68" w:author="Arthur Souza Rodrigues" w:date="2026-07-10T21:49:00Z" w16du:dateUtc="2026-07-11T01:49:00Z">
              <w:r>
                <w:delText>R3C4</w:delText>
              </w:r>
            </w:del>
          </w:p>
        </w:tc>
      </w:tr>
    </w:tbl>
    <w:p w14:paraId="1C904247" w14:textId="77777777" w:rsidR="00047CC0" w:rsidRDefault="00047CC0">
      <w:pPr>
        <w:rPr>
          <w:del w:id="69" w:author="Arthur Souza Rodrigues" w:date="2026-07-10T21:49:00Z" w16du:dateUtc="2026-07-11T01:49:00Z"/>
        </w:rPr>
      </w:pPr>
    </w:p>
    <w:p w14:paraId="654B4D38" w14:textId="166A7FD4" w:rsidR="00047CC0" w:rsidRDefault="00755E54">
      <w:pPr>
        <w:pStyle w:val="Heading2"/>
        <w:rPr>
          <w:del w:id="70" w:author="Arthur Souza Rodrigues" w:date="2026-07-10T21:49:00Z" w16du:dateUtc="2026-07-11T01:49:00Z"/>
        </w:rPr>
      </w:pPr>
      <w:del w:id="71" w:author="Arthur Souza Rodrigues" w:date="2026-07-10T21:49:00Z" w16du:dateUtc="2026-07-11T01:49:00Z">
        <w:r>
          <w:delText>Test 3 – Relative Width Table (</w:delText>
        </w:r>
        <w:r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873"/>
        <w:gridCol w:w="2873"/>
      </w:tblGrid>
      <w:tr w:rsidR="00047CC0" w14:paraId="2DE9CF00" w14:textId="77777777">
        <w:trPr>
          <w:del w:id="72" w:author="Arthur Souza Rodrigues" w:date="2026-07-10T21:49:00Z" w16du:dateUtc="2026-07-11T01:49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755E54">
            <w:pPr>
              <w:rPr>
                <w:del w:id="73" w:author="Arthur Souza Rodrigues" w:date="2026-07-10T21:49:00Z" w16du:dateUtc="2026-07-11T01:49:00Z"/>
              </w:rPr>
            </w:pPr>
            <w:del w:id="74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755E54">
            <w:pPr>
              <w:rPr>
                <w:del w:id="75" w:author="Arthur Souza Rodrigues" w:date="2026-07-10T21:49:00Z" w16du:dateUtc="2026-07-11T01:49:00Z"/>
              </w:rPr>
            </w:pPr>
            <w:del w:id="76" w:author="Arthur Souza Rodrigues" w:date="2026-07-10T21:49:00Z" w16du:dateUtc="2026-07-11T01:49:00Z">
              <w:r>
                <w:delText>R1C2</w:delText>
              </w:r>
            </w:del>
          </w:p>
        </w:tc>
      </w:tr>
      <w:tr w:rsidR="00047CC0" w14:paraId="00AE7FA6" w14:textId="77777777">
        <w:trPr>
          <w:del w:id="77" w:author="Arthur Souza Rodrigues" w:date="2026-07-10T21:49:00Z" w16du:dateUtc="2026-07-11T01:49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755E54">
            <w:pPr>
              <w:rPr>
                <w:del w:id="78" w:author="Arthur Souza Rodrigues" w:date="2026-07-10T21:49:00Z" w16du:dateUtc="2026-07-11T01:49:00Z"/>
              </w:rPr>
            </w:pPr>
            <w:del w:id="79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755E54">
            <w:pPr>
              <w:rPr>
                <w:del w:id="80" w:author="Arthur Souza Rodrigues" w:date="2026-07-10T21:49:00Z" w16du:dateUtc="2026-07-11T01:49:00Z"/>
              </w:rPr>
            </w:pPr>
            <w:del w:id="81" w:author="Arthur Souza Rodrigues" w:date="2026-07-10T21:49:00Z" w16du:dateUtc="2026-07-11T01:49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82" w:author="Arthur Souza Rodrigues" w:date="2026-07-10T21:49:00Z" w16du:dateUtc="2026-07-11T01:49:00Z"/>
        </w:rPr>
      </w:pPr>
    </w:p>
    <w:p w14:paraId="27627F9C" w14:textId="588DD9B4" w:rsidR="00047CC0" w:rsidRDefault="00755E54">
      <w:pPr>
        <w:pStyle w:val="Heading2"/>
        <w:rPr>
          <w:del w:id="83" w:author="Arthur Souza Rodrigues" w:date="2026-07-10T21:49:00Z" w16du:dateUtc="2026-07-11T01:49:00Z"/>
        </w:rPr>
      </w:pPr>
      <w:del w:id="84" w:author="Arthur Souza Rodrigues" w:date="2026-07-10T21:49:00Z" w16du:dateUtc="2026-07-11T01:49:00Z">
        <w:r>
          <w:delText>Test 4 – Relative Width Table (</w:delText>
        </w:r>
        <w:r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7CC0" w14:paraId="358BF007" w14:textId="77777777">
        <w:trPr>
          <w:del w:id="85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755E54">
            <w:pPr>
              <w:rPr>
                <w:del w:id="86" w:author="Arthur Souza Rodrigues" w:date="2026-07-10T21:49:00Z" w16du:dateUtc="2026-07-11T01:49:00Z"/>
              </w:rPr>
            </w:pPr>
            <w:del w:id="87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755E54">
            <w:pPr>
              <w:rPr>
                <w:del w:id="88" w:author="Arthur Souza Rodrigues" w:date="2026-07-10T21:49:00Z" w16du:dateUtc="2026-07-11T01:49:00Z"/>
              </w:rPr>
            </w:pPr>
            <w:del w:id="89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755E54">
            <w:pPr>
              <w:rPr>
                <w:del w:id="90" w:author="Arthur Souza Rodrigues" w:date="2026-07-10T21:49:00Z" w16du:dateUtc="2026-07-11T01:49:00Z"/>
              </w:rPr>
            </w:pPr>
            <w:del w:id="91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047CC0" w14:paraId="6EBFE7FE" w14:textId="77777777">
        <w:trPr>
          <w:del w:id="92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755E54">
            <w:pPr>
              <w:rPr>
                <w:del w:id="93" w:author="Arthur Souza Rodrigues" w:date="2026-07-10T21:49:00Z" w16du:dateUtc="2026-07-11T01:49:00Z"/>
              </w:rPr>
            </w:pPr>
            <w:del w:id="94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755E54">
            <w:pPr>
              <w:rPr>
                <w:del w:id="95" w:author="Arthur Souza Rodrigues" w:date="2026-07-10T21:49:00Z" w16du:dateUtc="2026-07-11T01:49:00Z"/>
              </w:rPr>
            </w:pPr>
            <w:del w:id="96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755E54">
            <w:pPr>
              <w:rPr>
                <w:del w:id="97" w:author="Arthur Souza Rodrigues" w:date="2026-07-10T21:49:00Z" w16du:dateUtc="2026-07-11T01:49:00Z"/>
              </w:rPr>
            </w:pPr>
            <w:del w:id="98" w:author="Arthur Souza Rodrigues" w:date="2026-07-10T21:49:00Z" w16du:dateUtc="2026-07-11T01:49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99" w:author="Arthur Souza Rodrigues" w:date="2026-07-10T21:49:00Z" w16du:dateUtc="2026-07-11T01:49:00Z"/>
        </w:rPr>
      </w:pPr>
    </w:p>
    <w:p w14:paraId="07AB9DE4" w14:textId="0C95AD07" w:rsidR="00047CC0" w:rsidRDefault="00755E54">
      <w:pPr>
        <w:pStyle w:val="Heading2"/>
        <w:rPr>
          <w:del w:id="100" w:author="Arthur Souza Rodrigues" w:date="2026-07-10T21:49:00Z" w16du:dateUtc="2026-07-11T01:49:00Z"/>
        </w:rPr>
      </w:pPr>
      <w:del w:id="101" w:author="Arthur Souza Rodrigues" w:date="2026-07-10T21:49:00Z" w16du:dateUtc="2026-07-11T01:49:00Z">
        <w:r>
          <w:delText>Test 5 – Relative Width Table (</w:delText>
        </w:r>
        <w:r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831"/>
        <w:gridCol w:w="3831"/>
        <w:gridCol w:w="3830"/>
        <w:gridCol w:w="3830"/>
        <w:gridCol w:w="3830"/>
      </w:tblGrid>
      <w:tr w:rsidR="00047CC0" w14:paraId="12C60EBD" w14:textId="77777777">
        <w:trPr>
          <w:del w:id="102" w:author="Arthur Souza Rodrigues" w:date="2026-07-10T21:49:00Z" w16du:dateUtc="2026-07-11T01:49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755E54">
            <w:pPr>
              <w:rPr>
                <w:del w:id="103" w:author="Arthur Souza Rodrigues" w:date="2026-07-10T21:49:00Z" w16du:dateUtc="2026-07-11T01:49:00Z"/>
              </w:rPr>
            </w:pPr>
            <w:del w:id="104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755E54">
            <w:pPr>
              <w:rPr>
                <w:del w:id="105" w:author="Arthur Souza Rodrigues" w:date="2026-07-10T21:49:00Z" w16du:dateUtc="2026-07-11T01:49:00Z"/>
              </w:rPr>
            </w:pPr>
            <w:del w:id="106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755E54">
            <w:pPr>
              <w:rPr>
                <w:del w:id="107" w:author="Arthur Souza Rodrigues" w:date="2026-07-10T21:49:00Z" w16du:dateUtc="2026-07-11T01:49:00Z"/>
              </w:rPr>
            </w:pPr>
            <w:del w:id="108" w:author="Arthur Souza Rodrigues" w:date="2026-07-10T21:49:00Z" w16du:dateUtc="2026-07-11T01:49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755E54">
            <w:pPr>
              <w:rPr>
                <w:del w:id="109" w:author="Arthur Souza Rodrigues" w:date="2026-07-10T21:49:00Z" w16du:dateUtc="2026-07-11T01:49:00Z"/>
              </w:rPr>
            </w:pPr>
            <w:del w:id="110" w:author="Arthur Souza Rodrigues" w:date="2026-07-10T21:49:00Z" w16du:dateUtc="2026-07-11T01:49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755E54">
            <w:pPr>
              <w:rPr>
                <w:del w:id="111" w:author="Arthur Souza Rodrigues" w:date="2026-07-10T21:49:00Z" w16du:dateUtc="2026-07-11T01:49:00Z"/>
              </w:rPr>
            </w:pPr>
            <w:del w:id="112" w:author="Arthur Souza Rodrigues" w:date="2026-07-10T21:49:00Z" w16du:dateUtc="2026-07-11T01:49:00Z">
              <w:r>
                <w:delText>R1C5</w:delText>
              </w:r>
            </w:del>
          </w:p>
        </w:tc>
      </w:tr>
      <w:tr w:rsidR="00047CC0" w14:paraId="09C71F12" w14:textId="77777777">
        <w:trPr>
          <w:del w:id="113" w:author="Arthur Souza Rodrigues" w:date="2026-07-10T21:49:00Z" w16du:dateUtc="2026-07-11T01:49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755E54">
            <w:pPr>
              <w:rPr>
                <w:del w:id="114" w:author="Arthur Souza Rodrigues" w:date="2026-07-10T21:49:00Z" w16du:dateUtc="2026-07-11T01:49:00Z"/>
              </w:rPr>
            </w:pPr>
            <w:del w:id="115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755E54">
            <w:pPr>
              <w:rPr>
                <w:del w:id="116" w:author="Arthur Souza Rodrigues" w:date="2026-07-10T21:49:00Z" w16du:dateUtc="2026-07-11T01:49:00Z"/>
              </w:rPr>
            </w:pPr>
            <w:del w:id="117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755E54">
            <w:pPr>
              <w:rPr>
                <w:del w:id="118" w:author="Arthur Souza Rodrigues" w:date="2026-07-10T21:49:00Z" w16du:dateUtc="2026-07-11T01:49:00Z"/>
              </w:rPr>
            </w:pPr>
            <w:del w:id="119" w:author="Arthur Souza Rodrigues" w:date="2026-07-10T21:49:00Z" w16du:dateUtc="2026-07-11T01:49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755E54">
            <w:pPr>
              <w:rPr>
                <w:del w:id="120" w:author="Arthur Souza Rodrigues" w:date="2026-07-10T21:49:00Z" w16du:dateUtc="2026-07-11T01:49:00Z"/>
              </w:rPr>
            </w:pPr>
            <w:del w:id="121" w:author="Arthur Souza Rodrigues" w:date="2026-07-10T21:49:00Z" w16du:dateUtc="2026-07-11T01:49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755E54">
            <w:pPr>
              <w:rPr>
                <w:del w:id="122" w:author="Arthur Souza Rodrigues" w:date="2026-07-10T21:49:00Z" w16du:dateUtc="2026-07-11T01:49:00Z"/>
              </w:rPr>
            </w:pPr>
            <w:del w:id="123" w:author="Arthur Souza Rodrigues" w:date="2026-07-10T21:49:00Z" w16du:dateUtc="2026-07-11T01:49:00Z">
              <w:r>
                <w:delText>R2C5</w:delText>
              </w:r>
            </w:del>
          </w:p>
        </w:tc>
      </w:tr>
      <w:tr w:rsidR="00047CC0" w14:paraId="169F2512" w14:textId="77777777">
        <w:trPr>
          <w:del w:id="124" w:author="Arthur Souza Rodrigues" w:date="2026-07-10T21:49:00Z" w16du:dateUtc="2026-07-11T01:49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755E54">
            <w:pPr>
              <w:rPr>
                <w:del w:id="125" w:author="Arthur Souza Rodrigues" w:date="2026-07-10T21:49:00Z" w16du:dateUtc="2026-07-11T01:49:00Z"/>
              </w:rPr>
            </w:pPr>
            <w:del w:id="126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755E54">
            <w:pPr>
              <w:rPr>
                <w:del w:id="127" w:author="Arthur Souza Rodrigues" w:date="2026-07-10T21:49:00Z" w16du:dateUtc="2026-07-11T01:49:00Z"/>
              </w:rPr>
            </w:pPr>
            <w:del w:id="128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755E54">
            <w:pPr>
              <w:rPr>
                <w:del w:id="129" w:author="Arthur Souza Rodrigues" w:date="2026-07-10T21:49:00Z" w16du:dateUtc="2026-07-11T01:49:00Z"/>
              </w:rPr>
            </w:pPr>
            <w:del w:id="130" w:author="Arthur Souza Rodrigues" w:date="2026-07-10T21:49:00Z" w16du:dateUtc="2026-07-11T01:49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755E54">
            <w:pPr>
              <w:rPr>
                <w:del w:id="131" w:author="Arthur Souza Rodrigues" w:date="2026-07-10T21:49:00Z" w16du:dateUtc="2026-07-11T01:49:00Z"/>
              </w:rPr>
            </w:pPr>
            <w:del w:id="132" w:author="Arthur Souza Rodrigues" w:date="2026-07-10T21:49:00Z" w16du:dateUtc="2026-07-11T01:49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755E54">
            <w:pPr>
              <w:rPr>
                <w:del w:id="133" w:author="Arthur Souza Rodrigues" w:date="2026-07-10T21:49:00Z" w16du:dateUtc="2026-07-11T01:49:00Z"/>
              </w:rPr>
            </w:pPr>
            <w:del w:id="134" w:author="Arthur Souza Rodrigues" w:date="2026-07-10T21:49:00Z" w16du:dateUtc="2026-07-11T01:49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35" w:author="Arthur Souza Rodrigues" w:date="2026-07-10T21:49:00Z" w16du:dateUtc="2026-07-11T01:49:00Z"/>
        </w:rPr>
      </w:pPr>
    </w:p>
    <w:p w14:paraId="74BD5077" w14:textId="57C5CE15" w:rsidR="00AC550D" w:rsidRDefault="00AC550D" w:rsidP="00AC550D">
      <w:pPr>
        <w:pStyle w:val="Heading2"/>
        <w:rPr>
          <w:del w:id="136" w:author="Arthur Souza Rodrigues" w:date="2026-07-10T21:49:00Z" w16du:dateUtc="2026-07-11T01:49:00Z"/>
        </w:rPr>
      </w:pPr>
      <w:bookmarkStart w:id="137" w:name="_Hlk213218067"/>
      <w:del w:id="138" w:author="Arthur Souza Rodrigues" w:date="2026-07-10T21:49:00Z" w16du:dateUtc="2026-07-11T01:49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39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40" w:author="Arthur Souza Rodrigues" w:date="2026-07-10T21:49:00Z" w16du:dateUtc="2026-07-11T01:49:00Z"/>
              </w:rPr>
            </w:pPr>
            <w:del w:id="141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42" w:author="Arthur Souza Rodrigues" w:date="2026-07-10T21:49:00Z" w16du:dateUtc="2026-07-11T01:49:00Z"/>
              </w:rPr>
            </w:pPr>
            <w:del w:id="143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44" w:author="Arthur Souza Rodrigues" w:date="2026-07-10T21:49:00Z" w16du:dateUtc="2026-07-11T01:49:00Z"/>
              </w:rPr>
            </w:pPr>
            <w:del w:id="145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46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47" w:author="Arthur Souza Rodrigues" w:date="2026-07-10T21:49:00Z" w16du:dateUtc="2026-07-11T01:49:00Z"/>
              </w:rPr>
            </w:pPr>
            <w:del w:id="148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49" w:author="Arthur Souza Rodrigues" w:date="2026-07-10T21:49:00Z" w16du:dateUtc="2026-07-11T01:49:00Z"/>
              </w:rPr>
            </w:pPr>
            <w:del w:id="150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51" w:author="Arthur Souza Rodrigues" w:date="2026-07-10T21:49:00Z" w16du:dateUtc="2026-07-11T01:49:00Z"/>
              </w:rPr>
            </w:pPr>
            <w:del w:id="152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53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54" w:author="Arthur Souza Rodrigues" w:date="2026-07-10T21:49:00Z" w16du:dateUtc="2026-07-11T01:49:00Z"/>
              </w:rPr>
            </w:pPr>
            <w:del w:id="155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156" w:author="Arthur Souza Rodrigues" w:date="2026-07-10T21:49:00Z" w16du:dateUtc="2026-07-11T01:49:00Z"/>
              </w:rPr>
            </w:pPr>
            <w:del w:id="157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158" w:author="Arthur Souza Rodrigues" w:date="2026-07-10T21:49:00Z" w16du:dateUtc="2026-07-11T01:49:00Z"/>
              </w:rPr>
            </w:pPr>
            <w:del w:id="159" w:author="Arthur Souza Rodrigues" w:date="2026-07-10T21:49:00Z" w16du:dateUtc="2026-07-11T01:49:00Z">
              <w:r>
                <w:delText>R3C3</w:delText>
              </w:r>
            </w:del>
          </w:p>
        </w:tc>
      </w:tr>
      <w:bookmarkEnd w:id="137"/>
    </w:tbl>
    <w:p w14:paraId="773E0A6F" w14:textId="1E6088F1" w:rsidR="008D6B1C" w:rsidRDefault="008D6B1C">
      <w:pPr>
        <w:rPr>
          <w:del w:id="160" w:author="Arthur Souza Rodrigues" w:date="2026-07-10T21:49:00Z" w16du:dateUtc="2026-07-11T01:49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161" w:author="Arthur Souza Rodrigues" w:date="2026-07-10T21:49:00Z" w16du:dateUtc="2026-07-11T01:49:00Z"/>
        </w:rPr>
      </w:pPr>
      <w:del w:id="162" w:author="Arthur Souza Rodrigues" w:date="2026-07-10T21:49:00Z" w16du:dateUtc="2026-07-11T01:49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992"/>
        <w:gridCol w:w="5442"/>
      </w:tblGrid>
      <w:tr w:rsidR="00EB7459" w14:paraId="2602AF32" w14:textId="77777777" w:rsidTr="008D6B1C">
        <w:trPr>
          <w:del w:id="163" w:author="Arthur Souza Rodrigues" w:date="2026-07-10T21:49:00Z" w16du:dateUtc="2026-07-11T01:49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164" w:author="Arthur Souza Rodrigues" w:date="2026-07-10T21:49:00Z" w16du:dateUtc="2026-07-11T01:49:00Z"/>
              </w:rPr>
            </w:pPr>
            <w:del w:id="165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166" w:author="Arthur Souza Rodrigues" w:date="2026-07-10T21:49:00Z" w16du:dateUtc="2026-07-11T01:49:00Z"/>
              </w:rPr>
            </w:pPr>
            <w:del w:id="167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168" w:author="Arthur Souza Rodrigues" w:date="2026-07-10T21:49:00Z" w16du:dateUtc="2026-07-11T01:49:00Z"/>
              </w:rPr>
            </w:pPr>
            <w:del w:id="169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170" w:author="Arthur Souza Rodrigues" w:date="2026-07-10T21:49:00Z" w16du:dateUtc="2026-07-11T01:49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171" w:author="Arthur Souza Rodrigues" w:date="2026-07-10T21:49:00Z" w16du:dateUtc="2026-07-11T01:49:00Z"/>
              </w:rPr>
            </w:pPr>
            <w:del w:id="172" w:author="Arthur Souza Rodrigues" w:date="2026-07-10T21:49:00Z" w16du:dateUtc="2026-07-11T01:49:00Z">
              <w:r>
                <w:delText>R2C1</w:delText>
              </w:r>
              <w:r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173" w:author="Arthur Souza Rodrigues" w:date="2026-07-10T21:49:00Z" w16du:dateUtc="2026-07-11T01:49:00Z"/>
              </w:rPr>
            </w:pPr>
            <w:del w:id="174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175" w:author="Arthur Souza Rodrigues" w:date="2026-07-10T21:49:00Z" w16du:dateUtc="2026-07-11T01:49:00Z"/>
              </w:rPr>
            </w:pPr>
            <w:del w:id="176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177" w:author="Arthur Souza Rodrigues" w:date="2026-07-10T21:49:00Z" w16du:dateUtc="2026-07-11T01:49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178" w:author="Arthur Souza Rodrigues" w:date="2026-07-10T21:49:00Z" w16du:dateUtc="2026-07-11T01:49:00Z"/>
              </w:rPr>
            </w:pPr>
            <w:del w:id="179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180" w:author="Arthur Souza Rodrigues" w:date="2026-07-10T21:49:00Z" w16du:dateUtc="2026-07-11T01:49:00Z"/>
              </w:rPr>
            </w:pPr>
            <w:del w:id="181" w:author="Arthur Souza Rodrigues" w:date="2026-07-10T21:49:00Z" w16du:dateUtc="2026-07-11T01:49:00Z">
              <w:r>
                <w:delText>R3C2</w:delText>
              </w:r>
              <w:r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182" w:author="Arthur Souza Rodrigues" w:date="2026-07-10T21:49:00Z" w16du:dateUtc="2026-07-11T01:49:00Z"/>
              </w:rPr>
            </w:pPr>
            <w:del w:id="183" w:author="Arthur Souza Rodrigues" w:date="2026-07-10T21:49:00Z" w16du:dateUtc="2026-07-11T01:49:00Z">
              <w:r>
                <w:delText>R3C3</w:delText>
              </w:r>
              <w:r>
                <w:delText xml:space="preserve"> – This cell will not wrap text with spaces</w:delText>
              </w:r>
              <w:r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184" w:author="Arthur Souza Rodrigues" w:date="2026-07-10T21:49:00Z" w16du:dateUtc="2026-07-11T01:49:00Z"/>
        </w:rPr>
      </w:pPr>
    </w:p>
    <w:p w14:paraId="1078926F" w14:textId="72AB6EF1" w:rsidR="00EE13FA" w:rsidRDefault="00EE13FA" w:rsidP="00EE13FA">
      <w:pPr>
        <w:pStyle w:val="Heading2"/>
        <w:rPr>
          <w:del w:id="185" w:author="Arthur Souza Rodrigues" w:date="2026-07-10T21:49:00Z" w16du:dateUtc="2026-07-11T01:49:00Z"/>
        </w:rPr>
      </w:pPr>
      <w:del w:id="186" w:author="Arthur Souza Rodrigues" w:date="2026-07-10T21:49:00Z" w16du:dateUtc="2026-07-11T01:49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187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188" w:author="Arthur Souza Rodrigues" w:date="2026-07-10T21:49:00Z" w16du:dateUtc="2026-07-11T01:49:00Z"/>
              </w:rPr>
            </w:pPr>
            <w:del w:id="189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190" w:author="Arthur Souza Rodrigues" w:date="2026-07-10T21:49:00Z" w16du:dateUtc="2026-07-11T01:49:00Z"/>
              </w:rPr>
            </w:pPr>
            <w:del w:id="191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192" w:author="Arthur Souza Rodrigues" w:date="2026-07-10T21:49:00Z" w16du:dateUtc="2026-07-11T01:49:00Z"/>
              </w:rPr>
            </w:pPr>
            <w:del w:id="193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194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195" w:author="Arthur Souza Rodrigues" w:date="2026-07-10T21:49:00Z" w16du:dateUtc="2026-07-11T01:49:00Z"/>
              </w:rPr>
            </w:pPr>
            <w:del w:id="196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197" w:author="Arthur Souza Rodrigues" w:date="2026-07-10T21:49:00Z" w16du:dateUtc="2026-07-11T01:49:00Z"/>
              </w:rPr>
            </w:pPr>
            <w:del w:id="198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199" w:author="Arthur Souza Rodrigues" w:date="2026-07-10T21:49:00Z" w16du:dateUtc="2026-07-11T01:49:00Z"/>
              </w:rPr>
            </w:pPr>
            <w:del w:id="200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01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02" w:author="Arthur Souza Rodrigues" w:date="2026-07-10T21:49:00Z" w16du:dateUtc="2026-07-11T01:49:00Z"/>
              </w:rPr>
            </w:pPr>
            <w:del w:id="203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04" w:author="Arthur Souza Rodrigues" w:date="2026-07-10T21:49:00Z" w16du:dateUtc="2026-07-11T01:49:00Z"/>
              </w:rPr>
            </w:pPr>
            <w:del w:id="205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06" w:author="Arthur Souza Rodrigues" w:date="2026-07-10T21:49:00Z" w16du:dateUtc="2026-07-11T01:49:00Z"/>
              </w:rPr>
            </w:pPr>
            <w:del w:id="207" w:author="Arthur Souza Rodrigues" w:date="2026-07-10T21:49:00Z" w16du:dateUtc="2026-07-11T01:49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08" w:author="Arthur Souza Rodrigues" w:date="2026-07-10T21:49:00Z" w16du:dateUtc="2026-07-11T01:49:00Z"/>
        </w:rPr>
      </w:pPr>
    </w:p>
    <w:p w14:paraId="6861F172" w14:textId="77777777" w:rsidR="00EE13FA" w:rsidRDefault="00EE13FA">
      <w:pPr>
        <w:spacing w:line="240" w:lineRule="auto"/>
        <w:pPrChange w:id="209" w:author="Arthur Souza Rodrigues" w:date="2026-07-10T21:49:00Z" w16du:dateUtc="2026-07-11T01:49:00Z"/>
      </w:pPr>
    </w:p>
    <w:sectPr w:rsidR="00EE13FA">
      <w:pgSz w:w="12240" w:h="15840"/>
      <w:pgMar w:top="1440" w:right="1440" w:bottom="1440" w:left="1440" w:header="720" w:footer="720" w:gutter="0"/>
      <w:cols w:space="720"/>
      <w:docGrid w:linePitch="0"/>
      <w:sectPrChange w:id="210" w:author="Arthur Souza Rodrigues" w:date="2026-07-10T21:49:00Z" w16du:dateUtc="2026-07-11T01:49:00Z">
        <w:sectPr w:rsidR="00EE13FA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12680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A1D8D"/>
    <w:rsid w:val="00AB2A95"/>
    <w:rsid w:val="00AC550D"/>
    <w:rsid w:val="00B2156B"/>
    <w:rsid w:val="00B47730"/>
    <w:rsid w:val="00CB0664"/>
    <w:rsid w:val="00D30222"/>
    <w:rsid w:val="00D53FE7"/>
    <w:rsid w:val="00D80F7A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2026-07-11T01:49:00Z</dcterms:modified>
  <cp:category/>
</cp:coreProperties>
</file>