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57:00Z" w16du:dateUtc="2026-09-22T16:57:00Z"/>
          <w:rFonts w:ascii="Californian FB" w:hAnsi="Californian FB"/>
        </w:rPr>
      </w:pPr>
      <w:ins w:id="3" w:author="NAZ, Mamoona (OLDHAM MEDICAL SERVICES)" w:date="2026-09-22T12:57:00Z" w16du:dateUtc="2026-09-22T16:57: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57:00Z" w16du:dateUtc="2026-09-22T16:57:00Z"/>
          <w:rFonts w:ascii="Californian FB" w:hAnsi="Californian FB"/>
          <w:b/>
          <w:bCs/>
        </w:rPr>
      </w:pPr>
    </w:p>
    <w:p w14:paraId="43260A16" w14:textId="77777777" w:rsidR="006F1C2D" w:rsidRDefault="006F1C2D" w:rsidP="006F1C2D">
      <w:pPr>
        <w:jc w:val="center"/>
        <w:rPr>
          <w:ins w:id="5" w:author="NAZ, Mamoona (OLDHAM MEDICAL SERVICES)" w:date="2026-09-22T12:57:00Z" w16du:dateUtc="2026-09-22T16:57:00Z"/>
          <w:rFonts w:cstheme="minorHAnsi"/>
          <w:b/>
          <w:bCs/>
          <w:sz w:val="28"/>
          <w:szCs w:val="28"/>
          <w:u w:val="single"/>
        </w:rPr>
      </w:pPr>
      <w:ins w:id="6" w:author="NAZ, Mamoona (OLDHAM MEDICAL SERVICES)" w:date="2026-09-22T12:57:00Z" w16du:dateUtc="2026-09-22T16:57: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57:00Z" w16du:dateUtc="2026-09-22T16:57:00Z"/>
          <w:rFonts w:cstheme="minorHAnsi"/>
          <w:b/>
          <w:bCs/>
          <w:sz w:val="28"/>
          <w:szCs w:val="28"/>
          <w:u w:val="single"/>
        </w:rPr>
      </w:pPr>
      <w:ins w:id="8" w:author="NAZ, Mamoona (OLDHAM MEDICAL SERVICES)" w:date="2026-09-22T12:57:00Z" w16du:dateUtc="2026-09-22T16:57: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57:00Z" w16du:dateUtc="2026-09-22T16:57:00Z"/>
          <w:rFonts w:cstheme="minorHAnsi"/>
          <w:b/>
          <w:bCs/>
          <w:sz w:val="28"/>
          <w:szCs w:val="28"/>
          <w:u w:val="single"/>
        </w:rPr>
      </w:pPr>
    </w:p>
    <w:p w14:paraId="1E230469" w14:textId="77777777" w:rsidR="006F1C2D" w:rsidRDefault="006F1C2D" w:rsidP="006F1C2D">
      <w:pPr>
        <w:rPr>
          <w:ins w:id="10" w:author="NAZ, Mamoona (OLDHAM MEDICAL SERVICES)" w:date="2026-09-22T12:57:00Z" w16du:dateUtc="2026-09-22T16:57:00Z"/>
          <w:rFonts w:cstheme="minorHAnsi"/>
          <w:b/>
          <w:bCs/>
        </w:rPr>
      </w:pPr>
      <w:ins w:id="11" w:author="NAZ, Mamoona (OLDHAM MEDICAL SERVICES)" w:date="2026-09-22T12:57:00Z" w16du:dateUtc="2026-09-22T16:57:00Z">
        <w:r w:rsidRPr="00FA0E32">
          <w:rPr>
            <w:rFonts w:cstheme="minorHAnsi"/>
            <w:b/>
            <w:bCs/>
          </w:rPr>
          <w:t>Attendees:</w:t>
        </w:r>
      </w:ins>
    </w:p>
    <w:p w14:paraId="406CF681" w14:textId="77777777" w:rsidR="006F1C2D" w:rsidRDefault="006F1C2D" w:rsidP="006F1C2D">
      <w:pPr>
        <w:rPr>
          <w:ins w:id="12" w:author="NAZ, Mamoona (OLDHAM MEDICAL SERVICES)" w:date="2026-09-22T12:57:00Z" w16du:dateUtc="2026-09-22T16:57:00Z"/>
          <w:rFonts w:cstheme="minorHAnsi"/>
        </w:rPr>
      </w:pPr>
      <w:ins w:id="13" w:author="NAZ, Mamoona (OLDHAM MEDICAL SERVICES)" w:date="2026-09-22T12:57:00Z" w16du:dateUtc="2026-09-22T16:57: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57:00Z" w16du:dateUtc="2026-09-22T16:57:00Z"/>
          <w:rFonts w:cstheme="minorHAnsi"/>
        </w:rPr>
      </w:pPr>
      <w:ins w:id="15" w:author="NAZ, Mamoona (OLDHAM MEDICAL SERVICES)" w:date="2026-09-22T12:57:00Z" w16du:dateUtc="2026-09-22T16:57:00Z">
        <w:r>
          <w:rPr>
            <w:rFonts w:cstheme="minorHAnsi"/>
          </w:rPr>
          <w:t xml:space="preserve">SA – Practice Manager </w:t>
        </w:r>
      </w:ins>
    </w:p>
    <w:p w14:paraId="4B50E429" w14:textId="77777777" w:rsidR="006F1C2D" w:rsidRDefault="006F1C2D" w:rsidP="006F1C2D">
      <w:pPr>
        <w:rPr>
          <w:ins w:id="16" w:author="NAZ, Mamoona (OLDHAM MEDICAL SERVICES)" w:date="2026-09-22T12:57:00Z" w16du:dateUtc="2026-09-22T16:57:00Z"/>
          <w:rFonts w:cstheme="minorHAnsi"/>
        </w:rPr>
      </w:pPr>
    </w:p>
    <w:p w14:paraId="5F6386BB" w14:textId="77777777" w:rsidR="0008331C" w:rsidRDefault="006F1C2D" w:rsidP="0008331C">
      <w:pPr>
        <w:rPr>
          <w:ins w:id="17" w:author="NAZ, Mamoona (OLDHAM MEDICAL SERVICES)" w:date="2026-09-22T12:57:00Z" w16du:dateUtc="2026-09-22T16:57:00Z"/>
        </w:rPr>
      </w:pPr>
      <w:ins w:id="18" w:author="NAZ, Mamoona (OLDHAM MEDICAL SERVICES)" w:date="2026-09-22T12:57:00Z" w16du:dateUtc="2026-09-22T16:57: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57:00Z" w16du:dateUtc="2026-09-22T16:57:00Z"/>
        </w:rPr>
      </w:pPr>
      <w:ins w:id="20" w:author="NAZ, Mamoona (OLDHAM MEDICAL SERVICES)" w:date="2026-09-22T12:57:00Z" w16du:dateUtc="2026-09-22T16:57: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57:00Z" w16du:dateUtc="2026-09-22T16:57:00Z"/>
          <w:rFonts w:cstheme="minorHAnsi"/>
        </w:rPr>
      </w:pPr>
    </w:p>
    <w:p w14:paraId="2302B3A6" w14:textId="77777777" w:rsidR="006F1C2D" w:rsidRPr="00FA0E32" w:rsidRDefault="006F1C2D" w:rsidP="006F1C2D">
      <w:pPr>
        <w:rPr>
          <w:ins w:id="22" w:author="NAZ, Mamoona (OLDHAM MEDICAL SERVICES)" w:date="2026-09-22T12:57:00Z" w16du:dateUtc="2026-09-22T16:57:00Z"/>
          <w:rFonts w:cstheme="minorHAnsi"/>
        </w:rPr>
      </w:pPr>
    </w:p>
    <w:p w14:paraId="794DD8CD" w14:textId="77777777" w:rsidR="006F1C2D" w:rsidRDefault="006F1C2D" w:rsidP="006F1C2D">
      <w:pPr>
        <w:rPr>
          <w:ins w:id="23" w:author="NAZ, Mamoona (OLDHAM MEDICAL SERVICES)" w:date="2026-09-22T12:57:00Z" w16du:dateUtc="2026-09-22T16:57:00Z"/>
          <w:rFonts w:cstheme="minorHAnsi"/>
          <w:b/>
          <w:bCs/>
        </w:rPr>
      </w:pPr>
      <w:ins w:id="24" w:author="NAZ, Mamoona (OLDHAM MEDICAL SERVICES)" w:date="2026-09-22T12:57:00Z" w16du:dateUtc="2026-09-22T16:57:00Z">
        <w:r w:rsidRPr="00FA0E32">
          <w:rPr>
            <w:rFonts w:cstheme="minorHAnsi"/>
            <w:b/>
            <w:bCs/>
          </w:rPr>
          <w:t>Apologies:</w:t>
        </w:r>
      </w:ins>
    </w:p>
    <w:p w14:paraId="50FA62A7" w14:textId="77777777" w:rsidR="00677B90" w:rsidRDefault="00677B90" w:rsidP="006F1C2D">
      <w:pPr>
        <w:rPr>
          <w:ins w:id="25" w:author="NAZ, Mamoona (OLDHAM MEDICAL SERVICES)" w:date="2026-09-22T12:57:00Z" w16du:dateUtc="2026-09-22T16:57:00Z"/>
          <w:rFonts w:cstheme="minorHAnsi"/>
          <w:b/>
          <w:bCs/>
        </w:rPr>
      </w:pPr>
    </w:p>
    <w:p w14:paraId="27E4F2EE" w14:textId="6226EC7C" w:rsidR="00677B90" w:rsidRPr="00677B90" w:rsidRDefault="00677B90" w:rsidP="006F1C2D">
      <w:pPr>
        <w:rPr>
          <w:ins w:id="26" w:author="NAZ, Mamoona (OLDHAM MEDICAL SERVICES)" w:date="2026-09-22T12:57:00Z" w16du:dateUtc="2026-09-22T16:57:00Z"/>
          <w:rFonts w:cstheme="minorHAnsi"/>
        </w:rPr>
      </w:pPr>
      <w:ins w:id="27" w:author="NAZ, Mamoona (OLDHAM MEDICAL SERVICES)" w:date="2026-09-22T12:57:00Z" w16du:dateUtc="2026-09-22T16:57:00Z">
        <w:r>
          <w:rPr>
            <w:rFonts w:cstheme="minorHAnsi"/>
          </w:rPr>
          <w:t>CC, AK, LU, MAS, DR</w:t>
        </w:r>
      </w:ins>
    </w:p>
    <w:p w14:paraId="1282E9CD" w14:textId="77777777" w:rsidR="00A8494F" w:rsidRDefault="00A8494F">
      <w:pPr>
        <w:rPr>
          <w:ins w:id="28" w:author="NAZ, Mamoona (OLDHAM MEDICAL SERVICES)" w:date="2026-09-22T12:57:00Z" w16du:dateUtc="2026-09-22T16:57:00Z"/>
        </w:rPr>
      </w:pPr>
    </w:p>
    <w:p w14:paraId="09A61C5A" w14:textId="77777777" w:rsidR="006F1C2D" w:rsidRDefault="006F1C2D">
      <w:pPr>
        <w:rPr>
          <w:ins w:id="29" w:author="NAZ, Mamoona (OLDHAM MEDICAL SERVICES)" w:date="2026-09-22T12:57:00Z" w16du:dateUtc="2026-09-22T16:57:00Z"/>
        </w:rPr>
      </w:pPr>
    </w:p>
    <w:p w14:paraId="71B1EB70" w14:textId="6B3B9867" w:rsidR="006F1C2D" w:rsidRDefault="00FD25EC" w:rsidP="006F1C2D">
      <w:pPr>
        <w:pStyle w:val="ListParagraph"/>
        <w:numPr>
          <w:ilvl w:val="0"/>
          <w:numId w:val="11"/>
        </w:numPr>
        <w:rPr>
          <w:ins w:id="30" w:author="NAZ, Mamoona (OLDHAM MEDICAL SERVICES)" w:date="2026-09-22T12:57:00Z" w16du:dateUtc="2026-09-22T16:57:00Z"/>
        </w:rPr>
      </w:pPr>
      <w:ins w:id="31" w:author="NAZ, Mamoona (OLDHAM MEDICAL SERVICES)" w:date="2026-09-22T12:57:00Z" w16du:dateUtc="2026-09-22T16:57:00Z">
        <w:r>
          <w:t>Review of last minutes of meeting – everyone agreed no changes were needed.</w:t>
        </w:r>
      </w:ins>
    </w:p>
    <w:p w14:paraId="2F83712F" w14:textId="53312079" w:rsidR="00FF174A" w:rsidRDefault="00FF174A" w:rsidP="00FF174A">
      <w:pPr>
        <w:pStyle w:val="ListParagraph"/>
        <w:numPr>
          <w:ilvl w:val="0"/>
          <w:numId w:val="11"/>
        </w:numPr>
        <w:rPr>
          <w:ins w:id="32" w:author="NAZ, Mamoona (OLDHAM MEDICAL SERVICES)" w:date="2026-09-22T12:57:00Z" w16du:dateUtc="2026-09-22T16:57:00Z"/>
        </w:rPr>
      </w:pPr>
      <w:ins w:id="33" w:author="NAZ, Mamoona (OLDHAM MEDICAL SERVICES)" w:date="2026-09-22T12:57:00Z" w16du:dateUtc="2026-09-22T16:57:00Z">
        <w:r>
          <w:t>Meeting started at 13:</w:t>
        </w:r>
        <w:r w:rsidR="00677B90">
          <w:t>13</w:t>
        </w:r>
      </w:ins>
    </w:p>
    <w:p w14:paraId="04EF1223" w14:textId="0C5D5E3B" w:rsidR="00677B90" w:rsidRDefault="00677B90" w:rsidP="00FF174A">
      <w:pPr>
        <w:pStyle w:val="ListParagraph"/>
        <w:numPr>
          <w:ilvl w:val="0"/>
          <w:numId w:val="11"/>
        </w:numPr>
        <w:rPr>
          <w:ins w:id="34" w:author="NAZ, Mamoona (OLDHAM MEDICAL SERVICES)" w:date="2026-09-22T12:57:00Z" w16du:dateUtc="2026-09-22T16:57:00Z"/>
        </w:rPr>
      </w:pPr>
      <w:ins w:id="35" w:author="NAZ, Mamoona (OLDHAM MEDICAL SERVICES)" w:date="2026-09-22T12:57:00Z" w16du:dateUtc="2026-09-22T16:57: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1"/>
        </w:numPr>
        <w:rPr>
          <w:ins w:id="36" w:author="NAZ, Mamoona (OLDHAM MEDICAL SERVICES)" w:date="2026-09-22T12:57:00Z" w16du:dateUtc="2026-09-22T16:57:00Z"/>
        </w:rPr>
      </w:pPr>
      <w:ins w:id="37" w:author="NAZ, Mamoona (OLDHAM MEDICAL SERVICES)" w:date="2026-09-22T12:57:00Z" w16du:dateUtc="2026-09-22T16:57: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1"/>
        </w:numPr>
        <w:rPr>
          <w:ins w:id="38" w:author="NAZ, Mamoona (OLDHAM MEDICAL SERVICES)" w:date="2026-09-22T12:57:00Z" w16du:dateUtc="2026-09-22T16:57:00Z"/>
        </w:rPr>
      </w:pPr>
      <w:ins w:id="39" w:author="NAZ, Mamoona (OLDHAM MEDICAL SERVICES)" w:date="2026-09-22T12:57:00Z" w16du:dateUtc="2026-09-22T16:57: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1"/>
        </w:numPr>
        <w:rPr>
          <w:ins w:id="40" w:author="NAZ, Mamoona (OLDHAM MEDICAL SERVICES)" w:date="2026-09-22T12:57:00Z" w16du:dateUtc="2026-09-22T16:57:00Z"/>
        </w:rPr>
      </w:pPr>
      <w:ins w:id="41" w:author="NAZ, Mamoona (OLDHAM MEDICAL SERVICES)" w:date="2026-09-22T12:57:00Z" w16du:dateUtc="2026-09-22T16:57: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1"/>
        </w:numPr>
        <w:rPr>
          <w:ins w:id="42" w:author="NAZ, Mamoona (OLDHAM MEDICAL SERVICES)" w:date="2026-09-22T12:57:00Z" w16du:dateUtc="2026-09-22T16:57:00Z"/>
        </w:rPr>
      </w:pPr>
      <w:ins w:id="43" w:author="NAZ, Mamoona (OLDHAM MEDICAL SERVICES)" w:date="2026-09-22T12:57:00Z" w16du:dateUtc="2026-09-22T16:57: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1"/>
        </w:numPr>
        <w:rPr>
          <w:ins w:id="44" w:author="NAZ, Mamoona (OLDHAM MEDICAL SERVICES)" w:date="2026-09-22T12:57:00Z" w16du:dateUtc="2026-09-22T16:57:00Z"/>
        </w:rPr>
      </w:pPr>
      <w:ins w:id="45" w:author="NAZ, Mamoona (OLDHAM MEDICAL SERVICES)" w:date="2026-09-22T12:57:00Z" w16du:dateUtc="2026-09-22T16:57: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1"/>
        </w:numPr>
        <w:rPr>
          <w:ins w:id="46" w:author="NAZ, Mamoona (OLDHAM MEDICAL SERVICES)" w:date="2026-09-22T12:57:00Z" w16du:dateUtc="2026-09-22T16:57:00Z"/>
        </w:rPr>
      </w:pPr>
      <w:ins w:id="47" w:author="NAZ, Mamoona (OLDHAM MEDICAL SERVICES)" w:date="2026-09-22T12:57:00Z" w16du:dateUtc="2026-09-22T16:57: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1"/>
        </w:numPr>
        <w:rPr>
          <w:ins w:id="48" w:author="NAZ, Mamoona (OLDHAM MEDICAL SERVICES)" w:date="2026-09-22T12:57:00Z" w16du:dateUtc="2026-09-22T16:57:00Z"/>
        </w:rPr>
      </w:pPr>
      <w:ins w:id="49" w:author="NAZ, Mamoona (OLDHAM MEDICAL SERVICES)" w:date="2026-09-22T12:57:00Z" w16du:dateUtc="2026-09-22T16:57: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1"/>
        </w:numPr>
        <w:rPr>
          <w:ins w:id="50" w:author="NAZ, Mamoona (OLDHAM MEDICAL SERVICES)" w:date="2026-09-22T12:57:00Z" w16du:dateUtc="2026-09-22T16:57:00Z"/>
        </w:rPr>
      </w:pPr>
      <w:ins w:id="51" w:author="NAZ, Mamoona (OLDHAM MEDICAL SERVICES)" w:date="2026-09-22T12:57:00Z" w16du:dateUtc="2026-09-22T16:57: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1"/>
        </w:numPr>
        <w:rPr>
          <w:ins w:id="52" w:author="NAZ, Mamoona (OLDHAM MEDICAL SERVICES)" w:date="2026-09-22T12:57:00Z" w16du:dateUtc="2026-09-22T16:57:00Z"/>
        </w:rPr>
      </w:pPr>
      <w:ins w:id="53" w:author="NAZ, Mamoona (OLDHAM MEDICAL SERVICES)" w:date="2026-09-22T12:57:00Z" w16du:dateUtc="2026-09-22T16:57: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1"/>
        </w:numPr>
        <w:rPr>
          <w:ins w:id="54" w:author="NAZ, Mamoona (OLDHAM MEDICAL SERVICES)" w:date="2026-09-22T12:57:00Z" w16du:dateUtc="2026-09-22T16:57:00Z"/>
        </w:rPr>
      </w:pPr>
      <w:ins w:id="55" w:author="NAZ, Mamoona (OLDHAM MEDICAL SERVICES)" w:date="2026-09-22T12:57:00Z" w16du:dateUtc="2026-09-22T16:57:00Z">
        <w:r>
          <w:t xml:space="preserve">Also decided to display notices before they get sent out. </w:t>
        </w:r>
      </w:ins>
    </w:p>
    <w:p w14:paraId="0AD56979" w14:textId="7FA4E76F" w:rsidR="00677B90" w:rsidRDefault="00677B90" w:rsidP="00FF174A">
      <w:pPr>
        <w:pStyle w:val="ListParagraph"/>
        <w:numPr>
          <w:ilvl w:val="0"/>
          <w:numId w:val="11"/>
        </w:numPr>
        <w:rPr>
          <w:ins w:id="56" w:author="NAZ, Mamoona (OLDHAM MEDICAL SERVICES)" w:date="2026-09-22T12:57:00Z" w16du:dateUtc="2026-09-22T16:57:00Z"/>
        </w:rPr>
      </w:pPr>
      <w:ins w:id="57" w:author="NAZ, Mamoona (OLDHAM MEDICAL SERVICES)" w:date="2026-09-22T12:57:00Z" w16du:dateUtc="2026-09-22T16:57: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1"/>
        </w:numPr>
        <w:rPr>
          <w:ins w:id="58" w:author="NAZ, Mamoona (OLDHAM MEDICAL SERVICES)" w:date="2026-09-22T12:57:00Z" w16du:dateUtc="2026-09-22T16:57:00Z"/>
        </w:rPr>
      </w:pPr>
      <w:ins w:id="59" w:author="NAZ, Mamoona (OLDHAM MEDICAL SERVICES)" w:date="2026-09-22T12:57:00Z" w16du:dateUtc="2026-09-22T16:57: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1"/>
        </w:numPr>
        <w:rPr>
          <w:ins w:id="60" w:author="NAZ, Mamoona (OLDHAM MEDICAL SERVICES)" w:date="2026-09-22T12:57:00Z" w16du:dateUtc="2026-09-22T16:57:00Z"/>
        </w:rPr>
      </w:pPr>
      <w:ins w:id="61" w:author="NAZ, Mamoona (OLDHAM MEDICAL SERVICES)" w:date="2026-09-22T12:57:00Z" w16du:dateUtc="2026-09-22T16:57:00Z">
        <w:r>
          <w:t xml:space="preserve">The Practice has not yet received a confirmation date of delivery for flu jabs. </w:t>
        </w:r>
      </w:ins>
    </w:p>
    <w:p w14:paraId="0CEABE06" w14:textId="159751B6" w:rsidR="00677B90" w:rsidRDefault="00677B90" w:rsidP="00FF174A">
      <w:pPr>
        <w:pStyle w:val="ListParagraph"/>
        <w:numPr>
          <w:ilvl w:val="0"/>
          <w:numId w:val="11"/>
        </w:numPr>
        <w:rPr>
          <w:ins w:id="62" w:author="NAZ, Mamoona (OLDHAM MEDICAL SERVICES)" w:date="2026-09-22T12:57:00Z" w16du:dateUtc="2026-09-22T16:57:00Z"/>
        </w:rPr>
      </w:pPr>
      <w:ins w:id="63" w:author="NAZ, Mamoona (OLDHAM MEDICAL SERVICES)" w:date="2026-09-22T12:57:00Z" w16du:dateUtc="2026-09-22T16:57:00Z">
        <w:r>
          <w:t xml:space="preserve">Updates around the PCN clinics were shared. </w:t>
        </w:r>
      </w:ins>
    </w:p>
    <w:p w14:paraId="02B8F5B2" w14:textId="001EA95A" w:rsidR="00677B90" w:rsidRDefault="00677B90" w:rsidP="00FF174A">
      <w:pPr>
        <w:pStyle w:val="ListParagraph"/>
        <w:numPr>
          <w:ilvl w:val="0"/>
          <w:numId w:val="11"/>
        </w:numPr>
        <w:rPr>
          <w:ins w:id="64" w:author="NAZ, Mamoona (OLDHAM MEDICAL SERVICES)" w:date="2026-09-22T12:57:00Z" w16du:dateUtc="2026-09-22T16:57:00Z"/>
        </w:rPr>
      </w:pPr>
      <w:ins w:id="65" w:author="NAZ, Mamoona (OLDHAM MEDICAL SERVICES)" w:date="2026-09-22T12:57:00Z" w16du:dateUtc="2026-09-22T16:57: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57:00Z" w16du:dateUtc="2026-09-22T16:57:00Z"/>
          <w:b/>
          <w:bCs/>
        </w:rPr>
      </w:pPr>
      <w:ins w:id="67" w:author="NAZ, Mamoona (OLDHAM MEDICAL SERVICES)" w:date="2026-09-22T12:57:00Z" w16du:dateUtc="2026-09-22T16:57: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57:00Z" w16du:dateUtc="2026-09-22T16:57:00Z"/>
          <w:b/>
          <w:bCs/>
        </w:rPr>
      </w:pPr>
    </w:p>
    <w:p w14:paraId="391E0970" w14:textId="77777777" w:rsidR="00D76B82" w:rsidRPr="00D76B82" w:rsidRDefault="006F1C2D" w:rsidP="00D76B82">
      <w:pPr>
        <w:rPr>
          <w:ins w:id="69" w:author="NAZ, Mamoona (OLDHAM MEDICAL SERVICES)" w:date="2026-09-22T12:57:00Z" w16du:dateUtc="2026-09-22T16:57:00Z"/>
          <w:rFonts w:ascii="Arial" w:hAnsi="Arial" w:cs="Arial"/>
          <w:b/>
          <w:bCs/>
          <w:szCs w:val="20"/>
          <w:u w:val="single"/>
          <w:lang w:val="en-ZA" w:eastAsia="en-ZA"/>
        </w:rPr>
      </w:pPr>
      <w:ins w:id="70" w:author="NAZ, Mamoona (OLDHAM MEDICAL SERVICES)" w:date="2026-09-22T12:57:00Z" w16du:dateUtc="2026-09-22T16:57: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tbl>
      <w:tblPr>
        <w:tblW w:w="3900" w:type="dxa"/>
        <w:tblInd w:w="93" w:type="dxa"/>
        <w:tblLook w:val="04A0" w:firstRow="1" w:lastRow="0" w:firstColumn="1" w:lastColumn="0" w:noHBand="0" w:noVBand="1"/>
      </w:tblPr>
      <w:tblGrid>
        <w:gridCol w:w="1740"/>
        <w:gridCol w:w="2160"/>
      </w:tblGrid>
      <w:tr w:rsidR="00D76B82" w:rsidRPr="00D76B82" w14:paraId="6C314F76" w14:textId="77777777" w:rsidTr="00D76B82">
        <w:trPr>
          <w:trHeight w:val="270"/>
          <w:del w:id="71" w:author="NAZ, Mamoona (OLDHAM MEDICAL SERVICES)" w:date="2026-09-22T12:57:00Z" w16du:dateUtc="2026-09-22T16:57:00Z"/>
        </w:trPr>
        <w:tc>
          <w:tcPr>
            <w:tcW w:w="1740" w:type="dxa"/>
            <w:tcBorders>
              <w:top w:val="nil"/>
              <w:left w:val="nil"/>
              <w:bottom w:val="nil"/>
              <w:right w:val="nil"/>
            </w:tcBorders>
            <w:noWrap/>
            <w:vAlign w:val="bottom"/>
            <w:hideMark/>
          </w:tcPr>
          <w:p w14:paraId="33D82614" w14:textId="4964BFC7" w:rsidR="00D76B82" w:rsidRPr="00D76B82" w:rsidRDefault="00D76B82" w:rsidP="00D76B82">
            <w:pPr>
              <w:rPr>
                <w:del w:id="72" w:author="NAZ, Mamoona (OLDHAM MEDICAL SERVICES)" w:date="2026-09-22T12:57:00Z" w16du:dateUtc="2026-09-22T16:57:00Z"/>
                <w:rFonts w:ascii="Arial" w:hAnsi="Arial" w:cs="Arial"/>
                <w:b/>
                <w:bCs/>
                <w:szCs w:val="20"/>
                <w:u w:val="single"/>
                <w:lang w:val="en-ZA" w:eastAsia="en-ZA"/>
              </w:rPr>
            </w:pPr>
            <w:del w:id="73" w:author="NAZ, Mamoona (OLDHAM MEDICAL SERVICES)" w:date="2026-09-22T12:57:00Z" w16du:dateUtc="2026-09-22T16:57:00Z">
              <w:r w:rsidRPr="00D76B82">
                <w:rPr>
                  <w:rFonts w:ascii="Arial" w:hAnsi="Arial" w:cs="Arial"/>
                  <w:b/>
                  <w:bCs/>
                  <w:szCs w:val="20"/>
                  <w:u w:val="single"/>
                  <w:lang w:val="en-ZA" w:eastAsia="en-ZA"/>
                </w:rPr>
                <w:delText>SA 11AM TIME</w:delText>
              </w:r>
            </w:del>
          </w:p>
        </w:tc>
        <w:tc>
          <w:tcPr>
            <w:tcW w:w="2160" w:type="dxa"/>
            <w:tcBorders>
              <w:top w:val="nil"/>
              <w:left w:val="nil"/>
              <w:bottom w:val="nil"/>
              <w:right w:val="nil"/>
            </w:tcBorders>
            <w:noWrap/>
            <w:vAlign w:val="bottom"/>
            <w:hideMark/>
          </w:tcPr>
          <w:p w14:paraId="0639A310" w14:textId="77777777" w:rsidR="00D76B82" w:rsidRPr="00D76B82" w:rsidRDefault="00D76B82" w:rsidP="00D76B82">
            <w:pPr>
              <w:rPr>
                <w:del w:id="74" w:author="NAZ, Mamoona (OLDHAM MEDICAL SERVICES)" w:date="2026-09-22T12:57:00Z" w16du:dateUtc="2026-09-22T16:57:00Z"/>
                <w:rFonts w:ascii="Arial" w:hAnsi="Arial" w:cs="Arial"/>
                <w:szCs w:val="20"/>
                <w:lang w:val="en-ZA" w:eastAsia="en-ZA"/>
              </w:rPr>
            </w:pPr>
          </w:p>
        </w:tc>
      </w:tr>
      <w:tr w:rsidR="00D76B82" w:rsidRPr="00D76B82" w14:paraId="4D02AC41" w14:textId="77777777" w:rsidTr="00D76B82">
        <w:trPr>
          <w:trHeight w:val="315"/>
          <w:del w:id="75" w:author="NAZ, Mamoona (OLDHAM MEDICAL SERVICES)" w:date="2026-09-22T12:57:00Z" w16du:dateUtc="2026-09-22T16:57:00Z"/>
        </w:trPr>
        <w:tc>
          <w:tcPr>
            <w:tcW w:w="3900" w:type="dxa"/>
            <w:gridSpan w:val="2"/>
            <w:tcBorders>
              <w:top w:val="single" w:sz="8" w:space="0" w:color="auto"/>
              <w:left w:val="single" w:sz="8" w:space="0" w:color="auto"/>
              <w:bottom w:val="single" w:sz="4" w:space="0" w:color="auto"/>
              <w:right w:val="single" w:sz="8" w:space="0" w:color="000000"/>
            </w:tcBorders>
            <w:shd w:val="clear" w:color="000000" w:fill="CC99FF"/>
            <w:noWrap/>
            <w:vAlign w:val="bottom"/>
            <w:hideMark/>
          </w:tcPr>
          <w:p w14:paraId="3AC259FA" w14:textId="77777777" w:rsidR="00D76B82" w:rsidRPr="00D76B82" w:rsidRDefault="00D76B82" w:rsidP="00D76B82">
            <w:pPr>
              <w:jc w:val="center"/>
              <w:rPr>
                <w:del w:id="76" w:author="NAZ, Mamoona (OLDHAM MEDICAL SERVICES)" w:date="2026-09-22T12:57:00Z" w16du:dateUtc="2026-09-22T16:57:00Z"/>
                <w:rFonts w:ascii="Arial" w:hAnsi="Arial" w:cs="Arial"/>
                <w:b/>
                <w:bCs/>
                <w:lang w:val="en-ZA" w:eastAsia="en-ZA"/>
              </w:rPr>
            </w:pPr>
            <w:del w:id="77" w:author="NAZ, Mamoona (OLDHAM MEDICAL SERVICES)" w:date="2026-09-22T12:57:00Z" w16du:dateUtc="2026-09-22T16:57:00Z">
              <w:r w:rsidRPr="00D76B82">
                <w:rPr>
                  <w:rFonts w:ascii="Arial" w:hAnsi="Arial" w:cs="Arial"/>
                  <w:b/>
                  <w:bCs/>
                  <w:lang w:val="en-ZA" w:eastAsia="en-ZA"/>
                </w:rPr>
                <w:delText>Close out Rates Crossed</w:delText>
              </w:r>
            </w:del>
          </w:p>
        </w:tc>
      </w:tr>
      <w:tr w:rsidR="00D76B82" w:rsidRPr="00D76B82" w14:paraId="012D11D3" w14:textId="77777777" w:rsidTr="00D76B82">
        <w:trPr>
          <w:trHeight w:val="330"/>
          <w:del w:id="78" w:author="NAZ, Mamoona (OLDHAM MEDICAL SERVICES)" w:date="2026-09-22T12:57:00Z" w16du:dateUtc="2026-09-22T16:5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7A970AAF" w14:textId="77777777" w:rsidR="00D76B82" w:rsidRPr="00D76B82" w:rsidRDefault="00D76B82" w:rsidP="00D76B82">
            <w:pPr>
              <w:rPr>
                <w:del w:id="79" w:author="NAZ, Mamoona (OLDHAM MEDICAL SERVICES)" w:date="2026-09-22T12:57:00Z" w16du:dateUtc="2026-09-22T16:57:00Z"/>
                <w:rFonts w:ascii="Arial" w:hAnsi="Arial" w:cs="Arial"/>
                <w:b/>
                <w:bCs/>
                <w:lang w:val="en-ZA" w:eastAsia="en-ZA"/>
              </w:rPr>
            </w:pPr>
            <w:del w:id="80" w:author="NAZ, Mamoona (OLDHAM MEDICAL SERVICES)" w:date="2026-09-22T12:57:00Z" w16du:dateUtc="2026-09-22T16:57:00Z">
              <w:r w:rsidRPr="00D76B82">
                <w:rPr>
                  <w:rFonts w:ascii="Arial" w:hAnsi="Arial" w:cs="Arial"/>
                  <w:b/>
                  <w:bCs/>
                  <w:lang w:val="en-ZA" w:eastAsia="en-ZA"/>
                </w:rPr>
                <w:delText>Currency</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0F81C9F2" w14:textId="77777777" w:rsidR="00D76B82" w:rsidRPr="00D76B82" w:rsidRDefault="00D76B82" w:rsidP="00D76B82">
            <w:pPr>
              <w:jc w:val="center"/>
              <w:rPr>
                <w:del w:id="81" w:author="NAZ, Mamoona (OLDHAM MEDICAL SERVICES)" w:date="2026-09-22T12:57:00Z" w16du:dateUtc="2026-09-22T16:57:00Z"/>
                <w:rFonts w:ascii="Arial" w:hAnsi="Arial" w:cs="Arial"/>
                <w:b/>
                <w:bCs/>
                <w:lang w:val="en-ZA" w:eastAsia="en-ZA"/>
              </w:rPr>
            </w:pPr>
            <w:del w:id="82" w:author="NAZ, Mamoona (OLDHAM MEDICAL SERVICES)" w:date="2026-09-22T12:57:00Z" w16du:dateUtc="2026-09-22T16:57:00Z">
              <w:r w:rsidRPr="00D76B82">
                <w:rPr>
                  <w:rFonts w:ascii="Arial" w:hAnsi="Arial" w:cs="Arial"/>
                  <w:b/>
                  <w:bCs/>
                  <w:lang w:val="en-ZA" w:eastAsia="en-ZA"/>
                </w:rPr>
                <w:delText>Rate</w:delText>
              </w:r>
            </w:del>
          </w:p>
        </w:tc>
      </w:tr>
      <w:tr w:rsidR="00D76B82" w:rsidRPr="00D76B82" w14:paraId="66E9EF02" w14:textId="77777777" w:rsidTr="00D76B82">
        <w:trPr>
          <w:trHeight w:val="315"/>
          <w:del w:id="83" w:author="NAZ, Mamoona (OLDHAM MEDICAL SERVICES)" w:date="2026-09-22T12:57:00Z" w16du:dateUtc="2026-09-22T16:5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39117503" w14:textId="77777777" w:rsidR="00D76B82" w:rsidRPr="00D76B82" w:rsidRDefault="00D76B82" w:rsidP="00D76B82">
            <w:pPr>
              <w:rPr>
                <w:del w:id="84" w:author="NAZ, Mamoona (OLDHAM MEDICAL SERVICES)" w:date="2026-09-22T12:57:00Z" w16du:dateUtc="2026-09-22T16:57:00Z"/>
                <w:rFonts w:ascii="Arial" w:hAnsi="Arial" w:cs="Arial"/>
                <w:lang w:val="en-ZA" w:eastAsia="en-ZA"/>
              </w:rPr>
            </w:pPr>
            <w:del w:id="85" w:author="NAZ, Mamoona (OLDHAM MEDICAL SERVICES)" w:date="2026-09-22T12:57:00Z" w16du:dateUtc="2026-09-22T16:57:00Z">
              <w:r w:rsidRPr="00D76B82">
                <w:rPr>
                  <w:rFonts w:ascii="Arial" w:hAnsi="Arial" w:cs="Arial"/>
                  <w:lang w:val="en-ZA" w:eastAsia="en-ZA"/>
                </w:rPr>
                <w:delText>USD/RAND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6DC2D81E" w14:textId="77777777" w:rsidR="00D76B82" w:rsidRPr="00D76B82" w:rsidRDefault="00D76B82" w:rsidP="00D76B82">
            <w:pPr>
              <w:jc w:val="right"/>
              <w:rPr>
                <w:del w:id="86" w:author="NAZ, Mamoona (OLDHAM MEDICAL SERVICES)" w:date="2026-09-22T12:57:00Z" w16du:dateUtc="2026-09-22T16:57:00Z"/>
                <w:rFonts w:ascii="Arial" w:hAnsi="Arial" w:cs="Arial"/>
                <w:lang w:val="en-ZA" w:eastAsia="en-ZA"/>
              </w:rPr>
            </w:pPr>
            <w:del w:id="87" w:author="NAZ, Mamoona (OLDHAM MEDICAL SERVICES)" w:date="2026-09-22T12:57:00Z" w16du:dateUtc="2026-09-22T16:57:00Z">
              <w:r w:rsidRPr="00D76B82">
                <w:rPr>
                  <w:rFonts w:ascii="Arial" w:hAnsi="Arial" w:cs="Arial"/>
                  <w:lang w:val="en-ZA" w:eastAsia="en-ZA"/>
                </w:rPr>
                <w:delText>13.2425</w:delText>
              </w:r>
            </w:del>
          </w:p>
        </w:tc>
      </w:tr>
      <w:tr w:rsidR="00D76B82" w:rsidRPr="00D76B82" w14:paraId="0E4DF31A" w14:textId="77777777" w:rsidTr="00D76B82">
        <w:trPr>
          <w:trHeight w:val="315"/>
          <w:del w:id="88" w:author="NAZ, Mamoona (OLDHAM MEDICAL SERVICES)" w:date="2026-09-22T12:57:00Z" w16du:dateUtc="2026-09-22T16:5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37830029" w14:textId="77777777" w:rsidR="00D76B82" w:rsidRPr="00D76B82" w:rsidRDefault="00D76B82" w:rsidP="00D76B82">
            <w:pPr>
              <w:rPr>
                <w:del w:id="89" w:author="NAZ, Mamoona (OLDHAM MEDICAL SERVICES)" w:date="2026-09-22T12:57:00Z" w16du:dateUtc="2026-09-22T16:57:00Z"/>
                <w:rFonts w:ascii="Arial" w:hAnsi="Arial" w:cs="Arial"/>
                <w:lang w:val="en-ZA" w:eastAsia="en-ZA"/>
              </w:rPr>
            </w:pPr>
            <w:del w:id="90" w:author="NAZ, Mamoona (OLDHAM MEDICAL SERVICES)" w:date="2026-09-22T12:57:00Z" w16du:dateUtc="2026-09-22T16:57:00Z">
              <w:r w:rsidRPr="00D76B82">
                <w:rPr>
                  <w:rFonts w:ascii="Arial" w:hAnsi="Arial" w:cs="Arial"/>
                  <w:lang w:val="en-ZA" w:eastAsia="en-ZA"/>
                </w:rPr>
                <w:delText>GBP/RAND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37A9F5F8" w14:textId="77777777" w:rsidR="00D76B82" w:rsidRPr="00D76B82" w:rsidRDefault="00D76B82" w:rsidP="00D76B82">
            <w:pPr>
              <w:jc w:val="right"/>
              <w:rPr>
                <w:del w:id="91" w:author="NAZ, Mamoona (OLDHAM MEDICAL SERVICES)" w:date="2026-09-22T12:57:00Z" w16du:dateUtc="2026-09-22T16:57:00Z"/>
                <w:rFonts w:ascii="Arial" w:hAnsi="Arial" w:cs="Arial"/>
                <w:lang w:val="en-ZA" w:eastAsia="en-ZA"/>
              </w:rPr>
            </w:pPr>
            <w:del w:id="92" w:author="NAZ, Mamoona (OLDHAM MEDICAL SERVICES)" w:date="2026-09-22T12:57:00Z" w16du:dateUtc="2026-09-22T16:57:00Z">
              <w:r w:rsidRPr="00D76B82">
                <w:rPr>
                  <w:rFonts w:ascii="Arial" w:hAnsi="Arial" w:cs="Arial"/>
                  <w:lang w:val="en-ZA" w:eastAsia="en-ZA"/>
                </w:rPr>
                <w:delText>16.9489</w:delText>
              </w:r>
            </w:del>
          </w:p>
        </w:tc>
      </w:tr>
      <w:tr w:rsidR="00D76B82" w:rsidRPr="00D76B82" w14:paraId="45987C02" w14:textId="77777777" w:rsidTr="00D76B82">
        <w:trPr>
          <w:trHeight w:val="300"/>
          <w:del w:id="93" w:author="NAZ, Mamoona (OLDHAM MEDICAL SERVICES)" w:date="2026-09-22T12:57:00Z" w16du:dateUtc="2026-09-22T16:5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5F73F546" w14:textId="77777777" w:rsidR="00D76B82" w:rsidRPr="00D76B82" w:rsidRDefault="00D76B82" w:rsidP="00D76B82">
            <w:pPr>
              <w:rPr>
                <w:del w:id="94" w:author="NAZ, Mamoona (OLDHAM MEDICAL SERVICES)" w:date="2026-09-22T12:57:00Z" w16du:dateUtc="2026-09-22T16:57:00Z"/>
                <w:rFonts w:ascii="Arial" w:hAnsi="Arial" w:cs="Arial"/>
                <w:lang w:val="en-ZA" w:eastAsia="en-ZA"/>
              </w:rPr>
            </w:pPr>
            <w:del w:id="95" w:author="NAZ, Mamoona (OLDHAM MEDICAL SERVICES)" w:date="2026-09-22T12:57:00Z" w16du:dateUtc="2026-09-22T16:57:00Z">
              <w:r w:rsidRPr="00D76B82">
                <w:rPr>
                  <w:rFonts w:ascii="Arial" w:hAnsi="Arial" w:cs="Arial"/>
                  <w:lang w:val="en-ZA" w:eastAsia="en-ZA"/>
                </w:rPr>
                <w:delText>EUR/RAND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7E956D8B" w14:textId="77777777" w:rsidR="00D76B82" w:rsidRPr="00D76B82" w:rsidRDefault="00D76B82" w:rsidP="00D76B82">
            <w:pPr>
              <w:jc w:val="right"/>
              <w:rPr>
                <w:del w:id="96" w:author="NAZ, Mamoona (OLDHAM MEDICAL SERVICES)" w:date="2026-09-22T12:57:00Z" w16du:dateUtc="2026-09-22T16:57:00Z"/>
                <w:rFonts w:ascii="Arial" w:hAnsi="Arial" w:cs="Arial"/>
                <w:lang w:val="en-ZA" w:eastAsia="en-ZA"/>
              </w:rPr>
            </w:pPr>
            <w:del w:id="97" w:author="NAZ, Mamoona (OLDHAM MEDICAL SERVICES)" w:date="2026-09-22T12:57:00Z" w16du:dateUtc="2026-09-22T16:57:00Z">
              <w:r w:rsidRPr="00D76B82">
                <w:rPr>
                  <w:rFonts w:ascii="Arial" w:hAnsi="Arial" w:cs="Arial"/>
                  <w:lang w:val="en-ZA" w:eastAsia="en-ZA"/>
                </w:rPr>
                <w:delText>15.6104</w:delText>
              </w:r>
            </w:del>
          </w:p>
        </w:tc>
      </w:tr>
    </w:tbl>
    <w:p w14:paraId="05DA4500" w14:textId="77777777" w:rsidR="00BE7473" w:rsidRDefault="00BE7473" w:rsidP="00035935">
      <w:pPr>
        <w:rPr>
          <w:del w:id="98" w:author="NAZ, Mamoona (OLDHAM MEDICAL SERVICES)" w:date="2026-09-22T12:57:00Z" w16du:dateUtc="2026-09-22T16:57:00Z"/>
        </w:rPr>
      </w:pPr>
    </w:p>
    <w:tbl>
      <w:tblPr>
        <w:tblW w:w="3900" w:type="dxa"/>
        <w:tblInd w:w="93" w:type="dxa"/>
        <w:tblLook w:val="04A0" w:firstRow="1" w:lastRow="0" w:firstColumn="1" w:lastColumn="0" w:noHBand="0" w:noVBand="1"/>
      </w:tblPr>
      <w:tblGrid>
        <w:gridCol w:w="1740"/>
        <w:gridCol w:w="2160"/>
      </w:tblGrid>
      <w:tr w:rsidR="00CE216C" w:rsidRPr="00CE216C" w14:paraId="0FC99251" w14:textId="77777777" w:rsidTr="00CE216C">
        <w:trPr>
          <w:trHeight w:val="270"/>
          <w:del w:id="99" w:author="NAZ, Mamoona (OLDHAM MEDICAL SERVICES)" w:date="2026-09-22T12:57:00Z" w16du:dateUtc="2026-09-22T16:57:00Z"/>
        </w:trPr>
        <w:tc>
          <w:tcPr>
            <w:tcW w:w="1740" w:type="dxa"/>
            <w:tcBorders>
              <w:top w:val="nil"/>
              <w:left w:val="nil"/>
              <w:bottom w:val="nil"/>
              <w:right w:val="nil"/>
            </w:tcBorders>
            <w:noWrap/>
            <w:vAlign w:val="bottom"/>
            <w:hideMark/>
          </w:tcPr>
          <w:p w14:paraId="2195D689" w14:textId="77777777" w:rsidR="00CE216C" w:rsidRPr="00CE216C" w:rsidRDefault="00CE216C" w:rsidP="00CE216C">
            <w:pPr>
              <w:rPr>
                <w:del w:id="100" w:author="NAZ, Mamoona (OLDHAM MEDICAL SERVICES)" w:date="2026-09-22T12:57:00Z" w16du:dateUtc="2026-09-22T16:57:00Z"/>
                <w:rFonts w:ascii="Arial" w:hAnsi="Arial" w:cs="Arial"/>
                <w:b/>
                <w:bCs/>
                <w:szCs w:val="20"/>
                <w:u w:val="single"/>
                <w:lang w:val="en-ZA" w:eastAsia="en-ZA"/>
              </w:rPr>
            </w:pPr>
            <w:del w:id="101" w:author="NAZ, Mamoona (OLDHAM MEDICAL SERVICES)" w:date="2026-09-22T12:57:00Z" w16du:dateUtc="2026-09-22T16:57:00Z">
              <w:r w:rsidRPr="00CE216C">
                <w:rPr>
                  <w:rFonts w:ascii="Arial" w:hAnsi="Arial" w:cs="Arial"/>
                  <w:b/>
                  <w:bCs/>
                  <w:szCs w:val="20"/>
                  <w:u w:val="single"/>
                  <w:lang w:val="en-ZA" w:eastAsia="en-ZA"/>
                </w:rPr>
                <w:delText>NY 10AM TIME</w:delText>
              </w:r>
            </w:del>
          </w:p>
        </w:tc>
        <w:tc>
          <w:tcPr>
            <w:tcW w:w="2160" w:type="dxa"/>
            <w:tcBorders>
              <w:top w:val="nil"/>
              <w:left w:val="nil"/>
              <w:bottom w:val="nil"/>
              <w:right w:val="nil"/>
            </w:tcBorders>
            <w:noWrap/>
            <w:vAlign w:val="bottom"/>
            <w:hideMark/>
          </w:tcPr>
          <w:p w14:paraId="0C540ED4" w14:textId="77777777" w:rsidR="00CE216C" w:rsidRPr="00CE216C" w:rsidRDefault="00CE216C" w:rsidP="00CE216C">
            <w:pPr>
              <w:rPr>
                <w:del w:id="102" w:author="NAZ, Mamoona (OLDHAM MEDICAL SERVICES)" w:date="2026-09-22T12:57:00Z" w16du:dateUtc="2026-09-22T16:57:00Z"/>
                <w:rFonts w:ascii="Arial" w:hAnsi="Arial" w:cs="Arial"/>
                <w:szCs w:val="20"/>
                <w:lang w:val="en-ZA" w:eastAsia="en-ZA"/>
              </w:rPr>
            </w:pPr>
          </w:p>
        </w:tc>
      </w:tr>
      <w:tr w:rsidR="00CE216C" w:rsidRPr="00CE216C" w14:paraId="47518C3A" w14:textId="77777777" w:rsidTr="00CE216C">
        <w:trPr>
          <w:trHeight w:val="315"/>
          <w:del w:id="103" w:author="NAZ, Mamoona (OLDHAM MEDICAL SERVICES)" w:date="2026-09-22T12:57:00Z" w16du:dateUtc="2026-09-22T16:57:00Z"/>
        </w:trPr>
        <w:tc>
          <w:tcPr>
            <w:tcW w:w="3900" w:type="dxa"/>
            <w:gridSpan w:val="2"/>
            <w:tcBorders>
              <w:top w:val="single" w:sz="8" w:space="0" w:color="auto"/>
              <w:left w:val="single" w:sz="8" w:space="0" w:color="auto"/>
              <w:bottom w:val="single" w:sz="4" w:space="0" w:color="auto"/>
              <w:right w:val="single" w:sz="8" w:space="0" w:color="000000"/>
            </w:tcBorders>
            <w:shd w:val="clear" w:color="000000" w:fill="CC99FF"/>
            <w:noWrap/>
            <w:vAlign w:val="bottom"/>
            <w:hideMark/>
          </w:tcPr>
          <w:p w14:paraId="42FEE2DA" w14:textId="77777777" w:rsidR="00CE216C" w:rsidRPr="00CE216C" w:rsidRDefault="00CE216C" w:rsidP="00CE216C">
            <w:pPr>
              <w:jc w:val="center"/>
              <w:rPr>
                <w:del w:id="104" w:author="NAZ, Mamoona (OLDHAM MEDICAL SERVICES)" w:date="2026-09-22T12:57:00Z" w16du:dateUtc="2026-09-22T16:57:00Z"/>
                <w:rFonts w:ascii="Arial" w:hAnsi="Arial" w:cs="Arial"/>
                <w:b/>
                <w:bCs/>
                <w:lang w:val="en-ZA" w:eastAsia="en-ZA"/>
              </w:rPr>
            </w:pPr>
            <w:del w:id="105" w:author="NAZ, Mamoona (OLDHAM MEDICAL SERVICES)" w:date="2026-09-22T12:57:00Z" w16du:dateUtc="2026-09-22T16:57:00Z">
              <w:r w:rsidRPr="00CE216C">
                <w:rPr>
                  <w:rFonts w:ascii="Arial" w:hAnsi="Arial" w:cs="Arial"/>
                  <w:b/>
                  <w:bCs/>
                  <w:lang w:val="en-ZA" w:eastAsia="en-ZA"/>
                </w:rPr>
                <w:delText>Close out Rates UnCrossed</w:delText>
              </w:r>
            </w:del>
          </w:p>
        </w:tc>
      </w:tr>
      <w:tr w:rsidR="00CE216C" w:rsidRPr="00CE216C" w14:paraId="439CBBE2" w14:textId="77777777" w:rsidTr="00CE216C">
        <w:trPr>
          <w:trHeight w:val="330"/>
          <w:del w:id="106" w:author="NAZ, Mamoona (OLDHAM MEDICAL SERVICES)" w:date="2026-09-22T12:57:00Z" w16du:dateUtc="2026-09-22T16:5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1E7D6E68" w14:textId="77777777" w:rsidR="00CE216C" w:rsidRPr="00CE216C" w:rsidRDefault="00CE216C" w:rsidP="00CE216C">
            <w:pPr>
              <w:rPr>
                <w:del w:id="107" w:author="NAZ, Mamoona (OLDHAM MEDICAL SERVICES)" w:date="2026-09-22T12:57:00Z" w16du:dateUtc="2026-09-22T16:57:00Z"/>
                <w:rFonts w:ascii="Arial" w:hAnsi="Arial" w:cs="Arial"/>
                <w:b/>
                <w:bCs/>
                <w:lang w:val="en-ZA" w:eastAsia="en-ZA"/>
              </w:rPr>
            </w:pPr>
            <w:del w:id="108" w:author="NAZ, Mamoona (OLDHAM MEDICAL SERVICES)" w:date="2026-09-22T12:57:00Z" w16du:dateUtc="2026-09-22T16:57:00Z">
              <w:r w:rsidRPr="00CE216C">
                <w:rPr>
                  <w:rFonts w:ascii="Arial" w:hAnsi="Arial" w:cs="Arial"/>
                  <w:b/>
                  <w:bCs/>
                  <w:lang w:val="en-ZA" w:eastAsia="en-ZA"/>
                </w:rPr>
                <w:delText>Currency</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4D013D62" w14:textId="77777777" w:rsidR="00CE216C" w:rsidRPr="00CE216C" w:rsidRDefault="00CE216C" w:rsidP="00CE216C">
            <w:pPr>
              <w:jc w:val="center"/>
              <w:rPr>
                <w:del w:id="109" w:author="NAZ, Mamoona (OLDHAM MEDICAL SERVICES)" w:date="2026-09-22T12:57:00Z" w16du:dateUtc="2026-09-22T16:57:00Z"/>
                <w:rFonts w:ascii="Arial" w:hAnsi="Arial" w:cs="Arial"/>
                <w:b/>
                <w:bCs/>
                <w:lang w:val="en-ZA" w:eastAsia="en-ZA"/>
              </w:rPr>
            </w:pPr>
            <w:del w:id="110" w:author="NAZ, Mamoona (OLDHAM MEDICAL SERVICES)" w:date="2026-09-22T12:57:00Z" w16du:dateUtc="2026-09-22T16:57:00Z">
              <w:r w:rsidRPr="00CE216C">
                <w:rPr>
                  <w:rFonts w:ascii="Arial" w:hAnsi="Arial" w:cs="Arial"/>
                  <w:b/>
                  <w:bCs/>
                  <w:lang w:val="en-ZA" w:eastAsia="en-ZA"/>
                </w:rPr>
                <w:delText>Rate</w:delText>
              </w:r>
            </w:del>
          </w:p>
        </w:tc>
      </w:tr>
      <w:tr w:rsidR="00CE216C" w:rsidRPr="00CE216C" w14:paraId="1257796F" w14:textId="77777777" w:rsidTr="00CE216C">
        <w:trPr>
          <w:trHeight w:val="315"/>
          <w:del w:id="111" w:author="NAZ, Mamoona (OLDHAM MEDICAL SERVICES)" w:date="2026-09-22T12:57:00Z" w16du:dateUtc="2026-09-22T16:5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6EE09A6D" w14:textId="77777777" w:rsidR="00CE216C" w:rsidRPr="00CE216C" w:rsidRDefault="00CE216C" w:rsidP="00CE216C">
            <w:pPr>
              <w:rPr>
                <w:del w:id="112" w:author="NAZ, Mamoona (OLDHAM MEDICAL SERVICES)" w:date="2026-09-22T12:57:00Z" w16du:dateUtc="2026-09-22T16:57:00Z"/>
                <w:rFonts w:ascii="Arial" w:hAnsi="Arial" w:cs="Arial"/>
                <w:lang w:val="en-ZA" w:eastAsia="en-ZA"/>
              </w:rPr>
            </w:pPr>
            <w:del w:id="113" w:author="NAZ, Mamoona (OLDHAM MEDICAL SERVICES)" w:date="2026-09-22T12:57:00Z" w16du:dateUtc="2026-09-22T16:57:00Z">
              <w:r w:rsidRPr="00CE216C">
                <w:rPr>
                  <w:rFonts w:ascii="Arial" w:hAnsi="Arial" w:cs="Arial"/>
                  <w:lang w:val="en-ZA" w:eastAsia="en-ZA"/>
                </w:rPr>
                <w:delText>USD/RAND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399132D2" w14:textId="77777777" w:rsidR="00CE216C" w:rsidRPr="00CE216C" w:rsidRDefault="00CE216C" w:rsidP="00CE216C">
            <w:pPr>
              <w:jc w:val="right"/>
              <w:rPr>
                <w:del w:id="114" w:author="NAZ, Mamoona (OLDHAM MEDICAL SERVICES)" w:date="2026-09-22T12:57:00Z" w16du:dateUtc="2026-09-22T16:57:00Z"/>
                <w:rFonts w:ascii="Arial" w:hAnsi="Arial" w:cs="Arial"/>
                <w:lang w:val="en-ZA" w:eastAsia="en-ZA"/>
              </w:rPr>
            </w:pPr>
            <w:del w:id="115" w:author="NAZ, Mamoona (OLDHAM MEDICAL SERVICES)" w:date="2026-09-22T12:57:00Z" w16du:dateUtc="2026-09-22T16:57:00Z">
              <w:r w:rsidRPr="00CE216C">
                <w:rPr>
                  <w:rFonts w:ascii="Arial" w:hAnsi="Arial" w:cs="Arial"/>
                  <w:lang w:val="en-ZA" w:eastAsia="en-ZA"/>
                </w:rPr>
                <w:delText>13.2528</w:delText>
              </w:r>
            </w:del>
          </w:p>
        </w:tc>
      </w:tr>
      <w:tr w:rsidR="00CE216C" w:rsidRPr="00CE216C" w14:paraId="6F5428F1" w14:textId="77777777" w:rsidTr="00CE216C">
        <w:trPr>
          <w:trHeight w:val="315"/>
          <w:del w:id="116" w:author="NAZ, Mamoona (OLDHAM MEDICAL SERVICES)" w:date="2026-09-22T12:57:00Z" w16du:dateUtc="2026-09-22T16:5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40DA5451" w14:textId="77777777" w:rsidR="00CE216C" w:rsidRPr="00CE216C" w:rsidRDefault="00CE216C" w:rsidP="00CE216C">
            <w:pPr>
              <w:rPr>
                <w:del w:id="117" w:author="NAZ, Mamoona (OLDHAM MEDICAL SERVICES)" w:date="2026-09-22T12:57:00Z" w16du:dateUtc="2026-09-22T16:57:00Z"/>
                <w:rFonts w:ascii="Arial" w:hAnsi="Arial" w:cs="Arial"/>
                <w:lang w:val="en-ZA" w:eastAsia="en-ZA"/>
              </w:rPr>
            </w:pPr>
            <w:del w:id="118" w:author="NAZ, Mamoona (OLDHAM MEDICAL SERVICES)" w:date="2026-09-22T12:57:00Z" w16du:dateUtc="2026-09-22T16:57:00Z">
              <w:r w:rsidRPr="00CE216C">
                <w:rPr>
                  <w:rFonts w:ascii="Arial" w:hAnsi="Arial" w:cs="Arial"/>
                  <w:lang w:val="en-ZA" w:eastAsia="en-ZA"/>
                </w:rPr>
                <w:delText>GBP/RAND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12E17BB9" w14:textId="77777777" w:rsidR="00CE216C" w:rsidRPr="00CE216C" w:rsidRDefault="00CE216C" w:rsidP="00CE216C">
            <w:pPr>
              <w:jc w:val="right"/>
              <w:rPr>
                <w:del w:id="119" w:author="NAZ, Mamoona (OLDHAM MEDICAL SERVICES)" w:date="2026-09-22T12:57:00Z" w16du:dateUtc="2026-09-22T16:57:00Z"/>
                <w:rFonts w:ascii="Arial" w:hAnsi="Arial" w:cs="Arial"/>
                <w:lang w:val="en-ZA" w:eastAsia="en-ZA"/>
              </w:rPr>
            </w:pPr>
            <w:del w:id="120" w:author="NAZ, Mamoona (OLDHAM MEDICAL SERVICES)" w:date="2026-09-22T12:57:00Z" w16du:dateUtc="2026-09-22T16:57:00Z">
              <w:r w:rsidRPr="00CE216C">
                <w:rPr>
                  <w:rFonts w:ascii="Arial" w:hAnsi="Arial" w:cs="Arial"/>
                  <w:lang w:val="en-ZA" w:eastAsia="en-ZA"/>
                </w:rPr>
                <w:delText>16.9534</w:delText>
              </w:r>
            </w:del>
          </w:p>
        </w:tc>
      </w:tr>
      <w:tr w:rsidR="00CE216C" w:rsidRPr="00CE216C" w14:paraId="0575D1C8" w14:textId="77777777" w:rsidTr="00CE216C">
        <w:trPr>
          <w:trHeight w:val="300"/>
          <w:del w:id="121" w:author="NAZ, Mamoona (OLDHAM MEDICAL SERVICES)" w:date="2026-09-22T12:57:00Z" w16du:dateUtc="2026-09-22T16:5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0AB3A35C" w14:textId="77777777" w:rsidR="00CE216C" w:rsidRPr="00CE216C" w:rsidRDefault="00CE216C" w:rsidP="00CE216C">
            <w:pPr>
              <w:rPr>
                <w:del w:id="122" w:author="NAZ, Mamoona (OLDHAM MEDICAL SERVICES)" w:date="2026-09-22T12:57:00Z" w16du:dateUtc="2026-09-22T16:57:00Z"/>
                <w:rFonts w:ascii="Arial" w:hAnsi="Arial" w:cs="Arial"/>
                <w:lang w:val="en-ZA" w:eastAsia="en-ZA"/>
              </w:rPr>
            </w:pPr>
            <w:del w:id="123" w:author="NAZ, Mamoona (OLDHAM MEDICAL SERVICES)" w:date="2026-09-22T12:57:00Z" w16du:dateUtc="2026-09-22T16:57:00Z">
              <w:r w:rsidRPr="00CE216C">
                <w:rPr>
                  <w:rFonts w:ascii="Arial" w:hAnsi="Arial" w:cs="Arial"/>
                  <w:lang w:val="en-ZA" w:eastAsia="en-ZA"/>
                </w:rPr>
                <w:delText>EUR/RAND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288EB300" w14:textId="77777777" w:rsidR="00CE216C" w:rsidRPr="00CE216C" w:rsidRDefault="00CE216C" w:rsidP="00CE216C">
            <w:pPr>
              <w:jc w:val="right"/>
              <w:rPr>
                <w:del w:id="124" w:author="NAZ, Mamoona (OLDHAM MEDICAL SERVICES)" w:date="2026-09-22T12:57:00Z" w16du:dateUtc="2026-09-22T16:57:00Z"/>
                <w:rFonts w:ascii="Arial" w:hAnsi="Arial" w:cs="Arial"/>
                <w:lang w:val="en-ZA" w:eastAsia="en-ZA"/>
              </w:rPr>
            </w:pPr>
            <w:del w:id="125" w:author="NAZ, Mamoona (OLDHAM MEDICAL SERVICES)" w:date="2026-09-22T12:57:00Z" w16du:dateUtc="2026-09-22T16:57:00Z">
              <w:r w:rsidRPr="00CE216C">
                <w:rPr>
                  <w:rFonts w:ascii="Arial" w:hAnsi="Arial" w:cs="Arial"/>
                  <w:lang w:val="en-ZA" w:eastAsia="en-ZA"/>
                </w:rPr>
                <w:delText>15.6343</w:delText>
              </w:r>
            </w:del>
          </w:p>
        </w:tc>
      </w:tr>
    </w:tbl>
    <w:p w14:paraId="13FDA3C6" w14:textId="77777777" w:rsidR="00CE216C" w:rsidRPr="006F1C2D" w:rsidRDefault="00CE216C" w:rsidP="00035935">
      <w:pPr>
        <w:rPr>
          <w:b/>
          <w:rPrChange w:id="126" w:author="NAZ, Mamoona (OLDHAM MEDICAL SERVICES)" w:date="2026-09-22T12:57:00Z" w16du:dateUtc="2026-09-22T16:57:00Z">
            <w:rPr/>
          </w:rPrChange>
        </w:rPr>
      </w:pPr>
    </w:p>
    <w:sectPr w:rsidR="00CE216C" w:rsidRPr="006F1C2D">
      <w:pgSz w:w="11906" w:h="16838" w:code="0"/>
      <w:pgMar w:top="1440" w:right="1440" w:bottom="1440" w:left="1440" w:header="708" w:footer="708" w:gutter="0"/>
      <w:cols w:space="708"/>
      <w:titlePg w:val="0"/>
      <w:docGrid w:linePitch="360"/>
      <w:sectPrChange w:id="127" w:author="NAZ, Mamoona (OLDHAM MEDICAL SERVICES)" w:date="2026-09-22T12:57:00Z" w16du:dateUtc="2026-09-22T16:57:00Z">
        <w:sectPr w:rsidR="00CE216C" w:rsidRPr="006F1C2D">
          <w:pgSz w:w="12240" w:h="15840" w:code="1"/>
          <w:pgMar w:top="1418" w:right="1134" w:bottom="1418" w:left="1134" w:header="0" w:footer="170" w:gutter="0"/>
          <w:cols w:space="720"/>
          <w:titlePg/>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FE04FD"/>
    <w:multiLevelType w:val="singleLevel"/>
    <w:tmpl w:val="9A1252B2"/>
    <w:lvl w:ilvl="0">
      <w:start w:val="1"/>
      <w:numFmt w:val="bullet"/>
      <w:lvlText w:val=""/>
      <w:lvlJc w:val="left"/>
      <w:pPr>
        <w:tabs>
          <w:tab w:val="num" w:pos="720"/>
        </w:tabs>
        <w:ind w:left="720" w:hanging="360"/>
      </w:pPr>
      <w:rPr>
        <w:rFonts w:ascii="Symbol" w:hAnsi="Symbol" w:cs="Courier New" w:hint="default"/>
        <w:color w:val="FF0000"/>
      </w:rPr>
    </w:lvl>
  </w:abstractNum>
  <w:abstractNum w:abstractNumId="2" w15:restartNumberingAfterBreak="0">
    <w:nsid w:val="1C3130D7"/>
    <w:multiLevelType w:val="hybridMultilevel"/>
    <w:tmpl w:val="D58E3E56"/>
    <w:lvl w:ilvl="0" w:tplc="DA046770">
      <w:start w:val="1"/>
      <w:numFmt w:val="lowerLetter"/>
      <w:lvlRestart w:val="0"/>
      <w:lvlText w:val="%1."/>
      <w:lvlJc w:val="left"/>
      <w:pPr>
        <w:tabs>
          <w:tab w:val="num" w:pos="1083"/>
        </w:tabs>
        <w:ind w:left="1083" w:hanging="363"/>
      </w:p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3" w15:restartNumberingAfterBreak="0">
    <w:nsid w:val="208D69B7"/>
    <w:multiLevelType w:val="singleLevel"/>
    <w:tmpl w:val="1248B9B8"/>
    <w:lvl w:ilvl="0">
      <w:start w:val="1"/>
      <w:numFmt w:val="bullet"/>
      <w:lvlRestart w:val="0"/>
      <w:lvlText w:val=""/>
      <w:lvlJc w:val="left"/>
      <w:pPr>
        <w:tabs>
          <w:tab w:val="num" w:pos="720"/>
        </w:tabs>
        <w:ind w:left="720" w:hanging="363"/>
      </w:pPr>
      <w:rPr>
        <w:rFonts w:ascii="Courier New" w:hAnsi="Courier New" w:cs="Courier New" w:hint="default"/>
        <w:color w:val="auto"/>
      </w:rPr>
    </w:lvl>
  </w:abstractNum>
  <w:abstractNum w:abstractNumId="4" w15:restartNumberingAfterBreak="0">
    <w:nsid w:val="283545E5"/>
    <w:multiLevelType w:val="singleLevel"/>
    <w:tmpl w:val="FD2AC904"/>
    <w:lvl w:ilvl="0">
      <w:start w:val="1"/>
      <w:numFmt w:val="bullet"/>
      <w:lvlRestart w:val="0"/>
      <w:lvlText w:val=""/>
      <w:lvlJc w:val="left"/>
      <w:pPr>
        <w:tabs>
          <w:tab w:val="num" w:pos="1077"/>
        </w:tabs>
        <w:ind w:left="1077" w:hanging="363"/>
      </w:pPr>
      <w:rPr>
        <w:rFonts w:ascii="Wingdings" w:hAnsi="Wingdings" w:hint="default"/>
        <w:color w:val="auto"/>
      </w:rPr>
    </w:lvl>
  </w:abstractNum>
  <w:abstractNum w:abstractNumId="5" w15:restartNumberingAfterBreak="0">
    <w:nsid w:val="29EE5D08"/>
    <w:multiLevelType w:val="singleLevel"/>
    <w:tmpl w:val="57D4D3F0"/>
    <w:lvl w:ilvl="0">
      <w:start w:val="1"/>
      <w:numFmt w:val="bullet"/>
      <w:lvlText w:val=""/>
      <w:lvlJc w:val="left"/>
      <w:pPr>
        <w:tabs>
          <w:tab w:val="num" w:pos="720"/>
        </w:tabs>
        <w:ind w:left="720" w:hanging="360"/>
      </w:pPr>
      <w:rPr>
        <w:rFonts w:ascii="Symbol" w:hAnsi="Symbol" w:hint="default"/>
        <w:color w:val="FF0000"/>
      </w:rPr>
    </w:lvl>
  </w:abstractNum>
  <w:abstractNum w:abstractNumId="6" w15:restartNumberingAfterBreak="0">
    <w:nsid w:val="2A0D5EAE"/>
    <w:multiLevelType w:val="singleLevel"/>
    <w:tmpl w:val="A4EC9CFE"/>
    <w:lvl w:ilvl="0">
      <w:start w:val="1"/>
      <w:numFmt w:val="bullet"/>
      <w:lvlRestart w:val="0"/>
      <w:lvlText w:val="o"/>
      <w:lvlJc w:val="left"/>
      <w:pPr>
        <w:tabs>
          <w:tab w:val="num" w:pos="723"/>
        </w:tabs>
        <w:ind w:left="723" w:hanging="363"/>
      </w:pPr>
      <w:rPr>
        <w:rFonts w:ascii="Courier New" w:hAnsi="Courier New" w:cs="Courier New" w:hint="default"/>
        <w:color w:val="auto"/>
      </w:rPr>
    </w:lvl>
  </w:abstractNum>
  <w:abstractNum w:abstractNumId="7" w15:restartNumberingAfterBreak="0">
    <w:nsid w:val="2FF207B2"/>
    <w:multiLevelType w:val="singleLevel"/>
    <w:tmpl w:val="DD46774E"/>
    <w:lvl w:ilvl="0">
      <w:start w:val="1"/>
      <w:numFmt w:val="bullet"/>
      <w:lvlText w:val=""/>
      <w:lvlJc w:val="left"/>
      <w:pPr>
        <w:tabs>
          <w:tab w:val="num" w:pos="720"/>
        </w:tabs>
        <w:ind w:left="720" w:hanging="360"/>
      </w:pPr>
      <w:rPr>
        <w:rFonts w:ascii="Symbol" w:hAnsi="Symbol" w:hint="default"/>
        <w:color w:val="FF0000"/>
      </w:rPr>
    </w:lvl>
  </w:abstractNum>
  <w:abstractNum w:abstractNumId="8" w15:restartNumberingAfterBreak="0">
    <w:nsid w:val="3E645409"/>
    <w:multiLevelType w:val="singleLevel"/>
    <w:tmpl w:val="54FCA466"/>
    <w:lvl w:ilvl="0">
      <w:start w:val="1"/>
      <w:numFmt w:val="bullet"/>
      <w:lvlRestart w:val="0"/>
      <w:lvlText w:val=""/>
      <w:lvlJc w:val="left"/>
      <w:pPr>
        <w:tabs>
          <w:tab w:val="num" w:pos="720"/>
        </w:tabs>
        <w:ind w:left="720" w:hanging="363"/>
      </w:pPr>
      <w:rPr>
        <w:rFonts w:ascii="Wingdings" w:hAnsi="Wingdings" w:hint="default"/>
        <w:color w:val="auto"/>
      </w:rPr>
    </w:lvl>
  </w:abstractNum>
  <w:abstractNum w:abstractNumId="9" w15:restartNumberingAfterBreak="0">
    <w:nsid w:val="5C294911"/>
    <w:multiLevelType w:val="hybridMultilevel"/>
    <w:tmpl w:val="CE12487C"/>
    <w:lvl w:ilvl="0" w:tplc="D05E3958">
      <w:start w:val="1"/>
      <w:numFmt w:val="decimal"/>
      <w:lvlRestart w:val="0"/>
      <w:lvlText w:val="%1."/>
      <w:lvlJc w:val="left"/>
      <w:pPr>
        <w:tabs>
          <w:tab w:val="num" w:pos="720"/>
        </w:tabs>
        <w:ind w:left="720" w:hanging="363"/>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09323B2"/>
    <w:multiLevelType w:val="hybridMultilevel"/>
    <w:tmpl w:val="CE12487C"/>
    <w:lvl w:ilvl="0" w:tplc="04090005">
      <w:start w:val="1"/>
      <w:numFmt w:val="bullet"/>
      <w:lvlText w:val=""/>
      <w:lvlJc w:val="left"/>
      <w:pPr>
        <w:tabs>
          <w:tab w:val="num" w:pos="717"/>
        </w:tabs>
        <w:ind w:left="717"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51792342">
    <w:abstractNumId w:val="9"/>
  </w:num>
  <w:num w:numId="2" w16cid:durableId="47799428">
    <w:abstractNumId w:val="2"/>
  </w:num>
  <w:num w:numId="3" w16cid:durableId="1718623022">
    <w:abstractNumId w:val="10"/>
  </w:num>
  <w:num w:numId="4" w16cid:durableId="222101803">
    <w:abstractNumId w:val="3"/>
  </w:num>
  <w:num w:numId="5" w16cid:durableId="629094143">
    <w:abstractNumId w:val="1"/>
  </w:num>
  <w:num w:numId="6" w16cid:durableId="1173833181">
    <w:abstractNumId w:val="8"/>
  </w:num>
  <w:num w:numId="7" w16cid:durableId="1984305659">
    <w:abstractNumId w:val="6"/>
  </w:num>
  <w:num w:numId="8" w16cid:durableId="806975199">
    <w:abstractNumId w:val="5"/>
  </w:num>
  <w:num w:numId="9" w16cid:durableId="947662540">
    <w:abstractNumId w:val="7"/>
  </w:num>
  <w:num w:numId="10" w16cid:durableId="1304309589">
    <w:abstractNumId w:val="4"/>
  </w:num>
  <w:num w:numId="1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linkStyl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6B82"/>
    <w:rsid w:val="00025128"/>
    <w:rsid w:val="00035935"/>
    <w:rsid w:val="0008331C"/>
    <w:rsid w:val="00220021"/>
    <w:rsid w:val="00254AB7"/>
    <w:rsid w:val="002961E0"/>
    <w:rsid w:val="00677B90"/>
    <w:rsid w:val="00685853"/>
    <w:rsid w:val="006E7CE0"/>
    <w:rsid w:val="006F1C2D"/>
    <w:rsid w:val="00775E6E"/>
    <w:rsid w:val="00796251"/>
    <w:rsid w:val="007E1A9E"/>
    <w:rsid w:val="00875E83"/>
    <w:rsid w:val="008A1AC8"/>
    <w:rsid w:val="009337CB"/>
    <w:rsid w:val="00A8494F"/>
    <w:rsid w:val="00AB3092"/>
    <w:rsid w:val="00BE7473"/>
    <w:rsid w:val="00C8566A"/>
    <w:rsid w:val="00CE216C"/>
    <w:rsid w:val="00D4229F"/>
    <w:rsid w:val="00D54B08"/>
    <w:rsid w:val="00D76B82"/>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57:00Z">
        <w:pPr>
          <w:jc w:val="both"/>
        </w:pPr>
      </w:pPrChange>
    </w:pPr>
    <w:rPr>
      <w:rFonts w:cs="Times New Roman"/>
      <w:sz w:val="24"/>
      <w:szCs w:val="24"/>
      <w:lang w:val="en-GB"/>
      <w:rPrChange w:id="0" w:author="NAZ, Mamoona (OLDHAM MEDICAL SERVICES)" w:date="2026-09-22T12:57:00Z">
        <w:rPr>
          <w:rFonts w:ascii="Calibri" w:hAnsi="Calibri"/>
          <w:szCs w:val="22"/>
          <w:lang w:val="en-GB" w:eastAsia="en-US" w:bidi="ar-SA"/>
        </w:rPr>
      </w:rPrChange>
    </w:rPr>
  </w:style>
  <w:style w:type="paragraph" w:styleId="Heading1">
    <w:name w:val="heading 1"/>
    <w:basedOn w:val="Normal"/>
    <w:next w:val="Normal"/>
    <w:link w:val="Heading1Char"/>
    <w:qFormat/>
    <w:rsid w:val="00CE216C"/>
    <w:pPr>
      <w:spacing w:after="120"/>
      <w:outlineLvl w:val="0"/>
    </w:pPr>
    <w:rPr>
      <w:caps/>
      <w:kern w:val="32"/>
    </w:rPr>
  </w:style>
  <w:style w:type="paragraph" w:styleId="Heading2">
    <w:name w:val="heading 2"/>
    <w:basedOn w:val="Normal"/>
    <w:next w:val="Normal"/>
    <w:link w:val="Heading2Char"/>
    <w:qFormat/>
    <w:rsid w:val="00CE216C"/>
    <w:pPr>
      <w:keepNext/>
      <w:spacing w:before="240" w:after="60"/>
      <w:outlineLvl w:val="1"/>
    </w:pPr>
    <w:rPr>
      <w:rFonts w:cs="Arial"/>
      <w:b/>
      <w:bCs/>
      <w:iCs/>
      <w:szCs w:val="28"/>
      <w:u w:val="single"/>
    </w:rPr>
  </w:style>
  <w:style w:type="paragraph" w:styleId="Heading3">
    <w:name w:val="heading 3"/>
    <w:basedOn w:val="Normal"/>
    <w:next w:val="Normal"/>
    <w:link w:val="Heading3Char"/>
    <w:qFormat/>
    <w:rsid w:val="00CE216C"/>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Ending">
    <w:name w:val="AutoEnding"/>
    <w:basedOn w:val="Normal"/>
    <w:next w:val="Normal"/>
    <w:link w:val="AutoEndingChar"/>
    <w:rsid w:val="00775E6E"/>
  </w:style>
  <w:style w:type="character" w:customStyle="1" w:styleId="AutoEndingChar">
    <w:name w:val="AutoEnding Char"/>
    <w:basedOn w:val="DefaultParagraphFont"/>
    <w:link w:val="AutoEnding"/>
    <w:rsid w:val="00775E6E"/>
    <w:rPr>
      <w:rFonts w:ascii="Calibri" w:eastAsia="Times New Roman" w:hAnsi="Calibri" w:cs="Times New Roman"/>
      <w:sz w:val="20"/>
      <w:lang w:val="en-GB"/>
    </w:rPr>
  </w:style>
  <w:style w:type="character" w:styleId="IntenseReference">
    <w:name w:val="Intense Reference"/>
    <w:basedOn w:val="DefaultParagraphFont"/>
    <w:uiPriority w:val="32"/>
    <w:rsid w:val="00035935"/>
    <w:rPr>
      <w:b/>
      <w:bCs/>
      <w:smallCaps/>
      <w:color w:val="009FE3" w:themeColor="accent2"/>
      <w:spacing w:val="5"/>
      <w:u w:val="single"/>
    </w:rPr>
  </w:style>
  <w:style w:type="character" w:customStyle="1" w:styleId="Heading1Char">
    <w:name w:val="Heading 1 Char"/>
    <w:basedOn w:val="DefaultParagraphFont"/>
    <w:link w:val="Heading1"/>
    <w:rsid w:val="00035935"/>
    <w:rPr>
      <w:rFonts w:ascii="Calibri" w:eastAsia="Times New Roman" w:hAnsi="Calibri" w:cs="Times New Roman"/>
      <w:caps/>
      <w:kern w:val="32"/>
      <w:sz w:val="20"/>
      <w:lang w:val="en-GB"/>
    </w:rPr>
  </w:style>
  <w:style w:type="paragraph" w:styleId="TOC1">
    <w:name w:val="toc 1"/>
    <w:basedOn w:val="Normal"/>
    <w:next w:val="Normal"/>
    <w:autoRedefine/>
    <w:rsid w:val="00CE216C"/>
    <w:pPr>
      <w:spacing w:line="480" w:lineRule="auto"/>
    </w:pPr>
    <w:rPr>
      <w:caps/>
    </w:rPr>
  </w:style>
  <w:style w:type="character" w:customStyle="1" w:styleId="Heading2Char">
    <w:name w:val="Heading 2 Char"/>
    <w:basedOn w:val="DefaultParagraphFont"/>
    <w:link w:val="Heading2"/>
    <w:rsid w:val="00D76B82"/>
    <w:rPr>
      <w:rFonts w:ascii="Calibri" w:eastAsia="Times New Roman" w:hAnsi="Calibri" w:cs="Arial"/>
      <w:b/>
      <w:bCs/>
      <w:iCs/>
      <w:sz w:val="24"/>
      <w:szCs w:val="28"/>
      <w:u w:val="single"/>
      <w:lang w:val="en-GB"/>
    </w:rPr>
  </w:style>
  <w:style w:type="character" w:customStyle="1" w:styleId="Heading3Char">
    <w:name w:val="Heading 3 Char"/>
    <w:basedOn w:val="DefaultParagraphFont"/>
    <w:link w:val="Heading3"/>
    <w:rsid w:val="00D76B82"/>
    <w:rPr>
      <w:rFonts w:ascii="Calibri" w:eastAsia="Times New Roman" w:hAnsi="Calibri" w:cs="Arial"/>
      <w:b/>
      <w:bCs/>
      <w:i/>
      <w:sz w:val="20"/>
      <w:szCs w:val="26"/>
      <w:lang w:val="en-GB"/>
    </w:rPr>
  </w:style>
  <w:style w:type="paragraph" w:styleId="BodyText">
    <w:name w:val="Body Text"/>
    <w:basedOn w:val="Normal"/>
    <w:link w:val="BodyTextChar"/>
    <w:rsid w:val="00CE216C"/>
    <w:pPr>
      <w:spacing w:after="120"/>
    </w:pPr>
    <w:rPr>
      <w:rFonts w:cs="Calibri"/>
    </w:rPr>
  </w:style>
  <w:style w:type="character" w:customStyle="1" w:styleId="BodyTextChar">
    <w:name w:val="Body Text Char"/>
    <w:link w:val="BodyText"/>
    <w:rsid w:val="00CE216C"/>
    <w:rPr>
      <w:rFonts w:ascii="Calibri" w:eastAsia="Times New Roman" w:hAnsi="Calibri" w:cs="Calibri"/>
      <w:sz w:val="20"/>
      <w:lang w:val="en-GB"/>
    </w:rPr>
  </w:style>
  <w:style w:type="paragraph" w:styleId="BlockText">
    <w:name w:val="Block Text"/>
    <w:basedOn w:val="Normal"/>
    <w:rsid w:val="00CE216C"/>
    <w:pPr>
      <w:spacing w:after="120"/>
      <w:ind w:left="1440" w:right="1440"/>
    </w:pPr>
  </w:style>
  <w:style w:type="paragraph" w:styleId="Header">
    <w:name w:val="header"/>
    <w:basedOn w:val="Normal"/>
    <w:link w:val="HeaderChar"/>
    <w:rsid w:val="00CE216C"/>
    <w:pPr>
      <w:tabs>
        <w:tab w:val="center" w:pos="4153"/>
        <w:tab w:val="right" w:pos="8306"/>
      </w:tabs>
    </w:pPr>
    <w:rPr>
      <w:rFonts w:cs="Calibri"/>
      <w:sz w:val="16"/>
    </w:rPr>
  </w:style>
  <w:style w:type="character" w:customStyle="1" w:styleId="HeaderChar">
    <w:name w:val="Header Char"/>
    <w:basedOn w:val="DefaultParagraphFont"/>
    <w:link w:val="Header"/>
    <w:rsid w:val="00D76B82"/>
    <w:rPr>
      <w:rFonts w:ascii="Calibri" w:eastAsia="Times New Roman" w:hAnsi="Calibri" w:cs="Calibri"/>
      <w:sz w:val="16"/>
      <w:lang w:val="en-GB"/>
    </w:rPr>
  </w:style>
  <w:style w:type="paragraph" w:styleId="Footer">
    <w:name w:val="footer"/>
    <w:basedOn w:val="Normal"/>
    <w:link w:val="FooterChar"/>
    <w:rsid w:val="00CE216C"/>
    <w:pPr>
      <w:tabs>
        <w:tab w:val="center" w:pos="4153"/>
        <w:tab w:val="right" w:pos="8306"/>
      </w:tabs>
    </w:pPr>
    <w:rPr>
      <w:rFonts w:cs="Calibri"/>
      <w:sz w:val="14"/>
    </w:rPr>
  </w:style>
  <w:style w:type="character" w:customStyle="1" w:styleId="FooterChar">
    <w:name w:val="Footer Char"/>
    <w:basedOn w:val="DefaultParagraphFont"/>
    <w:link w:val="Footer"/>
    <w:rsid w:val="00D76B82"/>
    <w:rPr>
      <w:rFonts w:ascii="Calibri" w:eastAsia="Times New Roman" w:hAnsi="Calibri" w:cs="Calibri"/>
      <w:sz w:val="14"/>
      <w:lang w:val="en-GB"/>
    </w:rPr>
  </w:style>
  <w:style w:type="character" w:styleId="Hyperlink">
    <w:name w:val="Hyperlink"/>
    <w:rsid w:val="00CE216C"/>
    <w:rPr>
      <w:color w:val="0000FF"/>
      <w:u w:val="single"/>
    </w:rPr>
  </w:style>
  <w:style w:type="paragraph" w:styleId="ListParagraph">
    <w:name w:val="List Paragraph"/>
    <w:basedOn w:val="Normal"/>
    <w:uiPriority w:val="34"/>
    <w:qFormat/>
    <w:rsid w:val="006F1C2D"/>
    <w:pPr>
      <w:ind w:left="720"/>
      <w:contextualSpacing/>
      <w:pPrChange w:id="1" w:author="NAZ, Mamoona (OLDHAM MEDICAL SERVICES)" w:date="2026-09-22T12:57:00Z">
        <w:pPr>
          <w:ind w:left="720"/>
          <w:contextualSpacing/>
        </w:pPr>
      </w:pPrChange>
    </w:pPr>
    <w:rPr>
      <w:rPrChange w:id="1" w:author="NAZ, Mamoona (OLDHAM MEDICAL SERVICES)" w:date="2026-09-22T12:57: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4756709">
      <w:bodyDiv w:val="1"/>
      <w:marLeft w:val="0"/>
      <w:marRight w:val="0"/>
      <w:marTop w:val="0"/>
      <w:marBottom w:val="0"/>
      <w:divBdr>
        <w:top w:val="none" w:sz="0" w:space="0" w:color="auto"/>
        <w:left w:val="none" w:sz="0" w:space="0" w:color="auto"/>
        <w:bottom w:val="none" w:sz="0" w:space="0" w:color="auto"/>
        <w:right w:val="none" w:sz="0" w:space="0" w:color="auto"/>
      </w:divBdr>
    </w:div>
    <w:div w:id="187519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utersmon\Toolbar_Add-ins\JSE%20Main.dot" TargetMode="External"/></Relationships>
</file>

<file path=word/theme/theme1.xml><?xml version="1.0" encoding="utf-8"?>
<a:theme xmlns:a="http://schemas.openxmlformats.org/drawingml/2006/main" name="Office Theme">
  <a:themeElements>
    <a:clrScheme name="JSE">
      <a:dk1>
        <a:srgbClr val="000000"/>
      </a:dk1>
      <a:lt1>
        <a:srgbClr val="FFFFFF"/>
      </a:lt1>
      <a:dk2>
        <a:srgbClr val="94D600"/>
      </a:dk2>
      <a:lt2>
        <a:srgbClr val="FFFFFF"/>
      </a:lt2>
      <a:accent1>
        <a:srgbClr val="F32836"/>
      </a:accent1>
      <a:accent2>
        <a:srgbClr val="009FE3"/>
      </a:accent2>
      <a:accent3>
        <a:srgbClr val="FFCE00"/>
      </a:accent3>
      <a:accent4>
        <a:srgbClr val="00A888"/>
      </a:accent4>
      <a:accent5>
        <a:srgbClr val="C8FF4D"/>
      </a:accent5>
      <a:accent6>
        <a:srgbClr val="55CCFF"/>
      </a:accent6>
      <a:hlink>
        <a:srgbClr val="18424D"/>
      </a:hlink>
      <a:folHlink>
        <a:srgbClr val="64050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C:\Users\Reutersmon\Toolbar_Add-ins\JSE Main.dot</Template>
  <TotalTime>0</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Reutersmon</dc:creator>
  <cp:lastModifiedBy>Arthur Souza Rodrigues</cp:lastModifiedBy>
  <cp:revision>1</cp:revision>
  <dcterms:created xsi:type="dcterms:W3CDTF">2017-08-23T09:01:00Z</dcterms:created>
  <dcterms:modified xsi:type="dcterms:W3CDTF">2026-09-22T16:57:00Z</dcterms:modified>
</cp:coreProperties>
</file>