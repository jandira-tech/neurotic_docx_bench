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45A47F" w14:textId="77777777" w:rsidR="00B92A5A" w:rsidRDefault="00B414EF">
      <w:pPr>
        <w:rPr>
          <w:ins w:id="0" w:author="Comparison" w:date="2026-09-26T14:39:00Z" w16du:dateUtc="2026-09-26T18:39:00Z"/>
        </w:rPr>
      </w:pPr>
      <w:ins w:id="1" w:author="Comparison" w:date="2026-09-26T14:39:00Z" w16du:dateUtc="2026-09-26T18:39:00Z">
        <w:r>
          <w:t>Book Catalog</w:t>
        </w:r>
      </w:ins>
    </w:p>
    <w:p w14:paraId="7B50B496" w14:textId="77777777" w:rsidR="006B2B7E" w:rsidRDefault="00B414EF">
      <w:pPr>
        <w:rPr>
          <w:del w:id="2" w:author="Comparison" w:date="2026-09-26T14:39:00Z" w16du:dateUtc="2026-09-26T18:39:00Z"/>
        </w:rPr>
      </w:pPr>
      <w:ins w:id="3" w:author="Comparison" w:date="2026-09-26T14:39:00Z" w16du:dateUtc="2026-09-26T18:39:00Z">
        <w:r>
          <w:t>Title</w:t>
        </w:r>
        <w:r>
          <w:tab/>
          <w:t>Author</w:t>
        </w:r>
        <w:r>
          <w:tab/>
          <w:t>Genre</w:t>
        </w:r>
        <w:r>
          <w:tab/>
          <w:t>The Gre</w:t>
        </w:r>
        <w:r>
          <w:rPr>
            <w:i/>
            <w:iCs/>
          </w:rPr>
          <w:t>at Gats</w:t>
        </w:r>
        <w:r>
          <w:t>by</w:t>
        </w:r>
        <w:r>
          <w:tab/>
          <w:t>F. Sc</w:t>
        </w:r>
        <w:r>
          <w:rPr>
            <w:i/>
            <w:iCs/>
          </w:rPr>
          <w:t>ott Fitzgerald</w:t>
        </w:r>
        <w:r>
          <w:tab/>
        </w:r>
        <w:r>
          <w:rPr>
            <w:i/>
            <w:iCs/>
          </w:rPr>
          <w:t>Fiction</w:t>
        </w:r>
        <w:r>
          <w:tab/>
        </w:r>
        <w:r>
          <w:rPr>
            <w:i/>
            <w:iCs/>
          </w:rPr>
          <w:t>1984</w:t>
        </w:r>
        <w:r>
          <w:tab/>
          <w:t>George Orwell</w:t>
        </w:r>
        <w:r>
          <w:tab/>
          <w:t>Dystopian</w:t>
        </w:r>
        <w:r>
          <w:tab/>
          <w:t>Sap</w:t>
        </w:r>
        <w:r>
          <w:rPr>
            <w:i/>
            <w:iCs/>
          </w:rPr>
          <w:t>i</w:t>
        </w:r>
        <w:r>
          <w:t>ens</w:t>
        </w:r>
        <w:r>
          <w:tab/>
          <w:t>Yuval Noah Harari</w:t>
        </w:r>
        <w:r>
          <w:tab/>
          <w:t>Non-fiction</w:t>
        </w:r>
      </w:ins>
      <w:del w:id="4" w:author="Comparison" w:date="2026-09-26T14:39:00Z" w16du:dateUtc="2026-09-26T18:39:00Z">
        <w:r>
          <w:rPr>
            <w:b/>
            <w:bCs/>
            <w:highlight w:val="yellow"/>
            <w:u w:val="single"/>
          </w:rPr>
          <w:delText>Bold Underline Highlight Demo</w:delText>
        </w:r>
      </w:del>
    </w:p>
    <w:p w14:paraId="622CD494" w14:textId="77777777" w:rsidR="006B2B7E" w:rsidRDefault="00B414EF">
      <w:pPr>
        <w:rPr>
          <w:del w:id="5" w:author="Comparison" w:date="2026-09-26T14:39:00Z" w16du:dateUtc="2026-09-26T18:39:00Z"/>
        </w:rPr>
      </w:pPr>
      <w:del w:id="6" w:author="Comparison" w:date="2026-09-26T14:39:00Z" w16du:dateUtc="2026-09-26T18:39:00Z">
        <w:r>
          <w:rPr>
            <w:b/>
            <w:bCs/>
            <w:highlight w:val="yellow"/>
            <w:u w:val="single"/>
          </w:rPr>
          <w:delText>This document shows bold, underline, and yellow highlight combined.</w:delText>
        </w:r>
      </w:del>
    </w:p>
    <w:p w14:paraId="6CE415CB" w14:textId="77777777" w:rsidR="006B2B7E" w:rsidRDefault="00B414EF">
      <w:del w:id="7" w:author="Comparison" w:date="2026-09-26T14:39:00Z" w16du:dateUtc="2026-09-26T18:39:00Z">
        <w:r>
          <w:rPr>
            <w:b/>
            <w:bCs/>
            <w:highlight w:val="yellow"/>
            <w:u w:val="single"/>
          </w:rPr>
          <w:delText>This triple combination is used for critical review annotations.</w:delText>
        </w:r>
      </w:del>
    </w:p>
    <w:sectPr w:rsidR="006B2B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B7E"/>
    <w:rsid w:val="005017B3"/>
    <w:rsid w:val="006B2B7E"/>
    <w:rsid w:val="00856C36"/>
    <w:rsid w:val="00876275"/>
    <w:rsid w:val="00B414EF"/>
    <w:rsid w:val="00B9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32F64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2026-09-26T18:39:00Z</dcterms:modified>
</cp:coreProperties>
</file>