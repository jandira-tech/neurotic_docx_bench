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404EF0" w14:textId="77777777" w:rsidR="00DD5E76" w:rsidRDefault="00313E39">
      <w:pPr>
        <w:rPr>
          <w:del w:id="5" w:author="Comparison" w:date="2026-09-22T13:02:00Z" w16du:dateUtc="2026-09-22T17:02:00Z"/>
        </w:rPr>
      </w:pPr>
      <w:ins w:id="6" w:author="Comparison" w:date="2026-09-22T13:02:00Z" w16du:dateUtc="2026-09-22T17:02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68211724" w14:textId="77777777" w:rsidR="00DD5E76" w:rsidRDefault="00313E39">
      <w:pPr>
        <w:rPr>
          <w:del w:id="7" w:author="Comparison" w:date="2026-09-22T13:02:00Z" w16du:dateUtc="2026-09-22T17:02:00Z"/>
        </w:rPr>
      </w:pPr>
      <w:del w:id="8" w:author="Comparison" w:date="2026-09-22T13:02:00Z" w16du:dateUtc="2026-09-22T17:02:00Z">
        <w:r>
          <w:rPr>
            <w:rFonts w:ascii="Calibri" w:eastAsia="Calibri" w:hAnsi="Calibri" w:cs="Calibri"/>
            <w:b/>
            <w:bCs/>
            <w:sz w:val="22"/>
            <w:szCs w:val="22"/>
          </w:rPr>
          <w:delText>TEMPOMATIC 4 electronic tap</w:delText>
        </w:r>
      </w:del>
    </w:p>
    <w:p w14:paraId="5881B022" w14:textId="77777777" w:rsidR="00DD5E76" w:rsidRDefault="00313E39">
      <w:pPr>
        <w:rPr>
          <w:del w:id="9" w:author="Comparison" w:date="2026-09-22T13:02:00Z" w16du:dateUtc="2026-09-22T17:02:00Z"/>
        </w:rPr>
      </w:pPr>
      <w:del w:id="10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>Recessed mains supply, stopcock</w:delText>
        </w:r>
      </w:del>
    </w:p>
    <w:p w14:paraId="024EE7BD" w14:textId="77777777" w:rsidR="00DD5E76" w:rsidRDefault="00313E39">
      <w:pPr>
        <w:rPr>
          <w:del w:id="11" w:author="Comparison" w:date="2026-09-22T13:02:00Z" w16du:dateUtc="2026-09-22T17:02:00Z"/>
        </w:rPr>
      </w:pPr>
      <w:del w:id="12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>Integrated electronics</w:delText>
        </w:r>
      </w:del>
    </w:p>
    <w:p w14:paraId="281CF9E7" w14:textId="77777777" w:rsidR="00DD5E76" w:rsidRDefault="00DD5E76">
      <w:pPr>
        <w:rPr>
          <w:del w:id="13" w:author="Comparison" w:date="2026-09-22T13:02:00Z" w16du:dateUtc="2026-09-22T17:02:00Z"/>
        </w:rPr>
      </w:pPr>
    </w:p>
    <w:p w14:paraId="7AABEE41" w14:textId="77777777" w:rsidR="00DD5E76" w:rsidRDefault="00313E39">
      <w:pPr>
        <w:rPr>
          <w:del w:id="14" w:author="Comparison" w:date="2026-09-22T13:02:00Z" w16du:dateUtc="2026-09-22T17:02:00Z"/>
        </w:rPr>
      </w:pPr>
      <w:del w:id="15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Reference: </w:delText>
        </w:r>
        <w:r>
          <w:rPr>
            <w:rFonts w:ascii="Calibri" w:eastAsia="Calibri" w:hAnsi="Calibri" w:cs="Calibri"/>
            <w:b/>
            <w:bCs/>
            <w:color w:val="0088BC"/>
            <w:sz w:val="22"/>
            <w:szCs w:val="22"/>
          </w:rPr>
          <w:delText>440000</w:delText>
        </w:r>
      </w:del>
    </w:p>
    <w:p w14:paraId="30E03491" w14:textId="77777777" w:rsidR="00DD5E76" w:rsidRDefault="00DD5E76">
      <w:pPr>
        <w:rPr>
          <w:del w:id="16" w:author="Comparison" w:date="2026-09-22T13:02:00Z" w16du:dateUtc="2026-09-22T17:02:00Z"/>
        </w:rPr>
      </w:pPr>
    </w:p>
    <w:p w14:paraId="244D6962" w14:textId="77777777" w:rsidR="00DD5E76" w:rsidRDefault="00DD5E76">
      <w:pPr>
        <w:rPr>
          <w:del w:id="17" w:author="Comparison" w:date="2026-09-22T13:02:00Z" w16du:dateUtc="2026-09-22T17:02:00Z"/>
        </w:rPr>
      </w:pPr>
    </w:p>
    <w:p w14:paraId="48D08BC0" w14:textId="77777777" w:rsidR="00DD5E76" w:rsidRDefault="00313E39">
      <w:pPr>
        <w:spacing w:line="336" w:lineRule="auto"/>
        <w:rPr>
          <w:del w:id="18" w:author="Comparison" w:date="2026-09-22T13:02:00Z" w16du:dateUtc="2026-09-22T17:02:00Z"/>
        </w:rPr>
      </w:pPr>
      <w:del w:id="19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  <w:u w:val="single"/>
          </w:rPr>
          <w:delText>Specification description</w:delText>
        </w:r>
      </w:del>
    </w:p>
    <w:p w14:paraId="038E129B" w14:textId="77777777" w:rsidR="00DD5E76" w:rsidRDefault="00DD5E76">
      <w:pPr>
        <w:rPr>
          <w:del w:id="20" w:author="Comparison" w:date="2026-09-22T13:02:00Z" w16du:dateUtc="2026-09-22T17:02:00Z"/>
        </w:rPr>
      </w:pPr>
    </w:p>
    <w:p w14:paraId="7C6C6D37" w14:textId="77777777" w:rsidR="00DD5E76" w:rsidRDefault="00313E39">
      <w:pPr>
        <w:spacing w:line="288" w:lineRule="auto"/>
        <w:rPr>
          <w:del w:id="21" w:author="Comparison" w:date="2026-09-22T13:02:00Z" w16du:dateUtc="2026-09-22T17:02:00Z"/>
        </w:rPr>
      </w:pPr>
      <w:del w:id="22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Deck-mounted electronic basin tap:  </w:delText>
        </w:r>
      </w:del>
    </w:p>
    <w:p w14:paraId="66A6DDED" w14:textId="77777777" w:rsidR="00DD5E76" w:rsidRDefault="00313E39">
      <w:pPr>
        <w:spacing w:line="288" w:lineRule="auto"/>
        <w:rPr>
          <w:del w:id="23" w:author="Comparison" w:date="2026-09-22T13:02:00Z" w16du:dateUtc="2026-09-22T17:02:00Z"/>
        </w:rPr>
      </w:pPr>
      <w:del w:id="24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230/6V recessed mains supply.  </w:delText>
        </w:r>
      </w:del>
    </w:p>
    <w:p w14:paraId="2A9CAC2F" w14:textId="77777777" w:rsidR="00DD5E76" w:rsidRDefault="00313E39">
      <w:pPr>
        <w:spacing w:line="288" w:lineRule="auto"/>
        <w:rPr>
          <w:del w:id="25" w:author="Comparison" w:date="2026-09-22T13:02:00Z" w16du:dateUtc="2026-09-22T17:02:00Z"/>
        </w:rPr>
      </w:pPr>
      <w:del w:id="26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Reduced-stagnation solenoid valve and electronic unit integrated into the body of the tap.  </w:delText>
        </w:r>
      </w:del>
    </w:p>
    <w:p w14:paraId="57864DCE" w14:textId="77777777" w:rsidR="00DD5E76" w:rsidRDefault="00313E39">
      <w:pPr>
        <w:spacing w:line="288" w:lineRule="auto"/>
        <w:rPr>
          <w:del w:id="27" w:author="Comparison" w:date="2026-09-22T13:02:00Z" w16du:dateUtc="2026-09-22T17:02:00Z"/>
        </w:rPr>
      </w:pPr>
      <w:del w:id="28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Flow rate pre-set at 3 lpm at 3 bar, can be adjusted from 1.4 to 6 lpm.  </w:delText>
        </w:r>
      </w:del>
    </w:p>
    <w:p w14:paraId="5663C3A8" w14:textId="77777777" w:rsidR="00DD5E76" w:rsidRDefault="00313E39">
      <w:pPr>
        <w:spacing w:line="288" w:lineRule="auto"/>
        <w:rPr>
          <w:del w:id="29" w:author="Comparison" w:date="2026-09-22T13:02:00Z" w16du:dateUtc="2026-09-22T17:02:00Z"/>
        </w:rPr>
      </w:pPr>
      <w:del w:id="30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Scale-resistant flow straightener.  </w:delText>
        </w:r>
      </w:del>
    </w:p>
    <w:p w14:paraId="4C55EC7B" w14:textId="77777777" w:rsidR="00DD5E76" w:rsidRDefault="00313E39">
      <w:pPr>
        <w:spacing w:line="288" w:lineRule="auto"/>
        <w:rPr>
          <w:del w:id="31" w:author="Comparison" w:date="2026-09-22T13:02:00Z" w16du:dateUtc="2026-09-22T17:02:00Z"/>
        </w:rPr>
      </w:pPr>
      <w:del w:id="32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Duty flush (~60 seconds every 24 hours after last use).  </w:delText>
        </w:r>
      </w:del>
    </w:p>
    <w:p w14:paraId="175E0C78" w14:textId="77777777" w:rsidR="00DD5E76" w:rsidRDefault="00313E39">
      <w:pPr>
        <w:spacing w:line="288" w:lineRule="auto"/>
        <w:rPr>
          <w:del w:id="33" w:author="Comparison" w:date="2026-09-22T13:02:00Z" w16du:dateUtc="2026-09-22T17:02:00Z"/>
        </w:rPr>
      </w:pPr>
      <w:del w:id="34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Presence detection sensor at the end of the spout optimises detection.  </w:delText>
        </w:r>
      </w:del>
    </w:p>
    <w:p w14:paraId="0E110CA5" w14:textId="77777777" w:rsidR="00DD5E76" w:rsidRDefault="00313E39">
      <w:pPr>
        <w:spacing w:line="288" w:lineRule="auto"/>
        <w:rPr>
          <w:del w:id="35" w:author="Comparison" w:date="2026-09-22T13:02:00Z" w16du:dateUtc="2026-09-22T17:02:00Z"/>
        </w:rPr>
      </w:pPr>
      <w:del w:id="36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Chrome-plated stainless steel body.  </w:delText>
        </w:r>
      </w:del>
    </w:p>
    <w:p w14:paraId="3F1EE07F" w14:textId="77777777" w:rsidR="00DD5E76" w:rsidRDefault="00313E39">
      <w:pPr>
        <w:spacing w:line="288" w:lineRule="auto"/>
        <w:rPr>
          <w:del w:id="37" w:author="Comparison" w:date="2026-09-22T13:02:00Z" w16du:dateUtc="2026-09-22T17:02:00Z"/>
        </w:rPr>
      </w:pPr>
      <w:del w:id="38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Cap fixed in place by 2 concealed screws.  </w:delText>
        </w:r>
      </w:del>
    </w:p>
    <w:p w14:paraId="1E9737B7" w14:textId="77777777" w:rsidR="00DD5E76" w:rsidRDefault="00313E39">
      <w:pPr>
        <w:spacing w:line="288" w:lineRule="auto"/>
        <w:rPr>
          <w:del w:id="39" w:author="Comparison" w:date="2026-09-22T13:02:00Z" w16du:dateUtc="2026-09-22T17:02:00Z"/>
        </w:rPr>
      </w:pPr>
      <w:del w:id="40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PEX flexible F3/8” with stopcock and filter.  </w:delText>
        </w:r>
      </w:del>
    </w:p>
    <w:p w14:paraId="2A411736" w14:textId="77777777" w:rsidR="00DD5E76" w:rsidRDefault="00313E39">
      <w:pPr>
        <w:spacing w:line="288" w:lineRule="auto"/>
        <w:rPr>
          <w:del w:id="41" w:author="Comparison" w:date="2026-09-22T13:02:00Z" w16du:dateUtc="2026-09-22T17:02:00Z"/>
        </w:rPr>
      </w:pPr>
      <w:del w:id="42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Fixing reinforced by 2 stainless steel rods. </w:delText>
        </w:r>
      </w:del>
    </w:p>
    <w:p w14:paraId="1E244125" w14:textId="77777777" w:rsidR="00DD5E76" w:rsidRDefault="00313E39">
      <w:pPr>
        <w:spacing w:line="288" w:lineRule="auto"/>
        <w:rPr>
          <w:del w:id="43" w:author="Comparison" w:date="2026-09-22T13:02:00Z" w16du:dateUtc="2026-09-22T17:02:00Z"/>
        </w:rPr>
      </w:pPr>
      <w:del w:id="44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Anti-blocking security. </w:delText>
        </w:r>
      </w:del>
    </w:p>
    <w:p w14:paraId="6FE3E9B4" w14:textId="77777777" w:rsidR="00DD5E76" w:rsidRDefault="00313E39">
      <w:pPr>
        <w:spacing w:line="288" w:lineRule="auto"/>
        <w:rPr>
          <w:del w:id="45" w:author="Comparison" w:date="2026-09-22T13:02:00Z" w16du:dateUtc="2026-09-22T17:02:00Z"/>
        </w:rPr>
      </w:pPr>
      <w:del w:id="46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Suitable for people with reduced mobility. </w:delText>
        </w:r>
      </w:del>
    </w:p>
    <w:p w14:paraId="15898040" w14:textId="77777777" w:rsidR="00DD5E76" w:rsidRDefault="00313E39">
      <w:pPr>
        <w:pPrChange w:id="47" w:author="Comparison" w:date="2026-09-22T13:02:00Z" w16du:dateUtc="2026-09-22T17:02:00Z">
          <w:pPr>
            <w:spacing w:line="288" w:lineRule="auto"/>
          </w:pPr>
        </w:pPrChange>
      </w:pPr>
      <w:del w:id="48" w:author="Comparison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>30-year warranty.</w:delText>
        </w:r>
      </w:del>
    </w:p>
    <w:sectPr w:rsidR="00DD5E76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  <w:sectPrChange w:id="60" w:author="Comparison" w:date="2026-09-22T13:02:00Z" w16du:dateUtc="2026-09-22T17:02:00Z">
        <w:sectPr w:rsidR="00DD5E76">
          <w:pgMar w:top="1200" w:right="1500" w:bottom="1000" w:left="145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237C7C" w14:textId="77777777" w:rsidR="00313E39" w:rsidRDefault="00313E39">
      <w:pPr>
        <w:spacing w:after="0" w:line="240" w:lineRule="auto"/>
        <w:pPrChange w:id="3" w:author="Comparison" w:date="2026-09-22T13:02:00Z" w16du:dateUtc="2026-09-22T17:02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0B05ABC3" w14:textId="77777777" w:rsidR="00313E39" w:rsidRDefault="00313E39">
      <w:pPr>
        <w:spacing w:after="0" w:line="240" w:lineRule="auto"/>
        <w:pPrChange w:id="4" w:author="Comparison" w:date="2026-09-22T13:02:00Z" w16du:dateUtc="2026-09-22T17:02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C554F9" w14:textId="77777777" w:rsidR="00DB7AAD" w:rsidRDefault="00DB7AAD">
    <w:pPr>
      <w:pStyle w:val="TechSheet"/>
      <w:pPrChange w:id="59" w:author="Comparison" w:date="2026-09-22T13:02:00Z" w16du:dateUtc="2026-09-22T17:0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5D2F80" w14:textId="77777777" w:rsidR="00313E39" w:rsidRDefault="00313E39">
      <w:pPr>
        <w:spacing w:after="0" w:line="240" w:lineRule="auto"/>
        <w:pPrChange w:id="1" w:author="Comparison" w:date="2026-09-22T13:02:00Z" w16du:dateUtc="2026-09-22T17:02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406E3E64" w14:textId="77777777" w:rsidR="00313E39" w:rsidRDefault="00313E39">
      <w:pPr>
        <w:spacing w:after="0" w:line="240" w:lineRule="auto"/>
        <w:pPrChange w:id="2" w:author="Comparison" w:date="2026-09-22T13:02:00Z" w16du:dateUtc="2026-09-22T17:02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F92548" w14:paraId="08EE5505" w14:textId="77777777">
      <w:tblPrEx>
        <w:tblCellMar>
          <w:top w:w="0" w:type="dxa"/>
          <w:bottom w:w="0" w:type="dxa"/>
        </w:tblCellMar>
      </w:tblPrEx>
      <w:trPr>
        <w:ins w:id="49" w:author="Comparison" w:date="2026-09-22T13:02:00Z" w16du:dateUtc="2026-09-22T17:02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6CCA043D" w14:textId="77777777" w:rsidR="00F92548" w:rsidRDefault="00313E39">
          <w:pPr>
            <w:rPr>
              <w:ins w:id="50" w:author="Comparison" w:date="2026-09-22T13:02:00Z" w16du:dateUtc="2026-09-22T17:02:00Z"/>
            </w:rPr>
          </w:pPr>
          <w:ins w:id="51" w:author="Comparison" w:date="2026-09-22T13:02:00Z" w16du:dateUtc="2026-09-22T17:02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1D119990" w14:textId="03A48F2A" w:rsidR="00F92548" w:rsidRDefault="00313E39">
          <w:pPr>
            <w:jc w:val="center"/>
            <w:rPr>
              <w:ins w:id="52" w:author="Comparison" w:date="2026-09-22T13:02:00Z" w16du:dateUtc="2026-09-22T17:02:00Z"/>
            </w:rPr>
          </w:pPr>
          <w:ins w:id="53" w:author="Comparison" w:date="2026-09-22T13:02:00Z" w16du:dateUtc="2026-09-22T17:02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DB7AAD">
            <w:rPr>
              <w:noProof/>
              <w:color w:val="000000"/>
            </w:rPr>
            <w:t>1</w:t>
          </w:r>
          <w:ins w:id="54" w:author="Comparison" w:date="2026-09-22T13:02:00Z" w16du:dateUtc="2026-09-22T17:02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73CF776" w14:textId="77777777" w:rsidR="00F92548" w:rsidRDefault="00313E39">
          <w:pPr>
            <w:jc w:val="right"/>
            <w:rPr>
              <w:ins w:id="55" w:author="Comparison" w:date="2026-09-22T13:02:00Z" w16du:dateUtc="2026-09-22T17:02:00Z"/>
            </w:rPr>
          </w:pPr>
          <w:ins w:id="56" w:author="Comparison" w:date="2026-09-22T13:02:00Z" w16du:dateUtc="2026-09-22T17:02:00Z">
            <w:r>
              <w:rPr>
                <w:color w:val="000000"/>
              </w:rPr>
              <w:t>07.12.2025</w:t>
            </w:r>
          </w:ins>
        </w:p>
      </w:tc>
    </w:tr>
  </w:tbl>
  <w:p w14:paraId="5709D344" w14:textId="77777777" w:rsidR="00DD5E76" w:rsidRDefault="00313E39">
    <w:pPr>
      <w:jc w:val="center"/>
      <w:rPr>
        <w:del w:id="57" w:author="Comparison" w:date="2026-09-22T13:02:00Z" w16du:dateUtc="2026-09-22T17:02:00Z"/>
      </w:rPr>
    </w:pPr>
    <w:del w:id="58" w:author="Comparison" w:date="2026-09-22T13:02:00Z" w16du:dateUtc="2026-09-22T17:02:00Z">
      <w:r w:rsidRPr="00E96901">
        <w:rPr>
          <w:noProof/>
        </w:rPr>
        <w:pict w14:anchorId="7DCE29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4.8pt;height:18.65pt;visibility:visible;mso-wrap-style:square">
            <v:imagedata r:id="rId1" o:title=""/>
            <o:lock v:ext="edit" rotation="t" cropping="t" verticies="t"/>
          </v:shape>
        </w:pict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E76"/>
    <w:rsid w:val="000E1C25"/>
    <w:rsid w:val="000F1BA4"/>
    <w:rsid w:val="00313E39"/>
    <w:rsid w:val="00875E83"/>
    <w:rsid w:val="00DB7AAD"/>
    <w:rsid w:val="00DD5E76"/>
    <w:rsid w:val="00F9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9-22T13:02:00Z">
        <w:pPr>
          <w:spacing w:line="278" w:lineRule="auto"/>
        </w:pPr>
      </w:pPrChange>
    </w:pPr>
    <w:rPr>
      <w:rPrChange w:id="0" w:author="Comparison" w:date="2026-09-22T13:02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uiPriority w:val="9"/>
    <w:qFormat/>
    <w:pPr>
      <w:outlineLvl w:val="0"/>
    </w:pPr>
    <w:rPr>
      <w:b/>
      <w:bCs/>
      <w:color w:val="438FAC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paragraph" w:styleId="Footer">
    <w:name w:val="footer"/>
    <w:basedOn w:val="Normal"/>
    <w:link w:val="FooterChar"/>
    <w:uiPriority w:val="99"/>
    <w:unhideWhenUsed/>
    <w:rsid w:val="00DB7A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871</Words>
  <Characters>4969</Characters>
  <Application>Microsoft Office Word</Application>
  <DocSecurity>0</DocSecurity>
  <Lines>41</Lines>
  <Paragraphs>11</Paragraphs>
  <ScaleCrop>false</ScaleCrop>
  <Manager/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2025-05-29T15:35:00Z</dcterms:created>
  <dcterms:modified xsi:type="dcterms:W3CDTF">2026-09-22T17:02:00Z</dcterms:modified>
  <cp:category/>
</cp:coreProperties>
</file>