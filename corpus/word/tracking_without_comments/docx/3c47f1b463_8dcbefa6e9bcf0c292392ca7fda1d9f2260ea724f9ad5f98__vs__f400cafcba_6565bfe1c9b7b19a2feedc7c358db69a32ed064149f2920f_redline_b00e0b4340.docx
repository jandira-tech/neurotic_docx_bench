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BE9F5E" w14:textId="77777777" w:rsidR="00087C13" w:rsidRDefault="00087C13">
      <w:pPr>
        <w:suppressAutoHyphens/>
        <w:rPr>
          <w:ins w:id="23" w:author="Author"/>
          <w:rFonts w:ascii="Times New Roman" w:hAnsi="Times New Roman"/>
          <w:spacing w:val="-3"/>
          <w:sz w:val="22"/>
          <w:szCs w:val="22"/>
        </w:rPr>
      </w:pPr>
      <w:ins w:id="24" w:author="Author">
        <w:r>
          <w:rPr>
            <w:rFonts w:ascii="Times New Roman" w:hAnsi="Times New Roman"/>
            <w:spacing w:val="-3"/>
            <w:sz w:val="22"/>
            <w:szCs w:val="22"/>
          </w:rPr>
          <w:t>Section</w:t>
        </w:r>
      </w:ins>
    </w:p>
    <w:p w14:paraId="75F4C558" w14:textId="77777777" w:rsidR="00087C13" w:rsidRDefault="00087C13">
      <w:pPr>
        <w:suppressAutoHyphens/>
        <w:rPr>
          <w:ins w:id="25" w:author="Author"/>
          <w:rFonts w:ascii="Times New Roman" w:hAnsi="Times New Roman"/>
          <w:spacing w:val="-3"/>
          <w:sz w:val="22"/>
          <w:szCs w:val="22"/>
        </w:rPr>
      </w:pPr>
    </w:p>
    <w:p w14:paraId="4A43A5E6" w14:textId="77777777" w:rsidR="00087C13" w:rsidRDefault="00087C13">
      <w:pPr>
        <w:suppressAutoHyphens/>
        <w:rPr>
          <w:ins w:id="26" w:author="Author"/>
          <w:rFonts w:ascii="Times New Roman" w:hAnsi="Times New Roman"/>
          <w:spacing w:val="-3"/>
          <w:sz w:val="22"/>
          <w:szCs w:val="22"/>
        </w:rPr>
      </w:pPr>
      <w:ins w:id="27" w:author="Author">
        <w:r>
          <w:rPr>
            <w:rFonts w:ascii="Times New Roman" w:hAnsi="Times New Roman"/>
            <w:spacing w:val="-3"/>
            <w:sz w:val="22"/>
            <w:szCs w:val="22"/>
          </w:rPr>
          <w:t>412.01:  General Provisions</w:t>
        </w:r>
      </w:ins>
    </w:p>
    <w:p w14:paraId="204035CF" w14:textId="77777777" w:rsidR="00087C13" w:rsidRDefault="00087C13">
      <w:pPr>
        <w:suppressAutoHyphens/>
        <w:rPr>
          <w:ins w:id="28" w:author="Author"/>
          <w:rFonts w:ascii="Times New Roman" w:hAnsi="Times New Roman"/>
          <w:spacing w:val="-3"/>
          <w:sz w:val="22"/>
          <w:szCs w:val="22"/>
        </w:rPr>
      </w:pPr>
      <w:ins w:id="29" w:author="Author">
        <w:r>
          <w:rPr>
            <w:rFonts w:ascii="Times New Roman" w:hAnsi="Times New Roman"/>
            <w:spacing w:val="-3"/>
            <w:sz w:val="22"/>
            <w:szCs w:val="22"/>
          </w:rPr>
          <w:t>412.02:  Definitions</w:t>
        </w:r>
      </w:ins>
    </w:p>
    <w:p w14:paraId="5A5D0417" w14:textId="77777777" w:rsidR="00087C13" w:rsidRDefault="00087C13">
      <w:pPr>
        <w:suppressAutoHyphens/>
        <w:rPr>
          <w:ins w:id="30" w:author="Author"/>
          <w:rFonts w:ascii="Times New Roman" w:hAnsi="Times New Roman"/>
          <w:spacing w:val="-3"/>
          <w:sz w:val="22"/>
          <w:szCs w:val="22"/>
        </w:rPr>
      </w:pPr>
      <w:ins w:id="31" w:author="Author">
        <w:r>
          <w:rPr>
            <w:rFonts w:ascii="Times New Roman" w:hAnsi="Times New Roman"/>
            <w:spacing w:val="-3"/>
            <w:sz w:val="22"/>
            <w:szCs w:val="22"/>
          </w:rPr>
          <w:t xml:space="preserve">412.03:  Rate Provisions </w:t>
        </w:r>
      </w:ins>
    </w:p>
    <w:p w14:paraId="3D72C18B" w14:textId="77777777" w:rsidR="00087C13" w:rsidRDefault="00087C13">
      <w:pPr>
        <w:suppressAutoHyphens/>
        <w:rPr>
          <w:ins w:id="32" w:author="Author"/>
          <w:rFonts w:ascii="Times New Roman" w:hAnsi="Times New Roman"/>
          <w:spacing w:val="-3"/>
          <w:sz w:val="22"/>
          <w:szCs w:val="22"/>
        </w:rPr>
      </w:pPr>
      <w:ins w:id="33" w:author="Author">
        <w:r>
          <w:rPr>
            <w:rFonts w:ascii="Times New Roman" w:hAnsi="Times New Roman"/>
            <w:spacing w:val="-3"/>
            <w:sz w:val="22"/>
            <w:szCs w:val="22"/>
          </w:rPr>
          <w:t>412.04:  Filing and Reporting Requirements</w:t>
        </w:r>
      </w:ins>
    </w:p>
    <w:p w14:paraId="7677CD81" w14:textId="77777777" w:rsidR="00087C13" w:rsidRDefault="00087C13">
      <w:pPr>
        <w:suppressAutoHyphens/>
        <w:rPr>
          <w:ins w:id="34" w:author="Author"/>
          <w:rFonts w:ascii="Times New Roman" w:hAnsi="Times New Roman"/>
          <w:spacing w:val="-3"/>
          <w:sz w:val="22"/>
          <w:szCs w:val="22"/>
        </w:rPr>
      </w:pPr>
      <w:ins w:id="35" w:author="Author">
        <w:r>
          <w:rPr>
            <w:rFonts w:ascii="Times New Roman" w:hAnsi="Times New Roman"/>
            <w:spacing w:val="-3"/>
            <w:sz w:val="22"/>
            <w:szCs w:val="22"/>
          </w:rPr>
          <w:t xml:space="preserve">412.05:  Severability </w:t>
        </w:r>
      </w:ins>
    </w:p>
    <w:p w14:paraId="6D13D029" w14:textId="77777777" w:rsidR="00087C13" w:rsidRDefault="00087C13">
      <w:pPr>
        <w:suppressAutoHyphens/>
        <w:rPr>
          <w:ins w:id="36" w:author="Author"/>
          <w:rFonts w:ascii="Times New Roman" w:hAnsi="Times New Roman"/>
          <w:spacing w:val="-3"/>
          <w:sz w:val="22"/>
          <w:szCs w:val="22"/>
          <w:u w:val="single"/>
        </w:rPr>
      </w:pPr>
    </w:p>
    <w:p w14:paraId="2C25B04E" w14:textId="77777777" w:rsidR="00087C13" w:rsidRDefault="00087C13">
      <w:pPr>
        <w:suppressAutoHyphens/>
        <w:rPr>
          <w:ins w:id="37" w:author="Author"/>
          <w:rFonts w:ascii="Times New Roman" w:hAnsi="Times New Roman"/>
          <w:spacing w:val="-3"/>
          <w:sz w:val="22"/>
          <w:szCs w:val="22"/>
        </w:rPr>
      </w:pPr>
      <w:ins w:id="38" w:author="Author">
        <w:r>
          <w:rPr>
            <w:rFonts w:ascii="Times New Roman" w:hAnsi="Times New Roman"/>
            <w:spacing w:val="-3"/>
            <w:sz w:val="22"/>
            <w:szCs w:val="22"/>
            <w:u w:val="single"/>
          </w:rPr>
          <w:t>412.01:  General Provisions</w:t>
        </w:r>
      </w:ins>
    </w:p>
    <w:p w14:paraId="3CE95A1B" w14:textId="77777777" w:rsidR="00087C13" w:rsidRDefault="00087C13">
      <w:pPr>
        <w:suppressAutoHyphens/>
        <w:rPr>
          <w:ins w:id="39" w:author="Author"/>
          <w:rFonts w:ascii="Times New Roman" w:hAnsi="Times New Roman"/>
          <w:spacing w:val="-3"/>
          <w:sz w:val="22"/>
          <w:szCs w:val="22"/>
        </w:rPr>
      </w:pPr>
    </w:p>
    <w:p w14:paraId="5F32995F" w14:textId="77777777" w:rsidR="00087C13" w:rsidRDefault="00087C13">
      <w:pPr>
        <w:suppressAutoHyphens/>
        <w:ind w:left="720"/>
        <w:rPr>
          <w:ins w:id="40" w:author="Author"/>
          <w:rFonts w:ascii="Times New Roman" w:hAnsi="Times New Roman"/>
          <w:b/>
          <w:i/>
          <w:spacing w:val="-3"/>
          <w:sz w:val="22"/>
          <w:szCs w:val="22"/>
        </w:rPr>
      </w:pPr>
      <w:ins w:id="41" w:author="Author">
        <w:r>
          <w:rPr>
            <w:rFonts w:ascii="Times New Roman" w:hAnsi="Times New Roman"/>
            <w:spacing w:val="-3"/>
            <w:sz w:val="22"/>
            <w:szCs w:val="22"/>
          </w:rPr>
          <w:t xml:space="preserve">(1)  </w:t>
        </w:r>
        <w:r>
          <w:rPr>
            <w:rFonts w:ascii="Times New Roman" w:hAnsi="Times New Roman"/>
            <w:spacing w:val="-3"/>
            <w:sz w:val="22"/>
            <w:szCs w:val="22"/>
            <w:u w:val="single"/>
          </w:rPr>
          <w:t>Scope</w:t>
        </w:r>
        <w:r w:rsidRPr="0083608B">
          <w:rPr>
            <w:rFonts w:ascii="Times New Roman" w:hAnsi="Times New Roman"/>
            <w:spacing w:val="-3"/>
            <w:sz w:val="22"/>
            <w:szCs w:val="22"/>
          </w:rPr>
          <w:t xml:space="preserve">. </w:t>
        </w:r>
        <w:r w:rsidR="00DA5C1A">
          <w:rPr>
            <w:rFonts w:ascii="Times New Roman" w:hAnsi="Times New Roman"/>
            <w:spacing w:val="-3"/>
            <w:sz w:val="22"/>
            <w:szCs w:val="22"/>
          </w:rPr>
          <w:t xml:space="preserve"> </w:t>
        </w:r>
        <w:r w:rsidRPr="0083608B">
          <w:rPr>
            <w:rFonts w:ascii="Times New Roman" w:hAnsi="Times New Roman"/>
            <w:spacing w:val="-3"/>
            <w:sz w:val="22"/>
            <w:szCs w:val="22"/>
          </w:rPr>
          <w:t>1</w:t>
        </w:r>
        <w:r>
          <w:rPr>
            <w:rFonts w:ascii="Times New Roman" w:hAnsi="Times New Roman"/>
            <w:spacing w:val="-3"/>
            <w:sz w:val="22"/>
            <w:szCs w:val="22"/>
          </w:rPr>
          <w:t>0</w:t>
        </w:r>
        <w:r w:rsidRPr="0083608B">
          <w:rPr>
            <w:rFonts w:ascii="Times New Roman" w:hAnsi="Times New Roman"/>
            <w:spacing w:val="-3"/>
            <w:sz w:val="22"/>
            <w:szCs w:val="22"/>
          </w:rPr>
          <w:t>1</w:t>
        </w:r>
        <w:r>
          <w:rPr>
            <w:rFonts w:ascii="Times New Roman" w:hAnsi="Times New Roman"/>
            <w:spacing w:val="-3"/>
            <w:sz w:val="22"/>
            <w:szCs w:val="22"/>
          </w:rPr>
          <w:t xml:space="preserve"> CMR 412.00 governs the payment rates</w:t>
        </w:r>
        <w:r w:rsidR="00833592">
          <w:rPr>
            <w:rFonts w:ascii="Times New Roman" w:hAnsi="Times New Roman"/>
            <w:spacing w:val="-3"/>
            <w:sz w:val="22"/>
            <w:szCs w:val="22"/>
          </w:rPr>
          <w:t xml:space="preserve"> </w:t>
        </w:r>
        <w:r>
          <w:rPr>
            <w:rFonts w:ascii="Times New Roman" w:hAnsi="Times New Roman"/>
            <w:spacing w:val="-3"/>
            <w:sz w:val="22"/>
            <w:szCs w:val="22"/>
          </w:rPr>
          <w:t xml:space="preserve">for </w:t>
        </w:r>
        <w:r w:rsidR="000A0F71">
          <w:rPr>
            <w:rFonts w:ascii="Times New Roman" w:hAnsi="Times New Roman"/>
            <w:spacing w:val="-3"/>
            <w:sz w:val="22"/>
            <w:szCs w:val="22"/>
          </w:rPr>
          <w:t>f</w:t>
        </w:r>
        <w:r>
          <w:rPr>
            <w:rFonts w:ascii="Times New Roman" w:hAnsi="Times New Roman"/>
            <w:spacing w:val="-3"/>
            <w:sz w:val="22"/>
            <w:szCs w:val="22"/>
          </w:rPr>
          <w:t xml:space="preserve">amily </w:t>
        </w:r>
        <w:r w:rsidR="000A0F71">
          <w:rPr>
            <w:rFonts w:ascii="Times New Roman" w:hAnsi="Times New Roman"/>
            <w:spacing w:val="-3"/>
            <w:sz w:val="22"/>
            <w:szCs w:val="22"/>
          </w:rPr>
          <w:t>t</w:t>
        </w:r>
        <w:r>
          <w:rPr>
            <w:rFonts w:ascii="Times New Roman" w:hAnsi="Times New Roman"/>
            <w:spacing w:val="-3"/>
            <w:sz w:val="22"/>
            <w:szCs w:val="22"/>
          </w:rPr>
          <w:t xml:space="preserve">ransitional </w:t>
        </w:r>
        <w:r w:rsidR="000A0F71">
          <w:rPr>
            <w:rFonts w:ascii="Times New Roman" w:hAnsi="Times New Roman"/>
            <w:spacing w:val="-3"/>
            <w:sz w:val="22"/>
            <w:szCs w:val="22"/>
          </w:rPr>
          <w:t>s</w:t>
        </w:r>
        <w:r>
          <w:rPr>
            <w:rFonts w:ascii="Times New Roman" w:hAnsi="Times New Roman"/>
            <w:spacing w:val="-3"/>
            <w:sz w:val="22"/>
            <w:szCs w:val="22"/>
          </w:rPr>
          <w:t xml:space="preserve">upport (FTS) </w:t>
        </w:r>
        <w:r w:rsidR="000A0F71">
          <w:rPr>
            <w:rFonts w:ascii="Times New Roman" w:hAnsi="Times New Roman"/>
            <w:spacing w:val="-3"/>
            <w:sz w:val="22"/>
            <w:szCs w:val="22"/>
          </w:rPr>
          <w:t>s</w:t>
        </w:r>
        <w:r>
          <w:rPr>
            <w:rFonts w:ascii="Times New Roman" w:hAnsi="Times New Roman"/>
            <w:spacing w:val="-3"/>
            <w:sz w:val="22"/>
            <w:szCs w:val="22"/>
          </w:rPr>
          <w:t xml:space="preserve">ervices purchased by a </w:t>
        </w:r>
        <w:r w:rsidR="00DA5C1A">
          <w:rPr>
            <w:rFonts w:ascii="Times New Roman" w:hAnsi="Times New Roman"/>
            <w:spacing w:val="-3"/>
            <w:sz w:val="22"/>
            <w:szCs w:val="22"/>
          </w:rPr>
          <w:t>g</w:t>
        </w:r>
        <w:r>
          <w:rPr>
            <w:rFonts w:ascii="Times New Roman" w:hAnsi="Times New Roman"/>
            <w:spacing w:val="-3"/>
            <w:sz w:val="22"/>
            <w:szCs w:val="22"/>
          </w:rPr>
          <w:t xml:space="preserve">overnmental </w:t>
        </w:r>
        <w:r w:rsidR="00DA5C1A">
          <w:rPr>
            <w:rFonts w:ascii="Times New Roman" w:hAnsi="Times New Roman"/>
            <w:spacing w:val="-3"/>
            <w:sz w:val="22"/>
            <w:szCs w:val="22"/>
          </w:rPr>
          <w:t>u</w:t>
        </w:r>
        <w:r>
          <w:rPr>
            <w:rFonts w:ascii="Times New Roman" w:hAnsi="Times New Roman"/>
            <w:spacing w:val="-3"/>
            <w:sz w:val="22"/>
            <w:szCs w:val="22"/>
          </w:rPr>
          <w:t>nit.</w:t>
        </w:r>
      </w:ins>
    </w:p>
    <w:p w14:paraId="3332AA01" w14:textId="77777777" w:rsidR="00087C13" w:rsidRDefault="00087C13">
      <w:pPr>
        <w:suppressAutoHyphens/>
        <w:rPr>
          <w:ins w:id="42" w:author="Author"/>
          <w:rFonts w:ascii="Times New Roman" w:hAnsi="Times New Roman"/>
          <w:spacing w:val="-3"/>
          <w:sz w:val="22"/>
          <w:szCs w:val="22"/>
        </w:rPr>
      </w:pPr>
    </w:p>
    <w:p w14:paraId="39B0AFB2" w14:textId="667D04E8" w:rsidR="000A0F71" w:rsidRDefault="000A0F71">
      <w:pPr>
        <w:suppressAutoHyphens/>
        <w:ind w:left="720"/>
        <w:rPr>
          <w:ins w:id="43" w:author="Author"/>
          <w:rFonts w:ascii="Times New Roman" w:hAnsi="Times New Roman"/>
          <w:spacing w:val="-3"/>
          <w:sz w:val="22"/>
          <w:szCs w:val="22"/>
        </w:rPr>
      </w:pPr>
      <w:ins w:id="44" w:author="Author">
        <w:r>
          <w:rPr>
            <w:rFonts w:ascii="Times New Roman" w:hAnsi="Times New Roman"/>
            <w:spacing w:val="-3"/>
            <w:sz w:val="22"/>
            <w:szCs w:val="22"/>
          </w:rPr>
          <w:t xml:space="preserve">(2)  </w:t>
        </w:r>
        <w:r w:rsidR="00722B7F">
          <w:rPr>
            <w:rFonts w:ascii="Times New Roman" w:hAnsi="Times New Roman"/>
            <w:spacing w:val="-3"/>
            <w:sz w:val="22"/>
            <w:szCs w:val="22"/>
            <w:u w:val="single"/>
          </w:rPr>
          <w:t>Applicable</w:t>
        </w:r>
        <w:r w:rsidR="00722B7F" w:rsidRPr="00EC3B8E">
          <w:rPr>
            <w:rFonts w:ascii="Times New Roman" w:hAnsi="Times New Roman"/>
            <w:spacing w:val="-3"/>
            <w:sz w:val="22"/>
            <w:szCs w:val="22"/>
            <w:u w:val="single"/>
          </w:rPr>
          <w:t xml:space="preserve"> </w:t>
        </w:r>
        <w:r w:rsidRPr="00EC3B8E">
          <w:rPr>
            <w:rFonts w:ascii="Times New Roman" w:hAnsi="Times New Roman"/>
            <w:spacing w:val="-3"/>
            <w:sz w:val="22"/>
            <w:szCs w:val="22"/>
            <w:u w:val="single"/>
          </w:rPr>
          <w:t>Date</w:t>
        </w:r>
        <w:r w:rsidR="00722B7F">
          <w:rPr>
            <w:rFonts w:ascii="Times New Roman" w:hAnsi="Times New Roman"/>
            <w:spacing w:val="-3"/>
            <w:sz w:val="22"/>
            <w:szCs w:val="22"/>
            <w:u w:val="single"/>
          </w:rPr>
          <w:t>s of Service</w:t>
        </w:r>
        <w:r>
          <w:rPr>
            <w:rFonts w:ascii="Times New Roman" w:hAnsi="Times New Roman"/>
            <w:spacing w:val="-3"/>
            <w:sz w:val="22"/>
            <w:szCs w:val="22"/>
          </w:rPr>
          <w:t xml:space="preserve">.  Rates contained in 101 CMR 412.00 </w:t>
        </w:r>
        <w:r w:rsidR="00722B7F">
          <w:rPr>
            <w:rFonts w:ascii="Times New Roman" w:hAnsi="Times New Roman"/>
            <w:spacing w:val="-3"/>
            <w:sz w:val="22"/>
            <w:szCs w:val="22"/>
          </w:rPr>
          <w:t>apply</w:t>
        </w:r>
        <w:r>
          <w:rPr>
            <w:rFonts w:ascii="Times New Roman" w:hAnsi="Times New Roman"/>
            <w:spacing w:val="-3"/>
            <w:sz w:val="22"/>
            <w:szCs w:val="22"/>
          </w:rPr>
          <w:t xml:space="preserve"> for dates of service provided on or after July 1, </w:t>
        </w:r>
        <w:r w:rsidR="00A004D5">
          <w:rPr>
            <w:rFonts w:ascii="Times New Roman" w:hAnsi="Times New Roman"/>
            <w:spacing w:val="-3"/>
            <w:sz w:val="22"/>
            <w:szCs w:val="22"/>
          </w:rPr>
          <w:t>202</w:t>
        </w:r>
        <w:r w:rsidR="00D61FDD">
          <w:rPr>
            <w:rFonts w:ascii="Times New Roman" w:hAnsi="Times New Roman"/>
            <w:spacing w:val="-3"/>
            <w:sz w:val="22"/>
            <w:szCs w:val="22"/>
          </w:rPr>
          <w:t>4</w:t>
        </w:r>
        <w:r>
          <w:rPr>
            <w:rFonts w:ascii="Times New Roman" w:hAnsi="Times New Roman"/>
            <w:spacing w:val="-3"/>
            <w:sz w:val="22"/>
            <w:szCs w:val="22"/>
          </w:rPr>
          <w:t>.</w:t>
        </w:r>
      </w:ins>
    </w:p>
    <w:p w14:paraId="4A511681" w14:textId="77777777" w:rsidR="000A0F71" w:rsidRDefault="000A0F71">
      <w:pPr>
        <w:suppressAutoHyphens/>
        <w:ind w:left="720"/>
        <w:rPr>
          <w:ins w:id="45" w:author="Author"/>
          <w:rFonts w:ascii="Times New Roman" w:hAnsi="Times New Roman"/>
          <w:spacing w:val="-3"/>
          <w:sz w:val="22"/>
          <w:szCs w:val="22"/>
        </w:rPr>
      </w:pPr>
    </w:p>
    <w:p w14:paraId="23D940B6" w14:textId="77777777" w:rsidR="00087C13" w:rsidRDefault="00087C13">
      <w:pPr>
        <w:suppressAutoHyphens/>
        <w:ind w:left="720"/>
        <w:rPr>
          <w:ins w:id="46" w:author="Author"/>
          <w:rFonts w:ascii="Times New Roman" w:hAnsi="Times New Roman"/>
          <w:spacing w:val="-3"/>
          <w:sz w:val="22"/>
          <w:szCs w:val="22"/>
        </w:rPr>
      </w:pPr>
      <w:ins w:id="47" w:author="Author">
        <w:r>
          <w:rPr>
            <w:rFonts w:ascii="Times New Roman" w:hAnsi="Times New Roman"/>
            <w:spacing w:val="-3"/>
            <w:sz w:val="22"/>
            <w:szCs w:val="22"/>
          </w:rPr>
          <w:t>(</w:t>
        </w:r>
        <w:r w:rsidR="000A0F71">
          <w:rPr>
            <w:rFonts w:ascii="Times New Roman" w:hAnsi="Times New Roman"/>
            <w:spacing w:val="-3"/>
            <w:sz w:val="22"/>
            <w:szCs w:val="22"/>
          </w:rPr>
          <w:t>3</w:t>
        </w:r>
        <w:r>
          <w:rPr>
            <w:rFonts w:ascii="Times New Roman" w:hAnsi="Times New Roman"/>
            <w:spacing w:val="-3"/>
            <w:sz w:val="22"/>
            <w:szCs w:val="22"/>
          </w:rPr>
          <w:t xml:space="preserve">)  </w:t>
        </w:r>
        <w:r>
          <w:rPr>
            <w:rFonts w:ascii="Times New Roman" w:hAnsi="Times New Roman"/>
            <w:spacing w:val="-3"/>
            <w:sz w:val="22"/>
            <w:szCs w:val="22"/>
            <w:u w:val="single"/>
          </w:rPr>
          <w:t>Disclaimer of Authorization of Services</w:t>
        </w:r>
        <w:r>
          <w:rPr>
            <w:rFonts w:ascii="Times New Roman" w:hAnsi="Times New Roman"/>
            <w:spacing w:val="-3"/>
            <w:sz w:val="22"/>
            <w:szCs w:val="22"/>
          </w:rPr>
          <w:t xml:space="preserve">.  101 CMR 412.00 is neither authorization for nor approval of the services for which rates are determined pursuant to 101 CMR 412.00. Governmental units that purchase the services described </w:t>
        </w:r>
        <w:r w:rsidR="00DA5C1A">
          <w:rPr>
            <w:rFonts w:ascii="Times New Roman" w:hAnsi="Times New Roman"/>
            <w:spacing w:val="-3"/>
            <w:sz w:val="22"/>
            <w:szCs w:val="22"/>
          </w:rPr>
          <w:t xml:space="preserve">in 101 CMR 412.00 </w:t>
        </w:r>
        <w:r>
          <w:rPr>
            <w:rFonts w:ascii="Times New Roman" w:hAnsi="Times New Roman"/>
            <w:spacing w:val="-3"/>
            <w:sz w:val="22"/>
            <w:szCs w:val="22"/>
          </w:rPr>
          <w:t xml:space="preserve">are responsible for the definition, authorization, and approval of services extended to </w:t>
        </w:r>
        <w:r w:rsidR="00DA5C1A">
          <w:rPr>
            <w:rFonts w:ascii="Times New Roman" w:hAnsi="Times New Roman"/>
            <w:spacing w:val="-3"/>
            <w:sz w:val="22"/>
            <w:szCs w:val="22"/>
          </w:rPr>
          <w:t>c</w:t>
        </w:r>
        <w:r>
          <w:rPr>
            <w:rFonts w:ascii="Times New Roman" w:hAnsi="Times New Roman"/>
            <w:spacing w:val="-3"/>
            <w:sz w:val="22"/>
            <w:szCs w:val="22"/>
          </w:rPr>
          <w:t>lients.</w:t>
        </w:r>
      </w:ins>
    </w:p>
    <w:p w14:paraId="60944488" w14:textId="77777777" w:rsidR="00087C13" w:rsidRDefault="00087C13">
      <w:pPr>
        <w:suppressAutoHyphens/>
        <w:rPr>
          <w:ins w:id="48" w:author="Author"/>
          <w:rFonts w:ascii="Times New Roman" w:hAnsi="Times New Roman"/>
          <w:spacing w:val="-3"/>
          <w:sz w:val="22"/>
          <w:szCs w:val="22"/>
        </w:rPr>
      </w:pPr>
    </w:p>
    <w:p w14:paraId="3315FB03" w14:textId="77777777" w:rsidR="00087C13" w:rsidRDefault="00087C13">
      <w:pPr>
        <w:suppressAutoHyphens/>
        <w:ind w:left="720"/>
        <w:rPr>
          <w:ins w:id="49" w:author="Author"/>
          <w:rFonts w:ascii="Times New Roman" w:hAnsi="Times New Roman"/>
          <w:spacing w:val="-3"/>
          <w:sz w:val="22"/>
          <w:szCs w:val="22"/>
        </w:rPr>
      </w:pPr>
      <w:ins w:id="50" w:author="Author">
        <w:r>
          <w:rPr>
            <w:rFonts w:ascii="Times New Roman" w:hAnsi="Times New Roman"/>
            <w:spacing w:val="-3"/>
            <w:sz w:val="22"/>
            <w:szCs w:val="22"/>
          </w:rPr>
          <w:t>(</w:t>
        </w:r>
        <w:r w:rsidR="000A0F71">
          <w:rPr>
            <w:rFonts w:ascii="Times New Roman" w:hAnsi="Times New Roman"/>
            <w:spacing w:val="-3"/>
            <w:sz w:val="22"/>
            <w:szCs w:val="22"/>
          </w:rPr>
          <w:t>4</w:t>
        </w:r>
        <w:r>
          <w:rPr>
            <w:rFonts w:ascii="Times New Roman" w:hAnsi="Times New Roman"/>
            <w:spacing w:val="-3"/>
            <w:sz w:val="22"/>
            <w:szCs w:val="22"/>
          </w:rPr>
          <w:t xml:space="preserve">)  </w:t>
        </w:r>
        <w:r>
          <w:rPr>
            <w:rFonts w:ascii="Times New Roman" w:hAnsi="Times New Roman"/>
            <w:spacing w:val="-3"/>
            <w:sz w:val="22"/>
            <w:szCs w:val="22"/>
            <w:u w:val="single"/>
          </w:rPr>
          <w:t>Administrative Bulletins</w:t>
        </w:r>
        <w:r>
          <w:rPr>
            <w:rFonts w:ascii="Times New Roman" w:hAnsi="Times New Roman"/>
            <w:spacing w:val="-3"/>
            <w:sz w:val="22"/>
            <w:szCs w:val="22"/>
          </w:rPr>
          <w:t>.  EOHHS may issue administrative bulletins to clarify its policy on substantive provisions of 101 CMR 412.00.</w:t>
        </w:r>
      </w:ins>
    </w:p>
    <w:p w14:paraId="6D4B6141" w14:textId="77777777" w:rsidR="00087C13" w:rsidRDefault="00087C13">
      <w:pPr>
        <w:suppressAutoHyphens/>
        <w:ind w:left="1200" w:hanging="1200"/>
        <w:rPr>
          <w:ins w:id="51" w:author="Author"/>
          <w:rFonts w:ascii="Times New Roman" w:hAnsi="Times New Roman"/>
          <w:spacing w:val="-3"/>
          <w:sz w:val="22"/>
          <w:szCs w:val="22"/>
        </w:rPr>
      </w:pPr>
    </w:p>
    <w:p w14:paraId="7FDED92B" w14:textId="77777777" w:rsidR="000C4F7E" w:rsidRDefault="000C4F7E" w:rsidP="000C4F7E">
      <w:pPr>
        <w:suppressAutoHyphens/>
        <w:ind w:left="720"/>
        <w:rPr>
          <w:ins w:id="52" w:author="Author"/>
          <w:rFonts w:ascii="Times New Roman" w:hAnsi="Times New Roman"/>
          <w:spacing w:val="-3"/>
          <w:sz w:val="22"/>
          <w:szCs w:val="22"/>
        </w:rPr>
      </w:pPr>
      <w:ins w:id="53" w:author="Author">
        <w:r w:rsidRPr="00225B85">
          <w:rPr>
            <w:rFonts w:ascii="Times New Roman" w:hAnsi="Times New Roman"/>
            <w:spacing w:val="-3"/>
            <w:sz w:val="22"/>
            <w:szCs w:val="22"/>
          </w:rPr>
          <w:t>(</w:t>
        </w:r>
        <w:r w:rsidR="000A0F71">
          <w:rPr>
            <w:rFonts w:ascii="Times New Roman" w:hAnsi="Times New Roman"/>
            <w:spacing w:val="-3"/>
            <w:sz w:val="22"/>
            <w:szCs w:val="22"/>
          </w:rPr>
          <w:t>5</w:t>
        </w:r>
        <w:r w:rsidRPr="00225B85">
          <w:rPr>
            <w:rFonts w:ascii="Times New Roman" w:hAnsi="Times New Roman"/>
            <w:spacing w:val="-3"/>
            <w:sz w:val="22"/>
            <w:szCs w:val="22"/>
          </w:rPr>
          <w:t xml:space="preserve">) </w:t>
        </w:r>
        <w:r w:rsidR="00585280">
          <w:rPr>
            <w:rFonts w:ascii="Times New Roman" w:hAnsi="Times New Roman"/>
            <w:spacing w:val="-3"/>
            <w:sz w:val="22"/>
            <w:szCs w:val="22"/>
          </w:rPr>
          <w:t xml:space="preserve"> </w:t>
        </w:r>
        <w:r w:rsidRPr="00470226">
          <w:rPr>
            <w:rFonts w:ascii="Times New Roman" w:hAnsi="Times New Roman"/>
            <w:spacing w:val="-3"/>
            <w:sz w:val="22"/>
            <w:szCs w:val="22"/>
            <w:u w:val="single"/>
          </w:rPr>
          <w:t>Services and Rates Covered by Other Regulatio</w:t>
        </w:r>
        <w:r w:rsidRPr="008D0835">
          <w:rPr>
            <w:rFonts w:ascii="Times New Roman" w:hAnsi="Times New Roman"/>
            <w:spacing w:val="-3"/>
            <w:sz w:val="22"/>
            <w:szCs w:val="22"/>
            <w:u w:val="single"/>
          </w:rPr>
          <w:t>ns</w:t>
        </w:r>
        <w:r w:rsidRPr="00225B85">
          <w:rPr>
            <w:rFonts w:ascii="Times New Roman" w:hAnsi="Times New Roman"/>
            <w:spacing w:val="-3"/>
            <w:sz w:val="22"/>
            <w:szCs w:val="22"/>
          </w:rPr>
          <w:t xml:space="preserve">. </w:t>
        </w:r>
        <w:r w:rsidR="00BA3070">
          <w:rPr>
            <w:rFonts w:ascii="Times New Roman" w:hAnsi="Times New Roman"/>
            <w:spacing w:val="-3"/>
            <w:sz w:val="22"/>
            <w:szCs w:val="22"/>
          </w:rPr>
          <w:t xml:space="preserve"> </w:t>
        </w:r>
        <w:r w:rsidRPr="00225B85">
          <w:rPr>
            <w:rFonts w:ascii="Times New Roman" w:hAnsi="Times New Roman"/>
            <w:spacing w:val="-3"/>
            <w:sz w:val="22"/>
            <w:szCs w:val="22"/>
          </w:rPr>
          <w:t xml:space="preserve">Payment rates for the services </w:t>
        </w:r>
        <w:r w:rsidR="000A0F71">
          <w:rPr>
            <w:rFonts w:ascii="Times New Roman" w:hAnsi="Times New Roman"/>
            <w:spacing w:val="-3"/>
            <w:sz w:val="22"/>
            <w:szCs w:val="22"/>
          </w:rPr>
          <w:t xml:space="preserve">listed in 101 CMR 412.01(5) </w:t>
        </w:r>
        <w:r w:rsidRPr="00225B85">
          <w:rPr>
            <w:rFonts w:ascii="Times New Roman" w:hAnsi="Times New Roman"/>
            <w:spacing w:val="-3"/>
            <w:sz w:val="22"/>
            <w:szCs w:val="22"/>
          </w:rPr>
          <w:t>are not included within the scope of 101 CMR 4</w:t>
        </w:r>
        <w:r>
          <w:rPr>
            <w:rFonts w:ascii="Times New Roman" w:hAnsi="Times New Roman"/>
            <w:spacing w:val="-3"/>
            <w:sz w:val="22"/>
            <w:szCs w:val="22"/>
          </w:rPr>
          <w:t>12</w:t>
        </w:r>
        <w:r w:rsidRPr="00225B85">
          <w:rPr>
            <w:rFonts w:ascii="Times New Roman" w:hAnsi="Times New Roman"/>
            <w:spacing w:val="-3"/>
            <w:sz w:val="22"/>
            <w:szCs w:val="22"/>
          </w:rPr>
          <w:t xml:space="preserve">.00 and are governed by other regulations promulgated by EOHHS as follows. </w:t>
        </w:r>
      </w:ins>
    </w:p>
    <w:p w14:paraId="233E4FD1" w14:textId="77777777" w:rsidR="000C4F7E" w:rsidRDefault="000C4F7E" w:rsidP="000C4F7E">
      <w:pPr>
        <w:suppressAutoHyphens/>
        <w:ind w:left="720"/>
        <w:rPr>
          <w:ins w:id="54" w:author="Author"/>
          <w:rFonts w:ascii="Times New Roman" w:hAnsi="Times New Roman"/>
          <w:spacing w:val="-3"/>
          <w:sz w:val="22"/>
          <w:szCs w:val="22"/>
        </w:rPr>
      </w:pPr>
    </w:p>
    <w:p w14:paraId="21EFA6CC" w14:textId="77777777" w:rsidR="00ED69B2" w:rsidRPr="000635DA" w:rsidRDefault="00ED69B2" w:rsidP="007F0A52">
      <w:pPr>
        <w:spacing w:before="240"/>
        <w:ind w:left="-357"/>
        <w:jc w:val="center"/>
        <w:outlineLvl w:val="0"/>
        <w:rPr>
          <w:del w:id="55" w:author="Author"/>
          <w:b/>
          <w:sz w:val="28"/>
          <w:szCs w:val="28"/>
          <w:u w:val="single"/>
        </w:rPr>
      </w:pPr>
      <w:del w:id="56" w:author="Author">
        <w:r w:rsidRPr="000635DA">
          <w:rPr>
            <w:b/>
            <w:sz w:val="28"/>
            <w:szCs w:val="28"/>
            <w:u w:val="single"/>
          </w:rPr>
          <w:delText>EXPLANATORY STATEMENT</w:delText>
        </w:r>
      </w:del>
    </w:p>
    <w:p w14:paraId="01DEB4DB" w14:textId="77777777" w:rsidR="00ED69B2" w:rsidRPr="000C3478" w:rsidRDefault="00A10E8C" w:rsidP="007F0A52">
      <w:pPr>
        <w:spacing w:before="240"/>
        <w:ind w:left="-357"/>
        <w:jc w:val="center"/>
        <w:rPr>
          <w:del w:id="57" w:author="Author"/>
          <w:b/>
          <w:szCs w:val="24"/>
          <w:u w:val="single"/>
        </w:rPr>
      </w:pPr>
      <w:del w:id="58" w:author="Author">
        <w:r>
          <w:rPr>
            <w:b/>
            <w:szCs w:val="24"/>
            <w:u w:val="single"/>
          </w:rPr>
          <w:delText xml:space="preserve">Select Legislative </w:delText>
        </w:r>
        <w:r w:rsidR="00FE2937">
          <w:rPr>
            <w:b/>
            <w:szCs w:val="24"/>
            <w:u w:val="single"/>
          </w:rPr>
          <w:delText>Instrument</w:delText>
        </w:r>
        <w:r w:rsidR="00BA0480" w:rsidRPr="000C3478">
          <w:rPr>
            <w:b/>
            <w:szCs w:val="24"/>
            <w:u w:val="single"/>
          </w:rPr>
          <w:delText xml:space="preserve"> </w:delText>
        </w:r>
        <w:r w:rsidR="00ED69B2" w:rsidRPr="000C3478">
          <w:rPr>
            <w:b/>
            <w:szCs w:val="24"/>
            <w:u w:val="single"/>
          </w:rPr>
          <w:delText>No.</w:delText>
        </w:r>
        <w:r w:rsidR="000635DA">
          <w:rPr>
            <w:b/>
            <w:szCs w:val="24"/>
            <w:u w:val="single"/>
          </w:rPr>
          <w:delText xml:space="preserve"> 259, 2013</w:delText>
        </w:r>
      </w:del>
    </w:p>
    <w:p w14:paraId="57CCF9BE" w14:textId="77777777" w:rsidR="00ED69B2" w:rsidRPr="000C3478" w:rsidRDefault="00ED69B2" w:rsidP="007F0A52">
      <w:pPr>
        <w:spacing w:before="240"/>
        <w:ind w:left="-357"/>
        <w:jc w:val="center"/>
        <w:rPr>
          <w:del w:id="59" w:author="Author"/>
          <w:szCs w:val="24"/>
        </w:rPr>
      </w:pPr>
      <w:del w:id="60" w:author="Author">
        <w:r w:rsidRPr="000C3478">
          <w:rPr>
            <w:szCs w:val="24"/>
          </w:rPr>
          <w:delText xml:space="preserve">Issued by </w:delText>
        </w:r>
        <w:r w:rsidR="007F401C">
          <w:rPr>
            <w:szCs w:val="24"/>
          </w:rPr>
          <w:delText>A</w:delText>
        </w:r>
        <w:r w:rsidR="00B013F2">
          <w:rPr>
            <w:szCs w:val="24"/>
          </w:rPr>
          <w:delText>uthority of the Parliamentary Secretary to the</w:delText>
        </w:r>
        <w:r w:rsidRPr="000C3478">
          <w:rPr>
            <w:szCs w:val="24"/>
          </w:rPr>
          <w:delText xml:space="preserve"> </w:delText>
        </w:r>
        <w:r w:rsidR="00693C01" w:rsidRPr="000C3478">
          <w:rPr>
            <w:szCs w:val="24"/>
          </w:rPr>
          <w:delText>Minister</w:delText>
        </w:r>
        <w:r w:rsidR="00D5788E" w:rsidRPr="000C3478">
          <w:rPr>
            <w:szCs w:val="24"/>
          </w:rPr>
          <w:delText xml:space="preserve"> </w:delText>
        </w:r>
        <w:r w:rsidRPr="000C3478">
          <w:rPr>
            <w:szCs w:val="24"/>
          </w:rPr>
          <w:delText>for Agriculture</w:delText>
        </w:r>
      </w:del>
    </w:p>
    <w:p w14:paraId="6D95D31A" w14:textId="77777777" w:rsidR="008F0D26" w:rsidRDefault="00ED69B2" w:rsidP="007F0A52">
      <w:pPr>
        <w:spacing w:before="240"/>
        <w:ind w:left="-357"/>
        <w:jc w:val="center"/>
        <w:rPr>
          <w:del w:id="61" w:author="Author"/>
          <w:i/>
          <w:szCs w:val="24"/>
        </w:rPr>
      </w:pPr>
      <w:del w:id="62" w:author="Author">
        <w:r w:rsidRPr="000C3478">
          <w:rPr>
            <w:i/>
            <w:szCs w:val="24"/>
          </w:rPr>
          <w:delText>Fisheries Levy Act 1984</w:delText>
        </w:r>
      </w:del>
    </w:p>
    <w:p w14:paraId="27D07E90" w14:textId="77777777" w:rsidR="00ED69B2" w:rsidRPr="000C3478" w:rsidRDefault="00ED69B2" w:rsidP="007F0A52">
      <w:pPr>
        <w:spacing w:before="240"/>
        <w:rPr>
          <w:del w:id="63" w:author="Author"/>
          <w:i/>
          <w:szCs w:val="24"/>
        </w:rPr>
      </w:pPr>
      <w:del w:id="64" w:author="Author">
        <w:r w:rsidRPr="000C3478">
          <w:rPr>
            <w:i/>
            <w:szCs w:val="24"/>
          </w:rPr>
          <w:delText>Fisheries Levy (Torres Strait Prawn Fishery) Amendment Regulation 201</w:delText>
        </w:r>
        <w:r w:rsidR="00B30E8A">
          <w:rPr>
            <w:i/>
            <w:szCs w:val="24"/>
          </w:rPr>
          <w:delText>3</w:delText>
        </w:r>
        <w:r w:rsidRPr="000C3478">
          <w:rPr>
            <w:i/>
            <w:szCs w:val="24"/>
          </w:rPr>
          <w:delText xml:space="preserve"> (No.</w:delText>
        </w:r>
        <w:r w:rsidR="002E2C65">
          <w:rPr>
            <w:i/>
            <w:szCs w:val="24"/>
          </w:rPr>
          <w:delText xml:space="preserve"> 1</w:delText>
        </w:r>
        <w:r w:rsidRPr="000C3478">
          <w:rPr>
            <w:i/>
            <w:szCs w:val="24"/>
          </w:rPr>
          <w:delText>)</w:delText>
        </w:r>
      </w:del>
    </w:p>
    <w:p w14:paraId="0494265E" w14:textId="77777777" w:rsidR="00A074D7" w:rsidRDefault="00ED69B2">
      <w:pPr>
        <w:spacing w:before="240"/>
        <w:rPr>
          <w:del w:id="65" w:author="Author"/>
          <w:szCs w:val="24"/>
        </w:rPr>
      </w:pPr>
      <w:del w:id="66" w:author="Author">
        <w:r w:rsidRPr="000C3478">
          <w:rPr>
            <w:szCs w:val="24"/>
          </w:rPr>
          <w:delText xml:space="preserve">The </w:delText>
        </w:r>
        <w:r w:rsidRPr="000C3478">
          <w:rPr>
            <w:i/>
            <w:szCs w:val="24"/>
          </w:rPr>
          <w:delText>Fisheries Levy (Torres Strait Prawn Fishery) Amendment Regulation 201</w:delText>
        </w:r>
        <w:r w:rsidR="005A2140">
          <w:rPr>
            <w:i/>
            <w:szCs w:val="24"/>
          </w:rPr>
          <w:delText>3</w:delText>
        </w:r>
        <w:r w:rsidRPr="000C3478">
          <w:rPr>
            <w:i/>
            <w:szCs w:val="24"/>
          </w:rPr>
          <w:delText xml:space="preserve"> (No.</w:delText>
        </w:r>
        <w:r w:rsidR="002E2C65">
          <w:rPr>
            <w:i/>
            <w:szCs w:val="24"/>
          </w:rPr>
          <w:delText xml:space="preserve"> 1</w:delText>
        </w:r>
        <w:r w:rsidRPr="000C3478">
          <w:rPr>
            <w:i/>
            <w:szCs w:val="24"/>
          </w:rPr>
          <w:delText xml:space="preserve">) </w:delText>
        </w:r>
        <w:r w:rsidRPr="000C3478">
          <w:rPr>
            <w:szCs w:val="24"/>
          </w:rPr>
          <w:delText>(the Regulations</w:delText>
        </w:r>
        <w:r w:rsidRPr="00E42DE5">
          <w:rPr>
            <w:szCs w:val="24"/>
          </w:rPr>
          <w:delText>)</w:delText>
        </w:r>
        <w:r w:rsidRPr="000C3478">
          <w:rPr>
            <w:i/>
            <w:szCs w:val="24"/>
          </w:rPr>
          <w:delText xml:space="preserve"> </w:delText>
        </w:r>
        <w:r w:rsidR="00883D2C">
          <w:rPr>
            <w:szCs w:val="24"/>
          </w:rPr>
          <w:delText>is</w:delText>
        </w:r>
        <w:r w:rsidRPr="000C3478">
          <w:rPr>
            <w:szCs w:val="24"/>
          </w:rPr>
          <w:delText xml:space="preserve"> a legislative instrument for the purposes of the </w:delText>
        </w:r>
        <w:r w:rsidRPr="000C3478">
          <w:rPr>
            <w:i/>
            <w:szCs w:val="24"/>
          </w:rPr>
          <w:delText>Legislative Instruments Act 2003</w:delText>
        </w:r>
        <w:r w:rsidRPr="00E42DE5">
          <w:rPr>
            <w:szCs w:val="24"/>
          </w:rPr>
          <w:delText>.</w:delText>
        </w:r>
      </w:del>
    </w:p>
    <w:p w14:paraId="4290A5A3" w14:textId="77777777" w:rsidR="00A074D7" w:rsidRDefault="00530473">
      <w:pPr>
        <w:pStyle w:val="Contactdetails"/>
        <w:spacing w:before="240"/>
        <w:rPr>
          <w:del w:id="67" w:author="Author"/>
          <w:szCs w:val="24"/>
        </w:rPr>
      </w:pPr>
      <w:del w:id="68" w:author="Author">
        <w:r w:rsidRPr="000C3478">
          <w:rPr>
            <w:szCs w:val="24"/>
          </w:rPr>
          <w:lastRenderedPageBreak/>
          <w:delText>Section 8 of the</w:delText>
        </w:r>
        <w:r w:rsidRPr="000C3478">
          <w:rPr>
            <w:i/>
            <w:szCs w:val="24"/>
          </w:rPr>
          <w:delText xml:space="preserve"> Fisheries Levy Act 1984 </w:delText>
        </w:r>
        <w:r w:rsidRPr="000C3478">
          <w:rPr>
            <w:szCs w:val="24"/>
          </w:rPr>
          <w:delText xml:space="preserve">(Levy Act) provides that the </w:delText>
        </w:r>
        <w:r w:rsidRPr="000C3478">
          <w:rPr>
            <w:szCs w:val="24"/>
          </w:rPr>
          <w:br/>
          <w:delText xml:space="preserve">Governor-General may make regulations for the purposes of sections 5 and 6 of the Levy Act.  Section 5 of the Levy Act imposes a levy on, amongst other things, the grant or renewal of a licence and the allocation and renewal of units of fishing capacity issued under the </w:delText>
        </w:r>
        <w:r w:rsidRPr="000C3478">
          <w:rPr>
            <w:i/>
            <w:szCs w:val="24"/>
          </w:rPr>
          <w:delText>Torres Strait Fisheries Act 198</w:delText>
        </w:r>
        <w:r w:rsidR="000014B2" w:rsidRPr="000C3478">
          <w:rPr>
            <w:i/>
            <w:szCs w:val="24"/>
          </w:rPr>
          <w:delText>4</w:delText>
        </w:r>
        <w:r w:rsidRPr="000C3478">
          <w:rPr>
            <w:szCs w:val="24"/>
          </w:rPr>
          <w:delText xml:space="preserve">.  Section 6 of the Levy Act provides that the amount of levy imposed on the grant or renewal of a licence or on the allocation or renewal of units of fishing capacity is  specified in the </w:delText>
        </w:r>
        <w:r w:rsidR="00D5788E" w:rsidRPr="000C3478">
          <w:rPr>
            <w:i/>
            <w:szCs w:val="24"/>
          </w:rPr>
          <w:delText xml:space="preserve">Fisheries Levy (Torres Strait Prawn Fishery) </w:delText>
        </w:r>
        <w:r w:rsidRPr="000C3478">
          <w:rPr>
            <w:i/>
            <w:szCs w:val="24"/>
          </w:rPr>
          <w:delText>Regulations</w:delText>
        </w:r>
        <w:r w:rsidR="00D5788E" w:rsidRPr="000C3478">
          <w:rPr>
            <w:i/>
            <w:szCs w:val="24"/>
          </w:rPr>
          <w:delText xml:space="preserve"> 1998</w:delText>
        </w:r>
        <w:r w:rsidR="000B18ED" w:rsidRPr="000C3478">
          <w:rPr>
            <w:i/>
            <w:szCs w:val="24"/>
          </w:rPr>
          <w:delText xml:space="preserve"> </w:delText>
        </w:r>
        <w:r w:rsidR="000B18ED" w:rsidRPr="000C3478">
          <w:rPr>
            <w:szCs w:val="24"/>
          </w:rPr>
          <w:delText xml:space="preserve">(the </w:delText>
        </w:r>
        <w:r w:rsidR="00EE0CD0">
          <w:rPr>
            <w:szCs w:val="24"/>
          </w:rPr>
          <w:delText>P</w:delText>
        </w:r>
        <w:r w:rsidR="00EE0CD0" w:rsidRPr="000C3478">
          <w:rPr>
            <w:szCs w:val="24"/>
          </w:rPr>
          <w:delText xml:space="preserve">rincipal </w:delText>
        </w:r>
        <w:r w:rsidR="000B18ED" w:rsidRPr="000C3478">
          <w:rPr>
            <w:szCs w:val="24"/>
          </w:rPr>
          <w:delText>Regulations)</w:delText>
        </w:r>
        <w:r w:rsidRPr="000C3478">
          <w:rPr>
            <w:szCs w:val="24"/>
          </w:rPr>
          <w:delText>. Section 7 of the Levy Act provides that the levy is payable at the time of the grant, renewal or variation of the licence, and at the time of the allocation or renewal of units of fishing capacity.</w:delText>
        </w:r>
      </w:del>
    </w:p>
    <w:p w14:paraId="422F2E9D" w14:textId="77777777" w:rsidR="00A074D7" w:rsidRDefault="00530473">
      <w:pPr>
        <w:pStyle w:val="Contactdetails"/>
        <w:spacing w:before="240"/>
        <w:rPr>
          <w:del w:id="69" w:author="Author"/>
          <w:szCs w:val="24"/>
        </w:rPr>
      </w:pPr>
      <w:del w:id="70" w:author="Author">
        <w:r w:rsidRPr="000C3478">
          <w:rPr>
            <w:szCs w:val="24"/>
          </w:rPr>
          <w:delText>The attributable costs of managing the Torres Strait Prawn Fishery (</w:delText>
        </w:r>
        <w:r w:rsidR="000014B2" w:rsidRPr="000C3478">
          <w:rPr>
            <w:szCs w:val="24"/>
          </w:rPr>
          <w:delText>the Fishery</w:delText>
        </w:r>
        <w:r w:rsidRPr="000C3478">
          <w:rPr>
            <w:szCs w:val="24"/>
          </w:rPr>
          <w:delText xml:space="preserve">) are recovered from industry pursuant to a decision of the Protected Zone Joint Authority (PZJA). The PZJA agreed to split the costs to be recovered on the basis of fixed (per </w:delText>
        </w:r>
        <w:r w:rsidR="00D5788E" w:rsidRPr="000C3478">
          <w:rPr>
            <w:szCs w:val="24"/>
          </w:rPr>
          <w:delText>licence</w:delText>
        </w:r>
        <w:r w:rsidRPr="000C3478">
          <w:rPr>
            <w:szCs w:val="24"/>
          </w:rPr>
          <w:delText xml:space="preserve">) and variable (per day – now per unit) components to provide an equitable division of expenses depending on operators’ investment in the </w:delText>
        </w:r>
        <w:r w:rsidR="00883D2C">
          <w:rPr>
            <w:szCs w:val="24"/>
          </w:rPr>
          <w:delText>F</w:delText>
        </w:r>
        <w:r w:rsidRPr="000C3478">
          <w:rPr>
            <w:szCs w:val="24"/>
          </w:rPr>
          <w:delText xml:space="preserve">ishery. The </w:delText>
        </w:r>
        <w:r w:rsidR="000014B2" w:rsidRPr="000C3478">
          <w:rPr>
            <w:szCs w:val="24"/>
          </w:rPr>
          <w:delText>Fishery</w:delText>
        </w:r>
        <w:r w:rsidRPr="000C3478">
          <w:rPr>
            <w:szCs w:val="24"/>
          </w:rPr>
          <w:delText xml:space="preserve"> is the only Torres Strait fishery currently subject to cost recovery arrangements.</w:delText>
        </w:r>
      </w:del>
    </w:p>
    <w:p w14:paraId="271C130E" w14:textId="77777777" w:rsidR="00A074D7" w:rsidRDefault="00802415">
      <w:pPr>
        <w:pStyle w:val="Contactdetails"/>
        <w:spacing w:before="240"/>
        <w:rPr>
          <w:del w:id="71" w:author="Author"/>
          <w:szCs w:val="24"/>
        </w:rPr>
      </w:pPr>
      <w:del w:id="72" w:author="Author">
        <w:r w:rsidRPr="000C3478">
          <w:rPr>
            <w:szCs w:val="24"/>
          </w:rPr>
          <w:delText xml:space="preserve">The </w:delText>
        </w:r>
        <w:r w:rsidRPr="000C3478">
          <w:rPr>
            <w:i/>
            <w:szCs w:val="24"/>
          </w:rPr>
          <w:delText>Torres Strait Prawn Fishery Management Plan 2008</w:delText>
        </w:r>
        <w:r w:rsidRPr="000C3478">
          <w:rPr>
            <w:szCs w:val="24"/>
          </w:rPr>
          <w:delText xml:space="preserve"> (the Plan) was determined on </w:delText>
        </w:r>
        <w:r w:rsidRPr="000C3478">
          <w:rPr>
            <w:szCs w:val="24"/>
          </w:rPr>
          <w:br/>
          <w:delText xml:space="preserve">6 February 2009. The Plan provides for the allocation of ‘units of fishing capacity’ to </w:delText>
        </w:r>
        <w:r w:rsidR="00EE0CD0">
          <w:rPr>
            <w:szCs w:val="24"/>
          </w:rPr>
          <w:delText>the</w:delText>
        </w:r>
        <w:r w:rsidRPr="000C3478">
          <w:rPr>
            <w:szCs w:val="24"/>
          </w:rPr>
          <w:delText xml:space="preserve"> Fishery licence holders. The units of fishing capacity are then converted annually into a number of fishing days (annual use entitlement) depending on the total allowable effort for the fishery in a given season. </w:delText>
        </w:r>
      </w:del>
    </w:p>
    <w:p w14:paraId="7B13C7A4" w14:textId="77777777" w:rsidR="00A074D7" w:rsidRDefault="00530473">
      <w:pPr>
        <w:spacing w:before="240"/>
        <w:rPr>
          <w:del w:id="73" w:author="Author"/>
          <w:szCs w:val="24"/>
        </w:rPr>
      </w:pPr>
      <w:del w:id="74" w:author="Author">
        <w:r w:rsidRPr="000C3478">
          <w:rPr>
            <w:szCs w:val="24"/>
          </w:rPr>
          <w:delText xml:space="preserve">The levy costs for the </w:delText>
        </w:r>
        <w:r w:rsidR="000014B2" w:rsidRPr="000C3478">
          <w:rPr>
            <w:szCs w:val="24"/>
          </w:rPr>
          <w:delText>Fishery</w:delText>
        </w:r>
        <w:r w:rsidRPr="000C3478">
          <w:rPr>
            <w:szCs w:val="24"/>
          </w:rPr>
          <w:delText xml:space="preserve"> are attributable to services provided by the Australian Fisheries Management Authority (AFMA) and Queensland </w:delText>
        </w:r>
        <w:r w:rsidR="00CF55F8" w:rsidRPr="000C3478">
          <w:rPr>
            <w:szCs w:val="24"/>
          </w:rPr>
          <w:delText>Department of Agriculture, Fisheries and Forestry (QDAFF)</w:delText>
        </w:r>
        <w:r w:rsidRPr="000C3478">
          <w:rPr>
            <w:szCs w:val="24"/>
          </w:rPr>
          <w:delText xml:space="preserve">. </w:delText>
        </w:r>
        <w:r w:rsidR="00CF55F8" w:rsidRPr="000C3478">
          <w:rPr>
            <w:szCs w:val="24"/>
          </w:rPr>
          <w:delText xml:space="preserve">QDAFF </w:delText>
        </w:r>
        <w:r w:rsidRPr="000C3478">
          <w:rPr>
            <w:szCs w:val="24"/>
          </w:rPr>
          <w:delText xml:space="preserve">is responsible for administering the licensing </w:delText>
        </w:r>
        <w:r w:rsidR="00B657D8" w:rsidRPr="000C3478">
          <w:rPr>
            <w:szCs w:val="24"/>
          </w:rPr>
          <w:delText xml:space="preserve">and compliance </w:delText>
        </w:r>
        <w:r w:rsidRPr="000C3478">
          <w:rPr>
            <w:szCs w:val="24"/>
          </w:rPr>
          <w:delText xml:space="preserve">component </w:delText>
        </w:r>
        <w:r w:rsidR="00F16223" w:rsidRPr="000C3478">
          <w:rPr>
            <w:szCs w:val="24"/>
          </w:rPr>
          <w:delText>in</w:delText>
        </w:r>
        <w:r w:rsidR="00B657D8" w:rsidRPr="000C3478">
          <w:rPr>
            <w:szCs w:val="24"/>
          </w:rPr>
          <w:delText xml:space="preserve"> </w:delText>
        </w:r>
        <w:r w:rsidRPr="000C3478">
          <w:rPr>
            <w:szCs w:val="24"/>
          </w:rPr>
          <w:delText xml:space="preserve">management of the </w:delText>
        </w:r>
        <w:r w:rsidR="000014B2" w:rsidRPr="000C3478">
          <w:rPr>
            <w:szCs w:val="24"/>
          </w:rPr>
          <w:delText xml:space="preserve">Fishery </w:delText>
        </w:r>
        <w:r w:rsidRPr="000C3478">
          <w:rPr>
            <w:szCs w:val="24"/>
          </w:rPr>
          <w:delText xml:space="preserve">and distributing the annual levy invoices. AFMA is responsible for general management and consultation in relation to the </w:delText>
        </w:r>
        <w:r w:rsidR="00EE0CD0">
          <w:rPr>
            <w:szCs w:val="24"/>
          </w:rPr>
          <w:delText>F</w:delText>
        </w:r>
        <w:r w:rsidR="00EE0CD0" w:rsidRPr="000C3478">
          <w:rPr>
            <w:szCs w:val="24"/>
          </w:rPr>
          <w:delText>ishery</w:delText>
        </w:r>
        <w:r w:rsidRPr="000C3478">
          <w:rPr>
            <w:szCs w:val="24"/>
          </w:rPr>
          <w:delText xml:space="preserve">. </w:delText>
        </w:r>
      </w:del>
    </w:p>
    <w:p w14:paraId="40DECA53" w14:textId="77777777" w:rsidR="00E608A3" w:rsidRPr="00A07ED7" w:rsidRDefault="00E608A3" w:rsidP="00E608A3">
      <w:pPr>
        <w:spacing w:before="240"/>
        <w:ind w:right="-1"/>
        <w:rPr>
          <w:del w:id="75" w:author="Author"/>
          <w:szCs w:val="24"/>
        </w:rPr>
      </w:pPr>
      <w:del w:id="76" w:author="Author">
        <w:r w:rsidRPr="00A07ED7">
          <w:rPr>
            <w:szCs w:val="24"/>
          </w:rPr>
          <w:delText xml:space="preserve">The Regulation </w:delText>
        </w:r>
        <w:r w:rsidR="00001631" w:rsidRPr="00A07ED7">
          <w:rPr>
            <w:szCs w:val="24"/>
          </w:rPr>
          <w:delText>increases</w:delText>
        </w:r>
        <w:r w:rsidRPr="00A07ED7">
          <w:rPr>
            <w:szCs w:val="24"/>
          </w:rPr>
          <w:delText xml:space="preserve"> the levy for licences granted or renewed in the Fishery from $3,359.52 to $3766.54 per licence (a $407.02 increase per licence) and increase</w:delText>
        </w:r>
        <w:r w:rsidR="00001631" w:rsidRPr="00A07ED7">
          <w:rPr>
            <w:szCs w:val="24"/>
          </w:rPr>
          <w:delText>s</w:delText>
        </w:r>
        <w:r w:rsidRPr="00A07ED7">
          <w:rPr>
            <w:szCs w:val="24"/>
          </w:rPr>
          <w:delText xml:space="preserve"> the levy for each individual allocated fishing unit from $23.75 to $25.63 per unit (a $1.88 increase per unit).  The increase is a result of a reduced carry forward surplus compared to past years ($11,969 in 2013/14 compared to $53,008 in 2012/13).  Collection of the increased levy w</w:delText>
        </w:r>
        <w:r w:rsidR="00001631" w:rsidRPr="00A07ED7">
          <w:rPr>
            <w:szCs w:val="24"/>
          </w:rPr>
          <w:delText xml:space="preserve">ill </w:delText>
        </w:r>
        <w:r w:rsidRPr="00A07ED7">
          <w:rPr>
            <w:szCs w:val="24"/>
          </w:rPr>
          <w:delText xml:space="preserve">commence in December 2013.  </w:delText>
        </w:r>
      </w:del>
    </w:p>
    <w:p w14:paraId="3E04B3A2" w14:textId="77777777" w:rsidR="00A074D7" w:rsidRPr="00A07ED7" w:rsidRDefault="00530473">
      <w:pPr>
        <w:spacing w:before="240"/>
        <w:rPr>
          <w:del w:id="77" w:author="Author"/>
          <w:szCs w:val="24"/>
        </w:rPr>
      </w:pPr>
      <w:bookmarkStart w:id="78" w:name="OLE_LINK7"/>
      <w:del w:id="79" w:author="Author">
        <w:r w:rsidRPr="00A07ED7">
          <w:rPr>
            <w:szCs w:val="24"/>
          </w:rPr>
          <w:delText>For more detailed information on the basis of the 20</w:delText>
        </w:r>
        <w:r w:rsidR="001D2A39" w:rsidRPr="00A07ED7">
          <w:rPr>
            <w:szCs w:val="24"/>
          </w:rPr>
          <w:delText>1</w:delText>
        </w:r>
        <w:r w:rsidR="00B30E8A" w:rsidRPr="00A07ED7">
          <w:rPr>
            <w:szCs w:val="24"/>
          </w:rPr>
          <w:delText>3</w:delText>
        </w:r>
        <w:r w:rsidRPr="00A07ED7">
          <w:rPr>
            <w:szCs w:val="24"/>
          </w:rPr>
          <w:delText>–1</w:delText>
        </w:r>
        <w:r w:rsidR="00B30E8A" w:rsidRPr="00A07ED7">
          <w:rPr>
            <w:szCs w:val="24"/>
          </w:rPr>
          <w:delText>4</w:delText>
        </w:r>
        <w:r w:rsidRPr="00A07ED7">
          <w:rPr>
            <w:szCs w:val="24"/>
          </w:rPr>
          <w:delText xml:space="preserve"> </w:delText>
        </w:r>
        <w:r w:rsidR="00080730" w:rsidRPr="00A07ED7">
          <w:rPr>
            <w:szCs w:val="24"/>
          </w:rPr>
          <w:delText xml:space="preserve">financial year </w:delText>
        </w:r>
        <w:r w:rsidRPr="00A07ED7">
          <w:rPr>
            <w:szCs w:val="24"/>
          </w:rPr>
          <w:delText xml:space="preserve">levy and comparisons </w:delText>
        </w:r>
        <w:r w:rsidR="009F007A" w:rsidRPr="00A07ED7">
          <w:rPr>
            <w:szCs w:val="24"/>
          </w:rPr>
          <w:delText xml:space="preserve">to the </w:delText>
        </w:r>
        <w:r w:rsidRPr="00A07ED7">
          <w:rPr>
            <w:szCs w:val="24"/>
          </w:rPr>
          <w:delText>20</w:delText>
        </w:r>
        <w:r w:rsidR="008C0EE2" w:rsidRPr="00A07ED7">
          <w:rPr>
            <w:szCs w:val="24"/>
          </w:rPr>
          <w:delText>1</w:delText>
        </w:r>
        <w:r w:rsidR="00B30E8A" w:rsidRPr="00A07ED7">
          <w:rPr>
            <w:szCs w:val="24"/>
          </w:rPr>
          <w:delText>2</w:delText>
        </w:r>
        <w:r w:rsidRPr="00A07ED7">
          <w:rPr>
            <w:szCs w:val="24"/>
          </w:rPr>
          <w:delText>–</w:delText>
        </w:r>
        <w:r w:rsidR="001D2A39" w:rsidRPr="00A07ED7">
          <w:rPr>
            <w:szCs w:val="24"/>
          </w:rPr>
          <w:delText>1</w:delText>
        </w:r>
        <w:r w:rsidR="00B30E8A" w:rsidRPr="00A07ED7">
          <w:rPr>
            <w:szCs w:val="24"/>
          </w:rPr>
          <w:delText>3</w:delText>
        </w:r>
        <w:r w:rsidRPr="00A07ED7">
          <w:rPr>
            <w:szCs w:val="24"/>
          </w:rPr>
          <w:delText xml:space="preserve"> </w:delText>
        </w:r>
        <w:r w:rsidR="009F007A" w:rsidRPr="00A07ED7">
          <w:rPr>
            <w:szCs w:val="24"/>
          </w:rPr>
          <w:delText>levy</w:delText>
        </w:r>
        <w:r w:rsidR="00080730" w:rsidRPr="00A07ED7">
          <w:rPr>
            <w:szCs w:val="24"/>
          </w:rPr>
          <w:delText xml:space="preserve"> </w:delText>
        </w:r>
        <w:r w:rsidRPr="00A07ED7">
          <w:rPr>
            <w:szCs w:val="24"/>
          </w:rPr>
          <w:delText xml:space="preserve">see </w:delText>
        </w:r>
        <w:r w:rsidRPr="00A07ED7">
          <w:rPr>
            <w:szCs w:val="24"/>
            <w:u w:val="single"/>
          </w:rPr>
          <w:delText>Attachment</w:delText>
        </w:r>
        <w:r w:rsidR="00E40895" w:rsidRPr="00A07ED7">
          <w:rPr>
            <w:szCs w:val="24"/>
            <w:u w:val="single"/>
          </w:rPr>
          <w:delText xml:space="preserve"> A</w:delText>
        </w:r>
        <w:r w:rsidR="005A7565" w:rsidRPr="00A07ED7">
          <w:rPr>
            <w:szCs w:val="24"/>
          </w:rPr>
          <w:delText>.</w:delText>
        </w:r>
        <w:r w:rsidRPr="00A07ED7">
          <w:rPr>
            <w:szCs w:val="24"/>
          </w:rPr>
          <w:delText xml:space="preserve"> </w:delText>
        </w:r>
      </w:del>
    </w:p>
    <w:p w14:paraId="556C33C1" w14:textId="77777777" w:rsidR="00001631" w:rsidRPr="0041250A" w:rsidRDefault="00001631">
      <w:pPr>
        <w:spacing w:before="240"/>
        <w:rPr>
          <w:del w:id="80" w:author="Author"/>
          <w:szCs w:val="24"/>
        </w:rPr>
      </w:pPr>
      <w:del w:id="81" w:author="Author">
        <w:r w:rsidRPr="00A07ED7">
          <w:rPr>
            <w:szCs w:val="24"/>
          </w:rPr>
          <w:delText>The levies are issued on an annual basis and recover the costs of managing the Fishery.  Licences cannot be issued for the 2014 fishing season until levies have been paid. The small increase in the levies for the 2014 season is not expected to significantly affect licence holders.</w:delText>
        </w:r>
        <w:r w:rsidRPr="0041250A">
          <w:rPr>
            <w:szCs w:val="24"/>
          </w:rPr>
          <w:delText xml:space="preserve"> </w:delText>
        </w:r>
      </w:del>
    </w:p>
    <w:bookmarkEnd w:id="78"/>
    <w:p w14:paraId="330A4E27" w14:textId="77777777" w:rsidR="00A074D7" w:rsidRDefault="00BB63A3">
      <w:pPr>
        <w:spacing w:before="240"/>
        <w:rPr>
          <w:del w:id="82" w:author="Author"/>
          <w:b/>
        </w:rPr>
      </w:pPr>
      <w:del w:id="83" w:author="Author">
        <w:r w:rsidRPr="00BB63A3">
          <w:rPr>
            <w:b/>
          </w:rPr>
          <w:delText>Consultation</w:delText>
        </w:r>
      </w:del>
    </w:p>
    <w:p w14:paraId="2D64FC3F" w14:textId="77777777" w:rsidR="00A074D7" w:rsidRDefault="00530473">
      <w:pPr>
        <w:pStyle w:val="Contactdetails"/>
        <w:spacing w:before="240"/>
        <w:rPr>
          <w:del w:id="84" w:author="Author"/>
          <w:szCs w:val="24"/>
          <w:lang w:eastAsia="en-US"/>
        </w:rPr>
      </w:pPr>
      <w:del w:id="85" w:author="Author">
        <w:r w:rsidRPr="000C3478">
          <w:rPr>
            <w:szCs w:val="24"/>
            <w:lang w:eastAsia="en-US"/>
          </w:rPr>
          <w:delText>The budgets on which the rates for the levy are based were prepared in consultation with the Torres Strait Prawn Management Advisory Committee (TSPMAC). The TSPMAC, made up of representatives from industry and government</w:delText>
        </w:r>
        <w:r w:rsidR="00EE0CD0">
          <w:rPr>
            <w:szCs w:val="24"/>
            <w:lang w:eastAsia="en-US"/>
          </w:rPr>
          <w:delText>,</w:delText>
        </w:r>
        <w:r w:rsidRPr="000C3478">
          <w:rPr>
            <w:szCs w:val="24"/>
            <w:lang w:eastAsia="en-US"/>
          </w:rPr>
          <w:delText xml:space="preserve"> noted the </w:delText>
        </w:r>
        <w:r w:rsidR="00473449" w:rsidRPr="000C3478">
          <w:rPr>
            <w:szCs w:val="24"/>
            <w:lang w:eastAsia="en-US"/>
          </w:rPr>
          <w:delText xml:space="preserve">draft </w:delText>
        </w:r>
        <w:r w:rsidRPr="000C3478">
          <w:rPr>
            <w:szCs w:val="24"/>
            <w:lang w:eastAsia="en-US"/>
          </w:rPr>
          <w:delText>20</w:delText>
        </w:r>
        <w:r w:rsidR="001D2A39" w:rsidRPr="000C3478">
          <w:rPr>
            <w:szCs w:val="24"/>
            <w:lang w:eastAsia="en-US"/>
          </w:rPr>
          <w:delText>1</w:delText>
        </w:r>
        <w:r w:rsidR="00B30E8A">
          <w:rPr>
            <w:szCs w:val="24"/>
            <w:lang w:eastAsia="en-US"/>
          </w:rPr>
          <w:delText>3</w:delText>
        </w:r>
        <w:r w:rsidRPr="000C3478">
          <w:rPr>
            <w:szCs w:val="24"/>
            <w:lang w:eastAsia="en-US"/>
          </w:rPr>
          <w:delText>–1</w:delText>
        </w:r>
        <w:r w:rsidR="00B30E8A">
          <w:rPr>
            <w:szCs w:val="24"/>
            <w:lang w:eastAsia="en-US"/>
          </w:rPr>
          <w:delText>4</w:delText>
        </w:r>
        <w:r w:rsidRPr="000C3478">
          <w:rPr>
            <w:szCs w:val="24"/>
            <w:lang w:eastAsia="en-US"/>
          </w:rPr>
          <w:delText xml:space="preserve"> budget </w:delText>
        </w:r>
        <w:r w:rsidR="00473449" w:rsidRPr="000C3478">
          <w:rPr>
            <w:szCs w:val="24"/>
            <w:lang w:eastAsia="en-US"/>
          </w:rPr>
          <w:delText xml:space="preserve">at </w:delText>
        </w:r>
        <w:r w:rsidR="008C0EE2" w:rsidRPr="000C3478">
          <w:rPr>
            <w:szCs w:val="24"/>
            <w:lang w:eastAsia="en-US"/>
          </w:rPr>
          <w:delText xml:space="preserve">an </w:delText>
        </w:r>
        <w:r w:rsidR="008C0EE2" w:rsidRPr="002E2C65">
          <w:rPr>
            <w:szCs w:val="24"/>
            <w:lang w:eastAsia="en-US"/>
          </w:rPr>
          <w:delText xml:space="preserve">out of session meeting in </w:delText>
        </w:r>
        <w:r w:rsidR="00BB4605" w:rsidRPr="00B013F2">
          <w:rPr>
            <w:szCs w:val="24"/>
            <w:lang w:eastAsia="en-US"/>
          </w:rPr>
          <w:delText>April</w:delText>
        </w:r>
        <w:r w:rsidR="008C0EE2" w:rsidRPr="00B013F2">
          <w:rPr>
            <w:szCs w:val="24"/>
            <w:lang w:eastAsia="en-US"/>
          </w:rPr>
          <w:delText xml:space="preserve"> 201</w:delText>
        </w:r>
        <w:r w:rsidR="00BB4605" w:rsidRPr="00B013F2">
          <w:rPr>
            <w:szCs w:val="24"/>
            <w:lang w:eastAsia="en-US"/>
          </w:rPr>
          <w:delText>3</w:delText>
        </w:r>
        <w:r w:rsidR="00A728AE" w:rsidRPr="00B013F2">
          <w:rPr>
            <w:szCs w:val="24"/>
            <w:lang w:eastAsia="en-US"/>
          </w:rPr>
          <w:delText>.</w:delText>
        </w:r>
        <w:r w:rsidR="00BB4605">
          <w:rPr>
            <w:szCs w:val="24"/>
            <w:lang w:eastAsia="en-US"/>
          </w:rPr>
          <w:delText xml:space="preserve">  </w:delText>
        </w:r>
        <w:r w:rsidRPr="000C3478">
          <w:rPr>
            <w:szCs w:val="24"/>
            <w:lang w:eastAsia="en-US"/>
          </w:rPr>
          <w:delText xml:space="preserve">The </w:delText>
        </w:r>
        <w:r w:rsidR="00473449" w:rsidRPr="000C3478">
          <w:rPr>
            <w:szCs w:val="24"/>
            <w:lang w:eastAsia="en-US"/>
          </w:rPr>
          <w:delText xml:space="preserve">final budget and </w:delText>
        </w:r>
        <w:r w:rsidRPr="000C3478">
          <w:rPr>
            <w:szCs w:val="24"/>
            <w:lang w:eastAsia="en-US"/>
          </w:rPr>
          <w:delText xml:space="preserve">levy regulations </w:delText>
        </w:r>
        <w:r w:rsidR="00E42C23" w:rsidRPr="000C3478">
          <w:rPr>
            <w:szCs w:val="24"/>
            <w:lang w:eastAsia="en-US"/>
          </w:rPr>
          <w:delText xml:space="preserve">will be provided to the </w:delText>
        </w:r>
        <w:r w:rsidRPr="000C3478">
          <w:rPr>
            <w:szCs w:val="24"/>
            <w:lang w:eastAsia="en-US"/>
          </w:rPr>
          <w:delText xml:space="preserve">TSPMAC </w:delText>
        </w:r>
        <w:r w:rsidR="00E42C23" w:rsidRPr="000C3478">
          <w:rPr>
            <w:szCs w:val="24"/>
            <w:lang w:eastAsia="en-US"/>
          </w:rPr>
          <w:delText xml:space="preserve">and </w:delText>
        </w:r>
        <w:r w:rsidR="00EE0CD0">
          <w:rPr>
            <w:szCs w:val="24"/>
            <w:lang w:eastAsia="en-US"/>
          </w:rPr>
          <w:delText xml:space="preserve">the </w:delText>
        </w:r>
        <w:r w:rsidR="00E42C23" w:rsidRPr="000C3478">
          <w:rPr>
            <w:szCs w:val="24"/>
            <w:lang w:eastAsia="en-US"/>
          </w:rPr>
          <w:delText>PZJA for noting following their determination.</w:delText>
        </w:r>
        <w:r w:rsidRPr="000C3478">
          <w:rPr>
            <w:szCs w:val="24"/>
            <w:lang w:eastAsia="en-US"/>
          </w:rPr>
          <w:delText xml:space="preserve"> AFMA consulted with </w:delText>
        </w:r>
        <w:r w:rsidR="00E20F52" w:rsidRPr="000C3478">
          <w:rPr>
            <w:szCs w:val="24"/>
            <w:lang w:eastAsia="en-US"/>
          </w:rPr>
          <w:delText xml:space="preserve">the Department of Agriculture </w:delText>
        </w:r>
        <w:r w:rsidRPr="000C3478">
          <w:rPr>
            <w:szCs w:val="24"/>
            <w:lang w:eastAsia="en-US"/>
          </w:rPr>
          <w:delText>a</w:delText>
        </w:r>
        <w:r w:rsidR="00E20F52" w:rsidRPr="000C3478">
          <w:rPr>
            <w:szCs w:val="24"/>
            <w:lang w:eastAsia="en-US"/>
          </w:rPr>
          <w:delText xml:space="preserve">s well as </w:delText>
        </w:r>
        <w:r w:rsidR="00CF55F8" w:rsidRPr="000C3478">
          <w:rPr>
            <w:szCs w:val="24"/>
            <w:lang w:eastAsia="en-US"/>
          </w:rPr>
          <w:delText xml:space="preserve">QDAFF </w:delText>
        </w:r>
        <w:r w:rsidRPr="000C3478">
          <w:rPr>
            <w:szCs w:val="24"/>
            <w:lang w:eastAsia="en-US"/>
          </w:rPr>
          <w:delText>about the Regulations and as</w:delText>
        </w:r>
        <w:r w:rsidR="001D2A39" w:rsidRPr="000C3478">
          <w:rPr>
            <w:szCs w:val="24"/>
            <w:lang w:eastAsia="en-US"/>
          </w:rPr>
          <w:delText>sociated explanatory documents.</w:delText>
        </w:r>
      </w:del>
    </w:p>
    <w:p w14:paraId="162DBAB5" w14:textId="77777777" w:rsidR="00A074D7" w:rsidRDefault="00883D2C">
      <w:pPr>
        <w:pStyle w:val="AFMANormal"/>
        <w:jc w:val="left"/>
        <w:rPr>
          <w:del w:id="86" w:author="Author"/>
          <w:szCs w:val="24"/>
        </w:rPr>
      </w:pPr>
      <w:del w:id="87" w:author="Author">
        <w:r w:rsidRPr="00883D2C">
          <w:rPr>
            <w:szCs w:val="24"/>
          </w:rPr>
          <w:delText xml:space="preserve">The Office of Best Practice Regulation </w:delText>
        </w:r>
        <w:r w:rsidR="008F0D26">
          <w:rPr>
            <w:szCs w:val="24"/>
          </w:rPr>
          <w:delText xml:space="preserve">was consulted in the preparation of the Regulation (ID: 14421). </w:delText>
        </w:r>
      </w:del>
    </w:p>
    <w:p w14:paraId="73605F9B" w14:textId="77777777" w:rsidR="00A074D7" w:rsidRDefault="00A264D0">
      <w:pPr>
        <w:pStyle w:val="AFMANormal"/>
        <w:jc w:val="left"/>
        <w:rPr>
          <w:del w:id="88" w:author="Author"/>
          <w:szCs w:val="24"/>
        </w:rPr>
      </w:pPr>
      <w:del w:id="89" w:author="Author">
        <w:r>
          <w:rPr>
            <w:szCs w:val="24"/>
          </w:rPr>
          <w:delText xml:space="preserve">The Regulation is compatible with the human rights and freedoms recognised or declared under section 3 of the </w:delText>
        </w:r>
        <w:r>
          <w:rPr>
            <w:i/>
            <w:szCs w:val="24"/>
          </w:rPr>
          <w:delText>Human Rights (Parliamentary Secretary) Act 2011.</w:delText>
        </w:r>
        <w:r>
          <w:rPr>
            <w:szCs w:val="24"/>
          </w:rPr>
          <w:delText xml:space="preserve"> A full statement of compatibility is set out in </w:delText>
        </w:r>
        <w:r w:rsidRPr="0069302F">
          <w:rPr>
            <w:szCs w:val="24"/>
            <w:u w:val="single"/>
          </w:rPr>
          <w:delText>Attachment B</w:delText>
        </w:r>
        <w:r>
          <w:rPr>
            <w:szCs w:val="24"/>
          </w:rPr>
          <w:delText xml:space="preserve">. </w:delText>
        </w:r>
      </w:del>
    </w:p>
    <w:p w14:paraId="5340C3CE" w14:textId="77777777" w:rsidR="00F01A65" w:rsidRPr="008F0D26" w:rsidRDefault="00F01A65" w:rsidP="009F58FB">
      <w:pPr>
        <w:tabs>
          <w:tab w:val="left" w:pos="3686"/>
          <w:tab w:val="left" w:pos="5245"/>
        </w:tabs>
        <w:spacing w:before="240"/>
        <w:jc w:val="both"/>
        <w:rPr>
          <w:del w:id="90" w:author="Author"/>
          <w:b/>
          <w:szCs w:val="24"/>
        </w:rPr>
      </w:pPr>
      <w:del w:id="91" w:author="Author">
        <w:r w:rsidRPr="0069302F">
          <w:rPr>
            <w:b/>
            <w:szCs w:val="24"/>
          </w:rPr>
          <w:delText xml:space="preserve">Details of the </w:delText>
        </w:r>
        <w:r w:rsidRPr="0069302F">
          <w:rPr>
            <w:b/>
            <w:i/>
            <w:szCs w:val="24"/>
          </w:rPr>
          <w:delText>Fisheries Levy (Torres Strait Prawn Fishery) Amendment Regulation 201</w:delText>
        </w:r>
        <w:r w:rsidR="00B30E8A" w:rsidRPr="0069302F">
          <w:rPr>
            <w:b/>
            <w:i/>
            <w:szCs w:val="24"/>
          </w:rPr>
          <w:delText>3</w:delText>
        </w:r>
        <w:r w:rsidRPr="0069302F">
          <w:rPr>
            <w:b/>
            <w:i/>
            <w:szCs w:val="24"/>
          </w:rPr>
          <w:delText xml:space="preserve"> (No.</w:delText>
        </w:r>
        <w:r w:rsidR="002E2C65" w:rsidRPr="0069302F">
          <w:rPr>
            <w:b/>
            <w:i/>
            <w:szCs w:val="24"/>
          </w:rPr>
          <w:delText xml:space="preserve"> 1</w:delText>
        </w:r>
        <w:r w:rsidRPr="0069302F">
          <w:rPr>
            <w:b/>
            <w:i/>
            <w:szCs w:val="24"/>
          </w:rPr>
          <w:delText>)</w:delText>
        </w:r>
      </w:del>
    </w:p>
    <w:p w14:paraId="76A49178" w14:textId="77777777" w:rsidR="008F0D26" w:rsidRPr="008F0D26" w:rsidRDefault="008F0D26" w:rsidP="009F58FB">
      <w:pPr>
        <w:tabs>
          <w:tab w:val="left" w:pos="3686"/>
          <w:tab w:val="left" w:pos="5245"/>
        </w:tabs>
        <w:spacing w:before="240"/>
        <w:jc w:val="both"/>
        <w:rPr>
          <w:del w:id="92" w:author="Author"/>
          <w:szCs w:val="24"/>
          <w:u w:val="single"/>
        </w:rPr>
      </w:pPr>
      <w:del w:id="93" w:author="Author">
        <w:r w:rsidRPr="008F0D26">
          <w:rPr>
            <w:szCs w:val="24"/>
            <w:u w:val="single"/>
          </w:rPr>
          <w:delText xml:space="preserve">Section </w:delText>
        </w:r>
        <w:r w:rsidR="00530473" w:rsidRPr="008F0D26">
          <w:rPr>
            <w:szCs w:val="24"/>
            <w:u w:val="single"/>
          </w:rPr>
          <w:delText xml:space="preserve">1 </w:delText>
        </w:r>
        <w:r w:rsidRPr="008F0D26">
          <w:rPr>
            <w:szCs w:val="24"/>
            <w:u w:val="single"/>
          </w:rPr>
          <w:delText>– Name of Regulation</w:delText>
        </w:r>
      </w:del>
    </w:p>
    <w:p w14:paraId="226DAE6B" w14:textId="77777777" w:rsidR="00530473" w:rsidRPr="000C3478" w:rsidRDefault="008F0D26" w:rsidP="009F58FB">
      <w:pPr>
        <w:tabs>
          <w:tab w:val="left" w:pos="3686"/>
          <w:tab w:val="left" w:pos="5245"/>
        </w:tabs>
        <w:spacing w:before="240"/>
        <w:jc w:val="both"/>
        <w:rPr>
          <w:del w:id="94" w:author="Author"/>
          <w:szCs w:val="24"/>
        </w:rPr>
      </w:pPr>
      <w:del w:id="95" w:author="Author">
        <w:r w:rsidRPr="0069302F">
          <w:rPr>
            <w:szCs w:val="24"/>
          </w:rPr>
          <w:delText>This section</w:delText>
        </w:r>
        <w:r>
          <w:rPr>
            <w:b/>
            <w:szCs w:val="24"/>
          </w:rPr>
          <w:delText xml:space="preserve"> </w:delText>
        </w:r>
        <w:r w:rsidR="00530473" w:rsidRPr="000C3478">
          <w:rPr>
            <w:szCs w:val="24"/>
          </w:rPr>
          <w:delText xml:space="preserve">provides for the instrument to be cited as the </w:delText>
        </w:r>
        <w:r w:rsidR="00530473" w:rsidRPr="000C3478">
          <w:rPr>
            <w:i/>
            <w:szCs w:val="24"/>
          </w:rPr>
          <w:delText>Fisher</w:delText>
        </w:r>
        <w:r w:rsidR="00D5788E" w:rsidRPr="000C3478">
          <w:rPr>
            <w:i/>
            <w:szCs w:val="24"/>
          </w:rPr>
          <w:delText>ies</w:delText>
        </w:r>
        <w:r w:rsidR="00530473" w:rsidRPr="000C3478">
          <w:rPr>
            <w:i/>
            <w:szCs w:val="24"/>
          </w:rPr>
          <w:delText xml:space="preserve"> Levy (Torres Strait Prawn Fishery) Amendment Regulation 20</w:delText>
        </w:r>
        <w:r w:rsidR="001D2A39" w:rsidRPr="000C3478">
          <w:rPr>
            <w:i/>
            <w:szCs w:val="24"/>
          </w:rPr>
          <w:delText>1</w:delText>
        </w:r>
        <w:r w:rsidR="00B30E8A">
          <w:rPr>
            <w:i/>
            <w:szCs w:val="24"/>
          </w:rPr>
          <w:delText>3</w:delText>
        </w:r>
        <w:r w:rsidR="00530473" w:rsidRPr="000C3478">
          <w:rPr>
            <w:i/>
            <w:szCs w:val="24"/>
          </w:rPr>
          <w:delText xml:space="preserve"> (No</w:delText>
        </w:r>
        <w:r w:rsidR="002E2C65">
          <w:rPr>
            <w:i/>
            <w:szCs w:val="24"/>
          </w:rPr>
          <w:delText xml:space="preserve"> 1</w:delText>
        </w:r>
        <w:r w:rsidR="00530473" w:rsidRPr="000C3478">
          <w:rPr>
            <w:i/>
            <w:szCs w:val="24"/>
          </w:rPr>
          <w:delText>)</w:delText>
        </w:r>
        <w:r w:rsidR="00530473" w:rsidRPr="000C3478">
          <w:rPr>
            <w:szCs w:val="24"/>
          </w:rPr>
          <w:delText>.</w:delText>
        </w:r>
      </w:del>
    </w:p>
    <w:p w14:paraId="64C90214" w14:textId="77777777" w:rsidR="008F0D26" w:rsidRPr="0069302F" w:rsidRDefault="008F0D26" w:rsidP="009F58FB">
      <w:pPr>
        <w:tabs>
          <w:tab w:val="left" w:pos="3686"/>
          <w:tab w:val="left" w:pos="5245"/>
        </w:tabs>
        <w:spacing w:before="240"/>
        <w:jc w:val="both"/>
        <w:rPr>
          <w:del w:id="96" w:author="Author"/>
          <w:szCs w:val="24"/>
          <w:u w:val="single"/>
        </w:rPr>
      </w:pPr>
      <w:del w:id="97" w:author="Author">
        <w:r w:rsidRPr="0069302F">
          <w:rPr>
            <w:szCs w:val="24"/>
            <w:u w:val="single"/>
          </w:rPr>
          <w:delText xml:space="preserve">Section </w:delText>
        </w:r>
        <w:r w:rsidR="00530473" w:rsidRPr="0069302F">
          <w:rPr>
            <w:szCs w:val="24"/>
            <w:u w:val="single"/>
          </w:rPr>
          <w:delText xml:space="preserve">2 </w:delText>
        </w:r>
        <w:r w:rsidRPr="0069302F">
          <w:rPr>
            <w:szCs w:val="24"/>
            <w:u w:val="single"/>
          </w:rPr>
          <w:delText xml:space="preserve">– Commencement </w:delText>
        </w:r>
      </w:del>
    </w:p>
    <w:p w14:paraId="0E61B6D9" w14:textId="77777777" w:rsidR="00530473" w:rsidRPr="000C3478" w:rsidRDefault="008F0D26" w:rsidP="009F58FB">
      <w:pPr>
        <w:tabs>
          <w:tab w:val="left" w:pos="3686"/>
          <w:tab w:val="left" w:pos="5245"/>
        </w:tabs>
        <w:spacing w:before="240"/>
        <w:jc w:val="both"/>
        <w:rPr>
          <w:del w:id="98" w:author="Author"/>
          <w:szCs w:val="24"/>
        </w:rPr>
      </w:pPr>
      <w:del w:id="99" w:author="Author">
        <w:r>
          <w:rPr>
            <w:szCs w:val="24"/>
          </w:rPr>
          <w:delText xml:space="preserve">This section </w:delText>
        </w:r>
        <w:r w:rsidR="00530473" w:rsidRPr="000C3478">
          <w:rPr>
            <w:szCs w:val="24"/>
          </w:rPr>
          <w:delText xml:space="preserve">provides that the instrument commences </w:delText>
        </w:r>
        <w:r w:rsidR="00883D2C">
          <w:rPr>
            <w:szCs w:val="24"/>
          </w:rPr>
          <w:delText xml:space="preserve">on </w:delText>
        </w:r>
        <w:r w:rsidR="00530473" w:rsidRPr="000C3478">
          <w:rPr>
            <w:szCs w:val="24"/>
          </w:rPr>
          <w:delText>the day after it is registered.</w:delText>
        </w:r>
      </w:del>
    </w:p>
    <w:p w14:paraId="55B066CA" w14:textId="77777777" w:rsidR="008F0D26" w:rsidRPr="0069302F" w:rsidRDefault="008F0D26" w:rsidP="009F58FB">
      <w:pPr>
        <w:tabs>
          <w:tab w:val="left" w:pos="3686"/>
          <w:tab w:val="left" w:pos="5245"/>
        </w:tabs>
        <w:spacing w:before="240"/>
        <w:jc w:val="both"/>
        <w:rPr>
          <w:del w:id="100" w:author="Author"/>
          <w:szCs w:val="24"/>
          <w:u w:val="single"/>
        </w:rPr>
      </w:pPr>
      <w:del w:id="101" w:author="Author">
        <w:r w:rsidRPr="0069302F">
          <w:rPr>
            <w:szCs w:val="24"/>
            <w:u w:val="single"/>
          </w:rPr>
          <w:delText xml:space="preserve">Section </w:delText>
        </w:r>
        <w:r w:rsidR="002E2C65" w:rsidRPr="0069302F">
          <w:rPr>
            <w:szCs w:val="24"/>
            <w:u w:val="single"/>
          </w:rPr>
          <w:delText>3</w:delText>
        </w:r>
        <w:r w:rsidRPr="0069302F">
          <w:rPr>
            <w:szCs w:val="24"/>
            <w:u w:val="single"/>
          </w:rPr>
          <w:delText xml:space="preserve"> - Authority</w:delText>
        </w:r>
      </w:del>
    </w:p>
    <w:p w14:paraId="6B6449EB" w14:textId="77777777" w:rsidR="002E2C65" w:rsidRDefault="008F0D26" w:rsidP="009F58FB">
      <w:pPr>
        <w:tabs>
          <w:tab w:val="left" w:pos="3686"/>
          <w:tab w:val="left" w:pos="5245"/>
        </w:tabs>
        <w:spacing w:before="240"/>
        <w:jc w:val="both"/>
        <w:rPr>
          <w:del w:id="102" w:author="Author"/>
          <w:b/>
          <w:szCs w:val="24"/>
        </w:rPr>
      </w:pPr>
      <w:del w:id="103" w:author="Author">
        <w:r w:rsidRPr="0069302F">
          <w:rPr>
            <w:szCs w:val="24"/>
          </w:rPr>
          <w:delText>This section</w:delText>
        </w:r>
        <w:r w:rsidR="002E2C65">
          <w:rPr>
            <w:b/>
            <w:szCs w:val="24"/>
          </w:rPr>
          <w:delText xml:space="preserve"> </w:delText>
        </w:r>
        <w:r w:rsidR="002E2C65" w:rsidRPr="00B013F2">
          <w:rPr>
            <w:szCs w:val="24"/>
          </w:rPr>
          <w:delText xml:space="preserve">provides that the authority for making the regulation is the </w:delText>
        </w:r>
        <w:r w:rsidR="002E2C65" w:rsidRPr="00B013F2">
          <w:rPr>
            <w:i/>
            <w:szCs w:val="24"/>
          </w:rPr>
          <w:delText>Fisheries Levy Act 1984</w:delText>
        </w:r>
        <w:r w:rsidR="002E2C65" w:rsidRPr="00B013F2">
          <w:rPr>
            <w:szCs w:val="24"/>
          </w:rPr>
          <w:delText>.</w:delText>
        </w:r>
      </w:del>
    </w:p>
    <w:p w14:paraId="0174A3DA" w14:textId="77777777" w:rsidR="008F0D26" w:rsidRPr="0069302F" w:rsidRDefault="008F0D26" w:rsidP="009F58FB">
      <w:pPr>
        <w:tabs>
          <w:tab w:val="left" w:pos="3686"/>
          <w:tab w:val="left" w:pos="5245"/>
        </w:tabs>
        <w:spacing w:before="240"/>
        <w:jc w:val="both"/>
        <w:rPr>
          <w:del w:id="104" w:author="Author"/>
          <w:szCs w:val="24"/>
          <w:u w:val="single"/>
        </w:rPr>
      </w:pPr>
      <w:del w:id="105" w:author="Author">
        <w:r w:rsidRPr="0069302F">
          <w:rPr>
            <w:szCs w:val="24"/>
            <w:u w:val="single"/>
          </w:rPr>
          <w:delText xml:space="preserve">Section </w:delText>
        </w:r>
        <w:r w:rsidR="002E2C65" w:rsidRPr="0069302F">
          <w:rPr>
            <w:szCs w:val="24"/>
            <w:u w:val="single"/>
          </w:rPr>
          <w:delText>4</w:delText>
        </w:r>
        <w:r w:rsidRPr="0069302F">
          <w:rPr>
            <w:szCs w:val="24"/>
            <w:u w:val="single"/>
          </w:rPr>
          <w:delText xml:space="preserve"> - Schedules</w:delText>
        </w:r>
      </w:del>
    </w:p>
    <w:p w14:paraId="72BE8FD3" w14:textId="77777777" w:rsidR="00F01A65" w:rsidRDefault="008F0D26" w:rsidP="008F0D26">
      <w:pPr>
        <w:tabs>
          <w:tab w:val="left" w:pos="3686"/>
          <w:tab w:val="left" w:pos="5245"/>
        </w:tabs>
        <w:spacing w:before="240"/>
        <w:jc w:val="both"/>
        <w:rPr>
          <w:del w:id="106" w:author="Author"/>
          <w:szCs w:val="24"/>
        </w:rPr>
      </w:pPr>
      <w:del w:id="107" w:author="Author">
        <w:r w:rsidRPr="0069302F">
          <w:rPr>
            <w:szCs w:val="24"/>
          </w:rPr>
          <w:delText>This section</w:delText>
        </w:r>
        <w:r w:rsidR="00530473" w:rsidRPr="000C3478">
          <w:rPr>
            <w:szCs w:val="24"/>
          </w:rPr>
          <w:delText xml:space="preserve"> provides that Schedule 1 amends the </w:delText>
        </w:r>
        <w:r w:rsidR="00530473" w:rsidRPr="000C3478">
          <w:rPr>
            <w:i/>
            <w:szCs w:val="24"/>
          </w:rPr>
          <w:delText>Fisheries Levy (Torres Strait Prawn Fishery) Regulations 1998</w:delText>
        </w:r>
        <w:r w:rsidR="00530473" w:rsidRPr="000C3478">
          <w:rPr>
            <w:szCs w:val="24"/>
          </w:rPr>
          <w:delText>.</w:delText>
        </w:r>
      </w:del>
    </w:p>
    <w:p w14:paraId="13A0833F" w14:textId="77777777" w:rsidR="008F0D26" w:rsidRPr="0069302F" w:rsidRDefault="008F0D26" w:rsidP="008F0D26">
      <w:pPr>
        <w:tabs>
          <w:tab w:val="left" w:pos="3686"/>
          <w:tab w:val="left" w:pos="5245"/>
        </w:tabs>
        <w:spacing w:before="240"/>
        <w:jc w:val="both"/>
        <w:rPr>
          <w:del w:id="108" w:author="Author"/>
          <w:szCs w:val="24"/>
          <w:u w:val="single"/>
        </w:rPr>
      </w:pPr>
      <w:del w:id="109" w:author="Author">
        <w:r w:rsidRPr="0069302F">
          <w:rPr>
            <w:szCs w:val="24"/>
            <w:u w:val="single"/>
          </w:rPr>
          <w:delText xml:space="preserve">Schedule 1 – Amendments </w:delText>
        </w:r>
      </w:del>
    </w:p>
    <w:p w14:paraId="0FD7D4FE" w14:textId="77777777" w:rsidR="00B87E8C" w:rsidRPr="000C3478" w:rsidRDefault="00B87E8C" w:rsidP="008F0D26">
      <w:pPr>
        <w:tabs>
          <w:tab w:val="left" w:pos="3686"/>
          <w:tab w:val="left" w:pos="5245"/>
        </w:tabs>
        <w:spacing w:before="240"/>
        <w:rPr>
          <w:del w:id="110" w:author="Author"/>
          <w:szCs w:val="24"/>
        </w:rPr>
      </w:pPr>
      <w:del w:id="111" w:author="Author">
        <w:r w:rsidRPr="003276D1">
          <w:rPr>
            <w:b/>
            <w:szCs w:val="24"/>
          </w:rPr>
          <w:delText>Item 1</w:delText>
        </w:r>
        <w:r w:rsidRPr="000C3478">
          <w:rPr>
            <w:b/>
            <w:szCs w:val="24"/>
          </w:rPr>
          <w:delText xml:space="preserve"> </w:delText>
        </w:r>
        <w:r w:rsidRPr="000C3478">
          <w:rPr>
            <w:szCs w:val="24"/>
          </w:rPr>
          <w:delText xml:space="preserve">amends </w:delText>
        </w:r>
        <w:r w:rsidR="00EE0CD0">
          <w:rPr>
            <w:szCs w:val="24"/>
          </w:rPr>
          <w:delText>s</w:delText>
        </w:r>
        <w:r w:rsidR="00EE0CD0" w:rsidRPr="000C3478">
          <w:rPr>
            <w:szCs w:val="24"/>
          </w:rPr>
          <w:delText xml:space="preserve">ubregulation </w:delText>
        </w:r>
        <w:r w:rsidRPr="000C3478">
          <w:rPr>
            <w:szCs w:val="24"/>
          </w:rPr>
          <w:delText xml:space="preserve">4(1) </w:delText>
        </w:r>
        <w:r w:rsidR="002E2C65">
          <w:rPr>
            <w:szCs w:val="24"/>
          </w:rPr>
          <w:delText xml:space="preserve">and subregulation 4(2) </w:delText>
        </w:r>
        <w:r w:rsidRPr="000C3478">
          <w:rPr>
            <w:szCs w:val="24"/>
          </w:rPr>
          <w:delText>to</w:delText>
        </w:r>
        <w:r w:rsidRPr="000C3478">
          <w:rPr>
            <w:b/>
            <w:szCs w:val="24"/>
          </w:rPr>
          <w:delText xml:space="preserve"> </w:delText>
        </w:r>
        <w:r w:rsidRPr="000C3478">
          <w:rPr>
            <w:szCs w:val="24"/>
          </w:rPr>
          <w:delText>provide for the 201</w:delText>
        </w:r>
        <w:r w:rsidR="00B30E8A">
          <w:rPr>
            <w:szCs w:val="24"/>
          </w:rPr>
          <w:delText>4</w:delText>
        </w:r>
        <w:r w:rsidRPr="000C3478">
          <w:rPr>
            <w:szCs w:val="24"/>
          </w:rPr>
          <w:delText xml:space="preserve"> fee for the granting of a licence, </w:delText>
        </w:r>
        <w:r w:rsidR="00883D2C">
          <w:rPr>
            <w:szCs w:val="24"/>
          </w:rPr>
          <w:delText>by omitting the figure $3</w:delText>
        </w:r>
        <w:r w:rsidR="00B30E8A">
          <w:rPr>
            <w:szCs w:val="24"/>
          </w:rPr>
          <w:delText>359</w:delText>
        </w:r>
        <w:r w:rsidR="00883D2C">
          <w:rPr>
            <w:szCs w:val="24"/>
          </w:rPr>
          <w:delText>.</w:delText>
        </w:r>
        <w:r w:rsidR="00B30E8A">
          <w:rPr>
            <w:szCs w:val="24"/>
          </w:rPr>
          <w:delText>52</w:delText>
        </w:r>
        <w:r w:rsidR="00883D2C">
          <w:rPr>
            <w:szCs w:val="24"/>
          </w:rPr>
          <w:delText xml:space="preserve"> and inserting the figure $3</w:delText>
        </w:r>
        <w:r w:rsidR="00B30E8A">
          <w:rPr>
            <w:szCs w:val="24"/>
          </w:rPr>
          <w:delText>766</w:delText>
        </w:r>
        <w:r w:rsidR="00883D2C">
          <w:rPr>
            <w:szCs w:val="24"/>
          </w:rPr>
          <w:delText>.5</w:delText>
        </w:r>
        <w:r w:rsidR="00B30E8A">
          <w:rPr>
            <w:szCs w:val="24"/>
          </w:rPr>
          <w:delText>4</w:delText>
        </w:r>
        <w:r w:rsidR="002E2C65">
          <w:rPr>
            <w:szCs w:val="24"/>
          </w:rPr>
          <w:delText xml:space="preserve"> and for the fee payable on the grant of a license for each unit of capacity allocated to the person by omitting the figure $23.75 and inserting the figure $25.63.</w:delText>
        </w:r>
      </w:del>
    </w:p>
    <w:p w14:paraId="6612C43A" w14:textId="77777777" w:rsidR="00904573" w:rsidRPr="000C3478" w:rsidRDefault="00B87E8C" w:rsidP="008F0D26">
      <w:pPr>
        <w:tabs>
          <w:tab w:val="left" w:pos="3686"/>
          <w:tab w:val="left" w:pos="5245"/>
        </w:tabs>
        <w:spacing w:before="240"/>
        <w:rPr>
          <w:del w:id="112" w:author="Author"/>
          <w:szCs w:val="24"/>
        </w:rPr>
      </w:pPr>
      <w:del w:id="113" w:author="Author">
        <w:r w:rsidRPr="000C3478">
          <w:rPr>
            <w:b/>
            <w:szCs w:val="24"/>
          </w:rPr>
          <w:delText xml:space="preserve">Item 2 </w:delText>
        </w:r>
        <w:r w:rsidR="00904573" w:rsidRPr="000C3478">
          <w:rPr>
            <w:szCs w:val="24"/>
          </w:rPr>
          <w:delText>amends subregulation</w:delText>
        </w:r>
        <w:r w:rsidR="00904573">
          <w:rPr>
            <w:szCs w:val="24"/>
          </w:rPr>
          <w:delText xml:space="preserve"> 4(3</w:delText>
        </w:r>
        <w:r w:rsidR="00904573" w:rsidRPr="000C3478">
          <w:rPr>
            <w:szCs w:val="24"/>
          </w:rPr>
          <w:delText>)</w:delText>
        </w:r>
        <w:r w:rsidR="00904573">
          <w:rPr>
            <w:szCs w:val="24"/>
          </w:rPr>
          <w:delText xml:space="preserve">, subregulation 4(4) and subregulation 4(5) </w:delText>
        </w:r>
        <w:r w:rsidR="00904573" w:rsidRPr="000C3478">
          <w:rPr>
            <w:szCs w:val="24"/>
          </w:rPr>
          <w:delText>to</w:delText>
        </w:r>
        <w:r w:rsidR="00904573" w:rsidRPr="000C3478">
          <w:rPr>
            <w:b/>
            <w:szCs w:val="24"/>
          </w:rPr>
          <w:delText xml:space="preserve"> </w:delText>
        </w:r>
        <w:r w:rsidR="00904573" w:rsidRPr="000C3478">
          <w:rPr>
            <w:szCs w:val="24"/>
          </w:rPr>
          <w:delText xml:space="preserve">provide the fee payable for each unit of fishing capacity </w:delText>
        </w:r>
        <w:r w:rsidR="00904573">
          <w:rPr>
            <w:szCs w:val="24"/>
          </w:rPr>
          <w:delText>by omitting the figure $2</w:delText>
        </w:r>
        <w:r w:rsidR="00B30E8A">
          <w:rPr>
            <w:szCs w:val="24"/>
          </w:rPr>
          <w:delText>3</w:delText>
        </w:r>
        <w:r w:rsidR="00904573">
          <w:rPr>
            <w:szCs w:val="24"/>
          </w:rPr>
          <w:delText>.</w:delText>
        </w:r>
        <w:r w:rsidR="00B30E8A">
          <w:rPr>
            <w:szCs w:val="24"/>
          </w:rPr>
          <w:delText>75</w:delText>
        </w:r>
        <w:r w:rsidR="00904573">
          <w:rPr>
            <w:szCs w:val="24"/>
          </w:rPr>
          <w:delText xml:space="preserve"> and inserting the figure $2</w:delText>
        </w:r>
        <w:r w:rsidR="00B30E8A">
          <w:rPr>
            <w:szCs w:val="24"/>
          </w:rPr>
          <w:delText>5</w:delText>
        </w:r>
        <w:r w:rsidR="00904573">
          <w:rPr>
            <w:szCs w:val="24"/>
          </w:rPr>
          <w:delText>.</w:delText>
        </w:r>
        <w:r w:rsidR="00B30E8A">
          <w:rPr>
            <w:szCs w:val="24"/>
          </w:rPr>
          <w:delText>63</w:delText>
        </w:r>
        <w:r w:rsidR="00904573">
          <w:rPr>
            <w:szCs w:val="24"/>
          </w:rPr>
          <w:delText>.</w:delText>
        </w:r>
      </w:del>
    </w:p>
    <w:p w14:paraId="78FEC87F" w14:textId="77777777" w:rsidR="00904573" w:rsidRPr="000C3478" w:rsidRDefault="00904573" w:rsidP="008F0D26">
      <w:pPr>
        <w:tabs>
          <w:tab w:val="left" w:pos="3686"/>
          <w:tab w:val="left" w:pos="5245"/>
        </w:tabs>
        <w:spacing w:before="240"/>
        <w:rPr>
          <w:del w:id="114" w:author="Author"/>
          <w:szCs w:val="24"/>
        </w:rPr>
      </w:pPr>
    </w:p>
    <w:p w14:paraId="615EB1C3" w14:textId="77777777" w:rsidR="00A75808" w:rsidRDefault="00A75808" w:rsidP="000C3478">
      <w:pPr>
        <w:tabs>
          <w:tab w:val="left" w:pos="3686"/>
          <w:tab w:val="left" w:pos="5245"/>
        </w:tabs>
        <w:ind w:left="-357"/>
        <w:jc w:val="right"/>
        <w:rPr>
          <w:del w:id="115" w:author="Author"/>
          <w:b/>
          <w:szCs w:val="24"/>
          <w:u w:val="single"/>
        </w:rPr>
      </w:pPr>
    </w:p>
    <w:p w14:paraId="08D668D3" w14:textId="77777777" w:rsidR="00A75808" w:rsidRDefault="00A75808" w:rsidP="000C3478">
      <w:pPr>
        <w:tabs>
          <w:tab w:val="left" w:pos="3686"/>
          <w:tab w:val="left" w:pos="5245"/>
        </w:tabs>
        <w:ind w:left="-357"/>
        <w:jc w:val="right"/>
        <w:rPr>
          <w:del w:id="116" w:author="Author"/>
          <w:b/>
          <w:szCs w:val="24"/>
          <w:u w:val="single"/>
        </w:rPr>
      </w:pPr>
    </w:p>
    <w:p w14:paraId="2480181B" w14:textId="77777777" w:rsidR="00A75808" w:rsidRDefault="00A75808" w:rsidP="000C3478">
      <w:pPr>
        <w:tabs>
          <w:tab w:val="left" w:pos="3686"/>
          <w:tab w:val="left" w:pos="5245"/>
        </w:tabs>
        <w:ind w:left="-357"/>
        <w:jc w:val="right"/>
        <w:rPr>
          <w:del w:id="117" w:author="Author"/>
          <w:b/>
          <w:szCs w:val="24"/>
          <w:u w:val="single"/>
        </w:rPr>
      </w:pPr>
    </w:p>
    <w:p w14:paraId="61299926" w14:textId="77777777" w:rsidR="00A75808" w:rsidRDefault="00A75808" w:rsidP="000C3478">
      <w:pPr>
        <w:tabs>
          <w:tab w:val="left" w:pos="3686"/>
          <w:tab w:val="left" w:pos="5245"/>
        </w:tabs>
        <w:ind w:left="-357"/>
        <w:jc w:val="right"/>
        <w:rPr>
          <w:del w:id="118" w:author="Author"/>
          <w:b/>
          <w:szCs w:val="24"/>
          <w:u w:val="single"/>
        </w:rPr>
      </w:pPr>
    </w:p>
    <w:p w14:paraId="13E542BD" w14:textId="77777777" w:rsidR="00A75808" w:rsidRDefault="00A75808" w:rsidP="000C3478">
      <w:pPr>
        <w:tabs>
          <w:tab w:val="left" w:pos="3686"/>
          <w:tab w:val="left" w:pos="5245"/>
        </w:tabs>
        <w:ind w:left="-357"/>
        <w:jc w:val="right"/>
        <w:rPr>
          <w:del w:id="119" w:author="Author"/>
          <w:b/>
          <w:szCs w:val="24"/>
          <w:u w:val="single"/>
        </w:rPr>
      </w:pPr>
    </w:p>
    <w:p w14:paraId="5D3E10C5" w14:textId="77777777" w:rsidR="00A75808" w:rsidRDefault="00A75808" w:rsidP="000C3478">
      <w:pPr>
        <w:tabs>
          <w:tab w:val="left" w:pos="3686"/>
          <w:tab w:val="left" w:pos="5245"/>
        </w:tabs>
        <w:ind w:left="-357"/>
        <w:jc w:val="right"/>
        <w:rPr>
          <w:del w:id="120" w:author="Author"/>
          <w:b/>
          <w:szCs w:val="24"/>
          <w:u w:val="single"/>
        </w:rPr>
      </w:pPr>
    </w:p>
    <w:p w14:paraId="311633AD" w14:textId="77777777" w:rsidR="00A75808" w:rsidRDefault="00A75808" w:rsidP="000C3478">
      <w:pPr>
        <w:tabs>
          <w:tab w:val="left" w:pos="3686"/>
          <w:tab w:val="left" w:pos="5245"/>
        </w:tabs>
        <w:ind w:left="-357"/>
        <w:jc w:val="right"/>
        <w:rPr>
          <w:del w:id="121" w:author="Author"/>
          <w:b/>
          <w:szCs w:val="24"/>
          <w:u w:val="single"/>
        </w:rPr>
      </w:pPr>
    </w:p>
    <w:p w14:paraId="3BC95315" w14:textId="77777777" w:rsidR="00A75808" w:rsidRDefault="00A75808" w:rsidP="000C3478">
      <w:pPr>
        <w:tabs>
          <w:tab w:val="left" w:pos="3686"/>
          <w:tab w:val="left" w:pos="5245"/>
        </w:tabs>
        <w:ind w:left="-357"/>
        <w:jc w:val="right"/>
        <w:rPr>
          <w:del w:id="122" w:author="Author"/>
          <w:b/>
          <w:szCs w:val="24"/>
          <w:u w:val="single"/>
        </w:rPr>
      </w:pPr>
    </w:p>
    <w:p w14:paraId="3585214D" w14:textId="77777777" w:rsidR="00A75808" w:rsidRDefault="00A75808" w:rsidP="000C3478">
      <w:pPr>
        <w:tabs>
          <w:tab w:val="left" w:pos="3686"/>
          <w:tab w:val="left" w:pos="5245"/>
        </w:tabs>
        <w:ind w:left="-357"/>
        <w:jc w:val="right"/>
        <w:rPr>
          <w:del w:id="123" w:author="Author"/>
          <w:b/>
          <w:szCs w:val="24"/>
          <w:u w:val="single"/>
        </w:rPr>
      </w:pPr>
    </w:p>
    <w:p w14:paraId="4F5B4430" w14:textId="77777777" w:rsidR="00A75808" w:rsidRDefault="00A75808" w:rsidP="000C3478">
      <w:pPr>
        <w:tabs>
          <w:tab w:val="left" w:pos="3686"/>
          <w:tab w:val="left" w:pos="5245"/>
        </w:tabs>
        <w:ind w:left="-357"/>
        <w:jc w:val="right"/>
        <w:rPr>
          <w:del w:id="124" w:author="Author"/>
          <w:b/>
          <w:szCs w:val="24"/>
          <w:u w:val="single"/>
        </w:rPr>
      </w:pPr>
    </w:p>
    <w:p w14:paraId="7B53CEA2" w14:textId="77777777" w:rsidR="00A75808" w:rsidRDefault="00A75808" w:rsidP="000C3478">
      <w:pPr>
        <w:tabs>
          <w:tab w:val="left" w:pos="3686"/>
          <w:tab w:val="left" w:pos="5245"/>
        </w:tabs>
        <w:ind w:left="-357"/>
        <w:jc w:val="right"/>
        <w:rPr>
          <w:del w:id="125" w:author="Author"/>
          <w:b/>
          <w:szCs w:val="24"/>
          <w:u w:val="single"/>
        </w:rPr>
      </w:pPr>
    </w:p>
    <w:p w14:paraId="592B1DF4" w14:textId="77777777" w:rsidR="00A75808" w:rsidRDefault="00A75808" w:rsidP="000C3478">
      <w:pPr>
        <w:tabs>
          <w:tab w:val="left" w:pos="3686"/>
          <w:tab w:val="left" w:pos="5245"/>
        </w:tabs>
        <w:ind w:left="-357"/>
        <w:jc w:val="right"/>
        <w:rPr>
          <w:del w:id="126" w:author="Author"/>
          <w:b/>
          <w:szCs w:val="24"/>
          <w:u w:val="single"/>
        </w:rPr>
      </w:pPr>
    </w:p>
    <w:p w14:paraId="6628F247" w14:textId="77777777" w:rsidR="00A75808" w:rsidRDefault="00A75808" w:rsidP="000C3478">
      <w:pPr>
        <w:tabs>
          <w:tab w:val="left" w:pos="3686"/>
          <w:tab w:val="left" w:pos="5245"/>
        </w:tabs>
        <w:ind w:left="-357"/>
        <w:jc w:val="right"/>
        <w:rPr>
          <w:del w:id="127" w:author="Author"/>
          <w:b/>
          <w:szCs w:val="24"/>
          <w:u w:val="single"/>
        </w:rPr>
      </w:pPr>
    </w:p>
    <w:p w14:paraId="4BE3896D" w14:textId="77777777" w:rsidR="00A75808" w:rsidRDefault="00A75808" w:rsidP="000C3478">
      <w:pPr>
        <w:tabs>
          <w:tab w:val="left" w:pos="3686"/>
          <w:tab w:val="left" w:pos="5245"/>
        </w:tabs>
        <w:ind w:left="-357"/>
        <w:jc w:val="right"/>
        <w:rPr>
          <w:del w:id="128" w:author="Author"/>
          <w:b/>
          <w:szCs w:val="24"/>
          <w:u w:val="single"/>
        </w:rPr>
      </w:pPr>
    </w:p>
    <w:p w14:paraId="731BE932" w14:textId="77777777" w:rsidR="00A75808" w:rsidRDefault="00A75808" w:rsidP="000C3478">
      <w:pPr>
        <w:tabs>
          <w:tab w:val="left" w:pos="3686"/>
          <w:tab w:val="left" w:pos="5245"/>
        </w:tabs>
        <w:ind w:left="-357"/>
        <w:jc w:val="right"/>
        <w:rPr>
          <w:del w:id="129" w:author="Author"/>
          <w:b/>
          <w:szCs w:val="24"/>
          <w:u w:val="single"/>
        </w:rPr>
      </w:pPr>
    </w:p>
    <w:p w14:paraId="10CE11C3" w14:textId="77777777" w:rsidR="00A75808" w:rsidRDefault="00A75808" w:rsidP="000C3478">
      <w:pPr>
        <w:tabs>
          <w:tab w:val="left" w:pos="3686"/>
          <w:tab w:val="left" w:pos="5245"/>
        </w:tabs>
        <w:ind w:left="-357"/>
        <w:jc w:val="right"/>
        <w:rPr>
          <w:del w:id="130" w:author="Author"/>
          <w:b/>
          <w:szCs w:val="24"/>
          <w:u w:val="single"/>
        </w:rPr>
      </w:pPr>
    </w:p>
    <w:p w14:paraId="4C8C1D36" w14:textId="77777777" w:rsidR="00A75808" w:rsidRDefault="00A75808" w:rsidP="000C3478">
      <w:pPr>
        <w:tabs>
          <w:tab w:val="left" w:pos="3686"/>
          <w:tab w:val="left" w:pos="5245"/>
        </w:tabs>
        <w:ind w:left="-357"/>
        <w:jc w:val="right"/>
        <w:rPr>
          <w:del w:id="131" w:author="Author"/>
          <w:b/>
          <w:szCs w:val="24"/>
          <w:u w:val="single"/>
        </w:rPr>
      </w:pPr>
    </w:p>
    <w:p w14:paraId="36498360" w14:textId="77777777" w:rsidR="00A75808" w:rsidRDefault="00A75808" w:rsidP="000C3478">
      <w:pPr>
        <w:tabs>
          <w:tab w:val="left" w:pos="3686"/>
          <w:tab w:val="left" w:pos="5245"/>
        </w:tabs>
        <w:ind w:left="-357"/>
        <w:jc w:val="right"/>
        <w:rPr>
          <w:del w:id="132" w:author="Author"/>
          <w:b/>
          <w:szCs w:val="24"/>
          <w:u w:val="single"/>
        </w:rPr>
      </w:pPr>
    </w:p>
    <w:p w14:paraId="3D41BCC9" w14:textId="77777777" w:rsidR="00A75808" w:rsidRDefault="00A75808" w:rsidP="000C3478">
      <w:pPr>
        <w:tabs>
          <w:tab w:val="left" w:pos="3686"/>
          <w:tab w:val="left" w:pos="5245"/>
        </w:tabs>
        <w:ind w:left="-357"/>
        <w:jc w:val="right"/>
        <w:rPr>
          <w:del w:id="133" w:author="Author"/>
          <w:b/>
          <w:szCs w:val="24"/>
          <w:u w:val="single"/>
        </w:rPr>
      </w:pPr>
    </w:p>
    <w:p w14:paraId="1DF44CBA" w14:textId="77777777" w:rsidR="00A75808" w:rsidRDefault="00A75808" w:rsidP="000C3478">
      <w:pPr>
        <w:tabs>
          <w:tab w:val="left" w:pos="3686"/>
          <w:tab w:val="left" w:pos="5245"/>
        </w:tabs>
        <w:ind w:left="-357"/>
        <w:jc w:val="right"/>
        <w:rPr>
          <w:del w:id="134" w:author="Author"/>
          <w:b/>
          <w:szCs w:val="24"/>
          <w:u w:val="single"/>
        </w:rPr>
      </w:pPr>
    </w:p>
    <w:p w14:paraId="40305004" w14:textId="77777777" w:rsidR="00A75808" w:rsidRDefault="00A75808" w:rsidP="000C3478">
      <w:pPr>
        <w:tabs>
          <w:tab w:val="left" w:pos="3686"/>
          <w:tab w:val="left" w:pos="5245"/>
        </w:tabs>
        <w:ind w:left="-357"/>
        <w:jc w:val="right"/>
        <w:rPr>
          <w:del w:id="135" w:author="Author"/>
          <w:b/>
          <w:szCs w:val="24"/>
          <w:u w:val="single"/>
        </w:rPr>
      </w:pPr>
    </w:p>
    <w:p w14:paraId="187A7821" w14:textId="77777777" w:rsidR="00A75808" w:rsidRDefault="00A75808" w:rsidP="000C3478">
      <w:pPr>
        <w:tabs>
          <w:tab w:val="left" w:pos="3686"/>
          <w:tab w:val="left" w:pos="5245"/>
        </w:tabs>
        <w:ind w:left="-357"/>
        <w:jc w:val="right"/>
        <w:rPr>
          <w:del w:id="136" w:author="Author"/>
          <w:b/>
          <w:szCs w:val="24"/>
          <w:u w:val="single"/>
        </w:rPr>
      </w:pPr>
    </w:p>
    <w:p w14:paraId="2D5F5930" w14:textId="77777777" w:rsidR="00A75808" w:rsidRDefault="00A75808" w:rsidP="000C3478">
      <w:pPr>
        <w:tabs>
          <w:tab w:val="left" w:pos="3686"/>
          <w:tab w:val="left" w:pos="5245"/>
        </w:tabs>
        <w:ind w:left="-357"/>
        <w:jc w:val="right"/>
        <w:rPr>
          <w:del w:id="137" w:author="Author"/>
          <w:b/>
          <w:szCs w:val="24"/>
          <w:u w:val="single"/>
        </w:rPr>
      </w:pPr>
    </w:p>
    <w:p w14:paraId="3DED600D" w14:textId="77777777" w:rsidR="00A75808" w:rsidRDefault="00A75808" w:rsidP="000C3478">
      <w:pPr>
        <w:tabs>
          <w:tab w:val="left" w:pos="3686"/>
          <w:tab w:val="left" w:pos="5245"/>
        </w:tabs>
        <w:ind w:left="-357"/>
        <w:jc w:val="right"/>
        <w:rPr>
          <w:del w:id="138" w:author="Author"/>
          <w:b/>
          <w:szCs w:val="24"/>
          <w:u w:val="single"/>
        </w:rPr>
      </w:pPr>
    </w:p>
    <w:p w14:paraId="568AB5DA" w14:textId="77777777" w:rsidR="00A75808" w:rsidRDefault="00A75808" w:rsidP="000C3478">
      <w:pPr>
        <w:tabs>
          <w:tab w:val="left" w:pos="3686"/>
          <w:tab w:val="left" w:pos="5245"/>
        </w:tabs>
        <w:ind w:left="-357"/>
        <w:jc w:val="right"/>
        <w:rPr>
          <w:del w:id="139" w:author="Author"/>
          <w:b/>
          <w:szCs w:val="24"/>
          <w:u w:val="single"/>
        </w:rPr>
      </w:pPr>
    </w:p>
    <w:p w14:paraId="226F51F3" w14:textId="77777777" w:rsidR="00A75808" w:rsidRDefault="00A75808" w:rsidP="000C3478">
      <w:pPr>
        <w:tabs>
          <w:tab w:val="left" w:pos="3686"/>
          <w:tab w:val="left" w:pos="5245"/>
        </w:tabs>
        <w:ind w:left="-357"/>
        <w:jc w:val="right"/>
        <w:rPr>
          <w:del w:id="140" w:author="Author"/>
          <w:b/>
          <w:szCs w:val="24"/>
          <w:u w:val="single"/>
        </w:rPr>
      </w:pPr>
    </w:p>
    <w:p w14:paraId="23A7A461" w14:textId="77777777" w:rsidR="00A75808" w:rsidRDefault="00A75808" w:rsidP="000C3478">
      <w:pPr>
        <w:tabs>
          <w:tab w:val="left" w:pos="3686"/>
          <w:tab w:val="left" w:pos="5245"/>
        </w:tabs>
        <w:ind w:left="-357"/>
        <w:jc w:val="right"/>
        <w:rPr>
          <w:del w:id="141" w:author="Author"/>
          <w:b/>
          <w:szCs w:val="24"/>
          <w:u w:val="single"/>
        </w:rPr>
      </w:pPr>
    </w:p>
    <w:p w14:paraId="7159F38E" w14:textId="77777777" w:rsidR="00A75808" w:rsidRDefault="00A75808" w:rsidP="000C3478">
      <w:pPr>
        <w:tabs>
          <w:tab w:val="left" w:pos="3686"/>
          <w:tab w:val="left" w:pos="5245"/>
        </w:tabs>
        <w:ind w:left="-357"/>
        <w:jc w:val="right"/>
        <w:rPr>
          <w:del w:id="142" w:author="Author"/>
          <w:b/>
          <w:szCs w:val="24"/>
          <w:u w:val="single"/>
        </w:rPr>
      </w:pPr>
    </w:p>
    <w:p w14:paraId="22E17205" w14:textId="77777777" w:rsidR="00A75808" w:rsidRDefault="00A75808" w:rsidP="000C3478">
      <w:pPr>
        <w:tabs>
          <w:tab w:val="left" w:pos="3686"/>
          <w:tab w:val="left" w:pos="5245"/>
        </w:tabs>
        <w:ind w:left="-357"/>
        <w:jc w:val="right"/>
        <w:rPr>
          <w:del w:id="143" w:author="Author"/>
          <w:b/>
          <w:szCs w:val="24"/>
          <w:u w:val="single"/>
        </w:rPr>
      </w:pPr>
    </w:p>
    <w:p w14:paraId="3DDFDECB" w14:textId="77777777" w:rsidR="00A75808" w:rsidRDefault="00A75808" w:rsidP="000C3478">
      <w:pPr>
        <w:tabs>
          <w:tab w:val="left" w:pos="3686"/>
          <w:tab w:val="left" w:pos="5245"/>
        </w:tabs>
        <w:ind w:left="-357"/>
        <w:jc w:val="right"/>
        <w:rPr>
          <w:del w:id="144" w:author="Author"/>
          <w:b/>
          <w:szCs w:val="24"/>
          <w:u w:val="single"/>
        </w:rPr>
      </w:pPr>
    </w:p>
    <w:p w14:paraId="5072D555" w14:textId="77777777" w:rsidR="00A75808" w:rsidRDefault="00A75808" w:rsidP="000C3478">
      <w:pPr>
        <w:tabs>
          <w:tab w:val="left" w:pos="3686"/>
          <w:tab w:val="left" w:pos="5245"/>
        </w:tabs>
        <w:ind w:left="-357"/>
        <w:jc w:val="right"/>
        <w:rPr>
          <w:del w:id="145" w:author="Author"/>
          <w:b/>
          <w:szCs w:val="24"/>
          <w:u w:val="single"/>
        </w:rPr>
      </w:pPr>
    </w:p>
    <w:p w14:paraId="606EF192" w14:textId="77777777" w:rsidR="00A75808" w:rsidRDefault="00A75808" w:rsidP="000C3478">
      <w:pPr>
        <w:tabs>
          <w:tab w:val="left" w:pos="3686"/>
          <w:tab w:val="left" w:pos="5245"/>
        </w:tabs>
        <w:ind w:left="-357"/>
        <w:jc w:val="right"/>
        <w:rPr>
          <w:del w:id="146" w:author="Author"/>
          <w:b/>
          <w:szCs w:val="24"/>
          <w:u w:val="single"/>
        </w:rPr>
      </w:pPr>
    </w:p>
    <w:p w14:paraId="1B366A1F" w14:textId="77777777" w:rsidR="00A75808" w:rsidRDefault="00A75808" w:rsidP="000C3478">
      <w:pPr>
        <w:tabs>
          <w:tab w:val="left" w:pos="3686"/>
          <w:tab w:val="left" w:pos="5245"/>
        </w:tabs>
        <w:ind w:left="-357"/>
        <w:jc w:val="right"/>
        <w:rPr>
          <w:del w:id="147" w:author="Author"/>
          <w:b/>
          <w:szCs w:val="24"/>
          <w:u w:val="single"/>
        </w:rPr>
      </w:pPr>
    </w:p>
    <w:p w14:paraId="1191F950" w14:textId="77777777" w:rsidR="00A75808" w:rsidRDefault="00A75808" w:rsidP="000C3478">
      <w:pPr>
        <w:tabs>
          <w:tab w:val="left" w:pos="3686"/>
          <w:tab w:val="left" w:pos="5245"/>
        </w:tabs>
        <w:ind w:left="-357"/>
        <w:jc w:val="right"/>
        <w:rPr>
          <w:del w:id="148" w:author="Author"/>
          <w:b/>
          <w:szCs w:val="24"/>
          <w:u w:val="single"/>
        </w:rPr>
      </w:pPr>
    </w:p>
    <w:p w14:paraId="28162192" w14:textId="77777777" w:rsidR="00A75808" w:rsidRDefault="00A75808" w:rsidP="000C3478">
      <w:pPr>
        <w:tabs>
          <w:tab w:val="left" w:pos="3686"/>
          <w:tab w:val="left" w:pos="5245"/>
        </w:tabs>
        <w:ind w:left="-357"/>
        <w:jc w:val="right"/>
        <w:rPr>
          <w:del w:id="149" w:author="Author"/>
          <w:b/>
          <w:szCs w:val="24"/>
          <w:u w:val="single"/>
        </w:rPr>
      </w:pPr>
    </w:p>
    <w:p w14:paraId="741297A8" w14:textId="77777777" w:rsidR="00A75808" w:rsidRDefault="00A75808" w:rsidP="000C3478">
      <w:pPr>
        <w:tabs>
          <w:tab w:val="left" w:pos="3686"/>
          <w:tab w:val="left" w:pos="5245"/>
        </w:tabs>
        <w:ind w:left="-357"/>
        <w:jc w:val="right"/>
        <w:rPr>
          <w:del w:id="150" w:author="Author"/>
          <w:b/>
          <w:szCs w:val="24"/>
          <w:u w:val="single"/>
        </w:rPr>
      </w:pPr>
    </w:p>
    <w:p w14:paraId="0850FC06" w14:textId="77777777" w:rsidR="00A75808" w:rsidRDefault="00A75808" w:rsidP="000C3478">
      <w:pPr>
        <w:tabs>
          <w:tab w:val="left" w:pos="3686"/>
          <w:tab w:val="left" w:pos="5245"/>
        </w:tabs>
        <w:ind w:left="-357"/>
        <w:jc w:val="right"/>
        <w:rPr>
          <w:del w:id="151" w:author="Author"/>
          <w:b/>
          <w:szCs w:val="24"/>
          <w:u w:val="single"/>
        </w:rPr>
      </w:pPr>
    </w:p>
    <w:p w14:paraId="25E12C8D" w14:textId="77777777" w:rsidR="00A75808" w:rsidRDefault="00A75808" w:rsidP="000C3478">
      <w:pPr>
        <w:tabs>
          <w:tab w:val="left" w:pos="3686"/>
          <w:tab w:val="left" w:pos="5245"/>
        </w:tabs>
        <w:ind w:left="-357"/>
        <w:jc w:val="right"/>
        <w:rPr>
          <w:del w:id="152" w:author="Author"/>
          <w:b/>
          <w:szCs w:val="24"/>
          <w:u w:val="single"/>
        </w:rPr>
      </w:pPr>
    </w:p>
    <w:p w14:paraId="4A76E3CE" w14:textId="77777777" w:rsidR="00A75808" w:rsidRDefault="00A75808" w:rsidP="000C3478">
      <w:pPr>
        <w:tabs>
          <w:tab w:val="left" w:pos="3686"/>
          <w:tab w:val="left" w:pos="5245"/>
        </w:tabs>
        <w:ind w:left="-357"/>
        <w:jc w:val="right"/>
        <w:rPr>
          <w:del w:id="153" w:author="Author"/>
          <w:b/>
          <w:szCs w:val="24"/>
          <w:u w:val="single"/>
        </w:rPr>
      </w:pPr>
    </w:p>
    <w:p w14:paraId="4E0E33B8" w14:textId="77777777" w:rsidR="00A75808" w:rsidRDefault="00A75808" w:rsidP="000C3478">
      <w:pPr>
        <w:tabs>
          <w:tab w:val="left" w:pos="3686"/>
          <w:tab w:val="left" w:pos="5245"/>
        </w:tabs>
        <w:ind w:left="-357"/>
        <w:jc w:val="right"/>
        <w:rPr>
          <w:del w:id="154" w:author="Author"/>
          <w:b/>
          <w:szCs w:val="24"/>
          <w:u w:val="single"/>
        </w:rPr>
      </w:pPr>
    </w:p>
    <w:p w14:paraId="11E30A8A" w14:textId="77777777" w:rsidR="00A75808" w:rsidRDefault="00A75808" w:rsidP="000C3478">
      <w:pPr>
        <w:tabs>
          <w:tab w:val="left" w:pos="3686"/>
          <w:tab w:val="left" w:pos="5245"/>
        </w:tabs>
        <w:ind w:left="-357"/>
        <w:jc w:val="right"/>
        <w:rPr>
          <w:del w:id="155" w:author="Author"/>
          <w:b/>
          <w:szCs w:val="24"/>
          <w:u w:val="single"/>
        </w:rPr>
      </w:pPr>
    </w:p>
    <w:p w14:paraId="4E180ACD" w14:textId="77777777" w:rsidR="00A75808" w:rsidRDefault="00A75808" w:rsidP="000C3478">
      <w:pPr>
        <w:tabs>
          <w:tab w:val="left" w:pos="3686"/>
          <w:tab w:val="left" w:pos="5245"/>
        </w:tabs>
        <w:ind w:left="-357"/>
        <w:jc w:val="right"/>
        <w:rPr>
          <w:del w:id="156" w:author="Author"/>
          <w:b/>
          <w:szCs w:val="24"/>
          <w:u w:val="single"/>
        </w:rPr>
      </w:pPr>
    </w:p>
    <w:p w14:paraId="0B633CEF" w14:textId="77777777" w:rsidR="00A75808" w:rsidRDefault="00A75808" w:rsidP="000C3478">
      <w:pPr>
        <w:tabs>
          <w:tab w:val="left" w:pos="3686"/>
          <w:tab w:val="left" w:pos="5245"/>
        </w:tabs>
        <w:ind w:left="-357"/>
        <w:jc w:val="right"/>
        <w:rPr>
          <w:del w:id="157" w:author="Author"/>
          <w:b/>
          <w:szCs w:val="24"/>
          <w:u w:val="single"/>
        </w:rPr>
      </w:pPr>
    </w:p>
    <w:p w14:paraId="792543DC" w14:textId="77777777" w:rsidR="00A75808" w:rsidRDefault="00A75808" w:rsidP="000C3478">
      <w:pPr>
        <w:tabs>
          <w:tab w:val="left" w:pos="3686"/>
          <w:tab w:val="left" w:pos="5245"/>
        </w:tabs>
        <w:ind w:left="-357"/>
        <w:jc w:val="right"/>
        <w:rPr>
          <w:del w:id="158" w:author="Author"/>
          <w:b/>
          <w:szCs w:val="24"/>
          <w:u w:val="single"/>
        </w:rPr>
      </w:pPr>
    </w:p>
    <w:p w14:paraId="25A9411D" w14:textId="77777777" w:rsidR="00A75808" w:rsidRDefault="00A75808" w:rsidP="000C3478">
      <w:pPr>
        <w:tabs>
          <w:tab w:val="left" w:pos="3686"/>
          <w:tab w:val="left" w:pos="5245"/>
        </w:tabs>
        <w:ind w:left="-357"/>
        <w:jc w:val="right"/>
        <w:rPr>
          <w:del w:id="159" w:author="Author"/>
          <w:b/>
          <w:szCs w:val="24"/>
          <w:u w:val="single"/>
        </w:rPr>
      </w:pPr>
    </w:p>
    <w:p w14:paraId="6933C87B" w14:textId="77777777" w:rsidR="00A75808" w:rsidRDefault="00A75808" w:rsidP="000C3478">
      <w:pPr>
        <w:tabs>
          <w:tab w:val="left" w:pos="3686"/>
          <w:tab w:val="left" w:pos="5245"/>
        </w:tabs>
        <w:ind w:left="-357"/>
        <w:jc w:val="right"/>
        <w:rPr>
          <w:del w:id="160" w:author="Author"/>
          <w:b/>
          <w:szCs w:val="24"/>
          <w:u w:val="single"/>
        </w:rPr>
      </w:pPr>
    </w:p>
    <w:p w14:paraId="029EF373" w14:textId="77777777" w:rsidR="00A75808" w:rsidRDefault="00A75808" w:rsidP="000C3478">
      <w:pPr>
        <w:tabs>
          <w:tab w:val="left" w:pos="3686"/>
          <w:tab w:val="left" w:pos="5245"/>
        </w:tabs>
        <w:ind w:left="-357"/>
        <w:jc w:val="right"/>
        <w:rPr>
          <w:del w:id="161" w:author="Author"/>
          <w:b/>
          <w:szCs w:val="24"/>
          <w:u w:val="single"/>
        </w:rPr>
      </w:pPr>
    </w:p>
    <w:p w14:paraId="26EE314F" w14:textId="77777777" w:rsidR="00AD1CB0" w:rsidRPr="0069302F" w:rsidRDefault="00AD1CB0" w:rsidP="000C3478">
      <w:pPr>
        <w:tabs>
          <w:tab w:val="left" w:pos="3686"/>
          <w:tab w:val="left" w:pos="5245"/>
        </w:tabs>
        <w:ind w:left="-357"/>
        <w:jc w:val="right"/>
        <w:rPr>
          <w:del w:id="162" w:author="Author"/>
          <w:b/>
          <w:szCs w:val="24"/>
        </w:rPr>
      </w:pPr>
      <w:del w:id="163" w:author="Author">
        <w:r w:rsidRPr="0069302F">
          <w:rPr>
            <w:b/>
            <w:szCs w:val="24"/>
            <w:u w:val="single"/>
          </w:rPr>
          <w:delText>A</w:delText>
        </w:r>
        <w:r w:rsidR="00C15AF5" w:rsidRPr="0069302F">
          <w:rPr>
            <w:b/>
            <w:szCs w:val="24"/>
            <w:u w:val="single"/>
          </w:rPr>
          <w:delText>TTACHMENT A</w:delText>
        </w:r>
      </w:del>
    </w:p>
    <w:p w14:paraId="1AE675D3" w14:textId="77777777" w:rsidR="00AD1CB0" w:rsidRPr="00B013F2" w:rsidRDefault="00AD1CB0" w:rsidP="00C15AF5">
      <w:pPr>
        <w:spacing w:before="120"/>
        <w:ind w:left="-357" w:right="-1" w:firstLine="357"/>
        <w:rPr>
          <w:del w:id="164" w:author="Author"/>
          <w:b/>
          <w:szCs w:val="24"/>
        </w:rPr>
      </w:pPr>
      <w:del w:id="165" w:author="Author">
        <w:r w:rsidRPr="00B013F2">
          <w:rPr>
            <w:b/>
            <w:szCs w:val="24"/>
          </w:rPr>
          <w:delText>Basis of the levy</w:delText>
        </w:r>
      </w:del>
    </w:p>
    <w:p w14:paraId="1642ED22" w14:textId="77777777" w:rsidR="00D02F8B" w:rsidRDefault="00D02F8B" w:rsidP="00C15AF5">
      <w:pPr>
        <w:pStyle w:val="Contactdetails"/>
        <w:spacing w:before="240"/>
        <w:jc w:val="both"/>
        <w:rPr>
          <w:del w:id="166" w:author="Author"/>
          <w:szCs w:val="24"/>
          <w:lang w:eastAsia="en-US"/>
        </w:rPr>
      </w:pPr>
      <w:del w:id="167" w:author="Author">
        <w:r w:rsidRPr="0069302F">
          <w:rPr>
            <w:szCs w:val="24"/>
            <w:lang w:eastAsia="en-US"/>
          </w:rPr>
          <w:delText>Table 1</w:delText>
        </w:r>
        <w:r w:rsidRPr="000C3478">
          <w:rPr>
            <w:szCs w:val="24"/>
            <w:lang w:eastAsia="en-US"/>
          </w:rPr>
          <w:delText>. Levy Calculation. This describes the basis for the 201</w:delText>
        </w:r>
        <w:r>
          <w:rPr>
            <w:szCs w:val="24"/>
            <w:lang w:eastAsia="en-US"/>
          </w:rPr>
          <w:delText>4 levy</w:delText>
        </w:r>
        <w:r w:rsidRPr="000C3478">
          <w:rPr>
            <w:szCs w:val="24"/>
            <w:lang w:eastAsia="en-US"/>
          </w:rPr>
          <w:delText xml:space="preserve"> based on the 201</w:delText>
        </w:r>
        <w:r>
          <w:rPr>
            <w:szCs w:val="24"/>
            <w:lang w:eastAsia="en-US"/>
          </w:rPr>
          <w:delText>3</w:delText>
        </w:r>
        <w:r w:rsidRPr="000C3478">
          <w:rPr>
            <w:szCs w:val="24"/>
            <w:lang w:eastAsia="en-US"/>
          </w:rPr>
          <w:delText>–1</w:delText>
        </w:r>
        <w:r>
          <w:rPr>
            <w:szCs w:val="24"/>
            <w:lang w:eastAsia="en-US"/>
          </w:rPr>
          <w:delText>4</w:delText>
        </w:r>
        <w:r w:rsidRPr="000C3478">
          <w:rPr>
            <w:szCs w:val="24"/>
            <w:lang w:eastAsia="en-US"/>
          </w:rPr>
          <w:delText xml:space="preserve"> financial year budget.</w:delText>
        </w:r>
        <w:r>
          <w:rPr>
            <w:szCs w:val="24"/>
            <w:lang w:eastAsia="en-US"/>
          </w:rPr>
          <w:delText xml:space="preserve">  Levy costs associated with different budget items (A, B and C below) are divided between the licences and units. These splits are agreed to by the Torres Strait Protected Zone Joint Authority.</w:delText>
        </w:r>
      </w:del>
    </w:p>
    <w:p w14:paraId="208FDDC9" w14:textId="77777777" w:rsidR="00D02F8B" w:rsidRPr="000C3478" w:rsidRDefault="00D02F8B" w:rsidP="00D02F8B">
      <w:pPr>
        <w:spacing w:before="120"/>
        <w:ind w:left="-357" w:right="-1"/>
        <w:rPr>
          <w:del w:id="168" w:author="Author"/>
          <w:szCs w:val="24"/>
        </w:rPr>
      </w:pPr>
    </w:p>
    <w:tbl>
      <w:tblPr>
        <w:tblW w:w="837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69" w:author="Author">
          <w:tblPr>
            <w:tblW w:w="9999" w:type="dxa"/>
            <w:tblInd w:w="-252" w:type="dxa"/>
            <w:tblLayout w:type="fixed"/>
            <w:tblLook w:val="0000" w:firstRow="0" w:lastRow="0" w:firstColumn="0" w:lastColumn="0" w:noHBand="0" w:noVBand="0"/>
          </w:tblPr>
        </w:tblPrChange>
      </w:tblPr>
      <w:tblGrid>
        <w:gridCol w:w="1616"/>
        <w:gridCol w:w="1783"/>
        <w:gridCol w:w="1783"/>
        <w:gridCol w:w="1783"/>
        <w:gridCol w:w="1783"/>
        <w:tblGridChange w:id="170">
          <w:tblGrid>
            <w:gridCol w:w="1080"/>
            <w:gridCol w:w="804"/>
            <w:gridCol w:w="812"/>
            <w:gridCol w:w="976"/>
            <w:gridCol w:w="807"/>
            <w:gridCol w:w="993"/>
            <w:gridCol w:w="790"/>
            <w:gridCol w:w="1469"/>
            <w:gridCol w:w="314"/>
            <w:gridCol w:w="1783"/>
            <w:gridCol w:w="171"/>
          </w:tblGrid>
        </w:tblGridChange>
      </w:tblGrid>
      <w:tr w:rsidR="00D02F8B" w:rsidRPr="000C3478" w14:paraId="2584EF7E" w14:textId="77777777" w:rsidTr="00D95BEC">
        <w:trPr>
          <w:trHeight w:val="288"/>
          <w:trPrChange w:id="171" w:author="Author">
            <w:trPr>
              <w:trHeight w:val="420"/>
            </w:trPr>
          </w:trPrChange>
        </w:trPr>
        <w:tc>
          <w:tcPr>
            <w:tcW w:w="3960" w:type="dxa"/>
            <w:noWrap/>
            <w:vAlign w:val="center"/>
            <w:hideMark/>
            <w:tcPrChange w:id="172" w:author="Author">
              <w:tcPr>
                <w:tcW w:w="1884" w:type="dxa"/>
                <w:gridSpan w:val="2"/>
                <w:tcBorders>
                  <w:top w:val="single" w:sz="8" w:space="0" w:color="auto"/>
                  <w:left w:val="single" w:sz="8" w:space="0" w:color="auto"/>
                  <w:right w:val="nil"/>
                </w:tcBorders>
                <w:noWrap/>
                <w:vAlign w:val="center"/>
                <w:hideMark/>
              </w:tcPr>
            </w:tcPrChange>
          </w:tcPr>
          <w:p w14:paraId="4A3C36D8" w14:textId="77777777" w:rsidR="00D02F8B" w:rsidRPr="00D95BEC" w:rsidRDefault="000C4F7E" w:rsidP="0059640F">
            <w:pPr>
              <w:jc w:val="center"/>
              <w:rPr>
                <w:rFonts w:ascii="Times New Roman" w:hAnsi="Times New Roman"/>
                <w:b/>
                <w:color w:val="000000"/>
                <w:sz w:val="21"/>
                <w:rPrChange w:id="173" w:author="Author">
                  <w:rPr>
                    <w:szCs w:val="24"/>
                  </w:rPr>
                </w:rPrChange>
              </w:rPr>
            </w:pPr>
            <w:ins w:id="174" w:author="Author">
              <w:r>
                <w:rPr>
                  <w:rFonts w:ascii="Times New Roman" w:hAnsi="Times New Roman"/>
                  <w:b/>
                  <w:bCs/>
                  <w:color w:val="000000"/>
                  <w:sz w:val="21"/>
                  <w:szCs w:val="21"/>
                </w:rPr>
                <w:t>Service</w:t>
              </w:r>
            </w:ins>
          </w:p>
        </w:tc>
        <w:tc>
          <w:tcPr>
            <w:tcW w:w="4410" w:type="dxa"/>
            <w:noWrap/>
            <w:vAlign w:val="center"/>
            <w:hideMark/>
            <w:tcPrChange w:id="175" w:author="Author">
              <w:tcPr>
                <w:tcW w:w="1788" w:type="dxa"/>
                <w:gridSpan w:val="2"/>
                <w:tcBorders>
                  <w:top w:val="single" w:sz="8" w:space="0" w:color="auto"/>
                  <w:left w:val="single" w:sz="4" w:space="0" w:color="auto"/>
                  <w:right w:val="single" w:sz="4" w:space="0" w:color="auto"/>
                </w:tcBorders>
                <w:vAlign w:val="center"/>
                <w:hideMark/>
              </w:tcPr>
            </w:tcPrChange>
          </w:tcPr>
          <w:p w14:paraId="0310D99C" w14:textId="77777777" w:rsidR="00D02F8B" w:rsidRPr="000C3478" w:rsidRDefault="000C4F7E" w:rsidP="0059640F">
            <w:pPr>
              <w:jc w:val="center"/>
              <w:rPr>
                <w:del w:id="176" w:author="Author"/>
                <w:b/>
                <w:bCs/>
                <w:szCs w:val="24"/>
              </w:rPr>
            </w:pPr>
            <w:ins w:id="177" w:author="Author">
              <w:r>
                <w:rPr>
                  <w:rFonts w:ascii="Times New Roman" w:hAnsi="Times New Roman"/>
                  <w:b/>
                  <w:bCs/>
                  <w:color w:val="000000"/>
                  <w:sz w:val="21"/>
                  <w:szCs w:val="21"/>
                </w:rPr>
                <w:t>Regulation</w:t>
              </w:r>
            </w:ins>
            <w:del w:id="178" w:author="Author">
              <w:r w:rsidR="00D02F8B" w:rsidRPr="000C3478">
                <w:rPr>
                  <w:b/>
                  <w:bCs/>
                  <w:szCs w:val="24"/>
                </w:rPr>
                <w:delText>Cost recovered budget</w:delText>
              </w:r>
            </w:del>
          </w:p>
          <w:p w14:paraId="3878E0AE" w14:textId="77777777" w:rsidR="00D02F8B" w:rsidRPr="000C3478" w:rsidRDefault="00D02F8B" w:rsidP="0059640F">
            <w:pPr>
              <w:jc w:val="center"/>
              <w:rPr>
                <w:del w:id="179" w:author="Author"/>
                <w:b/>
                <w:bCs/>
                <w:szCs w:val="24"/>
              </w:rPr>
            </w:pPr>
            <w:del w:id="180" w:author="Author">
              <w:r w:rsidRPr="000C3478">
                <w:rPr>
                  <w:b/>
                  <w:bCs/>
                  <w:szCs w:val="24"/>
                </w:rPr>
                <w:delText>2012–</w:delText>
              </w:r>
              <w:r>
                <w:rPr>
                  <w:b/>
                  <w:bCs/>
                  <w:szCs w:val="24"/>
                </w:rPr>
                <w:delText>13</w:delText>
              </w:r>
            </w:del>
          </w:p>
          <w:p w14:paraId="10505719" w14:textId="77777777" w:rsidR="00D02F8B" w:rsidRPr="00D95BEC" w:rsidRDefault="00D02F8B" w:rsidP="00D95BEC">
            <w:pPr>
              <w:jc w:val="center"/>
              <w:rPr>
                <w:rFonts w:ascii="Times New Roman" w:hAnsi="Times New Roman"/>
                <w:b/>
                <w:color w:val="000000"/>
                <w:sz w:val="21"/>
                <w:rPrChange w:id="181" w:author="Author">
                  <w:rPr>
                    <w:b/>
                    <w:bCs/>
                    <w:szCs w:val="24"/>
                  </w:rPr>
                </w:rPrChange>
              </w:rPr>
              <w:pPrChange w:id="182" w:author="Author">
                <w:pPr/>
              </w:pPrChange>
            </w:pPr>
          </w:p>
        </w:tc>
        <w:tc>
          <w:tcPr>
            <w:tcW w:w="4410" w:type="dxa"/>
            <w:noWrap/>
            <w:vAlign w:val="center"/>
            <w:hideMark/>
            <w:tcPrChange w:id="183" w:author="Author">
              <w:tcPr>
                <w:tcW w:w="1800" w:type="dxa"/>
                <w:gridSpan w:val="2"/>
                <w:tcBorders>
                  <w:top w:val="single" w:sz="8" w:space="0" w:color="auto"/>
                  <w:left w:val="single" w:sz="4" w:space="0" w:color="auto"/>
                  <w:right w:val="single" w:sz="4" w:space="0" w:color="auto"/>
                </w:tcBorders>
                <w:noWrap/>
                <w:vAlign w:val="center"/>
                <w:hideMark/>
              </w:tcPr>
            </w:tcPrChange>
          </w:tcPr>
          <w:p w14:paraId="752A0311" w14:textId="77777777" w:rsidR="00D02F8B" w:rsidRPr="000C3478" w:rsidRDefault="00D02F8B" w:rsidP="0059640F">
            <w:pPr>
              <w:jc w:val="center"/>
              <w:rPr>
                <w:del w:id="184" w:author="Author"/>
                <w:b/>
                <w:bCs/>
                <w:szCs w:val="24"/>
              </w:rPr>
            </w:pPr>
            <w:del w:id="185" w:author="Author">
              <w:r w:rsidRPr="000C3478">
                <w:rPr>
                  <w:b/>
                  <w:bCs/>
                  <w:szCs w:val="24"/>
                </w:rPr>
                <w:delText>Cost recovered budget</w:delText>
              </w:r>
            </w:del>
          </w:p>
          <w:p w14:paraId="67C48AB9" w14:textId="77777777" w:rsidR="00D02F8B" w:rsidRDefault="00D02F8B" w:rsidP="0059640F">
            <w:pPr>
              <w:jc w:val="center"/>
              <w:rPr>
                <w:del w:id="186" w:author="Author"/>
                <w:b/>
                <w:bCs/>
                <w:szCs w:val="24"/>
              </w:rPr>
            </w:pPr>
            <w:del w:id="187" w:author="Author">
              <w:r>
                <w:rPr>
                  <w:b/>
                  <w:bCs/>
                  <w:szCs w:val="24"/>
                </w:rPr>
                <w:delText>2013-14</w:delText>
              </w:r>
            </w:del>
          </w:p>
          <w:p w14:paraId="7A0ADC75" w14:textId="77777777" w:rsidR="00D02F8B" w:rsidRPr="000C3478" w:rsidRDefault="00D02F8B" w:rsidP="0059640F">
            <w:pPr>
              <w:rPr>
                <w:b/>
                <w:bCs/>
                <w:szCs w:val="24"/>
              </w:rPr>
            </w:pPr>
          </w:p>
        </w:tc>
        <w:tc>
          <w:tcPr>
            <w:tcW w:w="4410" w:type="dxa"/>
            <w:noWrap/>
            <w:vAlign w:val="center"/>
            <w:hideMark/>
            <w:tcPrChange w:id="188" w:author="Author">
              <w:tcPr>
                <w:tcW w:w="2259" w:type="dxa"/>
                <w:gridSpan w:val="2"/>
                <w:tcBorders>
                  <w:top w:val="single" w:sz="8" w:space="0" w:color="auto"/>
                  <w:left w:val="nil"/>
                  <w:bottom w:val="single" w:sz="4" w:space="0" w:color="auto"/>
                  <w:right w:val="single" w:sz="12" w:space="0" w:color="auto"/>
                </w:tcBorders>
                <w:vAlign w:val="center"/>
                <w:hideMark/>
              </w:tcPr>
            </w:tcPrChange>
          </w:tcPr>
          <w:p w14:paraId="0DB85B02" w14:textId="77777777" w:rsidR="00D02F8B" w:rsidRPr="000C3478" w:rsidRDefault="00D02F8B" w:rsidP="0059640F">
            <w:pPr>
              <w:jc w:val="center"/>
              <w:rPr>
                <w:b/>
                <w:szCs w:val="24"/>
              </w:rPr>
            </w:pPr>
            <w:del w:id="189" w:author="Author">
              <w:r>
                <w:rPr>
                  <w:b/>
                  <w:szCs w:val="24"/>
                </w:rPr>
                <w:delText>Licences</w:delText>
              </w:r>
            </w:del>
          </w:p>
        </w:tc>
        <w:tc>
          <w:tcPr>
            <w:tcW w:w="4410" w:type="dxa"/>
            <w:noWrap/>
            <w:vAlign w:val="center"/>
            <w:hideMark/>
            <w:tcPrChange w:id="190" w:author="Author">
              <w:tcPr>
                <w:tcW w:w="2268" w:type="dxa"/>
                <w:gridSpan w:val="3"/>
                <w:tcBorders>
                  <w:top w:val="single" w:sz="8" w:space="0" w:color="auto"/>
                  <w:left w:val="nil"/>
                  <w:bottom w:val="single" w:sz="4" w:space="0" w:color="auto"/>
                  <w:right w:val="single" w:sz="12" w:space="0" w:color="auto"/>
                </w:tcBorders>
                <w:vAlign w:val="center"/>
                <w:hideMark/>
              </w:tcPr>
            </w:tcPrChange>
          </w:tcPr>
          <w:p w14:paraId="748821C8" w14:textId="77777777" w:rsidR="00D02F8B" w:rsidRPr="000C3478" w:rsidRDefault="00D02F8B" w:rsidP="0059640F">
            <w:pPr>
              <w:jc w:val="center"/>
              <w:rPr>
                <w:b/>
                <w:szCs w:val="24"/>
              </w:rPr>
            </w:pPr>
            <w:del w:id="191" w:author="Author">
              <w:r>
                <w:rPr>
                  <w:b/>
                  <w:szCs w:val="24"/>
                </w:rPr>
                <w:delText xml:space="preserve">Unit </w:delText>
              </w:r>
            </w:del>
          </w:p>
        </w:tc>
      </w:tr>
    </w:tbl>
    <w:tbl>
      <w:tblPr>
        <w:tblW w:w="9999" w:type="dxa"/>
        <w:tblInd w:w="-252" w:type="dxa"/>
        <w:tblLayout w:type="fixed"/>
        <w:tblLook w:val="0000" w:firstRow="0" w:lastRow="0" w:firstColumn="0" w:lastColumn="0" w:noHBand="0" w:noVBand="0"/>
      </w:tblPr>
      <w:tblGrid>
        <w:gridCol w:w="1884"/>
        <w:gridCol w:w="1788"/>
        <w:gridCol w:w="1800"/>
        <w:gridCol w:w="1409"/>
        <w:gridCol w:w="850"/>
        <w:gridCol w:w="1418"/>
        <w:gridCol w:w="850"/>
      </w:tblGrid>
      <w:tr w:rsidR="00D02F8B" w:rsidRPr="000C3478" w14:paraId="301F688D" w14:textId="77777777" w:rsidTr="0059640F">
        <w:trPr>
          <w:trHeight w:val="705"/>
          <w:del w:id="192" w:author="Author"/>
        </w:trPr>
        <w:tc>
          <w:tcPr>
            <w:tcW w:w="1884" w:type="dxa"/>
            <w:tcBorders>
              <w:left w:val="single" w:sz="8" w:space="0" w:color="auto"/>
              <w:right w:val="nil"/>
            </w:tcBorders>
            <w:noWrap/>
            <w:vAlign w:val="center"/>
          </w:tcPr>
          <w:p w14:paraId="77E47595" w14:textId="77777777" w:rsidR="00D02F8B" w:rsidRPr="000C3478" w:rsidRDefault="00D02F8B" w:rsidP="0059640F">
            <w:pPr>
              <w:jc w:val="center"/>
              <w:rPr>
                <w:del w:id="193" w:author="Author"/>
                <w:szCs w:val="24"/>
              </w:rPr>
            </w:pPr>
          </w:p>
        </w:tc>
        <w:tc>
          <w:tcPr>
            <w:tcW w:w="1788" w:type="dxa"/>
            <w:tcBorders>
              <w:left w:val="single" w:sz="4" w:space="0" w:color="auto"/>
              <w:bottom w:val="single" w:sz="4" w:space="0" w:color="auto"/>
              <w:right w:val="single" w:sz="4" w:space="0" w:color="auto"/>
            </w:tcBorders>
            <w:vAlign w:val="center"/>
          </w:tcPr>
          <w:p w14:paraId="127FD9E8" w14:textId="77777777" w:rsidR="00D02F8B" w:rsidRPr="000C3478" w:rsidRDefault="00D02F8B" w:rsidP="0059640F">
            <w:pPr>
              <w:jc w:val="center"/>
              <w:rPr>
                <w:del w:id="194" w:author="Author"/>
                <w:b/>
                <w:bCs/>
                <w:szCs w:val="24"/>
              </w:rPr>
            </w:pPr>
          </w:p>
        </w:tc>
        <w:tc>
          <w:tcPr>
            <w:tcW w:w="1800" w:type="dxa"/>
            <w:tcBorders>
              <w:left w:val="single" w:sz="4" w:space="0" w:color="auto"/>
              <w:bottom w:val="single" w:sz="4" w:space="0" w:color="auto"/>
              <w:right w:val="single" w:sz="4" w:space="0" w:color="auto"/>
            </w:tcBorders>
            <w:noWrap/>
            <w:vAlign w:val="center"/>
          </w:tcPr>
          <w:p w14:paraId="4DD747A9" w14:textId="77777777" w:rsidR="00D02F8B" w:rsidRPr="000C3478" w:rsidRDefault="00D02F8B" w:rsidP="0059640F">
            <w:pPr>
              <w:jc w:val="center"/>
              <w:rPr>
                <w:del w:id="195" w:author="Author"/>
                <w:b/>
                <w:bCs/>
                <w:szCs w:val="24"/>
              </w:rPr>
            </w:pPr>
          </w:p>
        </w:tc>
        <w:tc>
          <w:tcPr>
            <w:tcW w:w="1409" w:type="dxa"/>
            <w:tcBorders>
              <w:top w:val="single" w:sz="4" w:space="0" w:color="auto"/>
              <w:left w:val="nil"/>
              <w:bottom w:val="single" w:sz="4" w:space="0" w:color="auto"/>
              <w:right w:val="single" w:sz="4" w:space="0" w:color="auto"/>
            </w:tcBorders>
            <w:vAlign w:val="center"/>
          </w:tcPr>
          <w:p w14:paraId="56E508F1" w14:textId="77777777" w:rsidR="00D02F8B" w:rsidRDefault="00D02F8B" w:rsidP="0059640F">
            <w:pPr>
              <w:jc w:val="center"/>
              <w:rPr>
                <w:del w:id="196" w:author="Author"/>
                <w:b/>
                <w:szCs w:val="24"/>
              </w:rPr>
            </w:pPr>
            <w:del w:id="197" w:author="Author">
              <w:r>
                <w:rPr>
                  <w:b/>
                  <w:szCs w:val="24"/>
                </w:rPr>
                <w:delText>component 2014 levy</w:delText>
              </w:r>
            </w:del>
          </w:p>
        </w:tc>
        <w:tc>
          <w:tcPr>
            <w:tcW w:w="850" w:type="dxa"/>
            <w:tcBorders>
              <w:top w:val="single" w:sz="4" w:space="0" w:color="auto"/>
              <w:left w:val="single" w:sz="4" w:space="0" w:color="auto"/>
              <w:bottom w:val="single" w:sz="4" w:space="0" w:color="auto"/>
              <w:right w:val="single" w:sz="12" w:space="0" w:color="auto"/>
            </w:tcBorders>
            <w:vAlign w:val="center"/>
          </w:tcPr>
          <w:p w14:paraId="2B94EAA1" w14:textId="77777777" w:rsidR="00D02F8B" w:rsidRDefault="00D02F8B" w:rsidP="0059640F">
            <w:pPr>
              <w:jc w:val="center"/>
              <w:rPr>
                <w:del w:id="198" w:author="Author"/>
                <w:b/>
                <w:szCs w:val="24"/>
              </w:rPr>
            </w:pPr>
            <w:del w:id="199" w:author="Author">
              <w:r>
                <w:rPr>
                  <w:b/>
                  <w:szCs w:val="24"/>
                </w:rPr>
                <w:delText xml:space="preserve">% of </w:delText>
              </w:r>
            </w:del>
          </w:p>
          <w:p w14:paraId="0AF9FD9B" w14:textId="77777777" w:rsidR="00D02F8B" w:rsidRDefault="00D02F8B" w:rsidP="0059640F">
            <w:pPr>
              <w:jc w:val="center"/>
              <w:rPr>
                <w:del w:id="200" w:author="Author"/>
                <w:b/>
                <w:szCs w:val="24"/>
              </w:rPr>
            </w:pPr>
            <w:del w:id="201" w:author="Author">
              <w:r>
                <w:rPr>
                  <w:b/>
                  <w:szCs w:val="24"/>
                </w:rPr>
                <w:delText>total</w:delText>
              </w:r>
            </w:del>
          </w:p>
        </w:tc>
        <w:tc>
          <w:tcPr>
            <w:tcW w:w="1418" w:type="dxa"/>
            <w:tcBorders>
              <w:top w:val="single" w:sz="4" w:space="0" w:color="auto"/>
              <w:left w:val="nil"/>
              <w:bottom w:val="single" w:sz="4" w:space="0" w:color="auto"/>
              <w:right w:val="single" w:sz="4" w:space="0" w:color="auto"/>
            </w:tcBorders>
            <w:vAlign w:val="center"/>
          </w:tcPr>
          <w:p w14:paraId="3382D1FD" w14:textId="77777777" w:rsidR="00D02F8B" w:rsidRDefault="00D02F8B" w:rsidP="0059640F">
            <w:pPr>
              <w:jc w:val="center"/>
              <w:rPr>
                <w:del w:id="202" w:author="Author"/>
                <w:b/>
                <w:szCs w:val="24"/>
              </w:rPr>
            </w:pPr>
            <w:del w:id="203" w:author="Author">
              <w:r>
                <w:rPr>
                  <w:b/>
                  <w:szCs w:val="24"/>
                </w:rPr>
                <w:delText>component 2014 levy</w:delText>
              </w:r>
            </w:del>
          </w:p>
        </w:tc>
        <w:tc>
          <w:tcPr>
            <w:tcW w:w="850" w:type="dxa"/>
            <w:tcBorders>
              <w:top w:val="single" w:sz="4" w:space="0" w:color="auto"/>
              <w:left w:val="single" w:sz="4" w:space="0" w:color="auto"/>
              <w:bottom w:val="single" w:sz="4" w:space="0" w:color="auto"/>
              <w:right w:val="single" w:sz="12" w:space="0" w:color="auto"/>
            </w:tcBorders>
            <w:vAlign w:val="center"/>
          </w:tcPr>
          <w:p w14:paraId="3CBEB6F8" w14:textId="77777777" w:rsidR="00D02F8B" w:rsidRDefault="00D02F8B" w:rsidP="0059640F">
            <w:pPr>
              <w:jc w:val="center"/>
              <w:rPr>
                <w:del w:id="204" w:author="Author"/>
                <w:b/>
                <w:szCs w:val="24"/>
              </w:rPr>
            </w:pPr>
            <w:del w:id="205" w:author="Author">
              <w:r>
                <w:rPr>
                  <w:b/>
                  <w:szCs w:val="24"/>
                </w:rPr>
                <w:delText>% of total</w:delText>
              </w:r>
            </w:del>
          </w:p>
          <w:p w14:paraId="7B7E1CAF" w14:textId="77777777" w:rsidR="00D02F8B" w:rsidRDefault="00D02F8B" w:rsidP="0059640F">
            <w:pPr>
              <w:jc w:val="center"/>
              <w:rPr>
                <w:del w:id="206" w:author="Author"/>
                <w:b/>
                <w:szCs w:val="24"/>
              </w:rPr>
            </w:pPr>
          </w:p>
        </w:tc>
      </w:tr>
      <w:tr w:rsidR="00D02F8B" w:rsidRPr="000C3478" w14:paraId="3045E519" w14:textId="77777777" w:rsidTr="0059640F">
        <w:trPr>
          <w:trHeight w:val="315"/>
          <w:del w:id="207" w:author="Author"/>
        </w:trPr>
        <w:tc>
          <w:tcPr>
            <w:tcW w:w="1884" w:type="dxa"/>
            <w:tcBorders>
              <w:top w:val="single" w:sz="4" w:space="0" w:color="auto"/>
              <w:left w:val="single" w:sz="8" w:space="0" w:color="auto"/>
              <w:bottom w:val="single" w:sz="4" w:space="0" w:color="auto"/>
              <w:right w:val="single" w:sz="4" w:space="0" w:color="000000"/>
            </w:tcBorders>
            <w:noWrap/>
            <w:vAlign w:val="center"/>
          </w:tcPr>
          <w:p w14:paraId="3FFAB02E" w14:textId="77777777" w:rsidR="00D02F8B" w:rsidRPr="000C3478" w:rsidRDefault="00D02F8B" w:rsidP="0059640F">
            <w:pPr>
              <w:jc w:val="center"/>
              <w:rPr>
                <w:del w:id="208" w:author="Author"/>
                <w:szCs w:val="24"/>
              </w:rPr>
            </w:pPr>
            <w:del w:id="209" w:author="Author">
              <w:r w:rsidRPr="000C3478">
                <w:rPr>
                  <w:szCs w:val="24"/>
                </w:rPr>
                <w:delText>AFMA logbook management</w:delText>
              </w:r>
              <w:r>
                <w:rPr>
                  <w:szCs w:val="24"/>
                </w:rPr>
                <w:delText xml:space="preserve"> </w:delText>
              </w:r>
              <w:r w:rsidRPr="00D60425">
                <w:rPr>
                  <w:b/>
                  <w:szCs w:val="24"/>
                </w:rPr>
                <w:delText>(A)</w:delText>
              </w:r>
            </w:del>
          </w:p>
        </w:tc>
        <w:tc>
          <w:tcPr>
            <w:tcW w:w="1788" w:type="dxa"/>
            <w:tcBorders>
              <w:top w:val="single" w:sz="4" w:space="0" w:color="auto"/>
              <w:left w:val="single" w:sz="4" w:space="0" w:color="auto"/>
              <w:bottom w:val="single" w:sz="4" w:space="0" w:color="auto"/>
              <w:right w:val="single" w:sz="4" w:space="0" w:color="auto"/>
            </w:tcBorders>
            <w:vAlign w:val="center"/>
          </w:tcPr>
          <w:p w14:paraId="0F45AF14" w14:textId="77777777" w:rsidR="00D02F8B" w:rsidRPr="000C3478" w:rsidRDefault="00D02F8B" w:rsidP="0059640F">
            <w:pPr>
              <w:ind w:left="-357"/>
              <w:jc w:val="center"/>
              <w:rPr>
                <w:del w:id="210" w:author="Author"/>
                <w:szCs w:val="24"/>
              </w:rPr>
            </w:pPr>
            <w:del w:id="211" w:author="Author">
              <w:r>
                <w:rPr>
                  <w:szCs w:val="24"/>
                </w:rPr>
                <w:delText>$</w:delText>
              </w:r>
              <w:r w:rsidRPr="000C3478">
                <w:rPr>
                  <w:szCs w:val="24"/>
                </w:rPr>
                <w:delText>8,974</w:delText>
              </w:r>
            </w:del>
          </w:p>
        </w:tc>
        <w:tc>
          <w:tcPr>
            <w:tcW w:w="1800" w:type="dxa"/>
            <w:tcBorders>
              <w:top w:val="nil"/>
              <w:left w:val="single" w:sz="4" w:space="0" w:color="auto"/>
              <w:bottom w:val="single" w:sz="4" w:space="0" w:color="auto"/>
              <w:right w:val="nil"/>
            </w:tcBorders>
            <w:noWrap/>
            <w:vAlign w:val="center"/>
          </w:tcPr>
          <w:p w14:paraId="7F5A47FC" w14:textId="77777777" w:rsidR="00D02F8B" w:rsidRPr="000C3478" w:rsidRDefault="00D02F8B" w:rsidP="0059640F">
            <w:pPr>
              <w:ind w:left="-357"/>
              <w:jc w:val="center"/>
              <w:rPr>
                <w:del w:id="212" w:author="Author"/>
                <w:szCs w:val="24"/>
              </w:rPr>
            </w:pPr>
            <w:del w:id="213" w:author="Author">
              <w:r>
                <w:rPr>
                  <w:szCs w:val="24"/>
                </w:rPr>
                <w:delText>$14,428</w:delText>
              </w:r>
            </w:del>
          </w:p>
        </w:tc>
        <w:tc>
          <w:tcPr>
            <w:tcW w:w="1409" w:type="dxa"/>
            <w:tcBorders>
              <w:top w:val="nil"/>
              <w:left w:val="single" w:sz="4" w:space="0" w:color="auto"/>
              <w:bottom w:val="single" w:sz="4" w:space="0" w:color="auto"/>
              <w:right w:val="single" w:sz="4" w:space="0" w:color="auto"/>
            </w:tcBorders>
            <w:vAlign w:val="center"/>
          </w:tcPr>
          <w:p w14:paraId="458897D1" w14:textId="77777777" w:rsidR="00D02F8B" w:rsidRPr="00001A40" w:rsidRDefault="00D02F8B" w:rsidP="0059640F">
            <w:pPr>
              <w:ind w:left="-357"/>
              <w:jc w:val="center"/>
              <w:rPr>
                <w:del w:id="214" w:author="Author"/>
                <w:szCs w:val="24"/>
              </w:rPr>
            </w:pPr>
            <w:del w:id="215" w:author="Author">
              <w:r w:rsidRPr="00001A40">
                <w:rPr>
                  <w:szCs w:val="24"/>
                </w:rPr>
                <w:delText>0</w:delText>
              </w:r>
            </w:del>
          </w:p>
        </w:tc>
        <w:tc>
          <w:tcPr>
            <w:tcW w:w="850" w:type="dxa"/>
            <w:tcBorders>
              <w:top w:val="nil"/>
              <w:left w:val="single" w:sz="4" w:space="0" w:color="auto"/>
              <w:bottom w:val="single" w:sz="4" w:space="0" w:color="auto"/>
              <w:right w:val="single" w:sz="12" w:space="0" w:color="auto"/>
            </w:tcBorders>
            <w:vAlign w:val="center"/>
          </w:tcPr>
          <w:p w14:paraId="2434FDC7" w14:textId="77777777" w:rsidR="00D02F8B" w:rsidRPr="00001A40" w:rsidRDefault="00D02F8B" w:rsidP="0059640F">
            <w:pPr>
              <w:ind w:left="-357"/>
              <w:jc w:val="center"/>
              <w:rPr>
                <w:del w:id="216" w:author="Author"/>
                <w:szCs w:val="24"/>
              </w:rPr>
            </w:pPr>
            <w:del w:id="217" w:author="Author">
              <w:r>
                <w:rPr>
                  <w:szCs w:val="24"/>
                </w:rPr>
                <w:delText>0</w:delText>
              </w:r>
            </w:del>
          </w:p>
        </w:tc>
        <w:tc>
          <w:tcPr>
            <w:tcW w:w="1418" w:type="dxa"/>
            <w:tcBorders>
              <w:top w:val="nil"/>
              <w:left w:val="single" w:sz="4" w:space="0" w:color="auto"/>
              <w:bottom w:val="single" w:sz="4" w:space="0" w:color="auto"/>
              <w:right w:val="single" w:sz="4" w:space="0" w:color="auto"/>
            </w:tcBorders>
            <w:vAlign w:val="center"/>
          </w:tcPr>
          <w:p w14:paraId="1FF86E65" w14:textId="77777777" w:rsidR="00D02F8B" w:rsidRPr="00001A40" w:rsidRDefault="00D02F8B" w:rsidP="0059640F">
            <w:pPr>
              <w:ind w:left="-357"/>
              <w:jc w:val="center"/>
              <w:rPr>
                <w:del w:id="218" w:author="Author"/>
                <w:szCs w:val="24"/>
              </w:rPr>
            </w:pPr>
            <w:del w:id="219" w:author="Author">
              <w:r>
                <w:rPr>
                  <w:szCs w:val="24"/>
                </w:rPr>
                <w:delText>$</w:delText>
              </w:r>
              <w:r w:rsidRPr="00001A40">
                <w:rPr>
                  <w:szCs w:val="24"/>
                </w:rPr>
                <w:delText>14,428</w:delText>
              </w:r>
            </w:del>
          </w:p>
        </w:tc>
        <w:tc>
          <w:tcPr>
            <w:tcW w:w="850" w:type="dxa"/>
            <w:tcBorders>
              <w:top w:val="nil"/>
              <w:left w:val="single" w:sz="4" w:space="0" w:color="auto"/>
              <w:bottom w:val="single" w:sz="4" w:space="0" w:color="auto"/>
              <w:right w:val="single" w:sz="12" w:space="0" w:color="auto"/>
            </w:tcBorders>
            <w:vAlign w:val="center"/>
          </w:tcPr>
          <w:p w14:paraId="18AFEDE3" w14:textId="77777777" w:rsidR="00D02F8B" w:rsidRPr="00001A40" w:rsidRDefault="003B0AC3" w:rsidP="003B0AC3">
            <w:pPr>
              <w:ind w:left="-357"/>
              <w:jc w:val="center"/>
              <w:rPr>
                <w:del w:id="220" w:author="Author"/>
                <w:szCs w:val="24"/>
              </w:rPr>
            </w:pPr>
            <w:del w:id="221" w:author="Author">
              <w:r>
                <w:rPr>
                  <w:szCs w:val="24"/>
                </w:rPr>
                <w:delText>10</w:delText>
              </w:r>
              <w:r w:rsidR="00D02F8B">
                <w:rPr>
                  <w:szCs w:val="24"/>
                </w:rPr>
                <w:delText>0</w:delText>
              </w:r>
            </w:del>
          </w:p>
        </w:tc>
      </w:tr>
      <w:tr w:rsidR="00D02F8B" w:rsidRPr="000C3478" w14:paraId="1EA4FB9C" w14:textId="77777777" w:rsidTr="0059640F">
        <w:trPr>
          <w:trHeight w:val="330"/>
          <w:del w:id="222" w:author="Author"/>
        </w:trPr>
        <w:tc>
          <w:tcPr>
            <w:tcW w:w="1884" w:type="dxa"/>
            <w:tcBorders>
              <w:top w:val="single" w:sz="4" w:space="0" w:color="auto"/>
              <w:left w:val="single" w:sz="8" w:space="0" w:color="auto"/>
              <w:bottom w:val="single" w:sz="4" w:space="0" w:color="auto"/>
              <w:right w:val="single" w:sz="4" w:space="0" w:color="000000"/>
            </w:tcBorders>
            <w:noWrap/>
            <w:vAlign w:val="center"/>
          </w:tcPr>
          <w:p w14:paraId="0472BC70" w14:textId="77777777" w:rsidR="00D02F8B" w:rsidRPr="000C3478" w:rsidRDefault="00D02F8B" w:rsidP="0059640F">
            <w:pPr>
              <w:jc w:val="center"/>
              <w:rPr>
                <w:del w:id="223" w:author="Author"/>
                <w:szCs w:val="24"/>
              </w:rPr>
            </w:pPr>
            <w:del w:id="224" w:author="Author">
              <w:r w:rsidRPr="000C3478">
                <w:rPr>
                  <w:szCs w:val="24"/>
                </w:rPr>
                <w:delText xml:space="preserve">Queensland Boating and Fisheries Patrol (surveillance) </w:delText>
              </w:r>
              <w:r w:rsidRPr="00D60425">
                <w:rPr>
                  <w:b/>
                  <w:szCs w:val="24"/>
                </w:rPr>
                <w:delText>(B)</w:delText>
              </w:r>
            </w:del>
          </w:p>
        </w:tc>
        <w:tc>
          <w:tcPr>
            <w:tcW w:w="1788" w:type="dxa"/>
            <w:tcBorders>
              <w:top w:val="nil"/>
              <w:left w:val="single" w:sz="4" w:space="0" w:color="auto"/>
              <w:bottom w:val="single" w:sz="4" w:space="0" w:color="auto"/>
              <w:right w:val="single" w:sz="4" w:space="0" w:color="auto"/>
            </w:tcBorders>
            <w:vAlign w:val="center"/>
          </w:tcPr>
          <w:p w14:paraId="40B3CBAF" w14:textId="77777777" w:rsidR="00D02F8B" w:rsidRPr="000C3478" w:rsidRDefault="00D02F8B" w:rsidP="0059640F">
            <w:pPr>
              <w:ind w:left="-357"/>
              <w:jc w:val="center"/>
              <w:rPr>
                <w:del w:id="225" w:author="Author"/>
                <w:szCs w:val="24"/>
              </w:rPr>
            </w:pPr>
            <w:del w:id="226" w:author="Author">
              <w:r>
                <w:rPr>
                  <w:szCs w:val="24"/>
                </w:rPr>
                <w:delText>$</w:delText>
              </w:r>
              <w:r w:rsidRPr="000C3478">
                <w:rPr>
                  <w:szCs w:val="24"/>
                </w:rPr>
                <w:delText>67,594</w:delText>
              </w:r>
            </w:del>
          </w:p>
        </w:tc>
        <w:tc>
          <w:tcPr>
            <w:tcW w:w="1800" w:type="dxa"/>
            <w:tcBorders>
              <w:top w:val="nil"/>
              <w:left w:val="single" w:sz="4" w:space="0" w:color="auto"/>
              <w:bottom w:val="single" w:sz="4" w:space="0" w:color="auto"/>
              <w:right w:val="nil"/>
            </w:tcBorders>
            <w:noWrap/>
            <w:vAlign w:val="center"/>
          </w:tcPr>
          <w:p w14:paraId="4C99DEDA" w14:textId="77777777" w:rsidR="00D02F8B" w:rsidRPr="000C3478" w:rsidRDefault="00D02F8B" w:rsidP="0059640F">
            <w:pPr>
              <w:ind w:left="-357"/>
              <w:jc w:val="center"/>
              <w:rPr>
                <w:del w:id="227" w:author="Author"/>
                <w:szCs w:val="24"/>
              </w:rPr>
            </w:pPr>
            <w:del w:id="228" w:author="Author">
              <w:r>
                <w:rPr>
                  <w:szCs w:val="24"/>
                </w:rPr>
                <w:delText>$62,301</w:delText>
              </w:r>
            </w:del>
          </w:p>
        </w:tc>
        <w:tc>
          <w:tcPr>
            <w:tcW w:w="1409" w:type="dxa"/>
            <w:tcBorders>
              <w:top w:val="nil"/>
              <w:left w:val="single" w:sz="4" w:space="0" w:color="auto"/>
              <w:bottom w:val="single" w:sz="4" w:space="0" w:color="auto"/>
              <w:right w:val="single" w:sz="4" w:space="0" w:color="auto"/>
            </w:tcBorders>
            <w:vAlign w:val="center"/>
          </w:tcPr>
          <w:p w14:paraId="460728B6" w14:textId="77777777" w:rsidR="00D02F8B" w:rsidRPr="00001A40" w:rsidRDefault="00D02F8B" w:rsidP="0059640F">
            <w:pPr>
              <w:ind w:left="-357"/>
              <w:jc w:val="center"/>
              <w:rPr>
                <w:del w:id="229" w:author="Author"/>
                <w:szCs w:val="24"/>
              </w:rPr>
            </w:pPr>
            <w:del w:id="230" w:author="Author">
              <w:r>
                <w:rPr>
                  <w:szCs w:val="24"/>
                </w:rPr>
                <w:delText>$</w:delText>
              </w:r>
              <w:r w:rsidRPr="00001A40">
                <w:rPr>
                  <w:szCs w:val="24"/>
                </w:rPr>
                <w:delText>31,151</w:delText>
              </w:r>
            </w:del>
          </w:p>
        </w:tc>
        <w:tc>
          <w:tcPr>
            <w:tcW w:w="850" w:type="dxa"/>
            <w:tcBorders>
              <w:top w:val="nil"/>
              <w:left w:val="single" w:sz="4" w:space="0" w:color="auto"/>
              <w:bottom w:val="single" w:sz="4" w:space="0" w:color="auto"/>
              <w:right w:val="single" w:sz="12" w:space="0" w:color="auto"/>
            </w:tcBorders>
            <w:vAlign w:val="center"/>
          </w:tcPr>
          <w:p w14:paraId="1BB1ADF4" w14:textId="77777777" w:rsidR="00D02F8B" w:rsidRPr="00001A40" w:rsidRDefault="00D02F8B" w:rsidP="0059640F">
            <w:pPr>
              <w:ind w:left="-357"/>
              <w:jc w:val="center"/>
              <w:rPr>
                <w:del w:id="231" w:author="Author"/>
                <w:szCs w:val="24"/>
              </w:rPr>
            </w:pPr>
            <w:del w:id="232" w:author="Author">
              <w:r>
                <w:rPr>
                  <w:szCs w:val="24"/>
                </w:rPr>
                <w:delText>50</w:delText>
              </w:r>
            </w:del>
          </w:p>
        </w:tc>
        <w:tc>
          <w:tcPr>
            <w:tcW w:w="1418" w:type="dxa"/>
            <w:tcBorders>
              <w:top w:val="nil"/>
              <w:left w:val="single" w:sz="4" w:space="0" w:color="auto"/>
              <w:bottom w:val="single" w:sz="4" w:space="0" w:color="auto"/>
              <w:right w:val="single" w:sz="4" w:space="0" w:color="auto"/>
            </w:tcBorders>
            <w:vAlign w:val="center"/>
          </w:tcPr>
          <w:p w14:paraId="0A6B2955" w14:textId="77777777" w:rsidR="00D02F8B" w:rsidRPr="000C3478" w:rsidRDefault="00D02F8B" w:rsidP="0059640F">
            <w:pPr>
              <w:ind w:left="-357"/>
              <w:jc w:val="center"/>
              <w:rPr>
                <w:del w:id="233" w:author="Author"/>
                <w:b/>
                <w:szCs w:val="24"/>
              </w:rPr>
            </w:pPr>
            <w:del w:id="234" w:author="Author">
              <w:r>
                <w:rPr>
                  <w:szCs w:val="24"/>
                </w:rPr>
                <w:delText>$</w:delText>
              </w:r>
              <w:r w:rsidRPr="00001A40">
                <w:rPr>
                  <w:szCs w:val="24"/>
                </w:rPr>
                <w:delText>31,151</w:delText>
              </w:r>
            </w:del>
          </w:p>
        </w:tc>
        <w:tc>
          <w:tcPr>
            <w:tcW w:w="850" w:type="dxa"/>
            <w:tcBorders>
              <w:top w:val="nil"/>
              <w:left w:val="single" w:sz="4" w:space="0" w:color="auto"/>
              <w:bottom w:val="single" w:sz="4" w:space="0" w:color="auto"/>
              <w:right w:val="single" w:sz="12" w:space="0" w:color="auto"/>
            </w:tcBorders>
            <w:vAlign w:val="center"/>
          </w:tcPr>
          <w:p w14:paraId="4C1D647D" w14:textId="77777777" w:rsidR="00D02F8B" w:rsidRPr="00001A40" w:rsidRDefault="00D02F8B" w:rsidP="0059640F">
            <w:pPr>
              <w:ind w:left="-357"/>
              <w:jc w:val="center"/>
              <w:rPr>
                <w:del w:id="235" w:author="Author"/>
                <w:szCs w:val="24"/>
              </w:rPr>
            </w:pPr>
            <w:del w:id="236" w:author="Author">
              <w:r>
                <w:rPr>
                  <w:szCs w:val="24"/>
                </w:rPr>
                <w:delText>50</w:delText>
              </w:r>
            </w:del>
          </w:p>
        </w:tc>
      </w:tr>
    </w:tbl>
    <w:tbl>
      <w:tblPr>
        <w:tblW w:w="837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237" w:author="Author">
          <w:tblPr>
            <w:tblW w:w="9999" w:type="dxa"/>
            <w:tblInd w:w="-252" w:type="dxa"/>
            <w:tblLayout w:type="fixed"/>
            <w:tblLook w:val="0000" w:firstRow="0" w:lastRow="0" w:firstColumn="0" w:lastColumn="0" w:noHBand="0" w:noVBand="0"/>
          </w:tblPr>
        </w:tblPrChange>
      </w:tblPr>
      <w:tblGrid>
        <w:gridCol w:w="1884"/>
        <w:gridCol w:w="1788"/>
        <w:gridCol w:w="1800"/>
        <w:gridCol w:w="1409"/>
        <w:gridCol w:w="850"/>
        <w:gridCol w:w="1418"/>
        <w:gridCol w:w="850"/>
        <w:tblGridChange w:id="238">
          <w:tblGrid>
            <w:gridCol w:w="1884"/>
            <w:gridCol w:w="1788"/>
            <w:gridCol w:w="1800"/>
            <w:gridCol w:w="1409"/>
            <w:gridCol w:w="850"/>
            <w:gridCol w:w="1418"/>
            <w:gridCol w:w="850"/>
          </w:tblGrid>
        </w:tblGridChange>
      </w:tblGrid>
      <w:tr w:rsidR="00D02F8B" w:rsidRPr="000C3478" w14:paraId="07583984" w14:textId="77777777" w:rsidTr="00D95BEC">
        <w:trPr>
          <w:trHeight w:val="555"/>
          <w:trPrChange w:id="239" w:author="Author">
            <w:trPr>
              <w:trHeight w:val="630"/>
            </w:trPr>
          </w:trPrChange>
        </w:trPr>
        <w:tc>
          <w:tcPr>
            <w:tcW w:w="3960" w:type="dxa"/>
            <w:vAlign w:val="center"/>
            <w:hideMark/>
            <w:tcPrChange w:id="240" w:author="Author">
              <w:tcPr>
                <w:tcW w:w="1884" w:type="dxa"/>
                <w:tcBorders>
                  <w:top w:val="single" w:sz="4" w:space="0" w:color="auto"/>
                  <w:left w:val="single" w:sz="8" w:space="0" w:color="auto"/>
                  <w:bottom w:val="single" w:sz="4" w:space="0" w:color="auto"/>
                  <w:right w:val="single" w:sz="4" w:space="0" w:color="000000"/>
                </w:tcBorders>
                <w:vAlign w:val="center"/>
                <w:hideMark/>
              </w:tcPr>
            </w:tcPrChange>
          </w:tcPr>
          <w:p w14:paraId="3A554E3D" w14:textId="77777777" w:rsidR="00D02F8B" w:rsidRPr="00D95BEC" w:rsidRDefault="000C4F7E" w:rsidP="00D95BEC">
            <w:pPr>
              <w:rPr>
                <w:rFonts w:ascii="Times New Roman" w:hAnsi="Times New Roman"/>
                <w:color w:val="000000"/>
                <w:sz w:val="21"/>
                <w:rPrChange w:id="241" w:author="Author">
                  <w:rPr>
                    <w:b/>
                    <w:szCs w:val="24"/>
                  </w:rPr>
                </w:rPrChange>
              </w:rPr>
              <w:pPrChange w:id="242" w:author="Author">
                <w:pPr>
                  <w:jc w:val="center"/>
                </w:pPr>
              </w:pPrChange>
            </w:pPr>
            <w:ins w:id="243" w:author="Author">
              <w:r>
                <w:rPr>
                  <w:rFonts w:ascii="Times New Roman" w:hAnsi="Times New Roman"/>
                  <w:color w:val="000000"/>
                  <w:sz w:val="21"/>
                  <w:szCs w:val="21"/>
                </w:rPr>
                <w:t xml:space="preserve">Client Financial Assistance/Flex Funding </w:t>
              </w:r>
            </w:ins>
            <w:r w:rsidR="00D02F8B" w:rsidRPr="00D95BEC">
              <w:rPr>
                <w:rFonts w:ascii="Times New Roman" w:hAnsi="Times New Roman"/>
                <w:color w:val="000000"/>
                <w:sz w:val="21"/>
                <w:rPrChange w:id="244" w:author="Author">
                  <w:rPr>
                    <w:szCs w:val="24"/>
                  </w:rPr>
                </w:rPrChange>
              </w:rPr>
              <w:t>Administration</w:t>
            </w:r>
            <w:del w:id="245" w:author="Author">
              <w:r w:rsidR="00D02F8B" w:rsidRPr="000C3478">
                <w:rPr>
                  <w:szCs w:val="24"/>
                </w:rPr>
                <w:delText>, data management, other &amp; licensing</w:delText>
              </w:r>
              <w:r w:rsidR="00D02F8B">
                <w:rPr>
                  <w:szCs w:val="24"/>
                </w:rPr>
                <w:delText xml:space="preserve"> </w:delText>
              </w:r>
              <w:r w:rsidR="00D02F8B" w:rsidRPr="00D60425">
                <w:rPr>
                  <w:b/>
                  <w:szCs w:val="24"/>
                </w:rPr>
                <w:delText>(C)</w:delText>
              </w:r>
            </w:del>
          </w:p>
        </w:tc>
        <w:tc>
          <w:tcPr>
            <w:tcW w:w="4410" w:type="dxa"/>
            <w:vAlign w:val="center"/>
            <w:hideMark/>
            <w:tcPrChange w:id="246" w:author="Author">
              <w:tcPr>
                <w:tcW w:w="1788" w:type="dxa"/>
                <w:tcBorders>
                  <w:top w:val="nil"/>
                  <w:left w:val="single" w:sz="4" w:space="0" w:color="auto"/>
                  <w:bottom w:val="single" w:sz="4" w:space="0" w:color="auto"/>
                  <w:right w:val="single" w:sz="4" w:space="0" w:color="auto"/>
                </w:tcBorders>
                <w:vAlign w:val="center"/>
                <w:hideMark/>
              </w:tcPr>
            </w:tcPrChange>
          </w:tcPr>
          <w:p w14:paraId="75A74755" w14:textId="77777777" w:rsidR="00D02F8B" w:rsidRPr="00D95BEC" w:rsidRDefault="000C4F7E" w:rsidP="00D95BEC">
            <w:pPr>
              <w:rPr>
                <w:rFonts w:ascii="Times New Roman" w:hAnsi="Times New Roman"/>
                <w:color w:val="000000"/>
                <w:sz w:val="21"/>
                <w:rPrChange w:id="247" w:author="Author">
                  <w:rPr>
                    <w:szCs w:val="24"/>
                  </w:rPr>
                </w:rPrChange>
              </w:rPr>
              <w:pPrChange w:id="248" w:author="Author">
                <w:pPr>
                  <w:ind w:left="-357"/>
                  <w:jc w:val="center"/>
                </w:pPr>
              </w:pPrChange>
            </w:pPr>
            <w:ins w:id="249" w:author="Author">
              <w:r>
                <w:rPr>
                  <w:rFonts w:ascii="Times New Roman" w:hAnsi="Times New Roman"/>
                  <w:color w:val="000000"/>
                  <w:sz w:val="21"/>
                  <w:szCs w:val="21"/>
                </w:rPr>
                <w:t xml:space="preserve">101 CMR 414.00:  </w:t>
              </w:r>
              <w:r>
                <w:rPr>
                  <w:rFonts w:ascii="Times New Roman" w:hAnsi="Times New Roman"/>
                  <w:i/>
                  <w:iCs/>
                  <w:color w:val="000000"/>
                  <w:sz w:val="21"/>
                  <w:szCs w:val="21"/>
                </w:rPr>
                <w:t>Rates for Family Stabilization Services</w:t>
              </w:r>
            </w:ins>
            <w:del w:id="250" w:author="Author">
              <w:r w:rsidR="00D02F8B">
                <w:rPr>
                  <w:szCs w:val="24"/>
                </w:rPr>
                <w:delText>$</w:delText>
              </w:r>
              <w:r w:rsidR="00D02F8B" w:rsidRPr="000C3478">
                <w:rPr>
                  <w:szCs w:val="24"/>
                </w:rPr>
                <w:delText>344,465</w:delText>
              </w:r>
            </w:del>
          </w:p>
        </w:tc>
        <w:tc>
          <w:tcPr>
            <w:tcW w:w="4410" w:type="dxa"/>
            <w:vAlign w:val="center"/>
            <w:hideMark/>
            <w:tcPrChange w:id="251" w:author="Author">
              <w:tcPr>
                <w:tcW w:w="1800" w:type="dxa"/>
                <w:tcBorders>
                  <w:top w:val="nil"/>
                  <w:left w:val="single" w:sz="4" w:space="0" w:color="auto"/>
                  <w:bottom w:val="single" w:sz="4" w:space="0" w:color="auto"/>
                  <w:right w:val="nil"/>
                </w:tcBorders>
                <w:noWrap/>
                <w:vAlign w:val="center"/>
                <w:hideMark/>
              </w:tcPr>
            </w:tcPrChange>
          </w:tcPr>
          <w:p w14:paraId="2D688B88" w14:textId="77777777" w:rsidR="00D02F8B" w:rsidRPr="000C3478" w:rsidRDefault="00D02F8B" w:rsidP="0059640F">
            <w:pPr>
              <w:ind w:left="-357"/>
              <w:jc w:val="center"/>
              <w:rPr>
                <w:szCs w:val="24"/>
              </w:rPr>
            </w:pPr>
            <w:del w:id="252" w:author="Author">
              <w:r>
                <w:rPr>
                  <w:szCs w:val="24"/>
                </w:rPr>
                <w:delText>$340,988</w:delText>
              </w:r>
            </w:del>
          </w:p>
        </w:tc>
        <w:tc>
          <w:tcPr>
            <w:tcW w:w="4410" w:type="dxa"/>
            <w:vAlign w:val="center"/>
            <w:hideMark/>
            <w:tcPrChange w:id="253" w:author="Author">
              <w:tcPr>
                <w:tcW w:w="1409" w:type="dxa"/>
                <w:tcBorders>
                  <w:top w:val="nil"/>
                  <w:left w:val="single" w:sz="4" w:space="0" w:color="auto"/>
                  <w:bottom w:val="single" w:sz="4" w:space="0" w:color="auto"/>
                  <w:right w:val="single" w:sz="4" w:space="0" w:color="auto"/>
                </w:tcBorders>
                <w:vAlign w:val="center"/>
                <w:hideMark/>
              </w:tcPr>
            </w:tcPrChange>
          </w:tcPr>
          <w:p w14:paraId="1EBD996E" w14:textId="77777777" w:rsidR="00D02F8B" w:rsidRPr="00D429A5" w:rsidRDefault="00D02F8B" w:rsidP="0059640F">
            <w:pPr>
              <w:ind w:left="-357"/>
              <w:jc w:val="center"/>
              <w:rPr>
                <w:szCs w:val="24"/>
              </w:rPr>
            </w:pPr>
            <w:del w:id="254" w:author="Author">
              <w:r>
                <w:rPr>
                  <w:szCs w:val="24"/>
                </w:rPr>
                <w:delText>$</w:delText>
              </w:r>
              <w:r w:rsidRPr="00D429A5">
                <w:rPr>
                  <w:szCs w:val="24"/>
                </w:rPr>
                <w:delText>204,593</w:delText>
              </w:r>
            </w:del>
          </w:p>
        </w:tc>
        <w:tc>
          <w:tcPr>
            <w:tcW w:w="4410" w:type="dxa"/>
            <w:vAlign w:val="center"/>
            <w:hideMark/>
            <w:tcPrChange w:id="255" w:author="Author">
              <w:tcPr>
                <w:tcW w:w="850" w:type="dxa"/>
                <w:tcBorders>
                  <w:top w:val="nil"/>
                  <w:left w:val="single" w:sz="4" w:space="0" w:color="auto"/>
                  <w:bottom w:val="single" w:sz="4" w:space="0" w:color="auto"/>
                  <w:right w:val="single" w:sz="12" w:space="0" w:color="auto"/>
                </w:tcBorders>
                <w:vAlign w:val="center"/>
                <w:hideMark/>
              </w:tcPr>
            </w:tcPrChange>
          </w:tcPr>
          <w:p w14:paraId="6AB3CD33" w14:textId="77777777" w:rsidR="00D02F8B" w:rsidRPr="00D429A5" w:rsidRDefault="00D02F8B" w:rsidP="0059640F">
            <w:pPr>
              <w:ind w:left="-357"/>
              <w:jc w:val="center"/>
              <w:rPr>
                <w:szCs w:val="24"/>
              </w:rPr>
            </w:pPr>
            <w:del w:id="256" w:author="Author">
              <w:r>
                <w:rPr>
                  <w:szCs w:val="24"/>
                </w:rPr>
                <w:delText>60</w:delText>
              </w:r>
            </w:del>
          </w:p>
        </w:tc>
        <w:tc>
          <w:tcPr>
            <w:tcW w:w="4410" w:type="dxa"/>
            <w:vAlign w:val="center"/>
            <w:hideMark/>
            <w:tcPrChange w:id="257" w:author="Author">
              <w:tcPr>
                <w:tcW w:w="1418" w:type="dxa"/>
                <w:tcBorders>
                  <w:top w:val="nil"/>
                  <w:left w:val="single" w:sz="4" w:space="0" w:color="auto"/>
                  <w:bottom w:val="single" w:sz="4" w:space="0" w:color="auto"/>
                  <w:right w:val="single" w:sz="4" w:space="0" w:color="auto"/>
                </w:tcBorders>
                <w:vAlign w:val="center"/>
                <w:hideMark/>
              </w:tcPr>
            </w:tcPrChange>
          </w:tcPr>
          <w:p w14:paraId="0ED41F3B" w14:textId="77777777" w:rsidR="00D02F8B" w:rsidRPr="00D429A5" w:rsidRDefault="00D02F8B" w:rsidP="0059640F">
            <w:pPr>
              <w:ind w:left="-357"/>
              <w:jc w:val="center"/>
              <w:rPr>
                <w:szCs w:val="24"/>
              </w:rPr>
            </w:pPr>
            <w:del w:id="258" w:author="Author">
              <w:r>
                <w:rPr>
                  <w:szCs w:val="24"/>
                </w:rPr>
                <w:delText>$</w:delText>
              </w:r>
              <w:r w:rsidRPr="00D429A5">
                <w:rPr>
                  <w:szCs w:val="24"/>
                </w:rPr>
                <w:delText>136,395</w:delText>
              </w:r>
            </w:del>
          </w:p>
        </w:tc>
        <w:tc>
          <w:tcPr>
            <w:tcW w:w="4410" w:type="dxa"/>
            <w:vAlign w:val="center"/>
            <w:hideMark/>
            <w:tcPrChange w:id="259" w:author="Author">
              <w:tcPr>
                <w:tcW w:w="850" w:type="dxa"/>
                <w:tcBorders>
                  <w:top w:val="nil"/>
                  <w:left w:val="single" w:sz="4" w:space="0" w:color="auto"/>
                  <w:bottom w:val="single" w:sz="4" w:space="0" w:color="auto"/>
                  <w:right w:val="single" w:sz="12" w:space="0" w:color="auto"/>
                </w:tcBorders>
                <w:vAlign w:val="center"/>
                <w:hideMark/>
              </w:tcPr>
            </w:tcPrChange>
          </w:tcPr>
          <w:p w14:paraId="7ABEDE04" w14:textId="77777777" w:rsidR="00D02F8B" w:rsidRPr="00D429A5" w:rsidRDefault="00D02F8B" w:rsidP="0059640F">
            <w:pPr>
              <w:ind w:left="-357"/>
              <w:jc w:val="center"/>
              <w:rPr>
                <w:szCs w:val="24"/>
              </w:rPr>
            </w:pPr>
            <w:del w:id="260" w:author="Author">
              <w:r>
                <w:rPr>
                  <w:szCs w:val="24"/>
                </w:rPr>
                <w:delText>40</w:delText>
              </w:r>
            </w:del>
          </w:p>
        </w:tc>
      </w:tr>
    </w:tbl>
    <w:tbl>
      <w:tblPr>
        <w:tblW w:w="9999" w:type="dxa"/>
        <w:tblInd w:w="-252" w:type="dxa"/>
        <w:tblLayout w:type="fixed"/>
        <w:tblLook w:val="0000" w:firstRow="0" w:lastRow="0" w:firstColumn="0" w:lastColumn="0" w:noHBand="0" w:noVBand="0"/>
      </w:tblPr>
      <w:tblGrid>
        <w:gridCol w:w="1884"/>
        <w:gridCol w:w="1788"/>
        <w:gridCol w:w="1800"/>
        <w:gridCol w:w="1409"/>
        <w:gridCol w:w="850"/>
        <w:gridCol w:w="1418"/>
        <w:gridCol w:w="850"/>
      </w:tblGrid>
      <w:tr w:rsidR="00D02F8B" w:rsidRPr="000C3478" w14:paraId="78F69E94" w14:textId="77777777" w:rsidTr="0059640F">
        <w:trPr>
          <w:trHeight w:val="330"/>
          <w:del w:id="261" w:author="Author"/>
        </w:trPr>
        <w:tc>
          <w:tcPr>
            <w:tcW w:w="1884" w:type="dxa"/>
            <w:tcBorders>
              <w:top w:val="nil"/>
              <w:left w:val="single" w:sz="8" w:space="0" w:color="auto"/>
              <w:bottom w:val="single" w:sz="8" w:space="0" w:color="auto"/>
              <w:right w:val="nil"/>
            </w:tcBorders>
            <w:shd w:val="clear" w:color="auto" w:fill="D9D9D9"/>
            <w:noWrap/>
            <w:vAlign w:val="center"/>
          </w:tcPr>
          <w:p w14:paraId="5EA32C62" w14:textId="77777777" w:rsidR="00D02F8B" w:rsidRPr="009F76EA" w:rsidRDefault="00D02F8B" w:rsidP="0059640F">
            <w:pPr>
              <w:jc w:val="center"/>
              <w:rPr>
                <w:del w:id="262" w:author="Author"/>
                <w:bCs/>
                <w:szCs w:val="24"/>
              </w:rPr>
            </w:pPr>
            <w:del w:id="263" w:author="Author">
              <w:r w:rsidRPr="009F76EA">
                <w:rPr>
                  <w:bCs/>
                  <w:szCs w:val="24"/>
                </w:rPr>
                <w:delText>Carry</w:delText>
              </w:r>
              <w:r>
                <w:rPr>
                  <w:bCs/>
                  <w:szCs w:val="24"/>
                </w:rPr>
                <w:delText xml:space="preserve"> </w:delText>
              </w:r>
              <w:r w:rsidRPr="009F76EA">
                <w:rPr>
                  <w:bCs/>
                  <w:szCs w:val="24"/>
                </w:rPr>
                <w:delText xml:space="preserve">forward surplus/ </w:delText>
              </w:r>
              <w:r>
                <w:rPr>
                  <w:bCs/>
                  <w:szCs w:val="24"/>
                </w:rPr>
                <w:delText>(</w:delText>
              </w:r>
              <w:r w:rsidRPr="009F76EA">
                <w:rPr>
                  <w:bCs/>
                  <w:szCs w:val="24"/>
                </w:rPr>
                <w:delText>deficit</w:delText>
              </w:r>
              <w:r>
                <w:rPr>
                  <w:bCs/>
                  <w:szCs w:val="24"/>
                </w:rPr>
                <w:delText>)</w:delText>
              </w:r>
              <w:r w:rsidRPr="009F76EA">
                <w:rPr>
                  <w:bCs/>
                  <w:szCs w:val="24"/>
                </w:rPr>
                <w:delText xml:space="preserve"> </w:delText>
              </w:r>
              <w:r w:rsidRPr="00A77ED7">
                <w:rPr>
                  <w:b/>
                  <w:bCs/>
                  <w:szCs w:val="24"/>
                </w:rPr>
                <w:delText>(D)</w:delText>
              </w:r>
            </w:del>
          </w:p>
        </w:tc>
        <w:tc>
          <w:tcPr>
            <w:tcW w:w="1788" w:type="dxa"/>
            <w:tcBorders>
              <w:top w:val="nil"/>
              <w:left w:val="single" w:sz="4" w:space="0" w:color="auto"/>
              <w:bottom w:val="single" w:sz="8" w:space="0" w:color="auto"/>
              <w:right w:val="single" w:sz="4" w:space="0" w:color="auto"/>
            </w:tcBorders>
            <w:shd w:val="clear" w:color="auto" w:fill="D9D9D9"/>
            <w:vAlign w:val="center"/>
          </w:tcPr>
          <w:p w14:paraId="34EA849E" w14:textId="77777777" w:rsidR="00D02F8B" w:rsidRPr="009F76EA" w:rsidRDefault="00D02F8B" w:rsidP="0059640F">
            <w:pPr>
              <w:ind w:left="-357"/>
              <w:jc w:val="center"/>
              <w:rPr>
                <w:del w:id="264" w:author="Author"/>
                <w:bCs/>
                <w:szCs w:val="24"/>
              </w:rPr>
            </w:pPr>
            <w:del w:id="265" w:author="Author">
              <w:r>
                <w:rPr>
                  <w:bCs/>
                  <w:szCs w:val="24"/>
                </w:rPr>
                <w:delText>$</w:delText>
              </w:r>
              <w:r w:rsidRPr="009F76EA">
                <w:rPr>
                  <w:bCs/>
                  <w:szCs w:val="24"/>
                </w:rPr>
                <w:delText>53,008</w:delText>
              </w:r>
            </w:del>
          </w:p>
        </w:tc>
        <w:tc>
          <w:tcPr>
            <w:tcW w:w="1800" w:type="dxa"/>
            <w:tcBorders>
              <w:top w:val="nil"/>
              <w:left w:val="single" w:sz="4" w:space="0" w:color="auto"/>
              <w:bottom w:val="single" w:sz="8" w:space="0" w:color="auto"/>
              <w:right w:val="single" w:sz="4" w:space="0" w:color="auto"/>
            </w:tcBorders>
            <w:shd w:val="clear" w:color="auto" w:fill="D9D9D9"/>
            <w:noWrap/>
            <w:vAlign w:val="center"/>
          </w:tcPr>
          <w:p w14:paraId="23EE7326" w14:textId="77777777" w:rsidR="00D02F8B" w:rsidRPr="009F76EA" w:rsidRDefault="00D02F8B" w:rsidP="0059640F">
            <w:pPr>
              <w:ind w:left="-357"/>
              <w:jc w:val="center"/>
              <w:rPr>
                <w:del w:id="266" w:author="Author"/>
                <w:bCs/>
                <w:szCs w:val="24"/>
              </w:rPr>
            </w:pPr>
            <w:del w:id="267" w:author="Author">
              <w:r>
                <w:rPr>
                  <w:bCs/>
                  <w:szCs w:val="24"/>
                </w:rPr>
                <w:delText>$</w:delText>
              </w:r>
              <w:r w:rsidRPr="009F76EA">
                <w:rPr>
                  <w:bCs/>
                  <w:szCs w:val="24"/>
                </w:rPr>
                <w:delText>11,969</w:delText>
              </w:r>
            </w:del>
          </w:p>
        </w:tc>
        <w:tc>
          <w:tcPr>
            <w:tcW w:w="1409" w:type="dxa"/>
            <w:tcBorders>
              <w:top w:val="nil"/>
              <w:left w:val="nil"/>
              <w:bottom w:val="single" w:sz="8" w:space="0" w:color="auto"/>
              <w:right w:val="single" w:sz="4" w:space="0" w:color="auto"/>
            </w:tcBorders>
            <w:shd w:val="clear" w:color="auto" w:fill="D9D9D9"/>
            <w:vAlign w:val="center"/>
          </w:tcPr>
          <w:p w14:paraId="0DC432CD" w14:textId="77777777" w:rsidR="00D02F8B" w:rsidRPr="009F76EA" w:rsidRDefault="00D02F8B" w:rsidP="0059640F">
            <w:pPr>
              <w:ind w:left="-357"/>
              <w:jc w:val="center"/>
              <w:rPr>
                <w:del w:id="268" w:author="Author"/>
                <w:bCs/>
                <w:szCs w:val="24"/>
              </w:rPr>
            </w:pPr>
            <w:del w:id="269" w:author="Author">
              <w:r>
                <w:rPr>
                  <w:bCs/>
                  <w:szCs w:val="24"/>
                </w:rPr>
                <w:delText>$</w:delText>
              </w:r>
              <w:r w:rsidRPr="009F76EA">
                <w:rPr>
                  <w:bCs/>
                  <w:szCs w:val="24"/>
                </w:rPr>
                <w:delText>5,985</w:delText>
              </w:r>
            </w:del>
          </w:p>
        </w:tc>
        <w:tc>
          <w:tcPr>
            <w:tcW w:w="850" w:type="dxa"/>
            <w:tcBorders>
              <w:top w:val="nil"/>
              <w:left w:val="single" w:sz="4" w:space="0" w:color="auto"/>
              <w:bottom w:val="single" w:sz="8" w:space="0" w:color="auto"/>
              <w:right w:val="single" w:sz="12" w:space="0" w:color="auto"/>
            </w:tcBorders>
            <w:shd w:val="clear" w:color="auto" w:fill="D9D9D9"/>
            <w:vAlign w:val="center"/>
          </w:tcPr>
          <w:p w14:paraId="3ADDAC94" w14:textId="77777777" w:rsidR="00D02F8B" w:rsidRPr="009F76EA" w:rsidRDefault="00D02F8B" w:rsidP="0059640F">
            <w:pPr>
              <w:ind w:left="-357"/>
              <w:jc w:val="center"/>
              <w:rPr>
                <w:del w:id="270" w:author="Author"/>
                <w:bCs/>
                <w:szCs w:val="24"/>
              </w:rPr>
            </w:pPr>
            <w:del w:id="271" w:author="Author">
              <w:r>
                <w:rPr>
                  <w:bCs/>
                  <w:szCs w:val="24"/>
                </w:rPr>
                <w:delText>50</w:delText>
              </w:r>
            </w:del>
          </w:p>
        </w:tc>
        <w:tc>
          <w:tcPr>
            <w:tcW w:w="1418" w:type="dxa"/>
            <w:tcBorders>
              <w:top w:val="nil"/>
              <w:left w:val="nil"/>
              <w:bottom w:val="single" w:sz="8" w:space="0" w:color="auto"/>
              <w:right w:val="single" w:sz="4" w:space="0" w:color="auto"/>
            </w:tcBorders>
            <w:shd w:val="clear" w:color="auto" w:fill="D9D9D9"/>
            <w:vAlign w:val="center"/>
          </w:tcPr>
          <w:p w14:paraId="653275E4" w14:textId="77777777" w:rsidR="00D02F8B" w:rsidRPr="009F76EA" w:rsidRDefault="00D02F8B" w:rsidP="0059640F">
            <w:pPr>
              <w:ind w:left="-357"/>
              <w:jc w:val="center"/>
              <w:rPr>
                <w:del w:id="272" w:author="Author"/>
                <w:bCs/>
                <w:szCs w:val="24"/>
              </w:rPr>
            </w:pPr>
            <w:del w:id="273" w:author="Author">
              <w:r>
                <w:rPr>
                  <w:bCs/>
                  <w:szCs w:val="24"/>
                </w:rPr>
                <w:delText>$</w:delText>
              </w:r>
              <w:r w:rsidRPr="009F76EA">
                <w:rPr>
                  <w:bCs/>
                  <w:szCs w:val="24"/>
                </w:rPr>
                <w:delText>5,985</w:delText>
              </w:r>
            </w:del>
          </w:p>
        </w:tc>
        <w:tc>
          <w:tcPr>
            <w:tcW w:w="850" w:type="dxa"/>
            <w:tcBorders>
              <w:top w:val="nil"/>
              <w:left w:val="single" w:sz="4" w:space="0" w:color="auto"/>
              <w:bottom w:val="single" w:sz="8" w:space="0" w:color="auto"/>
              <w:right w:val="single" w:sz="12" w:space="0" w:color="auto"/>
            </w:tcBorders>
            <w:shd w:val="clear" w:color="auto" w:fill="D9D9D9"/>
            <w:vAlign w:val="center"/>
          </w:tcPr>
          <w:p w14:paraId="5BE19AA5" w14:textId="77777777" w:rsidR="00D02F8B" w:rsidRPr="009F76EA" w:rsidRDefault="00D02F8B" w:rsidP="0059640F">
            <w:pPr>
              <w:ind w:left="-357"/>
              <w:jc w:val="center"/>
              <w:rPr>
                <w:del w:id="274" w:author="Author"/>
                <w:bCs/>
                <w:szCs w:val="24"/>
              </w:rPr>
            </w:pPr>
            <w:del w:id="275" w:author="Author">
              <w:r>
                <w:rPr>
                  <w:bCs/>
                  <w:szCs w:val="24"/>
                </w:rPr>
                <w:delText>50</w:delText>
              </w:r>
            </w:del>
          </w:p>
        </w:tc>
      </w:tr>
      <w:tr w:rsidR="00D02F8B" w:rsidRPr="000C3478" w14:paraId="37AF8671" w14:textId="77777777" w:rsidTr="0059640F">
        <w:trPr>
          <w:trHeight w:val="330"/>
          <w:del w:id="276" w:author="Author"/>
        </w:trPr>
        <w:tc>
          <w:tcPr>
            <w:tcW w:w="1884" w:type="dxa"/>
            <w:tcBorders>
              <w:top w:val="nil"/>
              <w:left w:val="single" w:sz="8" w:space="0" w:color="auto"/>
              <w:bottom w:val="single" w:sz="8" w:space="0" w:color="auto"/>
              <w:right w:val="nil"/>
            </w:tcBorders>
            <w:noWrap/>
            <w:vAlign w:val="center"/>
          </w:tcPr>
          <w:p w14:paraId="282E9086" w14:textId="77777777" w:rsidR="00D02F8B" w:rsidRPr="000C3478" w:rsidRDefault="00D02F8B" w:rsidP="0059640F">
            <w:pPr>
              <w:jc w:val="center"/>
              <w:rPr>
                <w:del w:id="277" w:author="Author"/>
                <w:b/>
                <w:bCs/>
                <w:szCs w:val="24"/>
              </w:rPr>
            </w:pPr>
            <w:del w:id="278" w:author="Author">
              <w:r w:rsidRPr="000C3478">
                <w:rPr>
                  <w:b/>
                  <w:bCs/>
                  <w:szCs w:val="24"/>
                </w:rPr>
                <w:delText>TOTAL</w:delText>
              </w:r>
              <w:r>
                <w:rPr>
                  <w:b/>
                  <w:bCs/>
                  <w:szCs w:val="24"/>
                </w:rPr>
                <w:delText xml:space="preserve"> = (A+B+C)-D</w:delText>
              </w:r>
            </w:del>
          </w:p>
        </w:tc>
        <w:tc>
          <w:tcPr>
            <w:tcW w:w="1788" w:type="dxa"/>
            <w:tcBorders>
              <w:top w:val="nil"/>
              <w:left w:val="single" w:sz="4" w:space="0" w:color="auto"/>
              <w:bottom w:val="single" w:sz="8" w:space="0" w:color="auto"/>
              <w:right w:val="single" w:sz="4" w:space="0" w:color="auto"/>
            </w:tcBorders>
            <w:vAlign w:val="center"/>
          </w:tcPr>
          <w:p w14:paraId="1D6B28CB" w14:textId="77777777" w:rsidR="00D02F8B" w:rsidRPr="000C3478" w:rsidRDefault="00D02F8B" w:rsidP="00672D24">
            <w:pPr>
              <w:ind w:left="-357"/>
              <w:jc w:val="center"/>
              <w:rPr>
                <w:del w:id="279" w:author="Author"/>
                <w:b/>
                <w:bCs/>
                <w:szCs w:val="24"/>
              </w:rPr>
            </w:pPr>
            <w:del w:id="280" w:author="Author">
              <w:r>
                <w:rPr>
                  <w:b/>
                  <w:bCs/>
                  <w:szCs w:val="24"/>
                </w:rPr>
                <w:delText>$</w:delText>
              </w:r>
              <w:r w:rsidR="00672D24">
                <w:rPr>
                  <w:b/>
                  <w:bCs/>
                  <w:szCs w:val="24"/>
                </w:rPr>
                <w:delText>368,025</w:delText>
              </w:r>
            </w:del>
          </w:p>
        </w:tc>
        <w:tc>
          <w:tcPr>
            <w:tcW w:w="1800" w:type="dxa"/>
            <w:tcBorders>
              <w:top w:val="nil"/>
              <w:left w:val="single" w:sz="4" w:space="0" w:color="auto"/>
              <w:bottom w:val="single" w:sz="8" w:space="0" w:color="auto"/>
              <w:right w:val="single" w:sz="4" w:space="0" w:color="auto"/>
            </w:tcBorders>
            <w:noWrap/>
            <w:vAlign w:val="center"/>
          </w:tcPr>
          <w:p w14:paraId="3308AB7E" w14:textId="77777777" w:rsidR="00D02F8B" w:rsidRPr="000C3478" w:rsidRDefault="00D02F8B" w:rsidP="0059640F">
            <w:pPr>
              <w:ind w:left="-357"/>
              <w:jc w:val="center"/>
              <w:rPr>
                <w:del w:id="281" w:author="Author"/>
                <w:b/>
                <w:bCs/>
                <w:szCs w:val="24"/>
              </w:rPr>
            </w:pPr>
            <w:del w:id="282" w:author="Author">
              <w:r>
                <w:rPr>
                  <w:b/>
                  <w:bCs/>
                  <w:szCs w:val="24"/>
                </w:rPr>
                <w:delText>$405,748</w:delText>
              </w:r>
            </w:del>
          </w:p>
        </w:tc>
        <w:tc>
          <w:tcPr>
            <w:tcW w:w="1409" w:type="dxa"/>
            <w:tcBorders>
              <w:top w:val="nil"/>
              <w:left w:val="nil"/>
              <w:bottom w:val="single" w:sz="8" w:space="0" w:color="auto"/>
              <w:right w:val="single" w:sz="4" w:space="0" w:color="auto"/>
            </w:tcBorders>
            <w:vAlign w:val="center"/>
          </w:tcPr>
          <w:p w14:paraId="6EA7E001" w14:textId="77777777" w:rsidR="00D02F8B" w:rsidRPr="000C3478" w:rsidRDefault="00D02F8B" w:rsidP="0059640F">
            <w:pPr>
              <w:ind w:left="-357"/>
              <w:jc w:val="center"/>
              <w:rPr>
                <w:del w:id="283" w:author="Author"/>
                <w:b/>
                <w:bCs/>
                <w:szCs w:val="24"/>
              </w:rPr>
            </w:pPr>
            <w:del w:id="284" w:author="Author">
              <w:r>
                <w:rPr>
                  <w:b/>
                  <w:bCs/>
                  <w:szCs w:val="24"/>
                </w:rPr>
                <w:delText>$229,759</w:delText>
              </w:r>
            </w:del>
          </w:p>
        </w:tc>
        <w:tc>
          <w:tcPr>
            <w:tcW w:w="850" w:type="dxa"/>
            <w:tcBorders>
              <w:top w:val="nil"/>
              <w:left w:val="single" w:sz="4" w:space="0" w:color="auto"/>
              <w:bottom w:val="single" w:sz="8" w:space="0" w:color="auto"/>
              <w:right w:val="single" w:sz="12" w:space="0" w:color="auto"/>
            </w:tcBorders>
            <w:vAlign w:val="center"/>
          </w:tcPr>
          <w:p w14:paraId="39498165" w14:textId="77777777" w:rsidR="00D02F8B" w:rsidRDefault="00D02F8B" w:rsidP="0059640F">
            <w:pPr>
              <w:ind w:left="-357"/>
              <w:jc w:val="center"/>
              <w:rPr>
                <w:del w:id="285" w:author="Author"/>
                <w:b/>
                <w:bCs/>
                <w:szCs w:val="24"/>
              </w:rPr>
            </w:pPr>
          </w:p>
        </w:tc>
        <w:tc>
          <w:tcPr>
            <w:tcW w:w="1418" w:type="dxa"/>
            <w:tcBorders>
              <w:top w:val="nil"/>
              <w:left w:val="nil"/>
              <w:bottom w:val="single" w:sz="8" w:space="0" w:color="auto"/>
              <w:right w:val="single" w:sz="4" w:space="0" w:color="auto"/>
            </w:tcBorders>
            <w:vAlign w:val="center"/>
          </w:tcPr>
          <w:p w14:paraId="53F5E345" w14:textId="77777777" w:rsidR="00D02F8B" w:rsidRPr="000C3478" w:rsidRDefault="00D02F8B" w:rsidP="0059640F">
            <w:pPr>
              <w:ind w:left="-357"/>
              <w:jc w:val="center"/>
              <w:rPr>
                <w:del w:id="286" w:author="Author"/>
                <w:b/>
                <w:bCs/>
                <w:szCs w:val="24"/>
              </w:rPr>
            </w:pPr>
            <w:del w:id="287" w:author="Author">
              <w:r>
                <w:rPr>
                  <w:b/>
                  <w:bCs/>
                  <w:szCs w:val="24"/>
                </w:rPr>
                <w:delText>$175,989</w:delText>
              </w:r>
            </w:del>
          </w:p>
        </w:tc>
        <w:tc>
          <w:tcPr>
            <w:tcW w:w="850" w:type="dxa"/>
            <w:tcBorders>
              <w:top w:val="nil"/>
              <w:left w:val="single" w:sz="4" w:space="0" w:color="auto"/>
              <w:bottom w:val="single" w:sz="8" w:space="0" w:color="auto"/>
              <w:right w:val="single" w:sz="12" w:space="0" w:color="auto"/>
            </w:tcBorders>
            <w:vAlign w:val="center"/>
          </w:tcPr>
          <w:p w14:paraId="1B1CB745" w14:textId="77777777" w:rsidR="00D02F8B" w:rsidRDefault="00D02F8B" w:rsidP="0059640F">
            <w:pPr>
              <w:ind w:left="-357"/>
              <w:jc w:val="center"/>
              <w:rPr>
                <w:del w:id="288" w:author="Author"/>
                <w:b/>
                <w:bCs/>
                <w:szCs w:val="24"/>
              </w:rPr>
            </w:pPr>
          </w:p>
        </w:tc>
      </w:tr>
    </w:tbl>
    <w:p w14:paraId="63C5759D" w14:textId="77777777" w:rsidR="00D02F8B" w:rsidRPr="00D95BEC" w:rsidRDefault="00D02F8B" w:rsidP="00D95BEC">
      <w:pPr>
        <w:suppressAutoHyphens/>
        <w:ind w:left="720"/>
        <w:rPr>
          <w:rFonts w:ascii="Times New Roman" w:hAnsi="Times New Roman"/>
          <w:spacing w:val="-3"/>
          <w:sz w:val="22"/>
          <w:rPrChange w:id="289" w:author="Author">
            <w:rPr>
              <w:szCs w:val="24"/>
            </w:rPr>
          </w:rPrChange>
        </w:rPr>
        <w:pPrChange w:id="290" w:author="Author">
          <w:pPr>
            <w:ind w:left="-357"/>
          </w:pPr>
        </w:pPrChange>
      </w:pPr>
    </w:p>
    <w:p w14:paraId="06EDBBCA" w14:textId="77777777" w:rsidR="00087C13" w:rsidRDefault="00087C13">
      <w:pPr>
        <w:suppressAutoHyphens/>
        <w:rPr>
          <w:ins w:id="291" w:author="Author"/>
          <w:rFonts w:ascii="Times New Roman" w:hAnsi="Times New Roman"/>
          <w:spacing w:val="-3"/>
          <w:sz w:val="22"/>
          <w:szCs w:val="22"/>
          <w:u w:val="single"/>
        </w:rPr>
      </w:pPr>
      <w:ins w:id="292" w:author="Author">
        <w:r>
          <w:rPr>
            <w:rFonts w:ascii="Times New Roman" w:hAnsi="Times New Roman"/>
            <w:spacing w:val="-3"/>
            <w:sz w:val="22"/>
            <w:szCs w:val="22"/>
            <w:u w:val="single"/>
          </w:rPr>
          <w:t>412.02:  Definitions</w:t>
        </w:r>
      </w:ins>
    </w:p>
    <w:p w14:paraId="6949F08C" w14:textId="77777777" w:rsidR="00087C13" w:rsidRDefault="00087C13">
      <w:pPr>
        <w:suppressAutoHyphens/>
        <w:rPr>
          <w:ins w:id="293" w:author="Author"/>
          <w:rFonts w:ascii="Times New Roman" w:hAnsi="Times New Roman"/>
          <w:spacing w:val="-3"/>
          <w:sz w:val="22"/>
          <w:szCs w:val="22"/>
          <w:u w:val="single"/>
        </w:rPr>
      </w:pPr>
    </w:p>
    <w:p w14:paraId="549E2597" w14:textId="77777777" w:rsidR="00087C13" w:rsidRPr="0010315E" w:rsidRDefault="00DA5C1A" w:rsidP="00DA5C1A">
      <w:pPr>
        <w:suppressAutoHyphens/>
        <w:ind w:left="720"/>
        <w:rPr>
          <w:ins w:id="294" w:author="Author"/>
          <w:rFonts w:ascii="Times New Roman" w:hAnsi="Times New Roman"/>
          <w:spacing w:val="-3"/>
          <w:sz w:val="22"/>
          <w:szCs w:val="22"/>
          <w:u w:val="single"/>
        </w:rPr>
      </w:pPr>
      <w:ins w:id="295" w:author="Author">
        <w:r>
          <w:rPr>
            <w:rFonts w:ascii="Times New Roman" w:hAnsi="Times New Roman"/>
            <w:spacing w:val="-3"/>
            <w:sz w:val="22"/>
            <w:szCs w:val="22"/>
          </w:rPr>
          <w:t xml:space="preserve">     </w:t>
        </w:r>
        <w:r w:rsidR="00087C13">
          <w:rPr>
            <w:rFonts w:ascii="Times New Roman" w:hAnsi="Times New Roman"/>
            <w:spacing w:val="-3"/>
            <w:sz w:val="22"/>
            <w:szCs w:val="22"/>
          </w:rPr>
          <w:t>As used in 101 CMR 412.00, unless the context requires otherwise, terms have the meanings in 101 CMR 412.02.</w:t>
        </w:r>
      </w:ins>
    </w:p>
    <w:p w14:paraId="5214FFED" w14:textId="77777777" w:rsidR="00087C13" w:rsidRDefault="00087C13" w:rsidP="00DA5C1A">
      <w:pPr>
        <w:suppressAutoHyphens/>
        <w:ind w:left="720"/>
        <w:rPr>
          <w:ins w:id="296" w:author="Author"/>
          <w:rFonts w:ascii="Times New Roman" w:hAnsi="Times New Roman"/>
          <w:spacing w:val="-3"/>
          <w:sz w:val="22"/>
          <w:szCs w:val="22"/>
          <w:u w:val="single"/>
        </w:rPr>
      </w:pPr>
    </w:p>
    <w:p w14:paraId="0AAAFA6C" w14:textId="77777777" w:rsidR="00087C13" w:rsidRDefault="00087C13" w:rsidP="00DA5C1A">
      <w:pPr>
        <w:suppressAutoHyphens/>
        <w:ind w:left="720"/>
        <w:rPr>
          <w:ins w:id="297" w:author="Author"/>
          <w:rFonts w:ascii="Times New Roman" w:hAnsi="Times New Roman"/>
          <w:spacing w:val="-3"/>
          <w:sz w:val="22"/>
          <w:szCs w:val="22"/>
        </w:rPr>
      </w:pPr>
      <w:ins w:id="298" w:author="Author">
        <w:r>
          <w:rPr>
            <w:rFonts w:ascii="Times New Roman" w:hAnsi="Times New Roman"/>
            <w:spacing w:val="-3"/>
            <w:sz w:val="22"/>
            <w:szCs w:val="22"/>
            <w:u w:val="single"/>
          </w:rPr>
          <w:t>Client</w:t>
        </w:r>
        <w:r>
          <w:rPr>
            <w:rFonts w:ascii="Times New Roman" w:hAnsi="Times New Roman"/>
            <w:spacing w:val="-3"/>
            <w:sz w:val="22"/>
            <w:szCs w:val="22"/>
          </w:rPr>
          <w:t xml:space="preserve">.  A family that receives </w:t>
        </w:r>
        <w:r w:rsidR="00A06CC3">
          <w:rPr>
            <w:rFonts w:ascii="Times New Roman" w:hAnsi="Times New Roman"/>
            <w:spacing w:val="-3"/>
            <w:sz w:val="22"/>
            <w:szCs w:val="22"/>
          </w:rPr>
          <w:t>f</w:t>
        </w:r>
        <w:r>
          <w:rPr>
            <w:rFonts w:ascii="Times New Roman" w:hAnsi="Times New Roman"/>
            <w:spacing w:val="-3"/>
            <w:sz w:val="22"/>
            <w:szCs w:val="22"/>
          </w:rPr>
          <w:t xml:space="preserve">amily </w:t>
        </w:r>
        <w:r w:rsidR="00A06CC3">
          <w:rPr>
            <w:rFonts w:ascii="Times New Roman" w:hAnsi="Times New Roman"/>
            <w:spacing w:val="-3"/>
            <w:sz w:val="22"/>
            <w:szCs w:val="22"/>
          </w:rPr>
          <w:t>t</w:t>
        </w:r>
        <w:r>
          <w:rPr>
            <w:rFonts w:ascii="Times New Roman" w:hAnsi="Times New Roman"/>
            <w:spacing w:val="-3"/>
            <w:sz w:val="22"/>
            <w:szCs w:val="22"/>
          </w:rPr>
          <w:t xml:space="preserve">ransitional </w:t>
        </w:r>
        <w:r w:rsidR="00A06CC3">
          <w:rPr>
            <w:rFonts w:ascii="Times New Roman" w:hAnsi="Times New Roman"/>
            <w:spacing w:val="-3"/>
            <w:sz w:val="22"/>
            <w:szCs w:val="22"/>
          </w:rPr>
          <w:t>s</w:t>
        </w:r>
        <w:r>
          <w:rPr>
            <w:rFonts w:ascii="Times New Roman" w:hAnsi="Times New Roman"/>
            <w:spacing w:val="-3"/>
            <w:sz w:val="22"/>
            <w:szCs w:val="22"/>
          </w:rPr>
          <w:t xml:space="preserve">upport </w:t>
        </w:r>
        <w:r w:rsidR="001A1C6F">
          <w:rPr>
            <w:rFonts w:ascii="Times New Roman" w:hAnsi="Times New Roman"/>
            <w:spacing w:val="-3"/>
            <w:sz w:val="22"/>
            <w:szCs w:val="22"/>
          </w:rPr>
          <w:t>s</w:t>
        </w:r>
        <w:r>
          <w:rPr>
            <w:rFonts w:ascii="Times New Roman" w:hAnsi="Times New Roman"/>
            <w:spacing w:val="-3"/>
            <w:sz w:val="22"/>
            <w:szCs w:val="22"/>
          </w:rPr>
          <w:t>ervices purchased by a governmental unit.</w:t>
        </w:r>
      </w:ins>
    </w:p>
    <w:p w14:paraId="5C55B41C" w14:textId="77777777" w:rsidR="00087C13" w:rsidRDefault="00087C13" w:rsidP="00DA5C1A">
      <w:pPr>
        <w:suppressAutoHyphens/>
        <w:ind w:left="720"/>
        <w:rPr>
          <w:ins w:id="299" w:author="Author"/>
          <w:rFonts w:ascii="Times New Roman" w:hAnsi="Times New Roman"/>
          <w:i/>
          <w:spacing w:val="-3"/>
          <w:sz w:val="22"/>
          <w:szCs w:val="22"/>
          <w:u w:val="single"/>
        </w:rPr>
      </w:pPr>
    </w:p>
    <w:p w14:paraId="5EEB7CD2" w14:textId="77777777" w:rsidR="00087C13" w:rsidRDefault="00087C13" w:rsidP="00DA5C1A">
      <w:pPr>
        <w:ind w:left="720"/>
        <w:rPr>
          <w:ins w:id="300" w:author="Author"/>
          <w:rFonts w:ascii="Times New Roman" w:hAnsi="Times New Roman"/>
          <w:bCs/>
          <w:color w:val="000000"/>
          <w:sz w:val="22"/>
          <w:szCs w:val="22"/>
        </w:rPr>
      </w:pPr>
      <w:ins w:id="301" w:author="Author">
        <w:r w:rsidRPr="006C1D99">
          <w:rPr>
            <w:rFonts w:ascii="Times New Roman" w:hAnsi="Times New Roman"/>
            <w:bCs/>
            <w:color w:val="000000"/>
            <w:sz w:val="22"/>
            <w:szCs w:val="22"/>
            <w:u w:val="single"/>
          </w:rPr>
          <w:t>Client Financial Assistance</w:t>
        </w:r>
        <w:r>
          <w:rPr>
            <w:rFonts w:ascii="Times New Roman" w:hAnsi="Times New Roman"/>
            <w:bCs/>
            <w:color w:val="000000"/>
            <w:sz w:val="22"/>
            <w:szCs w:val="22"/>
            <w:u w:val="single"/>
          </w:rPr>
          <w:t>/Flexible Funding</w:t>
        </w:r>
        <w:r w:rsidRPr="00805F0C">
          <w:rPr>
            <w:rFonts w:ascii="Times New Roman" w:hAnsi="Times New Roman"/>
            <w:bCs/>
            <w:color w:val="000000"/>
            <w:sz w:val="22"/>
            <w:szCs w:val="22"/>
          </w:rPr>
          <w:t>.</w:t>
        </w:r>
        <w:r>
          <w:rPr>
            <w:rFonts w:ascii="Times New Roman" w:hAnsi="Times New Roman"/>
            <w:bCs/>
            <w:color w:val="000000"/>
            <w:sz w:val="22"/>
            <w:szCs w:val="22"/>
          </w:rPr>
          <w:t xml:space="preserve"> </w:t>
        </w:r>
        <w:r w:rsidRPr="00805F0C">
          <w:rPr>
            <w:rFonts w:ascii="Times New Roman" w:hAnsi="Times New Roman"/>
            <w:bCs/>
            <w:color w:val="000000"/>
            <w:sz w:val="22"/>
            <w:szCs w:val="22"/>
          </w:rPr>
          <w:t xml:space="preserve"> </w:t>
        </w:r>
        <w:r>
          <w:rPr>
            <w:rFonts w:ascii="Times New Roman" w:hAnsi="Times New Roman"/>
            <w:bCs/>
            <w:color w:val="000000"/>
            <w:sz w:val="22"/>
            <w:szCs w:val="22"/>
          </w:rPr>
          <w:t>A method whereby, s</w:t>
        </w:r>
        <w:r w:rsidRPr="00805F0C">
          <w:rPr>
            <w:rFonts w:ascii="Times New Roman" w:hAnsi="Times New Roman"/>
            <w:bCs/>
            <w:color w:val="000000"/>
            <w:sz w:val="22"/>
            <w:szCs w:val="22"/>
          </w:rPr>
          <w:t xml:space="preserve">ubject to availability, </w:t>
        </w:r>
        <w:r>
          <w:rPr>
            <w:rFonts w:ascii="Times New Roman" w:hAnsi="Times New Roman"/>
            <w:bCs/>
            <w:color w:val="000000"/>
            <w:sz w:val="22"/>
            <w:szCs w:val="22"/>
          </w:rPr>
          <w:t xml:space="preserve">a </w:t>
        </w:r>
        <w:r w:rsidR="00DA5C1A">
          <w:rPr>
            <w:rFonts w:ascii="Times New Roman" w:hAnsi="Times New Roman"/>
            <w:bCs/>
            <w:color w:val="000000"/>
            <w:sz w:val="22"/>
            <w:szCs w:val="22"/>
          </w:rPr>
          <w:t>p</w:t>
        </w:r>
        <w:r>
          <w:rPr>
            <w:rFonts w:ascii="Times New Roman" w:hAnsi="Times New Roman"/>
            <w:bCs/>
            <w:color w:val="000000"/>
            <w:sz w:val="22"/>
            <w:szCs w:val="22"/>
          </w:rPr>
          <w:t xml:space="preserve">urchasing </w:t>
        </w:r>
        <w:r w:rsidR="00DA5C1A">
          <w:rPr>
            <w:rFonts w:ascii="Times New Roman" w:hAnsi="Times New Roman"/>
            <w:bCs/>
            <w:color w:val="000000"/>
            <w:sz w:val="22"/>
            <w:szCs w:val="22"/>
          </w:rPr>
          <w:t>g</w:t>
        </w:r>
        <w:r>
          <w:rPr>
            <w:rFonts w:ascii="Times New Roman" w:hAnsi="Times New Roman"/>
            <w:bCs/>
            <w:color w:val="000000"/>
            <w:sz w:val="22"/>
            <w:szCs w:val="22"/>
          </w:rPr>
          <w:t xml:space="preserve">overnmental </w:t>
        </w:r>
        <w:r w:rsidR="00DA5C1A">
          <w:rPr>
            <w:rFonts w:ascii="Times New Roman" w:hAnsi="Times New Roman"/>
            <w:bCs/>
            <w:color w:val="000000"/>
            <w:sz w:val="22"/>
            <w:szCs w:val="22"/>
          </w:rPr>
          <w:t>u</w:t>
        </w:r>
        <w:r>
          <w:rPr>
            <w:rFonts w:ascii="Times New Roman" w:hAnsi="Times New Roman"/>
            <w:bCs/>
            <w:color w:val="000000"/>
            <w:sz w:val="22"/>
            <w:szCs w:val="22"/>
          </w:rPr>
          <w:t>nit</w:t>
        </w:r>
        <w:r w:rsidRPr="00805F0C">
          <w:rPr>
            <w:rFonts w:ascii="Times New Roman" w:hAnsi="Times New Roman"/>
            <w:bCs/>
            <w:color w:val="000000"/>
            <w:sz w:val="22"/>
            <w:szCs w:val="22"/>
          </w:rPr>
          <w:t xml:space="preserve"> may provide individual resource allocations to both families of children and adults across the state. Flexible funding may be provided through a number of means, including: a stipend issued directly to the family; reimbursement to the family for specific expenses and support</w:t>
        </w:r>
        <w:r>
          <w:rPr>
            <w:rFonts w:ascii="Times New Roman" w:hAnsi="Times New Roman"/>
            <w:bCs/>
            <w:color w:val="000000"/>
            <w:sz w:val="22"/>
            <w:szCs w:val="22"/>
          </w:rPr>
          <w:t xml:space="preserve"> services</w:t>
        </w:r>
        <w:r w:rsidRPr="00805F0C">
          <w:rPr>
            <w:rFonts w:ascii="Times New Roman" w:hAnsi="Times New Roman"/>
            <w:bCs/>
            <w:color w:val="000000"/>
            <w:sz w:val="22"/>
            <w:szCs w:val="22"/>
          </w:rPr>
          <w:t xml:space="preserve">; or funds directed by the family to a qualified provider for specific services.  </w:t>
        </w:r>
      </w:ins>
    </w:p>
    <w:p w14:paraId="0B207EA7" w14:textId="77777777" w:rsidR="00087C13" w:rsidRDefault="00087C13" w:rsidP="00DA5C1A">
      <w:pPr>
        <w:ind w:left="720"/>
        <w:rPr>
          <w:ins w:id="302" w:author="Author"/>
          <w:rFonts w:ascii="Times New Roman" w:hAnsi="Times New Roman"/>
          <w:bCs/>
          <w:color w:val="000000"/>
          <w:sz w:val="22"/>
          <w:szCs w:val="22"/>
          <w:u w:val="single"/>
        </w:rPr>
      </w:pPr>
    </w:p>
    <w:p w14:paraId="78A77188" w14:textId="77777777" w:rsidR="00087C13" w:rsidRDefault="00087C13" w:rsidP="00DA5C1A">
      <w:pPr>
        <w:ind w:left="720"/>
        <w:rPr>
          <w:ins w:id="303" w:author="Author"/>
          <w:rFonts w:ascii="Times New Roman" w:hAnsi="Times New Roman"/>
          <w:bCs/>
          <w:color w:val="000000"/>
          <w:sz w:val="22"/>
          <w:szCs w:val="22"/>
        </w:rPr>
      </w:pPr>
      <w:ins w:id="304" w:author="Author">
        <w:r w:rsidRPr="006C1D99">
          <w:rPr>
            <w:rFonts w:ascii="Times New Roman" w:hAnsi="Times New Roman"/>
            <w:bCs/>
            <w:color w:val="000000"/>
            <w:sz w:val="22"/>
            <w:szCs w:val="22"/>
            <w:u w:val="single"/>
          </w:rPr>
          <w:t>Client Financial Assistance</w:t>
        </w:r>
        <w:r>
          <w:rPr>
            <w:rFonts w:ascii="Times New Roman" w:hAnsi="Times New Roman"/>
            <w:bCs/>
            <w:color w:val="000000"/>
            <w:sz w:val="22"/>
            <w:szCs w:val="22"/>
            <w:u w:val="single"/>
          </w:rPr>
          <w:t>/Flexible Funding Administration</w:t>
        </w:r>
        <w:r w:rsidRPr="006C1D99">
          <w:rPr>
            <w:rFonts w:ascii="Times New Roman" w:hAnsi="Times New Roman"/>
            <w:bCs/>
            <w:color w:val="000000"/>
            <w:sz w:val="22"/>
            <w:szCs w:val="22"/>
          </w:rPr>
          <w:t>.</w:t>
        </w:r>
        <w:r>
          <w:rPr>
            <w:rFonts w:ascii="Times New Roman" w:hAnsi="Times New Roman"/>
            <w:bCs/>
            <w:color w:val="000000"/>
            <w:sz w:val="22"/>
            <w:szCs w:val="22"/>
          </w:rPr>
          <w:t xml:space="preserve">  A</w:t>
        </w:r>
        <w:r w:rsidRPr="006C1D99">
          <w:rPr>
            <w:rFonts w:ascii="Times New Roman" w:hAnsi="Times New Roman"/>
            <w:bCs/>
            <w:color w:val="000000"/>
            <w:sz w:val="22"/>
            <w:szCs w:val="22"/>
          </w:rPr>
          <w:t xml:space="preserve"> service </w:t>
        </w:r>
        <w:r w:rsidR="00415694">
          <w:rPr>
            <w:rFonts w:ascii="Times New Roman" w:hAnsi="Times New Roman"/>
            <w:bCs/>
            <w:color w:val="000000"/>
            <w:sz w:val="22"/>
            <w:szCs w:val="22"/>
          </w:rPr>
          <w:t>in w</w:t>
        </w:r>
        <w:r w:rsidR="00BC2F7A">
          <w:rPr>
            <w:rFonts w:ascii="Times New Roman" w:hAnsi="Times New Roman"/>
            <w:bCs/>
            <w:color w:val="000000"/>
            <w:sz w:val="22"/>
            <w:szCs w:val="22"/>
          </w:rPr>
          <w:t>h</w:t>
        </w:r>
        <w:r w:rsidR="00415694">
          <w:rPr>
            <w:rFonts w:ascii="Times New Roman" w:hAnsi="Times New Roman"/>
            <w:bCs/>
            <w:color w:val="000000"/>
            <w:sz w:val="22"/>
            <w:szCs w:val="22"/>
          </w:rPr>
          <w:t>ich</w:t>
        </w:r>
        <w:r w:rsidR="00415694" w:rsidRPr="006C1D99">
          <w:rPr>
            <w:rFonts w:ascii="Times New Roman" w:hAnsi="Times New Roman"/>
            <w:bCs/>
            <w:color w:val="000000"/>
            <w:sz w:val="22"/>
            <w:szCs w:val="22"/>
          </w:rPr>
          <w:t xml:space="preserve"> </w:t>
        </w:r>
        <w:r w:rsidRPr="006C1D99">
          <w:rPr>
            <w:rFonts w:ascii="Times New Roman" w:hAnsi="Times New Roman"/>
            <w:bCs/>
            <w:color w:val="000000"/>
            <w:sz w:val="22"/>
            <w:szCs w:val="22"/>
          </w:rPr>
          <w:t>the provider performs the function necessary to successfully administer flexible funding expenditures to families for permissible support</w:t>
        </w:r>
        <w:r>
          <w:rPr>
            <w:rFonts w:ascii="Times New Roman" w:hAnsi="Times New Roman"/>
            <w:bCs/>
            <w:color w:val="000000"/>
            <w:sz w:val="22"/>
            <w:szCs w:val="22"/>
          </w:rPr>
          <w:t xml:space="preserve"> services</w:t>
        </w:r>
        <w:r w:rsidRPr="006C1D99">
          <w:rPr>
            <w:rFonts w:ascii="Times New Roman" w:hAnsi="Times New Roman"/>
            <w:bCs/>
            <w:color w:val="000000"/>
            <w:sz w:val="22"/>
            <w:szCs w:val="22"/>
          </w:rPr>
          <w:t>, services, or goods</w:t>
        </w:r>
        <w:r>
          <w:rPr>
            <w:rFonts w:ascii="Times New Roman" w:hAnsi="Times New Roman"/>
            <w:bCs/>
            <w:color w:val="000000"/>
            <w:sz w:val="22"/>
            <w:szCs w:val="22"/>
          </w:rPr>
          <w:t>.</w:t>
        </w:r>
      </w:ins>
    </w:p>
    <w:p w14:paraId="4ABB5655" w14:textId="77777777" w:rsidR="00087C13" w:rsidRDefault="00087C13" w:rsidP="00DA5C1A">
      <w:pPr>
        <w:ind w:left="720"/>
        <w:rPr>
          <w:ins w:id="305" w:author="Author"/>
          <w:rFonts w:ascii="Times New Roman" w:hAnsi="Times New Roman"/>
          <w:bCs/>
          <w:color w:val="000000"/>
          <w:sz w:val="22"/>
          <w:szCs w:val="22"/>
        </w:rPr>
      </w:pPr>
    </w:p>
    <w:p w14:paraId="0FEBD253" w14:textId="3035C34B" w:rsidR="00087C13" w:rsidRDefault="00087C13" w:rsidP="00DA5C1A">
      <w:pPr>
        <w:suppressAutoHyphens/>
        <w:ind w:left="720"/>
        <w:rPr>
          <w:ins w:id="306" w:author="Author"/>
          <w:rFonts w:ascii="Times New Roman" w:hAnsi="Times New Roman"/>
          <w:spacing w:val="-3"/>
          <w:sz w:val="22"/>
          <w:szCs w:val="22"/>
        </w:rPr>
      </w:pPr>
      <w:ins w:id="307" w:author="Author">
        <w:r>
          <w:rPr>
            <w:rFonts w:ascii="Times New Roman" w:hAnsi="Times New Roman"/>
            <w:spacing w:val="-3"/>
            <w:sz w:val="22"/>
            <w:szCs w:val="22"/>
            <w:u w:val="single"/>
          </w:rPr>
          <w:t>Cost Report</w:t>
        </w:r>
        <w:r>
          <w:rPr>
            <w:rFonts w:ascii="Times New Roman" w:hAnsi="Times New Roman"/>
            <w:spacing w:val="-3"/>
            <w:sz w:val="22"/>
            <w:szCs w:val="22"/>
          </w:rPr>
          <w:t xml:space="preserve">.  The document used to report costs and other financial and statistical data. The Uniform Financial Statements and Independent Auditor's Report (UFR) </w:t>
        </w:r>
        <w:r w:rsidR="00722B7F">
          <w:rPr>
            <w:rFonts w:ascii="Times New Roman" w:hAnsi="Times New Roman"/>
            <w:spacing w:val="-3"/>
            <w:sz w:val="22"/>
            <w:szCs w:val="22"/>
          </w:rPr>
          <w:t xml:space="preserve">is </w:t>
        </w:r>
        <w:r>
          <w:rPr>
            <w:rFonts w:ascii="Times New Roman" w:hAnsi="Times New Roman"/>
            <w:spacing w:val="-3"/>
            <w:sz w:val="22"/>
            <w:szCs w:val="22"/>
          </w:rPr>
          <w:t>used when required.</w:t>
        </w:r>
      </w:ins>
    </w:p>
    <w:p w14:paraId="64F06CA7" w14:textId="77777777" w:rsidR="007C285F" w:rsidRDefault="007C285F" w:rsidP="00DA5C1A">
      <w:pPr>
        <w:suppressAutoHyphens/>
        <w:ind w:left="720"/>
        <w:rPr>
          <w:ins w:id="308" w:author="Author"/>
          <w:rFonts w:ascii="Times New Roman" w:hAnsi="Times New Roman"/>
          <w:spacing w:val="-3"/>
          <w:sz w:val="22"/>
          <w:szCs w:val="22"/>
        </w:rPr>
      </w:pPr>
    </w:p>
    <w:p w14:paraId="76852CD7" w14:textId="77777777" w:rsidR="009551E0" w:rsidRDefault="009551E0" w:rsidP="009551E0">
      <w:pPr>
        <w:suppressAutoHyphens/>
        <w:ind w:left="720"/>
        <w:rPr>
          <w:ins w:id="309" w:author="Author"/>
          <w:rFonts w:ascii="Times New Roman" w:hAnsi="Times New Roman"/>
          <w:spacing w:val="-3"/>
          <w:sz w:val="22"/>
          <w:szCs w:val="22"/>
          <w:u w:val="single"/>
        </w:rPr>
      </w:pPr>
      <w:ins w:id="310" w:author="Author">
        <w:r w:rsidRPr="00C51E72">
          <w:rPr>
            <w:rFonts w:ascii="Times New Roman" w:hAnsi="Times New Roman"/>
            <w:sz w:val="22"/>
            <w:szCs w:val="22"/>
            <w:u w:val="single"/>
          </w:rPr>
          <w:t>Domestic Violence, Substance Misuse</w:t>
        </w:r>
        <w:r>
          <w:rPr>
            <w:rFonts w:ascii="Times New Roman" w:hAnsi="Times New Roman"/>
            <w:sz w:val="22"/>
            <w:szCs w:val="22"/>
            <w:u w:val="single"/>
          </w:rPr>
          <w:t>,</w:t>
        </w:r>
        <w:r w:rsidRPr="00C51E72">
          <w:rPr>
            <w:rFonts w:ascii="Times New Roman" w:hAnsi="Times New Roman"/>
            <w:sz w:val="22"/>
            <w:szCs w:val="22"/>
            <w:u w:val="single"/>
          </w:rPr>
          <w:t xml:space="preserve"> and Trauma </w:t>
        </w:r>
        <w:r>
          <w:rPr>
            <w:rFonts w:ascii="Times New Roman" w:hAnsi="Times New Roman"/>
            <w:sz w:val="22"/>
            <w:szCs w:val="22"/>
            <w:u w:val="single"/>
          </w:rPr>
          <w:t xml:space="preserve">(DVSMT) </w:t>
        </w:r>
        <w:r w:rsidRPr="00C51E72">
          <w:rPr>
            <w:rFonts w:ascii="Times New Roman" w:hAnsi="Times New Roman"/>
            <w:sz w:val="22"/>
            <w:szCs w:val="22"/>
            <w:u w:val="single"/>
          </w:rPr>
          <w:t>Services</w:t>
        </w:r>
        <w:r w:rsidRPr="00C51E72">
          <w:rPr>
            <w:rFonts w:ascii="Times New Roman" w:hAnsi="Times New Roman"/>
            <w:spacing w:val="-3"/>
            <w:sz w:val="22"/>
            <w:szCs w:val="22"/>
            <w:u w:val="single"/>
          </w:rPr>
          <w:t>.</w:t>
        </w:r>
        <w:r w:rsidRPr="00D467C7">
          <w:rPr>
            <w:rFonts w:ascii="Times New Roman" w:hAnsi="Times New Roman"/>
            <w:spacing w:val="-3"/>
            <w:sz w:val="22"/>
            <w:szCs w:val="22"/>
          </w:rPr>
          <w:t xml:space="preserve">  Residential programs that help </w:t>
        </w:r>
        <w:r w:rsidRPr="00C51E72">
          <w:rPr>
            <w:rFonts w:ascii="Times New Roman" w:hAnsi="Times New Roman"/>
            <w:spacing w:val="-3"/>
            <w:sz w:val="22"/>
            <w:szCs w:val="22"/>
          </w:rPr>
          <w:t xml:space="preserve">individuals who need to leave an </w:t>
        </w:r>
        <w:r w:rsidRPr="00D467C7">
          <w:rPr>
            <w:rFonts w:ascii="Times New Roman" w:hAnsi="Times New Roman"/>
            <w:spacing w:val="-3"/>
            <w:sz w:val="22"/>
            <w:szCs w:val="22"/>
          </w:rPr>
          <w:t>unsafe situation</w:t>
        </w:r>
        <w:r w:rsidRPr="00C51E72">
          <w:rPr>
            <w:rFonts w:ascii="Times New Roman" w:hAnsi="Times New Roman"/>
            <w:spacing w:val="-3"/>
            <w:sz w:val="22"/>
            <w:szCs w:val="22"/>
          </w:rPr>
          <w:t xml:space="preserve"> due to domestic and/or sexual violence, and who need longer-term recovery support to address substance misuse and/or trauma. In addition to housing, DVSMT programs provide a range of activities and services designed to support the individual, familial, and social needs of survivors of domestic violence and their children and/or dependents. Service locations must be designed and furnished to offer families a welcoming and child-friendly environment, in addition to being physically accessible, safe, and secure.</w:t>
        </w:r>
        <w:r w:rsidRPr="00D467C7">
          <w:rPr>
            <w:rFonts w:ascii="Times New Roman" w:hAnsi="Times New Roman"/>
            <w:spacing w:val="-3"/>
            <w:sz w:val="22"/>
            <w:szCs w:val="22"/>
          </w:rPr>
          <w:t xml:space="preserve"> Providers who can shelter individuals and families in their own community are preferred.</w:t>
        </w:r>
      </w:ins>
    </w:p>
    <w:p w14:paraId="6E161CB4" w14:textId="77777777" w:rsidR="009551E0" w:rsidRDefault="009551E0" w:rsidP="00DA5C1A">
      <w:pPr>
        <w:suppressAutoHyphens/>
        <w:ind w:left="720"/>
        <w:rPr>
          <w:ins w:id="311" w:author="Author"/>
          <w:rFonts w:ascii="Times New Roman" w:hAnsi="Times New Roman"/>
          <w:sz w:val="22"/>
          <w:szCs w:val="22"/>
          <w:u w:val="single"/>
        </w:rPr>
      </w:pPr>
    </w:p>
    <w:p w14:paraId="6158151B" w14:textId="1991D30A" w:rsidR="00DA5C1A" w:rsidRDefault="00087C13" w:rsidP="00DA5C1A">
      <w:pPr>
        <w:suppressAutoHyphens/>
        <w:ind w:left="720"/>
        <w:rPr>
          <w:ins w:id="312" w:author="Author"/>
          <w:rFonts w:ascii="Times New Roman" w:hAnsi="Times New Roman"/>
          <w:sz w:val="22"/>
          <w:szCs w:val="22"/>
        </w:rPr>
      </w:pPr>
      <w:ins w:id="313" w:author="Author">
        <w:r>
          <w:rPr>
            <w:rFonts w:ascii="Times New Roman" w:hAnsi="Times New Roman"/>
            <w:sz w:val="22"/>
            <w:szCs w:val="22"/>
            <w:u w:val="single"/>
          </w:rPr>
          <w:t>Emergency Shelter</w:t>
        </w:r>
        <w:r w:rsidRPr="00912252">
          <w:rPr>
            <w:rFonts w:ascii="Times New Roman" w:hAnsi="Times New Roman"/>
            <w:sz w:val="22"/>
            <w:szCs w:val="22"/>
          </w:rPr>
          <w:t>.</w:t>
        </w:r>
        <w:r w:rsidRPr="00253B12">
          <w:rPr>
            <w:rFonts w:ascii="Times New Roman" w:hAnsi="Times New Roman"/>
            <w:sz w:val="22"/>
            <w:szCs w:val="22"/>
          </w:rPr>
          <w:t xml:space="preserve"> </w:t>
        </w:r>
        <w:r>
          <w:rPr>
            <w:rFonts w:ascii="Times New Roman" w:hAnsi="Times New Roman"/>
            <w:sz w:val="22"/>
            <w:szCs w:val="22"/>
          </w:rPr>
          <w:t xml:space="preserve"> A program that provides individuals and families who need to leave an unsafe situation with timely and easy access to shelter within their own communities to help them achieve immediate safety while retaining access to school, work, and other supportive connections. The program must </w:t>
        </w:r>
      </w:ins>
    </w:p>
    <w:p w14:paraId="0B2EA66C" w14:textId="77777777" w:rsidR="00DA5C1A" w:rsidRDefault="00DA5C1A" w:rsidP="00DA5C1A">
      <w:pPr>
        <w:suppressAutoHyphens/>
        <w:ind w:left="1080"/>
        <w:rPr>
          <w:ins w:id="314" w:author="Author"/>
          <w:rFonts w:ascii="Times New Roman" w:hAnsi="Times New Roman"/>
          <w:sz w:val="22"/>
          <w:szCs w:val="22"/>
        </w:rPr>
      </w:pPr>
      <w:ins w:id="315" w:author="Author">
        <w:r w:rsidRPr="008D0835">
          <w:rPr>
            <w:rFonts w:ascii="Times New Roman" w:hAnsi="Times New Roman"/>
            <w:sz w:val="22"/>
            <w:szCs w:val="22"/>
          </w:rPr>
          <w:t>(</w:t>
        </w:r>
        <w:r w:rsidR="00087C13">
          <w:rPr>
            <w:rFonts w:ascii="Times New Roman" w:hAnsi="Times New Roman"/>
            <w:sz w:val="22"/>
            <w:szCs w:val="22"/>
          </w:rPr>
          <w:t xml:space="preserve">a) </w:t>
        </w:r>
        <w:r>
          <w:rPr>
            <w:rFonts w:ascii="Times New Roman" w:hAnsi="Times New Roman"/>
            <w:sz w:val="22"/>
            <w:szCs w:val="22"/>
          </w:rPr>
          <w:t xml:space="preserve"> </w:t>
        </w:r>
        <w:r w:rsidR="00087C13">
          <w:rPr>
            <w:rFonts w:ascii="Times New Roman" w:hAnsi="Times New Roman"/>
            <w:sz w:val="22"/>
            <w:szCs w:val="22"/>
          </w:rPr>
          <w:t>allow adults and children to remain connected to informal support from family, friends, counselors, pastors, and others they depend upon in the community</w:t>
        </w:r>
        <w:r>
          <w:rPr>
            <w:rFonts w:ascii="Times New Roman" w:hAnsi="Times New Roman"/>
            <w:sz w:val="22"/>
            <w:szCs w:val="22"/>
          </w:rPr>
          <w:t>;</w:t>
        </w:r>
        <w:r w:rsidR="00087C13">
          <w:rPr>
            <w:rFonts w:ascii="Times New Roman" w:hAnsi="Times New Roman"/>
            <w:sz w:val="22"/>
            <w:szCs w:val="22"/>
          </w:rPr>
          <w:t xml:space="preserve"> and </w:t>
        </w:r>
      </w:ins>
    </w:p>
    <w:p w14:paraId="17B32925" w14:textId="77777777" w:rsidR="00087C13" w:rsidRDefault="00DA5C1A" w:rsidP="00DA5C1A">
      <w:pPr>
        <w:suppressAutoHyphens/>
        <w:ind w:left="1080"/>
        <w:rPr>
          <w:ins w:id="316" w:author="Author"/>
          <w:rFonts w:ascii="Times New Roman" w:hAnsi="Times New Roman"/>
          <w:sz w:val="22"/>
          <w:szCs w:val="22"/>
        </w:rPr>
      </w:pPr>
      <w:ins w:id="317" w:author="Author">
        <w:r>
          <w:rPr>
            <w:rFonts w:ascii="Times New Roman" w:hAnsi="Times New Roman"/>
            <w:sz w:val="22"/>
            <w:szCs w:val="22"/>
          </w:rPr>
          <w:t>(</w:t>
        </w:r>
        <w:r w:rsidR="00087C13">
          <w:rPr>
            <w:rFonts w:ascii="Times New Roman" w:hAnsi="Times New Roman"/>
            <w:sz w:val="22"/>
            <w:szCs w:val="22"/>
          </w:rPr>
          <w:t xml:space="preserve">b) </w:t>
        </w:r>
        <w:r>
          <w:rPr>
            <w:rFonts w:ascii="Times New Roman" w:hAnsi="Times New Roman"/>
            <w:sz w:val="22"/>
            <w:szCs w:val="22"/>
          </w:rPr>
          <w:t xml:space="preserve"> </w:t>
        </w:r>
        <w:r w:rsidR="00087C13">
          <w:rPr>
            <w:rFonts w:ascii="Times New Roman" w:hAnsi="Times New Roman"/>
            <w:sz w:val="22"/>
            <w:szCs w:val="22"/>
          </w:rPr>
          <w:t>demonstrate the capacity to shelter and serve children as well as adults, and be able to accommodate families requiring assistance with visitation and/or reunification.</w:t>
        </w:r>
      </w:ins>
    </w:p>
    <w:p w14:paraId="4F3E34DA" w14:textId="77777777" w:rsidR="00087C13" w:rsidRDefault="00087C13" w:rsidP="00DA5C1A">
      <w:pPr>
        <w:suppressAutoHyphens/>
        <w:ind w:left="720"/>
        <w:rPr>
          <w:ins w:id="318" w:author="Author"/>
          <w:rFonts w:ascii="Times New Roman" w:hAnsi="Times New Roman"/>
          <w:spacing w:val="-3"/>
          <w:sz w:val="22"/>
          <w:szCs w:val="22"/>
        </w:rPr>
      </w:pPr>
    </w:p>
    <w:p w14:paraId="207E62D1" w14:textId="77777777" w:rsidR="00087C13" w:rsidRDefault="00087C13" w:rsidP="00DA5C1A">
      <w:pPr>
        <w:suppressAutoHyphens/>
        <w:ind w:left="720"/>
        <w:rPr>
          <w:ins w:id="319" w:author="Author"/>
          <w:rFonts w:ascii="Times New Roman" w:hAnsi="Times New Roman"/>
          <w:spacing w:val="-3"/>
          <w:sz w:val="22"/>
          <w:szCs w:val="22"/>
        </w:rPr>
      </w:pPr>
      <w:ins w:id="320" w:author="Author">
        <w:r>
          <w:rPr>
            <w:rFonts w:ascii="Times New Roman" w:hAnsi="Times New Roman"/>
            <w:spacing w:val="-3"/>
            <w:sz w:val="22"/>
            <w:szCs w:val="22"/>
            <w:u w:val="single"/>
          </w:rPr>
          <w:t>EOHHS</w:t>
        </w:r>
        <w:r>
          <w:rPr>
            <w:rFonts w:ascii="Times New Roman" w:hAnsi="Times New Roman"/>
            <w:spacing w:val="-3"/>
            <w:sz w:val="22"/>
            <w:szCs w:val="22"/>
          </w:rPr>
          <w:t>.  The Executive Office of Health and Human Services established under M.G.L. c. 6A.</w:t>
        </w:r>
      </w:ins>
    </w:p>
    <w:p w14:paraId="2BA1BAAD" w14:textId="77777777" w:rsidR="00087C13" w:rsidRDefault="00087C13" w:rsidP="00DA5C1A">
      <w:pPr>
        <w:suppressAutoHyphens/>
        <w:ind w:left="720"/>
        <w:rPr>
          <w:ins w:id="321" w:author="Author"/>
          <w:rFonts w:ascii="Times New Roman" w:hAnsi="Times New Roman"/>
          <w:spacing w:val="-3"/>
          <w:sz w:val="22"/>
          <w:szCs w:val="22"/>
        </w:rPr>
      </w:pPr>
    </w:p>
    <w:p w14:paraId="76835503" w14:textId="77777777" w:rsidR="00087C13" w:rsidRDefault="00087C13" w:rsidP="00DA5C1A">
      <w:pPr>
        <w:suppressAutoHyphens/>
        <w:ind w:left="720"/>
        <w:rPr>
          <w:ins w:id="322" w:author="Author"/>
          <w:rFonts w:ascii="Times New Roman" w:hAnsi="Times New Roman"/>
          <w:spacing w:val="-3"/>
          <w:sz w:val="22"/>
          <w:szCs w:val="22"/>
        </w:rPr>
      </w:pPr>
      <w:ins w:id="323" w:author="Author">
        <w:r>
          <w:rPr>
            <w:rFonts w:ascii="Times New Roman" w:hAnsi="Times New Roman"/>
            <w:spacing w:val="-3"/>
            <w:sz w:val="22"/>
            <w:szCs w:val="22"/>
            <w:u w:val="single"/>
          </w:rPr>
          <w:t>Family Transitional Support (FTS) Services</w:t>
        </w:r>
        <w:r>
          <w:rPr>
            <w:rFonts w:ascii="Times New Roman" w:hAnsi="Times New Roman"/>
            <w:spacing w:val="-3"/>
            <w:sz w:val="22"/>
            <w:szCs w:val="22"/>
          </w:rPr>
          <w:t>.  A service class of programs that provide families with temporary housing in a specialized congregate or individual setting, to enable stabilization and transition to a safe, permanent</w:t>
        </w:r>
        <w:r w:rsidR="00DA5C1A">
          <w:rPr>
            <w:rFonts w:ascii="Times New Roman" w:hAnsi="Times New Roman"/>
            <w:spacing w:val="-3"/>
            <w:sz w:val="22"/>
            <w:szCs w:val="22"/>
          </w:rPr>
          <w:t>,</w:t>
        </w:r>
        <w:r>
          <w:rPr>
            <w:rFonts w:ascii="Times New Roman" w:hAnsi="Times New Roman"/>
            <w:spacing w:val="-3"/>
            <w:sz w:val="22"/>
            <w:szCs w:val="22"/>
          </w:rPr>
          <w:t xml:space="preserve"> and self-sufficient home environment. </w:t>
        </w:r>
      </w:ins>
    </w:p>
    <w:p w14:paraId="27614FF3" w14:textId="77777777" w:rsidR="00087C13" w:rsidRDefault="00087C13" w:rsidP="00DA5C1A">
      <w:pPr>
        <w:suppressAutoHyphens/>
        <w:ind w:left="720"/>
        <w:rPr>
          <w:ins w:id="324" w:author="Author"/>
          <w:rFonts w:ascii="Times New Roman" w:hAnsi="Times New Roman"/>
          <w:spacing w:val="-3"/>
          <w:sz w:val="22"/>
          <w:szCs w:val="22"/>
          <w:u w:val="single"/>
        </w:rPr>
      </w:pPr>
    </w:p>
    <w:p w14:paraId="5B44DA7E" w14:textId="77777777" w:rsidR="00087C13" w:rsidRDefault="00087C13" w:rsidP="00DA5C1A">
      <w:pPr>
        <w:suppressAutoHyphens/>
        <w:ind w:left="720"/>
        <w:rPr>
          <w:ins w:id="325" w:author="Author"/>
          <w:rFonts w:ascii="Times New Roman" w:hAnsi="Times New Roman"/>
          <w:spacing w:val="-3"/>
          <w:sz w:val="22"/>
          <w:szCs w:val="22"/>
        </w:rPr>
      </w:pPr>
      <w:ins w:id="326" w:author="Author">
        <w:r>
          <w:rPr>
            <w:rFonts w:ascii="Times New Roman" w:hAnsi="Times New Roman"/>
            <w:spacing w:val="-3"/>
            <w:sz w:val="22"/>
            <w:szCs w:val="22"/>
            <w:u w:val="single"/>
          </w:rPr>
          <w:t>Governmental Unit</w:t>
        </w:r>
        <w:r>
          <w:rPr>
            <w:rFonts w:ascii="Times New Roman" w:hAnsi="Times New Roman"/>
            <w:spacing w:val="-3"/>
            <w:sz w:val="22"/>
            <w:szCs w:val="22"/>
          </w:rPr>
          <w:t>.  The Commonwealth, any board, commission, department, division, or agency of the Commonwealth and any political subdivision of the Commonwealth.</w:t>
        </w:r>
      </w:ins>
    </w:p>
    <w:p w14:paraId="7B7EFCF8" w14:textId="77777777" w:rsidR="00087C13" w:rsidRDefault="00087C13" w:rsidP="00DA5C1A">
      <w:pPr>
        <w:suppressAutoHyphens/>
        <w:ind w:left="720"/>
        <w:rPr>
          <w:ins w:id="327" w:author="Author"/>
          <w:rFonts w:ascii="Times New Roman" w:hAnsi="Times New Roman"/>
          <w:spacing w:val="-3"/>
          <w:sz w:val="22"/>
          <w:szCs w:val="22"/>
        </w:rPr>
      </w:pPr>
    </w:p>
    <w:p w14:paraId="51BBB732" w14:textId="77777777" w:rsidR="009551E0" w:rsidRPr="00C51E72" w:rsidRDefault="009551E0" w:rsidP="009551E0">
      <w:pPr>
        <w:suppressAutoHyphens/>
        <w:ind w:left="720"/>
        <w:rPr>
          <w:ins w:id="328" w:author="Author"/>
          <w:rFonts w:ascii="Times New Roman" w:hAnsi="Times New Roman"/>
          <w:spacing w:val="-3"/>
          <w:sz w:val="22"/>
          <w:szCs w:val="22"/>
        </w:rPr>
      </w:pPr>
      <w:ins w:id="329" w:author="Author">
        <w:r w:rsidRPr="00C51E72">
          <w:rPr>
            <w:rFonts w:ascii="Times New Roman" w:hAnsi="Times New Roman"/>
            <w:sz w:val="22"/>
            <w:szCs w:val="22"/>
            <w:u w:val="single"/>
          </w:rPr>
          <w:t xml:space="preserve">Housing Stabilization Advocacy </w:t>
        </w:r>
        <w:r>
          <w:rPr>
            <w:rFonts w:ascii="Times New Roman" w:hAnsi="Times New Roman"/>
            <w:sz w:val="22"/>
            <w:szCs w:val="22"/>
            <w:u w:val="single"/>
          </w:rPr>
          <w:t>and</w:t>
        </w:r>
        <w:r w:rsidRPr="00C51E72">
          <w:rPr>
            <w:rFonts w:ascii="Times New Roman" w:hAnsi="Times New Roman"/>
            <w:sz w:val="22"/>
            <w:szCs w:val="22"/>
            <w:u w:val="single"/>
          </w:rPr>
          <w:t xml:space="preserve"> Supportive Services.</w:t>
        </w:r>
        <w:r w:rsidRPr="00D467C7">
          <w:rPr>
            <w:rFonts w:ascii="Times New Roman" w:hAnsi="Times New Roman"/>
            <w:sz w:val="22"/>
            <w:szCs w:val="22"/>
          </w:rPr>
          <w:t xml:space="preserve"> </w:t>
        </w:r>
        <w:r>
          <w:rPr>
            <w:rFonts w:ascii="Times New Roman" w:hAnsi="Times New Roman"/>
            <w:sz w:val="22"/>
            <w:szCs w:val="22"/>
          </w:rPr>
          <w:t xml:space="preserve"> </w:t>
        </w:r>
        <w:r w:rsidRPr="00263177">
          <w:rPr>
            <w:rFonts w:ascii="Times New Roman" w:hAnsi="Times New Roman"/>
            <w:spacing w:val="-3"/>
            <w:sz w:val="22"/>
            <w:szCs w:val="22"/>
          </w:rPr>
          <w:t xml:space="preserve">A type of </w:t>
        </w:r>
        <w:r>
          <w:rPr>
            <w:rFonts w:ascii="Times New Roman" w:hAnsi="Times New Roman"/>
            <w:spacing w:val="-3"/>
            <w:sz w:val="22"/>
            <w:szCs w:val="22"/>
          </w:rPr>
          <w:t>r</w:t>
        </w:r>
        <w:r w:rsidRPr="00BD3C76">
          <w:rPr>
            <w:rFonts w:ascii="Times New Roman" w:hAnsi="Times New Roman"/>
            <w:spacing w:val="-3"/>
            <w:sz w:val="22"/>
            <w:szCs w:val="22"/>
          </w:rPr>
          <w:t xml:space="preserve">esidential </w:t>
        </w:r>
        <w:r>
          <w:rPr>
            <w:rFonts w:ascii="Times New Roman" w:hAnsi="Times New Roman"/>
            <w:spacing w:val="-3"/>
            <w:sz w:val="22"/>
            <w:szCs w:val="22"/>
          </w:rPr>
          <w:t>h</w:t>
        </w:r>
        <w:r w:rsidRPr="00BD3C76">
          <w:rPr>
            <w:rFonts w:ascii="Times New Roman" w:hAnsi="Times New Roman"/>
            <w:spacing w:val="-3"/>
            <w:sz w:val="22"/>
            <w:szCs w:val="22"/>
          </w:rPr>
          <w:t xml:space="preserve">ousing </w:t>
        </w:r>
        <w:r>
          <w:rPr>
            <w:rFonts w:ascii="Times New Roman" w:hAnsi="Times New Roman"/>
            <w:spacing w:val="-3"/>
            <w:sz w:val="22"/>
            <w:szCs w:val="22"/>
          </w:rPr>
          <w:t>s</w:t>
        </w:r>
        <w:r w:rsidRPr="00BD3C76">
          <w:rPr>
            <w:rFonts w:ascii="Times New Roman" w:hAnsi="Times New Roman"/>
            <w:spacing w:val="-3"/>
            <w:sz w:val="22"/>
            <w:szCs w:val="22"/>
          </w:rPr>
          <w:t xml:space="preserve">tabilization program that is either </w:t>
        </w:r>
        <w:r w:rsidRPr="00263177">
          <w:rPr>
            <w:rFonts w:ascii="Times New Roman" w:hAnsi="Times New Roman"/>
            <w:spacing w:val="-3"/>
            <w:sz w:val="22"/>
            <w:szCs w:val="22"/>
          </w:rPr>
          <w:t xml:space="preserve">located in donated space or receives additional funding to cover facility costs from </w:t>
        </w:r>
        <w:r w:rsidRPr="00C51E72">
          <w:rPr>
            <w:rFonts w:ascii="Times New Roman" w:hAnsi="Times New Roman"/>
            <w:spacing w:val="-3"/>
            <w:sz w:val="22"/>
            <w:szCs w:val="22"/>
          </w:rPr>
          <w:t>another funding source</w:t>
        </w:r>
        <w:r w:rsidRPr="00D467C7">
          <w:rPr>
            <w:rFonts w:ascii="Times New Roman" w:hAnsi="Times New Roman"/>
            <w:spacing w:val="-3"/>
            <w:sz w:val="22"/>
            <w:szCs w:val="22"/>
          </w:rPr>
          <w:t xml:space="preserve">. </w:t>
        </w:r>
        <w:r w:rsidRPr="00C51E72">
          <w:rPr>
            <w:rFonts w:ascii="Times New Roman" w:hAnsi="Times New Roman"/>
            <w:spacing w:val="-3"/>
            <w:sz w:val="22"/>
            <w:szCs w:val="22"/>
          </w:rPr>
          <w:t xml:space="preserve">This program provides </w:t>
        </w:r>
        <w:r w:rsidRPr="00D467C7">
          <w:rPr>
            <w:rFonts w:ascii="Times New Roman" w:hAnsi="Times New Roman"/>
            <w:spacing w:val="-3"/>
            <w:sz w:val="22"/>
            <w:szCs w:val="22"/>
          </w:rPr>
          <w:t>support</w:t>
        </w:r>
        <w:r w:rsidRPr="00BD3C76">
          <w:rPr>
            <w:rFonts w:ascii="Times New Roman" w:hAnsi="Times New Roman"/>
            <w:spacing w:val="-3"/>
            <w:sz w:val="22"/>
            <w:szCs w:val="22"/>
          </w:rPr>
          <w:t>ive services to help survivors of domestic violence locate and maintain employment and/or complete their education, parent their children and establish routines with them, make it possible to be involved</w:t>
        </w:r>
        <w:r w:rsidRPr="00263177">
          <w:rPr>
            <w:rFonts w:ascii="Times New Roman" w:hAnsi="Times New Roman"/>
            <w:spacing w:val="-3"/>
            <w:sz w:val="22"/>
            <w:szCs w:val="22"/>
          </w:rPr>
          <w:t xml:space="preserve"> in a faith community of their choosing, provide opportunities for children and youth to be involved in after-school activities, prepare survivors for economic independence, and ultimately secure more permanent housing.</w:t>
        </w:r>
      </w:ins>
    </w:p>
    <w:p w14:paraId="296FD1CE" w14:textId="77777777" w:rsidR="009551E0" w:rsidRDefault="009551E0" w:rsidP="00DA5C1A">
      <w:pPr>
        <w:overflowPunct w:val="0"/>
        <w:autoSpaceDE w:val="0"/>
        <w:autoSpaceDN w:val="0"/>
        <w:ind w:left="720"/>
        <w:rPr>
          <w:ins w:id="330" w:author="Author"/>
          <w:rFonts w:ascii="Times New Roman" w:hAnsi="Times New Roman"/>
          <w:sz w:val="22"/>
          <w:szCs w:val="22"/>
          <w:u w:val="single"/>
        </w:rPr>
      </w:pPr>
    </w:p>
    <w:p w14:paraId="41D0A11B" w14:textId="1022A0B4" w:rsidR="00087C13" w:rsidRPr="00775875" w:rsidRDefault="00087C13" w:rsidP="00DA5C1A">
      <w:pPr>
        <w:overflowPunct w:val="0"/>
        <w:autoSpaceDE w:val="0"/>
        <w:autoSpaceDN w:val="0"/>
        <w:ind w:left="720"/>
        <w:rPr>
          <w:ins w:id="331" w:author="Author"/>
          <w:rFonts w:ascii="Times New Roman" w:hAnsi="Times New Roman"/>
          <w:color w:val="000000"/>
          <w:sz w:val="22"/>
          <w:szCs w:val="22"/>
        </w:rPr>
      </w:pPr>
      <w:ins w:id="332" w:author="Author">
        <w:r w:rsidRPr="00814510">
          <w:rPr>
            <w:rFonts w:ascii="Times New Roman" w:hAnsi="Times New Roman"/>
            <w:sz w:val="22"/>
            <w:szCs w:val="22"/>
            <w:u w:val="single"/>
          </w:rPr>
          <w:t>Individual</w:t>
        </w:r>
        <w:r w:rsidRPr="00775875">
          <w:rPr>
            <w:rFonts w:ascii="Times New Roman" w:hAnsi="Times New Roman"/>
            <w:sz w:val="22"/>
            <w:szCs w:val="22"/>
            <w:u w:val="single"/>
          </w:rPr>
          <w:t xml:space="preserve"> Consideration (IC)</w:t>
        </w:r>
        <w:r w:rsidRPr="00775875">
          <w:rPr>
            <w:rFonts w:ascii="Times New Roman" w:hAnsi="Times New Roman"/>
            <w:sz w:val="22"/>
            <w:szCs w:val="22"/>
          </w:rPr>
          <w:t xml:space="preserve">.  Payment rates for certain services are designated as </w:t>
        </w:r>
        <w:r w:rsidR="00DA5C1A">
          <w:rPr>
            <w:rFonts w:ascii="Times New Roman" w:hAnsi="Times New Roman"/>
            <w:sz w:val="22"/>
            <w:szCs w:val="22"/>
          </w:rPr>
          <w:t>i</w:t>
        </w:r>
        <w:r w:rsidRPr="00775875">
          <w:rPr>
            <w:rFonts w:ascii="Times New Roman" w:hAnsi="Times New Roman"/>
            <w:sz w:val="22"/>
            <w:szCs w:val="22"/>
          </w:rPr>
          <w:t xml:space="preserve">ndividual </w:t>
        </w:r>
        <w:r w:rsidR="00DA5C1A">
          <w:rPr>
            <w:rFonts w:ascii="Times New Roman" w:hAnsi="Times New Roman"/>
            <w:sz w:val="22"/>
            <w:szCs w:val="22"/>
          </w:rPr>
          <w:t>c</w:t>
        </w:r>
        <w:r w:rsidRPr="00775875">
          <w:rPr>
            <w:rFonts w:ascii="Times New Roman" w:hAnsi="Times New Roman"/>
            <w:sz w:val="22"/>
            <w:szCs w:val="22"/>
          </w:rPr>
          <w:t xml:space="preserve">onsideration (IC). </w:t>
        </w:r>
        <w:r w:rsidR="00415694">
          <w:rPr>
            <w:rFonts w:ascii="Times New Roman" w:hAnsi="Times New Roman"/>
            <w:sz w:val="22"/>
            <w:szCs w:val="22"/>
          </w:rPr>
          <w:t>If</w:t>
        </w:r>
        <w:r w:rsidR="00415694" w:rsidRPr="00775875">
          <w:rPr>
            <w:rFonts w:ascii="Times New Roman" w:hAnsi="Times New Roman"/>
            <w:sz w:val="22"/>
            <w:szCs w:val="22"/>
          </w:rPr>
          <w:t xml:space="preserve"> </w:t>
        </w:r>
        <w:r w:rsidRPr="00775875">
          <w:rPr>
            <w:rFonts w:ascii="Times New Roman" w:hAnsi="Times New Roman"/>
            <w:sz w:val="22"/>
            <w:szCs w:val="22"/>
          </w:rPr>
          <w:t>IC rates are designated, the purchasing governmental unit determine</w:t>
        </w:r>
        <w:r w:rsidR="00DA5C1A">
          <w:rPr>
            <w:rFonts w:ascii="Times New Roman" w:hAnsi="Times New Roman"/>
            <w:sz w:val="22"/>
            <w:szCs w:val="22"/>
          </w:rPr>
          <w:t>s</w:t>
        </w:r>
        <w:r w:rsidRPr="00775875">
          <w:rPr>
            <w:rFonts w:ascii="Times New Roman" w:hAnsi="Times New Roman"/>
            <w:sz w:val="22"/>
            <w:szCs w:val="22"/>
          </w:rPr>
          <w:t xml:space="preserve"> the appropriate payment as</w:t>
        </w:r>
        <w:r w:rsidRPr="00775875">
          <w:rPr>
            <w:rFonts w:ascii="Times New Roman" w:hAnsi="Times New Roman"/>
            <w:color w:val="000000"/>
            <w:sz w:val="22"/>
            <w:szCs w:val="22"/>
          </w:rPr>
          <w:t xml:space="preserve"> the actual cost of the item or service as evidenced by invoice, published tuition amount</w:t>
        </w:r>
        <w:r w:rsidR="00DA5C1A">
          <w:rPr>
            <w:rFonts w:ascii="Times New Roman" w:hAnsi="Times New Roman"/>
            <w:color w:val="000000"/>
            <w:sz w:val="22"/>
            <w:szCs w:val="22"/>
          </w:rPr>
          <w:t>,</w:t>
        </w:r>
        <w:r w:rsidRPr="00775875">
          <w:rPr>
            <w:rFonts w:ascii="Times New Roman" w:hAnsi="Times New Roman"/>
            <w:color w:val="000000"/>
            <w:sz w:val="22"/>
            <w:szCs w:val="22"/>
          </w:rPr>
          <w:t xml:space="preserve"> or other price reasonably obtained by a competitive market for the product or service.</w:t>
        </w:r>
      </w:ins>
    </w:p>
    <w:p w14:paraId="7BC15768" w14:textId="77777777" w:rsidR="00087C13" w:rsidRDefault="00087C13" w:rsidP="00DA5C1A">
      <w:pPr>
        <w:suppressAutoHyphens/>
        <w:ind w:left="720"/>
        <w:rPr>
          <w:ins w:id="333" w:author="Author"/>
          <w:rFonts w:ascii="Times New Roman" w:hAnsi="Times New Roman"/>
          <w:spacing w:val="-3"/>
          <w:sz w:val="22"/>
          <w:szCs w:val="22"/>
          <w:u w:val="single"/>
        </w:rPr>
      </w:pPr>
    </w:p>
    <w:p w14:paraId="43431F60" w14:textId="77777777" w:rsidR="00087C13" w:rsidRDefault="00087C13" w:rsidP="00DA5C1A">
      <w:pPr>
        <w:suppressAutoHyphens/>
        <w:ind w:left="720"/>
        <w:rPr>
          <w:ins w:id="334" w:author="Author"/>
          <w:rFonts w:ascii="Times New Roman" w:hAnsi="Times New Roman"/>
          <w:spacing w:val="-3"/>
          <w:sz w:val="22"/>
          <w:szCs w:val="22"/>
        </w:rPr>
      </w:pPr>
      <w:ins w:id="335" w:author="Author">
        <w:r>
          <w:rPr>
            <w:rFonts w:ascii="Times New Roman" w:hAnsi="Times New Roman"/>
            <w:spacing w:val="-3"/>
            <w:sz w:val="22"/>
            <w:szCs w:val="22"/>
            <w:u w:val="single"/>
          </w:rPr>
          <w:t>Lower Facility Cost Program</w:t>
        </w:r>
        <w:r>
          <w:rPr>
            <w:rFonts w:ascii="Times New Roman" w:hAnsi="Times New Roman"/>
            <w:spacing w:val="-3"/>
            <w:sz w:val="22"/>
            <w:szCs w:val="22"/>
          </w:rPr>
          <w:t>.</w:t>
        </w:r>
        <w:r w:rsidR="00BA3070">
          <w:rPr>
            <w:rFonts w:ascii="Times New Roman" w:hAnsi="Times New Roman"/>
            <w:spacing w:val="-3"/>
            <w:sz w:val="22"/>
            <w:szCs w:val="22"/>
          </w:rPr>
          <w:t xml:space="preserve"> </w:t>
        </w:r>
        <w:r>
          <w:rPr>
            <w:rFonts w:ascii="Times New Roman" w:hAnsi="Times New Roman"/>
            <w:spacing w:val="-3"/>
            <w:sz w:val="22"/>
            <w:szCs w:val="22"/>
          </w:rPr>
          <w:t xml:space="preserve"> A</w:t>
        </w:r>
        <w:r>
          <w:rPr>
            <w:rFonts w:ascii="Times New Roman" w:hAnsi="Times New Roman"/>
            <w:sz w:val="22"/>
            <w:szCs w:val="22"/>
          </w:rPr>
          <w:t xml:space="preserve"> program identified by the purchasing </w:t>
        </w:r>
        <w:r w:rsidR="00DA5C1A">
          <w:rPr>
            <w:rFonts w:ascii="Times New Roman" w:hAnsi="Times New Roman"/>
            <w:sz w:val="22"/>
            <w:szCs w:val="22"/>
          </w:rPr>
          <w:t>g</w:t>
        </w:r>
        <w:r>
          <w:rPr>
            <w:rFonts w:ascii="Times New Roman" w:hAnsi="Times New Roman"/>
            <w:sz w:val="22"/>
            <w:szCs w:val="22"/>
          </w:rPr>
          <w:t xml:space="preserve">overnmental </w:t>
        </w:r>
        <w:r w:rsidR="00DA5C1A">
          <w:rPr>
            <w:rFonts w:ascii="Times New Roman" w:hAnsi="Times New Roman"/>
            <w:sz w:val="22"/>
            <w:szCs w:val="22"/>
          </w:rPr>
          <w:t>u</w:t>
        </w:r>
        <w:r>
          <w:rPr>
            <w:rFonts w:ascii="Times New Roman" w:hAnsi="Times New Roman"/>
            <w:sz w:val="22"/>
            <w:szCs w:val="22"/>
          </w:rPr>
          <w:t>nit as having nominal facility related costs due to either donated space or additional funding that covers the cost of the residence.</w:t>
        </w:r>
      </w:ins>
    </w:p>
    <w:p w14:paraId="0117839D" w14:textId="77777777" w:rsidR="00087C13" w:rsidRDefault="00087C13" w:rsidP="00DA5C1A">
      <w:pPr>
        <w:suppressAutoHyphens/>
        <w:ind w:left="720"/>
        <w:rPr>
          <w:ins w:id="336" w:author="Author"/>
          <w:rFonts w:ascii="Times New Roman" w:hAnsi="Times New Roman"/>
          <w:spacing w:val="-3"/>
          <w:sz w:val="22"/>
          <w:szCs w:val="22"/>
        </w:rPr>
      </w:pPr>
    </w:p>
    <w:p w14:paraId="7E20DA6D" w14:textId="77777777" w:rsidR="00087C13" w:rsidRDefault="00087C13" w:rsidP="00DA5C1A">
      <w:pPr>
        <w:suppressAutoHyphens/>
        <w:ind w:left="720"/>
        <w:rPr>
          <w:ins w:id="337" w:author="Author"/>
          <w:rFonts w:ascii="Times New Roman" w:hAnsi="Times New Roman"/>
          <w:spacing w:val="-3"/>
          <w:sz w:val="22"/>
          <w:szCs w:val="22"/>
        </w:rPr>
      </w:pPr>
      <w:ins w:id="338" w:author="Author">
        <w:r>
          <w:rPr>
            <w:rFonts w:ascii="Times New Roman" w:hAnsi="Times New Roman"/>
            <w:spacing w:val="-3"/>
            <w:sz w:val="22"/>
            <w:szCs w:val="22"/>
            <w:u w:val="single"/>
          </w:rPr>
          <w:t>Provider</w:t>
        </w:r>
        <w:r>
          <w:rPr>
            <w:rFonts w:ascii="Times New Roman" w:hAnsi="Times New Roman"/>
            <w:spacing w:val="-3"/>
            <w:sz w:val="22"/>
            <w:szCs w:val="22"/>
          </w:rPr>
          <w:t>.  Any individual, group, partnership, trust, corporation</w:t>
        </w:r>
        <w:r w:rsidR="00C3273F">
          <w:rPr>
            <w:rFonts w:ascii="Times New Roman" w:hAnsi="Times New Roman"/>
            <w:spacing w:val="-3"/>
            <w:sz w:val="22"/>
            <w:szCs w:val="22"/>
          </w:rPr>
          <w:t>,</w:t>
        </w:r>
        <w:r>
          <w:rPr>
            <w:rFonts w:ascii="Times New Roman" w:hAnsi="Times New Roman"/>
            <w:spacing w:val="-3"/>
            <w:sz w:val="22"/>
            <w:szCs w:val="22"/>
          </w:rPr>
          <w:t xml:space="preserve"> or other legal entity that offers services for purchase by a </w:t>
        </w:r>
        <w:r w:rsidR="00DA5C1A">
          <w:rPr>
            <w:rFonts w:ascii="Times New Roman" w:hAnsi="Times New Roman"/>
            <w:spacing w:val="-3"/>
            <w:sz w:val="22"/>
            <w:szCs w:val="22"/>
          </w:rPr>
          <w:t>g</w:t>
        </w:r>
        <w:r>
          <w:rPr>
            <w:rFonts w:ascii="Times New Roman" w:hAnsi="Times New Roman"/>
            <w:spacing w:val="-3"/>
            <w:sz w:val="22"/>
            <w:szCs w:val="22"/>
          </w:rPr>
          <w:t xml:space="preserve">overnmental </w:t>
        </w:r>
        <w:r w:rsidR="00DA5C1A">
          <w:rPr>
            <w:rFonts w:ascii="Times New Roman" w:hAnsi="Times New Roman"/>
            <w:spacing w:val="-3"/>
            <w:sz w:val="22"/>
            <w:szCs w:val="22"/>
          </w:rPr>
          <w:t>u</w:t>
        </w:r>
        <w:r>
          <w:rPr>
            <w:rFonts w:ascii="Times New Roman" w:hAnsi="Times New Roman"/>
            <w:spacing w:val="-3"/>
            <w:sz w:val="22"/>
            <w:szCs w:val="22"/>
          </w:rPr>
          <w:t xml:space="preserve">nit and that meets the conditions of purchase or licensure that have been adopted by a purchasing </w:t>
        </w:r>
        <w:r w:rsidR="00DA5C1A">
          <w:rPr>
            <w:rFonts w:ascii="Times New Roman" w:hAnsi="Times New Roman"/>
            <w:spacing w:val="-3"/>
            <w:sz w:val="22"/>
            <w:szCs w:val="22"/>
          </w:rPr>
          <w:t>g</w:t>
        </w:r>
        <w:r>
          <w:rPr>
            <w:rFonts w:ascii="Times New Roman" w:hAnsi="Times New Roman"/>
            <w:spacing w:val="-3"/>
            <w:sz w:val="22"/>
            <w:szCs w:val="22"/>
          </w:rPr>
          <w:t xml:space="preserve">overnmental </w:t>
        </w:r>
        <w:r w:rsidR="00DA5C1A">
          <w:rPr>
            <w:rFonts w:ascii="Times New Roman" w:hAnsi="Times New Roman"/>
            <w:spacing w:val="-3"/>
            <w:sz w:val="22"/>
            <w:szCs w:val="22"/>
          </w:rPr>
          <w:t>u</w:t>
        </w:r>
        <w:r>
          <w:rPr>
            <w:rFonts w:ascii="Times New Roman" w:hAnsi="Times New Roman"/>
            <w:spacing w:val="-3"/>
            <w:sz w:val="22"/>
            <w:szCs w:val="22"/>
          </w:rPr>
          <w:t xml:space="preserve">nit. </w:t>
        </w:r>
      </w:ins>
    </w:p>
    <w:p w14:paraId="4D6870DF" w14:textId="77777777" w:rsidR="00087C13" w:rsidRDefault="00087C13" w:rsidP="00DA5C1A">
      <w:pPr>
        <w:suppressAutoHyphens/>
        <w:ind w:left="720"/>
        <w:rPr>
          <w:ins w:id="339" w:author="Author"/>
          <w:rFonts w:ascii="Times New Roman" w:hAnsi="Times New Roman"/>
          <w:spacing w:val="-3"/>
          <w:sz w:val="22"/>
          <w:szCs w:val="22"/>
        </w:rPr>
      </w:pPr>
    </w:p>
    <w:p w14:paraId="3ABF0855" w14:textId="77777777" w:rsidR="00087C13" w:rsidRDefault="00087C13" w:rsidP="00DA5C1A">
      <w:pPr>
        <w:suppressAutoHyphens/>
        <w:ind w:left="720"/>
        <w:rPr>
          <w:ins w:id="340" w:author="Author"/>
          <w:rFonts w:ascii="Times New Roman" w:hAnsi="Times New Roman"/>
          <w:spacing w:val="-3"/>
          <w:sz w:val="22"/>
          <w:szCs w:val="22"/>
        </w:rPr>
      </w:pPr>
      <w:ins w:id="341" w:author="Author">
        <w:r>
          <w:rPr>
            <w:rFonts w:ascii="Times New Roman" w:hAnsi="Times New Roman"/>
            <w:spacing w:val="-3"/>
            <w:sz w:val="22"/>
            <w:szCs w:val="22"/>
            <w:u w:val="single"/>
          </w:rPr>
          <w:t>Reporting Year</w:t>
        </w:r>
        <w:r>
          <w:rPr>
            <w:rFonts w:ascii="Times New Roman" w:hAnsi="Times New Roman"/>
            <w:spacing w:val="-3"/>
            <w:sz w:val="22"/>
            <w:szCs w:val="22"/>
          </w:rPr>
          <w:t xml:space="preserve">.  The </w:t>
        </w:r>
        <w:r w:rsidR="00DA5C1A">
          <w:rPr>
            <w:rFonts w:ascii="Times New Roman" w:hAnsi="Times New Roman"/>
            <w:spacing w:val="-3"/>
            <w:sz w:val="22"/>
            <w:szCs w:val="22"/>
          </w:rPr>
          <w:t>p</w:t>
        </w:r>
        <w:r>
          <w:rPr>
            <w:rFonts w:ascii="Times New Roman" w:hAnsi="Times New Roman"/>
            <w:spacing w:val="-3"/>
            <w:sz w:val="22"/>
            <w:szCs w:val="22"/>
          </w:rPr>
          <w:t xml:space="preserve">rovider's fiscal year for which costs incurred are reported to the Operational Services Division on the Uniform Financial Statements and Independent Auditor's Report (UFR). </w:t>
        </w:r>
      </w:ins>
    </w:p>
    <w:p w14:paraId="4DAF7F3E" w14:textId="77777777" w:rsidR="00087C13" w:rsidRDefault="00087C13" w:rsidP="00DA5C1A">
      <w:pPr>
        <w:suppressAutoHyphens/>
        <w:ind w:left="720"/>
        <w:rPr>
          <w:ins w:id="342" w:author="Author"/>
          <w:rFonts w:ascii="Times New Roman" w:hAnsi="Times New Roman"/>
          <w:spacing w:val="-3"/>
          <w:sz w:val="22"/>
          <w:szCs w:val="22"/>
        </w:rPr>
      </w:pPr>
    </w:p>
    <w:p w14:paraId="60B1499C" w14:textId="77777777" w:rsidR="00037CC3" w:rsidRDefault="00087C13" w:rsidP="00DA5C1A">
      <w:pPr>
        <w:suppressAutoHyphens/>
        <w:ind w:left="720"/>
        <w:rPr>
          <w:ins w:id="343" w:author="Author"/>
          <w:rFonts w:ascii="Times New Roman" w:hAnsi="Times New Roman"/>
          <w:spacing w:val="-3"/>
          <w:sz w:val="22"/>
          <w:szCs w:val="22"/>
        </w:rPr>
      </w:pPr>
      <w:ins w:id="344" w:author="Author">
        <w:r>
          <w:rPr>
            <w:rFonts w:ascii="Times New Roman" w:hAnsi="Times New Roman"/>
            <w:spacing w:val="-3"/>
            <w:sz w:val="22"/>
            <w:szCs w:val="22"/>
            <w:u w:val="single"/>
          </w:rPr>
          <w:t>Residential Housing Stabilization</w:t>
        </w:r>
        <w:r w:rsidRPr="00912252">
          <w:rPr>
            <w:rFonts w:ascii="Times New Roman" w:hAnsi="Times New Roman"/>
            <w:spacing w:val="-3"/>
            <w:sz w:val="22"/>
            <w:szCs w:val="22"/>
          </w:rPr>
          <w:t>.</w:t>
        </w:r>
        <w:r>
          <w:rPr>
            <w:rFonts w:ascii="Times New Roman" w:hAnsi="Times New Roman"/>
            <w:spacing w:val="-3"/>
            <w:sz w:val="22"/>
            <w:szCs w:val="22"/>
          </w:rPr>
          <w:t xml:space="preserve">  A program that helps victims and their families find stability within their communities, expand their networks of support, and build their capacity to live independently and securely. Support services help program participants access and maintain permanent housing, access employment and/or attend school, parent their children, and generally prepare for economic independence. Housing may be</w:t>
        </w:r>
      </w:ins>
    </w:p>
    <w:p w14:paraId="0C61C895" w14:textId="77777777" w:rsidR="00037CC3" w:rsidRDefault="00037CC3" w:rsidP="00037CC3">
      <w:pPr>
        <w:suppressAutoHyphens/>
        <w:ind w:left="1080"/>
        <w:rPr>
          <w:ins w:id="345" w:author="Author"/>
          <w:rFonts w:ascii="Times New Roman" w:hAnsi="Times New Roman"/>
          <w:spacing w:val="-3"/>
          <w:sz w:val="22"/>
          <w:szCs w:val="22"/>
        </w:rPr>
      </w:pPr>
      <w:ins w:id="346" w:author="Author">
        <w:r w:rsidRPr="008D0835">
          <w:rPr>
            <w:rFonts w:ascii="Times New Roman" w:hAnsi="Times New Roman"/>
            <w:spacing w:val="-3"/>
            <w:sz w:val="22"/>
            <w:szCs w:val="22"/>
          </w:rPr>
          <w:t>(</w:t>
        </w:r>
        <w:r w:rsidR="00087C13">
          <w:rPr>
            <w:rFonts w:ascii="Times New Roman" w:hAnsi="Times New Roman"/>
            <w:spacing w:val="-3"/>
            <w:sz w:val="22"/>
            <w:szCs w:val="22"/>
          </w:rPr>
          <w:t xml:space="preserve">a) </w:t>
        </w:r>
        <w:r>
          <w:rPr>
            <w:rFonts w:ascii="Times New Roman" w:hAnsi="Times New Roman"/>
            <w:spacing w:val="-3"/>
            <w:sz w:val="22"/>
            <w:szCs w:val="22"/>
          </w:rPr>
          <w:t xml:space="preserve"> </w:t>
        </w:r>
        <w:r w:rsidR="00087C13">
          <w:rPr>
            <w:rFonts w:ascii="Times New Roman" w:hAnsi="Times New Roman"/>
            <w:spacing w:val="-3"/>
            <w:sz w:val="22"/>
            <w:szCs w:val="22"/>
          </w:rPr>
          <w:t>scattered site rental apartments in which families assume the lease once the program has provided the unit;</w:t>
        </w:r>
      </w:ins>
    </w:p>
    <w:p w14:paraId="1E58A69E" w14:textId="0A59E25B" w:rsidR="00037CC3" w:rsidRDefault="00037CC3" w:rsidP="00037CC3">
      <w:pPr>
        <w:suppressAutoHyphens/>
        <w:ind w:left="1080"/>
        <w:rPr>
          <w:ins w:id="347" w:author="Author"/>
          <w:rFonts w:ascii="Times New Roman" w:hAnsi="Times New Roman"/>
          <w:spacing w:val="-3"/>
          <w:sz w:val="22"/>
          <w:szCs w:val="22"/>
        </w:rPr>
      </w:pPr>
      <w:ins w:id="348" w:author="Author">
        <w:r>
          <w:rPr>
            <w:rFonts w:ascii="Times New Roman" w:hAnsi="Times New Roman"/>
            <w:spacing w:val="-3"/>
            <w:sz w:val="22"/>
            <w:szCs w:val="22"/>
          </w:rPr>
          <w:t>(</w:t>
        </w:r>
        <w:r w:rsidR="00087C13">
          <w:rPr>
            <w:rFonts w:ascii="Times New Roman" w:hAnsi="Times New Roman"/>
            <w:spacing w:val="-3"/>
            <w:sz w:val="22"/>
            <w:szCs w:val="22"/>
          </w:rPr>
          <w:t>b)</w:t>
        </w:r>
        <w:r>
          <w:rPr>
            <w:rFonts w:ascii="Times New Roman" w:hAnsi="Times New Roman"/>
            <w:spacing w:val="-3"/>
            <w:sz w:val="22"/>
            <w:szCs w:val="22"/>
          </w:rPr>
          <w:t xml:space="preserve"> </w:t>
        </w:r>
        <w:r w:rsidR="00087C13">
          <w:rPr>
            <w:rFonts w:ascii="Times New Roman" w:hAnsi="Times New Roman"/>
            <w:spacing w:val="-3"/>
            <w:sz w:val="22"/>
            <w:szCs w:val="22"/>
          </w:rPr>
          <w:t xml:space="preserve"> condominiums or single</w:t>
        </w:r>
        <w:r w:rsidR="00722B7F">
          <w:rPr>
            <w:rFonts w:ascii="Times New Roman" w:hAnsi="Times New Roman"/>
            <w:spacing w:val="-3"/>
            <w:sz w:val="22"/>
            <w:szCs w:val="22"/>
          </w:rPr>
          <w:t>-</w:t>
        </w:r>
        <w:r w:rsidR="00087C13">
          <w:rPr>
            <w:rFonts w:ascii="Times New Roman" w:hAnsi="Times New Roman"/>
            <w:spacing w:val="-3"/>
            <w:sz w:val="22"/>
            <w:szCs w:val="22"/>
          </w:rPr>
          <w:t xml:space="preserve">family homes purchased by families through home buying assistance provided by the program; or </w:t>
        </w:r>
      </w:ins>
    </w:p>
    <w:p w14:paraId="49FCAE80" w14:textId="77777777" w:rsidR="00087C13" w:rsidRDefault="00037CC3" w:rsidP="00037CC3">
      <w:pPr>
        <w:suppressAutoHyphens/>
        <w:ind w:left="1080"/>
        <w:rPr>
          <w:ins w:id="349" w:author="Author"/>
          <w:rFonts w:ascii="Times New Roman" w:hAnsi="Times New Roman"/>
          <w:spacing w:val="-3"/>
          <w:sz w:val="22"/>
          <w:szCs w:val="22"/>
        </w:rPr>
      </w:pPr>
      <w:ins w:id="350" w:author="Author">
        <w:r>
          <w:rPr>
            <w:rFonts w:ascii="Times New Roman" w:hAnsi="Times New Roman"/>
            <w:spacing w:val="-3"/>
            <w:sz w:val="22"/>
            <w:szCs w:val="22"/>
          </w:rPr>
          <w:t>(</w:t>
        </w:r>
        <w:r w:rsidR="00087C13">
          <w:rPr>
            <w:rFonts w:ascii="Times New Roman" w:hAnsi="Times New Roman"/>
            <w:spacing w:val="-3"/>
            <w:sz w:val="22"/>
            <w:szCs w:val="22"/>
          </w:rPr>
          <w:t xml:space="preserve">c) </w:t>
        </w:r>
        <w:r>
          <w:rPr>
            <w:rFonts w:ascii="Times New Roman" w:hAnsi="Times New Roman"/>
            <w:spacing w:val="-3"/>
            <w:sz w:val="22"/>
            <w:szCs w:val="22"/>
          </w:rPr>
          <w:t xml:space="preserve"> </w:t>
        </w:r>
        <w:r w:rsidR="00087C13">
          <w:rPr>
            <w:rFonts w:ascii="Times New Roman" w:hAnsi="Times New Roman"/>
            <w:spacing w:val="-3"/>
            <w:sz w:val="22"/>
            <w:szCs w:val="22"/>
          </w:rPr>
          <w:t xml:space="preserve">apartments in multiple dwelling buildings.  </w:t>
        </w:r>
      </w:ins>
    </w:p>
    <w:p w14:paraId="7DBF39B1" w14:textId="77777777" w:rsidR="00087C13" w:rsidRDefault="00087C13" w:rsidP="00DA5C1A">
      <w:pPr>
        <w:suppressAutoHyphens/>
        <w:ind w:left="720"/>
        <w:rPr>
          <w:ins w:id="351" w:author="Author"/>
          <w:rFonts w:ascii="Times New Roman" w:hAnsi="Times New Roman"/>
          <w:spacing w:val="-3"/>
          <w:sz w:val="22"/>
          <w:szCs w:val="22"/>
        </w:rPr>
      </w:pPr>
    </w:p>
    <w:p w14:paraId="2C15294C" w14:textId="77777777" w:rsidR="00087C13" w:rsidRDefault="00087C13">
      <w:pPr>
        <w:suppressAutoHyphens/>
        <w:rPr>
          <w:ins w:id="352" w:author="Author"/>
          <w:rFonts w:ascii="Times New Roman" w:hAnsi="Times New Roman"/>
          <w:spacing w:val="-3"/>
          <w:sz w:val="22"/>
          <w:szCs w:val="22"/>
        </w:rPr>
      </w:pPr>
      <w:ins w:id="353" w:author="Author">
        <w:r w:rsidRPr="00912252">
          <w:rPr>
            <w:rFonts w:ascii="Times New Roman" w:hAnsi="Times New Roman"/>
            <w:spacing w:val="-3"/>
            <w:sz w:val="22"/>
            <w:szCs w:val="22"/>
            <w:u w:val="single"/>
          </w:rPr>
          <w:t>4</w:t>
        </w:r>
        <w:r>
          <w:rPr>
            <w:rFonts w:ascii="Times New Roman" w:hAnsi="Times New Roman"/>
            <w:spacing w:val="-3"/>
            <w:sz w:val="22"/>
            <w:szCs w:val="22"/>
            <w:u w:val="single"/>
          </w:rPr>
          <w:t>12.03:  Rate Provisions</w:t>
        </w:r>
      </w:ins>
    </w:p>
    <w:p w14:paraId="42DE14F6" w14:textId="77777777" w:rsidR="00087C13" w:rsidRDefault="00087C13">
      <w:pPr>
        <w:suppressAutoHyphens/>
        <w:rPr>
          <w:ins w:id="354" w:author="Author"/>
          <w:rFonts w:ascii="Times New Roman" w:hAnsi="Times New Roman"/>
          <w:spacing w:val="-3"/>
          <w:sz w:val="22"/>
          <w:szCs w:val="22"/>
        </w:rPr>
      </w:pPr>
    </w:p>
    <w:p w14:paraId="5CD6FEBA" w14:textId="77777777" w:rsidR="00087C13" w:rsidRDefault="00087C13">
      <w:pPr>
        <w:suppressAutoHyphens/>
        <w:ind w:left="720"/>
        <w:rPr>
          <w:ins w:id="355" w:author="Author"/>
          <w:rFonts w:ascii="Times New Roman" w:hAnsi="Times New Roman"/>
          <w:spacing w:val="-3"/>
          <w:sz w:val="22"/>
          <w:szCs w:val="22"/>
        </w:rPr>
      </w:pPr>
      <w:ins w:id="356" w:author="Author">
        <w:r>
          <w:rPr>
            <w:rFonts w:ascii="Times New Roman" w:hAnsi="Times New Roman"/>
            <w:spacing w:val="-3"/>
            <w:sz w:val="22"/>
            <w:szCs w:val="22"/>
          </w:rPr>
          <w:t>(1)  </w:t>
        </w:r>
        <w:r>
          <w:rPr>
            <w:rFonts w:ascii="Times New Roman" w:hAnsi="Times New Roman"/>
            <w:spacing w:val="-3"/>
            <w:sz w:val="22"/>
            <w:szCs w:val="22"/>
            <w:u w:val="single"/>
          </w:rPr>
          <w:t xml:space="preserve">Services </w:t>
        </w:r>
        <w:r w:rsidR="00037CC3">
          <w:rPr>
            <w:rFonts w:ascii="Times New Roman" w:hAnsi="Times New Roman"/>
            <w:spacing w:val="-3"/>
            <w:sz w:val="22"/>
            <w:szCs w:val="22"/>
            <w:u w:val="single"/>
          </w:rPr>
          <w:t>I</w:t>
        </w:r>
        <w:r>
          <w:rPr>
            <w:rFonts w:ascii="Times New Roman" w:hAnsi="Times New Roman"/>
            <w:spacing w:val="-3"/>
            <w:sz w:val="22"/>
            <w:szCs w:val="22"/>
            <w:u w:val="single"/>
          </w:rPr>
          <w:t>ncluded in the Rate</w:t>
        </w:r>
        <w:r>
          <w:rPr>
            <w:rFonts w:ascii="Times New Roman" w:hAnsi="Times New Roman"/>
            <w:spacing w:val="-3"/>
            <w:sz w:val="22"/>
            <w:szCs w:val="22"/>
          </w:rPr>
          <w:t>.  The approved rate include</w:t>
        </w:r>
        <w:r w:rsidR="00037CC3">
          <w:rPr>
            <w:rFonts w:ascii="Times New Roman" w:hAnsi="Times New Roman"/>
            <w:spacing w:val="-3"/>
            <w:sz w:val="22"/>
            <w:szCs w:val="22"/>
          </w:rPr>
          <w:t>s</w:t>
        </w:r>
        <w:r>
          <w:rPr>
            <w:rFonts w:ascii="Times New Roman" w:hAnsi="Times New Roman"/>
            <w:spacing w:val="-3"/>
            <w:sz w:val="22"/>
            <w:szCs w:val="22"/>
          </w:rPr>
          <w:t xml:space="preserve"> payment for all care and services that are part of the program of services of an eligible provider, as explicitly set forth by the purchasing governmental unit(s).</w:t>
        </w:r>
      </w:ins>
    </w:p>
    <w:p w14:paraId="3EF70BD9" w14:textId="77777777" w:rsidR="00087C13" w:rsidRDefault="00087C13">
      <w:pPr>
        <w:suppressAutoHyphens/>
        <w:ind w:left="720"/>
        <w:rPr>
          <w:ins w:id="357" w:author="Author"/>
          <w:rFonts w:ascii="Times New Roman" w:hAnsi="Times New Roman"/>
          <w:spacing w:val="-3"/>
          <w:sz w:val="22"/>
          <w:szCs w:val="22"/>
        </w:rPr>
      </w:pPr>
    </w:p>
    <w:p w14:paraId="268E5B5A" w14:textId="77777777" w:rsidR="00087C13" w:rsidRDefault="00087C13">
      <w:pPr>
        <w:suppressAutoHyphens/>
        <w:ind w:left="720"/>
        <w:rPr>
          <w:ins w:id="358" w:author="Author"/>
          <w:rFonts w:ascii="Times New Roman" w:hAnsi="Times New Roman"/>
          <w:spacing w:val="-3"/>
          <w:sz w:val="22"/>
          <w:szCs w:val="22"/>
        </w:rPr>
      </w:pPr>
      <w:ins w:id="359" w:author="Author">
        <w:r>
          <w:rPr>
            <w:rFonts w:ascii="Times New Roman" w:hAnsi="Times New Roman"/>
            <w:spacing w:val="-3"/>
            <w:sz w:val="22"/>
            <w:szCs w:val="22"/>
          </w:rPr>
          <w:t>(2)  </w:t>
        </w:r>
        <w:r>
          <w:rPr>
            <w:rFonts w:ascii="Times New Roman" w:hAnsi="Times New Roman"/>
            <w:spacing w:val="-3"/>
            <w:sz w:val="22"/>
            <w:szCs w:val="22"/>
            <w:u w:val="single"/>
          </w:rPr>
          <w:t>Reimbursement as Full Payment</w:t>
        </w:r>
        <w:r>
          <w:rPr>
            <w:rFonts w:ascii="Times New Roman" w:hAnsi="Times New Roman"/>
            <w:spacing w:val="-3"/>
            <w:sz w:val="22"/>
            <w:szCs w:val="22"/>
          </w:rPr>
          <w:t xml:space="preserve">.  Each eligible provider </w:t>
        </w:r>
        <w:r w:rsidR="00037CC3">
          <w:rPr>
            <w:rFonts w:ascii="Times New Roman" w:hAnsi="Times New Roman"/>
            <w:spacing w:val="-3"/>
            <w:sz w:val="22"/>
            <w:szCs w:val="22"/>
          </w:rPr>
          <w:t>must</w:t>
        </w:r>
        <w:r>
          <w:rPr>
            <w:rFonts w:ascii="Times New Roman" w:hAnsi="Times New Roman"/>
            <w:spacing w:val="-3"/>
            <w:sz w:val="22"/>
            <w:szCs w:val="22"/>
          </w:rPr>
          <w:t xml:space="preserve">, as a condition of payment by any purchasing governmental unit, accept the approved rate as full payment and discharge of all obligations for the services rendered. Payment by the purchasing governmental unit for services rendered to the client </w:t>
        </w:r>
        <w:r w:rsidR="00037CC3">
          <w:rPr>
            <w:rFonts w:ascii="Times New Roman" w:hAnsi="Times New Roman"/>
            <w:spacing w:val="-3"/>
            <w:sz w:val="22"/>
            <w:szCs w:val="22"/>
          </w:rPr>
          <w:t>are</w:t>
        </w:r>
        <w:r>
          <w:rPr>
            <w:rFonts w:ascii="Times New Roman" w:hAnsi="Times New Roman"/>
            <w:spacing w:val="-3"/>
            <w:sz w:val="22"/>
            <w:szCs w:val="22"/>
          </w:rPr>
          <w:t xml:space="preserve"> reduced by the amount of any payment by any other source.</w:t>
        </w:r>
      </w:ins>
    </w:p>
    <w:p w14:paraId="3E53452A" w14:textId="77777777" w:rsidR="00087C13" w:rsidRDefault="00087C13">
      <w:pPr>
        <w:suppressAutoHyphens/>
        <w:ind w:left="720"/>
        <w:rPr>
          <w:ins w:id="360" w:author="Author"/>
          <w:rFonts w:ascii="Times New Roman" w:hAnsi="Times New Roman"/>
          <w:spacing w:val="-3"/>
          <w:sz w:val="22"/>
          <w:szCs w:val="22"/>
        </w:rPr>
      </w:pPr>
    </w:p>
    <w:p w14:paraId="1B914250" w14:textId="77777777" w:rsidR="00087C13" w:rsidRDefault="00087C13">
      <w:pPr>
        <w:suppressAutoHyphens/>
        <w:ind w:left="720"/>
        <w:rPr>
          <w:ins w:id="361" w:author="Author"/>
          <w:rFonts w:ascii="Times New Roman" w:hAnsi="Times New Roman"/>
          <w:spacing w:val="-3"/>
          <w:sz w:val="22"/>
          <w:szCs w:val="22"/>
        </w:rPr>
      </w:pPr>
      <w:ins w:id="362" w:author="Author">
        <w:r>
          <w:rPr>
            <w:rFonts w:ascii="Times New Roman" w:hAnsi="Times New Roman"/>
            <w:spacing w:val="-3"/>
            <w:sz w:val="22"/>
            <w:szCs w:val="22"/>
          </w:rPr>
          <w:t>(3)  </w:t>
        </w:r>
        <w:r>
          <w:rPr>
            <w:rFonts w:ascii="Times New Roman" w:hAnsi="Times New Roman"/>
            <w:spacing w:val="-3"/>
            <w:sz w:val="22"/>
            <w:szCs w:val="22"/>
            <w:u w:val="single"/>
          </w:rPr>
          <w:t>Payment Limitations</w:t>
        </w:r>
        <w:r>
          <w:rPr>
            <w:rFonts w:ascii="Times New Roman" w:hAnsi="Times New Roman"/>
            <w:spacing w:val="-3"/>
            <w:sz w:val="22"/>
            <w:szCs w:val="22"/>
          </w:rPr>
          <w:t>.  No purchasing governmental unit may pay less than or more than the approved rate.</w:t>
        </w:r>
      </w:ins>
    </w:p>
    <w:p w14:paraId="2EA9B9AD" w14:textId="77777777" w:rsidR="00087C13" w:rsidRDefault="00087C13">
      <w:pPr>
        <w:suppressAutoHyphens/>
        <w:rPr>
          <w:ins w:id="363" w:author="Author"/>
          <w:rFonts w:ascii="Times New Roman" w:hAnsi="Times New Roman"/>
          <w:spacing w:val="-3"/>
          <w:sz w:val="22"/>
          <w:szCs w:val="22"/>
        </w:rPr>
      </w:pPr>
      <w:ins w:id="364" w:author="Author">
        <w:r>
          <w:rPr>
            <w:rFonts w:ascii="Times New Roman" w:hAnsi="Times New Roman"/>
            <w:spacing w:val="-3"/>
            <w:sz w:val="22"/>
            <w:szCs w:val="22"/>
          </w:rPr>
          <w:t xml:space="preserve"> </w:t>
        </w:r>
      </w:ins>
    </w:p>
    <w:p w14:paraId="4044E7AE" w14:textId="77777777" w:rsidR="00087C13" w:rsidRDefault="00087C13">
      <w:pPr>
        <w:suppressAutoHyphens/>
        <w:ind w:left="720"/>
        <w:rPr>
          <w:ins w:id="365" w:author="Author"/>
          <w:rFonts w:ascii="Times New Roman" w:hAnsi="Times New Roman"/>
          <w:sz w:val="22"/>
          <w:szCs w:val="22"/>
        </w:rPr>
      </w:pPr>
      <w:ins w:id="366" w:author="Author">
        <w:r>
          <w:rPr>
            <w:rFonts w:ascii="Times New Roman" w:hAnsi="Times New Roman"/>
            <w:sz w:val="22"/>
            <w:szCs w:val="22"/>
          </w:rPr>
          <w:t xml:space="preserve">(4)  </w:t>
        </w:r>
        <w:r>
          <w:rPr>
            <w:rFonts w:ascii="Times New Roman" w:hAnsi="Times New Roman"/>
            <w:sz w:val="22"/>
            <w:szCs w:val="22"/>
            <w:u w:val="single"/>
          </w:rPr>
          <w:t>Approved Rates</w:t>
        </w:r>
        <w:r>
          <w:rPr>
            <w:rFonts w:ascii="Times New Roman" w:hAnsi="Times New Roman"/>
            <w:sz w:val="22"/>
            <w:szCs w:val="22"/>
          </w:rPr>
          <w:t>.</w:t>
        </w:r>
        <w:r w:rsidR="00BA3070">
          <w:rPr>
            <w:rFonts w:ascii="Times New Roman" w:hAnsi="Times New Roman"/>
            <w:sz w:val="22"/>
            <w:szCs w:val="22"/>
          </w:rPr>
          <w:t xml:space="preserve"> </w:t>
        </w:r>
        <w:r>
          <w:rPr>
            <w:rFonts w:ascii="Times New Roman" w:hAnsi="Times New Roman"/>
            <w:sz w:val="22"/>
            <w:szCs w:val="22"/>
          </w:rPr>
          <w:t xml:space="preserve"> The approved rate </w:t>
        </w:r>
        <w:r w:rsidR="00037CC3">
          <w:rPr>
            <w:rFonts w:ascii="Times New Roman" w:hAnsi="Times New Roman"/>
            <w:sz w:val="22"/>
            <w:szCs w:val="22"/>
          </w:rPr>
          <w:t>is</w:t>
        </w:r>
        <w:r>
          <w:rPr>
            <w:rFonts w:ascii="Times New Roman" w:hAnsi="Times New Roman"/>
            <w:sz w:val="22"/>
            <w:szCs w:val="22"/>
          </w:rPr>
          <w:t xml:space="preserve"> the lower of the provider’s charge or amount accepted as payment from another payer or the rate listed </w:t>
        </w:r>
        <w:r w:rsidR="00037CC3">
          <w:rPr>
            <w:rFonts w:ascii="Times New Roman" w:hAnsi="Times New Roman"/>
            <w:sz w:val="22"/>
            <w:szCs w:val="22"/>
          </w:rPr>
          <w:t>in 101 CMR 412.03(4)</w:t>
        </w:r>
        <w:r w:rsidR="000A1D28">
          <w:rPr>
            <w:rFonts w:ascii="Times New Roman" w:hAnsi="Times New Roman"/>
            <w:sz w:val="22"/>
            <w:szCs w:val="22"/>
          </w:rPr>
          <w:t>.</w:t>
        </w:r>
      </w:ins>
    </w:p>
    <w:p w14:paraId="2E78E324" w14:textId="77777777" w:rsidR="00767F06" w:rsidRDefault="00767F06" w:rsidP="00225B85">
      <w:pPr>
        <w:pStyle w:val="BodyText"/>
        <w:ind w:left="1800"/>
        <w:rPr>
          <w:ins w:id="367" w:author="Author"/>
          <w:sz w:val="22"/>
          <w:szCs w:val="22"/>
        </w:rPr>
      </w:pPr>
    </w:p>
    <w:tbl>
      <w:tblPr>
        <w:tblW w:w="9037"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0"/>
        <w:gridCol w:w="1562"/>
        <w:gridCol w:w="1805"/>
      </w:tblGrid>
      <w:tr w:rsidR="008F7EF6" w:rsidRPr="00767F06" w14:paraId="45094ECB" w14:textId="77777777" w:rsidTr="00611828">
        <w:trPr>
          <w:trHeight w:val="288"/>
          <w:tblHeader/>
          <w:ins w:id="368" w:author="Author"/>
        </w:trPr>
        <w:tc>
          <w:tcPr>
            <w:tcW w:w="5670" w:type="dxa"/>
            <w:vAlign w:val="center"/>
            <w:hideMark/>
          </w:tcPr>
          <w:p w14:paraId="6EAEA940" w14:textId="77777777" w:rsidR="00767F06" w:rsidRPr="00225B85" w:rsidRDefault="00767F06" w:rsidP="00767F06">
            <w:pPr>
              <w:jc w:val="center"/>
              <w:rPr>
                <w:ins w:id="369" w:author="Author"/>
                <w:rFonts w:ascii="Times New Roman" w:hAnsi="Times New Roman"/>
                <w:b/>
                <w:bCs/>
                <w:sz w:val="22"/>
                <w:szCs w:val="22"/>
              </w:rPr>
            </w:pPr>
            <w:ins w:id="370" w:author="Author">
              <w:r w:rsidRPr="008D0835">
                <w:rPr>
                  <w:rFonts w:ascii="Times New Roman" w:hAnsi="Times New Roman"/>
                  <w:b/>
                  <w:bCs/>
                  <w:sz w:val="22"/>
                  <w:szCs w:val="22"/>
                </w:rPr>
                <w:t>Program/Service Type</w:t>
              </w:r>
            </w:ins>
          </w:p>
        </w:tc>
        <w:tc>
          <w:tcPr>
            <w:tcW w:w="1562" w:type="dxa"/>
            <w:vAlign w:val="center"/>
            <w:hideMark/>
          </w:tcPr>
          <w:p w14:paraId="3D9FFFE6" w14:textId="77777777" w:rsidR="00767F06" w:rsidRPr="00EC3B8E" w:rsidRDefault="00767F06" w:rsidP="00767F06">
            <w:pPr>
              <w:jc w:val="center"/>
              <w:rPr>
                <w:ins w:id="371" w:author="Author"/>
                <w:rFonts w:ascii="Times New Roman" w:hAnsi="Times New Roman"/>
                <w:b/>
                <w:bCs/>
                <w:sz w:val="22"/>
                <w:szCs w:val="22"/>
              </w:rPr>
            </w:pPr>
            <w:ins w:id="372" w:author="Author">
              <w:r w:rsidRPr="00EC3B8E">
                <w:rPr>
                  <w:rFonts w:ascii="Times New Roman" w:hAnsi="Times New Roman"/>
                  <w:b/>
                  <w:bCs/>
                  <w:sz w:val="22"/>
                  <w:szCs w:val="22"/>
                </w:rPr>
                <w:t>Rate</w:t>
              </w:r>
            </w:ins>
          </w:p>
        </w:tc>
        <w:tc>
          <w:tcPr>
            <w:tcW w:w="1805" w:type="dxa"/>
            <w:vAlign w:val="center"/>
            <w:hideMark/>
          </w:tcPr>
          <w:p w14:paraId="3E28F9F0" w14:textId="77777777" w:rsidR="00767F06" w:rsidRPr="00225B85" w:rsidRDefault="00767F06" w:rsidP="00767F06">
            <w:pPr>
              <w:jc w:val="center"/>
              <w:rPr>
                <w:ins w:id="373" w:author="Author"/>
                <w:rFonts w:ascii="Times New Roman" w:hAnsi="Times New Roman"/>
                <w:b/>
                <w:bCs/>
                <w:sz w:val="22"/>
                <w:szCs w:val="22"/>
              </w:rPr>
            </w:pPr>
            <w:ins w:id="374" w:author="Author">
              <w:r w:rsidRPr="00225B85">
                <w:rPr>
                  <w:rFonts w:ascii="Times New Roman" w:hAnsi="Times New Roman"/>
                  <w:b/>
                  <w:bCs/>
                  <w:sz w:val="22"/>
                  <w:szCs w:val="22"/>
                </w:rPr>
                <w:t>Unit</w:t>
              </w:r>
            </w:ins>
          </w:p>
        </w:tc>
      </w:tr>
      <w:tr w:rsidR="008F7EF6" w:rsidRPr="00767F06" w14:paraId="2BF5B996" w14:textId="77777777" w:rsidTr="00611828">
        <w:trPr>
          <w:trHeight w:val="229"/>
          <w:ins w:id="375" w:author="Author"/>
        </w:trPr>
        <w:tc>
          <w:tcPr>
            <w:tcW w:w="5670" w:type="dxa"/>
            <w:vAlign w:val="center"/>
            <w:hideMark/>
          </w:tcPr>
          <w:p w14:paraId="11209D16" w14:textId="77777777" w:rsidR="00767F06" w:rsidRPr="00767F06" w:rsidRDefault="00767F06" w:rsidP="00767F06">
            <w:pPr>
              <w:rPr>
                <w:ins w:id="376" w:author="Author"/>
                <w:rFonts w:ascii="Times New Roman" w:hAnsi="Times New Roman"/>
                <w:sz w:val="22"/>
                <w:szCs w:val="22"/>
              </w:rPr>
            </w:pPr>
            <w:ins w:id="377" w:author="Author">
              <w:r w:rsidRPr="00767F06">
                <w:rPr>
                  <w:rFonts w:ascii="Times New Roman" w:hAnsi="Times New Roman"/>
                  <w:sz w:val="22"/>
                  <w:szCs w:val="22"/>
                </w:rPr>
                <w:t xml:space="preserve">Emergency Shelter: </w:t>
              </w:r>
              <w:r w:rsidR="00BA3070">
                <w:rPr>
                  <w:rFonts w:ascii="Times New Roman" w:hAnsi="Times New Roman"/>
                  <w:sz w:val="22"/>
                  <w:szCs w:val="22"/>
                </w:rPr>
                <w:t xml:space="preserve"> </w:t>
              </w:r>
              <w:r w:rsidRPr="00767F06">
                <w:rPr>
                  <w:rFonts w:ascii="Times New Roman" w:hAnsi="Times New Roman"/>
                  <w:sz w:val="22"/>
                  <w:szCs w:val="22"/>
                </w:rPr>
                <w:t>Full program rate</w:t>
              </w:r>
            </w:ins>
          </w:p>
        </w:tc>
        <w:tc>
          <w:tcPr>
            <w:tcW w:w="1562" w:type="dxa"/>
            <w:vAlign w:val="center"/>
            <w:hideMark/>
          </w:tcPr>
          <w:p w14:paraId="2B371894" w14:textId="1B7BDBC8" w:rsidR="00767F06" w:rsidRPr="00EC3B8E" w:rsidRDefault="00574BE3" w:rsidP="00A004D5">
            <w:pPr>
              <w:jc w:val="center"/>
              <w:rPr>
                <w:ins w:id="378" w:author="Author"/>
                <w:rFonts w:ascii="Times New Roman" w:hAnsi="Times New Roman"/>
                <w:sz w:val="22"/>
                <w:szCs w:val="22"/>
              </w:rPr>
            </w:pPr>
            <w:ins w:id="379" w:author="Author">
              <w:r w:rsidRPr="00EC3B8E">
                <w:rPr>
                  <w:rFonts w:ascii="Times New Roman" w:hAnsi="Times New Roman"/>
                  <w:sz w:val="22"/>
                  <w:szCs w:val="22"/>
                </w:rPr>
                <w:t>$</w:t>
              </w:r>
              <w:r w:rsidR="001B26B7">
                <w:rPr>
                  <w:rFonts w:ascii="Times New Roman" w:hAnsi="Times New Roman"/>
                  <w:sz w:val="22"/>
                  <w:szCs w:val="22"/>
                </w:rPr>
                <w:t>257.67</w:t>
              </w:r>
            </w:ins>
          </w:p>
        </w:tc>
        <w:tc>
          <w:tcPr>
            <w:tcW w:w="1805" w:type="dxa"/>
            <w:vAlign w:val="center"/>
            <w:hideMark/>
          </w:tcPr>
          <w:p w14:paraId="7BB6B975" w14:textId="77777777" w:rsidR="00767F06" w:rsidRPr="00225B85" w:rsidRDefault="00767F06" w:rsidP="00767F06">
            <w:pPr>
              <w:jc w:val="center"/>
              <w:rPr>
                <w:ins w:id="380" w:author="Author"/>
                <w:rFonts w:ascii="Times New Roman" w:hAnsi="Times New Roman"/>
                <w:sz w:val="22"/>
                <w:szCs w:val="22"/>
              </w:rPr>
            </w:pPr>
            <w:ins w:id="381" w:author="Author">
              <w:r w:rsidRPr="00225B85">
                <w:rPr>
                  <w:rFonts w:ascii="Times New Roman" w:hAnsi="Times New Roman"/>
                  <w:sz w:val="22"/>
                  <w:szCs w:val="22"/>
                </w:rPr>
                <w:t>Per room per day</w:t>
              </w:r>
            </w:ins>
          </w:p>
        </w:tc>
      </w:tr>
      <w:tr w:rsidR="008F7EF6" w:rsidRPr="00767F06" w14:paraId="7FD9BD2B" w14:textId="77777777" w:rsidTr="00611828">
        <w:trPr>
          <w:trHeight w:val="271"/>
          <w:ins w:id="382" w:author="Author"/>
        </w:trPr>
        <w:tc>
          <w:tcPr>
            <w:tcW w:w="5670" w:type="dxa"/>
            <w:vAlign w:val="center"/>
            <w:hideMark/>
          </w:tcPr>
          <w:p w14:paraId="0CDD818B" w14:textId="77777777" w:rsidR="00767F06" w:rsidRPr="00767F06" w:rsidRDefault="00767F06" w:rsidP="00767F06">
            <w:pPr>
              <w:rPr>
                <w:ins w:id="383" w:author="Author"/>
                <w:rFonts w:ascii="Times New Roman" w:hAnsi="Times New Roman"/>
                <w:sz w:val="22"/>
                <w:szCs w:val="22"/>
              </w:rPr>
            </w:pPr>
            <w:ins w:id="384" w:author="Author">
              <w:r w:rsidRPr="00767F06">
                <w:rPr>
                  <w:rFonts w:ascii="Times New Roman" w:hAnsi="Times New Roman"/>
                  <w:sz w:val="22"/>
                  <w:szCs w:val="22"/>
                </w:rPr>
                <w:t xml:space="preserve">Emergency Shelter: </w:t>
              </w:r>
              <w:r w:rsidR="00BA3070">
                <w:rPr>
                  <w:rFonts w:ascii="Times New Roman" w:hAnsi="Times New Roman"/>
                  <w:sz w:val="22"/>
                  <w:szCs w:val="22"/>
                </w:rPr>
                <w:t xml:space="preserve"> </w:t>
              </w:r>
              <w:r w:rsidRPr="00767F06">
                <w:rPr>
                  <w:rFonts w:ascii="Times New Roman" w:hAnsi="Times New Roman"/>
                  <w:sz w:val="22"/>
                  <w:szCs w:val="22"/>
                </w:rPr>
                <w:t>Lower facility cost program</w:t>
              </w:r>
            </w:ins>
          </w:p>
        </w:tc>
        <w:tc>
          <w:tcPr>
            <w:tcW w:w="1562" w:type="dxa"/>
            <w:vAlign w:val="center"/>
            <w:hideMark/>
          </w:tcPr>
          <w:p w14:paraId="28BF6101" w14:textId="79AB3895" w:rsidR="00767F06" w:rsidRPr="00EC3B8E" w:rsidRDefault="00574BE3" w:rsidP="00A004D5">
            <w:pPr>
              <w:jc w:val="center"/>
              <w:rPr>
                <w:ins w:id="385" w:author="Author"/>
                <w:rFonts w:ascii="Times New Roman" w:hAnsi="Times New Roman"/>
                <w:sz w:val="22"/>
                <w:szCs w:val="22"/>
              </w:rPr>
            </w:pPr>
            <w:ins w:id="386" w:author="Author">
              <w:r w:rsidRPr="00EC3B8E">
                <w:rPr>
                  <w:rFonts w:ascii="Times New Roman" w:hAnsi="Times New Roman"/>
                  <w:sz w:val="22"/>
                  <w:szCs w:val="22"/>
                </w:rPr>
                <w:t>$</w:t>
              </w:r>
              <w:r w:rsidR="001B26B7">
                <w:rPr>
                  <w:rFonts w:ascii="Times New Roman" w:hAnsi="Times New Roman"/>
                  <w:sz w:val="22"/>
                  <w:szCs w:val="22"/>
                </w:rPr>
                <w:t>240.11</w:t>
              </w:r>
            </w:ins>
          </w:p>
        </w:tc>
        <w:tc>
          <w:tcPr>
            <w:tcW w:w="1805" w:type="dxa"/>
            <w:vAlign w:val="center"/>
            <w:hideMark/>
          </w:tcPr>
          <w:p w14:paraId="50F91CFC" w14:textId="77777777" w:rsidR="00767F06" w:rsidRPr="00B35A2F" w:rsidRDefault="00767F06" w:rsidP="00767F06">
            <w:pPr>
              <w:jc w:val="center"/>
              <w:rPr>
                <w:ins w:id="387" w:author="Author"/>
                <w:rFonts w:ascii="Times New Roman" w:hAnsi="Times New Roman"/>
                <w:sz w:val="22"/>
                <w:szCs w:val="22"/>
              </w:rPr>
            </w:pPr>
            <w:ins w:id="388" w:author="Author">
              <w:r w:rsidRPr="00B35A2F">
                <w:rPr>
                  <w:rFonts w:ascii="Times New Roman" w:hAnsi="Times New Roman"/>
                  <w:sz w:val="22"/>
                  <w:szCs w:val="22"/>
                </w:rPr>
                <w:t>Per room per day</w:t>
              </w:r>
            </w:ins>
          </w:p>
        </w:tc>
      </w:tr>
      <w:tr w:rsidR="008F7EF6" w:rsidRPr="00767F06" w14:paraId="7CE5D66A" w14:textId="77777777" w:rsidTr="00611828">
        <w:trPr>
          <w:trHeight w:val="271"/>
          <w:ins w:id="389" w:author="Author"/>
        </w:trPr>
        <w:tc>
          <w:tcPr>
            <w:tcW w:w="5670" w:type="dxa"/>
            <w:vAlign w:val="center"/>
            <w:hideMark/>
          </w:tcPr>
          <w:p w14:paraId="5F3B21B7" w14:textId="77777777" w:rsidR="00767F06" w:rsidRPr="00767F06" w:rsidRDefault="00767F06" w:rsidP="00767F06">
            <w:pPr>
              <w:rPr>
                <w:ins w:id="390" w:author="Author"/>
                <w:rFonts w:ascii="Times New Roman" w:hAnsi="Times New Roman"/>
                <w:sz w:val="22"/>
                <w:szCs w:val="22"/>
              </w:rPr>
            </w:pPr>
            <w:ins w:id="391" w:author="Author">
              <w:r w:rsidRPr="00767F06">
                <w:rPr>
                  <w:rFonts w:ascii="Times New Roman" w:hAnsi="Times New Roman"/>
                  <w:sz w:val="22"/>
                  <w:szCs w:val="22"/>
                </w:rPr>
                <w:t xml:space="preserve">Residential Housing Stabilization: </w:t>
              </w:r>
              <w:r w:rsidR="00BA3070">
                <w:rPr>
                  <w:rFonts w:ascii="Times New Roman" w:hAnsi="Times New Roman"/>
                  <w:sz w:val="22"/>
                  <w:szCs w:val="22"/>
                </w:rPr>
                <w:t xml:space="preserve"> </w:t>
              </w:r>
              <w:r w:rsidRPr="00767F06">
                <w:rPr>
                  <w:rFonts w:ascii="Times New Roman" w:hAnsi="Times New Roman"/>
                  <w:sz w:val="22"/>
                  <w:szCs w:val="22"/>
                </w:rPr>
                <w:t>Full program rate</w:t>
              </w:r>
            </w:ins>
          </w:p>
        </w:tc>
        <w:tc>
          <w:tcPr>
            <w:tcW w:w="1562" w:type="dxa"/>
            <w:vAlign w:val="center"/>
            <w:hideMark/>
          </w:tcPr>
          <w:p w14:paraId="7A89567F" w14:textId="38A69D6C" w:rsidR="00767F06" w:rsidRPr="00EC3B8E" w:rsidRDefault="00574BE3" w:rsidP="00A004D5">
            <w:pPr>
              <w:jc w:val="center"/>
              <w:rPr>
                <w:ins w:id="392" w:author="Author"/>
                <w:rFonts w:ascii="Times New Roman" w:hAnsi="Times New Roman"/>
                <w:sz w:val="22"/>
                <w:szCs w:val="22"/>
              </w:rPr>
            </w:pPr>
            <w:ins w:id="393" w:author="Author">
              <w:r w:rsidRPr="00EC3B8E">
                <w:rPr>
                  <w:rFonts w:ascii="Times New Roman" w:hAnsi="Times New Roman"/>
                  <w:sz w:val="22"/>
                  <w:szCs w:val="22"/>
                </w:rPr>
                <w:t>$</w:t>
              </w:r>
              <w:r w:rsidR="001B26B7">
                <w:rPr>
                  <w:rFonts w:ascii="Times New Roman" w:hAnsi="Times New Roman"/>
                  <w:sz w:val="22"/>
                  <w:szCs w:val="22"/>
                </w:rPr>
                <w:t>131.15</w:t>
              </w:r>
              <w:r w:rsidR="00767F06" w:rsidRPr="00EC3B8E">
                <w:rPr>
                  <w:rFonts w:ascii="Times New Roman" w:hAnsi="Times New Roman"/>
                  <w:sz w:val="22"/>
                  <w:szCs w:val="22"/>
                </w:rPr>
                <w:t xml:space="preserve"> </w:t>
              </w:r>
            </w:ins>
          </w:p>
        </w:tc>
        <w:tc>
          <w:tcPr>
            <w:tcW w:w="1805" w:type="dxa"/>
            <w:vAlign w:val="center"/>
            <w:hideMark/>
          </w:tcPr>
          <w:p w14:paraId="01C8515C" w14:textId="77777777" w:rsidR="00767F06" w:rsidRPr="00B35A2F" w:rsidRDefault="00767F06" w:rsidP="00767F06">
            <w:pPr>
              <w:jc w:val="center"/>
              <w:rPr>
                <w:ins w:id="394" w:author="Author"/>
                <w:rFonts w:ascii="Times New Roman" w:hAnsi="Times New Roman"/>
                <w:sz w:val="22"/>
                <w:szCs w:val="22"/>
              </w:rPr>
            </w:pPr>
            <w:ins w:id="395" w:author="Author">
              <w:r w:rsidRPr="00B35A2F">
                <w:rPr>
                  <w:rFonts w:ascii="Times New Roman" w:hAnsi="Times New Roman"/>
                  <w:sz w:val="22"/>
                  <w:szCs w:val="22"/>
                </w:rPr>
                <w:t>Per room per day</w:t>
              </w:r>
            </w:ins>
          </w:p>
        </w:tc>
      </w:tr>
      <w:tr w:rsidR="008F7EF6" w:rsidRPr="00767F06" w14:paraId="4A4077DB" w14:textId="77777777" w:rsidTr="00611828">
        <w:trPr>
          <w:trHeight w:val="271"/>
          <w:ins w:id="396" w:author="Author"/>
        </w:trPr>
        <w:tc>
          <w:tcPr>
            <w:tcW w:w="5670" w:type="dxa"/>
            <w:vAlign w:val="center"/>
            <w:hideMark/>
          </w:tcPr>
          <w:p w14:paraId="185F8FDB" w14:textId="77777777" w:rsidR="00767F06" w:rsidRPr="00767F06" w:rsidRDefault="00767F06" w:rsidP="00767F06">
            <w:pPr>
              <w:rPr>
                <w:ins w:id="397" w:author="Author"/>
                <w:rFonts w:ascii="Times New Roman" w:hAnsi="Times New Roman"/>
                <w:sz w:val="22"/>
                <w:szCs w:val="22"/>
              </w:rPr>
            </w:pPr>
            <w:ins w:id="398" w:author="Author">
              <w:r w:rsidRPr="00767F06">
                <w:rPr>
                  <w:rFonts w:ascii="Times New Roman" w:hAnsi="Times New Roman"/>
                  <w:sz w:val="22"/>
                  <w:szCs w:val="22"/>
                </w:rPr>
                <w:t xml:space="preserve">Residential Housing Stabilization: </w:t>
              </w:r>
              <w:r w:rsidR="00BA3070">
                <w:rPr>
                  <w:rFonts w:ascii="Times New Roman" w:hAnsi="Times New Roman"/>
                  <w:sz w:val="22"/>
                  <w:szCs w:val="22"/>
                </w:rPr>
                <w:t xml:space="preserve"> </w:t>
              </w:r>
              <w:r w:rsidRPr="00767F06">
                <w:rPr>
                  <w:rFonts w:ascii="Times New Roman" w:hAnsi="Times New Roman"/>
                  <w:sz w:val="22"/>
                  <w:szCs w:val="22"/>
                </w:rPr>
                <w:t>Lower facility cost program</w:t>
              </w:r>
            </w:ins>
          </w:p>
        </w:tc>
        <w:tc>
          <w:tcPr>
            <w:tcW w:w="1562" w:type="dxa"/>
            <w:vAlign w:val="center"/>
            <w:hideMark/>
          </w:tcPr>
          <w:p w14:paraId="251E8BF8" w14:textId="6AF20449" w:rsidR="00767F06" w:rsidRPr="00EC3B8E" w:rsidRDefault="00574BE3" w:rsidP="00A004D5">
            <w:pPr>
              <w:jc w:val="center"/>
              <w:rPr>
                <w:ins w:id="399" w:author="Author"/>
                <w:rFonts w:ascii="Times New Roman" w:hAnsi="Times New Roman"/>
                <w:sz w:val="22"/>
                <w:szCs w:val="22"/>
              </w:rPr>
            </w:pPr>
            <w:ins w:id="400" w:author="Author">
              <w:r w:rsidRPr="00EC3B8E">
                <w:rPr>
                  <w:rFonts w:ascii="Times New Roman" w:hAnsi="Times New Roman"/>
                  <w:sz w:val="22"/>
                  <w:szCs w:val="22"/>
                </w:rPr>
                <w:t>$</w:t>
              </w:r>
              <w:r w:rsidR="001B26B7">
                <w:rPr>
                  <w:rFonts w:ascii="Times New Roman" w:hAnsi="Times New Roman"/>
                  <w:sz w:val="22"/>
                  <w:szCs w:val="22"/>
                </w:rPr>
                <w:t>109.93</w:t>
              </w:r>
            </w:ins>
          </w:p>
        </w:tc>
        <w:tc>
          <w:tcPr>
            <w:tcW w:w="1805" w:type="dxa"/>
            <w:vAlign w:val="center"/>
            <w:hideMark/>
          </w:tcPr>
          <w:p w14:paraId="1FEC608B" w14:textId="77777777" w:rsidR="00767F06" w:rsidRPr="00B35A2F" w:rsidRDefault="00767F06" w:rsidP="00767F06">
            <w:pPr>
              <w:jc w:val="center"/>
              <w:rPr>
                <w:ins w:id="401" w:author="Author"/>
                <w:rFonts w:ascii="Times New Roman" w:hAnsi="Times New Roman"/>
                <w:sz w:val="22"/>
                <w:szCs w:val="22"/>
              </w:rPr>
            </w:pPr>
            <w:ins w:id="402" w:author="Author">
              <w:r w:rsidRPr="00B35A2F">
                <w:rPr>
                  <w:rFonts w:ascii="Times New Roman" w:hAnsi="Times New Roman"/>
                  <w:sz w:val="22"/>
                  <w:szCs w:val="22"/>
                </w:rPr>
                <w:t>Per room per day</w:t>
              </w:r>
            </w:ins>
          </w:p>
        </w:tc>
      </w:tr>
      <w:tr w:rsidR="008F7EF6" w:rsidRPr="00767F06" w14:paraId="7990BA35" w14:textId="77777777" w:rsidTr="00611828">
        <w:trPr>
          <w:trHeight w:val="271"/>
          <w:ins w:id="403" w:author="Author"/>
        </w:trPr>
        <w:tc>
          <w:tcPr>
            <w:tcW w:w="5670" w:type="dxa"/>
            <w:vAlign w:val="center"/>
            <w:hideMark/>
          </w:tcPr>
          <w:p w14:paraId="2642F1B7" w14:textId="77777777" w:rsidR="00767F06" w:rsidRPr="00767F06" w:rsidRDefault="008E13BB" w:rsidP="00767F06">
            <w:pPr>
              <w:rPr>
                <w:ins w:id="404" w:author="Author"/>
                <w:rFonts w:ascii="Times New Roman" w:hAnsi="Times New Roman"/>
                <w:sz w:val="22"/>
                <w:szCs w:val="22"/>
              </w:rPr>
            </w:pPr>
            <w:ins w:id="405" w:author="Author">
              <w:r>
                <w:rPr>
                  <w:rFonts w:ascii="Times New Roman" w:hAnsi="Times New Roman"/>
                  <w:sz w:val="22"/>
                  <w:szCs w:val="22"/>
                </w:rPr>
                <w:t xml:space="preserve">Housing Stabilization Advocacy </w:t>
              </w:r>
              <w:r w:rsidR="00227B84">
                <w:rPr>
                  <w:rFonts w:ascii="Times New Roman" w:hAnsi="Times New Roman"/>
                  <w:sz w:val="22"/>
                  <w:szCs w:val="22"/>
                </w:rPr>
                <w:t>and</w:t>
              </w:r>
              <w:r>
                <w:rPr>
                  <w:rFonts w:ascii="Times New Roman" w:hAnsi="Times New Roman"/>
                  <w:sz w:val="22"/>
                  <w:szCs w:val="22"/>
                </w:rPr>
                <w:t xml:space="preserve"> Supportive Services</w:t>
              </w:r>
              <w:r w:rsidR="00767F06" w:rsidRPr="00767F06">
                <w:rPr>
                  <w:rFonts w:ascii="Times New Roman" w:hAnsi="Times New Roman"/>
                  <w:sz w:val="22"/>
                  <w:szCs w:val="22"/>
                </w:rPr>
                <w:t xml:space="preserve">   </w:t>
              </w:r>
            </w:ins>
          </w:p>
        </w:tc>
        <w:tc>
          <w:tcPr>
            <w:tcW w:w="1562" w:type="dxa"/>
            <w:vAlign w:val="center"/>
            <w:hideMark/>
          </w:tcPr>
          <w:p w14:paraId="713FB532" w14:textId="619B4C5E" w:rsidR="00767F06" w:rsidRPr="00EC3B8E" w:rsidRDefault="00574BE3" w:rsidP="00A004D5">
            <w:pPr>
              <w:jc w:val="center"/>
              <w:rPr>
                <w:ins w:id="406" w:author="Author"/>
                <w:rFonts w:ascii="Times New Roman" w:hAnsi="Times New Roman"/>
                <w:sz w:val="22"/>
                <w:szCs w:val="22"/>
              </w:rPr>
            </w:pPr>
            <w:ins w:id="407" w:author="Author">
              <w:r w:rsidRPr="00EC3B8E">
                <w:rPr>
                  <w:rFonts w:ascii="Times New Roman" w:hAnsi="Times New Roman"/>
                  <w:sz w:val="22"/>
                  <w:szCs w:val="22"/>
                </w:rPr>
                <w:t>$</w:t>
              </w:r>
              <w:r w:rsidR="001B26B7">
                <w:rPr>
                  <w:rFonts w:ascii="Times New Roman" w:hAnsi="Times New Roman"/>
                  <w:sz w:val="22"/>
                  <w:szCs w:val="22"/>
                </w:rPr>
                <w:t>73.00</w:t>
              </w:r>
            </w:ins>
          </w:p>
        </w:tc>
        <w:tc>
          <w:tcPr>
            <w:tcW w:w="1805" w:type="dxa"/>
            <w:vAlign w:val="center"/>
            <w:hideMark/>
          </w:tcPr>
          <w:p w14:paraId="34173673" w14:textId="77777777" w:rsidR="00767F06" w:rsidRPr="00B35A2F" w:rsidRDefault="00767F06" w:rsidP="00767F06">
            <w:pPr>
              <w:jc w:val="center"/>
              <w:rPr>
                <w:ins w:id="408" w:author="Author"/>
                <w:rFonts w:ascii="Times New Roman" w:hAnsi="Times New Roman"/>
                <w:sz w:val="22"/>
                <w:szCs w:val="22"/>
              </w:rPr>
            </w:pPr>
            <w:ins w:id="409" w:author="Author">
              <w:r w:rsidRPr="00B35A2F">
                <w:rPr>
                  <w:rFonts w:ascii="Times New Roman" w:hAnsi="Times New Roman"/>
                  <w:sz w:val="22"/>
                  <w:szCs w:val="22"/>
                </w:rPr>
                <w:t>Per room per day</w:t>
              </w:r>
            </w:ins>
          </w:p>
        </w:tc>
      </w:tr>
      <w:tr w:rsidR="008F7EF6" w:rsidRPr="00767F06" w14:paraId="4E5260F1" w14:textId="77777777" w:rsidTr="00611828">
        <w:trPr>
          <w:trHeight w:val="271"/>
          <w:ins w:id="410" w:author="Author"/>
        </w:trPr>
        <w:tc>
          <w:tcPr>
            <w:tcW w:w="5670" w:type="dxa"/>
            <w:vAlign w:val="center"/>
            <w:hideMark/>
          </w:tcPr>
          <w:p w14:paraId="40447AB1" w14:textId="77777777" w:rsidR="00767F06" w:rsidRPr="00767F06" w:rsidRDefault="008E13BB" w:rsidP="005F67EE">
            <w:pPr>
              <w:rPr>
                <w:ins w:id="411" w:author="Author"/>
                <w:rFonts w:ascii="Times New Roman" w:hAnsi="Times New Roman"/>
                <w:sz w:val="22"/>
                <w:szCs w:val="22"/>
              </w:rPr>
            </w:pPr>
            <w:ins w:id="412" w:author="Author">
              <w:r w:rsidRPr="008E13BB">
                <w:rPr>
                  <w:rFonts w:ascii="Times New Roman" w:hAnsi="Times New Roman"/>
                  <w:sz w:val="22"/>
                  <w:szCs w:val="22"/>
                </w:rPr>
                <w:t>Domestic Violence, Substance Misuse</w:t>
              </w:r>
              <w:r w:rsidR="00227B84">
                <w:rPr>
                  <w:rFonts w:ascii="Times New Roman" w:hAnsi="Times New Roman"/>
                  <w:sz w:val="22"/>
                  <w:szCs w:val="22"/>
                </w:rPr>
                <w:t>,</w:t>
              </w:r>
              <w:r w:rsidRPr="008E13BB">
                <w:rPr>
                  <w:rFonts w:ascii="Times New Roman" w:hAnsi="Times New Roman"/>
                  <w:sz w:val="22"/>
                  <w:szCs w:val="22"/>
                </w:rPr>
                <w:t xml:space="preserve"> and Trauma</w:t>
              </w:r>
              <w:r w:rsidR="00767F06" w:rsidRPr="00767F06">
                <w:rPr>
                  <w:rFonts w:ascii="Times New Roman" w:hAnsi="Times New Roman"/>
                  <w:sz w:val="22"/>
                  <w:szCs w:val="22"/>
                </w:rPr>
                <w:t xml:space="preserve">: </w:t>
              </w:r>
              <w:r w:rsidR="00BA3070">
                <w:rPr>
                  <w:rFonts w:ascii="Times New Roman" w:hAnsi="Times New Roman"/>
                  <w:sz w:val="22"/>
                  <w:szCs w:val="22"/>
                </w:rPr>
                <w:t xml:space="preserve"> </w:t>
              </w:r>
              <w:r w:rsidR="00767F06" w:rsidRPr="00767F06">
                <w:rPr>
                  <w:rFonts w:ascii="Times New Roman" w:hAnsi="Times New Roman"/>
                  <w:sz w:val="22"/>
                  <w:szCs w:val="22"/>
                </w:rPr>
                <w:t>Full program rate</w:t>
              </w:r>
            </w:ins>
          </w:p>
        </w:tc>
        <w:tc>
          <w:tcPr>
            <w:tcW w:w="1562" w:type="dxa"/>
            <w:vAlign w:val="center"/>
            <w:hideMark/>
          </w:tcPr>
          <w:p w14:paraId="1E23A076" w14:textId="1DCDA910" w:rsidR="00767F06" w:rsidRPr="00EC3B8E" w:rsidRDefault="00574BE3" w:rsidP="00A004D5">
            <w:pPr>
              <w:jc w:val="center"/>
              <w:rPr>
                <w:ins w:id="413" w:author="Author"/>
                <w:rFonts w:ascii="Times New Roman" w:hAnsi="Times New Roman"/>
                <w:sz w:val="22"/>
                <w:szCs w:val="22"/>
              </w:rPr>
            </w:pPr>
            <w:ins w:id="414" w:author="Author">
              <w:r w:rsidRPr="00EC3B8E">
                <w:rPr>
                  <w:rFonts w:ascii="Times New Roman" w:hAnsi="Times New Roman"/>
                  <w:sz w:val="22"/>
                  <w:szCs w:val="22"/>
                </w:rPr>
                <w:t>$</w:t>
              </w:r>
              <w:r w:rsidR="001B26B7">
                <w:rPr>
                  <w:rFonts w:ascii="Times New Roman" w:hAnsi="Times New Roman"/>
                  <w:sz w:val="22"/>
                  <w:szCs w:val="22"/>
                </w:rPr>
                <w:t>295.25</w:t>
              </w:r>
            </w:ins>
          </w:p>
        </w:tc>
        <w:tc>
          <w:tcPr>
            <w:tcW w:w="1805" w:type="dxa"/>
            <w:vAlign w:val="center"/>
            <w:hideMark/>
          </w:tcPr>
          <w:p w14:paraId="57CF7F45" w14:textId="77777777" w:rsidR="00767F06" w:rsidRPr="00B35A2F" w:rsidRDefault="00767F06" w:rsidP="00767F06">
            <w:pPr>
              <w:jc w:val="center"/>
              <w:rPr>
                <w:ins w:id="415" w:author="Author"/>
                <w:rFonts w:ascii="Times New Roman" w:hAnsi="Times New Roman"/>
                <w:sz w:val="22"/>
                <w:szCs w:val="22"/>
              </w:rPr>
            </w:pPr>
            <w:ins w:id="416" w:author="Author">
              <w:r w:rsidRPr="00B35A2F">
                <w:rPr>
                  <w:rFonts w:ascii="Times New Roman" w:hAnsi="Times New Roman"/>
                  <w:sz w:val="22"/>
                  <w:szCs w:val="22"/>
                </w:rPr>
                <w:t>Per room per day</w:t>
              </w:r>
            </w:ins>
          </w:p>
        </w:tc>
      </w:tr>
      <w:tr w:rsidR="00767F06" w14:paraId="7CB5CA5A" w14:textId="77777777" w:rsidTr="00611828">
        <w:trPr>
          <w:trHeight w:val="283"/>
          <w:ins w:id="417" w:author="Author"/>
        </w:trPr>
        <w:tc>
          <w:tcPr>
            <w:tcW w:w="5670" w:type="dxa"/>
            <w:vAlign w:val="center"/>
            <w:hideMark/>
          </w:tcPr>
          <w:p w14:paraId="7A637C94" w14:textId="77777777" w:rsidR="00767F06" w:rsidRDefault="00767F06" w:rsidP="003E05E7">
            <w:pPr>
              <w:rPr>
                <w:ins w:id="418" w:author="Author"/>
                <w:rFonts w:ascii="Times New Roman" w:hAnsi="Times New Roman"/>
                <w:sz w:val="22"/>
                <w:szCs w:val="22"/>
              </w:rPr>
            </w:pPr>
            <w:ins w:id="419" w:author="Author">
              <w:r>
                <w:rPr>
                  <w:rFonts w:ascii="Times New Roman" w:hAnsi="Times New Roman"/>
                  <w:sz w:val="22"/>
                  <w:szCs w:val="22"/>
                </w:rPr>
                <w:t>Client Financial Assistance/Flex Funding</w:t>
              </w:r>
            </w:ins>
          </w:p>
        </w:tc>
        <w:tc>
          <w:tcPr>
            <w:tcW w:w="1562" w:type="dxa"/>
            <w:vAlign w:val="center"/>
            <w:hideMark/>
          </w:tcPr>
          <w:p w14:paraId="55AF34A6" w14:textId="020CBD1A" w:rsidR="00767F06" w:rsidRDefault="00767F06" w:rsidP="003E05E7">
            <w:pPr>
              <w:jc w:val="center"/>
              <w:rPr>
                <w:ins w:id="420" w:author="Author"/>
                <w:rFonts w:ascii="Times New Roman" w:hAnsi="Times New Roman"/>
                <w:sz w:val="22"/>
                <w:szCs w:val="22"/>
              </w:rPr>
            </w:pPr>
            <w:ins w:id="421" w:author="Author">
              <w:r>
                <w:rPr>
                  <w:rFonts w:ascii="Times New Roman" w:hAnsi="Times New Roman"/>
                  <w:sz w:val="22"/>
                  <w:szCs w:val="22"/>
                </w:rPr>
                <w:t>IC</w:t>
              </w:r>
            </w:ins>
          </w:p>
        </w:tc>
        <w:tc>
          <w:tcPr>
            <w:tcW w:w="1805" w:type="dxa"/>
            <w:vAlign w:val="center"/>
            <w:hideMark/>
          </w:tcPr>
          <w:p w14:paraId="3D8399F3" w14:textId="77777777" w:rsidR="00767F06" w:rsidRDefault="00767F06" w:rsidP="003E05E7">
            <w:pPr>
              <w:jc w:val="center"/>
              <w:rPr>
                <w:ins w:id="422" w:author="Author"/>
                <w:rFonts w:ascii="Times New Roman" w:hAnsi="Times New Roman"/>
                <w:sz w:val="22"/>
                <w:szCs w:val="22"/>
              </w:rPr>
            </w:pPr>
            <w:ins w:id="423" w:author="Author">
              <w:r>
                <w:rPr>
                  <w:rFonts w:ascii="Times New Roman" w:hAnsi="Times New Roman"/>
                  <w:sz w:val="22"/>
                  <w:szCs w:val="22"/>
                </w:rPr>
                <w:t>N/A</w:t>
              </w:r>
            </w:ins>
          </w:p>
        </w:tc>
      </w:tr>
    </w:tbl>
    <w:p w14:paraId="6520DF0C" w14:textId="77777777" w:rsidR="001767CE" w:rsidRPr="001C17FB" w:rsidRDefault="001767CE" w:rsidP="00EC3B8E">
      <w:pPr>
        <w:pStyle w:val="ListParagraph"/>
        <w:rPr>
          <w:ins w:id="424" w:author="Author"/>
          <w:rFonts w:ascii="Calibri" w:hAnsi="Calibri"/>
          <w:color w:val="000000"/>
          <w:sz w:val="22"/>
          <w:szCs w:val="22"/>
        </w:rPr>
      </w:pPr>
    </w:p>
    <w:tbl>
      <w:tblPr>
        <w:tblW w:w="5111" w:type="dxa"/>
        <w:tblInd w:w="1008" w:type="dxa"/>
        <w:tblLook w:val="04A0" w:firstRow="1" w:lastRow="0" w:firstColumn="1" w:lastColumn="0" w:noHBand="0" w:noVBand="1"/>
      </w:tblPr>
      <w:tblGrid>
        <w:gridCol w:w="1890"/>
        <w:gridCol w:w="1800"/>
        <w:gridCol w:w="1421"/>
      </w:tblGrid>
      <w:tr w:rsidR="000E2BD8" w:rsidRPr="001C17FB" w14:paraId="295D111D" w14:textId="77777777" w:rsidTr="00611828">
        <w:trPr>
          <w:trHeight w:val="288"/>
          <w:ins w:id="425" w:author="Author"/>
        </w:trPr>
        <w:tc>
          <w:tcPr>
            <w:tcW w:w="5111" w:type="dxa"/>
            <w:gridSpan w:val="3"/>
            <w:tcBorders>
              <w:top w:val="single" w:sz="4" w:space="0" w:color="auto"/>
              <w:left w:val="single" w:sz="4" w:space="0" w:color="auto"/>
              <w:bottom w:val="nil"/>
              <w:right w:val="single" w:sz="4" w:space="0" w:color="auto"/>
            </w:tcBorders>
            <w:noWrap/>
            <w:vAlign w:val="bottom"/>
            <w:hideMark/>
          </w:tcPr>
          <w:p w14:paraId="3919AF0B" w14:textId="77777777" w:rsidR="000E2BD8" w:rsidRPr="00EC3B8E" w:rsidRDefault="000E2BD8" w:rsidP="00EC3B8E">
            <w:pPr>
              <w:pStyle w:val="ListParagraph"/>
              <w:jc w:val="center"/>
              <w:rPr>
                <w:ins w:id="426" w:author="Author"/>
                <w:rFonts w:ascii="Times New Roman" w:hAnsi="Times New Roman"/>
                <w:b/>
                <w:color w:val="000000"/>
                <w:sz w:val="22"/>
                <w:szCs w:val="22"/>
              </w:rPr>
            </w:pPr>
            <w:ins w:id="427" w:author="Author">
              <w:r w:rsidRPr="00EC3B8E">
                <w:rPr>
                  <w:rFonts w:ascii="Times New Roman" w:hAnsi="Times New Roman"/>
                  <w:b/>
                  <w:color w:val="000000"/>
                  <w:sz w:val="22"/>
                  <w:szCs w:val="22"/>
                </w:rPr>
                <w:t>Add-on Staff</w:t>
              </w:r>
            </w:ins>
          </w:p>
        </w:tc>
      </w:tr>
      <w:tr w:rsidR="004739E8" w:rsidRPr="001C17FB" w14:paraId="15372FAB" w14:textId="77777777" w:rsidTr="00611828">
        <w:trPr>
          <w:trHeight w:val="280"/>
          <w:ins w:id="428" w:author="Author"/>
        </w:trPr>
        <w:tc>
          <w:tcPr>
            <w:tcW w:w="1890" w:type="dxa"/>
            <w:tcBorders>
              <w:top w:val="single" w:sz="4" w:space="0" w:color="auto"/>
              <w:left w:val="single" w:sz="4" w:space="0" w:color="auto"/>
              <w:bottom w:val="single" w:sz="4" w:space="0" w:color="auto"/>
              <w:right w:val="single" w:sz="4" w:space="0" w:color="auto"/>
            </w:tcBorders>
            <w:noWrap/>
            <w:vAlign w:val="bottom"/>
            <w:hideMark/>
          </w:tcPr>
          <w:p w14:paraId="72665063" w14:textId="77777777" w:rsidR="004739E8" w:rsidRPr="00EC3B8E" w:rsidRDefault="004739E8" w:rsidP="00EC3B8E">
            <w:pPr>
              <w:ind w:left="807"/>
              <w:rPr>
                <w:ins w:id="429" w:author="Author"/>
                <w:rFonts w:ascii="Times New Roman" w:hAnsi="Times New Roman"/>
                <w:b/>
                <w:color w:val="000000"/>
                <w:sz w:val="22"/>
                <w:szCs w:val="22"/>
              </w:rPr>
            </w:pPr>
            <w:ins w:id="430" w:author="Author">
              <w:r w:rsidRPr="00EC3B8E">
                <w:rPr>
                  <w:rFonts w:ascii="Times New Roman" w:hAnsi="Times New Roman"/>
                  <w:b/>
                  <w:color w:val="000000"/>
                  <w:sz w:val="22"/>
                  <w:szCs w:val="22"/>
                </w:rPr>
                <w:t>Title</w:t>
              </w:r>
            </w:ins>
          </w:p>
        </w:tc>
        <w:tc>
          <w:tcPr>
            <w:tcW w:w="1800" w:type="dxa"/>
            <w:tcBorders>
              <w:top w:val="single" w:sz="4" w:space="0" w:color="auto"/>
              <w:left w:val="nil"/>
              <w:bottom w:val="single" w:sz="4" w:space="0" w:color="auto"/>
              <w:right w:val="single" w:sz="4" w:space="0" w:color="auto"/>
            </w:tcBorders>
            <w:noWrap/>
            <w:vAlign w:val="bottom"/>
            <w:hideMark/>
          </w:tcPr>
          <w:p w14:paraId="5A26D169" w14:textId="77777777" w:rsidR="004739E8" w:rsidRPr="00EC3B8E" w:rsidRDefault="004739E8" w:rsidP="000060BA">
            <w:pPr>
              <w:jc w:val="center"/>
              <w:rPr>
                <w:ins w:id="431" w:author="Author"/>
                <w:rFonts w:ascii="Times New Roman" w:hAnsi="Times New Roman"/>
                <w:b/>
                <w:color w:val="000000"/>
                <w:sz w:val="22"/>
                <w:szCs w:val="22"/>
              </w:rPr>
            </w:pPr>
            <w:ins w:id="432" w:author="Author">
              <w:r w:rsidRPr="00EC3B8E">
                <w:rPr>
                  <w:rFonts w:ascii="Times New Roman" w:hAnsi="Times New Roman"/>
                  <w:b/>
                  <w:color w:val="000000"/>
                  <w:sz w:val="22"/>
                  <w:szCs w:val="22"/>
                </w:rPr>
                <w:t>Unit of Service</w:t>
              </w:r>
            </w:ins>
          </w:p>
        </w:tc>
        <w:tc>
          <w:tcPr>
            <w:tcW w:w="1421" w:type="dxa"/>
            <w:tcBorders>
              <w:top w:val="single" w:sz="4" w:space="0" w:color="auto"/>
              <w:left w:val="nil"/>
              <w:bottom w:val="single" w:sz="4" w:space="0" w:color="auto"/>
              <w:right w:val="single" w:sz="4" w:space="0" w:color="auto"/>
            </w:tcBorders>
            <w:noWrap/>
            <w:vAlign w:val="bottom"/>
            <w:hideMark/>
          </w:tcPr>
          <w:p w14:paraId="1E3C9545" w14:textId="77777777" w:rsidR="004739E8" w:rsidRPr="00EC3B8E" w:rsidRDefault="004739E8" w:rsidP="000060BA">
            <w:pPr>
              <w:jc w:val="center"/>
              <w:rPr>
                <w:ins w:id="433" w:author="Author"/>
                <w:rFonts w:ascii="Times New Roman" w:hAnsi="Times New Roman"/>
                <w:b/>
                <w:color w:val="000000"/>
                <w:sz w:val="22"/>
                <w:szCs w:val="22"/>
              </w:rPr>
            </w:pPr>
            <w:ins w:id="434" w:author="Author">
              <w:r w:rsidRPr="00EC3B8E">
                <w:rPr>
                  <w:rFonts w:ascii="Times New Roman" w:hAnsi="Times New Roman"/>
                  <w:b/>
                  <w:color w:val="000000"/>
                  <w:sz w:val="22"/>
                  <w:szCs w:val="22"/>
                </w:rPr>
                <w:t>.25 FTE</w:t>
              </w:r>
            </w:ins>
          </w:p>
        </w:tc>
      </w:tr>
      <w:tr w:rsidR="004739E8" w:rsidRPr="001C17FB" w14:paraId="505218F9" w14:textId="77777777" w:rsidTr="00611828">
        <w:trPr>
          <w:trHeight w:val="280"/>
          <w:ins w:id="435" w:author="Author"/>
        </w:trPr>
        <w:tc>
          <w:tcPr>
            <w:tcW w:w="1890" w:type="dxa"/>
            <w:tcBorders>
              <w:top w:val="nil"/>
              <w:left w:val="single" w:sz="4" w:space="0" w:color="auto"/>
              <w:bottom w:val="single" w:sz="4" w:space="0" w:color="auto"/>
              <w:right w:val="single" w:sz="4" w:space="0" w:color="auto"/>
            </w:tcBorders>
            <w:noWrap/>
            <w:vAlign w:val="bottom"/>
            <w:hideMark/>
          </w:tcPr>
          <w:p w14:paraId="012C5E0F" w14:textId="77777777" w:rsidR="004739E8" w:rsidRPr="00EC3B8E" w:rsidRDefault="004739E8" w:rsidP="000060BA">
            <w:pPr>
              <w:rPr>
                <w:ins w:id="436" w:author="Author"/>
                <w:rFonts w:ascii="Times New Roman" w:hAnsi="Times New Roman"/>
                <w:color w:val="000000"/>
                <w:sz w:val="22"/>
                <w:szCs w:val="22"/>
              </w:rPr>
            </w:pPr>
            <w:ins w:id="437" w:author="Author">
              <w:r w:rsidRPr="00EC3B8E">
                <w:rPr>
                  <w:rFonts w:ascii="Times New Roman" w:hAnsi="Times New Roman"/>
                  <w:color w:val="000000"/>
                  <w:sz w:val="22"/>
                  <w:szCs w:val="22"/>
                </w:rPr>
                <w:t>Direct Care Staff</w:t>
              </w:r>
            </w:ins>
          </w:p>
        </w:tc>
        <w:tc>
          <w:tcPr>
            <w:tcW w:w="1800" w:type="dxa"/>
            <w:tcBorders>
              <w:top w:val="nil"/>
              <w:left w:val="nil"/>
              <w:bottom w:val="single" w:sz="4" w:space="0" w:color="auto"/>
              <w:right w:val="single" w:sz="4" w:space="0" w:color="auto"/>
            </w:tcBorders>
            <w:noWrap/>
            <w:vAlign w:val="bottom"/>
            <w:hideMark/>
          </w:tcPr>
          <w:p w14:paraId="1E211C00" w14:textId="77777777" w:rsidR="004739E8" w:rsidRPr="00EC3B8E" w:rsidRDefault="004739E8" w:rsidP="000060BA">
            <w:pPr>
              <w:jc w:val="center"/>
              <w:rPr>
                <w:ins w:id="438" w:author="Author"/>
                <w:rFonts w:ascii="Times New Roman" w:hAnsi="Times New Roman"/>
                <w:color w:val="000000"/>
                <w:sz w:val="22"/>
                <w:szCs w:val="22"/>
              </w:rPr>
            </w:pPr>
            <w:ins w:id="439" w:author="Author">
              <w:r w:rsidRPr="00EC3B8E">
                <w:rPr>
                  <w:rFonts w:ascii="Times New Roman" w:hAnsi="Times New Roman"/>
                  <w:color w:val="000000"/>
                  <w:sz w:val="22"/>
                  <w:szCs w:val="22"/>
                </w:rPr>
                <w:t>Monthly</w:t>
              </w:r>
            </w:ins>
          </w:p>
        </w:tc>
        <w:tc>
          <w:tcPr>
            <w:tcW w:w="1421" w:type="dxa"/>
            <w:tcBorders>
              <w:top w:val="nil"/>
              <w:left w:val="nil"/>
              <w:bottom w:val="single" w:sz="4" w:space="0" w:color="auto"/>
              <w:right w:val="single" w:sz="4" w:space="0" w:color="auto"/>
            </w:tcBorders>
            <w:noWrap/>
            <w:vAlign w:val="bottom"/>
            <w:hideMark/>
          </w:tcPr>
          <w:p w14:paraId="773BE877" w14:textId="3DBF2E4A" w:rsidR="004739E8" w:rsidRPr="00EC3B8E" w:rsidRDefault="004739E8" w:rsidP="00A004D5">
            <w:pPr>
              <w:jc w:val="center"/>
              <w:rPr>
                <w:ins w:id="440" w:author="Author"/>
                <w:rFonts w:ascii="Times New Roman" w:hAnsi="Times New Roman"/>
                <w:color w:val="000000"/>
                <w:sz w:val="22"/>
                <w:szCs w:val="22"/>
              </w:rPr>
            </w:pPr>
            <w:ins w:id="441" w:author="Author">
              <w:r w:rsidRPr="00EC3B8E">
                <w:rPr>
                  <w:rFonts w:ascii="Times New Roman" w:hAnsi="Times New Roman"/>
                  <w:color w:val="000000"/>
                  <w:sz w:val="22"/>
                  <w:szCs w:val="22"/>
                </w:rPr>
                <w:t>$</w:t>
              </w:r>
              <w:r w:rsidR="001B26B7">
                <w:rPr>
                  <w:rFonts w:ascii="Times New Roman" w:hAnsi="Times New Roman"/>
                  <w:color w:val="000000"/>
                  <w:sz w:val="22"/>
                  <w:szCs w:val="22"/>
                </w:rPr>
                <w:t>1,264.87</w:t>
              </w:r>
            </w:ins>
          </w:p>
        </w:tc>
      </w:tr>
    </w:tbl>
    <w:p w14:paraId="7894F4BA" w14:textId="77777777" w:rsidR="001767CE" w:rsidRDefault="001767CE" w:rsidP="00225B85">
      <w:pPr>
        <w:pStyle w:val="BodyText"/>
        <w:rPr>
          <w:ins w:id="442" w:author="Author"/>
          <w:sz w:val="22"/>
          <w:szCs w:val="22"/>
        </w:rPr>
      </w:pPr>
    </w:p>
    <w:p w14:paraId="057D6F79" w14:textId="77777777" w:rsidR="00087C13" w:rsidRDefault="00087C13">
      <w:pPr>
        <w:suppressAutoHyphens/>
        <w:rPr>
          <w:ins w:id="443" w:author="Author"/>
          <w:rFonts w:ascii="Times New Roman" w:hAnsi="Times New Roman"/>
          <w:spacing w:val="-3"/>
          <w:sz w:val="22"/>
          <w:szCs w:val="22"/>
        </w:rPr>
      </w:pPr>
      <w:ins w:id="444" w:author="Author">
        <w:r>
          <w:rPr>
            <w:rFonts w:ascii="Times New Roman" w:hAnsi="Times New Roman"/>
            <w:spacing w:val="-3"/>
            <w:sz w:val="22"/>
            <w:szCs w:val="22"/>
            <w:u w:val="single"/>
          </w:rPr>
          <w:t>412.04:  Filing and Reporting Requirements</w:t>
        </w:r>
      </w:ins>
    </w:p>
    <w:p w14:paraId="382A17A6" w14:textId="77777777" w:rsidR="00087C13" w:rsidRDefault="00087C13">
      <w:pPr>
        <w:suppressAutoHyphens/>
        <w:rPr>
          <w:ins w:id="445" w:author="Author"/>
          <w:rFonts w:ascii="Times New Roman" w:hAnsi="Times New Roman"/>
          <w:spacing w:val="-3"/>
          <w:sz w:val="22"/>
          <w:szCs w:val="22"/>
        </w:rPr>
      </w:pPr>
    </w:p>
    <w:p w14:paraId="41DA18F7" w14:textId="77777777" w:rsidR="00087C13" w:rsidRDefault="00087C13">
      <w:pPr>
        <w:suppressAutoHyphens/>
        <w:ind w:left="720"/>
        <w:rPr>
          <w:ins w:id="446" w:author="Author"/>
          <w:rFonts w:ascii="Times New Roman" w:hAnsi="Times New Roman"/>
          <w:spacing w:val="-3"/>
          <w:sz w:val="22"/>
          <w:szCs w:val="22"/>
        </w:rPr>
      </w:pPr>
      <w:ins w:id="447" w:author="Author">
        <w:r>
          <w:rPr>
            <w:rFonts w:ascii="Times New Roman" w:hAnsi="Times New Roman"/>
            <w:spacing w:val="-3"/>
            <w:sz w:val="22"/>
            <w:szCs w:val="22"/>
          </w:rPr>
          <w:t>(1)  </w:t>
        </w:r>
        <w:r>
          <w:rPr>
            <w:rFonts w:ascii="Times New Roman" w:hAnsi="Times New Roman"/>
            <w:spacing w:val="-3"/>
            <w:sz w:val="22"/>
            <w:szCs w:val="22"/>
            <w:u w:val="single"/>
          </w:rPr>
          <w:t>General Provisions</w:t>
        </w:r>
        <w:r>
          <w:rPr>
            <w:rFonts w:ascii="Times New Roman" w:hAnsi="Times New Roman"/>
            <w:spacing w:val="-3"/>
            <w:sz w:val="22"/>
            <w:szCs w:val="22"/>
          </w:rPr>
          <w:t>.</w:t>
        </w:r>
      </w:ins>
    </w:p>
    <w:p w14:paraId="66FC9784" w14:textId="56D10DF6" w:rsidR="00087C13" w:rsidRDefault="00087C13" w:rsidP="00037CC3">
      <w:pPr>
        <w:suppressAutoHyphens/>
        <w:ind w:left="1080"/>
        <w:rPr>
          <w:ins w:id="448" w:author="Author"/>
          <w:rFonts w:ascii="Times New Roman" w:hAnsi="Times New Roman"/>
          <w:spacing w:val="-3"/>
          <w:sz w:val="22"/>
          <w:szCs w:val="22"/>
        </w:rPr>
      </w:pPr>
      <w:ins w:id="449" w:author="Author">
        <w:r>
          <w:rPr>
            <w:rFonts w:ascii="Times New Roman" w:hAnsi="Times New Roman"/>
            <w:spacing w:val="-3"/>
            <w:sz w:val="22"/>
            <w:szCs w:val="22"/>
          </w:rPr>
          <w:t>(a)  </w:t>
        </w:r>
        <w:r>
          <w:rPr>
            <w:rFonts w:ascii="Times New Roman" w:hAnsi="Times New Roman"/>
            <w:spacing w:val="-3"/>
            <w:sz w:val="22"/>
            <w:szCs w:val="22"/>
            <w:u w:val="single"/>
          </w:rPr>
          <w:t>Accurate Data</w:t>
        </w:r>
        <w:r>
          <w:rPr>
            <w:rFonts w:ascii="Times New Roman" w:hAnsi="Times New Roman"/>
            <w:spacing w:val="-3"/>
            <w:sz w:val="22"/>
            <w:szCs w:val="22"/>
          </w:rPr>
          <w:t xml:space="preserve">.  All reports, schedules, additional information, books, and records that are filed or made available to </w:t>
        </w:r>
        <w:r w:rsidR="00D35132">
          <w:rPr>
            <w:rFonts w:ascii="Times New Roman" w:hAnsi="Times New Roman"/>
            <w:spacing w:val="-3"/>
            <w:sz w:val="22"/>
            <w:szCs w:val="22"/>
          </w:rPr>
          <w:t>EOHHS</w:t>
        </w:r>
        <w:r>
          <w:rPr>
            <w:rFonts w:ascii="Times New Roman" w:hAnsi="Times New Roman"/>
            <w:spacing w:val="-3"/>
            <w:sz w:val="22"/>
            <w:szCs w:val="22"/>
          </w:rPr>
          <w:t xml:space="preserve"> </w:t>
        </w:r>
        <w:r w:rsidR="00037CC3">
          <w:rPr>
            <w:rFonts w:ascii="Times New Roman" w:hAnsi="Times New Roman"/>
            <w:spacing w:val="-3"/>
            <w:sz w:val="22"/>
            <w:szCs w:val="22"/>
          </w:rPr>
          <w:t xml:space="preserve">must </w:t>
        </w:r>
        <w:r>
          <w:rPr>
            <w:rFonts w:ascii="Times New Roman" w:hAnsi="Times New Roman"/>
            <w:spacing w:val="-3"/>
            <w:sz w:val="22"/>
            <w:szCs w:val="22"/>
          </w:rPr>
          <w:t>be certified under pains and penalties of perjury as true, correct</w:t>
        </w:r>
        <w:r w:rsidR="00585280">
          <w:rPr>
            <w:rFonts w:ascii="Times New Roman" w:hAnsi="Times New Roman"/>
            <w:spacing w:val="-3"/>
            <w:sz w:val="22"/>
            <w:szCs w:val="22"/>
          </w:rPr>
          <w:t>,</w:t>
        </w:r>
        <w:r>
          <w:rPr>
            <w:rFonts w:ascii="Times New Roman" w:hAnsi="Times New Roman"/>
            <w:spacing w:val="-3"/>
            <w:sz w:val="22"/>
            <w:szCs w:val="22"/>
          </w:rPr>
          <w:t xml:space="preserve"> and accurate by the </w:t>
        </w:r>
        <w:r w:rsidR="00BB4CCE">
          <w:rPr>
            <w:rFonts w:ascii="Times New Roman" w:hAnsi="Times New Roman"/>
            <w:spacing w:val="-3"/>
            <w:sz w:val="22"/>
            <w:szCs w:val="22"/>
          </w:rPr>
          <w:t>e</w:t>
        </w:r>
        <w:r>
          <w:rPr>
            <w:rFonts w:ascii="Times New Roman" w:hAnsi="Times New Roman"/>
            <w:spacing w:val="-3"/>
            <w:sz w:val="22"/>
            <w:szCs w:val="22"/>
          </w:rPr>
          <w:t xml:space="preserve">xecutive </w:t>
        </w:r>
        <w:r w:rsidR="00BB4CCE">
          <w:rPr>
            <w:rFonts w:ascii="Times New Roman" w:hAnsi="Times New Roman"/>
            <w:spacing w:val="-3"/>
            <w:sz w:val="22"/>
            <w:szCs w:val="22"/>
          </w:rPr>
          <w:t>d</w:t>
        </w:r>
        <w:r>
          <w:rPr>
            <w:rFonts w:ascii="Times New Roman" w:hAnsi="Times New Roman"/>
            <w:spacing w:val="-3"/>
            <w:sz w:val="22"/>
            <w:szCs w:val="22"/>
          </w:rPr>
          <w:t xml:space="preserve">irector or </w:t>
        </w:r>
        <w:r w:rsidR="00BB4CCE">
          <w:rPr>
            <w:rFonts w:ascii="Times New Roman" w:hAnsi="Times New Roman"/>
            <w:spacing w:val="-3"/>
            <w:sz w:val="22"/>
            <w:szCs w:val="22"/>
          </w:rPr>
          <w:t>c</w:t>
        </w:r>
        <w:r>
          <w:rPr>
            <w:rFonts w:ascii="Times New Roman" w:hAnsi="Times New Roman"/>
            <w:spacing w:val="-3"/>
            <w:sz w:val="22"/>
            <w:szCs w:val="22"/>
          </w:rPr>
          <w:t xml:space="preserve">hief </w:t>
        </w:r>
        <w:r w:rsidR="00BB4CCE">
          <w:rPr>
            <w:rFonts w:ascii="Times New Roman" w:hAnsi="Times New Roman"/>
            <w:spacing w:val="-3"/>
            <w:sz w:val="22"/>
            <w:szCs w:val="22"/>
          </w:rPr>
          <w:t>f</w:t>
        </w:r>
        <w:r>
          <w:rPr>
            <w:rFonts w:ascii="Times New Roman" w:hAnsi="Times New Roman"/>
            <w:spacing w:val="-3"/>
            <w:sz w:val="22"/>
            <w:szCs w:val="22"/>
          </w:rPr>
          <w:t xml:space="preserve">inancial </w:t>
        </w:r>
        <w:r w:rsidR="00BB4CCE">
          <w:rPr>
            <w:rFonts w:ascii="Times New Roman" w:hAnsi="Times New Roman"/>
            <w:spacing w:val="-3"/>
            <w:sz w:val="22"/>
            <w:szCs w:val="22"/>
          </w:rPr>
          <w:t>o</w:t>
        </w:r>
        <w:r>
          <w:rPr>
            <w:rFonts w:ascii="Times New Roman" w:hAnsi="Times New Roman"/>
            <w:spacing w:val="-3"/>
            <w:sz w:val="22"/>
            <w:szCs w:val="22"/>
          </w:rPr>
          <w:t xml:space="preserve">fficer of the </w:t>
        </w:r>
        <w:r w:rsidR="00037CC3">
          <w:rPr>
            <w:rFonts w:ascii="Times New Roman" w:hAnsi="Times New Roman"/>
            <w:spacing w:val="-3"/>
            <w:sz w:val="22"/>
            <w:szCs w:val="22"/>
          </w:rPr>
          <w:t>p</w:t>
        </w:r>
        <w:r>
          <w:rPr>
            <w:rFonts w:ascii="Times New Roman" w:hAnsi="Times New Roman"/>
            <w:spacing w:val="-3"/>
            <w:sz w:val="22"/>
            <w:szCs w:val="22"/>
          </w:rPr>
          <w:t xml:space="preserve">rovider. </w:t>
        </w:r>
      </w:ins>
    </w:p>
    <w:p w14:paraId="034D905A" w14:textId="77777777" w:rsidR="00087C13" w:rsidRDefault="00087C13" w:rsidP="00037CC3">
      <w:pPr>
        <w:suppressAutoHyphens/>
        <w:ind w:left="1080"/>
        <w:rPr>
          <w:ins w:id="450" w:author="Author"/>
          <w:rFonts w:ascii="Times New Roman" w:hAnsi="Times New Roman"/>
          <w:spacing w:val="-3"/>
          <w:sz w:val="22"/>
          <w:szCs w:val="22"/>
        </w:rPr>
      </w:pPr>
      <w:ins w:id="451" w:author="Author">
        <w:r>
          <w:rPr>
            <w:rFonts w:ascii="Times New Roman" w:hAnsi="Times New Roman"/>
            <w:spacing w:val="-3"/>
            <w:sz w:val="22"/>
            <w:szCs w:val="22"/>
          </w:rPr>
          <w:t>(b)  </w:t>
        </w:r>
        <w:r>
          <w:rPr>
            <w:rFonts w:ascii="Times New Roman" w:hAnsi="Times New Roman"/>
            <w:spacing w:val="-3"/>
            <w:sz w:val="22"/>
            <w:szCs w:val="22"/>
            <w:u w:val="single"/>
          </w:rPr>
          <w:t>Examination of Records</w:t>
        </w:r>
        <w:r>
          <w:rPr>
            <w:rFonts w:ascii="Times New Roman" w:hAnsi="Times New Roman"/>
            <w:spacing w:val="-3"/>
            <w:sz w:val="22"/>
            <w:szCs w:val="22"/>
          </w:rPr>
          <w:t xml:space="preserve">.  Each </w:t>
        </w:r>
        <w:r w:rsidR="00037CC3">
          <w:rPr>
            <w:rFonts w:ascii="Times New Roman" w:hAnsi="Times New Roman"/>
            <w:spacing w:val="-3"/>
            <w:sz w:val="22"/>
            <w:szCs w:val="22"/>
          </w:rPr>
          <w:t>p</w:t>
        </w:r>
        <w:r>
          <w:rPr>
            <w:rFonts w:ascii="Times New Roman" w:hAnsi="Times New Roman"/>
            <w:spacing w:val="-3"/>
            <w:sz w:val="22"/>
            <w:szCs w:val="22"/>
          </w:rPr>
          <w:t xml:space="preserve">rovider </w:t>
        </w:r>
        <w:r w:rsidR="00037CC3">
          <w:rPr>
            <w:rFonts w:ascii="Times New Roman" w:hAnsi="Times New Roman"/>
            <w:spacing w:val="-3"/>
            <w:sz w:val="22"/>
            <w:szCs w:val="22"/>
          </w:rPr>
          <w:t xml:space="preserve">must </w:t>
        </w:r>
        <w:r>
          <w:rPr>
            <w:rFonts w:ascii="Times New Roman" w:hAnsi="Times New Roman"/>
            <w:spacing w:val="-3"/>
            <w:sz w:val="22"/>
            <w:szCs w:val="22"/>
          </w:rPr>
          <w:t xml:space="preserve">make available to </w:t>
        </w:r>
        <w:r w:rsidR="00D35132">
          <w:rPr>
            <w:rFonts w:ascii="Times New Roman" w:hAnsi="Times New Roman"/>
            <w:spacing w:val="-3"/>
            <w:sz w:val="22"/>
            <w:szCs w:val="22"/>
          </w:rPr>
          <w:t>EOHHS</w:t>
        </w:r>
        <w:r>
          <w:rPr>
            <w:rFonts w:ascii="Times New Roman" w:hAnsi="Times New Roman"/>
            <w:spacing w:val="-3"/>
            <w:sz w:val="22"/>
            <w:szCs w:val="22"/>
          </w:rPr>
          <w:t xml:space="preserve"> or purchasing </w:t>
        </w:r>
        <w:r w:rsidR="00037CC3">
          <w:rPr>
            <w:rFonts w:ascii="Times New Roman" w:hAnsi="Times New Roman"/>
            <w:spacing w:val="-3"/>
            <w:sz w:val="22"/>
            <w:szCs w:val="22"/>
          </w:rPr>
          <w:t>g</w:t>
        </w:r>
        <w:r>
          <w:rPr>
            <w:rFonts w:ascii="Times New Roman" w:hAnsi="Times New Roman"/>
            <w:spacing w:val="-3"/>
            <w:sz w:val="22"/>
            <w:szCs w:val="22"/>
          </w:rPr>
          <w:t xml:space="preserve">overnmental </w:t>
        </w:r>
        <w:r w:rsidR="00037CC3">
          <w:rPr>
            <w:rFonts w:ascii="Times New Roman" w:hAnsi="Times New Roman"/>
            <w:spacing w:val="-3"/>
            <w:sz w:val="22"/>
            <w:szCs w:val="22"/>
          </w:rPr>
          <w:t>u</w:t>
        </w:r>
        <w:r>
          <w:rPr>
            <w:rFonts w:ascii="Times New Roman" w:hAnsi="Times New Roman"/>
            <w:spacing w:val="-3"/>
            <w:sz w:val="22"/>
            <w:szCs w:val="22"/>
          </w:rPr>
          <w:t xml:space="preserve">nit upon request all records relating to its reported costs, including costs of any entity related by common ownership or control.  </w:t>
        </w:r>
      </w:ins>
    </w:p>
    <w:p w14:paraId="51A787AA" w14:textId="77777777" w:rsidR="00087C13" w:rsidRDefault="00087C13">
      <w:pPr>
        <w:suppressAutoHyphens/>
        <w:ind w:left="720"/>
        <w:rPr>
          <w:ins w:id="452" w:author="Author"/>
          <w:rFonts w:ascii="Times New Roman" w:hAnsi="Times New Roman"/>
          <w:spacing w:val="-3"/>
          <w:sz w:val="22"/>
          <w:szCs w:val="22"/>
        </w:rPr>
      </w:pPr>
      <w:ins w:id="453" w:author="Author">
        <w:r>
          <w:rPr>
            <w:rFonts w:ascii="Times New Roman" w:hAnsi="Times New Roman"/>
            <w:spacing w:val="-3"/>
            <w:sz w:val="22"/>
            <w:szCs w:val="22"/>
          </w:rPr>
          <w:t xml:space="preserve"> </w:t>
        </w:r>
      </w:ins>
    </w:p>
    <w:p w14:paraId="230C5CBA" w14:textId="77777777" w:rsidR="00087C13" w:rsidRDefault="00087C13">
      <w:pPr>
        <w:suppressAutoHyphens/>
        <w:ind w:left="720"/>
        <w:rPr>
          <w:ins w:id="454" w:author="Author"/>
          <w:rFonts w:ascii="Times New Roman" w:hAnsi="Times New Roman"/>
          <w:spacing w:val="-3"/>
          <w:sz w:val="22"/>
          <w:szCs w:val="22"/>
        </w:rPr>
      </w:pPr>
      <w:ins w:id="455" w:author="Author">
        <w:r>
          <w:rPr>
            <w:rFonts w:ascii="Times New Roman" w:hAnsi="Times New Roman"/>
            <w:spacing w:val="-3"/>
            <w:sz w:val="22"/>
            <w:szCs w:val="22"/>
          </w:rPr>
          <w:t xml:space="preserve">(2)  </w:t>
        </w:r>
        <w:r>
          <w:rPr>
            <w:rFonts w:ascii="Times New Roman" w:hAnsi="Times New Roman"/>
            <w:spacing w:val="-3"/>
            <w:sz w:val="22"/>
            <w:szCs w:val="22"/>
            <w:u w:val="single"/>
          </w:rPr>
          <w:t>Required Reports</w:t>
        </w:r>
        <w:r>
          <w:rPr>
            <w:rFonts w:ascii="Times New Roman" w:hAnsi="Times New Roman"/>
            <w:spacing w:val="-3"/>
            <w:sz w:val="22"/>
            <w:szCs w:val="22"/>
          </w:rPr>
          <w:t>.</w:t>
        </w:r>
        <w:r w:rsidR="00037CC3">
          <w:rPr>
            <w:rFonts w:ascii="Times New Roman" w:hAnsi="Times New Roman"/>
            <w:spacing w:val="-3"/>
            <w:sz w:val="22"/>
            <w:szCs w:val="22"/>
          </w:rPr>
          <w:t xml:space="preserve"> </w:t>
        </w:r>
        <w:r>
          <w:rPr>
            <w:rFonts w:ascii="Times New Roman" w:hAnsi="Times New Roman"/>
            <w:spacing w:val="-3"/>
            <w:sz w:val="22"/>
            <w:szCs w:val="22"/>
          </w:rPr>
          <w:t xml:space="preserve"> Each </w:t>
        </w:r>
        <w:r w:rsidR="00037CC3">
          <w:rPr>
            <w:rFonts w:ascii="Times New Roman" w:hAnsi="Times New Roman"/>
            <w:spacing w:val="-3"/>
            <w:sz w:val="22"/>
            <w:szCs w:val="22"/>
          </w:rPr>
          <w:t>p</w:t>
        </w:r>
        <w:r>
          <w:rPr>
            <w:rFonts w:ascii="Times New Roman" w:hAnsi="Times New Roman"/>
            <w:spacing w:val="-3"/>
            <w:sz w:val="22"/>
            <w:szCs w:val="22"/>
          </w:rPr>
          <w:t xml:space="preserve">rovider must file </w:t>
        </w:r>
      </w:ins>
    </w:p>
    <w:p w14:paraId="2C4E1F7E" w14:textId="38601375" w:rsidR="00087C13" w:rsidRDefault="00087C13" w:rsidP="00037CC3">
      <w:pPr>
        <w:suppressAutoHyphens/>
        <w:ind w:left="1080"/>
        <w:rPr>
          <w:ins w:id="456" w:author="Author"/>
          <w:rFonts w:ascii="Times New Roman" w:hAnsi="Times New Roman"/>
          <w:spacing w:val="-3"/>
          <w:sz w:val="22"/>
          <w:szCs w:val="22"/>
        </w:rPr>
      </w:pPr>
      <w:ins w:id="457" w:author="Author">
        <w:r>
          <w:rPr>
            <w:rFonts w:ascii="Times New Roman" w:hAnsi="Times New Roman"/>
            <w:spacing w:val="-3"/>
            <w:sz w:val="22"/>
            <w:szCs w:val="22"/>
          </w:rPr>
          <w:t>(a)  an annual Uniform Financial Statement</w:t>
        </w:r>
        <w:r w:rsidR="004739E8">
          <w:rPr>
            <w:rFonts w:ascii="Times New Roman" w:hAnsi="Times New Roman"/>
            <w:spacing w:val="-3"/>
            <w:sz w:val="22"/>
            <w:szCs w:val="22"/>
          </w:rPr>
          <w:t>s</w:t>
        </w:r>
        <w:r>
          <w:rPr>
            <w:rFonts w:ascii="Times New Roman" w:hAnsi="Times New Roman"/>
            <w:spacing w:val="-3"/>
            <w:sz w:val="22"/>
            <w:szCs w:val="22"/>
          </w:rPr>
          <w:t xml:space="preserve"> and Independent Auditor's </w:t>
        </w:r>
        <w:r w:rsidR="004739E8">
          <w:rPr>
            <w:rFonts w:ascii="Times New Roman" w:hAnsi="Times New Roman"/>
            <w:spacing w:val="-3"/>
            <w:sz w:val="22"/>
            <w:szCs w:val="22"/>
          </w:rPr>
          <w:t>R</w:t>
        </w:r>
        <w:r>
          <w:rPr>
            <w:rFonts w:ascii="Times New Roman" w:hAnsi="Times New Roman"/>
            <w:spacing w:val="-3"/>
            <w:sz w:val="22"/>
            <w:szCs w:val="22"/>
          </w:rPr>
          <w:t>eport completed in accordance with the filing requirements of 808 CMR 1.00</w:t>
        </w:r>
        <w:r w:rsidR="00037CC3">
          <w:rPr>
            <w:rFonts w:ascii="Times New Roman" w:hAnsi="Times New Roman"/>
            <w:spacing w:val="-3"/>
            <w:sz w:val="22"/>
            <w:szCs w:val="22"/>
          </w:rPr>
          <w:t xml:space="preserve">:  </w:t>
        </w:r>
        <w:r w:rsidR="00037CC3" w:rsidRPr="008D0835">
          <w:rPr>
            <w:rFonts w:ascii="Times New Roman" w:hAnsi="Times New Roman"/>
            <w:i/>
            <w:spacing w:val="-3"/>
            <w:sz w:val="22"/>
            <w:szCs w:val="22"/>
          </w:rPr>
          <w:t>Compliance, Reporting and Auditing for Human and Social Services</w:t>
        </w:r>
        <w:r>
          <w:rPr>
            <w:rFonts w:ascii="Times New Roman" w:hAnsi="Times New Roman"/>
            <w:spacing w:val="-3"/>
            <w:sz w:val="22"/>
            <w:szCs w:val="22"/>
          </w:rPr>
          <w:t xml:space="preserve">; </w:t>
        </w:r>
      </w:ins>
    </w:p>
    <w:p w14:paraId="4C1AE908" w14:textId="5387C4C6" w:rsidR="00087C13" w:rsidRDefault="00087C13" w:rsidP="00037CC3">
      <w:pPr>
        <w:suppressAutoHyphens/>
        <w:ind w:left="1080"/>
        <w:rPr>
          <w:ins w:id="458" w:author="Author"/>
          <w:rFonts w:ascii="Times New Roman" w:hAnsi="Times New Roman"/>
          <w:spacing w:val="-3"/>
          <w:sz w:val="22"/>
          <w:szCs w:val="22"/>
        </w:rPr>
      </w:pPr>
      <w:ins w:id="459" w:author="Author">
        <w:r>
          <w:rPr>
            <w:rFonts w:ascii="Times New Roman" w:hAnsi="Times New Roman"/>
            <w:spacing w:val="-3"/>
            <w:sz w:val="22"/>
            <w:szCs w:val="22"/>
          </w:rPr>
          <w:t>(b) </w:t>
        </w:r>
        <w:r w:rsidR="00037CC3">
          <w:rPr>
            <w:rFonts w:ascii="Times New Roman" w:hAnsi="Times New Roman"/>
            <w:spacing w:val="-3"/>
            <w:sz w:val="22"/>
            <w:szCs w:val="22"/>
          </w:rPr>
          <w:t xml:space="preserve"> </w:t>
        </w:r>
        <w:r>
          <w:rPr>
            <w:rFonts w:ascii="Times New Roman" w:hAnsi="Times New Roman"/>
            <w:spacing w:val="-3"/>
            <w:sz w:val="22"/>
            <w:szCs w:val="22"/>
          </w:rPr>
          <w:t xml:space="preserve">any </w:t>
        </w:r>
        <w:r w:rsidR="004739E8">
          <w:rPr>
            <w:rFonts w:ascii="Times New Roman" w:hAnsi="Times New Roman"/>
            <w:spacing w:val="-3"/>
            <w:sz w:val="22"/>
            <w:szCs w:val="22"/>
          </w:rPr>
          <w:t>c</w:t>
        </w:r>
        <w:r>
          <w:rPr>
            <w:rFonts w:ascii="Times New Roman" w:hAnsi="Times New Roman"/>
            <w:spacing w:val="-3"/>
            <w:sz w:val="22"/>
            <w:szCs w:val="22"/>
          </w:rPr>
          <w:t xml:space="preserve">ost </w:t>
        </w:r>
        <w:r w:rsidR="004739E8">
          <w:rPr>
            <w:rFonts w:ascii="Times New Roman" w:hAnsi="Times New Roman"/>
            <w:spacing w:val="-3"/>
            <w:sz w:val="22"/>
            <w:szCs w:val="22"/>
          </w:rPr>
          <w:t>r</w:t>
        </w:r>
        <w:r>
          <w:rPr>
            <w:rFonts w:ascii="Times New Roman" w:hAnsi="Times New Roman"/>
            <w:spacing w:val="-3"/>
            <w:sz w:val="22"/>
            <w:szCs w:val="22"/>
          </w:rPr>
          <w:t xml:space="preserve">eport supplemental schedule as issued by </w:t>
        </w:r>
        <w:r w:rsidR="00D35132">
          <w:rPr>
            <w:rFonts w:ascii="Times New Roman" w:hAnsi="Times New Roman"/>
            <w:spacing w:val="-3"/>
            <w:sz w:val="22"/>
            <w:szCs w:val="22"/>
          </w:rPr>
          <w:t>EOHHS</w:t>
        </w:r>
        <w:r>
          <w:rPr>
            <w:rFonts w:ascii="Times New Roman" w:hAnsi="Times New Roman"/>
            <w:spacing w:val="-3"/>
            <w:sz w:val="22"/>
            <w:szCs w:val="22"/>
          </w:rPr>
          <w:t>; and</w:t>
        </w:r>
      </w:ins>
    </w:p>
    <w:p w14:paraId="3F6AC3F4" w14:textId="77777777" w:rsidR="00087C13" w:rsidRDefault="00087C13" w:rsidP="00037CC3">
      <w:pPr>
        <w:suppressAutoHyphens/>
        <w:ind w:left="1080"/>
        <w:rPr>
          <w:ins w:id="460" w:author="Author"/>
          <w:rFonts w:ascii="Times New Roman" w:hAnsi="Times New Roman"/>
          <w:spacing w:val="-3"/>
          <w:sz w:val="22"/>
          <w:szCs w:val="22"/>
        </w:rPr>
      </w:pPr>
      <w:ins w:id="461" w:author="Author">
        <w:r>
          <w:rPr>
            <w:rFonts w:ascii="Times New Roman" w:hAnsi="Times New Roman"/>
            <w:spacing w:val="-3"/>
            <w:sz w:val="22"/>
            <w:szCs w:val="22"/>
          </w:rPr>
          <w:t xml:space="preserve">(c) </w:t>
        </w:r>
        <w:r w:rsidR="00037CC3">
          <w:rPr>
            <w:rFonts w:ascii="Times New Roman" w:hAnsi="Times New Roman"/>
            <w:spacing w:val="-3"/>
            <w:sz w:val="22"/>
            <w:szCs w:val="22"/>
          </w:rPr>
          <w:t xml:space="preserve"> </w:t>
        </w:r>
        <w:r>
          <w:rPr>
            <w:rFonts w:ascii="Times New Roman" w:hAnsi="Times New Roman"/>
            <w:spacing w:val="-3"/>
            <w:sz w:val="22"/>
            <w:szCs w:val="22"/>
          </w:rPr>
          <w:t xml:space="preserve">any additional information requested by </w:t>
        </w:r>
        <w:r w:rsidR="00D35132">
          <w:rPr>
            <w:rFonts w:ascii="Times New Roman" w:hAnsi="Times New Roman"/>
            <w:spacing w:val="-3"/>
            <w:sz w:val="22"/>
            <w:szCs w:val="22"/>
          </w:rPr>
          <w:t>EOHHS</w:t>
        </w:r>
        <w:r>
          <w:rPr>
            <w:rFonts w:ascii="Times New Roman" w:hAnsi="Times New Roman"/>
            <w:spacing w:val="-3"/>
            <w:sz w:val="22"/>
            <w:szCs w:val="22"/>
          </w:rPr>
          <w:t xml:space="preserve"> within 21 days of a written request. </w:t>
        </w:r>
      </w:ins>
    </w:p>
    <w:p w14:paraId="7DEC3EA1" w14:textId="77777777" w:rsidR="00087C13" w:rsidRDefault="00087C13">
      <w:pPr>
        <w:suppressAutoHyphens/>
        <w:ind w:left="720"/>
        <w:rPr>
          <w:ins w:id="462" w:author="Author"/>
          <w:rFonts w:ascii="Times New Roman" w:hAnsi="Times New Roman"/>
          <w:spacing w:val="-3"/>
          <w:sz w:val="22"/>
          <w:szCs w:val="22"/>
        </w:rPr>
      </w:pPr>
    </w:p>
    <w:p w14:paraId="6B2BA244" w14:textId="05F6F68C" w:rsidR="00087C13" w:rsidRDefault="00087C13">
      <w:pPr>
        <w:suppressAutoHyphens/>
        <w:ind w:left="720"/>
        <w:rPr>
          <w:ins w:id="463" w:author="Author"/>
          <w:rFonts w:ascii="Times New Roman" w:hAnsi="Times New Roman"/>
          <w:spacing w:val="-3"/>
          <w:sz w:val="22"/>
          <w:szCs w:val="22"/>
        </w:rPr>
      </w:pPr>
      <w:ins w:id="464" w:author="Author">
        <w:r>
          <w:rPr>
            <w:rFonts w:ascii="Times New Roman" w:hAnsi="Times New Roman"/>
            <w:spacing w:val="-3"/>
            <w:sz w:val="22"/>
            <w:szCs w:val="22"/>
          </w:rPr>
          <w:t>(3)  </w:t>
        </w:r>
        <w:r>
          <w:rPr>
            <w:rFonts w:ascii="Times New Roman" w:hAnsi="Times New Roman"/>
            <w:spacing w:val="-3"/>
            <w:sz w:val="22"/>
            <w:szCs w:val="22"/>
            <w:u w:val="single"/>
          </w:rPr>
          <w:t>Penalt</w:t>
        </w:r>
        <w:r w:rsidR="000E2BD8">
          <w:rPr>
            <w:rFonts w:ascii="Times New Roman" w:hAnsi="Times New Roman"/>
            <w:spacing w:val="-3"/>
            <w:sz w:val="22"/>
            <w:szCs w:val="22"/>
            <w:u w:val="single"/>
          </w:rPr>
          <w:t>y for Noncompliance</w:t>
        </w:r>
        <w:r>
          <w:rPr>
            <w:rFonts w:ascii="Times New Roman" w:hAnsi="Times New Roman"/>
            <w:spacing w:val="-3"/>
            <w:sz w:val="22"/>
            <w:szCs w:val="22"/>
          </w:rPr>
          <w:t xml:space="preserve">. </w:t>
        </w:r>
        <w:r w:rsidR="00BA3070">
          <w:rPr>
            <w:rFonts w:ascii="Times New Roman" w:hAnsi="Times New Roman"/>
            <w:spacing w:val="-3"/>
            <w:sz w:val="22"/>
            <w:szCs w:val="22"/>
          </w:rPr>
          <w:t xml:space="preserve"> </w:t>
        </w:r>
        <w:r w:rsidR="00A91980">
          <w:rPr>
            <w:rFonts w:ascii="Times New Roman" w:hAnsi="Times New Roman"/>
            <w:spacing w:val="-3"/>
            <w:sz w:val="22"/>
            <w:szCs w:val="22"/>
          </w:rPr>
          <w:t xml:space="preserve">The purchasing governmental unit </w:t>
        </w:r>
        <w:r>
          <w:rPr>
            <w:rFonts w:ascii="Times New Roman" w:hAnsi="Times New Roman"/>
            <w:spacing w:val="-3"/>
            <w:sz w:val="22"/>
            <w:szCs w:val="22"/>
          </w:rPr>
          <w:t xml:space="preserve">may </w:t>
        </w:r>
        <w:r w:rsidR="004739E8">
          <w:rPr>
            <w:rFonts w:ascii="Times New Roman" w:hAnsi="Times New Roman"/>
            <w:spacing w:val="-3"/>
            <w:sz w:val="22"/>
            <w:szCs w:val="22"/>
          </w:rPr>
          <w:t>impose a penalty in the amount of up to</w:t>
        </w:r>
        <w:r>
          <w:rPr>
            <w:rFonts w:ascii="Times New Roman" w:hAnsi="Times New Roman"/>
            <w:spacing w:val="-3"/>
            <w:sz w:val="22"/>
            <w:szCs w:val="22"/>
          </w:rPr>
          <w:t xml:space="preserve"> </w:t>
        </w:r>
        <w:r w:rsidR="00225B85">
          <w:rPr>
            <w:rFonts w:ascii="Times New Roman" w:hAnsi="Times New Roman"/>
            <w:spacing w:val="-3"/>
            <w:sz w:val="22"/>
            <w:szCs w:val="22"/>
          </w:rPr>
          <w:t>15</w:t>
        </w:r>
        <w:r>
          <w:rPr>
            <w:rFonts w:ascii="Times New Roman" w:hAnsi="Times New Roman"/>
            <w:spacing w:val="-3"/>
            <w:sz w:val="22"/>
            <w:szCs w:val="22"/>
          </w:rPr>
          <w:t xml:space="preserve">% </w:t>
        </w:r>
        <w:r w:rsidR="004739E8">
          <w:rPr>
            <w:rFonts w:ascii="Times New Roman" w:hAnsi="Times New Roman"/>
            <w:spacing w:val="-3"/>
            <w:sz w:val="22"/>
            <w:szCs w:val="22"/>
          </w:rPr>
          <w:t xml:space="preserve">of its payments to </w:t>
        </w:r>
        <w:r>
          <w:rPr>
            <w:rFonts w:ascii="Times New Roman" w:hAnsi="Times New Roman"/>
            <w:spacing w:val="-3"/>
            <w:sz w:val="22"/>
            <w:szCs w:val="22"/>
          </w:rPr>
          <w:t xml:space="preserve">any </w:t>
        </w:r>
        <w:r w:rsidR="00585280">
          <w:rPr>
            <w:rFonts w:ascii="Times New Roman" w:hAnsi="Times New Roman"/>
            <w:spacing w:val="-3"/>
            <w:sz w:val="22"/>
            <w:szCs w:val="22"/>
          </w:rPr>
          <w:t>p</w:t>
        </w:r>
        <w:r>
          <w:rPr>
            <w:rFonts w:ascii="Times New Roman" w:hAnsi="Times New Roman"/>
            <w:spacing w:val="-3"/>
            <w:sz w:val="22"/>
            <w:szCs w:val="22"/>
          </w:rPr>
          <w:t>rovider that fails to submit required information</w:t>
        </w:r>
        <w:r w:rsidR="00225B85">
          <w:rPr>
            <w:rFonts w:ascii="Times New Roman" w:hAnsi="Times New Roman"/>
            <w:spacing w:val="-3"/>
            <w:sz w:val="22"/>
            <w:szCs w:val="22"/>
          </w:rPr>
          <w:t>.</w:t>
        </w:r>
        <w:r>
          <w:rPr>
            <w:rFonts w:ascii="Times New Roman" w:hAnsi="Times New Roman"/>
            <w:spacing w:val="-3"/>
            <w:sz w:val="22"/>
            <w:szCs w:val="22"/>
          </w:rPr>
          <w:t xml:space="preserve"> </w:t>
        </w:r>
        <w:r w:rsidR="00A91980">
          <w:rPr>
            <w:rFonts w:ascii="Times New Roman" w:hAnsi="Times New Roman"/>
            <w:spacing w:val="-3"/>
            <w:sz w:val="22"/>
            <w:szCs w:val="22"/>
          </w:rPr>
          <w:t xml:space="preserve">The purchasing governmental unit </w:t>
        </w:r>
        <w:r>
          <w:rPr>
            <w:rFonts w:ascii="Times New Roman" w:hAnsi="Times New Roman"/>
            <w:spacing w:val="-3"/>
            <w:sz w:val="22"/>
            <w:szCs w:val="22"/>
          </w:rPr>
          <w:t xml:space="preserve">will notify the </w:t>
        </w:r>
        <w:r w:rsidR="00585280">
          <w:rPr>
            <w:rFonts w:ascii="Times New Roman" w:hAnsi="Times New Roman"/>
            <w:spacing w:val="-3"/>
            <w:sz w:val="22"/>
            <w:szCs w:val="22"/>
          </w:rPr>
          <w:t>p</w:t>
        </w:r>
        <w:r>
          <w:rPr>
            <w:rFonts w:ascii="Times New Roman" w:hAnsi="Times New Roman"/>
            <w:spacing w:val="-3"/>
            <w:sz w:val="22"/>
            <w:szCs w:val="22"/>
          </w:rPr>
          <w:t xml:space="preserve">rovider in advance of its intention to impose a </w:t>
        </w:r>
        <w:r w:rsidR="004739E8">
          <w:rPr>
            <w:rFonts w:ascii="Times New Roman" w:hAnsi="Times New Roman"/>
            <w:spacing w:val="-3"/>
            <w:sz w:val="22"/>
            <w:szCs w:val="22"/>
          </w:rPr>
          <w:t>penalty under 101 CMR 412.04(3)</w:t>
        </w:r>
        <w:r>
          <w:rPr>
            <w:rFonts w:ascii="Times New Roman" w:hAnsi="Times New Roman"/>
            <w:spacing w:val="-3"/>
            <w:sz w:val="22"/>
            <w:szCs w:val="22"/>
          </w:rPr>
          <w:t xml:space="preserve">. </w:t>
        </w:r>
      </w:ins>
    </w:p>
    <w:p w14:paraId="03FD0D9B" w14:textId="77777777" w:rsidR="00585280" w:rsidRDefault="00585280">
      <w:pPr>
        <w:suppressAutoHyphens/>
        <w:rPr>
          <w:ins w:id="465" w:author="Author"/>
          <w:rFonts w:ascii="Times New Roman" w:hAnsi="Times New Roman"/>
          <w:spacing w:val="-3"/>
          <w:sz w:val="22"/>
          <w:szCs w:val="22"/>
          <w:u w:val="single"/>
        </w:rPr>
      </w:pPr>
    </w:p>
    <w:p w14:paraId="4FDEB970" w14:textId="77777777" w:rsidR="004221A1" w:rsidRDefault="004221A1">
      <w:pPr>
        <w:rPr>
          <w:ins w:id="466" w:author="Author"/>
          <w:rFonts w:ascii="Times New Roman" w:hAnsi="Times New Roman"/>
          <w:spacing w:val="-3"/>
          <w:sz w:val="22"/>
          <w:szCs w:val="22"/>
          <w:u w:val="single"/>
        </w:rPr>
      </w:pPr>
      <w:ins w:id="467" w:author="Author">
        <w:r>
          <w:rPr>
            <w:rFonts w:ascii="Times New Roman" w:hAnsi="Times New Roman"/>
            <w:spacing w:val="-3"/>
            <w:sz w:val="22"/>
            <w:szCs w:val="22"/>
            <w:u w:val="single"/>
          </w:rPr>
          <w:br w:type="page"/>
        </w:r>
      </w:ins>
    </w:p>
    <w:p w14:paraId="1DFFB360" w14:textId="22AC87B4" w:rsidR="00087C13" w:rsidRDefault="00087C13">
      <w:pPr>
        <w:suppressAutoHyphens/>
        <w:rPr>
          <w:ins w:id="468" w:author="Author"/>
          <w:rFonts w:ascii="Times New Roman" w:hAnsi="Times New Roman"/>
          <w:spacing w:val="-3"/>
          <w:sz w:val="22"/>
          <w:szCs w:val="22"/>
        </w:rPr>
      </w:pPr>
      <w:ins w:id="469" w:author="Author">
        <w:r>
          <w:rPr>
            <w:rFonts w:ascii="Times New Roman" w:hAnsi="Times New Roman"/>
            <w:spacing w:val="-3"/>
            <w:sz w:val="22"/>
            <w:szCs w:val="22"/>
            <w:u w:val="single"/>
          </w:rPr>
          <w:t xml:space="preserve">412.05:  Severability </w:t>
        </w:r>
      </w:ins>
    </w:p>
    <w:p w14:paraId="759128F6" w14:textId="77777777" w:rsidR="00087C13" w:rsidRDefault="00087C13">
      <w:pPr>
        <w:suppressAutoHyphens/>
        <w:rPr>
          <w:ins w:id="470" w:author="Author"/>
          <w:rFonts w:ascii="Times New Roman" w:hAnsi="Times New Roman"/>
          <w:spacing w:val="-3"/>
          <w:sz w:val="22"/>
          <w:szCs w:val="22"/>
        </w:rPr>
      </w:pPr>
    </w:p>
    <w:p w14:paraId="5CDD6352" w14:textId="529B1FDE" w:rsidR="00087C13" w:rsidRDefault="00585280" w:rsidP="008D0835">
      <w:pPr>
        <w:suppressAutoHyphens/>
        <w:ind w:left="720"/>
        <w:rPr>
          <w:ins w:id="471" w:author="Author"/>
          <w:rFonts w:ascii="Times New Roman" w:hAnsi="Times New Roman"/>
          <w:spacing w:val="-3"/>
          <w:sz w:val="22"/>
          <w:szCs w:val="22"/>
        </w:rPr>
      </w:pPr>
      <w:ins w:id="472" w:author="Author">
        <w:r>
          <w:rPr>
            <w:rFonts w:ascii="Times New Roman" w:hAnsi="Times New Roman"/>
            <w:spacing w:val="-3"/>
            <w:sz w:val="22"/>
            <w:szCs w:val="22"/>
          </w:rPr>
          <w:t xml:space="preserve">     </w:t>
        </w:r>
        <w:r w:rsidR="00087C13">
          <w:rPr>
            <w:rFonts w:ascii="Times New Roman" w:hAnsi="Times New Roman"/>
            <w:spacing w:val="-3"/>
            <w:sz w:val="22"/>
            <w:szCs w:val="22"/>
          </w:rPr>
          <w:t xml:space="preserve">The provisions of 101 CMR 412.00 are severable. If any provision of 101 CMR 412.00 or application of </w:t>
        </w:r>
        <w:r w:rsidR="00827B45" w:rsidRPr="00093BA9">
          <w:rPr>
            <w:rFonts w:ascii="Times New Roman" w:hAnsi="Times New Roman"/>
            <w:spacing w:val="-3"/>
            <w:sz w:val="22"/>
            <w:szCs w:val="22"/>
          </w:rPr>
          <w:t xml:space="preserve">any </w:t>
        </w:r>
        <w:r w:rsidR="00087C13" w:rsidRPr="00093BA9">
          <w:rPr>
            <w:rFonts w:ascii="Times New Roman" w:hAnsi="Times New Roman"/>
            <w:spacing w:val="-3"/>
            <w:sz w:val="22"/>
            <w:szCs w:val="22"/>
          </w:rPr>
          <w:t xml:space="preserve">provision to an </w:t>
        </w:r>
        <w:r w:rsidR="006A4BC0" w:rsidRPr="00093BA9">
          <w:rPr>
            <w:rFonts w:ascii="Times New Roman" w:hAnsi="Times New Roman"/>
            <w:spacing w:val="-3"/>
            <w:sz w:val="22"/>
            <w:szCs w:val="22"/>
          </w:rPr>
          <w:t>applicable individual, entity, or circumstance</w:t>
        </w:r>
        <w:r w:rsidR="00087C13" w:rsidRPr="00093BA9">
          <w:rPr>
            <w:rFonts w:ascii="Times New Roman" w:hAnsi="Times New Roman"/>
            <w:spacing w:val="-3"/>
            <w:sz w:val="22"/>
            <w:szCs w:val="22"/>
          </w:rPr>
          <w:t xml:space="preserve"> is held invalid or unconstitutional, </w:t>
        </w:r>
        <w:r w:rsidR="006A4BC0" w:rsidRPr="00093BA9">
          <w:rPr>
            <w:rFonts w:ascii="Times New Roman" w:hAnsi="Times New Roman"/>
            <w:spacing w:val="-3"/>
            <w:sz w:val="22"/>
            <w:szCs w:val="22"/>
          </w:rPr>
          <w:t>that holding</w:t>
        </w:r>
        <w:r w:rsidR="00087C13" w:rsidRPr="00093BA9">
          <w:rPr>
            <w:rFonts w:ascii="Times New Roman" w:hAnsi="Times New Roman"/>
            <w:spacing w:val="-3"/>
            <w:sz w:val="22"/>
            <w:szCs w:val="22"/>
          </w:rPr>
          <w:t xml:space="preserve"> will not </w:t>
        </w:r>
        <w:r w:rsidR="006A4BC0" w:rsidRPr="00093BA9">
          <w:rPr>
            <w:rFonts w:ascii="Times New Roman" w:hAnsi="Times New Roman"/>
            <w:spacing w:val="-3"/>
            <w:sz w:val="22"/>
            <w:szCs w:val="22"/>
          </w:rPr>
          <w:t xml:space="preserve">be construed to </w:t>
        </w:r>
        <w:r w:rsidR="00087C13" w:rsidRPr="00093BA9">
          <w:rPr>
            <w:rFonts w:ascii="Times New Roman" w:hAnsi="Times New Roman"/>
            <w:spacing w:val="-3"/>
            <w:sz w:val="22"/>
            <w:szCs w:val="22"/>
          </w:rPr>
          <w:t xml:space="preserve">affect the validity or constitutionality of any remaining provisions of 101 CMR 412.00 or application of </w:t>
        </w:r>
        <w:r w:rsidR="00827B45" w:rsidRPr="00093BA9">
          <w:rPr>
            <w:rFonts w:ascii="Times New Roman" w:hAnsi="Times New Roman"/>
            <w:spacing w:val="-3"/>
            <w:sz w:val="22"/>
            <w:szCs w:val="22"/>
          </w:rPr>
          <w:t>those</w:t>
        </w:r>
        <w:r w:rsidR="00827B45">
          <w:rPr>
            <w:rFonts w:ascii="Times New Roman" w:hAnsi="Times New Roman"/>
            <w:spacing w:val="-3"/>
            <w:sz w:val="22"/>
            <w:szCs w:val="22"/>
          </w:rPr>
          <w:t xml:space="preserve"> </w:t>
        </w:r>
        <w:r w:rsidR="00087C13">
          <w:rPr>
            <w:rFonts w:ascii="Times New Roman" w:hAnsi="Times New Roman"/>
            <w:spacing w:val="-3"/>
            <w:sz w:val="22"/>
            <w:szCs w:val="22"/>
          </w:rPr>
          <w:t xml:space="preserve">provisions to </w:t>
        </w:r>
        <w:r w:rsidR="006A4BC0">
          <w:rPr>
            <w:rFonts w:ascii="Times New Roman" w:hAnsi="Times New Roman"/>
            <w:spacing w:val="-3"/>
            <w:sz w:val="22"/>
            <w:szCs w:val="22"/>
          </w:rPr>
          <w:t>applicable individuals, entities, or circumstances</w:t>
        </w:r>
        <w:r w:rsidR="00087C13">
          <w:rPr>
            <w:rFonts w:ascii="Times New Roman" w:hAnsi="Times New Roman"/>
            <w:spacing w:val="-3"/>
            <w:sz w:val="22"/>
            <w:szCs w:val="22"/>
          </w:rPr>
          <w:t>.</w:t>
        </w:r>
      </w:ins>
    </w:p>
    <w:p w14:paraId="343827AB" w14:textId="77777777" w:rsidR="00087C13" w:rsidRDefault="00087C13">
      <w:pPr>
        <w:suppressAutoHyphens/>
        <w:rPr>
          <w:ins w:id="473" w:author="Author"/>
          <w:rFonts w:ascii="Times New Roman" w:hAnsi="Times New Roman"/>
          <w:spacing w:val="-3"/>
          <w:sz w:val="22"/>
          <w:szCs w:val="22"/>
        </w:rPr>
      </w:pPr>
    </w:p>
    <w:p w14:paraId="69568DA8" w14:textId="77777777" w:rsidR="00C3273F" w:rsidRDefault="00C3273F">
      <w:pPr>
        <w:suppressAutoHyphens/>
        <w:rPr>
          <w:ins w:id="474" w:author="Author"/>
          <w:rFonts w:ascii="Times New Roman" w:hAnsi="Times New Roman"/>
          <w:spacing w:val="-3"/>
          <w:sz w:val="22"/>
          <w:szCs w:val="22"/>
        </w:rPr>
      </w:pPr>
    </w:p>
    <w:p w14:paraId="38854B43" w14:textId="77777777" w:rsidR="00087C13" w:rsidRDefault="00087C13">
      <w:pPr>
        <w:suppressAutoHyphens/>
        <w:rPr>
          <w:ins w:id="475" w:author="Author"/>
          <w:rFonts w:ascii="Times New Roman" w:hAnsi="Times New Roman"/>
          <w:spacing w:val="-3"/>
          <w:sz w:val="22"/>
          <w:szCs w:val="22"/>
        </w:rPr>
      </w:pPr>
      <w:ins w:id="476" w:author="Author">
        <w:r>
          <w:rPr>
            <w:rFonts w:ascii="Times New Roman" w:hAnsi="Times New Roman"/>
            <w:spacing w:val="-3"/>
            <w:sz w:val="22"/>
            <w:szCs w:val="22"/>
          </w:rPr>
          <w:t>REGULATORY AUTHORITY</w:t>
        </w:r>
      </w:ins>
    </w:p>
    <w:p w14:paraId="6CA50C06" w14:textId="77777777" w:rsidR="00087C13" w:rsidRDefault="00087C13">
      <w:pPr>
        <w:suppressAutoHyphens/>
        <w:rPr>
          <w:ins w:id="477" w:author="Author"/>
          <w:rFonts w:ascii="Times New Roman" w:hAnsi="Times New Roman"/>
          <w:spacing w:val="-3"/>
          <w:sz w:val="22"/>
          <w:szCs w:val="22"/>
        </w:rPr>
      </w:pPr>
    </w:p>
    <w:p w14:paraId="293DFCB3" w14:textId="77777777" w:rsidR="00D02F8B" w:rsidRPr="000C3478" w:rsidRDefault="00087C13" w:rsidP="00EB098B">
      <w:pPr>
        <w:spacing w:before="240"/>
        <w:jc w:val="both"/>
        <w:rPr>
          <w:del w:id="478" w:author="Author"/>
          <w:szCs w:val="24"/>
        </w:rPr>
      </w:pPr>
      <w:ins w:id="479" w:author="Author">
        <w:r>
          <w:rPr>
            <w:rFonts w:ascii="Times New Roman" w:hAnsi="Times New Roman"/>
            <w:spacing w:val="-3"/>
            <w:sz w:val="22"/>
            <w:szCs w:val="22"/>
          </w:rPr>
          <w:t>101 CMR 412.00:  M.G.L. c</w:t>
        </w:r>
        <w:r w:rsidR="00574760">
          <w:rPr>
            <w:rFonts w:ascii="Times New Roman" w:hAnsi="Times New Roman"/>
            <w:spacing w:val="-3"/>
            <w:sz w:val="22"/>
            <w:szCs w:val="22"/>
          </w:rPr>
          <w:t>.</w:t>
        </w:r>
        <w:r>
          <w:rPr>
            <w:rFonts w:ascii="Times New Roman" w:hAnsi="Times New Roman"/>
            <w:spacing w:val="-3"/>
            <w:sz w:val="22"/>
            <w:szCs w:val="22"/>
          </w:rPr>
          <w:t xml:space="preserve"> 118E</w:t>
        </w:r>
        <w:r w:rsidR="00585280">
          <w:rPr>
            <w:rFonts w:ascii="Times New Roman" w:hAnsi="Times New Roman"/>
            <w:spacing w:val="-3"/>
            <w:sz w:val="22"/>
            <w:szCs w:val="22"/>
          </w:rPr>
          <w:t>.</w:t>
        </w:r>
        <w:r>
          <w:rPr>
            <w:rFonts w:ascii="Times New Roman" w:hAnsi="Times New Roman"/>
            <w:spacing w:val="-3"/>
            <w:sz w:val="22"/>
            <w:szCs w:val="22"/>
          </w:rPr>
          <w:t xml:space="preserve"> </w:t>
        </w:r>
      </w:ins>
      <w:del w:id="480" w:author="Author">
        <w:r w:rsidR="00D02F8B" w:rsidRPr="000C3478">
          <w:rPr>
            <w:szCs w:val="24"/>
          </w:rPr>
          <w:delText xml:space="preserve">The </w:delText>
        </w:r>
        <w:r w:rsidR="00D02F8B">
          <w:rPr>
            <w:szCs w:val="24"/>
          </w:rPr>
          <w:delText xml:space="preserve">entire </w:delText>
        </w:r>
        <w:r w:rsidR="00D02F8B" w:rsidRPr="000C3478">
          <w:rPr>
            <w:szCs w:val="24"/>
          </w:rPr>
          <w:delText>201</w:delText>
        </w:r>
        <w:r w:rsidR="00D02F8B">
          <w:rPr>
            <w:szCs w:val="24"/>
          </w:rPr>
          <w:delText>3</w:delText>
        </w:r>
        <w:r w:rsidR="00D02F8B" w:rsidRPr="000C3478">
          <w:rPr>
            <w:szCs w:val="24"/>
          </w:rPr>
          <w:delText>-1</w:delText>
        </w:r>
        <w:r w:rsidR="00D02F8B">
          <w:rPr>
            <w:szCs w:val="24"/>
          </w:rPr>
          <w:delText>4</w:delText>
        </w:r>
        <w:r w:rsidR="00D02F8B" w:rsidRPr="000C3478">
          <w:rPr>
            <w:szCs w:val="24"/>
          </w:rPr>
          <w:delText xml:space="preserve"> budget </w:delText>
        </w:r>
        <w:r w:rsidR="00D02F8B">
          <w:rPr>
            <w:szCs w:val="24"/>
          </w:rPr>
          <w:delText xml:space="preserve">(including government contributions) </w:delText>
        </w:r>
        <w:r w:rsidR="00D02F8B" w:rsidRPr="000C3478">
          <w:rPr>
            <w:szCs w:val="24"/>
          </w:rPr>
          <w:delText>is $</w:delText>
        </w:r>
        <w:r w:rsidR="00D02F8B">
          <w:rPr>
            <w:szCs w:val="24"/>
          </w:rPr>
          <w:delText>432,826 compared to $429</w:delText>
        </w:r>
        <w:r w:rsidR="00D02F8B" w:rsidRPr="000C3478">
          <w:rPr>
            <w:szCs w:val="24"/>
          </w:rPr>
          <w:delText>,</w:delText>
        </w:r>
        <w:r w:rsidR="00D02F8B">
          <w:rPr>
            <w:szCs w:val="24"/>
          </w:rPr>
          <w:delText>865</w:delText>
        </w:r>
        <w:r w:rsidR="00D02F8B" w:rsidRPr="000C3478">
          <w:rPr>
            <w:szCs w:val="24"/>
          </w:rPr>
          <w:delText xml:space="preserve"> for the 201</w:delText>
        </w:r>
        <w:r w:rsidR="00D02F8B">
          <w:rPr>
            <w:szCs w:val="24"/>
          </w:rPr>
          <w:delText>2</w:delText>
        </w:r>
        <w:r w:rsidR="00D02F8B" w:rsidRPr="000C3478">
          <w:rPr>
            <w:szCs w:val="24"/>
          </w:rPr>
          <w:delText>–1</w:delText>
        </w:r>
        <w:r w:rsidR="00D02F8B">
          <w:rPr>
            <w:szCs w:val="24"/>
          </w:rPr>
          <w:delText>3 financial year. This is an in</w:delText>
        </w:r>
        <w:r w:rsidR="00D02F8B" w:rsidRPr="000C3478">
          <w:rPr>
            <w:szCs w:val="24"/>
          </w:rPr>
          <w:delText>crease of $</w:delText>
        </w:r>
        <w:r w:rsidR="00D02F8B">
          <w:rPr>
            <w:szCs w:val="24"/>
          </w:rPr>
          <w:delText>2,960 or 0.7</w:delText>
        </w:r>
        <w:r w:rsidR="00D02F8B" w:rsidRPr="000C3478">
          <w:rPr>
            <w:szCs w:val="24"/>
          </w:rPr>
          <w:delText xml:space="preserve"> per</w:delText>
        </w:r>
        <w:r w:rsidR="00B013F2">
          <w:rPr>
            <w:szCs w:val="24"/>
          </w:rPr>
          <w:delText xml:space="preserve"> </w:delText>
        </w:r>
        <w:r w:rsidR="00D02F8B" w:rsidRPr="000C3478">
          <w:rPr>
            <w:szCs w:val="24"/>
          </w:rPr>
          <w:delText xml:space="preserve">cent. </w:delText>
        </w:r>
      </w:del>
    </w:p>
    <w:p w14:paraId="4A1431BF" w14:textId="77777777" w:rsidR="00D02F8B" w:rsidRDefault="00D02F8B" w:rsidP="00EB098B">
      <w:pPr>
        <w:spacing w:before="240"/>
        <w:jc w:val="both"/>
        <w:rPr>
          <w:del w:id="481" w:author="Author"/>
          <w:szCs w:val="24"/>
        </w:rPr>
      </w:pPr>
      <w:del w:id="482" w:author="Author">
        <w:r w:rsidRPr="000C3478">
          <w:rPr>
            <w:szCs w:val="24"/>
          </w:rPr>
          <w:delText>The</w:delText>
        </w:r>
        <w:r>
          <w:rPr>
            <w:szCs w:val="24"/>
          </w:rPr>
          <w:delText xml:space="preserve"> portion of the budget cost recovered from industry (</w:delText>
        </w:r>
        <w:r w:rsidRPr="000C3478">
          <w:rPr>
            <w:szCs w:val="24"/>
          </w:rPr>
          <w:delText>$</w:delText>
        </w:r>
        <w:r w:rsidR="00672D24">
          <w:rPr>
            <w:szCs w:val="24"/>
          </w:rPr>
          <w:delText>417,717</w:delText>
        </w:r>
        <w:r>
          <w:rPr>
            <w:szCs w:val="24"/>
          </w:rPr>
          <w:delText>) has de</w:delText>
        </w:r>
        <w:r w:rsidRPr="000C3478">
          <w:rPr>
            <w:szCs w:val="24"/>
          </w:rPr>
          <w:delText>crease</w:delText>
        </w:r>
        <w:r>
          <w:rPr>
            <w:szCs w:val="24"/>
          </w:rPr>
          <w:delText>d</w:delText>
        </w:r>
        <w:r w:rsidRPr="000C3478">
          <w:rPr>
            <w:szCs w:val="24"/>
          </w:rPr>
          <w:delText xml:space="preserve"> </w:delText>
        </w:r>
        <w:r>
          <w:rPr>
            <w:szCs w:val="24"/>
          </w:rPr>
          <w:delText>by</w:delText>
        </w:r>
        <w:r w:rsidRPr="000C3478">
          <w:rPr>
            <w:szCs w:val="24"/>
          </w:rPr>
          <w:delText xml:space="preserve"> $</w:delText>
        </w:r>
        <w:r w:rsidR="00672D24">
          <w:rPr>
            <w:szCs w:val="24"/>
          </w:rPr>
          <w:delText>3,316</w:delText>
        </w:r>
        <w:r>
          <w:rPr>
            <w:szCs w:val="24"/>
          </w:rPr>
          <w:delText xml:space="preserve"> </w:delText>
        </w:r>
        <w:r w:rsidRPr="000C3478">
          <w:rPr>
            <w:szCs w:val="24"/>
          </w:rPr>
          <w:delText>(</w:delText>
        </w:r>
        <w:r w:rsidR="00672D24">
          <w:rPr>
            <w:szCs w:val="24"/>
          </w:rPr>
          <w:delText>0.8</w:delText>
        </w:r>
        <w:r>
          <w:rPr>
            <w:szCs w:val="24"/>
          </w:rPr>
          <w:delText xml:space="preserve"> per</w:delText>
        </w:r>
        <w:r w:rsidR="00B013F2">
          <w:rPr>
            <w:szCs w:val="24"/>
          </w:rPr>
          <w:delText xml:space="preserve"> </w:delText>
        </w:r>
        <w:r>
          <w:rPr>
            <w:szCs w:val="24"/>
          </w:rPr>
          <w:delText>cen</w:delText>
        </w:r>
        <w:r w:rsidRPr="000C3478">
          <w:rPr>
            <w:szCs w:val="24"/>
          </w:rPr>
          <w:delText>t) in the 201</w:delText>
        </w:r>
        <w:r>
          <w:rPr>
            <w:szCs w:val="24"/>
          </w:rPr>
          <w:delText>3</w:delText>
        </w:r>
        <w:r w:rsidRPr="000C3478">
          <w:rPr>
            <w:szCs w:val="24"/>
          </w:rPr>
          <w:delText>–1</w:delText>
        </w:r>
        <w:r>
          <w:rPr>
            <w:szCs w:val="24"/>
          </w:rPr>
          <w:delText>4</w:delText>
        </w:r>
        <w:r w:rsidRPr="000C3478">
          <w:rPr>
            <w:szCs w:val="24"/>
          </w:rPr>
          <w:delText xml:space="preserve"> financial year compared to the 201</w:delText>
        </w:r>
        <w:r>
          <w:rPr>
            <w:szCs w:val="24"/>
          </w:rPr>
          <w:delText>2</w:delText>
        </w:r>
        <w:r w:rsidRPr="000C3478">
          <w:rPr>
            <w:szCs w:val="24"/>
          </w:rPr>
          <w:delText>–1</w:delText>
        </w:r>
        <w:r>
          <w:rPr>
            <w:szCs w:val="24"/>
          </w:rPr>
          <w:delText>3 financial year ($</w:delText>
        </w:r>
        <w:r w:rsidRPr="000C3478">
          <w:rPr>
            <w:szCs w:val="24"/>
          </w:rPr>
          <w:delText xml:space="preserve">421,033). </w:delText>
        </w:r>
        <w:r w:rsidR="00672D24" w:rsidRPr="00672D24">
          <w:rPr>
            <w:szCs w:val="24"/>
          </w:rPr>
          <w:delText>When the carry forward surplus from 2012/13 is applied, the recoverable levy is $405,748</w:delText>
        </w:r>
        <w:r w:rsidR="003B0AC3">
          <w:rPr>
            <w:szCs w:val="24"/>
          </w:rPr>
          <w:delText xml:space="preserve"> (Table 1)</w:delText>
        </w:r>
        <w:r w:rsidR="00672D24" w:rsidRPr="00672D24">
          <w:rPr>
            <w:szCs w:val="24"/>
          </w:rPr>
          <w:delText xml:space="preserve">. </w:delText>
        </w:r>
        <w:r w:rsidR="00672D24" w:rsidRPr="00FD427D">
          <w:rPr>
            <w:szCs w:val="24"/>
          </w:rPr>
          <w:delText>This represents an increa</w:delText>
        </w:r>
        <w:r w:rsidR="003B0AC3">
          <w:rPr>
            <w:szCs w:val="24"/>
          </w:rPr>
          <w:delText>se of 10.3 compared to the 2012-</w:delText>
        </w:r>
        <w:r w:rsidR="00672D24" w:rsidRPr="00FD427D">
          <w:rPr>
            <w:szCs w:val="24"/>
          </w:rPr>
          <w:delText>13 recovered levy ($368,025). This increase in the levy amount is a result of the reduced carry forward surplus in 2013/14 ($</w:delText>
        </w:r>
        <w:r w:rsidR="00FD427D" w:rsidRPr="00FD427D">
          <w:rPr>
            <w:szCs w:val="24"/>
          </w:rPr>
          <w:delText>11,969</w:delText>
        </w:r>
        <w:r w:rsidR="003B0AC3">
          <w:rPr>
            <w:szCs w:val="24"/>
          </w:rPr>
          <w:delText>) compared to 2012-</w:delText>
        </w:r>
        <w:r w:rsidR="00672D24" w:rsidRPr="00FD427D">
          <w:rPr>
            <w:szCs w:val="24"/>
          </w:rPr>
          <w:delText xml:space="preserve">13 </w:delText>
        </w:r>
        <w:r w:rsidR="00FD427D" w:rsidRPr="00FD427D">
          <w:rPr>
            <w:szCs w:val="24"/>
          </w:rPr>
          <w:delText>($53,008</w:delText>
        </w:r>
        <w:r w:rsidR="00672D24" w:rsidRPr="00FD427D">
          <w:rPr>
            <w:szCs w:val="24"/>
          </w:rPr>
          <w:delText>).</w:delText>
        </w:r>
        <w:r w:rsidR="00672D24" w:rsidRPr="00672D24">
          <w:rPr>
            <w:szCs w:val="24"/>
          </w:rPr>
          <w:delText xml:space="preserve"> </w:delText>
        </w:r>
      </w:del>
    </w:p>
    <w:p w14:paraId="03C55A9C" w14:textId="77777777" w:rsidR="00D02F8B" w:rsidRPr="000C3478" w:rsidRDefault="00D02F8B" w:rsidP="00EB098B">
      <w:pPr>
        <w:spacing w:before="240"/>
        <w:jc w:val="both"/>
        <w:rPr>
          <w:del w:id="483" w:author="Author"/>
          <w:szCs w:val="24"/>
        </w:rPr>
      </w:pPr>
      <w:del w:id="484" w:author="Author">
        <w:r w:rsidRPr="000C3478">
          <w:rPr>
            <w:szCs w:val="24"/>
          </w:rPr>
          <w:delText>The $</w:delText>
        </w:r>
        <w:r>
          <w:rPr>
            <w:szCs w:val="24"/>
          </w:rPr>
          <w:delText>405,748</w:delText>
        </w:r>
        <w:r w:rsidRPr="000C3478">
          <w:rPr>
            <w:szCs w:val="24"/>
          </w:rPr>
          <w:delText xml:space="preserve"> levy amount comprises $2</w:delText>
        </w:r>
        <w:r>
          <w:rPr>
            <w:szCs w:val="24"/>
          </w:rPr>
          <w:delText>29</w:delText>
        </w:r>
        <w:r w:rsidRPr="000C3478">
          <w:rPr>
            <w:szCs w:val="24"/>
          </w:rPr>
          <w:delText>,</w:delText>
        </w:r>
        <w:r>
          <w:rPr>
            <w:szCs w:val="24"/>
          </w:rPr>
          <w:delText>759</w:delText>
        </w:r>
        <w:r w:rsidRPr="000C3478">
          <w:rPr>
            <w:szCs w:val="24"/>
          </w:rPr>
          <w:delText xml:space="preserve"> in licensing costs and $</w:delText>
        </w:r>
        <w:r>
          <w:rPr>
            <w:szCs w:val="24"/>
          </w:rPr>
          <w:delText>175,989</w:delText>
        </w:r>
        <w:r w:rsidRPr="000C3478">
          <w:rPr>
            <w:szCs w:val="24"/>
          </w:rPr>
          <w:delText xml:space="preserve"> in</w:delText>
        </w:r>
        <w:r>
          <w:rPr>
            <w:szCs w:val="24"/>
          </w:rPr>
          <w:delText xml:space="preserve"> </w:delText>
        </w:r>
        <w:r w:rsidRPr="000C3478">
          <w:rPr>
            <w:szCs w:val="24"/>
          </w:rPr>
          <w:delText xml:space="preserve">costs for the fishing unit component. The levy cost per licence </w:delText>
        </w:r>
        <w:r>
          <w:rPr>
            <w:szCs w:val="24"/>
          </w:rPr>
          <w:delText>is calculated by dividing the licence component by the number of licences in the fishery (61), equating to $</w:delText>
        </w:r>
        <w:r w:rsidRPr="000C3478">
          <w:rPr>
            <w:szCs w:val="24"/>
          </w:rPr>
          <w:delText>3,</w:delText>
        </w:r>
        <w:r>
          <w:rPr>
            <w:szCs w:val="24"/>
          </w:rPr>
          <w:delText>766</w:delText>
        </w:r>
        <w:r w:rsidRPr="000C3478">
          <w:rPr>
            <w:szCs w:val="24"/>
          </w:rPr>
          <w:delText>.5</w:delText>
        </w:r>
        <w:r>
          <w:rPr>
            <w:szCs w:val="24"/>
          </w:rPr>
          <w:delText>4 per licence for the 2014 season</w:delText>
        </w:r>
        <w:r w:rsidRPr="000C3478">
          <w:rPr>
            <w:szCs w:val="24"/>
          </w:rPr>
          <w:delText xml:space="preserve">. </w:delText>
        </w:r>
      </w:del>
    </w:p>
    <w:p w14:paraId="4531CD91" w14:textId="77777777" w:rsidR="00D02F8B" w:rsidRDefault="00D02F8B" w:rsidP="00EB098B">
      <w:pPr>
        <w:spacing w:before="240"/>
        <w:ind w:right="-1"/>
        <w:jc w:val="both"/>
        <w:rPr>
          <w:del w:id="485" w:author="Author"/>
          <w:b/>
          <w:szCs w:val="24"/>
        </w:rPr>
      </w:pPr>
      <w:del w:id="486" w:author="Author">
        <w:r w:rsidRPr="000C3478">
          <w:rPr>
            <w:szCs w:val="24"/>
          </w:rPr>
          <w:delText xml:space="preserve">The levy cost per unit </w:delText>
        </w:r>
        <w:r>
          <w:rPr>
            <w:szCs w:val="24"/>
          </w:rPr>
          <w:delText xml:space="preserve">is calculated by dividing the unit component of the levy by the number of units in the fishery (6,867), equating to $25.63 per unit. </w:delText>
        </w:r>
      </w:del>
    </w:p>
    <w:p w14:paraId="22A804AD" w14:textId="77777777" w:rsidR="00727168" w:rsidRPr="00B013F2" w:rsidRDefault="00727168" w:rsidP="00727168">
      <w:pPr>
        <w:spacing w:before="120"/>
        <w:ind w:right="-1"/>
        <w:jc w:val="both"/>
        <w:rPr>
          <w:del w:id="487" w:author="Author"/>
          <w:b/>
          <w:szCs w:val="24"/>
          <w:highlight w:val="yellow"/>
        </w:rPr>
      </w:pPr>
    </w:p>
    <w:p w14:paraId="22C821E3" w14:textId="77777777" w:rsidR="00B92C83" w:rsidRDefault="00B92C83" w:rsidP="00B92C83">
      <w:pPr>
        <w:tabs>
          <w:tab w:val="left" w:pos="4320"/>
        </w:tabs>
        <w:jc w:val="both"/>
        <w:rPr>
          <w:del w:id="488" w:author="Author"/>
          <w:szCs w:val="24"/>
        </w:rPr>
      </w:pPr>
    </w:p>
    <w:p w14:paraId="72C8CE6A" w14:textId="77777777" w:rsidR="006E46DA" w:rsidRDefault="006E46DA" w:rsidP="0069302F">
      <w:pPr>
        <w:spacing w:before="360" w:after="120"/>
        <w:jc w:val="right"/>
        <w:rPr>
          <w:del w:id="489" w:author="Author"/>
          <w:b/>
          <w:sz w:val="28"/>
          <w:szCs w:val="28"/>
        </w:rPr>
      </w:pPr>
      <w:del w:id="490" w:author="Author">
        <w:r>
          <w:rPr>
            <w:b/>
            <w:sz w:val="28"/>
            <w:szCs w:val="28"/>
          </w:rPr>
          <w:delText>ATTACHMENT B</w:delText>
        </w:r>
      </w:del>
    </w:p>
    <w:p w14:paraId="1CA3A741" w14:textId="77777777" w:rsidR="00EB098B" w:rsidRDefault="00EB098B" w:rsidP="0069302F">
      <w:pPr>
        <w:spacing w:before="360" w:after="120"/>
        <w:jc w:val="right"/>
        <w:rPr>
          <w:del w:id="491" w:author="Author"/>
          <w:b/>
          <w:sz w:val="28"/>
          <w:szCs w:val="28"/>
        </w:rPr>
      </w:pPr>
    </w:p>
    <w:p w14:paraId="4D542DEC" w14:textId="77777777" w:rsidR="00EB098B" w:rsidRPr="00E4135E" w:rsidRDefault="00B92C83" w:rsidP="00EB098B">
      <w:pPr>
        <w:spacing w:before="360" w:after="120"/>
        <w:jc w:val="center"/>
        <w:rPr>
          <w:del w:id="492" w:author="Author"/>
          <w:b/>
          <w:sz w:val="28"/>
          <w:szCs w:val="28"/>
        </w:rPr>
      </w:pPr>
      <w:del w:id="493" w:author="Author">
        <w:r w:rsidRPr="00E4135E">
          <w:rPr>
            <w:b/>
            <w:sz w:val="28"/>
            <w:szCs w:val="28"/>
          </w:rPr>
          <w:delText>Statement of Compatibility with Human Rights</w:delText>
        </w:r>
      </w:del>
    </w:p>
    <w:p w14:paraId="31729140" w14:textId="77777777" w:rsidR="00B92C83" w:rsidRPr="00E4135E" w:rsidRDefault="00B92C83" w:rsidP="00B92C83">
      <w:pPr>
        <w:spacing w:before="120" w:after="120"/>
        <w:jc w:val="center"/>
        <w:rPr>
          <w:del w:id="494" w:author="Author"/>
          <w:szCs w:val="24"/>
        </w:rPr>
      </w:pPr>
      <w:del w:id="495" w:author="Author">
        <w:r w:rsidRPr="00E4135E">
          <w:rPr>
            <w:i/>
            <w:szCs w:val="24"/>
          </w:rPr>
          <w:delText>Prepared in accordance with Part 3 of the Human Rights (Parliamentary Scrutiny) Act 2011</w:delText>
        </w:r>
      </w:del>
    </w:p>
    <w:p w14:paraId="133B07EA" w14:textId="77777777" w:rsidR="00B92C83" w:rsidRPr="00E4135E" w:rsidRDefault="00B92C83" w:rsidP="00B92C83">
      <w:pPr>
        <w:spacing w:before="120" w:after="120"/>
        <w:jc w:val="center"/>
        <w:rPr>
          <w:del w:id="496" w:author="Author"/>
          <w:szCs w:val="24"/>
        </w:rPr>
      </w:pPr>
    </w:p>
    <w:p w14:paraId="5AAB504E" w14:textId="77777777" w:rsidR="00B92C83" w:rsidRPr="000635DA" w:rsidRDefault="00B92C83" w:rsidP="00B92C83">
      <w:pPr>
        <w:spacing w:before="240"/>
        <w:ind w:left="-357"/>
        <w:jc w:val="center"/>
        <w:rPr>
          <w:del w:id="497" w:author="Author"/>
          <w:b/>
          <w:i/>
          <w:szCs w:val="24"/>
        </w:rPr>
      </w:pPr>
      <w:del w:id="498" w:author="Author">
        <w:r w:rsidRPr="000635DA">
          <w:rPr>
            <w:b/>
            <w:i/>
            <w:szCs w:val="24"/>
          </w:rPr>
          <w:delText>Fisheries Levy (Torres Strait Prawn Fishery) Amendment Regulation 201</w:delText>
        </w:r>
        <w:r w:rsidR="00B30E8A" w:rsidRPr="000635DA">
          <w:rPr>
            <w:b/>
            <w:i/>
            <w:szCs w:val="24"/>
          </w:rPr>
          <w:delText>3</w:delText>
        </w:r>
        <w:r w:rsidRPr="000635DA">
          <w:rPr>
            <w:b/>
            <w:i/>
            <w:szCs w:val="24"/>
          </w:rPr>
          <w:delText xml:space="preserve"> (No.</w:delText>
        </w:r>
        <w:r w:rsidR="008F505B" w:rsidRPr="000635DA">
          <w:rPr>
            <w:b/>
            <w:i/>
            <w:szCs w:val="24"/>
          </w:rPr>
          <w:delText xml:space="preserve"> 1</w:delText>
        </w:r>
        <w:r w:rsidRPr="000635DA">
          <w:rPr>
            <w:b/>
            <w:i/>
            <w:szCs w:val="24"/>
          </w:rPr>
          <w:delText>)</w:delText>
        </w:r>
      </w:del>
    </w:p>
    <w:p w14:paraId="7934B84B" w14:textId="77777777" w:rsidR="00B92C83" w:rsidRPr="00E4135E" w:rsidRDefault="00B92C83" w:rsidP="00B92C83">
      <w:pPr>
        <w:jc w:val="center"/>
        <w:rPr>
          <w:del w:id="499" w:author="Author"/>
          <w:szCs w:val="24"/>
        </w:rPr>
      </w:pPr>
    </w:p>
    <w:p w14:paraId="768F0E07" w14:textId="77777777" w:rsidR="00B92C83" w:rsidRPr="00E4135E" w:rsidRDefault="00B92C83" w:rsidP="00B92C83">
      <w:pPr>
        <w:spacing w:before="120" w:after="120"/>
        <w:jc w:val="center"/>
        <w:rPr>
          <w:del w:id="500" w:author="Author"/>
          <w:szCs w:val="24"/>
        </w:rPr>
      </w:pPr>
      <w:del w:id="501" w:author="Author">
        <w:r w:rsidRPr="00E4135E">
          <w:rPr>
            <w:szCs w:val="24"/>
          </w:rPr>
          <w:delText xml:space="preserve">This Legislative Instrument is compatible with the human rights and freedoms recognised or declared in the international instruments listed in section 3 of the </w:delText>
        </w:r>
        <w:r w:rsidRPr="00E4135E">
          <w:rPr>
            <w:i/>
            <w:szCs w:val="24"/>
          </w:rPr>
          <w:delText>Human Rights (Parliamentary Scrutiny) Act 2011</w:delText>
        </w:r>
        <w:r w:rsidRPr="00E4135E">
          <w:rPr>
            <w:szCs w:val="24"/>
          </w:rPr>
          <w:delText>.</w:delText>
        </w:r>
      </w:del>
    </w:p>
    <w:p w14:paraId="691A1B40" w14:textId="77777777" w:rsidR="00B92C83" w:rsidRPr="00B92C83" w:rsidRDefault="00B92C83" w:rsidP="00B92C83">
      <w:pPr>
        <w:rPr>
          <w:del w:id="502" w:author="Author"/>
          <w:szCs w:val="24"/>
        </w:rPr>
      </w:pPr>
    </w:p>
    <w:p w14:paraId="29945811" w14:textId="77777777" w:rsidR="008F505B" w:rsidRPr="00E4135E" w:rsidRDefault="008F505B" w:rsidP="008F505B">
      <w:pPr>
        <w:spacing w:before="120" w:after="120"/>
        <w:jc w:val="both"/>
        <w:rPr>
          <w:del w:id="503" w:author="Author"/>
          <w:b/>
          <w:szCs w:val="24"/>
        </w:rPr>
      </w:pPr>
      <w:del w:id="504" w:author="Author">
        <w:r>
          <w:rPr>
            <w:b/>
            <w:szCs w:val="24"/>
          </w:rPr>
          <w:delText xml:space="preserve">Overview of the </w:delText>
        </w:r>
        <w:r w:rsidRPr="00E4135E">
          <w:rPr>
            <w:b/>
            <w:szCs w:val="24"/>
          </w:rPr>
          <w:delText>Legislative Instrument</w:delText>
        </w:r>
      </w:del>
    </w:p>
    <w:p w14:paraId="3B035AA5" w14:textId="77777777" w:rsidR="00B92C83" w:rsidRDefault="00B92C83" w:rsidP="00B92C83">
      <w:pPr>
        <w:rPr>
          <w:del w:id="505" w:author="Author"/>
          <w:i/>
          <w:szCs w:val="24"/>
        </w:rPr>
      </w:pPr>
      <w:del w:id="506" w:author="Author">
        <w:r w:rsidRPr="00B92C83">
          <w:rPr>
            <w:szCs w:val="24"/>
          </w:rPr>
          <w:delText>The instrument amends the</w:delText>
        </w:r>
        <w:r>
          <w:rPr>
            <w:i/>
            <w:szCs w:val="24"/>
          </w:rPr>
          <w:delText xml:space="preserve"> </w:delText>
        </w:r>
        <w:r w:rsidRPr="000C3478">
          <w:rPr>
            <w:i/>
            <w:szCs w:val="24"/>
          </w:rPr>
          <w:delText xml:space="preserve">Fisheries Levy (Torres Strait Prawn Fishery) Regulations 1998 </w:delText>
        </w:r>
        <w:r w:rsidRPr="00B92C83">
          <w:rPr>
            <w:szCs w:val="24"/>
          </w:rPr>
          <w:delText xml:space="preserve">to allow for </w:delText>
        </w:r>
        <w:r>
          <w:rPr>
            <w:szCs w:val="24"/>
          </w:rPr>
          <w:delText xml:space="preserve">an increase in the levy payable for licences granted or renewed and units of fishing capacity in the Torres Strait Prawn Fishery.  </w:delText>
        </w:r>
      </w:del>
    </w:p>
    <w:p w14:paraId="0AB936F3" w14:textId="77777777" w:rsidR="00B92C83" w:rsidRPr="00E4135E" w:rsidRDefault="00B92C83" w:rsidP="00B92C83">
      <w:pPr>
        <w:rPr>
          <w:del w:id="507" w:author="Author"/>
          <w:szCs w:val="24"/>
        </w:rPr>
      </w:pPr>
    </w:p>
    <w:p w14:paraId="7E7DB4EE" w14:textId="77777777" w:rsidR="00B92C83" w:rsidRPr="00E4135E" w:rsidRDefault="00B92C83" w:rsidP="00B92C83">
      <w:pPr>
        <w:spacing w:after="120"/>
        <w:jc w:val="both"/>
        <w:rPr>
          <w:del w:id="508" w:author="Author"/>
          <w:b/>
          <w:szCs w:val="24"/>
        </w:rPr>
      </w:pPr>
      <w:del w:id="509" w:author="Author">
        <w:r w:rsidRPr="00E4135E">
          <w:rPr>
            <w:b/>
            <w:szCs w:val="24"/>
          </w:rPr>
          <w:delText>Human rights implications</w:delText>
        </w:r>
      </w:del>
    </w:p>
    <w:p w14:paraId="3793188E" w14:textId="77777777" w:rsidR="00B92C83" w:rsidRPr="00E4135E" w:rsidRDefault="00B92C83" w:rsidP="00B92C83">
      <w:pPr>
        <w:rPr>
          <w:del w:id="510" w:author="Author"/>
          <w:szCs w:val="24"/>
        </w:rPr>
      </w:pPr>
      <w:del w:id="511" w:author="Author">
        <w:r w:rsidRPr="00E4135E">
          <w:rPr>
            <w:szCs w:val="24"/>
          </w:rPr>
          <w:delText>This Legislative Instrument does not engage any of the applicable rights or freedoms.</w:delText>
        </w:r>
      </w:del>
    </w:p>
    <w:p w14:paraId="2121D070" w14:textId="77777777" w:rsidR="00B92C83" w:rsidRPr="00E4135E" w:rsidRDefault="00B92C83" w:rsidP="00B92C83">
      <w:pPr>
        <w:rPr>
          <w:del w:id="512" w:author="Author"/>
          <w:szCs w:val="24"/>
        </w:rPr>
      </w:pPr>
    </w:p>
    <w:p w14:paraId="29460BCA" w14:textId="77777777" w:rsidR="00B92C83" w:rsidRPr="00E4135E" w:rsidRDefault="00B92C83" w:rsidP="00B92C83">
      <w:pPr>
        <w:spacing w:after="120"/>
        <w:jc w:val="both"/>
        <w:rPr>
          <w:del w:id="513" w:author="Author"/>
          <w:b/>
          <w:szCs w:val="24"/>
        </w:rPr>
      </w:pPr>
      <w:del w:id="514" w:author="Author">
        <w:r w:rsidRPr="00E4135E">
          <w:rPr>
            <w:b/>
            <w:szCs w:val="24"/>
          </w:rPr>
          <w:delText>Conclusion</w:delText>
        </w:r>
      </w:del>
    </w:p>
    <w:p w14:paraId="7F3F1993" w14:textId="77777777" w:rsidR="00B92C83" w:rsidRDefault="00B92C83" w:rsidP="00B92C83">
      <w:pPr>
        <w:rPr>
          <w:del w:id="515" w:author="Author"/>
          <w:szCs w:val="24"/>
        </w:rPr>
      </w:pPr>
      <w:del w:id="516" w:author="Author">
        <w:r w:rsidRPr="00E4135E">
          <w:rPr>
            <w:szCs w:val="24"/>
          </w:rPr>
          <w:delText>This Legislative Instrument is compatible with human rights as it does not raise any human rights issues.</w:delText>
        </w:r>
      </w:del>
    </w:p>
    <w:p w14:paraId="32C50A66" w14:textId="77777777" w:rsidR="00EB098B" w:rsidRPr="00E4135E" w:rsidRDefault="00EB098B" w:rsidP="00B92C83">
      <w:pPr>
        <w:rPr>
          <w:del w:id="517" w:author="Author"/>
          <w:szCs w:val="24"/>
        </w:rPr>
      </w:pPr>
    </w:p>
    <w:p w14:paraId="4C2CB768" w14:textId="77777777" w:rsidR="00B92C83" w:rsidRDefault="00B92C83" w:rsidP="00B92C83">
      <w:pPr>
        <w:rPr>
          <w:del w:id="518" w:author="Author"/>
          <w:szCs w:val="24"/>
        </w:rPr>
      </w:pPr>
    </w:p>
    <w:p w14:paraId="6A84EE24" w14:textId="77777777" w:rsidR="00B92C83" w:rsidRPr="00512F4B" w:rsidRDefault="00B92C83" w:rsidP="00B92C83">
      <w:pPr>
        <w:jc w:val="center"/>
        <w:rPr>
          <w:del w:id="519" w:author="Author"/>
          <w:b/>
          <w:bCs/>
          <w:szCs w:val="24"/>
        </w:rPr>
      </w:pPr>
      <w:del w:id="520" w:author="Author">
        <w:r w:rsidRPr="00512F4B">
          <w:rPr>
            <w:b/>
            <w:bCs/>
            <w:szCs w:val="24"/>
          </w:rPr>
          <w:delText>Senator the Hon</w:delText>
        </w:r>
        <w:r w:rsidR="00EB098B">
          <w:rPr>
            <w:b/>
            <w:bCs/>
            <w:szCs w:val="24"/>
          </w:rPr>
          <w:delText>. Richard Colbeck</w:delText>
        </w:r>
      </w:del>
    </w:p>
    <w:p w14:paraId="08B0C15C" w14:textId="77777777" w:rsidR="00B92C83" w:rsidRPr="00512F4B" w:rsidRDefault="00EB098B" w:rsidP="00B92C83">
      <w:pPr>
        <w:jc w:val="center"/>
        <w:rPr>
          <w:del w:id="521" w:author="Author"/>
          <w:b/>
          <w:bCs/>
          <w:szCs w:val="24"/>
        </w:rPr>
      </w:pPr>
      <w:del w:id="522" w:author="Author">
        <w:r>
          <w:rPr>
            <w:b/>
            <w:bCs/>
            <w:szCs w:val="24"/>
          </w:rPr>
          <w:delText>Parliamentary Secretary to the Minister for Agriculture</w:delText>
        </w:r>
      </w:del>
    </w:p>
    <w:p w14:paraId="7FF69792" w14:textId="77777777" w:rsidR="00B92C83" w:rsidRDefault="00B92C83" w:rsidP="00B92C83">
      <w:pPr>
        <w:jc w:val="center"/>
        <w:rPr>
          <w:del w:id="523" w:author="Author"/>
          <w:b/>
          <w:bCs/>
          <w:szCs w:val="24"/>
        </w:rPr>
      </w:pPr>
    </w:p>
    <w:p w14:paraId="3221C23D" w14:textId="77777777" w:rsidR="00B92C83" w:rsidRPr="0017595A" w:rsidRDefault="00B92C83" w:rsidP="00B92C83">
      <w:pPr>
        <w:jc w:val="center"/>
        <w:rPr>
          <w:del w:id="524" w:author="Author"/>
          <w:b/>
          <w:bCs/>
          <w:szCs w:val="24"/>
        </w:rPr>
      </w:pPr>
    </w:p>
    <w:p w14:paraId="54255DEC" w14:textId="77777777" w:rsidR="00B92C83" w:rsidRPr="00D95BEC" w:rsidRDefault="00B92C83" w:rsidP="00D95BEC">
      <w:pPr>
        <w:suppressAutoHyphens/>
        <w:ind w:left="720"/>
        <w:rPr>
          <w:rFonts w:ascii="Times New Roman" w:hAnsi="Times New Roman"/>
          <w:spacing w:val="-3"/>
          <w:sz w:val="22"/>
          <w:rPrChange w:id="525" w:author="Author">
            <w:rPr>
              <w:szCs w:val="24"/>
            </w:rPr>
          </w:rPrChange>
        </w:rPr>
        <w:pPrChange w:id="526" w:author="Author">
          <w:pPr>
            <w:tabs>
              <w:tab w:val="left" w:pos="4320"/>
            </w:tabs>
            <w:jc w:val="both"/>
          </w:pPr>
        </w:pPrChange>
      </w:pPr>
    </w:p>
    <w:sectPr w:rsidR="00B92C83" w:rsidRPr="00D95BEC" w:rsidSect="00D95BEC">
      <w:headerReference w:type="default" r:id="rId8"/>
      <w:footerReference w:type="even" r:id="rId9"/>
      <w:footerReference w:type="default" r:id="rId10"/>
      <w:endnotePr>
        <w:numFmt w:val="decimal"/>
      </w:endnotePr>
      <w:type w:val="continuous"/>
      <w:pgSz w:w="12240" w:h="15840"/>
      <w:pgMar w:top="1440" w:right="1440" w:bottom="1440" w:left="1440" w:header="720" w:footer="720" w:gutter="0"/>
      <w:pgNumType w:start="1"/>
      <w:cols w:space="720"/>
      <w:noEndnote/>
      <w:titlePg w:val="0"/>
      <w:docGrid w:linePitch="326"/>
      <w:sectPrChange w:id="550" w:author="Author">
        <w:sectPr w:rsidR="00B92C83" w:rsidRPr="00D95BEC" w:rsidSect="00D95BEC">
          <w:endnotePr>
            <w:numFmt w:val="lowerRoman"/>
          </w:endnotePr>
          <w:type w:val="nextPage"/>
          <w:pgSz w:w="11906" w:h="16838"/>
          <w:pgMar w:top="1134" w:right="1758" w:bottom="1134" w:left="1701" w:header="720" w:footer="720" w:gutter="0"/>
          <w:noEndnote w:val="0"/>
          <w:titlePg/>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3F12F5" w14:textId="77777777" w:rsidR="00027F47" w:rsidRDefault="00027F47" w:rsidP="00D95BEC">
      <w:pPr>
        <w:spacing w:line="20" w:lineRule="exact"/>
        <w:pPrChange w:id="18" w:author="Author">
          <w:pPr/>
        </w:pPrChange>
      </w:pPr>
      <w:del w:id="19" w:author="Author">
        <w:r>
          <w:separator/>
        </w:r>
      </w:del>
    </w:p>
  </w:endnote>
  <w:endnote w:type="continuationSeparator" w:id="0">
    <w:p w14:paraId="5AE7F2F4" w14:textId="77777777" w:rsidR="00027F47" w:rsidRDefault="00027F47">
      <w:ins w:id="20" w:author="Author">
        <w:r>
          <w:t xml:space="preserve"> </w:t>
        </w:r>
      </w:ins>
      <w:del w:id="21" w:author="Author">
        <w:r>
          <w:continuationSeparator/>
        </w:r>
      </w:del>
    </w:p>
  </w:endnote>
  <w:endnote w:type="continuationNotice" w:id="1">
    <w:p w14:paraId="7D50C775" w14:textId="77777777" w:rsidR="00027F47" w:rsidRDefault="00027F47">
      <w:ins w:id="22" w:author="Author">
        <w:r>
          <w:t xml:space="preserve"> </w:t>
        </w:r>
      </w:ins>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imes">
    <w:altName w:val="Times New Roman"/>
    <w:panose1 w:val="020B06040202020202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EB8D0A" w14:textId="77777777" w:rsidR="009F58FB" w:rsidRDefault="00280F5F" w:rsidP="00C51917">
    <w:pPr>
      <w:pStyle w:val="Footer"/>
      <w:framePr w:wrap="around" w:vAnchor="text" w:hAnchor="margin" w:xAlign="center" w:y="1"/>
      <w:rPr>
        <w:del w:id="538" w:author="Author"/>
        <w:rStyle w:val="PageNumber"/>
      </w:rPr>
    </w:pPr>
    <w:del w:id="539" w:author="Author">
      <w:r>
        <w:rPr>
          <w:rStyle w:val="PageNumber"/>
        </w:rPr>
        <w:fldChar w:fldCharType="begin"/>
      </w:r>
      <w:r w:rsidR="009F58FB">
        <w:rPr>
          <w:rStyle w:val="PageNumber"/>
        </w:rPr>
        <w:delInstrText xml:space="preserve">PAGE  </w:delInstrText>
      </w:r>
      <w:r>
        <w:rPr>
          <w:rStyle w:val="PageNumber"/>
        </w:rPr>
        <w:fldChar w:fldCharType="end"/>
      </w:r>
    </w:del>
  </w:p>
  <w:p w14:paraId="638E8249" w14:textId="77777777" w:rsidR="009F58FB" w:rsidRDefault="009F58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7CC3F3" w14:textId="77777777" w:rsidR="00087C13" w:rsidRDefault="00087C13">
    <w:pPr>
      <w:spacing w:before="140" w:line="100" w:lineRule="exact"/>
      <w:rPr>
        <w:ins w:id="540" w:author="Author"/>
        <w:sz w:val="10"/>
      </w:rPr>
    </w:pPr>
  </w:p>
  <w:p w14:paraId="74762202" w14:textId="77777777" w:rsidR="00087C13" w:rsidRDefault="00087C13">
    <w:pPr>
      <w:suppressAutoHyphens/>
      <w:jc w:val="both"/>
      <w:rPr>
        <w:ins w:id="541" w:author="Author"/>
      </w:rPr>
    </w:pPr>
  </w:p>
  <w:p w14:paraId="5CC68A7E" w14:textId="77777777" w:rsidR="007F0A52" w:rsidRPr="0069302F" w:rsidRDefault="00883242" w:rsidP="00C51917">
    <w:pPr>
      <w:pStyle w:val="Footer"/>
      <w:framePr w:wrap="around" w:vAnchor="text" w:hAnchor="margin" w:xAlign="center" w:y="1"/>
      <w:rPr>
        <w:del w:id="542" w:author="Author"/>
        <w:rStyle w:val="PageNumber"/>
        <w:sz w:val="22"/>
        <w:szCs w:val="22"/>
      </w:rPr>
    </w:pPr>
    <w:ins w:id="543" w:author="Author">
      <w:r>
        <w:rPr>
          <w:noProof/>
        </w:rPr>
        <mc:AlternateContent>
          <mc:Choice Requires="wps">
            <w:drawing>
              <wp:anchor distT="0" distB="0" distL="114300" distR="114300" simplePos="0" relativeHeight="251659264" behindDoc="0" locked="0" layoutInCell="0" allowOverlap="1" wp14:anchorId="69373225" wp14:editId="058BA4DD">
                <wp:simplePos x="0" y="0"/>
                <wp:positionH relativeFrom="page">
                  <wp:posOffset>914400</wp:posOffset>
                </wp:positionH>
                <wp:positionV relativeFrom="paragraph">
                  <wp:posOffset>152400</wp:posOffset>
                </wp:positionV>
                <wp:extent cx="5943600" cy="1524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9406995" w14:textId="77777777" w:rsidR="00087C13" w:rsidRPr="00EC3B8E" w:rsidRDefault="00087C13">
                            <w:pPr>
                              <w:tabs>
                                <w:tab w:val="center" w:pos="4680"/>
                                <w:tab w:val="right" w:pos="9360"/>
                              </w:tabs>
                              <w:rPr>
                                <w:ins w:id="544" w:author="Author"/>
                                <w:rFonts w:ascii="Times New Roman" w:hAnsi="Times New Roman"/>
                                <w:spacing w:val="-3"/>
                                <w:sz w:val="22"/>
                                <w:szCs w:val="22"/>
                              </w:rPr>
                            </w:pPr>
                            <w:ins w:id="545" w:author="Author">
                              <w:r>
                                <w:tab/>
                              </w:r>
                              <w:r w:rsidRPr="00EC3B8E">
                                <w:rPr>
                                  <w:rFonts w:ascii="Times New Roman" w:hAnsi="Times New Roman"/>
                                  <w:spacing w:val="-3"/>
                                  <w:sz w:val="22"/>
                                  <w:szCs w:val="22"/>
                                </w:rPr>
                                <w:fldChar w:fldCharType="begin"/>
                              </w:r>
                              <w:r w:rsidRPr="00EC3B8E">
                                <w:rPr>
                                  <w:rFonts w:ascii="Times New Roman" w:hAnsi="Times New Roman"/>
                                  <w:spacing w:val="-3"/>
                                  <w:sz w:val="22"/>
                                  <w:szCs w:val="22"/>
                                </w:rPr>
                                <w:instrText>page \* arabic</w:instrText>
                              </w:r>
                              <w:r w:rsidRPr="00EC3B8E">
                                <w:rPr>
                                  <w:rFonts w:ascii="Times New Roman" w:hAnsi="Times New Roman"/>
                                  <w:spacing w:val="-3"/>
                                  <w:sz w:val="22"/>
                                  <w:szCs w:val="22"/>
                                </w:rPr>
                                <w:fldChar w:fldCharType="separate"/>
                              </w:r>
                              <w:r w:rsidR="00A004D5">
                                <w:rPr>
                                  <w:rFonts w:ascii="Times New Roman" w:hAnsi="Times New Roman"/>
                                  <w:noProof/>
                                  <w:spacing w:val="-3"/>
                                  <w:sz w:val="22"/>
                                  <w:szCs w:val="22"/>
                                </w:rPr>
                                <w:t>4</w:t>
                              </w:r>
                              <w:r w:rsidRPr="00EC3B8E">
                                <w:rPr>
                                  <w:rFonts w:ascii="Times New Roman" w:hAnsi="Times New Roman"/>
                                  <w:spacing w:val="-3"/>
                                  <w:sz w:val="22"/>
                                  <w:szCs w:val="22"/>
                                </w:rPr>
                                <w:fldChar w:fldCharType="end"/>
                              </w:r>
                            </w:ins>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373225" id="Rectangle 1" o:spid="_x0000_s1026" style="position:absolute;margin-left:1in;margin-top:12pt;width:468pt;height: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" o:allowincell="f" filled="f" stroked="f" strokeweight="0">
                <v:textbox inset="0,0,0,0">
                  <w:txbxContent>
                    <w:p w14:paraId="59406995" w14:textId="77777777" w:rsidR="00087C13" w:rsidRPr="00EC3B8E" w:rsidRDefault="00087C13">
                      <w:pPr>
                        <w:tabs>
                          <w:tab w:val="center" w:pos="4680"/>
                          <w:tab w:val="right" w:pos="9360"/>
                        </w:tabs>
                        <w:rPr>
                          <w:ins w:id="546" w:author="Author"/>
                          <w:rFonts w:ascii="Times New Roman" w:hAnsi="Times New Roman"/>
                          <w:spacing w:val="-3"/>
                          <w:sz w:val="22"/>
                          <w:szCs w:val="22"/>
                        </w:rPr>
                      </w:pPr>
                      <w:ins w:id="547" w:author="Author">
                        <w:r>
                          <w:tab/>
                        </w:r>
                        <w:r w:rsidRPr="00EC3B8E">
                          <w:rPr>
                            <w:rFonts w:ascii="Times New Roman" w:hAnsi="Times New Roman"/>
                            <w:spacing w:val="-3"/>
                            <w:sz w:val="22"/>
                            <w:szCs w:val="22"/>
                          </w:rPr>
                          <w:fldChar w:fldCharType="begin"/>
                        </w:r>
                        <w:r w:rsidRPr="00EC3B8E">
                          <w:rPr>
                            <w:rFonts w:ascii="Times New Roman" w:hAnsi="Times New Roman"/>
                            <w:spacing w:val="-3"/>
                            <w:sz w:val="22"/>
                            <w:szCs w:val="22"/>
                          </w:rPr>
                          <w:instrText>page \* arabic</w:instrText>
                        </w:r>
                        <w:r w:rsidRPr="00EC3B8E">
                          <w:rPr>
                            <w:rFonts w:ascii="Times New Roman" w:hAnsi="Times New Roman"/>
                            <w:spacing w:val="-3"/>
                            <w:sz w:val="22"/>
                            <w:szCs w:val="22"/>
                          </w:rPr>
                          <w:fldChar w:fldCharType="separate"/>
                        </w:r>
                        <w:r w:rsidR="00A004D5">
                          <w:rPr>
                            <w:rFonts w:ascii="Times New Roman" w:hAnsi="Times New Roman"/>
                            <w:noProof/>
                            <w:spacing w:val="-3"/>
                            <w:sz w:val="22"/>
                            <w:szCs w:val="22"/>
                          </w:rPr>
                          <w:t>4</w:t>
                        </w:r>
                        <w:r w:rsidRPr="00EC3B8E">
                          <w:rPr>
                            <w:rFonts w:ascii="Times New Roman" w:hAnsi="Times New Roman"/>
                            <w:spacing w:val="-3"/>
                            <w:sz w:val="22"/>
                            <w:szCs w:val="22"/>
                          </w:rPr>
                          <w:fldChar w:fldCharType="end"/>
                        </w:r>
                      </w:ins>
                    </w:p>
                  </w:txbxContent>
                </v:textbox>
                <w10:wrap anchorx="page"/>
              </v:rect>
            </w:pict>
          </mc:Fallback>
        </mc:AlternateContent>
      </w:r>
    </w:ins>
    <w:del w:id="548" w:author="Author">
      <w:r w:rsidR="00280F5F" w:rsidRPr="0069302F">
        <w:rPr>
          <w:rStyle w:val="PageNumber"/>
          <w:sz w:val="22"/>
          <w:szCs w:val="22"/>
        </w:rPr>
        <w:fldChar w:fldCharType="begin"/>
      </w:r>
      <w:r w:rsidR="007F0A52" w:rsidRPr="0069302F">
        <w:rPr>
          <w:rStyle w:val="PageNumber"/>
          <w:sz w:val="22"/>
          <w:szCs w:val="22"/>
        </w:rPr>
        <w:delInstrText xml:space="preserve">PAGE  </w:delInstrText>
      </w:r>
      <w:r w:rsidR="00280F5F" w:rsidRPr="0069302F">
        <w:rPr>
          <w:rStyle w:val="PageNumber"/>
          <w:sz w:val="22"/>
          <w:szCs w:val="22"/>
        </w:rPr>
        <w:fldChar w:fldCharType="separate"/>
      </w:r>
      <w:r w:rsidR="00FE2937">
        <w:rPr>
          <w:rStyle w:val="PageNumber"/>
          <w:noProof/>
          <w:sz w:val="22"/>
          <w:szCs w:val="22"/>
        </w:rPr>
        <w:delText>5</w:delText>
      </w:r>
      <w:r w:rsidR="00280F5F" w:rsidRPr="0069302F">
        <w:rPr>
          <w:rStyle w:val="PageNumber"/>
          <w:sz w:val="22"/>
          <w:szCs w:val="22"/>
        </w:rPr>
        <w:fldChar w:fldCharType="end"/>
      </w:r>
    </w:del>
  </w:p>
  <w:p w14:paraId="47BBF43E" w14:textId="77777777" w:rsidR="007F0A52" w:rsidRDefault="007F0A52" w:rsidP="00D95BEC">
    <w:pPr>
      <w:pPrChange w:id="549" w:author="Author">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6A4DDB" w14:textId="77777777" w:rsidR="00027F47" w:rsidRDefault="00027F47">
      <w:r>
        <w:separator/>
      </w:r>
    </w:p>
  </w:footnote>
  <w:footnote w:type="continuationSeparator" w:id="0">
    <w:p w14:paraId="57CF8C78" w14:textId="77777777" w:rsidR="00027F47" w:rsidRDefault="00027F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C614A6" w14:textId="1BCE9BF8" w:rsidR="006C3D9D" w:rsidRDefault="00585959" w:rsidP="006C3D9D">
    <w:pPr>
      <w:pStyle w:val="Header"/>
      <w:jc w:val="right"/>
      <w:rPr>
        <w:ins w:id="527" w:author="Author"/>
        <w:rFonts w:ascii="Times New Roman" w:hAnsi="Times New Roman"/>
        <w:sz w:val="22"/>
        <w:szCs w:val="22"/>
      </w:rPr>
    </w:pPr>
    <w:ins w:id="528" w:author="Author">
      <w:r>
        <w:rPr>
          <w:rFonts w:ascii="Times New Roman" w:hAnsi="Times New Roman"/>
          <w:sz w:val="22"/>
          <w:szCs w:val="22"/>
        </w:rPr>
        <w:t xml:space="preserve">Final </w:t>
      </w:r>
      <w:r w:rsidR="00B97339">
        <w:rPr>
          <w:rFonts w:ascii="Times New Roman" w:hAnsi="Times New Roman"/>
          <w:sz w:val="22"/>
          <w:szCs w:val="22"/>
        </w:rPr>
        <w:t>Adoption</w:t>
      </w:r>
    </w:ins>
  </w:p>
  <w:p w14:paraId="4F62EB89" w14:textId="76B7A651" w:rsidR="007C285F" w:rsidRDefault="00D0240B" w:rsidP="00E772B4">
    <w:pPr>
      <w:pStyle w:val="Header"/>
      <w:jc w:val="right"/>
      <w:rPr>
        <w:ins w:id="529" w:author="Author"/>
        <w:rFonts w:ascii="Times New Roman" w:hAnsi="Times New Roman"/>
        <w:sz w:val="22"/>
        <w:szCs w:val="22"/>
      </w:rPr>
    </w:pPr>
    <w:ins w:id="530" w:author="Author">
      <w:r>
        <w:rPr>
          <w:rFonts w:ascii="Times New Roman" w:hAnsi="Times New Roman"/>
          <w:sz w:val="22"/>
          <w:szCs w:val="22"/>
        </w:rPr>
        <w:t xml:space="preserve">Date </w:t>
      </w:r>
      <w:r w:rsidR="00B97339">
        <w:rPr>
          <w:rFonts w:ascii="Times New Roman" w:hAnsi="Times New Roman"/>
          <w:sz w:val="22"/>
          <w:szCs w:val="22"/>
        </w:rPr>
        <w:t>Published in Mass. Register</w:t>
      </w:r>
      <w:r>
        <w:rPr>
          <w:rFonts w:ascii="Times New Roman" w:hAnsi="Times New Roman"/>
          <w:sz w:val="22"/>
          <w:szCs w:val="22"/>
        </w:rPr>
        <w:t>:</w:t>
      </w:r>
      <w:r w:rsidR="00B97339">
        <w:rPr>
          <w:rFonts w:ascii="Times New Roman" w:hAnsi="Times New Roman"/>
          <w:sz w:val="22"/>
          <w:szCs w:val="22"/>
        </w:rPr>
        <w:t xml:space="preserve"> </w:t>
      </w:r>
      <w:r>
        <w:rPr>
          <w:rFonts w:ascii="Times New Roman" w:hAnsi="Times New Roman"/>
          <w:sz w:val="22"/>
          <w:szCs w:val="22"/>
        </w:rPr>
        <w:t xml:space="preserve"> </w:t>
      </w:r>
      <w:r w:rsidR="00093BA9">
        <w:rPr>
          <w:rFonts w:ascii="Times New Roman" w:hAnsi="Times New Roman"/>
          <w:sz w:val="22"/>
          <w:szCs w:val="22"/>
        </w:rPr>
        <w:t>August 30, 2024</w:t>
      </w:r>
    </w:ins>
  </w:p>
  <w:p w14:paraId="680B9BC2" w14:textId="77777777" w:rsidR="00E772B4" w:rsidRDefault="00E772B4" w:rsidP="00E772B4">
    <w:pPr>
      <w:pStyle w:val="Header"/>
      <w:jc w:val="right"/>
      <w:rPr>
        <w:ins w:id="531" w:author="Author"/>
        <w:rFonts w:ascii="Times New Roman" w:hAnsi="Times New Roman"/>
        <w:sz w:val="22"/>
        <w:szCs w:val="22"/>
      </w:rPr>
    </w:pPr>
  </w:p>
  <w:p w14:paraId="20F2D19F" w14:textId="77777777" w:rsidR="00585280" w:rsidRDefault="00585280" w:rsidP="006C3D9D">
    <w:pPr>
      <w:pStyle w:val="Header"/>
      <w:jc w:val="center"/>
      <w:rPr>
        <w:ins w:id="532" w:author="Author"/>
        <w:rFonts w:ascii="Times New Roman" w:hAnsi="Times New Roman"/>
        <w:sz w:val="22"/>
        <w:szCs w:val="22"/>
      </w:rPr>
    </w:pPr>
    <w:ins w:id="533" w:author="Author">
      <w:r>
        <w:rPr>
          <w:rFonts w:ascii="Times New Roman" w:hAnsi="Times New Roman"/>
          <w:sz w:val="22"/>
          <w:szCs w:val="22"/>
        </w:rPr>
        <w:t>101 CMR:  EXECUTIVE OFFICE OF HEALTH AND HUMAN SERVICES</w:t>
      </w:r>
    </w:ins>
  </w:p>
  <w:p w14:paraId="1E6074FD" w14:textId="77777777" w:rsidR="00585280" w:rsidRDefault="00585280" w:rsidP="006C3D9D">
    <w:pPr>
      <w:pStyle w:val="Header"/>
      <w:jc w:val="center"/>
      <w:rPr>
        <w:ins w:id="534" w:author="Author"/>
        <w:rFonts w:ascii="Times New Roman" w:hAnsi="Times New Roman"/>
        <w:sz w:val="22"/>
        <w:szCs w:val="22"/>
      </w:rPr>
    </w:pPr>
  </w:p>
  <w:p w14:paraId="7574D889" w14:textId="77777777" w:rsidR="006C3D9D" w:rsidRDefault="006C3D9D" w:rsidP="006C3D9D">
    <w:pPr>
      <w:pStyle w:val="Header"/>
      <w:jc w:val="center"/>
      <w:rPr>
        <w:ins w:id="535" w:author="Author"/>
        <w:rFonts w:ascii="Times New Roman" w:hAnsi="Times New Roman"/>
        <w:sz w:val="22"/>
        <w:szCs w:val="22"/>
      </w:rPr>
    </w:pPr>
    <w:ins w:id="536" w:author="Author">
      <w:r>
        <w:rPr>
          <w:rFonts w:ascii="Times New Roman" w:hAnsi="Times New Roman"/>
          <w:sz w:val="22"/>
          <w:szCs w:val="22"/>
        </w:rPr>
        <w:t>101 CMR 412.00</w:t>
      </w:r>
      <w:r w:rsidR="00C51FA5">
        <w:rPr>
          <w:rFonts w:ascii="Times New Roman" w:hAnsi="Times New Roman"/>
          <w:sz w:val="22"/>
          <w:szCs w:val="22"/>
        </w:rPr>
        <w:t xml:space="preserve">: </w:t>
      </w:r>
      <w:r>
        <w:rPr>
          <w:rFonts w:ascii="Times New Roman" w:hAnsi="Times New Roman"/>
          <w:sz w:val="22"/>
          <w:szCs w:val="22"/>
        </w:rPr>
        <w:t xml:space="preserve"> RATES FOR FAMILY TRANSITIONAL SUPPORT SERVICES</w:t>
      </w:r>
    </w:ins>
  </w:p>
  <w:p w14:paraId="389116AE" w14:textId="77777777" w:rsidR="007F0A52" w:rsidRDefault="007F0A52" w:rsidP="00D95BEC">
    <w:pPr>
      <w:pStyle w:val="Header"/>
      <w:jc w:val="center"/>
      <w:pPrChange w:id="537" w:author="Author">
        <w:pPr>
          <w:pStyle w:val="Header"/>
          <w:framePr w:wrap="auto" w:vAnchor="text" w:hAnchor="margin" w:xAlign="center" w:y="1"/>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5340F"/>
    <w:multiLevelType w:val="hybridMultilevel"/>
    <w:tmpl w:val="0D4436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5D35C6"/>
    <w:multiLevelType w:val="hybridMultilevel"/>
    <w:tmpl w:val="8E64F9D4"/>
    <w:lvl w:ilvl="0" w:tplc="59DE34C4">
      <w:start w:val="2"/>
      <w:numFmt w:val="decimal"/>
      <w:lvlText w:val="%1."/>
      <w:lvlJc w:val="left"/>
      <w:pPr>
        <w:tabs>
          <w:tab w:val="num" w:pos="2520"/>
        </w:tabs>
        <w:ind w:left="2520" w:hanging="360"/>
      </w:pPr>
      <w:rPr>
        <w:rFonts w:cs="Times New Roman"/>
        <w:b w:val="0"/>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 w15:restartNumberingAfterBreak="0">
    <w:nsid w:val="0AAA5F08"/>
    <w:multiLevelType w:val="multilevel"/>
    <w:tmpl w:val="E30A7110"/>
    <w:lvl w:ilvl="0">
      <w:start w:val="1"/>
      <w:numFmt w:val="decimal"/>
      <w:lvlText w:val="%1."/>
      <w:lvlJc w:val="left"/>
      <w:pPr>
        <w:tabs>
          <w:tab w:val="num" w:pos="1440"/>
        </w:tabs>
        <w:ind w:left="1440" w:hanging="360"/>
      </w:pPr>
      <w:rPr>
        <w:rFonts w:cs="Times New Roman"/>
      </w:rPr>
    </w:lvl>
    <w:lvl w:ilvl="1">
      <w:start w:val="1"/>
      <w:numFmt w:val="lowerLetter"/>
      <w:lvlText w:val="%2."/>
      <w:lvlJc w:val="left"/>
      <w:pPr>
        <w:tabs>
          <w:tab w:val="num" w:pos="2160"/>
        </w:tabs>
        <w:ind w:left="2160" w:hanging="360"/>
      </w:pPr>
      <w:rPr>
        <w:rFonts w:cs="Times New Roman"/>
      </w:rPr>
    </w:lvl>
    <w:lvl w:ilvl="2">
      <w:start w:val="1"/>
      <w:numFmt w:val="lowerRoman"/>
      <w:lvlText w:val="%3."/>
      <w:lvlJc w:val="right"/>
      <w:pPr>
        <w:tabs>
          <w:tab w:val="num" w:pos="2880"/>
        </w:tabs>
        <w:ind w:left="2880" w:hanging="180"/>
      </w:pPr>
      <w:rPr>
        <w:rFonts w:cs="Times New Roman"/>
      </w:rPr>
    </w:lvl>
    <w:lvl w:ilvl="3">
      <w:start w:val="1"/>
      <w:numFmt w:val="decimal"/>
      <w:lvlText w:val="%4."/>
      <w:lvlJc w:val="left"/>
      <w:pPr>
        <w:tabs>
          <w:tab w:val="num" w:pos="3600"/>
        </w:tabs>
        <w:ind w:left="3600" w:hanging="360"/>
      </w:pPr>
      <w:rPr>
        <w:rFonts w:cs="Times New Roman"/>
      </w:rPr>
    </w:lvl>
    <w:lvl w:ilvl="4">
      <w:start w:val="1"/>
      <w:numFmt w:val="lowerLetter"/>
      <w:lvlText w:val="%5."/>
      <w:lvlJc w:val="left"/>
      <w:pPr>
        <w:tabs>
          <w:tab w:val="num" w:pos="4320"/>
        </w:tabs>
        <w:ind w:left="4320" w:hanging="360"/>
      </w:pPr>
      <w:rPr>
        <w:rFonts w:cs="Times New Roman"/>
      </w:rPr>
    </w:lvl>
    <w:lvl w:ilvl="5">
      <w:start w:val="1"/>
      <w:numFmt w:val="lowerRoman"/>
      <w:lvlText w:val="%6."/>
      <w:lvlJc w:val="right"/>
      <w:pPr>
        <w:tabs>
          <w:tab w:val="num" w:pos="5040"/>
        </w:tabs>
        <w:ind w:left="5040" w:hanging="180"/>
      </w:pPr>
      <w:rPr>
        <w:rFonts w:cs="Times New Roman"/>
      </w:rPr>
    </w:lvl>
    <w:lvl w:ilvl="6">
      <w:start w:val="1"/>
      <w:numFmt w:val="decimal"/>
      <w:lvlText w:val="%7."/>
      <w:lvlJc w:val="left"/>
      <w:pPr>
        <w:tabs>
          <w:tab w:val="num" w:pos="5760"/>
        </w:tabs>
        <w:ind w:left="5760" w:hanging="360"/>
      </w:pPr>
      <w:rPr>
        <w:rFonts w:cs="Times New Roman"/>
      </w:rPr>
    </w:lvl>
    <w:lvl w:ilvl="7">
      <w:start w:val="1"/>
      <w:numFmt w:val="lowerLetter"/>
      <w:lvlText w:val="%8."/>
      <w:lvlJc w:val="left"/>
      <w:pPr>
        <w:tabs>
          <w:tab w:val="num" w:pos="6480"/>
        </w:tabs>
        <w:ind w:left="6480" w:hanging="360"/>
      </w:pPr>
      <w:rPr>
        <w:rFonts w:cs="Times New Roman"/>
      </w:rPr>
    </w:lvl>
    <w:lvl w:ilvl="8">
      <w:start w:val="1"/>
      <w:numFmt w:val="lowerRoman"/>
      <w:lvlText w:val="%9."/>
      <w:lvlJc w:val="right"/>
      <w:pPr>
        <w:tabs>
          <w:tab w:val="num" w:pos="7200"/>
        </w:tabs>
        <w:ind w:left="7200" w:hanging="180"/>
      </w:pPr>
      <w:rPr>
        <w:rFonts w:cs="Times New Roman"/>
      </w:rPr>
    </w:lvl>
  </w:abstractNum>
  <w:abstractNum w:abstractNumId="3" w15:restartNumberingAfterBreak="0">
    <w:nsid w:val="12211FEC"/>
    <w:multiLevelType w:val="singleLevel"/>
    <w:tmpl w:val="660A0AE6"/>
    <w:lvl w:ilvl="0">
      <w:start w:val="1"/>
      <w:numFmt w:val="lowerLetter"/>
      <w:lvlText w:val="(%1)"/>
      <w:lvlJc w:val="left"/>
      <w:pPr>
        <w:tabs>
          <w:tab w:val="num" w:pos="1890"/>
        </w:tabs>
        <w:ind w:left="1890" w:hanging="360"/>
      </w:pPr>
      <w:rPr>
        <w:rFonts w:cs="Times New Roman" w:hint="default"/>
      </w:rPr>
    </w:lvl>
  </w:abstractNum>
  <w:abstractNum w:abstractNumId="4" w15:restartNumberingAfterBreak="0">
    <w:nsid w:val="12DD4B9A"/>
    <w:multiLevelType w:val="hybridMultilevel"/>
    <w:tmpl w:val="4DE0E484"/>
    <w:lvl w:ilvl="0" w:tplc="0C090001">
      <w:start w:val="1"/>
      <w:numFmt w:val="bullet"/>
      <w:lvlText w:val=""/>
      <w:lvlJc w:val="left"/>
      <w:pPr>
        <w:tabs>
          <w:tab w:val="num" w:pos="360"/>
        </w:tabs>
        <w:ind w:left="360" w:hanging="360"/>
      </w:pPr>
      <w:rPr>
        <w:rFonts w:ascii="Symbol" w:hAnsi="Symbol" w:hint="default"/>
      </w:rPr>
    </w:lvl>
    <w:lvl w:ilvl="1" w:tplc="9AAEB2B2">
      <w:start w:val="1"/>
      <w:numFmt w:val="bullet"/>
      <w:lvlText w:val=""/>
      <w:lvlJc w:val="left"/>
      <w:pPr>
        <w:tabs>
          <w:tab w:val="num" w:pos="1080"/>
        </w:tabs>
        <w:ind w:left="1080" w:hanging="360"/>
      </w:pPr>
      <w:rPr>
        <w:rFonts w:ascii="Symbol" w:hAnsi="Symbol"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68F277A"/>
    <w:multiLevelType w:val="hybridMultilevel"/>
    <w:tmpl w:val="716242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C05FD2"/>
    <w:multiLevelType w:val="hybridMultilevel"/>
    <w:tmpl w:val="65A25CDE"/>
    <w:lvl w:ilvl="0" w:tplc="2A18284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80A7292"/>
    <w:multiLevelType w:val="hybridMultilevel"/>
    <w:tmpl w:val="1AD826A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7B57DA1"/>
    <w:multiLevelType w:val="hybridMultilevel"/>
    <w:tmpl w:val="593CA47E"/>
    <w:lvl w:ilvl="0" w:tplc="0C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27DD1267"/>
    <w:multiLevelType w:val="hybridMultilevel"/>
    <w:tmpl w:val="5CBC0A9C"/>
    <w:lvl w:ilvl="0" w:tplc="0C090005">
      <w:start w:val="1"/>
      <w:numFmt w:val="bullet"/>
      <w:lvlText w:val=""/>
      <w:lvlJc w:val="left"/>
      <w:pPr>
        <w:tabs>
          <w:tab w:val="num" w:pos="360"/>
        </w:tabs>
        <w:ind w:left="360" w:hanging="360"/>
      </w:pPr>
      <w:rPr>
        <w:rFonts w:ascii="Wingdings" w:hAnsi="Wingdings"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8D3643A"/>
    <w:multiLevelType w:val="hybridMultilevel"/>
    <w:tmpl w:val="9DAC5EE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4990061"/>
    <w:multiLevelType w:val="hybridMultilevel"/>
    <w:tmpl w:val="66F419A6"/>
    <w:lvl w:ilvl="0" w:tplc="6960F0D0">
      <w:start w:val="1"/>
      <w:numFmt w:val="bullet"/>
      <w:lvlText w:val=""/>
      <w:lvlJc w:val="left"/>
      <w:pPr>
        <w:tabs>
          <w:tab w:val="num" w:pos="6930"/>
        </w:tabs>
        <w:ind w:left="693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CE140D9"/>
    <w:multiLevelType w:val="hybridMultilevel"/>
    <w:tmpl w:val="095C619C"/>
    <w:lvl w:ilvl="0" w:tplc="72189128">
      <w:start w:val="1"/>
      <w:numFmt w:val="bullet"/>
      <w:lvlText w:val=""/>
      <w:lvlJc w:val="left"/>
      <w:pPr>
        <w:tabs>
          <w:tab w:val="num" w:pos="644"/>
        </w:tabs>
        <w:ind w:left="644" w:hanging="360"/>
      </w:pPr>
      <w:rPr>
        <w:rFonts w:ascii="Symbol" w:hAnsi="Symbol" w:hint="default"/>
      </w:rPr>
    </w:lvl>
    <w:lvl w:ilvl="1" w:tplc="0C090003" w:tentative="1">
      <w:start w:val="1"/>
      <w:numFmt w:val="bullet"/>
      <w:lvlText w:val="o"/>
      <w:lvlJc w:val="left"/>
      <w:pPr>
        <w:tabs>
          <w:tab w:val="num" w:pos="1724"/>
        </w:tabs>
        <w:ind w:left="1724" w:hanging="360"/>
      </w:pPr>
      <w:rPr>
        <w:rFonts w:ascii="Courier New" w:hAnsi="Courier New" w:cs="Courier New" w:hint="default"/>
      </w:rPr>
    </w:lvl>
    <w:lvl w:ilvl="2" w:tplc="0C090005" w:tentative="1">
      <w:start w:val="1"/>
      <w:numFmt w:val="bullet"/>
      <w:lvlText w:val=""/>
      <w:lvlJc w:val="left"/>
      <w:pPr>
        <w:tabs>
          <w:tab w:val="num" w:pos="2444"/>
        </w:tabs>
        <w:ind w:left="2444" w:hanging="360"/>
      </w:pPr>
      <w:rPr>
        <w:rFonts w:ascii="Wingdings" w:hAnsi="Wingdings" w:hint="default"/>
      </w:rPr>
    </w:lvl>
    <w:lvl w:ilvl="3" w:tplc="0C090001" w:tentative="1">
      <w:start w:val="1"/>
      <w:numFmt w:val="bullet"/>
      <w:lvlText w:val=""/>
      <w:lvlJc w:val="left"/>
      <w:pPr>
        <w:tabs>
          <w:tab w:val="num" w:pos="3164"/>
        </w:tabs>
        <w:ind w:left="3164" w:hanging="360"/>
      </w:pPr>
      <w:rPr>
        <w:rFonts w:ascii="Symbol" w:hAnsi="Symbol" w:hint="default"/>
      </w:rPr>
    </w:lvl>
    <w:lvl w:ilvl="4" w:tplc="0C090003" w:tentative="1">
      <w:start w:val="1"/>
      <w:numFmt w:val="bullet"/>
      <w:lvlText w:val="o"/>
      <w:lvlJc w:val="left"/>
      <w:pPr>
        <w:tabs>
          <w:tab w:val="num" w:pos="3884"/>
        </w:tabs>
        <w:ind w:left="3884" w:hanging="360"/>
      </w:pPr>
      <w:rPr>
        <w:rFonts w:ascii="Courier New" w:hAnsi="Courier New" w:cs="Courier New" w:hint="default"/>
      </w:rPr>
    </w:lvl>
    <w:lvl w:ilvl="5" w:tplc="0C090005" w:tentative="1">
      <w:start w:val="1"/>
      <w:numFmt w:val="bullet"/>
      <w:lvlText w:val=""/>
      <w:lvlJc w:val="left"/>
      <w:pPr>
        <w:tabs>
          <w:tab w:val="num" w:pos="4604"/>
        </w:tabs>
        <w:ind w:left="4604" w:hanging="360"/>
      </w:pPr>
      <w:rPr>
        <w:rFonts w:ascii="Wingdings" w:hAnsi="Wingdings" w:hint="default"/>
      </w:rPr>
    </w:lvl>
    <w:lvl w:ilvl="6" w:tplc="0C090001" w:tentative="1">
      <w:start w:val="1"/>
      <w:numFmt w:val="bullet"/>
      <w:lvlText w:val=""/>
      <w:lvlJc w:val="left"/>
      <w:pPr>
        <w:tabs>
          <w:tab w:val="num" w:pos="5324"/>
        </w:tabs>
        <w:ind w:left="5324" w:hanging="360"/>
      </w:pPr>
      <w:rPr>
        <w:rFonts w:ascii="Symbol" w:hAnsi="Symbol" w:hint="default"/>
      </w:rPr>
    </w:lvl>
    <w:lvl w:ilvl="7" w:tplc="0C090003" w:tentative="1">
      <w:start w:val="1"/>
      <w:numFmt w:val="bullet"/>
      <w:lvlText w:val="o"/>
      <w:lvlJc w:val="left"/>
      <w:pPr>
        <w:tabs>
          <w:tab w:val="num" w:pos="6044"/>
        </w:tabs>
        <w:ind w:left="6044" w:hanging="360"/>
      </w:pPr>
      <w:rPr>
        <w:rFonts w:ascii="Courier New" w:hAnsi="Courier New" w:cs="Courier New" w:hint="default"/>
      </w:rPr>
    </w:lvl>
    <w:lvl w:ilvl="8" w:tplc="0C090005" w:tentative="1">
      <w:start w:val="1"/>
      <w:numFmt w:val="bullet"/>
      <w:lvlText w:val=""/>
      <w:lvlJc w:val="left"/>
      <w:pPr>
        <w:tabs>
          <w:tab w:val="num" w:pos="6764"/>
        </w:tabs>
        <w:ind w:left="6764" w:hanging="360"/>
      </w:pPr>
      <w:rPr>
        <w:rFonts w:ascii="Wingdings" w:hAnsi="Wingdings" w:hint="default"/>
      </w:rPr>
    </w:lvl>
  </w:abstractNum>
  <w:abstractNum w:abstractNumId="13" w15:restartNumberingAfterBreak="0">
    <w:nsid w:val="3D866EE2"/>
    <w:multiLevelType w:val="hybridMultilevel"/>
    <w:tmpl w:val="3EDCDF68"/>
    <w:lvl w:ilvl="0" w:tplc="660A0AE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A170892"/>
    <w:multiLevelType w:val="hybridMultilevel"/>
    <w:tmpl w:val="B89A61F8"/>
    <w:lvl w:ilvl="0" w:tplc="BD32CB88">
      <w:start w:val="28"/>
      <w:numFmt w:val="bullet"/>
      <w:lvlText w:val="-"/>
      <w:lvlJc w:val="left"/>
      <w:pPr>
        <w:tabs>
          <w:tab w:val="num" w:pos="420"/>
        </w:tabs>
        <w:ind w:left="420" w:hanging="360"/>
      </w:pPr>
      <w:rPr>
        <w:rFonts w:ascii="Arial" w:eastAsia="Times New Roman" w:hAnsi="Arial" w:cs="Arial" w:hint="default"/>
      </w:rPr>
    </w:lvl>
    <w:lvl w:ilvl="1" w:tplc="0C090003" w:tentative="1">
      <w:start w:val="1"/>
      <w:numFmt w:val="bullet"/>
      <w:lvlText w:val="o"/>
      <w:lvlJc w:val="left"/>
      <w:pPr>
        <w:tabs>
          <w:tab w:val="num" w:pos="1140"/>
        </w:tabs>
        <w:ind w:left="1140" w:hanging="360"/>
      </w:pPr>
      <w:rPr>
        <w:rFonts w:ascii="Courier New" w:hAnsi="Courier New" w:cs="Courier New" w:hint="default"/>
      </w:rPr>
    </w:lvl>
    <w:lvl w:ilvl="2" w:tplc="0C090005" w:tentative="1">
      <w:start w:val="1"/>
      <w:numFmt w:val="bullet"/>
      <w:lvlText w:val=""/>
      <w:lvlJc w:val="left"/>
      <w:pPr>
        <w:tabs>
          <w:tab w:val="num" w:pos="1860"/>
        </w:tabs>
        <w:ind w:left="1860" w:hanging="360"/>
      </w:pPr>
      <w:rPr>
        <w:rFonts w:ascii="Wingdings" w:hAnsi="Wingdings" w:hint="default"/>
      </w:rPr>
    </w:lvl>
    <w:lvl w:ilvl="3" w:tplc="0C090001" w:tentative="1">
      <w:start w:val="1"/>
      <w:numFmt w:val="bullet"/>
      <w:lvlText w:val=""/>
      <w:lvlJc w:val="left"/>
      <w:pPr>
        <w:tabs>
          <w:tab w:val="num" w:pos="2580"/>
        </w:tabs>
        <w:ind w:left="2580" w:hanging="360"/>
      </w:pPr>
      <w:rPr>
        <w:rFonts w:ascii="Symbol" w:hAnsi="Symbol" w:hint="default"/>
      </w:rPr>
    </w:lvl>
    <w:lvl w:ilvl="4" w:tplc="0C090003" w:tentative="1">
      <w:start w:val="1"/>
      <w:numFmt w:val="bullet"/>
      <w:lvlText w:val="o"/>
      <w:lvlJc w:val="left"/>
      <w:pPr>
        <w:tabs>
          <w:tab w:val="num" w:pos="3300"/>
        </w:tabs>
        <w:ind w:left="3300" w:hanging="360"/>
      </w:pPr>
      <w:rPr>
        <w:rFonts w:ascii="Courier New" w:hAnsi="Courier New" w:cs="Courier New" w:hint="default"/>
      </w:rPr>
    </w:lvl>
    <w:lvl w:ilvl="5" w:tplc="0C090005" w:tentative="1">
      <w:start w:val="1"/>
      <w:numFmt w:val="bullet"/>
      <w:lvlText w:val=""/>
      <w:lvlJc w:val="left"/>
      <w:pPr>
        <w:tabs>
          <w:tab w:val="num" w:pos="4020"/>
        </w:tabs>
        <w:ind w:left="4020" w:hanging="360"/>
      </w:pPr>
      <w:rPr>
        <w:rFonts w:ascii="Wingdings" w:hAnsi="Wingdings" w:hint="default"/>
      </w:rPr>
    </w:lvl>
    <w:lvl w:ilvl="6" w:tplc="0C090001" w:tentative="1">
      <w:start w:val="1"/>
      <w:numFmt w:val="bullet"/>
      <w:lvlText w:val=""/>
      <w:lvlJc w:val="left"/>
      <w:pPr>
        <w:tabs>
          <w:tab w:val="num" w:pos="4740"/>
        </w:tabs>
        <w:ind w:left="4740" w:hanging="360"/>
      </w:pPr>
      <w:rPr>
        <w:rFonts w:ascii="Symbol" w:hAnsi="Symbol" w:hint="default"/>
      </w:rPr>
    </w:lvl>
    <w:lvl w:ilvl="7" w:tplc="0C090003" w:tentative="1">
      <w:start w:val="1"/>
      <w:numFmt w:val="bullet"/>
      <w:lvlText w:val="o"/>
      <w:lvlJc w:val="left"/>
      <w:pPr>
        <w:tabs>
          <w:tab w:val="num" w:pos="5460"/>
        </w:tabs>
        <w:ind w:left="5460" w:hanging="360"/>
      </w:pPr>
      <w:rPr>
        <w:rFonts w:ascii="Courier New" w:hAnsi="Courier New" w:cs="Courier New" w:hint="default"/>
      </w:rPr>
    </w:lvl>
    <w:lvl w:ilvl="8" w:tplc="0C090005" w:tentative="1">
      <w:start w:val="1"/>
      <w:numFmt w:val="bullet"/>
      <w:lvlText w:val=""/>
      <w:lvlJc w:val="left"/>
      <w:pPr>
        <w:tabs>
          <w:tab w:val="num" w:pos="6180"/>
        </w:tabs>
        <w:ind w:left="6180" w:hanging="360"/>
      </w:pPr>
      <w:rPr>
        <w:rFonts w:ascii="Wingdings" w:hAnsi="Wingdings" w:hint="default"/>
      </w:rPr>
    </w:lvl>
  </w:abstractNum>
  <w:abstractNum w:abstractNumId="15" w15:restartNumberingAfterBreak="0">
    <w:nsid w:val="4D587857"/>
    <w:multiLevelType w:val="hybridMultilevel"/>
    <w:tmpl w:val="0032FEDA"/>
    <w:lvl w:ilvl="0" w:tplc="0C090001">
      <w:start w:val="1"/>
      <w:numFmt w:val="bullet"/>
      <w:lvlText w:val=""/>
      <w:lvlJc w:val="left"/>
      <w:pPr>
        <w:tabs>
          <w:tab w:val="num" w:pos="644"/>
        </w:tabs>
        <w:ind w:left="644" w:hanging="360"/>
      </w:pPr>
      <w:rPr>
        <w:rFonts w:ascii="Symbol" w:hAnsi="Symbol" w:hint="default"/>
      </w:rPr>
    </w:lvl>
    <w:lvl w:ilvl="1" w:tplc="0C090003" w:tentative="1">
      <w:start w:val="1"/>
      <w:numFmt w:val="bullet"/>
      <w:lvlText w:val="o"/>
      <w:lvlJc w:val="left"/>
      <w:pPr>
        <w:tabs>
          <w:tab w:val="num" w:pos="1724"/>
        </w:tabs>
        <w:ind w:left="1724" w:hanging="360"/>
      </w:pPr>
      <w:rPr>
        <w:rFonts w:ascii="Courier New" w:hAnsi="Courier New" w:cs="Courier New" w:hint="default"/>
      </w:rPr>
    </w:lvl>
    <w:lvl w:ilvl="2" w:tplc="0C090005" w:tentative="1">
      <w:start w:val="1"/>
      <w:numFmt w:val="bullet"/>
      <w:lvlText w:val=""/>
      <w:lvlJc w:val="left"/>
      <w:pPr>
        <w:tabs>
          <w:tab w:val="num" w:pos="2444"/>
        </w:tabs>
        <w:ind w:left="2444" w:hanging="360"/>
      </w:pPr>
      <w:rPr>
        <w:rFonts w:ascii="Wingdings" w:hAnsi="Wingdings" w:hint="default"/>
      </w:rPr>
    </w:lvl>
    <w:lvl w:ilvl="3" w:tplc="0C090001" w:tentative="1">
      <w:start w:val="1"/>
      <w:numFmt w:val="bullet"/>
      <w:lvlText w:val=""/>
      <w:lvlJc w:val="left"/>
      <w:pPr>
        <w:tabs>
          <w:tab w:val="num" w:pos="3164"/>
        </w:tabs>
        <w:ind w:left="3164" w:hanging="360"/>
      </w:pPr>
      <w:rPr>
        <w:rFonts w:ascii="Symbol" w:hAnsi="Symbol" w:hint="default"/>
      </w:rPr>
    </w:lvl>
    <w:lvl w:ilvl="4" w:tplc="0C090003" w:tentative="1">
      <w:start w:val="1"/>
      <w:numFmt w:val="bullet"/>
      <w:lvlText w:val="o"/>
      <w:lvlJc w:val="left"/>
      <w:pPr>
        <w:tabs>
          <w:tab w:val="num" w:pos="3884"/>
        </w:tabs>
        <w:ind w:left="3884" w:hanging="360"/>
      </w:pPr>
      <w:rPr>
        <w:rFonts w:ascii="Courier New" w:hAnsi="Courier New" w:cs="Courier New" w:hint="default"/>
      </w:rPr>
    </w:lvl>
    <w:lvl w:ilvl="5" w:tplc="0C090005" w:tentative="1">
      <w:start w:val="1"/>
      <w:numFmt w:val="bullet"/>
      <w:lvlText w:val=""/>
      <w:lvlJc w:val="left"/>
      <w:pPr>
        <w:tabs>
          <w:tab w:val="num" w:pos="4604"/>
        </w:tabs>
        <w:ind w:left="4604" w:hanging="360"/>
      </w:pPr>
      <w:rPr>
        <w:rFonts w:ascii="Wingdings" w:hAnsi="Wingdings" w:hint="default"/>
      </w:rPr>
    </w:lvl>
    <w:lvl w:ilvl="6" w:tplc="0C090001" w:tentative="1">
      <w:start w:val="1"/>
      <w:numFmt w:val="bullet"/>
      <w:lvlText w:val=""/>
      <w:lvlJc w:val="left"/>
      <w:pPr>
        <w:tabs>
          <w:tab w:val="num" w:pos="5324"/>
        </w:tabs>
        <w:ind w:left="5324" w:hanging="360"/>
      </w:pPr>
      <w:rPr>
        <w:rFonts w:ascii="Symbol" w:hAnsi="Symbol" w:hint="default"/>
      </w:rPr>
    </w:lvl>
    <w:lvl w:ilvl="7" w:tplc="0C090003" w:tentative="1">
      <w:start w:val="1"/>
      <w:numFmt w:val="bullet"/>
      <w:lvlText w:val="o"/>
      <w:lvlJc w:val="left"/>
      <w:pPr>
        <w:tabs>
          <w:tab w:val="num" w:pos="6044"/>
        </w:tabs>
        <w:ind w:left="6044" w:hanging="360"/>
      </w:pPr>
      <w:rPr>
        <w:rFonts w:ascii="Courier New" w:hAnsi="Courier New" w:cs="Courier New" w:hint="default"/>
      </w:rPr>
    </w:lvl>
    <w:lvl w:ilvl="8" w:tplc="0C090005" w:tentative="1">
      <w:start w:val="1"/>
      <w:numFmt w:val="bullet"/>
      <w:lvlText w:val=""/>
      <w:lvlJc w:val="left"/>
      <w:pPr>
        <w:tabs>
          <w:tab w:val="num" w:pos="6764"/>
        </w:tabs>
        <w:ind w:left="6764" w:hanging="360"/>
      </w:pPr>
      <w:rPr>
        <w:rFonts w:ascii="Wingdings" w:hAnsi="Wingdings" w:hint="default"/>
      </w:rPr>
    </w:lvl>
  </w:abstractNum>
  <w:abstractNum w:abstractNumId="16" w15:restartNumberingAfterBreak="0">
    <w:nsid w:val="57047ED8"/>
    <w:multiLevelType w:val="hybridMultilevel"/>
    <w:tmpl w:val="0F9885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5B2C65CE"/>
    <w:multiLevelType w:val="multilevel"/>
    <w:tmpl w:val="66F419A6"/>
    <w:lvl w:ilvl="0">
      <w:start w:val="1"/>
      <w:numFmt w:val="bullet"/>
      <w:lvlText w:val=""/>
      <w:lvlJc w:val="left"/>
      <w:pPr>
        <w:tabs>
          <w:tab w:val="num" w:pos="6930"/>
        </w:tabs>
        <w:ind w:left="693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03E7B34"/>
    <w:multiLevelType w:val="hybridMultilevel"/>
    <w:tmpl w:val="7CBA8FB8"/>
    <w:lvl w:ilvl="0" w:tplc="9AAEB2B2">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5130"/>
        </w:tabs>
        <w:ind w:left="-5130" w:hanging="360"/>
      </w:pPr>
      <w:rPr>
        <w:rFonts w:ascii="Courier New" w:hAnsi="Courier New" w:cs="Courier New" w:hint="default"/>
      </w:rPr>
    </w:lvl>
    <w:lvl w:ilvl="2" w:tplc="0C090005" w:tentative="1">
      <w:start w:val="1"/>
      <w:numFmt w:val="bullet"/>
      <w:lvlText w:val=""/>
      <w:lvlJc w:val="left"/>
      <w:pPr>
        <w:tabs>
          <w:tab w:val="num" w:pos="-4410"/>
        </w:tabs>
        <w:ind w:left="-4410" w:hanging="360"/>
      </w:pPr>
      <w:rPr>
        <w:rFonts w:ascii="Wingdings" w:hAnsi="Wingdings" w:hint="default"/>
      </w:rPr>
    </w:lvl>
    <w:lvl w:ilvl="3" w:tplc="0C090001" w:tentative="1">
      <w:start w:val="1"/>
      <w:numFmt w:val="bullet"/>
      <w:lvlText w:val=""/>
      <w:lvlJc w:val="left"/>
      <w:pPr>
        <w:tabs>
          <w:tab w:val="num" w:pos="-3690"/>
        </w:tabs>
        <w:ind w:left="-3690" w:hanging="360"/>
      </w:pPr>
      <w:rPr>
        <w:rFonts w:ascii="Symbol" w:hAnsi="Symbol" w:hint="default"/>
      </w:rPr>
    </w:lvl>
    <w:lvl w:ilvl="4" w:tplc="0C090003" w:tentative="1">
      <w:start w:val="1"/>
      <w:numFmt w:val="bullet"/>
      <w:lvlText w:val="o"/>
      <w:lvlJc w:val="left"/>
      <w:pPr>
        <w:tabs>
          <w:tab w:val="num" w:pos="-2970"/>
        </w:tabs>
        <w:ind w:left="-2970" w:hanging="360"/>
      </w:pPr>
      <w:rPr>
        <w:rFonts w:ascii="Courier New" w:hAnsi="Courier New" w:cs="Courier New" w:hint="default"/>
      </w:rPr>
    </w:lvl>
    <w:lvl w:ilvl="5" w:tplc="0C090005" w:tentative="1">
      <w:start w:val="1"/>
      <w:numFmt w:val="bullet"/>
      <w:lvlText w:val=""/>
      <w:lvlJc w:val="left"/>
      <w:pPr>
        <w:tabs>
          <w:tab w:val="num" w:pos="-2250"/>
        </w:tabs>
        <w:ind w:left="-2250" w:hanging="360"/>
      </w:pPr>
      <w:rPr>
        <w:rFonts w:ascii="Wingdings" w:hAnsi="Wingdings" w:hint="default"/>
      </w:rPr>
    </w:lvl>
    <w:lvl w:ilvl="6" w:tplc="0C090001" w:tentative="1">
      <w:start w:val="1"/>
      <w:numFmt w:val="bullet"/>
      <w:lvlText w:val=""/>
      <w:lvlJc w:val="left"/>
      <w:pPr>
        <w:tabs>
          <w:tab w:val="num" w:pos="-1530"/>
        </w:tabs>
        <w:ind w:left="-1530" w:hanging="360"/>
      </w:pPr>
      <w:rPr>
        <w:rFonts w:ascii="Symbol" w:hAnsi="Symbol" w:hint="default"/>
      </w:rPr>
    </w:lvl>
    <w:lvl w:ilvl="7" w:tplc="0C090003" w:tentative="1">
      <w:start w:val="1"/>
      <w:numFmt w:val="bullet"/>
      <w:lvlText w:val="o"/>
      <w:lvlJc w:val="left"/>
      <w:pPr>
        <w:tabs>
          <w:tab w:val="num" w:pos="-810"/>
        </w:tabs>
        <w:ind w:left="-810" w:hanging="360"/>
      </w:pPr>
      <w:rPr>
        <w:rFonts w:ascii="Courier New" w:hAnsi="Courier New" w:cs="Courier New" w:hint="default"/>
      </w:rPr>
    </w:lvl>
    <w:lvl w:ilvl="8" w:tplc="0C090005" w:tentative="1">
      <w:start w:val="1"/>
      <w:numFmt w:val="bullet"/>
      <w:lvlText w:val=""/>
      <w:lvlJc w:val="left"/>
      <w:pPr>
        <w:tabs>
          <w:tab w:val="num" w:pos="-90"/>
        </w:tabs>
        <w:ind w:left="-90" w:hanging="360"/>
      </w:pPr>
      <w:rPr>
        <w:rFonts w:ascii="Wingdings" w:hAnsi="Wingdings" w:hint="default"/>
      </w:rPr>
    </w:lvl>
  </w:abstractNum>
  <w:abstractNum w:abstractNumId="19" w15:restartNumberingAfterBreak="0">
    <w:nsid w:val="62CA2CD0"/>
    <w:multiLevelType w:val="hybridMultilevel"/>
    <w:tmpl w:val="DB6E984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4770"/>
        </w:tabs>
        <w:ind w:left="-4770" w:hanging="360"/>
      </w:pPr>
      <w:rPr>
        <w:rFonts w:ascii="Courier New" w:hAnsi="Courier New" w:cs="Courier New" w:hint="default"/>
      </w:rPr>
    </w:lvl>
    <w:lvl w:ilvl="2" w:tplc="0C090005" w:tentative="1">
      <w:start w:val="1"/>
      <w:numFmt w:val="bullet"/>
      <w:lvlText w:val=""/>
      <w:lvlJc w:val="left"/>
      <w:pPr>
        <w:tabs>
          <w:tab w:val="num" w:pos="-4050"/>
        </w:tabs>
        <w:ind w:left="-4050" w:hanging="360"/>
      </w:pPr>
      <w:rPr>
        <w:rFonts w:ascii="Wingdings" w:hAnsi="Wingdings" w:hint="default"/>
      </w:rPr>
    </w:lvl>
    <w:lvl w:ilvl="3" w:tplc="0C090001" w:tentative="1">
      <w:start w:val="1"/>
      <w:numFmt w:val="bullet"/>
      <w:lvlText w:val=""/>
      <w:lvlJc w:val="left"/>
      <w:pPr>
        <w:tabs>
          <w:tab w:val="num" w:pos="-3330"/>
        </w:tabs>
        <w:ind w:left="-3330" w:hanging="360"/>
      </w:pPr>
      <w:rPr>
        <w:rFonts w:ascii="Symbol" w:hAnsi="Symbol" w:hint="default"/>
      </w:rPr>
    </w:lvl>
    <w:lvl w:ilvl="4" w:tplc="0C090003" w:tentative="1">
      <w:start w:val="1"/>
      <w:numFmt w:val="bullet"/>
      <w:lvlText w:val="o"/>
      <w:lvlJc w:val="left"/>
      <w:pPr>
        <w:tabs>
          <w:tab w:val="num" w:pos="-2610"/>
        </w:tabs>
        <w:ind w:left="-2610" w:hanging="360"/>
      </w:pPr>
      <w:rPr>
        <w:rFonts w:ascii="Courier New" w:hAnsi="Courier New" w:cs="Courier New" w:hint="default"/>
      </w:rPr>
    </w:lvl>
    <w:lvl w:ilvl="5" w:tplc="0C090005" w:tentative="1">
      <w:start w:val="1"/>
      <w:numFmt w:val="bullet"/>
      <w:lvlText w:val=""/>
      <w:lvlJc w:val="left"/>
      <w:pPr>
        <w:tabs>
          <w:tab w:val="num" w:pos="-1890"/>
        </w:tabs>
        <w:ind w:left="-1890" w:hanging="360"/>
      </w:pPr>
      <w:rPr>
        <w:rFonts w:ascii="Wingdings" w:hAnsi="Wingdings" w:hint="default"/>
      </w:rPr>
    </w:lvl>
    <w:lvl w:ilvl="6" w:tplc="0C090001" w:tentative="1">
      <w:start w:val="1"/>
      <w:numFmt w:val="bullet"/>
      <w:lvlText w:val=""/>
      <w:lvlJc w:val="left"/>
      <w:pPr>
        <w:tabs>
          <w:tab w:val="num" w:pos="-1170"/>
        </w:tabs>
        <w:ind w:left="-1170" w:hanging="360"/>
      </w:pPr>
      <w:rPr>
        <w:rFonts w:ascii="Symbol" w:hAnsi="Symbol" w:hint="default"/>
      </w:rPr>
    </w:lvl>
    <w:lvl w:ilvl="7" w:tplc="0C090003" w:tentative="1">
      <w:start w:val="1"/>
      <w:numFmt w:val="bullet"/>
      <w:lvlText w:val="o"/>
      <w:lvlJc w:val="left"/>
      <w:pPr>
        <w:tabs>
          <w:tab w:val="num" w:pos="-450"/>
        </w:tabs>
        <w:ind w:left="-450" w:hanging="360"/>
      </w:pPr>
      <w:rPr>
        <w:rFonts w:ascii="Courier New" w:hAnsi="Courier New" w:cs="Courier New" w:hint="default"/>
      </w:rPr>
    </w:lvl>
    <w:lvl w:ilvl="8" w:tplc="0C090005" w:tentative="1">
      <w:start w:val="1"/>
      <w:numFmt w:val="bullet"/>
      <w:lvlText w:val=""/>
      <w:lvlJc w:val="left"/>
      <w:pPr>
        <w:tabs>
          <w:tab w:val="num" w:pos="270"/>
        </w:tabs>
        <w:ind w:left="270" w:hanging="360"/>
      </w:pPr>
      <w:rPr>
        <w:rFonts w:ascii="Wingdings" w:hAnsi="Wingdings" w:hint="default"/>
      </w:rPr>
    </w:lvl>
  </w:abstractNum>
  <w:abstractNum w:abstractNumId="20" w15:restartNumberingAfterBreak="0">
    <w:nsid w:val="63B614E2"/>
    <w:multiLevelType w:val="multilevel"/>
    <w:tmpl w:val="095C619C"/>
    <w:lvl w:ilvl="0">
      <w:start w:val="1"/>
      <w:numFmt w:val="bullet"/>
      <w:lvlText w:val=""/>
      <w:lvlJc w:val="left"/>
      <w:pPr>
        <w:tabs>
          <w:tab w:val="num" w:pos="644"/>
        </w:tabs>
        <w:ind w:left="644" w:hanging="360"/>
      </w:pPr>
      <w:rPr>
        <w:rFonts w:ascii="Symbol" w:hAnsi="Symbol" w:hint="default"/>
      </w:rPr>
    </w:lvl>
    <w:lvl w:ilvl="1">
      <w:start w:val="1"/>
      <w:numFmt w:val="bullet"/>
      <w:lvlText w:val="o"/>
      <w:lvlJc w:val="left"/>
      <w:pPr>
        <w:tabs>
          <w:tab w:val="num" w:pos="1724"/>
        </w:tabs>
        <w:ind w:left="1724" w:hanging="360"/>
      </w:pPr>
      <w:rPr>
        <w:rFonts w:ascii="Courier New" w:hAnsi="Courier New" w:cs="Courier New" w:hint="default"/>
      </w:rPr>
    </w:lvl>
    <w:lvl w:ilvl="2">
      <w:start w:val="1"/>
      <w:numFmt w:val="bullet"/>
      <w:lvlText w:val=""/>
      <w:lvlJc w:val="left"/>
      <w:pPr>
        <w:tabs>
          <w:tab w:val="num" w:pos="2444"/>
        </w:tabs>
        <w:ind w:left="2444" w:hanging="360"/>
      </w:pPr>
      <w:rPr>
        <w:rFonts w:ascii="Wingdings" w:hAnsi="Wingdings" w:hint="default"/>
      </w:rPr>
    </w:lvl>
    <w:lvl w:ilvl="3">
      <w:start w:val="1"/>
      <w:numFmt w:val="bullet"/>
      <w:lvlText w:val=""/>
      <w:lvlJc w:val="left"/>
      <w:pPr>
        <w:tabs>
          <w:tab w:val="num" w:pos="3164"/>
        </w:tabs>
        <w:ind w:left="3164" w:hanging="360"/>
      </w:pPr>
      <w:rPr>
        <w:rFonts w:ascii="Symbol" w:hAnsi="Symbol" w:hint="default"/>
      </w:rPr>
    </w:lvl>
    <w:lvl w:ilvl="4">
      <w:start w:val="1"/>
      <w:numFmt w:val="bullet"/>
      <w:lvlText w:val="o"/>
      <w:lvlJc w:val="left"/>
      <w:pPr>
        <w:tabs>
          <w:tab w:val="num" w:pos="3884"/>
        </w:tabs>
        <w:ind w:left="3884" w:hanging="360"/>
      </w:pPr>
      <w:rPr>
        <w:rFonts w:ascii="Courier New" w:hAnsi="Courier New" w:cs="Courier New" w:hint="default"/>
      </w:rPr>
    </w:lvl>
    <w:lvl w:ilvl="5">
      <w:start w:val="1"/>
      <w:numFmt w:val="bullet"/>
      <w:lvlText w:val=""/>
      <w:lvlJc w:val="left"/>
      <w:pPr>
        <w:tabs>
          <w:tab w:val="num" w:pos="4604"/>
        </w:tabs>
        <w:ind w:left="4604" w:hanging="360"/>
      </w:pPr>
      <w:rPr>
        <w:rFonts w:ascii="Wingdings" w:hAnsi="Wingdings" w:hint="default"/>
      </w:rPr>
    </w:lvl>
    <w:lvl w:ilvl="6">
      <w:start w:val="1"/>
      <w:numFmt w:val="bullet"/>
      <w:lvlText w:val=""/>
      <w:lvlJc w:val="left"/>
      <w:pPr>
        <w:tabs>
          <w:tab w:val="num" w:pos="5324"/>
        </w:tabs>
        <w:ind w:left="5324" w:hanging="360"/>
      </w:pPr>
      <w:rPr>
        <w:rFonts w:ascii="Symbol" w:hAnsi="Symbol" w:hint="default"/>
      </w:rPr>
    </w:lvl>
    <w:lvl w:ilvl="7">
      <w:start w:val="1"/>
      <w:numFmt w:val="bullet"/>
      <w:lvlText w:val="o"/>
      <w:lvlJc w:val="left"/>
      <w:pPr>
        <w:tabs>
          <w:tab w:val="num" w:pos="6044"/>
        </w:tabs>
        <w:ind w:left="6044" w:hanging="360"/>
      </w:pPr>
      <w:rPr>
        <w:rFonts w:ascii="Courier New" w:hAnsi="Courier New" w:cs="Courier New" w:hint="default"/>
      </w:rPr>
    </w:lvl>
    <w:lvl w:ilvl="8">
      <w:start w:val="1"/>
      <w:numFmt w:val="bullet"/>
      <w:lvlText w:val=""/>
      <w:lvlJc w:val="left"/>
      <w:pPr>
        <w:tabs>
          <w:tab w:val="num" w:pos="6764"/>
        </w:tabs>
        <w:ind w:left="6764" w:hanging="360"/>
      </w:pPr>
      <w:rPr>
        <w:rFonts w:ascii="Wingdings" w:hAnsi="Wingdings" w:hint="default"/>
      </w:rPr>
    </w:lvl>
  </w:abstractNum>
  <w:abstractNum w:abstractNumId="21" w15:restartNumberingAfterBreak="0">
    <w:nsid w:val="64D57F88"/>
    <w:multiLevelType w:val="hybridMultilevel"/>
    <w:tmpl w:val="313AE9FC"/>
    <w:lvl w:ilvl="0" w:tplc="0C090001">
      <w:start w:val="1"/>
      <w:numFmt w:val="bullet"/>
      <w:lvlText w:val=""/>
      <w:lvlJc w:val="left"/>
      <w:pPr>
        <w:tabs>
          <w:tab w:val="num" w:pos="360"/>
        </w:tabs>
        <w:ind w:left="360" w:hanging="360"/>
      </w:pPr>
      <w:rPr>
        <w:rFonts w:ascii="Symbol" w:hAnsi="Symbol" w:hint="default"/>
      </w:rPr>
    </w:lvl>
    <w:lvl w:ilvl="1" w:tplc="6960F0D0">
      <w:start w:val="1"/>
      <w:numFmt w:val="bullet"/>
      <w:lvlText w:val=""/>
      <w:lvlJc w:val="left"/>
      <w:pPr>
        <w:tabs>
          <w:tab w:val="num" w:pos="1080"/>
        </w:tabs>
        <w:ind w:left="1080" w:hanging="360"/>
      </w:pPr>
      <w:rPr>
        <w:rFonts w:ascii="Wingdings" w:hAnsi="Wingdings"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666E536E"/>
    <w:multiLevelType w:val="hybridMultilevel"/>
    <w:tmpl w:val="1AC8C5C6"/>
    <w:lvl w:ilvl="0" w:tplc="EBD280D4">
      <w:start w:val="4"/>
      <w:numFmt w:val="decimal"/>
      <w:lvlText w:val="(%1)"/>
      <w:lvlJc w:val="left"/>
      <w:pPr>
        <w:tabs>
          <w:tab w:val="num" w:pos="1080"/>
        </w:tabs>
        <w:ind w:left="1080" w:hanging="360"/>
      </w:pPr>
      <w:rPr>
        <w:rFonts w:cs="Times New Roman" w:hint="default"/>
        <w:u w:val="none"/>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3" w15:restartNumberingAfterBreak="0">
    <w:nsid w:val="6B2957B7"/>
    <w:multiLevelType w:val="hybridMultilevel"/>
    <w:tmpl w:val="063458D6"/>
    <w:lvl w:ilvl="0" w:tplc="6B82DA02">
      <w:start w:val="4"/>
      <w:numFmt w:val="decimal"/>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4" w15:restartNumberingAfterBreak="0">
    <w:nsid w:val="6BC520C6"/>
    <w:multiLevelType w:val="hybridMultilevel"/>
    <w:tmpl w:val="2132C856"/>
    <w:lvl w:ilvl="0" w:tplc="04090017">
      <w:start w:val="1"/>
      <w:numFmt w:val="lowerLetter"/>
      <w:lvlText w:val="%1)"/>
      <w:lvlJc w:val="left"/>
      <w:pPr>
        <w:tabs>
          <w:tab w:val="num" w:pos="1080"/>
        </w:tabs>
        <w:ind w:left="1080" w:hanging="360"/>
      </w:pPr>
      <w:rPr>
        <w:rFonts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5" w15:restartNumberingAfterBreak="0">
    <w:nsid w:val="72002BDB"/>
    <w:multiLevelType w:val="hybridMultilevel"/>
    <w:tmpl w:val="7CF65B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25D2204"/>
    <w:multiLevelType w:val="hybridMultilevel"/>
    <w:tmpl w:val="5E6EFD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2A50162"/>
    <w:multiLevelType w:val="hybridMultilevel"/>
    <w:tmpl w:val="85F489E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C02230"/>
    <w:multiLevelType w:val="singleLevel"/>
    <w:tmpl w:val="ADF0778C"/>
    <w:lvl w:ilvl="0">
      <w:start w:val="3"/>
      <w:numFmt w:val="decimal"/>
      <w:lvlText w:val="(%1)"/>
      <w:lvlJc w:val="left"/>
      <w:pPr>
        <w:tabs>
          <w:tab w:val="num" w:pos="1650"/>
        </w:tabs>
        <w:ind w:left="1650" w:hanging="450"/>
      </w:pPr>
      <w:rPr>
        <w:rFonts w:cs="Times New Roman" w:hint="default"/>
      </w:rPr>
    </w:lvl>
  </w:abstractNum>
  <w:num w:numId="1" w16cid:durableId="846289745">
    <w:abstractNumId w:val="14"/>
  </w:num>
  <w:num w:numId="2" w16cid:durableId="1038706015">
    <w:abstractNumId w:val="26"/>
  </w:num>
  <w:num w:numId="3" w16cid:durableId="1250308358">
    <w:abstractNumId w:val="16"/>
  </w:num>
  <w:num w:numId="4" w16cid:durableId="657879967">
    <w:abstractNumId w:val="0"/>
  </w:num>
  <w:num w:numId="5" w16cid:durableId="1598368573">
    <w:abstractNumId w:val="10"/>
  </w:num>
  <w:num w:numId="6" w16cid:durableId="1815760256">
    <w:abstractNumId w:val="9"/>
  </w:num>
  <w:num w:numId="7" w16cid:durableId="901719041">
    <w:abstractNumId w:val="11"/>
  </w:num>
  <w:num w:numId="8" w16cid:durableId="25300553">
    <w:abstractNumId w:val="17"/>
  </w:num>
  <w:num w:numId="9" w16cid:durableId="770126960">
    <w:abstractNumId w:val="18"/>
  </w:num>
  <w:num w:numId="10" w16cid:durableId="1094939294">
    <w:abstractNumId w:val="19"/>
  </w:num>
  <w:num w:numId="11" w16cid:durableId="1512374524">
    <w:abstractNumId w:val="8"/>
  </w:num>
  <w:num w:numId="12" w16cid:durableId="178354227">
    <w:abstractNumId w:val="21"/>
  </w:num>
  <w:num w:numId="13" w16cid:durableId="691762407">
    <w:abstractNumId w:val="4"/>
  </w:num>
  <w:num w:numId="14" w16cid:durableId="891695375">
    <w:abstractNumId w:val="7"/>
  </w:num>
  <w:num w:numId="15" w16cid:durableId="1344816881">
    <w:abstractNumId w:val="27"/>
  </w:num>
  <w:num w:numId="16" w16cid:durableId="638800044">
    <w:abstractNumId w:val="12"/>
  </w:num>
  <w:num w:numId="17" w16cid:durableId="420151331">
    <w:abstractNumId w:val="20"/>
  </w:num>
  <w:num w:numId="18" w16cid:durableId="1596983898">
    <w:abstractNumId w:val="15"/>
  </w:num>
  <w:num w:numId="19" w16cid:durableId="1603879863">
    <w:abstractNumId w:val="3"/>
  </w:num>
  <w:num w:numId="20" w16cid:durableId="173690664">
    <w:abstractNumId w:val="28"/>
  </w:num>
  <w:num w:numId="21" w16cid:durableId="1631328462">
    <w:abstractNumId w:val="24"/>
  </w:num>
  <w:num w:numId="22" w16cid:durableId="1531409011">
    <w:abstractNumId w:val="2"/>
  </w:num>
  <w:num w:numId="23" w16cid:durableId="665325161">
    <w:abstractNumId w:val="23"/>
  </w:num>
  <w:num w:numId="24" w16cid:durableId="510460132">
    <w:abstractNumId w:val="22"/>
  </w:num>
  <w:num w:numId="25" w16cid:durableId="1027873777">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41878866">
    <w:abstractNumId w:val="5"/>
  </w:num>
  <w:num w:numId="27" w16cid:durableId="1555308240">
    <w:abstractNumId w:val="25"/>
  </w:num>
  <w:num w:numId="28" w16cid:durableId="1137181660">
    <w:abstractNumId w:val="6"/>
  </w:num>
  <w:num w:numId="29" w16cid:durableId="1411153377">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40F4"/>
    <w:rsid w:val="000002D2"/>
    <w:rsid w:val="000014B2"/>
    <w:rsid w:val="00001631"/>
    <w:rsid w:val="000016B8"/>
    <w:rsid w:val="000055B1"/>
    <w:rsid w:val="0000577E"/>
    <w:rsid w:val="000060BA"/>
    <w:rsid w:val="00023F5B"/>
    <w:rsid w:val="0002409D"/>
    <w:rsid w:val="00027F47"/>
    <w:rsid w:val="0003129A"/>
    <w:rsid w:val="00035495"/>
    <w:rsid w:val="00037CC3"/>
    <w:rsid w:val="00056870"/>
    <w:rsid w:val="000635DA"/>
    <w:rsid w:val="00064850"/>
    <w:rsid w:val="00065175"/>
    <w:rsid w:val="000674B3"/>
    <w:rsid w:val="000727E9"/>
    <w:rsid w:val="00073DEC"/>
    <w:rsid w:val="000746FF"/>
    <w:rsid w:val="00080730"/>
    <w:rsid w:val="000822CC"/>
    <w:rsid w:val="00082A97"/>
    <w:rsid w:val="00087C13"/>
    <w:rsid w:val="00093182"/>
    <w:rsid w:val="00093BA9"/>
    <w:rsid w:val="00094919"/>
    <w:rsid w:val="000A0F71"/>
    <w:rsid w:val="000A1923"/>
    <w:rsid w:val="000A1D28"/>
    <w:rsid w:val="000A365F"/>
    <w:rsid w:val="000A4EDA"/>
    <w:rsid w:val="000A5867"/>
    <w:rsid w:val="000B18ED"/>
    <w:rsid w:val="000B1FE5"/>
    <w:rsid w:val="000B5BA1"/>
    <w:rsid w:val="000C0512"/>
    <w:rsid w:val="000C0AB6"/>
    <w:rsid w:val="000C2396"/>
    <w:rsid w:val="000C3478"/>
    <w:rsid w:val="000C3690"/>
    <w:rsid w:val="000C4F7E"/>
    <w:rsid w:val="000C6FCF"/>
    <w:rsid w:val="000D674E"/>
    <w:rsid w:val="000E101E"/>
    <w:rsid w:val="000E1768"/>
    <w:rsid w:val="000E2BD8"/>
    <w:rsid w:val="000E5916"/>
    <w:rsid w:val="000E5F62"/>
    <w:rsid w:val="000F215C"/>
    <w:rsid w:val="000F72CF"/>
    <w:rsid w:val="0010315E"/>
    <w:rsid w:val="001059A5"/>
    <w:rsid w:val="00105CEB"/>
    <w:rsid w:val="001065D4"/>
    <w:rsid w:val="00107512"/>
    <w:rsid w:val="0011068C"/>
    <w:rsid w:val="00110D0C"/>
    <w:rsid w:val="00110F62"/>
    <w:rsid w:val="0011165A"/>
    <w:rsid w:val="00111D5C"/>
    <w:rsid w:val="00112A5E"/>
    <w:rsid w:val="00113FF0"/>
    <w:rsid w:val="00115F5B"/>
    <w:rsid w:val="001176AF"/>
    <w:rsid w:val="0012316E"/>
    <w:rsid w:val="001251C6"/>
    <w:rsid w:val="00126360"/>
    <w:rsid w:val="001358CB"/>
    <w:rsid w:val="00135F02"/>
    <w:rsid w:val="00137D7D"/>
    <w:rsid w:val="00140995"/>
    <w:rsid w:val="00140DD5"/>
    <w:rsid w:val="00143B66"/>
    <w:rsid w:val="00144523"/>
    <w:rsid w:val="001460ED"/>
    <w:rsid w:val="00146A22"/>
    <w:rsid w:val="00150991"/>
    <w:rsid w:val="0015511B"/>
    <w:rsid w:val="00157980"/>
    <w:rsid w:val="00162090"/>
    <w:rsid w:val="001623F4"/>
    <w:rsid w:val="0016477E"/>
    <w:rsid w:val="00165AF5"/>
    <w:rsid w:val="00167803"/>
    <w:rsid w:val="00167C9D"/>
    <w:rsid w:val="001714B8"/>
    <w:rsid w:val="001767CE"/>
    <w:rsid w:val="0018234B"/>
    <w:rsid w:val="001862BF"/>
    <w:rsid w:val="00186FFD"/>
    <w:rsid w:val="00190F4C"/>
    <w:rsid w:val="00191A9C"/>
    <w:rsid w:val="00194E77"/>
    <w:rsid w:val="00195B76"/>
    <w:rsid w:val="00196051"/>
    <w:rsid w:val="001A1C6F"/>
    <w:rsid w:val="001A2D84"/>
    <w:rsid w:val="001B014A"/>
    <w:rsid w:val="001B26B7"/>
    <w:rsid w:val="001B4C75"/>
    <w:rsid w:val="001B6A3A"/>
    <w:rsid w:val="001C10CD"/>
    <w:rsid w:val="001C1FEF"/>
    <w:rsid w:val="001C291D"/>
    <w:rsid w:val="001C47DD"/>
    <w:rsid w:val="001D238E"/>
    <w:rsid w:val="001D2A39"/>
    <w:rsid w:val="001D2B4D"/>
    <w:rsid w:val="001D31B0"/>
    <w:rsid w:val="001D6844"/>
    <w:rsid w:val="001D6BE9"/>
    <w:rsid w:val="001E72B3"/>
    <w:rsid w:val="001F1F22"/>
    <w:rsid w:val="001F40DE"/>
    <w:rsid w:val="001F50A7"/>
    <w:rsid w:val="001F5C2C"/>
    <w:rsid w:val="002040F4"/>
    <w:rsid w:val="002066F7"/>
    <w:rsid w:val="002076D5"/>
    <w:rsid w:val="0021023F"/>
    <w:rsid w:val="002136CE"/>
    <w:rsid w:val="00215DE6"/>
    <w:rsid w:val="002204F1"/>
    <w:rsid w:val="00220DA5"/>
    <w:rsid w:val="00220F90"/>
    <w:rsid w:val="00221BB1"/>
    <w:rsid w:val="00225B85"/>
    <w:rsid w:val="00227B84"/>
    <w:rsid w:val="00230925"/>
    <w:rsid w:val="00233137"/>
    <w:rsid w:val="00233A95"/>
    <w:rsid w:val="00235444"/>
    <w:rsid w:val="00243947"/>
    <w:rsid w:val="00245175"/>
    <w:rsid w:val="002458DF"/>
    <w:rsid w:val="0025127C"/>
    <w:rsid w:val="00253B12"/>
    <w:rsid w:val="00262E8B"/>
    <w:rsid w:val="00263177"/>
    <w:rsid w:val="00265F1A"/>
    <w:rsid w:val="0026696C"/>
    <w:rsid w:val="002702EB"/>
    <w:rsid w:val="00271973"/>
    <w:rsid w:val="002764C2"/>
    <w:rsid w:val="00280F5F"/>
    <w:rsid w:val="00284C35"/>
    <w:rsid w:val="00287681"/>
    <w:rsid w:val="00291CEA"/>
    <w:rsid w:val="00291D5B"/>
    <w:rsid w:val="00293E1E"/>
    <w:rsid w:val="002964E6"/>
    <w:rsid w:val="00296A29"/>
    <w:rsid w:val="002A05C8"/>
    <w:rsid w:val="002A1470"/>
    <w:rsid w:val="002A3504"/>
    <w:rsid w:val="002B7189"/>
    <w:rsid w:val="002B7EF3"/>
    <w:rsid w:val="002C17C8"/>
    <w:rsid w:val="002C2760"/>
    <w:rsid w:val="002C3492"/>
    <w:rsid w:val="002D0651"/>
    <w:rsid w:val="002D6A1D"/>
    <w:rsid w:val="002E2C65"/>
    <w:rsid w:val="002E31BE"/>
    <w:rsid w:val="002E356B"/>
    <w:rsid w:val="002E396D"/>
    <w:rsid w:val="002E3D57"/>
    <w:rsid w:val="002E6556"/>
    <w:rsid w:val="002E6CDB"/>
    <w:rsid w:val="002F06D2"/>
    <w:rsid w:val="002F54E9"/>
    <w:rsid w:val="002F7591"/>
    <w:rsid w:val="002F7F82"/>
    <w:rsid w:val="003052F0"/>
    <w:rsid w:val="00305D98"/>
    <w:rsid w:val="00305F0E"/>
    <w:rsid w:val="00315CD7"/>
    <w:rsid w:val="00315CFD"/>
    <w:rsid w:val="0032242B"/>
    <w:rsid w:val="00324254"/>
    <w:rsid w:val="003276D1"/>
    <w:rsid w:val="00332871"/>
    <w:rsid w:val="00332B41"/>
    <w:rsid w:val="00332DD0"/>
    <w:rsid w:val="003336D4"/>
    <w:rsid w:val="003345C3"/>
    <w:rsid w:val="003529CA"/>
    <w:rsid w:val="00352D76"/>
    <w:rsid w:val="00352EFE"/>
    <w:rsid w:val="0035792F"/>
    <w:rsid w:val="00357EC8"/>
    <w:rsid w:val="003607BF"/>
    <w:rsid w:val="003636BA"/>
    <w:rsid w:val="00367FED"/>
    <w:rsid w:val="003726E1"/>
    <w:rsid w:val="0037563D"/>
    <w:rsid w:val="00375B08"/>
    <w:rsid w:val="00381C42"/>
    <w:rsid w:val="0038455D"/>
    <w:rsid w:val="003871D1"/>
    <w:rsid w:val="003900EF"/>
    <w:rsid w:val="00390D3F"/>
    <w:rsid w:val="003915C4"/>
    <w:rsid w:val="003A3756"/>
    <w:rsid w:val="003B0AC3"/>
    <w:rsid w:val="003B11BC"/>
    <w:rsid w:val="003B2CF5"/>
    <w:rsid w:val="003B44F4"/>
    <w:rsid w:val="003B5F86"/>
    <w:rsid w:val="003C0A44"/>
    <w:rsid w:val="003C0AD3"/>
    <w:rsid w:val="003C23F8"/>
    <w:rsid w:val="003C2420"/>
    <w:rsid w:val="003C26A3"/>
    <w:rsid w:val="003C5805"/>
    <w:rsid w:val="003C78D6"/>
    <w:rsid w:val="003D3BD9"/>
    <w:rsid w:val="003D43F1"/>
    <w:rsid w:val="003D4512"/>
    <w:rsid w:val="003D6B9C"/>
    <w:rsid w:val="003D7FC3"/>
    <w:rsid w:val="003E05E7"/>
    <w:rsid w:val="003F5E92"/>
    <w:rsid w:val="003F61F5"/>
    <w:rsid w:val="003F6764"/>
    <w:rsid w:val="0041250A"/>
    <w:rsid w:val="00414E0B"/>
    <w:rsid w:val="00415694"/>
    <w:rsid w:val="00415813"/>
    <w:rsid w:val="004221A1"/>
    <w:rsid w:val="00425723"/>
    <w:rsid w:val="0043182A"/>
    <w:rsid w:val="00431865"/>
    <w:rsid w:val="00432639"/>
    <w:rsid w:val="00435F18"/>
    <w:rsid w:val="00442503"/>
    <w:rsid w:val="00443843"/>
    <w:rsid w:val="0045533B"/>
    <w:rsid w:val="0046307E"/>
    <w:rsid w:val="004659A5"/>
    <w:rsid w:val="00470226"/>
    <w:rsid w:val="00472276"/>
    <w:rsid w:val="00473449"/>
    <w:rsid w:val="004739E8"/>
    <w:rsid w:val="00473DBE"/>
    <w:rsid w:val="0048560B"/>
    <w:rsid w:val="00487925"/>
    <w:rsid w:val="00491E56"/>
    <w:rsid w:val="00495BB3"/>
    <w:rsid w:val="00496362"/>
    <w:rsid w:val="0049729F"/>
    <w:rsid w:val="004B59A7"/>
    <w:rsid w:val="004B603B"/>
    <w:rsid w:val="004C22D9"/>
    <w:rsid w:val="004D473E"/>
    <w:rsid w:val="004D6812"/>
    <w:rsid w:val="004E0176"/>
    <w:rsid w:val="004E4F2B"/>
    <w:rsid w:val="004E7D8C"/>
    <w:rsid w:val="004F0CD9"/>
    <w:rsid w:val="004F0EC4"/>
    <w:rsid w:val="00503300"/>
    <w:rsid w:val="00503B59"/>
    <w:rsid w:val="00503DF0"/>
    <w:rsid w:val="00507D29"/>
    <w:rsid w:val="00510810"/>
    <w:rsid w:val="00510C21"/>
    <w:rsid w:val="00511153"/>
    <w:rsid w:val="00511765"/>
    <w:rsid w:val="005151E6"/>
    <w:rsid w:val="00517E88"/>
    <w:rsid w:val="005240AA"/>
    <w:rsid w:val="005241FA"/>
    <w:rsid w:val="00524BD8"/>
    <w:rsid w:val="00525C1F"/>
    <w:rsid w:val="00526A4C"/>
    <w:rsid w:val="005272AB"/>
    <w:rsid w:val="00530473"/>
    <w:rsid w:val="00533182"/>
    <w:rsid w:val="005335DE"/>
    <w:rsid w:val="00534F88"/>
    <w:rsid w:val="00535664"/>
    <w:rsid w:val="00541CF9"/>
    <w:rsid w:val="005471E5"/>
    <w:rsid w:val="00551861"/>
    <w:rsid w:val="0055360F"/>
    <w:rsid w:val="0056217E"/>
    <w:rsid w:val="00567DE3"/>
    <w:rsid w:val="0057213E"/>
    <w:rsid w:val="00574760"/>
    <w:rsid w:val="00574BE3"/>
    <w:rsid w:val="00581F5A"/>
    <w:rsid w:val="005838CF"/>
    <w:rsid w:val="00583A88"/>
    <w:rsid w:val="00585280"/>
    <w:rsid w:val="00585424"/>
    <w:rsid w:val="00585959"/>
    <w:rsid w:val="005912D5"/>
    <w:rsid w:val="0059333F"/>
    <w:rsid w:val="005941FB"/>
    <w:rsid w:val="00594EF2"/>
    <w:rsid w:val="00595A6D"/>
    <w:rsid w:val="00596190"/>
    <w:rsid w:val="0059640F"/>
    <w:rsid w:val="0059728D"/>
    <w:rsid w:val="005A2140"/>
    <w:rsid w:val="005A4CB6"/>
    <w:rsid w:val="005A7565"/>
    <w:rsid w:val="005B0F06"/>
    <w:rsid w:val="005B1049"/>
    <w:rsid w:val="005B3673"/>
    <w:rsid w:val="005B4BE7"/>
    <w:rsid w:val="005B6CC8"/>
    <w:rsid w:val="005B7087"/>
    <w:rsid w:val="005C0C58"/>
    <w:rsid w:val="005C1E7D"/>
    <w:rsid w:val="005C24E3"/>
    <w:rsid w:val="005C5009"/>
    <w:rsid w:val="005C5968"/>
    <w:rsid w:val="005D0B31"/>
    <w:rsid w:val="005D58D2"/>
    <w:rsid w:val="005D6D95"/>
    <w:rsid w:val="005D748A"/>
    <w:rsid w:val="005D7499"/>
    <w:rsid w:val="005E33BB"/>
    <w:rsid w:val="005E5178"/>
    <w:rsid w:val="005E64E8"/>
    <w:rsid w:val="005F274E"/>
    <w:rsid w:val="005F4F1D"/>
    <w:rsid w:val="005F67EE"/>
    <w:rsid w:val="00602089"/>
    <w:rsid w:val="00602673"/>
    <w:rsid w:val="006102A6"/>
    <w:rsid w:val="00610E8B"/>
    <w:rsid w:val="00611828"/>
    <w:rsid w:val="00620A99"/>
    <w:rsid w:val="00623FA3"/>
    <w:rsid w:val="00631DAE"/>
    <w:rsid w:val="00640D76"/>
    <w:rsid w:val="00642550"/>
    <w:rsid w:val="00652A5A"/>
    <w:rsid w:val="00654A0F"/>
    <w:rsid w:val="00661791"/>
    <w:rsid w:val="00661C45"/>
    <w:rsid w:val="0066352B"/>
    <w:rsid w:val="00664900"/>
    <w:rsid w:val="00672488"/>
    <w:rsid w:val="00672D24"/>
    <w:rsid w:val="00673C19"/>
    <w:rsid w:val="00673D96"/>
    <w:rsid w:val="00676670"/>
    <w:rsid w:val="006770CD"/>
    <w:rsid w:val="00683AE9"/>
    <w:rsid w:val="0068494E"/>
    <w:rsid w:val="00686BAB"/>
    <w:rsid w:val="00690E56"/>
    <w:rsid w:val="00691F1F"/>
    <w:rsid w:val="0069302F"/>
    <w:rsid w:val="00693C01"/>
    <w:rsid w:val="00694034"/>
    <w:rsid w:val="006A14E4"/>
    <w:rsid w:val="006A4BC0"/>
    <w:rsid w:val="006A532B"/>
    <w:rsid w:val="006B05AE"/>
    <w:rsid w:val="006B24C9"/>
    <w:rsid w:val="006C0544"/>
    <w:rsid w:val="006C132B"/>
    <w:rsid w:val="006C1D99"/>
    <w:rsid w:val="006C2348"/>
    <w:rsid w:val="006C3D9D"/>
    <w:rsid w:val="006D492A"/>
    <w:rsid w:val="006D54F8"/>
    <w:rsid w:val="006E382A"/>
    <w:rsid w:val="006E46DA"/>
    <w:rsid w:val="006F083F"/>
    <w:rsid w:val="006F28F0"/>
    <w:rsid w:val="006F371E"/>
    <w:rsid w:val="006F406C"/>
    <w:rsid w:val="006F454E"/>
    <w:rsid w:val="006F5099"/>
    <w:rsid w:val="006F5F90"/>
    <w:rsid w:val="007036A8"/>
    <w:rsid w:val="00704BBB"/>
    <w:rsid w:val="00705427"/>
    <w:rsid w:val="0071142A"/>
    <w:rsid w:val="007126E4"/>
    <w:rsid w:val="007158D2"/>
    <w:rsid w:val="007161A4"/>
    <w:rsid w:val="00722B7F"/>
    <w:rsid w:val="0072576D"/>
    <w:rsid w:val="00727168"/>
    <w:rsid w:val="00731D4B"/>
    <w:rsid w:val="00732B47"/>
    <w:rsid w:val="00734DD4"/>
    <w:rsid w:val="00736694"/>
    <w:rsid w:val="0074391F"/>
    <w:rsid w:val="007441AA"/>
    <w:rsid w:val="007453A7"/>
    <w:rsid w:val="0074602A"/>
    <w:rsid w:val="00747AA1"/>
    <w:rsid w:val="00750356"/>
    <w:rsid w:val="00761E55"/>
    <w:rsid w:val="00762757"/>
    <w:rsid w:val="00767F06"/>
    <w:rsid w:val="00775087"/>
    <w:rsid w:val="00775875"/>
    <w:rsid w:val="0078283B"/>
    <w:rsid w:val="0078625D"/>
    <w:rsid w:val="00787EDE"/>
    <w:rsid w:val="0079230B"/>
    <w:rsid w:val="00793931"/>
    <w:rsid w:val="007968DF"/>
    <w:rsid w:val="00797833"/>
    <w:rsid w:val="00797A96"/>
    <w:rsid w:val="007A0208"/>
    <w:rsid w:val="007A048C"/>
    <w:rsid w:val="007A07C8"/>
    <w:rsid w:val="007A09A7"/>
    <w:rsid w:val="007A6EBA"/>
    <w:rsid w:val="007A7202"/>
    <w:rsid w:val="007B53A7"/>
    <w:rsid w:val="007C1099"/>
    <w:rsid w:val="007C285F"/>
    <w:rsid w:val="007C50A4"/>
    <w:rsid w:val="007C516C"/>
    <w:rsid w:val="007C7205"/>
    <w:rsid w:val="007D15FB"/>
    <w:rsid w:val="007D3FF7"/>
    <w:rsid w:val="007E52ED"/>
    <w:rsid w:val="007F0A52"/>
    <w:rsid w:val="007F2E59"/>
    <w:rsid w:val="007F401C"/>
    <w:rsid w:val="007F61B4"/>
    <w:rsid w:val="007F6493"/>
    <w:rsid w:val="00800A37"/>
    <w:rsid w:val="00802415"/>
    <w:rsid w:val="00803A0F"/>
    <w:rsid w:val="00805F0C"/>
    <w:rsid w:val="00806E7E"/>
    <w:rsid w:val="00810BCB"/>
    <w:rsid w:val="00814510"/>
    <w:rsid w:val="00820136"/>
    <w:rsid w:val="00822686"/>
    <w:rsid w:val="00824657"/>
    <w:rsid w:val="0082606B"/>
    <w:rsid w:val="00827B45"/>
    <w:rsid w:val="00831405"/>
    <w:rsid w:val="008317C8"/>
    <w:rsid w:val="0083181E"/>
    <w:rsid w:val="00833592"/>
    <w:rsid w:val="00833EB9"/>
    <w:rsid w:val="0083608B"/>
    <w:rsid w:val="008401AB"/>
    <w:rsid w:val="00843A6E"/>
    <w:rsid w:val="00845C14"/>
    <w:rsid w:val="0084660F"/>
    <w:rsid w:val="0084797F"/>
    <w:rsid w:val="00851EC0"/>
    <w:rsid w:val="008546AA"/>
    <w:rsid w:val="008548F7"/>
    <w:rsid w:val="00854E38"/>
    <w:rsid w:val="008564A9"/>
    <w:rsid w:val="00863324"/>
    <w:rsid w:val="00871370"/>
    <w:rsid w:val="00872A5B"/>
    <w:rsid w:val="00873666"/>
    <w:rsid w:val="0087520F"/>
    <w:rsid w:val="00876FB8"/>
    <w:rsid w:val="008776CF"/>
    <w:rsid w:val="00880732"/>
    <w:rsid w:val="00883242"/>
    <w:rsid w:val="00883D2C"/>
    <w:rsid w:val="008854A5"/>
    <w:rsid w:val="00886B0F"/>
    <w:rsid w:val="008912C2"/>
    <w:rsid w:val="0089281E"/>
    <w:rsid w:val="00895831"/>
    <w:rsid w:val="008A415A"/>
    <w:rsid w:val="008A5023"/>
    <w:rsid w:val="008A7D8D"/>
    <w:rsid w:val="008B1EC3"/>
    <w:rsid w:val="008B5218"/>
    <w:rsid w:val="008B549B"/>
    <w:rsid w:val="008B689B"/>
    <w:rsid w:val="008C0EE2"/>
    <w:rsid w:val="008C30DE"/>
    <w:rsid w:val="008C3A0A"/>
    <w:rsid w:val="008C62A0"/>
    <w:rsid w:val="008D0835"/>
    <w:rsid w:val="008D490A"/>
    <w:rsid w:val="008D6715"/>
    <w:rsid w:val="008D7E02"/>
    <w:rsid w:val="008E13BB"/>
    <w:rsid w:val="008E2FDE"/>
    <w:rsid w:val="008E4488"/>
    <w:rsid w:val="008E64B5"/>
    <w:rsid w:val="008E77A0"/>
    <w:rsid w:val="008F067B"/>
    <w:rsid w:val="008F0D26"/>
    <w:rsid w:val="008F2F6A"/>
    <w:rsid w:val="008F505B"/>
    <w:rsid w:val="008F6A16"/>
    <w:rsid w:val="008F7EF6"/>
    <w:rsid w:val="00904573"/>
    <w:rsid w:val="00904C0C"/>
    <w:rsid w:val="00910FE8"/>
    <w:rsid w:val="00912063"/>
    <w:rsid w:val="00912252"/>
    <w:rsid w:val="009122C6"/>
    <w:rsid w:val="0091679F"/>
    <w:rsid w:val="00921533"/>
    <w:rsid w:val="00923B6B"/>
    <w:rsid w:val="00930CC3"/>
    <w:rsid w:val="009551E0"/>
    <w:rsid w:val="009628D8"/>
    <w:rsid w:val="00966436"/>
    <w:rsid w:val="009719DD"/>
    <w:rsid w:val="00971FC2"/>
    <w:rsid w:val="00981424"/>
    <w:rsid w:val="00982227"/>
    <w:rsid w:val="00982D38"/>
    <w:rsid w:val="00985DC2"/>
    <w:rsid w:val="00985EA7"/>
    <w:rsid w:val="00992DEE"/>
    <w:rsid w:val="00997D1E"/>
    <w:rsid w:val="009A080D"/>
    <w:rsid w:val="009A0845"/>
    <w:rsid w:val="009A1534"/>
    <w:rsid w:val="009A3683"/>
    <w:rsid w:val="009A3F8E"/>
    <w:rsid w:val="009A571A"/>
    <w:rsid w:val="009A68EC"/>
    <w:rsid w:val="009B2FBC"/>
    <w:rsid w:val="009B4A82"/>
    <w:rsid w:val="009B7D18"/>
    <w:rsid w:val="009B7F56"/>
    <w:rsid w:val="009C123B"/>
    <w:rsid w:val="009C4D09"/>
    <w:rsid w:val="009C7E5F"/>
    <w:rsid w:val="009D038C"/>
    <w:rsid w:val="009D5A6E"/>
    <w:rsid w:val="009D7FDB"/>
    <w:rsid w:val="009E08E3"/>
    <w:rsid w:val="009E7639"/>
    <w:rsid w:val="009E7B20"/>
    <w:rsid w:val="009F007A"/>
    <w:rsid w:val="009F01DD"/>
    <w:rsid w:val="009F038F"/>
    <w:rsid w:val="009F473F"/>
    <w:rsid w:val="009F58FB"/>
    <w:rsid w:val="00A004D5"/>
    <w:rsid w:val="00A0162F"/>
    <w:rsid w:val="00A02AE7"/>
    <w:rsid w:val="00A0415A"/>
    <w:rsid w:val="00A05FE8"/>
    <w:rsid w:val="00A06CC3"/>
    <w:rsid w:val="00A074D7"/>
    <w:rsid w:val="00A0756A"/>
    <w:rsid w:val="00A07ED7"/>
    <w:rsid w:val="00A10E8C"/>
    <w:rsid w:val="00A12D0B"/>
    <w:rsid w:val="00A12F3F"/>
    <w:rsid w:val="00A12F8E"/>
    <w:rsid w:val="00A200F9"/>
    <w:rsid w:val="00A2356F"/>
    <w:rsid w:val="00A264D0"/>
    <w:rsid w:val="00A33C1B"/>
    <w:rsid w:val="00A367E0"/>
    <w:rsid w:val="00A36E6E"/>
    <w:rsid w:val="00A51A6A"/>
    <w:rsid w:val="00A61B36"/>
    <w:rsid w:val="00A632ED"/>
    <w:rsid w:val="00A6496D"/>
    <w:rsid w:val="00A649AF"/>
    <w:rsid w:val="00A71D2D"/>
    <w:rsid w:val="00A728AE"/>
    <w:rsid w:val="00A75808"/>
    <w:rsid w:val="00A84916"/>
    <w:rsid w:val="00A91980"/>
    <w:rsid w:val="00A91A8F"/>
    <w:rsid w:val="00A9417F"/>
    <w:rsid w:val="00AA2EAA"/>
    <w:rsid w:val="00AA3278"/>
    <w:rsid w:val="00AA3314"/>
    <w:rsid w:val="00AA33EB"/>
    <w:rsid w:val="00AB04FE"/>
    <w:rsid w:val="00AB0D57"/>
    <w:rsid w:val="00AB3946"/>
    <w:rsid w:val="00AB4B2A"/>
    <w:rsid w:val="00AB681D"/>
    <w:rsid w:val="00AB6F5B"/>
    <w:rsid w:val="00AC0B0B"/>
    <w:rsid w:val="00AC2DA6"/>
    <w:rsid w:val="00AD1C2C"/>
    <w:rsid w:val="00AD1CB0"/>
    <w:rsid w:val="00AE0841"/>
    <w:rsid w:val="00AE1A21"/>
    <w:rsid w:val="00AE3E63"/>
    <w:rsid w:val="00AE47BF"/>
    <w:rsid w:val="00AF1184"/>
    <w:rsid w:val="00AF20AE"/>
    <w:rsid w:val="00AF4BB3"/>
    <w:rsid w:val="00AF503B"/>
    <w:rsid w:val="00AF5188"/>
    <w:rsid w:val="00AF7ED7"/>
    <w:rsid w:val="00B013F2"/>
    <w:rsid w:val="00B11141"/>
    <w:rsid w:val="00B11369"/>
    <w:rsid w:val="00B159AD"/>
    <w:rsid w:val="00B217B0"/>
    <w:rsid w:val="00B21DB2"/>
    <w:rsid w:val="00B2331B"/>
    <w:rsid w:val="00B23E68"/>
    <w:rsid w:val="00B23FB2"/>
    <w:rsid w:val="00B26790"/>
    <w:rsid w:val="00B30E8A"/>
    <w:rsid w:val="00B332DB"/>
    <w:rsid w:val="00B35A2F"/>
    <w:rsid w:val="00B37932"/>
    <w:rsid w:val="00B4211E"/>
    <w:rsid w:val="00B4727E"/>
    <w:rsid w:val="00B500D2"/>
    <w:rsid w:val="00B56D2D"/>
    <w:rsid w:val="00B56D7B"/>
    <w:rsid w:val="00B600BD"/>
    <w:rsid w:val="00B657D8"/>
    <w:rsid w:val="00B67668"/>
    <w:rsid w:val="00B74B82"/>
    <w:rsid w:val="00B74FA5"/>
    <w:rsid w:val="00B84336"/>
    <w:rsid w:val="00B87E8C"/>
    <w:rsid w:val="00B90BC4"/>
    <w:rsid w:val="00B92C83"/>
    <w:rsid w:val="00B97339"/>
    <w:rsid w:val="00BA0480"/>
    <w:rsid w:val="00BA1A09"/>
    <w:rsid w:val="00BA3070"/>
    <w:rsid w:val="00BA5E5D"/>
    <w:rsid w:val="00BA7DF4"/>
    <w:rsid w:val="00BB0467"/>
    <w:rsid w:val="00BB16F9"/>
    <w:rsid w:val="00BB4605"/>
    <w:rsid w:val="00BB4CCE"/>
    <w:rsid w:val="00BB63A3"/>
    <w:rsid w:val="00BB716F"/>
    <w:rsid w:val="00BC2610"/>
    <w:rsid w:val="00BC2F7A"/>
    <w:rsid w:val="00BC332A"/>
    <w:rsid w:val="00BC796C"/>
    <w:rsid w:val="00BD06EF"/>
    <w:rsid w:val="00BD095E"/>
    <w:rsid w:val="00BD3619"/>
    <w:rsid w:val="00BD3C76"/>
    <w:rsid w:val="00BD6486"/>
    <w:rsid w:val="00BE03C9"/>
    <w:rsid w:val="00BE503D"/>
    <w:rsid w:val="00BE7434"/>
    <w:rsid w:val="00BF0F68"/>
    <w:rsid w:val="00BF2F19"/>
    <w:rsid w:val="00BF3BBA"/>
    <w:rsid w:val="00BF3D22"/>
    <w:rsid w:val="00BF5547"/>
    <w:rsid w:val="00BF717A"/>
    <w:rsid w:val="00C000EB"/>
    <w:rsid w:val="00C038EB"/>
    <w:rsid w:val="00C10E86"/>
    <w:rsid w:val="00C12454"/>
    <w:rsid w:val="00C130B0"/>
    <w:rsid w:val="00C14C2A"/>
    <w:rsid w:val="00C15AF5"/>
    <w:rsid w:val="00C20E04"/>
    <w:rsid w:val="00C225E8"/>
    <w:rsid w:val="00C26F65"/>
    <w:rsid w:val="00C27B6B"/>
    <w:rsid w:val="00C30A8F"/>
    <w:rsid w:val="00C3273F"/>
    <w:rsid w:val="00C377C1"/>
    <w:rsid w:val="00C401AB"/>
    <w:rsid w:val="00C41AC4"/>
    <w:rsid w:val="00C41D6D"/>
    <w:rsid w:val="00C44864"/>
    <w:rsid w:val="00C45328"/>
    <w:rsid w:val="00C471CF"/>
    <w:rsid w:val="00C50FAE"/>
    <w:rsid w:val="00C510CE"/>
    <w:rsid w:val="00C51917"/>
    <w:rsid w:val="00C51ED0"/>
    <w:rsid w:val="00C51FA5"/>
    <w:rsid w:val="00C57456"/>
    <w:rsid w:val="00C62BAA"/>
    <w:rsid w:val="00C63D97"/>
    <w:rsid w:val="00C67081"/>
    <w:rsid w:val="00C74ADA"/>
    <w:rsid w:val="00C74BE6"/>
    <w:rsid w:val="00C74F63"/>
    <w:rsid w:val="00C7691E"/>
    <w:rsid w:val="00C80653"/>
    <w:rsid w:val="00C81149"/>
    <w:rsid w:val="00C82175"/>
    <w:rsid w:val="00C8661C"/>
    <w:rsid w:val="00C877ED"/>
    <w:rsid w:val="00C92D20"/>
    <w:rsid w:val="00C93DB7"/>
    <w:rsid w:val="00C960E5"/>
    <w:rsid w:val="00CA15BC"/>
    <w:rsid w:val="00CA2283"/>
    <w:rsid w:val="00CB033A"/>
    <w:rsid w:val="00CB29A6"/>
    <w:rsid w:val="00CC4ED5"/>
    <w:rsid w:val="00CC7BF7"/>
    <w:rsid w:val="00CD2B53"/>
    <w:rsid w:val="00CD62BE"/>
    <w:rsid w:val="00CE3D50"/>
    <w:rsid w:val="00CE5E5A"/>
    <w:rsid w:val="00CE751C"/>
    <w:rsid w:val="00CF2242"/>
    <w:rsid w:val="00CF2C89"/>
    <w:rsid w:val="00CF2E62"/>
    <w:rsid w:val="00CF360D"/>
    <w:rsid w:val="00CF40E0"/>
    <w:rsid w:val="00CF413F"/>
    <w:rsid w:val="00CF55F8"/>
    <w:rsid w:val="00CF7FF6"/>
    <w:rsid w:val="00D00B5E"/>
    <w:rsid w:val="00D0240B"/>
    <w:rsid w:val="00D02F8B"/>
    <w:rsid w:val="00D03705"/>
    <w:rsid w:val="00D07093"/>
    <w:rsid w:val="00D0720E"/>
    <w:rsid w:val="00D11D66"/>
    <w:rsid w:val="00D142C3"/>
    <w:rsid w:val="00D30030"/>
    <w:rsid w:val="00D31910"/>
    <w:rsid w:val="00D33E67"/>
    <w:rsid w:val="00D34429"/>
    <w:rsid w:val="00D35132"/>
    <w:rsid w:val="00D375F1"/>
    <w:rsid w:val="00D40305"/>
    <w:rsid w:val="00D41777"/>
    <w:rsid w:val="00D42760"/>
    <w:rsid w:val="00D467C7"/>
    <w:rsid w:val="00D5000D"/>
    <w:rsid w:val="00D50060"/>
    <w:rsid w:val="00D506C6"/>
    <w:rsid w:val="00D51555"/>
    <w:rsid w:val="00D522BD"/>
    <w:rsid w:val="00D551A8"/>
    <w:rsid w:val="00D5788E"/>
    <w:rsid w:val="00D61AD8"/>
    <w:rsid w:val="00D61FDD"/>
    <w:rsid w:val="00D656F1"/>
    <w:rsid w:val="00D73BD1"/>
    <w:rsid w:val="00D749BE"/>
    <w:rsid w:val="00D75E03"/>
    <w:rsid w:val="00D76333"/>
    <w:rsid w:val="00D840A7"/>
    <w:rsid w:val="00D84654"/>
    <w:rsid w:val="00D84DA3"/>
    <w:rsid w:val="00D9008D"/>
    <w:rsid w:val="00D910BC"/>
    <w:rsid w:val="00D943E9"/>
    <w:rsid w:val="00D94A9C"/>
    <w:rsid w:val="00D95B84"/>
    <w:rsid w:val="00D95BEC"/>
    <w:rsid w:val="00D96495"/>
    <w:rsid w:val="00D965F8"/>
    <w:rsid w:val="00DA3BE7"/>
    <w:rsid w:val="00DA5C1A"/>
    <w:rsid w:val="00DA6F00"/>
    <w:rsid w:val="00DB07FE"/>
    <w:rsid w:val="00DB099A"/>
    <w:rsid w:val="00DB1061"/>
    <w:rsid w:val="00DB1C34"/>
    <w:rsid w:val="00DB6E56"/>
    <w:rsid w:val="00DC1BAE"/>
    <w:rsid w:val="00DC1E60"/>
    <w:rsid w:val="00DC2496"/>
    <w:rsid w:val="00DC3C76"/>
    <w:rsid w:val="00DC4C4A"/>
    <w:rsid w:val="00DD03D8"/>
    <w:rsid w:val="00DD7A7A"/>
    <w:rsid w:val="00DE07C6"/>
    <w:rsid w:val="00DE1AAC"/>
    <w:rsid w:val="00DE211D"/>
    <w:rsid w:val="00DE3E26"/>
    <w:rsid w:val="00DE40F5"/>
    <w:rsid w:val="00DE4E1D"/>
    <w:rsid w:val="00DE66B0"/>
    <w:rsid w:val="00DE79AC"/>
    <w:rsid w:val="00DF055B"/>
    <w:rsid w:val="00DF2491"/>
    <w:rsid w:val="00DF357A"/>
    <w:rsid w:val="00DF669E"/>
    <w:rsid w:val="00DF7B99"/>
    <w:rsid w:val="00E01DC1"/>
    <w:rsid w:val="00E0484F"/>
    <w:rsid w:val="00E139E0"/>
    <w:rsid w:val="00E13E34"/>
    <w:rsid w:val="00E20F52"/>
    <w:rsid w:val="00E21D1B"/>
    <w:rsid w:val="00E24FFD"/>
    <w:rsid w:val="00E26AB4"/>
    <w:rsid w:val="00E32C27"/>
    <w:rsid w:val="00E3759D"/>
    <w:rsid w:val="00E37B70"/>
    <w:rsid w:val="00E406BE"/>
    <w:rsid w:val="00E40895"/>
    <w:rsid w:val="00E42900"/>
    <w:rsid w:val="00E42C23"/>
    <w:rsid w:val="00E42DE5"/>
    <w:rsid w:val="00E44F3C"/>
    <w:rsid w:val="00E46ED8"/>
    <w:rsid w:val="00E53231"/>
    <w:rsid w:val="00E56CDE"/>
    <w:rsid w:val="00E608A3"/>
    <w:rsid w:val="00E6503A"/>
    <w:rsid w:val="00E65893"/>
    <w:rsid w:val="00E66132"/>
    <w:rsid w:val="00E772B4"/>
    <w:rsid w:val="00E85168"/>
    <w:rsid w:val="00E859BE"/>
    <w:rsid w:val="00E961D4"/>
    <w:rsid w:val="00E96BD2"/>
    <w:rsid w:val="00E97ED2"/>
    <w:rsid w:val="00EA1842"/>
    <w:rsid w:val="00EA2EB7"/>
    <w:rsid w:val="00EA3DE9"/>
    <w:rsid w:val="00EB085B"/>
    <w:rsid w:val="00EB098B"/>
    <w:rsid w:val="00EB5EA4"/>
    <w:rsid w:val="00EB61F7"/>
    <w:rsid w:val="00EB76F3"/>
    <w:rsid w:val="00EC3B8E"/>
    <w:rsid w:val="00EC5E96"/>
    <w:rsid w:val="00EC64EE"/>
    <w:rsid w:val="00ED16AC"/>
    <w:rsid w:val="00ED1C09"/>
    <w:rsid w:val="00ED69B2"/>
    <w:rsid w:val="00EE0CD0"/>
    <w:rsid w:val="00EF1904"/>
    <w:rsid w:val="00EF2375"/>
    <w:rsid w:val="00EF2B84"/>
    <w:rsid w:val="00EF6BD7"/>
    <w:rsid w:val="00F01A65"/>
    <w:rsid w:val="00F0373B"/>
    <w:rsid w:val="00F0701B"/>
    <w:rsid w:val="00F16036"/>
    <w:rsid w:val="00F16223"/>
    <w:rsid w:val="00F20E9B"/>
    <w:rsid w:val="00F23148"/>
    <w:rsid w:val="00F37E29"/>
    <w:rsid w:val="00F404E6"/>
    <w:rsid w:val="00F419F3"/>
    <w:rsid w:val="00F4446A"/>
    <w:rsid w:val="00F4475C"/>
    <w:rsid w:val="00F45AB4"/>
    <w:rsid w:val="00F529C1"/>
    <w:rsid w:val="00F5476C"/>
    <w:rsid w:val="00F66DFE"/>
    <w:rsid w:val="00F7211C"/>
    <w:rsid w:val="00F74108"/>
    <w:rsid w:val="00F754D5"/>
    <w:rsid w:val="00F76FAF"/>
    <w:rsid w:val="00F804B4"/>
    <w:rsid w:val="00F836EA"/>
    <w:rsid w:val="00F83F1D"/>
    <w:rsid w:val="00F86A31"/>
    <w:rsid w:val="00F92402"/>
    <w:rsid w:val="00FA095C"/>
    <w:rsid w:val="00FA13D2"/>
    <w:rsid w:val="00FA2B13"/>
    <w:rsid w:val="00FA6968"/>
    <w:rsid w:val="00FA7C8D"/>
    <w:rsid w:val="00FB1B17"/>
    <w:rsid w:val="00FB7EB4"/>
    <w:rsid w:val="00FC097D"/>
    <w:rsid w:val="00FD1B51"/>
    <w:rsid w:val="00FD427D"/>
    <w:rsid w:val="00FD5AF2"/>
    <w:rsid w:val="00FD6E66"/>
    <w:rsid w:val="00FE2937"/>
    <w:rsid w:val="00FE2E3D"/>
    <w:rsid w:val="00FE3FAC"/>
    <w:rsid w:val="00FE45FF"/>
    <w:rsid w:val="00FE4EF8"/>
    <w:rsid w:val="00FE58D9"/>
    <w:rsid w:val="00FE6A7F"/>
    <w:rsid w:val="00FF00BF"/>
    <w:rsid w:val="00FF0EFD"/>
    <w:rsid w:val="00FF1D94"/>
    <w:rsid w:val="00FF34E4"/>
    <w:rsid w:val="00FF3546"/>
    <w:rsid w:val="00FF56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6556"/>
    <w:pPr>
      <w:pPrChange w:id="0" w:author="Author">
        <w:pPr/>
      </w:pPrChange>
    </w:pPr>
    <w:rPr>
      <w:rFonts w:ascii="Courier New" w:hAnsi="Courier New"/>
      <w:sz w:val="24"/>
      <w:lang w:val="en-US" w:eastAsia="en-US"/>
      <w:rPrChange w:id="0" w:author="Author">
        <w:rPr>
          <w:sz w:val="24"/>
          <w:lang w:val="en-AU"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4E7D8C"/>
  </w:style>
  <w:style w:type="paragraph" w:styleId="Header">
    <w:name w:val="header"/>
    <w:basedOn w:val="Normal"/>
    <w:link w:val="HeaderChar"/>
    <w:rsid w:val="002E6556"/>
    <w:pPr>
      <w:tabs>
        <w:tab w:val="center" w:pos="4320"/>
        <w:tab w:val="right" w:pos="8640"/>
      </w:tabs>
      <w:pPrChange w:id="1" w:author="Author">
        <w:pPr>
          <w:tabs>
            <w:tab w:val="center" w:pos="4819"/>
            <w:tab w:val="right" w:pos="9071"/>
          </w:tabs>
        </w:pPr>
      </w:pPrChange>
    </w:pPr>
    <w:rPr>
      <w:rPrChange w:id="1" w:author="Author">
        <w:rPr>
          <w:rFonts w:ascii="Courier New" w:hAnsi="Courier New"/>
          <w:sz w:val="24"/>
          <w:lang w:val="en-GB" w:eastAsia="en-US" w:bidi="ar-SA"/>
        </w:rPr>
      </w:rPrChange>
    </w:rPr>
  </w:style>
  <w:style w:type="table" w:styleId="TableGrid">
    <w:name w:val="Table Grid"/>
    <w:basedOn w:val="TableNormal"/>
    <w:rsid w:val="004E7D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4E7D8C"/>
    <w:rPr>
      <w:sz w:val="16"/>
      <w:szCs w:val="16"/>
    </w:rPr>
  </w:style>
  <w:style w:type="paragraph" w:styleId="CommentText">
    <w:name w:val="annotation text"/>
    <w:basedOn w:val="Normal"/>
    <w:semiHidden/>
    <w:rsid w:val="004E7D8C"/>
    <w:rPr>
      <w:sz w:val="20"/>
    </w:rPr>
  </w:style>
  <w:style w:type="paragraph" w:styleId="CommentSubject">
    <w:name w:val="annotation subject"/>
    <w:basedOn w:val="CommentText"/>
    <w:next w:val="CommentText"/>
    <w:semiHidden/>
    <w:rsid w:val="004E7D8C"/>
    <w:rPr>
      <w:b/>
      <w:bCs/>
    </w:rPr>
  </w:style>
  <w:style w:type="paragraph" w:styleId="BalloonText">
    <w:name w:val="Balloon Text"/>
    <w:basedOn w:val="Normal"/>
    <w:semiHidden/>
    <w:rsid w:val="004E7D8C"/>
    <w:rPr>
      <w:rFonts w:ascii="Tahoma" w:hAnsi="Tahoma" w:cs="Tahoma"/>
      <w:sz w:val="16"/>
      <w:szCs w:val="16"/>
    </w:rPr>
  </w:style>
  <w:style w:type="paragraph" w:customStyle="1" w:styleId="Contactdetails">
    <w:name w:val="Contact details"/>
    <w:basedOn w:val="Normal"/>
    <w:rsid w:val="004E7D8C"/>
    <w:pPr>
      <w:tabs>
        <w:tab w:val="left" w:pos="1134"/>
        <w:tab w:val="left" w:pos="4536"/>
        <w:tab w:val="left" w:pos="6237"/>
      </w:tabs>
    </w:pPr>
    <w:rPr>
      <w:lang w:eastAsia="en-AU"/>
    </w:rPr>
  </w:style>
  <w:style w:type="paragraph" w:customStyle="1" w:styleId="CharCharChar">
    <w:name w:val="Char Char Char"/>
    <w:basedOn w:val="Normal"/>
    <w:rsid w:val="004E7D8C"/>
    <w:pPr>
      <w:spacing w:after="160" w:line="240" w:lineRule="exact"/>
    </w:pPr>
    <w:rPr>
      <w:rFonts w:ascii="Verdana" w:hAnsi="Verdana"/>
      <w:sz w:val="20"/>
      <w:szCs w:val="24"/>
    </w:rPr>
  </w:style>
  <w:style w:type="paragraph" w:customStyle="1" w:styleId="Char">
    <w:name w:val="Char"/>
    <w:basedOn w:val="Normal"/>
    <w:rsid w:val="004E7D8C"/>
    <w:rPr>
      <w:rFonts w:ascii="Arial" w:hAnsi="Arial"/>
      <w:sz w:val="22"/>
    </w:rPr>
  </w:style>
  <w:style w:type="paragraph" w:styleId="FootnoteText">
    <w:name w:val="footnote text"/>
    <w:basedOn w:val="Normal"/>
    <w:semiHidden/>
    <w:rsid w:val="004E7D8C"/>
    <w:rPr>
      <w:sz w:val="20"/>
    </w:rPr>
  </w:style>
  <w:style w:type="character" w:styleId="FootnoteReference">
    <w:name w:val="footnote reference"/>
    <w:semiHidden/>
    <w:rsid w:val="004E7D8C"/>
    <w:rPr>
      <w:vertAlign w:val="superscript"/>
    </w:rPr>
  </w:style>
  <w:style w:type="paragraph" w:customStyle="1" w:styleId="Char0">
    <w:name w:val="Char"/>
    <w:basedOn w:val="Normal"/>
    <w:rsid w:val="004E7D8C"/>
    <w:rPr>
      <w:rFonts w:ascii="Arial" w:hAnsi="Arial"/>
      <w:sz w:val="22"/>
    </w:rPr>
  </w:style>
  <w:style w:type="paragraph" w:styleId="DocumentMap">
    <w:name w:val="Document Map"/>
    <w:basedOn w:val="Normal"/>
    <w:semiHidden/>
    <w:rsid w:val="004E7D8C"/>
    <w:pPr>
      <w:shd w:val="clear" w:color="auto" w:fill="000080"/>
    </w:pPr>
    <w:rPr>
      <w:rFonts w:ascii="Tahoma" w:hAnsi="Tahoma" w:cs="Tahoma"/>
      <w:sz w:val="20"/>
    </w:rPr>
  </w:style>
  <w:style w:type="paragraph" w:styleId="Footer">
    <w:name w:val="footer"/>
    <w:basedOn w:val="Normal"/>
    <w:semiHidden/>
    <w:rsid w:val="002E6556"/>
    <w:pPr>
      <w:tabs>
        <w:tab w:val="center" w:pos="4320"/>
        <w:tab w:val="right" w:pos="8640"/>
      </w:tabs>
      <w:pPrChange w:id="2" w:author="Author">
        <w:pPr>
          <w:tabs>
            <w:tab w:val="center" w:pos="4153"/>
            <w:tab w:val="right" w:pos="8306"/>
          </w:tabs>
        </w:pPr>
      </w:pPrChange>
    </w:pPr>
    <w:rPr>
      <w:rPrChange w:id="2" w:author="Author">
        <w:rPr>
          <w:rFonts w:ascii="Courier New" w:hAnsi="Courier New"/>
          <w:sz w:val="24"/>
          <w:lang w:val="en-US" w:eastAsia="en-US" w:bidi="ar-SA"/>
        </w:rPr>
      </w:rPrChange>
    </w:rPr>
  </w:style>
  <w:style w:type="paragraph" w:customStyle="1" w:styleId="AFMAbodytext">
    <w:name w:val="AFMA body text"/>
    <w:rsid w:val="000016B8"/>
    <w:pPr>
      <w:tabs>
        <w:tab w:val="left" w:pos="284"/>
        <w:tab w:val="left" w:pos="567"/>
        <w:tab w:val="left" w:pos="851"/>
      </w:tabs>
      <w:spacing w:before="220" w:line="280" w:lineRule="exact"/>
    </w:pPr>
    <w:rPr>
      <w:rFonts w:ascii="Arial" w:eastAsia="Times" w:hAnsi="Arial"/>
      <w:sz w:val="22"/>
      <w:lang w:eastAsia="en-US"/>
    </w:rPr>
  </w:style>
  <w:style w:type="paragraph" w:customStyle="1" w:styleId="AFMANormal">
    <w:name w:val="AFMA Normal"/>
    <w:rsid w:val="00883D2C"/>
    <w:pPr>
      <w:spacing w:before="240"/>
      <w:jc w:val="both"/>
    </w:pPr>
    <w:rPr>
      <w:snapToGrid w:val="0"/>
      <w:kern w:val="20"/>
      <w:sz w:val="24"/>
      <w:lang w:eastAsia="en-US"/>
    </w:rPr>
  </w:style>
  <w:style w:type="paragraph" w:styleId="TOC1">
    <w:name w:val="toc 1"/>
    <w:basedOn w:val="Normal"/>
    <w:next w:val="Normal"/>
    <w:semiHidden/>
    <w:rsid w:val="002E6556"/>
    <w:pPr>
      <w:tabs>
        <w:tab w:val="left" w:leader="dot" w:pos="9000"/>
        <w:tab w:val="right" w:pos="9360"/>
      </w:tabs>
      <w:suppressAutoHyphens/>
      <w:spacing w:before="480"/>
      <w:ind w:left="720" w:right="720" w:hanging="720"/>
      <w:pPrChange w:id="3" w:author="Author">
        <w:pPr>
          <w:tabs>
            <w:tab w:val="left" w:leader="dot" w:pos="9000"/>
            <w:tab w:val="right" w:pos="9360"/>
          </w:tabs>
          <w:suppressAutoHyphens/>
          <w:spacing w:before="480"/>
          <w:ind w:left="720" w:right="720" w:hanging="720"/>
        </w:pPr>
      </w:pPrChange>
    </w:pPr>
    <w:rPr>
      <w:rPrChange w:id="3" w:author="Author">
        <w:rPr>
          <w:rFonts w:ascii="Courier New" w:hAnsi="Courier New"/>
          <w:sz w:val="24"/>
          <w:lang w:val="en-US" w:eastAsia="en-US" w:bidi="ar-SA"/>
        </w:rPr>
      </w:rPrChange>
    </w:rPr>
  </w:style>
  <w:style w:type="paragraph" w:styleId="TOC2">
    <w:name w:val="toc 2"/>
    <w:basedOn w:val="Normal"/>
    <w:next w:val="Normal"/>
    <w:semiHidden/>
    <w:rsid w:val="002E6556"/>
    <w:pPr>
      <w:tabs>
        <w:tab w:val="left" w:leader="dot" w:pos="9000"/>
        <w:tab w:val="right" w:pos="9360"/>
      </w:tabs>
      <w:suppressAutoHyphens/>
      <w:ind w:left="1440" w:right="720" w:hanging="720"/>
      <w:pPrChange w:id="4" w:author="Author">
        <w:pPr>
          <w:tabs>
            <w:tab w:val="left" w:leader="dot" w:pos="9000"/>
            <w:tab w:val="right" w:pos="9360"/>
          </w:tabs>
          <w:suppressAutoHyphens/>
          <w:ind w:left="1440" w:right="720" w:hanging="720"/>
        </w:pPr>
      </w:pPrChange>
    </w:pPr>
    <w:rPr>
      <w:rPrChange w:id="4" w:author="Author">
        <w:rPr>
          <w:rFonts w:ascii="Courier New" w:hAnsi="Courier New"/>
          <w:sz w:val="24"/>
          <w:lang w:val="en-US" w:eastAsia="en-US" w:bidi="ar-SA"/>
        </w:rPr>
      </w:rPrChange>
    </w:rPr>
  </w:style>
  <w:style w:type="paragraph" w:styleId="TOC3">
    <w:name w:val="toc 3"/>
    <w:basedOn w:val="Normal"/>
    <w:next w:val="Normal"/>
    <w:semiHidden/>
    <w:rsid w:val="002E6556"/>
    <w:pPr>
      <w:tabs>
        <w:tab w:val="left" w:leader="dot" w:pos="9000"/>
        <w:tab w:val="right" w:pos="9360"/>
      </w:tabs>
      <w:suppressAutoHyphens/>
      <w:ind w:left="2160" w:right="720" w:hanging="720"/>
      <w:pPrChange w:id="5" w:author="Author">
        <w:pPr>
          <w:tabs>
            <w:tab w:val="left" w:leader="dot" w:pos="9000"/>
            <w:tab w:val="right" w:pos="9360"/>
          </w:tabs>
          <w:suppressAutoHyphens/>
          <w:ind w:left="2160" w:right="720" w:hanging="720"/>
        </w:pPr>
      </w:pPrChange>
    </w:pPr>
    <w:rPr>
      <w:rPrChange w:id="5" w:author="Author">
        <w:rPr>
          <w:rFonts w:ascii="Courier New" w:hAnsi="Courier New"/>
          <w:sz w:val="24"/>
          <w:lang w:val="en-US" w:eastAsia="en-US" w:bidi="ar-SA"/>
        </w:rPr>
      </w:rPrChange>
    </w:rPr>
  </w:style>
  <w:style w:type="paragraph" w:styleId="TOC4">
    <w:name w:val="toc 4"/>
    <w:basedOn w:val="Normal"/>
    <w:next w:val="Normal"/>
    <w:semiHidden/>
    <w:rsid w:val="002E6556"/>
    <w:pPr>
      <w:tabs>
        <w:tab w:val="left" w:leader="dot" w:pos="9000"/>
        <w:tab w:val="right" w:pos="9360"/>
      </w:tabs>
      <w:suppressAutoHyphens/>
      <w:ind w:left="2880" w:right="720" w:hanging="720"/>
      <w:pPrChange w:id="6" w:author="Author">
        <w:pPr>
          <w:tabs>
            <w:tab w:val="left" w:leader="dot" w:pos="9000"/>
            <w:tab w:val="right" w:pos="9360"/>
          </w:tabs>
          <w:suppressAutoHyphens/>
          <w:ind w:left="2880" w:right="720" w:hanging="720"/>
        </w:pPr>
      </w:pPrChange>
    </w:pPr>
    <w:rPr>
      <w:rPrChange w:id="6" w:author="Author">
        <w:rPr>
          <w:rFonts w:ascii="Courier New" w:hAnsi="Courier New"/>
          <w:sz w:val="24"/>
          <w:lang w:val="en-US" w:eastAsia="en-US" w:bidi="ar-SA"/>
        </w:rPr>
      </w:rPrChange>
    </w:rPr>
  </w:style>
  <w:style w:type="paragraph" w:styleId="TOC5">
    <w:name w:val="toc 5"/>
    <w:basedOn w:val="Normal"/>
    <w:next w:val="Normal"/>
    <w:semiHidden/>
    <w:rsid w:val="002E6556"/>
    <w:pPr>
      <w:tabs>
        <w:tab w:val="left" w:leader="dot" w:pos="9000"/>
        <w:tab w:val="right" w:pos="9360"/>
      </w:tabs>
      <w:suppressAutoHyphens/>
      <w:ind w:left="3600" w:right="720" w:hanging="720"/>
      <w:pPrChange w:id="7" w:author="Author">
        <w:pPr>
          <w:tabs>
            <w:tab w:val="left" w:leader="dot" w:pos="9000"/>
            <w:tab w:val="right" w:pos="9360"/>
          </w:tabs>
          <w:suppressAutoHyphens/>
          <w:ind w:left="3600" w:right="720" w:hanging="720"/>
        </w:pPr>
      </w:pPrChange>
    </w:pPr>
    <w:rPr>
      <w:rPrChange w:id="7" w:author="Author">
        <w:rPr>
          <w:rFonts w:ascii="Courier New" w:hAnsi="Courier New"/>
          <w:sz w:val="24"/>
          <w:lang w:val="en-US" w:eastAsia="en-US" w:bidi="ar-SA"/>
        </w:rPr>
      </w:rPrChange>
    </w:rPr>
  </w:style>
  <w:style w:type="paragraph" w:styleId="TOC6">
    <w:name w:val="toc 6"/>
    <w:basedOn w:val="Normal"/>
    <w:next w:val="Normal"/>
    <w:semiHidden/>
    <w:rsid w:val="002E6556"/>
    <w:pPr>
      <w:tabs>
        <w:tab w:val="left" w:pos="9000"/>
        <w:tab w:val="right" w:pos="9360"/>
      </w:tabs>
      <w:suppressAutoHyphens/>
      <w:ind w:left="720" w:hanging="720"/>
      <w:pPrChange w:id="8" w:author="Author">
        <w:pPr>
          <w:tabs>
            <w:tab w:val="left" w:pos="9000"/>
            <w:tab w:val="right" w:pos="9360"/>
          </w:tabs>
          <w:suppressAutoHyphens/>
          <w:ind w:left="720" w:hanging="720"/>
        </w:pPr>
      </w:pPrChange>
    </w:pPr>
    <w:rPr>
      <w:rPrChange w:id="8" w:author="Author">
        <w:rPr>
          <w:rFonts w:ascii="Courier New" w:hAnsi="Courier New"/>
          <w:sz w:val="24"/>
          <w:lang w:val="en-US" w:eastAsia="en-US" w:bidi="ar-SA"/>
        </w:rPr>
      </w:rPrChange>
    </w:rPr>
  </w:style>
  <w:style w:type="paragraph" w:styleId="TOC7">
    <w:name w:val="toc 7"/>
    <w:basedOn w:val="Normal"/>
    <w:next w:val="Normal"/>
    <w:semiHidden/>
    <w:rsid w:val="002E6556"/>
    <w:pPr>
      <w:suppressAutoHyphens/>
      <w:ind w:left="720" w:hanging="720"/>
      <w:pPrChange w:id="9" w:author="Author">
        <w:pPr>
          <w:suppressAutoHyphens/>
          <w:ind w:left="720" w:hanging="720"/>
        </w:pPr>
      </w:pPrChange>
    </w:pPr>
    <w:rPr>
      <w:rPrChange w:id="9" w:author="Author">
        <w:rPr>
          <w:rFonts w:ascii="Courier New" w:hAnsi="Courier New"/>
          <w:sz w:val="24"/>
          <w:lang w:val="en-US" w:eastAsia="en-US" w:bidi="ar-SA"/>
        </w:rPr>
      </w:rPrChange>
    </w:rPr>
  </w:style>
  <w:style w:type="paragraph" w:styleId="TOC8">
    <w:name w:val="toc 8"/>
    <w:basedOn w:val="Normal"/>
    <w:next w:val="Normal"/>
    <w:semiHidden/>
    <w:rsid w:val="002E6556"/>
    <w:pPr>
      <w:tabs>
        <w:tab w:val="left" w:pos="9000"/>
        <w:tab w:val="right" w:pos="9360"/>
      </w:tabs>
      <w:suppressAutoHyphens/>
      <w:ind w:left="720" w:hanging="720"/>
      <w:pPrChange w:id="10" w:author="Author">
        <w:pPr>
          <w:tabs>
            <w:tab w:val="left" w:pos="9000"/>
            <w:tab w:val="right" w:pos="9360"/>
          </w:tabs>
          <w:suppressAutoHyphens/>
          <w:ind w:left="720" w:hanging="720"/>
        </w:pPr>
      </w:pPrChange>
    </w:pPr>
    <w:rPr>
      <w:rPrChange w:id="10" w:author="Author">
        <w:rPr>
          <w:rFonts w:ascii="Courier New" w:hAnsi="Courier New"/>
          <w:sz w:val="24"/>
          <w:lang w:val="en-US" w:eastAsia="en-US" w:bidi="ar-SA"/>
        </w:rPr>
      </w:rPrChange>
    </w:rPr>
  </w:style>
  <w:style w:type="paragraph" w:styleId="TOC9">
    <w:name w:val="toc 9"/>
    <w:basedOn w:val="Normal"/>
    <w:next w:val="Normal"/>
    <w:semiHidden/>
    <w:rsid w:val="002E6556"/>
    <w:pPr>
      <w:tabs>
        <w:tab w:val="left" w:leader="dot" w:pos="9000"/>
        <w:tab w:val="right" w:pos="9360"/>
      </w:tabs>
      <w:suppressAutoHyphens/>
      <w:ind w:left="720" w:hanging="720"/>
      <w:pPrChange w:id="11" w:author="Author">
        <w:pPr>
          <w:tabs>
            <w:tab w:val="left" w:leader="dot" w:pos="9000"/>
            <w:tab w:val="right" w:pos="9360"/>
          </w:tabs>
          <w:suppressAutoHyphens/>
          <w:ind w:left="720" w:hanging="720"/>
        </w:pPr>
      </w:pPrChange>
    </w:pPr>
    <w:rPr>
      <w:rPrChange w:id="11" w:author="Author">
        <w:rPr>
          <w:rFonts w:ascii="Courier New" w:hAnsi="Courier New"/>
          <w:sz w:val="24"/>
          <w:lang w:val="en-US" w:eastAsia="en-US" w:bidi="ar-SA"/>
        </w:rPr>
      </w:rPrChange>
    </w:rPr>
  </w:style>
  <w:style w:type="paragraph" w:styleId="Index1">
    <w:name w:val="index 1"/>
    <w:basedOn w:val="Normal"/>
    <w:next w:val="Normal"/>
    <w:semiHidden/>
    <w:rsid w:val="002E6556"/>
    <w:pPr>
      <w:tabs>
        <w:tab w:val="left" w:leader="dot" w:pos="9000"/>
        <w:tab w:val="right" w:pos="9360"/>
      </w:tabs>
      <w:suppressAutoHyphens/>
      <w:ind w:left="1440" w:right="720" w:hanging="1440"/>
      <w:pPrChange w:id="12" w:author="Author">
        <w:pPr>
          <w:tabs>
            <w:tab w:val="left" w:leader="dot" w:pos="9000"/>
            <w:tab w:val="right" w:pos="9360"/>
          </w:tabs>
          <w:suppressAutoHyphens/>
          <w:ind w:left="1440" w:right="720" w:hanging="1440"/>
        </w:pPr>
      </w:pPrChange>
    </w:pPr>
    <w:rPr>
      <w:rPrChange w:id="12" w:author="Author">
        <w:rPr>
          <w:rFonts w:ascii="Courier New" w:hAnsi="Courier New"/>
          <w:sz w:val="24"/>
          <w:lang w:val="en-US" w:eastAsia="en-US" w:bidi="ar-SA"/>
        </w:rPr>
      </w:rPrChange>
    </w:rPr>
  </w:style>
  <w:style w:type="paragraph" w:styleId="Index2">
    <w:name w:val="index 2"/>
    <w:basedOn w:val="Normal"/>
    <w:next w:val="Normal"/>
    <w:semiHidden/>
    <w:rsid w:val="002E6556"/>
    <w:pPr>
      <w:tabs>
        <w:tab w:val="left" w:leader="dot" w:pos="9000"/>
        <w:tab w:val="right" w:pos="9360"/>
      </w:tabs>
      <w:suppressAutoHyphens/>
      <w:ind w:left="1440" w:right="720" w:hanging="720"/>
      <w:pPrChange w:id="13" w:author="Author">
        <w:pPr>
          <w:tabs>
            <w:tab w:val="left" w:leader="dot" w:pos="9000"/>
            <w:tab w:val="right" w:pos="9360"/>
          </w:tabs>
          <w:suppressAutoHyphens/>
          <w:ind w:left="1440" w:right="720" w:hanging="720"/>
        </w:pPr>
      </w:pPrChange>
    </w:pPr>
    <w:rPr>
      <w:rPrChange w:id="13" w:author="Author">
        <w:rPr>
          <w:rFonts w:ascii="Courier New" w:hAnsi="Courier New"/>
          <w:sz w:val="24"/>
          <w:lang w:val="en-US" w:eastAsia="en-US" w:bidi="ar-SA"/>
        </w:rPr>
      </w:rPrChange>
    </w:rPr>
  </w:style>
  <w:style w:type="paragraph" w:styleId="TOAHeading">
    <w:name w:val="toa heading"/>
    <w:basedOn w:val="Normal"/>
    <w:next w:val="Normal"/>
    <w:semiHidden/>
    <w:rsid w:val="002E6556"/>
    <w:pPr>
      <w:tabs>
        <w:tab w:val="left" w:pos="9000"/>
        <w:tab w:val="right" w:pos="9360"/>
      </w:tabs>
      <w:suppressAutoHyphens/>
      <w:pPrChange w:id="14" w:author="Author">
        <w:pPr>
          <w:tabs>
            <w:tab w:val="left" w:pos="9000"/>
            <w:tab w:val="right" w:pos="9360"/>
          </w:tabs>
          <w:suppressAutoHyphens/>
        </w:pPr>
      </w:pPrChange>
    </w:pPr>
    <w:rPr>
      <w:rPrChange w:id="14" w:author="Author">
        <w:rPr>
          <w:rFonts w:ascii="Courier New" w:hAnsi="Courier New"/>
          <w:sz w:val="24"/>
          <w:lang w:val="en-US" w:eastAsia="en-US" w:bidi="ar-SA"/>
        </w:rPr>
      </w:rPrChange>
    </w:rPr>
  </w:style>
  <w:style w:type="paragraph" w:styleId="Caption">
    <w:name w:val="caption"/>
    <w:basedOn w:val="Normal"/>
    <w:next w:val="Normal"/>
    <w:qFormat/>
    <w:rsid w:val="002E6556"/>
    <w:pPr>
      <w:pPrChange w:id="15" w:author="Author">
        <w:pPr/>
      </w:pPrChange>
    </w:pPr>
    <w:rPr>
      <w:rPrChange w:id="15" w:author="Author">
        <w:rPr>
          <w:rFonts w:ascii="Courier New" w:hAnsi="Courier New"/>
          <w:sz w:val="24"/>
          <w:lang w:val="en-US" w:eastAsia="en-US" w:bidi="ar-SA"/>
        </w:rPr>
      </w:rPrChange>
    </w:rPr>
  </w:style>
  <w:style w:type="character" w:customStyle="1" w:styleId="EquationCaption">
    <w:name w:val="_Equation Caption"/>
    <w:rsid w:val="00D95BEC"/>
  </w:style>
  <w:style w:type="paragraph" w:styleId="BodyText">
    <w:name w:val="Body Text"/>
    <w:basedOn w:val="Normal"/>
    <w:link w:val="BodyTextChar"/>
    <w:semiHidden/>
    <w:rsid w:val="002E6556"/>
    <w:pPr>
      <w:tabs>
        <w:tab w:val="left" w:pos="720"/>
      </w:tabs>
      <w:pPrChange w:id="16" w:author="Author">
        <w:pPr>
          <w:tabs>
            <w:tab w:val="left" w:pos="720"/>
          </w:tabs>
        </w:pPr>
      </w:pPrChange>
    </w:pPr>
    <w:rPr>
      <w:rFonts w:ascii="Times New Roman" w:hAnsi="Times New Roman"/>
      <w:rPrChange w:id="16" w:author="Author">
        <w:rPr>
          <w:rFonts w:ascii="Courier New" w:hAnsi="Courier New"/>
          <w:sz w:val="24"/>
          <w:lang w:val="en-US" w:eastAsia="en-US" w:bidi="ar-SA"/>
        </w:rPr>
      </w:rPrChange>
    </w:rPr>
  </w:style>
  <w:style w:type="character" w:customStyle="1" w:styleId="BodyTextChar">
    <w:name w:val="Body Text Char"/>
    <w:basedOn w:val="DefaultParagraphFont"/>
    <w:link w:val="BodyText"/>
    <w:rsid w:val="00D95BEC"/>
    <w:rPr>
      <w:sz w:val="24"/>
      <w:lang w:val="en-US" w:eastAsia="en-US"/>
    </w:rPr>
  </w:style>
  <w:style w:type="character" w:customStyle="1" w:styleId="HeaderChar">
    <w:name w:val="Header Char"/>
    <w:link w:val="Header"/>
    <w:rsid w:val="00D95BEC"/>
    <w:rPr>
      <w:rFonts w:ascii="Courier New" w:hAnsi="Courier New"/>
      <w:sz w:val="24"/>
      <w:lang w:val="en-US" w:eastAsia="en-US"/>
    </w:rPr>
  </w:style>
  <w:style w:type="paragraph" w:styleId="Revision">
    <w:name w:val="Revision"/>
    <w:hidden/>
    <w:uiPriority w:val="99"/>
    <w:semiHidden/>
    <w:rsid w:val="00D95BEC"/>
    <w:rPr>
      <w:rFonts w:ascii="Courier New" w:hAnsi="Courier New"/>
      <w:sz w:val="24"/>
      <w:lang w:val="en-US" w:eastAsia="en-US"/>
    </w:rPr>
  </w:style>
  <w:style w:type="paragraph" w:styleId="ListParagraph">
    <w:name w:val="List Paragraph"/>
    <w:basedOn w:val="Normal"/>
    <w:uiPriority w:val="34"/>
    <w:qFormat/>
    <w:rsid w:val="001767CE"/>
    <w:pPr>
      <w:ind w:left="720"/>
      <w:contextualSpacing/>
      <w:pPrChange w:id="17" w:author="Author">
        <w:pPr>
          <w:ind w:left="720"/>
          <w:contextualSpacing/>
        </w:pPr>
      </w:pPrChange>
    </w:pPr>
    <w:rPr>
      <w:rPrChange w:id="17" w:author="Author">
        <w:rPr>
          <w:rFonts w:ascii="Courier New" w:hAnsi="Courier New"/>
          <w:sz w:val="24"/>
          <w:lang w:val="en-US"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35958878">
      <w:bodyDiv w:val="1"/>
      <w:marLeft w:val="0"/>
      <w:marRight w:val="0"/>
      <w:marTop w:val="0"/>
      <w:marBottom w:val="0"/>
      <w:divBdr>
        <w:top w:val="none" w:sz="0" w:space="0" w:color="auto"/>
        <w:left w:val="none" w:sz="0" w:space="0" w:color="auto"/>
        <w:bottom w:val="none" w:sz="0" w:space="0" w:color="auto"/>
        <w:right w:val="none" w:sz="0" w:space="0" w:color="auto"/>
      </w:divBdr>
      <w:divsChild>
        <w:div w:id="428895924">
          <w:marLeft w:val="0"/>
          <w:marRight w:val="0"/>
          <w:marTop w:val="0"/>
          <w:marBottom w:val="0"/>
          <w:divBdr>
            <w:top w:val="none" w:sz="0" w:space="0" w:color="auto"/>
            <w:left w:val="none" w:sz="0" w:space="0" w:color="auto"/>
            <w:bottom w:val="none" w:sz="0" w:space="0" w:color="auto"/>
            <w:right w:val="none" w:sz="0" w:space="0" w:color="auto"/>
          </w:divBdr>
          <w:divsChild>
            <w:div w:id="527985312">
              <w:marLeft w:val="0"/>
              <w:marRight w:val="0"/>
              <w:marTop w:val="0"/>
              <w:marBottom w:val="0"/>
              <w:divBdr>
                <w:top w:val="none" w:sz="0" w:space="0" w:color="auto"/>
                <w:left w:val="none" w:sz="0" w:space="0" w:color="auto"/>
                <w:bottom w:val="none" w:sz="0" w:space="0" w:color="auto"/>
                <w:right w:val="none" w:sz="0" w:space="0" w:color="auto"/>
              </w:divBdr>
              <w:divsChild>
                <w:div w:id="1083600881">
                  <w:marLeft w:val="0"/>
                  <w:marRight w:val="0"/>
                  <w:marTop w:val="0"/>
                  <w:marBottom w:val="0"/>
                  <w:divBdr>
                    <w:top w:val="none" w:sz="0" w:space="0" w:color="auto"/>
                    <w:left w:val="none" w:sz="0" w:space="0" w:color="auto"/>
                    <w:bottom w:val="none" w:sz="0" w:space="0" w:color="auto"/>
                    <w:right w:val="none" w:sz="0" w:space="0" w:color="auto"/>
                  </w:divBdr>
                  <w:divsChild>
                    <w:div w:id="280694663">
                      <w:marLeft w:val="0"/>
                      <w:marRight w:val="0"/>
                      <w:marTop w:val="0"/>
                      <w:marBottom w:val="0"/>
                      <w:divBdr>
                        <w:top w:val="none" w:sz="0" w:space="0" w:color="auto"/>
                        <w:left w:val="none" w:sz="0" w:space="0" w:color="auto"/>
                        <w:bottom w:val="none" w:sz="0" w:space="0" w:color="auto"/>
                        <w:right w:val="none" w:sz="0" w:space="0" w:color="auto"/>
                      </w:divBdr>
                      <w:divsChild>
                        <w:div w:id="1555971904">
                          <w:marLeft w:val="0"/>
                          <w:marRight w:val="0"/>
                          <w:marTop w:val="0"/>
                          <w:marBottom w:val="0"/>
                          <w:divBdr>
                            <w:top w:val="none" w:sz="0" w:space="0" w:color="auto"/>
                            <w:left w:val="none" w:sz="0" w:space="0" w:color="auto"/>
                            <w:bottom w:val="none" w:sz="0" w:space="0" w:color="auto"/>
                            <w:right w:val="none" w:sz="0" w:space="0" w:color="auto"/>
                          </w:divBdr>
                          <w:divsChild>
                            <w:div w:id="1521237122">
                              <w:marLeft w:val="0"/>
                              <w:marRight w:val="0"/>
                              <w:marTop w:val="0"/>
                              <w:marBottom w:val="0"/>
                              <w:divBdr>
                                <w:top w:val="none" w:sz="0" w:space="0" w:color="auto"/>
                                <w:left w:val="none" w:sz="0" w:space="0" w:color="auto"/>
                                <w:bottom w:val="none" w:sz="0" w:space="0" w:color="auto"/>
                                <w:right w:val="none" w:sz="0" w:space="0" w:color="auto"/>
                              </w:divBdr>
                              <w:divsChild>
                                <w:div w:id="4404680">
                                  <w:marLeft w:val="0"/>
                                  <w:marRight w:val="0"/>
                                  <w:marTop w:val="0"/>
                                  <w:marBottom w:val="0"/>
                                  <w:divBdr>
                                    <w:top w:val="none" w:sz="0" w:space="0" w:color="auto"/>
                                    <w:left w:val="none" w:sz="0" w:space="0" w:color="auto"/>
                                    <w:bottom w:val="none" w:sz="0" w:space="0" w:color="auto"/>
                                    <w:right w:val="none" w:sz="0" w:space="0" w:color="auto"/>
                                  </w:divBdr>
                                  <w:divsChild>
                                    <w:div w:id="678851138">
                                      <w:marLeft w:val="0"/>
                                      <w:marRight w:val="0"/>
                                      <w:marTop w:val="0"/>
                                      <w:marBottom w:val="0"/>
                                      <w:divBdr>
                                        <w:top w:val="none" w:sz="0" w:space="0" w:color="auto"/>
                                        <w:left w:val="none" w:sz="0" w:space="0" w:color="auto"/>
                                        <w:bottom w:val="none" w:sz="0" w:space="0" w:color="auto"/>
                                        <w:right w:val="none" w:sz="0" w:space="0" w:color="auto"/>
                                      </w:divBdr>
                                      <w:divsChild>
                                        <w:div w:id="285744535">
                                          <w:marLeft w:val="0"/>
                                          <w:marRight w:val="0"/>
                                          <w:marTop w:val="0"/>
                                          <w:marBottom w:val="0"/>
                                          <w:divBdr>
                                            <w:top w:val="none" w:sz="0" w:space="0" w:color="auto"/>
                                            <w:left w:val="none" w:sz="0" w:space="0" w:color="auto"/>
                                            <w:bottom w:val="none" w:sz="0" w:space="0" w:color="auto"/>
                                            <w:right w:val="none" w:sz="0" w:space="0" w:color="auto"/>
                                          </w:divBdr>
                                          <w:divsChild>
                                            <w:div w:id="1861161178">
                                              <w:marLeft w:val="0"/>
                                              <w:marRight w:val="0"/>
                                              <w:marTop w:val="0"/>
                                              <w:marBottom w:val="0"/>
                                              <w:divBdr>
                                                <w:top w:val="none" w:sz="0" w:space="0" w:color="auto"/>
                                                <w:left w:val="none" w:sz="0" w:space="0" w:color="auto"/>
                                                <w:bottom w:val="none" w:sz="0" w:space="0" w:color="auto"/>
                                                <w:right w:val="none" w:sz="0" w:space="0" w:color="auto"/>
                                              </w:divBdr>
                                              <w:divsChild>
                                                <w:div w:id="126363823">
                                                  <w:marLeft w:val="0"/>
                                                  <w:marRight w:val="0"/>
                                                  <w:marTop w:val="0"/>
                                                  <w:marBottom w:val="0"/>
                                                  <w:divBdr>
                                                    <w:top w:val="none" w:sz="0" w:space="0" w:color="auto"/>
                                                    <w:left w:val="none" w:sz="0" w:space="0" w:color="auto"/>
                                                    <w:bottom w:val="none" w:sz="0" w:space="0" w:color="auto"/>
                                                    <w:right w:val="none" w:sz="0" w:space="0" w:color="auto"/>
                                                  </w:divBdr>
                                                </w:div>
                                                <w:div w:id="519049045">
                                                  <w:marLeft w:val="0"/>
                                                  <w:marRight w:val="0"/>
                                                  <w:marTop w:val="0"/>
                                                  <w:marBottom w:val="0"/>
                                                  <w:divBdr>
                                                    <w:top w:val="none" w:sz="0" w:space="0" w:color="auto"/>
                                                    <w:left w:val="none" w:sz="0" w:space="0" w:color="auto"/>
                                                    <w:bottom w:val="none" w:sz="0" w:space="0" w:color="auto"/>
                                                    <w:right w:val="none" w:sz="0" w:space="0" w:color="auto"/>
                                                  </w:divBdr>
                                                </w:div>
                                                <w:div w:id="672026426">
                                                  <w:marLeft w:val="0"/>
                                                  <w:marRight w:val="0"/>
                                                  <w:marTop w:val="0"/>
                                                  <w:marBottom w:val="0"/>
                                                  <w:divBdr>
                                                    <w:top w:val="none" w:sz="0" w:space="0" w:color="auto"/>
                                                    <w:left w:val="none" w:sz="0" w:space="0" w:color="auto"/>
                                                    <w:bottom w:val="none" w:sz="0" w:space="0" w:color="auto"/>
                                                    <w:right w:val="none" w:sz="0" w:space="0" w:color="auto"/>
                                                  </w:divBdr>
                                                  <w:divsChild>
                                                    <w:div w:id="866482165">
                                                      <w:marLeft w:val="0"/>
                                                      <w:marRight w:val="0"/>
                                                      <w:marTop w:val="0"/>
                                                      <w:marBottom w:val="0"/>
                                                      <w:divBdr>
                                                        <w:top w:val="none" w:sz="0" w:space="0" w:color="auto"/>
                                                        <w:left w:val="none" w:sz="0" w:space="0" w:color="auto"/>
                                                        <w:bottom w:val="none" w:sz="0" w:space="0" w:color="auto"/>
                                                        <w:right w:val="none" w:sz="0" w:space="0" w:color="auto"/>
                                                      </w:divBdr>
                                                    </w:div>
                                                  </w:divsChild>
                                                </w:div>
                                                <w:div w:id="896236737">
                                                  <w:marLeft w:val="0"/>
                                                  <w:marRight w:val="0"/>
                                                  <w:marTop w:val="0"/>
                                                  <w:marBottom w:val="0"/>
                                                  <w:divBdr>
                                                    <w:top w:val="none" w:sz="0" w:space="0" w:color="auto"/>
                                                    <w:left w:val="none" w:sz="0" w:space="0" w:color="auto"/>
                                                    <w:bottom w:val="none" w:sz="0" w:space="0" w:color="auto"/>
                                                    <w:right w:val="none" w:sz="0" w:space="0" w:color="auto"/>
                                                  </w:divBdr>
                                                </w:div>
                                                <w:div w:id="1204101065">
                                                  <w:marLeft w:val="0"/>
                                                  <w:marRight w:val="0"/>
                                                  <w:marTop w:val="0"/>
                                                  <w:marBottom w:val="0"/>
                                                  <w:divBdr>
                                                    <w:top w:val="none" w:sz="0" w:space="0" w:color="auto"/>
                                                    <w:left w:val="none" w:sz="0" w:space="0" w:color="auto"/>
                                                    <w:bottom w:val="none" w:sz="0" w:space="0" w:color="auto"/>
                                                    <w:right w:val="none" w:sz="0" w:space="0" w:color="auto"/>
                                                  </w:divBdr>
                                                </w:div>
                                                <w:div w:id="1663658137">
                                                  <w:marLeft w:val="0"/>
                                                  <w:marRight w:val="0"/>
                                                  <w:marTop w:val="0"/>
                                                  <w:marBottom w:val="0"/>
                                                  <w:divBdr>
                                                    <w:top w:val="none" w:sz="0" w:space="0" w:color="auto"/>
                                                    <w:left w:val="none" w:sz="0" w:space="0" w:color="auto"/>
                                                    <w:bottom w:val="none" w:sz="0" w:space="0" w:color="auto"/>
                                                    <w:right w:val="none" w:sz="0" w:space="0" w:color="auto"/>
                                                  </w:divBdr>
                                                  <w:divsChild>
                                                    <w:div w:id="410351469">
                                                      <w:marLeft w:val="0"/>
                                                      <w:marRight w:val="0"/>
                                                      <w:marTop w:val="0"/>
                                                      <w:marBottom w:val="0"/>
                                                      <w:divBdr>
                                                        <w:top w:val="none" w:sz="0" w:space="0" w:color="auto"/>
                                                        <w:left w:val="none" w:sz="0" w:space="0" w:color="auto"/>
                                                        <w:bottom w:val="none" w:sz="0" w:space="0" w:color="auto"/>
                                                        <w:right w:val="none" w:sz="0" w:space="0" w:color="auto"/>
                                                      </w:divBdr>
                                                    </w:div>
                                                    <w:div w:id="412943449">
                                                      <w:marLeft w:val="0"/>
                                                      <w:marRight w:val="0"/>
                                                      <w:marTop w:val="0"/>
                                                      <w:marBottom w:val="0"/>
                                                      <w:divBdr>
                                                        <w:top w:val="none" w:sz="0" w:space="0" w:color="auto"/>
                                                        <w:left w:val="none" w:sz="0" w:space="0" w:color="auto"/>
                                                        <w:bottom w:val="none" w:sz="0" w:space="0" w:color="auto"/>
                                                        <w:right w:val="none" w:sz="0" w:space="0" w:color="auto"/>
                                                      </w:divBdr>
                                                      <w:divsChild>
                                                        <w:div w:id="184637118">
                                                          <w:marLeft w:val="0"/>
                                                          <w:marRight w:val="0"/>
                                                          <w:marTop w:val="0"/>
                                                          <w:marBottom w:val="0"/>
                                                          <w:divBdr>
                                                            <w:top w:val="none" w:sz="0" w:space="0" w:color="auto"/>
                                                            <w:left w:val="none" w:sz="0" w:space="0" w:color="auto"/>
                                                            <w:bottom w:val="none" w:sz="0" w:space="0" w:color="auto"/>
                                                            <w:right w:val="none" w:sz="0" w:space="0" w:color="auto"/>
                                                          </w:divBdr>
                                                        </w:div>
                                                        <w:div w:id="1629899000">
                                                          <w:marLeft w:val="0"/>
                                                          <w:marRight w:val="0"/>
                                                          <w:marTop w:val="0"/>
                                                          <w:marBottom w:val="0"/>
                                                          <w:divBdr>
                                                            <w:top w:val="none" w:sz="0" w:space="0" w:color="auto"/>
                                                            <w:left w:val="none" w:sz="0" w:space="0" w:color="auto"/>
                                                            <w:bottom w:val="none" w:sz="0" w:space="0" w:color="auto"/>
                                                            <w:right w:val="none" w:sz="0" w:space="0" w:color="auto"/>
                                                          </w:divBdr>
                                                        </w:div>
                                                        <w:div w:id="2012831454">
                                                          <w:marLeft w:val="0"/>
                                                          <w:marRight w:val="0"/>
                                                          <w:marTop w:val="0"/>
                                                          <w:marBottom w:val="0"/>
                                                          <w:divBdr>
                                                            <w:top w:val="none" w:sz="0" w:space="0" w:color="auto"/>
                                                            <w:left w:val="none" w:sz="0" w:space="0" w:color="auto"/>
                                                            <w:bottom w:val="none" w:sz="0" w:space="0" w:color="auto"/>
                                                            <w:right w:val="none" w:sz="0" w:space="0" w:color="auto"/>
                                                          </w:divBdr>
                                                        </w:div>
                                                      </w:divsChild>
                                                    </w:div>
                                                    <w:div w:id="576987395">
                                                      <w:marLeft w:val="0"/>
                                                      <w:marRight w:val="0"/>
                                                      <w:marTop w:val="0"/>
                                                      <w:marBottom w:val="0"/>
                                                      <w:divBdr>
                                                        <w:top w:val="none" w:sz="0" w:space="0" w:color="auto"/>
                                                        <w:left w:val="none" w:sz="0" w:space="0" w:color="auto"/>
                                                        <w:bottom w:val="none" w:sz="0" w:space="0" w:color="auto"/>
                                                        <w:right w:val="none" w:sz="0" w:space="0" w:color="auto"/>
                                                      </w:divBdr>
                                                    </w:div>
                                                    <w:div w:id="832454867">
                                                      <w:marLeft w:val="0"/>
                                                      <w:marRight w:val="0"/>
                                                      <w:marTop w:val="0"/>
                                                      <w:marBottom w:val="0"/>
                                                      <w:divBdr>
                                                        <w:top w:val="none" w:sz="0" w:space="0" w:color="auto"/>
                                                        <w:left w:val="none" w:sz="0" w:space="0" w:color="auto"/>
                                                        <w:bottom w:val="none" w:sz="0" w:space="0" w:color="auto"/>
                                                        <w:right w:val="none" w:sz="0" w:space="0" w:color="auto"/>
                                                      </w:divBdr>
                                                    </w:div>
                                                    <w:div w:id="895432746">
                                                      <w:marLeft w:val="0"/>
                                                      <w:marRight w:val="0"/>
                                                      <w:marTop w:val="0"/>
                                                      <w:marBottom w:val="0"/>
                                                      <w:divBdr>
                                                        <w:top w:val="none" w:sz="0" w:space="0" w:color="auto"/>
                                                        <w:left w:val="none" w:sz="0" w:space="0" w:color="auto"/>
                                                        <w:bottom w:val="none" w:sz="0" w:space="0" w:color="auto"/>
                                                        <w:right w:val="none" w:sz="0" w:space="0" w:color="auto"/>
                                                      </w:divBdr>
                                                    </w:div>
                                                    <w:div w:id="1006128561">
                                                      <w:marLeft w:val="0"/>
                                                      <w:marRight w:val="0"/>
                                                      <w:marTop w:val="0"/>
                                                      <w:marBottom w:val="0"/>
                                                      <w:divBdr>
                                                        <w:top w:val="none" w:sz="0" w:space="0" w:color="auto"/>
                                                        <w:left w:val="none" w:sz="0" w:space="0" w:color="auto"/>
                                                        <w:bottom w:val="none" w:sz="0" w:space="0" w:color="auto"/>
                                                        <w:right w:val="none" w:sz="0" w:space="0" w:color="auto"/>
                                                      </w:divBdr>
                                                    </w:div>
                                                    <w:div w:id="1401097086">
                                                      <w:marLeft w:val="0"/>
                                                      <w:marRight w:val="0"/>
                                                      <w:marTop w:val="0"/>
                                                      <w:marBottom w:val="0"/>
                                                      <w:divBdr>
                                                        <w:top w:val="none" w:sz="0" w:space="0" w:color="auto"/>
                                                        <w:left w:val="none" w:sz="0" w:space="0" w:color="auto"/>
                                                        <w:bottom w:val="none" w:sz="0" w:space="0" w:color="auto"/>
                                                        <w:right w:val="none" w:sz="0" w:space="0" w:color="auto"/>
                                                      </w:divBdr>
                                                    </w:div>
                                                    <w:div w:id="1835100602">
                                                      <w:marLeft w:val="0"/>
                                                      <w:marRight w:val="0"/>
                                                      <w:marTop w:val="0"/>
                                                      <w:marBottom w:val="0"/>
                                                      <w:divBdr>
                                                        <w:top w:val="none" w:sz="0" w:space="0" w:color="auto"/>
                                                        <w:left w:val="none" w:sz="0" w:space="0" w:color="auto"/>
                                                        <w:bottom w:val="none" w:sz="0" w:space="0" w:color="auto"/>
                                                        <w:right w:val="none" w:sz="0" w:space="0" w:color="auto"/>
                                                      </w:divBdr>
                                                    </w:div>
                                                    <w:div w:id="1881547238">
                                                      <w:marLeft w:val="0"/>
                                                      <w:marRight w:val="0"/>
                                                      <w:marTop w:val="0"/>
                                                      <w:marBottom w:val="0"/>
                                                      <w:divBdr>
                                                        <w:top w:val="none" w:sz="0" w:space="0" w:color="auto"/>
                                                        <w:left w:val="none" w:sz="0" w:space="0" w:color="auto"/>
                                                        <w:bottom w:val="none" w:sz="0" w:space="0" w:color="auto"/>
                                                        <w:right w:val="none" w:sz="0" w:space="0" w:color="auto"/>
                                                      </w:divBdr>
                                                    </w:div>
                                                  </w:divsChild>
                                                </w:div>
                                                <w:div w:id="1816290798">
                                                  <w:marLeft w:val="0"/>
                                                  <w:marRight w:val="0"/>
                                                  <w:marTop w:val="0"/>
                                                  <w:marBottom w:val="0"/>
                                                  <w:divBdr>
                                                    <w:top w:val="none" w:sz="0" w:space="0" w:color="auto"/>
                                                    <w:left w:val="none" w:sz="0" w:space="0" w:color="auto"/>
                                                    <w:bottom w:val="none" w:sz="0" w:space="0" w:color="auto"/>
                                                    <w:right w:val="none" w:sz="0" w:space="0" w:color="auto"/>
                                                  </w:divBdr>
                                                </w:div>
                                                <w:div w:id="1843933688">
                                                  <w:marLeft w:val="0"/>
                                                  <w:marRight w:val="0"/>
                                                  <w:marTop w:val="0"/>
                                                  <w:marBottom w:val="0"/>
                                                  <w:divBdr>
                                                    <w:top w:val="none" w:sz="0" w:space="0" w:color="auto"/>
                                                    <w:left w:val="none" w:sz="0" w:space="0" w:color="auto"/>
                                                    <w:bottom w:val="none" w:sz="0" w:space="0" w:color="auto"/>
                                                    <w:right w:val="none" w:sz="0" w:space="0" w:color="auto"/>
                                                  </w:divBdr>
                                                </w:div>
                                                <w:div w:id="200396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4284259">
      <w:bodyDiv w:val="1"/>
      <w:marLeft w:val="0"/>
      <w:marRight w:val="0"/>
      <w:marTop w:val="0"/>
      <w:marBottom w:val="0"/>
      <w:divBdr>
        <w:top w:val="none" w:sz="0" w:space="0" w:color="auto"/>
        <w:left w:val="none" w:sz="0" w:space="0" w:color="auto"/>
        <w:bottom w:val="none" w:sz="0" w:space="0" w:color="auto"/>
        <w:right w:val="none" w:sz="0" w:space="0" w:color="auto"/>
      </w:divBdr>
    </w:div>
    <w:div w:id="822937383">
      <w:bodyDiv w:val="1"/>
      <w:marLeft w:val="0"/>
      <w:marRight w:val="0"/>
      <w:marTop w:val="0"/>
      <w:marBottom w:val="0"/>
      <w:divBdr>
        <w:top w:val="none" w:sz="0" w:space="0" w:color="auto"/>
        <w:left w:val="none" w:sz="0" w:space="0" w:color="auto"/>
        <w:bottom w:val="none" w:sz="0" w:space="0" w:color="auto"/>
        <w:right w:val="none" w:sz="0" w:space="0" w:color="auto"/>
      </w:divBdr>
    </w:div>
    <w:div w:id="1941718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A222CA5-2AC0-43C6-815D-A0E8778C3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2830</Words>
  <Characters>16133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_</vt:lpstr>
    </vt:vector>
  </TitlesOfParts>
  <LinksUpToDate>false</LinksUpToDate>
  <CharactersWithSpaces>18926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creator/>
  <cp:lastModifiedBy/>
  <cp:revision>1</cp:revision>
  <cp:lastPrinted>2011-11-10T05:28:00Z</cp:lastPrinted>
  <dcterms:created xsi:type="dcterms:W3CDTF">2014-01-22T04:40:00Z</dcterms:created>
  <dcterms:modified xsi:type="dcterms:W3CDTF">2026-09-26T00:00:00Z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