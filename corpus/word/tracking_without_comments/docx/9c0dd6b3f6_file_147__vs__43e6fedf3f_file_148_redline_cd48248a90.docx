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D15FED" w14:textId="77777777" w:rsidR="008E367C" w:rsidRDefault="008E367C">
      <w:pPr>
        <w:rPr>
          <w:rPrChange w:id="0" w:author="Arthur Souza Rodrigues" w:date="2026-09-26T14:54:00Z" w16du:dateUtc="2026-09-26T18:54:00Z">
            <w:rPr>
              <w:b/>
              <w:bCs/>
              <w:highlight w:val="yellow"/>
              <w:u w:val="single"/>
            </w:rPr>
          </w:rPrChange>
        </w:rPr>
      </w:pPr>
      <w:r>
        <w:rPr>
          <w:rPrChange w:id="1" w:author="Arthur Souza Rodrigues" w:date="2026-09-26T14:54:00Z" w16du:dateUtc="2026-09-26T18:54:00Z">
            <w:rPr>
              <w:b/>
              <w:bCs/>
              <w:highlight w:val="yellow"/>
              <w:u w:val="single"/>
            </w:rPr>
          </w:rPrChange>
        </w:rPr>
        <w:t>file_</w:t>
      </w:r>
      <w:ins w:id="2" w:author="Arthur Souza Rodrigues" w:date="2026-09-26T14:54:00Z" w16du:dateUtc="2026-09-26T18:54:00Z">
        <w:r w:rsidR="00C37C62">
          <w:t>148</w:t>
        </w:r>
      </w:ins>
      <w:del w:id="3" w:author="Arthur Souza Rodrigues" w:date="2026-09-26T14:54:00Z" w16du:dateUtc="2026-09-26T18:54:00Z">
        <w:r>
          <w:rPr>
            <w:b/>
            <w:bCs/>
            <w:highlight w:val="yellow"/>
            <w:u w:val="single"/>
          </w:rPr>
          <w:delText>147</w:delText>
        </w:r>
      </w:del>
      <w:r>
        <w:rPr>
          <w:rPrChange w:id="4" w:author="Arthur Souza Rodrigues" w:date="2026-09-26T14:54:00Z" w16du:dateUtc="2026-09-26T18:54:00Z">
            <w:rPr>
              <w:b/>
              <w:bCs/>
              <w:highlight w:val="yellow"/>
              <w:u w:val="single"/>
            </w:rPr>
          </w:rPrChange>
        </w:rPr>
        <w:t>.docx</w:t>
      </w:r>
    </w:p>
    <w:p w14:paraId="1B0F951A" w14:textId="6C4E8F03" w:rsidR="00DA464A" w:rsidRDefault="008703FA">
      <w:ins w:id="5" w:author="Arthur Souza Rodrigues" w:date="2026-09-26T14:54:00Z" w16du:dateUtc="2026-09-26T18:54:00Z">
        <w:r>
          <w:t>Line Spacing</w:t>
        </w:r>
      </w:ins>
      <w:del w:id="6" w:author="Arthur Souza Rodrigues" w:date="2026-09-26T14:54:00Z" w16du:dateUtc="2026-09-26T18:54:00Z">
        <w:r>
          <w:rPr>
            <w:b/>
            <w:bCs/>
            <w:highlight w:val="yellow"/>
            <w:u w:val="single"/>
          </w:rPr>
          <w:delText>Bold Underline Highlight</w:delText>
        </w:r>
      </w:del>
      <w:r>
        <w:rPr>
          <w:rPrChange w:id="7" w:author="Arthur Souza Rodrigues" w:date="2026-09-26T14:54:00Z" w16du:dateUtc="2026-09-26T18:54:00Z">
            <w:rPr>
              <w:b/>
              <w:bCs/>
              <w:highlight w:val="yellow"/>
              <w:u w:val="single"/>
            </w:rPr>
          </w:rPrChange>
        </w:rPr>
        <w:t xml:space="preserve"> Demo</w:t>
      </w:r>
    </w:p>
    <w:p w14:paraId="3FD7C95B" w14:textId="77777777" w:rsidR="00DA464A" w:rsidRDefault="008703FA">
      <w:pPr>
        <w:spacing w:line="480" w:lineRule="auto"/>
        <w:pPrChange w:id="8" w:author="Arthur Souza Rodrigues" w:date="2026-09-26T14:54:00Z" w16du:dateUtc="2026-09-26T18:54:00Z">
          <w:pPr/>
        </w:pPrChange>
      </w:pPr>
      <w:r>
        <w:rPr>
          <w:rPrChange w:id="9" w:author="Arthur Souza Rodrigues" w:date="2026-09-26T14:54:00Z" w16du:dateUtc="2026-09-26T18:54:00Z">
            <w:rPr>
              <w:b/>
              <w:bCs/>
              <w:highlight w:val="yellow"/>
              <w:u w:val="single"/>
            </w:rPr>
          </w:rPrChange>
        </w:rPr>
        <w:t xml:space="preserve">This document </w:t>
      </w:r>
      <w:ins w:id="10" w:author="Arthur Souza Rodrigues" w:date="2026-09-26T14:54:00Z" w16du:dateUtc="2026-09-26T18:54:00Z">
        <w:r>
          <w:t>demonstrates double line spacing</w:t>
        </w:r>
      </w:ins>
      <w:del w:id="11" w:author="Arthur Souza Rodrigues" w:date="2026-09-26T14:54:00Z" w16du:dateUtc="2026-09-26T18:54:00Z">
        <w:r>
          <w:rPr>
            <w:b/>
            <w:bCs/>
            <w:highlight w:val="yellow"/>
            <w:u w:val="single"/>
          </w:rPr>
          <w:delText>shows bold, underline, and yellow highlight combined</w:delText>
        </w:r>
      </w:del>
      <w:r>
        <w:rPr>
          <w:rPrChange w:id="12" w:author="Arthur Souza Rodrigues" w:date="2026-09-26T14:54:00Z" w16du:dateUtc="2026-09-26T18:54:00Z">
            <w:rPr>
              <w:b/>
              <w:bCs/>
              <w:highlight w:val="yellow"/>
              <w:u w:val="single"/>
            </w:rPr>
          </w:rPrChange>
        </w:rPr>
        <w:t>.</w:t>
      </w:r>
    </w:p>
    <w:p w14:paraId="72B17B28" w14:textId="77777777" w:rsidR="002E480F" w:rsidRDefault="008703FA">
      <w:pPr>
        <w:spacing w:line="480" w:lineRule="auto"/>
        <w:rPr>
          <w:ins w:id="13" w:author="Arthur Souza Rodrigues" w:date="2026-09-26T14:54:00Z" w16du:dateUtc="2026-09-26T18:54:00Z"/>
        </w:rPr>
      </w:pPr>
      <w:ins w:id="14" w:author="Arthur Souza Rodrigues" w:date="2026-09-26T14:54:00Z" w16du:dateUtc="2026-09-26T18:54:00Z">
        <w:r>
          <w:t>Line spacing affects readability of long documents.</w:t>
        </w:r>
      </w:ins>
    </w:p>
    <w:p w14:paraId="545489C4" w14:textId="77777777" w:rsidR="00DA464A" w:rsidRDefault="008703FA">
      <w:pPr>
        <w:spacing w:line="480" w:lineRule="auto"/>
        <w:pPrChange w:id="15" w:author="Arthur Souza Rodrigues" w:date="2026-09-26T14:54:00Z" w16du:dateUtc="2026-09-26T18:54:00Z">
          <w:pPr/>
        </w:pPrChange>
      </w:pPr>
      <w:ins w:id="16" w:author="Arthur Souza Rodrigues" w:date="2026-09-26T14:54:00Z" w16du:dateUtc="2026-09-26T18:54:00Z">
        <w:r>
          <w:t>This paragraph has increased line spacing applied.</w:t>
        </w:r>
      </w:ins>
      <w:del w:id="17" w:author="Arthur Souza Rodrigues" w:date="2026-09-26T14:54:00Z" w16du:dateUtc="2026-09-26T18:54:00Z">
        <w:r>
          <w:rPr>
            <w:b/>
            <w:bCs/>
            <w:highlight w:val="yellow"/>
            <w:u w:val="single"/>
          </w:rPr>
          <w:delText>This triple combination is used for critical review annotations.</w:delText>
        </w:r>
      </w:del>
    </w:p>
    <w:sectPr w:rsidR="00DA464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464A"/>
    <w:rsid w:val="002E480F"/>
    <w:rsid w:val="002F5B90"/>
    <w:rsid w:val="008E367C"/>
    <w:rsid w:val="00BC202A"/>
    <w:rsid w:val="00C37C62"/>
    <w:rsid w:val="00CD1057"/>
    <w:rsid w:val="00D53FE7"/>
    <w:rsid w:val="00DA4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4E3B37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2026-05-14T17:17:00Z</dcterms:created>
  <dcterms:modified xsi:type="dcterms:W3CDTF">2026-09-26T18:54:00Z</dcterms:modified>
</cp:coreProperties>
</file>