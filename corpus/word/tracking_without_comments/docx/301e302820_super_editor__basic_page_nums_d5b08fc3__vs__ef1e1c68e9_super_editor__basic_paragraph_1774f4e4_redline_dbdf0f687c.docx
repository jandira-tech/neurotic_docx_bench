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0FD4" w14:textId="02E56ABC" w:rsidR="00C80F43" w:rsidRDefault="000440A6">
      <w:pPr>
        <w:rPr>
          <w:del w:id="0" w:author="Nick Bernal" w:date="2026-08-03T22:17:00Z" w16du:dateUtc="2026-08-04T02:17:00Z"/>
        </w:rPr>
      </w:pPr>
      <w:ins w:id="1" w:author="Nick Bernal" w:date="2026-08-03T22:17:00Z" w16du:dateUtc="2026-08-04T02:17:00Z">
        <w:r>
          <w:t>Basic paragraph</w:t>
        </w:r>
      </w:ins>
      <w:del w:id="2" w:author="Nick Bernal" w:date="2026-08-03T22:17:00Z" w16du:dateUtc="2026-08-04T02:17:00Z">
        <w:r w:rsidR="00C80F43">
          <w:delText>Page 1</w:delText>
        </w:r>
      </w:del>
    </w:p>
    <w:p w14:paraId="363C6EBC" w14:textId="77777777" w:rsidR="00C80F43" w:rsidRDefault="00C80F43">
      <w:pPr>
        <w:rPr>
          <w:del w:id="3" w:author="Nick Bernal" w:date="2026-08-03T22:17:00Z" w16du:dateUtc="2026-08-04T02:17:00Z"/>
        </w:rPr>
      </w:pPr>
      <w:del w:id="4" w:author="Nick Bernal" w:date="2026-08-03T22:17:00Z" w16du:dateUtc="2026-08-04T02:17:00Z">
        <w:r>
          <w:br w:type="page"/>
        </w:r>
      </w:del>
    </w:p>
    <w:p w14:paraId="57EEE574" w14:textId="05030C65" w:rsidR="003C58BC" w:rsidRDefault="00C80F43">
      <w:del w:id="5" w:author="Nick Bernal" w:date="2026-08-03T22:17:00Z" w16du:dateUtc="2026-08-04T02:17:00Z">
        <w:r>
          <w:delText>Page 2</w:delText>
        </w:r>
      </w:del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4B50" w14:textId="77777777" w:rsidR="00E24553" w:rsidRDefault="00E24553" w:rsidP="00C80F43">
      <w:r>
        <w:separator/>
      </w:r>
    </w:p>
  </w:endnote>
  <w:endnote w:type="continuationSeparator" w:id="0">
    <w:p w14:paraId="0937266F" w14:textId="77777777" w:rsidR="00E24553" w:rsidRDefault="00E24553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6" w:author="Nick Bernal" w:date="2026-08-03T22:17:00Z" w16du:dateUtc="2026-08-04T02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7" w:author="Nick Bernal" w:date="2026-08-03T22:17:00Z" w16du:dateUtc="2026-08-04T02:1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8" w:author="Nick Bernal" w:date="2026-08-03T22:17:00Z" w16du:dateUtc="2026-08-04T02:17:00Z"/>
            <w:rStyle w:val="PageNumber"/>
          </w:rPr>
        </w:pPr>
        <w:del w:id="9" w:author="Nick Bernal" w:date="2026-08-03T22:17:00Z" w16du:dateUtc="2026-08-04T02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10" w:author="Nick Bernal" w:date="2026-08-03T22:17:00Z" w16du:dateUtc="2026-08-04T02:17:00Z">
        <w:pPr>
          <w:pStyle w:val="Footer"/>
          <w:ind w:right="360"/>
        </w:pPr>
      </w:pPrChange>
    </w:pPr>
    <w:del w:id="11" w:author="Nick Bernal" w:date="2026-08-03T22:17:00Z" w16du:dateUtc="2026-08-04T02:17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491F" w14:textId="77777777" w:rsidR="00E24553" w:rsidRDefault="00E24553" w:rsidP="00C80F43">
      <w:r>
        <w:separator/>
      </w:r>
    </w:p>
  </w:footnote>
  <w:footnote w:type="continuationSeparator" w:id="0">
    <w:p w14:paraId="3CB40E18" w14:textId="77777777" w:rsidR="00E24553" w:rsidRDefault="00E24553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D7B2A" w14:textId="77777777" w:rsidR="00BE7344" w:rsidRDefault="00BE7344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440A6"/>
    <w:rsid w:val="002B1C2A"/>
    <w:rsid w:val="00360F1B"/>
    <w:rsid w:val="003C1D14"/>
    <w:rsid w:val="003C58BC"/>
    <w:rsid w:val="0057219A"/>
    <w:rsid w:val="007E0713"/>
    <w:rsid w:val="00825C1C"/>
    <w:rsid w:val="00931F1A"/>
    <w:rsid w:val="00A277D3"/>
    <w:rsid w:val="00B33473"/>
    <w:rsid w:val="00BE7344"/>
    <w:rsid w:val="00C80F43"/>
    <w:rsid w:val="00E2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2026-08-04T02:17:00Z</dcterms:modified>
</cp:coreProperties>
</file>