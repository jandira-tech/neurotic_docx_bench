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E16A35" w14:textId="506D6AA7" w:rsidR="00944029" w:rsidRDefault="009507B2">
      <w:pPr>
        <w:tabs>
          <w:tab w:val="left" w:pos="6048"/>
        </w:tabs>
        <w:spacing w:before="76"/>
        <w:ind w:left="112"/>
        <w:rPr>
          <w:ins w:id="10" w:author="Snowberger, Tina" w:date="2026-09-25T20:08:00Z" w16du:dateUtc="2026-09-26T00:08:00Z"/>
          <w:rFonts w:ascii="Times New Roman" w:eastAsia="Times New Roman" w:hAnsi="Times New Roman" w:cs="Times New Roman"/>
          <w:sz w:val="19"/>
          <w:szCs w:val="19"/>
        </w:rPr>
      </w:pPr>
      <w:ins w:id="11" w:author="Snowberger, Tina" w:date="2026-09-25T20:08:00Z" w16du:dateUtc="2026-09-26T00:08:00Z">
        <w:r>
          <w:rPr>
            <w:noProof/>
          </w:rPr>
          <mc:AlternateContent>
            <mc:Choice Requires="wpg">
              <w:drawing>
                <wp:anchor distT="0" distB="0" distL="114300" distR="114300" simplePos="0" relativeHeight="251659264" behindDoc="1" locked="0" layoutInCell="1" allowOverlap="1" wp14:anchorId="5F55CF8B" wp14:editId="7A07FB1B">
                  <wp:simplePos x="0" y="0"/>
                  <wp:positionH relativeFrom="page">
                    <wp:posOffset>255905</wp:posOffset>
                  </wp:positionH>
                  <wp:positionV relativeFrom="paragraph">
                    <wp:posOffset>252730</wp:posOffset>
                  </wp:positionV>
                  <wp:extent cx="6804660" cy="1270"/>
                  <wp:effectExtent l="17780" t="20955" r="16510" b="15875"/>
                  <wp:wrapNone/>
                  <wp:docPr id="19"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660" cy="1270"/>
                            <a:chOff x="403" y="398"/>
                            <a:chExt cx="10716" cy="2"/>
                          </a:xfrm>
                        </wpg:grpSpPr>
                        <wps:wsp>
                          <wps:cNvPr id="20" name="Freeform 21"/>
                          <wps:cNvSpPr>
                            <a:spLocks/>
                          </wps:cNvSpPr>
                          <wps:spPr bwMode="auto">
                            <a:xfrm>
                              <a:off x="403" y="398"/>
                              <a:ext cx="10716" cy="2"/>
                            </a:xfrm>
                            <a:custGeom>
                              <a:avLst/>
                              <a:gdLst>
                                <a:gd name="T0" fmla="+- 0 403 403"/>
                                <a:gd name="T1" fmla="*/ T0 w 10716"/>
                                <a:gd name="T2" fmla="+- 0 11119 403"/>
                                <a:gd name="T3" fmla="*/ T2 w 10716"/>
                              </a:gdLst>
                              <a:ahLst/>
                              <a:cxnLst>
                                <a:cxn ang="0">
                                  <a:pos x="T1" y="0"/>
                                </a:cxn>
                                <a:cxn ang="0">
                                  <a:pos x="T3" y="0"/>
                                </a:cxn>
                              </a:cxnLst>
                              <a:rect l="0" t="0" r="r" b="b"/>
                              <a:pathLst>
                                <a:path w="10716">
                                  <a:moveTo>
                                    <a:pt x="0" y="0"/>
                                  </a:moveTo>
                                  <a:lnTo>
                                    <a:pt x="10716" y="0"/>
                                  </a:lnTo>
                                </a:path>
                              </a:pathLst>
                            </a:custGeom>
                            <a:noFill/>
                            <a:ln w="287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859C96" id="Group 20" o:spid="_x0000_s1026" style="position:absolute;margin-left:20.15pt;margin-top:19.9pt;width:535.8pt;height:.1pt;z-index:-251663360;mso-position-horizontal-relative:page" coordorigin="403,398" coordsize="107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">
                  <v:shape id="Freeform 21" o:spid="_x0000_s1027" style="position:absolute;left:403;top:398;width:10716;height:2;visibility:visible;mso-wrap-style:square;v-text-anchor:top" coordsize="107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OtQ8EA&#10;AADbAAAADwAAAGRycy9kb3ducmV2LnhtbERPu27CMBTdK/EP1kXqUoFDhqgKGIQQSB26FBgYr+xL&#10;EhJfR7HzKF+Ph0odj857s5tsIwbqfOVYwWqZgCDWzlRcKLheTotPED4gG2wck4Jf8rDbzt42mBs3&#10;8g8N51CIGMI+RwVlCG0updclWfRL1xJH7u46iyHCrpCmwzGG20amSZJJixXHhhJbOpSk63NvFfjj&#10;x7Hmfp/W9zErvp+DvqUPr9T7fNqvQQSawr/4z/1lFKRxffwSf4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BzrUPBAAAA2wAAAA8AAAAAAAAAAAAAAAAAmAIAAGRycy9kb3du&#10;cmV2LnhtbFBLBQYAAAAABAAEAPUAAACGAwAAAAA=&#10;" path="m,l10716,e" filled="f" strokeweight="2.26pt">
                    <v:path arrowok="t" o:connecttype="custom" o:connectlocs="0,0;10716,0" o:connectangles="0,0"/>
                  </v:shape>
                  <w10:wrap anchorx="page"/>
                </v:group>
              </w:pict>
            </mc:Fallback>
          </mc:AlternateContent>
        </w:r>
        <w:r w:rsidR="006D7E2C">
          <w:rPr>
            <w:rFonts w:ascii="Times New Roman" w:eastAsia="Times New Roman" w:hAnsi="Times New Roman" w:cs="Times New Roman"/>
            <w:sz w:val="24"/>
            <w:szCs w:val="24"/>
          </w:rPr>
          <w:t>20</w:t>
        </w:r>
        <w:r w:rsidR="00901906">
          <w:rPr>
            <w:rFonts w:ascii="Times New Roman" w:eastAsia="Times New Roman" w:hAnsi="Times New Roman" w:cs="Times New Roman"/>
            <w:sz w:val="24"/>
            <w:szCs w:val="24"/>
          </w:rPr>
          <w:t>2</w:t>
        </w:r>
        <w:r w:rsidR="000E5C3E">
          <w:rPr>
            <w:rFonts w:ascii="Times New Roman" w:eastAsia="Times New Roman" w:hAnsi="Times New Roman" w:cs="Times New Roman"/>
            <w:sz w:val="24"/>
            <w:szCs w:val="24"/>
          </w:rPr>
          <w:t>4</w:t>
        </w:r>
        <w:r w:rsidR="006D7E2C">
          <w:rPr>
            <w:rFonts w:ascii="Times New Roman" w:eastAsia="Times New Roman" w:hAnsi="Times New Roman" w:cs="Times New Roman"/>
            <w:spacing w:val="-13"/>
            <w:sz w:val="24"/>
            <w:szCs w:val="24"/>
          </w:rPr>
          <w:t xml:space="preserve"> </w:t>
        </w:r>
        <w:r w:rsidR="006D7E2C">
          <w:rPr>
            <w:rFonts w:ascii="Times New Roman" w:eastAsia="Times New Roman" w:hAnsi="Times New Roman" w:cs="Times New Roman"/>
            <w:sz w:val="24"/>
            <w:szCs w:val="24"/>
          </w:rPr>
          <w:t>/</w:t>
        </w:r>
        <w:r w:rsidR="006D7E2C">
          <w:rPr>
            <w:rFonts w:ascii="Times New Roman" w:eastAsia="Times New Roman" w:hAnsi="Times New Roman" w:cs="Times New Roman"/>
            <w:spacing w:val="-12"/>
            <w:sz w:val="24"/>
            <w:szCs w:val="24"/>
          </w:rPr>
          <w:t xml:space="preserve"> </w:t>
        </w:r>
        <w:r w:rsidR="006D7E2C">
          <w:rPr>
            <w:rFonts w:ascii="Times New Roman" w:eastAsia="Times New Roman" w:hAnsi="Times New Roman" w:cs="Times New Roman"/>
            <w:sz w:val="24"/>
            <w:szCs w:val="24"/>
          </w:rPr>
          <w:t>20</w:t>
        </w:r>
        <w:r w:rsidR="0000387C">
          <w:rPr>
            <w:rFonts w:ascii="Times New Roman" w:eastAsia="Times New Roman" w:hAnsi="Times New Roman" w:cs="Times New Roman"/>
            <w:sz w:val="24"/>
            <w:szCs w:val="24"/>
          </w:rPr>
          <w:t>2</w:t>
        </w:r>
        <w:r w:rsidR="000E5C3E">
          <w:rPr>
            <w:rFonts w:ascii="Times New Roman" w:eastAsia="Times New Roman" w:hAnsi="Times New Roman" w:cs="Times New Roman"/>
            <w:sz w:val="24"/>
            <w:szCs w:val="24"/>
          </w:rPr>
          <w:t>5</w:t>
        </w:r>
        <w:r w:rsidR="006D7E2C">
          <w:rPr>
            <w:rFonts w:ascii="Times New Roman" w:eastAsia="Times New Roman" w:hAnsi="Times New Roman" w:cs="Times New Roman"/>
            <w:spacing w:val="-13"/>
            <w:sz w:val="24"/>
            <w:szCs w:val="24"/>
          </w:rPr>
          <w:t xml:space="preserve"> </w:t>
        </w:r>
        <w:r w:rsidR="006D7E2C">
          <w:rPr>
            <w:rFonts w:ascii="Times New Roman" w:eastAsia="Times New Roman" w:hAnsi="Times New Roman" w:cs="Times New Roman"/>
            <w:spacing w:val="-1"/>
            <w:sz w:val="24"/>
            <w:szCs w:val="24"/>
          </w:rPr>
          <w:t>A</w:t>
        </w:r>
        <w:r w:rsidR="006D7E2C">
          <w:rPr>
            <w:rFonts w:ascii="Times New Roman" w:eastAsia="Times New Roman" w:hAnsi="Times New Roman" w:cs="Times New Roman"/>
            <w:spacing w:val="-5"/>
            <w:sz w:val="19"/>
            <w:szCs w:val="19"/>
          </w:rPr>
          <w:t>T</w:t>
        </w:r>
        <w:r w:rsidR="006D7E2C">
          <w:rPr>
            <w:rFonts w:ascii="Times New Roman" w:eastAsia="Times New Roman" w:hAnsi="Times New Roman" w:cs="Times New Roman"/>
            <w:spacing w:val="2"/>
            <w:sz w:val="19"/>
            <w:szCs w:val="19"/>
          </w:rPr>
          <w:t>H</w:t>
        </w:r>
        <w:r w:rsidR="006D7E2C">
          <w:rPr>
            <w:rFonts w:ascii="Times New Roman" w:eastAsia="Times New Roman" w:hAnsi="Times New Roman" w:cs="Times New Roman"/>
            <w:spacing w:val="-1"/>
            <w:sz w:val="19"/>
            <w:szCs w:val="19"/>
          </w:rPr>
          <w:t>L</w:t>
        </w:r>
        <w:r w:rsidR="006D7E2C">
          <w:rPr>
            <w:rFonts w:ascii="Times New Roman" w:eastAsia="Times New Roman" w:hAnsi="Times New Roman" w:cs="Times New Roman"/>
            <w:spacing w:val="1"/>
            <w:sz w:val="19"/>
            <w:szCs w:val="19"/>
          </w:rPr>
          <w:t>E</w:t>
        </w:r>
        <w:r w:rsidR="006D7E2C">
          <w:rPr>
            <w:rFonts w:ascii="Times New Roman" w:eastAsia="Times New Roman" w:hAnsi="Times New Roman" w:cs="Times New Roman"/>
            <w:spacing w:val="-1"/>
            <w:sz w:val="19"/>
            <w:szCs w:val="19"/>
          </w:rPr>
          <w:t>T</w:t>
        </w:r>
        <w:r w:rsidR="006D7E2C">
          <w:rPr>
            <w:rFonts w:ascii="Times New Roman" w:eastAsia="Times New Roman" w:hAnsi="Times New Roman" w:cs="Times New Roman"/>
            <w:spacing w:val="-5"/>
            <w:sz w:val="19"/>
            <w:szCs w:val="19"/>
          </w:rPr>
          <w:t>I</w:t>
        </w:r>
        <w:r w:rsidR="006D7E2C">
          <w:rPr>
            <w:rFonts w:ascii="Times New Roman" w:eastAsia="Times New Roman" w:hAnsi="Times New Roman" w:cs="Times New Roman"/>
            <w:sz w:val="19"/>
            <w:szCs w:val="19"/>
          </w:rPr>
          <w:t>C</w:t>
        </w:r>
        <w:r w:rsidR="006D7E2C">
          <w:rPr>
            <w:rFonts w:ascii="Times New Roman" w:eastAsia="Times New Roman" w:hAnsi="Times New Roman" w:cs="Times New Roman"/>
            <w:spacing w:val="1"/>
            <w:sz w:val="19"/>
            <w:szCs w:val="19"/>
          </w:rPr>
          <w:t xml:space="preserve"> </w:t>
        </w:r>
        <w:r w:rsidR="006D7E2C">
          <w:rPr>
            <w:rFonts w:ascii="Times New Roman" w:eastAsia="Times New Roman" w:hAnsi="Times New Roman" w:cs="Times New Roman"/>
            <w:spacing w:val="3"/>
            <w:sz w:val="24"/>
            <w:szCs w:val="24"/>
          </w:rPr>
          <w:t>C</w:t>
        </w:r>
        <w:r w:rsidR="006D7E2C">
          <w:rPr>
            <w:rFonts w:ascii="Times New Roman" w:eastAsia="Times New Roman" w:hAnsi="Times New Roman" w:cs="Times New Roman"/>
            <w:sz w:val="19"/>
            <w:szCs w:val="19"/>
          </w:rPr>
          <w:t>ODE</w:t>
        </w:r>
        <w:r w:rsidR="006D7E2C">
          <w:rPr>
            <w:rFonts w:ascii="Times New Roman" w:eastAsia="Times New Roman" w:hAnsi="Times New Roman" w:cs="Times New Roman"/>
            <w:spacing w:val="-2"/>
            <w:sz w:val="19"/>
            <w:szCs w:val="19"/>
          </w:rPr>
          <w:t xml:space="preserve"> </w:t>
        </w:r>
        <w:r w:rsidR="006D7E2C">
          <w:rPr>
            <w:rFonts w:ascii="Times New Roman" w:eastAsia="Times New Roman" w:hAnsi="Times New Roman" w:cs="Times New Roman"/>
            <w:spacing w:val="2"/>
            <w:sz w:val="19"/>
            <w:szCs w:val="19"/>
          </w:rPr>
          <w:t>O</w:t>
        </w:r>
        <w:r w:rsidR="006D7E2C">
          <w:rPr>
            <w:rFonts w:ascii="Times New Roman" w:eastAsia="Times New Roman" w:hAnsi="Times New Roman" w:cs="Times New Roman"/>
            <w:sz w:val="19"/>
            <w:szCs w:val="19"/>
          </w:rPr>
          <w:t>F</w:t>
        </w:r>
        <w:r w:rsidR="006D7E2C">
          <w:rPr>
            <w:rFonts w:ascii="Times New Roman" w:eastAsia="Times New Roman" w:hAnsi="Times New Roman" w:cs="Times New Roman"/>
            <w:spacing w:val="-2"/>
            <w:sz w:val="19"/>
            <w:szCs w:val="19"/>
          </w:rPr>
          <w:t xml:space="preserve"> </w:t>
        </w:r>
        <w:r w:rsidR="006D7E2C">
          <w:rPr>
            <w:rFonts w:ascii="Times New Roman" w:eastAsia="Times New Roman" w:hAnsi="Times New Roman" w:cs="Times New Roman"/>
            <w:spacing w:val="1"/>
            <w:sz w:val="24"/>
            <w:szCs w:val="24"/>
          </w:rPr>
          <w:t>C</w:t>
        </w:r>
        <w:r w:rsidR="006D7E2C">
          <w:rPr>
            <w:rFonts w:ascii="Times New Roman" w:eastAsia="Times New Roman" w:hAnsi="Times New Roman" w:cs="Times New Roman"/>
            <w:sz w:val="19"/>
            <w:szCs w:val="19"/>
          </w:rPr>
          <w:t>ONDU</w:t>
        </w:r>
        <w:r w:rsidR="006D7E2C">
          <w:rPr>
            <w:rFonts w:ascii="Times New Roman" w:eastAsia="Times New Roman" w:hAnsi="Times New Roman" w:cs="Times New Roman"/>
            <w:spacing w:val="2"/>
            <w:sz w:val="19"/>
            <w:szCs w:val="19"/>
          </w:rPr>
          <w:t>C</w:t>
        </w:r>
        <w:r w:rsidR="006D7E2C">
          <w:rPr>
            <w:rFonts w:ascii="Times New Roman" w:eastAsia="Times New Roman" w:hAnsi="Times New Roman" w:cs="Times New Roman"/>
            <w:sz w:val="19"/>
            <w:szCs w:val="19"/>
          </w:rPr>
          <w:t>T</w:t>
        </w:r>
        <w:r w:rsidR="006D7E2C">
          <w:rPr>
            <w:rFonts w:ascii="Times New Roman" w:eastAsia="Times New Roman" w:hAnsi="Times New Roman" w:cs="Times New Roman"/>
            <w:sz w:val="19"/>
            <w:szCs w:val="19"/>
          </w:rPr>
          <w:tab/>
        </w:r>
        <w:r w:rsidR="006D7E2C">
          <w:rPr>
            <w:rFonts w:ascii="Times New Roman" w:eastAsia="Times New Roman" w:hAnsi="Times New Roman" w:cs="Times New Roman"/>
            <w:spacing w:val="-1"/>
            <w:sz w:val="24"/>
            <w:szCs w:val="24"/>
          </w:rPr>
          <w:t>N</w:t>
        </w:r>
        <w:r w:rsidR="006D7E2C">
          <w:rPr>
            <w:rFonts w:ascii="Times New Roman" w:eastAsia="Times New Roman" w:hAnsi="Times New Roman" w:cs="Times New Roman"/>
            <w:sz w:val="19"/>
            <w:szCs w:val="19"/>
          </w:rPr>
          <w:t>O</w:t>
        </w:r>
        <w:r w:rsidR="006D7E2C">
          <w:rPr>
            <w:rFonts w:ascii="Times New Roman" w:eastAsia="Times New Roman" w:hAnsi="Times New Roman" w:cs="Times New Roman"/>
            <w:spacing w:val="2"/>
            <w:sz w:val="19"/>
            <w:szCs w:val="19"/>
          </w:rPr>
          <w:t>R</w:t>
        </w:r>
        <w:r w:rsidR="006D7E2C">
          <w:rPr>
            <w:rFonts w:ascii="Times New Roman" w:eastAsia="Times New Roman" w:hAnsi="Times New Roman" w:cs="Times New Roman"/>
            <w:spacing w:val="-5"/>
            <w:sz w:val="19"/>
            <w:szCs w:val="19"/>
          </w:rPr>
          <w:t>T</w:t>
        </w:r>
        <w:r w:rsidR="006D7E2C">
          <w:rPr>
            <w:rFonts w:ascii="Times New Roman" w:eastAsia="Times New Roman" w:hAnsi="Times New Roman" w:cs="Times New Roman"/>
            <w:sz w:val="19"/>
            <w:szCs w:val="19"/>
          </w:rPr>
          <w:t>H</w:t>
        </w:r>
        <w:r w:rsidR="006D7E2C">
          <w:rPr>
            <w:rFonts w:ascii="Times New Roman" w:eastAsia="Times New Roman" w:hAnsi="Times New Roman" w:cs="Times New Roman"/>
            <w:spacing w:val="-1"/>
            <w:sz w:val="19"/>
            <w:szCs w:val="19"/>
          </w:rPr>
          <w:t>E</w:t>
        </w:r>
        <w:r w:rsidR="006D7E2C">
          <w:rPr>
            <w:rFonts w:ascii="Times New Roman" w:eastAsia="Times New Roman" w:hAnsi="Times New Roman" w:cs="Times New Roman"/>
            <w:sz w:val="19"/>
            <w:szCs w:val="19"/>
          </w:rPr>
          <w:t>RN</w:t>
        </w:r>
        <w:r w:rsidR="006D7E2C">
          <w:rPr>
            <w:rFonts w:ascii="Times New Roman" w:eastAsia="Times New Roman" w:hAnsi="Times New Roman" w:cs="Times New Roman"/>
            <w:spacing w:val="-6"/>
            <w:sz w:val="19"/>
            <w:szCs w:val="19"/>
          </w:rPr>
          <w:t xml:space="preserve"> </w:t>
        </w:r>
        <w:r w:rsidR="006D7E2C">
          <w:rPr>
            <w:rFonts w:ascii="Times New Roman" w:eastAsia="Times New Roman" w:hAnsi="Times New Roman" w:cs="Times New Roman"/>
            <w:spacing w:val="-2"/>
            <w:sz w:val="24"/>
            <w:szCs w:val="24"/>
          </w:rPr>
          <w:t>B</w:t>
        </w:r>
        <w:r w:rsidR="006D7E2C">
          <w:rPr>
            <w:rFonts w:ascii="Times New Roman" w:eastAsia="Times New Roman" w:hAnsi="Times New Roman" w:cs="Times New Roman"/>
            <w:spacing w:val="-1"/>
            <w:sz w:val="19"/>
            <w:szCs w:val="19"/>
          </w:rPr>
          <w:t>E</w:t>
        </w:r>
        <w:r w:rsidR="006D7E2C">
          <w:rPr>
            <w:rFonts w:ascii="Times New Roman" w:eastAsia="Times New Roman" w:hAnsi="Times New Roman" w:cs="Times New Roman"/>
            <w:spacing w:val="2"/>
            <w:sz w:val="19"/>
            <w:szCs w:val="19"/>
          </w:rPr>
          <w:t>D</w:t>
        </w:r>
        <w:r w:rsidR="006D7E2C">
          <w:rPr>
            <w:rFonts w:ascii="Times New Roman" w:eastAsia="Times New Roman" w:hAnsi="Times New Roman" w:cs="Times New Roman"/>
            <w:spacing w:val="-3"/>
            <w:sz w:val="19"/>
            <w:szCs w:val="19"/>
          </w:rPr>
          <w:t>F</w:t>
        </w:r>
        <w:r w:rsidR="006D7E2C">
          <w:rPr>
            <w:rFonts w:ascii="Times New Roman" w:eastAsia="Times New Roman" w:hAnsi="Times New Roman" w:cs="Times New Roman"/>
            <w:sz w:val="19"/>
            <w:szCs w:val="19"/>
          </w:rPr>
          <w:t>ORD</w:t>
        </w:r>
        <w:r w:rsidR="006D7E2C">
          <w:rPr>
            <w:rFonts w:ascii="Times New Roman" w:eastAsia="Times New Roman" w:hAnsi="Times New Roman" w:cs="Times New Roman"/>
            <w:spacing w:val="-7"/>
            <w:sz w:val="19"/>
            <w:szCs w:val="19"/>
          </w:rPr>
          <w:t xml:space="preserve"> </w:t>
        </w:r>
        <w:r w:rsidR="006D7E2C">
          <w:rPr>
            <w:rFonts w:ascii="Times New Roman" w:eastAsia="Times New Roman" w:hAnsi="Times New Roman" w:cs="Times New Roman"/>
            <w:sz w:val="24"/>
            <w:szCs w:val="24"/>
          </w:rPr>
          <w:t>C</w:t>
        </w:r>
        <w:r w:rsidR="006D7E2C">
          <w:rPr>
            <w:rFonts w:ascii="Times New Roman" w:eastAsia="Times New Roman" w:hAnsi="Times New Roman" w:cs="Times New Roman"/>
            <w:spacing w:val="2"/>
            <w:sz w:val="19"/>
            <w:szCs w:val="19"/>
          </w:rPr>
          <w:t>O</w:t>
        </w:r>
        <w:r w:rsidR="006D7E2C">
          <w:rPr>
            <w:rFonts w:ascii="Times New Roman" w:eastAsia="Times New Roman" w:hAnsi="Times New Roman" w:cs="Times New Roman"/>
            <w:sz w:val="19"/>
            <w:szCs w:val="19"/>
          </w:rPr>
          <w:t>U</w:t>
        </w:r>
        <w:r w:rsidR="006D7E2C">
          <w:rPr>
            <w:rFonts w:ascii="Times New Roman" w:eastAsia="Times New Roman" w:hAnsi="Times New Roman" w:cs="Times New Roman"/>
            <w:spacing w:val="2"/>
            <w:sz w:val="19"/>
            <w:szCs w:val="19"/>
          </w:rPr>
          <w:t>N</w:t>
        </w:r>
        <w:r w:rsidR="006D7E2C">
          <w:rPr>
            <w:rFonts w:ascii="Times New Roman" w:eastAsia="Times New Roman" w:hAnsi="Times New Roman" w:cs="Times New Roman"/>
            <w:spacing w:val="-5"/>
            <w:sz w:val="19"/>
            <w:szCs w:val="19"/>
          </w:rPr>
          <w:t>T</w:t>
        </w:r>
        <w:r w:rsidR="006D7E2C">
          <w:rPr>
            <w:rFonts w:ascii="Times New Roman" w:eastAsia="Times New Roman" w:hAnsi="Times New Roman" w:cs="Times New Roman"/>
            <w:sz w:val="19"/>
            <w:szCs w:val="19"/>
          </w:rPr>
          <w:t>Y</w:t>
        </w:r>
        <w:r w:rsidR="006D7E2C">
          <w:rPr>
            <w:rFonts w:ascii="Times New Roman" w:eastAsia="Times New Roman" w:hAnsi="Times New Roman" w:cs="Times New Roman"/>
            <w:spacing w:val="-8"/>
            <w:sz w:val="19"/>
            <w:szCs w:val="19"/>
          </w:rPr>
          <w:t xml:space="preserve"> </w:t>
        </w:r>
        <w:r w:rsidR="006D7E2C">
          <w:rPr>
            <w:rFonts w:ascii="Times New Roman" w:eastAsia="Times New Roman" w:hAnsi="Times New Roman" w:cs="Times New Roman"/>
            <w:sz w:val="24"/>
            <w:szCs w:val="24"/>
          </w:rPr>
          <w:t>S</w:t>
        </w:r>
        <w:r w:rsidR="006D7E2C">
          <w:rPr>
            <w:rFonts w:ascii="Times New Roman" w:eastAsia="Times New Roman" w:hAnsi="Times New Roman" w:cs="Times New Roman"/>
            <w:sz w:val="19"/>
            <w:szCs w:val="19"/>
          </w:rPr>
          <w:t>CHO</w:t>
        </w:r>
        <w:r w:rsidR="006D7E2C">
          <w:rPr>
            <w:rFonts w:ascii="Times New Roman" w:eastAsia="Times New Roman" w:hAnsi="Times New Roman" w:cs="Times New Roman"/>
            <w:spacing w:val="1"/>
            <w:sz w:val="19"/>
            <w:szCs w:val="19"/>
          </w:rPr>
          <w:t>O</w:t>
        </w:r>
        <w:r w:rsidR="006D7E2C">
          <w:rPr>
            <w:rFonts w:ascii="Times New Roman" w:eastAsia="Times New Roman" w:hAnsi="Times New Roman" w:cs="Times New Roman"/>
            <w:sz w:val="19"/>
            <w:szCs w:val="19"/>
          </w:rPr>
          <w:t>L</w:t>
        </w:r>
        <w:r w:rsidR="006D7E2C">
          <w:rPr>
            <w:rFonts w:ascii="Times New Roman" w:eastAsia="Times New Roman" w:hAnsi="Times New Roman" w:cs="Times New Roman"/>
            <w:spacing w:val="-11"/>
            <w:sz w:val="19"/>
            <w:szCs w:val="19"/>
          </w:rPr>
          <w:t xml:space="preserve"> </w:t>
        </w:r>
        <w:r w:rsidR="006D7E2C">
          <w:rPr>
            <w:rFonts w:ascii="Times New Roman" w:eastAsia="Times New Roman" w:hAnsi="Times New Roman" w:cs="Times New Roman"/>
            <w:spacing w:val="1"/>
            <w:sz w:val="24"/>
            <w:szCs w:val="24"/>
          </w:rPr>
          <w:t>D</w:t>
        </w:r>
        <w:r w:rsidR="006D7E2C">
          <w:rPr>
            <w:rFonts w:ascii="Times New Roman" w:eastAsia="Times New Roman" w:hAnsi="Times New Roman" w:cs="Times New Roman"/>
            <w:spacing w:val="-5"/>
            <w:sz w:val="19"/>
            <w:szCs w:val="19"/>
          </w:rPr>
          <w:t>I</w:t>
        </w:r>
        <w:r w:rsidR="006D7E2C">
          <w:rPr>
            <w:rFonts w:ascii="Times New Roman" w:eastAsia="Times New Roman" w:hAnsi="Times New Roman" w:cs="Times New Roman"/>
            <w:spacing w:val="2"/>
            <w:sz w:val="19"/>
            <w:szCs w:val="19"/>
          </w:rPr>
          <w:t>S</w:t>
        </w:r>
        <w:r w:rsidR="006D7E2C">
          <w:rPr>
            <w:rFonts w:ascii="Times New Roman" w:eastAsia="Times New Roman" w:hAnsi="Times New Roman" w:cs="Times New Roman"/>
            <w:spacing w:val="-1"/>
            <w:sz w:val="19"/>
            <w:szCs w:val="19"/>
          </w:rPr>
          <w:t>T</w:t>
        </w:r>
        <w:r w:rsidR="006D7E2C">
          <w:rPr>
            <w:rFonts w:ascii="Times New Roman" w:eastAsia="Times New Roman" w:hAnsi="Times New Roman" w:cs="Times New Roman"/>
            <w:spacing w:val="3"/>
            <w:sz w:val="19"/>
            <w:szCs w:val="19"/>
          </w:rPr>
          <w:t>R</w:t>
        </w:r>
        <w:r w:rsidR="006D7E2C">
          <w:rPr>
            <w:rFonts w:ascii="Times New Roman" w:eastAsia="Times New Roman" w:hAnsi="Times New Roman" w:cs="Times New Roman"/>
            <w:spacing w:val="-5"/>
            <w:sz w:val="19"/>
            <w:szCs w:val="19"/>
          </w:rPr>
          <w:t>I</w:t>
        </w:r>
        <w:r w:rsidR="006D7E2C">
          <w:rPr>
            <w:rFonts w:ascii="Times New Roman" w:eastAsia="Times New Roman" w:hAnsi="Times New Roman" w:cs="Times New Roman"/>
            <w:spacing w:val="3"/>
            <w:sz w:val="19"/>
            <w:szCs w:val="19"/>
          </w:rPr>
          <w:t>C</w:t>
        </w:r>
        <w:r w:rsidR="006D7E2C">
          <w:rPr>
            <w:rFonts w:ascii="Times New Roman" w:eastAsia="Times New Roman" w:hAnsi="Times New Roman" w:cs="Times New Roman"/>
            <w:sz w:val="19"/>
            <w:szCs w:val="19"/>
          </w:rPr>
          <w:t>T</w:t>
        </w:r>
      </w:ins>
    </w:p>
    <w:p w14:paraId="58B45662" w14:textId="77777777" w:rsidR="00944029" w:rsidRDefault="00944029">
      <w:pPr>
        <w:spacing w:before="7" w:line="260" w:lineRule="exact"/>
        <w:rPr>
          <w:ins w:id="12" w:author="Snowberger, Tina" w:date="2026-09-25T20:08:00Z" w16du:dateUtc="2026-09-26T00:08:00Z"/>
          <w:sz w:val="26"/>
          <w:szCs w:val="26"/>
        </w:rPr>
      </w:pPr>
    </w:p>
    <w:p w14:paraId="1962D36F" w14:textId="77777777" w:rsidR="00944029" w:rsidRDefault="006D7E2C">
      <w:pPr>
        <w:pStyle w:val="BodyText"/>
        <w:spacing w:before="69"/>
        <w:ind w:right="113"/>
        <w:jc w:val="both"/>
        <w:rPr>
          <w:ins w:id="13" w:author="Snowberger, Tina" w:date="2026-09-25T20:08:00Z" w16du:dateUtc="2026-09-26T00:08:00Z"/>
        </w:rPr>
      </w:pPr>
      <w:ins w:id="14" w:author="Snowberger, Tina" w:date="2026-09-25T20:08:00Z" w16du:dateUtc="2026-09-26T00:08:00Z">
        <w:r>
          <w:t>The</w:t>
        </w:r>
        <w:r>
          <w:rPr>
            <w:spacing w:val="5"/>
          </w:rPr>
          <w:t xml:space="preserve"> </w:t>
        </w:r>
        <w:r>
          <w:t>No</w:t>
        </w:r>
        <w:r>
          <w:rPr>
            <w:spacing w:val="-2"/>
          </w:rPr>
          <w:t>r</w:t>
        </w:r>
        <w:r>
          <w:t>the</w:t>
        </w:r>
        <w:r>
          <w:rPr>
            <w:spacing w:val="-2"/>
          </w:rPr>
          <w:t>r</w:t>
        </w:r>
        <w:r>
          <w:t>n</w:t>
        </w:r>
        <w:r>
          <w:rPr>
            <w:spacing w:val="9"/>
          </w:rPr>
          <w:t xml:space="preserve"> </w:t>
        </w:r>
        <w:r>
          <w:t>B</w:t>
        </w:r>
        <w:r>
          <w:rPr>
            <w:spacing w:val="-1"/>
          </w:rPr>
          <w:t>e</w:t>
        </w:r>
        <w:r>
          <w:t>dfo</w:t>
        </w:r>
        <w:r>
          <w:rPr>
            <w:spacing w:val="-2"/>
          </w:rPr>
          <w:t>r</w:t>
        </w:r>
        <w:r>
          <w:t>d</w:t>
        </w:r>
        <w:r>
          <w:rPr>
            <w:spacing w:val="6"/>
          </w:rPr>
          <w:t xml:space="preserve"> </w:t>
        </w:r>
        <w:r>
          <w:rPr>
            <w:spacing w:val="2"/>
          </w:rPr>
          <w:t>C</w:t>
        </w:r>
        <w:r>
          <w:t>oun</w:t>
        </w:r>
        <w:r>
          <w:rPr>
            <w:spacing w:val="2"/>
          </w:rPr>
          <w:t>t</w:t>
        </w:r>
        <w:r>
          <w:t>y</w:t>
        </w:r>
        <w:r>
          <w:rPr>
            <w:spacing w:val="2"/>
          </w:rPr>
          <w:t xml:space="preserve"> </w:t>
        </w:r>
        <w:r>
          <w:t>S</w:t>
        </w:r>
        <w:r>
          <w:rPr>
            <w:spacing w:val="-1"/>
          </w:rPr>
          <w:t>c</w:t>
        </w:r>
        <w:r>
          <w:t>hool</w:t>
        </w:r>
        <w:r>
          <w:rPr>
            <w:spacing w:val="7"/>
          </w:rPr>
          <w:t xml:space="preserve"> </w:t>
        </w:r>
        <w:r>
          <w:t>Distri</w:t>
        </w:r>
        <w:r>
          <w:rPr>
            <w:spacing w:val="-2"/>
          </w:rPr>
          <w:t>c</w:t>
        </w:r>
        <w:r>
          <w:t>t</w:t>
        </w:r>
        <w:r>
          <w:rPr>
            <w:spacing w:val="7"/>
          </w:rPr>
          <w:t xml:space="preserve"> </w:t>
        </w:r>
        <w:r>
          <w:t>vi</w:t>
        </w:r>
        <w:r>
          <w:rPr>
            <w:spacing w:val="1"/>
          </w:rPr>
          <w:t>e</w:t>
        </w:r>
        <w:r>
          <w:t>ws</w:t>
        </w:r>
        <w:r>
          <w:rPr>
            <w:spacing w:val="6"/>
          </w:rPr>
          <w:t xml:space="preserve"> </w:t>
        </w:r>
        <w:r>
          <w:t>its</w:t>
        </w:r>
        <w:r>
          <w:rPr>
            <w:spacing w:val="7"/>
          </w:rPr>
          <w:t xml:space="preserve"> </w:t>
        </w:r>
        <w:r>
          <w:rPr>
            <w:spacing w:val="-1"/>
          </w:rPr>
          <w:t>e</w:t>
        </w:r>
        <w:r>
          <w:rPr>
            <w:spacing w:val="2"/>
          </w:rPr>
          <w:t>x</w:t>
        </w:r>
        <w:r>
          <w:t>tr</w:t>
        </w:r>
        <w:r>
          <w:rPr>
            <w:spacing w:val="4"/>
          </w:rPr>
          <w:t>a</w:t>
        </w:r>
        <w:r>
          <w:rPr>
            <w:spacing w:val="-1"/>
          </w:rPr>
          <w:t>-c</w:t>
        </w:r>
        <w:r>
          <w:t>ur</w:t>
        </w:r>
        <w:r>
          <w:rPr>
            <w:spacing w:val="-2"/>
          </w:rPr>
          <w:t>r</w:t>
        </w:r>
        <w:r>
          <w:t>icul</w:t>
        </w:r>
        <w:r>
          <w:rPr>
            <w:spacing w:val="-1"/>
          </w:rPr>
          <w:t>a</w:t>
        </w:r>
        <w:r>
          <w:t>r</w:t>
        </w:r>
        <w:r>
          <w:rPr>
            <w:spacing w:val="8"/>
          </w:rPr>
          <w:t xml:space="preserve"> </w:t>
        </w:r>
        <w:r>
          <w:rPr>
            <w:spacing w:val="-1"/>
          </w:rPr>
          <w:t>a</w:t>
        </w:r>
        <w:r>
          <w:rPr>
            <w:spacing w:val="2"/>
          </w:rPr>
          <w:t>t</w:t>
        </w:r>
        <w:r>
          <w:t>hletic</w:t>
        </w:r>
        <w:r>
          <w:rPr>
            <w:spacing w:val="6"/>
          </w:rPr>
          <w:t xml:space="preserve"> </w:t>
        </w:r>
        <w:r>
          <w:rPr>
            <w:spacing w:val="-1"/>
          </w:rPr>
          <w:t>a</w:t>
        </w:r>
        <w:r>
          <w:t>nd</w:t>
        </w:r>
        <w:r>
          <w:rPr>
            <w:spacing w:val="6"/>
          </w:rPr>
          <w:t xml:space="preserve"> </w:t>
        </w:r>
        <w:r>
          <w:rPr>
            <w:spacing w:val="-1"/>
          </w:rPr>
          <w:t>c</w:t>
        </w:r>
        <w:r>
          <w:t>h</w:t>
        </w:r>
        <w:r>
          <w:rPr>
            <w:spacing w:val="1"/>
          </w:rPr>
          <w:t>e</w:t>
        </w:r>
        <w:r>
          <w:rPr>
            <w:spacing w:val="-1"/>
          </w:rPr>
          <w:t>e</w:t>
        </w:r>
        <w:r>
          <w:t>rle</w:t>
        </w:r>
        <w:r>
          <w:rPr>
            <w:spacing w:val="-1"/>
          </w:rPr>
          <w:t>a</w:t>
        </w:r>
        <w:r>
          <w:t>ding</w:t>
        </w:r>
        <w:r>
          <w:rPr>
            <w:spacing w:val="5"/>
          </w:rPr>
          <w:t xml:space="preserve"> </w:t>
        </w:r>
        <w:r>
          <w:rPr>
            <w:spacing w:val="2"/>
          </w:rPr>
          <w:t>p</w:t>
        </w:r>
        <w:r>
          <w:t>rog</w:t>
        </w:r>
        <w:r>
          <w:rPr>
            <w:spacing w:val="-2"/>
          </w:rPr>
          <w:t>r</w:t>
        </w:r>
        <w:r>
          <w:rPr>
            <w:spacing w:val="-1"/>
          </w:rPr>
          <w:t>a</w:t>
        </w:r>
        <w:r>
          <w:t>ms</w:t>
        </w:r>
        <w:r>
          <w:rPr>
            <w:spacing w:val="7"/>
          </w:rPr>
          <w:t xml:space="preserve"> </w:t>
        </w:r>
        <w:r>
          <w:rPr>
            <w:spacing w:val="-1"/>
          </w:rPr>
          <w:t>a</w:t>
        </w:r>
        <w:r>
          <w:t xml:space="preserve">s </w:t>
        </w:r>
        <w:r>
          <w:rPr>
            <w:spacing w:val="-1"/>
          </w:rPr>
          <w:t>e</w:t>
        </w:r>
        <w:r>
          <w:rPr>
            <w:spacing w:val="2"/>
          </w:rPr>
          <w:t>x</w:t>
        </w:r>
        <w:r>
          <w:t>tensions</w:t>
        </w:r>
        <w:r>
          <w:rPr>
            <w:spacing w:val="5"/>
          </w:rPr>
          <w:t xml:space="preserve"> </w:t>
        </w:r>
        <w:r>
          <w:t>of</w:t>
        </w:r>
        <w:r>
          <w:rPr>
            <w:spacing w:val="3"/>
          </w:rPr>
          <w:t xml:space="preserve"> </w:t>
        </w:r>
        <w:r>
          <w:t>the</w:t>
        </w:r>
        <w:r>
          <w:rPr>
            <w:spacing w:val="4"/>
          </w:rPr>
          <w:t xml:space="preserve"> </w:t>
        </w:r>
        <w:r>
          <w:rPr>
            <w:spacing w:val="-1"/>
          </w:rPr>
          <w:t>c</w:t>
        </w:r>
        <w:r>
          <w:t>lass</w:t>
        </w:r>
        <w:r>
          <w:rPr>
            <w:spacing w:val="-1"/>
          </w:rPr>
          <w:t>r</w:t>
        </w:r>
        <w:r>
          <w:t>oom.</w:t>
        </w:r>
        <w:r>
          <w:rPr>
            <w:spacing w:val="9"/>
          </w:rPr>
          <w:t xml:space="preserve"> </w:t>
        </w:r>
        <w:r>
          <w:rPr>
            <w:spacing w:val="1"/>
          </w:rPr>
          <w:t>W</w:t>
        </w:r>
        <w:r>
          <w:t>hile</w:t>
        </w:r>
        <w:r>
          <w:rPr>
            <w:spacing w:val="3"/>
          </w:rPr>
          <w:t xml:space="preserve"> </w:t>
        </w:r>
        <w:r>
          <w:t>these</w:t>
        </w:r>
        <w:r>
          <w:rPr>
            <w:spacing w:val="3"/>
          </w:rPr>
          <w:t xml:space="preserve"> </w:t>
        </w:r>
        <w:r>
          <w:t>pro</w:t>
        </w:r>
        <w:r>
          <w:rPr>
            <w:spacing w:val="-4"/>
          </w:rPr>
          <w:t>g</w:t>
        </w:r>
        <w:r>
          <w:rPr>
            <w:spacing w:val="1"/>
          </w:rPr>
          <w:t>r</w:t>
        </w:r>
        <w:r>
          <w:rPr>
            <w:spacing w:val="-1"/>
          </w:rPr>
          <w:t>a</w:t>
        </w:r>
        <w:r>
          <w:t>ms</w:t>
        </w:r>
        <w:r>
          <w:rPr>
            <w:spacing w:val="5"/>
          </w:rPr>
          <w:t xml:space="preserve"> </w:t>
        </w:r>
        <w:r>
          <w:rPr>
            <w:spacing w:val="-1"/>
          </w:rPr>
          <w:t>a</w:t>
        </w:r>
        <w:r>
          <w:t>re</w:t>
        </w:r>
        <w:r>
          <w:rPr>
            <w:spacing w:val="5"/>
          </w:rPr>
          <w:t xml:space="preserve"> </w:t>
        </w:r>
        <w:r>
          <w:rPr>
            <w:spacing w:val="-1"/>
          </w:rPr>
          <w:t>a</w:t>
        </w:r>
        <w:r>
          <w:t>lso</w:t>
        </w:r>
        <w:r>
          <w:rPr>
            <w:spacing w:val="5"/>
          </w:rPr>
          <w:t xml:space="preserve"> </w:t>
        </w:r>
        <w:r>
          <w:t>re</w:t>
        </w:r>
        <w:r>
          <w:rPr>
            <w:spacing w:val="-1"/>
          </w:rPr>
          <w:t>c</w:t>
        </w:r>
        <w:r>
          <w:t>re</w:t>
        </w:r>
        <w:r>
          <w:rPr>
            <w:spacing w:val="-1"/>
          </w:rPr>
          <w:t>a</w:t>
        </w:r>
        <w:r>
          <w:t>ti</w:t>
        </w:r>
        <w:r>
          <w:rPr>
            <w:spacing w:val="5"/>
          </w:rPr>
          <w:t>o</w:t>
        </w:r>
        <w:r>
          <w:t>n</w:t>
        </w:r>
        <w:r>
          <w:rPr>
            <w:spacing w:val="-1"/>
          </w:rPr>
          <w:t>a</w:t>
        </w:r>
        <w:r>
          <w:t>l,</w:t>
        </w:r>
        <w:r>
          <w:rPr>
            <w:spacing w:val="5"/>
          </w:rPr>
          <w:t xml:space="preserve"> </w:t>
        </w:r>
        <w:r>
          <w:t>we</w:t>
        </w:r>
        <w:r>
          <w:rPr>
            <w:spacing w:val="3"/>
          </w:rPr>
          <w:t xml:space="preserve"> </w:t>
        </w:r>
        <w:r>
          <w:t>hope</w:t>
        </w:r>
        <w:r>
          <w:rPr>
            <w:spacing w:val="3"/>
          </w:rPr>
          <w:t xml:space="preserve"> </w:t>
        </w:r>
        <w:r>
          <w:t>students</w:t>
        </w:r>
        <w:r>
          <w:rPr>
            <w:spacing w:val="7"/>
          </w:rPr>
          <w:t xml:space="preserve"> </w:t>
        </w:r>
        <w:r>
          <w:t>will</w:t>
        </w:r>
        <w:r>
          <w:rPr>
            <w:spacing w:val="5"/>
          </w:rPr>
          <w:t xml:space="preserve"> </w:t>
        </w:r>
        <w:r>
          <w:t>le</w:t>
        </w:r>
        <w:r>
          <w:rPr>
            <w:spacing w:val="-2"/>
          </w:rPr>
          <w:t>a</w:t>
        </w:r>
        <w:r>
          <w:t>rn wo</w:t>
        </w:r>
        <w:r>
          <w:rPr>
            <w:spacing w:val="-2"/>
          </w:rPr>
          <w:t>r</w:t>
        </w:r>
        <w:r>
          <w:t>thwhile</w:t>
        </w:r>
        <w:r>
          <w:rPr>
            <w:spacing w:val="49"/>
          </w:rPr>
          <w:t xml:space="preserve"> </w:t>
        </w:r>
        <w:r>
          <w:t>lessons</w:t>
        </w:r>
        <w:r>
          <w:rPr>
            <w:spacing w:val="50"/>
          </w:rPr>
          <w:t xml:space="preserve"> </w:t>
        </w:r>
        <w:r>
          <w:rPr>
            <w:spacing w:val="2"/>
          </w:rPr>
          <w:t>o</w:t>
        </w:r>
        <w:r>
          <w:t>f</w:t>
        </w:r>
        <w:r>
          <w:rPr>
            <w:spacing w:val="49"/>
          </w:rPr>
          <w:t xml:space="preserve"> </w:t>
        </w:r>
        <w:r>
          <w:rPr>
            <w:spacing w:val="2"/>
          </w:rPr>
          <w:t>t</w:t>
        </w:r>
        <w:r>
          <w:rPr>
            <w:spacing w:val="-1"/>
          </w:rPr>
          <w:t>ea</w:t>
        </w:r>
        <w:r>
          <w:t>mwo</w:t>
        </w:r>
        <w:r>
          <w:rPr>
            <w:spacing w:val="-1"/>
          </w:rPr>
          <w:t>r</w:t>
        </w:r>
        <w:r>
          <w:t>k,</w:t>
        </w:r>
        <w:r>
          <w:rPr>
            <w:spacing w:val="50"/>
          </w:rPr>
          <w:t xml:space="preserve"> </w:t>
        </w:r>
        <w:r>
          <w:t>di</w:t>
        </w:r>
        <w:r>
          <w:rPr>
            <w:spacing w:val="2"/>
          </w:rPr>
          <w:t>s</w:t>
        </w:r>
        <w:r>
          <w:rPr>
            <w:spacing w:val="-1"/>
          </w:rPr>
          <w:t>c</w:t>
        </w:r>
        <w:r>
          <w:t>ipline,</w:t>
        </w:r>
        <w:r>
          <w:rPr>
            <w:spacing w:val="49"/>
          </w:rPr>
          <w:t xml:space="preserve"> </w:t>
        </w:r>
        <w:r>
          <w:t>h</w:t>
        </w:r>
        <w:r>
          <w:rPr>
            <w:spacing w:val="1"/>
          </w:rPr>
          <w:t>a</w:t>
        </w:r>
        <w:r>
          <w:t>rd</w:t>
        </w:r>
        <w:r>
          <w:rPr>
            <w:spacing w:val="49"/>
          </w:rPr>
          <w:t xml:space="preserve"> </w:t>
        </w:r>
        <w:r>
          <w:t>wo</w:t>
        </w:r>
        <w:r>
          <w:rPr>
            <w:spacing w:val="-2"/>
          </w:rPr>
          <w:t>r</w:t>
        </w:r>
        <w:r>
          <w:t>k,</w:t>
        </w:r>
        <w:r>
          <w:rPr>
            <w:spacing w:val="52"/>
          </w:rPr>
          <w:t xml:space="preserve"> </w:t>
        </w:r>
        <w:r>
          <w:rPr>
            <w:spacing w:val="-1"/>
          </w:rPr>
          <w:t>c</w:t>
        </w:r>
        <w:r>
          <w:t>oop</w:t>
        </w:r>
        <w:r>
          <w:rPr>
            <w:spacing w:val="1"/>
          </w:rPr>
          <w:t>e</w:t>
        </w:r>
        <w:r>
          <w:t>r</w:t>
        </w:r>
        <w:r>
          <w:rPr>
            <w:spacing w:val="-2"/>
          </w:rPr>
          <w:t>a</w:t>
        </w:r>
        <w:r>
          <w:t>tion,</w:t>
        </w:r>
        <w:r>
          <w:rPr>
            <w:spacing w:val="50"/>
          </w:rPr>
          <w:t xml:space="preserve"> </w:t>
        </w:r>
        <w:r>
          <w:rPr>
            <w:spacing w:val="1"/>
          </w:rPr>
          <w:t>a</w:t>
        </w:r>
        <w:r>
          <w:t>nd</w:t>
        </w:r>
        <w:r>
          <w:rPr>
            <w:spacing w:val="50"/>
          </w:rPr>
          <w:t xml:space="preserve"> </w:t>
        </w:r>
        <w:r>
          <w:t>p</w:t>
        </w:r>
        <w:r>
          <w:rPr>
            <w:spacing w:val="2"/>
          </w:rPr>
          <w:t>h</w:t>
        </w:r>
        <w:r>
          <w:rPr>
            <w:spacing w:val="-5"/>
          </w:rPr>
          <w:t>y</w:t>
        </w:r>
        <w:r>
          <w:t>s</w:t>
        </w:r>
        <w:r>
          <w:rPr>
            <w:spacing w:val="2"/>
          </w:rPr>
          <w:t>i</w:t>
        </w:r>
        <w:r>
          <w:rPr>
            <w:spacing w:val="-1"/>
          </w:rPr>
          <w:t>ca</w:t>
        </w:r>
        <w:r>
          <w:t>l</w:t>
        </w:r>
        <w:r>
          <w:rPr>
            <w:spacing w:val="50"/>
          </w:rPr>
          <w:t xml:space="preserve"> </w:t>
        </w:r>
        <w:r>
          <w:t>fitn</w:t>
        </w:r>
        <w:r>
          <w:rPr>
            <w:spacing w:val="-1"/>
          </w:rPr>
          <w:t>e</w:t>
        </w:r>
        <w:r>
          <w:t>ss.</w:t>
        </w:r>
        <w:r>
          <w:rPr>
            <w:spacing w:val="42"/>
          </w:rPr>
          <w:t xml:space="preserve"> </w:t>
        </w:r>
        <w:r>
          <w:t>T</w:t>
        </w:r>
        <w:r>
          <w:rPr>
            <w:spacing w:val="1"/>
          </w:rPr>
          <w:t>h</w:t>
        </w:r>
        <w:r>
          <w:t>e</w:t>
        </w:r>
        <w:r>
          <w:rPr>
            <w:spacing w:val="49"/>
          </w:rPr>
          <w:t xml:space="preserve"> </w:t>
        </w:r>
        <w:r>
          <w:rPr>
            <w:spacing w:val="-1"/>
          </w:rPr>
          <w:t>c</w:t>
        </w:r>
        <w:r>
          <w:rPr>
            <w:spacing w:val="2"/>
          </w:rPr>
          <w:t>o</w:t>
        </w:r>
        <w:r>
          <w:rPr>
            <w:spacing w:val="-1"/>
          </w:rPr>
          <w:t>ac</w:t>
        </w:r>
        <w:r>
          <w:t>h</w:t>
        </w:r>
        <w:r>
          <w:rPr>
            <w:spacing w:val="50"/>
          </w:rPr>
          <w:t xml:space="preserve"> </w:t>
        </w:r>
        <w:r>
          <w:t xml:space="preserve">is </w:t>
        </w:r>
        <w:r>
          <w:rPr>
            <w:spacing w:val="-1"/>
          </w:rPr>
          <w:t>c</w:t>
        </w:r>
        <w:r>
          <w:t>onsid</w:t>
        </w:r>
        <w:r>
          <w:rPr>
            <w:spacing w:val="-1"/>
          </w:rPr>
          <w:t>e</w:t>
        </w:r>
        <w:r>
          <w:t>r</w:t>
        </w:r>
        <w:r>
          <w:rPr>
            <w:spacing w:val="-2"/>
          </w:rPr>
          <w:t>e</w:t>
        </w:r>
        <w:r>
          <w:t>d</w:t>
        </w:r>
        <w:r>
          <w:rPr>
            <w:spacing w:val="1"/>
          </w:rPr>
          <w:t xml:space="preserve"> </w:t>
        </w:r>
        <w:r>
          <w:t>fi</w:t>
        </w:r>
        <w:r>
          <w:rPr>
            <w:spacing w:val="-1"/>
          </w:rPr>
          <w:t>r</w:t>
        </w:r>
        <w:r>
          <w:t xml:space="preserve">st </w:t>
        </w:r>
        <w:r>
          <w:rPr>
            <w:spacing w:val="-1"/>
          </w:rPr>
          <w:t>a</w:t>
        </w:r>
        <w:r>
          <w:t>s</w:t>
        </w:r>
        <w:r>
          <w:rPr>
            <w:spacing w:val="2"/>
          </w:rPr>
          <w:t xml:space="preserve"> </w:t>
        </w:r>
        <w:r>
          <w:t>a</w:t>
        </w:r>
        <w:r>
          <w:rPr>
            <w:spacing w:val="58"/>
          </w:rPr>
          <w:t xml:space="preserve"> </w:t>
        </w:r>
        <w:r>
          <w:t>t</w:t>
        </w:r>
        <w:r>
          <w:rPr>
            <w:spacing w:val="1"/>
          </w:rPr>
          <w:t>e</w:t>
        </w:r>
        <w:r>
          <w:rPr>
            <w:spacing w:val="-1"/>
          </w:rPr>
          <w:t>ac</w:t>
        </w:r>
        <w:r>
          <w:t>h</w:t>
        </w:r>
        <w:r>
          <w:rPr>
            <w:spacing w:val="-1"/>
          </w:rPr>
          <w:t>e</w:t>
        </w:r>
        <w:r>
          <w:t>r,</w:t>
        </w:r>
        <w:r>
          <w:rPr>
            <w:spacing w:val="1"/>
          </w:rPr>
          <w:t xml:space="preserve"> </w:t>
        </w:r>
        <w:r>
          <w:t>tea</w:t>
        </w:r>
        <w:r>
          <w:rPr>
            <w:spacing w:val="-1"/>
          </w:rPr>
          <w:t>c</w:t>
        </w:r>
        <w:r>
          <w:t>hi</w:t>
        </w:r>
        <w:r>
          <w:rPr>
            <w:spacing w:val="2"/>
          </w:rPr>
          <w:t>n</w:t>
        </w:r>
        <w:r>
          <w:t>g</w:t>
        </w:r>
        <w:r>
          <w:rPr>
            <w:spacing w:val="57"/>
          </w:rPr>
          <w:t xml:space="preserve"> </w:t>
        </w:r>
        <w:r>
          <w:t xml:space="preserve">skills </w:t>
        </w:r>
        <w:r>
          <w:rPr>
            <w:spacing w:val="1"/>
          </w:rPr>
          <w:t>a</w:t>
        </w:r>
        <w:r>
          <w:t>nd</w:t>
        </w:r>
        <w:r>
          <w:rPr>
            <w:spacing w:val="59"/>
          </w:rPr>
          <w:t xml:space="preserve"> </w:t>
        </w:r>
        <w:r>
          <w:t>r</w:t>
        </w:r>
        <w:r>
          <w:rPr>
            <w:spacing w:val="-2"/>
          </w:rPr>
          <w:t>e</w:t>
        </w:r>
        <w:r>
          <w:t>info</w:t>
        </w:r>
        <w:r>
          <w:rPr>
            <w:spacing w:val="1"/>
          </w:rPr>
          <w:t>r</w:t>
        </w:r>
        <w:r>
          <w:rPr>
            <w:spacing w:val="-1"/>
          </w:rPr>
          <w:t>c</w:t>
        </w:r>
        <w:r>
          <w:t>i</w:t>
        </w:r>
        <w:r>
          <w:rPr>
            <w:spacing w:val="2"/>
          </w:rPr>
          <w:t>n</w:t>
        </w:r>
        <w:r>
          <w:t>g</w:t>
        </w:r>
        <w:r>
          <w:rPr>
            <w:spacing w:val="57"/>
          </w:rPr>
          <w:t xml:space="preserve"> </w:t>
        </w:r>
        <w:r>
          <w:t>the</w:t>
        </w:r>
        <w:r>
          <w:rPr>
            <w:spacing w:val="59"/>
          </w:rPr>
          <w:t xml:space="preserve"> </w:t>
        </w:r>
        <w:r>
          <w:t>ot</w:t>
        </w:r>
        <w:r>
          <w:rPr>
            <w:spacing w:val="2"/>
          </w:rPr>
          <w:t>h</w:t>
        </w:r>
        <w:r>
          <w:rPr>
            <w:spacing w:val="-1"/>
          </w:rPr>
          <w:t>e</w:t>
        </w:r>
        <w:r>
          <w:t>r</w:t>
        </w:r>
        <w:r>
          <w:rPr>
            <w:spacing w:val="1"/>
          </w:rPr>
          <w:t xml:space="preserve"> </w:t>
        </w:r>
        <w:r>
          <w:t>qu</w:t>
        </w:r>
        <w:r>
          <w:rPr>
            <w:spacing w:val="-1"/>
          </w:rPr>
          <w:t>a</w:t>
        </w:r>
        <w:r>
          <w:t>liti</w:t>
        </w:r>
        <w:r>
          <w:rPr>
            <w:spacing w:val="-1"/>
          </w:rPr>
          <w:t>e</w:t>
        </w:r>
        <w:r>
          <w:t>s that</w:t>
        </w:r>
        <w:r>
          <w:rPr>
            <w:spacing w:val="59"/>
          </w:rPr>
          <w:t xml:space="preserve"> </w:t>
        </w:r>
        <w:r>
          <w:t>we hope to s</w:t>
        </w:r>
        <w:r>
          <w:rPr>
            <w:spacing w:val="-1"/>
          </w:rPr>
          <w:t>e</w:t>
        </w:r>
        <w:r>
          <w:t>e</w:t>
        </w:r>
        <w:r>
          <w:rPr>
            <w:spacing w:val="58"/>
          </w:rPr>
          <w:t xml:space="preserve"> </w:t>
        </w:r>
        <w:r>
          <w:t>in p</w:t>
        </w:r>
        <w:r>
          <w:rPr>
            <w:spacing w:val="-1"/>
          </w:rPr>
          <w:t>a</w:t>
        </w:r>
        <w:r>
          <w:t>rti</w:t>
        </w:r>
        <w:r>
          <w:rPr>
            <w:spacing w:val="-1"/>
          </w:rPr>
          <w:t>c</w:t>
        </w:r>
        <w:r>
          <w:t>ipants.</w:t>
        </w:r>
        <w:r>
          <w:rPr>
            <w:spacing w:val="34"/>
          </w:rPr>
          <w:t xml:space="preserve"> </w:t>
        </w:r>
        <w:r>
          <w:t>H</w:t>
        </w:r>
        <w:r>
          <w:rPr>
            <w:spacing w:val="-2"/>
          </w:rPr>
          <w:t>e</w:t>
        </w:r>
        <w:r>
          <w:t>/she</w:t>
        </w:r>
        <w:r>
          <w:rPr>
            <w:spacing w:val="16"/>
          </w:rPr>
          <w:t xml:space="preserve"> </w:t>
        </w:r>
        <w:r>
          <w:rPr>
            <w:spacing w:val="2"/>
          </w:rPr>
          <w:t>h</w:t>
        </w:r>
        <w:r>
          <w:rPr>
            <w:spacing w:val="-1"/>
          </w:rPr>
          <w:t>a</w:t>
        </w:r>
        <w:r>
          <w:t>s</w:t>
        </w:r>
        <w:r>
          <w:rPr>
            <w:spacing w:val="18"/>
          </w:rPr>
          <w:t xml:space="preserve"> </w:t>
        </w:r>
        <w:r>
          <w:rPr>
            <w:spacing w:val="-1"/>
          </w:rPr>
          <w:t>a</w:t>
        </w:r>
        <w:r>
          <w:t>uthori</w:t>
        </w:r>
        <w:r>
          <w:rPr>
            <w:spacing w:val="2"/>
          </w:rPr>
          <w:t>t</w:t>
        </w:r>
        <w:r>
          <w:t>y</w:t>
        </w:r>
        <w:r>
          <w:rPr>
            <w:spacing w:val="11"/>
          </w:rPr>
          <w:t xml:space="preserve"> </w:t>
        </w:r>
        <w:r>
          <w:t>simil</w:t>
        </w:r>
        <w:r>
          <w:rPr>
            <w:spacing w:val="-1"/>
          </w:rPr>
          <w:t>a</w:t>
        </w:r>
        <w:r>
          <w:t>r</w:t>
        </w:r>
        <w:r>
          <w:rPr>
            <w:spacing w:val="15"/>
          </w:rPr>
          <w:t xml:space="preserve"> </w:t>
        </w:r>
        <w:r>
          <w:t>to</w:t>
        </w:r>
        <w:r>
          <w:rPr>
            <w:spacing w:val="17"/>
          </w:rPr>
          <w:t xml:space="preserve"> </w:t>
        </w:r>
        <w:r>
          <w:t>that</w:t>
        </w:r>
        <w:r>
          <w:rPr>
            <w:spacing w:val="18"/>
          </w:rPr>
          <w:t xml:space="preserve"> </w:t>
        </w:r>
        <w:r>
          <w:t>of</w:t>
        </w:r>
        <w:r>
          <w:rPr>
            <w:spacing w:val="15"/>
          </w:rPr>
          <w:t xml:space="preserve"> </w:t>
        </w:r>
        <w:r>
          <w:t>a</w:t>
        </w:r>
        <w:r>
          <w:rPr>
            <w:spacing w:val="15"/>
          </w:rPr>
          <w:t xml:space="preserve"> </w:t>
        </w:r>
        <w:r>
          <w:t>tea</w:t>
        </w:r>
        <w:r>
          <w:rPr>
            <w:spacing w:val="-1"/>
          </w:rPr>
          <w:t>c</w:t>
        </w:r>
        <w:r>
          <w:t>h</w:t>
        </w:r>
        <w:r>
          <w:rPr>
            <w:spacing w:val="1"/>
          </w:rPr>
          <w:t>e</w:t>
        </w:r>
        <w:r>
          <w:t>r</w:t>
        </w:r>
        <w:r>
          <w:rPr>
            <w:spacing w:val="15"/>
          </w:rPr>
          <w:t xml:space="preserve"> </w:t>
        </w:r>
        <w:r>
          <w:t>in</w:t>
        </w:r>
        <w:r>
          <w:rPr>
            <w:spacing w:val="17"/>
          </w:rPr>
          <w:t xml:space="preserve"> </w:t>
        </w:r>
        <w:r>
          <w:t>the</w:t>
        </w:r>
        <w:r>
          <w:rPr>
            <w:spacing w:val="16"/>
          </w:rPr>
          <w:t xml:space="preserve"> </w:t>
        </w:r>
        <w:r>
          <w:rPr>
            <w:spacing w:val="-1"/>
          </w:rPr>
          <w:t>c</w:t>
        </w:r>
        <w:r>
          <w:t>las</w:t>
        </w:r>
        <w:r>
          <w:rPr>
            <w:spacing w:val="2"/>
          </w:rPr>
          <w:t>s</w:t>
        </w:r>
        <w:r>
          <w:t>room.</w:t>
        </w:r>
        <w:r>
          <w:rPr>
            <w:spacing w:val="35"/>
          </w:rPr>
          <w:t xml:space="preserve"> </w:t>
        </w:r>
        <w:r>
          <w:rPr>
            <w:spacing w:val="-6"/>
          </w:rPr>
          <w:t>L</w:t>
        </w:r>
        <w:r>
          <w:t>i</w:t>
        </w:r>
        <w:r>
          <w:rPr>
            <w:spacing w:val="2"/>
          </w:rPr>
          <w:t>k</w:t>
        </w:r>
        <w:r>
          <w:rPr>
            <w:spacing w:val="-1"/>
          </w:rPr>
          <w:t>e</w:t>
        </w:r>
        <w:r>
          <w:t>wis</w:t>
        </w:r>
        <w:r>
          <w:rPr>
            <w:spacing w:val="-1"/>
          </w:rPr>
          <w:t>e</w:t>
        </w:r>
        <w:r>
          <w:t>,</w:t>
        </w:r>
        <w:r>
          <w:rPr>
            <w:spacing w:val="16"/>
          </w:rPr>
          <w:t xml:space="preserve"> </w:t>
        </w:r>
        <w:r>
          <w:t>studen</w:t>
        </w:r>
        <w:r>
          <w:rPr>
            <w:spacing w:val="2"/>
          </w:rPr>
          <w:t>t</w:t>
        </w:r>
        <w:r>
          <w:t>s</w:t>
        </w:r>
        <w:r>
          <w:rPr>
            <w:spacing w:val="16"/>
          </w:rPr>
          <w:t xml:space="preserve"> </w:t>
        </w:r>
        <w:r>
          <w:rPr>
            <w:spacing w:val="-1"/>
          </w:rPr>
          <w:t>a</w:t>
        </w:r>
        <w:r>
          <w:t>nd</w:t>
        </w:r>
        <w:r>
          <w:rPr>
            <w:spacing w:val="16"/>
          </w:rPr>
          <w:t xml:space="preserve"> </w:t>
        </w:r>
        <w:r>
          <w:t>their p</w:t>
        </w:r>
        <w:r>
          <w:rPr>
            <w:spacing w:val="-1"/>
          </w:rPr>
          <w:t>a</w:t>
        </w:r>
        <w:r>
          <w:t>r</w:t>
        </w:r>
        <w:r>
          <w:rPr>
            <w:spacing w:val="-2"/>
          </w:rPr>
          <w:t>e</w:t>
        </w:r>
        <w:r>
          <w:t>nts also ha</w:t>
        </w:r>
        <w:r>
          <w:rPr>
            <w:spacing w:val="1"/>
          </w:rPr>
          <w:t>v</w:t>
        </w:r>
        <w:r>
          <w:t>e</w:t>
        </w:r>
        <w:r>
          <w:rPr>
            <w:spacing w:val="-1"/>
          </w:rPr>
          <w:t xml:space="preserve"> a</w:t>
        </w:r>
        <w:r>
          <w:t>n obl</w:t>
        </w:r>
        <w:r>
          <w:rPr>
            <w:spacing w:val="3"/>
          </w:rPr>
          <w:t>i</w:t>
        </w:r>
        <w:r>
          <w:rPr>
            <w:spacing w:val="-3"/>
          </w:rPr>
          <w:t>g</w:t>
        </w:r>
        <w:r>
          <w:rPr>
            <w:spacing w:val="-1"/>
          </w:rPr>
          <w:t>a</w:t>
        </w:r>
        <w:r>
          <w:t>tion to cond</w:t>
        </w:r>
        <w:r>
          <w:rPr>
            <w:spacing w:val="1"/>
          </w:rPr>
          <w:t>u</w:t>
        </w:r>
        <w:r>
          <w:rPr>
            <w:spacing w:val="-1"/>
          </w:rPr>
          <w:t>c</w:t>
        </w:r>
        <w:r>
          <w:t>t th</w:t>
        </w:r>
        <w:r>
          <w:rPr>
            <w:spacing w:val="-1"/>
          </w:rPr>
          <w:t>e</w:t>
        </w:r>
        <w:r>
          <w:t>ms</w:t>
        </w:r>
        <w:r>
          <w:rPr>
            <w:spacing w:val="1"/>
          </w:rPr>
          <w:t>e</w:t>
        </w:r>
        <w:r>
          <w:t xml:space="preserve">lves </w:t>
        </w:r>
        <w:r>
          <w:rPr>
            <w:spacing w:val="-2"/>
          </w:rPr>
          <w:t>a</w:t>
        </w:r>
        <w:r>
          <w:t>ppro</w:t>
        </w:r>
        <w:r>
          <w:rPr>
            <w:spacing w:val="-1"/>
          </w:rPr>
          <w:t>p</w:t>
        </w:r>
        <w:r>
          <w:t>ri</w:t>
        </w:r>
        <w:r>
          <w:rPr>
            <w:spacing w:val="-2"/>
          </w:rPr>
          <w:t>a</w:t>
        </w:r>
        <w:r>
          <w:t>te</w:t>
        </w:r>
        <w:r>
          <w:rPr>
            <w:spacing w:val="4"/>
          </w:rPr>
          <w:t>l</w:t>
        </w:r>
        <w:r>
          <w:rPr>
            <w:spacing w:val="-5"/>
          </w:rPr>
          <w:t>y</w:t>
        </w:r>
        <w:r>
          <w:t>.</w:t>
        </w:r>
      </w:ins>
    </w:p>
    <w:p w14:paraId="7F55F707" w14:textId="77777777" w:rsidR="00944029" w:rsidRDefault="00944029">
      <w:pPr>
        <w:spacing w:before="16" w:line="260" w:lineRule="exact"/>
        <w:rPr>
          <w:ins w:id="15" w:author="Snowberger, Tina" w:date="2026-09-25T20:08:00Z" w16du:dateUtc="2026-09-26T00:08:00Z"/>
          <w:sz w:val="26"/>
          <w:szCs w:val="26"/>
        </w:rPr>
      </w:pPr>
    </w:p>
    <w:p w14:paraId="1FF2C01B" w14:textId="77777777" w:rsidR="00944029" w:rsidRDefault="006D7E2C">
      <w:pPr>
        <w:pStyle w:val="BodyText"/>
        <w:ind w:right="106"/>
        <w:jc w:val="both"/>
        <w:rPr>
          <w:ins w:id="16" w:author="Snowberger, Tina" w:date="2026-09-25T20:08:00Z" w16du:dateUtc="2026-09-26T00:08:00Z"/>
        </w:rPr>
      </w:pPr>
      <w:ins w:id="17" w:author="Snowberger, Tina" w:date="2026-09-25T20:08:00Z" w16du:dateUtc="2026-09-26T00:08:00Z">
        <w:r>
          <w:t>Since p</w:t>
        </w:r>
        <w:r>
          <w:rPr>
            <w:spacing w:val="-1"/>
          </w:rPr>
          <w:t>a</w:t>
        </w:r>
        <w:r>
          <w:t>rti</w:t>
        </w:r>
        <w:r>
          <w:rPr>
            <w:spacing w:val="-1"/>
          </w:rPr>
          <w:t>c</w:t>
        </w:r>
        <w:r>
          <w:t>ipation</w:t>
        </w:r>
        <w:r>
          <w:rPr>
            <w:spacing w:val="2"/>
          </w:rPr>
          <w:t xml:space="preserve"> </w:t>
        </w:r>
        <w:r>
          <w:t>in</w:t>
        </w:r>
        <w:r>
          <w:rPr>
            <w:spacing w:val="2"/>
          </w:rPr>
          <w:t xml:space="preserve"> </w:t>
        </w:r>
        <w:r>
          <w:rPr>
            <w:spacing w:val="-1"/>
          </w:rPr>
          <w:t>e</w:t>
        </w:r>
        <w:r>
          <w:rPr>
            <w:spacing w:val="2"/>
          </w:rPr>
          <w:t>x</w:t>
        </w:r>
        <w:r>
          <w:t>tra</w:t>
        </w:r>
        <w:r>
          <w:rPr>
            <w:spacing w:val="-1"/>
          </w:rPr>
          <w:t>-c</w:t>
        </w:r>
        <w:r>
          <w:rPr>
            <w:spacing w:val="2"/>
          </w:rPr>
          <w:t>u</w:t>
        </w:r>
        <w:r>
          <w:t>r</w:t>
        </w:r>
        <w:r>
          <w:rPr>
            <w:spacing w:val="-2"/>
          </w:rPr>
          <w:t>r</w:t>
        </w:r>
        <w:r>
          <w:t>icul</w:t>
        </w:r>
        <w:r>
          <w:rPr>
            <w:spacing w:val="1"/>
          </w:rPr>
          <w:t>a</w:t>
        </w:r>
        <w:r>
          <w:t>r</w:t>
        </w:r>
        <w:r>
          <w:rPr>
            <w:spacing w:val="1"/>
          </w:rPr>
          <w:t xml:space="preserve"> a</w:t>
        </w:r>
        <w:r>
          <w:rPr>
            <w:spacing w:val="-1"/>
          </w:rPr>
          <w:t>c</w:t>
        </w:r>
        <w:r>
          <w:t>tivities</w:t>
        </w:r>
        <w:r>
          <w:rPr>
            <w:spacing w:val="1"/>
          </w:rPr>
          <w:t xml:space="preserve"> </w:t>
        </w:r>
        <w:r>
          <w:t>is</w:t>
        </w:r>
        <w:r>
          <w:rPr>
            <w:spacing w:val="2"/>
          </w:rPr>
          <w:t xml:space="preserve"> </w:t>
        </w:r>
        <w:r>
          <w:t>a</w:t>
        </w:r>
        <w:r>
          <w:rPr>
            <w:spacing w:val="1"/>
          </w:rPr>
          <w:t xml:space="preserve"> </w:t>
        </w:r>
        <w:r>
          <w:t>privil</w:t>
        </w:r>
        <w:r>
          <w:rPr>
            <w:spacing w:val="1"/>
          </w:rPr>
          <w:t>e</w:t>
        </w:r>
        <w:r>
          <w:rPr>
            <w:spacing w:val="-3"/>
          </w:rPr>
          <w:t>g</w:t>
        </w:r>
        <w:r>
          <w:t>e</w:t>
        </w:r>
        <w:r>
          <w:rPr>
            <w:spacing w:val="1"/>
          </w:rPr>
          <w:t xml:space="preserve"> </w:t>
        </w:r>
        <w:r>
          <w:t>provi</w:t>
        </w:r>
        <w:r>
          <w:rPr>
            <w:spacing w:val="1"/>
          </w:rPr>
          <w:t>d</w:t>
        </w:r>
        <w:r>
          <w:rPr>
            <w:spacing w:val="-1"/>
          </w:rPr>
          <w:t>e</w:t>
        </w:r>
        <w:r>
          <w:t>d</w:t>
        </w:r>
        <w:r>
          <w:rPr>
            <w:spacing w:val="2"/>
          </w:rPr>
          <w:t xml:space="preserve"> </w:t>
        </w:r>
        <w:r>
          <w:rPr>
            <w:spacing w:val="4"/>
          </w:rPr>
          <w:t>b</w:t>
        </w:r>
        <w:r>
          <w:t>y</w:t>
        </w:r>
        <w:r>
          <w:rPr>
            <w:spacing w:val="-3"/>
          </w:rPr>
          <w:t xml:space="preserve"> </w:t>
        </w:r>
        <w:r>
          <w:rPr>
            <w:spacing w:val="2"/>
          </w:rPr>
          <w:t>t</w:t>
        </w:r>
        <w:r>
          <w:t>he</w:t>
        </w:r>
        <w:r>
          <w:rPr>
            <w:spacing w:val="1"/>
          </w:rPr>
          <w:t xml:space="preserve"> </w:t>
        </w:r>
        <w:r>
          <w:t>Dis</w:t>
        </w:r>
        <w:r>
          <w:rPr>
            <w:spacing w:val="6"/>
          </w:rPr>
          <w:t>t</w:t>
        </w:r>
        <w:r>
          <w:t>ri</w:t>
        </w:r>
        <w:r>
          <w:rPr>
            <w:spacing w:val="-2"/>
          </w:rPr>
          <w:t>c</w:t>
        </w:r>
        <w:r>
          <w:t>t,</w:t>
        </w:r>
        <w:r>
          <w:rPr>
            <w:spacing w:val="2"/>
          </w:rPr>
          <w:t xml:space="preserve"> </w:t>
        </w:r>
        <w:r>
          <w:t>the</w:t>
        </w:r>
        <w:r>
          <w:rPr>
            <w:spacing w:val="-2"/>
          </w:rPr>
          <w:t>r</w:t>
        </w:r>
        <w:r>
          <w:t>e</w:t>
        </w:r>
        <w:r>
          <w:rPr>
            <w:spacing w:val="3"/>
          </w:rPr>
          <w:t xml:space="preserve"> </w:t>
        </w:r>
        <w:r>
          <w:t>is</w:t>
        </w:r>
        <w:r>
          <w:rPr>
            <w:spacing w:val="2"/>
          </w:rPr>
          <w:t xml:space="preserve"> </w:t>
        </w:r>
        <w:r>
          <w:t>no</w:t>
        </w:r>
        <w:r>
          <w:rPr>
            <w:spacing w:val="2"/>
          </w:rPr>
          <w:t xml:space="preserve"> </w:t>
        </w:r>
        <w:r>
          <w:t>su</w:t>
        </w:r>
        <w:r>
          <w:rPr>
            <w:spacing w:val="-1"/>
          </w:rPr>
          <w:t>c</w:t>
        </w:r>
        <w:r>
          <w:t>h</w:t>
        </w:r>
        <w:r>
          <w:rPr>
            <w:spacing w:val="2"/>
          </w:rPr>
          <w:t xml:space="preserve"> </w:t>
        </w:r>
        <w:r>
          <w:t>thing</w:t>
        </w:r>
        <w:r>
          <w:rPr>
            <w:spacing w:val="2"/>
          </w:rPr>
          <w:t xml:space="preserve"> </w:t>
        </w:r>
        <w:r>
          <w:rPr>
            <w:spacing w:val="-1"/>
          </w:rPr>
          <w:t>a</w:t>
        </w:r>
        <w:r>
          <w:t xml:space="preserve">s </w:t>
        </w:r>
        <w:r>
          <w:rPr>
            <w:rFonts w:cs="Times New Roman"/>
          </w:rPr>
          <w:t>a</w:t>
        </w:r>
        <w:r>
          <w:rPr>
            <w:rFonts w:cs="Times New Roman"/>
            <w:spacing w:val="42"/>
          </w:rPr>
          <w:t xml:space="preserve"> </w:t>
        </w:r>
        <w:r>
          <w:rPr>
            <w:rFonts w:cs="Times New Roman"/>
            <w:spacing w:val="-1"/>
          </w:rPr>
          <w:t>“</w:t>
        </w:r>
        <w:r>
          <w:rPr>
            <w:rFonts w:cs="Times New Roman"/>
          </w:rPr>
          <w:t>r</w:t>
        </w:r>
        <w:r>
          <w:rPr>
            <w:rFonts w:cs="Times New Roman"/>
            <w:spacing w:val="1"/>
          </w:rPr>
          <w:t>i</w:t>
        </w:r>
        <w:r>
          <w:rPr>
            <w:rFonts w:cs="Times New Roman"/>
            <w:spacing w:val="-3"/>
          </w:rPr>
          <w:t>g</w:t>
        </w:r>
        <w:r>
          <w:rPr>
            <w:rFonts w:cs="Times New Roman"/>
          </w:rPr>
          <w:t>ht”</w:t>
        </w:r>
        <w:r>
          <w:rPr>
            <w:rFonts w:cs="Times New Roman"/>
            <w:spacing w:val="44"/>
          </w:rPr>
          <w:t xml:space="preserve"> </w:t>
        </w:r>
        <w:r>
          <w:rPr>
            <w:rFonts w:cs="Times New Roman"/>
          </w:rPr>
          <w:t>to</w:t>
        </w:r>
        <w:r>
          <w:rPr>
            <w:rFonts w:cs="Times New Roman"/>
            <w:spacing w:val="43"/>
          </w:rPr>
          <w:t xml:space="preserve"> </w:t>
        </w:r>
        <w:r>
          <w:rPr>
            <w:rFonts w:cs="Times New Roman"/>
          </w:rPr>
          <w:t>p</w:t>
        </w:r>
        <w:r>
          <w:rPr>
            <w:rFonts w:cs="Times New Roman"/>
            <w:spacing w:val="-1"/>
          </w:rPr>
          <w:t>a</w:t>
        </w:r>
        <w:r>
          <w:rPr>
            <w:rFonts w:cs="Times New Roman"/>
          </w:rPr>
          <w:t>rti</w:t>
        </w:r>
        <w:r>
          <w:rPr>
            <w:rFonts w:cs="Times New Roman"/>
            <w:spacing w:val="-1"/>
          </w:rPr>
          <w:t>c</w:t>
        </w:r>
        <w:r>
          <w:rPr>
            <w:rFonts w:cs="Times New Roman"/>
          </w:rPr>
          <w:t>ipa</w:t>
        </w:r>
        <w:r>
          <w:rPr>
            <w:rFonts w:cs="Times New Roman"/>
            <w:spacing w:val="2"/>
          </w:rPr>
          <w:t>t</w:t>
        </w:r>
        <w:r>
          <w:rPr>
            <w:rFonts w:cs="Times New Roman"/>
          </w:rPr>
          <w:t>e</w:t>
        </w:r>
        <w:r>
          <w:rPr>
            <w:rFonts w:cs="Times New Roman"/>
            <w:spacing w:val="42"/>
          </w:rPr>
          <w:t xml:space="preserve"> </w:t>
        </w:r>
        <w:r>
          <w:rPr>
            <w:rFonts w:cs="Times New Roman"/>
            <w:spacing w:val="2"/>
          </w:rPr>
          <w:t>i</w:t>
        </w:r>
        <w:r>
          <w:rPr>
            <w:rFonts w:cs="Times New Roman"/>
          </w:rPr>
          <w:t>n</w:t>
        </w:r>
        <w:r>
          <w:rPr>
            <w:rFonts w:cs="Times New Roman"/>
            <w:spacing w:val="42"/>
          </w:rPr>
          <w:t xml:space="preserve"> </w:t>
        </w:r>
        <w:r>
          <w:rPr>
            <w:rFonts w:cs="Times New Roman"/>
          </w:rPr>
          <w:t>int</w:t>
        </w:r>
        <w:r>
          <w:rPr>
            <w:rFonts w:cs="Times New Roman"/>
            <w:spacing w:val="-1"/>
          </w:rPr>
          <w:t>e</w:t>
        </w:r>
        <w:r>
          <w:rPr>
            <w:rFonts w:cs="Times New Roman"/>
          </w:rPr>
          <w:t>rs</w:t>
        </w:r>
        <w:r>
          <w:rPr>
            <w:rFonts w:cs="Times New Roman"/>
            <w:spacing w:val="-2"/>
          </w:rPr>
          <w:t>c</w:t>
        </w:r>
        <w:r>
          <w:rPr>
            <w:rFonts w:cs="Times New Roman"/>
          </w:rPr>
          <w:t>holastic</w:t>
        </w:r>
        <w:r>
          <w:rPr>
            <w:rFonts w:cs="Times New Roman"/>
            <w:spacing w:val="44"/>
          </w:rPr>
          <w:t xml:space="preserve"> </w:t>
        </w:r>
        <w:r>
          <w:rPr>
            <w:rFonts w:cs="Times New Roman"/>
            <w:spacing w:val="-1"/>
          </w:rPr>
          <w:t>a</w:t>
        </w:r>
        <w:r>
          <w:rPr>
            <w:rFonts w:cs="Times New Roman"/>
          </w:rPr>
          <w:t>thl</w:t>
        </w:r>
        <w:r>
          <w:rPr>
            <w:rFonts w:cs="Times New Roman"/>
            <w:spacing w:val="-1"/>
          </w:rPr>
          <w:t>e</w:t>
        </w:r>
        <w:r>
          <w:rPr>
            <w:rFonts w:cs="Times New Roman"/>
          </w:rPr>
          <w:t>ti</w:t>
        </w:r>
        <w:r>
          <w:rPr>
            <w:rFonts w:cs="Times New Roman"/>
            <w:spacing w:val="-1"/>
          </w:rPr>
          <w:t>c</w:t>
        </w:r>
        <w:r>
          <w:rPr>
            <w:rFonts w:cs="Times New Roman"/>
          </w:rPr>
          <w:t>s.</w:t>
        </w:r>
        <w:r>
          <w:rPr>
            <w:rFonts w:cs="Times New Roman"/>
            <w:spacing w:val="26"/>
          </w:rPr>
          <w:t xml:space="preserve"> </w:t>
        </w:r>
        <w:r>
          <w:rPr>
            <w:rFonts w:cs="Times New Roman"/>
          </w:rPr>
          <w:t>As</w:t>
        </w:r>
        <w:r>
          <w:rPr>
            <w:rFonts w:cs="Times New Roman"/>
            <w:spacing w:val="42"/>
          </w:rPr>
          <w:t xml:space="preserve"> </w:t>
        </w:r>
        <w:r>
          <w:rPr>
            <w:rFonts w:cs="Times New Roman"/>
          </w:rPr>
          <w:t>su</w:t>
        </w:r>
        <w:r>
          <w:rPr>
            <w:rFonts w:cs="Times New Roman"/>
            <w:spacing w:val="-1"/>
          </w:rPr>
          <w:t>c</w:t>
        </w:r>
        <w:r>
          <w:rPr>
            <w:rFonts w:cs="Times New Roman"/>
          </w:rPr>
          <w:t>h,</w:t>
        </w:r>
        <w:r>
          <w:rPr>
            <w:rFonts w:cs="Times New Roman"/>
            <w:spacing w:val="42"/>
          </w:rPr>
          <w:t xml:space="preserve"> </w:t>
        </w:r>
        <w:r>
          <w:rPr>
            <w:rFonts w:cs="Times New Roman"/>
          </w:rPr>
          <w:t>t</w:t>
        </w:r>
        <w:r>
          <w:rPr>
            <w:rFonts w:cs="Times New Roman"/>
            <w:spacing w:val="2"/>
          </w:rPr>
          <w:t>h</w:t>
        </w:r>
        <w:r>
          <w:rPr>
            <w:rFonts w:cs="Times New Roman"/>
          </w:rPr>
          <w:t>e</w:t>
        </w:r>
        <w:r>
          <w:rPr>
            <w:rFonts w:cs="Times New Roman"/>
            <w:spacing w:val="42"/>
          </w:rPr>
          <w:t xml:space="preserve"> </w:t>
        </w:r>
        <w:r>
          <w:rPr>
            <w:rFonts w:cs="Times New Roman"/>
          </w:rPr>
          <w:t>s</w:t>
        </w:r>
        <w:r>
          <w:rPr>
            <w:rFonts w:cs="Times New Roman"/>
            <w:spacing w:val="-1"/>
          </w:rPr>
          <w:t>c</w:t>
        </w:r>
        <w:r>
          <w:rPr>
            <w:rFonts w:cs="Times New Roman"/>
          </w:rPr>
          <w:t>hool</w:t>
        </w:r>
        <w:r>
          <w:rPr>
            <w:rFonts w:cs="Times New Roman"/>
            <w:spacing w:val="45"/>
          </w:rPr>
          <w:t xml:space="preserve"> </w:t>
        </w:r>
        <w:r>
          <w:rPr>
            <w:rFonts w:cs="Times New Roman"/>
          </w:rPr>
          <w:t>h</w:t>
        </w:r>
        <w:r>
          <w:rPr>
            <w:rFonts w:cs="Times New Roman"/>
            <w:spacing w:val="-1"/>
          </w:rPr>
          <w:t>a</w:t>
        </w:r>
        <w:r>
          <w:rPr>
            <w:rFonts w:cs="Times New Roman"/>
          </w:rPr>
          <w:t>s</w:t>
        </w:r>
        <w:r>
          <w:rPr>
            <w:rFonts w:cs="Times New Roman"/>
            <w:spacing w:val="43"/>
          </w:rPr>
          <w:t xml:space="preserve"> </w:t>
        </w:r>
        <w:r>
          <w:rPr>
            <w:rFonts w:cs="Times New Roman"/>
          </w:rPr>
          <w:t>the</w:t>
        </w:r>
        <w:r>
          <w:rPr>
            <w:rFonts w:cs="Times New Roman"/>
            <w:spacing w:val="44"/>
          </w:rPr>
          <w:t xml:space="preserve"> </w:t>
        </w:r>
        <w:r>
          <w:rPr>
            <w:rFonts w:cs="Times New Roman"/>
            <w:spacing w:val="-1"/>
          </w:rPr>
          <w:t>a</w:t>
        </w:r>
        <w:r>
          <w:rPr>
            <w:rFonts w:cs="Times New Roman"/>
          </w:rPr>
          <w:t>uthori</w:t>
        </w:r>
        <w:r>
          <w:rPr>
            <w:rFonts w:cs="Times New Roman"/>
            <w:spacing w:val="2"/>
          </w:rPr>
          <w:t>t</w:t>
        </w:r>
        <w:r>
          <w:rPr>
            <w:rFonts w:cs="Times New Roman"/>
          </w:rPr>
          <w:t>y</w:t>
        </w:r>
        <w:r>
          <w:rPr>
            <w:rFonts w:cs="Times New Roman"/>
            <w:spacing w:val="38"/>
          </w:rPr>
          <w:t xml:space="preserve"> </w:t>
        </w:r>
        <w:r>
          <w:rPr>
            <w:rFonts w:cs="Times New Roman"/>
          </w:rPr>
          <w:t>to</w:t>
        </w:r>
        <w:r>
          <w:rPr>
            <w:rFonts w:cs="Times New Roman"/>
            <w:spacing w:val="45"/>
          </w:rPr>
          <w:t xml:space="preserve"> </w:t>
        </w:r>
        <w:r>
          <w:rPr>
            <w:rFonts w:cs="Times New Roman"/>
            <w:spacing w:val="-1"/>
          </w:rPr>
          <w:t>e</w:t>
        </w:r>
        <w:r>
          <w:rPr>
            <w:rFonts w:cs="Times New Roman"/>
          </w:rPr>
          <w:t>s</w:t>
        </w:r>
        <w:r>
          <w:rPr>
            <w:rFonts w:cs="Times New Roman"/>
            <w:spacing w:val="2"/>
          </w:rPr>
          <w:t>t</w:t>
        </w:r>
        <w:r>
          <w:rPr>
            <w:rFonts w:cs="Times New Roman"/>
            <w:spacing w:val="-1"/>
          </w:rPr>
          <w:t>a</w:t>
        </w:r>
        <w:r>
          <w:rPr>
            <w:rFonts w:cs="Times New Roman"/>
          </w:rPr>
          <w:t>blish</w:t>
        </w:r>
        <w:r>
          <w:rPr>
            <w:rFonts w:cs="Times New Roman"/>
            <w:spacing w:val="43"/>
          </w:rPr>
          <w:t xml:space="preserve"> </w:t>
        </w:r>
        <w:r>
          <w:rPr>
            <w:rFonts w:cs="Times New Roman"/>
          </w:rPr>
          <w:t xml:space="preserve">the </w:t>
        </w:r>
        <w:r>
          <w:t>p</w:t>
        </w:r>
        <w:r>
          <w:rPr>
            <w:spacing w:val="-1"/>
          </w:rPr>
          <w:t>a</w:t>
        </w:r>
        <w:r>
          <w:t>r</w:t>
        </w:r>
        <w:r>
          <w:rPr>
            <w:spacing w:val="-2"/>
          </w:rPr>
          <w:t>a</w:t>
        </w:r>
        <w:r>
          <w:t>met</w:t>
        </w:r>
        <w:r>
          <w:rPr>
            <w:spacing w:val="1"/>
          </w:rPr>
          <w:t>e</w:t>
        </w:r>
        <w:r>
          <w:t>rs</w:t>
        </w:r>
        <w:r>
          <w:rPr>
            <w:spacing w:val="1"/>
          </w:rPr>
          <w:t xml:space="preserve"> </w:t>
        </w:r>
        <w:r>
          <w:t>for</w:t>
        </w:r>
        <w:r>
          <w:rPr>
            <w:spacing w:val="2"/>
          </w:rPr>
          <w:t xml:space="preserve"> </w:t>
        </w:r>
        <w:r>
          <w:t>the</w:t>
        </w:r>
        <w:r>
          <w:rPr>
            <w:spacing w:val="1"/>
          </w:rPr>
          <w:t xml:space="preserve"> </w:t>
        </w:r>
        <w:r>
          <w:rPr>
            <w:spacing w:val="-1"/>
          </w:rPr>
          <w:t>e</w:t>
        </w:r>
        <w:r>
          <w:rPr>
            <w:spacing w:val="2"/>
          </w:rPr>
          <w:t>x</w:t>
        </w:r>
        <w:r>
          <w:t>p</w:t>
        </w:r>
        <w:r>
          <w:rPr>
            <w:spacing w:val="-1"/>
          </w:rPr>
          <w:t>ec</w:t>
        </w:r>
        <w:r>
          <w:rPr>
            <w:spacing w:val="2"/>
          </w:rPr>
          <w:t>t</w:t>
        </w:r>
        <w:r>
          <w:rPr>
            <w:spacing w:val="-1"/>
          </w:rPr>
          <w:t>a</w:t>
        </w:r>
        <w:r>
          <w:t>tions</w:t>
        </w:r>
        <w:r>
          <w:rPr>
            <w:spacing w:val="2"/>
          </w:rPr>
          <w:t xml:space="preserve"> </w:t>
        </w:r>
        <w:r>
          <w:t xml:space="preserve">for </w:t>
        </w:r>
        <w:r>
          <w:rPr>
            <w:spacing w:val="-1"/>
          </w:rPr>
          <w:t>a</w:t>
        </w:r>
        <w:r>
          <w:t>ll</w:t>
        </w:r>
        <w:r>
          <w:rPr>
            <w:spacing w:val="2"/>
          </w:rPr>
          <w:t xml:space="preserve"> </w:t>
        </w:r>
        <w:r>
          <w:t>those</w:t>
        </w:r>
        <w:r>
          <w:rPr>
            <w:spacing w:val="1"/>
          </w:rPr>
          <w:t xml:space="preserve"> </w:t>
        </w:r>
        <w:r>
          <w:t>invo</w:t>
        </w:r>
        <w:r>
          <w:rPr>
            <w:spacing w:val="3"/>
          </w:rPr>
          <w:t>l</w:t>
        </w:r>
        <w:r>
          <w:t>v</w:t>
        </w:r>
        <w:r>
          <w:rPr>
            <w:spacing w:val="-1"/>
          </w:rPr>
          <w:t>e</w:t>
        </w:r>
        <w:r>
          <w:t>d</w:t>
        </w:r>
        <w:r>
          <w:rPr>
            <w:spacing w:val="2"/>
          </w:rPr>
          <w:t xml:space="preserve"> </w:t>
        </w:r>
        <w:r>
          <w:t>in</w:t>
        </w:r>
        <w:r>
          <w:rPr>
            <w:spacing w:val="2"/>
          </w:rPr>
          <w:t xml:space="preserve"> </w:t>
        </w:r>
        <w:r>
          <w:t>the</w:t>
        </w:r>
        <w:r>
          <w:rPr>
            <w:spacing w:val="1"/>
          </w:rPr>
          <w:t xml:space="preserve"> a</w:t>
        </w:r>
        <w:r>
          <w:rPr>
            <w:spacing w:val="-1"/>
          </w:rPr>
          <w:t>c</w:t>
        </w:r>
        <w:r>
          <w:t>tivities.</w:t>
        </w:r>
        <w:r>
          <w:rPr>
            <w:spacing w:val="4"/>
          </w:rPr>
          <w:t xml:space="preserve"> </w:t>
        </w:r>
        <w:r>
          <w:t>The</w:t>
        </w:r>
        <w:r>
          <w:rPr>
            <w:spacing w:val="3"/>
          </w:rPr>
          <w:t xml:space="preserve"> </w:t>
        </w:r>
        <w:r>
          <w:t>s</w:t>
        </w:r>
        <w:r>
          <w:rPr>
            <w:spacing w:val="-1"/>
          </w:rPr>
          <w:t>c</w:t>
        </w:r>
        <w:r>
          <w:t>hool</w:t>
        </w:r>
        <w:r>
          <w:rPr>
            <w:spacing w:val="2"/>
          </w:rPr>
          <w:t xml:space="preserve"> </w:t>
        </w:r>
        <w:r>
          <w:t>holds</w:t>
        </w:r>
        <w:r>
          <w:rPr>
            <w:spacing w:val="2"/>
          </w:rPr>
          <w:t xml:space="preserve"> </w:t>
        </w:r>
        <w:r>
          <w:t xml:space="preserve">these </w:t>
        </w:r>
        <w:r>
          <w:rPr>
            <w:spacing w:val="-1"/>
          </w:rPr>
          <w:t>e</w:t>
        </w:r>
        <w:r>
          <w:rPr>
            <w:spacing w:val="2"/>
          </w:rPr>
          <w:t>x</w:t>
        </w:r>
        <w:r>
          <w:t>p</w:t>
        </w:r>
        <w:r>
          <w:rPr>
            <w:spacing w:val="-1"/>
          </w:rPr>
          <w:t>e</w:t>
        </w:r>
        <w:r>
          <w:rPr>
            <w:spacing w:val="1"/>
          </w:rPr>
          <w:t>c</w:t>
        </w:r>
        <w:r>
          <w:t>tations</w:t>
        </w:r>
        <w:r>
          <w:rPr>
            <w:spacing w:val="2"/>
          </w:rPr>
          <w:t xml:space="preserve"> </w:t>
        </w:r>
        <w:r>
          <w:t>f</w:t>
        </w:r>
        <w:r>
          <w:rPr>
            <w:spacing w:val="9"/>
          </w:rPr>
          <w:t>o</w:t>
        </w:r>
        <w:r>
          <w:t xml:space="preserve">r </w:t>
        </w:r>
        <w:r>
          <w:rPr>
            <w:rFonts w:cs="Times New Roman"/>
          </w:rPr>
          <w:t>the</w:t>
        </w:r>
        <w:r>
          <w:rPr>
            <w:rFonts w:cs="Times New Roman"/>
            <w:spacing w:val="28"/>
          </w:rPr>
          <w:t xml:space="preserve"> </w:t>
        </w:r>
        <w:r>
          <w:rPr>
            <w:rFonts w:cs="Times New Roman"/>
            <w:spacing w:val="-1"/>
          </w:rPr>
          <w:t>a</w:t>
        </w:r>
        <w:r>
          <w:rPr>
            <w:rFonts w:cs="Times New Roman"/>
          </w:rPr>
          <w:t>thl</w:t>
        </w:r>
        <w:r>
          <w:rPr>
            <w:rFonts w:cs="Times New Roman"/>
            <w:spacing w:val="-1"/>
          </w:rPr>
          <w:t>e</w:t>
        </w:r>
        <w:r>
          <w:rPr>
            <w:rFonts w:cs="Times New Roman"/>
          </w:rPr>
          <w:t>tic</w:t>
        </w:r>
        <w:r>
          <w:rPr>
            <w:rFonts w:cs="Times New Roman"/>
            <w:spacing w:val="27"/>
          </w:rPr>
          <w:t xml:space="preserve"> </w:t>
        </w:r>
        <w:r>
          <w:rPr>
            <w:rFonts w:cs="Times New Roman"/>
          </w:rPr>
          <w:t>pr</w:t>
        </w:r>
        <w:r>
          <w:rPr>
            <w:rFonts w:cs="Times New Roman"/>
            <w:spacing w:val="1"/>
          </w:rPr>
          <w:t>o</w:t>
        </w:r>
        <w:r>
          <w:rPr>
            <w:rFonts w:cs="Times New Roman"/>
          </w:rPr>
          <w:t>gr</w:t>
        </w:r>
        <w:r>
          <w:rPr>
            <w:rFonts w:cs="Times New Roman"/>
            <w:spacing w:val="-2"/>
          </w:rPr>
          <w:t>a</w:t>
        </w:r>
        <w:r>
          <w:rPr>
            <w:rFonts w:cs="Times New Roman"/>
          </w:rPr>
          <w:t>ms</w:t>
        </w:r>
        <w:r>
          <w:rPr>
            <w:rFonts w:cs="Times New Roman"/>
            <w:spacing w:val="29"/>
          </w:rPr>
          <w:t xml:space="preserve"> </w:t>
        </w:r>
        <w:r>
          <w:rPr>
            <w:rFonts w:cs="Times New Roman"/>
          </w:rPr>
          <w:t>in</w:t>
        </w:r>
        <w:r>
          <w:rPr>
            <w:rFonts w:cs="Times New Roman"/>
            <w:spacing w:val="31"/>
          </w:rPr>
          <w:t xml:space="preserve"> </w:t>
        </w:r>
        <w:r>
          <w:rPr>
            <w:rFonts w:cs="Times New Roman"/>
          </w:rPr>
          <w:t>the</w:t>
        </w:r>
        <w:r>
          <w:rPr>
            <w:rFonts w:cs="Times New Roman"/>
            <w:spacing w:val="28"/>
          </w:rPr>
          <w:t xml:space="preserve"> </w:t>
        </w:r>
        <w:r>
          <w:rPr>
            <w:rFonts w:cs="Times New Roman"/>
          </w:rPr>
          <w:t>int</w:t>
        </w:r>
        <w:r>
          <w:rPr>
            <w:rFonts w:cs="Times New Roman"/>
            <w:spacing w:val="-1"/>
          </w:rPr>
          <w:t>e</w:t>
        </w:r>
        <w:r>
          <w:rPr>
            <w:rFonts w:cs="Times New Roman"/>
          </w:rPr>
          <w:t>r</w:t>
        </w:r>
        <w:r>
          <w:rPr>
            <w:rFonts w:cs="Times New Roman"/>
            <w:spacing w:val="-2"/>
          </w:rPr>
          <w:t>e</w:t>
        </w:r>
        <w:r>
          <w:rPr>
            <w:rFonts w:cs="Times New Roman"/>
          </w:rPr>
          <w:t>st</w:t>
        </w:r>
        <w:r>
          <w:rPr>
            <w:rFonts w:cs="Times New Roman"/>
            <w:spacing w:val="29"/>
          </w:rPr>
          <w:t xml:space="preserve"> </w:t>
        </w:r>
        <w:r>
          <w:rPr>
            <w:rFonts w:cs="Times New Roman"/>
          </w:rPr>
          <w:t>of</w:t>
        </w:r>
        <w:r>
          <w:rPr>
            <w:rFonts w:cs="Times New Roman"/>
            <w:spacing w:val="30"/>
          </w:rPr>
          <w:t xml:space="preserve"> </w:t>
        </w:r>
        <w:r>
          <w:rPr>
            <w:rFonts w:cs="Times New Roman"/>
          </w:rPr>
          <w:t>ma</w:t>
        </w:r>
        <w:r>
          <w:rPr>
            <w:rFonts w:cs="Times New Roman"/>
            <w:spacing w:val="1"/>
          </w:rPr>
          <w:t>x</w:t>
        </w:r>
        <w:r>
          <w:rPr>
            <w:rFonts w:cs="Times New Roman"/>
          </w:rPr>
          <w:t>imiz</w:t>
        </w:r>
        <w:r>
          <w:rPr>
            <w:rFonts w:cs="Times New Roman"/>
            <w:spacing w:val="-3"/>
          </w:rPr>
          <w:t>i</w:t>
        </w:r>
        <w:r>
          <w:rPr>
            <w:rFonts w:cs="Times New Roman"/>
          </w:rPr>
          <w:t>ng</w:t>
        </w:r>
        <w:r>
          <w:rPr>
            <w:rFonts w:cs="Times New Roman"/>
            <w:spacing w:val="26"/>
          </w:rPr>
          <w:t xml:space="preserve"> </w:t>
        </w:r>
        <w:r>
          <w:rPr>
            <w:rFonts w:cs="Times New Roman"/>
          </w:rPr>
          <w:t>the</w:t>
        </w:r>
        <w:r>
          <w:rPr>
            <w:rFonts w:cs="Times New Roman"/>
            <w:spacing w:val="30"/>
          </w:rPr>
          <w:t xml:space="preserve"> </w:t>
        </w:r>
        <w:r>
          <w:rPr>
            <w:rFonts w:cs="Times New Roman"/>
          </w:rPr>
          <w:t>pr</w:t>
        </w:r>
        <w:r>
          <w:rPr>
            <w:rFonts w:cs="Times New Roman"/>
            <w:spacing w:val="1"/>
          </w:rPr>
          <w:t>o</w:t>
        </w:r>
        <w:r>
          <w:rPr>
            <w:rFonts w:cs="Times New Roman"/>
            <w:spacing w:val="-3"/>
          </w:rPr>
          <w:t>g</w:t>
        </w:r>
        <w:r>
          <w:rPr>
            <w:rFonts w:cs="Times New Roman"/>
            <w:spacing w:val="1"/>
          </w:rPr>
          <w:t>r</w:t>
        </w:r>
        <w:r>
          <w:rPr>
            <w:rFonts w:cs="Times New Roman"/>
            <w:spacing w:val="-1"/>
          </w:rPr>
          <w:t>a</w:t>
        </w:r>
        <w:r>
          <w:rPr>
            <w:rFonts w:cs="Times New Roman"/>
          </w:rPr>
          <w:t>ms’</w:t>
        </w:r>
        <w:r>
          <w:rPr>
            <w:rFonts w:cs="Times New Roman"/>
            <w:spacing w:val="28"/>
          </w:rPr>
          <w:t xml:space="preserve"> </w:t>
        </w:r>
        <w:r>
          <w:rPr>
            <w:rFonts w:cs="Times New Roman"/>
          </w:rPr>
          <w:t>b</w:t>
        </w:r>
        <w:r>
          <w:rPr>
            <w:rFonts w:cs="Times New Roman"/>
            <w:spacing w:val="-1"/>
          </w:rPr>
          <w:t>e</w:t>
        </w:r>
        <w:r>
          <w:rPr>
            <w:rFonts w:cs="Times New Roman"/>
            <w:spacing w:val="2"/>
          </w:rPr>
          <w:t>n</w:t>
        </w:r>
        <w:r>
          <w:rPr>
            <w:rFonts w:cs="Times New Roman"/>
            <w:spacing w:val="-1"/>
          </w:rPr>
          <w:t>e</w:t>
        </w:r>
        <w:r>
          <w:rPr>
            <w:rFonts w:cs="Times New Roman"/>
          </w:rPr>
          <w:t>fi</w:t>
        </w:r>
        <w:r>
          <w:rPr>
            <w:rFonts w:cs="Times New Roman"/>
            <w:spacing w:val="2"/>
          </w:rPr>
          <w:t>t</w:t>
        </w:r>
        <w:r>
          <w:rPr>
            <w:rFonts w:cs="Times New Roman"/>
          </w:rPr>
          <w:t>s</w:t>
        </w:r>
        <w:r>
          <w:rPr>
            <w:rFonts w:cs="Times New Roman"/>
            <w:spacing w:val="28"/>
          </w:rPr>
          <w:t xml:space="preserve"> </w:t>
        </w:r>
        <w:r>
          <w:rPr>
            <w:rFonts w:cs="Times New Roman"/>
          </w:rPr>
          <w:t>to</w:t>
        </w:r>
        <w:r>
          <w:rPr>
            <w:rFonts w:cs="Times New Roman"/>
            <w:spacing w:val="29"/>
          </w:rPr>
          <w:t xml:space="preserve"> </w:t>
        </w:r>
        <w:r>
          <w:rPr>
            <w:rFonts w:cs="Times New Roman"/>
          </w:rPr>
          <w:t>students</w:t>
        </w:r>
        <w:r>
          <w:rPr>
            <w:rFonts w:cs="Times New Roman"/>
            <w:spacing w:val="29"/>
          </w:rPr>
          <w:t xml:space="preserve"> </w:t>
        </w:r>
        <w:r>
          <w:rPr>
            <w:rFonts w:cs="Times New Roman"/>
            <w:spacing w:val="-1"/>
          </w:rPr>
          <w:t>a</w:t>
        </w:r>
        <w:r>
          <w:rPr>
            <w:rFonts w:cs="Times New Roman"/>
          </w:rPr>
          <w:t>nd</w:t>
        </w:r>
        <w:r>
          <w:rPr>
            <w:rFonts w:cs="Times New Roman"/>
            <w:spacing w:val="28"/>
          </w:rPr>
          <w:t xml:space="preserve"> </w:t>
        </w:r>
        <w:r>
          <w:rPr>
            <w:rFonts w:cs="Times New Roman"/>
          </w:rPr>
          <w:t>f</w:t>
        </w:r>
        <w:r>
          <w:rPr>
            <w:rFonts w:cs="Times New Roman"/>
            <w:spacing w:val="1"/>
          </w:rPr>
          <w:t>o</w:t>
        </w:r>
        <w:r>
          <w:rPr>
            <w:rFonts w:cs="Times New Roman"/>
          </w:rPr>
          <w:t>r</w:t>
        </w:r>
        <w:r>
          <w:rPr>
            <w:rFonts w:cs="Times New Roman"/>
            <w:spacing w:val="27"/>
          </w:rPr>
          <w:t xml:space="preserve"> </w:t>
        </w:r>
        <w:r>
          <w:rPr>
            <w:rFonts w:cs="Times New Roman"/>
          </w:rPr>
          <w:t>th</w:t>
        </w:r>
        <w:r>
          <w:rPr>
            <w:rFonts w:cs="Times New Roman"/>
            <w:spacing w:val="1"/>
          </w:rPr>
          <w:t>e</w:t>
        </w:r>
        <w:r>
          <w:rPr>
            <w:rFonts w:cs="Times New Roman"/>
          </w:rPr>
          <w:t>ir</w:t>
        </w:r>
        <w:r>
          <w:rPr>
            <w:rFonts w:cs="Times New Roman"/>
            <w:spacing w:val="28"/>
          </w:rPr>
          <w:t xml:space="preserve"> </w:t>
        </w:r>
        <w:r>
          <w:rPr>
            <w:rFonts w:cs="Times New Roman"/>
          </w:rPr>
          <w:t xml:space="preserve">smooth </w:t>
        </w:r>
        <w:r>
          <w:t>op</w:t>
        </w:r>
        <w:r>
          <w:rPr>
            <w:spacing w:val="-1"/>
          </w:rPr>
          <w:t>e</w:t>
        </w:r>
        <w:r>
          <w:t>r</w:t>
        </w:r>
        <w:r>
          <w:rPr>
            <w:spacing w:val="-2"/>
          </w:rPr>
          <w:t>a</w:t>
        </w:r>
        <w:r>
          <w:t>tion.</w:t>
        </w:r>
      </w:ins>
    </w:p>
    <w:p w14:paraId="3EC08953" w14:textId="77777777" w:rsidR="00944029" w:rsidRDefault="00944029">
      <w:pPr>
        <w:spacing w:before="3" w:line="280" w:lineRule="exact"/>
        <w:rPr>
          <w:ins w:id="18" w:author="Snowberger, Tina" w:date="2026-09-25T20:08:00Z" w16du:dateUtc="2026-09-26T00:08:00Z"/>
          <w:sz w:val="28"/>
          <w:szCs w:val="28"/>
        </w:rPr>
      </w:pPr>
    </w:p>
    <w:p w14:paraId="7B6113DC" w14:textId="77777777" w:rsidR="00944029" w:rsidRDefault="006D7E2C">
      <w:pPr>
        <w:ind w:left="112"/>
        <w:rPr>
          <w:ins w:id="19" w:author="Snowberger, Tina" w:date="2026-09-25T20:08:00Z" w16du:dateUtc="2026-09-26T00:08:00Z"/>
          <w:rFonts w:ascii="Times New Roman" w:eastAsia="Times New Roman" w:hAnsi="Times New Roman" w:cs="Times New Roman"/>
        </w:rPr>
      </w:pPr>
      <w:ins w:id="20" w:author="Snowberger, Tina" w:date="2026-09-25T20:08:00Z" w16du:dateUtc="2026-09-26T00:08:00Z">
        <w:r>
          <w:rPr>
            <w:rFonts w:ascii="Times New Roman" w:eastAsia="Times New Roman" w:hAnsi="Times New Roman" w:cs="Times New Roman"/>
            <w:b/>
            <w:bCs/>
            <w:u w:val="thick" w:color="000000"/>
          </w:rPr>
          <w:t>We e</w:t>
        </w:r>
        <w:r>
          <w:rPr>
            <w:rFonts w:ascii="Times New Roman" w:eastAsia="Times New Roman" w:hAnsi="Times New Roman" w:cs="Times New Roman"/>
            <w:b/>
            <w:bCs/>
            <w:spacing w:val="-3"/>
            <w:u w:val="thick" w:color="000000"/>
          </w:rPr>
          <w:t>x</w:t>
        </w:r>
        <w:r>
          <w:rPr>
            <w:rFonts w:ascii="Times New Roman" w:eastAsia="Times New Roman" w:hAnsi="Times New Roman" w:cs="Times New Roman"/>
            <w:b/>
            <w:bCs/>
            <w:u w:val="thick" w:color="000000"/>
          </w:rPr>
          <w:t>pect</w:t>
        </w:r>
        <w:r>
          <w:rPr>
            <w:rFonts w:ascii="Times New Roman" w:eastAsia="Times New Roman" w:hAnsi="Times New Roman" w:cs="Times New Roman"/>
            <w:b/>
            <w:bCs/>
            <w:spacing w:val="-2"/>
            <w:u w:val="thick" w:color="000000"/>
          </w:rPr>
          <w:t xml:space="preserve"> </w:t>
        </w:r>
        <w:r>
          <w:rPr>
            <w:rFonts w:ascii="Times New Roman" w:eastAsia="Times New Roman" w:hAnsi="Times New Roman" w:cs="Times New Roman"/>
            <w:b/>
            <w:bCs/>
            <w:u w:val="thick" w:color="000000"/>
          </w:rPr>
          <w:t>coac</w:t>
        </w:r>
        <w:r>
          <w:rPr>
            <w:rFonts w:ascii="Times New Roman" w:eastAsia="Times New Roman" w:hAnsi="Times New Roman" w:cs="Times New Roman"/>
            <w:b/>
            <w:bCs/>
            <w:spacing w:val="-3"/>
            <w:u w:val="thick" w:color="000000"/>
          </w:rPr>
          <w:t>h</w:t>
        </w:r>
        <w:r>
          <w:rPr>
            <w:rFonts w:ascii="Times New Roman" w:eastAsia="Times New Roman" w:hAnsi="Times New Roman" w:cs="Times New Roman"/>
            <w:b/>
            <w:bCs/>
            <w:u w:val="thick" w:color="000000"/>
          </w:rPr>
          <w:t>es and</w:t>
        </w:r>
        <w:r>
          <w:rPr>
            <w:rFonts w:ascii="Times New Roman" w:eastAsia="Times New Roman" w:hAnsi="Times New Roman" w:cs="Times New Roman"/>
            <w:b/>
            <w:bCs/>
            <w:spacing w:val="-4"/>
            <w:u w:val="thick" w:color="000000"/>
          </w:rPr>
          <w:t xml:space="preserve"> </w:t>
        </w:r>
        <w:r>
          <w:rPr>
            <w:rFonts w:ascii="Times New Roman" w:eastAsia="Times New Roman" w:hAnsi="Times New Roman" w:cs="Times New Roman"/>
            <w:b/>
            <w:bCs/>
            <w:u w:val="thick" w:color="000000"/>
          </w:rPr>
          <w:t>a</w:t>
        </w:r>
        <w:r>
          <w:rPr>
            <w:rFonts w:ascii="Times New Roman" w:eastAsia="Times New Roman" w:hAnsi="Times New Roman" w:cs="Times New Roman"/>
            <w:b/>
            <w:bCs/>
            <w:spacing w:val="-3"/>
            <w:u w:val="thick" w:color="000000"/>
          </w:rPr>
          <w:t>d</w:t>
        </w:r>
        <w:r>
          <w:rPr>
            <w:rFonts w:ascii="Times New Roman" w:eastAsia="Times New Roman" w:hAnsi="Times New Roman" w:cs="Times New Roman"/>
            <w:b/>
            <w:bCs/>
            <w:u w:val="thick" w:color="000000"/>
          </w:rPr>
          <w:t>viso</w:t>
        </w:r>
        <w:r>
          <w:rPr>
            <w:rFonts w:ascii="Times New Roman" w:eastAsia="Times New Roman" w:hAnsi="Times New Roman" w:cs="Times New Roman"/>
            <w:b/>
            <w:bCs/>
            <w:spacing w:val="-2"/>
            <w:u w:val="thick" w:color="000000"/>
          </w:rPr>
          <w:t>r</w:t>
        </w:r>
        <w:r>
          <w:rPr>
            <w:rFonts w:ascii="Times New Roman" w:eastAsia="Times New Roman" w:hAnsi="Times New Roman" w:cs="Times New Roman"/>
            <w:b/>
            <w:bCs/>
            <w:u w:val="thick" w:color="000000"/>
          </w:rPr>
          <w:t xml:space="preserve">s </w:t>
        </w:r>
        <w:r>
          <w:rPr>
            <w:rFonts w:ascii="Times New Roman" w:eastAsia="Times New Roman" w:hAnsi="Times New Roman" w:cs="Times New Roman"/>
            <w:b/>
            <w:bCs/>
            <w:spacing w:val="-2"/>
            <w:u w:val="thick" w:color="000000"/>
          </w:rPr>
          <w:t>t</w:t>
        </w:r>
        <w:r>
          <w:rPr>
            <w:rFonts w:ascii="Times New Roman" w:eastAsia="Times New Roman" w:hAnsi="Times New Roman" w:cs="Times New Roman"/>
            <w:b/>
            <w:bCs/>
            <w:u w:val="thick" w:color="000000"/>
          </w:rPr>
          <w:t>o:</w:t>
        </w:r>
      </w:ins>
    </w:p>
    <w:p w14:paraId="5643CF8A" w14:textId="77777777" w:rsidR="00944029" w:rsidRDefault="006D7E2C">
      <w:pPr>
        <w:widowControl w:val="0"/>
        <w:numPr>
          <w:ilvl w:val="0"/>
          <w:numId w:val="8"/>
        </w:numPr>
        <w:tabs>
          <w:tab w:val="left" w:pos="471"/>
        </w:tabs>
        <w:spacing w:after="0" w:line="263" w:lineRule="exact"/>
        <w:ind w:left="472"/>
        <w:rPr>
          <w:ins w:id="21" w:author="Snowberger, Tina" w:date="2026-09-25T20:08:00Z" w16du:dateUtc="2026-09-26T00:08:00Z"/>
          <w:rFonts w:ascii="Times New Roman" w:eastAsia="Times New Roman" w:hAnsi="Times New Roman" w:cs="Times New Roman"/>
        </w:rPr>
      </w:pPr>
      <w:ins w:id="22" w:author="Snowberger, Tina" w:date="2026-09-25T20:08:00Z" w16du:dateUtc="2026-09-26T00:08:00Z">
        <w:r>
          <w:rPr>
            <w:rFonts w:ascii="Times New Roman" w:eastAsia="Times New Roman" w:hAnsi="Times New Roman" w:cs="Times New Roman"/>
            <w:spacing w:val="-1"/>
          </w:rPr>
          <w:t>B</w:t>
        </w:r>
        <w:r>
          <w:rPr>
            <w:rFonts w:ascii="Times New Roman" w:eastAsia="Times New Roman" w:hAnsi="Times New Roman" w:cs="Times New Roman"/>
          </w:rPr>
          <w:t xml:space="preserve">e </w:t>
        </w:r>
        <w:r>
          <w:rPr>
            <w:rFonts w:ascii="Times New Roman" w:eastAsia="Times New Roman" w:hAnsi="Times New Roman" w:cs="Times New Roman"/>
            <w:spacing w:val="-2"/>
          </w:rPr>
          <w:t>k</w:t>
        </w:r>
        <w:r>
          <w:rPr>
            <w:rFonts w:ascii="Times New Roman" w:eastAsia="Times New Roman" w:hAnsi="Times New Roman" w:cs="Times New Roman"/>
          </w:rPr>
          <w:t>no</w:t>
        </w:r>
        <w:r>
          <w:rPr>
            <w:rFonts w:ascii="Times New Roman" w:eastAsia="Times New Roman" w:hAnsi="Times New Roman" w:cs="Times New Roman"/>
            <w:spacing w:val="-2"/>
          </w:rPr>
          <w:t>w</w:t>
        </w:r>
        <w:r>
          <w:rPr>
            <w:rFonts w:ascii="Times New Roman" w:eastAsia="Times New Roman" w:hAnsi="Times New Roman" w:cs="Times New Roman"/>
          </w:rPr>
          <w:t>led</w:t>
        </w:r>
        <w:r>
          <w:rPr>
            <w:rFonts w:ascii="Times New Roman" w:eastAsia="Times New Roman" w:hAnsi="Times New Roman" w:cs="Times New Roman"/>
            <w:spacing w:val="-2"/>
          </w:rPr>
          <w:t>g</w:t>
        </w:r>
        <w:r>
          <w:rPr>
            <w:rFonts w:ascii="Times New Roman" w:eastAsia="Times New Roman" w:hAnsi="Times New Roman" w:cs="Times New Roman"/>
          </w:rPr>
          <w:t>eable</w:t>
        </w:r>
        <w:r>
          <w:rPr>
            <w:rFonts w:ascii="Times New Roman" w:eastAsia="Times New Roman" w:hAnsi="Times New Roman" w:cs="Times New Roman"/>
            <w:spacing w:val="-2"/>
          </w:rPr>
          <w:t xml:space="preserve"> </w:t>
        </w:r>
        <w:r>
          <w:rPr>
            <w:rFonts w:ascii="Times New Roman" w:eastAsia="Times New Roman" w:hAnsi="Times New Roman" w:cs="Times New Roman"/>
          </w:rPr>
          <w:t>of</w:t>
        </w:r>
        <w:r>
          <w:rPr>
            <w:rFonts w:ascii="Times New Roman" w:eastAsia="Times New Roman" w:hAnsi="Times New Roman" w:cs="Times New Roman"/>
            <w:spacing w:val="-2"/>
          </w:rPr>
          <w:t xml:space="preserve"> </w:t>
        </w:r>
        <w:r>
          <w:rPr>
            <w:rFonts w:ascii="Times New Roman" w:eastAsia="Times New Roman" w:hAnsi="Times New Roman" w:cs="Times New Roman"/>
          </w:rPr>
          <w:t>th</w:t>
        </w:r>
        <w:r>
          <w:rPr>
            <w:rFonts w:ascii="Times New Roman" w:eastAsia="Times New Roman" w:hAnsi="Times New Roman" w:cs="Times New Roman"/>
            <w:spacing w:val="-2"/>
          </w:rPr>
          <w:t>e</w:t>
        </w:r>
        <w:r>
          <w:rPr>
            <w:rFonts w:ascii="Times New Roman" w:eastAsia="Times New Roman" w:hAnsi="Times New Roman" w:cs="Times New Roman"/>
          </w:rPr>
          <w:t>ir</w:t>
        </w:r>
        <w:r>
          <w:rPr>
            <w:rFonts w:ascii="Times New Roman" w:eastAsia="Times New Roman" w:hAnsi="Times New Roman" w:cs="Times New Roman"/>
            <w:spacing w:val="-2"/>
          </w:rPr>
          <w:t xml:space="preserve"> </w:t>
        </w:r>
        <w:r>
          <w:rPr>
            <w:rFonts w:ascii="Times New Roman" w:eastAsia="Times New Roman" w:hAnsi="Times New Roman" w:cs="Times New Roman"/>
          </w:rPr>
          <w:t>ac</w:t>
        </w:r>
        <w:r>
          <w:rPr>
            <w:rFonts w:ascii="Times New Roman" w:eastAsia="Times New Roman" w:hAnsi="Times New Roman" w:cs="Times New Roman"/>
            <w:spacing w:val="-2"/>
          </w:rPr>
          <w:t>t</w:t>
        </w:r>
        <w:r>
          <w:rPr>
            <w:rFonts w:ascii="Times New Roman" w:eastAsia="Times New Roman" w:hAnsi="Times New Roman" w:cs="Times New Roman"/>
          </w:rPr>
          <w:t>i</w:t>
        </w:r>
        <w:r>
          <w:rPr>
            <w:rFonts w:ascii="Times New Roman" w:eastAsia="Times New Roman" w:hAnsi="Times New Roman" w:cs="Times New Roman"/>
            <w:spacing w:val="-3"/>
          </w:rPr>
          <w:t>v</w:t>
        </w:r>
        <w:r>
          <w:rPr>
            <w:rFonts w:ascii="Times New Roman" w:eastAsia="Times New Roman" w:hAnsi="Times New Roman" w:cs="Times New Roman"/>
          </w:rPr>
          <w:t>ity</w:t>
        </w:r>
        <w:r>
          <w:rPr>
            <w:rFonts w:ascii="Times New Roman" w:eastAsia="Times New Roman" w:hAnsi="Times New Roman" w:cs="Times New Roman"/>
            <w:spacing w:val="-3"/>
          </w:rPr>
          <w:t xml:space="preserve"> </w:t>
        </w:r>
        <w:r>
          <w:rPr>
            <w:rFonts w:ascii="Times New Roman" w:eastAsia="Times New Roman" w:hAnsi="Times New Roman" w:cs="Times New Roman"/>
          </w:rPr>
          <w:t>and be</w:t>
        </w:r>
        <w:r>
          <w:rPr>
            <w:rFonts w:ascii="Times New Roman" w:eastAsia="Times New Roman" w:hAnsi="Times New Roman" w:cs="Times New Roman"/>
            <w:spacing w:val="-2"/>
          </w:rPr>
          <w:t xml:space="preserve"> </w:t>
        </w:r>
        <w:r>
          <w:rPr>
            <w:rFonts w:ascii="Times New Roman" w:eastAsia="Times New Roman" w:hAnsi="Times New Roman" w:cs="Times New Roman"/>
          </w:rPr>
          <w:t>ab</w:t>
        </w:r>
        <w:r>
          <w:rPr>
            <w:rFonts w:ascii="Times New Roman" w:eastAsia="Times New Roman" w:hAnsi="Times New Roman" w:cs="Times New Roman"/>
            <w:spacing w:val="-2"/>
          </w:rPr>
          <w:t>l</w:t>
        </w:r>
        <w:r>
          <w:rPr>
            <w:rFonts w:ascii="Times New Roman" w:eastAsia="Times New Roman" w:hAnsi="Times New Roman" w:cs="Times New Roman"/>
          </w:rPr>
          <w:t xml:space="preserve">e </w:t>
        </w:r>
        <w:r>
          <w:rPr>
            <w:rFonts w:ascii="Times New Roman" w:eastAsia="Times New Roman" w:hAnsi="Times New Roman" w:cs="Times New Roman"/>
            <w:spacing w:val="-2"/>
          </w:rPr>
          <w:t>t</w:t>
        </w:r>
        <w:r>
          <w:rPr>
            <w:rFonts w:ascii="Times New Roman" w:eastAsia="Times New Roman" w:hAnsi="Times New Roman" w:cs="Times New Roman"/>
          </w:rPr>
          <w:t>o de</w:t>
        </w:r>
        <w:r>
          <w:rPr>
            <w:rFonts w:ascii="Times New Roman" w:eastAsia="Times New Roman" w:hAnsi="Times New Roman" w:cs="Times New Roman"/>
            <w:spacing w:val="-4"/>
          </w:rPr>
          <w:t>m</w:t>
        </w:r>
        <w:r>
          <w:rPr>
            <w:rFonts w:ascii="Times New Roman" w:eastAsia="Times New Roman" w:hAnsi="Times New Roman" w:cs="Times New Roman"/>
          </w:rPr>
          <w:t>ons</w:t>
        </w:r>
        <w:r>
          <w:rPr>
            <w:rFonts w:ascii="Times New Roman" w:eastAsia="Times New Roman" w:hAnsi="Times New Roman" w:cs="Times New Roman"/>
            <w:spacing w:val="-1"/>
          </w:rPr>
          <w:t>t</w:t>
        </w:r>
        <w:r>
          <w:rPr>
            <w:rFonts w:ascii="Times New Roman" w:eastAsia="Times New Roman" w:hAnsi="Times New Roman" w:cs="Times New Roman"/>
          </w:rPr>
          <w:t>ra</w:t>
        </w:r>
        <w:r>
          <w:rPr>
            <w:rFonts w:ascii="Times New Roman" w:eastAsia="Times New Roman" w:hAnsi="Times New Roman" w:cs="Times New Roman"/>
            <w:spacing w:val="-2"/>
          </w:rPr>
          <w:t>t</w:t>
        </w:r>
        <w:r>
          <w:rPr>
            <w:rFonts w:ascii="Times New Roman" w:eastAsia="Times New Roman" w:hAnsi="Times New Roman" w:cs="Times New Roman"/>
          </w:rPr>
          <w:t>e a</w:t>
        </w:r>
        <w:r>
          <w:rPr>
            <w:rFonts w:ascii="Times New Roman" w:eastAsia="Times New Roman" w:hAnsi="Times New Roman" w:cs="Times New Roman"/>
            <w:spacing w:val="-3"/>
          </w:rPr>
          <w:t>n</w:t>
        </w:r>
        <w:r>
          <w:rPr>
            <w:rFonts w:ascii="Times New Roman" w:eastAsia="Times New Roman" w:hAnsi="Times New Roman" w:cs="Times New Roman"/>
          </w:rPr>
          <w:t>d r</w:t>
        </w:r>
        <w:r>
          <w:rPr>
            <w:rFonts w:ascii="Times New Roman" w:eastAsia="Times New Roman" w:hAnsi="Times New Roman" w:cs="Times New Roman"/>
            <w:spacing w:val="-2"/>
          </w:rPr>
          <w:t>e</w:t>
        </w:r>
        <w:r>
          <w:rPr>
            <w:rFonts w:ascii="Times New Roman" w:eastAsia="Times New Roman" w:hAnsi="Times New Roman" w:cs="Times New Roman"/>
          </w:rPr>
          <w:t>i</w:t>
        </w:r>
        <w:r>
          <w:rPr>
            <w:rFonts w:ascii="Times New Roman" w:eastAsia="Times New Roman" w:hAnsi="Times New Roman" w:cs="Times New Roman"/>
            <w:spacing w:val="-3"/>
          </w:rPr>
          <w:t>n</w:t>
        </w:r>
        <w:r>
          <w:rPr>
            <w:rFonts w:ascii="Times New Roman" w:eastAsia="Times New Roman" w:hAnsi="Times New Roman" w:cs="Times New Roman"/>
          </w:rPr>
          <w:t>for</w:t>
        </w:r>
        <w:r>
          <w:rPr>
            <w:rFonts w:ascii="Times New Roman" w:eastAsia="Times New Roman" w:hAnsi="Times New Roman" w:cs="Times New Roman"/>
            <w:spacing w:val="-2"/>
          </w:rPr>
          <w:t>c</w:t>
        </w:r>
        <w:r>
          <w:rPr>
            <w:rFonts w:ascii="Times New Roman" w:eastAsia="Times New Roman" w:hAnsi="Times New Roman" w:cs="Times New Roman"/>
          </w:rPr>
          <w:t xml:space="preserve">e </w:t>
        </w:r>
        <w:r>
          <w:rPr>
            <w:rFonts w:ascii="Times New Roman" w:eastAsia="Times New Roman" w:hAnsi="Times New Roman" w:cs="Times New Roman"/>
            <w:spacing w:val="-2"/>
          </w:rPr>
          <w:t>i</w:t>
        </w:r>
        <w:r>
          <w:rPr>
            <w:rFonts w:ascii="Times New Roman" w:eastAsia="Times New Roman" w:hAnsi="Times New Roman" w:cs="Times New Roman"/>
          </w:rPr>
          <w:t>ts</w:t>
        </w:r>
        <w:r>
          <w:rPr>
            <w:rFonts w:ascii="Times New Roman" w:eastAsia="Times New Roman" w:hAnsi="Times New Roman" w:cs="Times New Roman"/>
            <w:spacing w:val="-2"/>
          </w:rPr>
          <w:t xml:space="preserve"> </w:t>
        </w:r>
        <w:r>
          <w:rPr>
            <w:rFonts w:ascii="Times New Roman" w:eastAsia="Times New Roman" w:hAnsi="Times New Roman" w:cs="Times New Roman"/>
          </w:rPr>
          <w:t>s</w:t>
        </w:r>
        <w:r>
          <w:rPr>
            <w:rFonts w:ascii="Times New Roman" w:eastAsia="Times New Roman" w:hAnsi="Times New Roman" w:cs="Times New Roman"/>
            <w:spacing w:val="-2"/>
          </w:rPr>
          <w:t>k</w:t>
        </w:r>
        <w:r>
          <w:rPr>
            <w:rFonts w:ascii="Times New Roman" w:eastAsia="Times New Roman" w:hAnsi="Times New Roman" w:cs="Times New Roman"/>
          </w:rPr>
          <w:t>i</w:t>
        </w:r>
        <w:r>
          <w:rPr>
            <w:rFonts w:ascii="Times New Roman" w:eastAsia="Times New Roman" w:hAnsi="Times New Roman" w:cs="Times New Roman"/>
            <w:spacing w:val="-2"/>
          </w:rPr>
          <w:t>l</w:t>
        </w:r>
        <w:r>
          <w:rPr>
            <w:rFonts w:ascii="Times New Roman" w:eastAsia="Times New Roman" w:hAnsi="Times New Roman" w:cs="Times New Roman"/>
          </w:rPr>
          <w:t>ls.</w:t>
        </w:r>
      </w:ins>
    </w:p>
    <w:p w14:paraId="027DBB47" w14:textId="77777777" w:rsidR="00944029" w:rsidRDefault="006D7E2C">
      <w:pPr>
        <w:widowControl w:val="0"/>
        <w:numPr>
          <w:ilvl w:val="0"/>
          <w:numId w:val="8"/>
        </w:numPr>
        <w:tabs>
          <w:tab w:val="left" w:pos="471"/>
        </w:tabs>
        <w:spacing w:after="0" w:line="269" w:lineRule="exact"/>
        <w:ind w:left="472"/>
        <w:rPr>
          <w:ins w:id="23" w:author="Snowberger, Tina" w:date="2026-09-25T20:08:00Z" w16du:dateUtc="2026-09-26T00:08:00Z"/>
          <w:rFonts w:ascii="Times New Roman" w:eastAsia="Times New Roman" w:hAnsi="Times New Roman" w:cs="Times New Roman"/>
        </w:rPr>
      </w:pPr>
      <w:ins w:id="24" w:author="Snowberger, Tina" w:date="2026-09-25T20:08:00Z" w16du:dateUtc="2026-09-26T00:08:00Z">
        <w:r>
          <w:rPr>
            <w:rFonts w:ascii="Times New Roman" w:eastAsia="Times New Roman" w:hAnsi="Times New Roman" w:cs="Times New Roman"/>
            <w:spacing w:val="-2"/>
          </w:rPr>
          <w:t>A</w:t>
        </w:r>
        <w:r>
          <w:rPr>
            <w:rFonts w:ascii="Times New Roman" w:eastAsia="Times New Roman" w:hAnsi="Times New Roman" w:cs="Times New Roman"/>
          </w:rPr>
          <w:t>l</w:t>
        </w:r>
        <w:r>
          <w:rPr>
            <w:rFonts w:ascii="Times New Roman" w:eastAsia="Times New Roman" w:hAnsi="Times New Roman" w:cs="Times New Roman"/>
            <w:spacing w:val="-2"/>
          </w:rPr>
          <w:t>w</w:t>
        </w:r>
        <w:r>
          <w:rPr>
            <w:rFonts w:ascii="Times New Roman" w:eastAsia="Times New Roman" w:hAnsi="Times New Roman" w:cs="Times New Roman"/>
          </w:rPr>
          <w:t>a</w:t>
        </w:r>
        <w:r>
          <w:rPr>
            <w:rFonts w:ascii="Times New Roman" w:eastAsia="Times New Roman" w:hAnsi="Times New Roman" w:cs="Times New Roman"/>
            <w:spacing w:val="-2"/>
          </w:rPr>
          <w:t>y</w:t>
        </w:r>
        <w:r>
          <w:rPr>
            <w:rFonts w:ascii="Times New Roman" w:eastAsia="Times New Roman" w:hAnsi="Times New Roman" w:cs="Times New Roman"/>
          </w:rPr>
          <w:t>s exe</w:t>
        </w:r>
        <w:r>
          <w:rPr>
            <w:rFonts w:ascii="Times New Roman" w:eastAsia="Times New Roman" w:hAnsi="Times New Roman" w:cs="Times New Roman"/>
            <w:spacing w:val="-3"/>
          </w:rPr>
          <w:t>m</w:t>
        </w:r>
        <w:r>
          <w:rPr>
            <w:rFonts w:ascii="Times New Roman" w:eastAsia="Times New Roman" w:hAnsi="Times New Roman" w:cs="Times New Roman"/>
          </w:rPr>
          <w:t>plify</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spacing w:val="-3"/>
          </w:rPr>
          <w:t>v</w:t>
        </w:r>
        <w:r>
          <w:rPr>
            <w:rFonts w:ascii="Times New Roman" w:eastAsia="Times New Roman" w:hAnsi="Times New Roman" w:cs="Times New Roman"/>
          </w:rPr>
          <w:t>e</w:t>
        </w:r>
        <w:r>
          <w:rPr>
            <w:rFonts w:ascii="Times New Roman" w:eastAsia="Times New Roman" w:hAnsi="Times New Roman" w:cs="Times New Roman"/>
            <w:spacing w:val="1"/>
          </w:rPr>
          <w:t>r</w:t>
        </w:r>
        <w:r>
          <w:rPr>
            <w:rFonts w:ascii="Times New Roman" w:eastAsia="Times New Roman" w:hAnsi="Times New Roman" w:cs="Times New Roman"/>
          </w:rPr>
          <w:t>y</w:t>
        </w:r>
        <w:r>
          <w:rPr>
            <w:rFonts w:ascii="Times New Roman" w:eastAsia="Times New Roman" w:hAnsi="Times New Roman" w:cs="Times New Roman"/>
            <w:spacing w:val="-3"/>
          </w:rPr>
          <w:t xml:space="preserve"> </w:t>
        </w:r>
        <w:r>
          <w:rPr>
            <w:rFonts w:ascii="Times New Roman" w:eastAsia="Times New Roman" w:hAnsi="Times New Roman" w:cs="Times New Roman"/>
          </w:rPr>
          <w:t>best</w:t>
        </w:r>
        <w:r>
          <w:rPr>
            <w:rFonts w:ascii="Times New Roman" w:eastAsia="Times New Roman" w:hAnsi="Times New Roman" w:cs="Times New Roman"/>
            <w:spacing w:val="-2"/>
          </w:rPr>
          <w:t xml:space="preserve"> </w:t>
        </w:r>
        <w:r>
          <w:rPr>
            <w:rFonts w:ascii="Times New Roman" w:eastAsia="Times New Roman" w:hAnsi="Times New Roman" w:cs="Times New Roman"/>
          </w:rPr>
          <w:t>co</w:t>
        </w:r>
        <w:r>
          <w:rPr>
            <w:rFonts w:ascii="Times New Roman" w:eastAsia="Times New Roman" w:hAnsi="Times New Roman" w:cs="Times New Roman"/>
            <w:spacing w:val="-2"/>
          </w:rPr>
          <w:t>u</w:t>
        </w:r>
        <w:r>
          <w:rPr>
            <w:rFonts w:ascii="Times New Roman" w:eastAsia="Times New Roman" w:hAnsi="Times New Roman" w:cs="Times New Roman"/>
          </w:rPr>
          <w:t>rt</w:t>
        </w:r>
        <w:r>
          <w:rPr>
            <w:rFonts w:ascii="Times New Roman" w:eastAsia="Times New Roman" w:hAnsi="Times New Roman" w:cs="Times New Roman"/>
            <w:spacing w:val="-2"/>
          </w:rPr>
          <w:t>e</w:t>
        </w:r>
        <w:r>
          <w:rPr>
            <w:rFonts w:ascii="Times New Roman" w:eastAsia="Times New Roman" w:hAnsi="Times New Roman" w:cs="Times New Roman"/>
          </w:rPr>
          <w:t>s</w:t>
        </w:r>
        <w:r>
          <w:rPr>
            <w:rFonts w:ascii="Times New Roman" w:eastAsia="Times New Roman" w:hAnsi="Times New Roman" w:cs="Times New Roman"/>
            <w:spacing w:val="-2"/>
          </w:rPr>
          <w:t>y</w:t>
        </w:r>
        <w:r>
          <w:rPr>
            <w:rFonts w:ascii="Times New Roman" w:eastAsia="Times New Roman" w:hAnsi="Times New Roman" w:cs="Times New Roman"/>
          </w:rPr>
          <w:t xml:space="preserve">, </w:t>
        </w:r>
        <w:r>
          <w:rPr>
            <w:rFonts w:ascii="Times New Roman" w:eastAsia="Times New Roman" w:hAnsi="Times New Roman" w:cs="Times New Roman"/>
            <w:spacing w:val="-4"/>
          </w:rPr>
          <w:t>m</w:t>
        </w:r>
        <w:r>
          <w:rPr>
            <w:rFonts w:ascii="Times New Roman" w:eastAsia="Times New Roman" w:hAnsi="Times New Roman" w:cs="Times New Roman"/>
          </w:rPr>
          <w:t>anners, and</w:t>
        </w:r>
        <w:r>
          <w:rPr>
            <w:rFonts w:ascii="Times New Roman" w:eastAsia="Times New Roman" w:hAnsi="Times New Roman" w:cs="Times New Roman"/>
            <w:spacing w:val="-3"/>
          </w:rPr>
          <w:t xml:space="preserve"> </w:t>
        </w:r>
        <w:r>
          <w:rPr>
            <w:rFonts w:ascii="Times New Roman" w:eastAsia="Times New Roman" w:hAnsi="Times New Roman" w:cs="Times New Roman"/>
          </w:rPr>
          <w:t>spo</w:t>
        </w:r>
        <w:r>
          <w:rPr>
            <w:rFonts w:ascii="Times New Roman" w:eastAsia="Times New Roman" w:hAnsi="Times New Roman" w:cs="Times New Roman"/>
            <w:spacing w:val="-2"/>
          </w:rPr>
          <w:t>r</w:t>
        </w:r>
        <w:r>
          <w:rPr>
            <w:rFonts w:ascii="Times New Roman" w:eastAsia="Times New Roman" w:hAnsi="Times New Roman" w:cs="Times New Roman"/>
          </w:rPr>
          <w:t>ts</w:t>
        </w:r>
        <w:r>
          <w:rPr>
            <w:rFonts w:ascii="Times New Roman" w:eastAsia="Times New Roman" w:hAnsi="Times New Roman" w:cs="Times New Roman"/>
            <w:spacing w:val="-4"/>
          </w:rPr>
          <w:t>m</w:t>
        </w:r>
        <w:r>
          <w:rPr>
            <w:rFonts w:ascii="Times New Roman" w:eastAsia="Times New Roman" w:hAnsi="Times New Roman" w:cs="Times New Roman"/>
          </w:rPr>
          <w:t>anship.</w:t>
        </w:r>
      </w:ins>
    </w:p>
    <w:p w14:paraId="2C86339D" w14:textId="77777777" w:rsidR="00944029" w:rsidRDefault="006D7E2C">
      <w:pPr>
        <w:widowControl w:val="0"/>
        <w:numPr>
          <w:ilvl w:val="0"/>
          <w:numId w:val="8"/>
        </w:numPr>
        <w:tabs>
          <w:tab w:val="left" w:pos="471"/>
        </w:tabs>
        <w:spacing w:after="0" w:line="269" w:lineRule="exact"/>
        <w:ind w:left="472"/>
        <w:rPr>
          <w:ins w:id="25" w:author="Snowberger, Tina" w:date="2026-09-25T20:08:00Z" w16du:dateUtc="2026-09-26T00:08:00Z"/>
          <w:rFonts w:ascii="Times New Roman" w:eastAsia="Times New Roman" w:hAnsi="Times New Roman" w:cs="Times New Roman"/>
        </w:rPr>
      </w:pPr>
      <w:ins w:id="26" w:author="Snowberger, Tina" w:date="2026-09-25T20:08:00Z" w16du:dateUtc="2026-09-26T00:08:00Z">
        <w:r>
          <w:rPr>
            <w:rFonts w:ascii="Times New Roman" w:eastAsia="Times New Roman" w:hAnsi="Times New Roman" w:cs="Times New Roman"/>
            <w:spacing w:val="-1"/>
          </w:rPr>
          <w:t>B</w:t>
        </w:r>
        <w:r>
          <w:rPr>
            <w:rFonts w:ascii="Times New Roman" w:eastAsia="Times New Roman" w:hAnsi="Times New Roman" w:cs="Times New Roman"/>
          </w:rPr>
          <w:t>e ab</w:t>
        </w:r>
        <w:r>
          <w:rPr>
            <w:rFonts w:ascii="Times New Roman" w:eastAsia="Times New Roman" w:hAnsi="Times New Roman" w:cs="Times New Roman"/>
            <w:spacing w:val="-2"/>
          </w:rPr>
          <w:t>l</w:t>
        </w:r>
        <w:r>
          <w:rPr>
            <w:rFonts w:ascii="Times New Roman" w:eastAsia="Times New Roman" w:hAnsi="Times New Roman" w:cs="Times New Roman"/>
          </w:rPr>
          <w:t xml:space="preserve">e </w:t>
        </w:r>
        <w:r>
          <w:rPr>
            <w:rFonts w:ascii="Times New Roman" w:eastAsia="Times New Roman" w:hAnsi="Times New Roman" w:cs="Times New Roman"/>
            <w:spacing w:val="1"/>
          </w:rPr>
          <w:t>t</w:t>
        </w:r>
        <w:r>
          <w:rPr>
            <w:rFonts w:ascii="Times New Roman" w:eastAsia="Times New Roman" w:hAnsi="Times New Roman" w:cs="Times New Roman"/>
          </w:rPr>
          <w:t>o</w:t>
        </w:r>
        <w:r>
          <w:rPr>
            <w:rFonts w:ascii="Times New Roman" w:eastAsia="Times New Roman" w:hAnsi="Times New Roman" w:cs="Times New Roman"/>
            <w:spacing w:val="-3"/>
          </w:rPr>
          <w:t xml:space="preserve"> </w:t>
        </w:r>
        <w:r>
          <w:rPr>
            <w:rFonts w:ascii="Times New Roman" w:eastAsia="Times New Roman" w:hAnsi="Times New Roman" w:cs="Times New Roman"/>
          </w:rPr>
          <w:t>e</w:t>
        </w:r>
        <w:r>
          <w:rPr>
            <w:rFonts w:ascii="Times New Roman" w:eastAsia="Times New Roman" w:hAnsi="Times New Roman" w:cs="Times New Roman"/>
            <w:spacing w:val="-2"/>
          </w:rPr>
          <w:t>f</w:t>
        </w:r>
        <w:r>
          <w:rPr>
            <w:rFonts w:ascii="Times New Roman" w:eastAsia="Times New Roman" w:hAnsi="Times New Roman" w:cs="Times New Roman"/>
          </w:rPr>
          <w:t>fe</w:t>
        </w:r>
        <w:r>
          <w:rPr>
            <w:rFonts w:ascii="Times New Roman" w:eastAsia="Times New Roman" w:hAnsi="Times New Roman" w:cs="Times New Roman"/>
            <w:spacing w:val="-2"/>
          </w:rPr>
          <w:t>c</w:t>
        </w:r>
        <w:r>
          <w:rPr>
            <w:rFonts w:ascii="Times New Roman" w:eastAsia="Times New Roman" w:hAnsi="Times New Roman" w:cs="Times New Roman"/>
          </w:rPr>
          <w:t>ti</w:t>
        </w:r>
        <w:r>
          <w:rPr>
            <w:rFonts w:ascii="Times New Roman" w:eastAsia="Times New Roman" w:hAnsi="Times New Roman" w:cs="Times New Roman"/>
            <w:spacing w:val="-3"/>
          </w:rPr>
          <w:t>v</w:t>
        </w:r>
        <w:r>
          <w:rPr>
            <w:rFonts w:ascii="Times New Roman" w:eastAsia="Times New Roman" w:hAnsi="Times New Roman" w:cs="Times New Roman"/>
          </w:rPr>
          <w:t>e</w:t>
        </w:r>
        <w:r>
          <w:rPr>
            <w:rFonts w:ascii="Times New Roman" w:eastAsia="Times New Roman" w:hAnsi="Times New Roman" w:cs="Times New Roman"/>
            <w:spacing w:val="1"/>
          </w:rPr>
          <w:t>l</w:t>
        </w:r>
        <w:r>
          <w:rPr>
            <w:rFonts w:ascii="Times New Roman" w:eastAsia="Times New Roman" w:hAnsi="Times New Roman" w:cs="Times New Roman"/>
          </w:rPr>
          <w:t>y</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w</w:t>
        </w:r>
        <w:r>
          <w:rPr>
            <w:rFonts w:ascii="Times New Roman" w:eastAsia="Times New Roman" w:hAnsi="Times New Roman" w:cs="Times New Roman"/>
          </w:rPr>
          <w:t>ork</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w</w:t>
        </w:r>
        <w:r>
          <w:rPr>
            <w:rFonts w:ascii="Times New Roman" w:eastAsia="Times New Roman" w:hAnsi="Times New Roman" w:cs="Times New Roman"/>
          </w:rPr>
          <w:t>ith</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s</w:t>
        </w:r>
        <w:r>
          <w:rPr>
            <w:rFonts w:ascii="Times New Roman" w:eastAsia="Times New Roman" w:hAnsi="Times New Roman" w:cs="Times New Roman"/>
            <w:spacing w:val="1"/>
          </w:rPr>
          <w:t>t</w:t>
        </w:r>
        <w:r>
          <w:rPr>
            <w:rFonts w:ascii="Times New Roman" w:eastAsia="Times New Roman" w:hAnsi="Times New Roman" w:cs="Times New Roman"/>
          </w:rPr>
          <w:t>u</w:t>
        </w:r>
        <w:r>
          <w:rPr>
            <w:rFonts w:ascii="Times New Roman" w:eastAsia="Times New Roman" w:hAnsi="Times New Roman" w:cs="Times New Roman"/>
            <w:spacing w:val="-3"/>
          </w:rPr>
          <w:t>d</w:t>
        </w:r>
        <w:r>
          <w:rPr>
            <w:rFonts w:ascii="Times New Roman" w:eastAsia="Times New Roman" w:hAnsi="Times New Roman" w:cs="Times New Roman"/>
          </w:rPr>
          <w:t>en</w:t>
        </w:r>
        <w:r>
          <w:rPr>
            <w:rFonts w:ascii="Times New Roman" w:eastAsia="Times New Roman" w:hAnsi="Times New Roman" w:cs="Times New Roman"/>
            <w:spacing w:val="-2"/>
          </w:rPr>
          <w:t>t</w:t>
        </w:r>
        <w:r>
          <w:rPr>
            <w:rFonts w:ascii="Times New Roman" w:eastAsia="Times New Roman" w:hAnsi="Times New Roman" w:cs="Times New Roman"/>
          </w:rPr>
          <w:t>s on</w:t>
        </w:r>
        <w:r>
          <w:rPr>
            <w:rFonts w:ascii="Times New Roman" w:eastAsia="Times New Roman" w:hAnsi="Times New Roman" w:cs="Times New Roman"/>
            <w:spacing w:val="-2"/>
          </w:rPr>
          <w:t xml:space="preserve"> </w:t>
        </w:r>
        <w:r>
          <w:rPr>
            <w:rFonts w:ascii="Times New Roman" w:eastAsia="Times New Roman" w:hAnsi="Times New Roman" w:cs="Times New Roman"/>
          </w:rPr>
          <w:t>th</w:t>
        </w:r>
        <w:r>
          <w:rPr>
            <w:rFonts w:ascii="Times New Roman" w:eastAsia="Times New Roman" w:hAnsi="Times New Roman" w:cs="Times New Roman"/>
            <w:spacing w:val="-2"/>
          </w:rPr>
          <w:t>e</w:t>
        </w:r>
        <w:r>
          <w:rPr>
            <w:rFonts w:ascii="Times New Roman" w:eastAsia="Times New Roman" w:hAnsi="Times New Roman" w:cs="Times New Roman"/>
          </w:rPr>
          <w:t>ir</w:t>
        </w:r>
        <w:r>
          <w:rPr>
            <w:rFonts w:ascii="Times New Roman" w:eastAsia="Times New Roman" w:hAnsi="Times New Roman" w:cs="Times New Roman"/>
            <w:spacing w:val="-2"/>
          </w:rPr>
          <w:t xml:space="preserve"> </w:t>
        </w:r>
        <w:r>
          <w:rPr>
            <w:rFonts w:ascii="Times New Roman" w:eastAsia="Times New Roman" w:hAnsi="Times New Roman" w:cs="Times New Roman"/>
          </w:rPr>
          <w:t>t</w:t>
        </w:r>
        <w:r>
          <w:rPr>
            <w:rFonts w:ascii="Times New Roman" w:eastAsia="Times New Roman" w:hAnsi="Times New Roman" w:cs="Times New Roman"/>
            <w:spacing w:val="-2"/>
          </w:rPr>
          <w:t>e</w:t>
        </w:r>
        <w:r>
          <w:rPr>
            <w:rFonts w:ascii="Times New Roman" w:eastAsia="Times New Roman" w:hAnsi="Times New Roman" w:cs="Times New Roman"/>
          </w:rPr>
          <w:t>a</w:t>
        </w:r>
        <w:r>
          <w:rPr>
            <w:rFonts w:ascii="Times New Roman" w:eastAsia="Times New Roman" w:hAnsi="Times New Roman" w:cs="Times New Roman"/>
            <w:spacing w:val="-4"/>
          </w:rPr>
          <w:t>m</w:t>
        </w:r>
        <w:r>
          <w:rPr>
            <w:rFonts w:ascii="Times New Roman" w:eastAsia="Times New Roman" w:hAnsi="Times New Roman" w:cs="Times New Roman"/>
          </w:rPr>
          <w:t xml:space="preserve">s </w:t>
        </w:r>
        <w:r>
          <w:rPr>
            <w:rFonts w:ascii="Times New Roman" w:eastAsia="Times New Roman" w:hAnsi="Times New Roman" w:cs="Times New Roman"/>
            <w:spacing w:val="1"/>
          </w:rPr>
          <w:t>i</w:t>
        </w:r>
        <w:r>
          <w:rPr>
            <w:rFonts w:ascii="Times New Roman" w:eastAsia="Times New Roman" w:hAnsi="Times New Roman" w:cs="Times New Roman"/>
          </w:rPr>
          <w:t>n pro</w:t>
        </w:r>
        <w:r>
          <w:rPr>
            <w:rFonts w:ascii="Times New Roman" w:eastAsia="Times New Roman" w:hAnsi="Times New Roman" w:cs="Times New Roman"/>
            <w:spacing w:val="-4"/>
          </w:rPr>
          <w:t>m</w:t>
        </w:r>
        <w:r>
          <w:rPr>
            <w:rFonts w:ascii="Times New Roman" w:eastAsia="Times New Roman" w:hAnsi="Times New Roman" w:cs="Times New Roman"/>
          </w:rPr>
          <w:t>oting</w:t>
        </w:r>
        <w:r>
          <w:rPr>
            <w:rFonts w:ascii="Times New Roman" w:eastAsia="Times New Roman" w:hAnsi="Times New Roman" w:cs="Times New Roman"/>
            <w:spacing w:val="-3"/>
          </w:rPr>
          <w:t xml:space="preserve"> </w:t>
        </w:r>
        <w:r>
          <w:rPr>
            <w:rFonts w:ascii="Times New Roman" w:eastAsia="Times New Roman" w:hAnsi="Times New Roman" w:cs="Times New Roman"/>
          </w:rPr>
          <w:t>ha</w:t>
        </w:r>
        <w:r>
          <w:rPr>
            <w:rFonts w:ascii="Times New Roman" w:eastAsia="Times New Roman" w:hAnsi="Times New Roman" w:cs="Times New Roman"/>
            <w:spacing w:val="1"/>
          </w:rPr>
          <w:t>r</w:t>
        </w:r>
        <w:r>
          <w:rPr>
            <w:rFonts w:ascii="Times New Roman" w:eastAsia="Times New Roman" w:hAnsi="Times New Roman" w:cs="Times New Roman"/>
            <w:spacing w:val="-4"/>
          </w:rPr>
          <w:t>m</w:t>
        </w:r>
        <w:r>
          <w:rPr>
            <w:rFonts w:ascii="Times New Roman" w:eastAsia="Times New Roman" w:hAnsi="Times New Roman" w:cs="Times New Roman"/>
          </w:rPr>
          <w:t>ony</w:t>
        </w:r>
        <w:r>
          <w:rPr>
            <w:rFonts w:ascii="Times New Roman" w:eastAsia="Times New Roman" w:hAnsi="Times New Roman" w:cs="Times New Roman"/>
            <w:spacing w:val="-3"/>
          </w:rPr>
          <w:t xml:space="preserve"> </w:t>
        </w:r>
        <w:r>
          <w:rPr>
            <w:rFonts w:ascii="Times New Roman" w:eastAsia="Times New Roman" w:hAnsi="Times New Roman" w:cs="Times New Roman"/>
          </w:rPr>
          <w:t>and co</w:t>
        </w:r>
        <w:r>
          <w:rPr>
            <w:rFonts w:ascii="Times New Roman" w:eastAsia="Times New Roman" w:hAnsi="Times New Roman" w:cs="Times New Roman"/>
            <w:spacing w:val="-3"/>
          </w:rPr>
          <w:t>o</w:t>
        </w:r>
        <w:r>
          <w:rPr>
            <w:rFonts w:ascii="Times New Roman" w:eastAsia="Times New Roman" w:hAnsi="Times New Roman" w:cs="Times New Roman"/>
          </w:rPr>
          <w:t>pe</w:t>
        </w:r>
        <w:r>
          <w:rPr>
            <w:rFonts w:ascii="Times New Roman" w:eastAsia="Times New Roman" w:hAnsi="Times New Roman" w:cs="Times New Roman"/>
            <w:spacing w:val="-2"/>
          </w:rPr>
          <w:t>r</w:t>
        </w:r>
        <w:r>
          <w:rPr>
            <w:rFonts w:ascii="Times New Roman" w:eastAsia="Times New Roman" w:hAnsi="Times New Roman" w:cs="Times New Roman"/>
          </w:rPr>
          <w:t>a</w:t>
        </w:r>
        <w:r>
          <w:rPr>
            <w:rFonts w:ascii="Times New Roman" w:eastAsia="Times New Roman" w:hAnsi="Times New Roman" w:cs="Times New Roman"/>
            <w:spacing w:val="-2"/>
          </w:rPr>
          <w:t>t</w:t>
        </w:r>
        <w:r>
          <w:rPr>
            <w:rFonts w:ascii="Times New Roman" w:eastAsia="Times New Roman" w:hAnsi="Times New Roman" w:cs="Times New Roman"/>
          </w:rPr>
          <w:t>ion.</w:t>
        </w:r>
      </w:ins>
    </w:p>
    <w:p w14:paraId="3376D6F2" w14:textId="77777777" w:rsidR="00944029" w:rsidRDefault="006D7E2C">
      <w:pPr>
        <w:widowControl w:val="0"/>
        <w:numPr>
          <w:ilvl w:val="0"/>
          <w:numId w:val="8"/>
        </w:numPr>
        <w:tabs>
          <w:tab w:val="left" w:pos="471"/>
        </w:tabs>
        <w:spacing w:after="0" w:line="269" w:lineRule="exact"/>
        <w:ind w:left="472"/>
        <w:rPr>
          <w:ins w:id="27" w:author="Snowberger, Tina" w:date="2026-09-25T20:08:00Z" w16du:dateUtc="2026-09-26T00:08:00Z"/>
          <w:rFonts w:ascii="Times New Roman" w:eastAsia="Times New Roman" w:hAnsi="Times New Roman" w:cs="Times New Roman"/>
        </w:rPr>
      </w:pPr>
      <w:ins w:id="28" w:author="Snowberger, Tina" w:date="2026-09-25T20:08:00Z" w16du:dateUtc="2026-09-26T00:08:00Z">
        <w:r>
          <w:rPr>
            <w:rFonts w:ascii="Times New Roman" w:eastAsia="Times New Roman" w:hAnsi="Times New Roman" w:cs="Times New Roman"/>
          </w:rPr>
          <w:t>Exhi</w:t>
        </w:r>
        <w:r>
          <w:rPr>
            <w:rFonts w:ascii="Times New Roman" w:eastAsia="Times New Roman" w:hAnsi="Times New Roman" w:cs="Times New Roman"/>
            <w:spacing w:val="-2"/>
          </w:rPr>
          <w:t>b</w:t>
        </w:r>
        <w:r>
          <w:rPr>
            <w:rFonts w:ascii="Times New Roman" w:eastAsia="Times New Roman" w:hAnsi="Times New Roman" w:cs="Times New Roman"/>
          </w:rPr>
          <w:t>it</w:t>
        </w:r>
        <w:r>
          <w:rPr>
            <w:rFonts w:ascii="Times New Roman" w:eastAsia="Times New Roman" w:hAnsi="Times New Roman" w:cs="Times New Roman"/>
            <w:spacing w:val="-2"/>
          </w:rPr>
          <w:t xml:space="preserve"> </w:t>
        </w:r>
        <w:r>
          <w:rPr>
            <w:rFonts w:ascii="Times New Roman" w:eastAsia="Times New Roman" w:hAnsi="Times New Roman" w:cs="Times New Roman"/>
          </w:rPr>
          <w:t xml:space="preserve">the </w:t>
        </w:r>
        <w:r>
          <w:rPr>
            <w:rFonts w:ascii="Times New Roman" w:eastAsia="Times New Roman" w:hAnsi="Times New Roman" w:cs="Times New Roman"/>
            <w:spacing w:val="-2"/>
          </w:rPr>
          <w:t>h</w:t>
        </w:r>
        <w:r>
          <w:rPr>
            <w:rFonts w:ascii="Times New Roman" w:eastAsia="Times New Roman" w:hAnsi="Times New Roman" w:cs="Times New Roman"/>
          </w:rPr>
          <w:t>i</w:t>
        </w:r>
        <w:r>
          <w:rPr>
            <w:rFonts w:ascii="Times New Roman" w:eastAsia="Times New Roman" w:hAnsi="Times New Roman" w:cs="Times New Roman"/>
            <w:spacing w:val="-3"/>
          </w:rPr>
          <w:t>g</w:t>
        </w:r>
        <w:r>
          <w:rPr>
            <w:rFonts w:ascii="Times New Roman" w:eastAsia="Times New Roman" w:hAnsi="Times New Roman" w:cs="Times New Roman"/>
          </w:rPr>
          <w:t>hest</w:t>
        </w:r>
        <w:r>
          <w:rPr>
            <w:rFonts w:ascii="Times New Roman" w:eastAsia="Times New Roman" w:hAnsi="Times New Roman" w:cs="Times New Roman"/>
            <w:spacing w:val="-2"/>
          </w:rPr>
          <w:t xml:space="preserve"> </w:t>
        </w:r>
        <w:r>
          <w:rPr>
            <w:rFonts w:ascii="Times New Roman" w:eastAsia="Times New Roman" w:hAnsi="Times New Roman" w:cs="Times New Roman"/>
          </w:rPr>
          <w:t>pos</w:t>
        </w:r>
        <w:r>
          <w:rPr>
            <w:rFonts w:ascii="Times New Roman" w:eastAsia="Times New Roman" w:hAnsi="Times New Roman" w:cs="Times New Roman"/>
            <w:spacing w:val="-2"/>
          </w:rPr>
          <w:t>s</w:t>
        </w:r>
        <w:r>
          <w:rPr>
            <w:rFonts w:ascii="Times New Roman" w:eastAsia="Times New Roman" w:hAnsi="Times New Roman" w:cs="Times New Roman"/>
          </w:rPr>
          <w:t>i</w:t>
        </w:r>
        <w:r>
          <w:rPr>
            <w:rFonts w:ascii="Times New Roman" w:eastAsia="Times New Roman" w:hAnsi="Times New Roman" w:cs="Times New Roman"/>
            <w:spacing w:val="-3"/>
          </w:rPr>
          <w:t>b</w:t>
        </w:r>
        <w:r>
          <w:rPr>
            <w:rFonts w:ascii="Times New Roman" w:eastAsia="Times New Roman" w:hAnsi="Times New Roman" w:cs="Times New Roman"/>
          </w:rPr>
          <w:t>le</w:t>
        </w:r>
        <w:r>
          <w:rPr>
            <w:rFonts w:ascii="Times New Roman" w:eastAsia="Times New Roman" w:hAnsi="Times New Roman" w:cs="Times New Roman"/>
            <w:spacing w:val="-2"/>
          </w:rPr>
          <w:t xml:space="preserve"> </w:t>
        </w:r>
        <w:r>
          <w:rPr>
            <w:rFonts w:ascii="Times New Roman" w:eastAsia="Times New Roman" w:hAnsi="Times New Roman" w:cs="Times New Roman"/>
          </w:rPr>
          <w:t>le</w:t>
        </w:r>
        <w:r>
          <w:rPr>
            <w:rFonts w:ascii="Times New Roman" w:eastAsia="Times New Roman" w:hAnsi="Times New Roman" w:cs="Times New Roman"/>
            <w:spacing w:val="-2"/>
          </w:rPr>
          <w:t>v</w:t>
        </w:r>
        <w:r>
          <w:rPr>
            <w:rFonts w:ascii="Times New Roman" w:eastAsia="Times New Roman" w:hAnsi="Times New Roman" w:cs="Times New Roman"/>
          </w:rPr>
          <w:t>el</w:t>
        </w:r>
        <w:r>
          <w:rPr>
            <w:rFonts w:ascii="Times New Roman" w:eastAsia="Times New Roman" w:hAnsi="Times New Roman" w:cs="Times New Roman"/>
            <w:spacing w:val="1"/>
          </w:rPr>
          <w:t xml:space="preserve"> </w:t>
        </w:r>
        <w:r>
          <w:rPr>
            <w:rFonts w:ascii="Times New Roman" w:eastAsia="Times New Roman" w:hAnsi="Times New Roman" w:cs="Times New Roman"/>
            <w:spacing w:val="-3"/>
          </w:rPr>
          <w:t>o</w:t>
        </w:r>
        <w:r>
          <w:rPr>
            <w:rFonts w:ascii="Times New Roman" w:eastAsia="Times New Roman" w:hAnsi="Times New Roman" w:cs="Times New Roman"/>
          </w:rPr>
          <w:t xml:space="preserve">f </w:t>
        </w:r>
        <w:r>
          <w:rPr>
            <w:rFonts w:ascii="Times New Roman" w:eastAsia="Times New Roman" w:hAnsi="Times New Roman" w:cs="Times New Roman"/>
            <w:spacing w:val="-2"/>
          </w:rPr>
          <w:t>f</w:t>
        </w:r>
        <w:r>
          <w:rPr>
            <w:rFonts w:ascii="Times New Roman" w:eastAsia="Times New Roman" w:hAnsi="Times New Roman" w:cs="Times New Roman"/>
          </w:rPr>
          <w:t>a</w:t>
        </w:r>
        <w:r>
          <w:rPr>
            <w:rFonts w:ascii="Times New Roman" w:eastAsia="Times New Roman" w:hAnsi="Times New Roman" w:cs="Times New Roman"/>
            <w:spacing w:val="-2"/>
          </w:rPr>
          <w:t>i</w:t>
        </w:r>
        <w:r>
          <w:rPr>
            <w:rFonts w:ascii="Times New Roman" w:eastAsia="Times New Roman" w:hAnsi="Times New Roman" w:cs="Times New Roman"/>
          </w:rPr>
          <w:t>rne</w:t>
        </w:r>
        <w:r>
          <w:rPr>
            <w:rFonts w:ascii="Times New Roman" w:eastAsia="Times New Roman" w:hAnsi="Times New Roman" w:cs="Times New Roman"/>
            <w:spacing w:val="-2"/>
          </w:rPr>
          <w:t>s</w:t>
        </w:r>
        <w:r>
          <w:rPr>
            <w:rFonts w:ascii="Times New Roman" w:eastAsia="Times New Roman" w:hAnsi="Times New Roman" w:cs="Times New Roman"/>
          </w:rPr>
          <w:t xml:space="preserve">s </w:t>
        </w:r>
        <w:r>
          <w:rPr>
            <w:rFonts w:ascii="Times New Roman" w:eastAsia="Times New Roman" w:hAnsi="Times New Roman" w:cs="Times New Roman"/>
            <w:spacing w:val="1"/>
          </w:rPr>
          <w:t>i</w:t>
        </w:r>
        <w:r>
          <w:rPr>
            <w:rFonts w:ascii="Times New Roman" w:eastAsia="Times New Roman" w:hAnsi="Times New Roman" w:cs="Times New Roman"/>
          </w:rPr>
          <w:t>n</w:t>
        </w:r>
        <w:r>
          <w:rPr>
            <w:rFonts w:ascii="Times New Roman" w:eastAsia="Times New Roman" w:hAnsi="Times New Roman" w:cs="Times New Roman"/>
            <w:spacing w:val="-3"/>
          </w:rPr>
          <w:t xml:space="preserve"> </w:t>
        </w:r>
        <w:r>
          <w:rPr>
            <w:rFonts w:ascii="Times New Roman" w:eastAsia="Times New Roman" w:hAnsi="Times New Roman" w:cs="Times New Roman"/>
          </w:rPr>
          <w:t>de</w:t>
        </w:r>
        <w:r>
          <w:rPr>
            <w:rFonts w:ascii="Times New Roman" w:eastAsia="Times New Roman" w:hAnsi="Times New Roman" w:cs="Times New Roman"/>
            <w:spacing w:val="-2"/>
          </w:rPr>
          <w:t>a</w:t>
        </w:r>
        <w:r>
          <w:rPr>
            <w:rFonts w:ascii="Times New Roman" w:eastAsia="Times New Roman" w:hAnsi="Times New Roman" w:cs="Times New Roman"/>
          </w:rPr>
          <w:t>ling</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w</w:t>
        </w:r>
        <w:r>
          <w:rPr>
            <w:rFonts w:ascii="Times New Roman" w:eastAsia="Times New Roman" w:hAnsi="Times New Roman" w:cs="Times New Roman"/>
          </w:rPr>
          <w:t xml:space="preserve">ith </w:t>
        </w:r>
        <w:r>
          <w:rPr>
            <w:rFonts w:ascii="Times New Roman" w:eastAsia="Times New Roman" w:hAnsi="Times New Roman" w:cs="Times New Roman"/>
            <w:spacing w:val="-2"/>
          </w:rPr>
          <w:t>a</w:t>
        </w:r>
        <w:r>
          <w:rPr>
            <w:rFonts w:ascii="Times New Roman" w:eastAsia="Times New Roman" w:hAnsi="Times New Roman" w:cs="Times New Roman"/>
          </w:rPr>
          <w:t>ll</w:t>
        </w:r>
        <w:r>
          <w:rPr>
            <w:rFonts w:ascii="Times New Roman" w:eastAsia="Times New Roman" w:hAnsi="Times New Roman" w:cs="Times New Roman"/>
            <w:spacing w:val="-2"/>
          </w:rPr>
          <w:t xml:space="preserve"> </w:t>
        </w:r>
        <w:r>
          <w:rPr>
            <w:rFonts w:ascii="Times New Roman" w:eastAsia="Times New Roman" w:hAnsi="Times New Roman" w:cs="Times New Roman"/>
          </w:rPr>
          <w:t>pa</w:t>
        </w:r>
        <w:r>
          <w:rPr>
            <w:rFonts w:ascii="Times New Roman" w:eastAsia="Times New Roman" w:hAnsi="Times New Roman" w:cs="Times New Roman"/>
            <w:spacing w:val="-2"/>
          </w:rPr>
          <w:t>rt</w:t>
        </w:r>
        <w:r>
          <w:rPr>
            <w:rFonts w:ascii="Times New Roman" w:eastAsia="Times New Roman" w:hAnsi="Times New Roman" w:cs="Times New Roman"/>
          </w:rPr>
          <w:t>ic</w:t>
        </w:r>
        <w:r>
          <w:rPr>
            <w:rFonts w:ascii="Times New Roman" w:eastAsia="Times New Roman" w:hAnsi="Times New Roman" w:cs="Times New Roman"/>
            <w:spacing w:val="-2"/>
          </w:rPr>
          <w:t>i</w:t>
        </w:r>
        <w:r>
          <w:rPr>
            <w:rFonts w:ascii="Times New Roman" w:eastAsia="Times New Roman" w:hAnsi="Times New Roman" w:cs="Times New Roman"/>
          </w:rPr>
          <w:t>pa</w:t>
        </w:r>
        <w:r>
          <w:rPr>
            <w:rFonts w:ascii="Times New Roman" w:eastAsia="Times New Roman" w:hAnsi="Times New Roman" w:cs="Times New Roman"/>
            <w:spacing w:val="-2"/>
          </w:rPr>
          <w:t>n</w:t>
        </w:r>
        <w:r>
          <w:rPr>
            <w:rFonts w:ascii="Times New Roman" w:eastAsia="Times New Roman" w:hAnsi="Times New Roman" w:cs="Times New Roman"/>
          </w:rPr>
          <w:t>ts a</w:t>
        </w:r>
        <w:r>
          <w:rPr>
            <w:rFonts w:ascii="Times New Roman" w:eastAsia="Times New Roman" w:hAnsi="Times New Roman" w:cs="Times New Roman"/>
            <w:spacing w:val="-3"/>
          </w:rPr>
          <w:t>n</w:t>
        </w:r>
        <w:r>
          <w:rPr>
            <w:rFonts w:ascii="Times New Roman" w:eastAsia="Times New Roman" w:hAnsi="Times New Roman" w:cs="Times New Roman"/>
          </w:rPr>
          <w:t>d p</w:t>
        </w:r>
        <w:r>
          <w:rPr>
            <w:rFonts w:ascii="Times New Roman" w:eastAsia="Times New Roman" w:hAnsi="Times New Roman" w:cs="Times New Roman"/>
            <w:spacing w:val="-2"/>
          </w:rPr>
          <w:t>ar</w:t>
        </w:r>
        <w:r>
          <w:rPr>
            <w:rFonts w:ascii="Times New Roman" w:eastAsia="Times New Roman" w:hAnsi="Times New Roman" w:cs="Times New Roman"/>
          </w:rPr>
          <w:t>en</w:t>
        </w:r>
        <w:r>
          <w:rPr>
            <w:rFonts w:ascii="Times New Roman" w:eastAsia="Times New Roman" w:hAnsi="Times New Roman" w:cs="Times New Roman"/>
            <w:spacing w:val="1"/>
          </w:rPr>
          <w:t>t</w:t>
        </w:r>
        <w:r>
          <w:rPr>
            <w:rFonts w:ascii="Times New Roman" w:eastAsia="Times New Roman" w:hAnsi="Times New Roman" w:cs="Times New Roman"/>
          </w:rPr>
          <w:t>s.</w:t>
        </w:r>
      </w:ins>
    </w:p>
    <w:p w14:paraId="7120C246" w14:textId="77777777" w:rsidR="00944029" w:rsidRDefault="006D7E2C">
      <w:pPr>
        <w:widowControl w:val="0"/>
        <w:numPr>
          <w:ilvl w:val="0"/>
          <w:numId w:val="8"/>
        </w:numPr>
        <w:tabs>
          <w:tab w:val="left" w:pos="471"/>
        </w:tabs>
        <w:spacing w:after="0" w:line="269" w:lineRule="exact"/>
        <w:ind w:left="472"/>
        <w:rPr>
          <w:ins w:id="29" w:author="Snowberger, Tina" w:date="2026-09-25T20:08:00Z" w16du:dateUtc="2026-09-26T00:08:00Z"/>
          <w:rFonts w:ascii="Times New Roman" w:eastAsia="Times New Roman" w:hAnsi="Times New Roman" w:cs="Times New Roman"/>
        </w:rPr>
      </w:pPr>
      <w:ins w:id="30" w:author="Snowberger, Tina" w:date="2026-09-25T20:08:00Z" w16du:dateUtc="2026-09-26T00:08:00Z">
        <w:r>
          <w:rPr>
            <w:rFonts w:ascii="Times New Roman" w:eastAsia="Times New Roman" w:hAnsi="Times New Roman" w:cs="Times New Roman"/>
            <w:spacing w:val="-1"/>
          </w:rPr>
          <w:t>C</w:t>
        </w:r>
        <w:r>
          <w:rPr>
            <w:rFonts w:ascii="Times New Roman" w:eastAsia="Times New Roman" w:hAnsi="Times New Roman" w:cs="Times New Roman"/>
          </w:rPr>
          <w:t>o</w:t>
        </w:r>
        <w:r>
          <w:rPr>
            <w:rFonts w:ascii="Times New Roman" w:eastAsia="Times New Roman" w:hAnsi="Times New Roman" w:cs="Times New Roman"/>
            <w:spacing w:val="-2"/>
          </w:rPr>
          <w:t>m</w:t>
        </w:r>
        <w:r>
          <w:rPr>
            <w:rFonts w:ascii="Times New Roman" w:eastAsia="Times New Roman" w:hAnsi="Times New Roman" w:cs="Times New Roman"/>
            <w:spacing w:val="-4"/>
          </w:rPr>
          <w:t>m</w:t>
        </w:r>
        <w:r>
          <w:rPr>
            <w:rFonts w:ascii="Times New Roman" w:eastAsia="Times New Roman" w:hAnsi="Times New Roman" w:cs="Times New Roman"/>
          </w:rPr>
          <w:t xml:space="preserve">unicate </w:t>
        </w:r>
        <w:r>
          <w:rPr>
            <w:rFonts w:ascii="Times New Roman" w:eastAsia="Times New Roman" w:hAnsi="Times New Roman" w:cs="Times New Roman"/>
            <w:spacing w:val="-2"/>
          </w:rPr>
          <w:t>e</w:t>
        </w:r>
        <w:r>
          <w:rPr>
            <w:rFonts w:ascii="Times New Roman" w:eastAsia="Times New Roman" w:hAnsi="Times New Roman" w:cs="Times New Roman"/>
          </w:rPr>
          <w:t>ff</w:t>
        </w:r>
        <w:r>
          <w:rPr>
            <w:rFonts w:ascii="Times New Roman" w:eastAsia="Times New Roman" w:hAnsi="Times New Roman" w:cs="Times New Roman"/>
            <w:spacing w:val="-2"/>
          </w:rPr>
          <w:t>e</w:t>
        </w:r>
        <w:r>
          <w:rPr>
            <w:rFonts w:ascii="Times New Roman" w:eastAsia="Times New Roman" w:hAnsi="Times New Roman" w:cs="Times New Roman"/>
          </w:rPr>
          <w:t>c</w:t>
        </w:r>
        <w:r>
          <w:rPr>
            <w:rFonts w:ascii="Times New Roman" w:eastAsia="Times New Roman" w:hAnsi="Times New Roman" w:cs="Times New Roman"/>
            <w:spacing w:val="-2"/>
          </w:rPr>
          <w:t>t</w:t>
        </w:r>
        <w:r>
          <w:rPr>
            <w:rFonts w:ascii="Times New Roman" w:eastAsia="Times New Roman" w:hAnsi="Times New Roman" w:cs="Times New Roman"/>
          </w:rPr>
          <w:t>i</w:t>
        </w:r>
        <w:r>
          <w:rPr>
            <w:rFonts w:ascii="Times New Roman" w:eastAsia="Times New Roman" w:hAnsi="Times New Roman" w:cs="Times New Roman"/>
            <w:spacing w:val="-3"/>
          </w:rPr>
          <w:t>v</w:t>
        </w:r>
        <w:r>
          <w:rPr>
            <w:rFonts w:ascii="Times New Roman" w:eastAsia="Times New Roman" w:hAnsi="Times New Roman" w:cs="Times New Roman"/>
          </w:rPr>
          <w:t>e</w:t>
        </w:r>
        <w:r>
          <w:rPr>
            <w:rFonts w:ascii="Times New Roman" w:eastAsia="Times New Roman" w:hAnsi="Times New Roman" w:cs="Times New Roman"/>
            <w:spacing w:val="1"/>
          </w:rPr>
          <w:t>l</w:t>
        </w:r>
        <w:r>
          <w:rPr>
            <w:rFonts w:ascii="Times New Roman" w:eastAsia="Times New Roman" w:hAnsi="Times New Roman" w:cs="Times New Roman"/>
          </w:rPr>
          <w:t>y</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w</w:t>
        </w:r>
        <w:r>
          <w:rPr>
            <w:rFonts w:ascii="Times New Roman" w:eastAsia="Times New Roman" w:hAnsi="Times New Roman" w:cs="Times New Roman"/>
          </w:rPr>
          <w:t xml:space="preserve">ith </w:t>
        </w:r>
        <w:r>
          <w:rPr>
            <w:rFonts w:ascii="Times New Roman" w:eastAsia="Times New Roman" w:hAnsi="Times New Roman" w:cs="Times New Roman"/>
            <w:spacing w:val="-3"/>
          </w:rPr>
          <w:t>p</w:t>
        </w:r>
        <w:r>
          <w:rPr>
            <w:rFonts w:ascii="Times New Roman" w:eastAsia="Times New Roman" w:hAnsi="Times New Roman" w:cs="Times New Roman"/>
          </w:rPr>
          <w:t>a</w:t>
        </w:r>
        <w:r>
          <w:rPr>
            <w:rFonts w:ascii="Times New Roman" w:eastAsia="Times New Roman" w:hAnsi="Times New Roman" w:cs="Times New Roman"/>
            <w:spacing w:val="-2"/>
          </w:rPr>
          <w:t>r</w:t>
        </w:r>
        <w:r>
          <w:rPr>
            <w:rFonts w:ascii="Times New Roman" w:eastAsia="Times New Roman" w:hAnsi="Times New Roman" w:cs="Times New Roman"/>
          </w:rPr>
          <w:t>t</w:t>
        </w:r>
        <w:r>
          <w:rPr>
            <w:rFonts w:ascii="Times New Roman" w:eastAsia="Times New Roman" w:hAnsi="Times New Roman" w:cs="Times New Roman"/>
            <w:spacing w:val="-2"/>
          </w:rPr>
          <w:t>i</w:t>
        </w:r>
        <w:r>
          <w:rPr>
            <w:rFonts w:ascii="Times New Roman" w:eastAsia="Times New Roman" w:hAnsi="Times New Roman" w:cs="Times New Roman"/>
          </w:rPr>
          <w:t>c</w:t>
        </w:r>
        <w:r>
          <w:rPr>
            <w:rFonts w:ascii="Times New Roman" w:eastAsia="Times New Roman" w:hAnsi="Times New Roman" w:cs="Times New Roman"/>
            <w:spacing w:val="1"/>
          </w:rPr>
          <w:t>i</w:t>
        </w:r>
        <w:r>
          <w:rPr>
            <w:rFonts w:ascii="Times New Roman" w:eastAsia="Times New Roman" w:hAnsi="Times New Roman" w:cs="Times New Roman"/>
            <w:spacing w:val="-3"/>
          </w:rPr>
          <w:t>p</w:t>
        </w:r>
        <w:r>
          <w:rPr>
            <w:rFonts w:ascii="Times New Roman" w:eastAsia="Times New Roman" w:hAnsi="Times New Roman" w:cs="Times New Roman"/>
          </w:rPr>
          <w:t>an</w:t>
        </w:r>
        <w:r>
          <w:rPr>
            <w:rFonts w:ascii="Times New Roman" w:eastAsia="Times New Roman" w:hAnsi="Times New Roman" w:cs="Times New Roman"/>
            <w:spacing w:val="-2"/>
          </w:rPr>
          <w:t>t</w:t>
        </w:r>
        <w:r>
          <w:rPr>
            <w:rFonts w:ascii="Times New Roman" w:eastAsia="Times New Roman" w:hAnsi="Times New Roman" w:cs="Times New Roman"/>
          </w:rPr>
          <w:t>s and</w:t>
        </w:r>
        <w:r>
          <w:rPr>
            <w:rFonts w:ascii="Times New Roman" w:eastAsia="Times New Roman" w:hAnsi="Times New Roman" w:cs="Times New Roman"/>
            <w:spacing w:val="-3"/>
          </w:rPr>
          <w:t xml:space="preserve"> </w:t>
        </w:r>
        <w:r>
          <w:rPr>
            <w:rFonts w:ascii="Times New Roman" w:eastAsia="Times New Roman" w:hAnsi="Times New Roman" w:cs="Times New Roman"/>
          </w:rPr>
          <w:t>pa</w:t>
        </w:r>
        <w:r>
          <w:rPr>
            <w:rFonts w:ascii="Times New Roman" w:eastAsia="Times New Roman" w:hAnsi="Times New Roman" w:cs="Times New Roman"/>
            <w:spacing w:val="-2"/>
          </w:rPr>
          <w:t>r</w:t>
        </w:r>
        <w:r>
          <w:rPr>
            <w:rFonts w:ascii="Times New Roman" w:eastAsia="Times New Roman" w:hAnsi="Times New Roman" w:cs="Times New Roman"/>
          </w:rPr>
          <w:t>en</w:t>
        </w:r>
        <w:r>
          <w:rPr>
            <w:rFonts w:ascii="Times New Roman" w:eastAsia="Times New Roman" w:hAnsi="Times New Roman" w:cs="Times New Roman"/>
            <w:spacing w:val="-2"/>
          </w:rPr>
          <w:t>t</w:t>
        </w:r>
        <w:r>
          <w:rPr>
            <w:rFonts w:ascii="Times New Roman" w:eastAsia="Times New Roman" w:hAnsi="Times New Roman" w:cs="Times New Roman"/>
          </w:rPr>
          <w:t>s</w:t>
        </w:r>
        <w:r>
          <w:rPr>
            <w:rFonts w:ascii="Times New Roman" w:eastAsia="Times New Roman" w:hAnsi="Times New Roman" w:cs="Times New Roman"/>
            <w:spacing w:val="-2"/>
          </w:rPr>
          <w:t xml:space="preserve"> </w:t>
        </w:r>
        <w:r>
          <w:rPr>
            <w:rFonts w:ascii="Times New Roman" w:eastAsia="Times New Roman" w:hAnsi="Times New Roman" w:cs="Times New Roman"/>
          </w:rPr>
          <w:t xml:space="preserve">in </w:t>
        </w:r>
        <w:r>
          <w:rPr>
            <w:rFonts w:ascii="Times New Roman" w:eastAsia="Times New Roman" w:hAnsi="Times New Roman" w:cs="Times New Roman"/>
            <w:spacing w:val="-4"/>
          </w:rPr>
          <w:t>m</w:t>
        </w:r>
        <w:r>
          <w:rPr>
            <w:rFonts w:ascii="Times New Roman" w:eastAsia="Times New Roman" w:hAnsi="Times New Roman" w:cs="Times New Roman"/>
          </w:rPr>
          <w:t>a</w:t>
        </w:r>
        <w:r>
          <w:rPr>
            <w:rFonts w:ascii="Times New Roman" w:eastAsia="Times New Roman" w:hAnsi="Times New Roman" w:cs="Times New Roman"/>
            <w:spacing w:val="1"/>
          </w:rPr>
          <w:t>t</w:t>
        </w:r>
        <w:r>
          <w:rPr>
            <w:rFonts w:ascii="Times New Roman" w:eastAsia="Times New Roman" w:hAnsi="Times New Roman" w:cs="Times New Roman"/>
          </w:rPr>
          <w:t>t</w:t>
        </w:r>
        <w:r>
          <w:rPr>
            <w:rFonts w:ascii="Times New Roman" w:eastAsia="Times New Roman" w:hAnsi="Times New Roman" w:cs="Times New Roman"/>
            <w:spacing w:val="-2"/>
          </w:rPr>
          <w:t>e</w:t>
        </w:r>
        <w:r>
          <w:rPr>
            <w:rFonts w:ascii="Times New Roman" w:eastAsia="Times New Roman" w:hAnsi="Times New Roman" w:cs="Times New Roman"/>
          </w:rPr>
          <w:t xml:space="preserve">rs </w:t>
        </w:r>
        <w:r>
          <w:rPr>
            <w:rFonts w:ascii="Times New Roman" w:eastAsia="Times New Roman" w:hAnsi="Times New Roman" w:cs="Times New Roman"/>
            <w:spacing w:val="-2"/>
          </w:rPr>
          <w:t>r</w:t>
        </w:r>
        <w:r>
          <w:rPr>
            <w:rFonts w:ascii="Times New Roman" w:eastAsia="Times New Roman" w:hAnsi="Times New Roman" w:cs="Times New Roman"/>
          </w:rPr>
          <w:t>e</w:t>
        </w:r>
        <w:r>
          <w:rPr>
            <w:rFonts w:ascii="Times New Roman" w:eastAsia="Times New Roman" w:hAnsi="Times New Roman" w:cs="Times New Roman"/>
            <w:spacing w:val="-2"/>
          </w:rPr>
          <w:t>l</w:t>
        </w:r>
        <w:r>
          <w:rPr>
            <w:rFonts w:ascii="Times New Roman" w:eastAsia="Times New Roman" w:hAnsi="Times New Roman" w:cs="Times New Roman"/>
          </w:rPr>
          <w:t>a</w:t>
        </w:r>
        <w:r>
          <w:rPr>
            <w:rFonts w:ascii="Times New Roman" w:eastAsia="Times New Roman" w:hAnsi="Times New Roman" w:cs="Times New Roman"/>
            <w:spacing w:val="1"/>
          </w:rPr>
          <w:t>t</w:t>
        </w:r>
        <w:r>
          <w:rPr>
            <w:rFonts w:ascii="Times New Roman" w:eastAsia="Times New Roman" w:hAnsi="Times New Roman" w:cs="Times New Roman"/>
            <w:spacing w:val="-2"/>
          </w:rPr>
          <w:t>e</w:t>
        </w:r>
        <w:r>
          <w:rPr>
            <w:rFonts w:ascii="Times New Roman" w:eastAsia="Times New Roman" w:hAnsi="Times New Roman" w:cs="Times New Roman"/>
          </w:rPr>
          <w:t>d to</w:t>
        </w:r>
        <w:r>
          <w:rPr>
            <w:rFonts w:ascii="Times New Roman" w:eastAsia="Times New Roman" w:hAnsi="Times New Roman" w:cs="Times New Roman"/>
            <w:spacing w:val="-3"/>
          </w:rPr>
          <w:t xml:space="preserve"> </w:t>
        </w:r>
        <w:r>
          <w:rPr>
            <w:rFonts w:ascii="Times New Roman" w:eastAsia="Times New Roman" w:hAnsi="Times New Roman" w:cs="Times New Roman"/>
          </w:rPr>
          <w:t>t</w:t>
        </w:r>
        <w:r>
          <w:rPr>
            <w:rFonts w:ascii="Times New Roman" w:eastAsia="Times New Roman" w:hAnsi="Times New Roman" w:cs="Times New Roman"/>
            <w:spacing w:val="-3"/>
          </w:rPr>
          <w:t>h</w:t>
        </w:r>
        <w:r>
          <w:rPr>
            <w:rFonts w:ascii="Times New Roman" w:eastAsia="Times New Roman" w:hAnsi="Times New Roman" w:cs="Times New Roman"/>
          </w:rPr>
          <w:t>e a</w:t>
        </w:r>
        <w:r>
          <w:rPr>
            <w:rFonts w:ascii="Times New Roman" w:eastAsia="Times New Roman" w:hAnsi="Times New Roman" w:cs="Times New Roman"/>
            <w:spacing w:val="-2"/>
          </w:rPr>
          <w:t>c</w:t>
        </w:r>
        <w:r>
          <w:rPr>
            <w:rFonts w:ascii="Times New Roman" w:eastAsia="Times New Roman" w:hAnsi="Times New Roman" w:cs="Times New Roman"/>
          </w:rPr>
          <w:t>t</w:t>
        </w:r>
        <w:r>
          <w:rPr>
            <w:rFonts w:ascii="Times New Roman" w:eastAsia="Times New Roman" w:hAnsi="Times New Roman" w:cs="Times New Roman"/>
            <w:spacing w:val="-2"/>
          </w:rPr>
          <w:t>i</w:t>
        </w:r>
        <w:r>
          <w:rPr>
            <w:rFonts w:ascii="Times New Roman" w:eastAsia="Times New Roman" w:hAnsi="Times New Roman" w:cs="Times New Roman"/>
            <w:spacing w:val="-3"/>
          </w:rPr>
          <w:t>v</w:t>
        </w:r>
        <w:r>
          <w:rPr>
            <w:rFonts w:ascii="Times New Roman" w:eastAsia="Times New Roman" w:hAnsi="Times New Roman" w:cs="Times New Roman"/>
          </w:rPr>
          <w:t>it</w:t>
        </w:r>
        <w:r>
          <w:rPr>
            <w:rFonts w:ascii="Times New Roman" w:eastAsia="Times New Roman" w:hAnsi="Times New Roman" w:cs="Times New Roman"/>
            <w:spacing w:val="-3"/>
          </w:rPr>
          <w:t>y</w:t>
        </w:r>
        <w:r>
          <w:rPr>
            <w:rFonts w:ascii="Times New Roman" w:eastAsia="Times New Roman" w:hAnsi="Times New Roman" w:cs="Times New Roman"/>
          </w:rPr>
          <w:t>.</w:t>
        </w:r>
      </w:ins>
    </w:p>
    <w:p w14:paraId="10C9F8C2" w14:textId="77777777" w:rsidR="00944029" w:rsidRDefault="006D7E2C">
      <w:pPr>
        <w:widowControl w:val="0"/>
        <w:numPr>
          <w:ilvl w:val="0"/>
          <w:numId w:val="8"/>
        </w:numPr>
        <w:tabs>
          <w:tab w:val="left" w:pos="471"/>
        </w:tabs>
        <w:spacing w:after="0" w:line="269" w:lineRule="exact"/>
        <w:ind w:left="472"/>
        <w:rPr>
          <w:ins w:id="31" w:author="Snowberger, Tina" w:date="2026-09-25T20:08:00Z" w16du:dateUtc="2026-09-26T00:08:00Z"/>
          <w:rFonts w:ascii="Times New Roman" w:eastAsia="Times New Roman" w:hAnsi="Times New Roman" w:cs="Times New Roman"/>
        </w:rPr>
      </w:pPr>
      <w:ins w:id="32" w:author="Snowberger, Tina" w:date="2026-09-25T20:08:00Z" w16du:dateUtc="2026-09-26T00:08:00Z">
        <w:r>
          <w:rPr>
            <w:rFonts w:ascii="Times New Roman" w:eastAsia="Times New Roman" w:hAnsi="Times New Roman" w:cs="Times New Roman"/>
            <w:spacing w:val="1"/>
          </w:rPr>
          <w:t>T</w:t>
        </w:r>
        <w:r>
          <w:rPr>
            <w:rFonts w:ascii="Times New Roman" w:eastAsia="Times New Roman" w:hAnsi="Times New Roman" w:cs="Times New Roman"/>
          </w:rPr>
          <w:t>a</w:t>
        </w:r>
        <w:r>
          <w:rPr>
            <w:rFonts w:ascii="Times New Roman" w:eastAsia="Times New Roman" w:hAnsi="Times New Roman" w:cs="Times New Roman"/>
            <w:spacing w:val="-2"/>
          </w:rPr>
          <w:t>k</w:t>
        </w:r>
        <w:r>
          <w:rPr>
            <w:rFonts w:ascii="Times New Roman" w:eastAsia="Times New Roman" w:hAnsi="Times New Roman" w:cs="Times New Roman"/>
          </w:rPr>
          <w:t>e c</w:t>
        </w:r>
        <w:r>
          <w:rPr>
            <w:rFonts w:ascii="Times New Roman" w:eastAsia="Times New Roman" w:hAnsi="Times New Roman" w:cs="Times New Roman"/>
            <w:spacing w:val="-3"/>
          </w:rPr>
          <w:t>h</w:t>
        </w:r>
        <w:r>
          <w:rPr>
            <w:rFonts w:ascii="Times New Roman" w:eastAsia="Times New Roman" w:hAnsi="Times New Roman" w:cs="Times New Roman"/>
          </w:rPr>
          <w:t>a</w:t>
        </w:r>
        <w:r>
          <w:rPr>
            <w:rFonts w:ascii="Times New Roman" w:eastAsia="Times New Roman" w:hAnsi="Times New Roman" w:cs="Times New Roman"/>
            <w:spacing w:val="1"/>
          </w:rPr>
          <w:t>r</w:t>
        </w:r>
        <w:r>
          <w:rPr>
            <w:rFonts w:ascii="Times New Roman" w:eastAsia="Times New Roman" w:hAnsi="Times New Roman" w:cs="Times New Roman"/>
            <w:spacing w:val="-3"/>
          </w:rPr>
          <w:t>g</w:t>
        </w:r>
        <w:r>
          <w:rPr>
            <w:rFonts w:ascii="Times New Roman" w:eastAsia="Times New Roman" w:hAnsi="Times New Roman" w:cs="Times New Roman"/>
          </w:rPr>
          <w:t xml:space="preserve">e and </w:t>
        </w:r>
        <w:r>
          <w:rPr>
            <w:rFonts w:ascii="Times New Roman" w:eastAsia="Times New Roman" w:hAnsi="Times New Roman" w:cs="Times New Roman"/>
            <w:spacing w:val="-4"/>
          </w:rPr>
          <w:t>m</w:t>
        </w:r>
        <w:r>
          <w:rPr>
            <w:rFonts w:ascii="Times New Roman" w:eastAsia="Times New Roman" w:hAnsi="Times New Roman" w:cs="Times New Roman"/>
          </w:rPr>
          <w:t>a</w:t>
        </w:r>
        <w:r>
          <w:rPr>
            <w:rFonts w:ascii="Times New Roman" w:eastAsia="Times New Roman" w:hAnsi="Times New Roman" w:cs="Times New Roman"/>
            <w:spacing w:val="-2"/>
          </w:rPr>
          <w:t>k</w:t>
        </w:r>
        <w:r>
          <w:rPr>
            <w:rFonts w:ascii="Times New Roman" w:eastAsia="Times New Roman" w:hAnsi="Times New Roman" w:cs="Times New Roman"/>
          </w:rPr>
          <w:t>e dec</w:t>
        </w:r>
        <w:r>
          <w:rPr>
            <w:rFonts w:ascii="Times New Roman" w:eastAsia="Times New Roman" w:hAnsi="Times New Roman" w:cs="Times New Roman"/>
            <w:spacing w:val="-2"/>
          </w:rPr>
          <w:t>i</w:t>
        </w:r>
        <w:r>
          <w:rPr>
            <w:rFonts w:ascii="Times New Roman" w:eastAsia="Times New Roman" w:hAnsi="Times New Roman" w:cs="Times New Roman"/>
          </w:rPr>
          <w:t>s</w:t>
        </w:r>
        <w:r>
          <w:rPr>
            <w:rFonts w:ascii="Times New Roman" w:eastAsia="Times New Roman" w:hAnsi="Times New Roman" w:cs="Times New Roman"/>
            <w:spacing w:val="1"/>
          </w:rPr>
          <w:t>i</w:t>
        </w:r>
        <w:r>
          <w:rPr>
            <w:rFonts w:ascii="Times New Roman" w:eastAsia="Times New Roman" w:hAnsi="Times New Roman" w:cs="Times New Roman"/>
          </w:rPr>
          <w:t>o</w:t>
        </w:r>
        <w:r>
          <w:rPr>
            <w:rFonts w:ascii="Times New Roman" w:eastAsia="Times New Roman" w:hAnsi="Times New Roman" w:cs="Times New Roman"/>
            <w:spacing w:val="-3"/>
          </w:rPr>
          <w:t>n</w:t>
        </w:r>
        <w:r>
          <w:rPr>
            <w:rFonts w:ascii="Times New Roman" w:eastAsia="Times New Roman" w:hAnsi="Times New Roman" w:cs="Times New Roman"/>
          </w:rPr>
          <w:t xml:space="preserve">s as </w:t>
        </w:r>
        <w:r>
          <w:rPr>
            <w:rFonts w:ascii="Times New Roman" w:eastAsia="Times New Roman" w:hAnsi="Times New Roman" w:cs="Times New Roman"/>
            <w:spacing w:val="-2"/>
          </w:rPr>
          <w:t>n</w:t>
        </w:r>
        <w:r>
          <w:rPr>
            <w:rFonts w:ascii="Times New Roman" w:eastAsia="Times New Roman" w:hAnsi="Times New Roman" w:cs="Times New Roman"/>
          </w:rPr>
          <w:t>ec</w:t>
        </w:r>
        <w:r>
          <w:rPr>
            <w:rFonts w:ascii="Times New Roman" w:eastAsia="Times New Roman" w:hAnsi="Times New Roman" w:cs="Times New Roman"/>
            <w:spacing w:val="-2"/>
          </w:rPr>
          <w:t>e</w:t>
        </w:r>
        <w:r>
          <w:rPr>
            <w:rFonts w:ascii="Times New Roman" w:eastAsia="Times New Roman" w:hAnsi="Times New Roman" w:cs="Times New Roman"/>
          </w:rPr>
          <w:t>ss</w:t>
        </w:r>
        <w:r>
          <w:rPr>
            <w:rFonts w:ascii="Times New Roman" w:eastAsia="Times New Roman" w:hAnsi="Times New Roman" w:cs="Times New Roman"/>
            <w:spacing w:val="-2"/>
          </w:rPr>
          <w:t>a</w:t>
        </w:r>
        <w:r>
          <w:rPr>
            <w:rFonts w:ascii="Times New Roman" w:eastAsia="Times New Roman" w:hAnsi="Times New Roman" w:cs="Times New Roman"/>
          </w:rPr>
          <w:t>ry</w:t>
        </w:r>
        <w:r>
          <w:rPr>
            <w:rFonts w:ascii="Times New Roman" w:eastAsia="Times New Roman" w:hAnsi="Times New Roman" w:cs="Times New Roman"/>
            <w:spacing w:val="-3"/>
          </w:rPr>
          <w:t xml:space="preserve"> </w:t>
        </w:r>
        <w:r>
          <w:rPr>
            <w:rFonts w:ascii="Times New Roman" w:eastAsia="Times New Roman" w:hAnsi="Times New Roman" w:cs="Times New Roman"/>
          </w:rPr>
          <w:t xml:space="preserve">to </w:t>
        </w:r>
        <w:r>
          <w:rPr>
            <w:rFonts w:ascii="Times New Roman" w:eastAsia="Times New Roman" w:hAnsi="Times New Roman" w:cs="Times New Roman"/>
            <w:spacing w:val="-3"/>
          </w:rPr>
          <w:t>k</w:t>
        </w:r>
        <w:r>
          <w:rPr>
            <w:rFonts w:ascii="Times New Roman" w:eastAsia="Times New Roman" w:hAnsi="Times New Roman" w:cs="Times New Roman"/>
          </w:rPr>
          <w:t xml:space="preserve">eep </w:t>
        </w:r>
        <w:r>
          <w:rPr>
            <w:rFonts w:ascii="Times New Roman" w:eastAsia="Times New Roman" w:hAnsi="Times New Roman" w:cs="Times New Roman"/>
            <w:spacing w:val="-2"/>
          </w:rPr>
          <w:t>t</w:t>
        </w:r>
        <w:r>
          <w:rPr>
            <w:rFonts w:ascii="Times New Roman" w:eastAsia="Times New Roman" w:hAnsi="Times New Roman" w:cs="Times New Roman"/>
          </w:rPr>
          <w:t>he a</w:t>
        </w:r>
        <w:r>
          <w:rPr>
            <w:rFonts w:ascii="Times New Roman" w:eastAsia="Times New Roman" w:hAnsi="Times New Roman" w:cs="Times New Roman"/>
            <w:spacing w:val="-2"/>
          </w:rPr>
          <w:t>c</w:t>
        </w:r>
        <w:r>
          <w:rPr>
            <w:rFonts w:ascii="Times New Roman" w:eastAsia="Times New Roman" w:hAnsi="Times New Roman" w:cs="Times New Roman"/>
          </w:rPr>
          <w:t>ti</w:t>
        </w:r>
        <w:r>
          <w:rPr>
            <w:rFonts w:ascii="Times New Roman" w:eastAsia="Times New Roman" w:hAnsi="Times New Roman" w:cs="Times New Roman"/>
            <w:spacing w:val="-3"/>
          </w:rPr>
          <w:t>v</w:t>
        </w:r>
        <w:r>
          <w:rPr>
            <w:rFonts w:ascii="Times New Roman" w:eastAsia="Times New Roman" w:hAnsi="Times New Roman" w:cs="Times New Roman"/>
          </w:rPr>
          <w:t>ity</w:t>
        </w:r>
        <w:r>
          <w:rPr>
            <w:rFonts w:ascii="Times New Roman" w:eastAsia="Times New Roman" w:hAnsi="Times New Roman" w:cs="Times New Roman"/>
            <w:spacing w:val="-3"/>
          </w:rPr>
          <w:t xml:space="preserve"> </w:t>
        </w:r>
        <w:r>
          <w:rPr>
            <w:rFonts w:ascii="Times New Roman" w:eastAsia="Times New Roman" w:hAnsi="Times New Roman" w:cs="Times New Roman"/>
          </w:rPr>
          <w:t>r</w:t>
        </w:r>
        <w:r>
          <w:rPr>
            <w:rFonts w:ascii="Times New Roman" w:eastAsia="Times New Roman" w:hAnsi="Times New Roman" w:cs="Times New Roman"/>
            <w:spacing w:val="-3"/>
          </w:rPr>
          <w:t>u</w:t>
        </w:r>
        <w:r>
          <w:rPr>
            <w:rFonts w:ascii="Times New Roman" w:eastAsia="Times New Roman" w:hAnsi="Times New Roman" w:cs="Times New Roman"/>
          </w:rPr>
          <w:t>nning</w:t>
        </w:r>
        <w:r>
          <w:rPr>
            <w:rFonts w:ascii="Times New Roman" w:eastAsia="Times New Roman" w:hAnsi="Times New Roman" w:cs="Times New Roman"/>
            <w:spacing w:val="-3"/>
          </w:rPr>
          <w:t xml:space="preserve"> </w:t>
        </w:r>
        <w:r>
          <w:rPr>
            <w:rFonts w:ascii="Times New Roman" w:eastAsia="Times New Roman" w:hAnsi="Times New Roman" w:cs="Times New Roman"/>
          </w:rPr>
          <w:t>s</w:t>
        </w:r>
        <w:r>
          <w:rPr>
            <w:rFonts w:ascii="Times New Roman" w:eastAsia="Times New Roman" w:hAnsi="Times New Roman" w:cs="Times New Roman"/>
            <w:spacing w:val="-4"/>
          </w:rPr>
          <w:t>m</w:t>
        </w:r>
        <w:r>
          <w:rPr>
            <w:rFonts w:ascii="Times New Roman" w:eastAsia="Times New Roman" w:hAnsi="Times New Roman" w:cs="Times New Roman"/>
          </w:rPr>
          <w:t>ooth</w:t>
        </w:r>
        <w:r>
          <w:rPr>
            <w:rFonts w:ascii="Times New Roman" w:eastAsia="Times New Roman" w:hAnsi="Times New Roman" w:cs="Times New Roman"/>
            <w:spacing w:val="-2"/>
          </w:rPr>
          <w:t>l</w:t>
        </w:r>
        <w:r>
          <w:rPr>
            <w:rFonts w:ascii="Times New Roman" w:eastAsia="Times New Roman" w:hAnsi="Times New Roman" w:cs="Times New Roman"/>
          </w:rPr>
          <w:t>y</w:t>
        </w:r>
        <w:r>
          <w:rPr>
            <w:rFonts w:ascii="Times New Roman" w:eastAsia="Times New Roman" w:hAnsi="Times New Roman" w:cs="Times New Roman"/>
            <w:spacing w:val="-3"/>
          </w:rPr>
          <w:t xml:space="preserve"> </w:t>
        </w:r>
        <w:r>
          <w:rPr>
            <w:rFonts w:ascii="Times New Roman" w:eastAsia="Times New Roman" w:hAnsi="Times New Roman" w:cs="Times New Roman"/>
          </w:rPr>
          <w:t>and ef</w:t>
        </w:r>
        <w:r>
          <w:rPr>
            <w:rFonts w:ascii="Times New Roman" w:eastAsia="Times New Roman" w:hAnsi="Times New Roman" w:cs="Times New Roman"/>
            <w:spacing w:val="-2"/>
          </w:rPr>
          <w:t>f</w:t>
        </w:r>
        <w:r>
          <w:rPr>
            <w:rFonts w:ascii="Times New Roman" w:eastAsia="Times New Roman" w:hAnsi="Times New Roman" w:cs="Times New Roman"/>
          </w:rPr>
          <w:t>i</w:t>
        </w:r>
        <w:r>
          <w:rPr>
            <w:rFonts w:ascii="Times New Roman" w:eastAsia="Times New Roman" w:hAnsi="Times New Roman" w:cs="Times New Roman"/>
            <w:spacing w:val="-2"/>
          </w:rPr>
          <w:t>c</w:t>
        </w:r>
        <w:r>
          <w:rPr>
            <w:rFonts w:ascii="Times New Roman" w:eastAsia="Times New Roman" w:hAnsi="Times New Roman" w:cs="Times New Roman"/>
          </w:rPr>
          <w:t>ie</w:t>
        </w:r>
        <w:r>
          <w:rPr>
            <w:rFonts w:ascii="Times New Roman" w:eastAsia="Times New Roman" w:hAnsi="Times New Roman" w:cs="Times New Roman"/>
            <w:spacing w:val="-2"/>
          </w:rPr>
          <w:t>n</w:t>
        </w:r>
        <w:r>
          <w:rPr>
            <w:rFonts w:ascii="Times New Roman" w:eastAsia="Times New Roman" w:hAnsi="Times New Roman" w:cs="Times New Roman"/>
          </w:rPr>
          <w:t>tl</w:t>
        </w:r>
        <w:r>
          <w:rPr>
            <w:rFonts w:ascii="Times New Roman" w:eastAsia="Times New Roman" w:hAnsi="Times New Roman" w:cs="Times New Roman"/>
            <w:spacing w:val="-3"/>
          </w:rPr>
          <w:t>y</w:t>
        </w:r>
        <w:r>
          <w:rPr>
            <w:rFonts w:ascii="Times New Roman" w:eastAsia="Times New Roman" w:hAnsi="Times New Roman" w:cs="Times New Roman"/>
          </w:rPr>
          <w:t>.</w:t>
        </w:r>
      </w:ins>
    </w:p>
    <w:p w14:paraId="2F58F1BC" w14:textId="77777777" w:rsidR="00944029" w:rsidRDefault="006D7E2C">
      <w:pPr>
        <w:widowControl w:val="0"/>
        <w:numPr>
          <w:ilvl w:val="0"/>
          <w:numId w:val="8"/>
        </w:numPr>
        <w:tabs>
          <w:tab w:val="left" w:pos="471"/>
        </w:tabs>
        <w:spacing w:after="0" w:line="269" w:lineRule="exact"/>
        <w:ind w:left="472"/>
        <w:rPr>
          <w:ins w:id="33" w:author="Snowberger, Tina" w:date="2026-09-25T20:08:00Z" w16du:dateUtc="2026-09-26T00:08:00Z"/>
          <w:rFonts w:ascii="Times New Roman" w:eastAsia="Times New Roman" w:hAnsi="Times New Roman" w:cs="Times New Roman"/>
        </w:rPr>
      </w:pPr>
      <w:ins w:id="34" w:author="Snowberger, Tina" w:date="2026-09-25T20:08:00Z" w16du:dateUtc="2026-09-26T00:08:00Z">
        <w:r>
          <w:rPr>
            <w:rFonts w:ascii="Times New Roman" w:eastAsia="Times New Roman" w:hAnsi="Times New Roman" w:cs="Times New Roman"/>
            <w:spacing w:val="-2"/>
          </w:rPr>
          <w:t>A</w:t>
        </w:r>
        <w:r>
          <w:rPr>
            <w:rFonts w:ascii="Times New Roman" w:eastAsia="Times New Roman" w:hAnsi="Times New Roman" w:cs="Times New Roman"/>
          </w:rPr>
          <w:t>ssu</w:t>
        </w:r>
        <w:r>
          <w:rPr>
            <w:rFonts w:ascii="Times New Roman" w:eastAsia="Times New Roman" w:hAnsi="Times New Roman" w:cs="Times New Roman"/>
            <w:spacing w:val="-4"/>
          </w:rPr>
          <w:t>m</w:t>
        </w:r>
        <w:r>
          <w:rPr>
            <w:rFonts w:ascii="Times New Roman" w:eastAsia="Times New Roman" w:hAnsi="Times New Roman" w:cs="Times New Roman"/>
          </w:rPr>
          <w:t xml:space="preserve">e </w:t>
        </w:r>
        <w:r>
          <w:rPr>
            <w:rFonts w:ascii="Times New Roman" w:eastAsia="Times New Roman" w:hAnsi="Times New Roman" w:cs="Times New Roman"/>
            <w:spacing w:val="1"/>
          </w:rPr>
          <w:t>r</w:t>
        </w:r>
        <w:r>
          <w:rPr>
            <w:rFonts w:ascii="Times New Roman" w:eastAsia="Times New Roman" w:hAnsi="Times New Roman" w:cs="Times New Roman"/>
          </w:rPr>
          <w:t>espo</w:t>
        </w:r>
        <w:r>
          <w:rPr>
            <w:rFonts w:ascii="Times New Roman" w:eastAsia="Times New Roman" w:hAnsi="Times New Roman" w:cs="Times New Roman"/>
            <w:spacing w:val="-3"/>
          </w:rPr>
          <w:t>n</w:t>
        </w:r>
        <w:r>
          <w:rPr>
            <w:rFonts w:ascii="Times New Roman" w:eastAsia="Times New Roman" w:hAnsi="Times New Roman" w:cs="Times New Roman"/>
          </w:rPr>
          <w:t>s</w:t>
        </w:r>
        <w:r>
          <w:rPr>
            <w:rFonts w:ascii="Times New Roman" w:eastAsia="Times New Roman" w:hAnsi="Times New Roman" w:cs="Times New Roman"/>
            <w:spacing w:val="1"/>
          </w:rPr>
          <w:t>i</w:t>
        </w:r>
        <w:r>
          <w:rPr>
            <w:rFonts w:ascii="Times New Roman" w:eastAsia="Times New Roman" w:hAnsi="Times New Roman" w:cs="Times New Roman"/>
            <w:spacing w:val="-3"/>
          </w:rPr>
          <w:t>b</w:t>
        </w:r>
        <w:r>
          <w:rPr>
            <w:rFonts w:ascii="Times New Roman" w:eastAsia="Times New Roman" w:hAnsi="Times New Roman" w:cs="Times New Roman"/>
          </w:rPr>
          <w:t>i</w:t>
        </w:r>
        <w:r>
          <w:rPr>
            <w:rFonts w:ascii="Times New Roman" w:eastAsia="Times New Roman" w:hAnsi="Times New Roman" w:cs="Times New Roman"/>
            <w:spacing w:val="-2"/>
          </w:rPr>
          <w:t>l</w:t>
        </w:r>
        <w:r>
          <w:rPr>
            <w:rFonts w:ascii="Times New Roman" w:eastAsia="Times New Roman" w:hAnsi="Times New Roman" w:cs="Times New Roman"/>
          </w:rPr>
          <w:t>ity</w:t>
        </w:r>
        <w:r>
          <w:rPr>
            <w:rFonts w:ascii="Times New Roman" w:eastAsia="Times New Roman" w:hAnsi="Times New Roman" w:cs="Times New Roman"/>
            <w:spacing w:val="-3"/>
          </w:rPr>
          <w:t xml:space="preserve"> </w:t>
        </w:r>
        <w:r>
          <w:rPr>
            <w:rFonts w:ascii="Times New Roman" w:eastAsia="Times New Roman" w:hAnsi="Times New Roman" w:cs="Times New Roman"/>
          </w:rPr>
          <w:t>f</w:t>
        </w:r>
        <w:r>
          <w:rPr>
            <w:rFonts w:ascii="Times New Roman" w:eastAsia="Times New Roman" w:hAnsi="Times New Roman" w:cs="Times New Roman"/>
            <w:spacing w:val="-3"/>
          </w:rPr>
          <w:t>o</w:t>
        </w:r>
        <w:r>
          <w:rPr>
            <w:rFonts w:ascii="Times New Roman" w:eastAsia="Times New Roman" w:hAnsi="Times New Roman" w:cs="Times New Roman"/>
          </w:rPr>
          <w:t xml:space="preserve">r </w:t>
        </w:r>
        <w:r>
          <w:rPr>
            <w:rFonts w:ascii="Times New Roman" w:eastAsia="Times New Roman" w:hAnsi="Times New Roman" w:cs="Times New Roman"/>
            <w:spacing w:val="-2"/>
          </w:rPr>
          <w:t>t</w:t>
        </w:r>
        <w:r>
          <w:rPr>
            <w:rFonts w:ascii="Times New Roman" w:eastAsia="Times New Roman" w:hAnsi="Times New Roman" w:cs="Times New Roman"/>
          </w:rPr>
          <w:t>he d</w:t>
        </w:r>
        <w:r>
          <w:rPr>
            <w:rFonts w:ascii="Times New Roman" w:eastAsia="Times New Roman" w:hAnsi="Times New Roman" w:cs="Times New Roman"/>
            <w:spacing w:val="-2"/>
          </w:rPr>
          <w:t>i</w:t>
        </w:r>
        <w:r>
          <w:rPr>
            <w:rFonts w:ascii="Times New Roman" w:eastAsia="Times New Roman" w:hAnsi="Times New Roman" w:cs="Times New Roman"/>
          </w:rPr>
          <w:t>re</w:t>
        </w:r>
        <w:r>
          <w:rPr>
            <w:rFonts w:ascii="Times New Roman" w:eastAsia="Times New Roman" w:hAnsi="Times New Roman" w:cs="Times New Roman"/>
            <w:spacing w:val="-2"/>
          </w:rPr>
          <w:t>c</w:t>
        </w:r>
        <w:r>
          <w:rPr>
            <w:rFonts w:ascii="Times New Roman" w:eastAsia="Times New Roman" w:hAnsi="Times New Roman" w:cs="Times New Roman"/>
          </w:rPr>
          <w:t>t</w:t>
        </w:r>
        <w:r>
          <w:rPr>
            <w:rFonts w:ascii="Times New Roman" w:eastAsia="Times New Roman" w:hAnsi="Times New Roman" w:cs="Times New Roman"/>
            <w:spacing w:val="-2"/>
          </w:rPr>
          <w:t>i</w:t>
        </w:r>
        <w:r>
          <w:rPr>
            <w:rFonts w:ascii="Times New Roman" w:eastAsia="Times New Roman" w:hAnsi="Times New Roman" w:cs="Times New Roman"/>
          </w:rPr>
          <w:t>on of</w:t>
        </w:r>
        <w:r>
          <w:rPr>
            <w:rFonts w:ascii="Times New Roman" w:eastAsia="Times New Roman" w:hAnsi="Times New Roman" w:cs="Times New Roman"/>
            <w:spacing w:val="-2"/>
          </w:rPr>
          <w:t xml:space="preserve"> </w:t>
        </w:r>
        <w:r>
          <w:rPr>
            <w:rFonts w:ascii="Times New Roman" w:eastAsia="Times New Roman" w:hAnsi="Times New Roman" w:cs="Times New Roman"/>
          </w:rPr>
          <w:t>t</w:t>
        </w:r>
        <w:r>
          <w:rPr>
            <w:rFonts w:ascii="Times New Roman" w:eastAsia="Times New Roman" w:hAnsi="Times New Roman" w:cs="Times New Roman"/>
            <w:spacing w:val="-3"/>
          </w:rPr>
          <w:t>h</w:t>
        </w:r>
        <w:r>
          <w:rPr>
            <w:rFonts w:ascii="Times New Roman" w:eastAsia="Times New Roman" w:hAnsi="Times New Roman" w:cs="Times New Roman"/>
          </w:rPr>
          <w:t>e p</w:t>
        </w:r>
        <w:r>
          <w:rPr>
            <w:rFonts w:ascii="Times New Roman" w:eastAsia="Times New Roman" w:hAnsi="Times New Roman" w:cs="Times New Roman"/>
            <w:spacing w:val="1"/>
          </w:rPr>
          <w:t>r</w:t>
        </w:r>
        <w:r>
          <w:rPr>
            <w:rFonts w:ascii="Times New Roman" w:eastAsia="Times New Roman" w:hAnsi="Times New Roman" w:cs="Times New Roman"/>
          </w:rPr>
          <w:t>o</w:t>
        </w:r>
        <w:r>
          <w:rPr>
            <w:rFonts w:ascii="Times New Roman" w:eastAsia="Times New Roman" w:hAnsi="Times New Roman" w:cs="Times New Roman"/>
            <w:spacing w:val="-3"/>
          </w:rPr>
          <w:t>g</w:t>
        </w:r>
        <w:r>
          <w:rPr>
            <w:rFonts w:ascii="Times New Roman" w:eastAsia="Times New Roman" w:hAnsi="Times New Roman" w:cs="Times New Roman"/>
          </w:rPr>
          <w:t>ram</w:t>
        </w:r>
        <w:r>
          <w:rPr>
            <w:rFonts w:ascii="Times New Roman" w:eastAsia="Times New Roman" w:hAnsi="Times New Roman" w:cs="Times New Roman"/>
            <w:spacing w:val="-4"/>
          </w:rPr>
          <w:t xml:space="preserve"> </w:t>
        </w:r>
        <w:r>
          <w:rPr>
            <w:rFonts w:ascii="Times New Roman" w:eastAsia="Times New Roman" w:hAnsi="Times New Roman" w:cs="Times New Roman"/>
          </w:rPr>
          <w:t>at</w:t>
        </w:r>
        <w:r>
          <w:rPr>
            <w:rFonts w:ascii="Times New Roman" w:eastAsia="Times New Roman" w:hAnsi="Times New Roman" w:cs="Times New Roman"/>
            <w:spacing w:val="1"/>
          </w:rPr>
          <w:t xml:space="preserve"> </w:t>
        </w:r>
        <w:r>
          <w:rPr>
            <w:rFonts w:ascii="Times New Roman" w:eastAsia="Times New Roman" w:hAnsi="Times New Roman" w:cs="Times New Roman"/>
          </w:rPr>
          <w:t>e</w:t>
        </w:r>
        <w:r>
          <w:rPr>
            <w:rFonts w:ascii="Times New Roman" w:eastAsia="Times New Roman" w:hAnsi="Times New Roman" w:cs="Times New Roman"/>
            <w:spacing w:val="-2"/>
          </w:rPr>
          <w:t>v</w:t>
        </w:r>
        <w:r>
          <w:rPr>
            <w:rFonts w:ascii="Times New Roman" w:eastAsia="Times New Roman" w:hAnsi="Times New Roman" w:cs="Times New Roman"/>
          </w:rPr>
          <w:t>e</w:t>
        </w:r>
        <w:r>
          <w:rPr>
            <w:rFonts w:ascii="Times New Roman" w:eastAsia="Times New Roman" w:hAnsi="Times New Roman" w:cs="Times New Roman"/>
            <w:spacing w:val="1"/>
          </w:rPr>
          <w:t>r</w:t>
        </w:r>
        <w:r>
          <w:rPr>
            <w:rFonts w:ascii="Times New Roman" w:eastAsia="Times New Roman" w:hAnsi="Times New Roman" w:cs="Times New Roman"/>
          </w:rPr>
          <w:t>y</w:t>
        </w:r>
        <w:r>
          <w:rPr>
            <w:rFonts w:ascii="Times New Roman" w:eastAsia="Times New Roman" w:hAnsi="Times New Roman" w:cs="Times New Roman"/>
            <w:spacing w:val="-3"/>
          </w:rPr>
          <w:t xml:space="preserve"> </w:t>
        </w:r>
        <w:r>
          <w:rPr>
            <w:rFonts w:ascii="Times New Roman" w:eastAsia="Times New Roman" w:hAnsi="Times New Roman" w:cs="Times New Roman"/>
          </w:rPr>
          <w:t>le</w:t>
        </w:r>
        <w:r>
          <w:rPr>
            <w:rFonts w:ascii="Times New Roman" w:eastAsia="Times New Roman" w:hAnsi="Times New Roman" w:cs="Times New Roman"/>
            <w:spacing w:val="-2"/>
          </w:rPr>
          <w:t>v</w:t>
        </w:r>
        <w:r>
          <w:rPr>
            <w:rFonts w:ascii="Times New Roman" w:eastAsia="Times New Roman" w:hAnsi="Times New Roman" w:cs="Times New Roman"/>
          </w:rPr>
          <w:t>e</w:t>
        </w:r>
        <w:r>
          <w:rPr>
            <w:rFonts w:ascii="Times New Roman" w:eastAsia="Times New Roman" w:hAnsi="Times New Roman" w:cs="Times New Roman"/>
            <w:spacing w:val="1"/>
          </w:rPr>
          <w:t>l</w:t>
        </w:r>
        <w:r>
          <w:rPr>
            <w:rFonts w:ascii="Times New Roman" w:eastAsia="Times New Roman" w:hAnsi="Times New Roman" w:cs="Times New Roman"/>
          </w:rPr>
          <w:t>.</w:t>
        </w:r>
      </w:ins>
    </w:p>
    <w:p w14:paraId="023E892D" w14:textId="77777777" w:rsidR="00944029" w:rsidRDefault="006D7E2C">
      <w:pPr>
        <w:widowControl w:val="0"/>
        <w:numPr>
          <w:ilvl w:val="0"/>
          <w:numId w:val="8"/>
        </w:numPr>
        <w:tabs>
          <w:tab w:val="left" w:pos="471"/>
        </w:tabs>
        <w:spacing w:after="0" w:line="269" w:lineRule="exact"/>
        <w:ind w:left="472"/>
        <w:rPr>
          <w:ins w:id="35" w:author="Snowberger, Tina" w:date="2026-09-25T20:08:00Z" w16du:dateUtc="2026-09-26T00:08:00Z"/>
          <w:rFonts w:ascii="Times New Roman" w:eastAsia="Times New Roman" w:hAnsi="Times New Roman" w:cs="Times New Roman"/>
        </w:rPr>
      </w:pPr>
      <w:ins w:id="36" w:author="Snowberger, Tina" w:date="2026-09-25T20:08:00Z" w16du:dateUtc="2026-09-26T00:08:00Z">
        <w:r>
          <w:rPr>
            <w:rFonts w:ascii="Times New Roman" w:eastAsia="Times New Roman" w:hAnsi="Times New Roman" w:cs="Times New Roman"/>
            <w:spacing w:val="-1"/>
          </w:rPr>
          <w:t>S</w:t>
        </w:r>
        <w:r>
          <w:rPr>
            <w:rFonts w:ascii="Times New Roman" w:eastAsia="Times New Roman" w:hAnsi="Times New Roman" w:cs="Times New Roman"/>
          </w:rPr>
          <w:t>uppo</w:t>
        </w:r>
        <w:r>
          <w:rPr>
            <w:rFonts w:ascii="Times New Roman" w:eastAsia="Times New Roman" w:hAnsi="Times New Roman" w:cs="Times New Roman"/>
            <w:spacing w:val="-2"/>
          </w:rPr>
          <w:t>r</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rPr>
          <w:t>s</w:t>
        </w:r>
        <w:r>
          <w:rPr>
            <w:rFonts w:ascii="Times New Roman" w:eastAsia="Times New Roman" w:hAnsi="Times New Roman" w:cs="Times New Roman"/>
            <w:spacing w:val="-2"/>
          </w:rPr>
          <w:t>c</w:t>
        </w:r>
        <w:r>
          <w:rPr>
            <w:rFonts w:ascii="Times New Roman" w:eastAsia="Times New Roman" w:hAnsi="Times New Roman" w:cs="Times New Roman"/>
          </w:rPr>
          <w:t>hool</w:t>
        </w:r>
        <w:r>
          <w:rPr>
            <w:rFonts w:ascii="Times New Roman" w:eastAsia="Times New Roman" w:hAnsi="Times New Roman" w:cs="Times New Roman"/>
            <w:spacing w:val="-2"/>
          </w:rPr>
          <w:t xml:space="preserve"> </w:t>
        </w:r>
        <w:r>
          <w:rPr>
            <w:rFonts w:ascii="Times New Roman" w:eastAsia="Times New Roman" w:hAnsi="Times New Roman" w:cs="Times New Roman"/>
          </w:rPr>
          <w:t>po</w:t>
        </w:r>
        <w:r>
          <w:rPr>
            <w:rFonts w:ascii="Times New Roman" w:eastAsia="Times New Roman" w:hAnsi="Times New Roman" w:cs="Times New Roman"/>
            <w:spacing w:val="-2"/>
          </w:rPr>
          <w:t>l</w:t>
        </w:r>
        <w:r>
          <w:rPr>
            <w:rFonts w:ascii="Times New Roman" w:eastAsia="Times New Roman" w:hAnsi="Times New Roman" w:cs="Times New Roman"/>
          </w:rPr>
          <w:t>icy</w:t>
        </w:r>
        <w:r>
          <w:rPr>
            <w:rFonts w:ascii="Times New Roman" w:eastAsia="Times New Roman" w:hAnsi="Times New Roman" w:cs="Times New Roman"/>
            <w:spacing w:val="-2"/>
          </w:rPr>
          <w:t xml:space="preserve"> w</w:t>
        </w:r>
        <w:r>
          <w:rPr>
            <w:rFonts w:ascii="Times New Roman" w:eastAsia="Times New Roman" w:hAnsi="Times New Roman" w:cs="Times New Roman"/>
          </w:rPr>
          <w:t>ith</w:t>
        </w:r>
        <w:r>
          <w:rPr>
            <w:rFonts w:ascii="Times New Roman" w:eastAsia="Times New Roman" w:hAnsi="Times New Roman" w:cs="Times New Roman"/>
            <w:spacing w:val="-5"/>
          </w:rPr>
          <w:t xml:space="preserve"> </w:t>
        </w:r>
        <w:r>
          <w:rPr>
            <w:rFonts w:ascii="Times New Roman" w:eastAsia="Times New Roman" w:hAnsi="Times New Roman" w:cs="Times New Roman"/>
          </w:rPr>
          <w:t>res</w:t>
        </w:r>
        <w:r>
          <w:rPr>
            <w:rFonts w:ascii="Times New Roman" w:eastAsia="Times New Roman" w:hAnsi="Times New Roman" w:cs="Times New Roman"/>
            <w:spacing w:val="-3"/>
          </w:rPr>
          <w:t>p</w:t>
        </w:r>
        <w:r>
          <w:rPr>
            <w:rFonts w:ascii="Times New Roman" w:eastAsia="Times New Roman" w:hAnsi="Times New Roman" w:cs="Times New Roman"/>
          </w:rPr>
          <w:t>ect</w:t>
        </w:r>
        <w:r>
          <w:rPr>
            <w:rFonts w:ascii="Times New Roman" w:eastAsia="Times New Roman" w:hAnsi="Times New Roman" w:cs="Times New Roman"/>
            <w:spacing w:val="-2"/>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a</w:t>
        </w:r>
        <w:r>
          <w:rPr>
            <w:rFonts w:ascii="Times New Roman" w:eastAsia="Times New Roman" w:hAnsi="Times New Roman" w:cs="Times New Roman"/>
            <w:spacing w:val="-2"/>
          </w:rPr>
          <w:t>t</w:t>
        </w:r>
        <w:r>
          <w:rPr>
            <w:rFonts w:ascii="Times New Roman" w:eastAsia="Times New Roman" w:hAnsi="Times New Roman" w:cs="Times New Roman"/>
          </w:rPr>
          <w:t>ten</w:t>
        </w:r>
        <w:r>
          <w:rPr>
            <w:rFonts w:ascii="Times New Roman" w:eastAsia="Times New Roman" w:hAnsi="Times New Roman" w:cs="Times New Roman"/>
            <w:spacing w:val="-2"/>
          </w:rPr>
          <w:t>d</w:t>
        </w:r>
        <w:r>
          <w:rPr>
            <w:rFonts w:ascii="Times New Roman" w:eastAsia="Times New Roman" w:hAnsi="Times New Roman" w:cs="Times New Roman"/>
          </w:rPr>
          <w:t>ance,</w:t>
        </w:r>
        <w:r>
          <w:rPr>
            <w:rFonts w:ascii="Times New Roman" w:eastAsia="Times New Roman" w:hAnsi="Times New Roman" w:cs="Times New Roman"/>
            <w:spacing w:val="-2"/>
          </w:rPr>
          <w:t xml:space="preserve"> </w:t>
        </w:r>
        <w:r>
          <w:rPr>
            <w:rFonts w:ascii="Times New Roman" w:eastAsia="Times New Roman" w:hAnsi="Times New Roman" w:cs="Times New Roman"/>
          </w:rPr>
          <w:t>ac</w:t>
        </w:r>
        <w:r>
          <w:rPr>
            <w:rFonts w:ascii="Times New Roman" w:eastAsia="Times New Roman" w:hAnsi="Times New Roman" w:cs="Times New Roman"/>
            <w:spacing w:val="-2"/>
          </w:rPr>
          <w:t>a</w:t>
        </w:r>
        <w:r>
          <w:rPr>
            <w:rFonts w:ascii="Times New Roman" w:eastAsia="Times New Roman" w:hAnsi="Times New Roman" w:cs="Times New Roman"/>
          </w:rPr>
          <w:t>d</w:t>
        </w:r>
        <w:r>
          <w:rPr>
            <w:rFonts w:ascii="Times New Roman" w:eastAsia="Times New Roman" w:hAnsi="Times New Roman" w:cs="Times New Roman"/>
            <w:spacing w:val="-2"/>
          </w:rPr>
          <w:t>e</w:t>
        </w:r>
        <w:r>
          <w:rPr>
            <w:rFonts w:ascii="Times New Roman" w:eastAsia="Times New Roman" w:hAnsi="Times New Roman" w:cs="Times New Roman"/>
            <w:spacing w:val="-4"/>
          </w:rPr>
          <w:t>m</w:t>
        </w:r>
        <w:r>
          <w:rPr>
            <w:rFonts w:ascii="Times New Roman" w:eastAsia="Times New Roman" w:hAnsi="Times New Roman" w:cs="Times New Roman"/>
          </w:rPr>
          <w:t>ics, and op</w:t>
        </w:r>
        <w:r>
          <w:rPr>
            <w:rFonts w:ascii="Times New Roman" w:eastAsia="Times New Roman" w:hAnsi="Times New Roman" w:cs="Times New Roman"/>
            <w:spacing w:val="-2"/>
          </w:rPr>
          <w:t>e</w:t>
        </w:r>
        <w:r>
          <w:rPr>
            <w:rFonts w:ascii="Times New Roman" w:eastAsia="Times New Roman" w:hAnsi="Times New Roman" w:cs="Times New Roman"/>
          </w:rPr>
          <w:t>r</w:t>
        </w:r>
        <w:r>
          <w:rPr>
            <w:rFonts w:ascii="Times New Roman" w:eastAsia="Times New Roman" w:hAnsi="Times New Roman" w:cs="Times New Roman"/>
            <w:spacing w:val="-2"/>
          </w:rPr>
          <w:t>a</w:t>
        </w:r>
        <w:r>
          <w:rPr>
            <w:rFonts w:ascii="Times New Roman" w:eastAsia="Times New Roman" w:hAnsi="Times New Roman" w:cs="Times New Roman"/>
          </w:rPr>
          <w:t>ti</w:t>
        </w:r>
        <w:r>
          <w:rPr>
            <w:rFonts w:ascii="Times New Roman" w:eastAsia="Times New Roman" w:hAnsi="Times New Roman" w:cs="Times New Roman"/>
            <w:spacing w:val="-3"/>
          </w:rPr>
          <w:t>o</w:t>
        </w:r>
        <w:r>
          <w:rPr>
            <w:rFonts w:ascii="Times New Roman" w:eastAsia="Times New Roman" w:hAnsi="Times New Roman" w:cs="Times New Roman"/>
          </w:rPr>
          <w:t>n of</w:t>
        </w:r>
        <w:r>
          <w:rPr>
            <w:rFonts w:ascii="Times New Roman" w:eastAsia="Times New Roman" w:hAnsi="Times New Roman" w:cs="Times New Roman"/>
            <w:spacing w:val="-2"/>
          </w:rPr>
          <w:t xml:space="preserve"> </w:t>
        </w:r>
        <w:r>
          <w:rPr>
            <w:rFonts w:ascii="Times New Roman" w:eastAsia="Times New Roman" w:hAnsi="Times New Roman" w:cs="Times New Roman"/>
          </w:rPr>
          <w:t>th</w:t>
        </w:r>
        <w:r>
          <w:rPr>
            <w:rFonts w:ascii="Times New Roman" w:eastAsia="Times New Roman" w:hAnsi="Times New Roman" w:cs="Times New Roman"/>
            <w:spacing w:val="-2"/>
          </w:rPr>
          <w:t>e</w:t>
        </w:r>
        <w:r>
          <w:rPr>
            <w:rFonts w:ascii="Times New Roman" w:eastAsia="Times New Roman" w:hAnsi="Times New Roman" w:cs="Times New Roman"/>
          </w:rPr>
          <w:t>ir</w:t>
        </w:r>
        <w:r>
          <w:rPr>
            <w:rFonts w:ascii="Times New Roman" w:eastAsia="Times New Roman" w:hAnsi="Times New Roman" w:cs="Times New Roman"/>
            <w:spacing w:val="-2"/>
          </w:rPr>
          <w:t xml:space="preserve"> </w:t>
        </w:r>
        <w:r>
          <w:rPr>
            <w:rFonts w:ascii="Times New Roman" w:eastAsia="Times New Roman" w:hAnsi="Times New Roman" w:cs="Times New Roman"/>
          </w:rPr>
          <w:t>pro</w:t>
        </w:r>
        <w:r>
          <w:rPr>
            <w:rFonts w:ascii="Times New Roman" w:eastAsia="Times New Roman" w:hAnsi="Times New Roman" w:cs="Times New Roman"/>
            <w:spacing w:val="-3"/>
          </w:rPr>
          <w:t>g</w:t>
        </w:r>
        <w:r>
          <w:rPr>
            <w:rFonts w:ascii="Times New Roman" w:eastAsia="Times New Roman" w:hAnsi="Times New Roman" w:cs="Times New Roman"/>
          </w:rPr>
          <w:t>ra</w:t>
        </w:r>
        <w:r>
          <w:rPr>
            <w:rFonts w:ascii="Times New Roman" w:eastAsia="Times New Roman" w:hAnsi="Times New Roman" w:cs="Times New Roman"/>
            <w:spacing w:val="-4"/>
          </w:rPr>
          <w:t>m</w:t>
        </w:r>
        <w:r>
          <w:rPr>
            <w:rFonts w:ascii="Times New Roman" w:eastAsia="Times New Roman" w:hAnsi="Times New Roman" w:cs="Times New Roman"/>
          </w:rPr>
          <w:t>.</w:t>
        </w:r>
      </w:ins>
    </w:p>
    <w:p w14:paraId="34212897" w14:textId="77777777" w:rsidR="00944029" w:rsidRDefault="00944029">
      <w:pPr>
        <w:spacing w:before="20" w:line="240" w:lineRule="exact"/>
        <w:rPr>
          <w:ins w:id="37" w:author="Snowberger, Tina" w:date="2026-09-25T20:08:00Z" w16du:dateUtc="2026-09-26T00:08:00Z"/>
          <w:sz w:val="24"/>
          <w:szCs w:val="24"/>
        </w:rPr>
      </w:pPr>
    </w:p>
    <w:p w14:paraId="771EE6E5" w14:textId="77777777" w:rsidR="00944029" w:rsidRDefault="006D7E2C">
      <w:pPr>
        <w:ind w:left="112"/>
        <w:rPr>
          <w:ins w:id="38" w:author="Snowberger, Tina" w:date="2026-09-25T20:08:00Z" w16du:dateUtc="2026-09-26T00:08:00Z"/>
          <w:rFonts w:ascii="Times New Roman" w:eastAsia="Times New Roman" w:hAnsi="Times New Roman" w:cs="Times New Roman"/>
        </w:rPr>
      </w:pPr>
      <w:ins w:id="39" w:author="Snowberger, Tina" w:date="2026-09-25T20:08:00Z" w16du:dateUtc="2026-09-26T00:08:00Z">
        <w:r>
          <w:rPr>
            <w:rFonts w:ascii="Times New Roman" w:eastAsia="Times New Roman" w:hAnsi="Times New Roman" w:cs="Times New Roman"/>
            <w:b/>
            <w:bCs/>
            <w:u w:val="thick" w:color="000000"/>
          </w:rPr>
          <w:t>We e</w:t>
        </w:r>
        <w:r>
          <w:rPr>
            <w:rFonts w:ascii="Times New Roman" w:eastAsia="Times New Roman" w:hAnsi="Times New Roman" w:cs="Times New Roman"/>
            <w:b/>
            <w:bCs/>
            <w:spacing w:val="-3"/>
            <w:u w:val="thick" w:color="000000"/>
          </w:rPr>
          <w:t>x</w:t>
        </w:r>
        <w:r>
          <w:rPr>
            <w:rFonts w:ascii="Times New Roman" w:eastAsia="Times New Roman" w:hAnsi="Times New Roman" w:cs="Times New Roman"/>
            <w:b/>
            <w:bCs/>
            <w:u w:val="thick" w:color="000000"/>
          </w:rPr>
          <w:t>pect</w:t>
        </w:r>
        <w:r>
          <w:rPr>
            <w:rFonts w:ascii="Times New Roman" w:eastAsia="Times New Roman" w:hAnsi="Times New Roman" w:cs="Times New Roman"/>
            <w:b/>
            <w:bCs/>
            <w:spacing w:val="1"/>
            <w:u w:val="thick" w:color="000000"/>
          </w:rPr>
          <w:t xml:space="preserve"> </w:t>
        </w:r>
        <w:r>
          <w:rPr>
            <w:rFonts w:ascii="Times New Roman" w:eastAsia="Times New Roman" w:hAnsi="Times New Roman" w:cs="Times New Roman"/>
            <w:b/>
            <w:bCs/>
            <w:spacing w:val="-3"/>
            <w:u w:val="thick" w:color="000000"/>
          </w:rPr>
          <w:t>p</w:t>
        </w:r>
        <w:r>
          <w:rPr>
            <w:rFonts w:ascii="Times New Roman" w:eastAsia="Times New Roman" w:hAnsi="Times New Roman" w:cs="Times New Roman"/>
            <w:b/>
            <w:bCs/>
            <w:u w:val="thick" w:color="000000"/>
          </w:rPr>
          <w:t>ar</w:t>
        </w:r>
        <w:r>
          <w:rPr>
            <w:rFonts w:ascii="Times New Roman" w:eastAsia="Times New Roman" w:hAnsi="Times New Roman" w:cs="Times New Roman"/>
            <w:b/>
            <w:bCs/>
            <w:spacing w:val="-2"/>
            <w:u w:val="thick" w:color="000000"/>
          </w:rPr>
          <w:t>t</w:t>
        </w:r>
        <w:r>
          <w:rPr>
            <w:rFonts w:ascii="Times New Roman" w:eastAsia="Times New Roman" w:hAnsi="Times New Roman" w:cs="Times New Roman"/>
            <w:b/>
            <w:bCs/>
            <w:u w:val="thick" w:color="000000"/>
          </w:rPr>
          <w:t>i</w:t>
        </w:r>
        <w:r>
          <w:rPr>
            <w:rFonts w:ascii="Times New Roman" w:eastAsia="Times New Roman" w:hAnsi="Times New Roman" w:cs="Times New Roman"/>
            <w:b/>
            <w:bCs/>
            <w:spacing w:val="-2"/>
            <w:u w:val="thick" w:color="000000"/>
          </w:rPr>
          <w:t>c</w:t>
        </w:r>
        <w:r>
          <w:rPr>
            <w:rFonts w:ascii="Times New Roman" w:eastAsia="Times New Roman" w:hAnsi="Times New Roman" w:cs="Times New Roman"/>
            <w:b/>
            <w:bCs/>
            <w:u w:val="thick" w:color="000000"/>
          </w:rPr>
          <w:t>ipa</w:t>
        </w:r>
        <w:r>
          <w:rPr>
            <w:rFonts w:ascii="Times New Roman" w:eastAsia="Times New Roman" w:hAnsi="Times New Roman" w:cs="Times New Roman"/>
            <w:b/>
            <w:bCs/>
            <w:spacing w:val="-1"/>
            <w:u w:val="thick" w:color="000000"/>
          </w:rPr>
          <w:t>n</w:t>
        </w:r>
        <w:r>
          <w:rPr>
            <w:rFonts w:ascii="Times New Roman" w:eastAsia="Times New Roman" w:hAnsi="Times New Roman" w:cs="Times New Roman"/>
            <w:b/>
            <w:bCs/>
            <w:spacing w:val="-2"/>
            <w:u w:val="thick" w:color="000000"/>
          </w:rPr>
          <w:t>t</w:t>
        </w:r>
        <w:r>
          <w:rPr>
            <w:rFonts w:ascii="Times New Roman" w:eastAsia="Times New Roman" w:hAnsi="Times New Roman" w:cs="Times New Roman"/>
            <w:b/>
            <w:bCs/>
            <w:u w:val="thick" w:color="000000"/>
          </w:rPr>
          <w:t xml:space="preserve">s </w:t>
        </w:r>
        <w:r>
          <w:rPr>
            <w:rFonts w:ascii="Times New Roman" w:eastAsia="Times New Roman" w:hAnsi="Times New Roman" w:cs="Times New Roman"/>
            <w:b/>
            <w:bCs/>
            <w:spacing w:val="1"/>
            <w:u w:val="thick" w:color="000000"/>
          </w:rPr>
          <w:t>t</w:t>
        </w:r>
        <w:r>
          <w:rPr>
            <w:rFonts w:ascii="Times New Roman" w:eastAsia="Times New Roman" w:hAnsi="Times New Roman" w:cs="Times New Roman"/>
            <w:b/>
            <w:bCs/>
            <w:spacing w:val="-3"/>
            <w:u w:val="thick" w:color="000000"/>
          </w:rPr>
          <w:t>o</w:t>
        </w:r>
        <w:r>
          <w:rPr>
            <w:rFonts w:ascii="Times New Roman" w:eastAsia="Times New Roman" w:hAnsi="Times New Roman" w:cs="Times New Roman"/>
            <w:b/>
            <w:bCs/>
            <w:u w:val="thick" w:color="000000"/>
          </w:rPr>
          <w:t>:</w:t>
        </w:r>
      </w:ins>
    </w:p>
    <w:p w14:paraId="778CDF51" w14:textId="77777777" w:rsidR="00944029" w:rsidRDefault="006D7E2C">
      <w:pPr>
        <w:widowControl w:val="0"/>
        <w:numPr>
          <w:ilvl w:val="0"/>
          <w:numId w:val="8"/>
        </w:numPr>
        <w:tabs>
          <w:tab w:val="left" w:pos="471"/>
        </w:tabs>
        <w:spacing w:after="0" w:line="262" w:lineRule="exact"/>
        <w:ind w:left="472"/>
        <w:rPr>
          <w:ins w:id="40" w:author="Snowberger, Tina" w:date="2026-09-25T20:08:00Z" w16du:dateUtc="2026-09-26T00:08:00Z"/>
          <w:rFonts w:ascii="Times New Roman" w:eastAsia="Times New Roman" w:hAnsi="Times New Roman" w:cs="Times New Roman"/>
        </w:rPr>
      </w:pPr>
      <w:ins w:id="41" w:author="Snowberger, Tina" w:date="2026-09-25T20:08:00Z" w16du:dateUtc="2026-09-26T00:08:00Z">
        <w:r>
          <w:rPr>
            <w:rFonts w:ascii="Times New Roman" w:eastAsia="Times New Roman" w:hAnsi="Times New Roman" w:cs="Times New Roman"/>
            <w:spacing w:val="-1"/>
          </w:rPr>
          <w:t>R</w:t>
        </w:r>
        <w:r>
          <w:rPr>
            <w:rFonts w:ascii="Times New Roman" w:eastAsia="Times New Roman" w:hAnsi="Times New Roman" w:cs="Times New Roman"/>
          </w:rPr>
          <w:t>espe</w:t>
        </w:r>
        <w:r>
          <w:rPr>
            <w:rFonts w:ascii="Times New Roman" w:eastAsia="Times New Roman" w:hAnsi="Times New Roman" w:cs="Times New Roman"/>
            <w:spacing w:val="-2"/>
          </w:rPr>
          <w:t>c</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t</w:t>
        </w:r>
        <w:r>
          <w:rPr>
            <w:rFonts w:ascii="Times New Roman" w:eastAsia="Times New Roman" w:hAnsi="Times New Roman" w:cs="Times New Roman"/>
          </w:rPr>
          <w:t>he p</w:t>
        </w:r>
        <w:r>
          <w:rPr>
            <w:rFonts w:ascii="Times New Roman" w:eastAsia="Times New Roman" w:hAnsi="Times New Roman" w:cs="Times New Roman"/>
            <w:spacing w:val="-2"/>
          </w:rPr>
          <w:t>o</w:t>
        </w:r>
        <w:r>
          <w:rPr>
            <w:rFonts w:ascii="Times New Roman" w:eastAsia="Times New Roman" w:hAnsi="Times New Roman" w:cs="Times New Roman"/>
          </w:rPr>
          <w:t>s</w:t>
        </w:r>
        <w:r>
          <w:rPr>
            <w:rFonts w:ascii="Times New Roman" w:eastAsia="Times New Roman" w:hAnsi="Times New Roman" w:cs="Times New Roman"/>
            <w:spacing w:val="-1"/>
          </w:rPr>
          <w:t>i</w:t>
        </w:r>
        <w:r>
          <w:rPr>
            <w:rFonts w:ascii="Times New Roman" w:eastAsia="Times New Roman" w:hAnsi="Times New Roman" w:cs="Times New Roman"/>
          </w:rPr>
          <w:t>ti</w:t>
        </w:r>
        <w:r>
          <w:rPr>
            <w:rFonts w:ascii="Times New Roman" w:eastAsia="Times New Roman" w:hAnsi="Times New Roman" w:cs="Times New Roman"/>
            <w:spacing w:val="-3"/>
          </w:rPr>
          <w:t>o</w:t>
        </w:r>
        <w:r>
          <w:rPr>
            <w:rFonts w:ascii="Times New Roman" w:eastAsia="Times New Roman" w:hAnsi="Times New Roman" w:cs="Times New Roman"/>
          </w:rPr>
          <w:t>n and</w:t>
        </w:r>
        <w:r>
          <w:rPr>
            <w:rFonts w:ascii="Times New Roman" w:eastAsia="Times New Roman" w:hAnsi="Times New Roman" w:cs="Times New Roman"/>
            <w:spacing w:val="-2"/>
          </w:rPr>
          <w:t xml:space="preserve"> </w:t>
        </w:r>
        <w:r>
          <w:rPr>
            <w:rFonts w:ascii="Times New Roman" w:eastAsia="Times New Roman" w:hAnsi="Times New Roman" w:cs="Times New Roman"/>
          </w:rPr>
          <w:t>t</w:t>
        </w:r>
        <w:r>
          <w:rPr>
            <w:rFonts w:ascii="Times New Roman" w:eastAsia="Times New Roman" w:hAnsi="Times New Roman" w:cs="Times New Roman"/>
            <w:spacing w:val="-3"/>
          </w:rPr>
          <w:t>h</w:t>
        </w:r>
        <w:r>
          <w:rPr>
            <w:rFonts w:ascii="Times New Roman" w:eastAsia="Times New Roman" w:hAnsi="Times New Roman" w:cs="Times New Roman"/>
          </w:rPr>
          <w:t xml:space="preserve">e </w:t>
        </w:r>
        <w:r>
          <w:rPr>
            <w:rFonts w:ascii="Times New Roman" w:eastAsia="Times New Roman" w:hAnsi="Times New Roman" w:cs="Times New Roman"/>
            <w:spacing w:val="1"/>
          </w:rPr>
          <w:t>r</w:t>
        </w:r>
        <w:r>
          <w:rPr>
            <w:rFonts w:ascii="Times New Roman" w:eastAsia="Times New Roman" w:hAnsi="Times New Roman" w:cs="Times New Roman"/>
          </w:rPr>
          <w:t>e</w:t>
        </w:r>
        <w:r>
          <w:rPr>
            <w:rFonts w:ascii="Times New Roman" w:eastAsia="Times New Roman" w:hAnsi="Times New Roman" w:cs="Times New Roman"/>
            <w:spacing w:val="-2"/>
          </w:rPr>
          <w:t>q</w:t>
        </w:r>
        <w:r>
          <w:rPr>
            <w:rFonts w:ascii="Times New Roman" w:eastAsia="Times New Roman" w:hAnsi="Times New Roman" w:cs="Times New Roman"/>
          </w:rPr>
          <w:t>ue</w:t>
        </w:r>
        <w:r>
          <w:rPr>
            <w:rFonts w:ascii="Times New Roman" w:eastAsia="Times New Roman" w:hAnsi="Times New Roman" w:cs="Times New Roman"/>
            <w:spacing w:val="-2"/>
          </w:rPr>
          <w:t>s</w:t>
        </w:r>
        <w:r>
          <w:rPr>
            <w:rFonts w:ascii="Times New Roman" w:eastAsia="Times New Roman" w:hAnsi="Times New Roman" w:cs="Times New Roman"/>
          </w:rPr>
          <w:t xml:space="preserve">ts </w:t>
        </w:r>
        <w:r>
          <w:rPr>
            <w:rFonts w:ascii="Times New Roman" w:eastAsia="Times New Roman" w:hAnsi="Times New Roman" w:cs="Times New Roman"/>
            <w:spacing w:val="-2"/>
          </w:rPr>
          <w:t>o</w:t>
        </w:r>
        <w:r>
          <w:rPr>
            <w:rFonts w:ascii="Times New Roman" w:eastAsia="Times New Roman" w:hAnsi="Times New Roman" w:cs="Times New Roman"/>
          </w:rPr>
          <w:t>f t</w:t>
        </w:r>
        <w:r>
          <w:rPr>
            <w:rFonts w:ascii="Times New Roman" w:eastAsia="Times New Roman" w:hAnsi="Times New Roman" w:cs="Times New Roman"/>
            <w:spacing w:val="-3"/>
          </w:rPr>
          <w:t>h</w:t>
        </w:r>
        <w:r>
          <w:rPr>
            <w:rFonts w:ascii="Times New Roman" w:eastAsia="Times New Roman" w:hAnsi="Times New Roman" w:cs="Times New Roman"/>
          </w:rPr>
          <w:t>e c</w:t>
        </w:r>
        <w:r>
          <w:rPr>
            <w:rFonts w:ascii="Times New Roman" w:eastAsia="Times New Roman" w:hAnsi="Times New Roman" w:cs="Times New Roman"/>
            <w:spacing w:val="-3"/>
          </w:rPr>
          <w:t>o</w:t>
        </w:r>
        <w:r>
          <w:rPr>
            <w:rFonts w:ascii="Times New Roman" w:eastAsia="Times New Roman" w:hAnsi="Times New Roman" w:cs="Times New Roman"/>
          </w:rPr>
          <w:t>ach.</w:t>
        </w:r>
      </w:ins>
    </w:p>
    <w:p w14:paraId="726017A4" w14:textId="77777777" w:rsidR="00944029" w:rsidRDefault="006D7E2C">
      <w:pPr>
        <w:widowControl w:val="0"/>
        <w:numPr>
          <w:ilvl w:val="0"/>
          <w:numId w:val="8"/>
        </w:numPr>
        <w:tabs>
          <w:tab w:val="left" w:pos="471"/>
        </w:tabs>
        <w:spacing w:after="0" w:line="269" w:lineRule="exact"/>
        <w:ind w:left="472"/>
        <w:rPr>
          <w:ins w:id="42" w:author="Snowberger, Tina" w:date="2026-09-25T20:08:00Z" w16du:dateUtc="2026-09-26T00:08:00Z"/>
          <w:rFonts w:ascii="Times New Roman" w:eastAsia="Times New Roman" w:hAnsi="Times New Roman" w:cs="Times New Roman"/>
        </w:rPr>
      </w:pPr>
      <w:ins w:id="43" w:author="Snowberger, Tina" w:date="2026-09-25T20:08:00Z" w16du:dateUtc="2026-09-26T00:08:00Z">
        <w:r>
          <w:rPr>
            <w:rFonts w:ascii="Times New Roman" w:eastAsia="Times New Roman" w:hAnsi="Times New Roman" w:cs="Times New Roman"/>
            <w:spacing w:val="-2"/>
          </w:rPr>
          <w:t>A</w:t>
        </w:r>
        <w:r>
          <w:rPr>
            <w:rFonts w:ascii="Times New Roman" w:eastAsia="Times New Roman" w:hAnsi="Times New Roman" w:cs="Times New Roman"/>
          </w:rPr>
          <w:t>l</w:t>
        </w:r>
        <w:r>
          <w:rPr>
            <w:rFonts w:ascii="Times New Roman" w:eastAsia="Times New Roman" w:hAnsi="Times New Roman" w:cs="Times New Roman"/>
            <w:spacing w:val="-2"/>
          </w:rPr>
          <w:t>w</w:t>
        </w:r>
        <w:r>
          <w:rPr>
            <w:rFonts w:ascii="Times New Roman" w:eastAsia="Times New Roman" w:hAnsi="Times New Roman" w:cs="Times New Roman"/>
          </w:rPr>
          <w:t>a</w:t>
        </w:r>
        <w:r>
          <w:rPr>
            <w:rFonts w:ascii="Times New Roman" w:eastAsia="Times New Roman" w:hAnsi="Times New Roman" w:cs="Times New Roman"/>
            <w:spacing w:val="-2"/>
          </w:rPr>
          <w:t>y</w:t>
        </w:r>
        <w:r>
          <w:rPr>
            <w:rFonts w:ascii="Times New Roman" w:eastAsia="Times New Roman" w:hAnsi="Times New Roman" w:cs="Times New Roman"/>
          </w:rPr>
          <w:t>s exe</w:t>
        </w:r>
        <w:r>
          <w:rPr>
            <w:rFonts w:ascii="Times New Roman" w:eastAsia="Times New Roman" w:hAnsi="Times New Roman" w:cs="Times New Roman"/>
            <w:spacing w:val="-4"/>
          </w:rPr>
          <w:t>m</w:t>
        </w:r>
        <w:r>
          <w:rPr>
            <w:rFonts w:ascii="Times New Roman" w:eastAsia="Times New Roman" w:hAnsi="Times New Roman" w:cs="Times New Roman"/>
          </w:rPr>
          <w:t>plify</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spacing w:val="-3"/>
          </w:rPr>
          <w:t>v</w:t>
        </w:r>
        <w:r>
          <w:rPr>
            <w:rFonts w:ascii="Times New Roman" w:eastAsia="Times New Roman" w:hAnsi="Times New Roman" w:cs="Times New Roman"/>
          </w:rPr>
          <w:t>e</w:t>
        </w:r>
        <w:r>
          <w:rPr>
            <w:rFonts w:ascii="Times New Roman" w:eastAsia="Times New Roman" w:hAnsi="Times New Roman" w:cs="Times New Roman"/>
            <w:spacing w:val="1"/>
          </w:rPr>
          <w:t>r</w:t>
        </w:r>
        <w:r>
          <w:rPr>
            <w:rFonts w:ascii="Times New Roman" w:eastAsia="Times New Roman" w:hAnsi="Times New Roman" w:cs="Times New Roman"/>
          </w:rPr>
          <w:t>y</w:t>
        </w:r>
        <w:r>
          <w:rPr>
            <w:rFonts w:ascii="Times New Roman" w:eastAsia="Times New Roman" w:hAnsi="Times New Roman" w:cs="Times New Roman"/>
            <w:spacing w:val="-3"/>
          </w:rPr>
          <w:t xml:space="preserve"> </w:t>
        </w:r>
        <w:r>
          <w:rPr>
            <w:rFonts w:ascii="Times New Roman" w:eastAsia="Times New Roman" w:hAnsi="Times New Roman" w:cs="Times New Roman"/>
          </w:rPr>
          <w:t>best</w:t>
        </w:r>
        <w:r>
          <w:rPr>
            <w:rFonts w:ascii="Times New Roman" w:eastAsia="Times New Roman" w:hAnsi="Times New Roman" w:cs="Times New Roman"/>
            <w:spacing w:val="-2"/>
          </w:rPr>
          <w:t xml:space="preserve"> </w:t>
        </w:r>
        <w:r>
          <w:rPr>
            <w:rFonts w:ascii="Times New Roman" w:eastAsia="Times New Roman" w:hAnsi="Times New Roman" w:cs="Times New Roman"/>
          </w:rPr>
          <w:t>co</w:t>
        </w:r>
        <w:r>
          <w:rPr>
            <w:rFonts w:ascii="Times New Roman" w:eastAsia="Times New Roman" w:hAnsi="Times New Roman" w:cs="Times New Roman"/>
            <w:spacing w:val="-2"/>
          </w:rPr>
          <w:t>u</w:t>
        </w:r>
        <w:r>
          <w:rPr>
            <w:rFonts w:ascii="Times New Roman" w:eastAsia="Times New Roman" w:hAnsi="Times New Roman" w:cs="Times New Roman"/>
          </w:rPr>
          <w:t>rt</w:t>
        </w:r>
        <w:r>
          <w:rPr>
            <w:rFonts w:ascii="Times New Roman" w:eastAsia="Times New Roman" w:hAnsi="Times New Roman" w:cs="Times New Roman"/>
            <w:spacing w:val="-2"/>
          </w:rPr>
          <w:t>e</w:t>
        </w:r>
        <w:r>
          <w:rPr>
            <w:rFonts w:ascii="Times New Roman" w:eastAsia="Times New Roman" w:hAnsi="Times New Roman" w:cs="Times New Roman"/>
          </w:rPr>
          <w:t>s</w:t>
        </w:r>
        <w:r>
          <w:rPr>
            <w:rFonts w:ascii="Times New Roman" w:eastAsia="Times New Roman" w:hAnsi="Times New Roman" w:cs="Times New Roman"/>
            <w:spacing w:val="-2"/>
          </w:rPr>
          <w:t>y</w:t>
        </w:r>
        <w:r>
          <w:rPr>
            <w:rFonts w:ascii="Times New Roman" w:eastAsia="Times New Roman" w:hAnsi="Times New Roman" w:cs="Times New Roman"/>
          </w:rPr>
          <w:t xml:space="preserve">, </w:t>
        </w:r>
        <w:r>
          <w:rPr>
            <w:rFonts w:ascii="Times New Roman" w:eastAsia="Times New Roman" w:hAnsi="Times New Roman" w:cs="Times New Roman"/>
            <w:spacing w:val="-4"/>
          </w:rPr>
          <w:t>m</w:t>
        </w:r>
        <w:r>
          <w:rPr>
            <w:rFonts w:ascii="Times New Roman" w:eastAsia="Times New Roman" w:hAnsi="Times New Roman" w:cs="Times New Roman"/>
          </w:rPr>
          <w:t>anners, and</w:t>
        </w:r>
        <w:r>
          <w:rPr>
            <w:rFonts w:ascii="Times New Roman" w:eastAsia="Times New Roman" w:hAnsi="Times New Roman" w:cs="Times New Roman"/>
            <w:spacing w:val="-3"/>
          </w:rPr>
          <w:t xml:space="preserve"> </w:t>
        </w:r>
        <w:r>
          <w:rPr>
            <w:rFonts w:ascii="Times New Roman" w:eastAsia="Times New Roman" w:hAnsi="Times New Roman" w:cs="Times New Roman"/>
          </w:rPr>
          <w:t>spo</w:t>
        </w:r>
        <w:r>
          <w:rPr>
            <w:rFonts w:ascii="Times New Roman" w:eastAsia="Times New Roman" w:hAnsi="Times New Roman" w:cs="Times New Roman"/>
            <w:spacing w:val="-2"/>
          </w:rPr>
          <w:t>r</w:t>
        </w:r>
        <w:r>
          <w:rPr>
            <w:rFonts w:ascii="Times New Roman" w:eastAsia="Times New Roman" w:hAnsi="Times New Roman" w:cs="Times New Roman"/>
          </w:rPr>
          <w:t>ts</w:t>
        </w:r>
        <w:r>
          <w:rPr>
            <w:rFonts w:ascii="Times New Roman" w:eastAsia="Times New Roman" w:hAnsi="Times New Roman" w:cs="Times New Roman"/>
            <w:spacing w:val="-4"/>
          </w:rPr>
          <w:t>m</w:t>
        </w:r>
        <w:r>
          <w:rPr>
            <w:rFonts w:ascii="Times New Roman" w:eastAsia="Times New Roman" w:hAnsi="Times New Roman" w:cs="Times New Roman"/>
          </w:rPr>
          <w:t>anship.</w:t>
        </w:r>
      </w:ins>
    </w:p>
    <w:p w14:paraId="6B77DA19" w14:textId="77777777" w:rsidR="002A25AA" w:rsidRPr="002A25AA" w:rsidRDefault="006D7E2C" w:rsidP="002A25AA">
      <w:pPr>
        <w:numPr>
          <w:ilvl w:val="0"/>
          <w:numId w:val="8"/>
        </w:numPr>
        <w:tabs>
          <w:tab w:val="left" w:pos="471"/>
        </w:tabs>
        <w:spacing w:after="0" w:line="269" w:lineRule="exact"/>
        <w:ind w:left="90" w:firstLine="0"/>
        <w:contextualSpacing/>
        <w:rPr>
          <w:ins w:id="44" w:author="Snowberger, Tina" w:date="2026-09-25T20:08:00Z" w16du:dateUtc="2026-09-26T00:08:00Z"/>
          <w:rFonts w:ascii="Times New Roman" w:hAnsi="Times New Roman" w:cs="Times New Roman"/>
        </w:rPr>
      </w:pPr>
      <w:ins w:id="45" w:author="Snowberger, Tina" w:date="2026-09-25T20:08:00Z" w16du:dateUtc="2026-09-26T00:08:00Z">
        <w:r w:rsidRPr="002A25AA">
          <w:rPr>
            <w:rFonts w:ascii="Times New Roman" w:eastAsia="Times New Roman" w:hAnsi="Times New Roman" w:cs="Times New Roman"/>
            <w:spacing w:val="-2"/>
          </w:rPr>
          <w:t>A</w:t>
        </w:r>
        <w:r w:rsidRPr="002A25AA">
          <w:rPr>
            <w:rFonts w:ascii="Times New Roman" w:eastAsia="Times New Roman" w:hAnsi="Times New Roman" w:cs="Times New Roman"/>
          </w:rPr>
          <w:t>dhe</w:t>
        </w:r>
        <w:r w:rsidRPr="002A25AA">
          <w:rPr>
            <w:rFonts w:ascii="Times New Roman" w:eastAsia="Times New Roman" w:hAnsi="Times New Roman" w:cs="Times New Roman"/>
            <w:spacing w:val="1"/>
          </w:rPr>
          <w:t>r</w:t>
        </w:r>
        <w:r w:rsidRPr="002A25AA">
          <w:rPr>
            <w:rFonts w:ascii="Times New Roman" w:eastAsia="Times New Roman" w:hAnsi="Times New Roman" w:cs="Times New Roman"/>
          </w:rPr>
          <w:t>e</w:t>
        </w:r>
        <w:r w:rsidRPr="002A25AA">
          <w:rPr>
            <w:rFonts w:ascii="Times New Roman" w:eastAsia="Times New Roman" w:hAnsi="Times New Roman" w:cs="Times New Roman"/>
            <w:spacing w:val="-2"/>
          </w:rPr>
          <w:t xml:space="preserve"> </w:t>
        </w:r>
        <w:r w:rsidRPr="002A25AA">
          <w:rPr>
            <w:rFonts w:ascii="Times New Roman" w:eastAsia="Times New Roman" w:hAnsi="Times New Roman" w:cs="Times New Roman"/>
          </w:rPr>
          <w:t xml:space="preserve">to </w:t>
        </w:r>
        <w:r w:rsidRPr="002A25AA">
          <w:rPr>
            <w:rFonts w:ascii="Times New Roman" w:eastAsia="Times New Roman" w:hAnsi="Times New Roman" w:cs="Times New Roman"/>
            <w:spacing w:val="-2"/>
          </w:rPr>
          <w:t>a</w:t>
        </w:r>
        <w:r w:rsidRPr="002A25AA">
          <w:rPr>
            <w:rFonts w:ascii="Times New Roman" w:eastAsia="Times New Roman" w:hAnsi="Times New Roman" w:cs="Times New Roman"/>
          </w:rPr>
          <w:t xml:space="preserve">nd </w:t>
        </w:r>
        <w:r w:rsidRPr="002A25AA">
          <w:rPr>
            <w:rFonts w:ascii="Times New Roman" w:eastAsia="Times New Roman" w:hAnsi="Times New Roman" w:cs="Times New Roman"/>
            <w:spacing w:val="-2"/>
          </w:rPr>
          <w:t>w</w:t>
        </w:r>
        <w:r w:rsidRPr="002A25AA">
          <w:rPr>
            <w:rFonts w:ascii="Times New Roman" w:eastAsia="Times New Roman" w:hAnsi="Times New Roman" w:cs="Times New Roman"/>
            <w:spacing w:val="-1"/>
          </w:rPr>
          <w:t>i</w:t>
        </w:r>
        <w:r w:rsidRPr="002A25AA">
          <w:rPr>
            <w:rFonts w:ascii="Times New Roman" w:eastAsia="Times New Roman" w:hAnsi="Times New Roman" w:cs="Times New Roman"/>
          </w:rPr>
          <w:t>l</w:t>
        </w:r>
        <w:r w:rsidRPr="002A25AA">
          <w:rPr>
            <w:rFonts w:ascii="Times New Roman" w:eastAsia="Times New Roman" w:hAnsi="Times New Roman" w:cs="Times New Roman"/>
            <w:spacing w:val="-2"/>
          </w:rPr>
          <w:t>l</w:t>
        </w:r>
        <w:r w:rsidRPr="002A25AA">
          <w:rPr>
            <w:rFonts w:ascii="Times New Roman" w:eastAsia="Times New Roman" w:hAnsi="Times New Roman" w:cs="Times New Roman"/>
          </w:rPr>
          <w:t>in</w:t>
        </w:r>
        <w:r w:rsidRPr="002A25AA">
          <w:rPr>
            <w:rFonts w:ascii="Times New Roman" w:eastAsia="Times New Roman" w:hAnsi="Times New Roman" w:cs="Times New Roman"/>
            <w:spacing w:val="-3"/>
          </w:rPr>
          <w:t>g</w:t>
        </w:r>
        <w:r w:rsidRPr="002A25AA">
          <w:rPr>
            <w:rFonts w:ascii="Times New Roman" w:eastAsia="Times New Roman" w:hAnsi="Times New Roman" w:cs="Times New Roman"/>
          </w:rPr>
          <w:t>ly</w:t>
        </w:r>
        <w:r w:rsidRPr="002A25AA">
          <w:rPr>
            <w:rFonts w:ascii="Times New Roman" w:eastAsia="Times New Roman" w:hAnsi="Times New Roman" w:cs="Times New Roman"/>
            <w:spacing w:val="-3"/>
          </w:rPr>
          <w:t xml:space="preserve"> </w:t>
        </w:r>
        <w:r w:rsidRPr="002A25AA">
          <w:rPr>
            <w:rFonts w:ascii="Times New Roman" w:eastAsia="Times New Roman" w:hAnsi="Times New Roman" w:cs="Times New Roman"/>
          </w:rPr>
          <w:t>fo</w:t>
        </w:r>
        <w:r w:rsidRPr="002A25AA">
          <w:rPr>
            <w:rFonts w:ascii="Times New Roman" w:eastAsia="Times New Roman" w:hAnsi="Times New Roman" w:cs="Times New Roman"/>
            <w:spacing w:val="-2"/>
          </w:rPr>
          <w:t>ll</w:t>
        </w:r>
        <w:r w:rsidRPr="002A25AA">
          <w:rPr>
            <w:rFonts w:ascii="Times New Roman" w:eastAsia="Times New Roman" w:hAnsi="Times New Roman" w:cs="Times New Roman"/>
          </w:rPr>
          <w:t>ow</w:t>
        </w:r>
        <w:r w:rsidRPr="002A25AA">
          <w:rPr>
            <w:rFonts w:ascii="Times New Roman" w:eastAsia="Times New Roman" w:hAnsi="Times New Roman" w:cs="Times New Roman"/>
            <w:spacing w:val="-1"/>
          </w:rPr>
          <w:t xml:space="preserve"> </w:t>
        </w:r>
        <w:r w:rsidRPr="002A25AA">
          <w:rPr>
            <w:rFonts w:ascii="Times New Roman" w:eastAsia="Times New Roman" w:hAnsi="Times New Roman" w:cs="Times New Roman"/>
          </w:rPr>
          <w:t>the</w:t>
        </w:r>
        <w:r w:rsidRPr="002A25AA">
          <w:rPr>
            <w:rFonts w:ascii="Times New Roman" w:eastAsia="Times New Roman" w:hAnsi="Times New Roman" w:cs="Times New Roman"/>
            <w:spacing w:val="-2"/>
          </w:rPr>
          <w:t xml:space="preserve"> </w:t>
        </w:r>
        <w:r w:rsidRPr="002A25AA">
          <w:rPr>
            <w:rFonts w:ascii="Times New Roman" w:eastAsia="Times New Roman" w:hAnsi="Times New Roman" w:cs="Times New Roman"/>
          </w:rPr>
          <w:t>ru</w:t>
        </w:r>
        <w:r w:rsidRPr="002A25AA">
          <w:rPr>
            <w:rFonts w:ascii="Times New Roman" w:eastAsia="Times New Roman" w:hAnsi="Times New Roman" w:cs="Times New Roman"/>
            <w:spacing w:val="-2"/>
          </w:rPr>
          <w:t>l</w:t>
        </w:r>
        <w:r w:rsidRPr="002A25AA">
          <w:rPr>
            <w:rFonts w:ascii="Times New Roman" w:eastAsia="Times New Roman" w:hAnsi="Times New Roman" w:cs="Times New Roman"/>
          </w:rPr>
          <w:t>es</w:t>
        </w:r>
        <w:r w:rsidRPr="002A25AA">
          <w:rPr>
            <w:rFonts w:ascii="Times New Roman" w:eastAsia="Times New Roman" w:hAnsi="Times New Roman" w:cs="Times New Roman"/>
            <w:spacing w:val="-2"/>
          </w:rPr>
          <w:t xml:space="preserve"> </w:t>
        </w:r>
        <w:r w:rsidRPr="002A25AA">
          <w:rPr>
            <w:rFonts w:ascii="Times New Roman" w:eastAsia="Times New Roman" w:hAnsi="Times New Roman" w:cs="Times New Roman"/>
          </w:rPr>
          <w:t>i</w:t>
        </w:r>
        <w:r w:rsidRPr="002A25AA">
          <w:rPr>
            <w:rFonts w:ascii="Times New Roman" w:eastAsia="Times New Roman" w:hAnsi="Times New Roman" w:cs="Times New Roman"/>
            <w:spacing w:val="-4"/>
          </w:rPr>
          <w:t>m</w:t>
        </w:r>
        <w:r w:rsidRPr="002A25AA">
          <w:rPr>
            <w:rFonts w:ascii="Times New Roman" w:eastAsia="Times New Roman" w:hAnsi="Times New Roman" w:cs="Times New Roman"/>
          </w:rPr>
          <w:t>posed by</w:t>
        </w:r>
        <w:r w:rsidRPr="002A25AA">
          <w:rPr>
            <w:rFonts w:ascii="Times New Roman" w:eastAsia="Times New Roman" w:hAnsi="Times New Roman" w:cs="Times New Roman"/>
            <w:spacing w:val="-3"/>
          </w:rPr>
          <w:t xml:space="preserve"> </w:t>
        </w:r>
        <w:r w:rsidRPr="002A25AA">
          <w:rPr>
            <w:rFonts w:ascii="Times New Roman" w:eastAsia="Times New Roman" w:hAnsi="Times New Roman" w:cs="Times New Roman"/>
          </w:rPr>
          <w:t>t</w:t>
        </w:r>
        <w:r w:rsidRPr="002A25AA">
          <w:rPr>
            <w:rFonts w:ascii="Times New Roman" w:eastAsia="Times New Roman" w:hAnsi="Times New Roman" w:cs="Times New Roman"/>
            <w:spacing w:val="-3"/>
          </w:rPr>
          <w:t>h</w:t>
        </w:r>
        <w:r w:rsidRPr="002A25AA">
          <w:rPr>
            <w:rFonts w:ascii="Times New Roman" w:eastAsia="Times New Roman" w:hAnsi="Times New Roman" w:cs="Times New Roman"/>
          </w:rPr>
          <w:t>e coa</w:t>
        </w:r>
        <w:r w:rsidRPr="002A25AA">
          <w:rPr>
            <w:rFonts w:ascii="Times New Roman" w:eastAsia="Times New Roman" w:hAnsi="Times New Roman" w:cs="Times New Roman"/>
            <w:spacing w:val="-2"/>
          </w:rPr>
          <w:t>c</w:t>
        </w:r>
        <w:r w:rsidRPr="002A25AA">
          <w:rPr>
            <w:rFonts w:ascii="Times New Roman" w:eastAsia="Times New Roman" w:hAnsi="Times New Roman" w:cs="Times New Roman"/>
          </w:rPr>
          <w:t>h.</w:t>
        </w:r>
      </w:ins>
    </w:p>
    <w:p w14:paraId="6FF6E418" w14:textId="77777777" w:rsidR="002A25AA" w:rsidRPr="002A25AA" w:rsidRDefault="006D7E2C" w:rsidP="002A25AA">
      <w:pPr>
        <w:numPr>
          <w:ilvl w:val="0"/>
          <w:numId w:val="8"/>
        </w:numPr>
        <w:tabs>
          <w:tab w:val="left" w:pos="471"/>
        </w:tabs>
        <w:spacing w:after="0" w:line="269" w:lineRule="exact"/>
        <w:ind w:firstLine="90"/>
        <w:contextualSpacing/>
        <w:rPr>
          <w:ins w:id="46" w:author="Snowberger, Tina" w:date="2026-09-25T20:08:00Z" w16du:dateUtc="2026-09-26T00:08:00Z"/>
          <w:rFonts w:ascii="Times New Roman" w:hAnsi="Times New Roman" w:cs="Times New Roman"/>
        </w:rPr>
      </w:pPr>
      <w:ins w:id="47" w:author="Snowberger, Tina" w:date="2026-09-25T20:08:00Z" w16du:dateUtc="2026-09-26T00:08:00Z">
        <w:r w:rsidRPr="002A25AA">
          <w:rPr>
            <w:rFonts w:ascii="Times New Roman" w:eastAsia="Times New Roman" w:hAnsi="Times New Roman" w:cs="Times New Roman"/>
            <w:spacing w:val="-1"/>
          </w:rPr>
          <w:t>B</w:t>
        </w:r>
        <w:r w:rsidRPr="002A25AA">
          <w:rPr>
            <w:rFonts w:ascii="Times New Roman" w:eastAsia="Times New Roman" w:hAnsi="Times New Roman" w:cs="Times New Roman"/>
          </w:rPr>
          <w:t xml:space="preserve">e </w:t>
        </w:r>
        <w:r w:rsidRPr="002A25AA">
          <w:rPr>
            <w:rFonts w:ascii="Times New Roman" w:eastAsia="Times New Roman" w:hAnsi="Times New Roman" w:cs="Times New Roman"/>
            <w:spacing w:val="1"/>
          </w:rPr>
          <w:t>f</w:t>
        </w:r>
        <w:r w:rsidRPr="002A25AA">
          <w:rPr>
            <w:rFonts w:ascii="Times New Roman" w:eastAsia="Times New Roman" w:hAnsi="Times New Roman" w:cs="Times New Roman"/>
            <w:spacing w:val="-2"/>
          </w:rPr>
          <w:t>a</w:t>
        </w:r>
        <w:r w:rsidRPr="002A25AA">
          <w:rPr>
            <w:rFonts w:ascii="Times New Roman" w:eastAsia="Times New Roman" w:hAnsi="Times New Roman" w:cs="Times New Roman"/>
          </w:rPr>
          <w:t>it</w:t>
        </w:r>
        <w:r w:rsidRPr="002A25AA">
          <w:rPr>
            <w:rFonts w:ascii="Times New Roman" w:eastAsia="Times New Roman" w:hAnsi="Times New Roman" w:cs="Times New Roman"/>
            <w:spacing w:val="-3"/>
          </w:rPr>
          <w:t>h</w:t>
        </w:r>
        <w:r w:rsidRPr="002A25AA">
          <w:rPr>
            <w:rFonts w:ascii="Times New Roman" w:eastAsia="Times New Roman" w:hAnsi="Times New Roman" w:cs="Times New Roman"/>
          </w:rPr>
          <w:t>ful</w:t>
        </w:r>
        <w:r w:rsidRPr="002A25AA">
          <w:rPr>
            <w:rFonts w:ascii="Times New Roman" w:eastAsia="Times New Roman" w:hAnsi="Times New Roman" w:cs="Times New Roman"/>
            <w:spacing w:val="-2"/>
          </w:rPr>
          <w:t xml:space="preserve"> </w:t>
        </w:r>
        <w:r w:rsidRPr="002A25AA">
          <w:rPr>
            <w:rFonts w:ascii="Times New Roman" w:eastAsia="Times New Roman" w:hAnsi="Times New Roman" w:cs="Times New Roman"/>
          </w:rPr>
          <w:t>in</w:t>
        </w:r>
        <w:r w:rsidRPr="002A25AA">
          <w:rPr>
            <w:rFonts w:ascii="Times New Roman" w:eastAsia="Times New Roman" w:hAnsi="Times New Roman" w:cs="Times New Roman"/>
            <w:spacing w:val="-3"/>
          </w:rPr>
          <w:t xml:space="preserve"> </w:t>
        </w:r>
        <w:r w:rsidRPr="002A25AA">
          <w:rPr>
            <w:rFonts w:ascii="Times New Roman" w:eastAsia="Times New Roman" w:hAnsi="Times New Roman" w:cs="Times New Roman"/>
          </w:rPr>
          <w:t>a</w:t>
        </w:r>
        <w:r w:rsidRPr="002A25AA">
          <w:rPr>
            <w:rFonts w:ascii="Times New Roman" w:eastAsia="Times New Roman" w:hAnsi="Times New Roman" w:cs="Times New Roman"/>
            <w:spacing w:val="-2"/>
          </w:rPr>
          <w:t>t</w:t>
        </w:r>
        <w:r w:rsidRPr="002A25AA">
          <w:rPr>
            <w:rFonts w:ascii="Times New Roman" w:eastAsia="Times New Roman" w:hAnsi="Times New Roman" w:cs="Times New Roman"/>
          </w:rPr>
          <w:t>ten</w:t>
        </w:r>
        <w:r w:rsidRPr="002A25AA">
          <w:rPr>
            <w:rFonts w:ascii="Times New Roman" w:eastAsia="Times New Roman" w:hAnsi="Times New Roman" w:cs="Times New Roman"/>
            <w:spacing w:val="-2"/>
          </w:rPr>
          <w:t>d</w:t>
        </w:r>
        <w:r w:rsidRPr="002A25AA">
          <w:rPr>
            <w:rFonts w:ascii="Times New Roman" w:eastAsia="Times New Roman" w:hAnsi="Times New Roman" w:cs="Times New Roman"/>
          </w:rPr>
          <w:t>ing</w:t>
        </w:r>
        <w:r w:rsidRPr="002A25AA">
          <w:rPr>
            <w:rFonts w:ascii="Times New Roman" w:eastAsia="Times New Roman" w:hAnsi="Times New Roman" w:cs="Times New Roman"/>
            <w:spacing w:val="-3"/>
          </w:rPr>
          <w:t xml:space="preserve"> </w:t>
        </w:r>
        <w:r w:rsidRPr="002A25AA">
          <w:rPr>
            <w:rFonts w:ascii="Times New Roman" w:eastAsia="Times New Roman" w:hAnsi="Times New Roman" w:cs="Times New Roman"/>
          </w:rPr>
          <w:t>pr</w:t>
        </w:r>
        <w:r w:rsidRPr="002A25AA">
          <w:rPr>
            <w:rFonts w:ascii="Times New Roman" w:eastAsia="Times New Roman" w:hAnsi="Times New Roman" w:cs="Times New Roman"/>
            <w:spacing w:val="-2"/>
          </w:rPr>
          <w:t>a</w:t>
        </w:r>
        <w:r w:rsidRPr="002A25AA">
          <w:rPr>
            <w:rFonts w:ascii="Times New Roman" w:eastAsia="Times New Roman" w:hAnsi="Times New Roman" w:cs="Times New Roman"/>
          </w:rPr>
          <w:t>c</w:t>
        </w:r>
        <w:r w:rsidRPr="002A25AA">
          <w:rPr>
            <w:rFonts w:ascii="Times New Roman" w:eastAsia="Times New Roman" w:hAnsi="Times New Roman" w:cs="Times New Roman"/>
            <w:spacing w:val="1"/>
          </w:rPr>
          <w:t>t</w:t>
        </w:r>
        <w:r w:rsidRPr="002A25AA">
          <w:rPr>
            <w:rFonts w:ascii="Times New Roman" w:eastAsia="Times New Roman" w:hAnsi="Times New Roman" w:cs="Times New Roman"/>
            <w:spacing w:val="-2"/>
          </w:rPr>
          <w:t>i</w:t>
        </w:r>
        <w:r w:rsidRPr="002A25AA">
          <w:rPr>
            <w:rFonts w:ascii="Times New Roman" w:eastAsia="Times New Roman" w:hAnsi="Times New Roman" w:cs="Times New Roman"/>
          </w:rPr>
          <w:t xml:space="preserve">ce </w:t>
        </w:r>
        <w:r w:rsidRPr="002A25AA">
          <w:rPr>
            <w:rFonts w:ascii="Times New Roman" w:eastAsia="Times New Roman" w:hAnsi="Times New Roman" w:cs="Times New Roman"/>
            <w:spacing w:val="-2"/>
          </w:rPr>
          <w:t>a</w:t>
        </w:r>
        <w:r w:rsidRPr="002A25AA">
          <w:rPr>
            <w:rFonts w:ascii="Times New Roman" w:eastAsia="Times New Roman" w:hAnsi="Times New Roman" w:cs="Times New Roman"/>
          </w:rPr>
          <w:t>nd co</w:t>
        </w:r>
        <w:r w:rsidRPr="002A25AA">
          <w:rPr>
            <w:rFonts w:ascii="Times New Roman" w:eastAsia="Times New Roman" w:hAnsi="Times New Roman" w:cs="Times New Roman"/>
            <w:spacing w:val="-2"/>
          </w:rPr>
          <w:t>n</w:t>
        </w:r>
        <w:r w:rsidRPr="002A25AA">
          <w:rPr>
            <w:rFonts w:ascii="Times New Roman" w:eastAsia="Times New Roman" w:hAnsi="Times New Roman" w:cs="Times New Roman"/>
          </w:rPr>
          <w:t>t</w:t>
        </w:r>
        <w:r w:rsidRPr="002A25AA">
          <w:rPr>
            <w:rFonts w:ascii="Times New Roman" w:eastAsia="Times New Roman" w:hAnsi="Times New Roman" w:cs="Times New Roman"/>
            <w:spacing w:val="-2"/>
          </w:rPr>
          <w:t>e</w:t>
        </w:r>
        <w:r w:rsidRPr="002A25AA">
          <w:rPr>
            <w:rFonts w:ascii="Times New Roman" w:eastAsia="Times New Roman" w:hAnsi="Times New Roman" w:cs="Times New Roman"/>
          </w:rPr>
          <w:t>st</w:t>
        </w:r>
        <w:r w:rsidRPr="002A25AA">
          <w:rPr>
            <w:rFonts w:ascii="Times New Roman" w:eastAsia="Times New Roman" w:hAnsi="Times New Roman" w:cs="Times New Roman"/>
            <w:spacing w:val="1"/>
          </w:rPr>
          <w:t xml:space="preserve"> </w:t>
        </w:r>
        <w:r w:rsidRPr="002A25AA">
          <w:rPr>
            <w:rFonts w:ascii="Times New Roman" w:eastAsia="Times New Roman" w:hAnsi="Times New Roman" w:cs="Times New Roman"/>
            <w:spacing w:val="-3"/>
          </w:rPr>
          <w:t>o</w:t>
        </w:r>
        <w:r w:rsidRPr="002A25AA">
          <w:rPr>
            <w:rFonts w:ascii="Times New Roman" w:eastAsia="Times New Roman" w:hAnsi="Times New Roman" w:cs="Times New Roman"/>
          </w:rPr>
          <w:t>r p</w:t>
        </w:r>
        <w:r w:rsidRPr="002A25AA">
          <w:rPr>
            <w:rFonts w:ascii="Times New Roman" w:eastAsia="Times New Roman" w:hAnsi="Times New Roman" w:cs="Times New Roman"/>
            <w:spacing w:val="-2"/>
          </w:rPr>
          <w:t>e</w:t>
        </w:r>
        <w:r w:rsidRPr="002A25AA">
          <w:rPr>
            <w:rFonts w:ascii="Times New Roman" w:eastAsia="Times New Roman" w:hAnsi="Times New Roman" w:cs="Times New Roman"/>
          </w:rPr>
          <w:t>r</w:t>
        </w:r>
        <w:r w:rsidRPr="002A25AA">
          <w:rPr>
            <w:rFonts w:ascii="Times New Roman" w:eastAsia="Times New Roman" w:hAnsi="Times New Roman" w:cs="Times New Roman"/>
            <w:spacing w:val="-2"/>
          </w:rPr>
          <w:t>f</w:t>
        </w:r>
        <w:r w:rsidRPr="002A25AA">
          <w:rPr>
            <w:rFonts w:ascii="Times New Roman" w:eastAsia="Times New Roman" w:hAnsi="Times New Roman" w:cs="Times New Roman"/>
          </w:rPr>
          <w:t>o</w:t>
        </w:r>
        <w:r w:rsidRPr="002A25AA">
          <w:rPr>
            <w:rFonts w:ascii="Times New Roman" w:eastAsia="Times New Roman" w:hAnsi="Times New Roman" w:cs="Times New Roman"/>
            <w:spacing w:val="-2"/>
          </w:rPr>
          <w:t>r</w:t>
        </w:r>
        <w:r w:rsidRPr="002A25AA">
          <w:rPr>
            <w:rFonts w:ascii="Times New Roman" w:eastAsia="Times New Roman" w:hAnsi="Times New Roman" w:cs="Times New Roman"/>
            <w:spacing w:val="-4"/>
          </w:rPr>
          <w:t>m</w:t>
        </w:r>
        <w:r w:rsidRPr="002A25AA">
          <w:rPr>
            <w:rFonts w:ascii="Times New Roman" w:eastAsia="Times New Roman" w:hAnsi="Times New Roman" w:cs="Times New Roman"/>
          </w:rPr>
          <w:t>ances.</w:t>
        </w:r>
      </w:ins>
    </w:p>
    <w:p w14:paraId="6D996606" w14:textId="77777777" w:rsidR="002A25AA" w:rsidRPr="002A25AA" w:rsidRDefault="002A25AA" w:rsidP="002A25AA">
      <w:pPr>
        <w:numPr>
          <w:ilvl w:val="0"/>
          <w:numId w:val="8"/>
        </w:numPr>
        <w:tabs>
          <w:tab w:val="left" w:pos="471"/>
        </w:tabs>
        <w:spacing w:after="0" w:line="269" w:lineRule="exact"/>
        <w:ind w:left="450"/>
        <w:contextualSpacing/>
        <w:rPr>
          <w:ins w:id="48" w:author="Snowberger, Tina" w:date="2026-09-25T20:08:00Z" w16du:dateUtc="2026-09-26T00:08:00Z"/>
          <w:rFonts w:ascii="Times New Roman" w:hAnsi="Times New Roman" w:cs="Times New Roman"/>
        </w:rPr>
      </w:pPr>
      <w:ins w:id="49" w:author="Snowberger, Tina" w:date="2026-09-25T20:08:00Z" w16du:dateUtc="2026-09-26T00:08:00Z">
        <w:r w:rsidRPr="002A25AA">
          <w:rPr>
            <w:rFonts w:ascii="Times New Roman" w:hAnsi="Times New Roman" w:cs="Times New Roman"/>
          </w:rPr>
          <w:t>Participation in a Sport at Northern Bedford will hold priority over any club, travel, AAU or other non Northern Bedford entity sports that may pose conflicts</w:t>
        </w:r>
      </w:ins>
    </w:p>
    <w:p w14:paraId="30EBF761" w14:textId="77777777" w:rsidR="00944029" w:rsidRDefault="006D7E2C">
      <w:pPr>
        <w:widowControl w:val="0"/>
        <w:numPr>
          <w:ilvl w:val="0"/>
          <w:numId w:val="8"/>
        </w:numPr>
        <w:tabs>
          <w:tab w:val="left" w:pos="471"/>
        </w:tabs>
        <w:spacing w:after="0" w:line="269" w:lineRule="exact"/>
        <w:ind w:left="472"/>
        <w:rPr>
          <w:ins w:id="50" w:author="Snowberger, Tina" w:date="2026-09-25T20:08:00Z" w16du:dateUtc="2026-09-26T00:08:00Z"/>
          <w:rFonts w:ascii="Times New Roman" w:eastAsia="Times New Roman" w:hAnsi="Times New Roman" w:cs="Times New Roman"/>
        </w:rPr>
      </w:pPr>
      <w:ins w:id="51" w:author="Snowberger, Tina" w:date="2026-09-25T20:08:00Z" w16du:dateUtc="2026-09-26T00:08:00Z">
        <w:r>
          <w:rPr>
            <w:rFonts w:ascii="Times New Roman" w:eastAsia="Times New Roman" w:hAnsi="Times New Roman" w:cs="Times New Roman"/>
            <w:spacing w:val="-1"/>
          </w:rPr>
          <w:t>C</w:t>
        </w:r>
        <w:r>
          <w:rPr>
            <w:rFonts w:ascii="Times New Roman" w:eastAsia="Times New Roman" w:hAnsi="Times New Roman" w:cs="Times New Roman"/>
          </w:rPr>
          <w:t>oope</w:t>
        </w:r>
        <w:r>
          <w:rPr>
            <w:rFonts w:ascii="Times New Roman" w:eastAsia="Times New Roman" w:hAnsi="Times New Roman" w:cs="Times New Roman"/>
            <w:spacing w:val="1"/>
          </w:rPr>
          <w:t>r</w:t>
        </w:r>
        <w:r>
          <w:rPr>
            <w:rFonts w:ascii="Times New Roman" w:eastAsia="Times New Roman" w:hAnsi="Times New Roman" w:cs="Times New Roman"/>
            <w:spacing w:val="-2"/>
          </w:rPr>
          <w:t>a</w:t>
        </w:r>
        <w:r>
          <w:rPr>
            <w:rFonts w:ascii="Times New Roman" w:eastAsia="Times New Roman" w:hAnsi="Times New Roman" w:cs="Times New Roman"/>
          </w:rPr>
          <w:t>te</w:t>
        </w:r>
        <w:r>
          <w:rPr>
            <w:rFonts w:ascii="Times New Roman" w:eastAsia="Times New Roman" w:hAnsi="Times New Roman" w:cs="Times New Roman"/>
            <w:spacing w:val="-2"/>
          </w:rPr>
          <w:t xml:space="preserve"> </w:t>
        </w:r>
        <w:r>
          <w:rPr>
            <w:rFonts w:ascii="Times New Roman" w:eastAsia="Times New Roman" w:hAnsi="Times New Roman" w:cs="Times New Roman"/>
          </w:rPr>
          <w:t>f</w:t>
        </w:r>
        <w:r>
          <w:rPr>
            <w:rFonts w:ascii="Times New Roman" w:eastAsia="Times New Roman" w:hAnsi="Times New Roman" w:cs="Times New Roman"/>
            <w:spacing w:val="-3"/>
          </w:rPr>
          <w:t>u</w:t>
        </w:r>
        <w:r>
          <w:rPr>
            <w:rFonts w:ascii="Times New Roman" w:eastAsia="Times New Roman" w:hAnsi="Times New Roman" w:cs="Times New Roman"/>
          </w:rPr>
          <w:t>lly</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w</w:t>
        </w:r>
        <w:r>
          <w:rPr>
            <w:rFonts w:ascii="Times New Roman" w:eastAsia="Times New Roman" w:hAnsi="Times New Roman" w:cs="Times New Roman"/>
          </w:rPr>
          <w:t>ith</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c</w:t>
        </w:r>
        <w:r>
          <w:rPr>
            <w:rFonts w:ascii="Times New Roman" w:eastAsia="Times New Roman" w:hAnsi="Times New Roman" w:cs="Times New Roman"/>
            <w:spacing w:val="-2"/>
          </w:rPr>
          <w:t>o</w:t>
        </w:r>
        <w:r>
          <w:rPr>
            <w:rFonts w:ascii="Times New Roman" w:eastAsia="Times New Roman" w:hAnsi="Times New Roman" w:cs="Times New Roman"/>
          </w:rPr>
          <w:t>ach a</w:t>
        </w:r>
        <w:r>
          <w:rPr>
            <w:rFonts w:ascii="Times New Roman" w:eastAsia="Times New Roman" w:hAnsi="Times New Roman" w:cs="Times New Roman"/>
            <w:spacing w:val="-2"/>
          </w:rPr>
          <w:t>n</w:t>
        </w:r>
        <w:r>
          <w:rPr>
            <w:rFonts w:ascii="Times New Roman" w:eastAsia="Times New Roman" w:hAnsi="Times New Roman" w:cs="Times New Roman"/>
          </w:rPr>
          <w:t>d t</w:t>
        </w:r>
        <w:r>
          <w:rPr>
            <w:rFonts w:ascii="Times New Roman" w:eastAsia="Times New Roman" w:hAnsi="Times New Roman" w:cs="Times New Roman"/>
            <w:spacing w:val="-2"/>
          </w:rPr>
          <w:t>e</w:t>
        </w:r>
        <w:r>
          <w:rPr>
            <w:rFonts w:ascii="Times New Roman" w:eastAsia="Times New Roman" w:hAnsi="Times New Roman" w:cs="Times New Roman"/>
          </w:rPr>
          <w:t>a</w:t>
        </w:r>
        <w:r>
          <w:rPr>
            <w:rFonts w:ascii="Times New Roman" w:eastAsia="Times New Roman" w:hAnsi="Times New Roman" w:cs="Times New Roman"/>
            <w:spacing w:val="-2"/>
          </w:rPr>
          <w:t>m</w:t>
        </w:r>
        <w:r>
          <w:rPr>
            <w:rFonts w:ascii="Times New Roman" w:eastAsia="Times New Roman" w:hAnsi="Times New Roman" w:cs="Times New Roman"/>
            <w:spacing w:val="-4"/>
          </w:rPr>
          <w:t>m</w:t>
        </w:r>
        <w:r>
          <w:rPr>
            <w:rFonts w:ascii="Times New Roman" w:eastAsia="Times New Roman" w:hAnsi="Times New Roman" w:cs="Times New Roman"/>
          </w:rPr>
          <w:t>a</w:t>
        </w:r>
        <w:r>
          <w:rPr>
            <w:rFonts w:ascii="Times New Roman" w:eastAsia="Times New Roman" w:hAnsi="Times New Roman" w:cs="Times New Roman"/>
            <w:spacing w:val="1"/>
          </w:rPr>
          <w:t>t</w:t>
        </w:r>
        <w:r>
          <w:rPr>
            <w:rFonts w:ascii="Times New Roman" w:eastAsia="Times New Roman" w:hAnsi="Times New Roman" w:cs="Times New Roman"/>
          </w:rPr>
          <w:t>es in</w:t>
        </w:r>
        <w:r>
          <w:rPr>
            <w:rFonts w:ascii="Times New Roman" w:eastAsia="Times New Roman" w:hAnsi="Times New Roman" w:cs="Times New Roman"/>
            <w:spacing w:val="-3"/>
          </w:rPr>
          <w:t xml:space="preserve"> </w:t>
        </w:r>
        <w:r>
          <w:rPr>
            <w:rFonts w:ascii="Times New Roman" w:eastAsia="Times New Roman" w:hAnsi="Times New Roman" w:cs="Times New Roman"/>
          </w:rPr>
          <w:t>s</w:t>
        </w:r>
        <w:r>
          <w:rPr>
            <w:rFonts w:ascii="Times New Roman" w:eastAsia="Times New Roman" w:hAnsi="Times New Roman" w:cs="Times New Roman"/>
            <w:spacing w:val="-1"/>
          </w:rPr>
          <w:t>t</w:t>
        </w:r>
        <w:r>
          <w:rPr>
            <w:rFonts w:ascii="Times New Roman" w:eastAsia="Times New Roman" w:hAnsi="Times New Roman" w:cs="Times New Roman"/>
          </w:rPr>
          <w:t>ri</w:t>
        </w:r>
        <w:r>
          <w:rPr>
            <w:rFonts w:ascii="Times New Roman" w:eastAsia="Times New Roman" w:hAnsi="Times New Roman" w:cs="Times New Roman"/>
            <w:spacing w:val="-3"/>
          </w:rPr>
          <w:t>v</w:t>
        </w:r>
        <w:r>
          <w:rPr>
            <w:rFonts w:ascii="Times New Roman" w:eastAsia="Times New Roman" w:hAnsi="Times New Roman" w:cs="Times New Roman"/>
            <w:spacing w:val="-2"/>
          </w:rPr>
          <w:t>i</w:t>
        </w:r>
        <w:r>
          <w:rPr>
            <w:rFonts w:ascii="Times New Roman" w:eastAsia="Times New Roman" w:hAnsi="Times New Roman" w:cs="Times New Roman"/>
          </w:rPr>
          <w:t>ng</w:t>
        </w:r>
        <w:r>
          <w:rPr>
            <w:rFonts w:ascii="Times New Roman" w:eastAsia="Times New Roman" w:hAnsi="Times New Roman" w:cs="Times New Roman"/>
            <w:spacing w:val="-3"/>
          </w:rPr>
          <w:t xml:space="preserve"> </w:t>
        </w:r>
        <w:r>
          <w:rPr>
            <w:rFonts w:ascii="Times New Roman" w:eastAsia="Times New Roman" w:hAnsi="Times New Roman" w:cs="Times New Roman"/>
          </w:rPr>
          <w:t>to ach</w:t>
        </w:r>
        <w:r>
          <w:rPr>
            <w:rFonts w:ascii="Times New Roman" w:eastAsia="Times New Roman" w:hAnsi="Times New Roman" w:cs="Times New Roman"/>
            <w:spacing w:val="-2"/>
          </w:rPr>
          <w:t>i</w:t>
        </w:r>
        <w:r>
          <w:rPr>
            <w:rFonts w:ascii="Times New Roman" w:eastAsia="Times New Roman" w:hAnsi="Times New Roman" w:cs="Times New Roman"/>
          </w:rPr>
          <w:t>e</w:t>
        </w:r>
        <w:r>
          <w:rPr>
            <w:rFonts w:ascii="Times New Roman" w:eastAsia="Times New Roman" w:hAnsi="Times New Roman" w:cs="Times New Roman"/>
            <w:spacing w:val="-2"/>
          </w:rPr>
          <w:t>v</w:t>
        </w:r>
        <w:r>
          <w:rPr>
            <w:rFonts w:ascii="Times New Roman" w:eastAsia="Times New Roman" w:hAnsi="Times New Roman" w:cs="Times New Roman"/>
          </w:rPr>
          <w:t xml:space="preserve">e </w:t>
        </w:r>
        <w:r>
          <w:rPr>
            <w:rFonts w:ascii="Times New Roman" w:eastAsia="Times New Roman" w:hAnsi="Times New Roman" w:cs="Times New Roman"/>
            <w:spacing w:val="1"/>
          </w:rPr>
          <w:t>t</w:t>
        </w:r>
        <w:r>
          <w:rPr>
            <w:rFonts w:ascii="Times New Roman" w:eastAsia="Times New Roman" w:hAnsi="Times New Roman" w:cs="Times New Roman"/>
          </w:rPr>
          <w:t>he</w:t>
        </w:r>
        <w:r>
          <w:rPr>
            <w:rFonts w:ascii="Times New Roman" w:eastAsia="Times New Roman" w:hAnsi="Times New Roman" w:cs="Times New Roman"/>
            <w:spacing w:val="-2"/>
          </w:rPr>
          <w:t xml:space="preserve"> </w:t>
        </w:r>
        <w:r>
          <w:rPr>
            <w:rFonts w:ascii="Times New Roman" w:eastAsia="Times New Roman" w:hAnsi="Times New Roman" w:cs="Times New Roman"/>
          </w:rPr>
          <w:t>t</w:t>
        </w:r>
        <w:r>
          <w:rPr>
            <w:rFonts w:ascii="Times New Roman" w:eastAsia="Times New Roman" w:hAnsi="Times New Roman" w:cs="Times New Roman"/>
            <w:spacing w:val="-2"/>
          </w:rPr>
          <w:t>e</w:t>
        </w:r>
        <w:r>
          <w:rPr>
            <w:rFonts w:ascii="Times New Roman" w:eastAsia="Times New Roman" w:hAnsi="Times New Roman" w:cs="Times New Roman"/>
          </w:rPr>
          <w:t>a</w:t>
        </w:r>
        <w:r>
          <w:rPr>
            <w:rFonts w:ascii="Times New Roman" w:eastAsia="Times New Roman" w:hAnsi="Times New Roman" w:cs="Times New Roman"/>
            <w:spacing w:val="-4"/>
          </w:rPr>
          <w:t>m</w:t>
        </w:r>
        <w:r>
          <w:rPr>
            <w:rFonts w:ascii="Times New Roman" w:eastAsia="Times New Roman" w:hAnsi="Times New Roman" w:cs="Times New Roman"/>
          </w:rPr>
          <w:t xml:space="preserve">’s </w:t>
        </w:r>
        <w:r>
          <w:rPr>
            <w:rFonts w:ascii="Times New Roman" w:eastAsia="Times New Roman" w:hAnsi="Times New Roman" w:cs="Times New Roman"/>
            <w:spacing w:val="-2"/>
          </w:rPr>
          <w:t>g</w:t>
        </w:r>
        <w:r>
          <w:rPr>
            <w:rFonts w:ascii="Times New Roman" w:eastAsia="Times New Roman" w:hAnsi="Times New Roman" w:cs="Times New Roman"/>
            <w:spacing w:val="2"/>
          </w:rPr>
          <w:t>o</w:t>
        </w:r>
        <w:r>
          <w:rPr>
            <w:rFonts w:ascii="Times New Roman" w:eastAsia="Times New Roman" w:hAnsi="Times New Roman" w:cs="Times New Roman"/>
          </w:rPr>
          <w:t>a</w:t>
        </w:r>
        <w:r>
          <w:rPr>
            <w:rFonts w:ascii="Times New Roman" w:eastAsia="Times New Roman" w:hAnsi="Times New Roman" w:cs="Times New Roman"/>
            <w:spacing w:val="1"/>
          </w:rPr>
          <w:t>l</w:t>
        </w:r>
        <w:r>
          <w:rPr>
            <w:rFonts w:ascii="Times New Roman" w:eastAsia="Times New Roman" w:hAnsi="Times New Roman" w:cs="Times New Roman"/>
          </w:rPr>
          <w:t>s.</w:t>
        </w:r>
      </w:ins>
    </w:p>
    <w:p w14:paraId="677E202C" w14:textId="77777777" w:rsidR="00944029" w:rsidRDefault="006D7E2C">
      <w:pPr>
        <w:widowControl w:val="0"/>
        <w:numPr>
          <w:ilvl w:val="0"/>
          <w:numId w:val="8"/>
        </w:numPr>
        <w:tabs>
          <w:tab w:val="left" w:pos="471"/>
        </w:tabs>
        <w:spacing w:after="0" w:line="269" w:lineRule="exact"/>
        <w:ind w:left="472"/>
        <w:rPr>
          <w:ins w:id="52" w:author="Snowberger, Tina" w:date="2026-09-25T20:08:00Z" w16du:dateUtc="2026-09-26T00:08:00Z"/>
          <w:rFonts w:ascii="Times New Roman" w:eastAsia="Times New Roman" w:hAnsi="Times New Roman" w:cs="Times New Roman"/>
        </w:rPr>
      </w:pPr>
      <w:ins w:id="53" w:author="Snowberger, Tina" w:date="2026-09-25T20:08:00Z" w16du:dateUtc="2026-09-26T00:08:00Z">
        <w:r>
          <w:rPr>
            <w:rFonts w:ascii="Times New Roman" w:eastAsia="Times New Roman" w:hAnsi="Times New Roman" w:cs="Times New Roman"/>
            <w:spacing w:val="-2"/>
          </w:rPr>
          <w:t>G</w:t>
        </w:r>
        <w:r>
          <w:rPr>
            <w:rFonts w:ascii="Times New Roman" w:eastAsia="Times New Roman" w:hAnsi="Times New Roman" w:cs="Times New Roman"/>
          </w:rPr>
          <w:t>i</w:t>
        </w:r>
        <w:r>
          <w:rPr>
            <w:rFonts w:ascii="Times New Roman" w:eastAsia="Times New Roman" w:hAnsi="Times New Roman" w:cs="Times New Roman"/>
            <w:spacing w:val="-3"/>
          </w:rPr>
          <w:t>v</w:t>
        </w:r>
        <w:r>
          <w:rPr>
            <w:rFonts w:ascii="Times New Roman" w:eastAsia="Times New Roman" w:hAnsi="Times New Roman" w:cs="Times New Roman"/>
          </w:rPr>
          <w:t xml:space="preserve">e </w:t>
        </w:r>
        <w:r>
          <w:rPr>
            <w:rFonts w:ascii="Times New Roman" w:eastAsia="Times New Roman" w:hAnsi="Times New Roman" w:cs="Times New Roman"/>
            <w:spacing w:val="1"/>
          </w:rPr>
          <w:t>t</w:t>
        </w:r>
        <w:r>
          <w:rPr>
            <w:rFonts w:ascii="Times New Roman" w:eastAsia="Times New Roman" w:hAnsi="Times New Roman" w:cs="Times New Roman"/>
          </w:rPr>
          <w:t xml:space="preserve">he </w:t>
        </w:r>
        <w:r>
          <w:rPr>
            <w:rFonts w:ascii="Times New Roman" w:eastAsia="Times New Roman" w:hAnsi="Times New Roman" w:cs="Times New Roman"/>
            <w:spacing w:val="-2"/>
          </w:rPr>
          <w:t>v</w:t>
        </w:r>
        <w:r>
          <w:rPr>
            <w:rFonts w:ascii="Times New Roman" w:eastAsia="Times New Roman" w:hAnsi="Times New Roman" w:cs="Times New Roman"/>
          </w:rPr>
          <w:t>e</w:t>
        </w:r>
        <w:r>
          <w:rPr>
            <w:rFonts w:ascii="Times New Roman" w:eastAsia="Times New Roman" w:hAnsi="Times New Roman" w:cs="Times New Roman"/>
            <w:spacing w:val="1"/>
          </w:rPr>
          <w:t>r</w:t>
        </w:r>
        <w:r>
          <w:rPr>
            <w:rFonts w:ascii="Times New Roman" w:eastAsia="Times New Roman" w:hAnsi="Times New Roman" w:cs="Times New Roman"/>
          </w:rPr>
          <w:t>y</w:t>
        </w:r>
        <w:r>
          <w:rPr>
            <w:rFonts w:ascii="Times New Roman" w:eastAsia="Times New Roman" w:hAnsi="Times New Roman" w:cs="Times New Roman"/>
            <w:spacing w:val="-3"/>
          </w:rPr>
          <w:t xml:space="preserve"> </w:t>
        </w:r>
        <w:r>
          <w:rPr>
            <w:rFonts w:ascii="Times New Roman" w:eastAsia="Times New Roman" w:hAnsi="Times New Roman" w:cs="Times New Roman"/>
          </w:rPr>
          <w:t>best</w:t>
        </w:r>
        <w:r>
          <w:rPr>
            <w:rFonts w:ascii="Times New Roman" w:eastAsia="Times New Roman" w:hAnsi="Times New Roman" w:cs="Times New Roman"/>
            <w:spacing w:val="-2"/>
          </w:rPr>
          <w:t xml:space="preserve"> </w:t>
        </w:r>
        <w:r>
          <w:rPr>
            <w:rFonts w:ascii="Times New Roman" w:eastAsia="Times New Roman" w:hAnsi="Times New Roman" w:cs="Times New Roman"/>
          </w:rPr>
          <w:t>e</w:t>
        </w:r>
        <w:r>
          <w:rPr>
            <w:rFonts w:ascii="Times New Roman" w:eastAsia="Times New Roman" w:hAnsi="Times New Roman" w:cs="Times New Roman"/>
            <w:spacing w:val="-2"/>
          </w:rPr>
          <w:t>f</w:t>
        </w:r>
        <w:r>
          <w:rPr>
            <w:rFonts w:ascii="Times New Roman" w:eastAsia="Times New Roman" w:hAnsi="Times New Roman" w:cs="Times New Roman"/>
          </w:rPr>
          <w:t>fo</w:t>
        </w:r>
        <w:r>
          <w:rPr>
            <w:rFonts w:ascii="Times New Roman" w:eastAsia="Times New Roman" w:hAnsi="Times New Roman" w:cs="Times New Roman"/>
            <w:spacing w:val="-2"/>
          </w:rPr>
          <w:t>r</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a</w:t>
        </w:r>
        <w:r>
          <w:rPr>
            <w:rFonts w:ascii="Times New Roman" w:eastAsia="Times New Roman" w:hAnsi="Times New Roman" w:cs="Times New Roman"/>
            <w:spacing w:val="-3"/>
          </w:rPr>
          <w:t>n</w:t>
        </w:r>
        <w:r>
          <w:rPr>
            <w:rFonts w:ascii="Times New Roman" w:eastAsia="Times New Roman" w:hAnsi="Times New Roman" w:cs="Times New Roman"/>
          </w:rPr>
          <w:t>d pe</w:t>
        </w:r>
        <w:r>
          <w:rPr>
            <w:rFonts w:ascii="Times New Roman" w:eastAsia="Times New Roman" w:hAnsi="Times New Roman" w:cs="Times New Roman"/>
            <w:spacing w:val="-2"/>
          </w:rPr>
          <w:t>r</w:t>
        </w:r>
        <w:r>
          <w:rPr>
            <w:rFonts w:ascii="Times New Roman" w:eastAsia="Times New Roman" w:hAnsi="Times New Roman" w:cs="Times New Roman"/>
          </w:rPr>
          <w:t>for</w:t>
        </w:r>
        <w:r>
          <w:rPr>
            <w:rFonts w:ascii="Times New Roman" w:eastAsia="Times New Roman" w:hAnsi="Times New Roman" w:cs="Times New Roman"/>
            <w:spacing w:val="-4"/>
          </w:rPr>
          <w:t>m</w:t>
        </w:r>
        <w:r>
          <w:rPr>
            <w:rFonts w:ascii="Times New Roman" w:eastAsia="Times New Roman" w:hAnsi="Times New Roman" w:cs="Times New Roman"/>
          </w:rPr>
          <w:t>ance p</w:t>
        </w:r>
        <w:r>
          <w:rPr>
            <w:rFonts w:ascii="Times New Roman" w:eastAsia="Times New Roman" w:hAnsi="Times New Roman" w:cs="Times New Roman"/>
            <w:spacing w:val="-2"/>
          </w:rPr>
          <w:t>o</w:t>
        </w:r>
        <w:r>
          <w:rPr>
            <w:rFonts w:ascii="Times New Roman" w:eastAsia="Times New Roman" w:hAnsi="Times New Roman" w:cs="Times New Roman"/>
          </w:rPr>
          <w:t>s</w:t>
        </w:r>
        <w:r>
          <w:rPr>
            <w:rFonts w:ascii="Times New Roman" w:eastAsia="Times New Roman" w:hAnsi="Times New Roman" w:cs="Times New Roman"/>
            <w:spacing w:val="-2"/>
          </w:rPr>
          <w:t>s</w:t>
        </w:r>
        <w:r>
          <w:rPr>
            <w:rFonts w:ascii="Times New Roman" w:eastAsia="Times New Roman" w:hAnsi="Times New Roman" w:cs="Times New Roman"/>
          </w:rPr>
          <w:t>ib</w:t>
        </w:r>
        <w:r>
          <w:rPr>
            <w:rFonts w:ascii="Times New Roman" w:eastAsia="Times New Roman" w:hAnsi="Times New Roman" w:cs="Times New Roman"/>
            <w:spacing w:val="-2"/>
          </w:rPr>
          <w:t>l</w:t>
        </w:r>
        <w:r>
          <w:rPr>
            <w:rFonts w:ascii="Times New Roman" w:eastAsia="Times New Roman" w:hAnsi="Times New Roman" w:cs="Times New Roman"/>
          </w:rPr>
          <w:t>e, b</w:t>
        </w:r>
        <w:r>
          <w:rPr>
            <w:rFonts w:ascii="Times New Roman" w:eastAsia="Times New Roman" w:hAnsi="Times New Roman" w:cs="Times New Roman"/>
            <w:spacing w:val="-2"/>
          </w:rPr>
          <w:t>ot</w:t>
        </w:r>
        <w:r>
          <w:rPr>
            <w:rFonts w:ascii="Times New Roman" w:eastAsia="Times New Roman" w:hAnsi="Times New Roman" w:cs="Times New Roman"/>
          </w:rPr>
          <w:t>h in</w:t>
        </w:r>
        <w:r>
          <w:rPr>
            <w:rFonts w:ascii="Times New Roman" w:eastAsia="Times New Roman" w:hAnsi="Times New Roman" w:cs="Times New Roman"/>
            <w:spacing w:val="3"/>
          </w:rPr>
          <w:t xml:space="preserve"> </w:t>
        </w:r>
        <w:r>
          <w:rPr>
            <w:rFonts w:ascii="Times New Roman" w:eastAsia="Times New Roman" w:hAnsi="Times New Roman" w:cs="Times New Roman"/>
            <w:spacing w:val="-3"/>
          </w:rPr>
          <w:t>p</w:t>
        </w:r>
        <w:r>
          <w:rPr>
            <w:rFonts w:ascii="Times New Roman" w:eastAsia="Times New Roman" w:hAnsi="Times New Roman" w:cs="Times New Roman"/>
          </w:rPr>
          <w:t>ra</w:t>
        </w:r>
        <w:r>
          <w:rPr>
            <w:rFonts w:ascii="Times New Roman" w:eastAsia="Times New Roman" w:hAnsi="Times New Roman" w:cs="Times New Roman"/>
            <w:spacing w:val="-2"/>
          </w:rPr>
          <w:t>c</w:t>
        </w:r>
        <w:r>
          <w:rPr>
            <w:rFonts w:ascii="Times New Roman" w:eastAsia="Times New Roman" w:hAnsi="Times New Roman" w:cs="Times New Roman"/>
          </w:rPr>
          <w:t>t</w:t>
        </w:r>
        <w:r>
          <w:rPr>
            <w:rFonts w:ascii="Times New Roman" w:eastAsia="Times New Roman" w:hAnsi="Times New Roman" w:cs="Times New Roman"/>
            <w:spacing w:val="-2"/>
          </w:rPr>
          <w:t>i</w:t>
        </w:r>
        <w:r>
          <w:rPr>
            <w:rFonts w:ascii="Times New Roman" w:eastAsia="Times New Roman" w:hAnsi="Times New Roman" w:cs="Times New Roman"/>
          </w:rPr>
          <w:t xml:space="preserve">ce </w:t>
        </w:r>
        <w:r>
          <w:rPr>
            <w:rFonts w:ascii="Times New Roman" w:eastAsia="Times New Roman" w:hAnsi="Times New Roman" w:cs="Times New Roman"/>
            <w:spacing w:val="-2"/>
          </w:rPr>
          <w:t>a</w:t>
        </w:r>
        <w:r>
          <w:rPr>
            <w:rFonts w:ascii="Times New Roman" w:eastAsia="Times New Roman" w:hAnsi="Times New Roman" w:cs="Times New Roman"/>
          </w:rPr>
          <w:t>nd in</w:t>
        </w:r>
        <w:r>
          <w:rPr>
            <w:rFonts w:ascii="Times New Roman" w:eastAsia="Times New Roman" w:hAnsi="Times New Roman" w:cs="Times New Roman"/>
            <w:spacing w:val="-3"/>
          </w:rPr>
          <w:t xml:space="preserve"> </w:t>
        </w:r>
        <w:r>
          <w:rPr>
            <w:rFonts w:ascii="Times New Roman" w:eastAsia="Times New Roman" w:hAnsi="Times New Roman" w:cs="Times New Roman"/>
          </w:rPr>
          <w:t>co</w:t>
        </w:r>
        <w:r>
          <w:rPr>
            <w:rFonts w:ascii="Times New Roman" w:eastAsia="Times New Roman" w:hAnsi="Times New Roman" w:cs="Times New Roman"/>
            <w:spacing w:val="-2"/>
          </w:rPr>
          <w:t>n</w:t>
        </w:r>
        <w:r>
          <w:rPr>
            <w:rFonts w:ascii="Times New Roman" w:eastAsia="Times New Roman" w:hAnsi="Times New Roman" w:cs="Times New Roman"/>
          </w:rPr>
          <w:t>te</w:t>
        </w:r>
        <w:r>
          <w:rPr>
            <w:rFonts w:ascii="Times New Roman" w:eastAsia="Times New Roman" w:hAnsi="Times New Roman" w:cs="Times New Roman"/>
            <w:spacing w:val="-2"/>
          </w:rPr>
          <w:t>s</w:t>
        </w:r>
        <w:r>
          <w:rPr>
            <w:rFonts w:ascii="Times New Roman" w:eastAsia="Times New Roman" w:hAnsi="Times New Roman" w:cs="Times New Roman"/>
          </w:rPr>
          <w:t>t</w:t>
        </w:r>
        <w:r>
          <w:rPr>
            <w:rFonts w:ascii="Times New Roman" w:eastAsia="Times New Roman" w:hAnsi="Times New Roman" w:cs="Times New Roman"/>
            <w:spacing w:val="-2"/>
          </w:rPr>
          <w:t>s</w:t>
        </w:r>
        <w:r>
          <w:rPr>
            <w:rFonts w:ascii="Times New Roman" w:eastAsia="Times New Roman" w:hAnsi="Times New Roman" w:cs="Times New Roman"/>
          </w:rPr>
          <w:t>.</w:t>
        </w:r>
      </w:ins>
    </w:p>
    <w:p w14:paraId="6CA53350" w14:textId="77777777" w:rsidR="00944029" w:rsidRDefault="006D7E2C">
      <w:pPr>
        <w:widowControl w:val="0"/>
        <w:numPr>
          <w:ilvl w:val="0"/>
          <w:numId w:val="8"/>
        </w:numPr>
        <w:tabs>
          <w:tab w:val="left" w:pos="471"/>
        </w:tabs>
        <w:spacing w:after="0" w:line="269" w:lineRule="exact"/>
        <w:ind w:left="472"/>
        <w:rPr>
          <w:ins w:id="54" w:author="Snowberger, Tina" w:date="2026-09-25T20:08:00Z" w16du:dateUtc="2026-09-26T00:08:00Z"/>
          <w:rFonts w:ascii="Times New Roman" w:eastAsia="Times New Roman" w:hAnsi="Times New Roman" w:cs="Times New Roman"/>
        </w:rPr>
      </w:pPr>
      <w:ins w:id="55" w:author="Snowberger, Tina" w:date="2026-09-25T20:08:00Z" w16du:dateUtc="2026-09-26T00:08:00Z">
        <w:r>
          <w:rPr>
            <w:rFonts w:ascii="Times New Roman" w:eastAsia="Times New Roman" w:hAnsi="Times New Roman" w:cs="Times New Roman"/>
          </w:rPr>
          <w:t>Mai</w:t>
        </w:r>
        <w:r>
          <w:rPr>
            <w:rFonts w:ascii="Times New Roman" w:eastAsia="Times New Roman" w:hAnsi="Times New Roman" w:cs="Times New Roman"/>
            <w:spacing w:val="-3"/>
          </w:rPr>
          <w:t>n</w:t>
        </w:r>
        <w:r>
          <w:rPr>
            <w:rFonts w:ascii="Times New Roman" w:eastAsia="Times New Roman" w:hAnsi="Times New Roman" w:cs="Times New Roman"/>
          </w:rPr>
          <w:t>t</w:t>
        </w:r>
        <w:r>
          <w:rPr>
            <w:rFonts w:ascii="Times New Roman" w:eastAsia="Times New Roman" w:hAnsi="Times New Roman" w:cs="Times New Roman"/>
            <w:spacing w:val="-2"/>
          </w:rPr>
          <w:t>a</w:t>
        </w:r>
        <w:r>
          <w:rPr>
            <w:rFonts w:ascii="Times New Roman" w:eastAsia="Times New Roman" w:hAnsi="Times New Roman" w:cs="Times New Roman"/>
          </w:rPr>
          <w:t xml:space="preserve">in </w:t>
        </w:r>
        <w:r>
          <w:rPr>
            <w:rFonts w:ascii="Times New Roman" w:eastAsia="Times New Roman" w:hAnsi="Times New Roman" w:cs="Times New Roman"/>
            <w:spacing w:val="-2"/>
          </w:rPr>
          <w:t>a</w:t>
        </w:r>
        <w:r>
          <w:rPr>
            <w:rFonts w:ascii="Times New Roman" w:eastAsia="Times New Roman" w:hAnsi="Times New Roman" w:cs="Times New Roman"/>
          </w:rPr>
          <w:t>cc</w:t>
        </w:r>
        <w:r>
          <w:rPr>
            <w:rFonts w:ascii="Times New Roman" w:eastAsia="Times New Roman" w:hAnsi="Times New Roman" w:cs="Times New Roman"/>
            <w:spacing w:val="-2"/>
          </w:rPr>
          <w:t>e</w:t>
        </w:r>
        <w:r>
          <w:rPr>
            <w:rFonts w:ascii="Times New Roman" w:eastAsia="Times New Roman" w:hAnsi="Times New Roman" w:cs="Times New Roman"/>
          </w:rPr>
          <w:t>pt</w:t>
        </w:r>
        <w:r>
          <w:rPr>
            <w:rFonts w:ascii="Times New Roman" w:eastAsia="Times New Roman" w:hAnsi="Times New Roman" w:cs="Times New Roman"/>
            <w:spacing w:val="-2"/>
          </w:rPr>
          <w:t>a</w:t>
        </w:r>
        <w:r>
          <w:rPr>
            <w:rFonts w:ascii="Times New Roman" w:eastAsia="Times New Roman" w:hAnsi="Times New Roman" w:cs="Times New Roman"/>
          </w:rPr>
          <w:t>ble</w:t>
        </w:r>
        <w:r>
          <w:rPr>
            <w:rFonts w:ascii="Times New Roman" w:eastAsia="Times New Roman" w:hAnsi="Times New Roman" w:cs="Times New Roman"/>
            <w:spacing w:val="-2"/>
          </w:rPr>
          <w:t xml:space="preserve"> </w:t>
        </w:r>
        <w:r>
          <w:rPr>
            <w:rFonts w:ascii="Times New Roman" w:eastAsia="Times New Roman" w:hAnsi="Times New Roman" w:cs="Times New Roman"/>
          </w:rPr>
          <w:t>beha</w:t>
        </w:r>
        <w:r>
          <w:rPr>
            <w:rFonts w:ascii="Times New Roman" w:eastAsia="Times New Roman" w:hAnsi="Times New Roman" w:cs="Times New Roman"/>
            <w:spacing w:val="-3"/>
          </w:rPr>
          <w:t>v</w:t>
        </w:r>
        <w:r>
          <w:rPr>
            <w:rFonts w:ascii="Times New Roman" w:eastAsia="Times New Roman" w:hAnsi="Times New Roman" w:cs="Times New Roman"/>
            <w:spacing w:val="-2"/>
          </w:rPr>
          <w:t>i</w:t>
        </w:r>
        <w:r>
          <w:rPr>
            <w:rFonts w:ascii="Times New Roman" w:eastAsia="Times New Roman" w:hAnsi="Times New Roman" w:cs="Times New Roman"/>
          </w:rPr>
          <w:t>or d</w:t>
        </w:r>
        <w:r>
          <w:rPr>
            <w:rFonts w:ascii="Times New Roman" w:eastAsia="Times New Roman" w:hAnsi="Times New Roman" w:cs="Times New Roman"/>
            <w:spacing w:val="-3"/>
          </w:rPr>
          <w:t>u</w:t>
        </w:r>
        <w:r>
          <w:rPr>
            <w:rFonts w:ascii="Times New Roman" w:eastAsia="Times New Roman" w:hAnsi="Times New Roman" w:cs="Times New Roman"/>
          </w:rPr>
          <w:t>ring</w:t>
        </w:r>
        <w:r>
          <w:rPr>
            <w:rFonts w:ascii="Times New Roman" w:eastAsia="Times New Roman" w:hAnsi="Times New Roman" w:cs="Times New Roman"/>
            <w:spacing w:val="-3"/>
          </w:rPr>
          <w:t xml:space="preserve"> </w:t>
        </w:r>
        <w:r>
          <w:rPr>
            <w:rFonts w:ascii="Times New Roman" w:eastAsia="Times New Roman" w:hAnsi="Times New Roman" w:cs="Times New Roman"/>
          </w:rPr>
          <w:t>both</w:t>
        </w:r>
        <w:r>
          <w:rPr>
            <w:rFonts w:ascii="Times New Roman" w:eastAsia="Times New Roman" w:hAnsi="Times New Roman" w:cs="Times New Roman"/>
            <w:spacing w:val="-3"/>
          </w:rPr>
          <w:t xml:space="preserve"> </w:t>
        </w:r>
        <w:r>
          <w:rPr>
            <w:rFonts w:ascii="Times New Roman" w:eastAsia="Times New Roman" w:hAnsi="Times New Roman" w:cs="Times New Roman"/>
          </w:rPr>
          <w:t>sc</w:t>
        </w:r>
        <w:r>
          <w:rPr>
            <w:rFonts w:ascii="Times New Roman" w:eastAsia="Times New Roman" w:hAnsi="Times New Roman" w:cs="Times New Roman"/>
            <w:spacing w:val="-3"/>
          </w:rPr>
          <w:t>h</w:t>
        </w:r>
        <w:r>
          <w:rPr>
            <w:rFonts w:ascii="Times New Roman" w:eastAsia="Times New Roman" w:hAnsi="Times New Roman" w:cs="Times New Roman"/>
          </w:rPr>
          <w:t>ool</w:t>
        </w:r>
        <w:r>
          <w:rPr>
            <w:rFonts w:ascii="Times New Roman" w:eastAsia="Times New Roman" w:hAnsi="Times New Roman" w:cs="Times New Roman"/>
            <w:spacing w:val="-2"/>
          </w:rPr>
          <w:t xml:space="preserve"> </w:t>
        </w:r>
        <w:r>
          <w:rPr>
            <w:rFonts w:ascii="Times New Roman" w:eastAsia="Times New Roman" w:hAnsi="Times New Roman" w:cs="Times New Roman"/>
          </w:rPr>
          <w:t xml:space="preserve">and </w:t>
        </w:r>
        <w:r>
          <w:rPr>
            <w:rFonts w:ascii="Times New Roman" w:eastAsia="Times New Roman" w:hAnsi="Times New Roman" w:cs="Times New Roman"/>
            <w:spacing w:val="-2"/>
          </w:rPr>
          <w:t>n</w:t>
        </w:r>
        <w:r>
          <w:rPr>
            <w:rFonts w:ascii="Times New Roman" w:eastAsia="Times New Roman" w:hAnsi="Times New Roman" w:cs="Times New Roman"/>
          </w:rPr>
          <w:t>o</w:t>
        </w:r>
        <w:r>
          <w:rPr>
            <w:rFonts w:ascii="Times New Roman" w:eastAsia="Times New Roman" w:hAnsi="Times New Roman" w:cs="Times New Roman"/>
            <w:spacing w:val="3"/>
          </w:rPr>
          <w:t>n</w:t>
        </w:r>
        <w:r>
          <w:rPr>
            <w:rFonts w:ascii="Times New Roman" w:eastAsia="Times New Roman" w:hAnsi="Times New Roman" w:cs="Times New Roman"/>
            <w:spacing w:val="-4"/>
          </w:rPr>
          <w:t>-</w:t>
        </w:r>
        <w:r>
          <w:rPr>
            <w:rFonts w:ascii="Times New Roman" w:eastAsia="Times New Roman" w:hAnsi="Times New Roman" w:cs="Times New Roman"/>
          </w:rPr>
          <w:t>school</w:t>
        </w:r>
        <w:r>
          <w:rPr>
            <w:rFonts w:ascii="Times New Roman" w:eastAsia="Times New Roman" w:hAnsi="Times New Roman" w:cs="Times New Roman"/>
            <w:spacing w:val="1"/>
          </w:rPr>
          <w:t xml:space="preserve"> </w:t>
        </w:r>
        <w:r>
          <w:rPr>
            <w:rFonts w:ascii="Times New Roman" w:eastAsia="Times New Roman" w:hAnsi="Times New Roman" w:cs="Times New Roman"/>
          </w:rPr>
          <w:t>hou</w:t>
        </w:r>
        <w:r>
          <w:rPr>
            <w:rFonts w:ascii="Times New Roman" w:eastAsia="Times New Roman" w:hAnsi="Times New Roman" w:cs="Times New Roman"/>
            <w:spacing w:val="-2"/>
          </w:rPr>
          <w:t>r</w:t>
        </w:r>
        <w:r>
          <w:rPr>
            <w:rFonts w:ascii="Times New Roman" w:eastAsia="Times New Roman" w:hAnsi="Times New Roman" w:cs="Times New Roman"/>
          </w:rPr>
          <w:t>s.</w:t>
        </w:r>
      </w:ins>
    </w:p>
    <w:p w14:paraId="18AE8385" w14:textId="77777777" w:rsidR="00944029" w:rsidRDefault="006D7E2C">
      <w:pPr>
        <w:widowControl w:val="0"/>
        <w:numPr>
          <w:ilvl w:val="0"/>
          <w:numId w:val="8"/>
        </w:numPr>
        <w:tabs>
          <w:tab w:val="left" w:pos="471"/>
        </w:tabs>
        <w:spacing w:after="0" w:line="269" w:lineRule="exact"/>
        <w:ind w:left="472"/>
        <w:rPr>
          <w:ins w:id="56" w:author="Snowberger, Tina" w:date="2026-09-25T20:08:00Z" w16du:dateUtc="2026-09-26T00:08:00Z"/>
          <w:rFonts w:ascii="Times New Roman" w:eastAsia="Times New Roman" w:hAnsi="Times New Roman" w:cs="Times New Roman"/>
        </w:rPr>
      </w:pPr>
      <w:ins w:id="57" w:author="Snowberger, Tina" w:date="2026-09-25T20:08:00Z" w16du:dateUtc="2026-09-26T00:08:00Z">
        <w:r>
          <w:rPr>
            <w:rFonts w:ascii="Times New Roman" w:eastAsia="Times New Roman" w:hAnsi="Times New Roman" w:cs="Times New Roman"/>
          </w:rPr>
          <w:t>Suppo</w:t>
        </w:r>
        <w:r>
          <w:rPr>
            <w:rFonts w:ascii="Times New Roman" w:eastAsia="Times New Roman" w:hAnsi="Times New Roman" w:cs="Times New Roman"/>
            <w:spacing w:val="-2"/>
          </w:rPr>
          <w:t>r</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t</w:t>
        </w:r>
        <w:r>
          <w:rPr>
            <w:rFonts w:ascii="Times New Roman" w:eastAsia="Times New Roman" w:hAnsi="Times New Roman" w:cs="Times New Roman"/>
          </w:rPr>
          <w:t>eam</w:t>
        </w:r>
        <w:r>
          <w:rPr>
            <w:rFonts w:ascii="Times New Roman" w:eastAsia="Times New Roman" w:hAnsi="Times New Roman" w:cs="Times New Roman"/>
            <w:spacing w:val="-4"/>
          </w:rPr>
          <w:t xml:space="preserve"> </w:t>
        </w:r>
        <w:r>
          <w:rPr>
            <w:rFonts w:ascii="Times New Roman" w:eastAsia="Times New Roman" w:hAnsi="Times New Roman" w:cs="Times New Roman"/>
          </w:rPr>
          <w:t>fun</w:t>
        </w:r>
        <w:r w:rsidR="002A25AA">
          <w:rPr>
            <w:rFonts w:ascii="Times New Roman" w:eastAsia="Times New Roman" w:hAnsi="Times New Roman" w:cs="Times New Roman"/>
          </w:rPr>
          <w:t>d</w:t>
        </w:r>
        <w:r>
          <w:rPr>
            <w:rFonts w:ascii="Times New Roman" w:eastAsia="Times New Roman" w:hAnsi="Times New Roman" w:cs="Times New Roman"/>
          </w:rPr>
          <w:t>r</w:t>
        </w:r>
        <w:r>
          <w:rPr>
            <w:rFonts w:ascii="Times New Roman" w:eastAsia="Times New Roman" w:hAnsi="Times New Roman" w:cs="Times New Roman"/>
            <w:spacing w:val="-2"/>
          </w:rPr>
          <w:t>a</w:t>
        </w:r>
        <w:r>
          <w:rPr>
            <w:rFonts w:ascii="Times New Roman" w:eastAsia="Times New Roman" w:hAnsi="Times New Roman" w:cs="Times New Roman"/>
          </w:rPr>
          <w:t>i</w:t>
        </w:r>
        <w:r>
          <w:rPr>
            <w:rFonts w:ascii="Times New Roman" w:eastAsia="Times New Roman" w:hAnsi="Times New Roman" w:cs="Times New Roman"/>
            <w:spacing w:val="-2"/>
          </w:rPr>
          <w:t>s</w:t>
        </w:r>
        <w:r>
          <w:rPr>
            <w:rFonts w:ascii="Times New Roman" w:eastAsia="Times New Roman" w:hAnsi="Times New Roman" w:cs="Times New Roman"/>
          </w:rPr>
          <w:t>e</w:t>
        </w:r>
        <w:r>
          <w:rPr>
            <w:rFonts w:ascii="Times New Roman" w:eastAsia="Times New Roman" w:hAnsi="Times New Roman" w:cs="Times New Roman"/>
            <w:spacing w:val="1"/>
          </w:rPr>
          <w:t>r</w:t>
        </w:r>
        <w:r>
          <w:rPr>
            <w:rFonts w:ascii="Times New Roman" w:eastAsia="Times New Roman" w:hAnsi="Times New Roman" w:cs="Times New Roman"/>
          </w:rPr>
          <w:t>s</w:t>
        </w:r>
        <w:r>
          <w:rPr>
            <w:rFonts w:ascii="Times New Roman" w:eastAsia="Times New Roman" w:hAnsi="Times New Roman" w:cs="Times New Roman"/>
            <w:spacing w:val="-2"/>
          </w:rPr>
          <w:t xml:space="preserve"> </w:t>
        </w:r>
        <w:r>
          <w:rPr>
            <w:rFonts w:ascii="Times New Roman" w:eastAsia="Times New Roman" w:hAnsi="Times New Roman" w:cs="Times New Roman"/>
          </w:rPr>
          <w:t>as</w:t>
        </w:r>
        <w:r>
          <w:rPr>
            <w:rFonts w:ascii="Times New Roman" w:eastAsia="Times New Roman" w:hAnsi="Times New Roman" w:cs="Times New Roman"/>
            <w:spacing w:val="-2"/>
          </w:rPr>
          <w:t xml:space="preserve"> </w:t>
        </w:r>
        <w:r>
          <w:rPr>
            <w:rFonts w:ascii="Times New Roman" w:eastAsia="Times New Roman" w:hAnsi="Times New Roman" w:cs="Times New Roman"/>
          </w:rPr>
          <w:t>as</w:t>
        </w:r>
        <w:r>
          <w:rPr>
            <w:rFonts w:ascii="Times New Roman" w:eastAsia="Times New Roman" w:hAnsi="Times New Roman" w:cs="Times New Roman"/>
            <w:spacing w:val="-3"/>
          </w:rPr>
          <w:t>k</w:t>
        </w:r>
        <w:r>
          <w:rPr>
            <w:rFonts w:ascii="Times New Roman" w:eastAsia="Times New Roman" w:hAnsi="Times New Roman" w:cs="Times New Roman"/>
          </w:rPr>
          <w:t>ed.</w:t>
        </w:r>
      </w:ins>
    </w:p>
    <w:p w14:paraId="79F837BD" w14:textId="77777777" w:rsidR="00944029" w:rsidRDefault="006D7E2C">
      <w:pPr>
        <w:widowControl w:val="0"/>
        <w:numPr>
          <w:ilvl w:val="0"/>
          <w:numId w:val="8"/>
        </w:numPr>
        <w:tabs>
          <w:tab w:val="left" w:pos="471"/>
        </w:tabs>
        <w:spacing w:before="17" w:after="0" w:line="254" w:lineRule="exact"/>
        <w:ind w:left="472" w:right="109"/>
        <w:rPr>
          <w:ins w:id="58" w:author="Snowberger, Tina" w:date="2026-09-25T20:08:00Z" w16du:dateUtc="2026-09-26T00:08:00Z"/>
          <w:rFonts w:ascii="Times New Roman" w:eastAsia="Times New Roman" w:hAnsi="Times New Roman" w:cs="Times New Roman"/>
        </w:rPr>
      </w:pPr>
      <w:ins w:id="59" w:author="Snowberger, Tina" w:date="2026-09-25T20:08:00Z" w16du:dateUtc="2026-09-26T00:08:00Z">
        <w:r>
          <w:rPr>
            <w:rFonts w:ascii="Times New Roman" w:eastAsia="Times New Roman" w:hAnsi="Times New Roman" w:cs="Times New Roman"/>
          </w:rPr>
          <w:t>Fol</w:t>
        </w:r>
        <w:r>
          <w:rPr>
            <w:rFonts w:ascii="Times New Roman" w:eastAsia="Times New Roman" w:hAnsi="Times New Roman" w:cs="Times New Roman"/>
            <w:spacing w:val="1"/>
          </w:rPr>
          <w:t>l</w:t>
        </w:r>
        <w:r>
          <w:rPr>
            <w:rFonts w:ascii="Times New Roman" w:eastAsia="Times New Roman" w:hAnsi="Times New Roman" w:cs="Times New Roman"/>
          </w:rPr>
          <w:t>ow</w:t>
        </w:r>
        <w:r>
          <w:rPr>
            <w:rFonts w:ascii="Times New Roman" w:eastAsia="Times New Roman" w:hAnsi="Times New Roman" w:cs="Times New Roman"/>
            <w:spacing w:val="8"/>
          </w:rPr>
          <w:t xml:space="preserve"> </w:t>
        </w:r>
        <w:r>
          <w:rPr>
            <w:rFonts w:ascii="Times New Roman" w:eastAsia="Times New Roman" w:hAnsi="Times New Roman" w:cs="Times New Roman"/>
          </w:rPr>
          <w:t>t</w:t>
        </w:r>
        <w:r>
          <w:rPr>
            <w:rFonts w:ascii="Times New Roman" w:eastAsia="Times New Roman" w:hAnsi="Times New Roman" w:cs="Times New Roman"/>
            <w:spacing w:val="-3"/>
          </w:rPr>
          <w:t>h</w:t>
        </w:r>
        <w:r>
          <w:rPr>
            <w:rFonts w:ascii="Times New Roman" w:eastAsia="Times New Roman" w:hAnsi="Times New Roman" w:cs="Times New Roman"/>
          </w:rPr>
          <w:t>e</w:t>
        </w:r>
        <w:r>
          <w:rPr>
            <w:rFonts w:ascii="Times New Roman" w:eastAsia="Times New Roman" w:hAnsi="Times New Roman" w:cs="Times New Roman"/>
            <w:spacing w:val="9"/>
          </w:rPr>
          <w:t xml:space="preserve"> </w:t>
        </w:r>
        <w:r>
          <w:rPr>
            <w:rFonts w:ascii="Times New Roman" w:eastAsia="Times New Roman" w:hAnsi="Times New Roman" w:cs="Times New Roman"/>
          </w:rPr>
          <w:t>scho</w:t>
        </w:r>
        <w:r>
          <w:rPr>
            <w:rFonts w:ascii="Times New Roman" w:eastAsia="Times New Roman" w:hAnsi="Times New Roman" w:cs="Times New Roman"/>
            <w:spacing w:val="-3"/>
          </w:rPr>
          <w:t>o</w:t>
        </w:r>
        <w:r>
          <w:rPr>
            <w:rFonts w:ascii="Times New Roman" w:eastAsia="Times New Roman" w:hAnsi="Times New Roman" w:cs="Times New Roman"/>
          </w:rPr>
          <w:t>l</w:t>
        </w:r>
        <w:r>
          <w:rPr>
            <w:rFonts w:ascii="Times New Roman" w:eastAsia="Times New Roman" w:hAnsi="Times New Roman" w:cs="Times New Roman"/>
            <w:spacing w:val="-2"/>
          </w:rPr>
          <w:t>’</w:t>
        </w:r>
        <w:r>
          <w:rPr>
            <w:rFonts w:ascii="Times New Roman" w:eastAsia="Times New Roman" w:hAnsi="Times New Roman" w:cs="Times New Roman"/>
          </w:rPr>
          <w:t>s</w:t>
        </w:r>
        <w:r>
          <w:rPr>
            <w:rFonts w:ascii="Times New Roman" w:eastAsia="Times New Roman" w:hAnsi="Times New Roman" w:cs="Times New Roman"/>
            <w:spacing w:val="10"/>
          </w:rPr>
          <w:t xml:space="preserve"> </w:t>
        </w:r>
        <w:r>
          <w:rPr>
            <w:rFonts w:ascii="Times New Roman" w:eastAsia="Times New Roman" w:hAnsi="Times New Roman" w:cs="Times New Roman"/>
          </w:rPr>
          <w:t>a</w:t>
        </w:r>
        <w:r>
          <w:rPr>
            <w:rFonts w:ascii="Times New Roman" w:eastAsia="Times New Roman" w:hAnsi="Times New Roman" w:cs="Times New Roman"/>
            <w:spacing w:val="-2"/>
          </w:rPr>
          <w:t>t</w:t>
        </w:r>
        <w:r>
          <w:rPr>
            <w:rFonts w:ascii="Times New Roman" w:eastAsia="Times New Roman" w:hAnsi="Times New Roman" w:cs="Times New Roman"/>
          </w:rPr>
          <w:t>ten</w:t>
        </w:r>
        <w:r>
          <w:rPr>
            <w:rFonts w:ascii="Times New Roman" w:eastAsia="Times New Roman" w:hAnsi="Times New Roman" w:cs="Times New Roman"/>
            <w:spacing w:val="-2"/>
          </w:rPr>
          <w:t>d</w:t>
        </w:r>
        <w:r>
          <w:rPr>
            <w:rFonts w:ascii="Times New Roman" w:eastAsia="Times New Roman" w:hAnsi="Times New Roman" w:cs="Times New Roman"/>
          </w:rPr>
          <w:t>ance</w:t>
        </w:r>
        <w:r>
          <w:rPr>
            <w:rFonts w:ascii="Times New Roman" w:eastAsia="Times New Roman" w:hAnsi="Times New Roman" w:cs="Times New Roman"/>
            <w:spacing w:val="9"/>
          </w:rPr>
          <w:t xml:space="preserve"> </w:t>
        </w:r>
        <w:r>
          <w:rPr>
            <w:rFonts w:ascii="Times New Roman" w:eastAsia="Times New Roman" w:hAnsi="Times New Roman" w:cs="Times New Roman"/>
          </w:rPr>
          <w:t>p</w:t>
        </w:r>
        <w:r>
          <w:rPr>
            <w:rFonts w:ascii="Times New Roman" w:eastAsia="Times New Roman" w:hAnsi="Times New Roman" w:cs="Times New Roman"/>
            <w:spacing w:val="-3"/>
          </w:rPr>
          <w:t>o</w:t>
        </w:r>
        <w:r>
          <w:rPr>
            <w:rFonts w:ascii="Times New Roman" w:eastAsia="Times New Roman" w:hAnsi="Times New Roman" w:cs="Times New Roman"/>
          </w:rPr>
          <w:t>lic</w:t>
        </w:r>
        <w:r>
          <w:rPr>
            <w:rFonts w:ascii="Times New Roman" w:eastAsia="Times New Roman" w:hAnsi="Times New Roman" w:cs="Times New Roman"/>
            <w:spacing w:val="-2"/>
          </w:rPr>
          <w:t>y</w:t>
        </w:r>
        <w:r>
          <w:rPr>
            <w:rFonts w:ascii="Times New Roman" w:eastAsia="Times New Roman" w:hAnsi="Times New Roman" w:cs="Times New Roman"/>
          </w:rPr>
          <w:t xml:space="preserve">. </w:t>
        </w:r>
        <w:r>
          <w:rPr>
            <w:rFonts w:ascii="Times New Roman" w:eastAsia="Times New Roman" w:hAnsi="Times New Roman" w:cs="Times New Roman"/>
            <w:spacing w:val="21"/>
          </w:rPr>
          <w:t xml:space="preserve"> </w:t>
        </w:r>
        <w:r>
          <w:rPr>
            <w:rFonts w:ascii="Times New Roman" w:eastAsia="Times New Roman" w:hAnsi="Times New Roman" w:cs="Times New Roman"/>
            <w:spacing w:val="-4"/>
          </w:rPr>
          <w:t>I</w:t>
        </w:r>
        <w:r>
          <w:rPr>
            <w:rFonts w:ascii="Times New Roman" w:eastAsia="Times New Roman" w:hAnsi="Times New Roman" w:cs="Times New Roman"/>
          </w:rPr>
          <w:t>n</w:t>
        </w:r>
        <w:r>
          <w:rPr>
            <w:rFonts w:ascii="Times New Roman" w:eastAsia="Times New Roman" w:hAnsi="Times New Roman" w:cs="Times New Roman"/>
            <w:spacing w:val="9"/>
          </w:rPr>
          <w:t xml:space="preserve"> </w:t>
        </w:r>
        <w:r>
          <w:rPr>
            <w:rFonts w:ascii="Times New Roman" w:eastAsia="Times New Roman" w:hAnsi="Times New Roman" w:cs="Times New Roman"/>
          </w:rPr>
          <w:t>order</w:t>
        </w:r>
        <w:r>
          <w:rPr>
            <w:rFonts w:ascii="Times New Roman" w:eastAsia="Times New Roman" w:hAnsi="Times New Roman" w:cs="Times New Roman"/>
            <w:spacing w:val="10"/>
          </w:rPr>
          <w:t xml:space="preserve"> </w:t>
        </w:r>
        <w:r>
          <w:rPr>
            <w:rFonts w:ascii="Times New Roman" w:eastAsia="Times New Roman" w:hAnsi="Times New Roman" w:cs="Times New Roman"/>
          </w:rPr>
          <w:t>to</w:t>
        </w:r>
        <w:r>
          <w:rPr>
            <w:rFonts w:ascii="Times New Roman" w:eastAsia="Times New Roman" w:hAnsi="Times New Roman" w:cs="Times New Roman"/>
            <w:spacing w:val="9"/>
          </w:rPr>
          <w:t xml:space="preserve"> </w:t>
        </w:r>
        <w:r>
          <w:rPr>
            <w:rFonts w:ascii="Times New Roman" w:eastAsia="Times New Roman" w:hAnsi="Times New Roman" w:cs="Times New Roman"/>
          </w:rPr>
          <w:t>p</w:t>
        </w:r>
        <w:r>
          <w:rPr>
            <w:rFonts w:ascii="Times New Roman" w:eastAsia="Times New Roman" w:hAnsi="Times New Roman" w:cs="Times New Roman"/>
            <w:spacing w:val="-2"/>
          </w:rPr>
          <w:t>a</w:t>
        </w:r>
        <w:r>
          <w:rPr>
            <w:rFonts w:ascii="Times New Roman" w:eastAsia="Times New Roman" w:hAnsi="Times New Roman" w:cs="Times New Roman"/>
          </w:rPr>
          <w:t>r</w:t>
        </w:r>
        <w:r>
          <w:rPr>
            <w:rFonts w:ascii="Times New Roman" w:eastAsia="Times New Roman" w:hAnsi="Times New Roman" w:cs="Times New Roman"/>
            <w:spacing w:val="-2"/>
          </w:rPr>
          <w:t>t</w:t>
        </w:r>
        <w:r>
          <w:rPr>
            <w:rFonts w:ascii="Times New Roman" w:eastAsia="Times New Roman" w:hAnsi="Times New Roman" w:cs="Times New Roman"/>
          </w:rPr>
          <w:t>ic</w:t>
        </w:r>
        <w:r>
          <w:rPr>
            <w:rFonts w:ascii="Times New Roman" w:eastAsia="Times New Roman" w:hAnsi="Times New Roman" w:cs="Times New Roman"/>
            <w:spacing w:val="-2"/>
          </w:rPr>
          <w:t>i</w:t>
        </w:r>
        <w:r>
          <w:rPr>
            <w:rFonts w:ascii="Times New Roman" w:eastAsia="Times New Roman" w:hAnsi="Times New Roman" w:cs="Times New Roman"/>
          </w:rPr>
          <w:t>pa</w:t>
        </w:r>
        <w:r>
          <w:rPr>
            <w:rFonts w:ascii="Times New Roman" w:eastAsia="Times New Roman" w:hAnsi="Times New Roman" w:cs="Times New Roman"/>
            <w:spacing w:val="-2"/>
          </w:rPr>
          <w:t>t</w:t>
        </w:r>
        <w:r>
          <w:rPr>
            <w:rFonts w:ascii="Times New Roman" w:eastAsia="Times New Roman" w:hAnsi="Times New Roman" w:cs="Times New Roman"/>
          </w:rPr>
          <w:t>e</w:t>
        </w:r>
        <w:r>
          <w:rPr>
            <w:rFonts w:ascii="Times New Roman" w:eastAsia="Times New Roman" w:hAnsi="Times New Roman" w:cs="Times New Roman"/>
            <w:spacing w:val="9"/>
          </w:rPr>
          <w:t xml:space="preserve"> </w:t>
        </w:r>
        <w:r>
          <w:rPr>
            <w:rFonts w:ascii="Times New Roman" w:eastAsia="Times New Roman" w:hAnsi="Times New Roman" w:cs="Times New Roman"/>
          </w:rPr>
          <w:t>in</w:t>
        </w:r>
        <w:r>
          <w:rPr>
            <w:rFonts w:ascii="Times New Roman" w:eastAsia="Times New Roman" w:hAnsi="Times New Roman" w:cs="Times New Roman"/>
            <w:spacing w:val="9"/>
          </w:rPr>
          <w:t xml:space="preserve"> </w:t>
        </w:r>
        <w:r>
          <w:rPr>
            <w:rFonts w:ascii="Times New Roman" w:eastAsia="Times New Roman" w:hAnsi="Times New Roman" w:cs="Times New Roman"/>
          </w:rPr>
          <w:t>any</w:t>
        </w:r>
        <w:r>
          <w:rPr>
            <w:rFonts w:ascii="Times New Roman" w:eastAsia="Times New Roman" w:hAnsi="Times New Roman" w:cs="Times New Roman"/>
            <w:spacing w:val="7"/>
          </w:rPr>
          <w:t xml:space="preserve"> </w:t>
        </w:r>
        <w:r>
          <w:rPr>
            <w:rFonts w:ascii="Times New Roman" w:eastAsia="Times New Roman" w:hAnsi="Times New Roman" w:cs="Times New Roman"/>
          </w:rPr>
          <w:t>a</w:t>
        </w:r>
        <w:r>
          <w:rPr>
            <w:rFonts w:ascii="Times New Roman" w:eastAsia="Times New Roman" w:hAnsi="Times New Roman" w:cs="Times New Roman"/>
            <w:spacing w:val="1"/>
          </w:rPr>
          <w:t>f</w:t>
        </w:r>
        <w:r>
          <w:rPr>
            <w:rFonts w:ascii="Times New Roman" w:eastAsia="Times New Roman" w:hAnsi="Times New Roman" w:cs="Times New Roman"/>
          </w:rPr>
          <w:t>t</w:t>
        </w:r>
        <w:r>
          <w:rPr>
            <w:rFonts w:ascii="Times New Roman" w:eastAsia="Times New Roman" w:hAnsi="Times New Roman" w:cs="Times New Roman"/>
            <w:spacing w:val="-2"/>
          </w:rPr>
          <w:t>e</w:t>
        </w:r>
        <w:r>
          <w:rPr>
            <w:rFonts w:ascii="Times New Roman" w:eastAsia="Times New Roman" w:hAnsi="Times New Roman" w:cs="Times New Roman"/>
            <w:spacing w:val="8"/>
          </w:rPr>
          <w:t>r</w:t>
        </w:r>
        <w:r>
          <w:rPr>
            <w:rFonts w:ascii="Times New Roman" w:eastAsia="Times New Roman" w:hAnsi="Times New Roman" w:cs="Times New Roman"/>
            <w:spacing w:val="-4"/>
          </w:rPr>
          <w:t>-</w:t>
        </w:r>
        <w:r>
          <w:rPr>
            <w:rFonts w:ascii="Times New Roman" w:eastAsia="Times New Roman" w:hAnsi="Times New Roman" w:cs="Times New Roman"/>
          </w:rPr>
          <w:t>school</w:t>
        </w:r>
        <w:r>
          <w:rPr>
            <w:rFonts w:ascii="Times New Roman" w:eastAsia="Times New Roman" w:hAnsi="Times New Roman" w:cs="Times New Roman"/>
            <w:spacing w:val="10"/>
          </w:rPr>
          <w:t xml:space="preserve"> </w:t>
        </w:r>
        <w:r>
          <w:rPr>
            <w:rFonts w:ascii="Times New Roman" w:eastAsia="Times New Roman" w:hAnsi="Times New Roman" w:cs="Times New Roman"/>
          </w:rPr>
          <w:t>ex</w:t>
        </w:r>
        <w:r>
          <w:rPr>
            <w:rFonts w:ascii="Times New Roman" w:eastAsia="Times New Roman" w:hAnsi="Times New Roman" w:cs="Times New Roman"/>
            <w:spacing w:val="-2"/>
          </w:rPr>
          <w:t>t</w:t>
        </w:r>
        <w:r>
          <w:rPr>
            <w:rFonts w:ascii="Times New Roman" w:eastAsia="Times New Roman" w:hAnsi="Times New Roman" w:cs="Times New Roman"/>
          </w:rPr>
          <w:t>ra</w:t>
        </w:r>
        <w:r>
          <w:rPr>
            <w:rFonts w:ascii="Times New Roman" w:eastAsia="Times New Roman" w:hAnsi="Times New Roman" w:cs="Times New Roman"/>
            <w:spacing w:val="9"/>
          </w:rPr>
          <w:t xml:space="preserve"> </w:t>
        </w:r>
        <w:r>
          <w:rPr>
            <w:rFonts w:ascii="Times New Roman" w:eastAsia="Times New Roman" w:hAnsi="Times New Roman" w:cs="Times New Roman"/>
          </w:rPr>
          <w:t>cu</w:t>
        </w:r>
        <w:r>
          <w:rPr>
            <w:rFonts w:ascii="Times New Roman" w:eastAsia="Times New Roman" w:hAnsi="Times New Roman" w:cs="Times New Roman"/>
            <w:spacing w:val="-2"/>
          </w:rPr>
          <w:t>r</w:t>
        </w:r>
        <w:r>
          <w:rPr>
            <w:rFonts w:ascii="Times New Roman" w:eastAsia="Times New Roman" w:hAnsi="Times New Roman" w:cs="Times New Roman"/>
          </w:rPr>
          <w:t>r</w:t>
        </w:r>
        <w:r>
          <w:rPr>
            <w:rFonts w:ascii="Times New Roman" w:eastAsia="Times New Roman" w:hAnsi="Times New Roman" w:cs="Times New Roman"/>
            <w:spacing w:val="-2"/>
          </w:rPr>
          <w:t>i</w:t>
        </w:r>
        <w:r>
          <w:rPr>
            <w:rFonts w:ascii="Times New Roman" w:eastAsia="Times New Roman" w:hAnsi="Times New Roman" w:cs="Times New Roman"/>
          </w:rPr>
          <w:t>cu</w:t>
        </w:r>
        <w:r>
          <w:rPr>
            <w:rFonts w:ascii="Times New Roman" w:eastAsia="Times New Roman" w:hAnsi="Times New Roman" w:cs="Times New Roman"/>
            <w:spacing w:val="-2"/>
          </w:rPr>
          <w:t>l</w:t>
        </w:r>
        <w:r>
          <w:rPr>
            <w:rFonts w:ascii="Times New Roman" w:eastAsia="Times New Roman" w:hAnsi="Times New Roman" w:cs="Times New Roman"/>
          </w:rPr>
          <w:t>ar</w:t>
        </w:r>
        <w:r>
          <w:rPr>
            <w:rFonts w:ascii="Times New Roman" w:eastAsia="Times New Roman" w:hAnsi="Times New Roman" w:cs="Times New Roman"/>
            <w:spacing w:val="10"/>
          </w:rPr>
          <w:t xml:space="preserve"> </w:t>
        </w:r>
        <w:r>
          <w:rPr>
            <w:rFonts w:ascii="Times New Roman" w:eastAsia="Times New Roman" w:hAnsi="Times New Roman" w:cs="Times New Roman"/>
          </w:rPr>
          <w:t>a</w:t>
        </w:r>
        <w:r>
          <w:rPr>
            <w:rFonts w:ascii="Times New Roman" w:eastAsia="Times New Roman" w:hAnsi="Times New Roman" w:cs="Times New Roman"/>
            <w:spacing w:val="-2"/>
          </w:rPr>
          <w:t>c</w:t>
        </w:r>
        <w:r>
          <w:rPr>
            <w:rFonts w:ascii="Times New Roman" w:eastAsia="Times New Roman" w:hAnsi="Times New Roman" w:cs="Times New Roman"/>
          </w:rPr>
          <w:t>ti</w:t>
        </w:r>
        <w:r>
          <w:rPr>
            <w:rFonts w:ascii="Times New Roman" w:eastAsia="Times New Roman" w:hAnsi="Times New Roman" w:cs="Times New Roman"/>
            <w:spacing w:val="-3"/>
          </w:rPr>
          <w:t>v</w:t>
        </w:r>
        <w:r>
          <w:rPr>
            <w:rFonts w:ascii="Times New Roman" w:eastAsia="Times New Roman" w:hAnsi="Times New Roman" w:cs="Times New Roman"/>
            <w:spacing w:val="-2"/>
          </w:rPr>
          <w:t>i</w:t>
        </w:r>
        <w:r>
          <w:rPr>
            <w:rFonts w:ascii="Times New Roman" w:eastAsia="Times New Roman" w:hAnsi="Times New Roman" w:cs="Times New Roman"/>
          </w:rPr>
          <w:t>ty</w:t>
        </w:r>
        <w:r>
          <w:rPr>
            <w:rFonts w:ascii="Times New Roman" w:eastAsia="Times New Roman" w:hAnsi="Times New Roman" w:cs="Times New Roman"/>
            <w:spacing w:val="7"/>
          </w:rPr>
          <w:t xml:space="preserve"> </w:t>
        </w:r>
        <w:r>
          <w:rPr>
            <w:rFonts w:ascii="Times New Roman" w:eastAsia="Times New Roman" w:hAnsi="Times New Roman" w:cs="Times New Roman"/>
          </w:rPr>
          <w:t>inc</w:t>
        </w:r>
        <w:r>
          <w:rPr>
            <w:rFonts w:ascii="Times New Roman" w:eastAsia="Times New Roman" w:hAnsi="Times New Roman" w:cs="Times New Roman"/>
            <w:spacing w:val="1"/>
          </w:rPr>
          <w:t>l</w:t>
        </w:r>
        <w:r>
          <w:rPr>
            <w:rFonts w:ascii="Times New Roman" w:eastAsia="Times New Roman" w:hAnsi="Times New Roman" w:cs="Times New Roman"/>
          </w:rPr>
          <w:t>u</w:t>
        </w:r>
        <w:r>
          <w:rPr>
            <w:rFonts w:ascii="Times New Roman" w:eastAsia="Times New Roman" w:hAnsi="Times New Roman" w:cs="Times New Roman"/>
            <w:spacing w:val="-3"/>
          </w:rPr>
          <w:t>d</w:t>
        </w:r>
        <w:r>
          <w:rPr>
            <w:rFonts w:ascii="Times New Roman" w:eastAsia="Times New Roman" w:hAnsi="Times New Roman" w:cs="Times New Roman"/>
          </w:rPr>
          <w:t>ing pra</w:t>
        </w:r>
        <w:r>
          <w:rPr>
            <w:rFonts w:ascii="Times New Roman" w:eastAsia="Times New Roman" w:hAnsi="Times New Roman" w:cs="Times New Roman"/>
            <w:spacing w:val="-2"/>
          </w:rPr>
          <w:t>c</w:t>
        </w:r>
        <w:r>
          <w:rPr>
            <w:rFonts w:ascii="Times New Roman" w:eastAsia="Times New Roman" w:hAnsi="Times New Roman" w:cs="Times New Roman"/>
            <w:spacing w:val="1"/>
          </w:rPr>
          <w:t>t</w:t>
        </w:r>
        <w:r>
          <w:rPr>
            <w:rFonts w:ascii="Times New Roman" w:eastAsia="Times New Roman" w:hAnsi="Times New Roman" w:cs="Times New Roman"/>
            <w:spacing w:val="-2"/>
          </w:rPr>
          <w:t>i</w:t>
        </w:r>
        <w:r>
          <w:rPr>
            <w:rFonts w:ascii="Times New Roman" w:eastAsia="Times New Roman" w:hAnsi="Times New Roman" w:cs="Times New Roman"/>
          </w:rPr>
          <w:t xml:space="preserve">ce </w:t>
        </w:r>
        <w:r>
          <w:rPr>
            <w:rFonts w:ascii="Times New Roman" w:eastAsia="Times New Roman" w:hAnsi="Times New Roman" w:cs="Times New Roman"/>
            <w:spacing w:val="-3"/>
          </w:rPr>
          <w:t>o</w:t>
        </w:r>
        <w:r>
          <w:rPr>
            <w:rFonts w:ascii="Times New Roman" w:eastAsia="Times New Roman" w:hAnsi="Times New Roman" w:cs="Times New Roman"/>
          </w:rPr>
          <w:t xml:space="preserve">r </w:t>
        </w:r>
        <w:r>
          <w:rPr>
            <w:rFonts w:ascii="Times New Roman" w:eastAsia="Times New Roman" w:hAnsi="Times New Roman" w:cs="Times New Roman"/>
            <w:spacing w:val="-3"/>
          </w:rPr>
          <w:t>g</w:t>
        </w:r>
        <w:r>
          <w:rPr>
            <w:rFonts w:ascii="Times New Roman" w:eastAsia="Times New Roman" w:hAnsi="Times New Roman" w:cs="Times New Roman"/>
          </w:rPr>
          <w:t>a</w:t>
        </w:r>
        <w:r>
          <w:rPr>
            <w:rFonts w:ascii="Times New Roman" w:eastAsia="Times New Roman" w:hAnsi="Times New Roman" w:cs="Times New Roman"/>
            <w:spacing w:val="-4"/>
          </w:rPr>
          <w:t>m</w:t>
        </w:r>
        <w:r>
          <w:rPr>
            <w:rFonts w:ascii="Times New Roman" w:eastAsia="Times New Roman" w:hAnsi="Times New Roman" w:cs="Times New Roman"/>
          </w:rPr>
          <w:t>es, a stu</w:t>
        </w:r>
        <w:r>
          <w:rPr>
            <w:rFonts w:ascii="Times New Roman" w:eastAsia="Times New Roman" w:hAnsi="Times New Roman" w:cs="Times New Roman"/>
            <w:spacing w:val="-3"/>
          </w:rPr>
          <w:t>d</w:t>
        </w:r>
        <w:r>
          <w:rPr>
            <w:rFonts w:ascii="Times New Roman" w:eastAsia="Times New Roman" w:hAnsi="Times New Roman" w:cs="Times New Roman"/>
          </w:rPr>
          <w:t>ent</w:t>
        </w:r>
        <w:r>
          <w:rPr>
            <w:rFonts w:ascii="Times New Roman" w:eastAsia="Times New Roman" w:hAnsi="Times New Roman" w:cs="Times New Roman"/>
            <w:spacing w:val="-1"/>
          </w:rPr>
          <w:t xml:space="preserve"> </w:t>
        </w:r>
        <w:r>
          <w:rPr>
            <w:rFonts w:ascii="Times New Roman" w:eastAsia="Times New Roman" w:hAnsi="Times New Roman" w:cs="Times New Roman"/>
            <w:spacing w:val="-4"/>
          </w:rPr>
          <w:t>m</w:t>
        </w:r>
        <w:r>
          <w:rPr>
            <w:rFonts w:ascii="Times New Roman" w:eastAsia="Times New Roman" w:hAnsi="Times New Roman" w:cs="Times New Roman"/>
          </w:rPr>
          <w:t>ust</w:t>
        </w:r>
        <w:r>
          <w:rPr>
            <w:rFonts w:ascii="Times New Roman" w:eastAsia="Times New Roman" w:hAnsi="Times New Roman" w:cs="Times New Roman"/>
            <w:spacing w:val="1"/>
          </w:rPr>
          <w:t xml:space="preserve"> </w:t>
        </w:r>
        <w:r>
          <w:rPr>
            <w:rFonts w:ascii="Times New Roman" w:eastAsia="Times New Roman" w:hAnsi="Times New Roman" w:cs="Times New Roman"/>
          </w:rPr>
          <w:t>be at</w:t>
        </w:r>
        <w:r>
          <w:rPr>
            <w:rFonts w:ascii="Times New Roman" w:eastAsia="Times New Roman" w:hAnsi="Times New Roman" w:cs="Times New Roman"/>
            <w:spacing w:val="-2"/>
          </w:rPr>
          <w:t xml:space="preserve"> </w:t>
        </w:r>
        <w:r>
          <w:rPr>
            <w:rFonts w:ascii="Times New Roman" w:eastAsia="Times New Roman" w:hAnsi="Times New Roman" w:cs="Times New Roman"/>
          </w:rPr>
          <w:t>scho</w:t>
        </w:r>
        <w:r>
          <w:rPr>
            <w:rFonts w:ascii="Times New Roman" w:eastAsia="Times New Roman" w:hAnsi="Times New Roman" w:cs="Times New Roman"/>
            <w:spacing w:val="-3"/>
          </w:rPr>
          <w:t>o</w:t>
        </w:r>
        <w:r>
          <w:rPr>
            <w:rFonts w:ascii="Times New Roman" w:eastAsia="Times New Roman" w:hAnsi="Times New Roman" w:cs="Times New Roman"/>
          </w:rPr>
          <w:t>l</w:t>
        </w:r>
        <w:r>
          <w:rPr>
            <w:rFonts w:ascii="Times New Roman" w:eastAsia="Times New Roman" w:hAnsi="Times New Roman" w:cs="Times New Roman"/>
            <w:spacing w:val="1"/>
          </w:rPr>
          <w:t xml:space="preserve"> </w:t>
        </w:r>
        <w:r>
          <w:rPr>
            <w:rFonts w:ascii="Times New Roman" w:eastAsia="Times New Roman" w:hAnsi="Times New Roman" w:cs="Times New Roman"/>
          </w:rPr>
          <w:t>by</w:t>
        </w:r>
        <w:r>
          <w:rPr>
            <w:rFonts w:ascii="Times New Roman" w:eastAsia="Times New Roman" w:hAnsi="Times New Roman" w:cs="Times New Roman"/>
            <w:spacing w:val="-3"/>
          </w:rPr>
          <w:t xml:space="preserve"> </w:t>
        </w:r>
        <w:r>
          <w:rPr>
            <w:rFonts w:ascii="Times New Roman" w:eastAsia="Times New Roman" w:hAnsi="Times New Roman" w:cs="Times New Roman"/>
          </w:rPr>
          <w:t>11</w:t>
        </w:r>
        <w:r>
          <w:rPr>
            <w:rFonts w:ascii="Times New Roman" w:eastAsia="Times New Roman" w:hAnsi="Times New Roman" w:cs="Times New Roman"/>
            <w:spacing w:val="-2"/>
          </w:rPr>
          <w:t>:</w:t>
        </w:r>
        <w:r>
          <w:rPr>
            <w:rFonts w:ascii="Times New Roman" w:eastAsia="Times New Roman" w:hAnsi="Times New Roman" w:cs="Times New Roman"/>
          </w:rPr>
          <w:t>3</w:t>
        </w:r>
        <w:r>
          <w:rPr>
            <w:rFonts w:ascii="Times New Roman" w:eastAsia="Times New Roman" w:hAnsi="Times New Roman" w:cs="Times New Roman"/>
            <w:spacing w:val="-3"/>
          </w:rPr>
          <w:t>0</w:t>
        </w:r>
        <w:r>
          <w:rPr>
            <w:rFonts w:ascii="Times New Roman" w:eastAsia="Times New Roman" w:hAnsi="Times New Roman" w:cs="Times New Roman"/>
            <w:spacing w:val="-2"/>
          </w:rPr>
          <w:t>A</w:t>
        </w:r>
        <w:r>
          <w:rPr>
            <w:rFonts w:ascii="Times New Roman" w:eastAsia="Times New Roman" w:hAnsi="Times New Roman" w:cs="Times New Roman"/>
          </w:rPr>
          <w:t>M of</w:t>
        </w:r>
        <w:r>
          <w:rPr>
            <w:rFonts w:ascii="Times New Roman" w:eastAsia="Times New Roman" w:hAnsi="Times New Roman" w:cs="Times New Roman"/>
            <w:spacing w:val="-2"/>
          </w:rPr>
          <w:t xml:space="preserve"> </w:t>
        </w:r>
        <w:r>
          <w:rPr>
            <w:rFonts w:ascii="Times New Roman" w:eastAsia="Times New Roman" w:hAnsi="Times New Roman" w:cs="Times New Roman"/>
          </w:rPr>
          <w:t>th</w:t>
        </w:r>
        <w:r>
          <w:rPr>
            <w:rFonts w:ascii="Times New Roman" w:eastAsia="Times New Roman" w:hAnsi="Times New Roman" w:cs="Times New Roman"/>
            <w:spacing w:val="-2"/>
          </w:rPr>
          <w:t>a</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rPr>
          <w:t>da</w:t>
        </w:r>
        <w:r>
          <w:rPr>
            <w:rFonts w:ascii="Times New Roman" w:eastAsia="Times New Roman" w:hAnsi="Times New Roman" w:cs="Times New Roman"/>
            <w:spacing w:val="-2"/>
          </w:rPr>
          <w:t>y</w:t>
        </w:r>
        <w:r>
          <w:rPr>
            <w:rFonts w:ascii="Times New Roman" w:eastAsia="Times New Roman" w:hAnsi="Times New Roman" w:cs="Times New Roman"/>
          </w:rPr>
          <w:t>.</w:t>
        </w:r>
      </w:ins>
    </w:p>
    <w:p w14:paraId="427F573B" w14:textId="77777777" w:rsidR="00944029" w:rsidRDefault="00944029">
      <w:pPr>
        <w:spacing w:before="15" w:line="240" w:lineRule="exact"/>
        <w:rPr>
          <w:ins w:id="60" w:author="Snowberger, Tina" w:date="2026-09-25T20:08:00Z" w16du:dateUtc="2026-09-26T00:08:00Z"/>
          <w:sz w:val="24"/>
          <w:szCs w:val="24"/>
        </w:rPr>
      </w:pPr>
    </w:p>
    <w:p w14:paraId="2A4238CB" w14:textId="77777777" w:rsidR="00944029" w:rsidRDefault="006D7E2C">
      <w:pPr>
        <w:ind w:left="112"/>
        <w:rPr>
          <w:ins w:id="61" w:author="Snowberger, Tina" w:date="2026-09-25T20:08:00Z" w16du:dateUtc="2026-09-26T00:08:00Z"/>
          <w:rFonts w:ascii="Times New Roman" w:eastAsia="Times New Roman" w:hAnsi="Times New Roman" w:cs="Times New Roman"/>
        </w:rPr>
      </w:pPr>
      <w:ins w:id="62" w:author="Snowberger, Tina" w:date="2026-09-25T20:08:00Z" w16du:dateUtc="2026-09-26T00:08:00Z">
        <w:r>
          <w:rPr>
            <w:rFonts w:ascii="Times New Roman" w:eastAsia="Times New Roman" w:hAnsi="Times New Roman" w:cs="Times New Roman"/>
            <w:b/>
            <w:bCs/>
            <w:u w:val="thick" w:color="000000"/>
          </w:rPr>
          <w:t>We e</w:t>
        </w:r>
        <w:r>
          <w:rPr>
            <w:rFonts w:ascii="Times New Roman" w:eastAsia="Times New Roman" w:hAnsi="Times New Roman" w:cs="Times New Roman"/>
            <w:b/>
            <w:bCs/>
            <w:spacing w:val="-3"/>
            <w:u w:val="thick" w:color="000000"/>
          </w:rPr>
          <w:t>x</w:t>
        </w:r>
        <w:r>
          <w:rPr>
            <w:rFonts w:ascii="Times New Roman" w:eastAsia="Times New Roman" w:hAnsi="Times New Roman" w:cs="Times New Roman"/>
            <w:b/>
            <w:bCs/>
            <w:u w:val="thick" w:color="000000"/>
          </w:rPr>
          <w:t>pect</w:t>
        </w:r>
        <w:r>
          <w:rPr>
            <w:rFonts w:ascii="Times New Roman" w:eastAsia="Times New Roman" w:hAnsi="Times New Roman" w:cs="Times New Roman"/>
            <w:b/>
            <w:bCs/>
            <w:spacing w:val="1"/>
            <w:u w:val="thick" w:color="000000"/>
          </w:rPr>
          <w:t xml:space="preserve"> </w:t>
        </w:r>
        <w:r>
          <w:rPr>
            <w:rFonts w:ascii="Times New Roman" w:eastAsia="Times New Roman" w:hAnsi="Times New Roman" w:cs="Times New Roman"/>
            <w:b/>
            <w:bCs/>
            <w:spacing w:val="-3"/>
            <w:u w:val="thick" w:color="000000"/>
          </w:rPr>
          <w:t>p</w:t>
        </w:r>
        <w:r>
          <w:rPr>
            <w:rFonts w:ascii="Times New Roman" w:eastAsia="Times New Roman" w:hAnsi="Times New Roman" w:cs="Times New Roman"/>
            <w:b/>
            <w:bCs/>
            <w:u w:val="thick" w:color="000000"/>
          </w:rPr>
          <w:t>are</w:t>
        </w:r>
        <w:r>
          <w:rPr>
            <w:rFonts w:ascii="Times New Roman" w:eastAsia="Times New Roman" w:hAnsi="Times New Roman" w:cs="Times New Roman"/>
            <w:b/>
            <w:bCs/>
            <w:spacing w:val="-3"/>
            <w:u w:val="thick" w:color="000000"/>
          </w:rPr>
          <w:t>n</w:t>
        </w:r>
        <w:r>
          <w:rPr>
            <w:rFonts w:ascii="Times New Roman" w:eastAsia="Times New Roman" w:hAnsi="Times New Roman" w:cs="Times New Roman"/>
            <w:b/>
            <w:bCs/>
            <w:u w:val="thick" w:color="000000"/>
          </w:rPr>
          <w:t>ts</w:t>
        </w:r>
        <w:r>
          <w:rPr>
            <w:rFonts w:ascii="Times New Roman" w:eastAsia="Times New Roman" w:hAnsi="Times New Roman" w:cs="Times New Roman"/>
            <w:b/>
            <w:bCs/>
            <w:spacing w:val="-2"/>
            <w:u w:val="thick" w:color="000000"/>
          </w:rPr>
          <w:t xml:space="preserve"> </w:t>
        </w:r>
        <w:r>
          <w:rPr>
            <w:rFonts w:ascii="Times New Roman" w:eastAsia="Times New Roman" w:hAnsi="Times New Roman" w:cs="Times New Roman"/>
            <w:b/>
            <w:bCs/>
            <w:u w:val="thick" w:color="000000"/>
          </w:rPr>
          <w:t>to:</w:t>
        </w:r>
      </w:ins>
    </w:p>
    <w:p w14:paraId="49898CBA" w14:textId="77777777" w:rsidR="00944029" w:rsidRDefault="006D7E2C">
      <w:pPr>
        <w:widowControl w:val="0"/>
        <w:numPr>
          <w:ilvl w:val="0"/>
          <w:numId w:val="8"/>
        </w:numPr>
        <w:tabs>
          <w:tab w:val="left" w:pos="471"/>
        </w:tabs>
        <w:spacing w:after="0" w:line="262" w:lineRule="exact"/>
        <w:ind w:left="472"/>
        <w:rPr>
          <w:ins w:id="63" w:author="Snowberger, Tina" w:date="2026-09-25T20:08:00Z" w16du:dateUtc="2026-09-26T00:08:00Z"/>
          <w:rFonts w:ascii="Times New Roman" w:eastAsia="Times New Roman" w:hAnsi="Times New Roman" w:cs="Times New Roman"/>
        </w:rPr>
      </w:pPr>
      <w:ins w:id="64" w:author="Snowberger, Tina" w:date="2026-09-25T20:08:00Z" w16du:dateUtc="2026-09-26T00:08:00Z">
        <w:r>
          <w:rPr>
            <w:rFonts w:ascii="Times New Roman" w:eastAsia="Times New Roman" w:hAnsi="Times New Roman" w:cs="Times New Roman"/>
          </w:rPr>
          <w:t>Suppo</w:t>
        </w:r>
        <w:r>
          <w:rPr>
            <w:rFonts w:ascii="Times New Roman" w:eastAsia="Times New Roman" w:hAnsi="Times New Roman" w:cs="Times New Roman"/>
            <w:spacing w:val="-2"/>
          </w:rPr>
          <w:t>r</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rPr>
          <w:t>t</w:t>
        </w:r>
        <w:r>
          <w:rPr>
            <w:rFonts w:ascii="Times New Roman" w:eastAsia="Times New Roman" w:hAnsi="Times New Roman" w:cs="Times New Roman"/>
            <w:spacing w:val="-3"/>
          </w:rPr>
          <w:t>h</w:t>
        </w:r>
        <w:r>
          <w:rPr>
            <w:rFonts w:ascii="Times New Roman" w:eastAsia="Times New Roman" w:hAnsi="Times New Roman" w:cs="Times New Roman"/>
          </w:rPr>
          <w:t>e po</w:t>
        </w:r>
        <w:r>
          <w:rPr>
            <w:rFonts w:ascii="Times New Roman" w:eastAsia="Times New Roman" w:hAnsi="Times New Roman" w:cs="Times New Roman"/>
            <w:spacing w:val="-2"/>
          </w:rPr>
          <w:t>si</w:t>
        </w:r>
        <w:r>
          <w:rPr>
            <w:rFonts w:ascii="Times New Roman" w:eastAsia="Times New Roman" w:hAnsi="Times New Roman" w:cs="Times New Roman"/>
          </w:rPr>
          <w:t>tion</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a</w:t>
        </w:r>
        <w:r>
          <w:rPr>
            <w:rFonts w:ascii="Times New Roman" w:eastAsia="Times New Roman" w:hAnsi="Times New Roman" w:cs="Times New Roman"/>
            <w:spacing w:val="-2"/>
          </w:rPr>
          <w:t>u</w:t>
        </w:r>
        <w:r>
          <w:rPr>
            <w:rFonts w:ascii="Times New Roman" w:eastAsia="Times New Roman" w:hAnsi="Times New Roman" w:cs="Times New Roman"/>
          </w:rPr>
          <w:t>tho</w:t>
        </w:r>
        <w:r>
          <w:rPr>
            <w:rFonts w:ascii="Times New Roman" w:eastAsia="Times New Roman" w:hAnsi="Times New Roman" w:cs="Times New Roman"/>
            <w:spacing w:val="-2"/>
          </w:rPr>
          <w:t>r</w:t>
        </w:r>
        <w:r>
          <w:rPr>
            <w:rFonts w:ascii="Times New Roman" w:eastAsia="Times New Roman" w:hAnsi="Times New Roman" w:cs="Times New Roman"/>
          </w:rPr>
          <w:t>ity</w:t>
        </w:r>
        <w:r>
          <w:rPr>
            <w:rFonts w:ascii="Times New Roman" w:eastAsia="Times New Roman" w:hAnsi="Times New Roman" w:cs="Times New Roman"/>
            <w:spacing w:val="-3"/>
          </w:rPr>
          <w:t xml:space="preserve"> </w:t>
        </w:r>
        <w:r>
          <w:rPr>
            <w:rFonts w:ascii="Times New Roman" w:eastAsia="Times New Roman" w:hAnsi="Times New Roman" w:cs="Times New Roman"/>
          </w:rPr>
          <w:t>of</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co</w:t>
        </w:r>
        <w:r>
          <w:rPr>
            <w:rFonts w:ascii="Times New Roman" w:eastAsia="Times New Roman" w:hAnsi="Times New Roman" w:cs="Times New Roman"/>
            <w:spacing w:val="-2"/>
          </w:rPr>
          <w:t>a</w:t>
        </w:r>
        <w:r>
          <w:rPr>
            <w:rFonts w:ascii="Times New Roman" w:eastAsia="Times New Roman" w:hAnsi="Times New Roman" w:cs="Times New Roman"/>
          </w:rPr>
          <w:t>ch</w:t>
        </w:r>
        <w:r>
          <w:rPr>
            <w:rFonts w:ascii="Times New Roman" w:eastAsia="Times New Roman" w:hAnsi="Times New Roman" w:cs="Times New Roman"/>
            <w:spacing w:val="-2"/>
          </w:rPr>
          <w:t>/</w:t>
        </w:r>
        <w:r>
          <w:rPr>
            <w:rFonts w:ascii="Times New Roman" w:eastAsia="Times New Roman" w:hAnsi="Times New Roman" w:cs="Times New Roman"/>
          </w:rPr>
          <w:t>ad</w:t>
        </w:r>
        <w:r>
          <w:rPr>
            <w:rFonts w:ascii="Times New Roman" w:eastAsia="Times New Roman" w:hAnsi="Times New Roman" w:cs="Times New Roman"/>
            <w:spacing w:val="-2"/>
          </w:rPr>
          <w:t>v</w:t>
        </w:r>
        <w:r>
          <w:rPr>
            <w:rFonts w:ascii="Times New Roman" w:eastAsia="Times New Roman" w:hAnsi="Times New Roman" w:cs="Times New Roman"/>
          </w:rPr>
          <w:t>isor</w:t>
        </w:r>
        <w:r>
          <w:rPr>
            <w:rFonts w:ascii="Times New Roman" w:eastAsia="Times New Roman" w:hAnsi="Times New Roman" w:cs="Times New Roman"/>
            <w:spacing w:val="-1"/>
          </w:rPr>
          <w:t xml:space="preserve"> </w:t>
        </w:r>
        <w:r>
          <w:rPr>
            <w:rFonts w:ascii="Times New Roman" w:eastAsia="Times New Roman" w:hAnsi="Times New Roman" w:cs="Times New Roman"/>
          </w:rPr>
          <w:t>as t</w:t>
        </w:r>
        <w:r>
          <w:rPr>
            <w:rFonts w:ascii="Times New Roman" w:eastAsia="Times New Roman" w:hAnsi="Times New Roman" w:cs="Times New Roman"/>
            <w:spacing w:val="-3"/>
          </w:rPr>
          <w:t>h</w:t>
        </w:r>
        <w:r>
          <w:rPr>
            <w:rFonts w:ascii="Times New Roman" w:eastAsia="Times New Roman" w:hAnsi="Times New Roman" w:cs="Times New Roman"/>
          </w:rPr>
          <w:t>e p</w:t>
        </w:r>
        <w:r>
          <w:rPr>
            <w:rFonts w:ascii="Times New Roman" w:eastAsia="Times New Roman" w:hAnsi="Times New Roman" w:cs="Times New Roman"/>
            <w:spacing w:val="-2"/>
          </w:rPr>
          <w:t>e</w:t>
        </w:r>
        <w:r>
          <w:rPr>
            <w:rFonts w:ascii="Times New Roman" w:eastAsia="Times New Roman" w:hAnsi="Times New Roman" w:cs="Times New Roman"/>
          </w:rPr>
          <w:t>rson</w:t>
        </w:r>
        <w:r>
          <w:rPr>
            <w:rFonts w:ascii="Times New Roman" w:eastAsia="Times New Roman" w:hAnsi="Times New Roman" w:cs="Times New Roman"/>
            <w:spacing w:val="-2"/>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rPr>
          <w:t>ch</w:t>
        </w:r>
        <w:r>
          <w:rPr>
            <w:rFonts w:ascii="Times New Roman" w:eastAsia="Times New Roman" w:hAnsi="Times New Roman" w:cs="Times New Roman"/>
            <w:spacing w:val="-2"/>
          </w:rPr>
          <w:t>a</w:t>
        </w:r>
        <w:r>
          <w:rPr>
            <w:rFonts w:ascii="Times New Roman" w:eastAsia="Times New Roman" w:hAnsi="Times New Roman" w:cs="Times New Roman"/>
          </w:rPr>
          <w:t>r</w:t>
        </w:r>
        <w:r>
          <w:rPr>
            <w:rFonts w:ascii="Times New Roman" w:eastAsia="Times New Roman" w:hAnsi="Times New Roman" w:cs="Times New Roman"/>
            <w:spacing w:val="-3"/>
          </w:rPr>
          <w:t>g</w:t>
        </w:r>
        <w:r>
          <w:rPr>
            <w:rFonts w:ascii="Times New Roman" w:eastAsia="Times New Roman" w:hAnsi="Times New Roman" w:cs="Times New Roman"/>
          </w:rPr>
          <w:t>e of</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t</w:t>
        </w:r>
        <w:r>
          <w:rPr>
            <w:rFonts w:ascii="Times New Roman" w:eastAsia="Times New Roman" w:hAnsi="Times New Roman" w:cs="Times New Roman"/>
          </w:rPr>
          <w:t>he a</w:t>
        </w:r>
        <w:r>
          <w:rPr>
            <w:rFonts w:ascii="Times New Roman" w:eastAsia="Times New Roman" w:hAnsi="Times New Roman" w:cs="Times New Roman"/>
            <w:spacing w:val="-2"/>
          </w:rPr>
          <w:t>c</w:t>
        </w:r>
        <w:r>
          <w:rPr>
            <w:rFonts w:ascii="Times New Roman" w:eastAsia="Times New Roman" w:hAnsi="Times New Roman" w:cs="Times New Roman"/>
          </w:rPr>
          <w:t>ti</w:t>
        </w:r>
        <w:r>
          <w:rPr>
            <w:rFonts w:ascii="Times New Roman" w:eastAsia="Times New Roman" w:hAnsi="Times New Roman" w:cs="Times New Roman"/>
            <w:spacing w:val="-3"/>
          </w:rPr>
          <w:t>v</w:t>
        </w:r>
        <w:r>
          <w:rPr>
            <w:rFonts w:ascii="Times New Roman" w:eastAsia="Times New Roman" w:hAnsi="Times New Roman" w:cs="Times New Roman"/>
          </w:rPr>
          <w:t>it</w:t>
        </w:r>
        <w:r>
          <w:rPr>
            <w:rFonts w:ascii="Times New Roman" w:eastAsia="Times New Roman" w:hAnsi="Times New Roman" w:cs="Times New Roman"/>
            <w:spacing w:val="-3"/>
          </w:rPr>
          <w:t>y</w:t>
        </w:r>
        <w:r>
          <w:rPr>
            <w:rFonts w:ascii="Times New Roman" w:eastAsia="Times New Roman" w:hAnsi="Times New Roman" w:cs="Times New Roman"/>
          </w:rPr>
          <w:t>.</w:t>
        </w:r>
      </w:ins>
    </w:p>
    <w:p w14:paraId="3CE89243" w14:textId="77777777" w:rsidR="00944029" w:rsidRDefault="006D7E2C">
      <w:pPr>
        <w:widowControl w:val="0"/>
        <w:numPr>
          <w:ilvl w:val="0"/>
          <w:numId w:val="8"/>
        </w:numPr>
        <w:tabs>
          <w:tab w:val="left" w:pos="471"/>
        </w:tabs>
        <w:spacing w:after="0" w:line="269" w:lineRule="exact"/>
        <w:ind w:left="472"/>
        <w:rPr>
          <w:ins w:id="65" w:author="Snowberger, Tina" w:date="2026-09-25T20:08:00Z" w16du:dateUtc="2026-09-26T00:08:00Z"/>
          <w:rFonts w:ascii="Times New Roman" w:eastAsia="Times New Roman" w:hAnsi="Times New Roman" w:cs="Times New Roman"/>
        </w:rPr>
      </w:pPr>
      <w:ins w:id="66" w:author="Snowberger, Tina" w:date="2026-09-25T20:08:00Z" w16du:dateUtc="2026-09-26T00:08:00Z">
        <w:r>
          <w:rPr>
            <w:rFonts w:ascii="Times New Roman" w:eastAsia="Times New Roman" w:hAnsi="Times New Roman" w:cs="Times New Roman"/>
            <w:spacing w:val="-1"/>
          </w:rPr>
          <w:t>R</w:t>
        </w:r>
        <w:r>
          <w:rPr>
            <w:rFonts w:ascii="Times New Roman" w:eastAsia="Times New Roman" w:hAnsi="Times New Roman" w:cs="Times New Roman"/>
          </w:rPr>
          <w:t>ea</w:t>
        </w:r>
        <w:r>
          <w:rPr>
            <w:rFonts w:ascii="Times New Roman" w:eastAsia="Times New Roman" w:hAnsi="Times New Roman" w:cs="Times New Roman"/>
            <w:spacing w:val="-2"/>
          </w:rPr>
          <w:t>l</w:t>
        </w:r>
        <w:r>
          <w:rPr>
            <w:rFonts w:ascii="Times New Roman" w:eastAsia="Times New Roman" w:hAnsi="Times New Roman" w:cs="Times New Roman"/>
          </w:rPr>
          <w:t>i</w:t>
        </w:r>
        <w:r>
          <w:rPr>
            <w:rFonts w:ascii="Times New Roman" w:eastAsia="Times New Roman" w:hAnsi="Times New Roman" w:cs="Times New Roman"/>
            <w:spacing w:val="-2"/>
          </w:rPr>
          <w:t>z</w:t>
        </w:r>
        <w:r>
          <w:rPr>
            <w:rFonts w:ascii="Times New Roman" w:eastAsia="Times New Roman" w:hAnsi="Times New Roman" w:cs="Times New Roman"/>
          </w:rPr>
          <w:t xml:space="preserve">e </w:t>
        </w:r>
        <w:r>
          <w:rPr>
            <w:rFonts w:ascii="Times New Roman" w:eastAsia="Times New Roman" w:hAnsi="Times New Roman" w:cs="Times New Roman"/>
            <w:spacing w:val="1"/>
          </w:rPr>
          <w:t>t</w:t>
        </w:r>
        <w:r>
          <w:rPr>
            <w:rFonts w:ascii="Times New Roman" w:eastAsia="Times New Roman" w:hAnsi="Times New Roman" w:cs="Times New Roman"/>
          </w:rPr>
          <w:t>h</w:t>
        </w:r>
        <w:r>
          <w:rPr>
            <w:rFonts w:ascii="Times New Roman" w:eastAsia="Times New Roman" w:hAnsi="Times New Roman" w:cs="Times New Roman"/>
            <w:spacing w:val="-2"/>
          </w:rPr>
          <w:t>a</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t</w:t>
        </w:r>
        <w:r>
          <w:rPr>
            <w:rFonts w:ascii="Times New Roman" w:eastAsia="Times New Roman" w:hAnsi="Times New Roman" w:cs="Times New Roman"/>
          </w:rPr>
          <w:t>he c</w:t>
        </w:r>
        <w:r>
          <w:rPr>
            <w:rFonts w:ascii="Times New Roman" w:eastAsia="Times New Roman" w:hAnsi="Times New Roman" w:cs="Times New Roman"/>
            <w:spacing w:val="-3"/>
          </w:rPr>
          <w:t>o</w:t>
        </w:r>
        <w:r>
          <w:rPr>
            <w:rFonts w:ascii="Times New Roman" w:eastAsia="Times New Roman" w:hAnsi="Times New Roman" w:cs="Times New Roman"/>
          </w:rPr>
          <w:t xml:space="preserve">ach </w:t>
        </w:r>
        <w:r>
          <w:rPr>
            <w:rFonts w:ascii="Times New Roman" w:eastAsia="Times New Roman" w:hAnsi="Times New Roman" w:cs="Times New Roman"/>
            <w:spacing w:val="-3"/>
          </w:rPr>
          <w:t>h</w:t>
        </w:r>
        <w:r>
          <w:rPr>
            <w:rFonts w:ascii="Times New Roman" w:eastAsia="Times New Roman" w:hAnsi="Times New Roman" w:cs="Times New Roman"/>
          </w:rPr>
          <w:t xml:space="preserve">as </w:t>
        </w:r>
        <w:r>
          <w:rPr>
            <w:rFonts w:ascii="Times New Roman" w:eastAsia="Times New Roman" w:hAnsi="Times New Roman" w:cs="Times New Roman"/>
            <w:spacing w:val="-2"/>
          </w:rPr>
          <w:t>a</w:t>
        </w:r>
        <w:r>
          <w:rPr>
            <w:rFonts w:ascii="Times New Roman" w:eastAsia="Times New Roman" w:hAnsi="Times New Roman" w:cs="Times New Roman"/>
          </w:rPr>
          <w:t>utho</w:t>
        </w:r>
        <w:r>
          <w:rPr>
            <w:rFonts w:ascii="Times New Roman" w:eastAsia="Times New Roman" w:hAnsi="Times New Roman" w:cs="Times New Roman"/>
            <w:spacing w:val="-2"/>
          </w:rPr>
          <w:t>ri</w:t>
        </w:r>
        <w:r>
          <w:rPr>
            <w:rFonts w:ascii="Times New Roman" w:eastAsia="Times New Roman" w:hAnsi="Times New Roman" w:cs="Times New Roman"/>
          </w:rPr>
          <w:t>ty</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w</w:t>
        </w:r>
        <w:r>
          <w:rPr>
            <w:rFonts w:ascii="Times New Roman" w:eastAsia="Times New Roman" w:hAnsi="Times New Roman" w:cs="Times New Roman"/>
          </w:rPr>
          <w:t xml:space="preserve">ith </w:t>
        </w:r>
        <w:r>
          <w:rPr>
            <w:rFonts w:ascii="Times New Roman" w:eastAsia="Times New Roman" w:hAnsi="Times New Roman" w:cs="Times New Roman"/>
            <w:spacing w:val="-2"/>
          </w:rPr>
          <w:t>t</w:t>
        </w:r>
        <w:r>
          <w:rPr>
            <w:rFonts w:ascii="Times New Roman" w:eastAsia="Times New Roman" w:hAnsi="Times New Roman" w:cs="Times New Roman"/>
          </w:rPr>
          <w:t>he</w:t>
        </w:r>
        <w:r>
          <w:rPr>
            <w:rFonts w:ascii="Times New Roman" w:eastAsia="Times New Roman" w:hAnsi="Times New Roman" w:cs="Times New Roman"/>
            <w:spacing w:val="-2"/>
          </w:rPr>
          <w:t xml:space="preserve"> </w:t>
        </w:r>
        <w:r>
          <w:rPr>
            <w:rFonts w:ascii="Times New Roman" w:eastAsia="Times New Roman" w:hAnsi="Times New Roman" w:cs="Times New Roman"/>
          </w:rPr>
          <w:t>team</w:t>
        </w:r>
        <w:r>
          <w:rPr>
            <w:rFonts w:ascii="Times New Roman" w:eastAsia="Times New Roman" w:hAnsi="Times New Roman" w:cs="Times New Roman"/>
            <w:spacing w:val="-4"/>
          </w:rPr>
          <w:t xml:space="preserve"> </w:t>
        </w:r>
        <w:r>
          <w:rPr>
            <w:rFonts w:ascii="Times New Roman" w:eastAsia="Times New Roman" w:hAnsi="Times New Roman" w:cs="Times New Roman"/>
          </w:rPr>
          <w:t>s</w:t>
        </w:r>
        <w:r>
          <w:rPr>
            <w:rFonts w:ascii="Times New Roman" w:eastAsia="Times New Roman" w:hAnsi="Times New Roman" w:cs="Times New Roman"/>
            <w:spacing w:val="1"/>
          </w:rPr>
          <w:t>i</w:t>
        </w:r>
        <w:r>
          <w:rPr>
            <w:rFonts w:ascii="Times New Roman" w:eastAsia="Times New Roman" w:hAnsi="Times New Roman" w:cs="Times New Roman"/>
            <w:spacing w:val="-4"/>
          </w:rPr>
          <w:t>m</w:t>
        </w:r>
        <w:r>
          <w:rPr>
            <w:rFonts w:ascii="Times New Roman" w:eastAsia="Times New Roman" w:hAnsi="Times New Roman" w:cs="Times New Roman"/>
          </w:rPr>
          <w:t>i</w:t>
        </w:r>
        <w:r>
          <w:rPr>
            <w:rFonts w:ascii="Times New Roman" w:eastAsia="Times New Roman" w:hAnsi="Times New Roman" w:cs="Times New Roman"/>
            <w:spacing w:val="-2"/>
          </w:rPr>
          <w:t>l</w:t>
        </w:r>
        <w:r>
          <w:rPr>
            <w:rFonts w:ascii="Times New Roman" w:eastAsia="Times New Roman" w:hAnsi="Times New Roman" w:cs="Times New Roman"/>
          </w:rPr>
          <w:t>ar</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t</w:t>
        </w:r>
        <w:r>
          <w:rPr>
            <w:rFonts w:ascii="Times New Roman" w:eastAsia="Times New Roman" w:hAnsi="Times New Roman" w:cs="Times New Roman"/>
          </w:rPr>
          <w:t>o t</w:t>
        </w:r>
        <w:r>
          <w:rPr>
            <w:rFonts w:ascii="Times New Roman" w:eastAsia="Times New Roman" w:hAnsi="Times New Roman" w:cs="Times New Roman"/>
            <w:spacing w:val="-3"/>
          </w:rPr>
          <w:t>h</w:t>
        </w:r>
        <w:r>
          <w:rPr>
            <w:rFonts w:ascii="Times New Roman" w:eastAsia="Times New Roman" w:hAnsi="Times New Roman" w:cs="Times New Roman"/>
          </w:rPr>
          <w:t>at</w:t>
        </w:r>
        <w:r>
          <w:rPr>
            <w:rFonts w:ascii="Times New Roman" w:eastAsia="Times New Roman" w:hAnsi="Times New Roman" w:cs="Times New Roman"/>
            <w:spacing w:val="1"/>
          </w:rPr>
          <w:t xml:space="preserve"> </w:t>
        </w:r>
        <w:r>
          <w:rPr>
            <w:rFonts w:ascii="Times New Roman" w:eastAsia="Times New Roman" w:hAnsi="Times New Roman" w:cs="Times New Roman"/>
            <w:spacing w:val="-3"/>
          </w:rPr>
          <w:t>o</w:t>
        </w:r>
        <w:r>
          <w:rPr>
            <w:rFonts w:ascii="Times New Roman" w:eastAsia="Times New Roman" w:hAnsi="Times New Roman" w:cs="Times New Roman"/>
          </w:rPr>
          <w:t>f</w:t>
        </w:r>
        <w:r>
          <w:rPr>
            <w:rFonts w:ascii="Times New Roman" w:eastAsia="Times New Roman" w:hAnsi="Times New Roman" w:cs="Times New Roman"/>
            <w:spacing w:val="3"/>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te</w:t>
        </w:r>
        <w:r>
          <w:rPr>
            <w:rFonts w:ascii="Times New Roman" w:eastAsia="Times New Roman" w:hAnsi="Times New Roman" w:cs="Times New Roman"/>
            <w:spacing w:val="-2"/>
          </w:rPr>
          <w:t>a</w:t>
        </w:r>
        <w:r>
          <w:rPr>
            <w:rFonts w:ascii="Times New Roman" w:eastAsia="Times New Roman" w:hAnsi="Times New Roman" w:cs="Times New Roman"/>
          </w:rPr>
          <w:t>cher</w:t>
        </w:r>
        <w:r>
          <w:rPr>
            <w:rFonts w:ascii="Times New Roman" w:eastAsia="Times New Roman" w:hAnsi="Times New Roman" w:cs="Times New Roman"/>
            <w:spacing w:val="-2"/>
          </w:rPr>
          <w:t xml:space="preserve"> </w:t>
        </w:r>
        <w:r>
          <w:rPr>
            <w:rFonts w:ascii="Times New Roman" w:eastAsia="Times New Roman" w:hAnsi="Times New Roman" w:cs="Times New Roman"/>
          </w:rPr>
          <w:t>in</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t</w:t>
        </w:r>
        <w:r>
          <w:rPr>
            <w:rFonts w:ascii="Times New Roman" w:eastAsia="Times New Roman" w:hAnsi="Times New Roman" w:cs="Times New Roman"/>
          </w:rPr>
          <w:t>he c</w:t>
        </w:r>
        <w:r>
          <w:rPr>
            <w:rFonts w:ascii="Times New Roman" w:eastAsia="Times New Roman" w:hAnsi="Times New Roman" w:cs="Times New Roman"/>
            <w:spacing w:val="-2"/>
          </w:rPr>
          <w:t>l</w:t>
        </w:r>
        <w:r>
          <w:rPr>
            <w:rFonts w:ascii="Times New Roman" w:eastAsia="Times New Roman" w:hAnsi="Times New Roman" w:cs="Times New Roman"/>
          </w:rPr>
          <w:t>as</w:t>
        </w:r>
        <w:r>
          <w:rPr>
            <w:rFonts w:ascii="Times New Roman" w:eastAsia="Times New Roman" w:hAnsi="Times New Roman" w:cs="Times New Roman"/>
            <w:spacing w:val="-2"/>
          </w:rPr>
          <w:t>s</w:t>
        </w:r>
        <w:r>
          <w:rPr>
            <w:rFonts w:ascii="Times New Roman" w:eastAsia="Times New Roman" w:hAnsi="Times New Roman" w:cs="Times New Roman"/>
          </w:rPr>
          <w:t>roo</w:t>
        </w:r>
        <w:r>
          <w:rPr>
            <w:rFonts w:ascii="Times New Roman" w:eastAsia="Times New Roman" w:hAnsi="Times New Roman" w:cs="Times New Roman"/>
            <w:spacing w:val="-4"/>
          </w:rPr>
          <w:t>m</w:t>
        </w:r>
        <w:r>
          <w:rPr>
            <w:rFonts w:ascii="Times New Roman" w:eastAsia="Times New Roman" w:hAnsi="Times New Roman" w:cs="Times New Roman"/>
          </w:rPr>
          <w:t>.</w:t>
        </w:r>
      </w:ins>
    </w:p>
    <w:p w14:paraId="413FF440" w14:textId="77777777" w:rsidR="00944029" w:rsidRDefault="006D7E2C">
      <w:pPr>
        <w:widowControl w:val="0"/>
        <w:numPr>
          <w:ilvl w:val="0"/>
          <w:numId w:val="8"/>
        </w:numPr>
        <w:tabs>
          <w:tab w:val="left" w:pos="471"/>
        </w:tabs>
        <w:spacing w:after="0" w:line="269" w:lineRule="exact"/>
        <w:ind w:left="472"/>
        <w:rPr>
          <w:ins w:id="67" w:author="Snowberger, Tina" w:date="2026-09-25T20:08:00Z" w16du:dateUtc="2026-09-26T00:08:00Z"/>
          <w:rFonts w:ascii="Times New Roman" w:eastAsia="Times New Roman" w:hAnsi="Times New Roman" w:cs="Times New Roman"/>
        </w:rPr>
      </w:pPr>
      <w:ins w:id="68" w:author="Snowberger, Tina" w:date="2026-09-25T20:08:00Z" w16du:dateUtc="2026-09-26T00:08:00Z">
        <w:r>
          <w:rPr>
            <w:rFonts w:ascii="Times New Roman" w:eastAsia="Times New Roman" w:hAnsi="Times New Roman" w:cs="Times New Roman"/>
            <w:spacing w:val="-2"/>
          </w:rPr>
          <w:t>H</w:t>
        </w:r>
        <w:r>
          <w:rPr>
            <w:rFonts w:ascii="Times New Roman" w:eastAsia="Times New Roman" w:hAnsi="Times New Roman" w:cs="Times New Roman"/>
          </w:rPr>
          <w:t>e</w:t>
        </w:r>
        <w:r>
          <w:rPr>
            <w:rFonts w:ascii="Times New Roman" w:eastAsia="Times New Roman" w:hAnsi="Times New Roman" w:cs="Times New Roman"/>
            <w:spacing w:val="1"/>
          </w:rPr>
          <w:t>l</w:t>
        </w:r>
        <w:r>
          <w:rPr>
            <w:rFonts w:ascii="Times New Roman" w:eastAsia="Times New Roman" w:hAnsi="Times New Roman" w:cs="Times New Roman"/>
          </w:rPr>
          <w:t xml:space="preserve">p </w:t>
        </w:r>
        <w:r>
          <w:rPr>
            <w:rFonts w:ascii="Times New Roman" w:eastAsia="Times New Roman" w:hAnsi="Times New Roman" w:cs="Times New Roman"/>
            <w:spacing w:val="-2"/>
          </w:rPr>
          <w:t>t</w:t>
        </w:r>
        <w:r>
          <w:rPr>
            <w:rFonts w:ascii="Times New Roman" w:eastAsia="Times New Roman" w:hAnsi="Times New Roman" w:cs="Times New Roman"/>
          </w:rPr>
          <w:t>he</w:t>
        </w:r>
        <w:r>
          <w:rPr>
            <w:rFonts w:ascii="Times New Roman" w:eastAsia="Times New Roman" w:hAnsi="Times New Roman" w:cs="Times New Roman"/>
            <w:spacing w:val="-2"/>
          </w:rPr>
          <w:t>i</w:t>
        </w:r>
        <w:r>
          <w:rPr>
            <w:rFonts w:ascii="Times New Roman" w:eastAsia="Times New Roman" w:hAnsi="Times New Roman" w:cs="Times New Roman"/>
          </w:rPr>
          <w:t>r c</w:t>
        </w:r>
        <w:r>
          <w:rPr>
            <w:rFonts w:ascii="Times New Roman" w:eastAsia="Times New Roman" w:hAnsi="Times New Roman" w:cs="Times New Roman"/>
            <w:spacing w:val="-2"/>
          </w:rPr>
          <w:t>hi</w:t>
        </w:r>
        <w:r>
          <w:rPr>
            <w:rFonts w:ascii="Times New Roman" w:eastAsia="Times New Roman" w:hAnsi="Times New Roman" w:cs="Times New Roman"/>
          </w:rPr>
          <w:t>ld f</w:t>
        </w:r>
        <w:r>
          <w:rPr>
            <w:rFonts w:ascii="Times New Roman" w:eastAsia="Times New Roman" w:hAnsi="Times New Roman" w:cs="Times New Roman"/>
            <w:spacing w:val="-3"/>
          </w:rPr>
          <w:t>u</w:t>
        </w:r>
        <w:r>
          <w:rPr>
            <w:rFonts w:ascii="Times New Roman" w:eastAsia="Times New Roman" w:hAnsi="Times New Roman" w:cs="Times New Roman"/>
          </w:rPr>
          <w:t>l</w:t>
        </w:r>
        <w:r>
          <w:rPr>
            <w:rFonts w:ascii="Times New Roman" w:eastAsia="Times New Roman" w:hAnsi="Times New Roman" w:cs="Times New Roman"/>
            <w:spacing w:val="-2"/>
          </w:rPr>
          <w:t>f</w:t>
        </w:r>
        <w:r>
          <w:rPr>
            <w:rFonts w:ascii="Times New Roman" w:eastAsia="Times New Roman" w:hAnsi="Times New Roman" w:cs="Times New Roman"/>
          </w:rPr>
          <w:t>i</w:t>
        </w:r>
        <w:r>
          <w:rPr>
            <w:rFonts w:ascii="Times New Roman" w:eastAsia="Times New Roman" w:hAnsi="Times New Roman" w:cs="Times New Roman"/>
            <w:spacing w:val="-2"/>
          </w:rPr>
          <w:t>l</w:t>
        </w:r>
        <w:r>
          <w:rPr>
            <w:rFonts w:ascii="Times New Roman" w:eastAsia="Times New Roman" w:hAnsi="Times New Roman" w:cs="Times New Roman"/>
          </w:rPr>
          <w:t>l</w:t>
        </w:r>
        <w:r>
          <w:rPr>
            <w:rFonts w:ascii="Times New Roman" w:eastAsia="Times New Roman" w:hAnsi="Times New Roman" w:cs="Times New Roman"/>
            <w:spacing w:val="-2"/>
          </w:rPr>
          <w:t xml:space="preserve"> </w:t>
        </w:r>
        <w:r>
          <w:rPr>
            <w:rFonts w:ascii="Times New Roman" w:eastAsia="Times New Roman" w:hAnsi="Times New Roman" w:cs="Times New Roman"/>
          </w:rPr>
          <w:t xml:space="preserve">the </w:t>
        </w:r>
        <w:r>
          <w:rPr>
            <w:rFonts w:ascii="Times New Roman" w:eastAsia="Times New Roman" w:hAnsi="Times New Roman" w:cs="Times New Roman"/>
            <w:spacing w:val="-2"/>
          </w:rPr>
          <w:t>e</w:t>
        </w:r>
        <w:r>
          <w:rPr>
            <w:rFonts w:ascii="Times New Roman" w:eastAsia="Times New Roman" w:hAnsi="Times New Roman" w:cs="Times New Roman"/>
          </w:rPr>
          <w:t>xpec</w:t>
        </w:r>
        <w:r>
          <w:rPr>
            <w:rFonts w:ascii="Times New Roman" w:eastAsia="Times New Roman" w:hAnsi="Times New Roman" w:cs="Times New Roman"/>
            <w:spacing w:val="-2"/>
          </w:rPr>
          <w:t>t</w:t>
        </w:r>
        <w:r>
          <w:rPr>
            <w:rFonts w:ascii="Times New Roman" w:eastAsia="Times New Roman" w:hAnsi="Times New Roman" w:cs="Times New Roman"/>
          </w:rPr>
          <w:t>a</w:t>
        </w:r>
        <w:r>
          <w:rPr>
            <w:rFonts w:ascii="Times New Roman" w:eastAsia="Times New Roman" w:hAnsi="Times New Roman" w:cs="Times New Roman"/>
            <w:spacing w:val="-2"/>
          </w:rPr>
          <w:t>t</w:t>
        </w:r>
        <w:r>
          <w:rPr>
            <w:rFonts w:ascii="Times New Roman" w:eastAsia="Times New Roman" w:hAnsi="Times New Roman" w:cs="Times New Roman"/>
          </w:rPr>
          <w:t>ions</w:t>
        </w:r>
        <w:r>
          <w:rPr>
            <w:rFonts w:ascii="Times New Roman" w:eastAsia="Times New Roman" w:hAnsi="Times New Roman" w:cs="Times New Roman"/>
            <w:spacing w:val="-2"/>
          </w:rPr>
          <w:t xml:space="preserve"> </w:t>
        </w:r>
        <w:r>
          <w:rPr>
            <w:rFonts w:ascii="Times New Roman" w:eastAsia="Times New Roman" w:hAnsi="Times New Roman" w:cs="Times New Roman"/>
          </w:rPr>
          <w:t>s</w:t>
        </w:r>
        <w:r>
          <w:rPr>
            <w:rFonts w:ascii="Times New Roman" w:eastAsia="Times New Roman" w:hAnsi="Times New Roman" w:cs="Times New Roman"/>
            <w:spacing w:val="-1"/>
          </w:rPr>
          <w:t>t</w:t>
        </w:r>
        <w:r>
          <w:rPr>
            <w:rFonts w:ascii="Times New Roman" w:eastAsia="Times New Roman" w:hAnsi="Times New Roman" w:cs="Times New Roman"/>
          </w:rPr>
          <w:t>a</w:t>
        </w:r>
        <w:r>
          <w:rPr>
            <w:rFonts w:ascii="Times New Roman" w:eastAsia="Times New Roman" w:hAnsi="Times New Roman" w:cs="Times New Roman"/>
            <w:spacing w:val="-2"/>
          </w:rPr>
          <w:t>t</w:t>
        </w:r>
        <w:r>
          <w:rPr>
            <w:rFonts w:ascii="Times New Roman" w:eastAsia="Times New Roman" w:hAnsi="Times New Roman" w:cs="Times New Roman"/>
          </w:rPr>
          <w:t>ed abo</w:t>
        </w:r>
        <w:r>
          <w:rPr>
            <w:rFonts w:ascii="Times New Roman" w:eastAsia="Times New Roman" w:hAnsi="Times New Roman" w:cs="Times New Roman"/>
            <w:spacing w:val="-3"/>
          </w:rPr>
          <w:t>v</w:t>
        </w:r>
        <w:r>
          <w:rPr>
            <w:rFonts w:ascii="Times New Roman" w:eastAsia="Times New Roman" w:hAnsi="Times New Roman" w:cs="Times New Roman"/>
          </w:rPr>
          <w:t>e.</w:t>
        </w:r>
      </w:ins>
    </w:p>
    <w:p w14:paraId="4D8A01E8" w14:textId="77777777" w:rsidR="00944029" w:rsidRDefault="006D7E2C">
      <w:pPr>
        <w:widowControl w:val="0"/>
        <w:numPr>
          <w:ilvl w:val="0"/>
          <w:numId w:val="8"/>
        </w:numPr>
        <w:tabs>
          <w:tab w:val="left" w:pos="471"/>
        </w:tabs>
        <w:spacing w:before="15" w:after="0" w:line="256" w:lineRule="exact"/>
        <w:ind w:left="472" w:right="118"/>
        <w:rPr>
          <w:ins w:id="69" w:author="Snowberger, Tina" w:date="2026-09-25T20:08:00Z" w16du:dateUtc="2026-09-26T00:08:00Z"/>
          <w:rFonts w:ascii="Times New Roman" w:eastAsia="Times New Roman" w:hAnsi="Times New Roman" w:cs="Times New Roman"/>
        </w:rPr>
      </w:pPr>
      <w:ins w:id="70" w:author="Snowberger, Tina" w:date="2026-09-25T20:08:00Z" w16du:dateUtc="2026-09-26T00:08:00Z">
        <w:r>
          <w:rPr>
            <w:rFonts w:ascii="Times New Roman" w:eastAsia="Times New Roman" w:hAnsi="Times New Roman" w:cs="Times New Roman"/>
            <w:spacing w:val="-1"/>
          </w:rPr>
          <w:t>R</w:t>
        </w:r>
        <w:r>
          <w:rPr>
            <w:rFonts w:ascii="Times New Roman" w:eastAsia="Times New Roman" w:hAnsi="Times New Roman" w:cs="Times New Roman"/>
          </w:rPr>
          <w:t>ea</w:t>
        </w:r>
        <w:r>
          <w:rPr>
            <w:rFonts w:ascii="Times New Roman" w:eastAsia="Times New Roman" w:hAnsi="Times New Roman" w:cs="Times New Roman"/>
            <w:spacing w:val="-2"/>
          </w:rPr>
          <w:t>l</w:t>
        </w:r>
        <w:r>
          <w:rPr>
            <w:rFonts w:ascii="Times New Roman" w:eastAsia="Times New Roman" w:hAnsi="Times New Roman" w:cs="Times New Roman"/>
          </w:rPr>
          <w:t>i</w:t>
        </w:r>
        <w:r>
          <w:rPr>
            <w:rFonts w:ascii="Times New Roman" w:eastAsia="Times New Roman" w:hAnsi="Times New Roman" w:cs="Times New Roman"/>
            <w:spacing w:val="-2"/>
          </w:rPr>
          <w:t>z</w:t>
        </w:r>
        <w:r>
          <w:rPr>
            <w:rFonts w:ascii="Times New Roman" w:eastAsia="Times New Roman" w:hAnsi="Times New Roman" w:cs="Times New Roman"/>
          </w:rPr>
          <w:t xml:space="preserve">e </w:t>
        </w:r>
        <w:r>
          <w:rPr>
            <w:rFonts w:ascii="Times New Roman" w:eastAsia="Times New Roman" w:hAnsi="Times New Roman" w:cs="Times New Roman"/>
            <w:spacing w:val="12"/>
          </w:rPr>
          <w:t xml:space="preserve"> </w:t>
        </w:r>
        <w:r>
          <w:rPr>
            <w:rFonts w:ascii="Times New Roman" w:eastAsia="Times New Roman" w:hAnsi="Times New Roman" w:cs="Times New Roman"/>
          </w:rPr>
          <w:t>t</w:t>
        </w:r>
        <w:r>
          <w:rPr>
            <w:rFonts w:ascii="Times New Roman" w:eastAsia="Times New Roman" w:hAnsi="Times New Roman" w:cs="Times New Roman"/>
            <w:spacing w:val="-3"/>
          </w:rPr>
          <w:t>h</w:t>
        </w:r>
        <w:r>
          <w:rPr>
            <w:rFonts w:ascii="Times New Roman" w:eastAsia="Times New Roman" w:hAnsi="Times New Roman" w:cs="Times New Roman"/>
          </w:rPr>
          <w:t xml:space="preserve">at </w:t>
        </w:r>
        <w:r>
          <w:rPr>
            <w:rFonts w:ascii="Times New Roman" w:eastAsia="Times New Roman" w:hAnsi="Times New Roman" w:cs="Times New Roman"/>
            <w:spacing w:val="10"/>
          </w:rPr>
          <w:t xml:space="preserve"> </w:t>
        </w:r>
        <w:r>
          <w:rPr>
            <w:rFonts w:ascii="Times New Roman" w:eastAsia="Times New Roman" w:hAnsi="Times New Roman" w:cs="Times New Roman"/>
          </w:rPr>
          <w:t>pa</w:t>
        </w:r>
        <w:r>
          <w:rPr>
            <w:rFonts w:ascii="Times New Roman" w:eastAsia="Times New Roman" w:hAnsi="Times New Roman" w:cs="Times New Roman"/>
            <w:spacing w:val="-2"/>
          </w:rPr>
          <w:t>r</w:t>
        </w:r>
        <w:r>
          <w:rPr>
            <w:rFonts w:ascii="Times New Roman" w:eastAsia="Times New Roman" w:hAnsi="Times New Roman" w:cs="Times New Roman"/>
          </w:rPr>
          <w:t>t</w:t>
        </w:r>
        <w:r>
          <w:rPr>
            <w:rFonts w:ascii="Times New Roman" w:eastAsia="Times New Roman" w:hAnsi="Times New Roman" w:cs="Times New Roman"/>
            <w:spacing w:val="-2"/>
          </w:rPr>
          <w:t>i</w:t>
        </w:r>
        <w:r>
          <w:rPr>
            <w:rFonts w:ascii="Times New Roman" w:eastAsia="Times New Roman" w:hAnsi="Times New Roman" w:cs="Times New Roman"/>
          </w:rPr>
          <w:t>c</w:t>
        </w:r>
        <w:r>
          <w:rPr>
            <w:rFonts w:ascii="Times New Roman" w:eastAsia="Times New Roman" w:hAnsi="Times New Roman" w:cs="Times New Roman"/>
            <w:spacing w:val="1"/>
          </w:rPr>
          <w:t>i</w:t>
        </w:r>
        <w:r>
          <w:rPr>
            <w:rFonts w:ascii="Times New Roman" w:eastAsia="Times New Roman" w:hAnsi="Times New Roman" w:cs="Times New Roman"/>
            <w:spacing w:val="-3"/>
          </w:rPr>
          <w:t>p</w:t>
        </w:r>
        <w:r>
          <w:rPr>
            <w:rFonts w:ascii="Times New Roman" w:eastAsia="Times New Roman" w:hAnsi="Times New Roman" w:cs="Times New Roman"/>
          </w:rPr>
          <w:t>an</w:t>
        </w:r>
        <w:r>
          <w:rPr>
            <w:rFonts w:ascii="Times New Roman" w:eastAsia="Times New Roman" w:hAnsi="Times New Roman" w:cs="Times New Roman"/>
            <w:spacing w:val="-2"/>
          </w:rPr>
          <w:t>t</w:t>
        </w:r>
        <w:r>
          <w:rPr>
            <w:rFonts w:ascii="Times New Roman" w:eastAsia="Times New Roman" w:hAnsi="Times New Roman" w:cs="Times New Roman"/>
          </w:rPr>
          <w:t xml:space="preserve">s </w:t>
        </w:r>
        <w:r>
          <w:rPr>
            <w:rFonts w:ascii="Times New Roman" w:eastAsia="Times New Roman" w:hAnsi="Times New Roman" w:cs="Times New Roman"/>
            <w:spacing w:val="10"/>
          </w:rPr>
          <w:t xml:space="preserve"> </w:t>
        </w:r>
        <w:r>
          <w:rPr>
            <w:rFonts w:ascii="Times New Roman" w:eastAsia="Times New Roman" w:hAnsi="Times New Roman" w:cs="Times New Roman"/>
            <w:spacing w:val="-4"/>
          </w:rPr>
          <w:t>m</w:t>
        </w:r>
        <w:r>
          <w:rPr>
            <w:rFonts w:ascii="Times New Roman" w:eastAsia="Times New Roman" w:hAnsi="Times New Roman" w:cs="Times New Roman"/>
            <w:spacing w:val="2"/>
          </w:rPr>
          <w:t>a</w:t>
        </w:r>
        <w:r>
          <w:rPr>
            <w:rFonts w:ascii="Times New Roman" w:eastAsia="Times New Roman" w:hAnsi="Times New Roman" w:cs="Times New Roman"/>
          </w:rPr>
          <w:t xml:space="preserve">y </w:t>
        </w:r>
        <w:r>
          <w:rPr>
            <w:rFonts w:ascii="Times New Roman" w:eastAsia="Times New Roman" w:hAnsi="Times New Roman" w:cs="Times New Roman"/>
            <w:spacing w:val="9"/>
          </w:rPr>
          <w:t xml:space="preserve"> </w:t>
        </w:r>
        <w:r>
          <w:rPr>
            <w:rFonts w:ascii="Times New Roman" w:eastAsia="Times New Roman" w:hAnsi="Times New Roman" w:cs="Times New Roman"/>
          </w:rPr>
          <w:t xml:space="preserve">be </w:t>
        </w:r>
        <w:r>
          <w:rPr>
            <w:rFonts w:ascii="Times New Roman" w:eastAsia="Times New Roman" w:hAnsi="Times New Roman" w:cs="Times New Roman"/>
            <w:spacing w:val="12"/>
          </w:rPr>
          <w:t xml:space="preserve"> </w:t>
        </w:r>
        <w:r>
          <w:rPr>
            <w:rFonts w:ascii="Times New Roman" w:eastAsia="Times New Roman" w:hAnsi="Times New Roman" w:cs="Times New Roman"/>
          </w:rPr>
          <w:t>di</w:t>
        </w:r>
        <w:r>
          <w:rPr>
            <w:rFonts w:ascii="Times New Roman" w:eastAsia="Times New Roman" w:hAnsi="Times New Roman" w:cs="Times New Roman"/>
            <w:spacing w:val="-2"/>
          </w:rPr>
          <w:t>s</w:t>
        </w:r>
        <w:r>
          <w:rPr>
            <w:rFonts w:ascii="Times New Roman" w:eastAsia="Times New Roman" w:hAnsi="Times New Roman" w:cs="Times New Roman"/>
          </w:rPr>
          <w:t>c</w:t>
        </w:r>
        <w:r>
          <w:rPr>
            <w:rFonts w:ascii="Times New Roman" w:eastAsia="Times New Roman" w:hAnsi="Times New Roman" w:cs="Times New Roman"/>
            <w:spacing w:val="1"/>
          </w:rPr>
          <w:t>i</w:t>
        </w:r>
        <w:r>
          <w:rPr>
            <w:rFonts w:ascii="Times New Roman" w:eastAsia="Times New Roman" w:hAnsi="Times New Roman" w:cs="Times New Roman"/>
            <w:spacing w:val="-3"/>
          </w:rPr>
          <w:t>p</w:t>
        </w:r>
        <w:r>
          <w:rPr>
            <w:rFonts w:ascii="Times New Roman" w:eastAsia="Times New Roman" w:hAnsi="Times New Roman" w:cs="Times New Roman"/>
          </w:rPr>
          <w:t>l</w:t>
        </w:r>
        <w:r>
          <w:rPr>
            <w:rFonts w:ascii="Times New Roman" w:eastAsia="Times New Roman" w:hAnsi="Times New Roman" w:cs="Times New Roman"/>
            <w:spacing w:val="-2"/>
          </w:rPr>
          <w:t>i</w:t>
        </w:r>
        <w:r>
          <w:rPr>
            <w:rFonts w:ascii="Times New Roman" w:eastAsia="Times New Roman" w:hAnsi="Times New Roman" w:cs="Times New Roman"/>
          </w:rPr>
          <w:t xml:space="preserve">ned </w:t>
        </w:r>
        <w:r>
          <w:rPr>
            <w:rFonts w:ascii="Times New Roman" w:eastAsia="Times New Roman" w:hAnsi="Times New Roman" w:cs="Times New Roman"/>
            <w:spacing w:val="10"/>
          </w:rPr>
          <w:t xml:space="preserve"> </w:t>
        </w:r>
        <w:r>
          <w:rPr>
            <w:rFonts w:ascii="Times New Roman" w:eastAsia="Times New Roman" w:hAnsi="Times New Roman" w:cs="Times New Roman"/>
          </w:rPr>
          <w:t xml:space="preserve">or </w:t>
        </w:r>
        <w:r>
          <w:rPr>
            <w:rFonts w:ascii="Times New Roman" w:eastAsia="Times New Roman" w:hAnsi="Times New Roman" w:cs="Times New Roman"/>
            <w:spacing w:val="10"/>
          </w:rPr>
          <w:t xml:space="preserve"> </w:t>
        </w:r>
        <w:r>
          <w:rPr>
            <w:rFonts w:ascii="Times New Roman" w:eastAsia="Times New Roman" w:hAnsi="Times New Roman" w:cs="Times New Roman"/>
          </w:rPr>
          <w:t>r</w:t>
        </w:r>
        <w:r>
          <w:rPr>
            <w:rFonts w:ascii="Times New Roman" w:eastAsia="Times New Roman" w:hAnsi="Times New Roman" w:cs="Times New Roman"/>
            <w:spacing w:val="-2"/>
          </w:rPr>
          <w:t>e</w:t>
        </w:r>
        <w:r>
          <w:rPr>
            <w:rFonts w:ascii="Times New Roman" w:eastAsia="Times New Roman" w:hAnsi="Times New Roman" w:cs="Times New Roman"/>
            <w:spacing w:val="-4"/>
          </w:rPr>
          <w:t>m</w:t>
        </w:r>
        <w:r>
          <w:rPr>
            <w:rFonts w:ascii="Times New Roman" w:eastAsia="Times New Roman" w:hAnsi="Times New Roman" w:cs="Times New Roman"/>
            <w:spacing w:val="2"/>
          </w:rPr>
          <w:t>o</w:t>
        </w:r>
        <w:r>
          <w:rPr>
            <w:rFonts w:ascii="Times New Roman" w:eastAsia="Times New Roman" w:hAnsi="Times New Roman" w:cs="Times New Roman"/>
            <w:spacing w:val="-3"/>
          </w:rPr>
          <w:t>v</w:t>
        </w:r>
        <w:r>
          <w:rPr>
            <w:rFonts w:ascii="Times New Roman" w:eastAsia="Times New Roman" w:hAnsi="Times New Roman" w:cs="Times New Roman"/>
          </w:rPr>
          <w:t xml:space="preserve">ed </w:t>
        </w:r>
        <w:r>
          <w:rPr>
            <w:rFonts w:ascii="Times New Roman" w:eastAsia="Times New Roman" w:hAnsi="Times New Roman" w:cs="Times New Roman"/>
            <w:spacing w:val="12"/>
          </w:rPr>
          <w:t xml:space="preserve"> </w:t>
        </w:r>
        <w:r>
          <w:rPr>
            <w:rFonts w:ascii="Times New Roman" w:eastAsia="Times New Roman" w:hAnsi="Times New Roman" w:cs="Times New Roman"/>
          </w:rPr>
          <w:t xml:space="preserve">from </w:t>
        </w:r>
        <w:r>
          <w:rPr>
            <w:rFonts w:ascii="Times New Roman" w:eastAsia="Times New Roman" w:hAnsi="Times New Roman" w:cs="Times New Roman"/>
            <w:spacing w:val="8"/>
          </w:rPr>
          <w:t xml:space="preserve"> </w:t>
        </w:r>
        <w:r>
          <w:rPr>
            <w:rFonts w:ascii="Times New Roman" w:eastAsia="Times New Roman" w:hAnsi="Times New Roman" w:cs="Times New Roman"/>
          </w:rPr>
          <w:t xml:space="preserve">the </w:t>
        </w:r>
        <w:r>
          <w:rPr>
            <w:rFonts w:ascii="Times New Roman" w:eastAsia="Times New Roman" w:hAnsi="Times New Roman" w:cs="Times New Roman"/>
            <w:spacing w:val="10"/>
          </w:rPr>
          <w:t xml:space="preserve"> </w:t>
        </w:r>
        <w:r>
          <w:rPr>
            <w:rFonts w:ascii="Times New Roman" w:eastAsia="Times New Roman" w:hAnsi="Times New Roman" w:cs="Times New Roman"/>
          </w:rPr>
          <w:t xml:space="preserve">team </w:t>
        </w:r>
        <w:r>
          <w:rPr>
            <w:rFonts w:ascii="Times New Roman" w:eastAsia="Times New Roman" w:hAnsi="Times New Roman" w:cs="Times New Roman"/>
            <w:spacing w:val="8"/>
          </w:rPr>
          <w:t xml:space="preserve"> </w:t>
        </w:r>
        <w:r>
          <w:rPr>
            <w:rFonts w:ascii="Times New Roman" w:eastAsia="Times New Roman" w:hAnsi="Times New Roman" w:cs="Times New Roman"/>
          </w:rPr>
          <w:t>f</w:t>
        </w:r>
        <w:r>
          <w:rPr>
            <w:rFonts w:ascii="Times New Roman" w:eastAsia="Times New Roman" w:hAnsi="Times New Roman" w:cs="Times New Roman"/>
            <w:spacing w:val="-3"/>
          </w:rPr>
          <w:t>o</w:t>
        </w:r>
        <w:r>
          <w:rPr>
            <w:rFonts w:ascii="Times New Roman" w:eastAsia="Times New Roman" w:hAnsi="Times New Roman" w:cs="Times New Roman"/>
          </w:rPr>
          <w:t xml:space="preserve">r </w:t>
        </w:r>
        <w:r>
          <w:rPr>
            <w:rFonts w:ascii="Times New Roman" w:eastAsia="Times New Roman" w:hAnsi="Times New Roman" w:cs="Times New Roman"/>
            <w:spacing w:val="12"/>
          </w:rPr>
          <w:t xml:space="preserve"> </w:t>
        </w:r>
        <w:r>
          <w:rPr>
            <w:rFonts w:ascii="Times New Roman" w:eastAsia="Times New Roman" w:hAnsi="Times New Roman" w:cs="Times New Roman"/>
          </w:rPr>
          <w:t>s</w:t>
        </w:r>
        <w:r>
          <w:rPr>
            <w:rFonts w:ascii="Times New Roman" w:eastAsia="Times New Roman" w:hAnsi="Times New Roman" w:cs="Times New Roman"/>
            <w:spacing w:val="-2"/>
          </w:rPr>
          <w:t>u</w:t>
        </w:r>
        <w:r>
          <w:rPr>
            <w:rFonts w:ascii="Times New Roman" w:eastAsia="Times New Roman" w:hAnsi="Times New Roman" w:cs="Times New Roman"/>
          </w:rPr>
          <w:t xml:space="preserve">ch </w:t>
        </w:r>
        <w:r>
          <w:rPr>
            <w:rFonts w:ascii="Times New Roman" w:eastAsia="Times New Roman" w:hAnsi="Times New Roman" w:cs="Times New Roman"/>
            <w:spacing w:val="12"/>
          </w:rPr>
          <w:t xml:space="preserve"> </w:t>
        </w:r>
        <w:r>
          <w:rPr>
            <w:rFonts w:ascii="Times New Roman" w:eastAsia="Times New Roman" w:hAnsi="Times New Roman" w:cs="Times New Roman"/>
            <w:spacing w:val="-2"/>
          </w:rPr>
          <w:t>a</w:t>
        </w:r>
        <w:r>
          <w:rPr>
            <w:rFonts w:ascii="Times New Roman" w:eastAsia="Times New Roman" w:hAnsi="Times New Roman" w:cs="Times New Roman"/>
          </w:rPr>
          <w:t>c</w:t>
        </w:r>
        <w:r>
          <w:rPr>
            <w:rFonts w:ascii="Times New Roman" w:eastAsia="Times New Roman" w:hAnsi="Times New Roman" w:cs="Times New Roman"/>
            <w:spacing w:val="-2"/>
          </w:rPr>
          <w:t>t</w:t>
        </w:r>
        <w:r>
          <w:rPr>
            <w:rFonts w:ascii="Times New Roman" w:eastAsia="Times New Roman" w:hAnsi="Times New Roman" w:cs="Times New Roman"/>
          </w:rPr>
          <w:t xml:space="preserve">s </w:t>
        </w:r>
        <w:r>
          <w:rPr>
            <w:rFonts w:ascii="Times New Roman" w:eastAsia="Times New Roman" w:hAnsi="Times New Roman" w:cs="Times New Roman"/>
            <w:spacing w:val="12"/>
          </w:rPr>
          <w:t xml:space="preserve"> </w:t>
        </w:r>
        <w:r>
          <w:rPr>
            <w:rFonts w:ascii="Times New Roman" w:eastAsia="Times New Roman" w:hAnsi="Times New Roman" w:cs="Times New Roman"/>
            <w:spacing w:val="-2"/>
          </w:rPr>
          <w:t>a</w:t>
        </w:r>
        <w:r>
          <w:rPr>
            <w:rFonts w:ascii="Times New Roman" w:eastAsia="Times New Roman" w:hAnsi="Times New Roman" w:cs="Times New Roman"/>
          </w:rPr>
          <w:t xml:space="preserve">s </w:t>
        </w:r>
        <w:r>
          <w:rPr>
            <w:rFonts w:ascii="Times New Roman" w:eastAsia="Times New Roman" w:hAnsi="Times New Roman" w:cs="Times New Roman"/>
            <w:spacing w:val="12"/>
          </w:rPr>
          <w:t xml:space="preserve"> </w:t>
        </w:r>
        <w:r>
          <w:rPr>
            <w:rFonts w:ascii="Times New Roman" w:eastAsia="Times New Roman" w:hAnsi="Times New Roman" w:cs="Times New Roman"/>
            <w:spacing w:val="-4"/>
          </w:rPr>
          <w:t>m</w:t>
        </w:r>
        <w:r>
          <w:rPr>
            <w:rFonts w:ascii="Times New Roman" w:eastAsia="Times New Roman" w:hAnsi="Times New Roman" w:cs="Times New Roman"/>
          </w:rPr>
          <w:t xml:space="preserve">issing </w:t>
        </w:r>
        <w:r>
          <w:rPr>
            <w:rFonts w:ascii="Times New Roman" w:eastAsia="Times New Roman" w:hAnsi="Times New Roman" w:cs="Times New Roman"/>
            <w:spacing w:val="9"/>
          </w:rPr>
          <w:t xml:space="preserve"> </w:t>
        </w:r>
        <w:r>
          <w:rPr>
            <w:rFonts w:ascii="Times New Roman" w:eastAsia="Times New Roman" w:hAnsi="Times New Roman" w:cs="Times New Roman"/>
            <w:spacing w:val="-3"/>
          </w:rPr>
          <w:t>p</w:t>
        </w:r>
        <w:r>
          <w:rPr>
            <w:rFonts w:ascii="Times New Roman" w:eastAsia="Times New Roman" w:hAnsi="Times New Roman" w:cs="Times New Roman"/>
          </w:rPr>
          <w:t>ra</w:t>
        </w:r>
        <w:r>
          <w:rPr>
            <w:rFonts w:ascii="Times New Roman" w:eastAsia="Times New Roman" w:hAnsi="Times New Roman" w:cs="Times New Roman"/>
            <w:spacing w:val="-2"/>
          </w:rPr>
          <w:t>c</w:t>
        </w:r>
        <w:r>
          <w:rPr>
            <w:rFonts w:ascii="Times New Roman" w:eastAsia="Times New Roman" w:hAnsi="Times New Roman" w:cs="Times New Roman"/>
          </w:rPr>
          <w:t>ti</w:t>
        </w:r>
        <w:r>
          <w:rPr>
            <w:rFonts w:ascii="Times New Roman" w:eastAsia="Times New Roman" w:hAnsi="Times New Roman" w:cs="Times New Roman"/>
            <w:spacing w:val="-2"/>
          </w:rPr>
          <w:t>c</w:t>
        </w:r>
        <w:r>
          <w:rPr>
            <w:rFonts w:ascii="Times New Roman" w:eastAsia="Times New Roman" w:hAnsi="Times New Roman" w:cs="Times New Roman"/>
          </w:rPr>
          <w:t>e</w:t>
        </w:r>
        <w:r>
          <w:rPr>
            <w:rFonts w:ascii="Times New Roman" w:eastAsia="Times New Roman" w:hAnsi="Times New Roman" w:cs="Times New Roman"/>
            <w:spacing w:val="-2"/>
          </w:rPr>
          <w:t>s</w:t>
        </w:r>
        <w:r>
          <w:rPr>
            <w:rFonts w:ascii="Times New Roman" w:eastAsia="Times New Roman" w:hAnsi="Times New Roman" w:cs="Times New Roman"/>
          </w:rPr>
          <w:t xml:space="preserve">, </w:t>
        </w:r>
        <w:r>
          <w:rPr>
            <w:rFonts w:ascii="Times New Roman" w:eastAsia="Times New Roman" w:hAnsi="Times New Roman" w:cs="Times New Roman"/>
          </w:rPr>
          <w:lastRenderedPageBreak/>
          <w:t>unac</w:t>
        </w:r>
        <w:r>
          <w:rPr>
            <w:rFonts w:ascii="Times New Roman" w:eastAsia="Times New Roman" w:hAnsi="Times New Roman" w:cs="Times New Roman"/>
            <w:spacing w:val="-2"/>
          </w:rPr>
          <w:t>c</w:t>
        </w:r>
        <w:r>
          <w:rPr>
            <w:rFonts w:ascii="Times New Roman" w:eastAsia="Times New Roman" w:hAnsi="Times New Roman" w:cs="Times New Roman"/>
          </w:rPr>
          <w:t>ep</w:t>
        </w:r>
        <w:r>
          <w:rPr>
            <w:rFonts w:ascii="Times New Roman" w:eastAsia="Times New Roman" w:hAnsi="Times New Roman" w:cs="Times New Roman"/>
            <w:spacing w:val="-2"/>
          </w:rPr>
          <w:t>t</w:t>
        </w:r>
        <w:r>
          <w:rPr>
            <w:rFonts w:ascii="Times New Roman" w:eastAsia="Times New Roman" w:hAnsi="Times New Roman" w:cs="Times New Roman"/>
          </w:rPr>
          <w:t>ab</w:t>
        </w:r>
        <w:r>
          <w:rPr>
            <w:rFonts w:ascii="Times New Roman" w:eastAsia="Times New Roman" w:hAnsi="Times New Roman" w:cs="Times New Roman"/>
            <w:spacing w:val="-2"/>
          </w:rPr>
          <w:t>l</w:t>
        </w:r>
        <w:r>
          <w:rPr>
            <w:rFonts w:ascii="Times New Roman" w:eastAsia="Times New Roman" w:hAnsi="Times New Roman" w:cs="Times New Roman"/>
          </w:rPr>
          <w:t>e be</w:t>
        </w:r>
        <w:r>
          <w:rPr>
            <w:rFonts w:ascii="Times New Roman" w:eastAsia="Times New Roman" w:hAnsi="Times New Roman" w:cs="Times New Roman"/>
            <w:spacing w:val="-3"/>
          </w:rPr>
          <w:t>h</w:t>
        </w:r>
        <w:r>
          <w:rPr>
            <w:rFonts w:ascii="Times New Roman" w:eastAsia="Times New Roman" w:hAnsi="Times New Roman" w:cs="Times New Roman"/>
          </w:rPr>
          <w:t>a</w:t>
        </w:r>
        <w:r>
          <w:rPr>
            <w:rFonts w:ascii="Times New Roman" w:eastAsia="Times New Roman" w:hAnsi="Times New Roman" w:cs="Times New Roman"/>
            <w:spacing w:val="-2"/>
          </w:rPr>
          <w:t>v</w:t>
        </w:r>
        <w:r>
          <w:rPr>
            <w:rFonts w:ascii="Times New Roman" w:eastAsia="Times New Roman" w:hAnsi="Times New Roman" w:cs="Times New Roman"/>
          </w:rPr>
          <w:t xml:space="preserve">ior, </w:t>
        </w:r>
        <w:r>
          <w:rPr>
            <w:rFonts w:ascii="Times New Roman" w:eastAsia="Times New Roman" w:hAnsi="Times New Roman" w:cs="Times New Roman"/>
            <w:spacing w:val="-3"/>
          </w:rPr>
          <w:t>o</w:t>
        </w:r>
        <w:r>
          <w:rPr>
            <w:rFonts w:ascii="Times New Roman" w:eastAsia="Times New Roman" w:hAnsi="Times New Roman" w:cs="Times New Roman"/>
          </w:rPr>
          <w:t xml:space="preserve">r </w:t>
        </w:r>
        <w:r>
          <w:rPr>
            <w:rFonts w:ascii="Times New Roman" w:eastAsia="Times New Roman" w:hAnsi="Times New Roman" w:cs="Times New Roman"/>
            <w:spacing w:val="-2"/>
          </w:rPr>
          <w:t>f</w:t>
        </w:r>
        <w:r>
          <w:rPr>
            <w:rFonts w:ascii="Times New Roman" w:eastAsia="Times New Roman" w:hAnsi="Times New Roman" w:cs="Times New Roman"/>
          </w:rPr>
          <w:t>a</w:t>
        </w:r>
        <w:r>
          <w:rPr>
            <w:rFonts w:ascii="Times New Roman" w:eastAsia="Times New Roman" w:hAnsi="Times New Roman" w:cs="Times New Roman"/>
            <w:spacing w:val="1"/>
          </w:rPr>
          <w:t>i</w:t>
        </w:r>
        <w:r>
          <w:rPr>
            <w:rFonts w:ascii="Times New Roman" w:eastAsia="Times New Roman" w:hAnsi="Times New Roman" w:cs="Times New Roman"/>
            <w:spacing w:val="-2"/>
          </w:rPr>
          <w:t>l</w:t>
        </w:r>
        <w:r>
          <w:rPr>
            <w:rFonts w:ascii="Times New Roman" w:eastAsia="Times New Roman" w:hAnsi="Times New Roman" w:cs="Times New Roman"/>
          </w:rPr>
          <w:t>ure</w:t>
        </w:r>
        <w:r>
          <w:rPr>
            <w:rFonts w:ascii="Times New Roman" w:eastAsia="Times New Roman" w:hAnsi="Times New Roman" w:cs="Times New Roman"/>
            <w:spacing w:val="-2"/>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fo</w:t>
        </w:r>
        <w:r>
          <w:rPr>
            <w:rFonts w:ascii="Times New Roman" w:eastAsia="Times New Roman" w:hAnsi="Times New Roman" w:cs="Times New Roman"/>
            <w:spacing w:val="-2"/>
          </w:rPr>
          <w:t>l</w:t>
        </w:r>
        <w:r>
          <w:rPr>
            <w:rFonts w:ascii="Times New Roman" w:eastAsia="Times New Roman" w:hAnsi="Times New Roman" w:cs="Times New Roman"/>
          </w:rPr>
          <w:t>low</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t</w:t>
        </w:r>
        <w:r>
          <w:rPr>
            <w:rFonts w:ascii="Times New Roman" w:eastAsia="Times New Roman" w:hAnsi="Times New Roman" w:cs="Times New Roman"/>
          </w:rPr>
          <w:t>eam</w:t>
        </w:r>
        <w:r>
          <w:rPr>
            <w:rFonts w:ascii="Times New Roman" w:eastAsia="Times New Roman" w:hAnsi="Times New Roman" w:cs="Times New Roman"/>
            <w:spacing w:val="-4"/>
          </w:rPr>
          <w:t xml:space="preserve"> </w:t>
        </w:r>
        <w:r>
          <w:rPr>
            <w:rFonts w:ascii="Times New Roman" w:eastAsia="Times New Roman" w:hAnsi="Times New Roman" w:cs="Times New Roman"/>
          </w:rPr>
          <w:t>or sc</w:t>
        </w:r>
        <w:r>
          <w:rPr>
            <w:rFonts w:ascii="Times New Roman" w:eastAsia="Times New Roman" w:hAnsi="Times New Roman" w:cs="Times New Roman"/>
            <w:spacing w:val="-3"/>
          </w:rPr>
          <w:t>h</w:t>
        </w:r>
        <w:r>
          <w:rPr>
            <w:rFonts w:ascii="Times New Roman" w:eastAsia="Times New Roman" w:hAnsi="Times New Roman" w:cs="Times New Roman"/>
          </w:rPr>
          <w:t>ool</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r</w:t>
        </w:r>
        <w:r>
          <w:rPr>
            <w:rFonts w:ascii="Times New Roman" w:eastAsia="Times New Roman" w:hAnsi="Times New Roman" w:cs="Times New Roman"/>
          </w:rPr>
          <w:t>ul</w:t>
        </w:r>
        <w:r>
          <w:rPr>
            <w:rFonts w:ascii="Times New Roman" w:eastAsia="Times New Roman" w:hAnsi="Times New Roman" w:cs="Times New Roman"/>
            <w:spacing w:val="-2"/>
          </w:rPr>
          <w:t>e</w:t>
        </w:r>
        <w:r>
          <w:rPr>
            <w:rFonts w:ascii="Times New Roman" w:eastAsia="Times New Roman" w:hAnsi="Times New Roman" w:cs="Times New Roman"/>
            <w:spacing w:val="5"/>
          </w:rPr>
          <w:t>s</w:t>
        </w:r>
        <w:r>
          <w:rPr>
            <w:rFonts w:ascii="Times New Roman" w:eastAsia="Times New Roman" w:hAnsi="Times New Roman" w:cs="Times New Roman"/>
          </w:rPr>
          <w:t>.</w:t>
        </w:r>
      </w:ins>
    </w:p>
    <w:p w14:paraId="42780623" w14:textId="77777777" w:rsidR="00944029" w:rsidRDefault="006D7E2C">
      <w:pPr>
        <w:widowControl w:val="0"/>
        <w:numPr>
          <w:ilvl w:val="0"/>
          <w:numId w:val="8"/>
        </w:numPr>
        <w:tabs>
          <w:tab w:val="left" w:pos="471"/>
        </w:tabs>
        <w:spacing w:before="14" w:after="0" w:line="254" w:lineRule="exact"/>
        <w:ind w:left="472" w:right="118"/>
        <w:rPr>
          <w:ins w:id="71" w:author="Snowberger, Tina" w:date="2026-09-25T20:08:00Z" w16du:dateUtc="2026-09-26T00:08:00Z"/>
          <w:rFonts w:ascii="Times New Roman" w:eastAsia="Times New Roman" w:hAnsi="Times New Roman" w:cs="Times New Roman"/>
        </w:rPr>
      </w:pPr>
      <w:ins w:id="72" w:author="Snowberger, Tina" w:date="2026-09-25T20:08:00Z" w16du:dateUtc="2026-09-26T00:08:00Z">
        <w:r>
          <w:rPr>
            <w:rFonts w:ascii="Times New Roman" w:eastAsia="Times New Roman" w:hAnsi="Times New Roman" w:cs="Times New Roman"/>
            <w:spacing w:val="-2"/>
          </w:rPr>
          <w:t>A</w:t>
        </w:r>
        <w:r>
          <w:rPr>
            <w:rFonts w:ascii="Times New Roman" w:eastAsia="Times New Roman" w:hAnsi="Times New Roman" w:cs="Times New Roman"/>
          </w:rPr>
          <w:t>rran</w:t>
        </w:r>
        <w:r>
          <w:rPr>
            <w:rFonts w:ascii="Times New Roman" w:eastAsia="Times New Roman" w:hAnsi="Times New Roman" w:cs="Times New Roman"/>
            <w:spacing w:val="-2"/>
          </w:rPr>
          <w:t>g</w:t>
        </w:r>
        <w:r>
          <w:rPr>
            <w:rFonts w:ascii="Times New Roman" w:eastAsia="Times New Roman" w:hAnsi="Times New Roman" w:cs="Times New Roman"/>
          </w:rPr>
          <w:t>e</w:t>
        </w:r>
        <w:r>
          <w:rPr>
            <w:rFonts w:ascii="Times New Roman" w:eastAsia="Times New Roman" w:hAnsi="Times New Roman" w:cs="Times New Roman"/>
            <w:spacing w:val="5"/>
          </w:rPr>
          <w:t xml:space="preserve"> </w:t>
        </w:r>
        <w:r>
          <w:rPr>
            <w:rFonts w:ascii="Times New Roman" w:eastAsia="Times New Roman" w:hAnsi="Times New Roman" w:cs="Times New Roman"/>
          </w:rPr>
          <w:t>a</w:t>
        </w:r>
        <w:r>
          <w:rPr>
            <w:rFonts w:ascii="Times New Roman" w:eastAsia="Times New Roman" w:hAnsi="Times New Roman" w:cs="Times New Roman"/>
            <w:spacing w:val="2"/>
          </w:rPr>
          <w:t xml:space="preserve"> </w:t>
        </w:r>
        <w:r>
          <w:rPr>
            <w:rFonts w:ascii="Times New Roman" w:eastAsia="Times New Roman" w:hAnsi="Times New Roman" w:cs="Times New Roman"/>
          </w:rPr>
          <w:t>p</w:t>
        </w:r>
        <w:r>
          <w:rPr>
            <w:rFonts w:ascii="Times New Roman" w:eastAsia="Times New Roman" w:hAnsi="Times New Roman" w:cs="Times New Roman"/>
            <w:spacing w:val="-2"/>
          </w:rPr>
          <w:t>r</w:t>
        </w:r>
        <w:r>
          <w:rPr>
            <w:rFonts w:ascii="Times New Roman" w:eastAsia="Times New Roman" w:hAnsi="Times New Roman" w:cs="Times New Roman"/>
          </w:rPr>
          <w:t>i</w:t>
        </w:r>
        <w:r>
          <w:rPr>
            <w:rFonts w:ascii="Times New Roman" w:eastAsia="Times New Roman" w:hAnsi="Times New Roman" w:cs="Times New Roman"/>
            <w:spacing w:val="-3"/>
          </w:rPr>
          <w:t>v</w:t>
        </w:r>
        <w:r>
          <w:rPr>
            <w:rFonts w:ascii="Times New Roman" w:eastAsia="Times New Roman" w:hAnsi="Times New Roman" w:cs="Times New Roman"/>
          </w:rPr>
          <w:t>a</w:t>
        </w:r>
        <w:r>
          <w:rPr>
            <w:rFonts w:ascii="Times New Roman" w:eastAsia="Times New Roman" w:hAnsi="Times New Roman" w:cs="Times New Roman"/>
            <w:spacing w:val="1"/>
          </w:rPr>
          <w:t>t</w:t>
        </w:r>
        <w:r>
          <w:rPr>
            <w:rFonts w:ascii="Times New Roman" w:eastAsia="Times New Roman" w:hAnsi="Times New Roman" w:cs="Times New Roman"/>
          </w:rPr>
          <w:t>e</w:t>
        </w:r>
        <w:r>
          <w:rPr>
            <w:rFonts w:ascii="Times New Roman" w:eastAsia="Times New Roman" w:hAnsi="Times New Roman" w:cs="Times New Roman"/>
            <w:spacing w:val="5"/>
          </w:rPr>
          <w:t xml:space="preserve"> </w:t>
        </w:r>
        <w:r>
          <w:rPr>
            <w:rFonts w:ascii="Times New Roman" w:eastAsia="Times New Roman" w:hAnsi="Times New Roman" w:cs="Times New Roman"/>
            <w:spacing w:val="-4"/>
          </w:rPr>
          <w:t>m</w:t>
        </w:r>
        <w:r>
          <w:rPr>
            <w:rFonts w:ascii="Times New Roman" w:eastAsia="Times New Roman" w:hAnsi="Times New Roman" w:cs="Times New Roman"/>
          </w:rPr>
          <w:t>ee</w:t>
        </w:r>
        <w:r>
          <w:rPr>
            <w:rFonts w:ascii="Times New Roman" w:eastAsia="Times New Roman" w:hAnsi="Times New Roman" w:cs="Times New Roman"/>
            <w:spacing w:val="-2"/>
          </w:rPr>
          <w:t>t</w:t>
        </w:r>
        <w:r>
          <w:rPr>
            <w:rFonts w:ascii="Times New Roman" w:eastAsia="Times New Roman" w:hAnsi="Times New Roman" w:cs="Times New Roman"/>
          </w:rPr>
          <w:t>ing</w:t>
        </w:r>
        <w:r>
          <w:rPr>
            <w:rFonts w:ascii="Times New Roman" w:eastAsia="Times New Roman" w:hAnsi="Times New Roman" w:cs="Times New Roman"/>
            <w:spacing w:val="2"/>
          </w:rPr>
          <w:t xml:space="preserve"> </w:t>
        </w:r>
        <w:r>
          <w:rPr>
            <w:rFonts w:ascii="Times New Roman" w:eastAsia="Times New Roman" w:hAnsi="Times New Roman" w:cs="Times New Roman"/>
            <w:spacing w:val="-2"/>
          </w:rPr>
          <w:t>w</w:t>
        </w:r>
        <w:r>
          <w:rPr>
            <w:rFonts w:ascii="Times New Roman" w:eastAsia="Times New Roman" w:hAnsi="Times New Roman" w:cs="Times New Roman"/>
          </w:rPr>
          <w:t>ith</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co</w:t>
        </w:r>
        <w:r>
          <w:rPr>
            <w:rFonts w:ascii="Times New Roman" w:eastAsia="Times New Roman" w:hAnsi="Times New Roman" w:cs="Times New Roman"/>
            <w:spacing w:val="-2"/>
          </w:rPr>
          <w:t>a</w:t>
        </w:r>
        <w:r>
          <w:rPr>
            <w:rFonts w:ascii="Times New Roman" w:eastAsia="Times New Roman" w:hAnsi="Times New Roman" w:cs="Times New Roman"/>
          </w:rPr>
          <w:t>ch</w:t>
        </w:r>
        <w:r>
          <w:rPr>
            <w:rFonts w:ascii="Times New Roman" w:eastAsia="Times New Roman" w:hAnsi="Times New Roman" w:cs="Times New Roman"/>
            <w:spacing w:val="-2"/>
          </w:rPr>
          <w:t>/</w:t>
        </w:r>
        <w:r>
          <w:rPr>
            <w:rFonts w:ascii="Times New Roman" w:eastAsia="Times New Roman" w:hAnsi="Times New Roman" w:cs="Times New Roman"/>
          </w:rPr>
          <w:t>ad</w:t>
        </w:r>
        <w:r>
          <w:rPr>
            <w:rFonts w:ascii="Times New Roman" w:eastAsia="Times New Roman" w:hAnsi="Times New Roman" w:cs="Times New Roman"/>
            <w:spacing w:val="-2"/>
          </w:rPr>
          <w:t>v</w:t>
        </w:r>
        <w:r>
          <w:rPr>
            <w:rFonts w:ascii="Times New Roman" w:eastAsia="Times New Roman" w:hAnsi="Times New Roman" w:cs="Times New Roman"/>
          </w:rPr>
          <w:t>isor</w:t>
        </w:r>
        <w:r>
          <w:rPr>
            <w:rFonts w:ascii="Times New Roman" w:eastAsia="Times New Roman" w:hAnsi="Times New Roman" w:cs="Times New Roman"/>
            <w:spacing w:val="3"/>
          </w:rPr>
          <w:t xml:space="preserve"> </w:t>
        </w:r>
        <w:r>
          <w:rPr>
            <w:rFonts w:ascii="Times New Roman" w:eastAsia="Times New Roman" w:hAnsi="Times New Roman" w:cs="Times New Roman"/>
          </w:rPr>
          <w:t>ap</w:t>
        </w:r>
        <w:r>
          <w:rPr>
            <w:rFonts w:ascii="Times New Roman" w:eastAsia="Times New Roman" w:hAnsi="Times New Roman" w:cs="Times New Roman"/>
            <w:spacing w:val="-2"/>
          </w:rPr>
          <w:t>ar</w:t>
        </w:r>
        <w:r>
          <w:rPr>
            <w:rFonts w:ascii="Times New Roman" w:eastAsia="Times New Roman" w:hAnsi="Times New Roman" w:cs="Times New Roman"/>
          </w:rPr>
          <w:t>t</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f</w:t>
        </w:r>
        <w:r>
          <w:rPr>
            <w:rFonts w:ascii="Times New Roman" w:eastAsia="Times New Roman" w:hAnsi="Times New Roman" w:cs="Times New Roman"/>
          </w:rPr>
          <w:t>rom</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ti</w:t>
        </w:r>
        <w:r>
          <w:rPr>
            <w:rFonts w:ascii="Times New Roman" w:eastAsia="Times New Roman" w:hAnsi="Times New Roman" w:cs="Times New Roman"/>
            <w:spacing w:val="-4"/>
          </w:rPr>
          <w:t>m</w:t>
        </w:r>
        <w:r>
          <w:rPr>
            <w:rFonts w:ascii="Times New Roman" w:eastAsia="Times New Roman" w:hAnsi="Times New Roman" w:cs="Times New Roman"/>
          </w:rPr>
          <w:t>e</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5"/>
          </w:rPr>
          <w:t xml:space="preserve"> </w:t>
        </w:r>
        <w:r>
          <w:rPr>
            <w:rFonts w:ascii="Times New Roman" w:eastAsia="Times New Roman" w:hAnsi="Times New Roman" w:cs="Times New Roman"/>
            <w:spacing w:val="-3"/>
          </w:rPr>
          <w:t>p</w:t>
        </w:r>
        <w:r>
          <w:rPr>
            <w:rFonts w:ascii="Times New Roman" w:eastAsia="Times New Roman" w:hAnsi="Times New Roman" w:cs="Times New Roman"/>
          </w:rPr>
          <w:t>ra</w:t>
        </w:r>
        <w:r>
          <w:rPr>
            <w:rFonts w:ascii="Times New Roman" w:eastAsia="Times New Roman" w:hAnsi="Times New Roman" w:cs="Times New Roman"/>
            <w:spacing w:val="-2"/>
          </w:rPr>
          <w:t>c</w:t>
        </w:r>
        <w:r>
          <w:rPr>
            <w:rFonts w:ascii="Times New Roman" w:eastAsia="Times New Roman" w:hAnsi="Times New Roman" w:cs="Times New Roman"/>
          </w:rPr>
          <w:t>t</w:t>
        </w:r>
        <w:r>
          <w:rPr>
            <w:rFonts w:ascii="Times New Roman" w:eastAsia="Times New Roman" w:hAnsi="Times New Roman" w:cs="Times New Roman"/>
            <w:spacing w:val="-2"/>
          </w:rPr>
          <w:t>i</w:t>
        </w:r>
        <w:r>
          <w:rPr>
            <w:rFonts w:ascii="Times New Roman" w:eastAsia="Times New Roman" w:hAnsi="Times New Roman" w:cs="Times New Roman"/>
          </w:rPr>
          <w:t>ce</w:t>
        </w:r>
        <w:r>
          <w:rPr>
            <w:rFonts w:ascii="Times New Roman" w:eastAsia="Times New Roman" w:hAnsi="Times New Roman" w:cs="Times New Roman"/>
            <w:spacing w:val="2"/>
          </w:rPr>
          <w:t xml:space="preserve"> </w:t>
        </w:r>
        <w:r>
          <w:rPr>
            <w:rFonts w:ascii="Times New Roman" w:eastAsia="Times New Roman" w:hAnsi="Times New Roman" w:cs="Times New Roman"/>
          </w:rPr>
          <w:t>and</w:t>
        </w:r>
        <w:r>
          <w:rPr>
            <w:rFonts w:ascii="Times New Roman" w:eastAsia="Times New Roman" w:hAnsi="Times New Roman" w:cs="Times New Roman"/>
            <w:spacing w:val="5"/>
          </w:rPr>
          <w:t xml:space="preserve"> </w:t>
        </w:r>
        <w:r>
          <w:rPr>
            <w:rFonts w:ascii="Times New Roman" w:eastAsia="Times New Roman" w:hAnsi="Times New Roman" w:cs="Times New Roman"/>
          </w:rPr>
          <w:t>b</w:t>
        </w:r>
        <w:r>
          <w:rPr>
            <w:rFonts w:ascii="Times New Roman" w:eastAsia="Times New Roman" w:hAnsi="Times New Roman" w:cs="Times New Roman"/>
            <w:spacing w:val="-2"/>
          </w:rPr>
          <w:t>e</w:t>
        </w:r>
        <w:r>
          <w:rPr>
            <w:rFonts w:ascii="Times New Roman" w:eastAsia="Times New Roman" w:hAnsi="Times New Roman" w:cs="Times New Roman"/>
          </w:rPr>
          <w:t>fo</w:t>
        </w:r>
        <w:r>
          <w:rPr>
            <w:rFonts w:ascii="Times New Roman" w:eastAsia="Times New Roman" w:hAnsi="Times New Roman" w:cs="Times New Roman"/>
            <w:spacing w:val="-2"/>
          </w:rPr>
          <w:t>r</w:t>
        </w:r>
        <w:r>
          <w:rPr>
            <w:rFonts w:ascii="Times New Roman" w:eastAsia="Times New Roman" w:hAnsi="Times New Roman" w:cs="Times New Roman"/>
          </w:rPr>
          <w:t>e</w:t>
        </w:r>
        <w:r>
          <w:rPr>
            <w:rFonts w:ascii="Times New Roman" w:eastAsia="Times New Roman" w:hAnsi="Times New Roman" w:cs="Times New Roman"/>
            <w:spacing w:val="-2"/>
          </w:rPr>
          <w:t>/</w:t>
        </w:r>
        <w:r>
          <w:rPr>
            <w:rFonts w:ascii="Times New Roman" w:eastAsia="Times New Roman" w:hAnsi="Times New Roman" w:cs="Times New Roman"/>
          </w:rPr>
          <w:t>a</w:t>
        </w:r>
        <w:r>
          <w:rPr>
            <w:rFonts w:ascii="Times New Roman" w:eastAsia="Times New Roman" w:hAnsi="Times New Roman" w:cs="Times New Roman"/>
            <w:spacing w:val="-2"/>
          </w:rPr>
          <w:t>f</w:t>
        </w:r>
        <w:r>
          <w:rPr>
            <w:rFonts w:ascii="Times New Roman" w:eastAsia="Times New Roman" w:hAnsi="Times New Roman" w:cs="Times New Roman"/>
          </w:rPr>
          <w:t>ter</w:t>
        </w:r>
        <w:r>
          <w:rPr>
            <w:rFonts w:ascii="Times New Roman" w:eastAsia="Times New Roman" w:hAnsi="Times New Roman" w:cs="Times New Roman"/>
            <w:spacing w:val="3"/>
          </w:rPr>
          <w:t xml:space="preserve"> </w:t>
        </w:r>
        <w:r>
          <w:rPr>
            <w:rFonts w:ascii="Times New Roman" w:eastAsia="Times New Roman" w:hAnsi="Times New Roman" w:cs="Times New Roman"/>
          </w:rPr>
          <w:t>co</w:t>
        </w:r>
        <w:r>
          <w:rPr>
            <w:rFonts w:ascii="Times New Roman" w:eastAsia="Times New Roman" w:hAnsi="Times New Roman" w:cs="Times New Roman"/>
            <w:spacing w:val="-2"/>
          </w:rPr>
          <w:t>n</w:t>
        </w:r>
        <w:r>
          <w:rPr>
            <w:rFonts w:ascii="Times New Roman" w:eastAsia="Times New Roman" w:hAnsi="Times New Roman" w:cs="Times New Roman"/>
          </w:rPr>
          <w:t>te</w:t>
        </w:r>
        <w:r>
          <w:rPr>
            <w:rFonts w:ascii="Times New Roman" w:eastAsia="Times New Roman" w:hAnsi="Times New Roman" w:cs="Times New Roman"/>
            <w:spacing w:val="-2"/>
          </w:rPr>
          <w:t>s</w:t>
        </w:r>
        <w:r>
          <w:rPr>
            <w:rFonts w:ascii="Times New Roman" w:eastAsia="Times New Roman" w:hAnsi="Times New Roman" w:cs="Times New Roman"/>
          </w:rPr>
          <w:t>ts</w:t>
        </w:r>
        <w:r>
          <w:rPr>
            <w:rFonts w:ascii="Times New Roman" w:eastAsia="Times New Roman" w:hAnsi="Times New Roman" w:cs="Times New Roman"/>
            <w:spacing w:val="2"/>
          </w:rPr>
          <w:t xml:space="preserve"> </w:t>
        </w:r>
        <w:r>
          <w:rPr>
            <w:rFonts w:ascii="Times New Roman" w:eastAsia="Times New Roman" w:hAnsi="Times New Roman" w:cs="Times New Roman"/>
          </w:rPr>
          <w:t>to</w:t>
        </w:r>
        <w:r>
          <w:rPr>
            <w:rFonts w:ascii="Times New Roman" w:eastAsia="Times New Roman" w:hAnsi="Times New Roman" w:cs="Times New Roman"/>
            <w:spacing w:val="2"/>
          </w:rPr>
          <w:t xml:space="preserve"> </w:t>
        </w:r>
        <w:r>
          <w:rPr>
            <w:rFonts w:ascii="Times New Roman" w:eastAsia="Times New Roman" w:hAnsi="Times New Roman" w:cs="Times New Roman"/>
          </w:rPr>
          <w:t>di</w:t>
        </w:r>
        <w:r>
          <w:rPr>
            <w:rFonts w:ascii="Times New Roman" w:eastAsia="Times New Roman" w:hAnsi="Times New Roman" w:cs="Times New Roman"/>
            <w:spacing w:val="-2"/>
          </w:rPr>
          <w:t>s</w:t>
        </w:r>
        <w:r>
          <w:rPr>
            <w:rFonts w:ascii="Times New Roman" w:eastAsia="Times New Roman" w:hAnsi="Times New Roman" w:cs="Times New Roman"/>
          </w:rPr>
          <w:t>cu</w:t>
        </w:r>
        <w:r>
          <w:rPr>
            <w:rFonts w:ascii="Times New Roman" w:eastAsia="Times New Roman" w:hAnsi="Times New Roman" w:cs="Times New Roman"/>
            <w:spacing w:val="-2"/>
          </w:rPr>
          <w:t>s</w:t>
        </w:r>
        <w:r>
          <w:rPr>
            <w:rFonts w:ascii="Times New Roman" w:eastAsia="Times New Roman" w:hAnsi="Times New Roman" w:cs="Times New Roman"/>
          </w:rPr>
          <w:t xml:space="preserve">s </w:t>
        </w:r>
        <w:r>
          <w:rPr>
            <w:rFonts w:ascii="Times New Roman" w:eastAsia="Times New Roman" w:hAnsi="Times New Roman" w:cs="Times New Roman"/>
            <w:spacing w:val="-4"/>
          </w:rPr>
          <w:t>m</w:t>
        </w:r>
        <w:r>
          <w:rPr>
            <w:rFonts w:ascii="Times New Roman" w:eastAsia="Times New Roman" w:hAnsi="Times New Roman" w:cs="Times New Roman"/>
          </w:rPr>
          <w:t>a</w:t>
        </w:r>
        <w:r>
          <w:rPr>
            <w:rFonts w:ascii="Times New Roman" w:eastAsia="Times New Roman" w:hAnsi="Times New Roman" w:cs="Times New Roman"/>
            <w:spacing w:val="1"/>
          </w:rPr>
          <w:t>t</w:t>
        </w:r>
        <w:r>
          <w:rPr>
            <w:rFonts w:ascii="Times New Roman" w:eastAsia="Times New Roman" w:hAnsi="Times New Roman" w:cs="Times New Roman"/>
          </w:rPr>
          <w:t>te</w:t>
        </w:r>
        <w:r>
          <w:rPr>
            <w:rFonts w:ascii="Times New Roman" w:eastAsia="Times New Roman" w:hAnsi="Times New Roman" w:cs="Times New Roman"/>
            <w:spacing w:val="1"/>
          </w:rPr>
          <w:t>r</w:t>
        </w:r>
        <w:r>
          <w:rPr>
            <w:rFonts w:ascii="Times New Roman" w:eastAsia="Times New Roman" w:hAnsi="Times New Roman" w:cs="Times New Roman"/>
          </w:rPr>
          <w:t>s w</w:t>
        </w:r>
        <w:r>
          <w:rPr>
            <w:rFonts w:ascii="Times New Roman" w:eastAsia="Times New Roman" w:hAnsi="Times New Roman" w:cs="Times New Roman"/>
            <w:spacing w:val="-3"/>
          </w:rPr>
          <w:t>h</w:t>
        </w:r>
        <w:r>
          <w:rPr>
            <w:rFonts w:ascii="Times New Roman" w:eastAsia="Times New Roman" w:hAnsi="Times New Roman" w:cs="Times New Roman"/>
          </w:rPr>
          <w:t xml:space="preserve">ich </w:t>
        </w:r>
        <w:r>
          <w:rPr>
            <w:rFonts w:ascii="Times New Roman" w:eastAsia="Times New Roman" w:hAnsi="Times New Roman" w:cs="Times New Roman"/>
            <w:spacing w:val="-4"/>
          </w:rPr>
          <w:t>m</w:t>
        </w:r>
        <w:r>
          <w:rPr>
            <w:rFonts w:ascii="Times New Roman" w:eastAsia="Times New Roman" w:hAnsi="Times New Roman" w:cs="Times New Roman"/>
          </w:rPr>
          <w:t>ay</w:t>
        </w:r>
        <w:r>
          <w:rPr>
            <w:rFonts w:ascii="Times New Roman" w:eastAsia="Times New Roman" w:hAnsi="Times New Roman" w:cs="Times New Roman"/>
            <w:spacing w:val="-2"/>
          </w:rPr>
          <w:t xml:space="preserve"> </w:t>
        </w:r>
        <w:r>
          <w:rPr>
            <w:rFonts w:ascii="Times New Roman" w:eastAsia="Times New Roman" w:hAnsi="Times New Roman" w:cs="Times New Roman"/>
          </w:rPr>
          <w:t>be con</w:t>
        </w:r>
        <w:r>
          <w:rPr>
            <w:rFonts w:ascii="Times New Roman" w:eastAsia="Times New Roman" w:hAnsi="Times New Roman" w:cs="Times New Roman"/>
            <w:spacing w:val="-2"/>
          </w:rPr>
          <w:t>fr</w:t>
        </w:r>
        <w:r>
          <w:rPr>
            <w:rFonts w:ascii="Times New Roman" w:eastAsia="Times New Roman" w:hAnsi="Times New Roman" w:cs="Times New Roman"/>
          </w:rPr>
          <w:t>ont</w:t>
        </w:r>
        <w:r>
          <w:rPr>
            <w:rFonts w:ascii="Times New Roman" w:eastAsia="Times New Roman" w:hAnsi="Times New Roman" w:cs="Times New Roman"/>
            <w:spacing w:val="-2"/>
          </w:rPr>
          <w:t>a</w:t>
        </w:r>
        <w:r>
          <w:rPr>
            <w:rFonts w:ascii="Times New Roman" w:eastAsia="Times New Roman" w:hAnsi="Times New Roman" w:cs="Times New Roman"/>
          </w:rPr>
          <w:t>ti</w:t>
        </w:r>
        <w:r>
          <w:rPr>
            <w:rFonts w:ascii="Times New Roman" w:eastAsia="Times New Roman" w:hAnsi="Times New Roman" w:cs="Times New Roman"/>
            <w:spacing w:val="-3"/>
          </w:rPr>
          <w:t>o</w:t>
        </w:r>
        <w:r>
          <w:rPr>
            <w:rFonts w:ascii="Times New Roman" w:eastAsia="Times New Roman" w:hAnsi="Times New Roman" w:cs="Times New Roman"/>
          </w:rPr>
          <w:t>na</w:t>
        </w:r>
        <w:r>
          <w:rPr>
            <w:rFonts w:ascii="Times New Roman" w:eastAsia="Times New Roman" w:hAnsi="Times New Roman" w:cs="Times New Roman"/>
            <w:spacing w:val="1"/>
          </w:rPr>
          <w:t>l</w:t>
        </w:r>
        <w:r>
          <w:rPr>
            <w:rFonts w:ascii="Times New Roman" w:eastAsia="Times New Roman" w:hAnsi="Times New Roman" w:cs="Times New Roman"/>
          </w:rPr>
          <w:t>.</w:t>
        </w:r>
      </w:ins>
    </w:p>
    <w:p w14:paraId="119032ED" w14:textId="77777777" w:rsidR="00944029" w:rsidRDefault="006D7E2C">
      <w:pPr>
        <w:widowControl w:val="0"/>
        <w:numPr>
          <w:ilvl w:val="0"/>
          <w:numId w:val="8"/>
        </w:numPr>
        <w:tabs>
          <w:tab w:val="left" w:pos="471"/>
        </w:tabs>
        <w:spacing w:after="0" w:line="264" w:lineRule="exact"/>
        <w:ind w:left="472"/>
        <w:rPr>
          <w:ins w:id="73" w:author="Snowberger, Tina" w:date="2026-09-25T20:08:00Z" w16du:dateUtc="2026-09-26T00:08:00Z"/>
          <w:rFonts w:ascii="Times New Roman" w:eastAsia="Times New Roman" w:hAnsi="Times New Roman" w:cs="Times New Roman"/>
        </w:rPr>
      </w:pPr>
      <w:ins w:id="74" w:author="Snowberger, Tina" w:date="2026-09-25T20:08:00Z" w16du:dateUtc="2026-09-26T00:08:00Z">
        <w:r>
          <w:rPr>
            <w:rFonts w:ascii="Times New Roman" w:eastAsia="Times New Roman" w:hAnsi="Times New Roman" w:cs="Times New Roman"/>
            <w:spacing w:val="-1"/>
          </w:rPr>
          <w:t>R</w:t>
        </w:r>
        <w:r>
          <w:rPr>
            <w:rFonts w:ascii="Times New Roman" w:eastAsia="Times New Roman" w:hAnsi="Times New Roman" w:cs="Times New Roman"/>
          </w:rPr>
          <w:t>ea</w:t>
        </w:r>
        <w:r>
          <w:rPr>
            <w:rFonts w:ascii="Times New Roman" w:eastAsia="Times New Roman" w:hAnsi="Times New Roman" w:cs="Times New Roman"/>
            <w:spacing w:val="-2"/>
          </w:rPr>
          <w:t>l</w:t>
        </w:r>
        <w:r>
          <w:rPr>
            <w:rFonts w:ascii="Times New Roman" w:eastAsia="Times New Roman" w:hAnsi="Times New Roman" w:cs="Times New Roman"/>
          </w:rPr>
          <w:t>i</w:t>
        </w:r>
        <w:r>
          <w:rPr>
            <w:rFonts w:ascii="Times New Roman" w:eastAsia="Times New Roman" w:hAnsi="Times New Roman" w:cs="Times New Roman"/>
            <w:spacing w:val="-2"/>
          </w:rPr>
          <w:t>z</w:t>
        </w:r>
        <w:r>
          <w:rPr>
            <w:rFonts w:ascii="Times New Roman" w:eastAsia="Times New Roman" w:hAnsi="Times New Roman" w:cs="Times New Roman"/>
          </w:rPr>
          <w:t xml:space="preserve">e </w:t>
        </w:r>
        <w:r>
          <w:rPr>
            <w:rFonts w:ascii="Times New Roman" w:eastAsia="Times New Roman" w:hAnsi="Times New Roman" w:cs="Times New Roman"/>
            <w:spacing w:val="1"/>
          </w:rPr>
          <w:t>t</w:t>
        </w:r>
        <w:r>
          <w:rPr>
            <w:rFonts w:ascii="Times New Roman" w:eastAsia="Times New Roman" w:hAnsi="Times New Roman" w:cs="Times New Roman"/>
          </w:rPr>
          <w:t>h</w:t>
        </w:r>
        <w:r>
          <w:rPr>
            <w:rFonts w:ascii="Times New Roman" w:eastAsia="Times New Roman" w:hAnsi="Times New Roman" w:cs="Times New Roman"/>
            <w:spacing w:val="-2"/>
          </w:rPr>
          <w:t>a</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rPr>
          <w:t>p</w:t>
        </w:r>
        <w:r>
          <w:rPr>
            <w:rFonts w:ascii="Times New Roman" w:eastAsia="Times New Roman" w:hAnsi="Times New Roman" w:cs="Times New Roman"/>
            <w:spacing w:val="-2"/>
          </w:rPr>
          <w:t>a</w:t>
        </w:r>
        <w:r>
          <w:rPr>
            <w:rFonts w:ascii="Times New Roman" w:eastAsia="Times New Roman" w:hAnsi="Times New Roman" w:cs="Times New Roman"/>
          </w:rPr>
          <w:t>r</w:t>
        </w:r>
        <w:r>
          <w:rPr>
            <w:rFonts w:ascii="Times New Roman" w:eastAsia="Times New Roman" w:hAnsi="Times New Roman" w:cs="Times New Roman"/>
            <w:spacing w:val="-2"/>
          </w:rPr>
          <w:t>t</w:t>
        </w:r>
        <w:r>
          <w:rPr>
            <w:rFonts w:ascii="Times New Roman" w:eastAsia="Times New Roman" w:hAnsi="Times New Roman" w:cs="Times New Roman"/>
          </w:rPr>
          <w:t>i</w:t>
        </w:r>
        <w:r>
          <w:rPr>
            <w:rFonts w:ascii="Times New Roman" w:eastAsia="Times New Roman" w:hAnsi="Times New Roman" w:cs="Times New Roman"/>
            <w:spacing w:val="-2"/>
          </w:rPr>
          <w:t>c</w:t>
        </w:r>
        <w:r>
          <w:rPr>
            <w:rFonts w:ascii="Times New Roman" w:eastAsia="Times New Roman" w:hAnsi="Times New Roman" w:cs="Times New Roman"/>
          </w:rPr>
          <w:t>ipa</w:t>
        </w:r>
        <w:r>
          <w:rPr>
            <w:rFonts w:ascii="Times New Roman" w:eastAsia="Times New Roman" w:hAnsi="Times New Roman" w:cs="Times New Roman"/>
            <w:spacing w:val="-2"/>
          </w:rPr>
          <w:t>n</w:t>
        </w:r>
        <w:r>
          <w:rPr>
            <w:rFonts w:ascii="Times New Roman" w:eastAsia="Times New Roman" w:hAnsi="Times New Roman" w:cs="Times New Roman"/>
          </w:rPr>
          <w:t xml:space="preserve">ts </w:t>
        </w:r>
        <w:r>
          <w:rPr>
            <w:rFonts w:ascii="Times New Roman" w:eastAsia="Times New Roman" w:hAnsi="Times New Roman" w:cs="Times New Roman"/>
            <w:spacing w:val="-4"/>
          </w:rPr>
          <w:t>m</w:t>
        </w:r>
        <w:r>
          <w:rPr>
            <w:rFonts w:ascii="Times New Roman" w:eastAsia="Times New Roman" w:hAnsi="Times New Roman" w:cs="Times New Roman"/>
          </w:rPr>
          <w:t>ay</w:t>
        </w:r>
        <w:r>
          <w:rPr>
            <w:rFonts w:ascii="Times New Roman" w:eastAsia="Times New Roman" w:hAnsi="Times New Roman" w:cs="Times New Roman"/>
            <w:spacing w:val="-2"/>
          </w:rPr>
          <w:t xml:space="preserve"> </w:t>
        </w:r>
        <w:r>
          <w:rPr>
            <w:rFonts w:ascii="Times New Roman" w:eastAsia="Times New Roman" w:hAnsi="Times New Roman" w:cs="Times New Roman"/>
          </w:rPr>
          <w:t>be expe</w:t>
        </w:r>
        <w:r>
          <w:rPr>
            <w:rFonts w:ascii="Times New Roman" w:eastAsia="Times New Roman" w:hAnsi="Times New Roman" w:cs="Times New Roman"/>
            <w:spacing w:val="-2"/>
          </w:rPr>
          <w:t>c</w:t>
        </w:r>
        <w:r>
          <w:rPr>
            <w:rFonts w:ascii="Times New Roman" w:eastAsia="Times New Roman" w:hAnsi="Times New Roman" w:cs="Times New Roman"/>
          </w:rPr>
          <w:t>ted</w:t>
        </w:r>
        <w:r>
          <w:rPr>
            <w:rFonts w:ascii="Times New Roman" w:eastAsia="Times New Roman" w:hAnsi="Times New Roman" w:cs="Times New Roman"/>
            <w:spacing w:val="-2"/>
          </w:rPr>
          <w:t xml:space="preserve"> </w:t>
        </w:r>
        <w:r>
          <w:rPr>
            <w:rFonts w:ascii="Times New Roman" w:eastAsia="Times New Roman" w:hAnsi="Times New Roman" w:cs="Times New Roman"/>
          </w:rPr>
          <w:t xml:space="preserve">to </w:t>
        </w:r>
        <w:r>
          <w:rPr>
            <w:rFonts w:ascii="Times New Roman" w:eastAsia="Times New Roman" w:hAnsi="Times New Roman" w:cs="Times New Roman"/>
            <w:spacing w:val="-2"/>
          </w:rPr>
          <w:t>i</w:t>
        </w:r>
        <w:r>
          <w:rPr>
            <w:rFonts w:ascii="Times New Roman" w:eastAsia="Times New Roman" w:hAnsi="Times New Roman" w:cs="Times New Roman"/>
          </w:rPr>
          <w:t>n</w:t>
        </w:r>
        <w:r>
          <w:rPr>
            <w:rFonts w:ascii="Times New Roman" w:eastAsia="Times New Roman" w:hAnsi="Times New Roman" w:cs="Times New Roman"/>
            <w:spacing w:val="-3"/>
          </w:rPr>
          <w:t>v</w:t>
        </w:r>
        <w:r>
          <w:rPr>
            <w:rFonts w:ascii="Times New Roman" w:eastAsia="Times New Roman" w:hAnsi="Times New Roman" w:cs="Times New Roman"/>
          </w:rPr>
          <w:t>ol</w:t>
        </w:r>
        <w:r>
          <w:rPr>
            <w:rFonts w:ascii="Times New Roman" w:eastAsia="Times New Roman" w:hAnsi="Times New Roman" w:cs="Times New Roman"/>
            <w:spacing w:val="-3"/>
          </w:rPr>
          <w:t>v</w:t>
        </w:r>
        <w:r>
          <w:rPr>
            <w:rFonts w:ascii="Times New Roman" w:eastAsia="Times New Roman" w:hAnsi="Times New Roman" w:cs="Times New Roman"/>
          </w:rPr>
          <w:t xml:space="preserve">e </w:t>
        </w:r>
        <w:r>
          <w:rPr>
            <w:rFonts w:ascii="Times New Roman" w:eastAsia="Times New Roman" w:hAnsi="Times New Roman" w:cs="Times New Roman"/>
            <w:spacing w:val="1"/>
          </w:rPr>
          <w:t>t</w:t>
        </w:r>
        <w:r>
          <w:rPr>
            <w:rFonts w:ascii="Times New Roman" w:eastAsia="Times New Roman" w:hAnsi="Times New Roman" w:cs="Times New Roman"/>
            <w:spacing w:val="-3"/>
          </w:rPr>
          <w:t>h</w:t>
        </w:r>
        <w:r>
          <w:rPr>
            <w:rFonts w:ascii="Times New Roman" w:eastAsia="Times New Roman" w:hAnsi="Times New Roman" w:cs="Times New Roman"/>
          </w:rPr>
          <w:t>e</w:t>
        </w:r>
        <w:r>
          <w:rPr>
            <w:rFonts w:ascii="Times New Roman" w:eastAsia="Times New Roman" w:hAnsi="Times New Roman" w:cs="Times New Roman"/>
            <w:spacing w:val="-4"/>
          </w:rPr>
          <w:t>m</w:t>
        </w:r>
        <w:r>
          <w:rPr>
            <w:rFonts w:ascii="Times New Roman" w:eastAsia="Times New Roman" w:hAnsi="Times New Roman" w:cs="Times New Roman"/>
          </w:rPr>
          <w:t>sel</w:t>
        </w:r>
        <w:r>
          <w:rPr>
            <w:rFonts w:ascii="Times New Roman" w:eastAsia="Times New Roman" w:hAnsi="Times New Roman" w:cs="Times New Roman"/>
            <w:spacing w:val="-3"/>
          </w:rPr>
          <w:t>v</w:t>
        </w:r>
        <w:r>
          <w:rPr>
            <w:rFonts w:ascii="Times New Roman" w:eastAsia="Times New Roman" w:hAnsi="Times New Roman" w:cs="Times New Roman"/>
          </w:rPr>
          <w:t>es in f</w:t>
        </w:r>
        <w:r>
          <w:rPr>
            <w:rFonts w:ascii="Times New Roman" w:eastAsia="Times New Roman" w:hAnsi="Times New Roman" w:cs="Times New Roman"/>
            <w:spacing w:val="-3"/>
          </w:rPr>
          <w:t>u</w:t>
        </w:r>
        <w:r>
          <w:rPr>
            <w:rFonts w:ascii="Times New Roman" w:eastAsia="Times New Roman" w:hAnsi="Times New Roman" w:cs="Times New Roman"/>
          </w:rPr>
          <w:t xml:space="preserve">nd </w:t>
        </w:r>
        <w:r>
          <w:rPr>
            <w:rFonts w:ascii="Times New Roman" w:eastAsia="Times New Roman" w:hAnsi="Times New Roman" w:cs="Times New Roman"/>
            <w:spacing w:val="-2"/>
          </w:rPr>
          <w:t>r</w:t>
        </w:r>
        <w:r>
          <w:rPr>
            <w:rFonts w:ascii="Times New Roman" w:eastAsia="Times New Roman" w:hAnsi="Times New Roman" w:cs="Times New Roman"/>
          </w:rPr>
          <w:t>a</w:t>
        </w:r>
        <w:r>
          <w:rPr>
            <w:rFonts w:ascii="Times New Roman" w:eastAsia="Times New Roman" w:hAnsi="Times New Roman" w:cs="Times New Roman"/>
            <w:spacing w:val="-2"/>
          </w:rPr>
          <w:t>i</w:t>
        </w:r>
        <w:r>
          <w:rPr>
            <w:rFonts w:ascii="Times New Roman" w:eastAsia="Times New Roman" w:hAnsi="Times New Roman" w:cs="Times New Roman"/>
          </w:rPr>
          <w:t>s</w:t>
        </w:r>
        <w:r>
          <w:rPr>
            <w:rFonts w:ascii="Times New Roman" w:eastAsia="Times New Roman" w:hAnsi="Times New Roman" w:cs="Times New Roman"/>
            <w:spacing w:val="1"/>
          </w:rPr>
          <w:t>i</w:t>
        </w:r>
        <w:r>
          <w:rPr>
            <w:rFonts w:ascii="Times New Roman" w:eastAsia="Times New Roman" w:hAnsi="Times New Roman" w:cs="Times New Roman"/>
          </w:rPr>
          <w:t>ng</w:t>
        </w:r>
        <w:r>
          <w:rPr>
            <w:rFonts w:ascii="Times New Roman" w:eastAsia="Times New Roman" w:hAnsi="Times New Roman" w:cs="Times New Roman"/>
            <w:spacing w:val="-3"/>
          </w:rPr>
          <w:t xml:space="preserve"> </w:t>
        </w:r>
        <w:r>
          <w:rPr>
            <w:rFonts w:ascii="Times New Roman" w:eastAsia="Times New Roman" w:hAnsi="Times New Roman" w:cs="Times New Roman"/>
          </w:rPr>
          <w:t>p</w:t>
        </w:r>
        <w:r>
          <w:rPr>
            <w:rFonts w:ascii="Times New Roman" w:eastAsia="Times New Roman" w:hAnsi="Times New Roman" w:cs="Times New Roman"/>
            <w:spacing w:val="-2"/>
          </w:rPr>
          <w:t>r</w:t>
        </w:r>
        <w:r>
          <w:rPr>
            <w:rFonts w:ascii="Times New Roman" w:eastAsia="Times New Roman" w:hAnsi="Times New Roman" w:cs="Times New Roman"/>
            <w:spacing w:val="-3"/>
          </w:rPr>
          <w:t>o</w:t>
        </w:r>
        <w:r>
          <w:rPr>
            <w:rFonts w:ascii="Times New Roman" w:eastAsia="Times New Roman" w:hAnsi="Times New Roman" w:cs="Times New Roman"/>
            <w:spacing w:val="3"/>
          </w:rPr>
          <w:t>j</w:t>
        </w:r>
        <w:r>
          <w:rPr>
            <w:rFonts w:ascii="Times New Roman" w:eastAsia="Times New Roman" w:hAnsi="Times New Roman" w:cs="Times New Roman"/>
          </w:rPr>
          <w:t>e</w:t>
        </w:r>
        <w:r>
          <w:rPr>
            <w:rFonts w:ascii="Times New Roman" w:eastAsia="Times New Roman" w:hAnsi="Times New Roman" w:cs="Times New Roman"/>
            <w:spacing w:val="-2"/>
          </w:rPr>
          <w:t>c</w:t>
        </w:r>
        <w:r>
          <w:rPr>
            <w:rFonts w:ascii="Times New Roman" w:eastAsia="Times New Roman" w:hAnsi="Times New Roman" w:cs="Times New Roman"/>
          </w:rPr>
          <w:t>ts</w:t>
        </w:r>
        <w:r>
          <w:rPr>
            <w:rFonts w:ascii="Times New Roman" w:eastAsia="Times New Roman" w:hAnsi="Times New Roman" w:cs="Times New Roman"/>
            <w:spacing w:val="-2"/>
          </w:rPr>
          <w:t xml:space="preserve"> </w:t>
        </w:r>
        <w:r>
          <w:rPr>
            <w:rFonts w:ascii="Times New Roman" w:eastAsia="Times New Roman" w:hAnsi="Times New Roman" w:cs="Times New Roman"/>
          </w:rPr>
          <w:t xml:space="preserve">in </w:t>
        </w:r>
        <w:r>
          <w:rPr>
            <w:rFonts w:ascii="Times New Roman" w:eastAsia="Times New Roman" w:hAnsi="Times New Roman" w:cs="Times New Roman"/>
            <w:spacing w:val="-2"/>
          </w:rPr>
          <w:t>s</w:t>
        </w:r>
        <w:r>
          <w:rPr>
            <w:rFonts w:ascii="Times New Roman" w:eastAsia="Times New Roman" w:hAnsi="Times New Roman" w:cs="Times New Roman"/>
          </w:rPr>
          <w:t>uppo</w:t>
        </w:r>
        <w:r>
          <w:rPr>
            <w:rFonts w:ascii="Times New Roman" w:eastAsia="Times New Roman" w:hAnsi="Times New Roman" w:cs="Times New Roman"/>
            <w:spacing w:val="4"/>
          </w:rPr>
          <w:t>r</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spacing w:val="-3"/>
          </w:rPr>
          <w:t>o</w:t>
        </w:r>
        <w:r>
          <w:rPr>
            <w:rFonts w:ascii="Times New Roman" w:eastAsia="Times New Roman" w:hAnsi="Times New Roman" w:cs="Times New Roman"/>
          </w:rPr>
          <w:t>f t</w:t>
        </w:r>
        <w:r>
          <w:rPr>
            <w:rFonts w:ascii="Times New Roman" w:eastAsia="Times New Roman" w:hAnsi="Times New Roman" w:cs="Times New Roman"/>
            <w:spacing w:val="-3"/>
          </w:rPr>
          <w:t>h</w:t>
        </w:r>
        <w:r>
          <w:rPr>
            <w:rFonts w:ascii="Times New Roman" w:eastAsia="Times New Roman" w:hAnsi="Times New Roman" w:cs="Times New Roman"/>
          </w:rPr>
          <w:t xml:space="preserve">e </w:t>
        </w:r>
        <w:r>
          <w:rPr>
            <w:rFonts w:ascii="Times New Roman" w:eastAsia="Times New Roman" w:hAnsi="Times New Roman" w:cs="Times New Roman"/>
            <w:spacing w:val="-2"/>
          </w:rPr>
          <w:t>a</w:t>
        </w:r>
        <w:r>
          <w:rPr>
            <w:rFonts w:ascii="Times New Roman" w:eastAsia="Times New Roman" w:hAnsi="Times New Roman" w:cs="Times New Roman"/>
          </w:rPr>
          <w:t>c</w:t>
        </w:r>
        <w:r>
          <w:rPr>
            <w:rFonts w:ascii="Times New Roman" w:eastAsia="Times New Roman" w:hAnsi="Times New Roman" w:cs="Times New Roman"/>
            <w:spacing w:val="-2"/>
          </w:rPr>
          <w:t>ti</w:t>
        </w:r>
        <w:r>
          <w:rPr>
            <w:rFonts w:ascii="Times New Roman" w:eastAsia="Times New Roman" w:hAnsi="Times New Roman" w:cs="Times New Roman"/>
            <w:spacing w:val="-3"/>
          </w:rPr>
          <w:t>v</w:t>
        </w:r>
        <w:r>
          <w:rPr>
            <w:rFonts w:ascii="Times New Roman" w:eastAsia="Times New Roman" w:hAnsi="Times New Roman" w:cs="Times New Roman"/>
          </w:rPr>
          <w:t>it</w:t>
        </w:r>
        <w:r>
          <w:rPr>
            <w:rFonts w:ascii="Times New Roman" w:eastAsia="Times New Roman" w:hAnsi="Times New Roman" w:cs="Times New Roman"/>
            <w:spacing w:val="-3"/>
          </w:rPr>
          <w:t>y</w:t>
        </w:r>
        <w:r>
          <w:rPr>
            <w:rFonts w:ascii="Times New Roman" w:eastAsia="Times New Roman" w:hAnsi="Times New Roman" w:cs="Times New Roman"/>
          </w:rPr>
          <w:t>.</w:t>
        </w:r>
      </w:ins>
    </w:p>
    <w:p w14:paraId="63FE6924" w14:textId="77777777" w:rsidR="00944029" w:rsidRDefault="006D7E2C">
      <w:pPr>
        <w:widowControl w:val="0"/>
        <w:numPr>
          <w:ilvl w:val="0"/>
          <w:numId w:val="8"/>
        </w:numPr>
        <w:tabs>
          <w:tab w:val="left" w:pos="471"/>
        </w:tabs>
        <w:spacing w:after="0" w:line="269" w:lineRule="exact"/>
        <w:ind w:left="472"/>
        <w:rPr>
          <w:ins w:id="75" w:author="Snowberger, Tina" w:date="2026-09-25T20:08:00Z" w16du:dateUtc="2026-09-26T00:08:00Z"/>
          <w:rFonts w:ascii="Times New Roman" w:eastAsia="Times New Roman" w:hAnsi="Times New Roman" w:cs="Times New Roman"/>
        </w:rPr>
      </w:pPr>
      <w:ins w:id="76" w:author="Snowberger, Tina" w:date="2026-09-25T20:08:00Z" w16du:dateUtc="2026-09-26T00:08:00Z">
        <w:r>
          <w:rPr>
            <w:rFonts w:ascii="Times New Roman" w:eastAsia="Times New Roman" w:hAnsi="Times New Roman" w:cs="Times New Roman"/>
          </w:rPr>
          <w:t>Expect</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enco</w:t>
        </w:r>
        <w:r>
          <w:rPr>
            <w:rFonts w:ascii="Times New Roman" w:eastAsia="Times New Roman" w:hAnsi="Times New Roman" w:cs="Times New Roman"/>
            <w:spacing w:val="-3"/>
          </w:rPr>
          <w:t>u</w:t>
        </w:r>
        <w:r>
          <w:rPr>
            <w:rFonts w:ascii="Times New Roman" w:eastAsia="Times New Roman" w:hAnsi="Times New Roman" w:cs="Times New Roman"/>
          </w:rPr>
          <w:t>ra</w:t>
        </w:r>
        <w:r>
          <w:rPr>
            <w:rFonts w:ascii="Times New Roman" w:eastAsia="Times New Roman" w:hAnsi="Times New Roman" w:cs="Times New Roman"/>
            <w:spacing w:val="-2"/>
          </w:rPr>
          <w:t>g</w:t>
        </w:r>
        <w:r>
          <w:rPr>
            <w:rFonts w:ascii="Times New Roman" w:eastAsia="Times New Roman" w:hAnsi="Times New Roman" w:cs="Times New Roman"/>
          </w:rPr>
          <w:t xml:space="preserve">e </w:t>
        </w:r>
        <w:r>
          <w:rPr>
            <w:rFonts w:ascii="Times New Roman" w:eastAsia="Times New Roman" w:hAnsi="Times New Roman" w:cs="Times New Roman"/>
            <w:spacing w:val="1"/>
          </w:rPr>
          <w:t>t</w:t>
        </w:r>
        <w:r>
          <w:rPr>
            <w:rFonts w:ascii="Times New Roman" w:eastAsia="Times New Roman" w:hAnsi="Times New Roman" w:cs="Times New Roman"/>
            <w:spacing w:val="-3"/>
          </w:rPr>
          <w:t>h</w:t>
        </w:r>
        <w:r>
          <w:rPr>
            <w:rFonts w:ascii="Times New Roman" w:eastAsia="Times New Roman" w:hAnsi="Times New Roman" w:cs="Times New Roman"/>
          </w:rPr>
          <w:t>e</w:t>
        </w:r>
        <w:r>
          <w:rPr>
            <w:rFonts w:ascii="Times New Roman" w:eastAsia="Times New Roman" w:hAnsi="Times New Roman" w:cs="Times New Roman"/>
            <w:spacing w:val="-2"/>
          </w:rPr>
          <w:t>i</w:t>
        </w:r>
        <w:r>
          <w:rPr>
            <w:rFonts w:ascii="Times New Roman" w:eastAsia="Times New Roman" w:hAnsi="Times New Roman" w:cs="Times New Roman"/>
          </w:rPr>
          <w:t>r</w:t>
        </w:r>
        <w:r>
          <w:rPr>
            <w:rFonts w:ascii="Times New Roman" w:eastAsia="Times New Roman" w:hAnsi="Times New Roman" w:cs="Times New Roman"/>
            <w:spacing w:val="-2"/>
          </w:rPr>
          <w:t xml:space="preserve"> </w:t>
        </w:r>
        <w:r>
          <w:rPr>
            <w:rFonts w:ascii="Times New Roman" w:eastAsia="Times New Roman" w:hAnsi="Times New Roman" w:cs="Times New Roman"/>
          </w:rPr>
          <w:t>dau</w:t>
        </w:r>
        <w:r>
          <w:rPr>
            <w:rFonts w:ascii="Times New Roman" w:eastAsia="Times New Roman" w:hAnsi="Times New Roman" w:cs="Times New Roman"/>
            <w:spacing w:val="-2"/>
          </w:rPr>
          <w:t>g</w:t>
        </w:r>
        <w:r>
          <w:rPr>
            <w:rFonts w:ascii="Times New Roman" w:eastAsia="Times New Roman" w:hAnsi="Times New Roman" w:cs="Times New Roman"/>
          </w:rPr>
          <w:t>hte</w:t>
        </w:r>
        <w:r>
          <w:rPr>
            <w:rFonts w:ascii="Times New Roman" w:eastAsia="Times New Roman" w:hAnsi="Times New Roman" w:cs="Times New Roman"/>
            <w:spacing w:val="-2"/>
          </w:rPr>
          <w:t>r</w:t>
        </w:r>
        <w:r>
          <w:rPr>
            <w:rFonts w:ascii="Times New Roman" w:eastAsia="Times New Roman" w:hAnsi="Times New Roman" w:cs="Times New Roman"/>
          </w:rPr>
          <w:t>/son</w:t>
        </w:r>
        <w:r>
          <w:rPr>
            <w:rFonts w:ascii="Times New Roman" w:eastAsia="Times New Roman" w:hAnsi="Times New Roman" w:cs="Times New Roman"/>
            <w:spacing w:val="-2"/>
          </w:rPr>
          <w:t xml:space="preserve"> </w:t>
        </w:r>
        <w:r>
          <w:rPr>
            <w:rFonts w:ascii="Times New Roman" w:eastAsia="Times New Roman" w:hAnsi="Times New Roman" w:cs="Times New Roman"/>
          </w:rPr>
          <w:t>to</w:t>
        </w:r>
        <w:r>
          <w:rPr>
            <w:rFonts w:ascii="Times New Roman" w:eastAsia="Times New Roman" w:hAnsi="Times New Roman" w:cs="Times New Roman"/>
            <w:spacing w:val="-3"/>
          </w:rPr>
          <w:t xml:space="preserve"> </w:t>
        </w:r>
        <w:r>
          <w:rPr>
            <w:rFonts w:ascii="Times New Roman" w:eastAsia="Times New Roman" w:hAnsi="Times New Roman" w:cs="Times New Roman"/>
          </w:rPr>
          <w:t>a</w:t>
        </w:r>
        <w:r>
          <w:rPr>
            <w:rFonts w:ascii="Times New Roman" w:eastAsia="Times New Roman" w:hAnsi="Times New Roman" w:cs="Times New Roman"/>
            <w:spacing w:val="1"/>
          </w:rPr>
          <w:t>l</w:t>
        </w:r>
        <w:r>
          <w:rPr>
            <w:rFonts w:ascii="Times New Roman" w:eastAsia="Times New Roman" w:hAnsi="Times New Roman" w:cs="Times New Roman"/>
            <w:spacing w:val="-2"/>
          </w:rPr>
          <w:t>w</w:t>
        </w:r>
        <w:r>
          <w:rPr>
            <w:rFonts w:ascii="Times New Roman" w:eastAsia="Times New Roman" w:hAnsi="Times New Roman" w:cs="Times New Roman"/>
          </w:rPr>
          <w:t>a</w:t>
        </w:r>
        <w:r>
          <w:rPr>
            <w:rFonts w:ascii="Times New Roman" w:eastAsia="Times New Roman" w:hAnsi="Times New Roman" w:cs="Times New Roman"/>
            <w:spacing w:val="-2"/>
          </w:rPr>
          <w:t>y</w:t>
        </w:r>
        <w:r>
          <w:rPr>
            <w:rFonts w:ascii="Times New Roman" w:eastAsia="Times New Roman" w:hAnsi="Times New Roman" w:cs="Times New Roman"/>
          </w:rPr>
          <w:t>s e</w:t>
        </w:r>
        <w:r>
          <w:rPr>
            <w:rFonts w:ascii="Times New Roman" w:eastAsia="Times New Roman" w:hAnsi="Times New Roman" w:cs="Times New Roman"/>
            <w:spacing w:val="-3"/>
          </w:rPr>
          <w:t>x</w:t>
        </w:r>
        <w:r>
          <w:rPr>
            <w:rFonts w:ascii="Times New Roman" w:eastAsia="Times New Roman" w:hAnsi="Times New Roman" w:cs="Times New Roman"/>
            <w:spacing w:val="-2"/>
          </w:rPr>
          <w:t>e</w:t>
        </w:r>
        <w:r>
          <w:rPr>
            <w:rFonts w:ascii="Times New Roman" w:eastAsia="Times New Roman" w:hAnsi="Times New Roman" w:cs="Times New Roman"/>
            <w:spacing w:val="-4"/>
          </w:rPr>
          <w:t>m</w:t>
        </w:r>
        <w:r>
          <w:rPr>
            <w:rFonts w:ascii="Times New Roman" w:eastAsia="Times New Roman" w:hAnsi="Times New Roman" w:cs="Times New Roman"/>
          </w:rPr>
          <w:t>plify</w:t>
        </w:r>
        <w:r>
          <w:rPr>
            <w:rFonts w:ascii="Times New Roman" w:eastAsia="Times New Roman" w:hAnsi="Times New Roman" w:cs="Times New Roman"/>
            <w:spacing w:val="-3"/>
          </w:rPr>
          <w:t xml:space="preserve"> </w:t>
        </w:r>
        <w:r>
          <w:rPr>
            <w:rFonts w:ascii="Times New Roman" w:eastAsia="Times New Roman" w:hAnsi="Times New Roman" w:cs="Times New Roman"/>
          </w:rPr>
          <w:t>the b</w:t>
        </w:r>
        <w:r>
          <w:rPr>
            <w:rFonts w:ascii="Times New Roman" w:eastAsia="Times New Roman" w:hAnsi="Times New Roman" w:cs="Times New Roman"/>
            <w:spacing w:val="-2"/>
          </w:rPr>
          <w:t>e</w:t>
        </w:r>
        <w:r>
          <w:rPr>
            <w:rFonts w:ascii="Times New Roman" w:eastAsia="Times New Roman" w:hAnsi="Times New Roman" w:cs="Times New Roman"/>
          </w:rPr>
          <w:t>st</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e</w:t>
        </w:r>
        <w:r>
          <w:rPr>
            <w:rFonts w:ascii="Times New Roman" w:eastAsia="Times New Roman" w:hAnsi="Times New Roman" w:cs="Times New Roman"/>
          </w:rPr>
          <w:t>f</w:t>
        </w:r>
        <w:r>
          <w:rPr>
            <w:rFonts w:ascii="Times New Roman" w:eastAsia="Times New Roman" w:hAnsi="Times New Roman" w:cs="Times New Roman"/>
            <w:spacing w:val="-2"/>
          </w:rPr>
          <w:t>f</w:t>
        </w:r>
        <w:r>
          <w:rPr>
            <w:rFonts w:ascii="Times New Roman" w:eastAsia="Times New Roman" w:hAnsi="Times New Roman" w:cs="Times New Roman"/>
          </w:rPr>
          <w:t>o</w:t>
        </w:r>
        <w:r>
          <w:rPr>
            <w:rFonts w:ascii="Times New Roman" w:eastAsia="Times New Roman" w:hAnsi="Times New Roman" w:cs="Times New Roman"/>
            <w:spacing w:val="-2"/>
          </w:rPr>
          <w:t>r</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spacing w:val="-3"/>
          </w:rPr>
          <w:t>p</w:t>
        </w:r>
        <w:r>
          <w:rPr>
            <w:rFonts w:ascii="Times New Roman" w:eastAsia="Times New Roman" w:hAnsi="Times New Roman" w:cs="Times New Roman"/>
          </w:rPr>
          <w:t>e</w:t>
        </w:r>
        <w:r>
          <w:rPr>
            <w:rFonts w:ascii="Times New Roman" w:eastAsia="Times New Roman" w:hAnsi="Times New Roman" w:cs="Times New Roman"/>
            <w:spacing w:val="1"/>
          </w:rPr>
          <w:t>r</w:t>
        </w:r>
        <w:r>
          <w:rPr>
            <w:rFonts w:ascii="Times New Roman" w:eastAsia="Times New Roman" w:hAnsi="Times New Roman" w:cs="Times New Roman"/>
          </w:rPr>
          <w:t>f</w:t>
        </w:r>
        <w:r>
          <w:rPr>
            <w:rFonts w:ascii="Times New Roman" w:eastAsia="Times New Roman" w:hAnsi="Times New Roman" w:cs="Times New Roman"/>
            <w:spacing w:val="-3"/>
          </w:rPr>
          <w:t>o</w:t>
        </w:r>
        <w:r>
          <w:rPr>
            <w:rFonts w:ascii="Times New Roman" w:eastAsia="Times New Roman" w:hAnsi="Times New Roman" w:cs="Times New Roman"/>
          </w:rPr>
          <w:t>r</w:t>
        </w:r>
        <w:r>
          <w:rPr>
            <w:rFonts w:ascii="Times New Roman" w:eastAsia="Times New Roman" w:hAnsi="Times New Roman" w:cs="Times New Roman"/>
            <w:spacing w:val="-4"/>
          </w:rPr>
          <w:t>m</w:t>
        </w:r>
        <w:r>
          <w:rPr>
            <w:rFonts w:ascii="Times New Roman" w:eastAsia="Times New Roman" w:hAnsi="Times New Roman" w:cs="Times New Roman"/>
          </w:rPr>
          <w:t>ance po</w:t>
        </w:r>
        <w:r>
          <w:rPr>
            <w:rFonts w:ascii="Times New Roman" w:eastAsia="Times New Roman" w:hAnsi="Times New Roman" w:cs="Times New Roman"/>
            <w:spacing w:val="-2"/>
          </w:rPr>
          <w:t>s</w:t>
        </w:r>
        <w:r>
          <w:rPr>
            <w:rFonts w:ascii="Times New Roman" w:eastAsia="Times New Roman" w:hAnsi="Times New Roman" w:cs="Times New Roman"/>
          </w:rPr>
          <w:t>s</w:t>
        </w:r>
        <w:r>
          <w:rPr>
            <w:rFonts w:ascii="Times New Roman" w:eastAsia="Times New Roman" w:hAnsi="Times New Roman" w:cs="Times New Roman"/>
            <w:spacing w:val="1"/>
          </w:rPr>
          <w:t>i</w:t>
        </w:r>
        <w:r>
          <w:rPr>
            <w:rFonts w:ascii="Times New Roman" w:eastAsia="Times New Roman" w:hAnsi="Times New Roman" w:cs="Times New Roman"/>
            <w:spacing w:val="-3"/>
          </w:rPr>
          <w:t>b</w:t>
        </w:r>
        <w:r>
          <w:rPr>
            <w:rFonts w:ascii="Times New Roman" w:eastAsia="Times New Roman" w:hAnsi="Times New Roman" w:cs="Times New Roman"/>
          </w:rPr>
          <w:t>le.</w:t>
        </w:r>
      </w:ins>
    </w:p>
    <w:p w14:paraId="32146903" w14:textId="77777777" w:rsidR="00944029" w:rsidRDefault="006D7E2C">
      <w:pPr>
        <w:widowControl w:val="0"/>
        <w:numPr>
          <w:ilvl w:val="0"/>
          <w:numId w:val="8"/>
        </w:numPr>
        <w:tabs>
          <w:tab w:val="left" w:pos="471"/>
        </w:tabs>
        <w:spacing w:after="0" w:line="269" w:lineRule="exact"/>
        <w:ind w:left="472"/>
        <w:rPr>
          <w:ins w:id="77" w:author="Snowberger, Tina" w:date="2026-09-25T20:08:00Z" w16du:dateUtc="2026-09-26T00:08:00Z"/>
          <w:rFonts w:ascii="Times New Roman" w:eastAsia="Times New Roman" w:hAnsi="Times New Roman" w:cs="Times New Roman"/>
        </w:rPr>
      </w:pPr>
      <w:ins w:id="78" w:author="Snowberger, Tina" w:date="2026-09-25T20:08:00Z" w16du:dateUtc="2026-09-26T00:08:00Z">
        <w:r>
          <w:rPr>
            <w:rFonts w:ascii="Times New Roman" w:eastAsia="Times New Roman" w:hAnsi="Times New Roman" w:cs="Times New Roman"/>
            <w:spacing w:val="-1"/>
          </w:rPr>
          <w:t>R</w:t>
        </w:r>
        <w:r>
          <w:rPr>
            <w:rFonts w:ascii="Times New Roman" w:eastAsia="Times New Roman" w:hAnsi="Times New Roman" w:cs="Times New Roman"/>
          </w:rPr>
          <w:t>espe</w:t>
        </w:r>
        <w:r>
          <w:rPr>
            <w:rFonts w:ascii="Times New Roman" w:eastAsia="Times New Roman" w:hAnsi="Times New Roman" w:cs="Times New Roman"/>
            <w:spacing w:val="-2"/>
          </w:rPr>
          <w:t>c</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t</w:t>
        </w:r>
        <w:r>
          <w:rPr>
            <w:rFonts w:ascii="Times New Roman" w:eastAsia="Times New Roman" w:hAnsi="Times New Roman" w:cs="Times New Roman"/>
          </w:rPr>
          <w:t>he c</w:t>
        </w:r>
        <w:r>
          <w:rPr>
            <w:rFonts w:ascii="Times New Roman" w:eastAsia="Times New Roman" w:hAnsi="Times New Roman" w:cs="Times New Roman"/>
            <w:spacing w:val="-3"/>
          </w:rPr>
          <w:t>o</w:t>
        </w:r>
        <w:r>
          <w:rPr>
            <w:rFonts w:ascii="Times New Roman" w:eastAsia="Times New Roman" w:hAnsi="Times New Roman" w:cs="Times New Roman"/>
          </w:rPr>
          <w:t>ac</w:t>
        </w:r>
        <w:r>
          <w:rPr>
            <w:rFonts w:ascii="Times New Roman" w:eastAsia="Times New Roman" w:hAnsi="Times New Roman" w:cs="Times New Roman"/>
            <w:spacing w:val="-3"/>
          </w:rPr>
          <w:t>h</w:t>
        </w:r>
        <w:r>
          <w:rPr>
            <w:rFonts w:ascii="Times New Roman" w:eastAsia="Times New Roman" w:hAnsi="Times New Roman" w:cs="Times New Roman"/>
          </w:rPr>
          <w:t xml:space="preserve">’s </w:t>
        </w:r>
        <w:r>
          <w:rPr>
            <w:rFonts w:ascii="Times New Roman" w:eastAsia="Times New Roman" w:hAnsi="Times New Roman" w:cs="Times New Roman"/>
            <w:spacing w:val="-2"/>
          </w:rPr>
          <w:t>d</w:t>
        </w:r>
        <w:r>
          <w:rPr>
            <w:rFonts w:ascii="Times New Roman" w:eastAsia="Times New Roman" w:hAnsi="Times New Roman" w:cs="Times New Roman"/>
          </w:rPr>
          <w:t>ec</w:t>
        </w:r>
        <w:r>
          <w:rPr>
            <w:rFonts w:ascii="Times New Roman" w:eastAsia="Times New Roman" w:hAnsi="Times New Roman" w:cs="Times New Roman"/>
            <w:spacing w:val="-2"/>
          </w:rPr>
          <w:t>i</w:t>
        </w:r>
        <w:r>
          <w:rPr>
            <w:rFonts w:ascii="Times New Roman" w:eastAsia="Times New Roman" w:hAnsi="Times New Roman" w:cs="Times New Roman"/>
          </w:rPr>
          <w:t>s</w:t>
        </w:r>
        <w:r>
          <w:rPr>
            <w:rFonts w:ascii="Times New Roman" w:eastAsia="Times New Roman" w:hAnsi="Times New Roman" w:cs="Times New Roman"/>
            <w:spacing w:val="1"/>
          </w:rPr>
          <w:t>i</w:t>
        </w:r>
        <w:r>
          <w:rPr>
            <w:rFonts w:ascii="Times New Roman" w:eastAsia="Times New Roman" w:hAnsi="Times New Roman" w:cs="Times New Roman"/>
            <w:spacing w:val="-3"/>
          </w:rPr>
          <w:t>o</w:t>
        </w:r>
        <w:r>
          <w:rPr>
            <w:rFonts w:ascii="Times New Roman" w:eastAsia="Times New Roman" w:hAnsi="Times New Roman" w:cs="Times New Roman"/>
          </w:rPr>
          <w:t xml:space="preserve">ns </w:t>
        </w:r>
        <w:r>
          <w:rPr>
            <w:rFonts w:ascii="Times New Roman" w:eastAsia="Times New Roman" w:hAnsi="Times New Roman" w:cs="Times New Roman"/>
            <w:spacing w:val="1"/>
          </w:rPr>
          <w:t>r</w:t>
        </w:r>
        <w:r>
          <w:rPr>
            <w:rFonts w:ascii="Times New Roman" w:eastAsia="Times New Roman" w:hAnsi="Times New Roman" w:cs="Times New Roman"/>
          </w:rPr>
          <w:t>e</w:t>
        </w:r>
        <w:r>
          <w:rPr>
            <w:rFonts w:ascii="Times New Roman" w:eastAsia="Times New Roman" w:hAnsi="Times New Roman" w:cs="Times New Roman"/>
            <w:spacing w:val="-2"/>
          </w:rPr>
          <w:t>g</w:t>
        </w:r>
        <w:r>
          <w:rPr>
            <w:rFonts w:ascii="Times New Roman" w:eastAsia="Times New Roman" w:hAnsi="Times New Roman" w:cs="Times New Roman"/>
          </w:rPr>
          <w:t>a</w:t>
        </w:r>
        <w:r>
          <w:rPr>
            <w:rFonts w:ascii="Times New Roman" w:eastAsia="Times New Roman" w:hAnsi="Times New Roman" w:cs="Times New Roman"/>
            <w:spacing w:val="1"/>
          </w:rPr>
          <w:t>r</w:t>
        </w:r>
        <w:r>
          <w:rPr>
            <w:rFonts w:ascii="Times New Roman" w:eastAsia="Times New Roman" w:hAnsi="Times New Roman" w:cs="Times New Roman"/>
            <w:spacing w:val="-3"/>
          </w:rPr>
          <w:t>d</w:t>
        </w:r>
        <w:r>
          <w:rPr>
            <w:rFonts w:ascii="Times New Roman" w:eastAsia="Times New Roman" w:hAnsi="Times New Roman" w:cs="Times New Roman"/>
          </w:rPr>
          <w:t>ing</w:t>
        </w:r>
        <w:r>
          <w:rPr>
            <w:rFonts w:ascii="Times New Roman" w:eastAsia="Times New Roman" w:hAnsi="Times New Roman" w:cs="Times New Roman"/>
            <w:spacing w:val="-3"/>
          </w:rPr>
          <w:t xml:space="preserve"> </w:t>
        </w:r>
        <w:r>
          <w:rPr>
            <w:rFonts w:ascii="Times New Roman" w:eastAsia="Times New Roman" w:hAnsi="Times New Roman" w:cs="Times New Roman"/>
          </w:rPr>
          <w:t>th</w:t>
        </w:r>
        <w:r>
          <w:rPr>
            <w:rFonts w:ascii="Times New Roman" w:eastAsia="Times New Roman" w:hAnsi="Times New Roman" w:cs="Times New Roman"/>
            <w:spacing w:val="-2"/>
          </w:rPr>
          <w:t>e</w:t>
        </w:r>
        <w:r>
          <w:rPr>
            <w:rFonts w:ascii="Times New Roman" w:eastAsia="Times New Roman" w:hAnsi="Times New Roman" w:cs="Times New Roman"/>
          </w:rPr>
          <w:t>ir</w:t>
        </w:r>
        <w:r>
          <w:rPr>
            <w:rFonts w:ascii="Times New Roman" w:eastAsia="Times New Roman" w:hAnsi="Times New Roman" w:cs="Times New Roman"/>
            <w:spacing w:val="-2"/>
          </w:rPr>
          <w:t xml:space="preserve"> </w:t>
        </w:r>
        <w:r>
          <w:rPr>
            <w:rFonts w:ascii="Times New Roman" w:eastAsia="Times New Roman" w:hAnsi="Times New Roman" w:cs="Times New Roman"/>
          </w:rPr>
          <w:t>so</w:t>
        </w:r>
        <w:r>
          <w:rPr>
            <w:rFonts w:ascii="Times New Roman" w:eastAsia="Times New Roman" w:hAnsi="Times New Roman" w:cs="Times New Roman"/>
            <w:spacing w:val="-2"/>
          </w:rPr>
          <w:t>n</w:t>
        </w:r>
        <w:r>
          <w:rPr>
            <w:rFonts w:ascii="Times New Roman" w:eastAsia="Times New Roman" w:hAnsi="Times New Roman" w:cs="Times New Roman"/>
          </w:rPr>
          <w:t>’s</w:t>
        </w:r>
        <w:r>
          <w:rPr>
            <w:rFonts w:ascii="Times New Roman" w:eastAsia="Times New Roman" w:hAnsi="Times New Roman" w:cs="Times New Roman"/>
            <w:spacing w:val="-1"/>
          </w:rPr>
          <w:t>/</w:t>
        </w:r>
        <w:r>
          <w:rPr>
            <w:rFonts w:ascii="Times New Roman" w:eastAsia="Times New Roman" w:hAnsi="Times New Roman" w:cs="Times New Roman"/>
          </w:rPr>
          <w:t>da</w:t>
        </w:r>
        <w:r>
          <w:rPr>
            <w:rFonts w:ascii="Times New Roman" w:eastAsia="Times New Roman" w:hAnsi="Times New Roman" w:cs="Times New Roman"/>
            <w:spacing w:val="-2"/>
          </w:rPr>
          <w:t>u</w:t>
        </w:r>
        <w:r>
          <w:rPr>
            <w:rFonts w:ascii="Times New Roman" w:eastAsia="Times New Roman" w:hAnsi="Times New Roman" w:cs="Times New Roman"/>
            <w:spacing w:val="-3"/>
          </w:rPr>
          <w:t>g</w:t>
        </w:r>
        <w:r>
          <w:rPr>
            <w:rFonts w:ascii="Times New Roman" w:eastAsia="Times New Roman" w:hAnsi="Times New Roman" w:cs="Times New Roman"/>
          </w:rPr>
          <w:t>hte</w:t>
        </w:r>
        <w:r>
          <w:rPr>
            <w:rFonts w:ascii="Times New Roman" w:eastAsia="Times New Roman" w:hAnsi="Times New Roman" w:cs="Times New Roman"/>
            <w:spacing w:val="1"/>
          </w:rPr>
          <w:t>r</w:t>
        </w:r>
        <w:r>
          <w:rPr>
            <w:rFonts w:ascii="Times New Roman" w:eastAsia="Times New Roman" w:hAnsi="Times New Roman" w:cs="Times New Roman"/>
          </w:rPr>
          <w:t>’s</w:t>
        </w:r>
        <w:r>
          <w:rPr>
            <w:rFonts w:ascii="Times New Roman" w:eastAsia="Times New Roman" w:hAnsi="Times New Roman" w:cs="Times New Roman"/>
            <w:spacing w:val="-2"/>
          </w:rPr>
          <w:t xml:space="preserve"> </w:t>
        </w:r>
        <w:r>
          <w:rPr>
            <w:rFonts w:ascii="Times New Roman" w:eastAsia="Times New Roman" w:hAnsi="Times New Roman" w:cs="Times New Roman"/>
          </w:rPr>
          <w:t>p</w:t>
        </w:r>
        <w:r>
          <w:rPr>
            <w:rFonts w:ascii="Times New Roman" w:eastAsia="Times New Roman" w:hAnsi="Times New Roman" w:cs="Times New Roman"/>
            <w:spacing w:val="-2"/>
          </w:rPr>
          <w:t>l</w:t>
        </w:r>
        <w:r>
          <w:rPr>
            <w:rFonts w:ascii="Times New Roman" w:eastAsia="Times New Roman" w:hAnsi="Times New Roman" w:cs="Times New Roman"/>
          </w:rPr>
          <w:t>a</w:t>
        </w:r>
        <w:r>
          <w:rPr>
            <w:rFonts w:ascii="Times New Roman" w:eastAsia="Times New Roman" w:hAnsi="Times New Roman" w:cs="Times New Roman"/>
            <w:spacing w:val="-2"/>
          </w:rPr>
          <w:t>y</w:t>
        </w:r>
        <w:r>
          <w:rPr>
            <w:rFonts w:ascii="Times New Roman" w:eastAsia="Times New Roman" w:hAnsi="Times New Roman" w:cs="Times New Roman"/>
          </w:rPr>
          <w:t>ing</w:t>
        </w:r>
        <w:r>
          <w:rPr>
            <w:rFonts w:ascii="Times New Roman" w:eastAsia="Times New Roman" w:hAnsi="Times New Roman" w:cs="Times New Roman"/>
            <w:spacing w:val="-3"/>
          </w:rPr>
          <w:t xml:space="preserve"> </w:t>
        </w:r>
        <w:r>
          <w:rPr>
            <w:rFonts w:ascii="Times New Roman" w:eastAsia="Times New Roman" w:hAnsi="Times New Roman" w:cs="Times New Roman"/>
          </w:rPr>
          <w:t>ti</w:t>
        </w:r>
        <w:r>
          <w:rPr>
            <w:rFonts w:ascii="Times New Roman" w:eastAsia="Times New Roman" w:hAnsi="Times New Roman" w:cs="Times New Roman"/>
            <w:spacing w:val="-4"/>
          </w:rPr>
          <w:t>m</w:t>
        </w:r>
        <w:r>
          <w:rPr>
            <w:rFonts w:ascii="Times New Roman" w:eastAsia="Times New Roman" w:hAnsi="Times New Roman" w:cs="Times New Roman"/>
          </w:rPr>
          <w:t xml:space="preserve">e and </w:t>
        </w:r>
        <w:r>
          <w:rPr>
            <w:rFonts w:ascii="Times New Roman" w:eastAsia="Times New Roman" w:hAnsi="Times New Roman" w:cs="Times New Roman"/>
            <w:spacing w:val="-3"/>
          </w:rPr>
          <w:t>g</w:t>
        </w:r>
        <w:r>
          <w:rPr>
            <w:rFonts w:ascii="Times New Roman" w:eastAsia="Times New Roman" w:hAnsi="Times New Roman" w:cs="Times New Roman"/>
          </w:rPr>
          <w:t>a</w:t>
        </w:r>
        <w:r>
          <w:rPr>
            <w:rFonts w:ascii="Times New Roman" w:eastAsia="Times New Roman" w:hAnsi="Times New Roman" w:cs="Times New Roman"/>
            <w:spacing w:val="-4"/>
          </w:rPr>
          <w:t>m</w:t>
        </w:r>
        <w:r>
          <w:rPr>
            <w:rFonts w:ascii="Times New Roman" w:eastAsia="Times New Roman" w:hAnsi="Times New Roman" w:cs="Times New Roman"/>
          </w:rPr>
          <w:t xml:space="preserve">e </w:t>
        </w:r>
        <w:r>
          <w:rPr>
            <w:rFonts w:ascii="Times New Roman" w:eastAsia="Times New Roman" w:hAnsi="Times New Roman" w:cs="Times New Roman"/>
            <w:spacing w:val="1"/>
          </w:rPr>
          <w:t>t</w:t>
        </w:r>
        <w:r>
          <w:rPr>
            <w:rFonts w:ascii="Times New Roman" w:eastAsia="Times New Roman" w:hAnsi="Times New Roman" w:cs="Times New Roman"/>
          </w:rPr>
          <w:t>i</w:t>
        </w:r>
        <w:r>
          <w:rPr>
            <w:rFonts w:ascii="Times New Roman" w:eastAsia="Times New Roman" w:hAnsi="Times New Roman" w:cs="Times New Roman"/>
            <w:spacing w:val="-4"/>
          </w:rPr>
          <w:t>m</w:t>
        </w:r>
        <w:r>
          <w:rPr>
            <w:rFonts w:ascii="Times New Roman" w:eastAsia="Times New Roman" w:hAnsi="Times New Roman" w:cs="Times New Roman"/>
          </w:rPr>
          <w:t>e stra</w:t>
        </w:r>
        <w:r>
          <w:rPr>
            <w:rFonts w:ascii="Times New Roman" w:eastAsia="Times New Roman" w:hAnsi="Times New Roman" w:cs="Times New Roman"/>
            <w:spacing w:val="-2"/>
          </w:rPr>
          <w:t>t</w:t>
        </w:r>
        <w:r>
          <w:rPr>
            <w:rFonts w:ascii="Times New Roman" w:eastAsia="Times New Roman" w:hAnsi="Times New Roman" w:cs="Times New Roman"/>
          </w:rPr>
          <w:t>e</w:t>
        </w:r>
        <w:r>
          <w:rPr>
            <w:rFonts w:ascii="Times New Roman" w:eastAsia="Times New Roman" w:hAnsi="Times New Roman" w:cs="Times New Roman"/>
            <w:spacing w:val="-2"/>
          </w:rPr>
          <w:t>g</w:t>
        </w:r>
        <w:r>
          <w:rPr>
            <w:rFonts w:ascii="Times New Roman" w:eastAsia="Times New Roman" w:hAnsi="Times New Roman" w:cs="Times New Roman"/>
          </w:rPr>
          <w:t>ies.</w:t>
        </w:r>
      </w:ins>
    </w:p>
    <w:p w14:paraId="540D773F" w14:textId="77777777" w:rsidR="00944029" w:rsidRDefault="006D7E2C">
      <w:pPr>
        <w:widowControl w:val="0"/>
        <w:numPr>
          <w:ilvl w:val="0"/>
          <w:numId w:val="8"/>
        </w:numPr>
        <w:tabs>
          <w:tab w:val="left" w:pos="471"/>
        </w:tabs>
        <w:spacing w:after="0" w:line="269" w:lineRule="exact"/>
        <w:ind w:left="472"/>
        <w:rPr>
          <w:ins w:id="79" w:author="Snowberger, Tina" w:date="2026-09-25T20:08:00Z" w16du:dateUtc="2026-09-26T00:08:00Z"/>
          <w:rFonts w:ascii="Times New Roman" w:eastAsia="Times New Roman" w:hAnsi="Times New Roman" w:cs="Times New Roman"/>
        </w:rPr>
      </w:pPr>
      <w:ins w:id="80" w:author="Snowberger, Tina" w:date="2026-09-25T20:08:00Z" w16du:dateUtc="2026-09-26T00:08:00Z">
        <w:r>
          <w:rPr>
            <w:rFonts w:ascii="Times New Roman" w:eastAsia="Times New Roman" w:hAnsi="Times New Roman" w:cs="Times New Roman"/>
            <w:spacing w:val="-1"/>
          </w:rPr>
          <w:t>C</w:t>
        </w:r>
        <w:r>
          <w:rPr>
            <w:rFonts w:ascii="Times New Roman" w:eastAsia="Times New Roman" w:hAnsi="Times New Roman" w:cs="Times New Roman"/>
          </w:rPr>
          <w:t>onduct</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4"/>
          </w:rPr>
          <w:t>m</w:t>
        </w:r>
        <w:r>
          <w:rPr>
            <w:rFonts w:ascii="Times New Roman" w:eastAsia="Times New Roman" w:hAnsi="Times New Roman" w:cs="Times New Roman"/>
          </w:rPr>
          <w:t>sel</w:t>
        </w:r>
        <w:r>
          <w:rPr>
            <w:rFonts w:ascii="Times New Roman" w:eastAsia="Times New Roman" w:hAnsi="Times New Roman" w:cs="Times New Roman"/>
            <w:spacing w:val="-3"/>
          </w:rPr>
          <w:t>v</w:t>
        </w:r>
        <w:r>
          <w:rPr>
            <w:rFonts w:ascii="Times New Roman" w:eastAsia="Times New Roman" w:hAnsi="Times New Roman" w:cs="Times New Roman"/>
          </w:rPr>
          <w:t>es</w:t>
        </w:r>
        <w:r>
          <w:rPr>
            <w:rFonts w:ascii="Times New Roman" w:eastAsia="Times New Roman" w:hAnsi="Times New Roman" w:cs="Times New Roman"/>
            <w:spacing w:val="-2"/>
          </w:rPr>
          <w:t xml:space="preserve"> </w:t>
        </w:r>
        <w:r>
          <w:rPr>
            <w:rFonts w:ascii="Times New Roman" w:eastAsia="Times New Roman" w:hAnsi="Times New Roman" w:cs="Times New Roman"/>
          </w:rPr>
          <w:t>in a</w:t>
        </w:r>
        <w:r>
          <w:rPr>
            <w:rFonts w:ascii="Times New Roman" w:eastAsia="Times New Roman" w:hAnsi="Times New Roman" w:cs="Times New Roman"/>
            <w:spacing w:val="-2"/>
          </w:rPr>
          <w:t xml:space="preserve"> </w:t>
        </w:r>
        <w:r>
          <w:rPr>
            <w:rFonts w:ascii="Times New Roman" w:eastAsia="Times New Roman" w:hAnsi="Times New Roman" w:cs="Times New Roman"/>
          </w:rPr>
          <w:t>c</w:t>
        </w:r>
        <w:r>
          <w:rPr>
            <w:rFonts w:ascii="Times New Roman" w:eastAsia="Times New Roman" w:hAnsi="Times New Roman" w:cs="Times New Roman"/>
            <w:spacing w:val="-2"/>
          </w:rPr>
          <w:t>o</w:t>
        </w:r>
        <w:r>
          <w:rPr>
            <w:rFonts w:ascii="Times New Roman" w:eastAsia="Times New Roman" w:hAnsi="Times New Roman" w:cs="Times New Roman"/>
          </w:rPr>
          <w:t>urt</w:t>
        </w:r>
        <w:r>
          <w:rPr>
            <w:rFonts w:ascii="Times New Roman" w:eastAsia="Times New Roman" w:hAnsi="Times New Roman" w:cs="Times New Roman"/>
            <w:spacing w:val="-2"/>
          </w:rPr>
          <w:t>e</w:t>
        </w:r>
        <w:r>
          <w:rPr>
            <w:rFonts w:ascii="Times New Roman" w:eastAsia="Times New Roman" w:hAnsi="Times New Roman" w:cs="Times New Roman"/>
          </w:rPr>
          <w:t>ous</w:t>
        </w:r>
        <w:r>
          <w:rPr>
            <w:rFonts w:ascii="Times New Roman" w:eastAsia="Times New Roman" w:hAnsi="Times New Roman" w:cs="Times New Roman"/>
            <w:spacing w:val="3"/>
          </w:rPr>
          <w:t xml:space="preserve"> </w:t>
        </w:r>
        <w:r>
          <w:rPr>
            <w:rFonts w:ascii="Times New Roman" w:eastAsia="Times New Roman" w:hAnsi="Times New Roman" w:cs="Times New Roman"/>
            <w:spacing w:val="-4"/>
          </w:rPr>
          <w:t>m</w:t>
        </w:r>
        <w:r>
          <w:rPr>
            <w:rFonts w:ascii="Times New Roman" w:eastAsia="Times New Roman" w:hAnsi="Times New Roman" w:cs="Times New Roman"/>
          </w:rPr>
          <w:t xml:space="preserve">anner </w:t>
        </w:r>
        <w:r>
          <w:rPr>
            <w:rFonts w:ascii="Times New Roman" w:eastAsia="Times New Roman" w:hAnsi="Times New Roman" w:cs="Times New Roman"/>
            <w:spacing w:val="-2"/>
          </w:rPr>
          <w:t>w</w:t>
        </w:r>
        <w:r>
          <w:rPr>
            <w:rFonts w:ascii="Times New Roman" w:eastAsia="Times New Roman" w:hAnsi="Times New Roman" w:cs="Times New Roman"/>
            <w:spacing w:val="-3"/>
          </w:rPr>
          <w:t>h</w:t>
        </w:r>
        <w:r>
          <w:rPr>
            <w:rFonts w:ascii="Times New Roman" w:eastAsia="Times New Roman" w:hAnsi="Times New Roman" w:cs="Times New Roman"/>
          </w:rPr>
          <w:t>en d</w:t>
        </w:r>
        <w:r>
          <w:rPr>
            <w:rFonts w:ascii="Times New Roman" w:eastAsia="Times New Roman" w:hAnsi="Times New Roman" w:cs="Times New Roman"/>
            <w:spacing w:val="-2"/>
          </w:rPr>
          <w:t>e</w:t>
        </w:r>
        <w:r>
          <w:rPr>
            <w:rFonts w:ascii="Times New Roman" w:eastAsia="Times New Roman" w:hAnsi="Times New Roman" w:cs="Times New Roman"/>
          </w:rPr>
          <w:t>a</w:t>
        </w:r>
        <w:r>
          <w:rPr>
            <w:rFonts w:ascii="Times New Roman" w:eastAsia="Times New Roman" w:hAnsi="Times New Roman" w:cs="Times New Roman"/>
            <w:spacing w:val="-2"/>
          </w:rPr>
          <w:t>li</w:t>
        </w:r>
        <w:r>
          <w:rPr>
            <w:rFonts w:ascii="Times New Roman" w:eastAsia="Times New Roman" w:hAnsi="Times New Roman" w:cs="Times New Roman"/>
          </w:rPr>
          <w:t>ng</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w</w:t>
        </w:r>
        <w:r>
          <w:rPr>
            <w:rFonts w:ascii="Times New Roman" w:eastAsia="Times New Roman" w:hAnsi="Times New Roman" w:cs="Times New Roman"/>
          </w:rPr>
          <w:t>ith a c</w:t>
        </w:r>
        <w:r>
          <w:rPr>
            <w:rFonts w:ascii="Times New Roman" w:eastAsia="Times New Roman" w:hAnsi="Times New Roman" w:cs="Times New Roman"/>
            <w:spacing w:val="-3"/>
          </w:rPr>
          <w:t>o</w:t>
        </w:r>
        <w:r>
          <w:rPr>
            <w:rFonts w:ascii="Times New Roman" w:eastAsia="Times New Roman" w:hAnsi="Times New Roman" w:cs="Times New Roman"/>
          </w:rPr>
          <w:t xml:space="preserve">ach, </w:t>
        </w:r>
        <w:r>
          <w:rPr>
            <w:rFonts w:ascii="Times New Roman" w:eastAsia="Times New Roman" w:hAnsi="Times New Roman" w:cs="Times New Roman"/>
            <w:spacing w:val="-3"/>
          </w:rPr>
          <w:t>o</w:t>
        </w:r>
        <w:r>
          <w:rPr>
            <w:rFonts w:ascii="Times New Roman" w:eastAsia="Times New Roman" w:hAnsi="Times New Roman" w:cs="Times New Roman"/>
          </w:rPr>
          <w:t>ppo</w:t>
        </w:r>
        <w:r>
          <w:rPr>
            <w:rFonts w:ascii="Times New Roman" w:eastAsia="Times New Roman" w:hAnsi="Times New Roman" w:cs="Times New Roman"/>
            <w:spacing w:val="-2"/>
          </w:rPr>
          <w:t>s</w:t>
        </w:r>
        <w:r>
          <w:rPr>
            <w:rFonts w:ascii="Times New Roman" w:eastAsia="Times New Roman" w:hAnsi="Times New Roman" w:cs="Times New Roman"/>
          </w:rPr>
          <w:t>ing</w:t>
        </w:r>
        <w:r>
          <w:rPr>
            <w:rFonts w:ascii="Times New Roman" w:eastAsia="Times New Roman" w:hAnsi="Times New Roman" w:cs="Times New Roman"/>
            <w:spacing w:val="-3"/>
          </w:rPr>
          <w:t xml:space="preserve"> </w:t>
        </w:r>
        <w:r>
          <w:rPr>
            <w:rFonts w:ascii="Times New Roman" w:eastAsia="Times New Roman" w:hAnsi="Times New Roman" w:cs="Times New Roman"/>
          </w:rPr>
          <w:t>pla</w:t>
        </w:r>
        <w:r>
          <w:rPr>
            <w:rFonts w:ascii="Times New Roman" w:eastAsia="Times New Roman" w:hAnsi="Times New Roman" w:cs="Times New Roman"/>
            <w:spacing w:val="-2"/>
          </w:rPr>
          <w:t>y</w:t>
        </w:r>
        <w:r>
          <w:rPr>
            <w:rFonts w:ascii="Times New Roman" w:eastAsia="Times New Roman" w:hAnsi="Times New Roman" w:cs="Times New Roman"/>
          </w:rPr>
          <w:t>e</w:t>
        </w:r>
        <w:r>
          <w:rPr>
            <w:rFonts w:ascii="Times New Roman" w:eastAsia="Times New Roman" w:hAnsi="Times New Roman" w:cs="Times New Roman"/>
            <w:spacing w:val="1"/>
          </w:rPr>
          <w:t>r</w:t>
        </w:r>
        <w:r>
          <w:rPr>
            <w:rFonts w:ascii="Times New Roman" w:eastAsia="Times New Roman" w:hAnsi="Times New Roman" w:cs="Times New Roman"/>
          </w:rPr>
          <w:t>s,</w:t>
        </w:r>
        <w:r>
          <w:rPr>
            <w:rFonts w:ascii="Times New Roman" w:eastAsia="Times New Roman" w:hAnsi="Times New Roman" w:cs="Times New Roman"/>
            <w:spacing w:val="-2"/>
          </w:rPr>
          <w:t xml:space="preserve"> </w:t>
        </w:r>
        <w:r>
          <w:rPr>
            <w:rFonts w:ascii="Times New Roman" w:eastAsia="Times New Roman" w:hAnsi="Times New Roman" w:cs="Times New Roman"/>
          </w:rPr>
          <w:t>or</w:t>
        </w:r>
        <w:r>
          <w:rPr>
            <w:rFonts w:ascii="Times New Roman" w:eastAsia="Times New Roman" w:hAnsi="Times New Roman" w:cs="Times New Roman"/>
            <w:spacing w:val="-2"/>
          </w:rPr>
          <w:t xml:space="preserve"> </w:t>
        </w:r>
        <w:r>
          <w:rPr>
            <w:rFonts w:ascii="Times New Roman" w:eastAsia="Times New Roman" w:hAnsi="Times New Roman" w:cs="Times New Roman"/>
          </w:rPr>
          <w:t>fan</w:t>
        </w:r>
        <w:r>
          <w:rPr>
            <w:rFonts w:ascii="Times New Roman" w:eastAsia="Times New Roman" w:hAnsi="Times New Roman" w:cs="Times New Roman"/>
            <w:spacing w:val="-2"/>
          </w:rPr>
          <w:t>s</w:t>
        </w:r>
        <w:r>
          <w:rPr>
            <w:rFonts w:ascii="Times New Roman" w:eastAsia="Times New Roman" w:hAnsi="Times New Roman" w:cs="Times New Roman"/>
          </w:rPr>
          <w:t>.</w:t>
        </w:r>
      </w:ins>
    </w:p>
    <w:p w14:paraId="23A49FF4" w14:textId="77777777" w:rsidR="00944029" w:rsidRDefault="006D7E2C">
      <w:pPr>
        <w:widowControl w:val="0"/>
        <w:numPr>
          <w:ilvl w:val="0"/>
          <w:numId w:val="8"/>
        </w:numPr>
        <w:tabs>
          <w:tab w:val="left" w:pos="471"/>
        </w:tabs>
        <w:spacing w:before="17" w:after="0" w:line="254" w:lineRule="exact"/>
        <w:ind w:left="472" w:right="118"/>
        <w:rPr>
          <w:ins w:id="81" w:author="Snowberger, Tina" w:date="2026-09-25T20:08:00Z" w16du:dateUtc="2026-09-26T00:08:00Z"/>
          <w:rFonts w:ascii="Times New Roman" w:eastAsia="Times New Roman" w:hAnsi="Times New Roman" w:cs="Times New Roman"/>
        </w:rPr>
      </w:pPr>
      <w:ins w:id="82" w:author="Snowberger, Tina" w:date="2026-09-25T20:08:00Z" w16du:dateUtc="2026-09-26T00:08:00Z">
        <w:r>
          <w:rPr>
            <w:rFonts w:ascii="Times New Roman" w:eastAsia="Times New Roman" w:hAnsi="Times New Roman" w:cs="Times New Roman"/>
            <w:spacing w:val="-1"/>
          </w:rPr>
          <w:t>R</w:t>
        </w:r>
        <w:r>
          <w:rPr>
            <w:rFonts w:ascii="Times New Roman" w:eastAsia="Times New Roman" w:hAnsi="Times New Roman" w:cs="Times New Roman"/>
          </w:rPr>
          <w:t>ea</w:t>
        </w:r>
        <w:r>
          <w:rPr>
            <w:rFonts w:ascii="Times New Roman" w:eastAsia="Times New Roman" w:hAnsi="Times New Roman" w:cs="Times New Roman"/>
            <w:spacing w:val="-2"/>
          </w:rPr>
          <w:t>l</w:t>
        </w:r>
        <w:r>
          <w:rPr>
            <w:rFonts w:ascii="Times New Roman" w:eastAsia="Times New Roman" w:hAnsi="Times New Roman" w:cs="Times New Roman"/>
          </w:rPr>
          <w:t>i</w:t>
        </w:r>
        <w:r>
          <w:rPr>
            <w:rFonts w:ascii="Times New Roman" w:eastAsia="Times New Roman" w:hAnsi="Times New Roman" w:cs="Times New Roman"/>
            <w:spacing w:val="-2"/>
          </w:rPr>
          <w:t>z</w:t>
        </w:r>
        <w:r>
          <w:rPr>
            <w:rFonts w:ascii="Times New Roman" w:eastAsia="Times New Roman" w:hAnsi="Times New Roman" w:cs="Times New Roman"/>
          </w:rPr>
          <w:t>e</w:t>
        </w:r>
        <w:r>
          <w:rPr>
            <w:rFonts w:ascii="Times New Roman" w:eastAsia="Times New Roman" w:hAnsi="Times New Roman" w:cs="Times New Roman"/>
            <w:spacing w:val="29"/>
          </w:rPr>
          <w:t xml:space="preserve"> </w:t>
        </w:r>
        <w:r>
          <w:rPr>
            <w:rFonts w:ascii="Times New Roman" w:eastAsia="Times New Roman" w:hAnsi="Times New Roman" w:cs="Times New Roman"/>
          </w:rPr>
          <w:t>th</w:t>
        </w:r>
        <w:r>
          <w:rPr>
            <w:rFonts w:ascii="Times New Roman" w:eastAsia="Times New Roman" w:hAnsi="Times New Roman" w:cs="Times New Roman"/>
            <w:spacing w:val="-2"/>
          </w:rPr>
          <w:t>a</w:t>
        </w:r>
        <w:r>
          <w:rPr>
            <w:rFonts w:ascii="Times New Roman" w:eastAsia="Times New Roman" w:hAnsi="Times New Roman" w:cs="Times New Roman"/>
          </w:rPr>
          <w:t>t</w:t>
        </w:r>
        <w:r>
          <w:rPr>
            <w:rFonts w:ascii="Times New Roman" w:eastAsia="Times New Roman" w:hAnsi="Times New Roman" w:cs="Times New Roman"/>
            <w:spacing w:val="29"/>
          </w:rPr>
          <w:t xml:space="preserve"> </w:t>
        </w:r>
        <w:r>
          <w:rPr>
            <w:rFonts w:ascii="Times New Roman" w:eastAsia="Times New Roman" w:hAnsi="Times New Roman" w:cs="Times New Roman"/>
          </w:rPr>
          <w:t>p</w:t>
        </w:r>
        <w:r>
          <w:rPr>
            <w:rFonts w:ascii="Times New Roman" w:eastAsia="Times New Roman" w:hAnsi="Times New Roman" w:cs="Times New Roman"/>
            <w:spacing w:val="-2"/>
          </w:rPr>
          <w:t>a</w:t>
        </w:r>
        <w:r>
          <w:rPr>
            <w:rFonts w:ascii="Times New Roman" w:eastAsia="Times New Roman" w:hAnsi="Times New Roman" w:cs="Times New Roman"/>
          </w:rPr>
          <w:t>re</w:t>
        </w:r>
        <w:r>
          <w:rPr>
            <w:rFonts w:ascii="Times New Roman" w:eastAsia="Times New Roman" w:hAnsi="Times New Roman" w:cs="Times New Roman"/>
            <w:spacing w:val="-2"/>
          </w:rPr>
          <w:t>n</w:t>
        </w:r>
        <w:r>
          <w:rPr>
            <w:rFonts w:ascii="Times New Roman" w:eastAsia="Times New Roman" w:hAnsi="Times New Roman" w:cs="Times New Roman"/>
          </w:rPr>
          <w:t>ts</w:t>
        </w:r>
        <w:r>
          <w:rPr>
            <w:rFonts w:ascii="Times New Roman" w:eastAsia="Times New Roman" w:hAnsi="Times New Roman" w:cs="Times New Roman"/>
            <w:spacing w:val="29"/>
          </w:rPr>
          <w:t xml:space="preserve"> </w:t>
        </w:r>
        <w:r>
          <w:rPr>
            <w:rFonts w:ascii="Times New Roman" w:eastAsia="Times New Roman" w:hAnsi="Times New Roman" w:cs="Times New Roman"/>
          </w:rPr>
          <w:t>a</w:t>
        </w:r>
        <w:r>
          <w:rPr>
            <w:rFonts w:ascii="Times New Roman" w:eastAsia="Times New Roman" w:hAnsi="Times New Roman" w:cs="Times New Roman"/>
            <w:spacing w:val="-2"/>
          </w:rPr>
          <w:t>n</w:t>
        </w:r>
        <w:r>
          <w:rPr>
            <w:rFonts w:ascii="Times New Roman" w:eastAsia="Times New Roman" w:hAnsi="Times New Roman" w:cs="Times New Roman"/>
          </w:rPr>
          <w:t>d</w:t>
        </w:r>
        <w:r>
          <w:rPr>
            <w:rFonts w:ascii="Times New Roman" w:eastAsia="Times New Roman" w:hAnsi="Times New Roman" w:cs="Times New Roman"/>
            <w:spacing w:val="28"/>
          </w:rPr>
          <w:t xml:space="preserve"> </w:t>
        </w:r>
        <w:r>
          <w:rPr>
            <w:rFonts w:ascii="Times New Roman" w:eastAsia="Times New Roman" w:hAnsi="Times New Roman" w:cs="Times New Roman"/>
          </w:rPr>
          <w:t>o</w:t>
        </w:r>
        <w:r>
          <w:rPr>
            <w:rFonts w:ascii="Times New Roman" w:eastAsia="Times New Roman" w:hAnsi="Times New Roman" w:cs="Times New Roman"/>
            <w:spacing w:val="-2"/>
          </w:rPr>
          <w:t>t</w:t>
        </w:r>
        <w:r>
          <w:rPr>
            <w:rFonts w:ascii="Times New Roman" w:eastAsia="Times New Roman" w:hAnsi="Times New Roman" w:cs="Times New Roman"/>
          </w:rPr>
          <w:t>he</w:t>
        </w:r>
        <w:r>
          <w:rPr>
            <w:rFonts w:ascii="Times New Roman" w:eastAsia="Times New Roman" w:hAnsi="Times New Roman" w:cs="Times New Roman"/>
            <w:spacing w:val="1"/>
          </w:rPr>
          <w:t>r</w:t>
        </w:r>
        <w:r>
          <w:rPr>
            <w:rFonts w:ascii="Times New Roman" w:eastAsia="Times New Roman" w:hAnsi="Times New Roman" w:cs="Times New Roman"/>
          </w:rPr>
          <w:t>s</w:t>
        </w:r>
        <w:r>
          <w:rPr>
            <w:rFonts w:ascii="Times New Roman" w:eastAsia="Times New Roman" w:hAnsi="Times New Roman" w:cs="Times New Roman"/>
            <w:spacing w:val="26"/>
          </w:rPr>
          <w:t xml:space="preserve"> </w:t>
        </w:r>
        <w:r>
          <w:rPr>
            <w:rFonts w:ascii="Times New Roman" w:eastAsia="Times New Roman" w:hAnsi="Times New Roman" w:cs="Times New Roman"/>
          </w:rPr>
          <w:t>a</w:t>
        </w:r>
        <w:r>
          <w:rPr>
            <w:rFonts w:ascii="Times New Roman" w:eastAsia="Times New Roman" w:hAnsi="Times New Roman" w:cs="Times New Roman"/>
            <w:spacing w:val="1"/>
          </w:rPr>
          <w:t>r</w:t>
        </w:r>
        <w:r>
          <w:rPr>
            <w:rFonts w:ascii="Times New Roman" w:eastAsia="Times New Roman" w:hAnsi="Times New Roman" w:cs="Times New Roman"/>
          </w:rPr>
          <w:t>e</w:t>
        </w:r>
        <w:r>
          <w:rPr>
            <w:rFonts w:ascii="Times New Roman" w:eastAsia="Times New Roman" w:hAnsi="Times New Roman" w:cs="Times New Roman"/>
            <w:spacing w:val="29"/>
          </w:rPr>
          <w:t xml:space="preserve"> </w:t>
        </w:r>
        <w:r>
          <w:rPr>
            <w:rFonts w:ascii="Times New Roman" w:eastAsia="Times New Roman" w:hAnsi="Times New Roman" w:cs="Times New Roman"/>
            <w:spacing w:val="-3"/>
          </w:rPr>
          <w:t>n</w:t>
        </w:r>
        <w:r>
          <w:rPr>
            <w:rFonts w:ascii="Times New Roman" w:eastAsia="Times New Roman" w:hAnsi="Times New Roman" w:cs="Times New Roman"/>
          </w:rPr>
          <w:t>ot</w:t>
        </w:r>
        <w:r>
          <w:rPr>
            <w:rFonts w:ascii="Times New Roman" w:eastAsia="Times New Roman" w:hAnsi="Times New Roman" w:cs="Times New Roman"/>
            <w:spacing w:val="29"/>
          </w:rPr>
          <w:t xml:space="preserve"> </w:t>
        </w:r>
        <w:r>
          <w:rPr>
            <w:rFonts w:ascii="Times New Roman" w:eastAsia="Times New Roman" w:hAnsi="Times New Roman" w:cs="Times New Roman"/>
            <w:spacing w:val="-3"/>
          </w:rPr>
          <w:t>p</w:t>
        </w:r>
        <w:r>
          <w:rPr>
            <w:rFonts w:ascii="Times New Roman" w:eastAsia="Times New Roman" w:hAnsi="Times New Roman" w:cs="Times New Roman"/>
          </w:rPr>
          <w:t>e</w:t>
        </w:r>
        <w:r>
          <w:rPr>
            <w:rFonts w:ascii="Times New Roman" w:eastAsia="Times New Roman" w:hAnsi="Times New Roman" w:cs="Times New Roman"/>
            <w:spacing w:val="1"/>
          </w:rPr>
          <w:t>r</w:t>
        </w:r>
        <w:r>
          <w:rPr>
            <w:rFonts w:ascii="Times New Roman" w:eastAsia="Times New Roman" w:hAnsi="Times New Roman" w:cs="Times New Roman"/>
            <w:spacing w:val="-4"/>
          </w:rPr>
          <w:t>m</w:t>
        </w:r>
        <w:r>
          <w:rPr>
            <w:rFonts w:ascii="Times New Roman" w:eastAsia="Times New Roman" w:hAnsi="Times New Roman" w:cs="Times New Roman"/>
          </w:rPr>
          <w:t>it</w:t>
        </w:r>
        <w:r>
          <w:rPr>
            <w:rFonts w:ascii="Times New Roman" w:eastAsia="Times New Roman" w:hAnsi="Times New Roman" w:cs="Times New Roman"/>
            <w:spacing w:val="-2"/>
          </w:rPr>
          <w:t>t</w:t>
        </w:r>
        <w:r>
          <w:rPr>
            <w:rFonts w:ascii="Times New Roman" w:eastAsia="Times New Roman" w:hAnsi="Times New Roman" w:cs="Times New Roman"/>
          </w:rPr>
          <w:t>ed</w:t>
        </w:r>
        <w:r>
          <w:rPr>
            <w:rFonts w:ascii="Times New Roman" w:eastAsia="Times New Roman" w:hAnsi="Times New Roman" w:cs="Times New Roman"/>
            <w:spacing w:val="29"/>
          </w:rPr>
          <w:t xml:space="preserve"> </w:t>
        </w:r>
        <w:r>
          <w:rPr>
            <w:rFonts w:ascii="Times New Roman" w:eastAsia="Times New Roman" w:hAnsi="Times New Roman" w:cs="Times New Roman"/>
            <w:spacing w:val="-2"/>
          </w:rPr>
          <w:t>i</w:t>
        </w:r>
        <w:r>
          <w:rPr>
            <w:rFonts w:ascii="Times New Roman" w:eastAsia="Times New Roman" w:hAnsi="Times New Roman" w:cs="Times New Roman"/>
          </w:rPr>
          <w:t>n</w:t>
        </w:r>
        <w:r>
          <w:rPr>
            <w:rFonts w:ascii="Times New Roman" w:eastAsia="Times New Roman" w:hAnsi="Times New Roman" w:cs="Times New Roman"/>
            <w:spacing w:val="28"/>
          </w:rPr>
          <w:t xml:space="preserve"> </w:t>
        </w:r>
        <w:r>
          <w:rPr>
            <w:rFonts w:ascii="Times New Roman" w:eastAsia="Times New Roman" w:hAnsi="Times New Roman" w:cs="Times New Roman"/>
            <w:spacing w:val="-2"/>
          </w:rPr>
          <w:t>t</w:t>
        </w:r>
        <w:r>
          <w:rPr>
            <w:rFonts w:ascii="Times New Roman" w:eastAsia="Times New Roman" w:hAnsi="Times New Roman" w:cs="Times New Roman"/>
          </w:rPr>
          <w:t>he</w:t>
        </w:r>
        <w:r>
          <w:rPr>
            <w:rFonts w:ascii="Times New Roman" w:eastAsia="Times New Roman" w:hAnsi="Times New Roman" w:cs="Times New Roman"/>
            <w:spacing w:val="29"/>
          </w:rPr>
          <w:t xml:space="preserve"> </w:t>
        </w:r>
        <w:r>
          <w:rPr>
            <w:rFonts w:ascii="Times New Roman" w:eastAsia="Times New Roman" w:hAnsi="Times New Roman" w:cs="Times New Roman"/>
          </w:rPr>
          <w:t>loc</w:t>
        </w:r>
        <w:r>
          <w:rPr>
            <w:rFonts w:ascii="Times New Roman" w:eastAsia="Times New Roman" w:hAnsi="Times New Roman" w:cs="Times New Roman"/>
            <w:spacing w:val="-2"/>
          </w:rPr>
          <w:t>k</w:t>
        </w:r>
        <w:r>
          <w:rPr>
            <w:rFonts w:ascii="Times New Roman" w:eastAsia="Times New Roman" w:hAnsi="Times New Roman" w:cs="Times New Roman"/>
          </w:rPr>
          <w:t>er</w:t>
        </w:r>
        <w:r>
          <w:rPr>
            <w:rFonts w:ascii="Times New Roman" w:eastAsia="Times New Roman" w:hAnsi="Times New Roman" w:cs="Times New Roman"/>
            <w:spacing w:val="27"/>
          </w:rPr>
          <w:t xml:space="preserve"> </w:t>
        </w:r>
        <w:r>
          <w:rPr>
            <w:rFonts w:ascii="Times New Roman" w:eastAsia="Times New Roman" w:hAnsi="Times New Roman" w:cs="Times New Roman"/>
          </w:rPr>
          <w:t>roo</w:t>
        </w:r>
        <w:r>
          <w:rPr>
            <w:rFonts w:ascii="Times New Roman" w:eastAsia="Times New Roman" w:hAnsi="Times New Roman" w:cs="Times New Roman"/>
            <w:spacing w:val="-4"/>
          </w:rPr>
          <w:t>m</w:t>
        </w:r>
        <w:r>
          <w:rPr>
            <w:rFonts w:ascii="Times New Roman" w:eastAsia="Times New Roman" w:hAnsi="Times New Roman" w:cs="Times New Roman"/>
          </w:rPr>
          <w:t>s</w:t>
        </w:r>
        <w:r>
          <w:rPr>
            <w:rFonts w:ascii="Times New Roman" w:eastAsia="Times New Roman" w:hAnsi="Times New Roman" w:cs="Times New Roman"/>
            <w:spacing w:val="29"/>
          </w:rPr>
          <w:t xml:space="preserve"> </w:t>
        </w:r>
        <w:r>
          <w:rPr>
            <w:rFonts w:ascii="Times New Roman" w:eastAsia="Times New Roman" w:hAnsi="Times New Roman" w:cs="Times New Roman"/>
          </w:rPr>
          <w:t>be</w:t>
        </w:r>
        <w:r>
          <w:rPr>
            <w:rFonts w:ascii="Times New Roman" w:eastAsia="Times New Roman" w:hAnsi="Times New Roman" w:cs="Times New Roman"/>
            <w:spacing w:val="1"/>
          </w:rPr>
          <w:t>f</w:t>
        </w:r>
        <w:r>
          <w:rPr>
            <w:rFonts w:ascii="Times New Roman" w:eastAsia="Times New Roman" w:hAnsi="Times New Roman" w:cs="Times New Roman"/>
            <w:spacing w:val="-3"/>
          </w:rPr>
          <w:t>o</w:t>
        </w:r>
        <w:r>
          <w:rPr>
            <w:rFonts w:ascii="Times New Roman" w:eastAsia="Times New Roman" w:hAnsi="Times New Roman" w:cs="Times New Roman"/>
          </w:rPr>
          <w:t>re,</w:t>
        </w:r>
        <w:r>
          <w:rPr>
            <w:rFonts w:ascii="Times New Roman" w:eastAsia="Times New Roman" w:hAnsi="Times New Roman" w:cs="Times New Roman"/>
            <w:spacing w:val="29"/>
          </w:rPr>
          <w:t xml:space="preserve"> </w:t>
        </w:r>
        <w:r>
          <w:rPr>
            <w:rFonts w:ascii="Times New Roman" w:eastAsia="Times New Roman" w:hAnsi="Times New Roman" w:cs="Times New Roman"/>
            <w:spacing w:val="-3"/>
          </w:rPr>
          <w:t>d</w:t>
        </w:r>
        <w:r>
          <w:rPr>
            <w:rFonts w:ascii="Times New Roman" w:eastAsia="Times New Roman" w:hAnsi="Times New Roman" w:cs="Times New Roman"/>
          </w:rPr>
          <w:t>urin</w:t>
        </w:r>
        <w:r>
          <w:rPr>
            <w:rFonts w:ascii="Times New Roman" w:eastAsia="Times New Roman" w:hAnsi="Times New Roman" w:cs="Times New Roman"/>
            <w:spacing w:val="-3"/>
          </w:rPr>
          <w:t>g</w:t>
        </w:r>
        <w:r>
          <w:rPr>
            <w:rFonts w:ascii="Times New Roman" w:eastAsia="Times New Roman" w:hAnsi="Times New Roman" w:cs="Times New Roman"/>
          </w:rPr>
          <w:t>,</w:t>
        </w:r>
        <w:r>
          <w:rPr>
            <w:rFonts w:ascii="Times New Roman" w:eastAsia="Times New Roman" w:hAnsi="Times New Roman" w:cs="Times New Roman"/>
            <w:spacing w:val="28"/>
          </w:rPr>
          <w:t xml:space="preserve"> </w:t>
        </w:r>
        <w:r>
          <w:rPr>
            <w:rFonts w:ascii="Times New Roman" w:eastAsia="Times New Roman" w:hAnsi="Times New Roman" w:cs="Times New Roman"/>
          </w:rPr>
          <w:t>or</w:t>
        </w:r>
        <w:r>
          <w:rPr>
            <w:rFonts w:ascii="Times New Roman" w:eastAsia="Times New Roman" w:hAnsi="Times New Roman" w:cs="Times New Roman"/>
            <w:spacing w:val="27"/>
          </w:rPr>
          <w:t xml:space="preserve"> </w:t>
        </w:r>
        <w:r>
          <w:rPr>
            <w:rFonts w:ascii="Times New Roman" w:eastAsia="Times New Roman" w:hAnsi="Times New Roman" w:cs="Times New Roman"/>
          </w:rPr>
          <w:t>fo</w:t>
        </w:r>
        <w:r>
          <w:rPr>
            <w:rFonts w:ascii="Times New Roman" w:eastAsia="Times New Roman" w:hAnsi="Times New Roman" w:cs="Times New Roman"/>
            <w:spacing w:val="-2"/>
          </w:rPr>
          <w:t>l</w:t>
        </w:r>
        <w:r>
          <w:rPr>
            <w:rFonts w:ascii="Times New Roman" w:eastAsia="Times New Roman" w:hAnsi="Times New Roman" w:cs="Times New Roman"/>
          </w:rPr>
          <w:t>lo</w:t>
        </w:r>
        <w:r>
          <w:rPr>
            <w:rFonts w:ascii="Times New Roman" w:eastAsia="Times New Roman" w:hAnsi="Times New Roman" w:cs="Times New Roman"/>
            <w:spacing w:val="-2"/>
          </w:rPr>
          <w:t>wi</w:t>
        </w:r>
        <w:r>
          <w:rPr>
            <w:rFonts w:ascii="Times New Roman" w:eastAsia="Times New Roman" w:hAnsi="Times New Roman" w:cs="Times New Roman"/>
          </w:rPr>
          <w:t>ng</w:t>
        </w:r>
        <w:r>
          <w:rPr>
            <w:rFonts w:ascii="Times New Roman" w:eastAsia="Times New Roman" w:hAnsi="Times New Roman" w:cs="Times New Roman"/>
            <w:spacing w:val="26"/>
          </w:rPr>
          <w:t xml:space="preserve"> </w:t>
        </w:r>
        <w:r>
          <w:rPr>
            <w:rFonts w:ascii="Times New Roman" w:eastAsia="Times New Roman" w:hAnsi="Times New Roman" w:cs="Times New Roman"/>
          </w:rPr>
          <w:t>a</w:t>
        </w:r>
        <w:r>
          <w:rPr>
            <w:rFonts w:ascii="Times New Roman" w:eastAsia="Times New Roman" w:hAnsi="Times New Roman" w:cs="Times New Roman"/>
            <w:spacing w:val="29"/>
          </w:rPr>
          <w:t xml:space="preserve"> </w:t>
        </w:r>
        <w:r>
          <w:rPr>
            <w:rFonts w:ascii="Times New Roman" w:eastAsia="Times New Roman" w:hAnsi="Times New Roman" w:cs="Times New Roman"/>
          </w:rPr>
          <w:t>con</w:t>
        </w:r>
        <w:r>
          <w:rPr>
            <w:rFonts w:ascii="Times New Roman" w:eastAsia="Times New Roman" w:hAnsi="Times New Roman" w:cs="Times New Roman"/>
            <w:spacing w:val="-2"/>
          </w:rPr>
          <w:t>t</w:t>
        </w:r>
        <w:r>
          <w:rPr>
            <w:rFonts w:ascii="Times New Roman" w:eastAsia="Times New Roman" w:hAnsi="Times New Roman" w:cs="Times New Roman"/>
          </w:rPr>
          <w:t>est</w:t>
        </w:r>
        <w:r>
          <w:rPr>
            <w:rFonts w:ascii="Times New Roman" w:eastAsia="Times New Roman" w:hAnsi="Times New Roman" w:cs="Times New Roman"/>
            <w:spacing w:val="29"/>
          </w:rPr>
          <w:t xml:space="preserve"> </w:t>
        </w:r>
        <w:r>
          <w:rPr>
            <w:rFonts w:ascii="Times New Roman" w:eastAsia="Times New Roman" w:hAnsi="Times New Roman" w:cs="Times New Roman"/>
            <w:spacing w:val="-3"/>
          </w:rPr>
          <w:t>o</w:t>
        </w:r>
        <w:r>
          <w:rPr>
            <w:rFonts w:ascii="Times New Roman" w:eastAsia="Times New Roman" w:hAnsi="Times New Roman" w:cs="Times New Roman"/>
          </w:rPr>
          <w:t>r</w:t>
        </w:r>
        <w:r>
          <w:rPr>
            <w:rFonts w:ascii="Times New Roman" w:eastAsia="Times New Roman" w:hAnsi="Times New Roman" w:cs="Times New Roman"/>
            <w:spacing w:val="27"/>
          </w:rPr>
          <w:t xml:space="preserve"> </w:t>
        </w:r>
        <w:r>
          <w:rPr>
            <w:rFonts w:ascii="Times New Roman" w:eastAsia="Times New Roman" w:hAnsi="Times New Roman" w:cs="Times New Roman"/>
          </w:rPr>
          <w:t>a pra</w:t>
        </w:r>
        <w:r>
          <w:rPr>
            <w:rFonts w:ascii="Times New Roman" w:eastAsia="Times New Roman" w:hAnsi="Times New Roman" w:cs="Times New Roman"/>
            <w:spacing w:val="-2"/>
          </w:rPr>
          <w:t>c</w:t>
        </w:r>
        <w:r>
          <w:rPr>
            <w:rFonts w:ascii="Times New Roman" w:eastAsia="Times New Roman" w:hAnsi="Times New Roman" w:cs="Times New Roman"/>
          </w:rPr>
          <w:t>t</w:t>
        </w:r>
        <w:r>
          <w:rPr>
            <w:rFonts w:ascii="Times New Roman" w:eastAsia="Times New Roman" w:hAnsi="Times New Roman" w:cs="Times New Roman"/>
            <w:spacing w:val="-2"/>
          </w:rPr>
          <w:t>i</w:t>
        </w:r>
        <w:r>
          <w:rPr>
            <w:rFonts w:ascii="Times New Roman" w:eastAsia="Times New Roman" w:hAnsi="Times New Roman" w:cs="Times New Roman"/>
          </w:rPr>
          <w:t>ce e</w:t>
        </w:r>
        <w:r>
          <w:rPr>
            <w:rFonts w:ascii="Times New Roman" w:eastAsia="Times New Roman" w:hAnsi="Times New Roman" w:cs="Times New Roman"/>
            <w:spacing w:val="-2"/>
          </w:rPr>
          <w:t>x</w:t>
        </w:r>
        <w:r>
          <w:rPr>
            <w:rFonts w:ascii="Times New Roman" w:eastAsia="Times New Roman" w:hAnsi="Times New Roman" w:cs="Times New Roman"/>
          </w:rPr>
          <w:t>ce</w:t>
        </w:r>
        <w:r>
          <w:rPr>
            <w:rFonts w:ascii="Times New Roman" w:eastAsia="Times New Roman" w:hAnsi="Times New Roman" w:cs="Times New Roman"/>
            <w:spacing w:val="-3"/>
          </w:rPr>
          <w:t>p</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rPr>
          <w:t>by</w:t>
        </w:r>
        <w:r>
          <w:rPr>
            <w:rFonts w:ascii="Times New Roman" w:eastAsia="Times New Roman" w:hAnsi="Times New Roman" w:cs="Times New Roman"/>
            <w:spacing w:val="-3"/>
          </w:rPr>
          <w:t xml:space="preserve"> </w:t>
        </w:r>
        <w:r>
          <w:rPr>
            <w:rFonts w:ascii="Times New Roman" w:eastAsia="Times New Roman" w:hAnsi="Times New Roman" w:cs="Times New Roman"/>
          </w:rPr>
          <w:t>in</w:t>
        </w:r>
        <w:r>
          <w:rPr>
            <w:rFonts w:ascii="Times New Roman" w:eastAsia="Times New Roman" w:hAnsi="Times New Roman" w:cs="Times New Roman"/>
            <w:spacing w:val="-3"/>
          </w:rPr>
          <w:t>v</w:t>
        </w:r>
        <w:r>
          <w:rPr>
            <w:rFonts w:ascii="Times New Roman" w:eastAsia="Times New Roman" w:hAnsi="Times New Roman" w:cs="Times New Roman"/>
          </w:rPr>
          <w:t>i</w:t>
        </w:r>
        <w:r>
          <w:rPr>
            <w:rFonts w:ascii="Times New Roman" w:eastAsia="Times New Roman" w:hAnsi="Times New Roman" w:cs="Times New Roman"/>
            <w:spacing w:val="-2"/>
          </w:rPr>
          <w:t>t</w:t>
        </w:r>
        <w:r>
          <w:rPr>
            <w:rFonts w:ascii="Times New Roman" w:eastAsia="Times New Roman" w:hAnsi="Times New Roman" w:cs="Times New Roman"/>
          </w:rPr>
          <w:t>a</w:t>
        </w:r>
        <w:r>
          <w:rPr>
            <w:rFonts w:ascii="Times New Roman" w:eastAsia="Times New Roman" w:hAnsi="Times New Roman" w:cs="Times New Roman"/>
            <w:spacing w:val="-2"/>
          </w:rPr>
          <w:t>t</w:t>
        </w:r>
        <w:r>
          <w:rPr>
            <w:rFonts w:ascii="Times New Roman" w:eastAsia="Times New Roman" w:hAnsi="Times New Roman" w:cs="Times New Roman"/>
          </w:rPr>
          <w:t>i</w:t>
        </w:r>
        <w:r>
          <w:rPr>
            <w:rFonts w:ascii="Times New Roman" w:eastAsia="Times New Roman" w:hAnsi="Times New Roman" w:cs="Times New Roman"/>
            <w:spacing w:val="-3"/>
          </w:rPr>
          <w:t>o</w:t>
        </w:r>
        <w:r>
          <w:rPr>
            <w:rFonts w:ascii="Times New Roman" w:eastAsia="Times New Roman" w:hAnsi="Times New Roman" w:cs="Times New Roman"/>
          </w:rPr>
          <w:t xml:space="preserve">n of </w:t>
        </w:r>
        <w:r>
          <w:rPr>
            <w:rFonts w:ascii="Times New Roman" w:eastAsia="Times New Roman" w:hAnsi="Times New Roman" w:cs="Times New Roman"/>
            <w:spacing w:val="-2"/>
          </w:rPr>
          <w:t>t</w:t>
        </w:r>
        <w:r>
          <w:rPr>
            <w:rFonts w:ascii="Times New Roman" w:eastAsia="Times New Roman" w:hAnsi="Times New Roman" w:cs="Times New Roman"/>
          </w:rPr>
          <w:t xml:space="preserve">he </w:t>
        </w:r>
        <w:r>
          <w:rPr>
            <w:rFonts w:ascii="Times New Roman" w:eastAsia="Times New Roman" w:hAnsi="Times New Roman" w:cs="Times New Roman"/>
            <w:spacing w:val="-2"/>
          </w:rPr>
          <w:t>c</w:t>
        </w:r>
        <w:r>
          <w:rPr>
            <w:rFonts w:ascii="Times New Roman" w:eastAsia="Times New Roman" w:hAnsi="Times New Roman" w:cs="Times New Roman"/>
          </w:rPr>
          <w:t>oach.</w:t>
        </w:r>
      </w:ins>
    </w:p>
    <w:p w14:paraId="7D9914FA" w14:textId="77777777" w:rsidR="00944029" w:rsidRDefault="00944029">
      <w:pPr>
        <w:spacing w:line="254" w:lineRule="exact"/>
        <w:rPr>
          <w:ins w:id="83" w:author="Snowberger, Tina" w:date="2026-09-25T20:08:00Z" w16du:dateUtc="2026-09-26T00:08:00Z"/>
          <w:rFonts w:ascii="Times New Roman" w:eastAsia="Times New Roman" w:hAnsi="Times New Roman" w:cs="Times New Roman"/>
        </w:rPr>
        <w:sectPr w:rsidR="00944029">
          <w:headerReference w:type="default" r:id="rId7"/>
          <w:footerReference w:type="default" r:id="rId8"/>
          <w:type w:val="continuous"/>
          <w:pgSz w:w="12240" w:h="15840"/>
          <w:pgMar w:top="640" w:right="1040" w:bottom="280" w:left="320" w:header="720" w:footer="720" w:gutter="0"/>
          <w:cols w:space="720"/>
        </w:sectPr>
      </w:pPr>
    </w:p>
    <w:p w14:paraId="74C6A3A4" w14:textId="77777777" w:rsidR="009507B2" w:rsidRDefault="009507B2" w:rsidP="009507B2">
      <w:pPr>
        <w:rPr>
          <w:ins w:id="86" w:author="Snowberger, Tina" w:date="2026-09-25T20:08:00Z" w16du:dateUtc="2026-09-26T00:08:00Z"/>
          <w:rFonts w:ascii="Times New Roman" w:eastAsia="Times New Roman" w:hAnsi="Times New Roman" w:cs="Times New Roman"/>
          <w:b/>
          <w:sz w:val="24"/>
          <w:u w:val="single"/>
        </w:rPr>
      </w:pPr>
      <w:ins w:id="87" w:author="Snowberger, Tina" w:date="2026-09-25T20:08:00Z" w16du:dateUtc="2026-09-26T00:08:00Z">
        <w:r w:rsidRPr="00027B8E">
          <w:rPr>
            <w:rFonts w:ascii="Times New Roman" w:eastAsia="Times New Roman" w:hAnsi="Times New Roman" w:cs="Times New Roman"/>
            <w:b/>
            <w:sz w:val="24"/>
            <w:u w:val="single"/>
          </w:rPr>
          <w:t>Guidelines for Student-Athletes: Social Media</w:t>
        </w:r>
      </w:ins>
    </w:p>
    <w:p w14:paraId="0380CF48" w14:textId="77777777" w:rsidR="009507B2" w:rsidRPr="00027B8E" w:rsidRDefault="009507B2" w:rsidP="009507B2">
      <w:pPr>
        <w:rPr>
          <w:ins w:id="88" w:author="Snowberger, Tina" w:date="2026-09-25T20:08:00Z" w16du:dateUtc="2026-09-26T00:08:00Z"/>
          <w:rFonts w:ascii="Times New Roman" w:eastAsia="Times New Roman" w:hAnsi="Times New Roman" w:cs="Times New Roman"/>
          <w:b/>
          <w:sz w:val="24"/>
          <w:u w:val="single"/>
        </w:rPr>
      </w:pPr>
    </w:p>
    <w:p w14:paraId="7F9CA4A4" w14:textId="77777777" w:rsidR="009507B2" w:rsidRPr="009507B2" w:rsidRDefault="009507B2" w:rsidP="009507B2">
      <w:pPr>
        <w:rPr>
          <w:ins w:id="89" w:author="Snowberger, Tina" w:date="2026-09-25T20:08:00Z" w16du:dateUtc="2026-09-26T00:08:00Z"/>
          <w:rFonts w:ascii="Times New Roman" w:eastAsia="Times New Roman" w:hAnsi="Times New Roman" w:cs="Times New Roman"/>
          <w:sz w:val="24"/>
        </w:rPr>
      </w:pPr>
      <w:ins w:id="90" w:author="Snowberger, Tina" w:date="2026-09-25T20:08:00Z" w16du:dateUtc="2026-09-26T00:08:00Z">
        <w:r w:rsidRPr="009507B2">
          <w:rPr>
            <w:rFonts w:ascii="Times New Roman" w:eastAsia="Times New Roman" w:hAnsi="Times New Roman" w:cs="Times New Roman"/>
            <w:sz w:val="24"/>
          </w:rPr>
          <w:t>As you begin participation in another athletic season, the Athletic Department of Northern Bedford High School wants to make sure you are aware of the social networking guidelines. Northern Bedford County School District and the Athletic Department recognize and support the student-athletes’ rights to freedom of speech, expression, and association, including the use of social networks. In this context, however, each student-athlete must remember that playing and competing for Northern Bedford is a privilege. As a student-athlete, you represent the Northern Bedford County School District and as such you are expected to portray yourself, your team, and the School District in a positive manner at all times.  The following guidelines are recommended for appropriate social networking site usage:</w:t>
        </w:r>
      </w:ins>
    </w:p>
    <w:p w14:paraId="37651D37" w14:textId="77777777" w:rsidR="009507B2" w:rsidRPr="009507B2" w:rsidRDefault="009507B2" w:rsidP="009507B2">
      <w:pPr>
        <w:rPr>
          <w:ins w:id="91" w:author="Snowberger, Tina" w:date="2026-09-25T20:08:00Z" w16du:dateUtc="2026-09-26T00:08:00Z"/>
          <w:rFonts w:ascii="Times New Roman" w:eastAsia="Times New Roman" w:hAnsi="Times New Roman" w:cs="Times New Roman"/>
          <w:sz w:val="24"/>
        </w:rPr>
      </w:pPr>
    </w:p>
    <w:p w14:paraId="3D1EA7B7" w14:textId="77777777" w:rsidR="009507B2" w:rsidRPr="009507B2" w:rsidRDefault="009507B2" w:rsidP="009507B2">
      <w:pPr>
        <w:pStyle w:val="ListParagraph"/>
        <w:widowControl/>
        <w:numPr>
          <w:ilvl w:val="0"/>
          <w:numId w:val="9"/>
        </w:numPr>
        <w:spacing w:after="160" w:line="259" w:lineRule="auto"/>
        <w:ind w:left="360"/>
        <w:contextualSpacing/>
        <w:rPr>
          <w:ins w:id="92" w:author="Snowberger, Tina" w:date="2026-09-25T20:08:00Z" w16du:dateUtc="2026-09-26T00:08:00Z"/>
          <w:rFonts w:ascii="Times New Roman" w:eastAsia="Times New Roman" w:hAnsi="Times New Roman" w:cs="Times New Roman"/>
          <w:sz w:val="24"/>
        </w:rPr>
      </w:pPr>
      <w:ins w:id="93" w:author="Snowberger, Tina" w:date="2026-09-25T20:08:00Z" w16du:dateUtc="2026-09-26T00:08:00Z">
        <w:r w:rsidRPr="009507B2">
          <w:rPr>
            <w:rFonts w:ascii="Times New Roman" w:eastAsia="Times New Roman" w:hAnsi="Times New Roman" w:cs="Times New Roman"/>
            <w:sz w:val="24"/>
          </w:rPr>
          <w:t>Everything you post is public information – any text or photo placed online is completely out of your control the moment it is placed online – even if you limit access to your site. Information (including pictures, videos, and comments) may be accessible even after you remove it. Once you post a photo or comment on a social networking site, that photo or comment becomes the property of the site and may be searchable even after you remove it.</w:t>
        </w:r>
      </w:ins>
    </w:p>
    <w:p w14:paraId="5C14DE10" w14:textId="77777777" w:rsidR="009507B2" w:rsidRPr="009507B2" w:rsidRDefault="009507B2" w:rsidP="009507B2">
      <w:pPr>
        <w:pStyle w:val="ListParagraph"/>
        <w:widowControl/>
        <w:numPr>
          <w:ilvl w:val="0"/>
          <w:numId w:val="9"/>
        </w:numPr>
        <w:spacing w:after="160" w:line="259" w:lineRule="auto"/>
        <w:ind w:left="360"/>
        <w:contextualSpacing/>
        <w:rPr>
          <w:ins w:id="94" w:author="Snowberger, Tina" w:date="2026-09-25T20:08:00Z" w16du:dateUtc="2026-09-26T00:08:00Z"/>
          <w:rFonts w:ascii="Times New Roman" w:eastAsia="Times New Roman" w:hAnsi="Times New Roman" w:cs="Times New Roman"/>
          <w:sz w:val="24"/>
        </w:rPr>
      </w:pPr>
      <w:ins w:id="95" w:author="Snowberger, Tina" w:date="2026-09-25T20:08:00Z" w16du:dateUtc="2026-09-26T00:08:00Z">
        <w:r w:rsidRPr="009507B2">
          <w:rPr>
            <w:rFonts w:ascii="Times New Roman" w:eastAsia="Times New Roman" w:hAnsi="Times New Roman" w:cs="Times New Roman"/>
            <w:sz w:val="24"/>
          </w:rPr>
          <w:t xml:space="preserve">What you post may affect your future. Many employers and college admissions officers review social networking sites as part of their overall evaluation of an applicant. Carefully consider how you want people to perceive you before you give them a chance to misinterpret your information (including pictures, videos, comments, and posters). </w:t>
        </w:r>
      </w:ins>
    </w:p>
    <w:p w14:paraId="2797E9B3" w14:textId="77777777" w:rsidR="009507B2" w:rsidRPr="009507B2" w:rsidRDefault="009507B2" w:rsidP="009507B2">
      <w:pPr>
        <w:pStyle w:val="ListParagraph"/>
        <w:widowControl/>
        <w:numPr>
          <w:ilvl w:val="0"/>
          <w:numId w:val="9"/>
        </w:numPr>
        <w:spacing w:after="160" w:line="259" w:lineRule="auto"/>
        <w:ind w:left="360"/>
        <w:contextualSpacing/>
        <w:rPr>
          <w:ins w:id="96" w:author="Snowberger, Tina" w:date="2026-09-25T20:08:00Z" w16du:dateUtc="2026-09-26T00:08:00Z"/>
          <w:rFonts w:ascii="Times New Roman" w:eastAsia="Times New Roman" w:hAnsi="Times New Roman" w:cs="Times New Roman"/>
          <w:sz w:val="24"/>
        </w:rPr>
      </w:pPr>
      <w:ins w:id="97" w:author="Snowberger, Tina" w:date="2026-09-25T20:08:00Z" w16du:dateUtc="2026-09-26T00:08:00Z">
        <w:r w:rsidRPr="009507B2">
          <w:rPr>
            <w:rFonts w:ascii="Times New Roman" w:eastAsia="Times New Roman" w:hAnsi="Times New Roman" w:cs="Times New Roman"/>
            <w:sz w:val="24"/>
          </w:rPr>
          <w:t>Similar to comments made in person, the Northern Bedford County School District Athletic Department will not tolerate disrespectful comments and behavior online, such as:</w:t>
        </w:r>
      </w:ins>
    </w:p>
    <w:p w14:paraId="09ED425C" w14:textId="77777777" w:rsidR="009507B2" w:rsidRPr="009507B2" w:rsidRDefault="009507B2" w:rsidP="009507B2">
      <w:pPr>
        <w:pStyle w:val="ListParagraph"/>
        <w:widowControl/>
        <w:spacing w:after="160" w:line="259" w:lineRule="auto"/>
        <w:ind w:left="360"/>
        <w:contextualSpacing/>
        <w:rPr>
          <w:ins w:id="98" w:author="Snowberger, Tina" w:date="2026-09-25T20:08:00Z" w16du:dateUtc="2026-09-26T00:08:00Z"/>
          <w:rFonts w:ascii="Times New Roman" w:eastAsia="Times New Roman" w:hAnsi="Times New Roman" w:cs="Times New Roman"/>
          <w:sz w:val="24"/>
        </w:rPr>
      </w:pPr>
    </w:p>
    <w:p w14:paraId="6E177E17" w14:textId="77777777" w:rsidR="009507B2" w:rsidRPr="009507B2" w:rsidRDefault="009507B2" w:rsidP="009507B2">
      <w:pPr>
        <w:pStyle w:val="ListParagraph"/>
        <w:widowControl/>
        <w:numPr>
          <w:ilvl w:val="1"/>
          <w:numId w:val="9"/>
        </w:numPr>
        <w:spacing w:after="160" w:line="259" w:lineRule="auto"/>
        <w:ind w:left="990"/>
        <w:contextualSpacing/>
        <w:rPr>
          <w:ins w:id="99" w:author="Snowberger, Tina" w:date="2026-09-25T20:08:00Z" w16du:dateUtc="2026-09-26T00:08:00Z"/>
          <w:rFonts w:ascii="Times New Roman" w:eastAsia="Times New Roman" w:hAnsi="Times New Roman" w:cs="Times New Roman"/>
          <w:sz w:val="24"/>
        </w:rPr>
      </w:pPr>
      <w:ins w:id="100" w:author="Snowberger, Tina" w:date="2026-09-25T20:08:00Z" w16du:dateUtc="2026-09-26T00:08:00Z">
        <w:r w:rsidRPr="009507B2">
          <w:rPr>
            <w:rFonts w:ascii="Times New Roman" w:eastAsia="Times New Roman" w:hAnsi="Times New Roman" w:cs="Times New Roman"/>
            <w:sz w:val="24"/>
          </w:rPr>
          <w:t xml:space="preserve">Derogatory language or remarks that may harm my teammates or coaches; other Northern Bedford student athletes, teachers, or coaches; and student-athletes, coaches, or representatives of other schools, including comments that may disrespect my opponents.  </w:t>
        </w:r>
      </w:ins>
    </w:p>
    <w:p w14:paraId="164D1AD0" w14:textId="77777777" w:rsidR="009507B2" w:rsidRPr="009507B2" w:rsidRDefault="009507B2" w:rsidP="009507B2">
      <w:pPr>
        <w:pStyle w:val="ListParagraph"/>
        <w:widowControl/>
        <w:numPr>
          <w:ilvl w:val="1"/>
          <w:numId w:val="9"/>
        </w:numPr>
        <w:spacing w:after="160" w:line="259" w:lineRule="auto"/>
        <w:ind w:left="990"/>
        <w:contextualSpacing/>
        <w:rPr>
          <w:ins w:id="101" w:author="Snowberger, Tina" w:date="2026-09-25T20:08:00Z" w16du:dateUtc="2026-09-26T00:08:00Z"/>
          <w:rFonts w:ascii="Times New Roman" w:eastAsia="Times New Roman" w:hAnsi="Times New Roman" w:cs="Times New Roman"/>
          <w:sz w:val="24"/>
        </w:rPr>
      </w:pPr>
      <w:ins w:id="102" w:author="Snowberger, Tina" w:date="2026-09-25T20:08:00Z" w16du:dateUtc="2026-09-26T00:08:00Z">
        <w:r w:rsidRPr="009507B2">
          <w:rPr>
            <w:rFonts w:ascii="Times New Roman" w:eastAsia="Times New Roman" w:hAnsi="Times New Roman" w:cs="Times New Roman"/>
            <w:sz w:val="24"/>
          </w:rPr>
          <w:t>Incriminating photos or statements depicting violence; hazing; sexual harassment; full or partial nudity; inappropriate gestures; vandalism, stalking; underage drinking, selling, possessing, or using controlled substances; or any other inappropriate behaviors.</w:t>
        </w:r>
      </w:ins>
    </w:p>
    <w:p w14:paraId="270A6B1D" w14:textId="77777777" w:rsidR="009507B2" w:rsidRPr="009507B2" w:rsidRDefault="009507B2" w:rsidP="009507B2">
      <w:pPr>
        <w:pStyle w:val="ListParagraph"/>
        <w:widowControl/>
        <w:numPr>
          <w:ilvl w:val="1"/>
          <w:numId w:val="9"/>
        </w:numPr>
        <w:spacing w:after="160" w:line="259" w:lineRule="auto"/>
        <w:ind w:left="990"/>
        <w:contextualSpacing/>
        <w:rPr>
          <w:ins w:id="103" w:author="Snowberger, Tina" w:date="2026-09-25T20:08:00Z" w16du:dateUtc="2026-09-26T00:08:00Z"/>
          <w:rFonts w:ascii="Times New Roman" w:eastAsia="Times New Roman" w:hAnsi="Times New Roman" w:cs="Times New Roman"/>
          <w:sz w:val="24"/>
        </w:rPr>
      </w:pPr>
      <w:ins w:id="104" w:author="Snowberger, Tina" w:date="2026-09-25T20:08:00Z" w16du:dateUtc="2026-09-26T00:08:00Z">
        <w:r w:rsidRPr="009507B2">
          <w:rPr>
            <w:rFonts w:ascii="Times New Roman" w:eastAsia="Times New Roman" w:hAnsi="Times New Roman" w:cs="Times New Roman"/>
            <w:sz w:val="24"/>
          </w:rPr>
          <w:t xml:space="preserve">Creating a serious danger to the safety of another person or making a credible threat of serious physical or emotional injury to another person. </w:t>
        </w:r>
      </w:ins>
    </w:p>
    <w:p w14:paraId="55BC114C" w14:textId="77777777" w:rsidR="009507B2" w:rsidRPr="009507B2" w:rsidRDefault="009507B2" w:rsidP="009507B2">
      <w:pPr>
        <w:pStyle w:val="ListParagraph"/>
        <w:widowControl/>
        <w:numPr>
          <w:ilvl w:val="1"/>
          <w:numId w:val="9"/>
        </w:numPr>
        <w:spacing w:after="160" w:line="259" w:lineRule="auto"/>
        <w:ind w:left="990"/>
        <w:contextualSpacing/>
        <w:rPr>
          <w:ins w:id="105" w:author="Snowberger, Tina" w:date="2026-09-25T20:08:00Z" w16du:dateUtc="2026-09-26T00:08:00Z"/>
          <w:rFonts w:ascii="Times New Roman" w:eastAsia="Times New Roman" w:hAnsi="Times New Roman" w:cs="Times New Roman"/>
          <w:sz w:val="24"/>
        </w:rPr>
      </w:pPr>
      <w:ins w:id="106" w:author="Snowberger, Tina" w:date="2026-09-25T20:08:00Z" w16du:dateUtc="2026-09-26T00:08:00Z">
        <w:r w:rsidRPr="009507B2">
          <w:rPr>
            <w:rFonts w:ascii="Times New Roman" w:eastAsia="Times New Roman" w:hAnsi="Times New Roman" w:cs="Times New Roman"/>
            <w:sz w:val="24"/>
          </w:rPr>
          <w:t xml:space="preserve">Indicating knowledge of an unreported school or team violation—regardless if the violation was unintentional or intentional.  </w:t>
        </w:r>
      </w:ins>
    </w:p>
    <w:p w14:paraId="2AF081AE" w14:textId="77777777" w:rsidR="009507B2" w:rsidRPr="009507B2" w:rsidRDefault="009507B2" w:rsidP="009507B2">
      <w:pPr>
        <w:pStyle w:val="ListParagraph"/>
        <w:widowControl/>
        <w:spacing w:after="160" w:line="259" w:lineRule="auto"/>
        <w:ind w:left="990"/>
        <w:contextualSpacing/>
        <w:rPr>
          <w:ins w:id="107" w:author="Snowberger, Tina" w:date="2026-09-25T20:08:00Z" w16du:dateUtc="2026-09-26T00:08:00Z"/>
          <w:rFonts w:ascii="Times New Roman" w:eastAsia="Times New Roman" w:hAnsi="Times New Roman" w:cs="Times New Roman"/>
          <w:sz w:val="24"/>
        </w:rPr>
      </w:pPr>
    </w:p>
    <w:p w14:paraId="67ABA75B" w14:textId="77777777" w:rsidR="009507B2" w:rsidRPr="009507B2" w:rsidRDefault="009507B2" w:rsidP="009507B2">
      <w:pPr>
        <w:rPr>
          <w:ins w:id="108" w:author="Snowberger, Tina" w:date="2026-09-25T20:08:00Z" w16du:dateUtc="2026-09-26T00:08:00Z"/>
          <w:rFonts w:ascii="Times New Roman" w:hAnsi="Times New Roman" w:cs="Times New Roman"/>
          <w:sz w:val="24"/>
        </w:rPr>
      </w:pPr>
      <w:ins w:id="109" w:author="Snowberger, Tina" w:date="2026-09-25T20:08:00Z" w16du:dateUtc="2026-09-26T00:08:00Z">
        <w:r w:rsidRPr="009507B2">
          <w:rPr>
            <w:rFonts w:ascii="Times New Roman" w:eastAsia="Times New Roman" w:hAnsi="Times New Roman" w:cs="Times New Roman"/>
            <w:sz w:val="24"/>
          </w:rPr>
          <w:t>In short, do not have a false sense of security about your rights to freedom of speech. Understand that freedom of speech is not unlimited. The on-line social network sites are NOT a place where you can say and do whatever you want without repercussions. The information you post on a social networking site is considered public information. Protect yourself by maintaining a self-image of which you can be proud for years to come.</w:t>
        </w:r>
      </w:ins>
    </w:p>
    <w:p w14:paraId="3F404246" w14:textId="77777777" w:rsidR="009507B2" w:rsidRDefault="009507B2">
      <w:pPr>
        <w:pStyle w:val="Heading1"/>
        <w:spacing w:before="76"/>
        <w:rPr>
          <w:ins w:id="110" w:author="Snowberger, Tina" w:date="2026-09-25T20:08:00Z" w16du:dateUtc="2026-09-26T00:08:00Z"/>
          <w:u w:val="thick" w:color="000000"/>
        </w:rPr>
      </w:pPr>
    </w:p>
    <w:p w14:paraId="1F3B46B5" w14:textId="77777777" w:rsidR="009507B2" w:rsidRDefault="009507B2">
      <w:pPr>
        <w:pStyle w:val="Heading1"/>
        <w:spacing w:before="76"/>
        <w:rPr>
          <w:ins w:id="111" w:author="Snowberger, Tina" w:date="2026-09-25T20:08:00Z" w16du:dateUtc="2026-09-26T00:08:00Z"/>
          <w:u w:val="thick" w:color="000000"/>
        </w:rPr>
      </w:pPr>
    </w:p>
    <w:p w14:paraId="401447F9" w14:textId="77777777" w:rsidR="009507B2" w:rsidRDefault="009507B2">
      <w:pPr>
        <w:pStyle w:val="Heading1"/>
        <w:spacing w:before="76"/>
        <w:rPr>
          <w:ins w:id="112" w:author="Snowberger, Tina" w:date="2026-09-25T20:08:00Z" w16du:dateUtc="2026-09-26T00:08:00Z"/>
          <w:u w:val="thick" w:color="000000"/>
        </w:rPr>
      </w:pPr>
    </w:p>
    <w:p w14:paraId="6519FA77" w14:textId="77777777" w:rsidR="009507B2" w:rsidRDefault="009507B2">
      <w:pPr>
        <w:pStyle w:val="Heading1"/>
        <w:spacing w:before="76"/>
        <w:rPr>
          <w:ins w:id="113" w:author="Snowberger, Tina" w:date="2026-09-25T20:08:00Z" w16du:dateUtc="2026-09-26T00:08:00Z"/>
          <w:u w:val="thick" w:color="000000"/>
        </w:rPr>
      </w:pPr>
    </w:p>
    <w:p w14:paraId="30AA8D5C" w14:textId="77777777" w:rsidR="009507B2" w:rsidRDefault="009507B2">
      <w:pPr>
        <w:pStyle w:val="Heading1"/>
        <w:spacing w:before="76"/>
        <w:rPr>
          <w:ins w:id="114" w:author="Snowberger, Tina" w:date="2026-09-25T20:08:00Z" w16du:dateUtc="2026-09-26T00:08:00Z"/>
          <w:u w:val="thick" w:color="000000"/>
        </w:rPr>
      </w:pPr>
    </w:p>
    <w:p w14:paraId="19FDCC01" w14:textId="77777777" w:rsidR="009507B2" w:rsidRDefault="009507B2">
      <w:pPr>
        <w:pStyle w:val="Heading1"/>
        <w:spacing w:before="76"/>
        <w:rPr>
          <w:ins w:id="115" w:author="Snowberger, Tina" w:date="2026-09-25T20:08:00Z" w16du:dateUtc="2026-09-26T00:08:00Z"/>
          <w:u w:val="thick" w:color="000000"/>
        </w:rPr>
      </w:pPr>
    </w:p>
    <w:p w14:paraId="38880414" w14:textId="77777777" w:rsidR="009507B2" w:rsidRDefault="009507B2">
      <w:pPr>
        <w:pStyle w:val="Heading1"/>
        <w:spacing w:before="76"/>
        <w:rPr>
          <w:ins w:id="116" w:author="Snowberger, Tina" w:date="2026-09-25T20:08:00Z" w16du:dateUtc="2026-09-26T00:08:00Z"/>
          <w:u w:val="thick" w:color="000000"/>
        </w:rPr>
      </w:pPr>
    </w:p>
    <w:p w14:paraId="55113234" w14:textId="77777777" w:rsidR="009507B2" w:rsidRDefault="009507B2">
      <w:pPr>
        <w:pStyle w:val="Heading1"/>
        <w:spacing w:before="76"/>
        <w:rPr>
          <w:ins w:id="117" w:author="Snowberger, Tina" w:date="2026-09-25T20:08:00Z" w16du:dateUtc="2026-09-26T00:08:00Z"/>
          <w:u w:val="thick" w:color="000000"/>
        </w:rPr>
      </w:pPr>
    </w:p>
    <w:p w14:paraId="0FBFE4E9" w14:textId="77777777" w:rsidR="009507B2" w:rsidRDefault="009507B2">
      <w:pPr>
        <w:pStyle w:val="Heading1"/>
        <w:spacing w:before="76"/>
        <w:rPr>
          <w:ins w:id="118" w:author="Snowberger, Tina" w:date="2026-09-25T20:08:00Z" w16du:dateUtc="2026-09-26T00:08:00Z"/>
          <w:u w:val="thick" w:color="000000"/>
        </w:rPr>
      </w:pPr>
    </w:p>
    <w:p w14:paraId="4FBD8753" w14:textId="77777777" w:rsidR="00944029" w:rsidRDefault="006D7E2C">
      <w:pPr>
        <w:pStyle w:val="Heading1"/>
        <w:spacing w:before="76"/>
        <w:rPr>
          <w:ins w:id="119" w:author="Snowberger, Tina" w:date="2026-09-25T20:08:00Z" w16du:dateUtc="2026-09-26T00:08:00Z"/>
          <w:b w:val="0"/>
          <w:bCs w:val="0"/>
        </w:rPr>
      </w:pPr>
      <w:ins w:id="120" w:author="Snowberger, Tina" w:date="2026-09-25T20:08:00Z" w16du:dateUtc="2026-09-26T00:08:00Z">
        <w:r>
          <w:rPr>
            <w:u w:val="thick" w:color="000000"/>
          </w:rPr>
          <w:t>C</w:t>
        </w:r>
        <w:r>
          <w:rPr>
            <w:spacing w:val="1"/>
            <w:u w:val="thick" w:color="000000"/>
          </w:rPr>
          <w:t>o</w:t>
        </w:r>
        <w:r>
          <w:rPr>
            <w:spacing w:val="-4"/>
            <w:u w:val="thick" w:color="000000"/>
          </w:rPr>
          <w:t>m</w:t>
        </w:r>
        <w:r>
          <w:rPr>
            <w:u w:val="thick" w:color="000000"/>
          </w:rPr>
          <w:t xml:space="preserve">plaint </w:t>
        </w:r>
        <w:r>
          <w:rPr>
            <w:spacing w:val="-4"/>
            <w:u w:val="thick" w:color="000000"/>
          </w:rPr>
          <w:t>P</w:t>
        </w:r>
        <w:r>
          <w:rPr>
            <w:u w:val="thick" w:color="000000"/>
          </w:rPr>
          <w:t>oli</w:t>
        </w:r>
        <w:r>
          <w:rPr>
            <w:spacing w:val="-1"/>
            <w:u w:val="thick" w:color="000000"/>
          </w:rPr>
          <w:t>c</w:t>
        </w:r>
        <w:r>
          <w:rPr>
            <w:u w:val="thick" w:color="000000"/>
          </w:rPr>
          <w:t>y</w:t>
        </w:r>
      </w:ins>
    </w:p>
    <w:p w14:paraId="34FD5C56" w14:textId="77777777" w:rsidR="00944029" w:rsidRDefault="00944029">
      <w:pPr>
        <w:spacing w:before="2" w:line="200" w:lineRule="exact"/>
        <w:rPr>
          <w:ins w:id="121" w:author="Snowberger, Tina" w:date="2026-09-25T20:08:00Z" w16du:dateUtc="2026-09-26T00:08:00Z"/>
          <w:sz w:val="20"/>
          <w:szCs w:val="20"/>
        </w:rPr>
      </w:pPr>
    </w:p>
    <w:p w14:paraId="76CC1945" w14:textId="77777777" w:rsidR="00944029" w:rsidRDefault="006D7E2C">
      <w:pPr>
        <w:pStyle w:val="BodyText"/>
        <w:spacing w:before="69"/>
        <w:ind w:right="117"/>
        <w:jc w:val="both"/>
        <w:rPr>
          <w:ins w:id="122" w:author="Snowberger, Tina" w:date="2026-09-25T20:08:00Z" w16du:dateUtc="2026-09-26T00:08:00Z"/>
        </w:rPr>
      </w:pPr>
      <w:ins w:id="123" w:author="Snowberger, Tina" w:date="2026-09-25T20:08:00Z" w16du:dateUtc="2026-09-26T00:08:00Z">
        <w:r>
          <w:t>The</w:t>
        </w:r>
        <w:r>
          <w:rPr>
            <w:spacing w:val="24"/>
          </w:rPr>
          <w:t xml:space="preserve"> </w:t>
        </w:r>
        <w:r>
          <w:t>No</w:t>
        </w:r>
        <w:r>
          <w:rPr>
            <w:spacing w:val="-2"/>
          </w:rPr>
          <w:t>r</w:t>
        </w:r>
        <w:r>
          <w:t>th</w:t>
        </w:r>
        <w:r>
          <w:rPr>
            <w:spacing w:val="1"/>
          </w:rPr>
          <w:t>e</w:t>
        </w:r>
        <w:r>
          <w:t>rn</w:t>
        </w:r>
        <w:r>
          <w:rPr>
            <w:spacing w:val="27"/>
          </w:rPr>
          <w:t xml:space="preserve"> </w:t>
        </w:r>
        <w:r>
          <w:rPr>
            <w:spacing w:val="-2"/>
          </w:rPr>
          <w:t>B</w:t>
        </w:r>
        <w:r>
          <w:rPr>
            <w:spacing w:val="-1"/>
          </w:rPr>
          <w:t>e</w:t>
        </w:r>
        <w:r>
          <w:t>df</w:t>
        </w:r>
        <w:r>
          <w:rPr>
            <w:spacing w:val="2"/>
          </w:rPr>
          <w:t>o</w:t>
        </w:r>
        <w:r>
          <w:t>rd</w:t>
        </w:r>
        <w:r>
          <w:rPr>
            <w:spacing w:val="25"/>
          </w:rPr>
          <w:t xml:space="preserve"> </w:t>
        </w:r>
        <w:r>
          <w:rPr>
            <w:spacing w:val="2"/>
          </w:rPr>
          <w:t>C</w:t>
        </w:r>
        <w:r>
          <w:t>oun</w:t>
        </w:r>
        <w:r>
          <w:rPr>
            <w:spacing w:val="2"/>
          </w:rPr>
          <w:t>t</w:t>
        </w:r>
        <w:r>
          <w:t>y</w:t>
        </w:r>
        <w:r>
          <w:rPr>
            <w:spacing w:val="21"/>
          </w:rPr>
          <w:t xml:space="preserve"> </w:t>
        </w:r>
        <w:r>
          <w:t>S</w:t>
        </w:r>
        <w:r>
          <w:rPr>
            <w:spacing w:val="-1"/>
          </w:rPr>
          <w:t>c</w:t>
        </w:r>
        <w:r>
          <w:t>hool</w:t>
        </w:r>
        <w:r>
          <w:rPr>
            <w:spacing w:val="26"/>
          </w:rPr>
          <w:t xml:space="preserve"> </w:t>
        </w:r>
        <w:r>
          <w:t>Distri</w:t>
        </w:r>
        <w:r>
          <w:rPr>
            <w:spacing w:val="-2"/>
          </w:rPr>
          <w:t>c</w:t>
        </w:r>
        <w:r>
          <w:t>t</w:t>
        </w:r>
        <w:r>
          <w:rPr>
            <w:spacing w:val="26"/>
          </w:rPr>
          <w:t xml:space="preserve"> </w:t>
        </w:r>
        <w:r>
          <w:rPr>
            <w:spacing w:val="2"/>
          </w:rPr>
          <w:t>h</w:t>
        </w:r>
        <w:r>
          <w:rPr>
            <w:spacing w:val="1"/>
          </w:rPr>
          <w:t>a</w:t>
        </w:r>
        <w:r>
          <w:t>s</w:t>
        </w:r>
        <w:r>
          <w:rPr>
            <w:spacing w:val="26"/>
          </w:rPr>
          <w:t xml:space="preserve"> </w:t>
        </w:r>
        <w:r>
          <w:t>tak</w:t>
        </w:r>
        <w:r>
          <w:rPr>
            <w:spacing w:val="-2"/>
          </w:rPr>
          <w:t>e</w:t>
        </w:r>
        <w:r>
          <w:t>n</w:t>
        </w:r>
        <w:r>
          <w:rPr>
            <w:spacing w:val="28"/>
          </w:rPr>
          <w:t xml:space="preserve"> </w:t>
        </w:r>
        <w:r>
          <w:rPr>
            <w:spacing w:val="-3"/>
          </w:rPr>
          <w:t>g</w:t>
        </w:r>
        <w:r>
          <w:rPr>
            <w:spacing w:val="1"/>
          </w:rPr>
          <w:t>r</w:t>
        </w:r>
        <w:r>
          <w:rPr>
            <w:spacing w:val="-1"/>
          </w:rPr>
          <w:t>ea</w:t>
        </w:r>
        <w:r>
          <w:t>t</w:t>
        </w:r>
        <w:r>
          <w:rPr>
            <w:spacing w:val="26"/>
          </w:rPr>
          <w:t xml:space="preserve"> </w:t>
        </w:r>
        <w:r>
          <w:t>steps</w:t>
        </w:r>
        <w:r>
          <w:rPr>
            <w:spacing w:val="26"/>
          </w:rPr>
          <w:t xml:space="preserve"> </w:t>
        </w:r>
        <w:r>
          <w:t>to</w:t>
        </w:r>
        <w:r>
          <w:rPr>
            <w:spacing w:val="26"/>
          </w:rPr>
          <w:t xml:space="preserve"> </w:t>
        </w:r>
        <w:r>
          <w:t>h</w:t>
        </w:r>
        <w:r>
          <w:rPr>
            <w:spacing w:val="2"/>
          </w:rPr>
          <w:t>i</w:t>
        </w:r>
        <w:r>
          <w:t>re</w:t>
        </w:r>
        <w:r>
          <w:rPr>
            <w:spacing w:val="24"/>
          </w:rPr>
          <w:t xml:space="preserve"> </w:t>
        </w:r>
        <w:r>
          <w:t>qu</w:t>
        </w:r>
        <w:r>
          <w:rPr>
            <w:spacing w:val="-1"/>
          </w:rPr>
          <w:t>a</w:t>
        </w:r>
        <w:r>
          <w:t>li</w:t>
        </w:r>
        <w:r>
          <w:rPr>
            <w:spacing w:val="5"/>
          </w:rPr>
          <w:t>t</w:t>
        </w:r>
        <w:r>
          <w:t>y</w:t>
        </w:r>
        <w:r>
          <w:rPr>
            <w:spacing w:val="21"/>
          </w:rPr>
          <w:t xml:space="preserve"> </w:t>
        </w:r>
        <w:r>
          <w:t>individuals</w:t>
        </w:r>
        <w:r>
          <w:rPr>
            <w:spacing w:val="26"/>
          </w:rPr>
          <w:t xml:space="preserve"> </w:t>
        </w:r>
        <w:r>
          <w:t>to</w:t>
        </w:r>
        <w:r>
          <w:rPr>
            <w:spacing w:val="29"/>
          </w:rPr>
          <w:t xml:space="preserve"> </w:t>
        </w:r>
        <w:r>
          <w:t>dir</w:t>
        </w:r>
        <w:r>
          <w:rPr>
            <w:spacing w:val="-2"/>
          </w:rPr>
          <w:t>e</w:t>
        </w:r>
        <w:r>
          <w:rPr>
            <w:spacing w:val="-1"/>
          </w:rPr>
          <w:t>c</w:t>
        </w:r>
        <w:r>
          <w:t>t</w:t>
        </w:r>
        <w:r>
          <w:rPr>
            <w:spacing w:val="26"/>
          </w:rPr>
          <w:t xml:space="preserve"> </w:t>
        </w:r>
        <w:r>
          <w:t xml:space="preserve">our </w:t>
        </w:r>
        <w:r>
          <w:rPr>
            <w:spacing w:val="-1"/>
          </w:rPr>
          <w:t>e</w:t>
        </w:r>
        <w:r>
          <w:rPr>
            <w:spacing w:val="2"/>
          </w:rPr>
          <w:t>x</w:t>
        </w:r>
        <w:r>
          <w:t>tr</w:t>
        </w:r>
        <w:r>
          <w:rPr>
            <w:spacing w:val="-1"/>
          </w:rPr>
          <w:t>a-c</w:t>
        </w:r>
        <w:r>
          <w:t>ur</w:t>
        </w:r>
        <w:r>
          <w:rPr>
            <w:spacing w:val="-2"/>
          </w:rPr>
          <w:t>r</w:t>
        </w:r>
        <w:r>
          <w:t>icu</w:t>
        </w:r>
        <w:r>
          <w:rPr>
            <w:spacing w:val="2"/>
          </w:rPr>
          <w:t>l</w:t>
        </w:r>
        <w:r>
          <w:rPr>
            <w:spacing w:val="-1"/>
          </w:rPr>
          <w:t>a</w:t>
        </w:r>
        <w:r>
          <w:t>r</w:t>
        </w:r>
        <w:r>
          <w:rPr>
            <w:spacing w:val="13"/>
          </w:rPr>
          <w:t xml:space="preserve"> </w:t>
        </w:r>
        <w:r>
          <w:t>pr</w:t>
        </w:r>
        <w:r>
          <w:rPr>
            <w:spacing w:val="1"/>
          </w:rPr>
          <w:t>o</w:t>
        </w:r>
        <w:r>
          <w:rPr>
            <w:spacing w:val="-3"/>
          </w:rPr>
          <w:t>g</w:t>
        </w:r>
        <w:r>
          <w:rPr>
            <w:spacing w:val="1"/>
          </w:rPr>
          <w:t>r</w:t>
        </w:r>
        <w:r>
          <w:rPr>
            <w:spacing w:val="-1"/>
          </w:rPr>
          <w:t>a</w:t>
        </w:r>
        <w:r>
          <w:t>ms</w:t>
        </w:r>
        <w:r>
          <w:rPr>
            <w:spacing w:val="14"/>
          </w:rPr>
          <w:t xml:space="preserve"> </w:t>
        </w:r>
        <w:r>
          <w:t>of</w:t>
        </w:r>
        <w:r>
          <w:rPr>
            <w:spacing w:val="13"/>
          </w:rPr>
          <w:t xml:space="preserve"> </w:t>
        </w:r>
        <w:r>
          <w:t>the</w:t>
        </w:r>
        <w:r>
          <w:rPr>
            <w:spacing w:val="13"/>
          </w:rPr>
          <w:t xml:space="preserve"> </w:t>
        </w:r>
        <w:r>
          <w:t>distri</w:t>
        </w:r>
        <w:r>
          <w:rPr>
            <w:spacing w:val="-2"/>
          </w:rPr>
          <w:t>c</w:t>
        </w:r>
        <w:r>
          <w:t>t.</w:t>
        </w:r>
        <w:r>
          <w:rPr>
            <w:spacing w:val="28"/>
          </w:rPr>
          <w:t xml:space="preserve"> </w:t>
        </w:r>
        <w:r>
          <w:t>The</w:t>
        </w:r>
        <w:r>
          <w:rPr>
            <w:spacing w:val="12"/>
          </w:rPr>
          <w:t xml:space="preserve"> </w:t>
        </w:r>
        <w:r>
          <w:rPr>
            <w:spacing w:val="-2"/>
          </w:rPr>
          <w:t>B</w:t>
        </w:r>
        <w:r>
          <w:t>o</w:t>
        </w:r>
        <w:r>
          <w:rPr>
            <w:spacing w:val="-1"/>
          </w:rPr>
          <w:t>a</w:t>
        </w:r>
        <w:r>
          <w:t>rd</w:t>
        </w:r>
        <w:r>
          <w:rPr>
            <w:spacing w:val="13"/>
          </w:rPr>
          <w:t xml:space="preserve"> </w:t>
        </w:r>
        <w:r>
          <w:t>fe</w:t>
        </w:r>
        <w:r>
          <w:rPr>
            <w:spacing w:val="-1"/>
          </w:rPr>
          <w:t>e</w:t>
        </w:r>
        <w:r>
          <w:t>ls</w:t>
        </w:r>
        <w:r>
          <w:rPr>
            <w:spacing w:val="14"/>
          </w:rPr>
          <w:t xml:space="preserve"> </w:t>
        </w:r>
        <w:r>
          <w:t>that</w:t>
        </w:r>
        <w:r>
          <w:rPr>
            <w:spacing w:val="14"/>
          </w:rPr>
          <w:t xml:space="preserve"> </w:t>
        </w:r>
        <w:r>
          <w:t>these</w:t>
        </w:r>
        <w:r>
          <w:rPr>
            <w:spacing w:val="12"/>
          </w:rPr>
          <w:t xml:space="preserve"> </w:t>
        </w:r>
        <w:r>
          <w:t>indi</w:t>
        </w:r>
        <w:r>
          <w:rPr>
            <w:spacing w:val="-3"/>
          </w:rPr>
          <w:t>v</w:t>
        </w:r>
        <w:r>
          <w:t>iduals</w:t>
        </w:r>
        <w:r>
          <w:rPr>
            <w:spacing w:val="14"/>
          </w:rPr>
          <w:t xml:space="preserve"> </w:t>
        </w:r>
        <w:r>
          <w:rPr>
            <w:spacing w:val="-1"/>
          </w:rPr>
          <w:t>a</w:t>
        </w:r>
        <w:r>
          <w:t>re</w:t>
        </w:r>
        <w:r>
          <w:rPr>
            <w:spacing w:val="12"/>
          </w:rPr>
          <w:t xml:space="preserve"> </w:t>
        </w:r>
        <w:r>
          <w:rPr>
            <w:spacing w:val="-1"/>
          </w:rPr>
          <w:t>e</w:t>
        </w:r>
        <w:r>
          <w:rPr>
            <w:spacing w:val="2"/>
          </w:rPr>
          <w:t>x</w:t>
        </w:r>
        <w:r>
          <w:t>tr</w:t>
        </w:r>
        <w:r>
          <w:rPr>
            <w:spacing w:val="-2"/>
          </w:rPr>
          <w:t>e</w:t>
        </w:r>
        <w:r>
          <w:t>me</w:t>
        </w:r>
        <w:r>
          <w:rPr>
            <w:spacing w:val="2"/>
          </w:rPr>
          <w:t>l</w:t>
        </w:r>
        <w:r>
          <w:t>y</w:t>
        </w:r>
        <w:r>
          <w:rPr>
            <w:spacing w:val="9"/>
          </w:rPr>
          <w:t xml:space="preserve"> </w:t>
        </w:r>
        <w:r>
          <w:rPr>
            <w:spacing w:val="-1"/>
          </w:rPr>
          <w:t>c</w:t>
        </w:r>
        <w:r>
          <w:rPr>
            <w:spacing w:val="2"/>
          </w:rPr>
          <w:t>o</w:t>
        </w:r>
        <w:r>
          <w:t>mpet</w:t>
        </w:r>
        <w:r>
          <w:rPr>
            <w:spacing w:val="-1"/>
          </w:rPr>
          <w:t>e</w:t>
        </w:r>
        <w:r>
          <w:t>nt</w:t>
        </w:r>
        <w:r>
          <w:rPr>
            <w:spacing w:val="14"/>
          </w:rPr>
          <w:t xml:space="preserve"> </w:t>
        </w:r>
        <w:r>
          <w:rPr>
            <w:spacing w:val="-1"/>
          </w:rPr>
          <w:t>a</w:t>
        </w:r>
        <w:r>
          <w:t>nd should p</w:t>
        </w:r>
        <w:r>
          <w:rPr>
            <w:spacing w:val="-1"/>
          </w:rPr>
          <w:t>e</w:t>
        </w:r>
        <w:r>
          <w:t>r</w:t>
        </w:r>
        <w:r>
          <w:rPr>
            <w:spacing w:val="-2"/>
          </w:rPr>
          <w:t>f</w:t>
        </w:r>
        <w:r>
          <w:t>orm their</w:t>
        </w:r>
        <w:r>
          <w:rPr>
            <w:spacing w:val="-1"/>
          </w:rPr>
          <w:t xml:space="preserve"> </w:t>
        </w:r>
        <w:r>
          <w:t>dut</w:t>
        </w:r>
        <w:r>
          <w:rPr>
            <w:spacing w:val="3"/>
          </w:rPr>
          <w:t>i</w:t>
        </w:r>
        <w:r>
          <w:rPr>
            <w:spacing w:val="-1"/>
          </w:rPr>
          <w:t>e</w:t>
        </w:r>
        <w:r>
          <w:t>s with limit</w:t>
        </w:r>
        <w:r>
          <w:rPr>
            <w:spacing w:val="-1"/>
          </w:rPr>
          <w:t>e</w:t>
        </w:r>
        <w:r>
          <w:t>d distr</w:t>
        </w:r>
        <w:r>
          <w:rPr>
            <w:spacing w:val="-2"/>
          </w:rPr>
          <w:t>a</w:t>
        </w:r>
        <w:r>
          <w:rPr>
            <w:spacing w:val="-1"/>
          </w:rPr>
          <w:t>c</w:t>
        </w:r>
        <w:r>
          <w:t>tions.</w:t>
        </w:r>
      </w:ins>
    </w:p>
    <w:p w14:paraId="0EF25798" w14:textId="77777777" w:rsidR="00944029" w:rsidRDefault="00944029">
      <w:pPr>
        <w:spacing w:before="16" w:line="260" w:lineRule="exact"/>
        <w:rPr>
          <w:ins w:id="124" w:author="Snowberger, Tina" w:date="2026-09-25T20:08:00Z" w16du:dateUtc="2026-09-26T00:08:00Z"/>
          <w:sz w:val="26"/>
          <w:szCs w:val="26"/>
        </w:rPr>
      </w:pPr>
    </w:p>
    <w:p w14:paraId="02170883" w14:textId="77777777" w:rsidR="00944029" w:rsidRDefault="006D7E2C">
      <w:pPr>
        <w:pStyle w:val="BodyText"/>
        <w:ind w:right="120"/>
        <w:jc w:val="both"/>
        <w:rPr>
          <w:ins w:id="125" w:author="Snowberger, Tina" w:date="2026-09-25T20:08:00Z" w16du:dateUtc="2026-09-26T00:08:00Z"/>
        </w:rPr>
      </w:pPr>
      <w:ins w:id="126" w:author="Snowberger, Tina" w:date="2026-09-25T20:08:00Z" w16du:dateUtc="2026-09-26T00:08:00Z">
        <w:r>
          <w:t>Ho</w:t>
        </w:r>
        <w:r>
          <w:rPr>
            <w:spacing w:val="-1"/>
          </w:rPr>
          <w:t>we</w:t>
        </w:r>
        <w:r>
          <w:t>v</w:t>
        </w:r>
        <w:r>
          <w:rPr>
            <w:spacing w:val="1"/>
          </w:rPr>
          <w:t>e</w:t>
        </w:r>
        <w:r>
          <w:t>r,</w:t>
        </w:r>
        <w:r>
          <w:rPr>
            <w:spacing w:val="35"/>
          </w:rPr>
          <w:t xml:space="preserve"> </w:t>
        </w:r>
        <w:r>
          <w:t>the</w:t>
        </w:r>
        <w:r>
          <w:rPr>
            <w:spacing w:val="37"/>
          </w:rPr>
          <w:t xml:space="preserve"> </w:t>
        </w:r>
        <w:r>
          <w:rPr>
            <w:spacing w:val="-2"/>
          </w:rPr>
          <w:t>B</w:t>
        </w:r>
        <w:r>
          <w:rPr>
            <w:spacing w:val="2"/>
          </w:rPr>
          <w:t>o</w:t>
        </w:r>
        <w:r>
          <w:rPr>
            <w:spacing w:val="-1"/>
          </w:rPr>
          <w:t>a</w:t>
        </w:r>
        <w:r>
          <w:t>rd</w:t>
        </w:r>
        <w:r>
          <w:rPr>
            <w:spacing w:val="37"/>
          </w:rPr>
          <w:t xml:space="preserve"> </w:t>
        </w:r>
        <w:r>
          <w:t>re</w:t>
        </w:r>
        <w:r>
          <w:rPr>
            <w:spacing w:val="1"/>
          </w:rPr>
          <w:t>c</w:t>
        </w:r>
        <w:r>
          <w:t>o</w:t>
        </w:r>
        <w:r>
          <w:rPr>
            <w:spacing w:val="-3"/>
          </w:rPr>
          <w:t>g</w:t>
        </w:r>
        <w:r>
          <w:t>ni</w:t>
        </w:r>
        <w:r>
          <w:rPr>
            <w:spacing w:val="1"/>
          </w:rPr>
          <w:t>z</w:t>
        </w:r>
        <w:r>
          <w:rPr>
            <w:spacing w:val="-1"/>
          </w:rPr>
          <w:t>e</w:t>
        </w:r>
        <w:r>
          <w:t>s</w:t>
        </w:r>
        <w:r>
          <w:rPr>
            <w:spacing w:val="36"/>
          </w:rPr>
          <w:t xml:space="preserve"> </w:t>
        </w:r>
        <w:r>
          <w:t>that</w:t>
        </w:r>
        <w:r>
          <w:rPr>
            <w:spacing w:val="38"/>
          </w:rPr>
          <w:t xml:space="preserve"> </w:t>
        </w:r>
        <w:r>
          <w:rPr>
            <w:spacing w:val="-1"/>
          </w:rPr>
          <w:t>c</w:t>
        </w:r>
        <w:r>
          <w:t>on</w:t>
        </w:r>
        <w:r>
          <w:rPr>
            <w:spacing w:val="1"/>
          </w:rPr>
          <w:t>c</w:t>
        </w:r>
        <w:r>
          <w:rPr>
            <w:spacing w:val="-1"/>
          </w:rPr>
          <w:t>e</w:t>
        </w:r>
        <w:r>
          <w:t>rns</w:t>
        </w:r>
        <w:r>
          <w:rPr>
            <w:spacing w:val="35"/>
          </w:rPr>
          <w:t xml:space="preserve"> </w:t>
        </w:r>
        <w:r>
          <w:rPr>
            <w:spacing w:val="2"/>
          </w:rPr>
          <w:t>d</w:t>
        </w:r>
        <w:r>
          <w:t>o</w:t>
        </w:r>
        <w:r>
          <w:rPr>
            <w:spacing w:val="35"/>
          </w:rPr>
          <w:t xml:space="preserve"> </w:t>
        </w:r>
        <w:r>
          <w:rPr>
            <w:spacing w:val="-1"/>
          </w:rPr>
          <w:t>a</w:t>
        </w:r>
        <w:r>
          <w:t>rise</w:t>
        </w:r>
        <w:r>
          <w:rPr>
            <w:spacing w:val="36"/>
          </w:rPr>
          <w:t xml:space="preserve"> </w:t>
        </w:r>
        <w:r>
          <w:t>b</w:t>
        </w:r>
        <w:r>
          <w:rPr>
            <w:spacing w:val="-1"/>
          </w:rPr>
          <w:t>e</w:t>
        </w:r>
        <w:r>
          <w:t>t</w:t>
        </w:r>
        <w:r>
          <w:rPr>
            <w:spacing w:val="2"/>
          </w:rPr>
          <w:t>w</w:t>
        </w:r>
        <w:r>
          <w:rPr>
            <w:spacing w:val="-1"/>
          </w:rPr>
          <w:t>ee</w:t>
        </w:r>
        <w:r>
          <w:t>n</w:t>
        </w:r>
        <w:r>
          <w:rPr>
            <w:spacing w:val="35"/>
          </w:rPr>
          <w:t xml:space="preserve"> </w:t>
        </w:r>
        <w:r>
          <w:rPr>
            <w:spacing w:val="2"/>
          </w:rPr>
          <w:t>p</w:t>
        </w:r>
        <w:r>
          <w:rPr>
            <w:spacing w:val="-1"/>
          </w:rPr>
          <w:t>a</w:t>
        </w:r>
        <w:r>
          <w:t>r</w:t>
        </w:r>
        <w:r>
          <w:rPr>
            <w:spacing w:val="-2"/>
          </w:rPr>
          <w:t>e</w:t>
        </w:r>
        <w:r>
          <w:t>nts</w:t>
        </w:r>
        <w:r>
          <w:rPr>
            <w:spacing w:val="41"/>
          </w:rPr>
          <w:t xml:space="preserve"> </w:t>
        </w:r>
        <w:r>
          <w:rPr>
            <w:spacing w:val="-1"/>
          </w:rPr>
          <w:t>a</w:t>
        </w:r>
        <w:r>
          <w:t>nd</w:t>
        </w:r>
        <w:r>
          <w:rPr>
            <w:spacing w:val="35"/>
          </w:rPr>
          <w:t xml:space="preserve"> </w:t>
        </w:r>
        <w:r>
          <w:rPr>
            <w:spacing w:val="-1"/>
          </w:rPr>
          <w:t>c</w:t>
        </w:r>
        <w:r>
          <w:rPr>
            <w:spacing w:val="2"/>
          </w:rPr>
          <w:t>o</w:t>
        </w:r>
        <w:r>
          <w:rPr>
            <w:spacing w:val="-1"/>
          </w:rPr>
          <w:t>ac</w:t>
        </w:r>
        <w:r>
          <w:t>h</w:t>
        </w:r>
        <w:r>
          <w:rPr>
            <w:spacing w:val="-1"/>
          </w:rPr>
          <w:t>e</w:t>
        </w:r>
        <w:r>
          <w:t>s</w:t>
        </w:r>
        <w:r>
          <w:rPr>
            <w:spacing w:val="2"/>
          </w:rPr>
          <w:t>/</w:t>
        </w:r>
        <w:r>
          <w:rPr>
            <w:spacing w:val="-1"/>
          </w:rPr>
          <w:t>a</w:t>
        </w:r>
        <w:r>
          <w:t>dvisors.</w:t>
        </w:r>
        <w:r>
          <w:rPr>
            <w:spacing w:val="13"/>
          </w:rPr>
          <w:t xml:space="preserve"> </w:t>
        </w:r>
        <w:r>
          <w:t>The</w:t>
        </w:r>
        <w:r>
          <w:rPr>
            <w:spacing w:val="36"/>
          </w:rPr>
          <w:t xml:space="preserve"> </w:t>
        </w:r>
        <w:r>
          <w:rPr>
            <w:spacing w:val="-2"/>
          </w:rPr>
          <w:t>B</w:t>
        </w:r>
        <w:r>
          <w:t>o</w:t>
        </w:r>
        <w:r>
          <w:rPr>
            <w:spacing w:val="-1"/>
          </w:rPr>
          <w:t>a</w:t>
        </w:r>
        <w:r>
          <w:t>rd, the</w:t>
        </w:r>
        <w:r>
          <w:rPr>
            <w:spacing w:val="-2"/>
          </w:rPr>
          <w:t>r</w:t>
        </w:r>
        <w:r>
          <w:rPr>
            <w:spacing w:val="-1"/>
          </w:rPr>
          <w:t>e</w:t>
        </w:r>
        <w:r>
          <w:t>for</w:t>
        </w:r>
        <w:r>
          <w:rPr>
            <w:spacing w:val="-1"/>
          </w:rPr>
          <w:t>e</w:t>
        </w:r>
        <w:r>
          <w:t>,</w:t>
        </w:r>
        <w:r>
          <w:rPr>
            <w:spacing w:val="14"/>
          </w:rPr>
          <w:t xml:space="preserve"> </w:t>
        </w:r>
        <w:r>
          <w:t>h</w:t>
        </w:r>
        <w:r>
          <w:rPr>
            <w:spacing w:val="-1"/>
          </w:rPr>
          <w:t>a</w:t>
        </w:r>
        <w:r>
          <w:t>s</w:t>
        </w:r>
        <w:r>
          <w:rPr>
            <w:spacing w:val="14"/>
          </w:rPr>
          <w:t xml:space="preserve"> </w:t>
        </w:r>
        <w:r>
          <w:rPr>
            <w:spacing w:val="-1"/>
          </w:rPr>
          <w:t>c</w:t>
        </w:r>
        <w:r>
          <w:rPr>
            <w:spacing w:val="1"/>
          </w:rPr>
          <w:t>r</w:t>
        </w:r>
        <w:r>
          <w:rPr>
            <w:spacing w:val="-1"/>
          </w:rPr>
          <w:t>ea</w:t>
        </w:r>
        <w:r>
          <w:t>ted</w:t>
        </w:r>
        <w:r>
          <w:rPr>
            <w:spacing w:val="13"/>
          </w:rPr>
          <w:t xml:space="preserve"> </w:t>
        </w:r>
        <w:r>
          <w:rPr>
            <w:spacing w:val="-1"/>
          </w:rPr>
          <w:t>a</w:t>
        </w:r>
        <w:r>
          <w:t>n</w:t>
        </w:r>
        <w:r>
          <w:rPr>
            <w:spacing w:val="16"/>
          </w:rPr>
          <w:t xml:space="preserve"> </w:t>
        </w:r>
        <w:r>
          <w:t>or</w:t>
        </w:r>
        <w:r>
          <w:rPr>
            <w:spacing w:val="-4"/>
          </w:rPr>
          <w:t>g</w:t>
        </w:r>
        <w:r>
          <w:rPr>
            <w:spacing w:val="-1"/>
          </w:rPr>
          <w:t>a</w:t>
        </w:r>
        <w:r>
          <w:t>ni</w:t>
        </w:r>
        <w:r>
          <w:rPr>
            <w:spacing w:val="1"/>
          </w:rPr>
          <w:t>z</w:t>
        </w:r>
        <w:r>
          <w:rPr>
            <w:spacing w:val="-1"/>
          </w:rPr>
          <w:t>e</w:t>
        </w:r>
        <w:r>
          <w:t>d,</w:t>
        </w:r>
        <w:r>
          <w:rPr>
            <w:spacing w:val="14"/>
          </w:rPr>
          <w:t xml:space="preserve"> </w:t>
        </w:r>
        <w:r>
          <w:t>s</w:t>
        </w:r>
        <w:r>
          <w:rPr>
            <w:spacing w:val="-1"/>
          </w:rPr>
          <w:t>e</w:t>
        </w:r>
        <w:r>
          <w:t>qu</w:t>
        </w:r>
        <w:r>
          <w:rPr>
            <w:spacing w:val="-1"/>
          </w:rPr>
          <w:t>e</w:t>
        </w:r>
        <w:r>
          <w:t>nti</w:t>
        </w:r>
        <w:r>
          <w:rPr>
            <w:spacing w:val="-1"/>
          </w:rPr>
          <w:t>a</w:t>
        </w:r>
        <w:r>
          <w:t>l</w:t>
        </w:r>
        <w:r>
          <w:rPr>
            <w:spacing w:val="14"/>
          </w:rPr>
          <w:t xml:space="preserve"> </w:t>
        </w:r>
        <w:r>
          <w:rPr>
            <w:spacing w:val="-1"/>
          </w:rPr>
          <w:t>c</w:t>
        </w:r>
        <w:r>
          <w:rPr>
            <w:spacing w:val="2"/>
          </w:rPr>
          <w:t>o</w:t>
        </w:r>
        <w:r>
          <w:t>mpl</w:t>
        </w:r>
        <w:r>
          <w:rPr>
            <w:spacing w:val="-1"/>
          </w:rPr>
          <w:t>a</w:t>
        </w:r>
        <w:r>
          <w:t>int</w:t>
        </w:r>
        <w:r>
          <w:rPr>
            <w:spacing w:val="14"/>
          </w:rPr>
          <w:t xml:space="preserve"> </w:t>
        </w:r>
        <w:r>
          <w:t>pro</w:t>
        </w:r>
        <w:r>
          <w:rPr>
            <w:spacing w:val="-2"/>
          </w:rPr>
          <w:t>c</w:t>
        </w:r>
        <w:r>
          <w:rPr>
            <w:spacing w:val="-1"/>
          </w:rPr>
          <w:t>e</w:t>
        </w:r>
        <w:r>
          <w:t>ss</w:t>
        </w:r>
        <w:r>
          <w:rPr>
            <w:spacing w:val="14"/>
          </w:rPr>
          <w:t xml:space="preserve"> </w:t>
        </w:r>
        <w:r>
          <w:t>to</w:t>
        </w:r>
        <w:r>
          <w:rPr>
            <w:spacing w:val="14"/>
          </w:rPr>
          <w:t xml:space="preserve"> </w:t>
        </w:r>
        <w:r>
          <w:rPr>
            <w:spacing w:val="-1"/>
          </w:rPr>
          <w:t>a</w:t>
        </w:r>
        <w:r>
          <w:t>ddress</w:t>
        </w:r>
        <w:r>
          <w:rPr>
            <w:spacing w:val="14"/>
          </w:rPr>
          <w:t xml:space="preserve"> </w:t>
        </w:r>
        <w:r>
          <w:t>these</w:t>
        </w:r>
        <w:r>
          <w:rPr>
            <w:spacing w:val="12"/>
          </w:rPr>
          <w:t xml:space="preserve"> </w:t>
        </w:r>
        <w:r>
          <w:rPr>
            <w:spacing w:val="-1"/>
          </w:rPr>
          <w:t>c</w:t>
        </w:r>
        <w:r>
          <w:t>on</w:t>
        </w:r>
        <w:r>
          <w:rPr>
            <w:spacing w:val="-1"/>
          </w:rPr>
          <w:t>ce</w:t>
        </w:r>
        <w:r>
          <w:t>rns.</w:t>
        </w:r>
        <w:r>
          <w:rPr>
            <w:spacing w:val="27"/>
          </w:rPr>
          <w:t xml:space="preserve"> </w:t>
        </w:r>
        <w:r>
          <w:t>The</w:t>
        </w:r>
        <w:r>
          <w:rPr>
            <w:spacing w:val="15"/>
          </w:rPr>
          <w:t xml:space="preserve"> </w:t>
        </w:r>
        <w:r>
          <w:rPr>
            <w:spacing w:val="-2"/>
          </w:rPr>
          <w:t>B</w:t>
        </w:r>
        <w:r>
          <w:t>o</w:t>
        </w:r>
        <w:r>
          <w:rPr>
            <w:spacing w:val="-1"/>
          </w:rPr>
          <w:t>a</w:t>
        </w:r>
        <w:r>
          <w:t>rd</w:t>
        </w:r>
        <w:r>
          <w:rPr>
            <w:spacing w:val="13"/>
          </w:rPr>
          <w:t xml:space="preserve"> </w:t>
        </w:r>
        <w:r>
          <w:rPr>
            <w:spacing w:val="1"/>
          </w:rPr>
          <w:t>f</w:t>
        </w:r>
        <w:r>
          <w:rPr>
            <w:spacing w:val="-1"/>
          </w:rPr>
          <w:t>ee</w:t>
        </w:r>
        <w:r>
          <w:t>ls that stri</w:t>
        </w:r>
        <w:r>
          <w:rPr>
            <w:spacing w:val="-2"/>
          </w:rPr>
          <w:t>c</w:t>
        </w:r>
        <w:r>
          <w:t>t adh</w:t>
        </w:r>
        <w:r>
          <w:rPr>
            <w:spacing w:val="-2"/>
          </w:rPr>
          <w:t>e</w:t>
        </w:r>
        <w:r>
          <w:t>r</w:t>
        </w:r>
        <w:r>
          <w:rPr>
            <w:spacing w:val="-2"/>
          </w:rPr>
          <w:t>e</w:t>
        </w:r>
        <w:r>
          <w:rPr>
            <w:spacing w:val="2"/>
          </w:rPr>
          <w:t>n</w:t>
        </w:r>
        <w:r>
          <w:rPr>
            <w:spacing w:val="-1"/>
          </w:rPr>
          <w:t>c</w:t>
        </w:r>
        <w:r>
          <w:t>e</w:t>
        </w:r>
        <w:r>
          <w:rPr>
            <w:spacing w:val="-1"/>
          </w:rPr>
          <w:t xml:space="preserve"> </w:t>
        </w:r>
        <w:r>
          <w:t>to t</w:t>
        </w:r>
        <w:r>
          <w:rPr>
            <w:spacing w:val="2"/>
          </w:rPr>
          <w:t>h</w:t>
        </w:r>
        <w:r>
          <w:t>is poli</w:t>
        </w:r>
        <w:r>
          <w:rPr>
            <w:spacing w:val="1"/>
          </w:rPr>
          <w:t>c</w:t>
        </w:r>
        <w:r>
          <w:t>y</w:t>
        </w:r>
        <w:r>
          <w:rPr>
            <w:spacing w:val="-5"/>
          </w:rPr>
          <w:t xml:space="preserve"> </w:t>
        </w:r>
        <w:r>
          <w:t>will</w:t>
        </w:r>
        <w:r>
          <w:rPr>
            <w:spacing w:val="3"/>
          </w:rPr>
          <w:t xml:space="preserve"> </w:t>
        </w:r>
        <w:r>
          <w:t>bring</w:t>
        </w:r>
        <w:r>
          <w:rPr>
            <w:spacing w:val="-3"/>
          </w:rPr>
          <w:t xml:space="preserve"> </w:t>
        </w:r>
        <w:r>
          <w:rPr>
            <w:spacing w:val="2"/>
          </w:rPr>
          <w:t>p</w:t>
        </w:r>
        <w:r>
          <w:t xml:space="preserve">roper </w:t>
        </w:r>
        <w:r>
          <w:rPr>
            <w:spacing w:val="-2"/>
          </w:rPr>
          <w:t>a</w:t>
        </w:r>
        <w:r>
          <w:t>nd immedi</w:t>
        </w:r>
        <w:r>
          <w:rPr>
            <w:spacing w:val="-1"/>
          </w:rPr>
          <w:t>a</w:t>
        </w:r>
        <w:r>
          <w:t xml:space="preserve">te </w:t>
        </w:r>
        <w:r>
          <w:rPr>
            <w:spacing w:val="-2"/>
          </w:rPr>
          <w:t>c</w:t>
        </w:r>
        <w:r>
          <w:t>losu</w:t>
        </w:r>
        <w:r>
          <w:rPr>
            <w:spacing w:val="2"/>
          </w:rPr>
          <w:t>r</w:t>
        </w:r>
        <w:r>
          <w:t>e</w:t>
        </w:r>
        <w:r>
          <w:rPr>
            <w:spacing w:val="-1"/>
          </w:rPr>
          <w:t xml:space="preserve"> </w:t>
        </w:r>
        <w:r>
          <w:t>to a</w:t>
        </w:r>
        <w:r>
          <w:rPr>
            <w:spacing w:val="1"/>
          </w:rPr>
          <w:t>n</w:t>
        </w:r>
        <w:r>
          <w:t>y</w:t>
        </w:r>
        <w:r>
          <w:rPr>
            <w:spacing w:val="-5"/>
          </w:rPr>
          <w:t xml:space="preserve"> </w:t>
        </w:r>
        <w:r>
          <w:t>s</w:t>
        </w:r>
        <w:r>
          <w:rPr>
            <w:spacing w:val="2"/>
          </w:rPr>
          <w:t>u</w:t>
        </w:r>
        <w:r>
          <w:rPr>
            <w:spacing w:val="-1"/>
          </w:rPr>
          <w:t>c</w:t>
        </w:r>
        <w:r>
          <w:t xml:space="preserve">h </w:t>
        </w:r>
        <w:r>
          <w:rPr>
            <w:spacing w:val="-1"/>
          </w:rPr>
          <w:t>c</w:t>
        </w:r>
        <w:r>
          <w:t>o</w:t>
        </w:r>
        <w:r>
          <w:rPr>
            <w:spacing w:val="2"/>
          </w:rPr>
          <w:t>n</w:t>
        </w:r>
        <w:r>
          <w:rPr>
            <w:spacing w:val="-1"/>
          </w:rPr>
          <w:t>ce</w:t>
        </w:r>
        <w:r>
          <w:t>rns.</w:t>
        </w:r>
      </w:ins>
    </w:p>
    <w:p w14:paraId="48AE3619" w14:textId="77777777" w:rsidR="00944029" w:rsidRDefault="00944029">
      <w:pPr>
        <w:spacing w:before="1" w:line="280" w:lineRule="exact"/>
        <w:rPr>
          <w:ins w:id="127" w:author="Snowberger, Tina" w:date="2026-09-25T20:08:00Z" w16du:dateUtc="2026-09-26T00:08:00Z"/>
          <w:sz w:val="28"/>
          <w:szCs w:val="28"/>
        </w:rPr>
      </w:pPr>
    </w:p>
    <w:p w14:paraId="5E5E32E0" w14:textId="77777777" w:rsidR="00944029" w:rsidRDefault="006D7E2C" w:rsidP="009507B2">
      <w:pPr>
        <w:pStyle w:val="Heading1"/>
        <w:rPr>
          <w:ins w:id="128" w:author="Snowberger, Tina" w:date="2026-09-25T20:08:00Z" w16du:dateUtc="2026-09-26T00:08:00Z"/>
          <w:u w:val="thick" w:color="000000"/>
        </w:rPr>
      </w:pPr>
      <w:ins w:id="129" w:author="Snowberger, Tina" w:date="2026-09-25T20:08:00Z" w16du:dateUtc="2026-09-26T00:08:00Z">
        <w:r>
          <w:rPr>
            <w:u w:val="thick" w:color="000000"/>
          </w:rPr>
          <w:t>The</w:t>
        </w:r>
        <w:r>
          <w:rPr>
            <w:spacing w:val="-1"/>
            <w:u w:val="thick" w:color="000000"/>
          </w:rPr>
          <w:t xml:space="preserve"> </w:t>
        </w:r>
        <w:r>
          <w:rPr>
            <w:u w:val="thick" w:color="000000"/>
          </w:rPr>
          <w:t>p</w:t>
        </w:r>
        <w:r>
          <w:rPr>
            <w:spacing w:val="-1"/>
            <w:u w:val="thick" w:color="000000"/>
          </w:rPr>
          <w:t>r</w:t>
        </w:r>
        <w:r>
          <w:rPr>
            <w:u w:val="thick" w:color="000000"/>
          </w:rPr>
          <w:t>o</w:t>
        </w:r>
        <w:r>
          <w:rPr>
            <w:spacing w:val="-1"/>
            <w:u w:val="thick" w:color="000000"/>
          </w:rPr>
          <w:t>ce</w:t>
        </w:r>
        <w:r>
          <w:rPr>
            <w:u w:val="thick" w:color="000000"/>
          </w:rPr>
          <w:t>du</w:t>
        </w:r>
        <w:r>
          <w:rPr>
            <w:spacing w:val="-1"/>
            <w:u w:val="thick" w:color="000000"/>
          </w:rPr>
          <w:t>r</w:t>
        </w:r>
        <w:r>
          <w:rPr>
            <w:u w:val="thick" w:color="000000"/>
          </w:rPr>
          <w:t>e</w:t>
        </w:r>
        <w:r>
          <w:rPr>
            <w:spacing w:val="-1"/>
            <w:u w:val="thick" w:color="000000"/>
          </w:rPr>
          <w:t xml:space="preserve"> </w:t>
        </w:r>
        <w:r>
          <w:rPr>
            <w:spacing w:val="1"/>
            <w:u w:val="thick" w:color="000000"/>
          </w:rPr>
          <w:t>f</w:t>
        </w:r>
        <w:r>
          <w:rPr>
            <w:u w:val="thick" w:color="000000"/>
          </w:rPr>
          <w:t>or</w:t>
        </w:r>
        <w:r>
          <w:rPr>
            <w:spacing w:val="-1"/>
            <w:u w:val="thick" w:color="000000"/>
          </w:rPr>
          <w:t xml:space="preserve"> </w:t>
        </w:r>
        <w:r>
          <w:rPr>
            <w:u w:val="thick" w:color="000000"/>
          </w:rPr>
          <w:t>p</w:t>
        </w:r>
        <w:r>
          <w:rPr>
            <w:spacing w:val="-1"/>
            <w:u w:val="thick" w:color="000000"/>
          </w:rPr>
          <w:t>r</w:t>
        </w:r>
        <w:r>
          <w:rPr>
            <w:u w:val="thick" w:color="000000"/>
          </w:rPr>
          <w:t>o</w:t>
        </w:r>
        <w:r>
          <w:rPr>
            <w:spacing w:val="1"/>
            <w:u w:val="thick" w:color="000000"/>
          </w:rPr>
          <w:t>c</w:t>
        </w:r>
        <w:r>
          <w:rPr>
            <w:spacing w:val="-1"/>
            <w:u w:val="thick" w:color="000000"/>
          </w:rPr>
          <w:t>e</w:t>
        </w:r>
        <w:r>
          <w:rPr>
            <w:u w:val="thick" w:color="000000"/>
          </w:rPr>
          <w:t xml:space="preserve">ssing </w:t>
        </w:r>
        <w:r>
          <w:rPr>
            <w:spacing w:val="-1"/>
            <w:u w:val="thick" w:color="000000"/>
          </w:rPr>
          <w:t>c</w:t>
        </w:r>
        <w:r>
          <w:rPr>
            <w:u w:val="thick" w:color="000000"/>
          </w:rPr>
          <w:t>o</w:t>
        </w:r>
        <w:r>
          <w:rPr>
            <w:spacing w:val="-4"/>
            <w:u w:val="thick" w:color="000000"/>
          </w:rPr>
          <w:t>m</w:t>
        </w:r>
        <w:r>
          <w:rPr>
            <w:u w:val="thick" w:color="000000"/>
          </w:rPr>
          <w:t xml:space="preserve">plaints </w:t>
        </w:r>
        <w:r>
          <w:rPr>
            <w:spacing w:val="1"/>
            <w:u w:val="thick" w:color="000000"/>
          </w:rPr>
          <w:t>w</w:t>
        </w:r>
        <w:r>
          <w:rPr>
            <w:u w:val="thick" w:color="000000"/>
          </w:rPr>
          <w:t xml:space="preserve">ill </w:t>
        </w:r>
        <w:r>
          <w:rPr>
            <w:spacing w:val="-1"/>
            <w:u w:val="thick" w:color="000000"/>
          </w:rPr>
          <w:t>b</w:t>
        </w:r>
        <w:r>
          <w:rPr>
            <w:u w:val="thick" w:color="000000"/>
          </w:rPr>
          <w:t>e</w:t>
        </w:r>
        <w:r>
          <w:rPr>
            <w:spacing w:val="-1"/>
            <w:u w:val="thick" w:color="000000"/>
          </w:rPr>
          <w:t xml:space="preserve"> </w:t>
        </w:r>
        <w:r>
          <w:rPr>
            <w:u w:val="thick" w:color="000000"/>
          </w:rPr>
          <w:t xml:space="preserve">as </w:t>
        </w:r>
        <w:r w:rsidR="009507B2">
          <w:rPr>
            <w:u w:val="thick" w:color="000000"/>
          </w:rPr>
          <w:t>fo</w:t>
        </w:r>
        <w:r>
          <w:rPr>
            <w:u w:val="thick" w:color="000000"/>
          </w:rPr>
          <w:t>ll</w:t>
        </w:r>
        <w:r>
          <w:rPr>
            <w:spacing w:val="-3"/>
            <w:u w:val="thick" w:color="000000"/>
          </w:rPr>
          <w:t>o</w:t>
        </w:r>
        <w:r>
          <w:rPr>
            <w:spacing w:val="1"/>
            <w:u w:val="thick" w:color="000000"/>
          </w:rPr>
          <w:t>w</w:t>
        </w:r>
        <w:r>
          <w:rPr>
            <w:u w:val="thick" w:color="000000"/>
          </w:rPr>
          <w:t>s:</w:t>
        </w:r>
      </w:ins>
    </w:p>
    <w:p w14:paraId="5ED2AB64" w14:textId="77777777" w:rsidR="009507B2" w:rsidRDefault="009507B2" w:rsidP="009507B2">
      <w:pPr>
        <w:pStyle w:val="Heading1"/>
        <w:rPr>
          <w:ins w:id="130" w:author="Snowberger, Tina" w:date="2026-09-25T20:08:00Z" w16du:dateUtc="2026-09-26T00:08:00Z"/>
          <w:b w:val="0"/>
          <w:bCs w:val="0"/>
        </w:rPr>
      </w:pPr>
    </w:p>
    <w:p w14:paraId="53060A5F" w14:textId="77777777" w:rsidR="00944029" w:rsidRDefault="006D7E2C" w:rsidP="009507B2">
      <w:pPr>
        <w:pStyle w:val="BodyText"/>
        <w:numPr>
          <w:ilvl w:val="0"/>
          <w:numId w:val="7"/>
        </w:numPr>
        <w:tabs>
          <w:tab w:val="left" w:pos="472"/>
        </w:tabs>
        <w:spacing w:line="271" w:lineRule="exact"/>
        <w:ind w:left="472"/>
        <w:jc w:val="both"/>
        <w:rPr>
          <w:ins w:id="131" w:author="Snowberger, Tina" w:date="2026-09-25T20:08:00Z" w16du:dateUtc="2026-09-26T00:08:00Z"/>
        </w:rPr>
      </w:pPr>
      <w:ins w:id="132" w:author="Snowberger, Tina" w:date="2026-09-25T20:08:00Z" w16du:dateUtc="2026-09-26T00:08:00Z">
        <w:r>
          <w:t>P</w:t>
        </w:r>
        <w:r>
          <w:rPr>
            <w:spacing w:val="-1"/>
          </w:rPr>
          <w:t>a</w:t>
        </w:r>
        <w:r>
          <w:t>r</w:t>
        </w:r>
        <w:r>
          <w:rPr>
            <w:spacing w:val="-2"/>
          </w:rPr>
          <w:t>e</w:t>
        </w:r>
        <w:r>
          <w:t>nt/s will r</w:t>
        </w:r>
        <w:r>
          <w:rPr>
            <w:spacing w:val="-2"/>
          </w:rPr>
          <w:t>e</w:t>
        </w:r>
        <w:r>
          <w:t>qu</w:t>
        </w:r>
        <w:r>
          <w:rPr>
            <w:spacing w:val="-1"/>
          </w:rPr>
          <w:t>e</w:t>
        </w:r>
        <w:r>
          <w:t xml:space="preserve">st a </w:t>
        </w:r>
        <w:r>
          <w:rPr>
            <w:spacing w:val="1"/>
          </w:rPr>
          <w:t>fa</w:t>
        </w:r>
        <w:r>
          <w:rPr>
            <w:spacing w:val="-1"/>
          </w:rPr>
          <w:t>c</w:t>
        </w:r>
        <w:r>
          <w:t>e</w:t>
        </w:r>
        <w:r>
          <w:rPr>
            <w:spacing w:val="-1"/>
          </w:rPr>
          <w:t xml:space="preserve"> </w:t>
        </w:r>
        <w:r>
          <w:t>to fa</w:t>
        </w:r>
        <w:r>
          <w:rPr>
            <w:spacing w:val="-1"/>
          </w:rPr>
          <w:t>c</w:t>
        </w:r>
        <w:r>
          <w:t>e</w:t>
        </w:r>
        <w:r>
          <w:rPr>
            <w:spacing w:val="-1"/>
          </w:rPr>
          <w:t xml:space="preserve"> </w:t>
        </w:r>
        <w:r>
          <w:t>m</w:t>
        </w:r>
        <w:r>
          <w:rPr>
            <w:spacing w:val="1"/>
          </w:rPr>
          <w:t>e</w:t>
        </w:r>
        <w:r>
          <w:rPr>
            <w:spacing w:val="-1"/>
          </w:rPr>
          <w:t>e</w:t>
        </w:r>
        <w:r>
          <w:t>ting</w:t>
        </w:r>
        <w:r>
          <w:rPr>
            <w:spacing w:val="-3"/>
          </w:rPr>
          <w:t xml:space="preserve"> </w:t>
        </w:r>
        <w:r>
          <w:t xml:space="preserve">with </w:t>
        </w:r>
        <w:r>
          <w:rPr>
            <w:spacing w:val="3"/>
          </w:rPr>
          <w:t>t</w:t>
        </w:r>
        <w:r>
          <w:t>he</w:t>
        </w:r>
        <w:r>
          <w:rPr>
            <w:spacing w:val="-1"/>
          </w:rPr>
          <w:t xml:space="preserve"> c</w:t>
        </w:r>
        <w:r>
          <w:t>o</w:t>
        </w:r>
        <w:r>
          <w:rPr>
            <w:spacing w:val="1"/>
          </w:rPr>
          <w:t>a</w:t>
        </w:r>
        <w:r>
          <w:rPr>
            <w:spacing w:val="-1"/>
          </w:rPr>
          <w:t>c</w:t>
        </w:r>
        <w:r>
          <w:t>h/advisor.</w:t>
        </w:r>
      </w:ins>
    </w:p>
    <w:p w14:paraId="29C8BFB2" w14:textId="77777777" w:rsidR="00944029" w:rsidRDefault="006D7E2C">
      <w:pPr>
        <w:pStyle w:val="BodyText"/>
        <w:numPr>
          <w:ilvl w:val="0"/>
          <w:numId w:val="7"/>
        </w:numPr>
        <w:tabs>
          <w:tab w:val="left" w:pos="472"/>
        </w:tabs>
        <w:ind w:left="472" w:right="113"/>
        <w:jc w:val="both"/>
        <w:rPr>
          <w:ins w:id="133" w:author="Snowberger, Tina" w:date="2026-09-25T20:08:00Z" w16du:dateUtc="2026-09-26T00:08:00Z"/>
        </w:rPr>
      </w:pPr>
      <w:ins w:id="134" w:author="Snowberger, Tina" w:date="2026-09-25T20:08:00Z" w16du:dateUtc="2026-09-26T00:08:00Z">
        <w:r>
          <w:rPr>
            <w:spacing w:val="-4"/>
          </w:rPr>
          <w:t>I</w:t>
        </w:r>
        <w:r>
          <w:t>n</w:t>
        </w:r>
        <w:r>
          <w:rPr>
            <w:spacing w:val="25"/>
          </w:rPr>
          <w:t xml:space="preserve"> </w:t>
        </w:r>
        <w:r>
          <w:t>the</w:t>
        </w:r>
        <w:r>
          <w:rPr>
            <w:spacing w:val="25"/>
          </w:rPr>
          <w:t xml:space="preserve"> </w:t>
        </w:r>
        <w:r>
          <w:rPr>
            <w:spacing w:val="-1"/>
          </w:rPr>
          <w:t>e</w:t>
        </w:r>
        <w:r>
          <w:t>v</w:t>
        </w:r>
        <w:r>
          <w:rPr>
            <w:spacing w:val="-1"/>
          </w:rPr>
          <w:t>e</w:t>
        </w:r>
        <w:r>
          <w:t>nt</w:t>
        </w:r>
        <w:r>
          <w:rPr>
            <w:spacing w:val="24"/>
          </w:rPr>
          <w:t xml:space="preserve"> </w:t>
        </w:r>
        <w:r>
          <w:t>the</w:t>
        </w:r>
        <w:r>
          <w:rPr>
            <w:spacing w:val="25"/>
          </w:rPr>
          <w:t xml:space="preserve"> </w:t>
        </w:r>
        <w:r>
          <w:t>p</w:t>
        </w:r>
        <w:r>
          <w:rPr>
            <w:spacing w:val="-1"/>
          </w:rPr>
          <w:t>a</w:t>
        </w:r>
        <w:r>
          <w:rPr>
            <w:spacing w:val="1"/>
          </w:rPr>
          <w:t>r</w:t>
        </w:r>
        <w:r>
          <w:rPr>
            <w:spacing w:val="-1"/>
          </w:rPr>
          <w:t>e</w:t>
        </w:r>
        <w:r>
          <w:t>nt/s</w:t>
        </w:r>
        <w:r>
          <w:rPr>
            <w:spacing w:val="24"/>
          </w:rPr>
          <w:t xml:space="preserve"> </w:t>
        </w:r>
        <w:r>
          <w:rPr>
            <w:spacing w:val="-1"/>
          </w:rPr>
          <w:t>a</w:t>
        </w:r>
        <w:r>
          <w:t>re</w:t>
        </w:r>
        <w:r>
          <w:rPr>
            <w:spacing w:val="24"/>
          </w:rPr>
          <w:t xml:space="preserve"> </w:t>
        </w:r>
        <w:r>
          <w:t>not</w:t>
        </w:r>
        <w:r>
          <w:rPr>
            <w:spacing w:val="24"/>
          </w:rPr>
          <w:t xml:space="preserve"> </w:t>
        </w:r>
        <w:r>
          <w:t>s</w:t>
        </w:r>
        <w:r>
          <w:rPr>
            <w:spacing w:val="-1"/>
          </w:rPr>
          <w:t>a</w:t>
        </w:r>
        <w:r>
          <w:t>tisfi</w:t>
        </w:r>
        <w:r>
          <w:rPr>
            <w:spacing w:val="-1"/>
          </w:rPr>
          <w:t>e</w:t>
        </w:r>
        <w:r>
          <w:t>d</w:t>
        </w:r>
        <w:r>
          <w:rPr>
            <w:spacing w:val="25"/>
          </w:rPr>
          <w:t xml:space="preserve"> </w:t>
        </w:r>
        <w:r>
          <w:t>with</w:t>
        </w:r>
        <w:r>
          <w:rPr>
            <w:spacing w:val="24"/>
          </w:rPr>
          <w:t xml:space="preserve"> </w:t>
        </w:r>
        <w:r>
          <w:t>t</w:t>
        </w:r>
        <w:r>
          <w:rPr>
            <w:spacing w:val="2"/>
          </w:rPr>
          <w:t>h</w:t>
        </w:r>
        <w:r>
          <w:t>e</w:t>
        </w:r>
        <w:r>
          <w:rPr>
            <w:spacing w:val="22"/>
          </w:rPr>
          <w:t xml:space="preserve"> </w:t>
        </w:r>
        <w:r>
          <w:t>r</w:t>
        </w:r>
        <w:r>
          <w:rPr>
            <w:spacing w:val="-2"/>
          </w:rPr>
          <w:t>e</w:t>
        </w:r>
        <w:r>
          <w:t>sults</w:t>
        </w:r>
        <w:r>
          <w:rPr>
            <w:spacing w:val="24"/>
          </w:rPr>
          <w:t xml:space="preserve"> </w:t>
        </w:r>
        <w:r>
          <w:rPr>
            <w:spacing w:val="2"/>
          </w:rPr>
          <w:t>o</w:t>
        </w:r>
        <w:r>
          <w:t>f</w:t>
        </w:r>
        <w:r>
          <w:rPr>
            <w:spacing w:val="23"/>
          </w:rPr>
          <w:t xml:space="preserve"> </w:t>
        </w:r>
        <w:r>
          <w:t>Step</w:t>
        </w:r>
        <w:r>
          <w:rPr>
            <w:spacing w:val="30"/>
          </w:rPr>
          <w:t xml:space="preserve"> </w:t>
        </w:r>
        <w:r>
          <w:t>1,</w:t>
        </w:r>
        <w:r>
          <w:rPr>
            <w:spacing w:val="23"/>
          </w:rPr>
          <w:t xml:space="preserve"> </w:t>
        </w:r>
        <w:r>
          <w:t>t</w:t>
        </w:r>
        <w:r>
          <w:rPr>
            <w:spacing w:val="2"/>
          </w:rPr>
          <w:t>h</w:t>
        </w:r>
        <w:r>
          <w:t>e</w:t>
        </w:r>
        <w:r>
          <w:rPr>
            <w:spacing w:val="25"/>
          </w:rPr>
          <w:t xml:space="preserve"> </w:t>
        </w:r>
        <w:r>
          <w:t>p</w:t>
        </w:r>
        <w:r>
          <w:rPr>
            <w:spacing w:val="-1"/>
          </w:rPr>
          <w:t>a</w:t>
        </w:r>
        <w:r>
          <w:t>r</w:t>
        </w:r>
        <w:r>
          <w:rPr>
            <w:spacing w:val="-2"/>
          </w:rPr>
          <w:t>e</w:t>
        </w:r>
        <w:r>
          <w:t>nt/s</w:t>
        </w:r>
        <w:r>
          <w:rPr>
            <w:spacing w:val="24"/>
          </w:rPr>
          <w:t xml:space="preserve"> </w:t>
        </w:r>
        <w:r>
          <w:t>m</w:t>
        </w:r>
        <w:r>
          <w:rPr>
            <w:spacing w:val="4"/>
          </w:rPr>
          <w:t>a</w:t>
        </w:r>
        <w:r>
          <w:t>y</w:t>
        </w:r>
        <w:r>
          <w:rPr>
            <w:spacing w:val="21"/>
          </w:rPr>
          <w:t xml:space="preserve"> </w:t>
        </w:r>
        <w:r>
          <w:rPr>
            <w:spacing w:val="-1"/>
          </w:rPr>
          <w:t>a</w:t>
        </w:r>
        <w:r>
          <w:t>rr</w:t>
        </w:r>
        <w:r>
          <w:rPr>
            <w:spacing w:val="-1"/>
          </w:rPr>
          <w:t>a</w:t>
        </w:r>
        <w:r>
          <w:rPr>
            <w:spacing w:val="2"/>
          </w:rPr>
          <w:t>n</w:t>
        </w:r>
        <w:r>
          <w:rPr>
            <w:spacing w:val="-3"/>
          </w:rPr>
          <w:t>g</w:t>
        </w:r>
        <w:r>
          <w:t>e</w:t>
        </w:r>
        <w:r>
          <w:rPr>
            <w:spacing w:val="24"/>
          </w:rPr>
          <w:t xml:space="preserve"> </w:t>
        </w:r>
        <w:r>
          <w:t>a</w:t>
        </w:r>
        <w:r>
          <w:rPr>
            <w:spacing w:val="25"/>
          </w:rPr>
          <w:t xml:space="preserve"> </w:t>
        </w:r>
        <w:r>
          <w:t>me</w:t>
        </w:r>
        <w:r>
          <w:rPr>
            <w:spacing w:val="-2"/>
          </w:rPr>
          <w:t>e</w:t>
        </w:r>
        <w:r>
          <w:t>ting with</w:t>
        </w:r>
        <w:r>
          <w:rPr>
            <w:spacing w:val="17"/>
          </w:rPr>
          <w:t xml:space="preserve"> </w:t>
        </w:r>
        <w:r>
          <w:t>the</w:t>
        </w:r>
        <w:r>
          <w:rPr>
            <w:spacing w:val="16"/>
          </w:rPr>
          <w:t xml:space="preserve"> </w:t>
        </w:r>
        <w:r>
          <w:rPr>
            <w:spacing w:val="-1"/>
          </w:rPr>
          <w:t>a</w:t>
        </w:r>
        <w:r>
          <w:t>thl</w:t>
        </w:r>
        <w:r>
          <w:rPr>
            <w:spacing w:val="-1"/>
          </w:rPr>
          <w:t>e</w:t>
        </w:r>
        <w:r>
          <w:t>tic</w:t>
        </w:r>
        <w:r>
          <w:rPr>
            <w:spacing w:val="15"/>
          </w:rPr>
          <w:t xml:space="preserve"> </w:t>
        </w:r>
        <w:r>
          <w:t>di</w:t>
        </w:r>
        <w:r>
          <w:rPr>
            <w:spacing w:val="1"/>
          </w:rPr>
          <w:t>r</w:t>
        </w:r>
        <w:r>
          <w:rPr>
            <w:spacing w:val="-1"/>
          </w:rPr>
          <w:t>ec</w:t>
        </w:r>
        <w:r>
          <w:t>tor</w:t>
        </w:r>
        <w:r>
          <w:rPr>
            <w:spacing w:val="18"/>
          </w:rPr>
          <w:t xml:space="preserve"> </w:t>
        </w:r>
        <w:r>
          <w:t>(</w:t>
        </w:r>
        <w:r>
          <w:rPr>
            <w:spacing w:val="-2"/>
          </w:rPr>
          <w:t>f</w:t>
        </w:r>
        <w:r>
          <w:t>or</w:t>
        </w:r>
        <w:r>
          <w:rPr>
            <w:spacing w:val="18"/>
          </w:rPr>
          <w:t xml:space="preserve"> </w:t>
        </w:r>
        <w:r>
          <w:rPr>
            <w:spacing w:val="-1"/>
          </w:rPr>
          <w:t>a</w:t>
        </w:r>
        <w:r>
          <w:t>thl</w:t>
        </w:r>
        <w:r>
          <w:rPr>
            <w:spacing w:val="-1"/>
          </w:rPr>
          <w:t>e</w:t>
        </w:r>
        <w:r>
          <w:t>tic</w:t>
        </w:r>
        <w:r>
          <w:rPr>
            <w:spacing w:val="15"/>
          </w:rPr>
          <w:t xml:space="preserve"> </w:t>
        </w:r>
        <w:r>
          <w:rPr>
            <w:spacing w:val="2"/>
          </w:rPr>
          <w:t>p</w:t>
        </w:r>
        <w:r>
          <w:t>r</w:t>
        </w:r>
        <w:r>
          <w:rPr>
            <w:spacing w:val="1"/>
          </w:rPr>
          <w:t>o</w:t>
        </w:r>
        <w:r>
          <w:rPr>
            <w:spacing w:val="-3"/>
          </w:rPr>
          <w:t>g</w:t>
        </w:r>
        <w:r>
          <w:t>r</w:t>
        </w:r>
        <w:r>
          <w:rPr>
            <w:spacing w:val="-2"/>
          </w:rPr>
          <w:t>a</w:t>
        </w:r>
        <w:r>
          <w:t>ms)</w:t>
        </w:r>
        <w:r>
          <w:rPr>
            <w:spacing w:val="21"/>
          </w:rPr>
          <w:t xml:space="preserve"> </w:t>
        </w:r>
        <w:r>
          <w:t>or</w:t>
        </w:r>
        <w:r>
          <w:rPr>
            <w:spacing w:val="15"/>
          </w:rPr>
          <w:t xml:space="preserve"> </w:t>
        </w:r>
        <w:r>
          <w:t>the</w:t>
        </w:r>
        <w:r>
          <w:rPr>
            <w:spacing w:val="16"/>
          </w:rPr>
          <w:t xml:space="preserve"> </w:t>
        </w:r>
        <w:r>
          <w:rPr>
            <w:spacing w:val="2"/>
          </w:rPr>
          <w:t>p</w:t>
        </w:r>
        <w:r>
          <w:t>rin</w:t>
        </w:r>
        <w:r>
          <w:rPr>
            <w:spacing w:val="-2"/>
          </w:rPr>
          <w:t>c</w:t>
        </w:r>
        <w:r>
          <w:t>ipal</w:t>
        </w:r>
        <w:r>
          <w:rPr>
            <w:spacing w:val="16"/>
          </w:rPr>
          <w:t xml:space="preserve"> </w:t>
        </w:r>
        <w:r>
          <w:rPr>
            <w:spacing w:val="1"/>
          </w:rPr>
          <w:t>(</w:t>
        </w:r>
        <w:r>
          <w:t>for</w:t>
        </w:r>
        <w:r>
          <w:rPr>
            <w:spacing w:val="15"/>
          </w:rPr>
          <w:t xml:space="preserve"> </w:t>
        </w:r>
        <w:r>
          <w:t>oth</w:t>
        </w:r>
        <w:r>
          <w:rPr>
            <w:spacing w:val="1"/>
          </w:rPr>
          <w:t>e</w:t>
        </w:r>
        <w:r>
          <w:t>r</w:t>
        </w:r>
        <w:r>
          <w:rPr>
            <w:spacing w:val="15"/>
          </w:rPr>
          <w:t xml:space="preserve"> </w:t>
        </w:r>
        <w:r>
          <w:rPr>
            <w:spacing w:val="-1"/>
          </w:rPr>
          <w:t>e</w:t>
        </w:r>
        <w:r>
          <w:rPr>
            <w:spacing w:val="2"/>
          </w:rPr>
          <w:t>x</w:t>
        </w:r>
        <w:r>
          <w:t>tr</w:t>
        </w:r>
        <w:r>
          <w:rPr>
            <w:spacing w:val="7"/>
          </w:rPr>
          <w:t>a</w:t>
        </w:r>
        <w:r>
          <w:rPr>
            <w:spacing w:val="-1"/>
          </w:rPr>
          <w:t>-c</w:t>
        </w:r>
        <w:r>
          <w:rPr>
            <w:spacing w:val="2"/>
          </w:rPr>
          <w:t>u</w:t>
        </w:r>
        <w:r>
          <w:t>r</w:t>
        </w:r>
        <w:r>
          <w:rPr>
            <w:spacing w:val="-2"/>
          </w:rPr>
          <w:t>r</w:t>
        </w:r>
        <w:r>
          <w:t>icul</w:t>
        </w:r>
        <w:r>
          <w:rPr>
            <w:spacing w:val="-1"/>
          </w:rPr>
          <w:t>a</w:t>
        </w:r>
        <w:r>
          <w:t>r</w:t>
        </w:r>
        <w:r>
          <w:rPr>
            <w:spacing w:val="18"/>
          </w:rPr>
          <w:t xml:space="preserve"> </w:t>
        </w:r>
        <w:r>
          <w:rPr>
            <w:spacing w:val="1"/>
          </w:rPr>
          <w:t>a</w:t>
        </w:r>
        <w:r>
          <w:rPr>
            <w:spacing w:val="-1"/>
          </w:rPr>
          <w:t>c</w:t>
        </w:r>
        <w:r>
          <w:t>tivities)</w:t>
        </w:r>
        <w:r>
          <w:rPr>
            <w:spacing w:val="15"/>
          </w:rPr>
          <w:t xml:space="preserve"> </w:t>
        </w:r>
        <w:r>
          <w:rPr>
            <w:spacing w:val="-1"/>
          </w:rPr>
          <w:t>a</w:t>
        </w:r>
        <w:r>
          <w:t xml:space="preserve">nd the </w:t>
        </w:r>
        <w:r>
          <w:rPr>
            <w:spacing w:val="-2"/>
          </w:rPr>
          <w:t>c</w:t>
        </w:r>
        <w:r>
          <w:t>o</w:t>
        </w:r>
        <w:r>
          <w:rPr>
            <w:spacing w:val="-1"/>
          </w:rPr>
          <w:t>ac</w:t>
        </w:r>
        <w:r>
          <w:t>h</w:t>
        </w:r>
        <w:r>
          <w:rPr>
            <w:spacing w:val="2"/>
          </w:rPr>
          <w:t>/</w:t>
        </w:r>
        <w:r>
          <w:rPr>
            <w:spacing w:val="-1"/>
          </w:rPr>
          <w:t>a</w:t>
        </w:r>
        <w:r>
          <w:t>dvisor.</w:t>
        </w:r>
      </w:ins>
    </w:p>
    <w:p w14:paraId="156ED9B2" w14:textId="77777777" w:rsidR="00944029" w:rsidRDefault="006D7E2C">
      <w:pPr>
        <w:pStyle w:val="BodyText"/>
        <w:numPr>
          <w:ilvl w:val="0"/>
          <w:numId w:val="7"/>
        </w:numPr>
        <w:tabs>
          <w:tab w:val="left" w:pos="472"/>
        </w:tabs>
        <w:ind w:left="472" w:right="108"/>
        <w:jc w:val="both"/>
        <w:rPr>
          <w:ins w:id="135" w:author="Snowberger, Tina" w:date="2026-09-25T20:08:00Z" w16du:dateUtc="2026-09-26T00:08:00Z"/>
        </w:rPr>
      </w:pPr>
      <w:ins w:id="136" w:author="Snowberger, Tina" w:date="2026-09-25T20:08:00Z" w16du:dateUtc="2026-09-26T00:08:00Z">
        <w:r>
          <w:rPr>
            <w:spacing w:val="-4"/>
          </w:rPr>
          <w:t>I</w:t>
        </w:r>
        <w:r>
          <w:t>n</w:t>
        </w:r>
        <w:r>
          <w:rPr>
            <w:spacing w:val="6"/>
          </w:rPr>
          <w:t xml:space="preserve"> </w:t>
        </w:r>
        <w:r>
          <w:t>the</w:t>
        </w:r>
        <w:r>
          <w:rPr>
            <w:spacing w:val="6"/>
          </w:rPr>
          <w:t xml:space="preserve"> </w:t>
        </w:r>
        <w:r>
          <w:rPr>
            <w:spacing w:val="-1"/>
          </w:rPr>
          <w:t>e</w:t>
        </w:r>
        <w:r>
          <w:rPr>
            <w:spacing w:val="2"/>
          </w:rPr>
          <w:t>v</w:t>
        </w:r>
        <w:r>
          <w:rPr>
            <w:spacing w:val="-1"/>
          </w:rPr>
          <w:t>e</w:t>
        </w:r>
        <w:r>
          <w:t>nt</w:t>
        </w:r>
        <w:r>
          <w:rPr>
            <w:spacing w:val="7"/>
          </w:rPr>
          <w:t xml:space="preserve"> </w:t>
        </w:r>
        <w:r>
          <w:t>that</w:t>
        </w:r>
        <w:r>
          <w:rPr>
            <w:spacing w:val="6"/>
          </w:rPr>
          <w:t xml:space="preserve"> </w:t>
        </w:r>
        <w:r>
          <w:t>the</w:t>
        </w:r>
        <w:r>
          <w:rPr>
            <w:spacing w:val="6"/>
          </w:rPr>
          <w:t xml:space="preserve"> </w:t>
        </w:r>
        <w:r>
          <w:t>issue</w:t>
        </w:r>
        <w:r>
          <w:rPr>
            <w:spacing w:val="6"/>
          </w:rPr>
          <w:t xml:space="preserve"> </w:t>
        </w:r>
        <w:r>
          <w:t>is</w:t>
        </w:r>
        <w:r>
          <w:rPr>
            <w:spacing w:val="7"/>
          </w:rPr>
          <w:t xml:space="preserve"> </w:t>
        </w:r>
        <w:r>
          <w:t>not</w:t>
        </w:r>
        <w:r>
          <w:rPr>
            <w:spacing w:val="7"/>
          </w:rPr>
          <w:t xml:space="preserve"> </w:t>
        </w:r>
        <w:r>
          <w:t>r</w:t>
        </w:r>
        <w:r>
          <w:rPr>
            <w:spacing w:val="-2"/>
          </w:rPr>
          <w:t>e</w:t>
        </w:r>
        <w:r>
          <w:t>solved</w:t>
        </w:r>
        <w:r>
          <w:rPr>
            <w:spacing w:val="6"/>
          </w:rPr>
          <w:t xml:space="preserve"> </w:t>
        </w:r>
        <w:r>
          <w:t>in</w:t>
        </w:r>
        <w:r>
          <w:rPr>
            <w:spacing w:val="7"/>
          </w:rPr>
          <w:t xml:space="preserve"> </w:t>
        </w:r>
        <w:r>
          <w:t>the</w:t>
        </w:r>
        <w:r>
          <w:rPr>
            <w:spacing w:val="6"/>
          </w:rPr>
          <w:t xml:space="preserve"> </w:t>
        </w:r>
        <w:r>
          <w:rPr>
            <w:spacing w:val="-1"/>
          </w:rPr>
          <w:t>a</w:t>
        </w:r>
        <w:r>
          <w:t>bove</w:t>
        </w:r>
        <w:r>
          <w:rPr>
            <w:spacing w:val="6"/>
          </w:rPr>
          <w:t xml:space="preserve"> </w:t>
        </w:r>
        <w:r>
          <w:t>steps,</w:t>
        </w:r>
        <w:r>
          <w:rPr>
            <w:spacing w:val="6"/>
          </w:rPr>
          <w:t xml:space="preserve"> </w:t>
        </w:r>
        <w:r>
          <w:t>the</w:t>
        </w:r>
        <w:r>
          <w:rPr>
            <w:spacing w:val="6"/>
          </w:rPr>
          <w:t xml:space="preserve"> </w:t>
        </w:r>
        <w:r>
          <w:t>p</w:t>
        </w:r>
        <w:r>
          <w:rPr>
            <w:spacing w:val="-1"/>
          </w:rPr>
          <w:t>a</w:t>
        </w:r>
        <w:r>
          <w:t>r</w:t>
        </w:r>
        <w:r>
          <w:rPr>
            <w:spacing w:val="-2"/>
          </w:rPr>
          <w:t>e</w:t>
        </w:r>
        <w:r>
          <w:t>nt/s</w:t>
        </w:r>
        <w:r>
          <w:rPr>
            <w:spacing w:val="7"/>
          </w:rPr>
          <w:t xml:space="preserve"> </w:t>
        </w:r>
        <w:r>
          <w:t>sh</w:t>
        </w:r>
        <w:r>
          <w:rPr>
            <w:spacing w:val="-1"/>
          </w:rPr>
          <w:t>a</w:t>
        </w:r>
        <w:r>
          <w:t>ll</w:t>
        </w:r>
        <w:r>
          <w:rPr>
            <w:spacing w:val="7"/>
          </w:rPr>
          <w:t xml:space="preserve"> </w:t>
        </w:r>
        <w:r>
          <w:t>s</w:t>
        </w:r>
        <w:r>
          <w:rPr>
            <w:spacing w:val="-1"/>
          </w:rPr>
          <w:t>c</w:t>
        </w:r>
        <w:r>
          <w:rPr>
            <w:spacing w:val="6"/>
          </w:rPr>
          <w:t>h</w:t>
        </w:r>
        <w:r>
          <w:rPr>
            <w:spacing w:val="-1"/>
          </w:rPr>
          <w:t>e</w:t>
        </w:r>
        <w:r>
          <w:t>dule</w:t>
        </w:r>
        <w:r>
          <w:rPr>
            <w:spacing w:val="6"/>
          </w:rPr>
          <w:t xml:space="preserve"> </w:t>
        </w:r>
        <w:r>
          <w:t>a</w:t>
        </w:r>
        <w:r>
          <w:rPr>
            <w:spacing w:val="6"/>
          </w:rPr>
          <w:t xml:space="preserve"> </w:t>
        </w:r>
        <w:r>
          <w:t>me</w:t>
        </w:r>
        <w:r>
          <w:rPr>
            <w:spacing w:val="-2"/>
          </w:rPr>
          <w:t>e</w:t>
        </w:r>
        <w:r>
          <w:t>ti</w:t>
        </w:r>
        <w:r>
          <w:rPr>
            <w:spacing w:val="2"/>
          </w:rPr>
          <w:t>n</w:t>
        </w:r>
        <w:r>
          <w:t>g</w:t>
        </w:r>
        <w:r>
          <w:rPr>
            <w:spacing w:val="4"/>
          </w:rPr>
          <w:t xml:space="preserve"> </w:t>
        </w:r>
        <w:r>
          <w:t>with</w:t>
        </w:r>
        <w:r>
          <w:rPr>
            <w:spacing w:val="7"/>
          </w:rPr>
          <w:t xml:space="preserve"> </w:t>
        </w:r>
        <w:r>
          <w:t>the prin</w:t>
        </w:r>
        <w:r>
          <w:rPr>
            <w:spacing w:val="-2"/>
          </w:rPr>
          <w:t>c</w:t>
        </w:r>
        <w:r>
          <w:t xml:space="preserve">ipal, </w:t>
        </w:r>
        <w:r>
          <w:rPr>
            <w:spacing w:val="-1"/>
          </w:rPr>
          <w:t>a</w:t>
        </w:r>
        <w:r>
          <w:t>thl</w:t>
        </w:r>
        <w:r>
          <w:rPr>
            <w:spacing w:val="-1"/>
          </w:rPr>
          <w:t>e</w:t>
        </w:r>
        <w:r>
          <w:t>tic</w:t>
        </w:r>
        <w:r>
          <w:rPr>
            <w:spacing w:val="-1"/>
          </w:rPr>
          <w:t xml:space="preserve"> </w:t>
        </w:r>
        <w:r>
          <w:t>dire</w:t>
        </w:r>
        <w:r>
          <w:rPr>
            <w:spacing w:val="-1"/>
          </w:rPr>
          <w:t>c</w:t>
        </w:r>
        <w:r>
          <w:t xml:space="preserve">tor, </w:t>
        </w:r>
        <w:r>
          <w:rPr>
            <w:spacing w:val="-2"/>
          </w:rPr>
          <w:t>a</w:t>
        </w:r>
        <w:r>
          <w:t xml:space="preserve">nd </w:t>
        </w:r>
        <w:r>
          <w:rPr>
            <w:spacing w:val="-1"/>
          </w:rPr>
          <w:t>c</w:t>
        </w:r>
        <w:r>
          <w:t>o</w:t>
        </w:r>
        <w:r>
          <w:rPr>
            <w:spacing w:val="1"/>
          </w:rPr>
          <w:t>a</w:t>
        </w:r>
        <w:r>
          <w:rPr>
            <w:spacing w:val="-1"/>
          </w:rPr>
          <w:t>c</w:t>
        </w:r>
        <w:r>
          <w:t>h/advisor to d</w:t>
        </w:r>
        <w:r>
          <w:rPr>
            <w:spacing w:val="2"/>
          </w:rPr>
          <w:t>i</w:t>
        </w:r>
        <w:r>
          <w:t>s</w:t>
        </w:r>
        <w:r>
          <w:rPr>
            <w:spacing w:val="-1"/>
          </w:rPr>
          <w:t>c</w:t>
        </w:r>
        <w:r>
          <w:t>uss the</w:t>
        </w:r>
        <w:r>
          <w:rPr>
            <w:spacing w:val="-1"/>
          </w:rPr>
          <w:t xml:space="preserve"> c</w:t>
        </w:r>
        <w:r>
          <w:t>on</w:t>
        </w:r>
        <w:r>
          <w:rPr>
            <w:spacing w:val="1"/>
          </w:rPr>
          <w:t>c</w:t>
        </w:r>
        <w:r>
          <w:rPr>
            <w:spacing w:val="-1"/>
          </w:rPr>
          <w:t>e</w:t>
        </w:r>
        <w:r>
          <w:t>rns.</w:t>
        </w:r>
      </w:ins>
    </w:p>
    <w:p w14:paraId="58A246D2" w14:textId="77777777" w:rsidR="00944029" w:rsidRDefault="006D7E2C">
      <w:pPr>
        <w:pStyle w:val="BodyText"/>
        <w:numPr>
          <w:ilvl w:val="0"/>
          <w:numId w:val="7"/>
        </w:numPr>
        <w:tabs>
          <w:tab w:val="left" w:pos="472"/>
        </w:tabs>
        <w:spacing w:line="275" w:lineRule="exact"/>
        <w:ind w:left="472" w:right="182"/>
        <w:jc w:val="both"/>
        <w:rPr>
          <w:ins w:id="137" w:author="Snowberger, Tina" w:date="2026-09-25T20:08:00Z" w16du:dateUtc="2026-09-26T00:08:00Z"/>
        </w:rPr>
      </w:pPr>
      <w:ins w:id="138" w:author="Snowberger, Tina" w:date="2026-09-25T20:08:00Z" w16du:dateUtc="2026-09-26T00:08:00Z">
        <w:r>
          <w:rPr>
            <w:spacing w:val="-4"/>
          </w:rPr>
          <w:t>I</w:t>
        </w:r>
        <w:r>
          <w:t>f</w:t>
        </w:r>
        <w:r>
          <w:rPr>
            <w:spacing w:val="1"/>
          </w:rPr>
          <w:t xml:space="preserve"> </w:t>
        </w:r>
        <w:r>
          <w:t xml:space="preserve">the issues </w:t>
        </w:r>
        <w:r>
          <w:rPr>
            <w:spacing w:val="-2"/>
          </w:rPr>
          <w:t>a</w:t>
        </w:r>
        <w:r>
          <w:rPr>
            <w:spacing w:val="1"/>
          </w:rPr>
          <w:t>r</w:t>
        </w:r>
        <w:r>
          <w:t>e</w:t>
        </w:r>
        <w:r>
          <w:rPr>
            <w:spacing w:val="-1"/>
          </w:rPr>
          <w:t xml:space="preserve"> </w:t>
        </w:r>
        <w:r>
          <w:t>still not r</w:t>
        </w:r>
        <w:r>
          <w:rPr>
            <w:spacing w:val="-2"/>
          </w:rPr>
          <w:t>e</w:t>
        </w:r>
        <w:r>
          <w:t>solved, the</w:t>
        </w:r>
        <w:r>
          <w:rPr>
            <w:spacing w:val="-1"/>
          </w:rPr>
          <w:t xml:space="preserve"> </w:t>
        </w:r>
        <w:r>
          <w:t>sup</w:t>
        </w:r>
        <w:r>
          <w:rPr>
            <w:spacing w:val="-1"/>
          </w:rPr>
          <w:t>e</w:t>
        </w:r>
        <w:r>
          <w:t>rint</w:t>
        </w:r>
        <w:r>
          <w:rPr>
            <w:spacing w:val="-1"/>
          </w:rPr>
          <w:t>e</w:t>
        </w:r>
        <w:r>
          <w:t>n</w:t>
        </w:r>
        <w:r>
          <w:rPr>
            <w:spacing w:val="2"/>
          </w:rPr>
          <w:t>d</w:t>
        </w:r>
        <w:r>
          <w:rPr>
            <w:spacing w:val="1"/>
          </w:rPr>
          <w:t>e</w:t>
        </w:r>
        <w:r>
          <w:t>nt m</w:t>
        </w:r>
        <w:r>
          <w:rPr>
            <w:spacing w:val="1"/>
          </w:rPr>
          <w:t>a</w:t>
        </w:r>
        <w:r>
          <w:t>y</w:t>
        </w:r>
        <w:r>
          <w:rPr>
            <w:spacing w:val="-5"/>
          </w:rPr>
          <w:t xml:space="preserve"> </w:t>
        </w:r>
        <w:r>
          <w:t>m</w:t>
        </w:r>
        <w:r>
          <w:rPr>
            <w:spacing w:val="1"/>
          </w:rPr>
          <w:t>e</w:t>
        </w:r>
        <w:r>
          <w:rPr>
            <w:spacing w:val="-1"/>
          </w:rPr>
          <w:t>e</w:t>
        </w:r>
        <w:r>
          <w:t>t with the p</w:t>
        </w:r>
        <w:r>
          <w:rPr>
            <w:spacing w:val="-2"/>
          </w:rPr>
          <w:t>a</w:t>
        </w:r>
        <w:r>
          <w:rPr>
            <w:spacing w:val="1"/>
          </w:rPr>
          <w:t>r</w:t>
        </w:r>
        <w:r>
          <w:rPr>
            <w:spacing w:val="-1"/>
          </w:rPr>
          <w:t>e</w:t>
        </w:r>
        <w:r>
          <w:t>nt/s to discuss th</w:t>
        </w:r>
        <w:r>
          <w:rPr>
            <w:spacing w:val="-1"/>
          </w:rPr>
          <w:t>e</w:t>
        </w:r>
        <w:r>
          <w:t>se</w:t>
        </w:r>
        <w:r>
          <w:rPr>
            <w:spacing w:val="-1"/>
          </w:rPr>
          <w:t xml:space="preserve"> c</w:t>
        </w:r>
        <w:r>
          <w:t>on</w:t>
        </w:r>
        <w:r>
          <w:rPr>
            <w:spacing w:val="-1"/>
          </w:rPr>
          <w:t>ce</w:t>
        </w:r>
        <w:r>
          <w:t>rns.</w:t>
        </w:r>
      </w:ins>
    </w:p>
    <w:p w14:paraId="6483D93A" w14:textId="77777777" w:rsidR="00944029" w:rsidRDefault="00944029">
      <w:pPr>
        <w:spacing w:before="1" w:line="280" w:lineRule="exact"/>
        <w:rPr>
          <w:ins w:id="139" w:author="Snowberger, Tina" w:date="2026-09-25T20:08:00Z" w16du:dateUtc="2026-09-26T00:08:00Z"/>
          <w:sz w:val="28"/>
          <w:szCs w:val="28"/>
        </w:rPr>
      </w:pPr>
    </w:p>
    <w:p w14:paraId="31317856" w14:textId="77777777" w:rsidR="00944029" w:rsidRDefault="006D7E2C">
      <w:pPr>
        <w:pStyle w:val="Heading1"/>
        <w:ind w:right="117"/>
        <w:jc w:val="both"/>
        <w:rPr>
          <w:ins w:id="140" w:author="Snowberger, Tina" w:date="2026-09-25T20:08:00Z" w16du:dateUtc="2026-09-26T00:08:00Z"/>
          <w:b w:val="0"/>
          <w:bCs w:val="0"/>
        </w:rPr>
      </w:pPr>
      <w:ins w:id="141" w:author="Snowberger, Tina" w:date="2026-09-25T20:08:00Z" w16du:dateUtc="2026-09-26T00:08:00Z">
        <w:r>
          <w:t>Iss</w:t>
        </w:r>
        <w:r>
          <w:rPr>
            <w:spacing w:val="1"/>
          </w:rPr>
          <w:t>u</w:t>
        </w:r>
        <w:r>
          <w:rPr>
            <w:spacing w:val="-1"/>
          </w:rPr>
          <w:t>e</w:t>
        </w:r>
        <w:r>
          <w:t>s</w:t>
        </w:r>
        <w:r>
          <w:rPr>
            <w:spacing w:val="2"/>
          </w:rPr>
          <w:t xml:space="preserve"> </w:t>
        </w:r>
        <w:r>
          <w:t>of</w:t>
        </w:r>
        <w:r>
          <w:rPr>
            <w:spacing w:val="3"/>
          </w:rPr>
          <w:t xml:space="preserve"> </w:t>
        </w:r>
        <w:r>
          <w:t>ga</w:t>
        </w:r>
        <w:r>
          <w:rPr>
            <w:spacing w:val="-4"/>
          </w:rPr>
          <w:t>m</w:t>
        </w:r>
        <w:r>
          <w:t>e</w:t>
        </w:r>
        <w:r>
          <w:rPr>
            <w:spacing w:val="1"/>
          </w:rPr>
          <w:t xml:space="preserve"> </w:t>
        </w:r>
        <w:r>
          <w:t>st</w:t>
        </w:r>
        <w:r>
          <w:rPr>
            <w:spacing w:val="-2"/>
          </w:rPr>
          <w:t>r</w:t>
        </w:r>
        <w:r>
          <w:rPr>
            <w:spacing w:val="2"/>
          </w:rPr>
          <w:t>a</w:t>
        </w:r>
        <w:r>
          <w:t>t</w:t>
        </w:r>
        <w:r>
          <w:rPr>
            <w:spacing w:val="-2"/>
          </w:rPr>
          <w:t>e</w:t>
        </w:r>
        <w:r>
          <w:t>g</w:t>
        </w:r>
        <w:r>
          <w:rPr>
            <w:spacing w:val="1"/>
          </w:rPr>
          <w:t>y</w:t>
        </w:r>
        <w:r>
          <w:t>,</w:t>
        </w:r>
        <w:r>
          <w:rPr>
            <w:spacing w:val="4"/>
          </w:rPr>
          <w:t xml:space="preserve"> </w:t>
        </w:r>
        <w:r>
          <w:t>appoi</w:t>
        </w:r>
        <w:r>
          <w:rPr>
            <w:spacing w:val="1"/>
          </w:rPr>
          <w:t>n</w:t>
        </w:r>
        <w:r>
          <w:t>t</w:t>
        </w:r>
        <w:r>
          <w:rPr>
            <w:spacing w:val="-4"/>
          </w:rPr>
          <w:t>m</w:t>
        </w:r>
        <w:r>
          <w:rPr>
            <w:spacing w:val="-1"/>
          </w:rPr>
          <w:t>e</w:t>
        </w:r>
        <w:r>
          <w:t>nt</w:t>
        </w:r>
        <w:r>
          <w:rPr>
            <w:spacing w:val="1"/>
          </w:rPr>
          <w:t xml:space="preserve"> </w:t>
        </w:r>
        <w:r>
          <w:t>of</w:t>
        </w:r>
        <w:r>
          <w:rPr>
            <w:spacing w:val="3"/>
          </w:rPr>
          <w:t xml:space="preserve"> </w:t>
        </w:r>
        <w:r>
          <w:rPr>
            <w:spacing w:val="-1"/>
          </w:rPr>
          <w:t>c</w:t>
        </w:r>
        <w:r>
          <w:t>apt</w:t>
        </w:r>
        <w:r>
          <w:rPr>
            <w:spacing w:val="2"/>
          </w:rPr>
          <w:t>a</w:t>
        </w:r>
        <w:r>
          <w:t>i</w:t>
        </w:r>
        <w:r>
          <w:rPr>
            <w:spacing w:val="1"/>
          </w:rPr>
          <w:t>n</w:t>
        </w:r>
        <w:r>
          <w:t>(s)</w:t>
        </w:r>
        <w:r>
          <w:rPr>
            <w:spacing w:val="1"/>
          </w:rPr>
          <w:t xml:space="preserve"> </w:t>
        </w:r>
        <w:r>
          <w:t>and</w:t>
        </w:r>
        <w:r>
          <w:rPr>
            <w:spacing w:val="2"/>
          </w:rPr>
          <w:t xml:space="preserve"> </w:t>
        </w:r>
        <w:r>
          <w:t>playing</w:t>
        </w:r>
        <w:r>
          <w:rPr>
            <w:spacing w:val="2"/>
          </w:rPr>
          <w:t xml:space="preserve"> </w:t>
        </w:r>
        <w:r>
          <w:t>ti</w:t>
        </w:r>
        <w:r>
          <w:rPr>
            <w:spacing w:val="-4"/>
          </w:rPr>
          <w:t>m</w:t>
        </w:r>
        <w:r>
          <w:t>e</w:t>
        </w:r>
        <w:r>
          <w:rPr>
            <w:spacing w:val="1"/>
          </w:rPr>
          <w:t xml:space="preserve"> w</w:t>
        </w:r>
        <w:r>
          <w:t>i</w:t>
        </w:r>
        <w:r>
          <w:rPr>
            <w:spacing w:val="-2"/>
          </w:rPr>
          <w:t>l</w:t>
        </w:r>
        <w:r>
          <w:t>l</w:t>
        </w:r>
        <w:r>
          <w:rPr>
            <w:spacing w:val="2"/>
          </w:rPr>
          <w:t xml:space="preserve"> </w:t>
        </w:r>
        <w:r>
          <w:t>not</w:t>
        </w:r>
        <w:r>
          <w:rPr>
            <w:spacing w:val="1"/>
          </w:rPr>
          <w:t xml:space="preserve"> </w:t>
        </w:r>
        <w:r>
          <w:t>be</w:t>
        </w:r>
        <w:r>
          <w:rPr>
            <w:spacing w:val="1"/>
          </w:rPr>
          <w:t xml:space="preserve"> </w:t>
        </w:r>
        <w:r>
          <w:t>add</w:t>
        </w:r>
        <w:r>
          <w:rPr>
            <w:spacing w:val="-1"/>
          </w:rPr>
          <w:t>re</w:t>
        </w:r>
        <w:r>
          <w:t>ssed</w:t>
        </w:r>
        <w:r>
          <w:rPr>
            <w:spacing w:val="2"/>
          </w:rPr>
          <w:t xml:space="preserve"> </w:t>
        </w:r>
        <w:r>
          <w:t>by</w:t>
        </w:r>
        <w:r>
          <w:rPr>
            <w:spacing w:val="2"/>
          </w:rPr>
          <w:t xml:space="preserve"> </w:t>
        </w:r>
        <w:r>
          <w:t>a pa</w:t>
        </w:r>
        <w:r>
          <w:rPr>
            <w:spacing w:val="-1"/>
          </w:rPr>
          <w:t>re</w:t>
        </w:r>
        <w:r>
          <w:t>nt</w:t>
        </w:r>
        <w:r>
          <w:rPr>
            <w:spacing w:val="1"/>
          </w:rPr>
          <w:t xml:space="preserve"> </w:t>
        </w:r>
        <w:r>
          <w:t xml:space="preserve">to a </w:t>
        </w:r>
        <w:r>
          <w:rPr>
            <w:spacing w:val="-1"/>
          </w:rPr>
          <w:t>c</w:t>
        </w:r>
        <w:r>
          <w:t>oa</w:t>
        </w:r>
        <w:r>
          <w:rPr>
            <w:spacing w:val="-1"/>
          </w:rPr>
          <w:t>c</w:t>
        </w:r>
        <w:r>
          <w:t>h or</w:t>
        </w:r>
        <w:r>
          <w:rPr>
            <w:spacing w:val="-1"/>
          </w:rPr>
          <w:t xml:space="preserve"> </w:t>
        </w:r>
        <w:r>
          <w:t>advisor;</w:t>
        </w:r>
        <w:r>
          <w:rPr>
            <w:spacing w:val="-1"/>
          </w:rPr>
          <w:t xml:space="preserve"> </w:t>
        </w:r>
        <w:r>
          <w:t>nor</w:t>
        </w:r>
        <w:r>
          <w:rPr>
            <w:spacing w:val="1"/>
          </w:rPr>
          <w:t xml:space="preserve"> </w:t>
        </w:r>
        <w:r>
          <w:rPr>
            <w:spacing w:val="-4"/>
          </w:rPr>
          <w:t>m</w:t>
        </w:r>
        <w:r>
          <w:t>ay</w:t>
        </w:r>
        <w:r>
          <w:rPr>
            <w:spacing w:val="2"/>
          </w:rPr>
          <w:t xml:space="preserve"> </w:t>
        </w:r>
        <w:r>
          <w:t>th</w:t>
        </w:r>
        <w:r>
          <w:rPr>
            <w:spacing w:val="-1"/>
          </w:rPr>
          <w:t>e</w:t>
        </w:r>
        <w:r>
          <w:t>y be</w:t>
        </w:r>
        <w:r>
          <w:rPr>
            <w:spacing w:val="-1"/>
          </w:rPr>
          <w:t xml:space="preserve"> </w:t>
        </w:r>
        <w:r>
          <w:t>add</w:t>
        </w:r>
        <w:r>
          <w:rPr>
            <w:spacing w:val="-1"/>
          </w:rPr>
          <w:t>re</w:t>
        </w:r>
        <w:r>
          <w:t>ssed</w:t>
        </w:r>
        <w:r>
          <w:rPr>
            <w:spacing w:val="2"/>
          </w:rPr>
          <w:t xml:space="preserve"> </w:t>
        </w:r>
        <w:r>
          <w:t>th</w:t>
        </w:r>
        <w:r>
          <w:rPr>
            <w:spacing w:val="-1"/>
          </w:rPr>
          <w:t>r</w:t>
        </w:r>
        <w:r>
          <w:t xml:space="preserve">ough the </w:t>
        </w:r>
        <w:r>
          <w:rPr>
            <w:spacing w:val="-2"/>
          </w:rPr>
          <w:t>c</w:t>
        </w:r>
        <w:r>
          <w:rPr>
            <w:spacing w:val="2"/>
          </w:rPr>
          <w:t>o</w:t>
        </w:r>
        <w:r>
          <w:rPr>
            <w:spacing w:val="-4"/>
          </w:rPr>
          <w:t>m</w:t>
        </w:r>
        <w:r>
          <w:t>plaint pr</w:t>
        </w:r>
        <w:r>
          <w:rPr>
            <w:spacing w:val="-1"/>
          </w:rPr>
          <w:t>oce</w:t>
        </w:r>
        <w:r>
          <w:t>du</w:t>
        </w:r>
        <w:r>
          <w:rPr>
            <w:spacing w:val="-1"/>
          </w:rPr>
          <w:t>re</w:t>
        </w:r>
        <w:r>
          <w:t>s.</w:t>
        </w:r>
      </w:ins>
    </w:p>
    <w:p w14:paraId="51E25528" w14:textId="77777777" w:rsidR="00944029" w:rsidRDefault="00944029">
      <w:pPr>
        <w:spacing w:before="7" w:line="140" w:lineRule="exact"/>
        <w:rPr>
          <w:ins w:id="142" w:author="Snowberger, Tina" w:date="2026-09-25T20:08:00Z" w16du:dateUtc="2026-09-26T00:08:00Z"/>
          <w:sz w:val="14"/>
          <w:szCs w:val="14"/>
        </w:rPr>
      </w:pPr>
    </w:p>
    <w:p w14:paraId="72E9B82B" w14:textId="77777777" w:rsidR="00944029" w:rsidRDefault="00944029">
      <w:pPr>
        <w:spacing w:line="200" w:lineRule="exact"/>
        <w:rPr>
          <w:ins w:id="143" w:author="Snowberger, Tina" w:date="2026-09-25T20:08:00Z" w16du:dateUtc="2026-09-26T00:08:00Z"/>
          <w:sz w:val="20"/>
          <w:szCs w:val="20"/>
        </w:rPr>
      </w:pPr>
    </w:p>
    <w:p w14:paraId="0B4B4542" w14:textId="77777777" w:rsidR="00944029" w:rsidRDefault="00944029">
      <w:pPr>
        <w:spacing w:line="200" w:lineRule="exact"/>
        <w:rPr>
          <w:ins w:id="144" w:author="Snowberger, Tina" w:date="2026-09-25T20:08:00Z" w16du:dateUtc="2026-09-26T00:08:00Z"/>
          <w:sz w:val="20"/>
          <w:szCs w:val="20"/>
        </w:rPr>
      </w:pPr>
    </w:p>
    <w:p w14:paraId="61AC9D5C" w14:textId="77777777" w:rsidR="00944029" w:rsidRDefault="006D7E2C">
      <w:pPr>
        <w:pStyle w:val="BodyText"/>
        <w:ind w:right="114"/>
        <w:jc w:val="both"/>
        <w:rPr>
          <w:ins w:id="145" w:author="Snowberger, Tina" w:date="2026-09-25T20:08:00Z" w16du:dateUtc="2026-09-26T00:08:00Z"/>
        </w:rPr>
      </w:pPr>
      <w:ins w:id="146" w:author="Snowberger, Tina" w:date="2026-09-25T20:08:00Z" w16du:dateUtc="2026-09-26T00:08:00Z">
        <w:r>
          <w:t>So</w:t>
        </w:r>
        <w:r>
          <w:rPr>
            <w:spacing w:val="2"/>
          </w:rPr>
          <w:t xml:space="preserve"> </w:t>
        </w:r>
        <w:r>
          <w:t>that</w:t>
        </w:r>
        <w:r>
          <w:rPr>
            <w:spacing w:val="2"/>
          </w:rPr>
          <w:t xml:space="preserve"> </w:t>
        </w:r>
        <w:r>
          <w:rPr>
            <w:spacing w:val="-1"/>
          </w:rPr>
          <w:t>a</w:t>
        </w:r>
        <w:r>
          <w:t>ll</w:t>
        </w:r>
        <w:r>
          <w:rPr>
            <w:spacing w:val="2"/>
          </w:rPr>
          <w:t xml:space="preserve"> </w:t>
        </w:r>
        <w:r>
          <w:t>p</w:t>
        </w:r>
        <w:r>
          <w:rPr>
            <w:spacing w:val="-1"/>
          </w:rPr>
          <w:t>e</w:t>
        </w:r>
        <w:r>
          <w:t>rsons</w:t>
        </w:r>
        <w:r>
          <w:rPr>
            <w:spacing w:val="59"/>
          </w:rPr>
          <w:t xml:space="preserve"> </w:t>
        </w:r>
        <w:r>
          <w:t>mi</w:t>
        </w:r>
        <w:r>
          <w:rPr>
            <w:spacing w:val="-3"/>
          </w:rPr>
          <w:t>g</w:t>
        </w:r>
        <w:r>
          <w:t>ht</w:t>
        </w:r>
        <w:r>
          <w:rPr>
            <w:spacing w:val="2"/>
          </w:rPr>
          <w:t xml:space="preserve"> </w:t>
        </w:r>
        <w:r>
          <w:t>be</w:t>
        </w:r>
        <w:r>
          <w:rPr>
            <w:spacing w:val="1"/>
          </w:rPr>
          <w:t xml:space="preserve"> </w:t>
        </w:r>
        <w:r>
          <w:rPr>
            <w:spacing w:val="-1"/>
          </w:rPr>
          <w:t>a</w:t>
        </w:r>
        <w:r>
          <w:t>w</w:t>
        </w:r>
        <w:r>
          <w:rPr>
            <w:spacing w:val="-2"/>
          </w:rPr>
          <w:t>a</w:t>
        </w:r>
        <w:r>
          <w:t>re of</w:t>
        </w:r>
        <w:r>
          <w:rPr>
            <w:spacing w:val="1"/>
          </w:rPr>
          <w:t xml:space="preserve"> </w:t>
        </w:r>
        <w:r>
          <w:t xml:space="preserve">these </w:t>
        </w:r>
        <w:r>
          <w:rPr>
            <w:spacing w:val="1"/>
          </w:rPr>
          <w:t>e</w:t>
        </w:r>
        <w:r>
          <w:rPr>
            <w:spacing w:val="2"/>
          </w:rPr>
          <w:t>x</w:t>
        </w:r>
        <w:r>
          <w:t>p</w:t>
        </w:r>
        <w:r>
          <w:rPr>
            <w:spacing w:val="-1"/>
          </w:rPr>
          <w:t>ec</w:t>
        </w:r>
        <w:r>
          <w:t>tations,</w:t>
        </w:r>
        <w:r>
          <w:rPr>
            <w:spacing w:val="2"/>
          </w:rPr>
          <w:t xml:space="preserve"> </w:t>
        </w:r>
        <w:r>
          <w:t>p</w:t>
        </w:r>
        <w:r>
          <w:rPr>
            <w:spacing w:val="-1"/>
          </w:rPr>
          <w:t>a</w:t>
        </w:r>
        <w:r>
          <w:t>rti</w:t>
        </w:r>
        <w:r>
          <w:rPr>
            <w:spacing w:val="-1"/>
          </w:rPr>
          <w:t>c</w:t>
        </w:r>
        <w:r>
          <w:t>ipants</w:t>
        </w:r>
        <w:r>
          <w:rPr>
            <w:spacing w:val="2"/>
          </w:rPr>
          <w:t xml:space="preserve"> </w:t>
        </w:r>
        <w:r>
          <w:rPr>
            <w:spacing w:val="-1"/>
          </w:rPr>
          <w:t>a</w:t>
        </w:r>
        <w:r>
          <w:t>nd</w:t>
        </w:r>
        <w:r>
          <w:rPr>
            <w:spacing w:val="2"/>
          </w:rPr>
          <w:t xml:space="preserve"> </w:t>
        </w:r>
        <w:r>
          <w:t>their</w:t>
        </w:r>
        <w:r>
          <w:rPr>
            <w:spacing w:val="1"/>
          </w:rPr>
          <w:t xml:space="preserve"> </w:t>
        </w:r>
        <w:r>
          <w:t>p</w:t>
        </w:r>
        <w:r>
          <w:rPr>
            <w:spacing w:val="-1"/>
          </w:rPr>
          <w:t>a</w:t>
        </w:r>
        <w:r>
          <w:t>r</w:t>
        </w:r>
        <w:r>
          <w:rPr>
            <w:spacing w:val="-2"/>
          </w:rPr>
          <w:t>e</w:t>
        </w:r>
        <w:r>
          <w:t>nts</w:t>
        </w:r>
        <w:r>
          <w:rPr>
            <w:spacing w:val="2"/>
          </w:rPr>
          <w:t xml:space="preserve"> </w:t>
        </w:r>
        <w:r>
          <w:t>must</w:t>
        </w:r>
        <w:r>
          <w:rPr>
            <w:spacing w:val="3"/>
          </w:rPr>
          <w:t xml:space="preserve"> </w:t>
        </w:r>
        <w:r>
          <w:t>si</w:t>
        </w:r>
        <w:r>
          <w:rPr>
            <w:spacing w:val="-2"/>
          </w:rPr>
          <w:t>g</w:t>
        </w:r>
        <w:r>
          <w:t>n</w:t>
        </w:r>
        <w:r>
          <w:rPr>
            <w:spacing w:val="2"/>
          </w:rPr>
          <w:t xml:space="preserve"> </w:t>
        </w:r>
        <w:r>
          <w:t>this do</w:t>
        </w:r>
        <w:r>
          <w:rPr>
            <w:spacing w:val="-1"/>
          </w:rPr>
          <w:t>c</w:t>
        </w:r>
        <w:r>
          <w:t>ument</w:t>
        </w:r>
        <w:r>
          <w:rPr>
            <w:spacing w:val="38"/>
          </w:rPr>
          <w:t xml:space="preserve"> </w:t>
        </w:r>
        <w:r>
          <w:t>prior</w:t>
        </w:r>
        <w:r>
          <w:rPr>
            <w:spacing w:val="37"/>
          </w:rPr>
          <w:t xml:space="preserve"> </w:t>
        </w:r>
        <w:r>
          <w:t>to</w:t>
        </w:r>
        <w:r>
          <w:rPr>
            <w:spacing w:val="38"/>
          </w:rPr>
          <w:t xml:space="preserve"> </w:t>
        </w:r>
        <w:r>
          <w:t>the</w:t>
        </w:r>
        <w:r>
          <w:rPr>
            <w:spacing w:val="37"/>
          </w:rPr>
          <w:t xml:space="preserve"> </w:t>
        </w:r>
        <w:r>
          <w:t>s</w:t>
        </w:r>
        <w:r>
          <w:rPr>
            <w:spacing w:val="-2"/>
          </w:rPr>
          <w:t>t</w:t>
        </w:r>
        <w:r>
          <w:t>ud</w:t>
        </w:r>
        <w:r>
          <w:rPr>
            <w:spacing w:val="-1"/>
          </w:rPr>
          <w:t>e</w:t>
        </w:r>
        <w:r>
          <w:t>nt</w:t>
        </w:r>
        <w:r>
          <w:rPr>
            <w:spacing w:val="38"/>
          </w:rPr>
          <w:t xml:space="preserve"> </w:t>
        </w:r>
        <w:r>
          <w:t>p</w:t>
        </w:r>
        <w:r>
          <w:rPr>
            <w:spacing w:val="-1"/>
          </w:rPr>
          <w:t>a</w:t>
        </w:r>
        <w:r>
          <w:t>rti</w:t>
        </w:r>
        <w:r>
          <w:rPr>
            <w:spacing w:val="-1"/>
          </w:rPr>
          <w:t>c</w:t>
        </w:r>
        <w:r>
          <w:t>ipating</w:t>
        </w:r>
        <w:r>
          <w:rPr>
            <w:spacing w:val="36"/>
          </w:rPr>
          <w:t xml:space="preserve"> </w:t>
        </w:r>
        <w:r>
          <w:t>in</w:t>
        </w:r>
        <w:r>
          <w:rPr>
            <w:spacing w:val="38"/>
          </w:rPr>
          <w:t xml:space="preserve"> </w:t>
        </w:r>
        <w:r>
          <w:t>the</w:t>
        </w:r>
        <w:r>
          <w:rPr>
            <w:spacing w:val="37"/>
          </w:rPr>
          <w:t xml:space="preserve"> </w:t>
        </w:r>
        <w:r>
          <w:t>fi</w:t>
        </w:r>
        <w:r>
          <w:rPr>
            <w:spacing w:val="-1"/>
          </w:rPr>
          <w:t>r</w:t>
        </w:r>
        <w:r>
          <w:t>st</w:t>
        </w:r>
        <w:r>
          <w:rPr>
            <w:spacing w:val="38"/>
          </w:rPr>
          <w:t xml:space="preserve"> </w:t>
        </w:r>
        <w:r>
          <w:rPr>
            <w:spacing w:val="-1"/>
          </w:rPr>
          <w:t>a</w:t>
        </w:r>
        <w:r>
          <w:t>thl</w:t>
        </w:r>
        <w:r>
          <w:rPr>
            <w:spacing w:val="-1"/>
          </w:rPr>
          <w:t>e</w:t>
        </w:r>
        <w:r>
          <w:t>tic</w:t>
        </w:r>
        <w:r>
          <w:rPr>
            <w:spacing w:val="37"/>
          </w:rPr>
          <w:t xml:space="preserve"> </w:t>
        </w:r>
        <w:r>
          <w:rPr>
            <w:spacing w:val="-1"/>
          </w:rPr>
          <w:t>ac</w:t>
        </w:r>
        <w:r>
          <w:t>tivi</w:t>
        </w:r>
        <w:r>
          <w:rPr>
            <w:spacing w:val="3"/>
          </w:rPr>
          <w:t>t</w:t>
        </w:r>
        <w:r>
          <w:t>y</w:t>
        </w:r>
        <w:r>
          <w:rPr>
            <w:spacing w:val="33"/>
          </w:rPr>
          <w:t xml:space="preserve"> </w:t>
        </w:r>
        <w:r>
          <w:rPr>
            <w:spacing w:val="2"/>
          </w:rPr>
          <w:t>o</w:t>
        </w:r>
        <w:r>
          <w:t>f</w:t>
        </w:r>
        <w:r>
          <w:rPr>
            <w:spacing w:val="37"/>
          </w:rPr>
          <w:t xml:space="preserve"> </w:t>
        </w:r>
        <w:r>
          <w:t>the</w:t>
        </w:r>
        <w:r>
          <w:rPr>
            <w:spacing w:val="40"/>
          </w:rPr>
          <w:t xml:space="preserve"> </w:t>
        </w:r>
        <w:r>
          <w:rPr>
            <w:spacing w:val="-5"/>
          </w:rPr>
          <w:t>y</w:t>
        </w:r>
        <w:r>
          <w:rPr>
            <w:spacing w:val="1"/>
          </w:rPr>
          <w:t>e</w:t>
        </w:r>
        <w:r>
          <w:rPr>
            <w:spacing w:val="-1"/>
          </w:rPr>
          <w:t>a</w:t>
        </w:r>
        <w:r>
          <w:t>r.</w:t>
        </w:r>
        <w:r>
          <w:rPr>
            <w:spacing w:val="15"/>
          </w:rPr>
          <w:t xml:space="preserve"> </w:t>
        </w:r>
        <w:r>
          <w:t>The</w:t>
        </w:r>
        <w:r>
          <w:rPr>
            <w:spacing w:val="36"/>
          </w:rPr>
          <w:t xml:space="preserve"> </w:t>
        </w:r>
        <w:r>
          <w:t>si</w:t>
        </w:r>
        <w:r>
          <w:rPr>
            <w:spacing w:val="-2"/>
          </w:rPr>
          <w:t>g</w:t>
        </w:r>
        <w:r>
          <w:rPr>
            <w:spacing w:val="2"/>
          </w:rPr>
          <w:t>n</w:t>
        </w:r>
        <w:r>
          <w:rPr>
            <w:spacing w:val="-1"/>
          </w:rPr>
          <w:t>a</w:t>
        </w:r>
        <w:r>
          <w:t>t</w:t>
        </w:r>
        <w:r>
          <w:rPr>
            <w:spacing w:val="2"/>
          </w:rPr>
          <w:t>u</w:t>
        </w:r>
        <w:r>
          <w:t>r</w:t>
        </w:r>
        <w:r>
          <w:rPr>
            <w:spacing w:val="-2"/>
          </w:rPr>
          <w:t>e</w:t>
        </w:r>
        <w:r>
          <w:t>s</w:t>
        </w:r>
        <w:r>
          <w:rPr>
            <w:spacing w:val="38"/>
          </w:rPr>
          <w:t xml:space="preserve"> </w:t>
        </w:r>
        <w:r>
          <w:t>of</w:t>
        </w:r>
        <w:r>
          <w:rPr>
            <w:spacing w:val="37"/>
          </w:rPr>
          <w:t xml:space="preserve"> </w:t>
        </w:r>
        <w:r>
          <w:t>the p</w:t>
        </w:r>
        <w:r>
          <w:rPr>
            <w:spacing w:val="-1"/>
          </w:rPr>
          <w:t>a</w:t>
        </w:r>
        <w:r>
          <w:t>rti</w:t>
        </w:r>
        <w:r>
          <w:rPr>
            <w:spacing w:val="-1"/>
          </w:rPr>
          <w:t>c</w:t>
        </w:r>
        <w:r>
          <w:t xml:space="preserve">ipants </w:t>
        </w:r>
        <w:r>
          <w:rPr>
            <w:spacing w:val="-1"/>
          </w:rPr>
          <w:t>a</w:t>
        </w:r>
        <w:r>
          <w:t>nd</w:t>
        </w:r>
        <w:r>
          <w:rPr>
            <w:spacing w:val="59"/>
          </w:rPr>
          <w:t xml:space="preserve"> </w:t>
        </w:r>
        <w:r>
          <w:t>the</w:t>
        </w:r>
        <w:r>
          <w:rPr>
            <w:spacing w:val="59"/>
          </w:rPr>
          <w:t xml:space="preserve"> </w:t>
        </w:r>
        <w:r>
          <w:t>p</w:t>
        </w:r>
        <w:r>
          <w:rPr>
            <w:spacing w:val="-1"/>
          </w:rPr>
          <w:t>a</w:t>
        </w:r>
        <w:r>
          <w:rPr>
            <w:spacing w:val="1"/>
          </w:rPr>
          <w:t>r</w:t>
        </w:r>
        <w:r>
          <w:rPr>
            <w:spacing w:val="-1"/>
          </w:rPr>
          <w:t>e</w:t>
        </w:r>
        <w:r>
          <w:t>nt(s)</w:t>
        </w:r>
        <w:r>
          <w:rPr>
            <w:spacing w:val="59"/>
          </w:rPr>
          <w:t xml:space="preserve"> </w:t>
        </w:r>
        <w:r>
          <w:t>indi</w:t>
        </w:r>
        <w:r>
          <w:rPr>
            <w:spacing w:val="-1"/>
          </w:rPr>
          <w:t>ca</w:t>
        </w:r>
        <w:r>
          <w:t>te</w:t>
        </w:r>
        <w:r>
          <w:rPr>
            <w:spacing w:val="59"/>
          </w:rPr>
          <w:t xml:space="preserve"> </w:t>
        </w:r>
        <w:r>
          <w:rPr>
            <w:spacing w:val="-1"/>
          </w:rPr>
          <w:t>ac</w:t>
        </w:r>
        <w:r>
          <w:t>know</w:t>
        </w:r>
        <w:r>
          <w:rPr>
            <w:spacing w:val="2"/>
          </w:rPr>
          <w:t>l</w:t>
        </w:r>
        <w:r>
          <w:rPr>
            <w:spacing w:val="-1"/>
          </w:rPr>
          <w:t>e</w:t>
        </w:r>
        <w:r>
          <w:t>dg</w:t>
        </w:r>
        <w:r>
          <w:rPr>
            <w:spacing w:val="-1"/>
          </w:rPr>
          <w:t>e</w:t>
        </w:r>
        <w:r>
          <w:t>ment</w:t>
        </w:r>
        <w:r>
          <w:rPr>
            <w:spacing w:val="59"/>
          </w:rPr>
          <w:t xml:space="preserve"> </w:t>
        </w:r>
        <w:r>
          <w:t>of</w:t>
        </w:r>
        <w:r>
          <w:rPr>
            <w:spacing w:val="59"/>
          </w:rPr>
          <w:t xml:space="preserve"> </w:t>
        </w:r>
        <w:r>
          <w:t>the</w:t>
        </w:r>
        <w:r>
          <w:rPr>
            <w:spacing w:val="59"/>
          </w:rPr>
          <w:t xml:space="preserve"> </w:t>
        </w:r>
        <w:r>
          <w:t>te</w:t>
        </w:r>
        <w:r>
          <w:rPr>
            <w:spacing w:val="-2"/>
          </w:rPr>
          <w:t>r</w:t>
        </w:r>
        <w:r>
          <w:t>ms of</w:t>
        </w:r>
        <w:r>
          <w:rPr>
            <w:spacing w:val="59"/>
          </w:rPr>
          <w:t xml:space="preserve"> </w:t>
        </w:r>
        <w:r>
          <w:t>the</w:t>
        </w:r>
        <w:r>
          <w:rPr>
            <w:spacing w:val="59"/>
          </w:rPr>
          <w:t xml:space="preserve"> </w:t>
        </w:r>
        <w:r>
          <w:t>Athletic</w:t>
        </w:r>
        <w:r>
          <w:rPr>
            <w:spacing w:val="59"/>
          </w:rPr>
          <w:t xml:space="preserve"> </w:t>
        </w:r>
        <w:r>
          <w:t>Code</w:t>
        </w:r>
        <w:r>
          <w:rPr>
            <w:spacing w:val="58"/>
          </w:rPr>
          <w:t xml:space="preserve"> </w:t>
        </w:r>
        <w:r>
          <w:t>of</w:t>
        </w:r>
        <w:r>
          <w:rPr>
            <w:spacing w:val="56"/>
          </w:rPr>
          <w:t xml:space="preserve"> </w:t>
        </w:r>
        <w:r>
          <w:t>Condu</w:t>
        </w:r>
        <w:r>
          <w:rPr>
            <w:spacing w:val="-1"/>
          </w:rPr>
          <w:t>c</w:t>
        </w:r>
        <w:r>
          <w:t>t. Violato</w:t>
        </w:r>
        <w:r>
          <w:rPr>
            <w:spacing w:val="-1"/>
          </w:rPr>
          <w:t>r</w:t>
        </w:r>
        <w:r>
          <w:t>s</w:t>
        </w:r>
        <w:r>
          <w:rPr>
            <w:spacing w:val="4"/>
          </w:rPr>
          <w:t xml:space="preserve"> </w:t>
        </w:r>
        <w:r>
          <w:t>of</w:t>
        </w:r>
        <w:r>
          <w:rPr>
            <w:spacing w:val="3"/>
          </w:rPr>
          <w:t xml:space="preserve"> </w:t>
        </w:r>
        <w:r>
          <w:t>the</w:t>
        </w:r>
        <w:r>
          <w:rPr>
            <w:spacing w:val="4"/>
          </w:rPr>
          <w:t xml:space="preserve"> </w:t>
        </w:r>
        <w:r>
          <w:rPr>
            <w:spacing w:val="-1"/>
          </w:rPr>
          <w:t>a</w:t>
        </w:r>
        <w:r>
          <w:t>bove</w:t>
        </w:r>
        <w:r>
          <w:rPr>
            <w:spacing w:val="3"/>
          </w:rPr>
          <w:t xml:space="preserve"> </w:t>
        </w:r>
        <w:r>
          <w:rPr>
            <w:spacing w:val="-1"/>
          </w:rPr>
          <w:t>a</w:t>
        </w:r>
        <w:r>
          <w:rPr>
            <w:spacing w:val="1"/>
          </w:rPr>
          <w:t>r</w:t>
        </w:r>
        <w:r>
          <w:t>e</w:t>
        </w:r>
        <w:r>
          <w:rPr>
            <w:spacing w:val="3"/>
          </w:rPr>
          <w:t xml:space="preserve"> </w:t>
        </w:r>
        <w:r>
          <w:t>subj</w:t>
        </w:r>
        <w:r>
          <w:rPr>
            <w:spacing w:val="-1"/>
          </w:rPr>
          <w:t>ec</w:t>
        </w:r>
        <w:r>
          <w:t>t</w:t>
        </w:r>
        <w:r>
          <w:rPr>
            <w:spacing w:val="5"/>
          </w:rPr>
          <w:t xml:space="preserve"> </w:t>
        </w:r>
        <w:r>
          <w:t>to</w:t>
        </w:r>
        <w:r>
          <w:rPr>
            <w:spacing w:val="5"/>
          </w:rPr>
          <w:t xml:space="preserve"> </w:t>
        </w:r>
        <w:r>
          <w:t>discipline,</w:t>
        </w:r>
        <w:r>
          <w:rPr>
            <w:spacing w:val="4"/>
          </w:rPr>
          <w:t xml:space="preserve"> </w:t>
        </w:r>
        <w:r>
          <w:t>i</w:t>
        </w:r>
        <w:r>
          <w:rPr>
            <w:spacing w:val="1"/>
          </w:rPr>
          <w:t>n</w:t>
        </w:r>
        <w:r>
          <w:rPr>
            <w:spacing w:val="-1"/>
          </w:rPr>
          <w:t>c</w:t>
        </w:r>
        <w:r>
          <w:t>luding</w:t>
        </w:r>
        <w:r>
          <w:rPr>
            <w:spacing w:val="2"/>
          </w:rPr>
          <w:t xml:space="preserve"> </w:t>
        </w:r>
        <w:r>
          <w:t>the</w:t>
        </w:r>
        <w:r>
          <w:rPr>
            <w:spacing w:val="4"/>
          </w:rPr>
          <w:t xml:space="preserve"> </w:t>
        </w:r>
        <w:r>
          <w:t>possibili</w:t>
        </w:r>
        <w:r>
          <w:rPr>
            <w:spacing w:val="3"/>
          </w:rPr>
          <w:t>t</w:t>
        </w:r>
        <w:r>
          <w:t>y</w:t>
        </w:r>
        <w:r>
          <w:rPr>
            <w:spacing w:val="-3"/>
          </w:rPr>
          <w:t xml:space="preserve"> </w:t>
        </w:r>
        <w:r>
          <w:t>of</w:t>
        </w:r>
        <w:r>
          <w:rPr>
            <w:spacing w:val="6"/>
          </w:rPr>
          <w:t xml:space="preserve"> </w:t>
        </w:r>
        <w:r>
          <w:t>b</w:t>
        </w:r>
        <w:r>
          <w:rPr>
            <w:spacing w:val="-1"/>
          </w:rPr>
          <w:t>e</w:t>
        </w:r>
        <w:r>
          <w:t>ing</w:t>
        </w:r>
        <w:r>
          <w:rPr>
            <w:spacing w:val="2"/>
          </w:rPr>
          <w:t xml:space="preserve"> </w:t>
        </w:r>
        <w:r>
          <w:t>b</w:t>
        </w:r>
        <w:r>
          <w:rPr>
            <w:spacing w:val="-1"/>
          </w:rPr>
          <w:t>a</w:t>
        </w:r>
        <w:r>
          <w:t>nn</w:t>
        </w:r>
        <w:r>
          <w:rPr>
            <w:spacing w:val="-1"/>
          </w:rPr>
          <w:t>e</w:t>
        </w:r>
        <w:r>
          <w:t>d</w:t>
        </w:r>
        <w:r>
          <w:rPr>
            <w:spacing w:val="4"/>
          </w:rPr>
          <w:t xml:space="preserve"> </w:t>
        </w:r>
        <w:r>
          <w:rPr>
            <w:spacing w:val="1"/>
          </w:rPr>
          <w:t>f</w:t>
        </w:r>
        <w:r>
          <w:t>rom</w:t>
        </w:r>
        <w:r>
          <w:rPr>
            <w:spacing w:val="4"/>
          </w:rPr>
          <w:t xml:space="preserve"> </w:t>
        </w:r>
        <w:r>
          <w:rPr>
            <w:spacing w:val="-1"/>
          </w:rPr>
          <w:t>a</w:t>
        </w:r>
        <w:r>
          <w:t>tt</w:t>
        </w:r>
        <w:r>
          <w:rPr>
            <w:spacing w:val="-1"/>
          </w:rPr>
          <w:t>e</w:t>
        </w:r>
        <w:r>
          <w:rPr>
            <w:spacing w:val="2"/>
          </w:rPr>
          <w:t>n</w:t>
        </w:r>
        <w:r>
          <w:t>ding</w:t>
        </w:r>
        <w:r>
          <w:rPr>
            <w:spacing w:val="2"/>
          </w:rPr>
          <w:t xml:space="preserve"> </w:t>
        </w:r>
        <w:r>
          <w:t>home No</w:t>
        </w:r>
        <w:r>
          <w:rPr>
            <w:spacing w:val="-2"/>
          </w:rPr>
          <w:t>r</w:t>
        </w:r>
        <w:r>
          <w:t>the</w:t>
        </w:r>
        <w:r>
          <w:rPr>
            <w:spacing w:val="-2"/>
          </w:rPr>
          <w:t>r</w:t>
        </w:r>
        <w:r>
          <w:t>n</w:t>
        </w:r>
        <w:r>
          <w:rPr>
            <w:spacing w:val="40"/>
          </w:rPr>
          <w:t xml:space="preserve"> </w:t>
        </w:r>
        <w:r>
          <w:rPr>
            <w:spacing w:val="-2"/>
          </w:rPr>
          <w:t>B</w:t>
        </w:r>
        <w:r>
          <w:rPr>
            <w:spacing w:val="-1"/>
          </w:rPr>
          <w:t>e</w:t>
        </w:r>
        <w:r>
          <w:rPr>
            <w:spacing w:val="2"/>
          </w:rPr>
          <w:t>d</w:t>
        </w:r>
        <w:r>
          <w:t>fo</w:t>
        </w:r>
        <w:r>
          <w:rPr>
            <w:spacing w:val="-2"/>
          </w:rPr>
          <w:t>r</w:t>
        </w:r>
        <w:r>
          <w:t>d</w:t>
        </w:r>
        <w:r>
          <w:rPr>
            <w:spacing w:val="38"/>
          </w:rPr>
          <w:t xml:space="preserve"> </w:t>
        </w:r>
        <w:r>
          <w:t>Coun</w:t>
        </w:r>
        <w:r>
          <w:rPr>
            <w:spacing w:val="2"/>
          </w:rPr>
          <w:t>t</w:t>
        </w:r>
        <w:r>
          <w:t>y</w:t>
        </w:r>
        <w:r>
          <w:rPr>
            <w:spacing w:val="35"/>
          </w:rPr>
          <w:t xml:space="preserve"> </w:t>
        </w:r>
        <w:r>
          <w:t>S</w:t>
        </w:r>
        <w:r>
          <w:rPr>
            <w:spacing w:val="-1"/>
          </w:rPr>
          <w:t>c</w:t>
        </w:r>
        <w:r>
          <w:t>hool</w:t>
        </w:r>
        <w:r>
          <w:rPr>
            <w:spacing w:val="38"/>
          </w:rPr>
          <w:t xml:space="preserve"> </w:t>
        </w:r>
        <w:r>
          <w:t>Distri</w:t>
        </w:r>
        <w:r>
          <w:rPr>
            <w:spacing w:val="-2"/>
          </w:rPr>
          <w:t>c</w:t>
        </w:r>
        <w:r>
          <w:t>t</w:t>
        </w:r>
        <w:r>
          <w:rPr>
            <w:spacing w:val="41"/>
          </w:rPr>
          <w:t xml:space="preserve"> </w:t>
        </w:r>
        <w:r>
          <w:rPr>
            <w:spacing w:val="-1"/>
          </w:rPr>
          <w:t>a</w:t>
        </w:r>
        <w:r>
          <w:t>thl</w:t>
        </w:r>
        <w:r>
          <w:rPr>
            <w:spacing w:val="-1"/>
          </w:rPr>
          <w:t>e</w:t>
        </w:r>
        <w:r>
          <w:t>tic</w:t>
        </w:r>
        <w:r>
          <w:rPr>
            <w:spacing w:val="37"/>
          </w:rPr>
          <w:t xml:space="preserve"> </w:t>
        </w:r>
        <w:r>
          <w:rPr>
            <w:spacing w:val="-1"/>
          </w:rPr>
          <w:t>e</w:t>
        </w:r>
        <w:r>
          <w:t>v</w:t>
        </w:r>
        <w:r>
          <w:rPr>
            <w:spacing w:val="-1"/>
          </w:rPr>
          <w:t>e</w:t>
        </w:r>
        <w:r>
          <w:t>nts</w:t>
        </w:r>
        <w:r>
          <w:rPr>
            <w:spacing w:val="38"/>
          </w:rPr>
          <w:t xml:space="preserve"> </w:t>
        </w:r>
        <w:r>
          <w:t>f</w:t>
        </w:r>
        <w:r>
          <w:rPr>
            <w:spacing w:val="1"/>
          </w:rPr>
          <w:t>o</w:t>
        </w:r>
        <w:r>
          <w:t>r</w:t>
        </w:r>
        <w:r>
          <w:rPr>
            <w:spacing w:val="37"/>
          </w:rPr>
          <w:t xml:space="preserve"> </w:t>
        </w:r>
        <w:r>
          <w:t>a</w:t>
        </w:r>
        <w:r>
          <w:rPr>
            <w:spacing w:val="39"/>
          </w:rPr>
          <w:t xml:space="preserve"> </w:t>
        </w:r>
        <w:r>
          <w:t>p</w:t>
        </w:r>
        <w:r>
          <w:rPr>
            <w:spacing w:val="-1"/>
          </w:rPr>
          <w:t>e</w:t>
        </w:r>
        <w:r>
          <w:t>riod</w:t>
        </w:r>
        <w:r>
          <w:rPr>
            <w:spacing w:val="37"/>
          </w:rPr>
          <w:t xml:space="preserve"> </w:t>
        </w:r>
        <w:r>
          <w:t>of</w:t>
        </w:r>
        <w:r>
          <w:rPr>
            <w:spacing w:val="39"/>
          </w:rPr>
          <w:t xml:space="preserve"> </w:t>
        </w:r>
        <w:r>
          <w:t>one</w:t>
        </w:r>
        <w:r>
          <w:rPr>
            <w:spacing w:val="37"/>
          </w:rPr>
          <w:t xml:space="preserve"> </w:t>
        </w:r>
        <w:r>
          <w:rPr>
            <w:spacing w:val="-1"/>
          </w:rPr>
          <w:t>ca</w:t>
        </w:r>
        <w:r>
          <w:rPr>
            <w:spacing w:val="2"/>
          </w:rPr>
          <w:t>l</w:t>
        </w:r>
        <w:r>
          <w:rPr>
            <w:spacing w:val="-1"/>
          </w:rPr>
          <w:t>e</w:t>
        </w:r>
        <w:r>
          <w:t>nd</w:t>
        </w:r>
        <w:r>
          <w:rPr>
            <w:spacing w:val="-1"/>
          </w:rPr>
          <w:t>a</w:t>
        </w:r>
        <w:r>
          <w:t>r</w:t>
        </w:r>
        <w:r>
          <w:rPr>
            <w:spacing w:val="44"/>
          </w:rPr>
          <w:t xml:space="preserve"> </w:t>
        </w:r>
        <w:r>
          <w:rPr>
            <w:spacing w:val="-5"/>
          </w:rPr>
          <w:t>y</w:t>
        </w:r>
        <w:r>
          <w:rPr>
            <w:spacing w:val="-1"/>
          </w:rPr>
          <w:t>e</w:t>
        </w:r>
        <w:r>
          <w:rPr>
            <w:spacing w:val="1"/>
          </w:rPr>
          <w:t>a</w:t>
        </w:r>
        <w:r>
          <w:t>r</w:t>
        </w:r>
        <w:r>
          <w:rPr>
            <w:spacing w:val="37"/>
          </w:rPr>
          <w:t xml:space="preserve"> </w:t>
        </w:r>
        <w:r>
          <w:t>or</w:t>
        </w:r>
        <w:r>
          <w:rPr>
            <w:spacing w:val="37"/>
          </w:rPr>
          <w:t xml:space="preserve"> </w:t>
        </w:r>
        <w:r>
          <w:t>l</w:t>
        </w:r>
        <w:r>
          <w:rPr>
            <w:spacing w:val="2"/>
          </w:rPr>
          <w:t>o</w:t>
        </w:r>
        <w:r>
          <w:t>n</w:t>
        </w:r>
        <w:r>
          <w:rPr>
            <w:spacing w:val="-3"/>
          </w:rPr>
          <w:t>g</w:t>
        </w:r>
        <w:r>
          <w:rPr>
            <w:spacing w:val="1"/>
          </w:rPr>
          <w:t>e</w:t>
        </w:r>
        <w:r>
          <w:t>r.</w:t>
        </w:r>
        <w:r>
          <w:rPr>
            <w:spacing w:val="15"/>
          </w:rPr>
          <w:t xml:space="preserve"> </w:t>
        </w:r>
        <w:r>
          <w:t xml:space="preserve">As </w:t>
        </w:r>
        <w:r>
          <w:rPr>
            <w:spacing w:val="-1"/>
          </w:rPr>
          <w:t>a</w:t>
        </w:r>
        <w:r>
          <w:t>ppli</w:t>
        </w:r>
        <w:r>
          <w:rPr>
            <w:spacing w:val="-1"/>
          </w:rPr>
          <w:t>ca</w:t>
        </w:r>
        <w:r>
          <w:t>ble, both p</w:t>
        </w:r>
        <w:r>
          <w:rPr>
            <w:spacing w:val="-1"/>
          </w:rPr>
          <w:t>a</w:t>
        </w:r>
        <w:r>
          <w:rPr>
            <w:spacing w:val="1"/>
          </w:rPr>
          <w:t>r</w:t>
        </w:r>
        <w:r>
          <w:rPr>
            <w:spacing w:val="-1"/>
          </w:rPr>
          <w:t>e</w:t>
        </w:r>
        <w:r>
          <w:t xml:space="preserve">nts </w:t>
        </w:r>
        <w:r>
          <w:rPr>
            <w:spacing w:val="1"/>
          </w:rPr>
          <w:t>a</w:t>
        </w:r>
        <w:r>
          <w:t>re</w:t>
        </w:r>
        <w:r>
          <w:rPr>
            <w:spacing w:val="-2"/>
          </w:rPr>
          <w:t xml:space="preserve"> </w:t>
        </w:r>
        <w:r>
          <w:t>to si</w:t>
        </w:r>
        <w:r>
          <w:rPr>
            <w:spacing w:val="-3"/>
          </w:rPr>
          <w:t>g</w:t>
        </w:r>
        <w:r>
          <w:t xml:space="preserve">n </w:t>
        </w:r>
        <w:r>
          <w:rPr>
            <w:spacing w:val="2"/>
          </w:rPr>
          <w:t>b</w:t>
        </w:r>
        <w:r>
          <w:rPr>
            <w:spacing w:val="-1"/>
          </w:rPr>
          <w:t>e</w:t>
        </w:r>
        <w:r>
          <w:t>low.</w:t>
        </w:r>
      </w:ins>
    </w:p>
    <w:p w14:paraId="361DCEF4" w14:textId="77777777" w:rsidR="00944029" w:rsidRDefault="00944029">
      <w:pPr>
        <w:spacing w:before="18" w:line="260" w:lineRule="exact"/>
        <w:rPr>
          <w:ins w:id="147" w:author="Snowberger, Tina" w:date="2026-09-25T20:08:00Z" w16du:dateUtc="2026-09-26T00:08:00Z"/>
          <w:sz w:val="26"/>
          <w:szCs w:val="26"/>
        </w:rPr>
      </w:pPr>
    </w:p>
    <w:p w14:paraId="30993C23" w14:textId="77777777" w:rsidR="00944029" w:rsidRDefault="009507B2">
      <w:pPr>
        <w:pStyle w:val="BodyText"/>
        <w:ind w:left="0"/>
        <w:jc w:val="center"/>
        <w:rPr>
          <w:ins w:id="148" w:author="Snowberger, Tina" w:date="2026-09-25T20:08:00Z" w16du:dateUtc="2026-09-26T00:08:00Z"/>
        </w:rPr>
      </w:pPr>
      <w:ins w:id="149" w:author="Snowberger, Tina" w:date="2026-09-25T20:08:00Z" w16du:dateUtc="2026-09-26T00:08:00Z">
        <w:r>
          <w:rPr>
            <w:noProof/>
          </w:rPr>
          <mc:AlternateContent>
            <mc:Choice Requires="wpg">
              <w:drawing>
                <wp:anchor distT="0" distB="0" distL="114300" distR="114300" simplePos="0" relativeHeight="251660288" behindDoc="1" locked="0" layoutInCell="1" allowOverlap="1" wp14:anchorId="1F39456E" wp14:editId="732941EF">
                  <wp:simplePos x="0" y="0"/>
                  <wp:positionH relativeFrom="page">
                    <wp:posOffset>255905</wp:posOffset>
                  </wp:positionH>
                  <wp:positionV relativeFrom="paragraph">
                    <wp:posOffset>201930</wp:posOffset>
                  </wp:positionV>
                  <wp:extent cx="6804660" cy="1270"/>
                  <wp:effectExtent l="17780" t="13970" r="16510" b="13335"/>
                  <wp:wrapNone/>
                  <wp:docPr id="1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660" cy="1270"/>
                            <a:chOff x="403" y="318"/>
                            <a:chExt cx="10716" cy="2"/>
                          </a:xfrm>
                        </wpg:grpSpPr>
                        <wps:wsp>
                          <wps:cNvPr id="18" name="Freeform 19"/>
                          <wps:cNvSpPr>
                            <a:spLocks/>
                          </wps:cNvSpPr>
                          <wps:spPr bwMode="auto">
                            <a:xfrm>
                              <a:off x="403" y="318"/>
                              <a:ext cx="10716" cy="2"/>
                            </a:xfrm>
                            <a:custGeom>
                              <a:avLst/>
                              <a:gdLst>
                                <a:gd name="T0" fmla="+- 0 403 403"/>
                                <a:gd name="T1" fmla="*/ T0 w 10716"/>
                                <a:gd name="T2" fmla="+- 0 11119 403"/>
                                <a:gd name="T3" fmla="*/ T2 w 10716"/>
                              </a:gdLst>
                              <a:ahLst/>
                              <a:cxnLst>
                                <a:cxn ang="0">
                                  <a:pos x="T1" y="0"/>
                                </a:cxn>
                                <a:cxn ang="0">
                                  <a:pos x="T3" y="0"/>
                                </a:cxn>
                              </a:cxnLst>
                              <a:rect l="0" t="0" r="r" b="b"/>
                              <a:pathLst>
                                <a:path w="10716">
                                  <a:moveTo>
                                    <a:pt x="0" y="0"/>
                                  </a:moveTo>
                                  <a:lnTo>
                                    <a:pt x="10716"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D23A90" id="Group 18" o:spid="_x0000_s1026" style="position:absolute;margin-left:20.15pt;margin-top:15.9pt;width:535.8pt;height:.1pt;z-index:-251662336;mso-position-horizontal-relative:page" coordorigin="403,318" coordsize="107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">
                  <v:shape id="Freeform 19" o:spid="_x0000_s1027" style="position:absolute;left:403;top:318;width:10716;height:2;visibility:visible;mso-wrap-style:square;v-text-anchor:top" coordsize="107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HgFcMA&#10;AADbAAAADwAAAGRycy9kb3ducmV2LnhtbESPwW4CMQxE75X6D5GReqkg2x5KWQioRS3iwqHAB1gb&#10;s7ti40RJCunf1wckbrZmPPO8WBU3qAvF1Hs28DKpQBE33vbcGjgevsfvoFJGtjh4JgN/lGC1fHxY&#10;YG39lX/oss+tkhBONRrocg611qnpyGGa+EAs2slHh1nW2Gob8SrhbtCvVfWmHfYsDR0GWnfUnPe/&#10;zsBnmc44fJVQnnG92ezO01Jm0ZinUfmYg8pU8t18u95awRdY+UUG0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HgFcMAAADbAAAADwAAAAAAAAAAAAAAAACYAgAAZHJzL2Rv&#10;d25yZXYueG1sUEsFBgAAAAAEAAQA9QAAAIgDAAAAAA==&#10;" path="m,l10716,e" filled="f" strokeweight="1.54pt">
                    <v:path arrowok="t" o:connecttype="custom" o:connectlocs="0,0;10716,0" o:connectangles="0,0"/>
                  </v:shape>
                  <w10:wrap anchorx="page"/>
                </v:group>
              </w:pict>
            </mc:Fallback>
          </mc:AlternateContent>
        </w:r>
        <w:r w:rsidR="006D7E2C">
          <w:t>(Si</w:t>
        </w:r>
        <w:r w:rsidR="006D7E2C">
          <w:rPr>
            <w:spacing w:val="-2"/>
          </w:rPr>
          <w:t>g</w:t>
        </w:r>
        <w:r w:rsidR="006D7E2C">
          <w:t xml:space="preserve">n </w:t>
        </w:r>
        <w:r w:rsidR="006D7E2C">
          <w:rPr>
            <w:spacing w:val="-1"/>
          </w:rPr>
          <w:t>a</w:t>
        </w:r>
        <w:r w:rsidR="006D7E2C">
          <w:t>nd R</w:t>
        </w:r>
        <w:r w:rsidR="006D7E2C">
          <w:rPr>
            <w:spacing w:val="-1"/>
          </w:rPr>
          <w:t>e</w:t>
        </w:r>
        <w:r w:rsidR="006D7E2C">
          <w:t>turn</w:t>
        </w:r>
        <w:r w:rsidR="006D7E2C">
          <w:rPr>
            <w:spacing w:val="1"/>
          </w:rPr>
          <w:t xml:space="preserve"> </w:t>
        </w:r>
        <w:r w:rsidR="006D7E2C">
          <w:rPr>
            <w:spacing w:val="-2"/>
          </w:rPr>
          <w:t>B</w:t>
        </w:r>
        <w:r w:rsidR="006D7E2C">
          <w:t xml:space="preserve">ottom </w:t>
        </w:r>
        <w:r w:rsidR="006D7E2C">
          <w:rPr>
            <w:spacing w:val="1"/>
          </w:rPr>
          <w:t>P</w:t>
        </w:r>
        <w:r w:rsidR="006D7E2C">
          <w:t>ortion)</w:t>
        </w:r>
      </w:ins>
    </w:p>
    <w:p w14:paraId="01A4C7DC" w14:textId="77777777" w:rsidR="00944029" w:rsidRDefault="00944029">
      <w:pPr>
        <w:spacing w:before="1" w:line="130" w:lineRule="exact"/>
        <w:rPr>
          <w:ins w:id="150" w:author="Snowberger, Tina" w:date="2026-09-25T20:08:00Z" w16du:dateUtc="2026-09-26T00:08:00Z"/>
          <w:sz w:val="13"/>
          <w:szCs w:val="13"/>
        </w:rPr>
      </w:pPr>
    </w:p>
    <w:p w14:paraId="2993FECB" w14:textId="77777777" w:rsidR="00944029" w:rsidRDefault="00944029">
      <w:pPr>
        <w:spacing w:line="200" w:lineRule="exact"/>
        <w:rPr>
          <w:ins w:id="151" w:author="Snowberger, Tina" w:date="2026-09-25T20:08:00Z" w16du:dateUtc="2026-09-26T00:08:00Z"/>
          <w:sz w:val="20"/>
          <w:szCs w:val="20"/>
        </w:rPr>
      </w:pPr>
    </w:p>
    <w:p w14:paraId="2DA26A3F" w14:textId="77777777" w:rsidR="00944029" w:rsidRDefault="00944029">
      <w:pPr>
        <w:spacing w:line="200" w:lineRule="exact"/>
        <w:rPr>
          <w:ins w:id="152" w:author="Snowberger, Tina" w:date="2026-09-25T20:08:00Z" w16du:dateUtc="2026-09-26T00:08:00Z"/>
          <w:sz w:val="20"/>
          <w:szCs w:val="20"/>
        </w:rPr>
      </w:pPr>
    </w:p>
    <w:p w14:paraId="4AD2B037" w14:textId="77777777" w:rsidR="00944029" w:rsidRDefault="009507B2">
      <w:pPr>
        <w:pStyle w:val="BodyText"/>
        <w:tabs>
          <w:tab w:val="left" w:pos="7373"/>
        </w:tabs>
        <w:spacing w:before="69"/>
        <w:rPr>
          <w:ins w:id="153" w:author="Snowberger, Tina" w:date="2026-09-25T20:08:00Z" w16du:dateUtc="2026-09-26T00:08:00Z"/>
        </w:rPr>
      </w:pPr>
      <w:ins w:id="154" w:author="Snowberger, Tina" w:date="2026-09-25T20:08:00Z" w16du:dateUtc="2026-09-26T00:08:00Z">
        <w:r>
          <w:rPr>
            <w:noProof/>
          </w:rPr>
          <mc:AlternateContent>
            <mc:Choice Requires="wpg">
              <w:drawing>
                <wp:anchor distT="0" distB="0" distL="114300" distR="114300" simplePos="0" relativeHeight="251661312" behindDoc="1" locked="0" layoutInCell="1" allowOverlap="1" wp14:anchorId="10D357C7" wp14:editId="16DB1AC7">
                  <wp:simplePos x="0" y="0"/>
                  <wp:positionH relativeFrom="page">
                    <wp:posOffset>274320</wp:posOffset>
                  </wp:positionH>
                  <wp:positionV relativeFrom="paragraph">
                    <wp:posOffset>40640</wp:posOffset>
                  </wp:positionV>
                  <wp:extent cx="3429000" cy="1270"/>
                  <wp:effectExtent l="7620" t="12700" r="11430" b="5080"/>
                  <wp:wrapNone/>
                  <wp:docPr id="1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1270"/>
                            <a:chOff x="432" y="64"/>
                            <a:chExt cx="5400" cy="2"/>
                          </a:xfrm>
                        </wpg:grpSpPr>
                        <wps:wsp>
                          <wps:cNvPr id="16" name="Freeform 17"/>
                          <wps:cNvSpPr>
                            <a:spLocks/>
                          </wps:cNvSpPr>
                          <wps:spPr bwMode="auto">
                            <a:xfrm>
                              <a:off x="432" y="64"/>
                              <a:ext cx="5400" cy="2"/>
                            </a:xfrm>
                            <a:custGeom>
                              <a:avLst/>
                              <a:gdLst>
                                <a:gd name="T0" fmla="+- 0 432 432"/>
                                <a:gd name="T1" fmla="*/ T0 w 5400"/>
                                <a:gd name="T2" fmla="+- 0 5832 432"/>
                                <a:gd name="T3" fmla="*/ T2 w 5400"/>
                              </a:gdLst>
                              <a:ahLst/>
                              <a:cxnLst>
                                <a:cxn ang="0">
                                  <a:pos x="T1" y="0"/>
                                </a:cxn>
                                <a:cxn ang="0">
                                  <a:pos x="T3" y="0"/>
                                </a:cxn>
                              </a:cxnLst>
                              <a:rect l="0" t="0" r="r" b="b"/>
                              <a:pathLst>
                                <a:path w="5400">
                                  <a:moveTo>
                                    <a:pt x="0" y="0"/>
                                  </a:moveTo>
                                  <a:lnTo>
                                    <a:pt x="540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53537D" id="Group 16" o:spid="_x0000_s1026" style="position:absolute;margin-left:21.6pt;margin-top:3.2pt;width:270pt;height:.1pt;z-index:-251661312;mso-position-horizontal-relative:page" coordorigin="432,64" coordsize="54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">
                  <v:shape id="Freeform 17" o:spid="_x0000_s1027" style="position:absolute;left:432;top:64;width:5400;height:2;visibility:visible;mso-wrap-style:square;v-text-anchor:top" coordsize="54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BE8AA&#10;AADbAAAADwAAAGRycy9kb3ducmV2LnhtbERPzYrCMBC+C75DmIW92bQuFKlGcQWXHvbizwMMzdhG&#10;m0lpUq1vv1kQvM3H9zurzWhbcafeG8cKsiQFQVw5bbhWcD7tZwsQPiBrbB2Tgid52KynkxUW2j34&#10;QPdjqEUMYV+ggiaErpDSVw1Z9InriCN3cb3FEGFfS93jI4bbVs7TNJcWDceGBjvaNVTdjoNVcO3y&#10;KvvGn8Mz+9qay68ZSl8OSn1+jNsliEBjeItf7lLH+Tn8/xIPk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e/BE8AAAADbAAAADwAAAAAAAAAAAAAAAACYAgAAZHJzL2Rvd25y&#10;ZXYueG1sUEsFBgAAAAAEAAQA9QAAAIUDAAAAAA==&#10;" path="m,l5400,e" filled="f" strokeweight=".48pt">
                    <v:path arrowok="t" o:connecttype="custom" o:connectlocs="0,0;5400,0" o:connectangles="0,0"/>
                  </v:shape>
                  <w10:wrap anchorx="page"/>
                </v:group>
              </w:pict>
            </mc:Fallback>
          </mc:AlternateContent>
        </w:r>
        <w:r>
          <w:rPr>
            <w:noProof/>
          </w:rPr>
          <mc:AlternateContent>
            <mc:Choice Requires="wpg">
              <w:drawing>
                <wp:anchor distT="0" distB="0" distL="114300" distR="114300" simplePos="0" relativeHeight="251662336" behindDoc="1" locked="0" layoutInCell="1" allowOverlap="1" wp14:anchorId="6E9F0195" wp14:editId="650CA14B">
                  <wp:simplePos x="0" y="0"/>
                  <wp:positionH relativeFrom="page">
                    <wp:posOffset>4846320</wp:posOffset>
                  </wp:positionH>
                  <wp:positionV relativeFrom="paragraph">
                    <wp:posOffset>40640</wp:posOffset>
                  </wp:positionV>
                  <wp:extent cx="2057400" cy="1270"/>
                  <wp:effectExtent l="7620" t="12700" r="11430" b="5080"/>
                  <wp:wrapNone/>
                  <wp:docPr id="1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1270"/>
                            <a:chOff x="7632" y="64"/>
                            <a:chExt cx="3240" cy="2"/>
                          </a:xfrm>
                        </wpg:grpSpPr>
                        <wps:wsp>
                          <wps:cNvPr id="14" name="Freeform 15"/>
                          <wps:cNvSpPr>
                            <a:spLocks/>
                          </wps:cNvSpPr>
                          <wps:spPr bwMode="auto">
                            <a:xfrm>
                              <a:off x="7632" y="64"/>
                              <a:ext cx="3240" cy="2"/>
                            </a:xfrm>
                            <a:custGeom>
                              <a:avLst/>
                              <a:gdLst>
                                <a:gd name="T0" fmla="+- 0 7632 7632"/>
                                <a:gd name="T1" fmla="*/ T0 w 3240"/>
                                <a:gd name="T2" fmla="+- 0 10872 7632"/>
                                <a:gd name="T3" fmla="*/ T2 w 3240"/>
                              </a:gdLst>
                              <a:ahLst/>
                              <a:cxnLst>
                                <a:cxn ang="0">
                                  <a:pos x="T1" y="0"/>
                                </a:cxn>
                                <a:cxn ang="0">
                                  <a:pos x="T3" y="0"/>
                                </a:cxn>
                              </a:cxnLst>
                              <a:rect l="0" t="0" r="r" b="b"/>
                              <a:pathLst>
                                <a:path w="3240">
                                  <a:moveTo>
                                    <a:pt x="0" y="0"/>
                                  </a:moveTo>
                                  <a:lnTo>
                                    <a:pt x="324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BA22F" id="Group 14" o:spid="_x0000_s1026" style="position:absolute;margin-left:381.6pt;margin-top:3.2pt;width:162pt;height:.1pt;z-index:-251660288;mso-position-horizontal-relative:page" coordorigin="7632,64" coordsize="3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">
                  <v:shape id="Freeform 15" o:spid="_x0000_s1027" style="position:absolute;left:7632;top:64;width:3240;height:2;visibility:visible;mso-wrap-style:square;v-text-anchor:top" coordsize="32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f7PMIA&#10;AADbAAAADwAAAGRycy9kb3ducmV2LnhtbERPTYvCMBC9C/sfwix4EU11dZFqFFGEPSnaRfA2NGPb&#10;3WZSmljrvzeC4G0e73Pmy9aUoqHaFZYVDAcRCOLU6oIzBb/Jtj8F4TyyxtIyKbiTg+XiozPHWNsb&#10;H6g5+kyEEHYxKsi9r2IpXZqTQTewFXHgLrY26AOsM6lrvIVwU8pRFH1LgwWHhhwrWueU/h+vRsH1&#10;3Es52RWT1XR7Sjb+b3/6GjVKdT/b1QyEp9a/xS/3jw7z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s8wgAAANsAAAAPAAAAAAAAAAAAAAAAAJgCAABkcnMvZG93&#10;bnJldi54bWxQSwUGAAAAAAQABAD1AAAAhwMAAAAA&#10;" path="m,l3240,e" filled="f" strokeweight=".48pt">
                    <v:path arrowok="t" o:connecttype="custom" o:connectlocs="0,0;3240,0" o:connectangles="0,0"/>
                  </v:shape>
                  <w10:wrap anchorx="page"/>
                </v:group>
              </w:pict>
            </mc:Fallback>
          </mc:AlternateContent>
        </w:r>
        <w:r w:rsidR="006D7E2C">
          <w:t>P</w:t>
        </w:r>
        <w:r w:rsidR="006D7E2C">
          <w:rPr>
            <w:spacing w:val="-1"/>
          </w:rPr>
          <w:t>a</w:t>
        </w:r>
        <w:r w:rsidR="006D7E2C">
          <w:t>rti</w:t>
        </w:r>
        <w:r w:rsidR="006D7E2C">
          <w:rPr>
            <w:spacing w:val="-1"/>
          </w:rPr>
          <w:t>c</w:t>
        </w:r>
        <w:r w:rsidR="006D7E2C">
          <w:t>ipant</w:t>
        </w:r>
        <w:r w:rsidR="006D7E2C">
          <w:tab/>
          <w:t>D</w:t>
        </w:r>
        <w:r w:rsidR="006D7E2C">
          <w:rPr>
            <w:spacing w:val="-2"/>
          </w:rPr>
          <w:t>a</w:t>
        </w:r>
        <w:r w:rsidR="006D7E2C">
          <w:t>te</w:t>
        </w:r>
      </w:ins>
    </w:p>
    <w:p w14:paraId="0FBF0E74" w14:textId="77777777" w:rsidR="00944029" w:rsidRDefault="00944029">
      <w:pPr>
        <w:spacing w:before="7" w:line="150" w:lineRule="exact"/>
        <w:rPr>
          <w:ins w:id="155" w:author="Snowberger, Tina" w:date="2026-09-25T20:08:00Z" w16du:dateUtc="2026-09-26T00:08:00Z"/>
          <w:sz w:val="15"/>
          <w:szCs w:val="15"/>
        </w:rPr>
      </w:pPr>
    </w:p>
    <w:p w14:paraId="2F9A397B" w14:textId="77777777" w:rsidR="00944029" w:rsidRDefault="00944029">
      <w:pPr>
        <w:spacing w:line="200" w:lineRule="exact"/>
        <w:rPr>
          <w:ins w:id="156" w:author="Snowberger, Tina" w:date="2026-09-25T20:08:00Z" w16du:dateUtc="2026-09-26T00:08:00Z"/>
          <w:sz w:val="20"/>
          <w:szCs w:val="20"/>
        </w:rPr>
      </w:pPr>
    </w:p>
    <w:p w14:paraId="4A9BE625" w14:textId="77777777" w:rsidR="00944029" w:rsidRDefault="00944029">
      <w:pPr>
        <w:spacing w:line="200" w:lineRule="exact"/>
        <w:rPr>
          <w:ins w:id="157" w:author="Snowberger, Tina" w:date="2026-09-25T20:08:00Z" w16du:dateUtc="2026-09-26T00:08:00Z"/>
          <w:sz w:val="20"/>
          <w:szCs w:val="20"/>
        </w:rPr>
      </w:pPr>
    </w:p>
    <w:p w14:paraId="59D8F7B3" w14:textId="77777777" w:rsidR="00944029" w:rsidRDefault="00944029">
      <w:pPr>
        <w:spacing w:line="200" w:lineRule="exact"/>
        <w:rPr>
          <w:ins w:id="158" w:author="Snowberger, Tina" w:date="2026-09-25T20:08:00Z" w16du:dateUtc="2026-09-26T00:08:00Z"/>
          <w:sz w:val="20"/>
          <w:szCs w:val="20"/>
        </w:rPr>
      </w:pPr>
    </w:p>
    <w:p w14:paraId="73A37B32" w14:textId="77777777" w:rsidR="00944029" w:rsidRDefault="009507B2">
      <w:pPr>
        <w:pStyle w:val="BodyText"/>
        <w:tabs>
          <w:tab w:val="left" w:pos="7373"/>
        </w:tabs>
        <w:spacing w:before="69"/>
        <w:rPr>
          <w:ins w:id="159" w:author="Snowberger, Tina" w:date="2026-09-25T20:08:00Z" w16du:dateUtc="2026-09-26T00:08:00Z"/>
        </w:rPr>
      </w:pPr>
      <w:ins w:id="160" w:author="Snowberger, Tina" w:date="2026-09-25T20:08:00Z" w16du:dateUtc="2026-09-26T00:08:00Z">
        <w:r>
          <w:rPr>
            <w:noProof/>
          </w:rPr>
          <mc:AlternateContent>
            <mc:Choice Requires="wpg">
              <w:drawing>
                <wp:anchor distT="0" distB="0" distL="114300" distR="114300" simplePos="0" relativeHeight="251663360" behindDoc="1" locked="0" layoutInCell="1" allowOverlap="1" wp14:anchorId="3094B74D" wp14:editId="5448E4E1">
                  <wp:simplePos x="0" y="0"/>
                  <wp:positionH relativeFrom="page">
                    <wp:posOffset>274320</wp:posOffset>
                  </wp:positionH>
                  <wp:positionV relativeFrom="paragraph">
                    <wp:posOffset>40640</wp:posOffset>
                  </wp:positionV>
                  <wp:extent cx="3429000" cy="1270"/>
                  <wp:effectExtent l="7620" t="7620" r="11430" b="10160"/>
                  <wp:wrapNone/>
                  <wp:docPr id="1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1270"/>
                            <a:chOff x="432" y="64"/>
                            <a:chExt cx="5400" cy="2"/>
                          </a:xfrm>
                        </wpg:grpSpPr>
                        <wps:wsp>
                          <wps:cNvPr id="12" name="Freeform 13"/>
                          <wps:cNvSpPr>
                            <a:spLocks/>
                          </wps:cNvSpPr>
                          <wps:spPr bwMode="auto">
                            <a:xfrm>
                              <a:off x="432" y="64"/>
                              <a:ext cx="5400" cy="2"/>
                            </a:xfrm>
                            <a:custGeom>
                              <a:avLst/>
                              <a:gdLst>
                                <a:gd name="T0" fmla="+- 0 432 432"/>
                                <a:gd name="T1" fmla="*/ T0 w 5400"/>
                                <a:gd name="T2" fmla="+- 0 5832 432"/>
                                <a:gd name="T3" fmla="*/ T2 w 5400"/>
                              </a:gdLst>
                              <a:ahLst/>
                              <a:cxnLst>
                                <a:cxn ang="0">
                                  <a:pos x="T1" y="0"/>
                                </a:cxn>
                                <a:cxn ang="0">
                                  <a:pos x="T3" y="0"/>
                                </a:cxn>
                              </a:cxnLst>
                              <a:rect l="0" t="0" r="r" b="b"/>
                              <a:pathLst>
                                <a:path w="5400">
                                  <a:moveTo>
                                    <a:pt x="0" y="0"/>
                                  </a:moveTo>
                                  <a:lnTo>
                                    <a:pt x="540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6D46E7" id="Group 12" o:spid="_x0000_s1026" style="position:absolute;margin-left:21.6pt;margin-top:3.2pt;width:270pt;height:.1pt;z-index:-251659264;mso-position-horizontal-relative:page" coordorigin="432,64" coordsize="54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">
                  <v:shape id="Freeform 13" o:spid="_x0000_s1027" style="position:absolute;left:432;top:64;width:5400;height:2;visibility:visible;mso-wrap-style:square;v-text-anchor:top" coordsize="54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THEMEA&#10;AADbAAAADwAAAGRycy9kb3ducmV2LnhtbERPzWrCQBC+F3yHZQRvdRMLQaKr2EJLDr1EfYAhOyZr&#10;s7MhuzHJ27uFQm/z8f3O/jjZVjyo98axgnSdgCCunDZcK7hePl+3IHxA1tg6JgUzeTgeFi97zLUb&#10;uaTHOdQihrDPUUETQpdL6auGLPq164gjd3O9xRBhX0vd4xjDbSs3SZJJi4ZjQ4MdfTRU/ZwHq+De&#10;ZVX6jl/lnL6dzO3bDIUvBqVWy+m0AxFoCv/iP3eh4/wN/P4SD5CH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UxxDBAAAA2wAAAA8AAAAAAAAAAAAAAAAAmAIAAGRycy9kb3du&#10;cmV2LnhtbFBLBQYAAAAABAAEAPUAAACGAwAAAAA=&#10;" path="m,l5400,e" filled="f" strokeweight=".48pt">
                    <v:path arrowok="t" o:connecttype="custom" o:connectlocs="0,0;5400,0" o:connectangles="0,0"/>
                  </v:shape>
                  <w10:wrap anchorx="page"/>
                </v:group>
              </w:pict>
            </mc:Fallback>
          </mc:AlternateContent>
        </w:r>
        <w:r>
          <w:rPr>
            <w:noProof/>
          </w:rPr>
          <mc:AlternateContent>
            <mc:Choice Requires="wpg">
              <w:drawing>
                <wp:anchor distT="0" distB="0" distL="114300" distR="114300" simplePos="0" relativeHeight="251664384" behindDoc="1" locked="0" layoutInCell="1" allowOverlap="1" wp14:anchorId="0B8178C3" wp14:editId="01028F56">
                  <wp:simplePos x="0" y="0"/>
                  <wp:positionH relativeFrom="page">
                    <wp:posOffset>4846955</wp:posOffset>
                  </wp:positionH>
                  <wp:positionV relativeFrom="paragraph">
                    <wp:posOffset>40640</wp:posOffset>
                  </wp:positionV>
                  <wp:extent cx="2057400" cy="1270"/>
                  <wp:effectExtent l="8255" t="7620" r="10795" b="10160"/>
                  <wp:wrapNone/>
                  <wp:docPr id="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1270"/>
                            <a:chOff x="7633" y="64"/>
                            <a:chExt cx="3240" cy="2"/>
                          </a:xfrm>
                        </wpg:grpSpPr>
                        <wps:wsp>
                          <wps:cNvPr id="10" name="Freeform 11"/>
                          <wps:cNvSpPr>
                            <a:spLocks/>
                          </wps:cNvSpPr>
                          <wps:spPr bwMode="auto">
                            <a:xfrm>
                              <a:off x="7633" y="64"/>
                              <a:ext cx="3240" cy="2"/>
                            </a:xfrm>
                            <a:custGeom>
                              <a:avLst/>
                              <a:gdLst>
                                <a:gd name="T0" fmla="+- 0 7633 7633"/>
                                <a:gd name="T1" fmla="*/ T0 w 3240"/>
                                <a:gd name="T2" fmla="+- 0 10873 7633"/>
                                <a:gd name="T3" fmla="*/ T2 w 3240"/>
                              </a:gdLst>
                              <a:ahLst/>
                              <a:cxnLst>
                                <a:cxn ang="0">
                                  <a:pos x="T1" y="0"/>
                                </a:cxn>
                                <a:cxn ang="0">
                                  <a:pos x="T3" y="0"/>
                                </a:cxn>
                              </a:cxnLst>
                              <a:rect l="0" t="0" r="r" b="b"/>
                              <a:pathLst>
                                <a:path w="3240">
                                  <a:moveTo>
                                    <a:pt x="0" y="0"/>
                                  </a:moveTo>
                                  <a:lnTo>
                                    <a:pt x="324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C7146A" id="Group 10" o:spid="_x0000_s1026" style="position:absolute;margin-left:381.65pt;margin-top:3.2pt;width:162pt;height:.1pt;z-index:-251658240;mso-position-horizontal-relative:page" coordorigin="7633,64" coordsize="3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">
                  <v:shape id="Freeform 11" o:spid="_x0000_s1027" style="position:absolute;left:7633;top:64;width:3240;height:2;visibility:visible;mso-wrap-style:square;v-text-anchor:top" coordsize="32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9P8UA&#10;AADbAAAADwAAAGRycy9kb3ducmV2LnhtbESPQWvCQBCF74L/YRmhF6kbLRaJ2YhYhJ5aNEXobciO&#10;SdrsbMiuMf33nUOhtxnem/e+yXaja9VAfWg8G1guElDEpbcNVwY+iuPjBlSIyBZbz2TghwLs8ukk&#10;w9T6O59oOMdKSQiHFA3UMXap1qGsyWFY+I5YtKvvHUZZ+0rbHu8S7lq9SpJn7bBhaaixo0NN5ff5&#10;5gzcPuclF2/Ner85XoqX+PV+eVoNxjzMxv0WVKQx/pv/rl+t4Au9/CID6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TP0/xQAAANsAAAAPAAAAAAAAAAAAAAAAAJgCAABkcnMv&#10;ZG93bnJldi54bWxQSwUGAAAAAAQABAD1AAAAigMAAAAA&#10;" path="m,l3240,e" filled="f" strokeweight=".48pt">
                    <v:path arrowok="t" o:connecttype="custom" o:connectlocs="0,0;3240,0" o:connectangles="0,0"/>
                  </v:shape>
                  <w10:wrap anchorx="page"/>
                </v:group>
              </w:pict>
            </mc:Fallback>
          </mc:AlternateContent>
        </w:r>
        <w:r w:rsidR="006D7E2C">
          <w:t>P</w:t>
        </w:r>
        <w:r w:rsidR="006D7E2C">
          <w:rPr>
            <w:spacing w:val="-1"/>
          </w:rPr>
          <w:t>a</w:t>
        </w:r>
        <w:r w:rsidR="006D7E2C">
          <w:t>r</w:t>
        </w:r>
        <w:r w:rsidR="006D7E2C">
          <w:rPr>
            <w:spacing w:val="-2"/>
          </w:rPr>
          <w:t>e</w:t>
        </w:r>
        <w:r w:rsidR="006D7E2C">
          <w:t>nt</w:t>
        </w:r>
        <w:r w:rsidR="006D7E2C">
          <w:tab/>
          <w:t>D</w:t>
        </w:r>
        <w:r w:rsidR="006D7E2C">
          <w:rPr>
            <w:spacing w:val="-2"/>
          </w:rPr>
          <w:t>a</w:t>
        </w:r>
        <w:r w:rsidR="006D7E2C">
          <w:t>te</w:t>
        </w:r>
      </w:ins>
    </w:p>
    <w:p w14:paraId="61BA1FF4" w14:textId="77777777" w:rsidR="00944029" w:rsidRDefault="00944029">
      <w:pPr>
        <w:spacing w:before="10" w:line="150" w:lineRule="exact"/>
        <w:rPr>
          <w:ins w:id="161" w:author="Snowberger, Tina" w:date="2026-09-25T20:08:00Z" w16du:dateUtc="2026-09-26T00:08:00Z"/>
          <w:sz w:val="15"/>
          <w:szCs w:val="15"/>
        </w:rPr>
      </w:pPr>
    </w:p>
    <w:p w14:paraId="3C68B7F8" w14:textId="77777777" w:rsidR="00944029" w:rsidRDefault="00944029">
      <w:pPr>
        <w:spacing w:line="200" w:lineRule="exact"/>
        <w:rPr>
          <w:ins w:id="162" w:author="Snowberger, Tina" w:date="2026-09-25T20:08:00Z" w16du:dateUtc="2026-09-26T00:08:00Z"/>
          <w:sz w:val="20"/>
          <w:szCs w:val="20"/>
        </w:rPr>
      </w:pPr>
    </w:p>
    <w:p w14:paraId="18668741" w14:textId="77777777" w:rsidR="00944029" w:rsidRDefault="00944029">
      <w:pPr>
        <w:spacing w:line="200" w:lineRule="exact"/>
        <w:rPr>
          <w:ins w:id="163" w:author="Snowberger, Tina" w:date="2026-09-25T20:08:00Z" w16du:dateUtc="2026-09-26T00:08:00Z"/>
          <w:sz w:val="20"/>
          <w:szCs w:val="20"/>
        </w:rPr>
      </w:pPr>
    </w:p>
    <w:p w14:paraId="305F7A24" w14:textId="77777777" w:rsidR="00944029" w:rsidRDefault="00944029">
      <w:pPr>
        <w:spacing w:line="200" w:lineRule="exact"/>
        <w:rPr>
          <w:ins w:id="164" w:author="Snowberger, Tina" w:date="2026-09-25T20:08:00Z" w16du:dateUtc="2026-09-26T00:08:00Z"/>
          <w:sz w:val="20"/>
          <w:szCs w:val="20"/>
        </w:rPr>
      </w:pPr>
    </w:p>
    <w:p w14:paraId="59DD9363" w14:textId="77777777" w:rsidR="00944029" w:rsidRDefault="009507B2">
      <w:pPr>
        <w:pStyle w:val="BodyText"/>
        <w:tabs>
          <w:tab w:val="left" w:pos="7373"/>
        </w:tabs>
        <w:spacing w:before="69"/>
        <w:rPr>
          <w:ins w:id="165" w:author="Snowberger, Tina" w:date="2026-09-25T20:08:00Z" w16du:dateUtc="2026-09-26T00:08:00Z"/>
        </w:rPr>
      </w:pPr>
      <w:ins w:id="166" w:author="Snowberger, Tina" w:date="2026-09-25T20:08:00Z" w16du:dateUtc="2026-09-26T00:08:00Z">
        <w:r>
          <w:rPr>
            <w:noProof/>
          </w:rPr>
          <mc:AlternateContent>
            <mc:Choice Requires="wpg">
              <w:drawing>
                <wp:anchor distT="0" distB="0" distL="114300" distR="114300" simplePos="0" relativeHeight="251665408" behindDoc="1" locked="0" layoutInCell="1" allowOverlap="1" wp14:anchorId="5A417616" wp14:editId="1C5C0B67">
                  <wp:simplePos x="0" y="0"/>
                  <wp:positionH relativeFrom="page">
                    <wp:posOffset>274320</wp:posOffset>
                  </wp:positionH>
                  <wp:positionV relativeFrom="paragraph">
                    <wp:posOffset>40640</wp:posOffset>
                  </wp:positionV>
                  <wp:extent cx="3429635" cy="1270"/>
                  <wp:effectExtent l="7620" t="13970" r="10795" b="3810"/>
                  <wp:wrapNone/>
                  <wp:docPr id="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635" cy="1270"/>
                            <a:chOff x="432" y="64"/>
                            <a:chExt cx="5401" cy="2"/>
                          </a:xfrm>
                        </wpg:grpSpPr>
                        <wps:wsp>
                          <wps:cNvPr id="8" name="Freeform 9"/>
                          <wps:cNvSpPr>
                            <a:spLocks/>
                          </wps:cNvSpPr>
                          <wps:spPr bwMode="auto">
                            <a:xfrm>
                              <a:off x="432" y="64"/>
                              <a:ext cx="5401" cy="2"/>
                            </a:xfrm>
                            <a:custGeom>
                              <a:avLst/>
                              <a:gdLst>
                                <a:gd name="T0" fmla="+- 0 432 432"/>
                                <a:gd name="T1" fmla="*/ T0 w 5401"/>
                                <a:gd name="T2" fmla="+- 0 5833 432"/>
                                <a:gd name="T3" fmla="*/ T2 w 5401"/>
                              </a:gdLst>
                              <a:ahLst/>
                              <a:cxnLst>
                                <a:cxn ang="0">
                                  <a:pos x="T1" y="0"/>
                                </a:cxn>
                                <a:cxn ang="0">
                                  <a:pos x="T3" y="0"/>
                                </a:cxn>
                              </a:cxnLst>
                              <a:rect l="0" t="0" r="r" b="b"/>
                              <a:pathLst>
                                <a:path w="5401">
                                  <a:moveTo>
                                    <a:pt x="0" y="0"/>
                                  </a:moveTo>
                                  <a:lnTo>
                                    <a:pt x="540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6F52DC" id="Group 8" o:spid="_x0000_s1026" style="position:absolute;margin-left:21.6pt;margin-top:3.2pt;width:270.05pt;height:.1pt;z-index:-251657216;mso-position-horizontal-relative:page" coordorigin="432,64" coordsize="54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">
                  <v:shape id="Freeform 9" o:spid="_x0000_s1027" style="position:absolute;left:432;top:64;width:5401;height:2;visibility:visible;mso-wrap-style:square;v-text-anchor:top" coordsize="54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E/XL0A&#10;AADaAAAADwAAAGRycy9kb3ducmV2LnhtbERPz2vCMBS+D/wfwhvsNtMOCVKNIsOC7Gbrdn40z7bY&#10;vJQkq/W/N4fBjh/f7+1+toOYyIfesYZ8mYEgbpzpudVwqcv3NYgQkQ0OjknDgwLsd4uXLRbG3flM&#10;UxVbkUI4FKihi3EspAxNRxbD0o3Eibs6bzEm6FtpPN5TuB3kR5YpabHn1NDhSJ8dNbfq12ogterL&#10;7/z49aNqLlezVSV7pfXb63zYgIg0x3/xn/tkNKSt6Uq6AXL3B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KE/XL0AAADaAAAADwAAAAAAAAAAAAAAAACYAgAAZHJzL2Rvd25yZXYu&#10;eG1sUEsFBgAAAAAEAAQA9QAAAIIDAAAAAA==&#10;" path="m,l5401,e" filled="f" strokeweight=".48pt">
                    <v:path arrowok="t" o:connecttype="custom" o:connectlocs="0,0;5401,0" o:connectangles="0,0"/>
                  </v:shape>
                  <w10:wrap anchorx="page"/>
                </v:group>
              </w:pict>
            </mc:Fallback>
          </mc:AlternateContent>
        </w:r>
        <w:r>
          <w:rPr>
            <w:noProof/>
          </w:rPr>
          <mc:AlternateContent>
            <mc:Choice Requires="wpg">
              <w:drawing>
                <wp:anchor distT="0" distB="0" distL="114300" distR="114300" simplePos="0" relativeHeight="251666432" behindDoc="1" locked="0" layoutInCell="1" allowOverlap="1" wp14:anchorId="122E3275" wp14:editId="11526349">
                  <wp:simplePos x="0" y="0"/>
                  <wp:positionH relativeFrom="page">
                    <wp:posOffset>4846955</wp:posOffset>
                  </wp:positionH>
                  <wp:positionV relativeFrom="paragraph">
                    <wp:posOffset>40640</wp:posOffset>
                  </wp:positionV>
                  <wp:extent cx="2057400" cy="1270"/>
                  <wp:effectExtent l="8255" t="13970" r="10795" b="3810"/>
                  <wp:wrapNone/>
                  <wp:docPr id="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1270"/>
                            <a:chOff x="7633" y="64"/>
                            <a:chExt cx="3240" cy="2"/>
                          </a:xfrm>
                        </wpg:grpSpPr>
                        <wps:wsp>
                          <wps:cNvPr id="6" name="Freeform 7"/>
                          <wps:cNvSpPr>
                            <a:spLocks/>
                          </wps:cNvSpPr>
                          <wps:spPr bwMode="auto">
                            <a:xfrm>
                              <a:off x="7633" y="64"/>
                              <a:ext cx="3240" cy="2"/>
                            </a:xfrm>
                            <a:custGeom>
                              <a:avLst/>
                              <a:gdLst>
                                <a:gd name="T0" fmla="+- 0 7633 7633"/>
                                <a:gd name="T1" fmla="*/ T0 w 3240"/>
                                <a:gd name="T2" fmla="+- 0 10873 7633"/>
                                <a:gd name="T3" fmla="*/ T2 w 3240"/>
                              </a:gdLst>
                              <a:ahLst/>
                              <a:cxnLst>
                                <a:cxn ang="0">
                                  <a:pos x="T1" y="0"/>
                                </a:cxn>
                                <a:cxn ang="0">
                                  <a:pos x="T3" y="0"/>
                                </a:cxn>
                              </a:cxnLst>
                              <a:rect l="0" t="0" r="r" b="b"/>
                              <a:pathLst>
                                <a:path w="3240">
                                  <a:moveTo>
                                    <a:pt x="0" y="0"/>
                                  </a:moveTo>
                                  <a:lnTo>
                                    <a:pt x="324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DEFA5B" id="Group 6" o:spid="_x0000_s1026" style="position:absolute;margin-left:381.65pt;margin-top:3.2pt;width:162pt;height:.1pt;z-index:-251656192;mso-position-horizontal-relative:page" coordorigin="7633,64" coordsize="3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">
                  <v:shape id="Freeform 7" o:spid="_x0000_s1027" style="position:absolute;left:7633;top:64;width:3240;height:2;visibility:visible;mso-wrap-style:square;v-text-anchor:top" coordsize="32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D8QA&#10;AADaAAAADwAAAGRycy9kb3ducmV2LnhtbESPQWvCQBSE74L/YXlCL6KbRioSXSW0BHqy1BTB2yP7&#10;TKLZtyG7iem/7xYKPQ4z8w2zO4ymEQN1rras4HkZgSAurK65VPCVZ4sNCOeRNTaWScE3OTjsp5Md&#10;Jto++JOGky9FgLBLUEHlfZtI6YqKDLqlbYmDd7WdQR9kV0rd4SPATSPjKFpLgzWHhQpbeq2ouJ96&#10;o6C/zAvOj/VLusnO+Zu/fZxX8aDU02xMtyA8jf4//Nd+1wrW8Hsl3AC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g/EAAAA2gAAAA8AAAAAAAAAAAAAAAAAmAIAAGRycy9k&#10;b3ducmV2LnhtbFBLBQYAAAAABAAEAPUAAACJAwAAAAA=&#10;" path="m,l3240,e" filled="f" strokeweight=".48pt">
                    <v:path arrowok="t" o:connecttype="custom" o:connectlocs="0,0;3240,0" o:connectangles="0,0"/>
                  </v:shape>
                  <w10:wrap anchorx="page"/>
                </v:group>
              </w:pict>
            </mc:Fallback>
          </mc:AlternateContent>
        </w:r>
        <w:r w:rsidR="006D7E2C">
          <w:t>P</w:t>
        </w:r>
        <w:r w:rsidR="006D7E2C">
          <w:rPr>
            <w:spacing w:val="-1"/>
          </w:rPr>
          <w:t>a</w:t>
        </w:r>
        <w:r w:rsidR="006D7E2C">
          <w:t>r</w:t>
        </w:r>
        <w:r w:rsidR="006D7E2C">
          <w:rPr>
            <w:spacing w:val="-2"/>
          </w:rPr>
          <w:t>e</w:t>
        </w:r>
        <w:r w:rsidR="006D7E2C">
          <w:t>nt</w:t>
        </w:r>
        <w:r w:rsidR="006D7E2C">
          <w:tab/>
          <w:t>D</w:t>
        </w:r>
        <w:r w:rsidR="006D7E2C">
          <w:rPr>
            <w:spacing w:val="-2"/>
          </w:rPr>
          <w:t>a</w:t>
        </w:r>
        <w:r w:rsidR="006D7E2C">
          <w:t>te</w:t>
        </w:r>
      </w:ins>
    </w:p>
    <w:p w14:paraId="246C34C7" w14:textId="77777777" w:rsidR="00944029" w:rsidRDefault="00944029">
      <w:pPr>
        <w:spacing w:before="9" w:line="150" w:lineRule="exact"/>
        <w:rPr>
          <w:ins w:id="167" w:author="Snowberger, Tina" w:date="2026-09-25T20:08:00Z" w16du:dateUtc="2026-09-26T00:08:00Z"/>
          <w:sz w:val="15"/>
          <w:szCs w:val="15"/>
        </w:rPr>
      </w:pPr>
    </w:p>
    <w:p w14:paraId="66317AC7" w14:textId="77777777" w:rsidR="00944029" w:rsidRDefault="00944029">
      <w:pPr>
        <w:spacing w:line="200" w:lineRule="exact"/>
        <w:rPr>
          <w:ins w:id="168" w:author="Snowberger, Tina" w:date="2026-09-25T20:08:00Z" w16du:dateUtc="2026-09-26T00:08:00Z"/>
          <w:sz w:val="20"/>
          <w:szCs w:val="20"/>
        </w:rPr>
      </w:pPr>
    </w:p>
    <w:p w14:paraId="133FFEE2" w14:textId="77777777" w:rsidR="00944029" w:rsidRDefault="00944029">
      <w:pPr>
        <w:spacing w:line="200" w:lineRule="exact"/>
        <w:rPr>
          <w:ins w:id="169" w:author="Snowberger, Tina" w:date="2026-09-25T20:08:00Z" w16du:dateUtc="2026-09-26T00:08:00Z"/>
          <w:sz w:val="20"/>
          <w:szCs w:val="20"/>
        </w:rPr>
      </w:pPr>
    </w:p>
    <w:p w14:paraId="1921EEBC" w14:textId="77777777" w:rsidR="00944029" w:rsidRDefault="00944029">
      <w:pPr>
        <w:spacing w:line="200" w:lineRule="exact"/>
        <w:rPr>
          <w:ins w:id="170" w:author="Snowberger, Tina" w:date="2026-09-25T20:08:00Z" w16du:dateUtc="2026-09-26T00:08:00Z"/>
          <w:sz w:val="20"/>
          <w:szCs w:val="20"/>
        </w:rPr>
      </w:pPr>
    </w:p>
    <w:p w14:paraId="45D0527A" w14:textId="77777777" w:rsidR="00944029" w:rsidRDefault="009507B2">
      <w:pPr>
        <w:pStyle w:val="BodyText"/>
        <w:tabs>
          <w:tab w:val="left" w:pos="7373"/>
        </w:tabs>
        <w:spacing w:before="69"/>
        <w:rPr>
          <w:ins w:id="171" w:author="Snowberger, Tina" w:date="2026-09-25T20:08:00Z" w16du:dateUtc="2026-09-26T00:08:00Z"/>
        </w:rPr>
      </w:pPr>
      <w:ins w:id="172" w:author="Snowberger, Tina" w:date="2026-09-25T20:08:00Z" w16du:dateUtc="2026-09-26T00:08:00Z">
        <w:r>
          <w:rPr>
            <w:noProof/>
          </w:rPr>
          <mc:AlternateContent>
            <mc:Choice Requires="wpg">
              <w:drawing>
                <wp:anchor distT="0" distB="0" distL="114300" distR="114300" simplePos="0" relativeHeight="251667456" behindDoc="1" locked="0" layoutInCell="1" allowOverlap="1" wp14:anchorId="20B7A483" wp14:editId="402F09E2">
                  <wp:simplePos x="0" y="0"/>
                  <wp:positionH relativeFrom="page">
                    <wp:posOffset>274320</wp:posOffset>
                  </wp:positionH>
                  <wp:positionV relativeFrom="paragraph">
                    <wp:posOffset>40640</wp:posOffset>
                  </wp:positionV>
                  <wp:extent cx="3429000" cy="1270"/>
                  <wp:effectExtent l="7620" t="10160" r="11430" b="7620"/>
                  <wp:wrapNone/>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1270"/>
                            <a:chOff x="432" y="64"/>
                            <a:chExt cx="5400" cy="2"/>
                          </a:xfrm>
                        </wpg:grpSpPr>
                        <wps:wsp>
                          <wps:cNvPr id="4" name="Freeform 5"/>
                          <wps:cNvSpPr>
                            <a:spLocks/>
                          </wps:cNvSpPr>
                          <wps:spPr bwMode="auto">
                            <a:xfrm>
                              <a:off x="432" y="64"/>
                              <a:ext cx="5400" cy="2"/>
                            </a:xfrm>
                            <a:custGeom>
                              <a:avLst/>
                              <a:gdLst>
                                <a:gd name="T0" fmla="+- 0 432 432"/>
                                <a:gd name="T1" fmla="*/ T0 w 5400"/>
                                <a:gd name="T2" fmla="+- 0 5832 432"/>
                                <a:gd name="T3" fmla="*/ T2 w 5400"/>
                              </a:gdLst>
                              <a:ahLst/>
                              <a:cxnLst>
                                <a:cxn ang="0">
                                  <a:pos x="T1" y="0"/>
                                </a:cxn>
                                <a:cxn ang="0">
                                  <a:pos x="T3" y="0"/>
                                </a:cxn>
                              </a:cxnLst>
                              <a:rect l="0" t="0" r="r" b="b"/>
                              <a:pathLst>
                                <a:path w="5400">
                                  <a:moveTo>
                                    <a:pt x="0" y="0"/>
                                  </a:moveTo>
                                  <a:lnTo>
                                    <a:pt x="540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DF3F95" id="Group 4" o:spid="_x0000_s1026" style="position:absolute;margin-left:21.6pt;margin-top:3.2pt;width:270pt;height:.1pt;z-index:-251655168;mso-position-horizontal-relative:page" coordorigin="432,64" coordsize="54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">
                  <v:shape id="Freeform 5" o:spid="_x0000_s1027" style="position:absolute;left:432;top:64;width:5400;height:2;visibility:visible;mso-wrap-style:square;v-text-anchor:top" coordsize="54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gN7sEA&#10;AADaAAAADwAAAGRycy9kb3ducmV2LnhtbESPQYvCMBSE78L+h/CEvdm0rshSjeIKSg9e1P0Bj+bZ&#10;RpuX0qRa/70RFvY4zMw3zHI92EbcqfPGsYIsSUEQl04brhT8nneTbxA+IGtsHJOCJ3lYrz5GS8y1&#10;e/CR7qdQiQhhn6OCOoQ2l9KXNVn0iWuJo3dxncUQZVdJ3eEjwm0jp2k6lxYNx4UaW9rWVN5OvVVw&#10;bedl9oP74zP72pjLwfSFL3qlPsfDZgEi0BD+w3/tQiuYwftKvA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1oDe7BAAAA2gAAAA8AAAAAAAAAAAAAAAAAmAIAAGRycy9kb3du&#10;cmV2LnhtbFBLBQYAAAAABAAEAPUAAACGAwAAAAA=&#10;" path="m,l5400,e" filled="f" strokeweight=".48pt">
                    <v:path arrowok="t" o:connecttype="custom" o:connectlocs="0,0;5400,0" o:connectangles="0,0"/>
                  </v:shape>
                  <w10:wrap anchorx="page"/>
                </v:group>
              </w:pict>
            </mc:Fallback>
          </mc:AlternateContent>
        </w:r>
        <w:r>
          <w:rPr>
            <w:noProof/>
          </w:rPr>
          <mc:AlternateContent>
            <mc:Choice Requires="wpg">
              <w:drawing>
                <wp:anchor distT="0" distB="0" distL="114300" distR="114300" simplePos="0" relativeHeight="251668480" behindDoc="1" locked="0" layoutInCell="1" allowOverlap="1" wp14:anchorId="679B0A33" wp14:editId="41E34455">
                  <wp:simplePos x="0" y="0"/>
                  <wp:positionH relativeFrom="page">
                    <wp:posOffset>4846955</wp:posOffset>
                  </wp:positionH>
                  <wp:positionV relativeFrom="paragraph">
                    <wp:posOffset>40640</wp:posOffset>
                  </wp:positionV>
                  <wp:extent cx="2057400" cy="1270"/>
                  <wp:effectExtent l="8255" t="10160" r="10795" b="7620"/>
                  <wp:wrapNone/>
                  <wp:docPr id="91531455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1270"/>
                            <a:chOff x="7633" y="64"/>
                            <a:chExt cx="3240" cy="2"/>
                          </a:xfrm>
                        </wpg:grpSpPr>
                        <wps:wsp>
                          <wps:cNvPr id="826839920" name="Freeform 3"/>
                          <wps:cNvSpPr>
                            <a:spLocks/>
                          </wps:cNvSpPr>
                          <wps:spPr bwMode="auto">
                            <a:xfrm>
                              <a:off x="7633" y="64"/>
                              <a:ext cx="3240" cy="2"/>
                            </a:xfrm>
                            <a:custGeom>
                              <a:avLst/>
                              <a:gdLst>
                                <a:gd name="T0" fmla="+- 0 7633 7633"/>
                                <a:gd name="T1" fmla="*/ T0 w 3240"/>
                                <a:gd name="T2" fmla="+- 0 10873 7633"/>
                                <a:gd name="T3" fmla="*/ T2 w 3240"/>
                              </a:gdLst>
                              <a:ahLst/>
                              <a:cxnLst>
                                <a:cxn ang="0">
                                  <a:pos x="T1" y="0"/>
                                </a:cxn>
                                <a:cxn ang="0">
                                  <a:pos x="T3" y="0"/>
                                </a:cxn>
                              </a:cxnLst>
                              <a:rect l="0" t="0" r="r" b="b"/>
                              <a:pathLst>
                                <a:path w="3240">
                                  <a:moveTo>
                                    <a:pt x="0" y="0"/>
                                  </a:moveTo>
                                  <a:lnTo>
                                    <a:pt x="324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18CE1F" id="Group 2" o:spid="_x0000_s1026" style="position:absolute;margin-left:381.65pt;margin-top:3.2pt;width:162pt;height:.1pt;z-index:-251654144;mso-position-horizontal-relative:page" coordorigin="7633,64" coordsize="3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">
                  <v:shape id="Freeform 3" o:spid="_x0000_s1027" style="position:absolute;left:7633;top:64;width:3240;height:2;visibility:visible;mso-wrap-style:square;v-text-anchor:top" coordsize="32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S4DMMA&#10;AADaAAAADwAAAGRycy9kb3ducmV2LnhtbESPQYvCMBSE7wv+h/CEvSya2kWRahRxETztohXB26N5&#10;ttXmpTSx1n+/EQSPw8x8w8yXnalES40rLSsYDSMQxJnVJecKDulmMAXhPLLGyjIpeJCD5aL3McdE&#10;2zvvqN37XAQIuwQVFN7XiZQuK8igG9qaOHhn2xj0QTa51A3eA9xUMo6iiTRYclgosKZ1Qdl1fzMK&#10;bqevjNPfcryabo7pj7/8Hb/jVqnPfreagfDU+Xf41d5qBTE8r4Qb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S4DMMAAADaAAAADwAAAAAAAAAAAAAAAACYAgAAZHJzL2Rv&#10;d25yZXYueG1sUEsFBgAAAAAEAAQA9QAAAIgDAAAAAA==&#10;" path="m,l3240,e" filled="f" strokeweight=".48pt">
                    <v:path arrowok="t" o:connecttype="custom" o:connectlocs="0,0;3240,0" o:connectangles="0,0"/>
                  </v:shape>
                  <w10:wrap anchorx="page"/>
                </v:group>
              </w:pict>
            </mc:Fallback>
          </mc:AlternateContent>
        </w:r>
        <w:r w:rsidR="006D7E2C">
          <w:t>Co</w:t>
        </w:r>
        <w:r w:rsidR="006D7E2C">
          <w:rPr>
            <w:spacing w:val="-1"/>
          </w:rPr>
          <w:t>ac</w:t>
        </w:r>
        <w:r w:rsidR="006D7E2C">
          <w:t>h</w:t>
        </w:r>
        <w:r w:rsidR="006D7E2C">
          <w:tab/>
          <w:t>D</w:t>
        </w:r>
        <w:r w:rsidR="006D7E2C">
          <w:rPr>
            <w:spacing w:val="-2"/>
          </w:rPr>
          <w:t>a</w:t>
        </w:r>
        <w:r w:rsidR="006D7E2C">
          <w:t>te</w:t>
        </w:r>
      </w:ins>
    </w:p>
    <w:p w14:paraId="63F8E44A" w14:textId="77777777" w:rsidR="00944029" w:rsidRDefault="00944029">
      <w:pPr>
        <w:spacing w:before="1" w:line="280" w:lineRule="exact"/>
        <w:rPr>
          <w:ins w:id="173" w:author="Snowberger, Tina" w:date="2026-09-25T20:08:00Z" w16du:dateUtc="2026-09-26T00:08:00Z"/>
          <w:sz w:val="28"/>
          <w:szCs w:val="28"/>
        </w:rPr>
      </w:pPr>
    </w:p>
    <w:p w14:paraId="407A147E" w14:textId="6A832D77" w:rsidR="00476717" w:rsidRDefault="006D7E2C" w:rsidP="00476717">
      <w:pPr>
        <w:jc w:val="center"/>
        <w:rPr>
          <w:del w:id="174" w:author="Snowberger, Tina" w:date="2026-09-25T20:08:00Z" w16du:dateUtc="2026-09-26T00:08:00Z"/>
          <w:rFonts w:ascii="Arial" w:hAnsi="Arial" w:cs="Arial"/>
          <w:color w:val="7030A0"/>
          <w:sz w:val="40"/>
          <w:szCs w:val="40"/>
        </w:rPr>
      </w:pPr>
      <w:ins w:id="175" w:author="Snowberger, Tina" w:date="2026-09-25T20:08:00Z" w16du:dateUtc="2026-09-26T00:08:00Z">
        <w:r>
          <w:t>20</w:t>
        </w:r>
        <w:r w:rsidR="008D4A9C">
          <w:t>2</w:t>
        </w:r>
        <w:r w:rsidR="000E5C3E">
          <w:t>4</w:t>
        </w:r>
        <w:r>
          <w:t>/ 20</w:t>
        </w:r>
        <w:r w:rsidR="0000387C">
          <w:t>2</w:t>
        </w:r>
        <w:r w:rsidR="000E5C3E">
          <w:t>5</w:t>
        </w:r>
        <w:r>
          <w:t xml:space="preserve"> A</w:t>
        </w:r>
        <w:r>
          <w:rPr>
            <w:spacing w:val="-2"/>
          </w:rPr>
          <w:t>t</w:t>
        </w:r>
        <w:r>
          <w:t>hle</w:t>
        </w:r>
        <w:r>
          <w:rPr>
            <w:spacing w:val="-2"/>
          </w:rPr>
          <w:t>t</w:t>
        </w:r>
        <w:r>
          <w:t xml:space="preserve">ic </w:t>
        </w:r>
        <w:r>
          <w:rPr>
            <w:spacing w:val="-1"/>
          </w:rPr>
          <w:t>C</w:t>
        </w:r>
        <w:r>
          <w:t>ode</w:t>
        </w:r>
        <w:r>
          <w:rPr>
            <w:spacing w:val="-1"/>
          </w:rPr>
          <w:t xml:space="preserve"> </w:t>
        </w:r>
        <w:r>
          <w:t>of</w:t>
        </w:r>
        <w:r>
          <w:rPr>
            <w:spacing w:val="1"/>
          </w:rPr>
          <w:t xml:space="preserve"> </w:t>
        </w:r>
        <w:r>
          <w:t>Con</w:t>
        </w:r>
        <w:r>
          <w:rPr>
            <w:spacing w:val="1"/>
          </w:rPr>
          <w:t>d</w:t>
        </w:r>
        <w:r>
          <w:t>u</w:t>
        </w:r>
        <w:r>
          <w:rPr>
            <w:spacing w:val="-1"/>
          </w:rPr>
          <w:t>c</w:t>
        </w:r>
        <w:r>
          <w:t>t</w:t>
        </w:r>
      </w:ins>
      <w:del w:id="176" w:author="Snowberger, Tina" w:date="2026-09-25T20:08:00Z" w16du:dateUtc="2026-09-26T00:08:00Z">
        <w:r w:rsidR="00476717">
          <w:rPr>
            <w:rFonts w:ascii="Arial" w:hAnsi="Arial" w:cs="Arial"/>
            <w:noProof/>
            <w:color w:val="7030A0"/>
            <w:sz w:val="40"/>
            <w:szCs w:val="40"/>
          </w:rPr>
          <w:drawing>
            <wp:inline distT="0" distB="0" distL="0" distR="0" wp14:anchorId="77574943" wp14:editId="6AA2776A">
              <wp:extent cx="428625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1066800"/>
                      </a:xfrm>
                      <a:prstGeom prst="rect">
                        <a:avLst/>
                      </a:prstGeom>
                      <a:noFill/>
                      <a:ln>
                        <a:noFill/>
                      </a:ln>
                    </pic:spPr>
                  </pic:pic>
                </a:graphicData>
              </a:graphic>
            </wp:inline>
          </w:drawing>
        </w:r>
      </w:del>
    </w:p>
    <w:p w14:paraId="7DFCCCFF" w14:textId="64021F5D" w:rsidR="00476717" w:rsidRPr="00476717" w:rsidRDefault="008E656C" w:rsidP="00476717">
      <w:pPr>
        <w:jc w:val="center"/>
        <w:rPr>
          <w:del w:id="177" w:author="Snowberger, Tina" w:date="2026-09-25T20:08:00Z" w16du:dateUtc="2026-09-26T00:08:00Z"/>
          <w:rFonts w:ascii="Arial" w:hAnsi="Arial" w:cs="Arial"/>
          <w:color w:val="7030A0"/>
          <w:sz w:val="36"/>
          <w:szCs w:val="36"/>
        </w:rPr>
      </w:pPr>
      <w:del w:id="178" w:author="Snowberger, Tina" w:date="2026-09-25T20:08:00Z" w16du:dateUtc="2026-09-26T00:08:00Z">
        <w:r w:rsidRPr="00476717">
          <w:rPr>
            <w:rFonts w:ascii="Arial" w:hAnsi="Arial" w:cs="Arial"/>
            <w:color w:val="7030A0"/>
            <w:sz w:val="36"/>
            <w:szCs w:val="36"/>
          </w:rPr>
          <w:delText>Coventry Safeguarding Adult Board Business Plan</w:delText>
        </w:r>
        <w:r w:rsidR="00476717" w:rsidRPr="00476717">
          <w:rPr>
            <w:rFonts w:ascii="Arial" w:hAnsi="Arial" w:cs="Arial"/>
            <w:color w:val="7030A0"/>
            <w:sz w:val="36"/>
            <w:szCs w:val="36"/>
          </w:rPr>
          <w:delText xml:space="preserve"> 2023/2024</w:delText>
        </w:r>
      </w:del>
    </w:p>
    <w:tbl>
      <w:tblPr>
        <w:tblStyle w:val="TableGrid"/>
        <w:tblW w:w="0" w:type="auto"/>
        <w:tblLook w:val="04A0" w:firstRow="1" w:lastRow="0" w:firstColumn="1" w:lastColumn="0" w:noHBand="0" w:noVBand="1"/>
      </w:tblPr>
      <w:tblGrid>
        <w:gridCol w:w="1310"/>
        <w:gridCol w:w="8170"/>
      </w:tblGrid>
      <w:tr w:rsidR="00476717" w14:paraId="2CC2E009" w14:textId="77777777">
        <w:trPr>
          <w:del w:id="179" w:author="Snowberger, Tina" w:date="2026-09-25T20:08:00Z" w16du:dateUtc="2026-09-26T00:08:00Z"/>
        </w:trPr>
        <w:tc>
          <w:tcPr>
            <w:tcW w:w="9016" w:type="dxa"/>
            <w:gridSpan w:val="2"/>
          </w:tcPr>
          <w:p w14:paraId="23D490C7" w14:textId="79F0CCCE" w:rsidR="00476717" w:rsidRDefault="00476717" w:rsidP="00476717">
            <w:pPr>
              <w:rPr>
                <w:del w:id="180" w:author="Snowberger, Tina" w:date="2026-09-25T20:08:00Z" w16du:dateUtc="2026-09-26T00:08:00Z"/>
                <w:rFonts w:ascii="Arial" w:hAnsi="Arial" w:cs="Arial"/>
                <w:b/>
                <w:bCs/>
                <w:sz w:val="24"/>
                <w:szCs w:val="24"/>
              </w:rPr>
            </w:pPr>
            <w:del w:id="181" w:author="Snowberger, Tina" w:date="2026-09-25T20:08:00Z" w16du:dateUtc="2026-09-26T00:08:00Z">
              <w:r w:rsidRPr="00476717">
                <w:rPr>
                  <w:rFonts w:ascii="Arial" w:hAnsi="Arial" w:cs="Arial"/>
                  <w:b/>
                  <w:bCs/>
                  <w:color w:val="7030A0"/>
                  <w:sz w:val="24"/>
                  <w:szCs w:val="24"/>
                </w:rPr>
                <w:delText>To be assured that safeguarding is underpinned by the principles of ‘Making Safeguarding Personal’ and that adults are supported to achieve the outcomes that they want</w:delText>
              </w:r>
            </w:del>
          </w:p>
        </w:tc>
      </w:tr>
      <w:tr w:rsidR="00476717" w14:paraId="1E333C3B" w14:textId="77777777" w:rsidTr="00476717">
        <w:trPr>
          <w:del w:id="182" w:author="Snowberger, Tina" w:date="2026-09-25T20:08:00Z" w16du:dateUtc="2026-09-26T00:08:00Z"/>
        </w:trPr>
        <w:tc>
          <w:tcPr>
            <w:tcW w:w="846" w:type="dxa"/>
            <w:shd w:val="clear" w:color="auto" w:fill="CCCCFF"/>
          </w:tcPr>
          <w:p w14:paraId="4B198685" w14:textId="5058EDA6" w:rsidR="00476717" w:rsidRPr="00476717" w:rsidRDefault="00476717" w:rsidP="00476717">
            <w:pPr>
              <w:rPr>
                <w:del w:id="183" w:author="Snowberger, Tina" w:date="2026-09-25T20:08:00Z" w16du:dateUtc="2026-09-26T00:08:00Z"/>
                <w:rFonts w:ascii="Arial" w:hAnsi="Arial" w:cs="Arial"/>
                <w:sz w:val="24"/>
                <w:szCs w:val="24"/>
              </w:rPr>
            </w:pPr>
            <w:del w:id="184" w:author="Snowberger, Tina" w:date="2026-09-25T20:08:00Z" w16du:dateUtc="2026-09-26T00:08:00Z">
              <w:r w:rsidRPr="00476717">
                <w:rPr>
                  <w:rFonts w:ascii="Arial" w:hAnsi="Arial" w:cs="Arial"/>
                  <w:sz w:val="24"/>
                  <w:szCs w:val="24"/>
                </w:rPr>
                <w:delText>Why?</w:delText>
              </w:r>
            </w:del>
          </w:p>
        </w:tc>
        <w:tc>
          <w:tcPr>
            <w:tcW w:w="8170" w:type="dxa"/>
            <w:shd w:val="clear" w:color="auto" w:fill="CCCCFF"/>
          </w:tcPr>
          <w:p w14:paraId="2D4A8092" w14:textId="32569CF6" w:rsidR="00476717" w:rsidRPr="00476717" w:rsidRDefault="00476717" w:rsidP="00476717">
            <w:pPr>
              <w:rPr>
                <w:del w:id="185" w:author="Snowberger, Tina" w:date="2026-09-25T20:08:00Z" w16du:dateUtc="2026-09-26T00:08:00Z"/>
                <w:rFonts w:ascii="Arial" w:hAnsi="Arial" w:cs="Arial"/>
                <w:sz w:val="24"/>
                <w:szCs w:val="24"/>
              </w:rPr>
            </w:pPr>
            <w:del w:id="186" w:author="Snowberger, Tina" w:date="2026-09-25T20:08:00Z" w16du:dateUtc="2026-09-26T00:08:00Z">
              <w:r w:rsidRPr="00476717">
                <w:rPr>
                  <w:rFonts w:ascii="Arial" w:hAnsi="Arial" w:cs="Arial"/>
                  <w:sz w:val="24"/>
                  <w:szCs w:val="24"/>
                </w:rPr>
                <w:delText>To ensure that safeguarding is tailored to the individuals needs and outcomes improve as a result.</w:delText>
              </w:r>
            </w:del>
          </w:p>
        </w:tc>
      </w:tr>
      <w:tr w:rsidR="00476717" w14:paraId="41FDCDA5" w14:textId="77777777" w:rsidTr="00476717">
        <w:trPr>
          <w:del w:id="187" w:author="Snowberger, Tina" w:date="2026-09-25T20:08:00Z" w16du:dateUtc="2026-09-26T00:08:00Z"/>
        </w:trPr>
        <w:tc>
          <w:tcPr>
            <w:tcW w:w="846" w:type="dxa"/>
          </w:tcPr>
          <w:p w14:paraId="3801FF5C" w14:textId="77777777" w:rsidR="00476717" w:rsidRPr="00476717" w:rsidRDefault="00476717" w:rsidP="00476717">
            <w:pPr>
              <w:rPr>
                <w:del w:id="188" w:author="Snowberger, Tina" w:date="2026-09-25T20:08:00Z" w16du:dateUtc="2026-09-26T00:08:00Z"/>
                <w:rFonts w:ascii="Arial" w:hAnsi="Arial" w:cs="Arial"/>
                <w:sz w:val="24"/>
                <w:szCs w:val="24"/>
              </w:rPr>
            </w:pPr>
            <w:del w:id="189" w:author="Snowberger, Tina" w:date="2026-09-25T20:08:00Z" w16du:dateUtc="2026-09-26T00:08:00Z">
              <w:r w:rsidRPr="00476717">
                <w:rPr>
                  <w:rFonts w:ascii="Arial" w:hAnsi="Arial" w:cs="Arial"/>
                  <w:sz w:val="24"/>
                  <w:szCs w:val="24"/>
                </w:rPr>
                <w:delText xml:space="preserve">Measures of success </w:delText>
              </w:r>
            </w:del>
          </w:p>
          <w:p w14:paraId="2E9A5915" w14:textId="77777777" w:rsidR="00476717" w:rsidRDefault="00476717" w:rsidP="00476717">
            <w:pPr>
              <w:rPr>
                <w:del w:id="190" w:author="Snowberger, Tina" w:date="2026-09-25T20:08:00Z" w16du:dateUtc="2026-09-26T00:08:00Z"/>
                <w:rFonts w:ascii="Arial" w:hAnsi="Arial" w:cs="Arial"/>
                <w:b/>
                <w:bCs/>
                <w:sz w:val="24"/>
                <w:szCs w:val="24"/>
              </w:rPr>
            </w:pPr>
          </w:p>
        </w:tc>
        <w:tc>
          <w:tcPr>
            <w:tcW w:w="8170" w:type="dxa"/>
          </w:tcPr>
          <w:p w14:paraId="0CE3C90F" w14:textId="77777777" w:rsidR="00476717" w:rsidRPr="00476717" w:rsidRDefault="00476717" w:rsidP="00476717">
            <w:pPr>
              <w:pStyle w:val="ListParagraph"/>
              <w:numPr>
                <w:ilvl w:val="0"/>
                <w:numId w:val="4"/>
              </w:numPr>
              <w:rPr>
                <w:del w:id="191" w:author="Snowberger, Tina" w:date="2026-09-25T20:08:00Z" w16du:dateUtc="2026-09-26T00:08:00Z"/>
                <w:rFonts w:ascii="Arial" w:hAnsi="Arial" w:cs="Arial"/>
                <w:sz w:val="24"/>
                <w:szCs w:val="24"/>
              </w:rPr>
            </w:pPr>
            <w:del w:id="192" w:author="Snowberger, Tina" w:date="2026-09-25T20:08:00Z" w16du:dateUtc="2026-09-26T00:08:00Z">
              <w:r w:rsidRPr="00476717">
                <w:rPr>
                  <w:rFonts w:ascii="Arial" w:hAnsi="Arial" w:cs="Arial"/>
                  <w:sz w:val="24"/>
                  <w:szCs w:val="24"/>
                </w:rPr>
                <w:delText>The percentage of adults with care and support needs with fully or partially achieved outcomes at the end of a Section 42 enquiry.</w:delText>
              </w:r>
            </w:del>
          </w:p>
          <w:p w14:paraId="19A4F6A7" w14:textId="77777777" w:rsidR="00476717" w:rsidRPr="00476717" w:rsidRDefault="00476717" w:rsidP="00476717">
            <w:pPr>
              <w:pStyle w:val="ListParagraph"/>
              <w:numPr>
                <w:ilvl w:val="0"/>
                <w:numId w:val="4"/>
              </w:numPr>
              <w:rPr>
                <w:del w:id="193" w:author="Snowberger, Tina" w:date="2026-09-25T20:08:00Z" w16du:dateUtc="2026-09-26T00:08:00Z"/>
                <w:rFonts w:ascii="Arial" w:hAnsi="Arial" w:cs="Arial"/>
                <w:sz w:val="24"/>
                <w:szCs w:val="24"/>
              </w:rPr>
            </w:pPr>
            <w:del w:id="194" w:author="Snowberger, Tina" w:date="2026-09-25T20:08:00Z" w16du:dateUtc="2026-09-26T00:08:00Z">
              <w:r w:rsidRPr="00476717">
                <w:rPr>
                  <w:rFonts w:ascii="Arial" w:hAnsi="Arial" w:cs="Arial"/>
                  <w:sz w:val="24"/>
                  <w:szCs w:val="24"/>
                </w:rPr>
                <w:delText>The percentage of adults who lack capacity that are supported by an advocate.</w:delText>
              </w:r>
            </w:del>
          </w:p>
          <w:p w14:paraId="689732F7" w14:textId="77777777" w:rsidR="00476717" w:rsidRPr="00476717" w:rsidRDefault="00476717" w:rsidP="00476717">
            <w:pPr>
              <w:pStyle w:val="ListParagraph"/>
              <w:numPr>
                <w:ilvl w:val="0"/>
                <w:numId w:val="4"/>
              </w:numPr>
              <w:rPr>
                <w:del w:id="195" w:author="Snowberger, Tina" w:date="2026-09-25T20:08:00Z" w16du:dateUtc="2026-09-26T00:08:00Z"/>
                <w:rFonts w:ascii="Arial" w:hAnsi="Arial" w:cs="Arial"/>
                <w:sz w:val="24"/>
                <w:szCs w:val="24"/>
              </w:rPr>
            </w:pPr>
            <w:del w:id="196" w:author="Snowberger, Tina" w:date="2026-09-25T20:08:00Z" w16du:dateUtc="2026-09-26T00:08:00Z">
              <w:r w:rsidRPr="00476717">
                <w:rPr>
                  <w:rFonts w:ascii="Arial" w:hAnsi="Arial" w:cs="Arial"/>
                  <w:sz w:val="24"/>
                  <w:szCs w:val="24"/>
                </w:rPr>
                <w:delText>Agencies are able to articulate an example of when MSP improved outcomes.</w:delText>
              </w:r>
            </w:del>
          </w:p>
          <w:p w14:paraId="72585690" w14:textId="0B8B26D1" w:rsidR="00476717" w:rsidRPr="00476717" w:rsidRDefault="00476717" w:rsidP="00476717">
            <w:pPr>
              <w:pStyle w:val="ListParagraph"/>
              <w:numPr>
                <w:ilvl w:val="0"/>
                <w:numId w:val="4"/>
              </w:numPr>
              <w:rPr>
                <w:del w:id="197" w:author="Snowberger, Tina" w:date="2026-09-25T20:08:00Z" w16du:dateUtc="2026-09-26T00:08:00Z"/>
                <w:rFonts w:ascii="Arial" w:hAnsi="Arial" w:cs="Arial"/>
                <w:b/>
                <w:bCs/>
                <w:sz w:val="24"/>
                <w:szCs w:val="24"/>
              </w:rPr>
            </w:pPr>
            <w:del w:id="198" w:author="Snowberger, Tina" w:date="2026-09-25T20:08:00Z" w16du:dateUtc="2026-09-26T00:08:00Z">
              <w:r w:rsidRPr="00476717">
                <w:rPr>
                  <w:rFonts w:ascii="Arial" w:hAnsi="Arial" w:cs="Arial"/>
                  <w:sz w:val="24"/>
                  <w:szCs w:val="24"/>
                </w:rPr>
                <w:delText>Number of hits to MSP resources on the website</w:delText>
              </w:r>
            </w:del>
          </w:p>
        </w:tc>
      </w:tr>
      <w:tr w:rsidR="00476717" w14:paraId="2591EEC8" w14:textId="77777777" w:rsidTr="00476717">
        <w:trPr>
          <w:del w:id="199" w:author="Snowberger, Tina" w:date="2026-09-25T20:08:00Z" w16du:dateUtc="2026-09-26T00:08:00Z"/>
        </w:trPr>
        <w:tc>
          <w:tcPr>
            <w:tcW w:w="846" w:type="dxa"/>
            <w:shd w:val="clear" w:color="auto" w:fill="CCCCFF"/>
          </w:tcPr>
          <w:p w14:paraId="40C70C2E" w14:textId="1C1536A6" w:rsidR="00476717" w:rsidRPr="00476717" w:rsidRDefault="00476717" w:rsidP="00476717">
            <w:pPr>
              <w:rPr>
                <w:del w:id="200" w:author="Snowberger, Tina" w:date="2026-09-25T20:08:00Z" w16du:dateUtc="2026-09-26T00:08:00Z"/>
                <w:rFonts w:ascii="Arial" w:hAnsi="Arial" w:cs="Arial"/>
                <w:sz w:val="24"/>
                <w:szCs w:val="24"/>
              </w:rPr>
            </w:pPr>
            <w:del w:id="201" w:author="Snowberger, Tina" w:date="2026-09-25T20:08:00Z" w16du:dateUtc="2026-09-26T00:08:00Z">
              <w:r w:rsidRPr="00476717">
                <w:rPr>
                  <w:rFonts w:ascii="Arial" w:hAnsi="Arial" w:cs="Arial"/>
                  <w:sz w:val="24"/>
                  <w:szCs w:val="24"/>
                </w:rPr>
                <w:delText xml:space="preserve">Outcomes </w:delText>
              </w:r>
            </w:del>
          </w:p>
        </w:tc>
        <w:tc>
          <w:tcPr>
            <w:tcW w:w="8170" w:type="dxa"/>
            <w:shd w:val="clear" w:color="auto" w:fill="CCCCFF"/>
          </w:tcPr>
          <w:p w14:paraId="0DA00ABF" w14:textId="77777777" w:rsidR="00476717" w:rsidRPr="00476717" w:rsidRDefault="00476717" w:rsidP="00476717">
            <w:pPr>
              <w:rPr>
                <w:del w:id="202" w:author="Snowberger, Tina" w:date="2026-09-25T20:08:00Z" w16du:dateUtc="2026-09-26T00:08:00Z"/>
                <w:rFonts w:ascii="Arial" w:hAnsi="Arial" w:cs="Arial"/>
                <w:sz w:val="24"/>
                <w:szCs w:val="24"/>
              </w:rPr>
            </w:pPr>
            <w:del w:id="203" w:author="Snowberger, Tina" w:date="2026-09-25T20:08:00Z" w16du:dateUtc="2026-09-26T00:08:00Z">
              <w:r w:rsidRPr="00476717">
                <w:rPr>
                  <w:rFonts w:ascii="Arial" w:hAnsi="Arial" w:cs="Arial"/>
                  <w:sz w:val="24"/>
                  <w:szCs w:val="24"/>
                </w:rPr>
                <w:delText>That practitioners understand the principles of MSP and apply these when dealing with safeguarding cases.</w:delText>
              </w:r>
            </w:del>
          </w:p>
          <w:p w14:paraId="2F2B275D" w14:textId="77777777" w:rsidR="00476717" w:rsidRDefault="00476717" w:rsidP="00476717">
            <w:pPr>
              <w:rPr>
                <w:del w:id="204" w:author="Snowberger, Tina" w:date="2026-09-25T20:08:00Z" w16du:dateUtc="2026-09-26T00:08:00Z"/>
                <w:rFonts w:ascii="Arial" w:hAnsi="Arial" w:cs="Arial"/>
                <w:b/>
                <w:bCs/>
                <w:sz w:val="24"/>
                <w:szCs w:val="24"/>
              </w:rPr>
            </w:pPr>
          </w:p>
        </w:tc>
      </w:tr>
    </w:tbl>
    <w:p w14:paraId="564F207C" w14:textId="5FAB85CC" w:rsidR="008E656C" w:rsidRPr="00D17FE9" w:rsidRDefault="008E656C" w:rsidP="008E656C">
      <w:pPr>
        <w:pStyle w:val="ListParagraph"/>
        <w:rPr>
          <w:del w:id="205" w:author="Snowberger, Tina" w:date="2026-09-25T20:08:00Z" w16du:dateUtc="2026-09-26T00:08:00Z"/>
          <w:rFonts w:ascii="Arial" w:hAnsi="Arial" w:cs="Arial"/>
          <w:b/>
          <w:bCs/>
          <w:sz w:val="24"/>
          <w:szCs w:val="24"/>
        </w:rPr>
      </w:pPr>
      <w:del w:id="206" w:author="Snowberger, Tina" w:date="2026-09-25T20:08:00Z" w16du:dateUtc="2026-09-26T00:08:00Z">
        <w:r w:rsidRPr="00D17FE9">
          <w:rPr>
            <w:rFonts w:ascii="Arial" w:hAnsi="Arial" w:cs="Arial"/>
            <w:b/>
            <w:bCs/>
            <w:sz w:val="24"/>
            <w:szCs w:val="24"/>
          </w:rPr>
          <w:delText xml:space="preserve">                             </w:delText>
        </w:r>
        <w:r w:rsidRPr="00D17FE9">
          <w:rPr>
            <w:rFonts w:ascii="Arial" w:hAnsi="Arial" w:cs="Arial"/>
            <w:b/>
            <w:bCs/>
            <w:sz w:val="24"/>
            <w:szCs w:val="24"/>
          </w:rPr>
          <w:tab/>
        </w:r>
        <w:r w:rsidRPr="00D17FE9">
          <w:rPr>
            <w:rFonts w:ascii="Arial" w:hAnsi="Arial" w:cs="Arial"/>
            <w:b/>
            <w:bCs/>
            <w:sz w:val="24"/>
            <w:szCs w:val="24"/>
          </w:rPr>
          <w:tab/>
        </w:r>
      </w:del>
    </w:p>
    <w:tbl>
      <w:tblPr>
        <w:tblStyle w:val="TableGrid"/>
        <w:tblW w:w="0" w:type="auto"/>
        <w:tblLook w:val="04A0" w:firstRow="1" w:lastRow="0" w:firstColumn="1" w:lastColumn="0" w:noHBand="0" w:noVBand="1"/>
      </w:tblPr>
      <w:tblGrid>
        <w:gridCol w:w="2935"/>
        <w:gridCol w:w="2935"/>
        <w:gridCol w:w="3056"/>
      </w:tblGrid>
      <w:tr w:rsidR="00D17FE9" w14:paraId="07046D69" w14:textId="77777777" w:rsidTr="0037671A">
        <w:trPr>
          <w:trHeight w:val="752"/>
          <w:del w:id="207" w:author="Snowberger, Tina" w:date="2026-09-25T20:08:00Z" w16du:dateUtc="2026-09-26T00:08:00Z"/>
        </w:trPr>
        <w:tc>
          <w:tcPr>
            <w:tcW w:w="2935" w:type="dxa"/>
          </w:tcPr>
          <w:p w14:paraId="76DB61C5" w14:textId="4324D028" w:rsidR="00D17FE9" w:rsidRPr="00476717" w:rsidRDefault="00D17FE9" w:rsidP="008E656C">
            <w:pPr>
              <w:rPr>
                <w:del w:id="208" w:author="Snowberger, Tina" w:date="2026-09-25T20:08:00Z" w16du:dateUtc="2026-09-26T00:08:00Z"/>
                <w:rFonts w:ascii="Arial" w:hAnsi="Arial" w:cs="Arial"/>
                <w:b/>
                <w:bCs/>
                <w:color w:val="7030A0"/>
                <w:sz w:val="24"/>
                <w:szCs w:val="24"/>
              </w:rPr>
            </w:pPr>
            <w:del w:id="209" w:author="Snowberger, Tina" w:date="2026-09-25T20:08:00Z" w16du:dateUtc="2026-09-26T00:08:00Z">
              <w:r w:rsidRPr="00476717">
                <w:rPr>
                  <w:rFonts w:ascii="Arial" w:hAnsi="Arial" w:cs="Arial"/>
                  <w:b/>
                  <w:bCs/>
                  <w:color w:val="7030A0"/>
                  <w:sz w:val="24"/>
                  <w:szCs w:val="24"/>
                </w:rPr>
                <w:delText>Action</w:delText>
              </w:r>
            </w:del>
          </w:p>
        </w:tc>
        <w:tc>
          <w:tcPr>
            <w:tcW w:w="2935" w:type="dxa"/>
          </w:tcPr>
          <w:p w14:paraId="5942AACA" w14:textId="26D122C8" w:rsidR="00D17FE9" w:rsidRPr="00476717" w:rsidRDefault="00D17FE9" w:rsidP="008E656C">
            <w:pPr>
              <w:rPr>
                <w:del w:id="210" w:author="Snowberger, Tina" w:date="2026-09-25T20:08:00Z" w16du:dateUtc="2026-09-26T00:08:00Z"/>
                <w:rFonts w:ascii="Arial" w:hAnsi="Arial" w:cs="Arial"/>
                <w:b/>
                <w:bCs/>
                <w:color w:val="7030A0"/>
                <w:sz w:val="24"/>
                <w:szCs w:val="24"/>
              </w:rPr>
            </w:pPr>
            <w:del w:id="211" w:author="Snowberger, Tina" w:date="2026-09-25T20:08:00Z" w16du:dateUtc="2026-09-26T00:08:00Z">
              <w:r w:rsidRPr="00476717">
                <w:rPr>
                  <w:rFonts w:ascii="Arial" w:hAnsi="Arial" w:cs="Arial"/>
                  <w:b/>
                  <w:bCs/>
                  <w:color w:val="7030A0"/>
                  <w:sz w:val="24"/>
                  <w:szCs w:val="24"/>
                </w:rPr>
                <w:delText>Responsibility</w:delText>
              </w:r>
            </w:del>
          </w:p>
        </w:tc>
        <w:tc>
          <w:tcPr>
            <w:tcW w:w="3056" w:type="dxa"/>
          </w:tcPr>
          <w:p w14:paraId="6D9EFAB2" w14:textId="65AFCAE6" w:rsidR="00D17FE9" w:rsidRPr="00476717" w:rsidRDefault="00D17FE9" w:rsidP="008E656C">
            <w:pPr>
              <w:rPr>
                <w:del w:id="212" w:author="Snowberger, Tina" w:date="2026-09-25T20:08:00Z" w16du:dateUtc="2026-09-26T00:08:00Z"/>
                <w:rFonts w:ascii="Arial" w:hAnsi="Arial" w:cs="Arial"/>
                <w:b/>
                <w:bCs/>
                <w:color w:val="7030A0"/>
                <w:sz w:val="24"/>
                <w:szCs w:val="24"/>
              </w:rPr>
            </w:pPr>
            <w:del w:id="213" w:author="Snowberger, Tina" w:date="2026-09-25T20:08:00Z" w16du:dateUtc="2026-09-26T00:08:00Z">
              <w:r w:rsidRPr="00476717">
                <w:rPr>
                  <w:rFonts w:ascii="Arial" w:hAnsi="Arial" w:cs="Arial"/>
                  <w:b/>
                  <w:bCs/>
                  <w:color w:val="7030A0"/>
                  <w:sz w:val="24"/>
                  <w:szCs w:val="24"/>
                </w:rPr>
                <w:delText>Timescale</w:delText>
              </w:r>
            </w:del>
          </w:p>
        </w:tc>
      </w:tr>
      <w:tr w:rsidR="00D17FE9" w14:paraId="42FFCF5F" w14:textId="77777777" w:rsidTr="0037671A">
        <w:trPr>
          <w:trHeight w:val="752"/>
          <w:del w:id="214" w:author="Snowberger, Tina" w:date="2026-09-25T20:08:00Z" w16du:dateUtc="2026-09-26T00:08:00Z"/>
        </w:trPr>
        <w:tc>
          <w:tcPr>
            <w:tcW w:w="2935" w:type="dxa"/>
          </w:tcPr>
          <w:p w14:paraId="4FE61A9A" w14:textId="5111A3E6" w:rsidR="00D17FE9" w:rsidRDefault="00BA63B9" w:rsidP="008E656C">
            <w:pPr>
              <w:rPr>
                <w:del w:id="215" w:author="Snowberger, Tina" w:date="2026-09-25T20:08:00Z" w16du:dateUtc="2026-09-26T00:08:00Z"/>
                <w:rFonts w:ascii="Arial" w:hAnsi="Arial" w:cs="Arial"/>
                <w:sz w:val="24"/>
                <w:szCs w:val="24"/>
              </w:rPr>
            </w:pPr>
            <w:del w:id="216" w:author="Snowberger, Tina" w:date="2026-09-25T20:08:00Z" w16du:dateUtc="2026-09-26T00:08:00Z">
              <w:r>
                <w:rPr>
                  <w:rFonts w:ascii="Arial" w:hAnsi="Arial" w:cs="Arial"/>
                  <w:sz w:val="24"/>
                  <w:szCs w:val="24"/>
                </w:rPr>
                <w:delText>Raise awareness of Making Safeguarding Personal by delivering training events across the partnership.</w:delText>
              </w:r>
            </w:del>
          </w:p>
        </w:tc>
        <w:tc>
          <w:tcPr>
            <w:tcW w:w="2935" w:type="dxa"/>
          </w:tcPr>
          <w:p w14:paraId="49976E65" w14:textId="0E1719CE" w:rsidR="00D17FE9" w:rsidRDefault="00BA63B9" w:rsidP="008E656C">
            <w:pPr>
              <w:rPr>
                <w:del w:id="217" w:author="Snowberger, Tina" w:date="2026-09-25T20:08:00Z" w16du:dateUtc="2026-09-26T00:08:00Z"/>
                <w:rFonts w:ascii="Arial" w:hAnsi="Arial" w:cs="Arial"/>
                <w:sz w:val="24"/>
                <w:szCs w:val="24"/>
              </w:rPr>
            </w:pPr>
            <w:del w:id="218" w:author="Snowberger, Tina" w:date="2026-09-25T20:08:00Z" w16du:dateUtc="2026-09-26T00:08:00Z">
              <w:r>
                <w:rPr>
                  <w:rFonts w:ascii="Arial" w:hAnsi="Arial" w:cs="Arial"/>
                  <w:sz w:val="24"/>
                  <w:szCs w:val="24"/>
                </w:rPr>
                <w:delText xml:space="preserve">Policy and Workforce Development </w:delText>
              </w:r>
              <w:r w:rsidR="00C37177">
                <w:rPr>
                  <w:rFonts w:ascii="Arial" w:hAnsi="Arial" w:cs="Arial"/>
                  <w:sz w:val="24"/>
                  <w:szCs w:val="24"/>
                </w:rPr>
                <w:delText>S</w:delText>
              </w:r>
              <w:r>
                <w:rPr>
                  <w:rFonts w:ascii="Arial" w:hAnsi="Arial" w:cs="Arial"/>
                  <w:sz w:val="24"/>
                  <w:szCs w:val="24"/>
                </w:rPr>
                <w:delText>ub-group.</w:delText>
              </w:r>
            </w:del>
          </w:p>
        </w:tc>
        <w:tc>
          <w:tcPr>
            <w:tcW w:w="3056" w:type="dxa"/>
          </w:tcPr>
          <w:p w14:paraId="5172FA79" w14:textId="1478EF30" w:rsidR="00D17FE9" w:rsidRDefault="002F29BA" w:rsidP="008E656C">
            <w:pPr>
              <w:rPr>
                <w:del w:id="219" w:author="Snowberger, Tina" w:date="2026-09-25T20:08:00Z" w16du:dateUtc="2026-09-26T00:08:00Z"/>
                <w:rFonts w:ascii="Arial" w:hAnsi="Arial" w:cs="Arial"/>
                <w:sz w:val="24"/>
                <w:szCs w:val="24"/>
              </w:rPr>
            </w:pPr>
            <w:del w:id="220" w:author="Snowberger, Tina" w:date="2026-09-25T20:08:00Z" w16du:dateUtc="2026-09-26T00:08:00Z">
              <w:r>
                <w:rPr>
                  <w:rFonts w:ascii="Arial" w:hAnsi="Arial" w:cs="Arial"/>
                  <w:sz w:val="24"/>
                  <w:szCs w:val="24"/>
                </w:rPr>
                <w:delText>September 2023</w:delText>
              </w:r>
            </w:del>
          </w:p>
        </w:tc>
      </w:tr>
      <w:tr w:rsidR="00D17FE9" w14:paraId="09AA10FF" w14:textId="77777777" w:rsidTr="0037671A">
        <w:trPr>
          <w:trHeight w:val="752"/>
          <w:del w:id="221" w:author="Snowberger, Tina" w:date="2026-09-25T20:08:00Z" w16du:dateUtc="2026-09-26T00:08:00Z"/>
        </w:trPr>
        <w:tc>
          <w:tcPr>
            <w:tcW w:w="2935" w:type="dxa"/>
            <w:shd w:val="clear" w:color="auto" w:fill="CCCCFF"/>
          </w:tcPr>
          <w:p w14:paraId="6AC33A10" w14:textId="30395BC1" w:rsidR="00D17FE9" w:rsidRDefault="00BA63B9" w:rsidP="008E656C">
            <w:pPr>
              <w:rPr>
                <w:del w:id="222" w:author="Snowberger, Tina" w:date="2026-09-25T20:08:00Z" w16du:dateUtc="2026-09-26T00:08:00Z"/>
                <w:rFonts w:ascii="Arial" w:hAnsi="Arial" w:cs="Arial"/>
                <w:sz w:val="24"/>
                <w:szCs w:val="24"/>
              </w:rPr>
            </w:pPr>
            <w:del w:id="223" w:author="Snowberger, Tina" w:date="2026-09-25T20:08:00Z" w16du:dateUtc="2026-09-26T00:08:00Z">
              <w:r>
                <w:rPr>
                  <w:rFonts w:ascii="Arial" w:hAnsi="Arial" w:cs="Arial"/>
                  <w:sz w:val="24"/>
                  <w:szCs w:val="24"/>
                </w:rPr>
                <w:delText>To socialise MSP resources created by the Safeguarding Adult Board across the Partnership.</w:delText>
              </w:r>
            </w:del>
          </w:p>
        </w:tc>
        <w:tc>
          <w:tcPr>
            <w:tcW w:w="2935" w:type="dxa"/>
            <w:shd w:val="clear" w:color="auto" w:fill="CCCCFF"/>
          </w:tcPr>
          <w:p w14:paraId="5E976DC0" w14:textId="45212DA7" w:rsidR="00D17FE9" w:rsidRDefault="00BA63B9" w:rsidP="008E656C">
            <w:pPr>
              <w:rPr>
                <w:del w:id="224" w:author="Snowberger, Tina" w:date="2026-09-25T20:08:00Z" w16du:dateUtc="2026-09-26T00:08:00Z"/>
                <w:rFonts w:ascii="Arial" w:hAnsi="Arial" w:cs="Arial"/>
                <w:sz w:val="24"/>
                <w:szCs w:val="24"/>
              </w:rPr>
            </w:pPr>
            <w:del w:id="225" w:author="Snowberger, Tina" w:date="2026-09-25T20:08:00Z" w16du:dateUtc="2026-09-26T00:08:00Z">
              <w:r>
                <w:rPr>
                  <w:rFonts w:ascii="Arial" w:hAnsi="Arial" w:cs="Arial"/>
                  <w:sz w:val="24"/>
                  <w:szCs w:val="24"/>
                </w:rPr>
                <w:delText xml:space="preserve">Policy and Workforce Development </w:delText>
              </w:r>
              <w:r w:rsidR="00C37177">
                <w:rPr>
                  <w:rFonts w:ascii="Arial" w:hAnsi="Arial" w:cs="Arial"/>
                  <w:sz w:val="24"/>
                  <w:szCs w:val="24"/>
                </w:rPr>
                <w:delText>Sub-g</w:delText>
              </w:r>
              <w:r>
                <w:rPr>
                  <w:rFonts w:ascii="Arial" w:hAnsi="Arial" w:cs="Arial"/>
                  <w:sz w:val="24"/>
                  <w:szCs w:val="24"/>
                </w:rPr>
                <w:delText>roup</w:delText>
              </w:r>
            </w:del>
          </w:p>
        </w:tc>
        <w:tc>
          <w:tcPr>
            <w:tcW w:w="3056" w:type="dxa"/>
            <w:shd w:val="clear" w:color="auto" w:fill="CCCCFF"/>
          </w:tcPr>
          <w:p w14:paraId="725A34D7" w14:textId="7CA07300" w:rsidR="00D17FE9" w:rsidRDefault="002F29BA" w:rsidP="008E656C">
            <w:pPr>
              <w:rPr>
                <w:del w:id="226" w:author="Snowberger, Tina" w:date="2026-09-25T20:08:00Z" w16du:dateUtc="2026-09-26T00:08:00Z"/>
                <w:rFonts w:ascii="Arial" w:hAnsi="Arial" w:cs="Arial"/>
                <w:sz w:val="24"/>
                <w:szCs w:val="24"/>
              </w:rPr>
            </w:pPr>
            <w:del w:id="227" w:author="Snowberger, Tina" w:date="2026-09-25T20:08:00Z" w16du:dateUtc="2026-09-26T00:08:00Z">
              <w:r>
                <w:rPr>
                  <w:rFonts w:ascii="Arial" w:hAnsi="Arial" w:cs="Arial"/>
                  <w:sz w:val="24"/>
                  <w:szCs w:val="24"/>
                </w:rPr>
                <w:delText>December 2023</w:delText>
              </w:r>
            </w:del>
          </w:p>
        </w:tc>
      </w:tr>
      <w:tr w:rsidR="00D17FE9" w14:paraId="261A2B7A" w14:textId="77777777" w:rsidTr="0037671A">
        <w:trPr>
          <w:trHeight w:val="752"/>
          <w:del w:id="228" w:author="Snowberger, Tina" w:date="2026-09-25T20:08:00Z" w16du:dateUtc="2026-09-26T00:08:00Z"/>
        </w:trPr>
        <w:tc>
          <w:tcPr>
            <w:tcW w:w="2935" w:type="dxa"/>
          </w:tcPr>
          <w:p w14:paraId="5C5AC7E6" w14:textId="5E6774BE" w:rsidR="00D17FE9" w:rsidRDefault="00BA63B9" w:rsidP="008E656C">
            <w:pPr>
              <w:rPr>
                <w:del w:id="229" w:author="Snowberger, Tina" w:date="2026-09-25T20:08:00Z" w16du:dateUtc="2026-09-26T00:08:00Z"/>
                <w:rFonts w:ascii="Arial" w:hAnsi="Arial" w:cs="Arial"/>
                <w:sz w:val="24"/>
                <w:szCs w:val="24"/>
              </w:rPr>
            </w:pPr>
            <w:del w:id="230" w:author="Snowberger, Tina" w:date="2026-09-25T20:08:00Z" w16du:dateUtc="2026-09-26T00:08:00Z">
              <w:r>
                <w:rPr>
                  <w:rFonts w:ascii="Arial" w:hAnsi="Arial" w:cs="Arial"/>
                  <w:sz w:val="24"/>
                  <w:szCs w:val="24"/>
                </w:rPr>
                <w:delText>To develop and socialise resources to increase practitioner’s knowledge and confidence in relation to Mental Capacity Act 2005.</w:delText>
              </w:r>
            </w:del>
          </w:p>
        </w:tc>
        <w:tc>
          <w:tcPr>
            <w:tcW w:w="2935" w:type="dxa"/>
          </w:tcPr>
          <w:p w14:paraId="21B3A46A" w14:textId="2AA8A6EF" w:rsidR="00D17FE9" w:rsidRDefault="00BA63B9" w:rsidP="008E656C">
            <w:pPr>
              <w:rPr>
                <w:del w:id="231" w:author="Snowberger, Tina" w:date="2026-09-25T20:08:00Z" w16du:dateUtc="2026-09-26T00:08:00Z"/>
                <w:rFonts w:ascii="Arial" w:hAnsi="Arial" w:cs="Arial"/>
                <w:sz w:val="24"/>
                <w:szCs w:val="24"/>
              </w:rPr>
            </w:pPr>
            <w:del w:id="232" w:author="Snowberger, Tina" w:date="2026-09-25T20:08:00Z" w16du:dateUtc="2026-09-26T00:08:00Z">
              <w:r>
                <w:rPr>
                  <w:rFonts w:ascii="Arial" w:hAnsi="Arial" w:cs="Arial"/>
                  <w:sz w:val="24"/>
                  <w:szCs w:val="24"/>
                </w:rPr>
                <w:delText>Policy and Workforce Development Sub</w:delText>
              </w:r>
              <w:r w:rsidR="00C37177">
                <w:rPr>
                  <w:rFonts w:ascii="Arial" w:hAnsi="Arial" w:cs="Arial"/>
                  <w:sz w:val="24"/>
                  <w:szCs w:val="24"/>
                </w:rPr>
                <w:delText>-</w:delText>
              </w:r>
              <w:r>
                <w:rPr>
                  <w:rFonts w:ascii="Arial" w:hAnsi="Arial" w:cs="Arial"/>
                  <w:sz w:val="24"/>
                  <w:szCs w:val="24"/>
                </w:rPr>
                <w:delText>group</w:delText>
              </w:r>
            </w:del>
          </w:p>
        </w:tc>
        <w:tc>
          <w:tcPr>
            <w:tcW w:w="3056" w:type="dxa"/>
          </w:tcPr>
          <w:p w14:paraId="03B73288" w14:textId="1E8C680A" w:rsidR="00D17FE9" w:rsidRDefault="00BA63B9" w:rsidP="008E656C">
            <w:pPr>
              <w:rPr>
                <w:del w:id="233" w:author="Snowberger, Tina" w:date="2026-09-25T20:08:00Z" w16du:dateUtc="2026-09-26T00:08:00Z"/>
                <w:rFonts w:ascii="Arial" w:hAnsi="Arial" w:cs="Arial"/>
                <w:sz w:val="24"/>
                <w:szCs w:val="24"/>
              </w:rPr>
            </w:pPr>
            <w:del w:id="234" w:author="Snowberger, Tina" w:date="2026-09-25T20:08:00Z" w16du:dateUtc="2026-09-26T00:08:00Z">
              <w:r>
                <w:rPr>
                  <w:rFonts w:ascii="Arial" w:hAnsi="Arial" w:cs="Arial"/>
                  <w:sz w:val="24"/>
                  <w:szCs w:val="24"/>
                </w:rPr>
                <w:delText>March 2024</w:delText>
              </w:r>
            </w:del>
          </w:p>
        </w:tc>
      </w:tr>
      <w:tr w:rsidR="00D17FE9" w14:paraId="1394AEA4" w14:textId="77777777" w:rsidTr="0037671A">
        <w:trPr>
          <w:trHeight w:val="752"/>
          <w:del w:id="235" w:author="Snowberger, Tina" w:date="2026-09-25T20:08:00Z" w16du:dateUtc="2026-09-26T00:08:00Z"/>
        </w:trPr>
        <w:tc>
          <w:tcPr>
            <w:tcW w:w="2935" w:type="dxa"/>
            <w:shd w:val="clear" w:color="auto" w:fill="CCCCFF"/>
          </w:tcPr>
          <w:p w14:paraId="5502B745" w14:textId="671A4A85" w:rsidR="00D17FE9" w:rsidRDefault="0037671A" w:rsidP="008E656C">
            <w:pPr>
              <w:rPr>
                <w:del w:id="236" w:author="Snowberger, Tina" w:date="2026-09-25T20:08:00Z" w16du:dateUtc="2026-09-26T00:08:00Z"/>
                <w:rFonts w:ascii="Arial" w:hAnsi="Arial" w:cs="Arial"/>
                <w:sz w:val="24"/>
                <w:szCs w:val="24"/>
              </w:rPr>
            </w:pPr>
            <w:del w:id="237" w:author="Snowberger, Tina" w:date="2026-09-25T20:08:00Z" w16du:dateUtc="2026-09-26T00:08:00Z">
              <w:r>
                <w:rPr>
                  <w:rFonts w:ascii="Arial" w:hAnsi="Arial" w:cs="Arial"/>
                  <w:sz w:val="24"/>
                  <w:szCs w:val="24"/>
                </w:rPr>
                <w:delText>To continue to implement the Communication Strategy to ensure that key learning is shared across the partnership.</w:delText>
              </w:r>
            </w:del>
          </w:p>
        </w:tc>
        <w:tc>
          <w:tcPr>
            <w:tcW w:w="2935" w:type="dxa"/>
            <w:shd w:val="clear" w:color="auto" w:fill="CCCCFF"/>
          </w:tcPr>
          <w:p w14:paraId="643DA4A3" w14:textId="5905B773" w:rsidR="00D17FE9" w:rsidRDefault="0037671A" w:rsidP="008E656C">
            <w:pPr>
              <w:rPr>
                <w:del w:id="238" w:author="Snowberger, Tina" w:date="2026-09-25T20:08:00Z" w16du:dateUtc="2026-09-26T00:08:00Z"/>
                <w:rFonts w:ascii="Arial" w:hAnsi="Arial" w:cs="Arial"/>
                <w:sz w:val="24"/>
                <w:szCs w:val="24"/>
              </w:rPr>
            </w:pPr>
            <w:del w:id="239" w:author="Snowberger, Tina" w:date="2026-09-25T20:08:00Z" w16du:dateUtc="2026-09-26T00:08:00Z">
              <w:r>
                <w:rPr>
                  <w:rFonts w:ascii="Arial" w:hAnsi="Arial" w:cs="Arial"/>
                  <w:sz w:val="24"/>
                  <w:szCs w:val="24"/>
                </w:rPr>
                <w:delText>CSAB Business Manager</w:delText>
              </w:r>
            </w:del>
          </w:p>
        </w:tc>
        <w:tc>
          <w:tcPr>
            <w:tcW w:w="3056" w:type="dxa"/>
            <w:shd w:val="clear" w:color="auto" w:fill="CCCCFF"/>
          </w:tcPr>
          <w:p w14:paraId="2BE1E180" w14:textId="689F575E" w:rsidR="00D17FE9" w:rsidRDefault="0037671A" w:rsidP="008E656C">
            <w:pPr>
              <w:rPr>
                <w:del w:id="240" w:author="Snowberger, Tina" w:date="2026-09-25T20:08:00Z" w16du:dateUtc="2026-09-26T00:08:00Z"/>
                <w:rFonts w:ascii="Arial" w:hAnsi="Arial" w:cs="Arial"/>
                <w:sz w:val="24"/>
                <w:szCs w:val="24"/>
              </w:rPr>
            </w:pPr>
            <w:del w:id="241" w:author="Snowberger, Tina" w:date="2026-09-25T20:08:00Z" w16du:dateUtc="2026-09-26T00:08:00Z">
              <w:r>
                <w:rPr>
                  <w:rFonts w:ascii="Arial" w:hAnsi="Arial" w:cs="Arial"/>
                  <w:sz w:val="24"/>
                  <w:szCs w:val="24"/>
                </w:rPr>
                <w:delText>March 2024</w:delText>
              </w:r>
            </w:del>
          </w:p>
        </w:tc>
      </w:tr>
    </w:tbl>
    <w:p w14:paraId="3479C422" w14:textId="77777777" w:rsidR="0037671A" w:rsidRDefault="0037671A" w:rsidP="00D17FE9">
      <w:pPr>
        <w:rPr>
          <w:del w:id="242" w:author="Snowberger, Tina" w:date="2026-09-25T20:08:00Z" w16du:dateUtc="2026-09-26T00:08:00Z"/>
          <w:rFonts w:ascii="Arial" w:hAnsi="Arial" w:cs="Arial"/>
          <w:b/>
          <w:bCs/>
          <w:sz w:val="24"/>
          <w:szCs w:val="24"/>
        </w:rPr>
      </w:pPr>
    </w:p>
    <w:tbl>
      <w:tblPr>
        <w:tblStyle w:val="TableGrid"/>
        <w:tblW w:w="0" w:type="auto"/>
        <w:tblLook w:val="04A0" w:firstRow="1" w:lastRow="0" w:firstColumn="1" w:lastColumn="0" w:noHBand="0" w:noVBand="1"/>
      </w:tblPr>
      <w:tblGrid>
        <w:gridCol w:w="1310"/>
        <w:gridCol w:w="7616"/>
      </w:tblGrid>
      <w:tr w:rsidR="0037671A" w14:paraId="5CA45254" w14:textId="77777777" w:rsidTr="009B5C50">
        <w:trPr>
          <w:del w:id="243" w:author="Snowberger, Tina" w:date="2026-09-25T20:08:00Z" w16du:dateUtc="2026-09-26T00:08:00Z"/>
        </w:trPr>
        <w:tc>
          <w:tcPr>
            <w:tcW w:w="8926" w:type="dxa"/>
            <w:gridSpan w:val="2"/>
          </w:tcPr>
          <w:p w14:paraId="0E2BD14A" w14:textId="52080E89" w:rsidR="0037671A" w:rsidRPr="00476717" w:rsidRDefault="002F29BA" w:rsidP="0037671A">
            <w:pPr>
              <w:rPr>
                <w:del w:id="244" w:author="Snowberger, Tina" w:date="2026-09-25T20:08:00Z" w16du:dateUtc="2026-09-26T00:08:00Z"/>
                <w:rFonts w:ascii="Arial" w:hAnsi="Arial" w:cs="Arial"/>
                <w:b/>
                <w:bCs/>
                <w:color w:val="7030A0"/>
                <w:sz w:val="24"/>
                <w:szCs w:val="24"/>
              </w:rPr>
            </w:pPr>
            <w:del w:id="245" w:author="Snowberger, Tina" w:date="2026-09-25T20:08:00Z" w16du:dateUtc="2026-09-26T00:08:00Z">
              <w:r>
                <w:rPr>
                  <w:rFonts w:ascii="Arial" w:hAnsi="Arial" w:cs="Arial"/>
                  <w:b/>
                  <w:bCs/>
                  <w:color w:val="7030A0"/>
                  <w:sz w:val="24"/>
                  <w:szCs w:val="24"/>
                </w:rPr>
                <w:delText>The Safeguarding Adult Board to monitor/ respond to national and regional reforms, development and policy.</w:delText>
              </w:r>
            </w:del>
          </w:p>
          <w:p w14:paraId="59A2FBD7" w14:textId="77777777" w:rsidR="0037671A" w:rsidRDefault="0037671A" w:rsidP="00D17FE9">
            <w:pPr>
              <w:rPr>
                <w:del w:id="246" w:author="Snowberger, Tina" w:date="2026-09-25T20:08:00Z" w16du:dateUtc="2026-09-26T00:08:00Z"/>
                <w:rFonts w:ascii="Arial" w:hAnsi="Arial" w:cs="Arial"/>
                <w:b/>
                <w:bCs/>
                <w:sz w:val="24"/>
                <w:szCs w:val="24"/>
              </w:rPr>
            </w:pPr>
          </w:p>
        </w:tc>
      </w:tr>
      <w:tr w:rsidR="0037671A" w14:paraId="54BE3F5E" w14:textId="77777777" w:rsidTr="009B5C50">
        <w:trPr>
          <w:del w:id="247" w:author="Snowberger, Tina" w:date="2026-09-25T20:08:00Z" w16du:dateUtc="2026-09-26T00:08:00Z"/>
        </w:trPr>
        <w:tc>
          <w:tcPr>
            <w:tcW w:w="1310" w:type="dxa"/>
            <w:shd w:val="clear" w:color="auto" w:fill="CCCCFF"/>
          </w:tcPr>
          <w:p w14:paraId="26F73796" w14:textId="32440467" w:rsidR="0037671A" w:rsidRDefault="0037671A" w:rsidP="00D17FE9">
            <w:pPr>
              <w:rPr>
                <w:del w:id="248" w:author="Snowberger, Tina" w:date="2026-09-25T20:08:00Z" w16du:dateUtc="2026-09-26T00:08:00Z"/>
                <w:rFonts w:ascii="Arial" w:hAnsi="Arial" w:cs="Arial"/>
                <w:b/>
                <w:bCs/>
                <w:sz w:val="24"/>
                <w:szCs w:val="24"/>
              </w:rPr>
            </w:pPr>
            <w:del w:id="249" w:author="Snowberger, Tina" w:date="2026-09-25T20:08:00Z" w16du:dateUtc="2026-09-26T00:08:00Z">
              <w:r>
                <w:rPr>
                  <w:rFonts w:ascii="Arial" w:hAnsi="Arial" w:cs="Arial"/>
                  <w:sz w:val="24"/>
                  <w:szCs w:val="24"/>
                </w:rPr>
                <w:delText>Why?</w:delText>
              </w:r>
            </w:del>
          </w:p>
        </w:tc>
        <w:tc>
          <w:tcPr>
            <w:tcW w:w="7616" w:type="dxa"/>
            <w:shd w:val="clear" w:color="auto" w:fill="CCCCFF"/>
          </w:tcPr>
          <w:p w14:paraId="751C2B83" w14:textId="5D1169DD" w:rsidR="0037671A" w:rsidRDefault="0037671A" w:rsidP="00D17FE9">
            <w:pPr>
              <w:rPr>
                <w:del w:id="250" w:author="Snowberger, Tina" w:date="2026-09-25T20:08:00Z" w16du:dateUtc="2026-09-26T00:08:00Z"/>
                <w:rFonts w:ascii="Arial" w:hAnsi="Arial" w:cs="Arial"/>
                <w:b/>
                <w:bCs/>
                <w:sz w:val="24"/>
                <w:szCs w:val="24"/>
              </w:rPr>
            </w:pPr>
            <w:del w:id="251" w:author="Snowberger, Tina" w:date="2026-09-25T20:08:00Z" w16du:dateUtc="2026-09-26T00:08:00Z">
              <w:r>
                <w:rPr>
                  <w:rFonts w:ascii="Arial" w:hAnsi="Arial" w:cs="Arial"/>
                  <w:sz w:val="24"/>
                  <w:szCs w:val="24"/>
                </w:rPr>
                <w:delText>To ensure that adults with care and support needs in Coventry benefit from a system that is evolving with legislation, guidance and best practice.</w:delText>
              </w:r>
            </w:del>
          </w:p>
        </w:tc>
      </w:tr>
      <w:tr w:rsidR="0037671A" w14:paraId="4D2A23B6" w14:textId="77777777" w:rsidTr="009B5C50">
        <w:trPr>
          <w:del w:id="252" w:author="Snowberger, Tina" w:date="2026-09-25T20:08:00Z" w16du:dateUtc="2026-09-26T00:08:00Z"/>
        </w:trPr>
        <w:tc>
          <w:tcPr>
            <w:tcW w:w="1310" w:type="dxa"/>
          </w:tcPr>
          <w:p w14:paraId="2191DFE1" w14:textId="7F00CCFD" w:rsidR="0037671A" w:rsidRDefault="0037671A" w:rsidP="00D17FE9">
            <w:pPr>
              <w:rPr>
                <w:del w:id="253" w:author="Snowberger, Tina" w:date="2026-09-25T20:08:00Z" w16du:dateUtc="2026-09-26T00:08:00Z"/>
                <w:rFonts w:ascii="Arial" w:hAnsi="Arial" w:cs="Arial"/>
                <w:b/>
                <w:bCs/>
                <w:sz w:val="24"/>
                <w:szCs w:val="24"/>
              </w:rPr>
            </w:pPr>
            <w:del w:id="254" w:author="Snowberger, Tina" w:date="2026-09-25T20:08:00Z" w16du:dateUtc="2026-09-26T00:08:00Z">
              <w:r>
                <w:rPr>
                  <w:rFonts w:ascii="Arial" w:hAnsi="Arial" w:cs="Arial"/>
                  <w:sz w:val="24"/>
                  <w:szCs w:val="24"/>
                </w:rPr>
                <w:delText>Measures of success</w:delText>
              </w:r>
            </w:del>
          </w:p>
        </w:tc>
        <w:tc>
          <w:tcPr>
            <w:tcW w:w="7616" w:type="dxa"/>
          </w:tcPr>
          <w:p w14:paraId="6C8F0AB6" w14:textId="77777777" w:rsidR="0037671A" w:rsidRDefault="0037671A" w:rsidP="0037671A">
            <w:pPr>
              <w:pStyle w:val="ListParagraph"/>
              <w:numPr>
                <w:ilvl w:val="0"/>
                <w:numId w:val="5"/>
              </w:numPr>
              <w:rPr>
                <w:del w:id="255" w:author="Snowberger, Tina" w:date="2026-09-25T20:08:00Z" w16du:dateUtc="2026-09-26T00:08:00Z"/>
                <w:rFonts w:ascii="Arial" w:hAnsi="Arial" w:cs="Arial"/>
                <w:sz w:val="24"/>
                <w:szCs w:val="24"/>
              </w:rPr>
            </w:pPr>
            <w:del w:id="256" w:author="Snowberger, Tina" w:date="2026-09-25T20:08:00Z" w16du:dateUtc="2026-09-26T00:08:00Z">
              <w:r>
                <w:rPr>
                  <w:rFonts w:ascii="Arial" w:hAnsi="Arial" w:cs="Arial"/>
                  <w:sz w:val="24"/>
                  <w:szCs w:val="24"/>
                </w:rPr>
                <w:delText>Partners are aware of current changes in legislation and guidance.</w:delText>
              </w:r>
            </w:del>
          </w:p>
          <w:p w14:paraId="74466F56" w14:textId="097FA774" w:rsidR="0037671A" w:rsidRPr="0037671A" w:rsidRDefault="00D31E5F" w:rsidP="0037671A">
            <w:pPr>
              <w:pStyle w:val="ListParagraph"/>
              <w:numPr>
                <w:ilvl w:val="0"/>
                <w:numId w:val="5"/>
              </w:numPr>
              <w:rPr>
                <w:del w:id="257" w:author="Snowberger, Tina" w:date="2026-09-25T20:08:00Z" w16du:dateUtc="2026-09-26T00:08:00Z"/>
                <w:rFonts w:ascii="Arial" w:hAnsi="Arial" w:cs="Arial"/>
                <w:b/>
                <w:bCs/>
                <w:sz w:val="24"/>
                <w:szCs w:val="24"/>
              </w:rPr>
            </w:pPr>
            <w:del w:id="258" w:author="Snowberger, Tina" w:date="2026-09-25T20:08:00Z" w16du:dateUtc="2026-09-26T00:08:00Z">
              <w:r>
                <w:rPr>
                  <w:rFonts w:ascii="Arial" w:hAnsi="Arial" w:cs="Arial"/>
                  <w:sz w:val="24"/>
                  <w:szCs w:val="24"/>
                </w:rPr>
                <w:delText>Gaps identified and mitigation in place to guard against the risk of people falling through gaps.</w:delText>
              </w:r>
            </w:del>
          </w:p>
        </w:tc>
      </w:tr>
      <w:tr w:rsidR="0037671A" w14:paraId="403F7307" w14:textId="77777777" w:rsidTr="009B5C50">
        <w:trPr>
          <w:del w:id="259" w:author="Snowberger, Tina" w:date="2026-09-25T20:08:00Z" w16du:dateUtc="2026-09-26T00:08:00Z"/>
        </w:trPr>
        <w:tc>
          <w:tcPr>
            <w:tcW w:w="1310" w:type="dxa"/>
            <w:shd w:val="clear" w:color="auto" w:fill="CCCCFF"/>
          </w:tcPr>
          <w:p w14:paraId="64A8E57E" w14:textId="01AF03F9" w:rsidR="0037671A" w:rsidRDefault="0037671A" w:rsidP="00D17FE9">
            <w:pPr>
              <w:rPr>
                <w:del w:id="260" w:author="Snowberger, Tina" w:date="2026-09-25T20:08:00Z" w16du:dateUtc="2026-09-26T00:08:00Z"/>
                <w:rFonts w:ascii="Arial" w:hAnsi="Arial" w:cs="Arial"/>
                <w:b/>
                <w:bCs/>
                <w:sz w:val="24"/>
                <w:szCs w:val="24"/>
              </w:rPr>
            </w:pPr>
            <w:del w:id="261" w:author="Snowberger, Tina" w:date="2026-09-25T20:08:00Z" w16du:dateUtc="2026-09-26T00:08:00Z">
              <w:r>
                <w:rPr>
                  <w:rFonts w:ascii="Arial" w:hAnsi="Arial" w:cs="Arial"/>
                  <w:sz w:val="24"/>
                  <w:szCs w:val="24"/>
                </w:rPr>
                <w:delText>Outcomes</w:delText>
              </w:r>
            </w:del>
          </w:p>
        </w:tc>
        <w:tc>
          <w:tcPr>
            <w:tcW w:w="7616" w:type="dxa"/>
            <w:shd w:val="clear" w:color="auto" w:fill="CCCCFF"/>
          </w:tcPr>
          <w:p w14:paraId="3E78ED96" w14:textId="43E33C50" w:rsidR="0037671A" w:rsidRDefault="0037671A" w:rsidP="00D17FE9">
            <w:pPr>
              <w:rPr>
                <w:del w:id="262" w:author="Snowberger, Tina" w:date="2026-09-25T20:08:00Z" w16du:dateUtc="2026-09-26T00:08:00Z"/>
                <w:rFonts w:ascii="Arial" w:hAnsi="Arial" w:cs="Arial"/>
                <w:b/>
                <w:bCs/>
                <w:sz w:val="24"/>
                <w:szCs w:val="24"/>
              </w:rPr>
            </w:pPr>
            <w:del w:id="263" w:author="Snowberger, Tina" w:date="2026-09-25T20:08:00Z" w16du:dateUtc="2026-09-26T00:08:00Z">
              <w:r>
                <w:rPr>
                  <w:rFonts w:ascii="Arial" w:hAnsi="Arial" w:cs="Arial"/>
                  <w:sz w:val="24"/>
                  <w:szCs w:val="24"/>
                </w:rPr>
                <w:delText>Partners have a good understanding of emerging legislation and guidance and adapt to these accordingly.</w:delText>
              </w:r>
            </w:del>
          </w:p>
        </w:tc>
      </w:tr>
    </w:tbl>
    <w:p w14:paraId="2F59823F" w14:textId="77777777" w:rsidR="0037671A" w:rsidRPr="00D17FE9" w:rsidRDefault="0037671A" w:rsidP="00D17FE9">
      <w:pPr>
        <w:rPr>
          <w:del w:id="264" w:author="Snowberger, Tina" w:date="2026-09-25T20:08:00Z" w16du:dateUtc="2026-09-26T00:08:00Z"/>
          <w:rFonts w:ascii="Arial" w:hAnsi="Arial" w:cs="Arial"/>
          <w:b/>
          <w:bCs/>
          <w:sz w:val="24"/>
          <w:szCs w:val="24"/>
        </w:rPr>
      </w:pPr>
    </w:p>
    <w:tbl>
      <w:tblPr>
        <w:tblStyle w:val="TableGrid"/>
        <w:tblW w:w="0" w:type="auto"/>
        <w:tblLook w:val="04A0" w:firstRow="1" w:lastRow="0" w:firstColumn="1" w:lastColumn="0" w:noHBand="0" w:noVBand="1"/>
      </w:tblPr>
      <w:tblGrid>
        <w:gridCol w:w="2935"/>
        <w:gridCol w:w="2935"/>
        <w:gridCol w:w="2935"/>
      </w:tblGrid>
      <w:tr w:rsidR="00D17FE9" w14:paraId="7BCD6B13" w14:textId="77777777">
        <w:trPr>
          <w:trHeight w:val="752"/>
          <w:del w:id="265" w:author="Snowberger, Tina" w:date="2026-09-25T20:08:00Z" w16du:dateUtc="2026-09-26T00:08:00Z"/>
        </w:trPr>
        <w:tc>
          <w:tcPr>
            <w:tcW w:w="2935" w:type="dxa"/>
          </w:tcPr>
          <w:p w14:paraId="5DB408BE" w14:textId="77777777" w:rsidR="00D17FE9" w:rsidRPr="00623B67" w:rsidRDefault="00D17FE9">
            <w:pPr>
              <w:rPr>
                <w:del w:id="266" w:author="Snowberger, Tina" w:date="2026-09-25T20:08:00Z" w16du:dateUtc="2026-09-26T00:08:00Z"/>
                <w:rFonts w:ascii="Arial" w:hAnsi="Arial" w:cs="Arial"/>
                <w:b/>
                <w:bCs/>
                <w:color w:val="7030A0"/>
                <w:sz w:val="24"/>
                <w:szCs w:val="24"/>
              </w:rPr>
            </w:pPr>
            <w:del w:id="267" w:author="Snowberger, Tina" w:date="2026-09-25T20:08:00Z" w16du:dateUtc="2026-09-26T00:08:00Z">
              <w:r w:rsidRPr="00623B67">
                <w:rPr>
                  <w:rFonts w:ascii="Arial" w:hAnsi="Arial" w:cs="Arial"/>
                  <w:b/>
                  <w:bCs/>
                  <w:color w:val="7030A0"/>
                  <w:sz w:val="24"/>
                  <w:szCs w:val="24"/>
                </w:rPr>
                <w:delText>Action</w:delText>
              </w:r>
            </w:del>
          </w:p>
        </w:tc>
        <w:tc>
          <w:tcPr>
            <w:tcW w:w="2935" w:type="dxa"/>
          </w:tcPr>
          <w:p w14:paraId="5EC036F7" w14:textId="77777777" w:rsidR="00D17FE9" w:rsidRPr="00623B67" w:rsidRDefault="00D17FE9">
            <w:pPr>
              <w:rPr>
                <w:del w:id="268" w:author="Snowberger, Tina" w:date="2026-09-25T20:08:00Z" w16du:dateUtc="2026-09-26T00:08:00Z"/>
                <w:rFonts w:ascii="Arial" w:hAnsi="Arial" w:cs="Arial"/>
                <w:b/>
                <w:bCs/>
                <w:color w:val="7030A0"/>
                <w:sz w:val="24"/>
                <w:szCs w:val="24"/>
              </w:rPr>
            </w:pPr>
            <w:del w:id="269" w:author="Snowberger, Tina" w:date="2026-09-25T20:08:00Z" w16du:dateUtc="2026-09-26T00:08:00Z">
              <w:r w:rsidRPr="00623B67">
                <w:rPr>
                  <w:rFonts w:ascii="Arial" w:hAnsi="Arial" w:cs="Arial"/>
                  <w:b/>
                  <w:bCs/>
                  <w:color w:val="7030A0"/>
                  <w:sz w:val="24"/>
                  <w:szCs w:val="24"/>
                </w:rPr>
                <w:delText>Responsibility</w:delText>
              </w:r>
            </w:del>
          </w:p>
        </w:tc>
        <w:tc>
          <w:tcPr>
            <w:tcW w:w="2935" w:type="dxa"/>
          </w:tcPr>
          <w:p w14:paraId="0F0988AF" w14:textId="77777777" w:rsidR="00D17FE9" w:rsidRPr="00623B67" w:rsidRDefault="00D17FE9">
            <w:pPr>
              <w:rPr>
                <w:del w:id="270" w:author="Snowberger, Tina" w:date="2026-09-25T20:08:00Z" w16du:dateUtc="2026-09-26T00:08:00Z"/>
                <w:rFonts w:ascii="Arial" w:hAnsi="Arial" w:cs="Arial"/>
                <w:b/>
                <w:bCs/>
                <w:color w:val="7030A0"/>
                <w:sz w:val="24"/>
                <w:szCs w:val="24"/>
              </w:rPr>
            </w:pPr>
            <w:del w:id="271" w:author="Snowberger, Tina" w:date="2026-09-25T20:08:00Z" w16du:dateUtc="2026-09-26T00:08:00Z">
              <w:r w:rsidRPr="00623B67">
                <w:rPr>
                  <w:rFonts w:ascii="Arial" w:hAnsi="Arial" w:cs="Arial"/>
                  <w:b/>
                  <w:bCs/>
                  <w:color w:val="7030A0"/>
                  <w:sz w:val="24"/>
                  <w:szCs w:val="24"/>
                </w:rPr>
                <w:delText>Timescale</w:delText>
              </w:r>
            </w:del>
          </w:p>
        </w:tc>
      </w:tr>
      <w:tr w:rsidR="00D31E5F" w14:paraId="6DD633BF" w14:textId="77777777" w:rsidTr="00D31E5F">
        <w:trPr>
          <w:trHeight w:val="752"/>
          <w:del w:id="272" w:author="Snowberger, Tina" w:date="2026-09-25T20:08:00Z" w16du:dateUtc="2026-09-26T00:08:00Z"/>
        </w:trPr>
        <w:tc>
          <w:tcPr>
            <w:tcW w:w="2935" w:type="dxa"/>
            <w:shd w:val="clear" w:color="auto" w:fill="FFFFFF" w:themeFill="background1"/>
          </w:tcPr>
          <w:p w14:paraId="2A53CB2F" w14:textId="52A4B8CF" w:rsidR="00D31E5F" w:rsidRDefault="00147800">
            <w:pPr>
              <w:rPr>
                <w:del w:id="273" w:author="Snowberger, Tina" w:date="2026-09-25T20:08:00Z" w16du:dateUtc="2026-09-26T00:08:00Z"/>
                <w:rFonts w:ascii="Arial" w:hAnsi="Arial" w:cs="Arial"/>
                <w:sz w:val="24"/>
                <w:szCs w:val="24"/>
              </w:rPr>
            </w:pPr>
            <w:del w:id="274" w:author="Snowberger, Tina" w:date="2026-09-25T20:08:00Z" w16du:dateUtc="2026-09-26T00:08:00Z">
              <w:r>
                <w:rPr>
                  <w:rFonts w:ascii="Arial" w:hAnsi="Arial" w:cs="Arial"/>
                  <w:sz w:val="24"/>
                  <w:szCs w:val="24"/>
                </w:rPr>
                <w:delText>The Safeguarding Adult Board to undertake an audit of it’s statutory duties under the Care Act 2014.</w:delText>
              </w:r>
            </w:del>
          </w:p>
        </w:tc>
        <w:tc>
          <w:tcPr>
            <w:tcW w:w="2935" w:type="dxa"/>
            <w:shd w:val="clear" w:color="auto" w:fill="FFFFFF" w:themeFill="background1"/>
          </w:tcPr>
          <w:p w14:paraId="6BA698E5" w14:textId="4CDAB8B5" w:rsidR="00D31E5F" w:rsidRDefault="00147800">
            <w:pPr>
              <w:rPr>
                <w:del w:id="275" w:author="Snowberger, Tina" w:date="2026-09-25T20:08:00Z" w16du:dateUtc="2026-09-26T00:08:00Z"/>
                <w:rFonts w:ascii="Arial" w:hAnsi="Arial" w:cs="Arial"/>
                <w:sz w:val="24"/>
                <w:szCs w:val="24"/>
              </w:rPr>
            </w:pPr>
            <w:del w:id="276" w:author="Snowberger, Tina" w:date="2026-09-25T20:08:00Z" w16du:dateUtc="2026-09-26T00:08:00Z">
              <w:r>
                <w:rPr>
                  <w:rFonts w:ascii="Arial" w:hAnsi="Arial" w:cs="Arial"/>
                  <w:sz w:val="24"/>
                  <w:szCs w:val="24"/>
                </w:rPr>
                <w:delText>Chair of Quality, Audit and Performance</w:delText>
              </w:r>
            </w:del>
          </w:p>
        </w:tc>
        <w:tc>
          <w:tcPr>
            <w:tcW w:w="2935" w:type="dxa"/>
            <w:shd w:val="clear" w:color="auto" w:fill="FFFFFF" w:themeFill="background1"/>
          </w:tcPr>
          <w:p w14:paraId="71448CB0" w14:textId="0FE9CB5B" w:rsidR="00D31E5F" w:rsidRDefault="00147800">
            <w:pPr>
              <w:rPr>
                <w:del w:id="277" w:author="Snowberger, Tina" w:date="2026-09-25T20:08:00Z" w16du:dateUtc="2026-09-26T00:08:00Z"/>
                <w:rFonts w:ascii="Arial" w:hAnsi="Arial" w:cs="Arial"/>
                <w:sz w:val="24"/>
                <w:szCs w:val="24"/>
              </w:rPr>
            </w:pPr>
            <w:del w:id="278" w:author="Snowberger, Tina" w:date="2026-09-25T20:08:00Z" w16du:dateUtc="2026-09-26T00:08:00Z">
              <w:r>
                <w:rPr>
                  <w:rFonts w:ascii="Arial" w:hAnsi="Arial" w:cs="Arial"/>
                  <w:sz w:val="24"/>
                  <w:szCs w:val="24"/>
                </w:rPr>
                <w:delText>July 2023</w:delText>
              </w:r>
            </w:del>
          </w:p>
        </w:tc>
      </w:tr>
      <w:tr w:rsidR="00D17FE9" w14:paraId="4D064FF2" w14:textId="77777777" w:rsidTr="00623B67">
        <w:trPr>
          <w:trHeight w:val="752"/>
          <w:del w:id="279" w:author="Snowberger, Tina" w:date="2026-09-25T20:08:00Z" w16du:dateUtc="2026-09-26T00:08:00Z"/>
        </w:trPr>
        <w:tc>
          <w:tcPr>
            <w:tcW w:w="2935" w:type="dxa"/>
            <w:shd w:val="clear" w:color="auto" w:fill="CCCCFF"/>
          </w:tcPr>
          <w:p w14:paraId="1291BF60" w14:textId="06E5FA3B" w:rsidR="00D17FE9" w:rsidRDefault="005A0416">
            <w:pPr>
              <w:rPr>
                <w:del w:id="280" w:author="Snowberger, Tina" w:date="2026-09-25T20:08:00Z" w16du:dateUtc="2026-09-26T00:08:00Z"/>
                <w:rFonts w:ascii="Arial" w:hAnsi="Arial" w:cs="Arial"/>
                <w:sz w:val="24"/>
                <w:szCs w:val="24"/>
              </w:rPr>
            </w:pPr>
            <w:del w:id="281" w:author="Snowberger, Tina" w:date="2026-09-25T20:08:00Z" w16du:dateUtc="2026-09-26T00:08:00Z">
              <w:r>
                <w:rPr>
                  <w:rFonts w:ascii="Arial" w:hAnsi="Arial" w:cs="Arial"/>
                  <w:sz w:val="24"/>
                  <w:szCs w:val="24"/>
                </w:rPr>
                <w:delText>To ensure that the changes and the impact on safeguarding as a result of ICB’s, ICP’s and ICS are understood across the partnership</w:delText>
              </w:r>
            </w:del>
          </w:p>
        </w:tc>
        <w:tc>
          <w:tcPr>
            <w:tcW w:w="2935" w:type="dxa"/>
            <w:shd w:val="clear" w:color="auto" w:fill="CCCCFF"/>
          </w:tcPr>
          <w:p w14:paraId="7C6788EF" w14:textId="0EA8AE9C" w:rsidR="00D17FE9" w:rsidRDefault="005A0416">
            <w:pPr>
              <w:rPr>
                <w:del w:id="282" w:author="Snowberger, Tina" w:date="2026-09-25T20:08:00Z" w16du:dateUtc="2026-09-26T00:08:00Z"/>
                <w:rFonts w:ascii="Arial" w:hAnsi="Arial" w:cs="Arial"/>
                <w:sz w:val="24"/>
                <w:szCs w:val="24"/>
              </w:rPr>
            </w:pPr>
            <w:del w:id="283" w:author="Snowberger, Tina" w:date="2026-09-25T20:08:00Z" w16du:dateUtc="2026-09-26T00:08:00Z">
              <w:r>
                <w:rPr>
                  <w:rFonts w:ascii="Arial" w:hAnsi="Arial" w:cs="Arial"/>
                  <w:sz w:val="24"/>
                  <w:szCs w:val="24"/>
                </w:rPr>
                <w:delText>Head of Safeguarding ICB</w:delText>
              </w:r>
            </w:del>
          </w:p>
        </w:tc>
        <w:tc>
          <w:tcPr>
            <w:tcW w:w="2935" w:type="dxa"/>
            <w:shd w:val="clear" w:color="auto" w:fill="CCCCFF"/>
          </w:tcPr>
          <w:p w14:paraId="2AFD2878" w14:textId="45C62877" w:rsidR="00D17FE9" w:rsidRDefault="00147800">
            <w:pPr>
              <w:rPr>
                <w:del w:id="284" w:author="Snowberger, Tina" w:date="2026-09-25T20:08:00Z" w16du:dateUtc="2026-09-26T00:08:00Z"/>
                <w:rFonts w:ascii="Arial" w:hAnsi="Arial" w:cs="Arial"/>
                <w:sz w:val="24"/>
                <w:szCs w:val="24"/>
              </w:rPr>
            </w:pPr>
            <w:del w:id="285" w:author="Snowberger, Tina" w:date="2026-09-25T20:08:00Z" w16du:dateUtc="2026-09-26T00:08:00Z">
              <w:r>
                <w:rPr>
                  <w:rFonts w:ascii="Arial" w:hAnsi="Arial" w:cs="Arial"/>
                  <w:sz w:val="24"/>
                  <w:szCs w:val="24"/>
                </w:rPr>
                <w:delText>September 2023</w:delText>
              </w:r>
            </w:del>
          </w:p>
        </w:tc>
      </w:tr>
      <w:tr w:rsidR="00D17FE9" w14:paraId="3666D0E7" w14:textId="77777777">
        <w:trPr>
          <w:trHeight w:val="752"/>
          <w:del w:id="286" w:author="Snowberger, Tina" w:date="2026-09-25T20:08:00Z" w16du:dateUtc="2026-09-26T00:08:00Z"/>
        </w:trPr>
        <w:tc>
          <w:tcPr>
            <w:tcW w:w="2935" w:type="dxa"/>
          </w:tcPr>
          <w:p w14:paraId="0635D447" w14:textId="6E4C23BA" w:rsidR="00D17FE9" w:rsidRDefault="005A0416">
            <w:pPr>
              <w:rPr>
                <w:del w:id="287" w:author="Snowberger, Tina" w:date="2026-09-25T20:08:00Z" w16du:dateUtc="2026-09-26T00:08:00Z"/>
                <w:rFonts w:ascii="Arial" w:hAnsi="Arial" w:cs="Arial"/>
                <w:sz w:val="24"/>
                <w:szCs w:val="24"/>
              </w:rPr>
            </w:pPr>
            <w:del w:id="288" w:author="Snowberger, Tina" w:date="2026-09-25T20:08:00Z" w16du:dateUtc="2026-09-26T00:08:00Z">
              <w:r>
                <w:rPr>
                  <w:rFonts w:ascii="Arial" w:hAnsi="Arial" w:cs="Arial"/>
                  <w:sz w:val="24"/>
                  <w:szCs w:val="24"/>
                </w:rPr>
                <w:delText>To understand the structure of WMP and the implications for Safeguarding as a result of organisational changes</w:delText>
              </w:r>
            </w:del>
          </w:p>
        </w:tc>
        <w:tc>
          <w:tcPr>
            <w:tcW w:w="2935" w:type="dxa"/>
          </w:tcPr>
          <w:p w14:paraId="5A1D67B5" w14:textId="301D939E" w:rsidR="00D17FE9" w:rsidRDefault="005A0416">
            <w:pPr>
              <w:rPr>
                <w:del w:id="289" w:author="Snowberger, Tina" w:date="2026-09-25T20:08:00Z" w16du:dateUtc="2026-09-26T00:08:00Z"/>
                <w:rFonts w:ascii="Arial" w:hAnsi="Arial" w:cs="Arial"/>
                <w:sz w:val="24"/>
                <w:szCs w:val="24"/>
              </w:rPr>
            </w:pPr>
            <w:del w:id="290" w:author="Snowberger, Tina" w:date="2026-09-25T20:08:00Z" w16du:dateUtc="2026-09-26T00:08:00Z">
              <w:r>
                <w:rPr>
                  <w:rFonts w:ascii="Arial" w:hAnsi="Arial" w:cs="Arial"/>
                  <w:sz w:val="24"/>
                  <w:szCs w:val="24"/>
                </w:rPr>
                <w:delText xml:space="preserve">Chief Superintendent Coventry Policing </w:delText>
              </w:r>
            </w:del>
          </w:p>
        </w:tc>
        <w:tc>
          <w:tcPr>
            <w:tcW w:w="2935" w:type="dxa"/>
          </w:tcPr>
          <w:p w14:paraId="35206245" w14:textId="3A8FF8AC" w:rsidR="00D17FE9" w:rsidRDefault="00147800">
            <w:pPr>
              <w:rPr>
                <w:del w:id="291" w:author="Snowberger, Tina" w:date="2026-09-25T20:08:00Z" w16du:dateUtc="2026-09-26T00:08:00Z"/>
                <w:rFonts w:ascii="Arial" w:hAnsi="Arial" w:cs="Arial"/>
                <w:sz w:val="24"/>
                <w:szCs w:val="24"/>
              </w:rPr>
            </w:pPr>
            <w:del w:id="292" w:author="Snowberger, Tina" w:date="2026-09-25T20:08:00Z" w16du:dateUtc="2026-09-26T00:08:00Z">
              <w:r>
                <w:rPr>
                  <w:rFonts w:ascii="Arial" w:hAnsi="Arial" w:cs="Arial"/>
                  <w:sz w:val="24"/>
                  <w:szCs w:val="24"/>
                </w:rPr>
                <w:delText>July 2023</w:delText>
              </w:r>
            </w:del>
          </w:p>
        </w:tc>
      </w:tr>
      <w:tr w:rsidR="00D17FE9" w14:paraId="09269BA1" w14:textId="77777777" w:rsidTr="00623B67">
        <w:trPr>
          <w:trHeight w:val="752"/>
          <w:del w:id="293" w:author="Snowberger, Tina" w:date="2026-09-25T20:08:00Z" w16du:dateUtc="2026-09-26T00:08:00Z"/>
        </w:trPr>
        <w:tc>
          <w:tcPr>
            <w:tcW w:w="2935" w:type="dxa"/>
            <w:shd w:val="clear" w:color="auto" w:fill="CCCCFF"/>
          </w:tcPr>
          <w:p w14:paraId="2168ED9C" w14:textId="76142ED2" w:rsidR="00D17FE9" w:rsidRDefault="005A0416">
            <w:pPr>
              <w:rPr>
                <w:del w:id="294" w:author="Snowberger, Tina" w:date="2026-09-25T20:08:00Z" w16du:dateUtc="2026-09-26T00:08:00Z"/>
                <w:rFonts w:ascii="Arial" w:hAnsi="Arial" w:cs="Arial"/>
                <w:sz w:val="24"/>
                <w:szCs w:val="24"/>
              </w:rPr>
            </w:pPr>
            <w:del w:id="295" w:author="Snowberger, Tina" w:date="2026-09-25T20:08:00Z" w16du:dateUtc="2026-09-26T00:08:00Z">
              <w:r>
                <w:rPr>
                  <w:rFonts w:ascii="Arial" w:hAnsi="Arial" w:cs="Arial"/>
                  <w:sz w:val="24"/>
                  <w:szCs w:val="24"/>
                </w:rPr>
                <w:delText xml:space="preserve">The implications for partnership oversight and assurance around the </w:delText>
              </w:r>
              <w:r w:rsidR="00147800">
                <w:rPr>
                  <w:rFonts w:ascii="Arial" w:hAnsi="Arial" w:cs="Arial"/>
                  <w:sz w:val="24"/>
                  <w:szCs w:val="24"/>
                </w:rPr>
                <w:delText xml:space="preserve">ASC </w:delText>
              </w:r>
              <w:r>
                <w:rPr>
                  <w:rFonts w:ascii="Arial" w:hAnsi="Arial" w:cs="Arial"/>
                  <w:sz w:val="24"/>
                  <w:szCs w:val="24"/>
                </w:rPr>
                <w:delText>reform agenda</w:delText>
              </w:r>
              <w:r w:rsidR="00147800">
                <w:rPr>
                  <w:rFonts w:ascii="Arial" w:hAnsi="Arial" w:cs="Arial"/>
                  <w:sz w:val="24"/>
                  <w:szCs w:val="24"/>
                </w:rPr>
                <w:delText>, the implementation of LPS and the CQC framework and CQC oversight of the ICS.</w:delText>
              </w:r>
            </w:del>
          </w:p>
        </w:tc>
        <w:tc>
          <w:tcPr>
            <w:tcW w:w="2935" w:type="dxa"/>
            <w:shd w:val="clear" w:color="auto" w:fill="CCCCFF"/>
          </w:tcPr>
          <w:p w14:paraId="51703C48" w14:textId="131CB5DB" w:rsidR="00D17FE9" w:rsidRDefault="005A0416">
            <w:pPr>
              <w:rPr>
                <w:del w:id="296" w:author="Snowberger, Tina" w:date="2026-09-25T20:08:00Z" w16du:dateUtc="2026-09-26T00:08:00Z"/>
                <w:rFonts w:ascii="Arial" w:hAnsi="Arial" w:cs="Arial"/>
                <w:sz w:val="24"/>
                <w:szCs w:val="24"/>
              </w:rPr>
            </w:pPr>
            <w:del w:id="297" w:author="Snowberger, Tina" w:date="2026-09-25T20:08:00Z" w16du:dateUtc="2026-09-26T00:08:00Z">
              <w:r>
                <w:rPr>
                  <w:rFonts w:ascii="Arial" w:hAnsi="Arial" w:cs="Arial"/>
                  <w:sz w:val="24"/>
                  <w:szCs w:val="24"/>
                </w:rPr>
                <w:delText>Independent Chair</w:delText>
              </w:r>
            </w:del>
          </w:p>
        </w:tc>
        <w:tc>
          <w:tcPr>
            <w:tcW w:w="2935" w:type="dxa"/>
            <w:shd w:val="clear" w:color="auto" w:fill="CCCCFF"/>
          </w:tcPr>
          <w:p w14:paraId="59C5825A" w14:textId="526B6AB3" w:rsidR="00D17FE9" w:rsidRDefault="005A0416">
            <w:pPr>
              <w:rPr>
                <w:del w:id="298" w:author="Snowberger, Tina" w:date="2026-09-25T20:08:00Z" w16du:dateUtc="2026-09-26T00:08:00Z"/>
                <w:rFonts w:ascii="Arial" w:hAnsi="Arial" w:cs="Arial"/>
                <w:sz w:val="24"/>
                <w:szCs w:val="24"/>
              </w:rPr>
            </w:pPr>
            <w:del w:id="299" w:author="Snowberger, Tina" w:date="2026-09-25T20:08:00Z" w16du:dateUtc="2026-09-26T00:08:00Z">
              <w:r>
                <w:rPr>
                  <w:rFonts w:ascii="Arial" w:hAnsi="Arial" w:cs="Arial"/>
                  <w:sz w:val="24"/>
                  <w:szCs w:val="24"/>
                </w:rPr>
                <w:delText xml:space="preserve">March </w:delText>
              </w:r>
              <w:r w:rsidR="00C37177">
                <w:rPr>
                  <w:rFonts w:ascii="Arial" w:hAnsi="Arial" w:cs="Arial"/>
                  <w:sz w:val="24"/>
                  <w:szCs w:val="24"/>
                </w:rPr>
                <w:delText>20</w:delText>
              </w:r>
              <w:r>
                <w:rPr>
                  <w:rFonts w:ascii="Arial" w:hAnsi="Arial" w:cs="Arial"/>
                  <w:sz w:val="24"/>
                  <w:szCs w:val="24"/>
                </w:rPr>
                <w:delText>24</w:delText>
              </w:r>
            </w:del>
          </w:p>
        </w:tc>
      </w:tr>
      <w:tr w:rsidR="00D17FE9" w14:paraId="1F93F029" w14:textId="77777777">
        <w:trPr>
          <w:trHeight w:val="752"/>
          <w:del w:id="300" w:author="Snowberger, Tina" w:date="2026-09-25T20:08:00Z" w16du:dateUtc="2026-09-26T00:08:00Z"/>
        </w:trPr>
        <w:tc>
          <w:tcPr>
            <w:tcW w:w="2935" w:type="dxa"/>
          </w:tcPr>
          <w:p w14:paraId="292D164E" w14:textId="6FD91A9F" w:rsidR="00D17FE9" w:rsidRDefault="005A0416">
            <w:pPr>
              <w:rPr>
                <w:del w:id="301" w:author="Snowberger, Tina" w:date="2026-09-25T20:08:00Z" w16du:dateUtc="2026-09-26T00:08:00Z"/>
                <w:rFonts w:ascii="Arial" w:hAnsi="Arial" w:cs="Arial"/>
                <w:sz w:val="24"/>
                <w:szCs w:val="24"/>
              </w:rPr>
            </w:pPr>
            <w:del w:id="302" w:author="Snowberger, Tina" w:date="2026-09-25T20:08:00Z" w16du:dateUtc="2026-09-26T00:08:00Z">
              <w:r>
                <w:rPr>
                  <w:rFonts w:ascii="Arial" w:hAnsi="Arial" w:cs="Arial"/>
                  <w:sz w:val="24"/>
                  <w:szCs w:val="24"/>
                </w:rPr>
                <w:delText>To produce Position statements to understand strengths and gaps within the safeguarding system</w:delText>
              </w:r>
            </w:del>
          </w:p>
        </w:tc>
        <w:tc>
          <w:tcPr>
            <w:tcW w:w="2935" w:type="dxa"/>
          </w:tcPr>
          <w:p w14:paraId="41BD6542" w14:textId="35540EC4" w:rsidR="00D17FE9" w:rsidRDefault="00C37177">
            <w:pPr>
              <w:rPr>
                <w:del w:id="303" w:author="Snowberger, Tina" w:date="2026-09-25T20:08:00Z" w16du:dateUtc="2026-09-26T00:08:00Z"/>
                <w:rFonts w:ascii="Arial" w:hAnsi="Arial" w:cs="Arial"/>
                <w:sz w:val="24"/>
                <w:szCs w:val="24"/>
              </w:rPr>
            </w:pPr>
            <w:del w:id="304" w:author="Snowberger, Tina" w:date="2026-09-25T20:08:00Z" w16du:dateUtc="2026-09-26T00:08:00Z">
              <w:r>
                <w:rPr>
                  <w:rFonts w:ascii="Arial" w:hAnsi="Arial" w:cs="Arial"/>
                  <w:sz w:val="24"/>
                  <w:szCs w:val="24"/>
                </w:rPr>
                <w:delText>CSAB Board Manager</w:delText>
              </w:r>
            </w:del>
          </w:p>
        </w:tc>
        <w:tc>
          <w:tcPr>
            <w:tcW w:w="2935" w:type="dxa"/>
          </w:tcPr>
          <w:p w14:paraId="19E2744A" w14:textId="70F42CBC" w:rsidR="00D17FE9" w:rsidRDefault="00C37177">
            <w:pPr>
              <w:rPr>
                <w:del w:id="305" w:author="Snowberger, Tina" w:date="2026-09-25T20:08:00Z" w16du:dateUtc="2026-09-26T00:08:00Z"/>
                <w:rFonts w:ascii="Arial" w:hAnsi="Arial" w:cs="Arial"/>
                <w:sz w:val="24"/>
                <w:szCs w:val="24"/>
              </w:rPr>
            </w:pPr>
            <w:del w:id="306" w:author="Snowberger, Tina" w:date="2026-09-25T20:08:00Z" w16du:dateUtc="2026-09-26T00:08:00Z">
              <w:r>
                <w:rPr>
                  <w:rFonts w:ascii="Arial" w:hAnsi="Arial" w:cs="Arial"/>
                  <w:sz w:val="24"/>
                  <w:szCs w:val="24"/>
                </w:rPr>
                <w:delText>Ma</w:delText>
              </w:r>
              <w:r w:rsidR="00147800">
                <w:rPr>
                  <w:rFonts w:ascii="Arial" w:hAnsi="Arial" w:cs="Arial"/>
                  <w:sz w:val="24"/>
                  <w:szCs w:val="24"/>
                </w:rPr>
                <w:delText>y 2023</w:delText>
              </w:r>
            </w:del>
          </w:p>
        </w:tc>
      </w:tr>
      <w:tr w:rsidR="00D17FE9" w14:paraId="25951CAA" w14:textId="77777777" w:rsidTr="00755E2D">
        <w:trPr>
          <w:trHeight w:val="1078"/>
          <w:del w:id="307" w:author="Snowberger, Tina" w:date="2026-09-25T20:08:00Z" w16du:dateUtc="2026-09-26T00:08:00Z"/>
        </w:trPr>
        <w:tc>
          <w:tcPr>
            <w:tcW w:w="2935" w:type="dxa"/>
            <w:shd w:val="clear" w:color="auto" w:fill="CCCCFF"/>
          </w:tcPr>
          <w:p w14:paraId="6BBEB912" w14:textId="0FCE35F5" w:rsidR="00D17FE9" w:rsidRDefault="00C37177">
            <w:pPr>
              <w:rPr>
                <w:del w:id="308" w:author="Snowberger, Tina" w:date="2026-09-25T20:08:00Z" w16du:dateUtc="2026-09-26T00:08:00Z"/>
                <w:rFonts w:ascii="Arial" w:hAnsi="Arial" w:cs="Arial"/>
                <w:sz w:val="24"/>
                <w:szCs w:val="24"/>
              </w:rPr>
            </w:pPr>
            <w:del w:id="309" w:author="Snowberger, Tina" w:date="2026-09-25T20:08:00Z" w16du:dateUtc="2026-09-26T00:08:00Z">
              <w:r>
                <w:rPr>
                  <w:rFonts w:ascii="Arial" w:hAnsi="Arial" w:cs="Arial"/>
                  <w:sz w:val="24"/>
                  <w:szCs w:val="24"/>
                </w:rPr>
                <w:delText>To continue to implement the Comms Strategy to ensure that key learning is shared.</w:delText>
              </w:r>
              <w:r w:rsidR="005A0416">
                <w:rPr>
                  <w:rFonts w:ascii="Arial" w:hAnsi="Arial" w:cs="Arial"/>
                  <w:sz w:val="24"/>
                  <w:szCs w:val="24"/>
                </w:rPr>
                <w:delText xml:space="preserve"> </w:delText>
              </w:r>
            </w:del>
          </w:p>
          <w:p w14:paraId="09710DFE" w14:textId="27E733E6" w:rsidR="005A0416" w:rsidRDefault="005A0416">
            <w:pPr>
              <w:rPr>
                <w:del w:id="310" w:author="Snowberger, Tina" w:date="2026-09-25T20:08:00Z" w16du:dateUtc="2026-09-26T00:08:00Z"/>
                <w:rFonts w:ascii="Arial" w:hAnsi="Arial" w:cs="Arial"/>
                <w:sz w:val="24"/>
                <w:szCs w:val="24"/>
              </w:rPr>
            </w:pPr>
          </w:p>
        </w:tc>
        <w:tc>
          <w:tcPr>
            <w:tcW w:w="2935" w:type="dxa"/>
            <w:shd w:val="clear" w:color="auto" w:fill="CCCCFF"/>
          </w:tcPr>
          <w:p w14:paraId="51328C7C" w14:textId="5DD51F36" w:rsidR="00D17FE9" w:rsidRDefault="00C37177">
            <w:pPr>
              <w:rPr>
                <w:del w:id="311" w:author="Snowberger, Tina" w:date="2026-09-25T20:08:00Z" w16du:dateUtc="2026-09-26T00:08:00Z"/>
                <w:rFonts w:ascii="Arial" w:hAnsi="Arial" w:cs="Arial"/>
                <w:sz w:val="24"/>
                <w:szCs w:val="24"/>
              </w:rPr>
            </w:pPr>
            <w:del w:id="312" w:author="Snowberger, Tina" w:date="2026-09-25T20:08:00Z" w16du:dateUtc="2026-09-26T00:08:00Z">
              <w:r>
                <w:rPr>
                  <w:rFonts w:ascii="Arial" w:hAnsi="Arial" w:cs="Arial"/>
                  <w:sz w:val="24"/>
                  <w:szCs w:val="24"/>
                </w:rPr>
                <w:delText>CSAB Board Manager</w:delText>
              </w:r>
            </w:del>
          </w:p>
        </w:tc>
        <w:tc>
          <w:tcPr>
            <w:tcW w:w="2935" w:type="dxa"/>
            <w:shd w:val="clear" w:color="auto" w:fill="CCCCFF"/>
          </w:tcPr>
          <w:p w14:paraId="1B444844" w14:textId="76B566A1" w:rsidR="00D17FE9" w:rsidRDefault="00C37177">
            <w:pPr>
              <w:rPr>
                <w:del w:id="313" w:author="Snowberger, Tina" w:date="2026-09-25T20:08:00Z" w16du:dateUtc="2026-09-26T00:08:00Z"/>
                <w:rFonts w:ascii="Arial" w:hAnsi="Arial" w:cs="Arial"/>
                <w:sz w:val="24"/>
                <w:szCs w:val="24"/>
              </w:rPr>
            </w:pPr>
            <w:del w:id="314" w:author="Snowberger, Tina" w:date="2026-09-25T20:08:00Z" w16du:dateUtc="2026-09-26T00:08:00Z">
              <w:r>
                <w:rPr>
                  <w:rFonts w:ascii="Arial" w:hAnsi="Arial" w:cs="Arial"/>
                  <w:sz w:val="24"/>
                  <w:szCs w:val="24"/>
                </w:rPr>
                <w:delText>March 2024</w:delText>
              </w:r>
            </w:del>
          </w:p>
        </w:tc>
      </w:tr>
      <w:tr w:rsidR="00755E2D" w14:paraId="33341858" w14:textId="77777777" w:rsidTr="00755E2D">
        <w:trPr>
          <w:trHeight w:val="752"/>
          <w:del w:id="315" w:author="Snowberger, Tina" w:date="2026-09-25T20:08:00Z" w16du:dateUtc="2026-09-26T00:08:00Z"/>
        </w:trPr>
        <w:tc>
          <w:tcPr>
            <w:tcW w:w="2935" w:type="dxa"/>
            <w:shd w:val="clear" w:color="auto" w:fill="FFFFFF" w:themeFill="background1"/>
          </w:tcPr>
          <w:p w14:paraId="43053EA3" w14:textId="1A40DBFB" w:rsidR="00755E2D" w:rsidRPr="00755E2D" w:rsidRDefault="00755E2D">
            <w:pPr>
              <w:rPr>
                <w:del w:id="316" w:author="Snowberger, Tina" w:date="2026-09-25T20:08:00Z" w16du:dateUtc="2026-09-26T00:08:00Z"/>
                <w:rFonts w:ascii="Arial" w:hAnsi="Arial" w:cs="Arial"/>
                <w:sz w:val="24"/>
                <w:szCs w:val="24"/>
              </w:rPr>
            </w:pPr>
            <w:del w:id="317" w:author="Snowberger, Tina" w:date="2026-09-25T20:08:00Z" w16du:dateUtc="2026-09-26T00:08:00Z">
              <w:r w:rsidRPr="00755E2D">
                <w:rPr>
                  <w:rStyle w:val="ui-provider"/>
                  <w:rFonts w:ascii="Arial" w:hAnsi="Arial" w:cs="Arial"/>
                  <w:sz w:val="24"/>
                  <w:szCs w:val="24"/>
                </w:rPr>
                <w:delText>Develop an approach for engaging with service users, their carers or advocates and the wider community on the work of the Board and on its future priorities</w:delText>
              </w:r>
              <w:r>
                <w:rPr>
                  <w:rStyle w:val="ui-provider"/>
                  <w:rFonts w:ascii="Arial" w:hAnsi="Arial" w:cs="Arial"/>
                  <w:sz w:val="24"/>
                  <w:szCs w:val="24"/>
                </w:rPr>
                <w:delText>.</w:delText>
              </w:r>
            </w:del>
          </w:p>
        </w:tc>
        <w:tc>
          <w:tcPr>
            <w:tcW w:w="2935" w:type="dxa"/>
            <w:shd w:val="clear" w:color="auto" w:fill="FFFFFF" w:themeFill="background1"/>
          </w:tcPr>
          <w:p w14:paraId="3B40DC7D" w14:textId="05A64FF6" w:rsidR="00755E2D" w:rsidRDefault="00650C96">
            <w:pPr>
              <w:rPr>
                <w:del w:id="318" w:author="Snowberger, Tina" w:date="2026-09-25T20:08:00Z" w16du:dateUtc="2026-09-26T00:08:00Z"/>
                <w:rFonts w:ascii="Arial" w:hAnsi="Arial" w:cs="Arial"/>
                <w:sz w:val="24"/>
                <w:szCs w:val="24"/>
              </w:rPr>
            </w:pPr>
            <w:del w:id="319" w:author="Snowberger, Tina" w:date="2026-09-25T20:08:00Z" w16du:dateUtc="2026-09-26T00:08:00Z">
              <w:r>
                <w:rPr>
                  <w:rFonts w:ascii="Arial" w:hAnsi="Arial" w:cs="Arial"/>
                  <w:sz w:val="24"/>
                  <w:szCs w:val="24"/>
                </w:rPr>
                <w:delText>CSAB Board Manager</w:delText>
              </w:r>
            </w:del>
          </w:p>
        </w:tc>
        <w:tc>
          <w:tcPr>
            <w:tcW w:w="2935" w:type="dxa"/>
            <w:shd w:val="clear" w:color="auto" w:fill="FFFFFF" w:themeFill="background1"/>
          </w:tcPr>
          <w:p w14:paraId="4257891E" w14:textId="7A7D25D4" w:rsidR="00755E2D" w:rsidRDefault="00650C96">
            <w:pPr>
              <w:rPr>
                <w:del w:id="320" w:author="Snowberger, Tina" w:date="2026-09-25T20:08:00Z" w16du:dateUtc="2026-09-26T00:08:00Z"/>
                <w:rFonts w:ascii="Arial" w:hAnsi="Arial" w:cs="Arial"/>
                <w:sz w:val="24"/>
                <w:szCs w:val="24"/>
              </w:rPr>
            </w:pPr>
            <w:del w:id="321" w:author="Snowberger, Tina" w:date="2026-09-25T20:08:00Z" w16du:dateUtc="2026-09-26T00:08:00Z">
              <w:r>
                <w:rPr>
                  <w:rFonts w:ascii="Arial" w:hAnsi="Arial" w:cs="Arial"/>
                  <w:sz w:val="24"/>
                  <w:szCs w:val="24"/>
                </w:rPr>
                <w:delText>September 2023</w:delText>
              </w:r>
            </w:del>
          </w:p>
        </w:tc>
      </w:tr>
      <w:tr w:rsidR="00650C96" w14:paraId="12966CE4" w14:textId="77777777" w:rsidTr="00755E2D">
        <w:trPr>
          <w:trHeight w:val="752"/>
          <w:del w:id="322" w:author="Snowberger, Tina" w:date="2026-09-25T20:08:00Z" w16du:dateUtc="2026-09-26T00:08:00Z"/>
        </w:trPr>
        <w:tc>
          <w:tcPr>
            <w:tcW w:w="2935" w:type="dxa"/>
            <w:shd w:val="clear" w:color="auto" w:fill="FFFFFF" w:themeFill="background1"/>
          </w:tcPr>
          <w:p w14:paraId="22BD53E1" w14:textId="28D80AB0" w:rsidR="00650C96" w:rsidRPr="00650C96" w:rsidRDefault="00650C96">
            <w:pPr>
              <w:rPr>
                <w:del w:id="323" w:author="Snowberger, Tina" w:date="2026-09-25T20:08:00Z" w16du:dateUtc="2026-09-26T00:08:00Z"/>
                <w:rStyle w:val="ui-provider"/>
                <w:rFonts w:ascii="Arial" w:hAnsi="Arial" w:cs="Arial"/>
                <w:sz w:val="24"/>
                <w:szCs w:val="24"/>
              </w:rPr>
            </w:pPr>
            <w:del w:id="324" w:author="Snowberger, Tina" w:date="2026-09-25T20:08:00Z" w16du:dateUtc="2026-09-26T00:08:00Z">
              <w:r w:rsidRPr="00650C96">
                <w:rPr>
                  <w:rStyle w:val="ui-provider"/>
                  <w:rFonts w:ascii="Arial" w:hAnsi="Arial" w:cs="Arial"/>
                  <w:sz w:val="24"/>
                  <w:szCs w:val="24"/>
                </w:rPr>
                <w:delText>To develop and approach to share the learning from regional and National SAR’s across the partnership.</w:delText>
              </w:r>
            </w:del>
          </w:p>
        </w:tc>
        <w:tc>
          <w:tcPr>
            <w:tcW w:w="2935" w:type="dxa"/>
            <w:shd w:val="clear" w:color="auto" w:fill="FFFFFF" w:themeFill="background1"/>
          </w:tcPr>
          <w:p w14:paraId="5447992E" w14:textId="54292D0C" w:rsidR="00650C96" w:rsidRDefault="00650C96">
            <w:pPr>
              <w:rPr>
                <w:del w:id="325" w:author="Snowberger, Tina" w:date="2026-09-25T20:08:00Z" w16du:dateUtc="2026-09-26T00:08:00Z"/>
                <w:rFonts w:ascii="Arial" w:hAnsi="Arial" w:cs="Arial"/>
                <w:sz w:val="24"/>
                <w:szCs w:val="24"/>
              </w:rPr>
            </w:pPr>
            <w:del w:id="326" w:author="Snowberger, Tina" w:date="2026-09-25T20:08:00Z" w16du:dateUtc="2026-09-26T00:08:00Z">
              <w:r>
                <w:rPr>
                  <w:rFonts w:ascii="Arial" w:hAnsi="Arial" w:cs="Arial"/>
                  <w:sz w:val="24"/>
                  <w:szCs w:val="24"/>
                </w:rPr>
                <w:delText>Chair of SAR sub-</w:delText>
              </w:r>
              <w:r w:rsidR="00296352">
                <w:rPr>
                  <w:rFonts w:ascii="Arial" w:hAnsi="Arial" w:cs="Arial"/>
                  <w:sz w:val="24"/>
                  <w:szCs w:val="24"/>
                </w:rPr>
                <w:delText xml:space="preserve">                </w:delText>
              </w:r>
              <w:r>
                <w:rPr>
                  <w:rFonts w:ascii="Arial" w:hAnsi="Arial" w:cs="Arial"/>
                  <w:sz w:val="24"/>
                  <w:szCs w:val="24"/>
                </w:rPr>
                <w:delText>group</w:delText>
              </w:r>
            </w:del>
          </w:p>
        </w:tc>
        <w:tc>
          <w:tcPr>
            <w:tcW w:w="2935" w:type="dxa"/>
            <w:shd w:val="clear" w:color="auto" w:fill="FFFFFF" w:themeFill="background1"/>
          </w:tcPr>
          <w:p w14:paraId="59CC6DA0" w14:textId="0B2C9D22" w:rsidR="00650C96" w:rsidRDefault="00650C96">
            <w:pPr>
              <w:rPr>
                <w:del w:id="327" w:author="Snowberger, Tina" w:date="2026-09-25T20:08:00Z" w16du:dateUtc="2026-09-26T00:08:00Z"/>
                <w:rFonts w:ascii="Arial" w:hAnsi="Arial" w:cs="Arial"/>
                <w:sz w:val="24"/>
                <w:szCs w:val="24"/>
              </w:rPr>
            </w:pPr>
            <w:del w:id="328" w:author="Snowberger, Tina" w:date="2026-09-25T20:08:00Z" w16du:dateUtc="2026-09-26T00:08:00Z">
              <w:r>
                <w:rPr>
                  <w:rFonts w:ascii="Arial" w:hAnsi="Arial" w:cs="Arial"/>
                  <w:sz w:val="24"/>
                  <w:szCs w:val="24"/>
                </w:rPr>
                <w:delText>December 2023</w:delText>
              </w:r>
            </w:del>
          </w:p>
        </w:tc>
      </w:tr>
    </w:tbl>
    <w:p w14:paraId="22AE12F0" w14:textId="77777777" w:rsidR="00D17FE9" w:rsidRDefault="00D17FE9" w:rsidP="00D17FE9">
      <w:pPr>
        <w:rPr>
          <w:del w:id="329" w:author="Snowberger, Tina" w:date="2026-09-25T20:08:00Z" w16du:dateUtc="2026-09-26T00:08:00Z"/>
          <w:rFonts w:ascii="Arial" w:hAnsi="Arial" w:cs="Arial"/>
          <w:b/>
          <w:bCs/>
          <w:sz w:val="24"/>
          <w:szCs w:val="24"/>
        </w:rPr>
      </w:pPr>
      <w:del w:id="330" w:author="Snowberger, Tina" w:date="2026-09-25T20:08:00Z" w16du:dateUtc="2026-09-26T00:08:00Z">
        <w:r w:rsidRPr="00D17FE9">
          <w:rPr>
            <w:rFonts w:ascii="Arial" w:hAnsi="Arial" w:cs="Arial"/>
            <w:b/>
            <w:bCs/>
            <w:sz w:val="24"/>
            <w:szCs w:val="24"/>
          </w:rPr>
          <w:delText xml:space="preserve">                  </w:delText>
        </w:r>
      </w:del>
    </w:p>
    <w:p w14:paraId="09BDC054" w14:textId="4F881814" w:rsidR="00623B67" w:rsidRDefault="00623B67" w:rsidP="00D17FE9">
      <w:pPr>
        <w:rPr>
          <w:del w:id="331" w:author="Snowberger, Tina" w:date="2026-09-25T20:08:00Z" w16du:dateUtc="2026-09-26T00:08:00Z"/>
          <w:rFonts w:ascii="Arial" w:hAnsi="Arial" w:cs="Arial"/>
          <w:b/>
          <w:bCs/>
          <w:sz w:val="24"/>
          <w:szCs w:val="24"/>
        </w:rPr>
      </w:pPr>
    </w:p>
    <w:tbl>
      <w:tblPr>
        <w:tblStyle w:val="TableGrid"/>
        <w:tblW w:w="0" w:type="auto"/>
        <w:tblLook w:val="04A0" w:firstRow="1" w:lastRow="0" w:firstColumn="1" w:lastColumn="0" w:noHBand="0" w:noVBand="1"/>
      </w:tblPr>
      <w:tblGrid>
        <w:gridCol w:w="1310"/>
        <w:gridCol w:w="7745"/>
      </w:tblGrid>
      <w:tr w:rsidR="00623B67" w14:paraId="546B2714" w14:textId="77777777">
        <w:trPr>
          <w:del w:id="332" w:author="Snowberger, Tina" w:date="2026-09-25T20:08:00Z" w16du:dateUtc="2026-09-26T00:08:00Z"/>
        </w:trPr>
        <w:tc>
          <w:tcPr>
            <w:tcW w:w="9016" w:type="dxa"/>
            <w:gridSpan w:val="2"/>
          </w:tcPr>
          <w:p w14:paraId="39E65582" w14:textId="1179951F" w:rsidR="00623B67" w:rsidRPr="0037671A" w:rsidRDefault="00147800" w:rsidP="00D17FE9">
            <w:pPr>
              <w:rPr>
                <w:del w:id="333" w:author="Snowberger, Tina" w:date="2026-09-25T20:08:00Z" w16du:dateUtc="2026-09-26T00:08:00Z"/>
                <w:rFonts w:ascii="Arial" w:hAnsi="Arial" w:cs="Arial"/>
                <w:b/>
                <w:bCs/>
                <w:color w:val="7030A0"/>
                <w:sz w:val="24"/>
                <w:szCs w:val="24"/>
              </w:rPr>
            </w:pPr>
            <w:del w:id="334" w:author="Snowberger, Tina" w:date="2026-09-25T20:08:00Z" w16du:dateUtc="2026-09-26T00:08:00Z">
              <w:r>
                <w:rPr>
                  <w:rFonts w:ascii="Arial" w:hAnsi="Arial" w:cs="Arial"/>
                  <w:b/>
                  <w:bCs/>
                  <w:color w:val="7030A0"/>
                  <w:sz w:val="24"/>
                  <w:szCs w:val="24"/>
                </w:rPr>
                <w:delText>To have an understanding of and response to critical, emerging adult safeguarding issues and practices</w:delText>
              </w:r>
            </w:del>
          </w:p>
        </w:tc>
      </w:tr>
      <w:tr w:rsidR="00623B67" w14:paraId="06E6E962" w14:textId="77777777" w:rsidTr="009B5C50">
        <w:trPr>
          <w:del w:id="335" w:author="Snowberger, Tina" w:date="2026-09-25T20:08:00Z" w16du:dateUtc="2026-09-26T00:08:00Z"/>
        </w:trPr>
        <w:tc>
          <w:tcPr>
            <w:tcW w:w="1271" w:type="dxa"/>
            <w:shd w:val="clear" w:color="auto" w:fill="CCCCFF"/>
          </w:tcPr>
          <w:p w14:paraId="2DC715B7" w14:textId="30342864" w:rsidR="00623B67" w:rsidRPr="009B5C50" w:rsidRDefault="009B5C50" w:rsidP="00D17FE9">
            <w:pPr>
              <w:rPr>
                <w:del w:id="336" w:author="Snowberger, Tina" w:date="2026-09-25T20:08:00Z" w16du:dateUtc="2026-09-26T00:08:00Z"/>
                <w:rFonts w:ascii="Arial" w:hAnsi="Arial" w:cs="Arial"/>
                <w:sz w:val="24"/>
                <w:szCs w:val="24"/>
              </w:rPr>
            </w:pPr>
            <w:del w:id="337" w:author="Snowberger, Tina" w:date="2026-09-25T20:08:00Z" w16du:dateUtc="2026-09-26T00:08:00Z">
              <w:r w:rsidRPr="009B5C50">
                <w:rPr>
                  <w:rFonts w:ascii="Arial" w:hAnsi="Arial" w:cs="Arial"/>
                  <w:sz w:val="24"/>
                  <w:szCs w:val="24"/>
                </w:rPr>
                <w:delText>Why?</w:delText>
              </w:r>
            </w:del>
          </w:p>
        </w:tc>
        <w:tc>
          <w:tcPr>
            <w:tcW w:w="7745" w:type="dxa"/>
            <w:shd w:val="clear" w:color="auto" w:fill="CCCCFF"/>
          </w:tcPr>
          <w:p w14:paraId="4998D317" w14:textId="3BAC4391" w:rsidR="00623B67" w:rsidRPr="009B5C50" w:rsidRDefault="009B5C50" w:rsidP="00D17FE9">
            <w:pPr>
              <w:rPr>
                <w:del w:id="338" w:author="Snowberger, Tina" w:date="2026-09-25T20:08:00Z" w16du:dateUtc="2026-09-26T00:08:00Z"/>
                <w:rFonts w:ascii="Arial" w:hAnsi="Arial" w:cs="Arial"/>
                <w:sz w:val="24"/>
                <w:szCs w:val="24"/>
              </w:rPr>
            </w:pPr>
            <w:del w:id="339" w:author="Snowberger, Tina" w:date="2026-09-25T20:08:00Z" w16du:dateUtc="2026-09-26T00:08:00Z">
              <w:r w:rsidRPr="009B5C50">
                <w:rPr>
                  <w:rFonts w:ascii="Arial" w:hAnsi="Arial" w:cs="Arial"/>
                  <w:sz w:val="24"/>
                  <w:szCs w:val="24"/>
                </w:rPr>
                <w:delText>To ensure that the CSAB identifies emerging issues at the earliest opportunity.</w:delText>
              </w:r>
            </w:del>
          </w:p>
        </w:tc>
      </w:tr>
      <w:tr w:rsidR="00623B67" w14:paraId="00D80105" w14:textId="77777777" w:rsidTr="009B5C50">
        <w:trPr>
          <w:del w:id="340" w:author="Snowberger, Tina" w:date="2026-09-25T20:08:00Z" w16du:dateUtc="2026-09-26T00:08:00Z"/>
        </w:trPr>
        <w:tc>
          <w:tcPr>
            <w:tcW w:w="1271" w:type="dxa"/>
          </w:tcPr>
          <w:p w14:paraId="639407C7" w14:textId="5E2B0DF5" w:rsidR="00623B67" w:rsidRPr="009B5C50" w:rsidRDefault="009B5C50" w:rsidP="00D17FE9">
            <w:pPr>
              <w:rPr>
                <w:del w:id="341" w:author="Snowberger, Tina" w:date="2026-09-25T20:08:00Z" w16du:dateUtc="2026-09-26T00:08:00Z"/>
                <w:rFonts w:ascii="Arial" w:hAnsi="Arial" w:cs="Arial"/>
                <w:sz w:val="24"/>
                <w:szCs w:val="24"/>
              </w:rPr>
            </w:pPr>
            <w:del w:id="342" w:author="Snowberger, Tina" w:date="2026-09-25T20:08:00Z" w16du:dateUtc="2026-09-26T00:08:00Z">
              <w:r w:rsidRPr="009B5C50">
                <w:rPr>
                  <w:rFonts w:ascii="Arial" w:hAnsi="Arial" w:cs="Arial"/>
                  <w:sz w:val="24"/>
                  <w:szCs w:val="24"/>
                </w:rPr>
                <w:delText>Measures of success</w:delText>
              </w:r>
            </w:del>
          </w:p>
        </w:tc>
        <w:tc>
          <w:tcPr>
            <w:tcW w:w="7745" w:type="dxa"/>
          </w:tcPr>
          <w:p w14:paraId="2A64842C" w14:textId="77777777" w:rsidR="009B5C50" w:rsidRPr="009B5C50" w:rsidRDefault="009B5C50" w:rsidP="009B5C50">
            <w:pPr>
              <w:pStyle w:val="ListParagraph"/>
              <w:numPr>
                <w:ilvl w:val="0"/>
                <w:numId w:val="6"/>
              </w:numPr>
              <w:rPr>
                <w:del w:id="343" w:author="Snowberger, Tina" w:date="2026-09-25T20:08:00Z" w16du:dateUtc="2026-09-26T00:08:00Z"/>
                <w:rFonts w:ascii="Arial" w:hAnsi="Arial" w:cs="Arial"/>
                <w:sz w:val="24"/>
                <w:szCs w:val="24"/>
              </w:rPr>
            </w:pPr>
            <w:del w:id="344" w:author="Snowberger, Tina" w:date="2026-09-25T20:08:00Z" w16du:dateUtc="2026-09-26T00:08:00Z">
              <w:r w:rsidRPr="009B5C50">
                <w:rPr>
                  <w:rFonts w:ascii="Arial" w:hAnsi="Arial" w:cs="Arial"/>
                  <w:sz w:val="24"/>
                  <w:szCs w:val="24"/>
                </w:rPr>
                <w:delText>Audit work evidences that safeguarding issues are identified at the earliest opportunity.</w:delText>
              </w:r>
            </w:del>
          </w:p>
          <w:p w14:paraId="40FB3974" w14:textId="04D85343" w:rsidR="009B5C50" w:rsidRPr="009B5C50" w:rsidRDefault="009B5C50" w:rsidP="009B5C50">
            <w:pPr>
              <w:pStyle w:val="ListParagraph"/>
              <w:numPr>
                <w:ilvl w:val="0"/>
                <w:numId w:val="6"/>
              </w:numPr>
              <w:rPr>
                <w:del w:id="345" w:author="Snowberger, Tina" w:date="2026-09-25T20:08:00Z" w16du:dateUtc="2026-09-26T00:08:00Z"/>
                <w:rFonts w:ascii="Arial" w:hAnsi="Arial" w:cs="Arial"/>
                <w:sz w:val="24"/>
                <w:szCs w:val="24"/>
              </w:rPr>
            </w:pPr>
            <w:del w:id="346" w:author="Snowberger, Tina" w:date="2026-09-25T20:08:00Z" w16du:dateUtc="2026-09-26T00:08:00Z">
              <w:r w:rsidRPr="009B5C50">
                <w:rPr>
                  <w:rFonts w:ascii="Arial" w:hAnsi="Arial" w:cs="Arial"/>
                  <w:sz w:val="24"/>
                  <w:szCs w:val="24"/>
                </w:rPr>
                <w:delText>The number of attendees at Learning events in relation to emerging issues.</w:delText>
              </w:r>
            </w:del>
          </w:p>
        </w:tc>
      </w:tr>
      <w:tr w:rsidR="00623B67" w:rsidRPr="009B5C50" w14:paraId="33551F82" w14:textId="77777777" w:rsidTr="009B5C50">
        <w:trPr>
          <w:del w:id="347" w:author="Snowberger, Tina" w:date="2026-09-25T20:08:00Z" w16du:dateUtc="2026-09-26T00:08:00Z"/>
        </w:trPr>
        <w:tc>
          <w:tcPr>
            <w:tcW w:w="1271" w:type="dxa"/>
          </w:tcPr>
          <w:p w14:paraId="79ABC32D" w14:textId="0F8ABB4E" w:rsidR="00623B67" w:rsidRPr="009B5C50" w:rsidRDefault="009B5C50" w:rsidP="009B5C50">
            <w:pPr>
              <w:shd w:val="clear" w:color="auto" w:fill="CCCCFF"/>
              <w:rPr>
                <w:del w:id="348" w:author="Snowberger, Tina" w:date="2026-09-25T20:08:00Z" w16du:dateUtc="2026-09-26T00:08:00Z"/>
                <w:rFonts w:ascii="Arial" w:hAnsi="Arial" w:cs="Arial"/>
                <w:sz w:val="24"/>
                <w:szCs w:val="24"/>
              </w:rPr>
            </w:pPr>
            <w:del w:id="349" w:author="Snowberger, Tina" w:date="2026-09-25T20:08:00Z" w16du:dateUtc="2026-09-26T00:08:00Z">
              <w:r w:rsidRPr="009B5C50">
                <w:rPr>
                  <w:rFonts w:ascii="Arial" w:hAnsi="Arial" w:cs="Arial"/>
                  <w:sz w:val="24"/>
                  <w:szCs w:val="24"/>
                </w:rPr>
                <w:delText>Outcomes</w:delText>
              </w:r>
            </w:del>
          </w:p>
        </w:tc>
        <w:tc>
          <w:tcPr>
            <w:tcW w:w="7745" w:type="dxa"/>
          </w:tcPr>
          <w:p w14:paraId="4D6B958D" w14:textId="35C6F560" w:rsidR="00623B67" w:rsidRPr="009B5C50" w:rsidRDefault="009B5C50" w:rsidP="009B5C50">
            <w:pPr>
              <w:shd w:val="clear" w:color="auto" w:fill="CCCCFF"/>
              <w:rPr>
                <w:del w:id="350" w:author="Snowberger, Tina" w:date="2026-09-25T20:08:00Z" w16du:dateUtc="2026-09-26T00:08:00Z"/>
                <w:rFonts w:ascii="Arial" w:hAnsi="Arial" w:cs="Arial"/>
                <w:sz w:val="24"/>
                <w:szCs w:val="24"/>
              </w:rPr>
            </w:pPr>
            <w:del w:id="351" w:author="Snowberger, Tina" w:date="2026-09-25T20:08:00Z" w16du:dateUtc="2026-09-26T00:08:00Z">
              <w:r w:rsidRPr="009B5C50">
                <w:rPr>
                  <w:rFonts w:ascii="Arial" w:hAnsi="Arial" w:cs="Arial"/>
                  <w:sz w:val="24"/>
                  <w:szCs w:val="24"/>
                </w:rPr>
                <w:delText>Practitioners have an understanding of critical issues and are responding to them.</w:delText>
              </w:r>
            </w:del>
          </w:p>
        </w:tc>
      </w:tr>
    </w:tbl>
    <w:p w14:paraId="06AD6C98" w14:textId="2CC03D6A" w:rsidR="00D17FE9" w:rsidRDefault="00D17FE9" w:rsidP="009B5C50">
      <w:pPr>
        <w:shd w:val="clear" w:color="auto" w:fill="CCCCFF"/>
        <w:rPr>
          <w:del w:id="352" w:author="Snowberger, Tina" w:date="2026-09-25T20:08:00Z" w16du:dateUtc="2026-09-26T00:08:00Z"/>
          <w:rFonts w:ascii="Arial" w:hAnsi="Arial" w:cs="Arial"/>
          <w:b/>
          <w:bCs/>
          <w:sz w:val="24"/>
          <w:szCs w:val="24"/>
        </w:rPr>
      </w:pPr>
      <w:del w:id="353" w:author="Snowberger, Tina" w:date="2026-09-25T20:08:00Z" w16du:dateUtc="2026-09-26T00:08:00Z">
        <w:r w:rsidRPr="00D17FE9">
          <w:rPr>
            <w:rFonts w:ascii="Arial" w:hAnsi="Arial" w:cs="Arial"/>
            <w:b/>
            <w:bCs/>
            <w:sz w:val="24"/>
            <w:szCs w:val="24"/>
          </w:rPr>
          <w:delText xml:space="preserve"> </w:delText>
        </w:r>
      </w:del>
    </w:p>
    <w:tbl>
      <w:tblPr>
        <w:tblStyle w:val="TableGrid"/>
        <w:tblW w:w="0" w:type="auto"/>
        <w:tblLook w:val="04A0" w:firstRow="1" w:lastRow="0" w:firstColumn="1" w:lastColumn="0" w:noHBand="0" w:noVBand="1"/>
      </w:tblPr>
      <w:tblGrid>
        <w:gridCol w:w="2935"/>
        <w:gridCol w:w="2935"/>
        <w:gridCol w:w="2935"/>
      </w:tblGrid>
      <w:tr w:rsidR="00D17FE9" w14:paraId="1061F511" w14:textId="77777777">
        <w:trPr>
          <w:trHeight w:val="752"/>
          <w:del w:id="354" w:author="Snowberger, Tina" w:date="2026-09-25T20:08:00Z" w16du:dateUtc="2026-09-26T00:08:00Z"/>
        </w:trPr>
        <w:tc>
          <w:tcPr>
            <w:tcW w:w="2935" w:type="dxa"/>
          </w:tcPr>
          <w:p w14:paraId="11C8EFD1" w14:textId="77777777" w:rsidR="00D17FE9" w:rsidRPr="009B5C50" w:rsidRDefault="00D17FE9">
            <w:pPr>
              <w:rPr>
                <w:del w:id="355" w:author="Snowberger, Tina" w:date="2026-09-25T20:08:00Z" w16du:dateUtc="2026-09-26T00:08:00Z"/>
                <w:rFonts w:ascii="Arial" w:hAnsi="Arial" w:cs="Arial"/>
                <w:b/>
                <w:bCs/>
                <w:color w:val="7030A0"/>
                <w:sz w:val="24"/>
                <w:szCs w:val="24"/>
              </w:rPr>
            </w:pPr>
            <w:del w:id="356" w:author="Snowberger, Tina" w:date="2026-09-25T20:08:00Z" w16du:dateUtc="2026-09-26T00:08:00Z">
              <w:r w:rsidRPr="009B5C50">
                <w:rPr>
                  <w:rFonts w:ascii="Arial" w:hAnsi="Arial" w:cs="Arial"/>
                  <w:b/>
                  <w:bCs/>
                  <w:color w:val="7030A0"/>
                  <w:sz w:val="24"/>
                  <w:szCs w:val="24"/>
                </w:rPr>
                <w:delText>Action</w:delText>
              </w:r>
            </w:del>
          </w:p>
        </w:tc>
        <w:tc>
          <w:tcPr>
            <w:tcW w:w="2935" w:type="dxa"/>
          </w:tcPr>
          <w:p w14:paraId="64A4E5E3" w14:textId="77777777" w:rsidR="00D17FE9" w:rsidRPr="009B5C50" w:rsidRDefault="00D17FE9">
            <w:pPr>
              <w:rPr>
                <w:del w:id="357" w:author="Snowberger, Tina" w:date="2026-09-25T20:08:00Z" w16du:dateUtc="2026-09-26T00:08:00Z"/>
                <w:rFonts w:ascii="Arial" w:hAnsi="Arial" w:cs="Arial"/>
                <w:b/>
                <w:bCs/>
                <w:color w:val="7030A0"/>
                <w:sz w:val="24"/>
                <w:szCs w:val="24"/>
              </w:rPr>
            </w:pPr>
            <w:del w:id="358" w:author="Snowberger, Tina" w:date="2026-09-25T20:08:00Z" w16du:dateUtc="2026-09-26T00:08:00Z">
              <w:r w:rsidRPr="009B5C50">
                <w:rPr>
                  <w:rFonts w:ascii="Arial" w:hAnsi="Arial" w:cs="Arial"/>
                  <w:b/>
                  <w:bCs/>
                  <w:color w:val="7030A0"/>
                  <w:sz w:val="24"/>
                  <w:szCs w:val="24"/>
                </w:rPr>
                <w:delText>Responsibility</w:delText>
              </w:r>
            </w:del>
          </w:p>
        </w:tc>
        <w:tc>
          <w:tcPr>
            <w:tcW w:w="2935" w:type="dxa"/>
          </w:tcPr>
          <w:p w14:paraId="251421D0" w14:textId="77777777" w:rsidR="00D17FE9" w:rsidRPr="009B5C50" w:rsidRDefault="00D17FE9">
            <w:pPr>
              <w:rPr>
                <w:del w:id="359" w:author="Snowberger, Tina" w:date="2026-09-25T20:08:00Z" w16du:dateUtc="2026-09-26T00:08:00Z"/>
                <w:rFonts w:ascii="Arial" w:hAnsi="Arial" w:cs="Arial"/>
                <w:b/>
                <w:bCs/>
                <w:color w:val="7030A0"/>
                <w:sz w:val="24"/>
                <w:szCs w:val="24"/>
              </w:rPr>
            </w:pPr>
            <w:del w:id="360" w:author="Snowberger, Tina" w:date="2026-09-25T20:08:00Z" w16du:dateUtc="2026-09-26T00:08:00Z">
              <w:r w:rsidRPr="009B5C50">
                <w:rPr>
                  <w:rFonts w:ascii="Arial" w:hAnsi="Arial" w:cs="Arial"/>
                  <w:b/>
                  <w:bCs/>
                  <w:color w:val="7030A0"/>
                  <w:sz w:val="24"/>
                  <w:szCs w:val="24"/>
                </w:rPr>
                <w:delText>Timescale</w:delText>
              </w:r>
            </w:del>
          </w:p>
        </w:tc>
      </w:tr>
      <w:tr w:rsidR="00D17FE9" w14:paraId="7BD9F61A" w14:textId="77777777" w:rsidTr="009B5C50">
        <w:trPr>
          <w:trHeight w:val="752"/>
          <w:del w:id="361" w:author="Snowberger, Tina" w:date="2026-09-25T20:08:00Z" w16du:dateUtc="2026-09-26T00:08:00Z"/>
        </w:trPr>
        <w:tc>
          <w:tcPr>
            <w:tcW w:w="2935" w:type="dxa"/>
            <w:shd w:val="clear" w:color="auto" w:fill="CCCCFF"/>
          </w:tcPr>
          <w:p w14:paraId="1903521D" w14:textId="05214255" w:rsidR="00D17FE9" w:rsidRDefault="00A031DF">
            <w:pPr>
              <w:rPr>
                <w:del w:id="362" w:author="Snowberger, Tina" w:date="2026-09-25T20:08:00Z" w16du:dateUtc="2026-09-26T00:08:00Z"/>
                <w:rFonts w:ascii="Arial" w:hAnsi="Arial" w:cs="Arial"/>
                <w:sz w:val="24"/>
                <w:szCs w:val="24"/>
              </w:rPr>
            </w:pPr>
            <w:del w:id="363" w:author="Snowberger, Tina" w:date="2026-09-25T20:08:00Z" w16du:dateUtc="2026-09-26T00:08:00Z">
              <w:r>
                <w:rPr>
                  <w:rFonts w:ascii="Arial" w:hAnsi="Arial" w:cs="Arial"/>
                  <w:sz w:val="24"/>
                  <w:szCs w:val="24"/>
                </w:rPr>
                <w:delText xml:space="preserve">Working with wider partners to understand support and resource for individuals facing cost of living issues </w:delText>
              </w:r>
            </w:del>
          </w:p>
        </w:tc>
        <w:tc>
          <w:tcPr>
            <w:tcW w:w="2935" w:type="dxa"/>
            <w:shd w:val="clear" w:color="auto" w:fill="CCCCFF"/>
          </w:tcPr>
          <w:p w14:paraId="2F71DA35" w14:textId="6BADB3EF" w:rsidR="00D17FE9" w:rsidRDefault="00C37177">
            <w:pPr>
              <w:rPr>
                <w:del w:id="364" w:author="Snowberger, Tina" w:date="2026-09-25T20:08:00Z" w16du:dateUtc="2026-09-26T00:08:00Z"/>
                <w:rFonts w:ascii="Arial" w:hAnsi="Arial" w:cs="Arial"/>
                <w:sz w:val="24"/>
                <w:szCs w:val="24"/>
              </w:rPr>
            </w:pPr>
            <w:del w:id="365" w:author="Snowberger, Tina" w:date="2026-09-25T20:08:00Z" w16du:dateUtc="2026-09-26T00:08:00Z">
              <w:r>
                <w:rPr>
                  <w:rFonts w:ascii="Arial" w:hAnsi="Arial" w:cs="Arial"/>
                  <w:sz w:val="24"/>
                  <w:szCs w:val="24"/>
                </w:rPr>
                <w:delText>CSAB Board Manager</w:delText>
              </w:r>
            </w:del>
          </w:p>
        </w:tc>
        <w:tc>
          <w:tcPr>
            <w:tcW w:w="2935" w:type="dxa"/>
            <w:shd w:val="clear" w:color="auto" w:fill="CCCCFF"/>
          </w:tcPr>
          <w:p w14:paraId="3DCCFB85" w14:textId="3680A3CA" w:rsidR="00D17FE9" w:rsidRDefault="00147800">
            <w:pPr>
              <w:rPr>
                <w:del w:id="366" w:author="Snowberger, Tina" w:date="2026-09-25T20:08:00Z" w16du:dateUtc="2026-09-26T00:08:00Z"/>
                <w:rFonts w:ascii="Arial" w:hAnsi="Arial" w:cs="Arial"/>
                <w:sz w:val="24"/>
                <w:szCs w:val="24"/>
              </w:rPr>
            </w:pPr>
            <w:del w:id="367" w:author="Snowberger, Tina" w:date="2026-09-25T20:08:00Z" w16du:dateUtc="2026-09-26T00:08:00Z">
              <w:r>
                <w:rPr>
                  <w:rFonts w:ascii="Arial" w:hAnsi="Arial" w:cs="Arial"/>
                  <w:sz w:val="24"/>
                  <w:szCs w:val="24"/>
                </w:rPr>
                <w:delText>September 2023</w:delText>
              </w:r>
            </w:del>
          </w:p>
        </w:tc>
      </w:tr>
      <w:tr w:rsidR="00D17FE9" w14:paraId="4BEF470F" w14:textId="77777777">
        <w:trPr>
          <w:trHeight w:val="752"/>
          <w:del w:id="368" w:author="Snowberger, Tina" w:date="2026-09-25T20:08:00Z" w16du:dateUtc="2026-09-26T00:08:00Z"/>
        </w:trPr>
        <w:tc>
          <w:tcPr>
            <w:tcW w:w="2935" w:type="dxa"/>
          </w:tcPr>
          <w:p w14:paraId="73C34D03" w14:textId="3EBC00A3" w:rsidR="00D17FE9" w:rsidRDefault="00A031DF">
            <w:pPr>
              <w:rPr>
                <w:del w:id="369" w:author="Snowberger, Tina" w:date="2026-09-25T20:08:00Z" w16du:dateUtc="2026-09-26T00:08:00Z"/>
                <w:rFonts w:ascii="Arial" w:hAnsi="Arial" w:cs="Arial"/>
                <w:sz w:val="24"/>
                <w:szCs w:val="24"/>
              </w:rPr>
            </w:pPr>
            <w:del w:id="370" w:author="Snowberger, Tina" w:date="2026-09-25T20:08:00Z" w16du:dateUtc="2026-09-26T00:08:00Z">
              <w:r>
                <w:rPr>
                  <w:rFonts w:ascii="Arial" w:hAnsi="Arial" w:cs="Arial"/>
                  <w:sz w:val="24"/>
                  <w:szCs w:val="24"/>
                </w:rPr>
                <w:delText xml:space="preserve">To </w:delText>
              </w:r>
              <w:r w:rsidR="00581AF6">
                <w:rPr>
                  <w:rFonts w:ascii="Arial" w:hAnsi="Arial" w:cs="Arial"/>
                  <w:sz w:val="24"/>
                  <w:szCs w:val="24"/>
                </w:rPr>
                <w:delText xml:space="preserve">work with partners to </w:delText>
              </w:r>
              <w:r>
                <w:rPr>
                  <w:rFonts w:ascii="Arial" w:hAnsi="Arial" w:cs="Arial"/>
                  <w:sz w:val="24"/>
                  <w:szCs w:val="24"/>
                </w:rPr>
                <w:delText xml:space="preserve">promote the West Midlands self -neglect guidance </w:delText>
              </w:r>
            </w:del>
          </w:p>
        </w:tc>
        <w:tc>
          <w:tcPr>
            <w:tcW w:w="2935" w:type="dxa"/>
          </w:tcPr>
          <w:p w14:paraId="266E58D0" w14:textId="2009FA47" w:rsidR="00D17FE9" w:rsidRDefault="00C37177">
            <w:pPr>
              <w:rPr>
                <w:del w:id="371" w:author="Snowberger, Tina" w:date="2026-09-25T20:08:00Z" w16du:dateUtc="2026-09-26T00:08:00Z"/>
                <w:rFonts w:ascii="Arial" w:hAnsi="Arial" w:cs="Arial"/>
                <w:sz w:val="24"/>
                <w:szCs w:val="24"/>
              </w:rPr>
            </w:pPr>
            <w:del w:id="372" w:author="Snowberger, Tina" w:date="2026-09-25T20:08:00Z" w16du:dateUtc="2026-09-26T00:08:00Z">
              <w:r>
                <w:rPr>
                  <w:rFonts w:ascii="Arial" w:hAnsi="Arial" w:cs="Arial"/>
                  <w:sz w:val="24"/>
                  <w:szCs w:val="24"/>
                </w:rPr>
                <w:delText>Policy and Workforce Development Sub- Group</w:delText>
              </w:r>
            </w:del>
          </w:p>
        </w:tc>
        <w:tc>
          <w:tcPr>
            <w:tcW w:w="2935" w:type="dxa"/>
          </w:tcPr>
          <w:p w14:paraId="7251EC9D" w14:textId="0BEB8551" w:rsidR="00D17FE9" w:rsidRDefault="00147800">
            <w:pPr>
              <w:rPr>
                <w:del w:id="373" w:author="Snowberger, Tina" w:date="2026-09-25T20:08:00Z" w16du:dateUtc="2026-09-26T00:08:00Z"/>
                <w:rFonts w:ascii="Arial" w:hAnsi="Arial" w:cs="Arial"/>
                <w:sz w:val="24"/>
                <w:szCs w:val="24"/>
              </w:rPr>
            </w:pPr>
            <w:del w:id="374" w:author="Snowberger, Tina" w:date="2026-09-25T20:08:00Z" w16du:dateUtc="2026-09-26T00:08:00Z">
              <w:r>
                <w:rPr>
                  <w:rFonts w:ascii="Arial" w:hAnsi="Arial" w:cs="Arial"/>
                  <w:sz w:val="24"/>
                  <w:szCs w:val="24"/>
                </w:rPr>
                <w:delText>December 2023</w:delText>
              </w:r>
            </w:del>
          </w:p>
        </w:tc>
      </w:tr>
      <w:tr w:rsidR="00D17FE9" w14:paraId="797B46CB" w14:textId="77777777" w:rsidTr="009B5C50">
        <w:trPr>
          <w:trHeight w:val="752"/>
          <w:del w:id="375" w:author="Snowberger, Tina" w:date="2026-09-25T20:08:00Z" w16du:dateUtc="2026-09-26T00:08:00Z"/>
        </w:trPr>
        <w:tc>
          <w:tcPr>
            <w:tcW w:w="2935" w:type="dxa"/>
            <w:shd w:val="clear" w:color="auto" w:fill="CCCCFF"/>
          </w:tcPr>
          <w:p w14:paraId="3585E663" w14:textId="6CA31520" w:rsidR="00D17FE9" w:rsidRDefault="00A031DF">
            <w:pPr>
              <w:rPr>
                <w:del w:id="376" w:author="Snowberger, Tina" w:date="2026-09-25T20:08:00Z" w16du:dateUtc="2026-09-26T00:08:00Z"/>
                <w:rFonts w:ascii="Arial" w:hAnsi="Arial" w:cs="Arial"/>
                <w:sz w:val="24"/>
                <w:szCs w:val="24"/>
              </w:rPr>
            </w:pPr>
            <w:del w:id="377" w:author="Snowberger, Tina" w:date="2026-09-25T20:08:00Z" w16du:dateUtc="2026-09-26T00:08:00Z">
              <w:r>
                <w:rPr>
                  <w:rFonts w:ascii="Arial" w:hAnsi="Arial" w:cs="Arial"/>
                  <w:sz w:val="24"/>
                  <w:szCs w:val="24"/>
                </w:rPr>
                <w:delText>To</w:delText>
              </w:r>
              <w:r w:rsidR="00581AF6">
                <w:rPr>
                  <w:rFonts w:ascii="Arial" w:hAnsi="Arial" w:cs="Arial"/>
                  <w:sz w:val="24"/>
                  <w:szCs w:val="24"/>
                </w:rPr>
                <w:delText xml:space="preserve"> develop a strategy to</w:delText>
              </w:r>
              <w:r>
                <w:rPr>
                  <w:rFonts w:ascii="Arial" w:hAnsi="Arial" w:cs="Arial"/>
                  <w:sz w:val="24"/>
                  <w:szCs w:val="24"/>
                </w:rPr>
                <w:delText xml:space="preserve"> raise awareness of financial abuse across the partnership</w:delText>
              </w:r>
            </w:del>
          </w:p>
        </w:tc>
        <w:tc>
          <w:tcPr>
            <w:tcW w:w="2935" w:type="dxa"/>
            <w:shd w:val="clear" w:color="auto" w:fill="CCCCFF"/>
          </w:tcPr>
          <w:p w14:paraId="6CE438EE" w14:textId="4F60201C" w:rsidR="00D17FE9" w:rsidRDefault="00C37177">
            <w:pPr>
              <w:rPr>
                <w:del w:id="378" w:author="Snowberger, Tina" w:date="2026-09-25T20:08:00Z" w16du:dateUtc="2026-09-26T00:08:00Z"/>
                <w:rFonts w:ascii="Arial" w:hAnsi="Arial" w:cs="Arial"/>
                <w:sz w:val="24"/>
                <w:szCs w:val="24"/>
              </w:rPr>
            </w:pPr>
            <w:del w:id="379" w:author="Snowberger, Tina" w:date="2026-09-25T20:08:00Z" w16du:dateUtc="2026-09-26T00:08:00Z">
              <w:r>
                <w:rPr>
                  <w:rFonts w:ascii="Arial" w:hAnsi="Arial" w:cs="Arial"/>
                  <w:sz w:val="24"/>
                  <w:szCs w:val="24"/>
                </w:rPr>
                <w:delText>Policy and Workforce Development Sub-group</w:delText>
              </w:r>
            </w:del>
          </w:p>
        </w:tc>
        <w:tc>
          <w:tcPr>
            <w:tcW w:w="2935" w:type="dxa"/>
            <w:shd w:val="clear" w:color="auto" w:fill="CCCCFF"/>
          </w:tcPr>
          <w:p w14:paraId="0A6901EB" w14:textId="45726385" w:rsidR="00D17FE9" w:rsidRDefault="00147800">
            <w:pPr>
              <w:rPr>
                <w:del w:id="380" w:author="Snowberger, Tina" w:date="2026-09-25T20:08:00Z" w16du:dateUtc="2026-09-26T00:08:00Z"/>
                <w:rFonts w:ascii="Arial" w:hAnsi="Arial" w:cs="Arial"/>
                <w:sz w:val="24"/>
                <w:szCs w:val="24"/>
              </w:rPr>
            </w:pPr>
            <w:del w:id="381" w:author="Snowberger, Tina" w:date="2026-09-25T20:08:00Z" w16du:dateUtc="2026-09-26T00:08:00Z">
              <w:r>
                <w:rPr>
                  <w:rFonts w:ascii="Arial" w:hAnsi="Arial" w:cs="Arial"/>
                  <w:sz w:val="24"/>
                  <w:szCs w:val="24"/>
                </w:rPr>
                <w:delText>December 2023</w:delText>
              </w:r>
            </w:del>
          </w:p>
        </w:tc>
      </w:tr>
      <w:tr w:rsidR="00D17FE9" w14:paraId="4AB67EB1" w14:textId="77777777">
        <w:trPr>
          <w:trHeight w:val="752"/>
          <w:del w:id="382" w:author="Snowberger, Tina" w:date="2026-09-25T20:08:00Z" w16du:dateUtc="2026-09-26T00:08:00Z"/>
        </w:trPr>
        <w:tc>
          <w:tcPr>
            <w:tcW w:w="2935" w:type="dxa"/>
          </w:tcPr>
          <w:p w14:paraId="0957E351" w14:textId="349B8BBC" w:rsidR="00D17FE9" w:rsidRDefault="0054625F">
            <w:pPr>
              <w:rPr>
                <w:del w:id="383" w:author="Snowberger, Tina" w:date="2026-09-25T20:08:00Z" w16du:dateUtc="2026-09-26T00:08:00Z"/>
                <w:rFonts w:ascii="Arial" w:hAnsi="Arial" w:cs="Arial"/>
                <w:sz w:val="24"/>
                <w:szCs w:val="24"/>
              </w:rPr>
            </w:pPr>
            <w:del w:id="384" w:author="Snowberger, Tina" w:date="2026-09-25T20:08:00Z" w16du:dateUtc="2026-09-26T00:08:00Z">
              <w:r>
                <w:rPr>
                  <w:rFonts w:ascii="Arial" w:hAnsi="Arial" w:cs="Arial"/>
                  <w:sz w:val="24"/>
                  <w:szCs w:val="24"/>
                </w:rPr>
                <w:delText>Seek assurance from partner agencies about their post pandemic methods of operation and how it impacts on their ability to identify safeguarding issues.</w:delText>
              </w:r>
            </w:del>
          </w:p>
        </w:tc>
        <w:tc>
          <w:tcPr>
            <w:tcW w:w="2935" w:type="dxa"/>
          </w:tcPr>
          <w:p w14:paraId="0BB860C9" w14:textId="67154713" w:rsidR="00D17FE9" w:rsidRDefault="00C37177">
            <w:pPr>
              <w:rPr>
                <w:del w:id="385" w:author="Snowberger, Tina" w:date="2026-09-25T20:08:00Z" w16du:dateUtc="2026-09-26T00:08:00Z"/>
                <w:rFonts w:ascii="Arial" w:hAnsi="Arial" w:cs="Arial"/>
                <w:sz w:val="24"/>
                <w:szCs w:val="24"/>
              </w:rPr>
            </w:pPr>
            <w:del w:id="386" w:author="Snowberger, Tina" w:date="2026-09-25T20:08:00Z" w16du:dateUtc="2026-09-26T00:08:00Z">
              <w:r>
                <w:rPr>
                  <w:rFonts w:ascii="Arial" w:hAnsi="Arial" w:cs="Arial"/>
                  <w:sz w:val="24"/>
                  <w:szCs w:val="24"/>
                </w:rPr>
                <w:delText>Independent Chair</w:delText>
              </w:r>
            </w:del>
          </w:p>
        </w:tc>
        <w:tc>
          <w:tcPr>
            <w:tcW w:w="2935" w:type="dxa"/>
          </w:tcPr>
          <w:p w14:paraId="3B65C800" w14:textId="390491ED" w:rsidR="00D17FE9" w:rsidRDefault="00147800">
            <w:pPr>
              <w:rPr>
                <w:del w:id="387" w:author="Snowberger, Tina" w:date="2026-09-25T20:08:00Z" w16du:dateUtc="2026-09-26T00:08:00Z"/>
                <w:rFonts w:ascii="Arial" w:hAnsi="Arial" w:cs="Arial"/>
                <w:sz w:val="24"/>
                <w:szCs w:val="24"/>
              </w:rPr>
            </w:pPr>
            <w:del w:id="388" w:author="Snowberger, Tina" w:date="2026-09-25T20:08:00Z" w16du:dateUtc="2026-09-26T00:08:00Z">
              <w:r>
                <w:rPr>
                  <w:rFonts w:ascii="Arial" w:hAnsi="Arial" w:cs="Arial"/>
                  <w:sz w:val="24"/>
                  <w:szCs w:val="24"/>
                </w:rPr>
                <w:delText>July 2023</w:delText>
              </w:r>
            </w:del>
          </w:p>
        </w:tc>
      </w:tr>
      <w:tr w:rsidR="00D17FE9" w14:paraId="458E7ABA" w14:textId="77777777" w:rsidTr="009B5C50">
        <w:trPr>
          <w:trHeight w:val="752"/>
          <w:del w:id="389" w:author="Snowberger, Tina" w:date="2026-09-25T20:08:00Z" w16du:dateUtc="2026-09-26T00:08:00Z"/>
        </w:trPr>
        <w:tc>
          <w:tcPr>
            <w:tcW w:w="2935" w:type="dxa"/>
            <w:shd w:val="clear" w:color="auto" w:fill="CCCCFF"/>
          </w:tcPr>
          <w:p w14:paraId="56272C35" w14:textId="084A3F4B" w:rsidR="00D17FE9" w:rsidRDefault="00C37177">
            <w:pPr>
              <w:rPr>
                <w:del w:id="390" w:author="Snowberger, Tina" w:date="2026-09-25T20:08:00Z" w16du:dateUtc="2026-09-26T00:08:00Z"/>
                <w:rFonts w:ascii="Arial" w:hAnsi="Arial" w:cs="Arial"/>
                <w:sz w:val="24"/>
                <w:szCs w:val="24"/>
              </w:rPr>
            </w:pPr>
            <w:del w:id="391" w:author="Snowberger, Tina" w:date="2026-09-25T20:08:00Z" w16du:dateUtc="2026-09-26T00:08:00Z">
              <w:r>
                <w:rPr>
                  <w:rFonts w:ascii="Arial" w:hAnsi="Arial" w:cs="Arial"/>
                  <w:sz w:val="24"/>
                  <w:szCs w:val="24"/>
                </w:rPr>
                <w:delText>To respond to emerging safeguarding issues</w:delText>
              </w:r>
            </w:del>
          </w:p>
        </w:tc>
        <w:tc>
          <w:tcPr>
            <w:tcW w:w="2935" w:type="dxa"/>
            <w:shd w:val="clear" w:color="auto" w:fill="CCCCFF"/>
          </w:tcPr>
          <w:p w14:paraId="37D7DA47" w14:textId="75504DB8" w:rsidR="00D17FE9" w:rsidRDefault="00C37177">
            <w:pPr>
              <w:rPr>
                <w:del w:id="392" w:author="Snowberger, Tina" w:date="2026-09-25T20:08:00Z" w16du:dateUtc="2026-09-26T00:08:00Z"/>
                <w:rFonts w:ascii="Arial" w:hAnsi="Arial" w:cs="Arial"/>
                <w:sz w:val="24"/>
                <w:szCs w:val="24"/>
              </w:rPr>
            </w:pPr>
            <w:del w:id="393" w:author="Snowberger, Tina" w:date="2026-09-25T20:08:00Z" w16du:dateUtc="2026-09-26T00:08:00Z">
              <w:r>
                <w:rPr>
                  <w:rFonts w:ascii="Arial" w:hAnsi="Arial" w:cs="Arial"/>
                  <w:sz w:val="24"/>
                  <w:szCs w:val="24"/>
                </w:rPr>
                <w:delText>Independent Chair</w:delText>
              </w:r>
            </w:del>
          </w:p>
        </w:tc>
        <w:tc>
          <w:tcPr>
            <w:tcW w:w="2935" w:type="dxa"/>
            <w:shd w:val="clear" w:color="auto" w:fill="CCCCFF"/>
          </w:tcPr>
          <w:p w14:paraId="6EDD9448" w14:textId="493DC7D4" w:rsidR="00D17FE9" w:rsidRDefault="00C37177">
            <w:pPr>
              <w:rPr>
                <w:del w:id="394" w:author="Snowberger, Tina" w:date="2026-09-25T20:08:00Z" w16du:dateUtc="2026-09-26T00:08:00Z"/>
                <w:rFonts w:ascii="Arial" w:hAnsi="Arial" w:cs="Arial"/>
                <w:sz w:val="24"/>
                <w:szCs w:val="24"/>
              </w:rPr>
            </w:pPr>
            <w:del w:id="395" w:author="Snowberger, Tina" w:date="2026-09-25T20:08:00Z" w16du:dateUtc="2026-09-26T00:08:00Z">
              <w:r>
                <w:rPr>
                  <w:rFonts w:ascii="Arial" w:hAnsi="Arial" w:cs="Arial"/>
                  <w:sz w:val="24"/>
                  <w:szCs w:val="24"/>
                </w:rPr>
                <w:delText>March 2024</w:delText>
              </w:r>
            </w:del>
          </w:p>
        </w:tc>
      </w:tr>
      <w:tr w:rsidR="00581AF6" w14:paraId="33918220" w14:textId="77777777" w:rsidTr="00581AF6">
        <w:trPr>
          <w:trHeight w:val="752"/>
          <w:del w:id="396" w:author="Snowberger, Tina" w:date="2026-09-25T20:08:00Z" w16du:dateUtc="2026-09-26T00:08:00Z"/>
        </w:trPr>
        <w:tc>
          <w:tcPr>
            <w:tcW w:w="2935" w:type="dxa"/>
            <w:shd w:val="clear" w:color="auto" w:fill="FFFFFF" w:themeFill="background1"/>
          </w:tcPr>
          <w:p w14:paraId="47E5C2F3" w14:textId="13094408" w:rsidR="00581AF6" w:rsidRDefault="00581AF6">
            <w:pPr>
              <w:rPr>
                <w:del w:id="397" w:author="Snowberger, Tina" w:date="2026-09-25T20:08:00Z" w16du:dateUtc="2026-09-26T00:08:00Z"/>
                <w:rFonts w:ascii="Arial" w:hAnsi="Arial" w:cs="Arial"/>
                <w:sz w:val="24"/>
                <w:szCs w:val="24"/>
              </w:rPr>
            </w:pPr>
            <w:del w:id="398" w:author="Snowberger, Tina" w:date="2026-09-25T20:08:00Z" w16du:dateUtc="2026-09-26T00:08:00Z">
              <w:r>
                <w:rPr>
                  <w:rFonts w:ascii="Arial" w:hAnsi="Arial" w:cs="Arial"/>
                  <w:sz w:val="24"/>
                  <w:szCs w:val="24"/>
                </w:rPr>
                <w:delText>To work closely with other strategic Boards to tackle cross cutting issues.</w:delText>
              </w:r>
            </w:del>
          </w:p>
        </w:tc>
        <w:tc>
          <w:tcPr>
            <w:tcW w:w="2935" w:type="dxa"/>
            <w:shd w:val="clear" w:color="auto" w:fill="FFFFFF" w:themeFill="background1"/>
          </w:tcPr>
          <w:p w14:paraId="5474CEFA" w14:textId="6D48591C" w:rsidR="00581AF6" w:rsidRDefault="00755E2D">
            <w:pPr>
              <w:rPr>
                <w:del w:id="399" w:author="Snowberger, Tina" w:date="2026-09-25T20:08:00Z" w16du:dateUtc="2026-09-26T00:08:00Z"/>
                <w:rFonts w:ascii="Arial" w:hAnsi="Arial" w:cs="Arial"/>
                <w:sz w:val="24"/>
                <w:szCs w:val="24"/>
              </w:rPr>
            </w:pPr>
            <w:del w:id="400" w:author="Snowberger, Tina" w:date="2026-09-25T20:08:00Z" w16du:dateUtc="2026-09-26T00:08:00Z">
              <w:r>
                <w:rPr>
                  <w:rFonts w:ascii="Arial" w:hAnsi="Arial" w:cs="Arial"/>
                  <w:sz w:val="24"/>
                  <w:szCs w:val="24"/>
                </w:rPr>
                <w:delText xml:space="preserve">Independent Chair </w:delText>
              </w:r>
            </w:del>
          </w:p>
        </w:tc>
        <w:tc>
          <w:tcPr>
            <w:tcW w:w="2935" w:type="dxa"/>
            <w:shd w:val="clear" w:color="auto" w:fill="FFFFFF" w:themeFill="background1"/>
          </w:tcPr>
          <w:p w14:paraId="2035307A" w14:textId="52551E02" w:rsidR="00581AF6" w:rsidRDefault="00755E2D">
            <w:pPr>
              <w:rPr>
                <w:del w:id="401" w:author="Snowberger, Tina" w:date="2026-09-25T20:08:00Z" w16du:dateUtc="2026-09-26T00:08:00Z"/>
                <w:rFonts w:ascii="Arial" w:hAnsi="Arial" w:cs="Arial"/>
                <w:sz w:val="24"/>
                <w:szCs w:val="24"/>
              </w:rPr>
            </w:pPr>
            <w:del w:id="402" w:author="Snowberger, Tina" w:date="2026-09-25T20:08:00Z" w16du:dateUtc="2026-09-26T00:08:00Z">
              <w:r>
                <w:rPr>
                  <w:rFonts w:ascii="Arial" w:hAnsi="Arial" w:cs="Arial"/>
                  <w:sz w:val="24"/>
                  <w:szCs w:val="24"/>
                </w:rPr>
                <w:delText>September 2023</w:delText>
              </w:r>
            </w:del>
          </w:p>
        </w:tc>
      </w:tr>
    </w:tbl>
    <w:p w14:paraId="288061C6" w14:textId="462BB7BE" w:rsidR="00D17FE9" w:rsidRDefault="00D17FE9">
      <w:pPr>
        <w:pStyle w:val="Heading1"/>
        <w:ind w:left="3924"/>
        <w:rPr>
          <w:b w:val="0"/>
          <w:rPrChange w:id="403" w:author="Snowberger, Tina" w:date="2026-09-25T20:08:00Z" w16du:dateUtc="2026-09-26T00:08:00Z">
            <w:rPr>
              <w:rFonts w:ascii="Arial" w:hAnsi="Arial" w:cs="Arial"/>
              <w:b/>
              <w:bCs/>
              <w:sz w:val="28"/>
              <w:szCs w:val="28"/>
            </w:rPr>
          </w:rPrChange>
        </w:rPr>
        <w:pPrChange w:id="404" w:author="Snowberger, Tina" w:date="2026-09-25T20:08:00Z" w16du:dateUtc="2026-09-26T00:08:00Z">
          <w:pPr/>
        </w:pPrChange>
      </w:pPr>
    </w:p>
    <w:sectPr w:rsidR="00D17FE9" w:rsidSect="009507B2">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299"/>
      <w:sectPrChange w:id="411" w:author="Snowberger, Tina" w:date="2026-09-25T20:08:00Z" w16du:dateUtc="2026-09-26T00:08:00Z">
        <w:sectPr w:rsidR="00D17FE9" w:rsidSect="009507B2">
          <w:pgSz w:w="11906" w:h="16838"/>
          <w:pgMar w:top="1440" w:right="1440" w:bottom="1440" w:left="144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680E1C" w14:textId="77777777" w:rsidR="00B5482E" w:rsidRDefault="00B5482E" w:rsidP="00784B2C">
      <w:pPr>
        <w:pPrChange w:id="7" w:author="Snowberger, Tina" w:date="2026-09-25T20:08:00Z" w16du:dateUtc="2026-09-26T00:08:00Z">
          <w:pPr>
            <w:spacing w:after="0" w:line="240" w:lineRule="auto"/>
          </w:pPr>
        </w:pPrChange>
      </w:pPr>
      <w:r>
        <w:separator/>
      </w:r>
    </w:p>
  </w:endnote>
  <w:endnote w:type="continuationSeparator" w:id="0">
    <w:p w14:paraId="6E8884D6" w14:textId="77777777" w:rsidR="00B5482E" w:rsidRDefault="00B5482E" w:rsidP="00784B2C">
      <w:pPr>
        <w:pPrChange w:id="8" w:author="Snowberger, Tina" w:date="2026-09-25T20:08:00Z" w16du:dateUtc="2026-09-26T00:08:00Z">
          <w:pPr>
            <w:spacing w:after="0" w:line="240" w:lineRule="auto"/>
          </w:pPr>
        </w:pPrChange>
      </w:pPr>
      <w:r>
        <w:continuationSeparator/>
      </w:r>
    </w:p>
  </w:endnote>
  <w:endnote w:type="continuationNotice" w:id="1">
    <w:p w14:paraId="39F08421" w14:textId="77777777" w:rsidR="00B5482E" w:rsidRDefault="00B5482E">
      <w:pPr>
        <w:pPrChange w:id="9" w:author="Snowberger, Tina" w:date="2026-09-25T20:08:00Z" w16du:dateUtc="2026-09-26T00:08:00Z">
          <w:pPr>
            <w:spacing w:after="0" w:line="240" w:lineRule="auto"/>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FEA46" w14:textId="77777777" w:rsidR="00D41261" w:rsidRDefault="00D41261">
    <w:pPr>
      <w:pStyle w:val="FooterChar"/>
      <w:pPrChange w:id="85" w:author="Snowberger, Tina" w:date="2026-09-25T20:08:00Z" w16du:dateUtc="2026-09-26T00:08: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C1E26" w14:textId="77777777" w:rsidR="009B5C50" w:rsidRDefault="009B5C50">
    <w:pPr>
      <w:pStyle w:val="FooterChar"/>
      <w:pPrChange w:id="407" w:author="Snowberger, Tina" w:date="2026-09-25T20:08:00Z" w16du:dateUtc="2026-09-26T00:08:00Z">
        <w:pPr>
          <w:pStyle w:val="Foot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E0030" w14:textId="77777777" w:rsidR="009B5C50" w:rsidRDefault="009B5C50">
    <w:pPr>
      <w:pStyle w:val="FooterChar"/>
      <w:pPrChange w:id="408" w:author="Snowberger, Tina" w:date="2026-09-25T20:08:00Z" w16du:dateUtc="2026-09-26T00:08:00Z">
        <w:pPr>
          <w:pStyle w:val="Footer"/>
        </w:pPr>
      </w:pPrChan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3D5D64" w14:textId="77777777" w:rsidR="009B5C50" w:rsidRDefault="009B5C50">
    <w:pPr>
      <w:pStyle w:val="FooterChar"/>
      <w:pPrChange w:id="410" w:author="Snowberger, Tina" w:date="2026-09-25T20:08:00Z" w16du:dateUtc="2026-09-26T00:0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DF82F7" w14:textId="77777777" w:rsidR="00B5482E" w:rsidRDefault="00B5482E" w:rsidP="00784B2C">
      <w:pPr>
        <w:pPrChange w:id="4" w:author="Snowberger, Tina" w:date="2026-09-25T20:08:00Z" w16du:dateUtc="2026-09-26T00:08:00Z">
          <w:pPr>
            <w:spacing w:after="0" w:line="240" w:lineRule="auto"/>
          </w:pPr>
        </w:pPrChange>
      </w:pPr>
      <w:r>
        <w:separator/>
      </w:r>
    </w:p>
  </w:footnote>
  <w:footnote w:type="continuationSeparator" w:id="0">
    <w:p w14:paraId="50D8C0FB" w14:textId="77777777" w:rsidR="00B5482E" w:rsidRDefault="00B5482E" w:rsidP="00784B2C">
      <w:pPr>
        <w:pPrChange w:id="5" w:author="Snowberger, Tina" w:date="2026-09-25T20:08:00Z" w16du:dateUtc="2026-09-26T00:08:00Z">
          <w:pPr>
            <w:spacing w:after="0" w:line="240" w:lineRule="auto"/>
          </w:pPr>
        </w:pPrChange>
      </w:pPr>
      <w:r>
        <w:continuationSeparator/>
      </w:r>
    </w:p>
  </w:footnote>
  <w:footnote w:type="continuationNotice" w:id="1">
    <w:p w14:paraId="39F3133D" w14:textId="77777777" w:rsidR="00B5482E" w:rsidRDefault="00B5482E">
      <w:pPr>
        <w:pPrChange w:id="6" w:author="Snowberger, Tina" w:date="2026-09-25T20:08:00Z" w16du:dateUtc="2026-09-26T00:08:00Z">
          <w:pPr>
            <w:spacing w:after="0" w:line="240" w:lineRule="auto"/>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659F8" w14:textId="77777777" w:rsidR="00D41261" w:rsidRDefault="00D41261">
    <w:pPr>
      <w:pStyle w:val="HeaderChar"/>
      <w:pPrChange w:id="84" w:author="Snowberger, Tina" w:date="2026-09-25T20:08:00Z" w16du:dateUtc="2026-09-26T00:08: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6B466" w14:textId="77777777" w:rsidR="009B5C50" w:rsidRDefault="009B5C50">
    <w:pPr>
      <w:pStyle w:val="HeaderChar"/>
      <w:pPrChange w:id="405" w:author="Snowberger, Tina" w:date="2026-09-25T20:08:00Z" w16du:dateUtc="2026-09-26T00:08: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C158" w14:textId="5B11506D" w:rsidR="009B5C50" w:rsidRDefault="009B5C50">
    <w:pPr>
      <w:pStyle w:val="HeaderChar"/>
      <w:pPrChange w:id="406" w:author="Snowberger, Tina" w:date="2026-09-25T20:08:00Z" w16du:dateUtc="2026-09-26T00:08:00Z">
        <w:pPr>
          <w:pStyle w:val="Header"/>
        </w:pPr>
      </w:pPrChang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07DC8" w14:textId="77777777" w:rsidR="009B5C50" w:rsidRDefault="009B5C50">
    <w:pPr>
      <w:pStyle w:val="HeaderChar"/>
      <w:pPrChange w:id="409" w:author="Snowberger, Tina" w:date="2026-09-25T20:08:00Z" w16du:dateUtc="2026-09-26T00:0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A71C3"/>
    <w:multiLevelType w:val="hybridMultilevel"/>
    <w:tmpl w:val="062C1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56E70"/>
    <w:multiLevelType w:val="hybridMultilevel"/>
    <w:tmpl w:val="1834C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87C94"/>
    <w:multiLevelType w:val="hybridMultilevel"/>
    <w:tmpl w:val="8D406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266630"/>
    <w:multiLevelType w:val="hybridMultilevel"/>
    <w:tmpl w:val="3ABE1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2647B5"/>
    <w:multiLevelType w:val="hybridMultilevel"/>
    <w:tmpl w:val="51663E0C"/>
    <w:lvl w:ilvl="0" w:tplc="B4EAF646">
      <w:start w:val="1"/>
      <w:numFmt w:val="decimal"/>
      <w:lvlText w:val="%1."/>
      <w:lvlJc w:val="left"/>
      <w:pPr>
        <w:ind w:hanging="360"/>
        <w:jc w:val="left"/>
      </w:pPr>
      <w:rPr>
        <w:rFonts w:ascii="Times New Roman" w:eastAsia="Times New Roman" w:hAnsi="Times New Roman" w:hint="default"/>
        <w:sz w:val="24"/>
        <w:szCs w:val="24"/>
      </w:rPr>
    </w:lvl>
    <w:lvl w:ilvl="1" w:tplc="A2066E10">
      <w:start w:val="1"/>
      <w:numFmt w:val="bullet"/>
      <w:lvlText w:val="•"/>
      <w:lvlJc w:val="left"/>
      <w:rPr>
        <w:rFonts w:hint="default"/>
      </w:rPr>
    </w:lvl>
    <w:lvl w:ilvl="2" w:tplc="F29CCBC0">
      <w:start w:val="1"/>
      <w:numFmt w:val="bullet"/>
      <w:lvlText w:val="•"/>
      <w:lvlJc w:val="left"/>
      <w:rPr>
        <w:rFonts w:hint="default"/>
      </w:rPr>
    </w:lvl>
    <w:lvl w:ilvl="3" w:tplc="26CCE75A">
      <w:start w:val="1"/>
      <w:numFmt w:val="bullet"/>
      <w:lvlText w:val="•"/>
      <w:lvlJc w:val="left"/>
      <w:rPr>
        <w:rFonts w:hint="default"/>
      </w:rPr>
    </w:lvl>
    <w:lvl w:ilvl="4" w:tplc="0DD27CE8">
      <w:start w:val="1"/>
      <w:numFmt w:val="bullet"/>
      <w:lvlText w:val="•"/>
      <w:lvlJc w:val="left"/>
      <w:rPr>
        <w:rFonts w:hint="default"/>
      </w:rPr>
    </w:lvl>
    <w:lvl w:ilvl="5" w:tplc="330EE6D0">
      <w:start w:val="1"/>
      <w:numFmt w:val="bullet"/>
      <w:lvlText w:val="•"/>
      <w:lvlJc w:val="left"/>
      <w:rPr>
        <w:rFonts w:hint="default"/>
      </w:rPr>
    </w:lvl>
    <w:lvl w:ilvl="6" w:tplc="6C2408A2">
      <w:start w:val="1"/>
      <w:numFmt w:val="bullet"/>
      <w:lvlText w:val="•"/>
      <w:lvlJc w:val="left"/>
      <w:rPr>
        <w:rFonts w:hint="default"/>
      </w:rPr>
    </w:lvl>
    <w:lvl w:ilvl="7" w:tplc="925C7FBE">
      <w:start w:val="1"/>
      <w:numFmt w:val="bullet"/>
      <w:lvlText w:val="•"/>
      <w:lvlJc w:val="left"/>
      <w:rPr>
        <w:rFonts w:hint="default"/>
      </w:rPr>
    </w:lvl>
    <w:lvl w:ilvl="8" w:tplc="FFAAA580">
      <w:start w:val="1"/>
      <w:numFmt w:val="bullet"/>
      <w:lvlText w:val="•"/>
      <w:lvlJc w:val="left"/>
      <w:rPr>
        <w:rFonts w:hint="default"/>
      </w:rPr>
    </w:lvl>
  </w:abstractNum>
  <w:abstractNum w:abstractNumId="5" w15:restartNumberingAfterBreak="0">
    <w:nsid w:val="3091566A"/>
    <w:multiLevelType w:val="hybridMultilevel"/>
    <w:tmpl w:val="D2EEAE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2754DBA"/>
    <w:multiLevelType w:val="hybridMultilevel"/>
    <w:tmpl w:val="788644A0"/>
    <w:lvl w:ilvl="0" w:tplc="D3D2D6D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9173AD"/>
    <w:multiLevelType w:val="hybridMultilevel"/>
    <w:tmpl w:val="EE70C0DC"/>
    <w:lvl w:ilvl="0" w:tplc="5B960342">
      <w:start w:val="1"/>
      <w:numFmt w:val="bullet"/>
      <w:lvlText w:val=""/>
      <w:lvlJc w:val="left"/>
      <w:pPr>
        <w:ind w:hanging="360"/>
      </w:pPr>
      <w:rPr>
        <w:rFonts w:ascii="Symbol" w:eastAsia="Symbol" w:hAnsi="Symbol" w:hint="default"/>
        <w:sz w:val="22"/>
        <w:szCs w:val="22"/>
      </w:rPr>
    </w:lvl>
    <w:lvl w:ilvl="1" w:tplc="7C705372">
      <w:start w:val="1"/>
      <w:numFmt w:val="bullet"/>
      <w:lvlText w:val="•"/>
      <w:lvlJc w:val="left"/>
      <w:rPr>
        <w:rFonts w:hint="default"/>
      </w:rPr>
    </w:lvl>
    <w:lvl w:ilvl="2" w:tplc="C156BCD2">
      <w:start w:val="1"/>
      <w:numFmt w:val="bullet"/>
      <w:lvlText w:val="•"/>
      <w:lvlJc w:val="left"/>
      <w:rPr>
        <w:rFonts w:hint="default"/>
      </w:rPr>
    </w:lvl>
    <w:lvl w:ilvl="3" w:tplc="78A8452A">
      <w:start w:val="1"/>
      <w:numFmt w:val="bullet"/>
      <w:lvlText w:val="•"/>
      <w:lvlJc w:val="left"/>
      <w:rPr>
        <w:rFonts w:hint="default"/>
      </w:rPr>
    </w:lvl>
    <w:lvl w:ilvl="4" w:tplc="CEAAE3CC">
      <w:start w:val="1"/>
      <w:numFmt w:val="bullet"/>
      <w:lvlText w:val="•"/>
      <w:lvlJc w:val="left"/>
      <w:rPr>
        <w:rFonts w:hint="default"/>
      </w:rPr>
    </w:lvl>
    <w:lvl w:ilvl="5" w:tplc="BF12C7D4">
      <w:start w:val="1"/>
      <w:numFmt w:val="bullet"/>
      <w:lvlText w:val="•"/>
      <w:lvlJc w:val="left"/>
      <w:rPr>
        <w:rFonts w:hint="default"/>
      </w:rPr>
    </w:lvl>
    <w:lvl w:ilvl="6" w:tplc="9708AD30">
      <w:start w:val="1"/>
      <w:numFmt w:val="bullet"/>
      <w:lvlText w:val="•"/>
      <w:lvlJc w:val="left"/>
      <w:rPr>
        <w:rFonts w:hint="default"/>
      </w:rPr>
    </w:lvl>
    <w:lvl w:ilvl="7" w:tplc="792C10DE">
      <w:start w:val="1"/>
      <w:numFmt w:val="bullet"/>
      <w:lvlText w:val="•"/>
      <w:lvlJc w:val="left"/>
      <w:rPr>
        <w:rFonts w:hint="default"/>
      </w:rPr>
    </w:lvl>
    <w:lvl w:ilvl="8" w:tplc="70F4D62C">
      <w:start w:val="1"/>
      <w:numFmt w:val="bullet"/>
      <w:lvlText w:val="•"/>
      <w:lvlJc w:val="left"/>
      <w:rPr>
        <w:rFonts w:hint="default"/>
      </w:rPr>
    </w:lvl>
  </w:abstractNum>
  <w:abstractNum w:abstractNumId="8" w15:restartNumberingAfterBreak="0">
    <w:nsid w:val="66A5276D"/>
    <w:multiLevelType w:val="hybridMultilevel"/>
    <w:tmpl w:val="E5126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EA13FF"/>
    <w:multiLevelType w:val="hybridMultilevel"/>
    <w:tmpl w:val="B69CF4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879703">
    <w:abstractNumId w:val="6"/>
  </w:num>
  <w:num w:numId="2" w16cid:durableId="496767725">
    <w:abstractNumId w:val="5"/>
  </w:num>
  <w:num w:numId="3" w16cid:durableId="1455371107">
    <w:abstractNumId w:val="3"/>
  </w:num>
  <w:num w:numId="4" w16cid:durableId="401413346">
    <w:abstractNumId w:val="8"/>
  </w:num>
  <w:num w:numId="5" w16cid:durableId="1504054546">
    <w:abstractNumId w:val="2"/>
  </w:num>
  <w:num w:numId="6" w16cid:durableId="1266230357">
    <w:abstractNumId w:val="0"/>
  </w:num>
  <w:num w:numId="7" w16cid:durableId="2085225235">
    <w:abstractNumId w:val="4"/>
  </w:num>
  <w:num w:numId="8" w16cid:durableId="51078344">
    <w:abstractNumId w:val="7"/>
  </w:num>
  <w:num w:numId="9" w16cid:durableId="1409497517">
    <w:abstractNumId w:val="1"/>
  </w:num>
  <w:num w:numId="10" w16cid:durableId="45980809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56C"/>
    <w:rsid w:val="0000387C"/>
    <w:rsid w:val="00081C1B"/>
    <w:rsid w:val="000D501A"/>
    <w:rsid w:val="000E5C3E"/>
    <w:rsid w:val="000E6410"/>
    <w:rsid w:val="000F55D5"/>
    <w:rsid w:val="001051E6"/>
    <w:rsid w:val="00112B2B"/>
    <w:rsid w:val="00145CD8"/>
    <w:rsid w:val="00147800"/>
    <w:rsid w:val="001C1716"/>
    <w:rsid w:val="001C66AC"/>
    <w:rsid w:val="001D42B8"/>
    <w:rsid w:val="00256971"/>
    <w:rsid w:val="00296352"/>
    <w:rsid w:val="002A25AA"/>
    <w:rsid w:val="002C6D4E"/>
    <w:rsid w:val="002F29BA"/>
    <w:rsid w:val="0030739D"/>
    <w:rsid w:val="00323FE7"/>
    <w:rsid w:val="003745DB"/>
    <w:rsid w:val="0037671A"/>
    <w:rsid w:val="003834B1"/>
    <w:rsid w:val="00394995"/>
    <w:rsid w:val="003D0761"/>
    <w:rsid w:val="003D0E1D"/>
    <w:rsid w:val="003D6E19"/>
    <w:rsid w:val="003F0453"/>
    <w:rsid w:val="00440E72"/>
    <w:rsid w:val="00476717"/>
    <w:rsid w:val="00480F5D"/>
    <w:rsid w:val="004B12C0"/>
    <w:rsid w:val="0054625F"/>
    <w:rsid w:val="0058148E"/>
    <w:rsid w:val="00581AF6"/>
    <w:rsid w:val="005A0416"/>
    <w:rsid w:val="005B7832"/>
    <w:rsid w:val="005E33BB"/>
    <w:rsid w:val="00623B67"/>
    <w:rsid w:val="00650C96"/>
    <w:rsid w:val="006845A8"/>
    <w:rsid w:val="006A6F54"/>
    <w:rsid w:val="006D7E2C"/>
    <w:rsid w:val="006F75AD"/>
    <w:rsid w:val="00755E2D"/>
    <w:rsid w:val="00763E4D"/>
    <w:rsid w:val="00784B2C"/>
    <w:rsid w:val="00810D82"/>
    <w:rsid w:val="008606A4"/>
    <w:rsid w:val="008D4A9C"/>
    <w:rsid w:val="008E656C"/>
    <w:rsid w:val="00901906"/>
    <w:rsid w:val="00944029"/>
    <w:rsid w:val="009507B2"/>
    <w:rsid w:val="009A0FB3"/>
    <w:rsid w:val="009B5C50"/>
    <w:rsid w:val="009C692E"/>
    <w:rsid w:val="009D1379"/>
    <w:rsid w:val="00A031DF"/>
    <w:rsid w:val="00A612A6"/>
    <w:rsid w:val="00A70D29"/>
    <w:rsid w:val="00B27949"/>
    <w:rsid w:val="00B5482E"/>
    <w:rsid w:val="00B87310"/>
    <w:rsid w:val="00BA2251"/>
    <w:rsid w:val="00BA6020"/>
    <w:rsid w:val="00BA63B9"/>
    <w:rsid w:val="00BE092F"/>
    <w:rsid w:val="00BE2C70"/>
    <w:rsid w:val="00C37177"/>
    <w:rsid w:val="00C747F4"/>
    <w:rsid w:val="00CB2B9F"/>
    <w:rsid w:val="00CB3E35"/>
    <w:rsid w:val="00CE0E4A"/>
    <w:rsid w:val="00D17FE9"/>
    <w:rsid w:val="00D31E5F"/>
    <w:rsid w:val="00D41261"/>
    <w:rsid w:val="00D7377F"/>
    <w:rsid w:val="00DA106B"/>
    <w:rsid w:val="00ED210F"/>
    <w:rsid w:val="00F726D4"/>
    <w:rsid w:val="00FB43B9"/>
    <w:rsid w:val="00FB54C6"/>
    <w:rsid w:val="00FB5B0B"/>
    <w:rsid w:val="00FE61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31752"/>
  <w15:chartTrackingRefBased/>
  <w15:docId w15:val="{146F58D7-1ADF-4FC2-9FB5-BDB8188D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link w:val="Heading1Char"/>
    <w:uiPriority w:val="1"/>
    <w:qFormat/>
    <w:pPr>
      <w:widowControl w:val="0"/>
      <w:spacing w:after="0" w:line="240" w:lineRule="auto"/>
      <w:ind w:left="112"/>
      <w:outlineLvl w:val="0"/>
      <w:pPrChange w:id="0" w:author="Snowberger, Tina" w:date="2026-09-25T20:08:00Z">
        <w:pPr>
          <w:widowControl w:val="0"/>
          <w:ind w:left="112"/>
          <w:outlineLvl w:val="0"/>
        </w:pPr>
      </w:pPrChange>
    </w:pPr>
    <w:rPr>
      <w:rFonts w:ascii="Times New Roman" w:eastAsia="Times New Roman" w:hAnsi="Times New Roman"/>
      <w:b/>
      <w:bCs/>
      <w:sz w:val="24"/>
      <w:szCs w:val="24"/>
      <w:lang w:val="en-US"/>
      <w:rPrChange w:id="0" w:author="Snowberger, Tina" w:date="2026-09-25T20:08:00Z">
        <w:rPr>
          <w:rFonts w:cstheme="minorBidi"/>
          <w:b/>
          <w:bCs/>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6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widowControl w:val="0"/>
      <w:spacing w:after="0" w:line="240" w:lineRule="auto"/>
      <w:pPrChange w:id="1" w:author="Snowberger, Tina" w:date="2026-09-25T20:08:00Z">
        <w:pPr>
          <w:spacing w:after="160" w:line="259" w:lineRule="auto"/>
          <w:ind w:left="720"/>
          <w:contextualSpacing/>
        </w:pPr>
      </w:pPrChange>
    </w:pPr>
    <w:rPr>
      <w:lang w:val="en-US"/>
      <w:rPrChange w:id="1" w:author="Snowberger, Tina" w:date="2026-09-25T20:08:00Z">
        <w:rPr>
          <w:rFonts w:asciiTheme="minorHAnsi" w:eastAsiaTheme="minorHAnsi" w:hAnsiTheme="minorHAnsi" w:cstheme="minorBidi"/>
          <w:sz w:val="22"/>
          <w:szCs w:val="22"/>
          <w:lang w:val="en-GB" w:eastAsia="en-US" w:bidi="ar-SA"/>
        </w:rPr>
      </w:rPrChange>
    </w:rPr>
  </w:style>
  <w:style w:type="paragraph" w:styleId="Header">
    <w:name w:val="header"/>
    <w:basedOn w:val="Normal"/>
    <w:link w:val="HeaderChar"/>
    <w:uiPriority w:val="99"/>
    <w:unhideWhenUsed/>
    <w:rsid w:val="009B5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C50"/>
  </w:style>
  <w:style w:type="paragraph" w:styleId="Footer">
    <w:name w:val="footer"/>
    <w:basedOn w:val="Normal"/>
    <w:link w:val="FooterChar"/>
    <w:uiPriority w:val="99"/>
    <w:unhideWhenUsed/>
    <w:rsid w:val="009B5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C50"/>
  </w:style>
  <w:style w:type="character" w:styleId="CommentReference">
    <w:name w:val="annotation reference"/>
    <w:basedOn w:val="DefaultParagraphFont"/>
    <w:uiPriority w:val="99"/>
    <w:semiHidden/>
    <w:unhideWhenUsed/>
    <w:rsid w:val="001051E6"/>
    <w:rPr>
      <w:sz w:val="16"/>
      <w:szCs w:val="16"/>
    </w:rPr>
  </w:style>
  <w:style w:type="paragraph" w:styleId="CommentText">
    <w:name w:val="annotation text"/>
    <w:basedOn w:val="Normal"/>
    <w:link w:val="CommentTextChar"/>
    <w:uiPriority w:val="99"/>
    <w:semiHidden/>
    <w:unhideWhenUsed/>
    <w:rsid w:val="001051E6"/>
    <w:pPr>
      <w:spacing w:line="240" w:lineRule="auto"/>
    </w:pPr>
    <w:rPr>
      <w:sz w:val="20"/>
      <w:szCs w:val="20"/>
    </w:rPr>
  </w:style>
  <w:style w:type="character" w:customStyle="1" w:styleId="CommentTextChar">
    <w:name w:val="Comment Text Char"/>
    <w:basedOn w:val="DefaultParagraphFont"/>
    <w:link w:val="CommentText"/>
    <w:uiPriority w:val="99"/>
    <w:semiHidden/>
    <w:rsid w:val="001051E6"/>
    <w:rPr>
      <w:sz w:val="20"/>
      <w:szCs w:val="20"/>
    </w:rPr>
  </w:style>
  <w:style w:type="paragraph" w:styleId="CommentSubject">
    <w:name w:val="annotation subject"/>
    <w:basedOn w:val="CommentText"/>
    <w:next w:val="CommentText"/>
    <w:link w:val="CommentSubjectChar"/>
    <w:uiPriority w:val="99"/>
    <w:semiHidden/>
    <w:unhideWhenUsed/>
    <w:rsid w:val="001051E6"/>
    <w:rPr>
      <w:b/>
      <w:bCs/>
    </w:rPr>
  </w:style>
  <w:style w:type="character" w:customStyle="1" w:styleId="CommentSubjectChar">
    <w:name w:val="Comment Subject Char"/>
    <w:basedOn w:val="CommentTextChar"/>
    <w:link w:val="CommentSubject"/>
    <w:uiPriority w:val="99"/>
    <w:semiHidden/>
    <w:rsid w:val="001051E6"/>
    <w:rPr>
      <w:b/>
      <w:bCs/>
      <w:sz w:val="20"/>
      <w:szCs w:val="20"/>
    </w:rPr>
  </w:style>
  <w:style w:type="character" w:customStyle="1" w:styleId="ui-provider">
    <w:name w:val="ui-provider"/>
    <w:basedOn w:val="DefaultParagraphFont"/>
    <w:rsid w:val="00755E2D"/>
  </w:style>
  <w:style w:type="character" w:customStyle="1" w:styleId="Heading1Char">
    <w:name w:val="Heading 1 Char"/>
    <w:basedOn w:val="DefaultParagraphFont"/>
    <w:link w:val="Heading1"/>
    <w:uiPriority w:val="1"/>
    <w:rsid w:val="00D41261"/>
    <w:rPr>
      <w:rFonts w:ascii="Times New Roman" w:eastAsia="Times New Roman" w:hAnsi="Times New Roman"/>
      <w:b/>
      <w:bCs/>
      <w:sz w:val="24"/>
      <w:szCs w:val="24"/>
      <w:lang w:val="en-US"/>
    </w:rPr>
  </w:style>
  <w:style w:type="paragraph" w:styleId="BodyText">
    <w:name w:val="Body Text"/>
    <w:basedOn w:val="Normal"/>
    <w:link w:val="BodyTextChar"/>
    <w:uiPriority w:val="1"/>
    <w:qFormat/>
    <w:pPr>
      <w:widowControl w:val="0"/>
      <w:spacing w:after="0" w:line="240" w:lineRule="auto"/>
      <w:ind w:left="112"/>
      <w:pPrChange w:id="2" w:author="Snowberger, Tina" w:date="2026-09-25T20:08:00Z">
        <w:pPr>
          <w:widowControl w:val="0"/>
          <w:ind w:left="112"/>
        </w:pPr>
      </w:pPrChange>
    </w:pPr>
    <w:rPr>
      <w:rFonts w:ascii="Times New Roman" w:eastAsia="Times New Roman" w:hAnsi="Times New Roman"/>
      <w:sz w:val="24"/>
      <w:szCs w:val="24"/>
      <w:lang w:val="en-US"/>
      <w:rPrChange w:id="2" w:author="Snowberger, Tina" w:date="2026-09-25T20:08:00Z">
        <w:rPr>
          <w:rFonts w:cstheme="minorBidi"/>
          <w:sz w:val="24"/>
          <w:szCs w:val="24"/>
          <w:lang w:val="en-US" w:eastAsia="en-US" w:bidi="ar-SA"/>
        </w:rPr>
      </w:rPrChange>
    </w:rPr>
  </w:style>
  <w:style w:type="character" w:customStyle="1" w:styleId="BodyTextChar">
    <w:name w:val="Body Text Char"/>
    <w:basedOn w:val="DefaultParagraphFont"/>
    <w:link w:val="BodyText"/>
    <w:uiPriority w:val="1"/>
    <w:rsid w:val="00D41261"/>
    <w:rPr>
      <w:rFonts w:ascii="Times New Roman" w:eastAsia="Times New Roman" w:hAnsi="Times New Roman"/>
      <w:sz w:val="24"/>
      <w:szCs w:val="24"/>
      <w:lang w:val="en-US"/>
    </w:rPr>
  </w:style>
  <w:style w:type="paragraph" w:customStyle="1" w:styleId="TableParagraph">
    <w:name w:val="Table Paragraph"/>
    <w:basedOn w:val="Normal"/>
    <w:uiPriority w:val="1"/>
    <w:qFormat/>
    <w:pPr>
      <w:widowControl w:val="0"/>
      <w:spacing w:after="0" w:line="240" w:lineRule="auto"/>
      <w:pPrChange w:id="3" w:author="Snowberger, Tina" w:date="2026-09-25T20:08:00Z">
        <w:pPr>
          <w:widowControl w:val="0"/>
        </w:pPr>
      </w:pPrChange>
    </w:pPr>
    <w:rPr>
      <w:lang w:val="en-US"/>
      <w:rPrChange w:id="3" w:author="Snowberger, Tina" w:date="2026-09-25T20:08:00Z">
        <w:rPr>
          <w:rFonts w:asciiTheme="minorHAnsi" w:eastAsiaTheme="minorHAnsi" w:hAnsiTheme="minorHAnsi" w:cstheme="minorBid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William</dc:creator>
  <cp:keywords/>
  <dc:description/>
  <cp:lastModifiedBy>Arthur Souza Rodrigues</cp:lastModifiedBy>
  <cp:revision>1</cp:revision>
  <cp:lastPrinted>2023-03-13T22:19:00Z</cp:lastPrinted>
  <dcterms:created xsi:type="dcterms:W3CDTF">2023-12-13T16:16:00Z</dcterms:created>
  <dcterms:modified xsi:type="dcterms:W3CDTF">2026-09-26T00:08:00Z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2015-06-26T00:00:00Z</vt:filetime>
  </property>
  <property fmtid="{D5CDD505-2E9C-101B-9397-08002B2CF9AE}" pid="3" name="LastSaved">
    <vt:filetime>2016-06-16T00:00:00Z</vt:filetime>
  </property>
</Properties>
</file>