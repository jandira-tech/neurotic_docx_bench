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7C7F39" w14:textId="77777777" w:rsidR="00FE615C" w:rsidRDefault="00552C75" w:rsidP="00FE615C">
      <w:pPr>
        <w:pStyle w:val="Zakladnystyl"/>
        <w:jc w:val="center"/>
        <w:rPr>
          <w:del w:id="5" w:author="Comparison" w:date="2026-09-22T12:20:00Z" w16du:dateUtc="2026-09-22T16:20:00Z"/>
          <w:sz w:val="28"/>
          <w:szCs w:val="28"/>
        </w:rPr>
      </w:pPr>
      <w:ins w:id="6" w:author="Comparison" w:date="2026-09-22T12:20:00Z" w16du:dateUtc="2026-09-22T16:20:00Z">
        <w:r>
          <w:rPr>
            <w:b/>
            <w:bCs/>
          </w:rPr>
          <w:t>ACB-kædemotor - frit konfigurerbar - CDC-1-ACB</w:t>
        </w:r>
        <w:r>
          <w:br/>
        </w:r>
        <w:r>
          <w:rPr>
            <w:b/>
            <w:bCs/>
          </w:rPr>
          <w:t>24 V DC / Tilpasset efter kundeønsker</w:t>
        </w:r>
        <w:r>
          <w:br/>
        </w:r>
        <w:r>
          <w:br/>
          <w:t>Elektrisk motor til integreret, usynlig montering i vinduesprofilen og til eftermontering.</w:t>
        </w:r>
        <w:r>
          <w:br/>
          <w:t>Praktisk til motoriseret åbning og lukning af vinduer og lemme.</w:t>
        </w:r>
        <w:r>
          <w:br/>
          <w:t>Kan bruges til Komfortopluk, røgudluftning og brandventilation iht. DS/EN12101-2</w:t>
        </w:r>
        <w:r>
          <w:br/>
          <w:t>Kan kombineres med alle D+H låsemotorer.</w:t>
        </w:r>
        <w:r>
          <w:br/>
        </w:r>
        <w:r>
          <w:br/>
        </w:r>
        <w:r>
          <w:rPr>
            <w:b/>
            <w:bCs/>
          </w:rPr>
          <w:t>Egenskaber:</w:t>
        </w:r>
        <w:r>
          <w:br/>
          <w:t>Integreret, frit parametrerbar slukningselektronik for at forhindre en defekt i tilfælde af overbelastning af vindue og motor.</w:t>
        </w:r>
        <w:r>
          <w:br/>
        </w:r>
        <w:r>
          <w:t>Integreret grænseflade ACB (Advanced Communication Bus) med åben Modbus RTU-protokol.</w:t>
        </w:r>
        <w:r>
          <w:br/>
          <w:t>Direkte integration af motoren gennem åben buskommunikation via ACB (Advanced Communication Bus), f.eks. i CTS (bygningsautomation).</w:t>
        </w:r>
        <w:r>
          <w:br/>
          <w:t>Lav driftsstøj takket være innovativ, akustisk afkobling af drevkomponenterne.</w:t>
        </w:r>
        <w:r>
          <w:br/>
          <w:t>Højpræcisionsmotor og synkron elektronik til synkron drift af op til 8 motorer.</w:t>
        </w:r>
        <w:r>
          <w:br/>
          <w:t>Korrosionsbeskyttet, hærdet, stålkæde, vedligeholdelsesfri takket være livstidssmøring.</w:t>
        </w:r>
        <w:r>
          <w:br/>
        </w:r>
        <w:r>
          <w:t>Highspeed-funktion (-HS) til hurtigt opluk af vinduer i tilfælde af brand (ABV).</w:t>
        </w:r>
        <w:r>
          <w:br/>
          <w:t>Justerbart, flertrins klembeskyttelsessystem (løbetid, kraft, åbning).</w:t>
        </w:r>
        <w:r>
          <w:br/>
          <w:t>Automatisk aflastning af tætningsbåndet efter lukning beskytter tætningslister.</w:t>
        </w:r>
        <w:r>
          <w:br/>
          <w:t>Lavt kabelforbrug med mulighed for gennemsløjfning af op til 3 motorer.</w:t>
        </w:r>
        <w:r>
          <w:br/>
          <w:t>Enkel installation takket være stik med beskyttelse mod omvendt polaritet.</w:t>
        </w:r>
        <w:r>
          <w:br/>
          <w:t>Tilslutning valgfrit mulig fra venstre eller højre (forsyning inkl. bussignaler).</w:t>
        </w:r>
        <w:r>
          <w:br/>
        </w:r>
        <w:r>
          <w:t>Kan parametriseres individuelt via D+H SCS-software.</w:t>
        </w:r>
        <w:r>
          <w:br/>
        </w:r>
        <w:r>
          <w:br/>
        </w:r>
        <w:r>
          <w:rPr>
            <w:b/>
            <w:bCs/>
          </w:rPr>
          <w:t>Funktionsbeskrivelse ACB</w:t>
        </w:r>
        <w:r>
          <w:br/>
          <w:t>Sikker ABV-central kommunikation gennem krypteret dataoverførsel mellem centraler og motorer fra D+H Mechatronic AG.</w:t>
        </w:r>
        <w:r>
          <w:br/>
          <w:t>Direkte styring af motoren via ACB mulig.</w:t>
        </w:r>
        <w:r>
          <w:br/>
          <w:t>Som standard er motoren indstillet med drift med pol-skift fra fabrikken.</w:t>
        </w:r>
        <w:r>
          <w:br/>
          <w:t>Præcis styring af position og feedback, herunder angivelser af den faktiske position.</w:t>
        </w:r>
        <w:r>
          <w:br/>
          <w:t>Åbne- og lukke meddelelser kommer direkte fra motoren via ACB-kommunikation.</w:t>
        </w:r>
        <w:r>
          <w:br/>
        </w:r>
        <w:r>
          <w:t>Motorens generelle status, som f.eks. samlet kørestrækning, antal aktiveringer, diagnostik og nødfunktion, kan evalueres.</w:t>
        </w:r>
        <w:r>
          <w:br/>
          <w:t>  </w:t>
        </w:r>
        <w:r>
          <w:br/>
        </w:r>
        <w:r>
          <w:rPr>
            <w:b/>
            <w:bCs/>
          </w:rPr>
          <w:t>Udvidelsesfunktioner:</w:t>
        </w:r>
        <w:r>
          <w:br/>
        </w:r>
        <w:r>
          <w:rPr>
            <w:b/>
            <w:bCs/>
          </w:rPr>
          <w:t>Option "SBD/SBU"</w:t>
        </w:r>
        <w:r>
          <w:t xml:space="preserve"> - Korrosionsbeskyttet, hærdet stålkæde i sidebue-design til lave karmhøjder</w:t>
        </w:r>
        <w:r>
          <w:br/>
        </w:r>
        <w:r>
          <w:rPr>
            <w:b/>
            <w:bCs/>
          </w:rPr>
          <w:t xml:space="preserve">Option "ZB" </w:t>
        </w:r>
        <w:r>
          <w:t>- Vindebroanvendelse til sidemontering af motoren på vinduet</w:t>
        </w:r>
        <w:r>
          <w:br/>
        </w:r>
        <w:r>
          <w:rPr>
            <w:b/>
            <w:bCs/>
          </w:rPr>
          <w:t xml:space="preserve">Option "CP" </w:t>
        </w:r>
        <w:r>
          <w:t>- Brugertilpasset motorfunktionsprogrammering såsom løbetid, kraft og åbning</w:t>
        </w:r>
        <w:r>
          <w:br/>
        </w:r>
        <w:r>
          <w:rPr>
            <w:b/>
            <w:bCs/>
          </w:rPr>
          <w:t xml:space="preserve">Option "HP" </w:t>
        </w:r>
        <w:r>
          <w:t>- Åbningsprogrammering</w:t>
        </w:r>
        <w:r>
          <w:br/>
        </w:r>
        <w:r>
          <w:rPr>
            <w:b/>
            <w:bCs/>
          </w:rPr>
          <w:t xml:space="preserve">Option "VP" </w:t>
        </w:r>
        <w:r>
          <w:t>- Signal til forbindelse med D+H BSY+ låsemotorer</w:t>
        </w:r>
        <w:r>
          <w:br/>
        </w:r>
        <w:r>
          <w:rPr>
            <w:b/>
            <w:bCs/>
          </w:rPr>
          <w:t xml:space="preserve">Option "KM" </w:t>
        </w:r>
        <w:r>
          <w:t>- Kraftig motor-gear-enhed med øget kraft (op til 400 N) til at åbne og lukke tunge parallelsprossede og hæve-/sænkevindue/tophængte vinduer.</w:t>
        </w:r>
        <w:r>
          <w:br/>
        </w:r>
        <w:r>
          <w:rPr>
            <w:b/>
            <w:bCs/>
          </w:rPr>
          <w:t xml:space="preserve">Option "LS" </w:t>
        </w:r>
        <w:r>
          <w:t>- Lavhastigheds-programmering i LUKKET-retning til 5 mm/s</w:t>
        </w:r>
        <w:r>
          <w:br/>
        </w:r>
        <w:r>
          <w:rPr>
            <w:b/>
            <w:bCs/>
          </w:rPr>
          <w:t>Option "SA"</w:t>
        </w:r>
        <w:r>
          <w:t xml:space="preserve"> - "Afbryder ÅBEN" endepositionsmeddelelse</w:t>
        </w:r>
        <w:r>
          <w:br/>
        </w:r>
        <w:r>
          <w:rPr>
            <w:b/>
            <w:bCs/>
          </w:rPr>
          <w:t>Option "SZ"</w:t>
        </w:r>
        <w:r>
          <w:t xml:space="preserve"> - "Afbryder LUKKET" endepositionsmeddelelse</w:t>
        </w:r>
        <w:r>
          <w:br/>
        </w:r>
        <w:r>
          <w:rPr>
            <w:b/>
            <w:bCs/>
          </w:rPr>
          <w:t>Option "SA-SZ"</w:t>
        </w:r>
        <w:r>
          <w:t xml:space="preserve"> - "Afbryder ÅBEN" og "Afbryder LUKKET" endepositionsmeddelelse</w:t>
        </w:r>
        <w:r>
          <w:br/>
        </w:r>
        <w:r>
          <w:rPr>
            <w:b/>
            <w:bCs/>
          </w:rPr>
          <w:t>Option "AS2"</w:t>
        </w:r>
        <w:r>
          <w:t xml:space="preserve"> - Akustisk signal i overensstemmelse med beskyttelsesklasse 2 i henhold til MaschRL/42/EG</w:t>
        </w:r>
        <w:r>
          <w:br/>
        </w:r>
        <w:r>
          <w:rPr>
            <w:b/>
            <w:bCs/>
          </w:rPr>
          <w:t>Option "AS3"</w:t>
        </w:r>
        <w:r>
          <w:t xml:space="preserve"> - Akustisk signal i overensstemmelse med beskyttelsesklasse 3 i henhold til MaschRL/42/EG</w:t>
        </w:r>
        <w:r>
          <w:br/>
        </w:r>
        <w:r>
          <w:rPr>
            <w:b/>
            <w:bCs/>
          </w:rPr>
          <w:t>Option "SKS"</w:t>
        </w:r>
        <w:r>
          <w:t xml:space="preserve"> - Mulighed for direkte tilslutning af en klembeskyttelsesliste eller en optisk sensor til </w:t>
        </w:r>
        <w:r>
          <w:lastRenderedPageBreak/>
          <w:t>overvågning af lukkekanten på motoren</w:t>
        </w:r>
        <w:r>
          <w:br/>
        </w:r>
        <w:r>
          <w:rPr>
            <w:b/>
            <w:bCs/>
          </w:rPr>
          <w:t xml:space="preserve">Option "specialfarve" </w:t>
        </w:r>
        <w:r>
          <w:t>- lakering til perfekt integration i facadens udseende i henhold til RAL, DB, NCS</w:t>
        </w:r>
        <w:r>
          <w:br/>
        </w:r>
        <w:r>
          <w:br/>
        </w:r>
        <w:r>
          <w:rPr>
            <w:b/>
            <w:bCs/>
          </w:rPr>
          <w:t>Tekniske data:</w:t>
        </w:r>
        <w:r>
          <w:br/>
          <w:t>Forsyning: 24 V DC / ±15 %</w:t>
        </w:r>
        <w:r>
          <w:br/>
          <w:t>Strømforbrug:</w:t>
        </w:r>
        <w:r>
          <w:br/>
        </w:r>
        <w:r>
          <w:rPr>
            <w:color w:val="E10025"/>
          </w:rPr>
          <w:t>0,6 A (til 350 mm åbning)</w:t>
        </w:r>
        <w:r>
          <w:br/>
        </w:r>
        <w:r>
          <w:rPr>
            <w:color w:val="0092D4"/>
          </w:rPr>
          <w:t>0,8 A (til 500 + 600 mm åbning)</w:t>
        </w:r>
        <w:r>
          <w:br/>
        </w:r>
        <w:r>
          <w:rPr>
            <w:color w:val="0092D4"/>
          </w:rPr>
          <w:t>1 A (til 700 mm åbning)</w:t>
        </w:r>
        <w:r>
          <w:br/>
        </w:r>
        <w:r>
          <w:rPr>
            <w:color w:val="6DB755"/>
          </w:rPr>
          <w:t>1 A (til 800 - 1300 mm åbning)</w:t>
        </w:r>
        <w:r>
          <w:br/>
          <w:t>Indkoblingstid: 30 % (TIL: 3 Min. / FRA: 7 Min.)</w:t>
        </w:r>
        <w:r>
          <w:br/>
          <w:t>Udkobling: Integreret elektronisk belastningsafbryder</w:t>
        </w:r>
        <w:r>
          <w:br/>
          <w:t>Konfiguration: Main eller Sub</w:t>
        </w:r>
        <w:r>
          <w:br/>
          <w:t>Design: Højre eller venstre</w:t>
        </w:r>
        <w:r>
          <w:br/>
          <w:t>Trykkraft: 250 N</w:t>
        </w:r>
        <w:r>
          <w:br/>
          <w:t>Trækkraft: 250 N</w:t>
        </w:r>
        <w:r>
          <w:br/>
          <w:t>Nominel låsekraft **: 1500 N</w:t>
        </w:r>
        <w:r>
          <w:br/>
          <w:t>Levetid: 20000 dobbeltoperationer *</w:t>
        </w:r>
        <w:r>
          <w:br/>
          <w:t>Åbning:300 mm - 1300 mm</w:t>
        </w:r>
        <w:r>
          <w:br/>
          <w:t>Hastighed ÅBNE: 6,7 mm/s</w:t>
        </w:r>
        <w:r>
          <w:br/>
          <w:t>Hastighed ÅBNE - ABV:</w:t>
        </w:r>
        <w:r>
          <w:br/>
        </w:r>
        <w:r>
          <w:rPr>
            <w:color w:val="E10025"/>
          </w:rPr>
          <w:t>9,4 mm/s (til 350 mm åbning)</w:t>
        </w:r>
        <w:r>
          <w:br/>
        </w:r>
        <w:r>
          <w:rPr>
            <w:color w:val="0092D4"/>
          </w:rPr>
          <w:t>13,6 mm/s (til 500 + 700 mm åbning)</w:t>
        </w:r>
        <w:r>
          <w:br/>
        </w:r>
        <w:r>
          <w:rPr>
            <w:color w:val="6DB755"/>
          </w:rPr>
          <w:t>15 mm/s (til 800 - 1300 mm åbning)</w:t>
        </w:r>
        <w:r>
          <w:br/>
          <w:t>Hastighed LUKKE:</w:t>
        </w:r>
        <w:r>
          <w:br/>
        </w:r>
        <w:r>
          <w:rPr>
            <w:color w:val="E10025"/>
          </w:rPr>
          <w:t>5 mm/s (til 350 mm åbning)</w:t>
        </w:r>
        <w:r>
          <w:br/>
        </w:r>
        <w:r>
          <w:rPr>
            <w:color w:val="0092D4"/>
          </w:rPr>
          <w:t>6,7 mm/s (til 500 + 700 mm åbning)</w:t>
        </w:r>
        <w:r>
          <w:br/>
        </w:r>
        <w:r>
          <w:rPr>
            <w:color w:val="6DB755"/>
          </w:rPr>
          <w:t>6,7 mm/s (til 800 - 1300 mm åbning)</w:t>
        </w:r>
        <w:r>
          <w:br/>
          <w:t>Beskyttelsesklasse: IP 32</w:t>
        </w:r>
        <w:r>
          <w:br/>
          <w:t>Måling af lydtryk (støjemission): LpA ≤ 35 dB(A)</w:t>
        </w:r>
        <w:r>
          <w:br/>
          <w:t>Temperaturområde: -15 °C (-5 °C ***) ... +75 °C</w:t>
        </w:r>
        <w:r>
          <w:br/>
          <w:t>Temperaturstandsikkerhed: B300 (30 min / 300 °C)</w:t>
        </w:r>
        <w:r>
          <w:br/>
          <w:t>Hus: Aluminium</w:t>
        </w:r>
        <w:r>
          <w:br/>
          <w:t>Farve: Specialfarve i henhold til RAL/DB/NCS</w:t>
        </w:r>
        <w:r>
          <w:br/>
          <w:t>Tilslutning: Silikonekabel</w:t>
        </w:r>
        <w:r>
          <w:br/>
          <w:t>B x H x D: 405-885 (åbningsafhængig) x 30 x 39 mm</w:t>
        </w:r>
        <w:r>
          <w:br/>
        </w:r>
        <w:r>
          <w:br/>
          <w:t>* Ved lodret anvendelse skal D+H-forhandleren kontaktes!</w:t>
        </w:r>
        <w:r>
          <w:br/>
          <w:t>** Afhængig af fastgørelsen, *** iht. VdS 2580</w:t>
        </w:r>
        <w:r>
          <w:br/>
        </w:r>
        <w:r>
          <w:br/>
        </w:r>
        <w:r>
          <w:rPr>
            <w:b/>
            <w:bCs/>
          </w:rPr>
          <w:t>Leverance:</w:t>
        </w:r>
        <w:r>
          <w:br/>
        </w:r>
        <w:r>
          <w:t>Motor, silikoneforbindelseskabel med systemstik, brugsanvisning</w:t>
        </w:r>
        <w:r>
          <w:br/>
        </w:r>
        <w:r>
          <w:br/>
          <w:t>Brand: D+H</w:t>
        </w:r>
        <w:r>
          <w:br/>
          <w:t>Type: CDC-1-ACB</w:t>
        </w:r>
        <w:r>
          <w:br/>
        </w:r>
        <w:r>
          <w:rPr>
            <w:b/>
            <w:bCs/>
          </w:rPr>
          <w:t>Art.nr.:</w:t>
        </w:r>
        <w:r>
          <w:t xml:space="preserve"> 26.100.00</w:t>
        </w:r>
        <w:r>
          <w:br/>
        </w:r>
        <w:r>
          <w:br/>
        </w:r>
        <w:r>
          <w:br/>
        </w:r>
        <w:r>
          <w:br/>
        </w:r>
        <w:r>
          <w:rPr>
            <w:b/>
            <w:bCs/>
          </w:rPr>
          <w:t xml:space="preserve">                    Mængde: .......... stk     Pris: ................. DKK     Total: ................. DKK</w:t>
        </w:r>
        <w:r>
          <w:br/>
        </w:r>
        <w:r>
          <w:br/>
        </w:r>
        <w:r>
          <w:br/>
        </w:r>
        <w:r>
          <w:rPr>
            <w:b/>
            <w:bCs/>
            <w:i/>
            <w:iCs/>
          </w:rPr>
          <w:t>Gør din lokale D+H-partner tilgængelig for designvarianter.</w:t>
        </w:r>
        <w:r>
          <w:br/>
        </w:r>
        <w:r>
          <w:br/>
        </w:r>
        <w:r>
          <w:br/>
        </w:r>
        <w:r>
          <w:br/>
          <w:t>https://www.dh-partner.com/dk/da/service/projekterings-hjaelp</w:t>
        </w:r>
        <w:r>
          <w:br/>
        </w:r>
        <w:r>
          <w:br/>
        </w:r>
        <w:r>
          <w:rPr>
            <w:b/>
            <w:bCs/>
          </w:rPr>
          <w:t>Vigtige noter:</w:t>
        </w:r>
        <w:r>
          <w:br/>
        </w:r>
        <w:r>
          <w:br/>
        </w:r>
        <w:r>
          <w:t>Denne produktbeskrivelse udgør ikke et udbud. Ansvaret for overensstemmelse med udbudsretlige krav påhviler den udbudsgivende projektant eller arkitekt.</w:t>
        </w:r>
        <w:r>
          <w:br/>
        </w:r>
        <w:r>
          <w:br/>
          <w:t>Montering og ibrugtagning skal ske i henhold til producentens anvisninger.</w:t>
        </w:r>
        <w:r>
          <w:br/>
        </w:r>
        <w:r>
          <w:br/>
          <w:t>Med forbehold for tekniske ændringer.</w:t>
        </w:r>
      </w:ins>
      <w:del w:id="7" w:author="Comparison" w:date="2026-09-22T12:20:00Z" w16du:dateUtc="2026-09-22T16:20:00Z">
        <w:r w:rsidR="00FE615C">
          <w:rPr>
            <w:sz w:val="28"/>
            <w:szCs w:val="28"/>
          </w:rPr>
          <w:delText>UZNESENIE OBECNÉHO ZASTUPITEĽSTVA VO VYŠNEJ SLANEJ</w:delText>
        </w:r>
      </w:del>
    </w:p>
    <w:p w14:paraId="6B297D81" w14:textId="77777777" w:rsidR="00FE615C" w:rsidRDefault="00FE615C" w:rsidP="00FE615C">
      <w:pPr>
        <w:pStyle w:val="Zakladnystyl"/>
        <w:jc w:val="center"/>
        <w:rPr>
          <w:del w:id="8" w:author="Comparison" w:date="2026-09-22T12:20:00Z" w16du:dateUtc="2026-09-22T16:20:00Z"/>
          <w:b/>
          <w:bCs/>
          <w:sz w:val="32"/>
          <w:szCs w:val="32"/>
        </w:rPr>
      </w:pPr>
      <w:del w:id="9" w:author="Comparison" w:date="2026-09-22T12:20:00Z" w16du:dateUtc="2026-09-22T16:20:00Z">
        <w:r>
          <w:rPr>
            <w:b/>
            <w:bCs/>
            <w:sz w:val="32"/>
            <w:szCs w:val="32"/>
          </w:rPr>
          <w:delText>č. 1</w:delText>
        </w:r>
      </w:del>
    </w:p>
    <w:p w14:paraId="31C0A8DD" w14:textId="77777777" w:rsidR="00FE615C" w:rsidRDefault="00FE615C" w:rsidP="00FE615C">
      <w:pPr>
        <w:pStyle w:val="Zakladnystyl"/>
        <w:jc w:val="center"/>
        <w:rPr>
          <w:del w:id="10" w:author="Comparison" w:date="2026-09-22T12:20:00Z" w16du:dateUtc="2026-09-22T16:20:00Z"/>
          <w:sz w:val="28"/>
          <w:szCs w:val="28"/>
        </w:rPr>
      </w:pPr>
      <w:del w:id="11" w:author="Comparison" w:date="2026-09-22T12:20:00Z" w16du:dateUtc="2026-09-22T16:20:00Z">
        <w:r>
          <w:rPr>
            <w:sz w:val="28"/>
            <w:szCs w:val="28"/>
          </w:rPr>
          <w:delText>z </w:delText>
        </w:r>
        <w:r w:rsidR="003740F4">
          <w:rPr>
            <w:sz w:val="28"/>
            <w:szCs w:val="28"/>
          </w:rPr>
          <w:delText>20</w:delText>
        </w:r>
        <w:r>
          <w:rPr>
            <w:sz w:val="28"/>
            <w:szCs w:val="28"/>
          </w:rPr>
          <w:delText xml:space="preserve">. </w:delText>
        </w:r>
        <w:r w:rsidR="003740F4">
          <w:rPr>
            <w:sz w:val="28"/>
            <w:szCs w:val="28"/>
          </w:rPr>
          <w:delText>marca</w:delText>
        </w:r>
        <w:r>
          <w:rPr>
            <w:sz w:val="28"/>
            <w:szCs w:val="28"/>
          </w:rPr>
          <w:delText xml:space="preserve"> 201</w:delText>
        </w:r>
        <w:r w:rsidR="003740F4">
          <w:rPr>
            <w:sz w:val="28"/>
            <w:szCs w:val="28"/>
          </w:rPr>
          <w:delText>5</w:delText>
        </w:r>
      </w:del>
    </w:p>
    <w:p w14:paraId="471AE872" w14:textId="77777777" w:rsidR="00FE615C" w:rsidRDefault="00FE615C" w:rsidP="00FE615C">
      <w:pPr>
        <w:pStyle w:val="Zakladnystyl"/>
        <w:pBdr>
          <w:bottom w:val="single" w:sz="6" w:space="1" w:color="auto"/>
        </w:pBdr>
        <w:jc w:val="center"/>
        <w:rPr>
          <w:del w:id="12" w:author="Comparison" w:date="2026-09-22T12:20:00Z" w16du:dateUtc="2026-09-22T16:20:00Z"/>
          <w:sz w:val="28"/>
          <w:szCs w:val="28"/>
        </w:rPr>
      </w:pPr>
      <w:del w:id="13" w:author="Comparison" w:date="2026-09-22T12:20:00Z" w16du:dateUtc="2026-09-22T16:20:00Z">
        <w:r>
          <w:rPr>
            <w:sz w:val="28"/>
            <w:szCs w:val="28"/>
          </w:rPr>
          <w:delText> </w:delText>
        </w:r>
      </w:del>
    </w:p>
    <w:p w14:paraId="6E544629" w14:textId="77777777" w:rsidR="00FE615C" w:rsidRDefault="00FE615C" w:rsidP="00FE615C">
      <w:pPr>
        <w:pStyle w:val="Zakladnystyl"/>
        <w:jc w:val="center"/>
        <w:rPr>
          <w:del w:id="14" w:author="Comparison" w:date="2026-09-22T12:20:00Z" w16du:dateUtc="2026-09-22T16:20:00Z"/>
        </w:rPr>
      </w:pPr>
      <w:del w:id="15" w:author="Comparison" w:date="2026-09-22T12:20:00Z" w16du:dateUtc="2026-09-22T16:20:00Z">
        <w:r>
          <w:delText> </w:delText>
        </w:r>
      </w:del>
    </w:p>
    <w:p w14:paraId="3214908D" w14:textId="77777777" w:rsidR="00FE615C" w:rsidRDefault="006E4FA7" w:rsidP="00FE615C">
      <w:pPr>
        <w:pStyle w:val="Vlada"/>
        <w:rPr>
          <w:del w:id="16" w:author="Comparison" w:date="2026-09-22T12:20:00Z" w16du:dateUtc="2026-09-22T16:20:00Z"/>
          <w:sz w:val="24"/>
          <w:szCs w:val="24"/>
        </w:rPr>
      </w:pPr>
      <w:del w:id="17" w:author="Comparison" w:date="2026-09-22T12:20:00Z" w16du:dateUtc="2026-09-22T16:20:00Z">
        <w:r>
          <w:delText>O</w:delText>
        </w:r>
        <w:r w:rsidR="00FE615C">
          <w:delText xml:space="preserve">becné zastupiteľstvo </w:delText>
        </w:r>
      </w:del>
    </w:p>
    <w:p w14:paraId="59FA3C3A" w14:textId="77777777" w:rsidR="00FE615C" w:rsidRDefault="00FE615C" w:rsidP="00FE615C">
      <w:pPr>
        <w:pStyle w:val="Heading1"/>
        <w:rPr>
          <w:del w:id="18" w:author="Comparison" w:date="2026-09-22T12:20:00Z" w16du:dateUtc="2026-09-22T16:20:00Z"/>
        </w:rPr>
      </w:pPr>
      <w:del w:id="19" w:author="Comparison" w:date="2026-09-22T12:20:00Z" w16du:dateUtc="2026-09-22T16:20:00Z">
        <w:r>
          <w:delText>schvaľuje</w:delText>
        </w:r>
      </w:del>
    </w:p>
    <w:p w14:paraId="6FE55017" w14:textId="77777777" w:rsidR="00FE615C" w:rsidRDefault="00FE615C" w:rsidP="00FE615C">
      <w:pPr>
        <w:rPr>
          <w:del w:id="20" w:author="Comparison" w:date="2026-09-22T12:20:00Z" w16du:dateUtc="2026-09-22T16:20:00Z"/>
        </w:rPr>
      </w:pPr>
    </w:p>
    <w:p w14:paraId="4B3E6616" w14:textId="77777777" w:rsidR="00FE615C" w:rsidRDefault="00FE615C" w:rsidP="00FE615C">
      <w:pPr>
        <w:ind w:left="567"/>
        <w:rPr>
          <w:del w:id="21" w:author="Comparison" w:date="2026-09-22T12:20:00Z" w16du:dateUtc="2026-09-22T16:20:00Z"/>
        </w:rPr>
      </w:pPr>
      <w:del w:id="22" w:author="Comparison" w:date="2026-09-22T12:20:00Z" w16du:dateUtc="2026-09-22T16:20:00Z">
        <w:r>
          <w:delText>A.1</w:delText>
        </w:r>
        <w:r>
          <w:tab/>
          <w:delText xml:space="preserve">  za zapisovateľa Bc. Marcelu Tomášiková</w:delText>
        </w:r>
      </w:del>
    </w:p>
    <w:p w14:paraId="33DF2AD7" w14:textId="77777777" w:rsidR="00FE615C" w:rsidRDefault="00FE615C" w:rsidP="00FE615C">
      <w:pPr>
        <w:ind w:left="567"/>
        <w:rPr>
          <w:del w:id="23" w:author="Comparison" w:date="2026-09-22T12:20:00Z" w16du:dateUtc="2026-09-22T16:20:00Z"/>
        </w:rPr>
      </w:pPr>
      <w:del w:id="24" w:author="Comparison" w:date="2026-09-22T12:20:00Z" w16du:dateUtc="2026-09-22T16:20:00Z">
        <w:r>
          <w:delText xml:space="preserve">A.2 </w:delText>
        </w:r>
        <w:r>
          <w:tab/>
          <w:delText xml:space="preserve">  za členov návrhovej komisie </w:delText>
        </w:r>
        <w:r w:rsidR="00305092">
          <w:delText>Miloša Klimu a Ing. Martina Gallu</w:delText>
        </w:r>
      </w:del>
    </w:p>
    <w:p w14:paraId="137B5393" w14:textId="77777777" w:rsidR="00FE615C" w:rsidRDefault="00FE615C" w:rsidP="00FE615C">
      <w:pPr>
        <w:ind w:left="567"/>
        <w:rPr>
          <w:del w:id="25" w:author="Comparison" w:date="2026-09-22T12:20:00Z" w16du:dateUtc="2026-09-22T16:20:00Z"/>
        </w:rPr>
      </w:pPr>
      <w:del w:id="26" w:author="Comparison" w:date="2026-09-22T12:20:00Z" w16du:dateUtc="2026-09-22T16:20:00Z">
        <w:r>
          <w:delText>A.3</w:delText>
        </w:r>
        <w:r>
          <w:tab/>
          <w:delText xml:space="preserve">  za overovateľov zápisnice  Milana Kaspera</w:delText>
        </w:r>
        <w:r w:rsidR="00305092">
          <w:delText xml:space="preserve"> a Ing. Petra Lenkeya</w:delText>
        </w:r>
      </w:del>
    </w:p>
    <w:p w14:paraId="7D41DD3B" w14:textId="77777777" w:rsidR="003740F4" w:rsidRDefault="003740F4" w:rsidP="00FE615C">
      <w:pPr>
        <w:ind w:left="567"/>
        <w:rPr>
          <w:del w:id="27" w:author="Comparison" w:date="2026-09-22T12:20:00Z" w16du:dateUtc="2026-09-22T16:20:00Z"/>
        </w:rPr>
      </w:pPr>
    </w:p>
    <w:p w14:paraId="62D10E6D" w14:textId="77777777" w:rsidR="00FE615C" w:rsidRPr="0037053F" w:rsidRDefault="00FE615C" w:rsidP="00FE615C">
      <w:pPr>
        <w:ind w:left="567"/>
        <w:rPr>
          <w:del w:id="28" w:author="Comparison" w:date="2026-09-22T12:20:00Z" w16du:dateUtc="2026-09-22T16:20:00Z"/>
        </w:rPr>
      </w:pPr>
    </w:p>
    <w:p w14:paraId="09235E51" w14:textId="77777777" w:rsidR="00FE615C" w:rsidRDefault="00FE615C" w:rsidP="00FE615C">
      <w:pPr>
        <w:pStyle w:val="Heading1"/>
        <w:rPr>
          <w:del w:id="29" w:author="Comparison" w:date="2026-09-22T12:20:00Z" w16du:dateUtc="2026-09-22T16:20:00Z"/>
        </w:rPr>
      </w:pPr>
      <w:del w:id="30" w:author="Comparison" w:date="2026-09-22T12:20:00Z" w16du:dateUtc="2026-09-22T16:20:00Z">
        <w:r>
          <w:delText>berie na vedomie</w:delText>
        </w:r>
      </w:del>
    </w:p>
    <w:p w14:paraId="2CE6006D" w14:textId="77777777" w:rsidR="00FE615C" w:rsidRPr="0037053F" w:rsidRDefault="00FE615C" w:rsidP="00FE615C">
      <w:pPr>
        <w:pStyle w:val="BodyText"/>
        <w:widowControl/>
        <w:spacing w:before="120"/>
        <w:ind w:left="567"/>
        <w:jc w:val="both"/>
        <w:rPr>
          <w:del w:id="31" w:author="Comparison" w:date="2026-09-22T12:20:00Z" w16du:dateUtc="2026-09-22T16:20:00Z"/>
          <w:bCs/>
          <w:sz w:val="16"/>
          <w:szCs w:val="16"/>
        </w:rPr>
      </w:pPr>
      <w:del w:id="32" w:author="Comparison" w:date="2026-09-22T12:20:00Z" w16du:dateUtc="2026-09-22T16:20:00Z">
        <w:r w:rsidRPr="0037053F">
          <w:rPr>
            <w:bCs/>
            <w:sz w:val="16"/>
            <w:szCs w:val="16"/>
          </w:rPr>
          <w:delText> </w:delText>
        </w:r>
      </w:del>
    </w:p>
    <w:p w14:paraId="0EAB1584" w14:textId="77777777" w:rsidR="00FE615C" w:rsidRDefault="00FE615C" w:rsidP="00FE615C">
      <w:pPr>
        <w:pStyle w:val="Heading2"/>
        <w:rPr>
          <w:del w:id="33" w:author="Comparison" w:date="2026-09-22T12:20:00Z" w16du:dateUtc="2026-09-22T16:20:00Z"/>
        </w:rPr>
      </w:pPr>
      <w:del w:id="34" w:author="Comparison" w:date="2026-09-22T12:20:00Z" w16du:dateUtc="2026-09-22T16:20:00Z">
        <w:r>
          <w:delText xml:space="preserve">kontrolu plnenia uznesení </w:delText>
        </w:r>
      </w:del>
    </w:p>
    <w:p w14:paraId="54651A1B" w14:textId="77777777" w:rsidR="00FE615C" w:rsidRDefault="00CB0013" w:rsidP="00FE615C">
      <w:pPr>
        <w:pStyle w:val="Heading1"/>
        <w:rPr>
          <w:del w:id="35" w:author="Comparison" w:date="2026-09-22T12:20:00Z" w16du:dateUtc="2026-09-22T16:20:00Z"/>
        </w:rPr>
      </w:pPr>
      <w:del w:id="36" w:author="Comparison" w:date="2026-09-22T12:20:00Z" w16du:dateUtc="2026-09-22T16:20:00Z">
        <w:r>
          <w:delText xml:space="preserve">s c h v a ľ u j e </w:delText>
        </w:r>
      </w:del>
    </w:p>
    <w:p w14:paraId="45A75DA4" w14:textId="77777777" w:rsidR="00D84A10" w:rsidRDefault="00D84A10" w:rsidP="00FE615C">
      <w:pPr>
        <w:pStyle w:val="Heading2"/>
        <w:rPr>
          <w:del w:id="37" w:author="Comparison" w:date="2026-09-22T12:20:00Z" w16du:dateUtc="2026-09-22T16:20:00Z"/>
        </w:rPr>
      </w:pPr>
      <w:del w:id="38" w:author="Comparison" w:date="2026-09-22T12:20:00Z" w16du:dateUtc="2026-09-22T16:20:00Z">
        <w:r>
          <w:delText>predaj</w:delText>
        </w:r>
        <w:r w:rsidR="00A07AED">
          <w:delText xml:space="preserve"> časti</w:delText>
        </w:r>
        <w:r>
          <w:delText xml:space="preserve"> pozemku vo</w:delText>
        </w:r>
        <w:r w:rsidR="00A07AED">
          <w:delText xml:space="preserve"> výlučnom </w:delText>
        </w:r>
        <w:r>
          <w:delText xml:space="preserve"> vlastníctve Obce Vyšná Slaná  v katastrálnom území Obce Vyšná Slaná č.  KNC 106</w:delText>
        </w:r>
        <w:r w:rsidR="006E4FA7">
          <w:delText xml:space="preserve"> zastavaná plocha a nádvorie </w:delText>
        </w:r>
        <w:r>
          <w:delText xml:space="preserve"> vedený na liste vlastníctva č. 517</w:delText>
        </w:r>
        <w:r w:rsidR="006E4FA7">
          <w:delText xml:space="preserve"> </w:delText>
        </w:r>
        <w:r>
          <w:delText xml:space="preserve"> takto:</w:delText>
        </w:r>
      </w:del>
    </w:p>
    <w:p w14:paraId="40C042A1" w14:textId="77777777" w:rsidR="00D84A10" w:rsidRDefault="00D84A10" w:rsidP="00D84A10">
      <w:pPr>
        <w:pStyle w:val="Heading2"/>
        <w:numPr>
          <w:ilvl w:val="0"/>
          <w:numId w:val="8"/>
        </w:numPr>
        <w:rPr>
          <w:del w:id="39" w:author="Comparison" w:date="2026-09-22T12:20:00Z" w16du:dateUtc="2026-09-22T16:20:00Z"/>
        </w:rPr>
      </w:pPr>
      <w:del w:id="40" w:author="Comparison" w:date="2026-09-22T12:20:00Z" w16du:dateUtc="2026-09-22T16:20:00Z">
        <w:r>
          <w:delText>vo výmere 32 m</w:delText>
        </w:r>
        <w:r>
          <w:rPr>
            <w:vertAlign w:val="superscript"/>
          </w:rPr>
          <w:delText xml:space="preserve">2 </w:delText>
        </w:r>
        <w:r>
          <w:delText xml:space="preserve">diel 32 parcelné číslo 106/2 podľa geometrického plánu č.2/2012 autorizačne overeného dňa 7.3.2012 a úradne overeného dňa 12.4.2012 </w:delText>
        </w:r>
        <w:r w:rsidR="00A07AED">
          <w:delText xml:space="preserve"> Ondrejovi Hricovi rod. Hric, nar. 9.6.1935, rodné číslo: 350609/746, trvale bytom Vyšná Slaná č. 161  v ½  a Zuzane Hricovej rod. Sentpéteryovej, nar. 9.7.1939, rodné číslo: 395709/733 trvale bytom Vyšná Slaná č. 161 v ½ </w:delText>
        </w:r>
        <w:r w:rsidR="00A07AED">
          <w:tab/>
        </w:r>
      </w:del>
    </w:p>
    <w:p w14:paraId="2AC90377" w14:textId="77777777" w:rsidR="00A07AED" w:rsidRDefault="00D84A10" w:rsidP="00A07AED">
      <w:pPr>
        <w:pStyle w:val="Heading2"/>
        <w:numPr>
          <w:ilvl w:val="0"/>
          <w:numId w:val="8"/>
        </w:numPr>
        <w:rPr>
          <w:del w:id="41" w:author="Comparison" w:date="2026-09-22T12:20:00Z" w16du:dateUtc="2026-09-22T16:20:00Z"/>
        </w:rPr>
      </w:pPr>
      <w:del w:id="42" w:author="Comparison" w:date="2026-09-22T12:20:00Z" w16du:dateUtc="2026-09-22T16:20:00Z">
        <w:r>
          <w:delText>vo výmere 22 m</w:delText>
        </w:r>
        <w:r>
          <w:rPr>
            <w:vertAlign w:val="superscript"/>
          </w:rPr>
          <w:delText xml:space="preserve">2  </w:delText>
        </w:r>
        <w:r>
          <w:delText xml:space="preserve"> diel 34  parcelné číslo 106/4 podľa geometrického plánu č.2/2012 autorizačne overeného dňa 7.3.2012 a úradne overeného dňa 12.4.2012</w:delText>
        </w:r>
        <w:r w:rsidR="00A07AED" w:rsidRPr="00A07AED">
          <w:delText xml:space="preserve"> </w:delText>
        </w:r>
        <w:r w:rsidR="00A07AED">
          <w:delText xml:space="preserve">Ondrejovi Hricovi rod. Hric, nar. 9.6.1935, rodné číslo: 350609/746, trvale bytom Vyšná Slaná č. 161  v ½  a Zuzane Hricovej rod. Sentpéteryovej, nar. 9.7.1939, rodné číslo: 395709/733 trvale bytom Vyšná Slaná č. 161 v ½ </w:delText>
        </w:r>
        <w:r w:rsidR="00A07AED">
          <w:tab/>
        </w:r>
      </w:del>
    </w:p>
    <w:p w14:paraId="7C96B20F" w14:textId="77777777" w:rsidR="00A07AED" w:rsidRPr="006E4FA7" w:rsidRDefault="006E4FA7" w:rsidP="006E4FA7">
      <w:pPr>
        <w:pStyle w:val="Heading2"/>
        <w:numPr>
          <w:ilvl w:val="0"/>
          <w:numId w:val="0"/>
        </w:numPr>
        <w:ind w:left="2629" w:hanging="851"/>
        <w:rPr>
          <w:del w:id="43" w:author="Comparison" w:date="2026-09-22T12:20:00Z" w16du:dateUtc="2026-09-22T16:20:00Z"/>
        </w:rPr>
      </w:pPr>
      <w:del w:id="44" w:author="Comparison" w:date="2026-09-22T12:20:00Z" w16du:dateUtc="2026-09-22T16:20:00Z">
        <w:r>
          <w:delText>Cena za 1m</w:delText>
        </w:r>
        <w:r>
          <w:rPr>
            <w:vertAlign w:val="superscript"/>
          </w:rPr>
          <w:delText xml:space="preserve">2  </w:delText>
        </w:r>
        <w:r>
          <w:delText>je určená vo výške 1,33 €. Celková cena je vo výške 71,82 €.</w:delText>
        </w:r>
      </w:del>
    </w:p>
    <w:p w14:paraId="3C39F4BE" w14:textId="77777777" w:rsidR="00A07AED" w:rsidRDefault="00A07AED" w:rsidP="00A07AED">
      <w:pPr>
        <w:pStyle w:val="Heading2"/>
        <w:numPr>
          <w:ilvl w:val="0"/>
          <w:numId w:val="0"/>
        </w:numPr>
        <w:ind w:left="1418" w:hanging="851"/>
        <w:rPr>
          <w:del w:id="45" w:author="Comparison" w:date="2026-09-22T12:20:00Z" w16du:dateUtc="2026-09-22T16:20:00Z"/>
        </w:rPr>
      </w:pPr>
    </w:p>
    <w:p w14:paraId="166EEA47" w14:textId="77777777" w:rsidR="00A07AED" w:rsidRDefault="00A07AED" w:rsidP="00A07AED">
      <w:pPr>
        <w:pStyle w:val="Heading2"/>
        <w:numPr>
          <w:ilvl w:val="0"/>
          <w:numId w:val="0"/>
        </w:numPr>
        <w:ind w:left="1418" w:hanging="851"/>
        <w:rPr>
          <w:del w:id="46" w:author="Comparison" w:date="2026-09-22T12:20:00Z" w16du:dateUtc="2026-09-22T16:20:00Z"/>
        </w:rPr>
      </w:pPr>
    </w:p>
    <w:p w14:paraId="381E63AF" w14:textId="77777777" w:rsidR="00A07AED" w:rsidRDefault="00A07AED" w:rsidP="00A07AED">
      <w:pPr>
        <w:pStyle w:val="Heading2"/>
        <w:rPr>
          <w:del w:id="47" w:author="Comparison" w:date="2026-09-22T12:20:00Z" w16du:dateUtc="2026-09-22T16:20:00Z"/>
        </w:rPr>
      </w:pPr>
      <w:del w:id="48" w:author="Comparison" w:date="2026-09-22T12:20:00Z" w16du:dateUtc="2026-09-22T16:20:00Z">
        <w:r>
          <w:delText>predaj časti pozemku vo výlučnom  vlastníctve Obce Vyšná Slaná  v katastrálnom území Obce Vyšná Slaná č.  KNC 106 vedený na liste vlastníctva č. 517 takto:</w:delText>
        </w:r>
      </w:del>
    </w:p>
    <w:p w14:paraId="00E30BC4" w14:textId="77777777" w:rsidR="00CF71D7" w:rsidRDefault="00A07AED" w:rsidP="00CF71D7">
      <w:pPr>
        <w:pStyle w:val="Heading2"/>
        <w:numPr>
          <w:ilvl w:val="0"/>
          <w:numId w:val="8"/>
        </w:numPr>
        <w:rPr>
          <w:del w:id="49" w:author="Comparison" w:date="2026-09-22T12:20:00Z" w16du:dateUtc="2026-09-22T16:20:00Z"/>
        </w:rPr>
      </w:pPr>
      <w:del w:id="50" w:author="Comparison" w:date="2026-09-22T12:20:00Z" w16du:dateUtc="2026-09-22T16:20:00Z">
        <w:r>
          <w:delText>vo výmere 33 m</w:delText>
        </w:r>
        <w:r w:rsidRPr="00CF71D7">
          <w:rPr>
            <w:vertAlign w:val="superscript"/>
          </w:rPr>
          <w:delText xml:space="preserve">2      </w:delText>
        </w:r>
        <w:r>
          <w:delText>diel 31 parcelné číslo 106/1 podľa geometrického plánu č.2/2012 autorizačne overeného dňa 7.3.2012 a úradne overeného dňa 12.4.2012  Ing. Jánovi Hricovi rod. Hric, nar. 18.5.1951 rodné číslo: 510518/005 trvale bytom Vyšná Slaná č. 162 v</w:delText>
        </w:r>
        <w:r w:rsidR="00CF71D7">
          <w:delText> </w:delText>
        </w:r>
        <w:r w:rsidR="00CF71D7" w:rsidRPr="00CF71D7">
          <w:rPr>
            <w:vertAlign w:val="superscript"/>
          </w:rPr>
          <w:delText>2</w:delText>
        </w:r>
        <w:r w:rsidR="00CF71D7">
          <w:delText>/</w:delText>
        </w:r>
        <w:r w:rsidR="00CF71D7" w:rsidRPr="00CF71D7">
          <w:rPr>
            <w:vertAlign w:val="subscript"/>
          </w:rPr>
          <w:delText>4</w:delText>
        </w:r>
        <w:r w:rsidR="00CF71D7">
          <w:delText xml:space="preserve">,  Vladimírovi Hricovi, rod. Hric, nar. 27.11.1952, rodné číslo: 521127/221, trvale bytom Vyšná Slaná č. 160 </w:delText>
        </w:r>
        <w:r w:rsidR="00CF71D7" w:rsidRPr="00CF71D7">
          <w:rPr>
            <w:vertAlign w:val="superscript"/>
          </w:rPr>
          <w:delText>1</w:delText>
        </w:r>
        <w:r w:rsidR="00CF71D7">
          <w:delText>/</w:delText>
        </w:r>
        <w:r w:rsidR="00CF71D7" w:rsidRPr="00CF71D7">
          <w:rPr>
            <w:vertAlign w:val="subscript"/>
          </w:rPr>
          <w:delText xml:space="preserve">4,   </w:delText>
        </w:r>
        <w:r w:rsidR="00CF71D7">
          <w:delText xml:space="preserve"> Janke Hricovej rod. Palackovej, nar. 4.10.1958, rodné číslo:586004/6797, trvale bytom Vyšná Slaná č. 160 v </w:delText>
        </w:r>
        <w:r w:rsidR="00CF71D7" w:rsidRPr="00CF71D7">
          <w:rPr>
            <w:vertAlign w:val="superscript"/>
          </w:rPr>
          <w:delText>1</w:delText>
        </w:r>
        <w:r w:rsidR="00CF71D7">
          <w:delText>/</w:delText>
        </w:r>
        <w:r w:rsidR="00CF71D7" w:rsidRPr="00CF71D7">
          <w:rPr>
            <w:vertAlign w:val="subscript"/>
          </w:rPr>
          <w:delText>4</w:delText>
        </w:r>
      </w:del>
    </w:p>
    <w:p w14:paraId="214713DB" w14:textId="77777777" w:rsidR="00CF71D7" w:rsidRDefault="00CF71D7" w:rsidP="00CF71D7">
      <w:pPr>
        <w:pStyle w:val="Heading2"/>
        <w:numPr>
          <w:ilvl w:val="0"/>
          <w:numId w:val="0"/>
        </w:numPr>
        <w:ind w:left="1778"/>
        <w:rPr>
          <w:del w:id="51" w:author="Comparison" w:date="2026-09-22T12:20:00Z" w16du:dateUtc="2026-09-22T16:20:00Z"/>
        </w:rPr>
      </w:pPr>
    </w:p>
    <w:p w14:paraId="3ED16E22" w14:textId="77777777" w:rsidR="00CF71D7" w:rsidRDefault="00CF71D7" w:rsidP="00CF71D7">
      <w:pPr>
        <w:pStyle w:val="Heading2"/>
        <w:numPr>
          <w:ilvl w:val="0"/>
          <w:numId w:val="8"/>
        </w:numPr>
        <w:rPr>
          <w:del w:id="52" w:author="Comparison" w:date="2026-09-22T12:20:00Z" w16du:dateUtc="2026-09-22T16:20:00Z"/>
        </w:rPr>
      </w:pPr>
      <w:del w:id="53" w:author="Comparison" w:date="2026-09-22T12:20:00Z" w16du:dateUtc="2026-09-22T16:20:00Z">
        <w:r>
          <w:delText>vo výmere 21 m</w:delText>
        </w:r>
        <w:r>
          <w:rPr>
            <w:vertAlign w:val="superscript"/>
          </w:rPr>
          <w:delText xml:space="preserve">2      </w:delText>
        </w:r>
        <w:r>
          <w:delText>diel 33  parcelné číslo 106/3 podľa geometrického plánu č.2/2012 autorizačne overeného dňa 7.3.2012 a úradne overeného dňa 12.4.2012  Ing. Jánovi Hricovi rod. Hric, nar. 18.5.1951 rodné číslo: 510518/005 trvale bytom Vyšná Slaná č. 162 v </w:delText>
        </w:r>
        <w:r w:rsidRPr="00CF71D7">
          <w:rPr>
            <w:vertAlign w:val="superscript"/>
          </w:rPr>
          <w:delText>2</w:delText>
        </w:r>
        <w:r>
          <w:delText>/</w:delText>
        </w:r>
        <w:r w:rsidRPr="00CF71D7">
          <w:rPr>
            <w:vertAlign w:val="subscript"/>
          </w:rPr>
          <w:delText>4</w:delText>
        </w:r>
        <w:r>
          <w:delText>,  Vladimírovi Hricovi, rod. Hric, nar. 27.11.1952, rodné číslo: 521127/221, trvale bytom Vyšná Slaná č. 160 v </w:delText>
        </w:r>
        <w:r w:rsidRPr="00CF71D7">
          <w:rPr>
            <w:vertAlign w:val="superscript"/>
          </w:rPr>
          <w:delText>1</w:delText>
        </w:r>
        <w:r>
          <w:delText>/</w:delText>
        </w:r>
        <w:r w:rsidRPr="00CF71D7">
          <w:rPr>
            <w:vertAlign w:val="subscript"/>
          </w:rPr>
          <w:delText>4</w:delText>
        </w:r>
        <w:r>
          <w:delText xml:space="preserve">, Janke Hricovej rod. Palackovej, nar. 4.10.1958, rodné číslo:586004/6797, trvale bytom Vyšná Slaná č. 160 v </w:delText>
        </w:r>
        <w:r w:rsidRPr="00CF71D7">
          <w:rPr>
            <w:vertAlign w:val="superscript"/>
          </w:rPr>
          <w:delText>1</w:delText>
        </w:r>
        <w:r>
          <w:delText>/</w:delText>
        </w:r>
        <w:r w:rsidRPr="00CF71D7">
          <w:rPr>
            <w:vertAlign w:val="subscript"/>
          </w:rPr>
          <w:delText>4</w:delText>
        </w:r>
      </w:del>
    </w:p>
    <w:p w14:paraId="037AEED3" w14:textId="77777777" w:rsidR="006E4FA7" w:rsidRPr="006E4FA7" w:rsidRDefault="006E4FA7" w:rsidP="006E4FA7">
      <w:pPr>
        <w:pStyle w:val="Heading2"/>
        <w:numPr>
          <w:ilvl w:val="0"/>
          <w:numId w:val="0"/>
        </w:numPr>
        <w:ind w:left="2629" w:hanging="851"/>
        <w:rPr>
          <w:del w:id="54" w:author="Comparison" w:date="2026-09-22T12:20:00Z" w16du:dateUtc="2026-09-22T16:20:00Z"/>
        </w:rPr>
      </w:pPr>
      <w:del w:id="55" w:author="Comparison" w:date="2026-09-22T12:20:00Z" w16du:dateUtc="2026-09-22T16:20:00Z">
        <w:r>
          <w:delText>Cena za 1m</w:delText>
        </w:r>
        <w:r>
          <w:rPr>
            <w:vertAlign w:val="superscript"/>
          </w:rPr>
          <w:delText xml:space="preserve">2  </w:delText>
        </w:r>
        <w:r>
          <w:delText>je určená vo výške 1,33 €. Celková cena je vo výške 71,82 €.</w:delText>
        </w:r>
      </w:del>
    </w:p>
    <w:p w14:paraId="1E28D611" w14:textId="77777777" w:rsidR="006E4FA7" w:rsidRDefault="006E4FA7" w:rsidP="006E4FA7">
      <w:pPr>
        <w:pStyle w:val="Heading2"/>
        <w:numPr>
          <w:ilvl w:val="0"/>
          <w:numId w:val="0"/>
        </w:numPr>
        <w:ind w:left="1418" w:hanging="851"/>
        <w:rPr>
          <w:del w:id="56" w:author="Comparison" w:date="2026-09-22T12:20:00Z" w16du:dateUtc="2026-09-22T16:20:00Z"/>
        </w:rPr>
      </w:pPr>
    </w:p>
    <w:p w14:paraId="1FA9139C" w14:textId="77777777" w:rsidR="00A07AED" w:rsidRDefault="00CF71D7" w:rsidP="00CF71D7">
      <w:pPr>
        <w:pStyle w:val="Heading2"/>
        <w:numPr>
          <w:ilvl w:val="0"/>
          <w:numId w:val="0"/>
        </w:numPr>
        <w:ind w:left="1778"/>
        <w:rPr>
          <w:del w:id="57" w:author="Comparison" w:date="2026-09-22T12:20:00Z" w16du:dateUtc="2026-09-22T16:20:00Z"/>
        </w:rPr>
      </w:pPr>
      <w:del w:id="58" w:author="Comparison" w:date="2026-09-22T12:20:00Z" w16du:dateUtc="2026-09-22T16:20:00Z">
        <w:r>
          <w:tab/>
          <w:delText xml:space="preserve"> </w:delText>
        </w:r>
      </w:del>
    </w:p>
    <w:p w14:paraId="3461FB73" w14:textId="77777777" w:rsidR="00FE615C" w:rsidRDefault="00FE615C" w:rsidP="00A07AED">
      <w:pPr>
        <w:pStyle w:val="Heading2"/>
        <w:numPr>
          <w:ilvl w:val="0"/>
          <w:numId w:val="0"/>
        </w:numPr>
        <w:ind w:left="1418" w:hanging="851"/>
        <w:rPr>
          <w:del w:id="59" w:author="Comparison" w:date="2026-09-22T12:20:00Z" w16du:dateUtc="2026-09-22T16:20:00Z"/>
        </w:rPr>
      </w:pPr>
    </w:p>
    <w:p w14:paraId="2DF831F6" w14:textId="77777777" w:rsidR="00FE615C" w:rsidRDefault="00D84A10" w:rsidP="00CF71D7">
      <w:pPr>
        <w:pStyle w:val="Heading2"/>
        <w:numPr>
          <w:ilvl w:val="0"/>
          <w:numId w:val="0"/>
        </w:numPr>
        <w:ind w:left="1418" w:hanging="851"/>
        <w:rPr>
          <w:del w:id="60" w:author="Comparison" w:date="2026-09-22T12:20:00Z" w16du:dateUtc="2026-09-22T16:20:00Z"/>
          <w:b/>
          <w:sz w:val="22"/>
          <w:szCs w:val="22"/>
        </w:rPr>
      </w:pPr>
      <w:del w:id="61" w:author="Comparison" w:date="2026-09-22T12:20:00Z" w16du:dateUtc="2026-09-22T16:20:00Z">
        <w:r>
          <w:delText xml:space="preserve">              </w:delText>
        </w:r>
      </w:del>
    </w:p>
    <w:p w14:paraId="25A17346" w14:textId="77777777" w:rsidR="00FE615C" w:rsidRPr="004C320F" w:rsidRDefault="00FE615C" w:rsidP="00FE615C">
      <w:pPr>
        <w:pStyle w:val="BodyText"/>
        <w:rPr>
          <w:del w:id="62" w:author="Comparison" w:date="2026-09-22T12:20:00Z" w16du:dateUtc="2026-09-22T16:20:00Z"/>
          <w:b/>
          <w:bCs/>
        </w:rPr>
      </w:pPr>
      <w:del w:id="63" w:author="Comparison" w:date="2026-09-22T12:20:00Z" w16du:dateUtc="2026-09-22T16:20:00Z"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 w:rsidRPr="004C320F">
          <w:rPr>
            <w:b/>
            <w:bCs/>
          </w:rPr>
          <w:delText>Ing. Dušan   G a l l o</w:delText>
        </w:r>
      </w:del>
    </w:p>
    <w:p w14:paraId="3DD01427" w14:textId="77777777" w:rsidR="00FE615C" w:rsidRPr="004C320F" w:rsidRDefault="00FE615C" w:rsidP="00FE615C">
      <w:pPr>
        <w:pStyle w:val="BodyText"/>
        <w:rPr>
          <w:del w:id="64" w:author="Comparison" w:date="2026-09-22T12:20:00Z" w16du:dateUtc="2026-09-22T16:20:00Z"/>
          <w:b/>
          <w:bCs/>
        </w:rPr>
      </w:pPr>
      <w:del w:id="65" w:author="Comparison" w:date="2026-09-22T12:20:00Z" w16du:dateUtc="2026-09-22T16:20:00Z"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  <w:delText>starosta obce Vyšná Slaná</w:delText>
        </w:r>
      </w:del>
    </w:p>
    <w:p w14:paraId="72A20032" w14:textId="77777777" w:rsidR="00FE615C" w:rsidRPr="004C320F" w:rsidRDefault="00FE615C" w:rsidP="00FE615C">
      <w:pPr>
        <w:pStyle w:val="BodyText"/>
        <w:widowControl/>
        <w:spacing w:before="120"/>
        <w:rPr>
          <w:del w:id="66" w:author="Comparison" w:date="2026-09-22T12:20:00Z" w16du:dateUtc="2026-09-22T16:20:00Z"/>
          <w:b/>
        </w:rPr>
      </w:pPr>
    </w:p>
    <w:p w14:paraId="4BEE6ACF" w14:textId="77777777" w:rsidR="00FE615C" w:rsidRPr="004C320F" w:rsidRDefault="00FE615C" w:rsidP="00FE615C">
      <w:pPr>
        <w:pStyle w:val="BodyText"/>
        <w:widowControl/>
        <w:spacing w:before="120"/>
        <w:rPr>
          <w:del w:id="67" w:author="Comparison" w:date="2026-09-22T12:20:00Z" w16du:dateUtc="2026-09-22T16:20:00Z"/>
          <w:b/>
        </w:rPr>
      </w:pPr>
    </w:p>
    <w:p w14:paraId="14846F94" w14:textId="77777777" w:rsidR="00FE615C" w:rsidRPr="004C320F" w:rsidRDefault="00FE615C" w:rsidP="00FE615C">
      <w:pPr>
        <w:pStyle w:val="BodyText"/>
        <w:rPr>
          <w:del w:id="68" w:author="Comparison" w:date="2026-09-22T12:20:00Z" w16du:dateUtc="2026-09-22T16:20:00Z"/>
          <w:bCs/>
          <w:sz w:val="22"/>
        </w:rPr>
      </w:pPr>
      <w:del w:id="69" w:author="Comparison" w:date="2026-09-22T12:20:00Z" w16du:dateUtc="2026-09-22T16:20:00Z">
        <w:r w:rsidRPr="004C320F">
          <w:rPr>
            <w:bCs/>
            <w:sz w:val="22"/>
          </w:rPr>
          <w:delText>Hlasovanie</w:delText>
        </w:r>
      </w:del>
    </w:p>
    <w:p w14:paraId="37B93537" w14:textId="77777777" w:rsidR="00FE615C" w:rsidRPr="004C320F" w:rsidRDefault="00FE615C" w:rsidP="00FE615C">
      <w:pPr>
        <w:pStyle w:val="BodyText"/>
        <w:rPr>
          <w:del w:id="70" w:author="Comparison" w:date="2026-09-22T12:20:00Z" w16du:dateUtc="2026-09-22T16:20:00Z"/>
          <w:bCs/>
          <w:sz w:val="22"/>
        </w:rPr>
      </w:pPr>
      <w:del w:id="71" w:author="Comparison" w:date="2026-09-22T12:20:00Z" w16du:dateUtc="2026-09-22T16:20:00Z">
        <w:r w:rsidRPr="004C320F">
          <w:rPr>
            <w:bCs/>
            <w:sz w:val="22"/>
          </w:rPr>
          <w:delText>Za:</w:delText>
        </w:r>
        <w:r w:rsidRPr="004C320F">
          <w:rPr>
            <w:bCs/>
            <w:sz w:val="22"/>
          </w:rPr>
          <w:tab/>
        </w:r>
        <w:r w:rsidRPr="004C320F">
          <w:rPr>
            <w:bCs/>
            <w:sz w:val="22"/>
          </w:rPr>
          <w:tab/>
        </w:r>
        <w:r>
          <w:rPr>
            <w:bCs/>
            <w:sz w:val="22"/>
          </w:rPr>
          <w:delText>5</w:delText>
        </w:r>
        <w:r w:rsidRPr="004C320F">
          <w:rPr>
            <w:bCs/>
            <w:sz w:val="22"/>
          </w:rPr>
          <w:tab/>
        </w:r>
        <w:r w:rsidRPr="004C320F">
          <w:rPr>
            <w:bCs/>
            <w:sz w:val="22"/>
          </w:rPr>
          <w:tab/>
        </w:r>
      </w:del>
    </w:p>
    <w:p w14:paraId="573B5E83" w14:textId="77777777" w:rsidR="00FE615C" w:rsidRPr="004C320F" w:rsidRDefault="00FE615C" w:rsidP="00FE615C">
      <w:pPr>
        <w:pStyle w:val="BodyText"/>
        <w:rPr>
          <w:del w:id="72" w:author="Comparison" w:date="2026-09-22T12:20:00Z" w16du:dateUtc="2026-09-22T16:20:00Z"/>
          <w:bCs/>
          <w:sz w:val="22"/>
        </w:rPr>
      </w:pPr>
      <w:del w:id="73" w:author="Comparison" w:date="2026-09-22T12:20:00Z" w16du:dateUtc="2026-09-22T16:20:00Z">
        <w:r w:rsidRPr="004C320F">
          <w:rPr>
            <w:bCs/>
            <w:sz w:val="22"/>
          </w:rPr>
          <w:delText>Proti:</w:delText>
        </w:r>
        <w:r w:rsidRPr="004C320F">
          <w:rPr>
            <w:bCs/>
            <w:sz w:val="22"/>
          </w:rPr>
          <w:tab/>
        </w:r>
        <w:r w:rsidRPr="004C320F">
          <w:rPr>
            <w:bCs/>
            <w:sz w:val="22"/>
          </w:rPr>
          <w:tab/>
          <w:delText>0</w:delText>
        </w:r>
      </w:del>
    </w:p>
    <w:p w14:paraId="1BA5B822" w14:textId="77777777" w:rsidR="00FE615C" w:rsidRPr="004C320F" w:rsidRDefault="00FE615C" w:rsidP="00FE615C">
      <w:pPr>
        <w:pStyle w:val="BodyText"/>
        <w:rPr>
          <w:del w:id="74" w:author="Comparison" w:date="2026-09-22T12:20:00Z" w16du:dateUtc="2026-09-22T16:20:00Z"/>
          <w:bCs/>
          <w:sz w:val="22"/>
        </w:rPr>
      </w:pPr>
      <w:del w:id="75" w:author="Comparison" w:date="2026-09-22T12:20:00Z" w16du:dateUtc="2026-09-22T16:20:00Z">
        <w:r w:rsidRPr="004C320F">
          <w:rPr>
            <w:bCs/>
            <w:sz w:val="22"/>
          </w:rPr>
          <w:delText>Zdržal sa:</w:delText>
        </w:r>
        <w:r w:rsidRPr="004C320F">
          <w:rPr>
            <w:bCs/>
            <w:sz w:val="22"/>
          </w:rPr>
          <w:tab/>
          <w:delText>0</w:delText>
        </w:r>
      </w:del>
    </w:p>
    <w:p w14:paraId="3F95C373" w14:textId="77777777" w:rsidR="00FE615C" w:rsidRPr="004C320F" w:rsidRDefault="00FE615C" w:rsidP="00FE615C">
      <w:pPr>
        <w:pStyle w:val="BodyText"/>
        <w:rPr>
          <w:del w:id="76" w:author="Comparison" w:date="2026-09-22T12:20:00Z" w16du:dateUtc="2026-09-22T16:20:00Z"/>
          <w:bCs/>
          <w:sz w:val="22"/>
        </w:rPr>
      </w:pPr>
    </w:p>
    <w:p w14:paraId="6F77D71C" w14:textId="77777777" w:rsidR="00FE615C" w:rsidRDefault="00FE615C" w:rsidP="00FE615C">
      <w:pPr>
        <w:pStyle w:val="BodyText"/>
        <w:widowControl/>
        <w:spacing w:before="120"/>
        <w:rPr>
          <w:del w:id="77" w:author="Comparison" w:date="2026-09-22T12:20:00Z" w16du:dateUtc="2026-09-22T16:20:00Z"/>
          <w:b/>
          <w:sz w:val="22"/>
          <w:szCs w:val="22"/>
        </w:rPr>
      </w:pPr>
    </w:p>
    <w:p w14:paraId="6384402F" w14:textId="77777777" w:rsidR="00CF71D7" w:rsidRDefault="00CF71D7" w:rsidP="00FE615C">
      <w:pPr>
        <w:pStyle w:val="BodyText"/>
        <w:widowControl/>
        <w:spacing w:before="120"/>
        <w:rPr>
          <w:del w:id="78" w:author="Comparison" w:date="2026-09-22T12:20:00Z" w16du:dateUtc="2026-09-22T16:20:00Z"/>
          <w:b/>
          <w:sz w:val="22"/>
          <w:szCs w:val="22"/>
        </w:rPr>
      </w:pPr>
    </w:p>
    <w:p w14:paraId="639F4462" w14:textId="77777777" w:rsidR="00CF71D7" w:rsidRDefault="00CF71D7" w:rsidP="00FE615C">
      <w:pPr>
        <w:pStyle w:val="BodyText"/>
        <w:widowControl/>
        <w:spacing w:before="120"/>
        <w:rPr>
          <w:del w:id="79" w:author="Comparison" w:date="2026-09-22T12:20:00Z" w16du:dateUtc="2026-09-22T16:20:00Z"/>
          <w:b/>
          <w:sz w:val="22"/>
          <w:szCs w:val="22"/>
        </w:rPr>
      </w:pPr>
    </w:p>
    <w:p w14:paraId="700F405C" w14:textId="77777777" w:rsidR="00CF71D7" w:rsidRDefault="00CF71D7" w:rsidP="00FE615C">
      <w:pPr>
        <w:pStyle w:val="BodyText"/>
        <w:widowControl/>
        <w:spacing w:before="120"/>
        <w:rPr>
          <w:del w:id="80" w:author="Comparison" w:date="2026-09-22T12:20:00Z" w16du:dateUtc="2026-09-22T16:20:00Z"/>
          <w:b/>
          <w:sz w:val="22"/>
          <w:szCs w:val="22"/>
        </w:rPr>
      </w:pPr>
    </w:p>
    <w:p w14:paraId="142504AF" w14:textId="77777777" w:rsidR="00CF71D7" w:rsidRDefault="00CF71D7" w:rsidP="00FE615C">
      <w:pPr>
        <w:pStyle w:val="BodyText"/>
        <w:widowControl/>
        <w:spacing w:before="120"/>
        <w:rPr>
          <w:del w:id="81" w:author="Comparison" w:date="2026-09-22T12:20:00Z" w16du:dateUtc="2026-09-22T16:20:00Z"/>
          <w:b/>
          <w:sz w:val="22"/>
          <w:szCs w:val="22"/>
        </w:rPr>
      </w:pPr>
    </w:p>
    <w:p w14:paraId="6B315968" w14:textId="77777777" w:rsidR="00CF71D7" w:rsidRDefault="00CF71D7" w:rsidP="00FE615C">
      <w:pPr>
        <w:pStyle w:val="BodyText"/>
        <w:widowControl/>
        <w:spacing w:before="120"/>
        <w:rPr>
          <w:del w:id="82" w:author="Comparison" w:date="2026-09-22T12:20:00Z" w16du:dateUtc="2026-09-22T16:20:00Z"/>
          <w:b/>
          <w:sz w:val="22"/>
          <w:szCs w:val="22"/>
        </w:rPr>
      </w:pPr>
    </w:p>
    <w:p w14:paraId="5F3FCE96" w14:textId="77777777" w:rsidR="00CF71D7" w:rsidRDefault="00CF71D7" w:rsidP="00FE615C">
      <w:pPr>
        <w:pStyle w:val="BodyText"/>
        <w:widowControl/>
        <w:spacing w:before="120"/>
        <w:rPr>
          <w:del w:id="83" w:author="Comparison" w:date="2026-09-22T12:20:00Z" w16du:dateUtc="2026-09-22T16:20:00Z"/>
          <w:b/>
          <w:sz w:val="22"/>
          <w:szCs w:val="22"/>
        </w:rPr>
      </w:pPr>
    </w:p>
    <w:p w14:paraId="2DE5283C" w14:textId="77777777" w:rsidR="00CF71D7" w:rsidRDefault="00CF71D7" w:rsidP="00FE615C">
      <w:pPr>
        <w:pStyle w:val="BodyText"/>
        <w:widowControl/>
        <w:spacing w:before="120"/>
        <w:rPr>
          <w:del w:id="84" w:author="Comparison" w:date="2026-09-22T12:20:00Z" w16du:dateUtc="2026-09-22T16:20:00Z"/>
          <w:b/>
          <w:sz w:val="22"/>
          <w:szCs w:val="22"/>
        </w:rPr>
      </w:pPr>
    </w:p>
    <w:p w14:paraId="4B45542C" w14:textId="77777777" w:rsidR="00CF71D7" w:rsidRDefault="00CF71D7" w:rsidP="00FE615C">
      <w:pPr>
        <w:pStyle w:val="BodyText"/>
        <w:widowControl/>
        <w:spacing w:before="120"/>
        <w:rPr>
          <w:del w:id="85" w:author="Comparison" w:date="2026-09-22T12:20:00Z" w16du:dateUtc="2026-09-22T16:20:00Z"/>
          <w:b/>
          <w:sz w:val="22"/>
          <w:szCs w:val="22"/>
        </w:rPr>
      </w:pPr>
    </w:p>
    <w:p w14:paraId="3DBAF5AD" w14:textId="77777777" w:rsidR="00CF71D7" w:rsidRDefault="00CF71D7" w:rsidP="00FE615C">
      <w:pPr>
        <w:pStyle w:val="BodyText"/>
        <w:widowControl/>
        <w:spacing w:before="120"/>
        <w:rPr>
          <w:del w:id="86" w:author="Comparison" w:date="2026-09-22T12:20:00Z" w16du:dateUtc="2026-09-22T16:20:00Z"/>
          <w:b/>
          <w:sz w:val="22"/>
          <w:szCs w:val="22"/>
        </w:rPr>
      </w:pPr>
    </w:p>
    <w:p w14:paraId="486FB195" w14:textId="77777777" w:rsidR="00CF71D7" w:rsidRDefault="00CF71D7" w:rsidP="00FE615C">
      <w:pPr>
        <w:pStyle w:val="BodyText"/>
        <w:widowControl/>
        <w:spacing w:before="120"/>
        <w:rPr>
          <w:del w:id="87" w:author="Comparison" w:date="2026-09-22T12:20:00Z" w16du:dateUtc="2026-09-22T16:20:00Z"/>
          <w:b/>
          <w:sz w:val="22"/>
          <w:szCs w:val="22"/>
        </w:rPr>
      </w:pPr>
    </w:p>
    <w:p w14:paraId="7FFC82C2" w14:textId="77777777" w:rsidR="00CF71D7" w:rsidRDefault="00CF71D7" w:rsidP="00FE615C">
      <w:pPr>
        <w:pStyle w:val="BodyText"/>
        <w:widowControl/>
        <w:spacing w:before="120"/>
        <w:rPr>
          <w:del w:id="88" w:author="Comparison" w:date="2026-09-22T12:20:00Z" w16du:dateUtc="2026-09-22T16:20:00Z"/>
          <w:b/>
          <w:sz w:val="22"/>
          <w:szCs w:val="22"/>
        </w:rPr>
      </w:pPr>
    </w:p>
    <w:p w14:paraId="15314052" w14:textId="77777777" w:rsidR="00FE615C" w:rsidRDefault="00FE615C" w:rsidP="00FE615C">
      <w:pPr>
        <w:pStyle w:val="BodyText"/>
        <w:widowControl/>
        <w:spacing w:before="120"/>
        <w:rPr>
          <w:del w:id="89" w:author="Comparison" w:date="2026-09-22T12:20:00Z" w16du:dateUtc="2026-09-22T16:20:00Z"/>
          <w:b/>
          <w:sz w:val="22"/>
          <w:szCs w:val="22"/>
        </w:rPr>
      </w:pPr>
    </w:p>
    <w:p w14:paraId="1D7D3639" w14:textId="77777777" w:rsidR="00FE615C" w:rsidRDefault="00FE615C" w:rsidP="00FE615C">
      <w:pPr>
        <w:pStyle w:val="Zakladnystyl"/>
        <w:jc w:val="center"/>
        <w:rPr>
          <w:del w:id="90" w:author="Comparison" w:date="2026-09-22T12:20:00Z" w16du:dateUtc="2026-09-22T16:20:00Z"/>
          <w:sz w:val="28"/>
          <w:szCs w:val="28"/>
        </w:rPr>
      </w:pPr>
      <w:del w:id="91" w:author="Comparison" w:date="2026-09-22T12:20:00Z" w16du:dateUtc="2026-09-22T16:20:00Z">
        <w:r>
          <w:rPr>
            <w:sz w:val="28"/>
            <w:szCs w:val="28"/>
          </w:rPr>
          <w:delText>UZNESENIE OBECNÉHO ZASTUPITEĽSTVA VO VYŠNEJ SLANEJ</w:delText>
        </w:r>
      </w:del>
    </w:p>
    <w:p w14:paraId="6795F788" w14:textId="77777777" w:rsidR="00FE615C" w:rsidRDefault="00FE615C" w:rsidP="00FE615C">
      <w:pPr>
        <w:pStyle w:val="Zakladnystyl"/>
        <w:jc w:val="center"/>
        <w:rPr>
          <w:del w:id="92" w:author="Comparison" w:date="2026-09-22T12:20:00Z" w16du:dateUtc="2026-09-22T16:20:00Z"/>
          <w:b/>
          <w:bCs/>
          <w:sz w:val="32"/>
          <w:szCs w:val="32"/>
        </w:rPr>
      </w:pPr>
      <w:del w:id="93" w:author="Comparison" w:date="2026-09-22T12:20:00Z" w16du:dateUtc="2026-09-22T16:20:00Z">
        <w:r>
          <w:rPr>
            <w:b/>
            <w:bCs/>
            <w:sz w:val="32"/>
            <w:szCs w:val="32"/>
          </w:rPr>
          <w:delText>č. 2</w:delText>
        </w:r>
      </w:del>
    </w:p>
    <w:p w14:paraId="7F45F98A" w14:textId="77777777" w:rsidR="00FE615C" w:rsidRDefault="00FE615C" w:rsidP="00FE615C">
      <w:pPr>
        <w:pStyle w:val="Zakladnystyl"/>
        <w:jc w:val="center"/>
        <w:rPr>
          <w:del w:id="94" w:author="Comparison" w:date="2026-09-22T12:20:00Z" w16du:dateUtc="2026-09-22T16:20:00Z"/>
          <w:sz w:val="28"/>
          <w:szCs w:val="28"/>
        </w:rPr>
      </w:pPr>
      <w:del w:id="95" w:author="Comparison" w:date="2026-09-22T12:20:00Z" w16du:dateUtc="2026-09-22T16:20:00Z">
        <w:r>
          <w:rPr>
            <w:sz w:val="28"/>
            <w:szCs w:val="28"/>
          </w:rPr>
          <w:delText>z </w:delText>
        </w:r>
        <w:r w:rsidR="003740F4">
          <w:rPr>
            <w:sz w:val="28"/>
            <w:szCs w:val="28"/>
          </w:rPr>
          <w:delText>20</w:delText>
        </w:r>
        <w:r>
          <w:rPr>
            <w:sz w:val="28"/>
            <w:szCs w:val="28"/>
          </w:rPr>
          <w:delText xml:space="preserve">. </w:delText>
        </w:r>
        <w:r w:rsidR="003740F4">
          <w:rPr>
            <w:sz w:val="28"/>
            <w:szCs w:val="28"/>
          </w:rPr>
          <w:delText>marca</w:delText>
        </w:r>
        <w:r>
          <w:rPr>
            <w:sz w:val="28"/>
            <w:szCs w:val="28"/>
          </w:rPr>
          <w:delText xml:space="preserve"> 201</w:delText>
        </w:r>
        <w:r w:rsidR="003740F4">
          <w:rPr>
            <w:sz w:val="28"/>
            <w:szCs w:val="28"/>
          </w:rPr>
          <w:delText>5</w:delText>
        </w:r>
      </w:del>
    </w:p>
    <w:p w14:paraId="3A831ADE" w14:textId="77777777" w:rsidR="00FE615C" w:rsidRDefault="00FE615C" w:rsidP="00FE615C">
      <w:pPr>
        <w:pStyle w:val="Zakladnystyl"/>
        <w:jc w:val="center"/>
        <w:rPr>
          <w:del w:id="96" w:author="Comparison" w:date="2026-09-22T12:20:00Z" w16du:dateUtc="2026-09-22T16:20:00Z"/>
          <w:sz w:val="28"/>
          <w:szCs w:val="28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87"/>
        <w:gridCol w:w="4578"/>
      </w:tblGrid>
      <w:tr w:rsidR="00FE615C" w:rsidRPr="004867BB" w14:paraId="615CB149" w14:textId="77777777" w:rsidTr="00092CEA">
        <w:trPr>
          <w:trHeight w:val="713"/>
          <w:del w:id="97" w:author="Comparison" w:date="2026-09-22T12:20:00Z" w16du:dateUtc="2026-09-22T16:20:00Z"/>
        </w:trPr>
        <w:tc>
          <w:tcPr>
            <w:tcW w:w="9212" w:type="dxa"/>
            <w:gridSpan w:val="2"/>
          </w:tcPr>
          <w:p w14:paraId="52AA9A87" w14:textId="77777777" w:rsidR="00FE615C" w:rsidRDefault="00FE615C" w:rsidP="00092CEA">
            <w:pPr>
              <w:rPr>
                <w:del w:id="98" w:author="Comparison" w:date="2026-09-22T12:20:00Z" w16du:dateUtc="2026-09-22T16:20:00Z"/>
                <w:b/>
                <w:bCs/>
                <w:sz w:val="28"/>
                <w:szCs w:val="28"/>
              </w:rPr>
            </w:pPr>
          </w:p>
          <w:p w14:paraId="75F70BC0" w14:textId="77777777" w:rsidR="00FE615C" w:rsidRPr="004867BB" w:rsidRDefault="00FE615C" w:rsidP="00092CEA">
            <w:pPr>
              <w:rPr>
                <w:del w:id="99" w:author="Comparison" w:date="2026-09-22T12:20:00Z" w16du:dateUtc="2026-09-22T16:20:00Z"/>
              </w:rPr>
            </w:pPr>
            <w:del w:id="100" w:author="Comparison" w:date="2026-09-22T12:20:00Z" w16du:dateUtc="2026-09-22T16:20:00Z">
              <w:r>
                <w:rPr>
                  <w:b/>
                  <w:bCs/>
                  <w:sz w:val="28"/>
                  <w:szCs w:val="28"/>
                </w:rPr>
                <w:delText xml:space="preserve">Návrh </w:delText>
              </w:r>
              <w:r w:rsidR="003740F4">
                <w:rPr>
                  <w:b/>
                  <w:bCs/>
                  <w:sz w:val="28"/>
                  <w:szCs w:val="28"/>
                </w:rPr>
                <w:delText>platu starostu obce na rok 2015</w:delText>
              </w:r>
            </w:del>
          </w:p>
          <w:p w14:paraId="218AB55F" w14:textId="77777777" w:rsidR="00FE615C" w:rsidRPr="004867BB" w:rsidRDefault="00FE615C" w:rsidP="00092CEA">
            <w:pPr>
              <w:rPr>
                <w:del w:id="101" w:author="Comparison" w:date="2026-09-22T12:20:00Z" w16du:dateUtc="2026-09-22T16:20:00Z"/>
              </w:rPr>
            </w:pPr>
          </w:p>
        </w:tc>
      </w:tr>
      <w:tr w:rsidR="00FE615C" w:rsidRPr="004867BB" w14:paraId="6D22F414" w14:textId="77777777" w:rsidTr="00092CEA">
        <w:trPr>
          <w:gridAfter w:val="1"/>
          <w:wAfter w:w="4606" w:type="dxa"/>
          <w:del w:id="102" w:author="Comparison" w:date="2026-09-22T12:20:00Z" w16du:dateUtc="2026-09-22T16:20:00Z"/>
        </w:trPr>
        <w:tc>
          <w:tcPr>
            <w:tcW w:w="4606" w:type="dxa"/>
          </w:tcPr>
          <w:p w14:paraId="3C0A2B11" w14:textId="77777777" w:rsidR="00FE615C" w:rsidRPr="004867BB" w:rsidRDefault="00FE615C" w:rsidP="00092CEA">
            <w:pPr>
              <w:rPr>
                <w:del w:id="103" w:author="Comparison" w:date="2026-09-22T12:20:00Z" w16du:dateUtc="2026-09-22T16:20:00Z"/>
              </w:rPr>
            </w:pPr>
          </w:p>
        </w:tc>
      </w:tr>
      <w:tr w:rsidR="00FE615C" w:rsidRPr="004867BB" w14:paraId="3CB4A6EE" w14:textId="77777777" w:rsidTr="00092CEA">
        <w:trPr>
          <w:gridAfter w:val="1"/>
          <w:wAfter w:w="4606" w:type="dxa"/>
          <w:cantSplit/>
          <w:del w:id="104" w:author="Comparison" w:date="2026-09-22T12:20:00Z" w16du:dateUtc="2026-09-22T16:20:00Z"/>
        </w:trPr>
        <w:tc>
          <w:tcPr>
            <w:tcW w:w="4606" w:type="dxa"/>
          </w:tcPr>
          <w:p w14:paraId="70FA995A" w14:textId="77777777" w:rsidR="00FE615C" w:rsidRDefault="00FE615C" w:rsidP="00092CEA">
            <w:pPr>
              <w:rPr>
                <w:del w:id="105" w:author="Comparison" w:date="2026-09-22T12:20:00Z" w16du:dateUtc="2026-09-22T16:20:00Z"/>
              </w:rPr>
            </w:pPr>
            <w:del w:id="106" w:author="Comparison" w:date="2026-09-22T12:20:00Z" w16du:dateUtc="2026-09-22T16:20:00Z">
              <w:r w:rsidRPr="004867BB">
                <w:rPr>
                  <w:sz w:val="22"/>
                  <w:u w:val="single"/>
                </w:rPr>
                <w:delText>Predkladá</w:delText>
              </w:r>
              <w:r w:rsidRPr="004867BB">
                <w:rPr>
                  <w:sz w:val="22"/>
                </w:rPr>
                <w:delText>:</w:delText>
              </w:r>
              <w:r>
                <w:rPr>
                  <w:sz w:val="22"/>
                </w:rPr>
                <w:delText xml:space="preserve"> </w:delText>
              </w:r>
              <w:r w:rsidR="003740F4">
                <w:rPr>
                  <w:sz w:val="22"/>
                </w:rPr>
                <w:delText>Bc. Marcela Tomášiková, zástupca starostu</w:delText>
              </w:r>
            </w:del>
          </w:p>
          <w:p w14:paraId="58D9F5B9" w14:textId="77777777" w:rsidR="00FE615C" w:rsidRPr="004867BB" w:rsidRDefault="00FE615C" w:rsidP="00092CEA">
            <w:pPr>
              <w:rPr>
                <w:del w:id="107" w:author="Comparison" w:date="2026-09-22T12:20:00Z" w16du:dateUtc="2026-09-22T16:20:00Z"/>
              </w:rPr>
            </w:pPr>
          </w:p>
        </w:tc>
      </w:tr>
    </w:tbl>
    <w:p w14:paraId="7974C170" w14:textId="77777777" w:rsidR="00FE615C" w:rsidRDefault="00FE615C" w:rsidP="00FE615C">
      <w:pPr>
        <w:pStyle w:val="Vlada"/>
        <w:rPr>
          <w:del w:id="108" w:author="Comparison" w:date="2026-09-22T12:20:00Z" w16du:dateUtc="2026-09-22T16:20:00Z"/>
          <w:sz w:val="24"/>
          <w:szCs w:val="24"/>
        </w:rPr>
      </w:pPr>
      <w:del w:id="109" w:author="Comparison" w:date="2026-09-22T12:20:00Z" w16du:dateUtc="2026-09-22T16:20:00Z">
        <w:r>
          <w:delText xml:space="preserve">Obecné zastupiteľstvo </w:delText>
        </w:r>
      </w:del>
    </w:p>
    <w:p w14:paraId="0F2DE2BF" w14:textId="77777777" w:rsidR="00FE615C" w:rsidRDefault="003740F4" w:rsidP="00FE615C">
      <w:pPr>
        <w:pStyle w:val="Heading1"/>
        <w:numPr>
          <w:ilvl w:val="0"/>
          <w:numId w:val="2"/>
        </w:numPr>
        <w:rPr>
          <w:del w:id="110" w:author="Comparison" w:date="2026-09-22T12:20:00Z" w16du:dateUtc="2026-09-22T16:20:00Z"/>
        </w:rPr>
      </w:pPr>
      <w:del w:id="111" w:author="Comparison" w:date="2026-09-22T12:20:00Z" w16du:dateUtc="2026-09-22T16:20:00Z">
        <w:r>
          <w:delText xml:space="preserve">s c h v a ľ u j e </w:delText>
        </w:r>
      </w:del>
    </w:p>
    <w:p w14:paraId="6E607301" w14:textId="77777777" w:rsidR="00FE615C" w:rsidRPr="004F2D95" w:rsidRDefault="00FE615C" w:rsidP="00FE615C">
      <w:pPr>
        <w:rPr>
          <w:del w:id="112" w:author="Comparison" w:date="2026-09-22T12:20:00Z" w16du:dateUtc="2026-09-22T16:20:00Z"/>
        </w:rPr>
      </w:pPr>
    </w:p>
    <w:p w14:paraId="0528E15B" w14:textId="77777777" w:rsidR="003740F4" w:rsidRDefault="00FE615C" w:rsidP="003740F4">
      <w:pPr>
        <w:rPr>
          <w:del w:id="113" w:author="Comparison" w:date="2026-09-22T12:20:00Z" w16du:dateUtc="2026-09-22T16:20:00Z"/>
        </w:rPr>
      </w:pPr>
      <w:del w:id="114" w:author="Comparison" w:date="2026-09-22T12:20:00Z" w16du:dateUtc="2026-09-22T16:20:00Z">
        <w:r w:rsidRPr="0055008A">
          <w:delText xml:space="preserve">A.1 </w:delText>
        </w:r>
        <w:r w:rsidR="003740F4">
          <w:delText xml:space="preserve">   plat starostu Obce Vyšná Slaná vo výške 1.699,20 € s účinnosťou od 1.1.2015</w:delText>
        </w:r>
      </w:del>
    </w:p>
    <w:p w14:paraId="0C5A1A6E" w14:textId="77777777" w:rsidR="003740F4" w:rsidRDefault="003740F4" w:rsidP="003740F4">
      <w:pPr>
        <w:rPr>
          <w:del w:id="115" w:author="Comparison" w:date="2026-09-22T12:20:00Z" w16du:dateUtc="2026-09-22T16:20:00Z"/>
        </w:rPr>
      </w:pPr>
    </w:p>
    <w:p w14:paraId="77B4B48A" w14:textId="77777777" w:rsidR="003740F4" w:rsidRDefault="003740F4" w:rsidP="003740F4">
      <w:pPr>
        <w:rPr>
          <w:del w:id="116" w:author="Comparison" w:date="2026-09-22T12:20:00Z" w16du:dateUtc="2026-09-22T16:20:00Z"/>
        </w:rPr>
      </w:pPr>
      <w:del w:id="117" w:author="Comparison" w:date="2026-09-22T12:20:00Z" w16du:dateUtc="2026-09-22T16:20:00Z">
        <w:r>
          <w:delText>Priemerná mesačná mzda zamestnanca v NH SR za rok 2014</w:delText>
        </w:r>
        <w:r>
          <w:tab/>
        </w:r>
        <w:r>
          <w:tab/>
          <w:delText xml:space="preserve">   858,00 EUR</w:delText>
        </w:r>
      </w:del>
    </w:p>
    <w:p w14:paraId="6A7F1661" w14:textId="77777777" w:rsidR="003740F4" w:rsidRDefault="003740F4" w:rsidP="003740F4">
      <w:pPr>
        <w:rPr>
          <w:del w:id="118" w:author="Comparison" w:date="2026-09-22T12:20:00Z" w16du:dateUtc="2026-09-22T16:20:00Z"/>
        </w:rPr>
      </w:pPr>
      <w:del w:id="119" w:author="Comparison" w:date="2026-09-22T12:20:00Z" w16du:dateUtc="2026-09-22T16:20:00Z">
        <w:r>
          <w:delText xml:space="preserve">Súčin s koeficientom 1,65 zaokrúhlený na eurocent nahor </w:delText>
        </w:r>
        <w:r>
          <w:tab/>
        </w:r>
        <w:r>
          <w:tab/>
        </w:r>
        <w:r>
          <w:tab/>
          <w:delText>1.415,70 EUR</w:delText>
        </w:r>
      </w:del>
    </w:p>
    <w:p w14:paraId="288A7802" w14:textId="77777777" w:rsidR="003740F4" w:rsidRDefault="003740F4" w:rsidP="003740F4">
      <w:pPr>
        <w:rPr>
          <w:del w:id="120" w:author="Comparison" w:date="2026-09-22T12:20:00Z" w16du:dateUtc="2026-09-22T16:20:00Z"/>
        </w:rPr>
      </w:pPr>
      <w:del w:id="121" w:author="Comparison" w:date="2026-09-22T12:20:00Z" w16du:dateUtc="2026-09-22T16:20:00Z">
        <w:r>
          <w:delText xml:space="preserve">mesačná odmena vo 20 % výške </w:delText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  <w:delText xml:space="preserve">   283,50 EUR</w:delText>
        </w:r>
      </w:del>
    </w:p>
    <w:p w14:paraId="632AA65D" w14:textId="77777777" w:rsidR="003740F4" w:rsidRPr="00FD16A4" w:rsidRDefault="003740F4" w:rsidP="003740F4">
      <w:pPr>
        <w:rPr>
          <w:del w:id="122" w:author="Comparison" w:date="2026-09-22T12:20:00Z" w16du:dateUtc="2026-09-22T16:20:00Z"/>
        </w:rPr>
      </w:pPr>
      <w:del w:id="123" w:author="Comparison" w:date="2026-09-22T12:20:00Z" w16du:dateUtc="2026-09-22T16:20:00Z">
        <w:r>
          <w:delText xml:space="preserve">Navrhovaný plat starostu </w:delText>
        </w:r>
        <w:r>
          <w:tab/>
        </w:r>
        <w:r>
          <w:tab/>
        </w:r>
        <w:r>
          <w:tab/>
          <w:delText xml:space="preserve">                                                </w:delText>
        </w:r>
        <w:r w:rsidRPr="00422022">
          <w:rPr>
            <w:b/>
          </w:rPr>
          <w:delText>1.</w:delText>
        </w:r>
        <w:r>
          <w:rPr>
            <w:b/>
          </w:rPr>
          <w:delText>699,20</w:delText>
        </w:r>
        <w:r w:rsidRPr="00422022">
          <w:rPr>
            <w:b/>
          </w:rPr>
          <w:delText xml:space="preserve"> EUR</w:delText>
        </w:r>
      </w:del>
    </w:p>
    <w:p w14:paraId="763D1C1E" w14:textId="77777777" w:rsidR="003740F4" w:rsidRDefault="003740F4" w:rsidP="003740F4">
      <w:pPr>
        <w:rPr>
          <w:del w:id="124" w:author="Comparison" w:date="2026-09-22T12:20:00Z" w16du:dateUtc="2026-09-22T16:20:00Z"/>
        </w:rPr>
      </w:pPr>
      <w:del w:id="125" w:author="Comparison" w:date="2026-09-22T12:20:00Z" w16du:dateUtc="2026-09-22T16:20:00Z">
        <w:r>
          <w:delText>Zaokrúhlenie</w:delText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  <w:delText>1.699,20 EUR</w:delText>
        </w:r>
        <w:r>
          <w:tab/>
        </w:r>
      </w:del>
    </w:p>
    <w:p w14:paraId="216C9F0A" w14:textId="77777777" w:rsidR="00FE615C" w:rsidRDefault="00FE615C" w:rsidP="00FE615C">
      <w:pPr>
        <w:rPr>
          <w:del w:id="126" w:author="Comparison" w:date="2026-09-22T12:20:00Z" w16du:dateUtc="2026-09-22T16:20:00Z"/>
          <w:sz w:val="22"/>
        </w:rPr>
      </w:pPr>
    </w:p>
    <w:p w14:paraId="5F1E0AF0" w14:textId="77777777" w:rsidR="00FE615C" w:rsidRDefault="00FE615C" w:rsidP="00FE615C">
      <w:pPr>
        <w:ind w:left="567"/>
        <w:rPr>
          <w:del w:id="127" w:author="Comparison" w:date="2026-09-22T12:20:00Z" w16du:dateUtc="2026-09-22T16:20:00Z"/>
        </w:rPr>
      </w:pPr>
      <w:del w:id="128" w:author="Comparison" w:date="2026-09-22T12:20:00Z" w16du:dateUtc="2026-09-22T16:20:00Z">
        <w:r>
          <w:tab/>
          <w:delText xml:space="preserve">  </w:delText>
        </w:r>
      </w:del>
    </w:p>
    <w:p w14:paraId="1E967DE5" w14:textId="77777777" w:rsidR="00FE615C" w:rsidRDefault="00FE615C" w:rsidP="00FE615C">
      <w:pPr>
        <w:ind w:left="567"/>
        <w:rPr>
          <w:del w:id="129" w:author="Comparison" w:date="2026-09-22T12:20:00Z" w16du:dateUtc="2026-09-22T16:20:00Z"/>
        </w:rPr>
      </w:pPr>
    </w:p>
    <w:p w14:paraId="0E687277" w14:textId="77777777" w:rsidR="00FE615C" w:rsidRDefault="00FE615C" w:rsidP="00FE615C">
      <w:pPr>
        <w:pStyle w:val="BodyText"/>
        <w:rPr>
          <w:del w:id="130" w:author="Comparison" w:date="2026-09-22T12:20:00Z" w16du:dateUtc="2026-09-22T16:20:00Z"/>
          <w:b/>
          <w:bCs/>
          <w:sz w:val="22"/>
        </w:rPr>
      </w:pPr>
    </w:p>
    <w:p w14:paraId="57FC0284" w14:textId="77777777" w:rsidR="00FE615C" w:rsidRDefault="00FE615C" w:rsidP="00FE615C">
      <w:pPr>
        <w:pStyle w:val="BodyText"/>
        <w:rPr>
          <w:del w:id="131" w:author="Comparison" w:date="2026-09-22T12:20:00Z" w16du:dateUtc="2026-09-22T16:20:00Z"/>
          <w:b/>
          <w:bCs/>
          <w:sz w:val="22"/>
        </w:rPr>
      </w:pPr>
    </w:p>
    <w:p w14:paraId="79F96023" w14:textId="77777777" w:rsidR="00FE615C" w:rsidRDefault="00FE615C" w:rsidP="00FE615C">
      <w:pPr>
        <w:pStyle w:val="BodyText"/>
        <w:rPr>
          <w:del w:id="132" w:author="Comparison" w:date="2026-09-22T12:20:00Z" w16du:dateUtc="2026-09-22T16:20:00Z"/>
          <w:b/>
          <w:bCs/>
          <w:sz w:val="22"/>
        </w:rPr>
      </w:pPr>
    </w:p>
    <w:p w14:paraId="6EEA04EA" w14:textId="77777777" w:rsidR="00FE615C" w:rsidRPr="004C320F" w:rsidRDefault="00FE615C" w:rsidP="00FE615C">
      <w:pPr>
        <w:pStyle w:val="BodyText"/>
        <w:rPr>
          <w:del w:id="133" w:author="Comparison" w:date="2026-09-22T12:20:00Z" w16du:dateUtc="2026-09-22T16:20:00Z"/>
          <w:b/>
          <w:bCs/>
        </w:rPr>
      </w:pPr>
      <w:del w:id="134" w:author="Comparison" w:date="2026-09-22T12:20:00Z" w16du:dateUtc="2026-09-22T16:20:00Z"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 w:rsidRPr="004C320F">
          <w:rPr>
            <w:b/>
            <w:bCs/>
          </w:rPr>
          <w:delText>Ing. Dušan   G a l l o</w:delText>
        </w:r>
      </w:del>
    </w:p>
    <w:p w14:paraId="22CB7BEC" w14:textId="77777777" w:rsidR="00FE615C" w:rsidRPr="004C320F" w:rsidRDefault="00FE615C" w:rsidP="00FE615C">
      <w:pPr>
        <w:pStyle w:val="BodyText"/>
        <w:rPr>
          <w:del w:id="135" w:author="Comparison" w:date="2026-09-22T12:20:00Z" w16du:dateUtc="2026-09-22T16:20:00Z"/>
          <w:b/>
          <w:bCs/>
        </w:rPr>
      </w:pPr>
      <w:del w:id="136" w:author="Comparison" w:date="2026-09-22T12:20:00Z" w16du:dateUtc="2026-09-22T16:20:00Z"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  <w:delText>starosta obce Vyšná Slaná</w:delText>
        </w:r>
      </w:del>
    </w:p>
    <w:p w14:paraId="735DCA66" w14:textId="77777777" w:rsidR="00FE615C" w:rsidRPr="004C320F" w:rsidRDefault="00FE615C" w:rsidP="00FE615C">
      <w:pPr>
        <w:pStyle w:val="BodyText"/>
        <w:widowControl/>
        <w:spacing w:before="120"/>
        <w:rPr>
          <w:del w:id="137" w:author="Comparison" w:date="2026-09-22T12:20:00Z" w16du:dateUtc="2026-09-22T16:20:00Z"/>
          <w:b/>
        </w:rPr>
      </w:pPr>
    </w:p>
    <w:p w14:paraId="702A97B3" w14:textId="77777777" w:rsidR="00FE615C" w:rsidRPr="004C320F" w:rsidRDefault="00FE615C" w:rsidP="00FE615C">
      <w:pPr>
        <w:pStyle w:val="BodyText"/>
        <w:widowControl/>
        <w:spacing w:before="120"/>
        <w:rPr>
          <w:del w:id="138" w:author="Comparison" w:date="2026-09-22T12:20:00Z" w16du:dateUtc="2026-09-22T16:20:00Z"/>
          <w:b/>
        </w:rPr>
      </w:pPr>
    </w:p>
    <w:p w14:paraId="2D0A9667" w14:textId="77777777" w:rsidR="00FE615C" w:rsidRPr="004C320F" w:rsidRDefault="00FE615C" w:rsidP="00FE615C">
      <w:pPr>
        <w:pStyle w:val="BodyText"/>
        <w:rPr>
          <w:del w:id="139" w:author="Comparison" w:date="2026-09-22T12:20:00Z" w16du:dateUtc="2026-09-22T16:20:00Z"/>
          <w:bCs/>
          <w:sz w:val="22"/>
        </w:rPr>
      </w:pPr>
      <w:del w:id="140" w:author="Comparison" w:date="2026-09-22T12:20:00Z" w16du:dateUtc="2026-09-22T16:20:00Z">
        <w:r w:rsidRPr="004C320F">
          <w:rPr>
            <w:bCs/>
            <w:sz w:val="22"/>
          </w:rPr>
          <w:delText>Hlasovanie</w:delText>
        </w:r>
      </w:del>
    </w:p>
    <w:p w14:paraId="0A38C84F" w14:textId="77777777" w:rsidR="00FE615C" w:rsidRPr="004C320F" w:rsidRDefault="00FE615C" w:rsidP="00FE615C">
      <w:pPr>
        <w:pStyle w:val="BodyText"/>
        <w:rPr>
          <w:del w:id="141" w:author="Comparison" w:date="2026-09-22T12:20:00Z" w16du:dateUtc="2026-09-22T16:20:00Z"/>
          <w:bCs/>
          <w:sz w:val="22"/>
        </w:rPr>
      </w:pPr>
      <w:del w:id="142" w:author="Comparison" w:date="2026-09-22T12:20:00Z" w16du:dateUtc="2026-09-22T16:20:00Z">
        <w:r w:rsidRPr="004C320F">
          <w:rPr>
            <w:bCs/>
            <w:sz w:val="22"/>
          </w:rPr>
          <w:delText>Za:</w:delText>
        </w:r>
        <w:r w:rsidRPr="004C320F">
          <w:rPr>
            <w:bCs/>
            <w:sz w:val="22"/>
          </w:rPr>
          <w:tab/>
        </w:r>
        <w:r w:rsidRPr="004C320F">
          <w:rPr>
            <w:bCs/>
            <w:sz w:val="22"/>
          </w:rPr>
          <w:tab/>
        </w:r>
        <w:r w:rsidR="003740F4">
          <w:rPr>
            <w:bCs/>
            <w:sz w:val="22"/>
          </w:rPr>
          <w:delText xml:space="preserve">4  </w:delText>
        </w:r>
        <w:r w:rsidRPr="004C320F">
          <w:rPr>
            <w:bCs/>
            <w:sz w:val="22"/>
          </w:rPr>
          <w:tab/>
        </w:r>
        <w:r w:rsidRPr="004C320F">
          <w:rPr>
            <w:bCs/>
            <w:sz w:val="22"/>
          </w:rPr>
          <w:tab/>
        </w:r>
      </w:del>
    </w:p>
    <w:p w14:paraId="3F693ED7" w14:textId="77777777" w:rsidR="00FE615C" w:rsidRPr="004C320F" w:rsidRDefault="00FE615C" w:rsidP="00FE615C">
      <w:pPr>
        <w:pStyle w:val="BodyText"/>
        <w:rPr>
          <w:del w:id="143" w:author="Comparison" w:date="2026-09-22T12:20:00Z" w16du:dateUtc="2026-09-22T16:20:00Z"/>
          <w:bCs/>
          <w:sz w:val="22"/>
        </w:rPr>
      </w:pPr>
      <w:del w:id="144" w:author="Comparison" w:date="2026-09-22T12:20:00Z" w16du:dateUtc="2026-09-22T16:20:00Z">
        <w:r w:rsidRPr="004C320F">
          <w:rPr>
            <w:bCs/>
            <w:sz w:val="22"/>
          </w:rPr>
          <w:delText>Proti:</w:delText>
        </w:r>
        <w:r w:rsidRPr="004C320F">
          <w:rPr>
            <w:bCs/>
            <w:sz w:val="22"/>
          </w:rPr>
          <w:tab/>
        </w:r>
        <w:r w:rsidRPr="004C320F">
          <w:rPr>
            <w:bCs/>
            <w:sz w:val="22"/>
          </w:rPr>
          <w:tab/>
        </w:r>
        <w:r>
          <w:rPr>
            <w:bCs/>
            <w:sz w:val="22"/>
          </w:rPr>
          <w:delText>0</w:delText>
        </w:r>
      </w:del>
    </w:p>
    <w:p w14:paraId="439C842A" w14:textId="77777777" w:rsidR="00FE615C" w:rsidRPr="004C320F" w:rsidRDefault="00FE615C" w:rsidP="00FE615C">
      <w:pPr>
        <w:pStyle w:val="BodyText"/>
        <w:rPr>
          <w:del w:id="145" w:author="Comparison" w:date="2026-09-22T12:20:00Z" w16du:dateUtc="2026-09-22T16:20:00Z"/>
          <w:bCs/>
          <w:sz w:val="22"/>
        </w:rPr>
      </w:pPr>
      <w:del w:id="146" w:author="Comparison" w:date="2026-09-22T12:20:00Z" w16du:dateUtc="2026-09-22T16:20:00Z">
        <w:r w:rsidRPr="004C320F">
          <w:rPr>
            <w:bCs/>
            <w:sz w:val="22"/>
          </w:rPr>
          <w:delText>Zdržal sa:</w:delText>
        </w:r>
        <w:r w:rsidRPr="004C320F">
          <w:rPr>
            <w:bCs/>
            <w:sz w:val="22"/>
          </w:rPr>
          <w:tab/>
        </w:r>
        <w:r w:rsidR="003740F4">
          <w:rPr>
            <w:bCs/>
            <w:sz w:val="22"/>
          </w:rPr>
          <w:delText>1</w:delText>
        </w:r>
      </w:del>
    </w:p>
    <w:p w14:paraId="668712BA" w14:textId="77777777" w:rsidR="00FE615C" w:rsidRDefault="00FE615C" w:rsidP="00FE615C">
      <w:pPr>
        <w:pStyle w:val="BodyText"/>
        <w:widowControl/>
        <w:spacing w:before="120"/>
        <w:rPr>
          <w:del w:id="147" w:author="Comparison" w:date="2026-09-22T12:20:00Z" w16du:dateUtc="2026-09-22T16:20:00Z"/>
          <w:b/>
          <w:sz w:val="22"/>
          <w:szCs w:val="22"/>
        </w:rPr>
      </w:pPr>
    </w:p>
    <w:p w14:paraId="66E650BF" w14:textId="77777777" w:rsidR="00FE615C" w:rsidRDefault="00FE615C" w:rsidP="00FE615C">
      <w:pPr>
        <w:pStyle w:val="BodyText"/>
        <w:widowControl/>
        <w:spacing w:before="120"/>
        <w:rPr>
          <w:del w:id="148" w:author="Comparison" w:date="2026-09-22T12:20:00Z" w16du:dateUtc="2026-09-22T16:20:00Z"/>
          <w:b/>
          <w:sz w:val="22"/>
          <w:szCs w:val="22"/>
        </w:rPr>
      </w:pPr>
    </w:p>
    <w:p w14:paraId="2CB48DCC" w14:textId="77777777" w:rsidR="00FE615C" w:rsidRDefault="00FE615C" w:rsidP="00FE615C">
      <w:pPr>
        <w:pStyle w:val="BodyText"/>
        <w:widowControl/>
        <w:spacing w:before="120"/>
        <w:rPr>
          <w:del w:id="149" w:author="Comparison" w:date="2026-09-22T12:20:00Z" w16du:dateUtc="2026-09-22T16:20:00Z"/>
          <w:b/>
          <w:sz w:val="22"/>
          <w:szCs w:val="22"/>
        </w:rPr>
      </w:pPr>
    </w:p>
    <w:p w14:paraId="25B09FDB" w14:textId="77777777" w:rsidR="00FE615C" w:rsidRDefault="00FE615C" w:rsidP="00FE615C">
      <w:pPr>
        <w:pStyle w:val="BodyText"/>
        <w:widowControl/>
        <w:spacing w:before="120"/>
        <w:rPr>
          <w:del w:id="150" w:author="Comparison" w:date="2026-09-22T12:20:00Z" w16du:dateUtc="2026-09-22T16:20:00Z"/>
          <w:b/>
          <w:sz w:val="22"/>
          <w:szCs w:val="22"/>
        </w:rPr>
      </w:pPr>
    </w:p>
    <w:p w14:paraId="03F158BF" w14:textId="77777777" w:rsidR="00FE615C" w:rsidRDefault="00FE615C" w:rsidP="00FE615C">
      <w:pPr>
        <w:pStyle w:val="BodyText"/>
        <w:widowControl/>
        <w:spacing w:before="120"/>
        <w:rPr>
          <w:del w:id="151" w:author="Comparison" w:date="2026-09-22T12:20:00Z" w16du:dateUtc="2026-09-22T16:20:00Z"/>
          <w:b/>
          <w:sz w:val="22"/>
          <w:szCs w:val="22"/>
        </w:rPr>
      </w:pPr>
    </w:p>
    <w:p w14:paraId="5CE6561A" w14:textId="77777777" w:rsidR="00CB0013" w:rsidRDefault="00CB0013" w:rsidP="00FE615C">
      <w:pPr>
        <w:pStyle w:val="BodyText"/>
        <w:widowControl/>
        <w:spacing w:before="120"/>
        <w:rPr>
          <w:del w:id="152" w:author="Comparison" w:date="2026-09-22T12:20:00Z" w16du:dateUtc="2026-09-22T16:20:00Z"/>
          <w:b/>
          <w:sz w:val="22"/>
          <w:szCs w:val="22"/>
        </w:rPr>
      </w:pPr>
    </w:p>
    <w:p w14:paraId="0B81FE90" w14:textId="77777777" w:rsidR="00FE615C" w:rsidRDefault="00FE615C" w:rsidP="00FE615C">
      <w:pPr>
        <w:pStyle w:val="BodyText"/>
        <w:widowControl/>
        <w:spacing w:before="120"/>
        <w:rPr>
          <w:del w:id="153" w:author="Comparison" w:date="2026-09-22T12:20:00Z" w16du:dateUtc="2026-09-22T16:20:00Z"/>
          <w:b/>
          <w:sz w:val="22"/>
          <w:szCs w:val="22"/>
        </w:rPr>
      </w:pPr>
    </w:p>
    <w:p w14:paraId="150F88FF" w14:textId="77777777" w:rsidR="00FE615C" w:rsidRDefault="00FE615C" w:rsidP="00FE615C">
      <w:pPr>
        <w:pStyle w:val="BodyText"/>
        <w:widowControl/>
        <w:spacing w:before="120"/>
        <w:rPr>
          <w:del w:id="154" w:author="Comparison" w:date="2026-09-22T12:20:00Z" w16du:dateUtc="2026-09-22T16:20:00Z"/>
          <w:b/>
          <w:sz w:val="22"/>
          <w:szCs w:val="22"/>
        </w:rPr>
      </w:pPr>
    </w:p>
    <w:p w14:paraId="10075856" w14:textId="77777777" w:rsidR="00FE615C" w:rsidRDefault="00FE615C" w:rsidP="00FE615C">
      <w:pPr>
        <w:pStyle w:val="Zakladnystyl"/>
        <w:jc w:val="center"/>
        <w:rPr>
          <w:del w:id="155" w:author="Comparison" w:date="2026-09-22T12:20:00Z" w16du:dateUtc="2026-09-22T16:20:00Z"/>
          <w:sz w:val="28"/>
          <w:szCs w:val="28"/>
        </w:rPr>
      </w:pPr>
      <w:del w:id="156" w:author="Comparison" w:date="2026-09-22T12:20:00Z" w16du:dateUtc="2026-09-22T16:20:00Z">
        <w:r>
          <w:rPr>
            <w:sz w:val="28"/>
            <w:szCs w:val="28"/>
          </w:rPr>
          <w:delText>UZNESENIE OBECNÉHO ZASTUPITEĽSTVA VO VYŠNEJ SLANEJ</w:delText>
        </w:r>
      </w:del>
    </w:p>
    <w:p w14:paraId="04D4897A" w14:textId="77777777" w:rsidR="00FE615C" w:rsidRDefault="00FE615C" w:rsidP="00FE615C">
      <w:pPr>
        <w:pStyle w:val="Zakladnystyl"/>
        <w:jc w:val="center"/>
        <w:rPr>
          <w:del w:id="157" w:author="Comparison" w:date="2026-09-22T12:20:00Z" w16du:dateUtc="2026-09-22T16:20:00Z"/>
          <w:b/>
          <w:bCs/>
          <w:sz w:val="32"/>
          <w:szCs w:val="32"/>
        </w:rPr>
      </w:pPr>
      <w:del w:id="158" w:author="Comparison" w:date="2026-09-22T12:20:00Z" w16du:dateUtc="2026-09-22T16:20:00Z">
        <w:r>
          <w:rPr>
            <w:b/>
            <w:bCs/>
            <w:sz w:val="32"/>
            <w:szCs w:val="32"/>
          </w:rPr>
          <w:delText xml:space="preserve">č. </w:delText>
        </w:r>
        <w:r w:rsidR="003740F4">
          <w:rPr>
            <w:b/>
            <w:bCs/>
            <w:sz w:val="32"/>
            <w:szCs w:val="32"/>
          </w:rPr>
          <w:delText>3</w:delText>
        </w:r>
      </w:del>
    </w:p>
    <w:p w14:paraId="68AAC391" w14:textId="77777777" w:rsidR="00FE615C" w:rsidRDefault="00FE615C" w:rsidP="00FE615C">
      <w:pPr>
        <w:pStyle w:val="Zakladnystyl"/>
        <w:jc w:val="center"/>
        <w:rPr>
          <w:del w:id="159" w:author="Comparison" w:date="2026-09-22T12:20:00Z" w16du:dateUtc="2026-09-22T16:20:00Z"/>
          <w:sz w:val="28"/>
          <w:szCs w:val="28"/>
        </w:rPr>
      </w:pPr>
      <w:del w:id="160" w:author="Comparison" w:date="2026-09-22T12:20:00Z" w16du:dateUtc="2026-09-22T16:20:00Z">
        <w:r>
          <w:rPr>
            <w:sz w:val="28"/>
            <w:szCs w:val="28"/>
          </w:rPr>
          <w:delText>z</w:delText>
        </w:r>
        <w:r w:rsidR="003740F4">
          <w:rPr>
            <w:sz w:val="28"/>
            <w:szCs w:val="28"/>
          </w:rPr>
          <w:delText> 20. marca</w:delText>
        </w:r>
        <w:r>
          <w:rPr>
            <w:sz w:val="28"/>
            <w:szCs w:val="28"/>
          </w:rPr>
          <w:delText xml:space="preserve"> 201</w:delText>
        </w:r>
        <w:r w:rsidR="003740F4">
          <w:rPr>
            <w:sz w:val="28"/>
            <w:szCs w:val="28"/>
          </w:rPr>
          <w:delText>5</w:delText>
        </w:r>
      </w:del>
    </w:p>
    <w:p w14:paraId="7A1D7EFE" w14:textId="77777777" w:rsidR="00FE615C" w:rsidRDefault="00FE615C" w:rsidP="00FE615C">
      <w:pPr>
        <w:pStyle w:val="Zakladnystyl"/>
        <w:jc w:val="center"/>
        <w:rPr>
          <w:del w:id="161" w:author="Comparison" w:date="2026-09-22T12:20:00Z" w16du:dateUtc="2026-09-22T16:20:00Z"/>
          <w:sz w:val="28"/>
          <w:szCs w:val="28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87"/>
        <w:gridCol w:w="4578"/>
      </w:tblGrid>
      <w:tr w:rsidR="00FE615C" w:rsidRPr="004867BB" w14:paraId="7675ED66" w14:textId="77777777" w:rsidTr="00092CEA">
        <w:trPr>
          <w:trHeight w:val="713"/>
          <w:del w:id="162" w:author="Comparison" w:date="2026-09-22T12:20:00Z" w16du:dateUtc="2026-09-22T16:20:00Z"/>
        </w:trPr>
        <w:tc>
          <w:tcPr>
            <w:tcW w:w="9212" w:type="dxa"/>
            <w:gridSpan w:val="2"/>
          </w:tcPr>
          <w:p w14:paraId="589DD700" w14:textId="77777777" w:rsidR="00FE615C" w:rsidRDefault="00FE615C" w:rsidP="00092CEA">
            <w:pPr>
              <w:rPr>
                <w:del w:id="163" w:author="Comparison" w:date="2026-09-22T12:20:00Z" w16du:dateUtc="2026-09-22T16:20:00Z"/>
                <w:b/>
                <w:bCs/>
                <w:sz w:val="28"/>
                <w:szCs w:val="28"/>
              </w:rPr>
            </w:pPr>
          </w:p>
          <w:p w14:paraId="3A4DF716" w14:textId="77777777" w:rsidR="00FE615C" w:rsidRPr="004867BB" w:rsidRDefault="00DC0ED4" w:rsidP="00092CEA">
            <w:pPr>
              <w:rPr>
                <w:del w:id="164" w:author="Comparison" w:date="2026-09-22T12:20:00Z" w16du:dateUtc="2026-09-22T16:20:00Z"/>
              </w:rPr>
            </w:pPr>
            <w:del w:id="165" w:author="Comparison" w:date="2026-09-22T12:20:00Z" w16du:dateUtc="2026-09-22T16:20:00Z">
              <w:r>
                <w:rPr>
                  <w:b/>
                  <w:bCs/>
                  <w:sz w:val="28"/>
                  <w:szCs w:val="28"/>
                </w:rPr>
                <w:delText>Čerpanie rozpočtu obce k 28.2.2015</w:delText>
              </w:r>
            </w:del>
          </w:p>
          <w:p w14:paraId="5C0CE9E5" w14:textId="77777777" w:rsidR="00FE615C" w:rsidRPr="004867BB" w:rsidRDefault="00FE615C" w:rsidP="00092CEA">
            <w:pPr>
              <w:rPr>
                <w:del w:id="166" w:author="Comparison" w:date="2026-09-22T12:20:00Z" w16du:dateUtc="2026-09-22T16:20:00Z"/>
              </w:rPr>
            </w:pPr>
          </w:p>
        </w:tc>
      </w:tr>
      <w:tr w:rsidR="00FE615C" w:rsidRPr="004867BB" w14:paraId="0CB4F04C" w14:textId="77777777" w:rsidTr="00092CEA">
        <w:trPr>
          <w:gridAfter w:val="1"/>
          <w:wAfter w:w="4606" w:type="dxa"/>
          <w:del w:id="167" w:author="Comparison" w:date="2026-09-22T12:20:00Z" w16du:dateUtc="2026-09-22T16:20:00Z"/>
        </w:trPr>
        <w:tc>
          <w:tcPr>
            <w:tcW w:w="4606" w:type="dxa"/>
          </w:tcPr>
          <w:p w14:paraId="252161E2" w14:textId="77777777" w:rsidR="00FE615C" w:rsidRPr="004867BB" w:rsidRDefault="00FE615C" w:rsidP="00092CEA">
            <w:pPr>
              <w:rPr>
                <w:del w:id="168" w:author="Comparison" w:date="2026-09-22T12:20:00Z" w16du:dateUtc="2026-09-22T16:20:00Z"/>
              </w:rPr>
            </w:pPr>
          </w:p>
        </w:tc>
      </w:tr>
      <w:tr w:rsidR="00FE615C" w:rsidRPr="004867BB" w14:paraId="5739DFBC" w14:textId="77777777" w:rsidTr="00092CEA">
        <w:trPr>
          <w:gridAfter w:val="1"/>
          <w:wAfter w:w="4606" w:type="dxa"/>
          <w:cantSplit/>
          <w:del w:id="169" w:author="Comparison" w:date="2026-09-22T12:20:00Z" w16du:dateUtc="2026-09-22T16:20:00Z"/>
        </w:trPr>
        <w:tc>
          <w:tcPr>
            <w:tcW w:w="4606" w:type="dxa"/>
          </w:tcPr>
          <w:p w14:paraId="14735B3E" w14:textId="77777777" w:rsidR="00FE615C" w:rsidRDefault="00FE615C" w:rsidP="00092CEA">
            <w:pPr>
              <w:rPr>
                <w:del w:id="170" w:author="Comparison" w:date="2026-09-22T12:20:00Z" w16du:dateUtc="2026-09-22T16:20:00Z"/>
              </w:rPr>
            </w:pPr>
            <w:del w:id="171" w:author="Comparison" w:date="2026-09-22T12:20:00Z" w16du:dateUtc="2026-09-22T16:20:00Z">
              <w:r w:rsidRPr="004867BB">
                <w:rPr>
                  <w:sz w:val="22"/>
                  <w:u w:val="single"/>
                </w:rPr>
                <w:delText>Predkladá</w:delText>
              </w:r>
              <w:r w:rsidRPr="004867BB">
                <w:rPr>
                  <w:sz w:val="22"/>
                </w:rPr>
                <w:delText>:</w:delText>
              </w:r>
              <w:r>
                <w:rPr>
                  <w:sz w:val="22"/>
                </w:rPr>
                <w:delText xml:space="preserve"> Ing. Dušan Gallo, starosta obce</w:delText>
              </w:r>
            </w:del>
          </w:p>
          <w:p w14:paraId="288025E1" w14:textId="77777777" w:rsidR="00FE615C" w:rsidRPr="004867BB" w:rsidRDefault="00FE615C" w:rsidP="00092CEA">
            <w:pPr>
              <w:rPr>
                <w:del w:id="172" w:author="Comparison" w:date="2026-09-22T12:20:00Z" w16du:dateUtc="2026-09-22T16:20:00Z"/>
              </w:rPr>
            </w:pPr>
          </w:p>
        </w:tc>
      </w:tr>
    </w:tbl>
    <w:p w14:paraId="62491592" w14:textId="77777777" w:rsidR="00FE615C" w:rsidRDefault="00FE615C" w:rsidP="00FE615C">
      <w:pPr>
        <w:pStyle w:val="Vlada"/>
        <w:rPr>
          <w:del w:id="173" w:author="Comparison" w:date="2026-09-22T12:20:00Z" w16du:dateUtc="2026-09-22T16:20:00Z"/>
          <w:sz w:val="24"/>
          <w:szCs w:val="24"/>
        </w:rPr>
      </w:pPr>
      <w:del w:id="174" w:author="Comparison" w:date="2026-09-22T12:20:00Z" w16du:dateUtc="2026-09-22T16:20:00Z">
        <w:r>
          <w:delText xml:space="preserve">Obecné zastupiteľstvo </w:delText>
        </w:r>
      </w:del>
    </w:p>
    <w:p w14:paraId="28CD7FEC" w14:textId="77777777" w:rsidR="00FE615C" w:rsidRDefault="00FE615C" w:rsidP="00FE615C">
      <w:pPr>
        <w:pStyle w:val="Heading1"/>
        <w:numPr>
          <w:ilvl w:val="0"/>
          <w:numId w:val="2"/>
        </w:numPr>
        <w:rPr>
          <w:del w:id="175" w:author="Comparison" w:date="2026-09-22T12:20:00Z" w16du:dateUtc="2026-09-22T16:20:00Z"/>
        </w:rPr>
      </w:pPr>
      <w:del w:id="176" w:author="Comparison" w:date="2026-09-22T12:20:00Z" w16du:dateUtc="2026-09-22T16:20:00Z">
        <w:r>
          <w:delText>berie na vedomie</w:delText>
        </w:r>
      </w:del>
    </w:p>
    <w:p w14:paraId="6EB13A34" w14:textId="77777777" w:rsidR="00FE615C" w:rsidRPr="004F2D95" w:rsidRDefault="00FE615C" w:rsidP="00FE615C">
      <w:pPr>
        <w:rPr>
          <w:del w:id="177" w:author="Comparison" w:date="2026-09-22T12:20:00Z" w16du:dateUtc="2026-09-22T16:20:00Z"/>
        </w:rPr>
      </w:pPr>
    </w:p>
    <w:p w14:paraId="2012C2F2" w14:textId="77777777" w:rsidR="00FE615C" w:rsidRPr="0055008A" w:rsidRDefault="00FE615C" w:rsidP="00FE615C">
      <w:pPr>
        <w:ind w:left="708"/>
        <w:rPr>
          <w:del w:id="178" w:author="Comparison" w:date="2026-09-22T12:20:00Z" w16du:dateUtc="2026-09-22T16:20:00Z"/>
        </w:rPr>
      </w:pPr>
      <w:del w:id="179" w:author="Comparison" w:date="2026-09-22T12:20:00Z" w16du:dateUtc="2026-09-22T16:20:00Z">
        <w:r w:rsidRPr="0055008A">
          <w:delText>A.1</w:delText>
        </w:r>
        <w:r w:rsidR="00DC0ED4">
          <w:delText xml:space="preserve"> čerpanie rozpočtu obce k 28.2.2015</w:delText>
        </w:r>
      </w:del>
    </w:p>
    <w:p w14:paraId="0ACD8087" w14:textId="77777777" w:rsidR="00FE615C" w:rsidRDefault="00CB0013" w:rsidP="00FE615C">
      <w:pPr>
        <w:rPr>
          <w:del w:id="180" w:author="Comparison" w:date="2026-09-22T12:20:00Z" w16du:dateUtc="2026-09-22T16:20:00Z"/>
          <w:sz w:val="22"/>
        </w:rPr>
      </w:pPr>
      <w:del w:id="181" w:author="Comparison" w:date="2026-09-22T12:20:00Z" w16du:dateUtc="2026-09-22T16:20:00Z">
        <w:r>
          <w:rPr>
            <w:sz w:val="22"/>
          </w:rPr>
          <w:tab/>
          <w:delText>A.2 správu hlavného kontrolóra za obdobie 1-2/2015</w:delText>
        </w:r>
      </w:del>
    </w:p>
    <w:p w14:paraId="08C880E1" w14:textId="77777777" w:rsidR="00FE615C" w:rsidRDefault="00FE615C" w:rsidP="00FE615C">
      <w:pPr>
        <w:ind w:left="567"/>
        <w:rPr>
          <w:del w:id="182" w:author="Comparison" w:date="2026-09-22T12:20:00Z" w16du:dateUtc="2026-09-22T16:20:00Z"/>
        </w:rPr>
      </w:pPr>
      <w:del w:id="183" w:author="Comparison" w:date="2026-09-22T12:20:00Z" w16du:dateUtc="2026-09-22T16:20:00Z">
        <w:r>
          <w:tab/>
          <w:delText xml:space="preserve">  </w:delText>
        </w:r>
      </w:del>
    </w:p>
    <w:p w14:paraId="0F04F64F" w14:textId="77777777" w:rsidR="00FE615C" w:rsidRDefault="00FE615C" w:rsidP="00FE615C">
      <w:pPr>
        <w:ind w:left="567"/>
        <w:rPr>
          <w:del w:id="184" w:author="Comparison" w:date="2026-09-22T12:20:00Z" w16du:dateUtc="2026-09-22T16:20:00Z"/>
        </w:rPr>
      </w:pPr>
    </w:p>
    <w:p w14:paraId="4C69DB83" w14:textId="77777777" w:rsidR="00FE615C" w:rsidRDefault="00FE615C" w:rsidP="00FE615C">
      <w:pPr>
        <w:pStyle w:val="BodyText"/>
        <w:rPr>
          <w:del w:id="185" w:author="Comparison" w:date="2026-09-22T12:20:00Z" w16du:dateUtc="2026-09-22T16:20:00Z"/>
          <w:b/>
          <w:bCs/>
          <w:sz w:val="22"/>
        </w:rPr>
      </w:pPr>
    </w:p>
    <w:p w14:paraId="14170DE1" w14:textId="77777777" w:rsidR="00FE615C" w:rsidRDefault="00FE615C" w:rsidP="00FE615C">
      <w:pPr>
        <w:pStyle w:val="BodyText"/>
        <w:rPr>
          <w:del w:id="186" w:author="Comparison" w:date="2026-09-22T12:20:00Z" w16du:dateUtc="2026-09-22T16:20:00Z"/>
          <w:b/>
          <w:bCs/>
          <w:sz w:val="22"/>
        </w:rPr>
      </w:pPr>
    </w:p>
    <w:p w14:paraId="537C29AF" w14:textId="77777777" w:rsidR="00FE615C" w:rsidRDefault="00FE615C" w:rsidP="00FE615C">
      <w:pPr>
        <w:pStyle w:val="BodyText"/>
        <w:rPr>
          <w:del w:id="187" w:author="Comparison" w:date="2026-09-22T12:20:00Z" w16du:dateUtc="2026-09-22T16:20:00Z"/>
          <w:b/>
          <w:bCs/>
          <w:sz w:val="22"/>
        </w:rPr>
      </w:pPr>
    </w:p>
    <w:p w14:paraId="5D57FA36" w14:textId="77777777" w:rsidR="00FE615C" w:rsidRPr="004C320F" w:rsidRDefault="00FE615C" w:rsidP="00FE615C">
      <w:pPr>
        <w:pStyle w:val="BodyText"/>
        <w:rPr>
          <w:del w:id="188" w:author="Comparison" w:date="2026-09-22T12:20:00Z" w16du:dateUtc="2026-09-22T16:20:00Z"/>
          <w:b/>
          <w:bCs/>
        </w:rPr>
      </w:pPr>
      <w:del w:id="189" w:author="Comparison" w:date="2026-09-22T12:20:00Z" w16du:dateUtc="2026-09-22T16:20:00Z"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 w:rsidRPr="004C320F">
          <w:rPr>
            <w:b/>
            <w:bCs/>
          </w:rPr>
          <w:delText>Ing. Dušan   G a l l o</w:delText>
        </w:r>
      </w:del>
    </w:p>
    <w:p w14:paraId="1326C914" w14:textId="77777777" w:rsidR="00FE615C" w:rsidRPr="004C320F" w:rsidRDefault="00FE615C" w:rsidP="00FE615C">
      <w:pPr>
        <w:pStyle w:val="BodyText"/>
        <w:rPr>
          <w:del w:id="190" w:author="Comparison" w:date="2026-09-22T12:20:00Z" w16du:dateUtc="2026-09-22T16:20:00Z"/>
          <w:b/>
          <w:bCs/>
        </w:rPr>
      </w:pPr>
      <w:del w:id="191" w:author="Comparison" w:date="2026-09-22T12:20:00Z" w16du:dateUtc="2026-09-22T16:20:00Z"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  <w:delText>starosta obce Vyšná Slaná</w:delText>
        </w:r>
      </w:del>
    </w:p>
    <w:p w14:paraId="51FCC77A" w14:textId="77777777" w:rsidR="00FE615C" w:rsidRPr="004C320F" w:rsidRDefault="00FE615C" w:rsidP="00FE615C">
      <w:pPr>
        <w:pStyle w:val="BodyText"/>
        <w:widowControl/>
        <w:spacing w:before="120"/>
        <w:rPr>
          <w:del w:id="192" w:author="Comparison" w:date="2026-09-22T12:20:00Z" w16du:dateUtc="2026-09-22T16:20:00Z"/>
          <w:b/>
        </w:rPr>
      </w:pPr>
    </w:p>
    <w:p w14:paraId="697D6A89" w14:textId="77777777" w:rsidR="00FE615C" w:rsidRPr="004C320F" w:rsidRDefault="00FE615C" w:rsidP="00FE615C">
      <w:pPr>
        <w:pStyle w:val="BodyText"/>
        <w:widowControl/>
        <w:spacing w:before="120"/>
        <w:rPr>
          <w:del w:id="193" w:author="Comparison" w:date="2026-09-22T12:20:00Z" w16du:dateUtc="2026-09-22T16:20:00Z"/>
          <w:b/>
        </w:rPr>
      </w:pPr>
    </w:p>
    <w:p w14:paraId="0B6CF419" w14:textId="77777777" w:rsidR="00FE615C" w:rsidRPr="004C320F" w:rsidRDefault="00FE615C" w:rsidP="00FE615C">
      <w:pPr>
        <w:pStyle w:val="BodyText"/>
        <w:rPr>
          <w:del w:id="194" w:author="Comparison" w:date="2026-09-22T12:20:00Z" w16du:dateUtc="2026-09-22T16:20:00Z"/>
          <w:bCs/>
          <w:sz w:val="22"/>
        </w:rPr>
      </w:pPr>
      <w:del w:id="195" w:author="Comparison" w:date="2026-09-22T12:20:00Z" w16du:dateUtc="2026-09-22T16:20:00Z">
        <w:r w:rsidRPr="004C320F">
          <w:rPr>
            <w:bCs/>
            <w:sz w:val="22"/>
          </w:rPr>
          <w:delText>Hlasovanie</w:delText>
        </w:r>
      </w:del>
    </w:p>
    <w:p w14:paraId="6DDD0CE4" w14:textId="77777777" w:rsidR="00FE615C" w:rsidRPr="004C320F" w:rsidRDefault="00FE615C" w:rsidP="00FE615C">
      <w:pPr>
        <w:pStyle w:val="BodyText"/>
        <w:rPr>
          <w:del w:id="196" w:author="Comparison" w:date="2026-09-22T12:20:00Z" w16du:dateUtc="2026-09-22T16:20:00Z"/>
          <w:bCs/>
          <w:sz w:val="22"/>
        </w:rPr>
      </w:pPr>
      <w:del w:id="197" w:author="Comparison" w:date="2026-09-22T12:20:00Z" w16du:dateUtc="2026-09-22T16:20:00Z">
        <w:r w:rsidRPr="004C320F">
          <w:rPr>
            <w:bCs/>
            <w:sz w:val="22"/>
          </w:rPr>
          <w:delText>Za:</w:delText>
        </w:r>
        <w:r w:rsidRPr="004C320F">
          <w:rPr>
            <w:bCs/>
            <w:sz w:val="22"/>
          </w:rPr>
          <w:tab/>
        </w:r>
        <w:r w:rsidRPr="004C320F">
          <w:rPr>
            <w:bCs/>
            <w:sz w:val="22"/>
          </w:rPr>
          <w:tab/>
        </w:r>
        <w:r>
          <w:rPr>
            <w:bCs/>
            <w:sz w:val="22"/>
          </w:rPr>
          <w:delText>5</w:delText>
        </w:r>
        <w:r w:rsidRPr="004C320F">
          <w:rPr>
            <w:bCs/>
            <w:sz w:val="22"/>
          </w:rPr>
          <w:tab/>
        </w:r>
        <w:r w:rsidRPr="004C320F">
          <w:rPr>
            <w:bCs/>
            <w:sz w:val="22"/>
          </w:rPr>
          <w:tab/>
        </w:r>
      </w:del>
    </w:p>
    <w:p w14:paraId="54446E4E" w14:textId="77777777" w:rsidR="00FE615C" w:rsidRPr="004C320F" w:rsidRDefault="00FE615C" w:rsidP="00FE615C">
      <w:pPr>
        <w:pStyle w:val="BodyText"/>
        <w:rPr>
          <w:del w:id="198" w:author="Comparison" w:date="2026-09-22T12:20:00Z" w16du:dateUtc="2026-09-22T16:20:00Z"/>
          <w:bCs/>
          <w:sz w:val="22"/>
        </w:rPr>
      </w:pPr>
      <w:del w:id="199" w:author="Comparison" w:date="2026-09-22T12:20:00Z" w16du:dateUtc="2026-09-22T16:20:00Z">
        <w:r w:rsidRPr="004C320F">
          <w:rPr>
            <w:bCs/>
            <w:sz w:val="22"/>
          </w:rPr>
          <w:delText>Proti:</w:delText>
        </w:r>
        <w:r w:rsidRPr="004C320F">
          <w:rPr>
            <w:bCs/>
            <w:sz w:val="22"/>
          </w:rPr>
          <w:tab/>
        </w:r>
        <w:r w:rsidRPr="004C320F">
          <w:rPr>
            <w:bCs/>
            <w:sz w:val="22"/>
          </w:rPr>
          <w:tab/>
        </w:r>
        <w:r>
          <w:rPr>
            <w:bCs/>
            <w:sz w:val="22"/>
          </w:rPr>
          <w:delText>0</w:delText>
        </w:r>
      </w:del>
    </w:p>
    <w:p w14:paraId="60487A54" w14:textId="77777777" w:rsidR="00FE615C" w:rsidRPr="004C320F" w:rsidRDefault="00FE615C" w:rsidP="00FE615C">
      <w:pPr>
        <w:pStyle w:val="BodyText"/>
        <w:rPr>
          <w:del w:id="200" w:author="Comparison" w:date="2026-09-22T12:20:00Z" w16du:dateUtc="2026-09-22T16:20:00Z"/>
          <w:bCs/>
          <w:sz w:val="22"/>
        </w:rPr>
      </w:pPr>
      <w:del w:id="201" w:author="Comparison" w:date="2026-09-22T12:20:00Z" w16du:dateUtc="2026-09-22T16:20:00Z">
        <w:r w:rsidRPr="004C320F">
          <w:rPr>
            <w:bCs/>
            <w:sz w:val="22"/>
          </w:rPr>
          <w:delText>Zdržal sa:</w:delText>
        </w:r>
        <w:r w:rsidRPr="004C320F">
          <w:rPr>
            <w:bCs/>
            <w:sz w:val="22"/>
          </w:rPr>
          <w:tab/>
        </w:r>
        <w:r>
          <w:rPr>
            <w:bCs/>
            <w:sz w:val="22"/>
          </w:rPr>
          <w:delText>0</w:delText>
        </w:r>
      </w:del>
    </w:p>
    <w:p w14:paraId="5789DA1B" w14:textId="77777777" w:rsidR="00FE615C" w:rsidRDefault="00FE615C" w:rsidP="00FE615C">
      <w:pPr>
        <w:pStyle w:val="BodyText"/>
        <w:widowControl/>
        <w:spacing w:before="120"/>
        <w:rPr>
          <w:del w:id="202" w:author="Comparison" w:date="2026-09-22T12:20:00Z" w16du:dateUtc="2026-09-22T16:20:00Z"/>
          <w:b/>
          <w:sz w:val="22"/>
          <w:szCs w:val="22"/>
        </w:rPr>
      </w:pPr>
    </w:p>
    <w:p w14:paraId="5E8125BC" w14:textId="77777777" w:rsidR="00FE615C" w:rsidRDefault="00FE615C" w:rsidP="00FE615C">
      <w:pPr>
        <w:pStyle w:val="BodyText"/>
        <w:widowControl/>
        <w:spacing w:before="120"/>
        <w:rPr>
          <w:del w:id="203" w:author="Comparison" w:date="2026-09-22T12:20:00Z" w16du:dateUtc="2026-09-22T16:20:00Z"/>
          <w:b/>
          <w:sz w:val="22"/>
          <w:szCs w:val="22"/>
        </w:rPr>
      </w:pPr>
    </w:p>
    <w:p w14:paraId="1B9174AA" w14:textId="77777777" w:rsidR="00FE615C" w:rsidRDefault="00FE615C" w:rsidP="00FE615C">
      <w:pPr>
        <w:pStyle w:val="BodyText"/>
        <w:widowControl/>
        <w:spacing w:before="120"/>
        <w:rPr>
          <w:del w:id="204" w:author="Comparison" w:date="2026-09-22T12:20:00Z" w16du:dateUtc="2026-09-22T16:20:00Z"/>
          <w:b/>
          <w:sz w:val="22"/>
          <w:szCs w:val="22"/>
        </w:rPr>
      </w:pPr>
    </w:p>
    <w:p w14:paraId="36356FA8" w14:textId="77777777" w:rsidR="00FE615C" w:rsidRDefault="00FE615C" w:rsidP="00FE615C">
      <w:pPr>
        <w:pStyle w:val="BodyText"/>
        <w:widowControl/>
        <w:spacing w:before="120"/>
        <w:rPr>
          <w:del w:id="205" w:author="Comparison" w:date="2026-09-22T12:20:00Z" w16du:dateUtc="2026-09-22T16:20:00Z"/>
          <w:b/>
          <w:sz w:val="22"/>
          <w:szCs w:val="22"/>
        </w:rPr>
      </w:pPr>
    </w:p>
    <w:p w14:paraId="3B0947F7" w14:textId="77777777" w:rsidR="00FE615C" w:rsidRDefault="00FE615C" w:rsidP="00FE615C">
      <w:pPr>
        <w:pStyle w:val="BodyText"/>
        <w:widowControl/>
        <w:spacing w:before="120"/>
        <w:rPr>
          <w:del w:id="206" w:author="Comparison" w:date="2026-09-22T12:20:00Z" w16du:dateUtc="2026-09-22T16:20:00Z"/>
          <w:b/>
          <w:sz w:val="22"/>
          <w:szCs w:val="22"/>
        </w:rPr>
      </w:pPr>
    </w:p>
    <w:p w14:paraId="6E1A9097" w14:textId="77777777" w:rsidR="00FE615C" w:rsidRDefault="00FE615C" w:rsidP="00FE615C">
      <w:pPr>
        <w:pStyle w:val="Zakladnystyl"/>
        <w:jc w:val="center"/>
        <w:rPr>
          <w:del w:id="207" w:author="Comparison" w:date="2026-09-22T12:20:00Z" w16du:dateUtc="2026-09-22T16:20:00Z"/>
          <w:sz w:val="28"/>
          <w:szCs w:val="28"/>
        </w:rPr>
      </w:pPr>
    </w:p>
    <w:p w14:paraId="0C29E419" w14:textId="77777777" w:rsidR="00FE615C" w:rsidRDefault="00FE615C" w:rsidP="00FE615C">
      <w:pPr>
        <w:pStyle w:val="Zakladnystyl"/>
        <w:jc w:val="center"/>
        <w:rPr>
          <w:del w:id="208" w:author="Comparison" w:date="2026-09-22T12:20:00Z" w16du:dateUtc="2026-09-22T16:20:00Z"/>
          <w:sz w:val="28"/>
          <w:szCs w:val="28"/>
        </w:rPr>
      </w:pPr>
    </w:p>
    <w:p w14:paraId="3E20547F" w14:textId="77777777" w:rsidR="00DC0ED4" w:rsidRDefault="00DC0ED4" w:rsidP="00FE615C">
      <w:pPr>
        <w:pStyle w:val="Zakladnystyl"/>
        <w:jc w:val="center"/>
        <w:rPr>
          <w:del w:id="209" w:author="Comparison" w:date="2026-09-22T12:20:00Z" w16du:dateUtc="2026-09-22T16:20:00Z"/>
          <w:sz w:val="28"/>
          <w:szCs w:val="28"/>
        </w:rPr>
      </w:pPr>
    </w:p>
    <w:p w14:paraId="79565590" w14:textId="77777777" w:rsidR="00FE615C" w:rsidRDefault="00FE615C" w:rsidP="00FE615C">
      <w:pPr>
        <w:pStyle w:val="Zakladnystyl"/>
        <w:jc w:val="center"/>
        <w:rPr>
          <w:del w:id="210" w:author="Comparison" w:date="2026-09-22T12:20:00Z" w16du:dateUtc="2026-09-22T16:20:00Z"/>
          <w:sz w:val="28"/>
          <w:szCs w:val="28"/>
        </w:rPr>
      </w:pPr>
    </w:p>
    <w:p w14:paraId="001D75D2" w14:textId="77777777" w:rsidR="00FE615C" w:rsidRDefault="00FE615C" w:rsidP="00FE615C">
      <w:pPr>
        <w:pStyle w:val="Zakladnystyl"/>
        <w:jc w:val="center"/>
        <w:rPr>
          <w:del w:id="211" w:author="Comparison" w:date="2026-09-22T12:20:00Z" w16du:dateUtc="2026-09-22T16:20:00Z"/>
          <w:sz w:val="28"/>
          <w:szCs w:val="28"/>
        </w:rPr>
      </w:pPr>
    </w:p>
    <w:p w14:paraId="053D9A30" w14:textId="77777777" w:rsidR="00FE615C" w:rsidRDefault="00FE615C" w:rsidP="00FE615C">
      <w:pPr>
        <w:pStyle w:val="Zakladnystyl"/>
        <w:jc w:val="center"/>
        <w:rPr>
          <w:del w:id="212" w:author="Comparison" w:date="2026-09-22T12:20:00Z" w16du:dateUtc="2026-09-22T16:20:00Z"/>
          <w:sz w:val="28"/>
          <w:szCs w:val="28"/>
        </w:rPr>
      </w:pPr>
    </w:p>
    <w:p w14:paraId="2750CCF3" w14:textId="77777777" w:rsidR="00FE615C" w:rsidRDefault="00FE615C" w:rsidP="00FE615C">
      <w:pPr>
        <w:pStyle w:val="Zakladnystyl"/>
        <w:jc w:val="center"/>
        <w:rPr>
          <w:del w:id="213" w:author="Comparison" w:date="2026-09-22T12:20:00Z" w16du:dateUtc="2026-09-22T16:20:00Z"/>
          <w:sz w:val="28"/>
          <w:szCs w:val="28"/>
        </w:rPr>
      </w:pPr>
    </w:p>
    <w:p w14:paraId="61D36040" w14:textId="77777777" w:rsidR="00FE615C" w:rsidRDefault="00FE615C" w:rsidP="00FE615C">
      <w:pPr>
        <w:pStyle w:val="Zakladnystyl"/>
        <w:jc w:val="center"/>
        <w:rPr>
          <w:del w:id="214" w:author="Comparison" w:date="2026-09-22T12:20:00Z" w16du:dateUtc="2026-09-22T16:20:00Z"/>
          <w:sz w:val="28"/>
          <w:szCs w:val="28"/>
        </w:rPr>
      </w:pPr>
    </w:p>
    <w:p w14:paraId="05206656" w14:textId="77777777" w:rsidR="00FE615C" w:rsidRDefault="00FE615C" w:rsidP="00FE615C">
      <w:pPr>
        <w:pStyle w:val="Zakladnystyl"/>
        <w:jc w:val="center"/>
        <w:rPr>
          <w:del w:id="215" w:author="Comparison" w:date="2026-09-22T12:20:00Z" w16du:dateUtc="2026-09-22T16:20:00Z"/>
          <w:sz w:val="28"/>
          <w:szCs w:val="28"/>
        </w:rPr>
      </w:pPr>
    </w:p>
    <w:p w14:paraId="47029C67" w14:textId="77777777" w:rsidR="00FE615C" w:rsidRDefault="00FE615C" w:rsidP="00FE615C">
      <w:pPr>
        <w:pStyle w:val="Zakladnystyl"/>
        <w:jc w:val="center"/>
        <w:rPr>
          <w:del w:id="216" w:author="Comparison" w:date="2026-09-22T12:20:00Z" w16du:dateUtc="2026-09-22T16:20:00Z"/>
          <w:sz w:val="28"/>
          <w:szCs w:val="28"/>
        </w:rPr>
      </w:pPr>
      <w:del w:id="217" w:author="Comparison" w:date="2026-09-22T12:20:00Z" w16du:dateUtc="2026-09-22T16:20:00Z">
        <w:r>
          <w:rPr>
            <w:sz w:val="28"/>
            <w:szCs w:val="28"/>
          </w:rPr>
          <w:delText>UZNESENIE OBECNÉHO ZASTUPITEĽSTVA VO VYŠNEJ SLANEJ</w:delText>
        </w:r>
      </w:del>
    </w:p>
    <w:p w14:paraId="4A36E6DF" w14:textId="77777777" w:rsidR="00FE615C" w:rsidRDefault="00FE615C" w:rsidP="00FE615C">
      <w:pPr>
        <w:pStyle w:val="Zakladnystyl"/>
        <w:jc w:val="center"/>
        <w:rPr>
          <w:del w:id="218" w:author="Comparison" w:date="2026-09-22T12:20:00Z" w16du:dateUtc="2026-09-22T16:20:00Z"/>
          <w:b/>
          <w:bCs/>
          <w:sz w:val="32"/>
          <w:szCs w:val="32"/>
        </w:rPr>
      </w:pPr>
      <w:del w:id="219" w:author="Comparison" w:date="2026-09-22T12:20:00Z" w16du:dateUtc="2026-09-22T16:20:00Z">
        <w:r>
          <w:rPr>
            <w:b/>
            <w:bCs/>
            <w:sz w:val="32"/>
            <w:szCs w:val="32"/>
          </w:rPr>
          <w:delText xml:space="preserve">č. </w:delText>
        </w:r>
        <w:r w:rsidR="00DC0ED4">
          <w:rPr>
            <w:b/>
            <w:bCs/>
            <w:sz w:val="32"/>
            <w:szCs w:val="32"/>
          </w:rPr>
          <w:delText>4</w:delText>
        </w:r>
      </w:del>
    </w:p>
    <w:p w14:paraId="3743CF7B" w14:textId="77777777" w:rsidR="00FE615C" w:rsidRDefault="00FE615C" w:rsidP="00FE615C">
      <w:pPr>
        <w:pStyle w:val="Zakladnystyl"/>
        <w:jc w:val="center"/>
        <w:rPr>
          <w:del w:id="220" w:author="Comparison" w:date="2026-09-22T12:20:00Z" w16du:dateUtc="2026-09-22T16:20:00Z"/>
          <w:sz w:val="28"/>
          <w:szCs w:val="28"/>
        </w:rPr>
      </w:pPr>
      <w:del w:id="221" w:author="Comparison" w:date="2026-09-22T12:20:00Z" w16du:dateUtc="2026-09-22T16:20:00Z">
        <w:r>
          <w:rPr>
            <w:sz w:val="28"/>
            <w:szCs w:val="28"/>
          </w:rPr>
          <w:delText>z</w:delText>
        </w:r>
        <w:r w:rsidR="00DC0ED4">
          <w:rPr>
            <w:sz w:val="28"/>
            <w:szCs w:val="28"/>
          </w:rPr>
          <w:delText xml:space="preserve">  20. marca </w:delText>
        </w:r>
        <w:r>
          <w:rPr>
            <w:sz w:val="28"/>
            <w:szCs w:val="28"/>
          </w:rPr>
          <w:delText xml:space="preserve"> 201</w:delText>
        </w:r>
        <w:r w:rsidR="00DC0ED4">
          <w:rPr>
            <w:sz w:val="28"/>
            <w:szCs w:val="28"/>
          </w:rPr>
          <w:delText>5</w:delText>
        </w:r>
      </w:del>
    </w:p>
    <w:p w14:paraId="3F7B6CB0" w14:textId="77777777" w:rsidR="00FE615C" w:rsidRDefault="00FE615C" w:rsidP="00FE615C">
      <w:pPr>
        <w:pStyle w:val="Zakladnystyl"/>
        <w:jc w:val="center"/>
        <w:rPr>
          <w:del w:id="222" w:author="Comparison" w:date="2026-09-22T12:20:00Z" w16du:dateUtc="2026-09-22T16:20:00Z"/>
          <w:sz w:val="28"/>
          <w:szCs w:val="28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86"/>
        <w:gridCol w:w="4579"/>
      </w:tblGrid>
      <w:tr w:rsidR="00FE615C" w:rsidRPr="004867BB" w14:paraId="46335DE8" w14:textId="77777777" w:rsidTr="00092CEA">
        <w:trPr>
          <w:trHeight w:val="713"/>
          <w:del w:id="223" w:author="Comparison" w:date="2026-09-22T12:20:00Z" w16du:dateUtc="2026-09-22T16:20:00Z"/>
        </w:trPr>
        <w:tc>
          <w:tcPr>
            <w:tcW w:w="9212" w:type="dxa"/>
            <w:gridSpan w:val="2"/>
          </w:tcPr>
          <w:p w14:paraId="7D056EF4" w14:textId="77777777" w:rsidR="00FE615C" w:rsidRDefault="00FE615C" w:rsidP="00092CEA">
            <w:pPr>
              <w:rPr>
                <w:del w:id="224" w:author="Comparison" w:date="2026-09-22T12:20:00Z" w16du:dateUtc="2026-09-22T16:20:00Z"/>
                <w:b/>
                <w:bCs/>
                <w:sz w:val="28"/>
                <w:szCs w:val="28"/>
              </w:rPr>
            </w:pPr>
          </w:p>
          <w:p w14:paraId="547E90BC" w14:textId="77777777" w:rsidR="00FE615C" w:rsidRPr="004867BB" w:rsidRDefault="00DC0ED4" w:rsidP="00092CEA">
            <w:pPr>
              <w:rPr>
                <w:del w:id="225" w:author="Comparison" w:date="2026-09-22T12:20:00Z" w16du:dateUtc="2026-09-22T16:20:00Z"/>
              </w:rPr>
            </w:pPr>
            <w:del w:id="226" w:author="Comparison" w:date="2026-09-22T12:20:00Z" w16du:dateUtc="2026-09-22T16:20:00Z">
              <w:r>
                <w:rPr>
                  <w:b/>
                  <w:bCs/>
                  <w:sz w:val="28"/>
                  <w:szCs w:val="28"/>
                </w:rPr>
                <w:delText xml:space="preserve">Doplnenie členov komisií </w:delText>
              </w:r>
            </w:del>
          </w:p>
          <w:p w14:paraId="16834D26" w14:textId="77777777" w:rsidR="00FE615C" w:rsidRPr="004867BB" w:rsidRDefault="00FE615C" w:rsidP="00092CEA">
            <w:pPr>
              <w:rPr>
                <w:del w:id="227" w:author="Comparison" w:date="2026-09-22T12:20:00Z" w16du:dateUtc="2026-09-22T16:20:00Z"/>
              </w:rPr>
            </w:pPr>
          </w:p>
        </w:tc>
      </w:tr>
      <w:tr w:rsidR="00FE615C" w:rsidRPr="004867BB" w14:paraId="791CA9F3" w14:textId="77777777" w:rsidTr="00092CEA">
        <w:trPr>
          <w:gridAfter w:val="1"/>
          <w:wAfter w:w="4606" w:type="dxa"/>
          <w:del w:id="228" w:author="Comparison" w:date="2026-09-22T12:20:00Z" w16du:dateUtc="2026-09-22T16:20:00Z"/>
        </w:trPr>
        <w:tc>
          <w:tcPr>
            <w:tcW w:w="4606" w:type="dxa"/>
          </w:tcPr>
          <w:p w14:paraId="3BA6627A" w14:textId="77777777" w:rsidR="00FE615C" w:rsidRPr="004867BB" w:rsidRDefault="00FE615C" w:rsidP="00092CEA">
            <w:pPr>
              <w:rPr>
                <w:del w:id="229" w:author="Comparison" w:date="2026-09-22T12:20:00Z" w16du:dateUtc="2026-09-22T16:20:00Z"/>
              </w:rPr>
            </w:pPr>
          </w:p>
        </w:tc>
      </w:tr>
      <w:tr w:rsidR="00FE615C" w:rsidRPr="004867BB" w14:paraId="071AAF01" w14:textId="77777777" w:rsidTr="00092CEA">
        <w:trPr>
          <w:gridAfter w:val="1"/>
          <w:wAfter w:w="4606" w:type="dxa"/>
          <w:cantSplit/>
          <w:del w:id="230" w:author="Comparison" w:date="2026-09-22T12:20:00Z" w16du:dateUtc="2026-09-22T16:20:00Z"/>
        </w:trPr>
        <w:tc>
          <w:tcPr>
            <w:tcW w:w="4606" w:type="dxa"/>
          </w:tcPr>
          <w:p w14:paraId="5BB0C1FE" w14:textId="77777777" w:rsidR="00FE615C" w:rsidRDefault="00FE615C" w:rsidP="00092CEA">
            <w:pPr>
              <w:rPr>
                <w:del w:id="231" w:author="Comparison" w:date="2026-09-22T12:20:00Z" w16du:dateUtc="2026-09-22T16:20:00Z"/>
              </w:rPr>
            </w:pPr>
            <w:del w:id="232" w:author="Comparison" w:date="2026-09-22T12:20:00Z" w16du:dateUtc="2026-09-22T16:20:00Z">
              <w:r w:rsidRPr="004867BB">
                <w:rPr>
                  <w:sz w:val="22"/>
                  <w:u w:val="single"/>
                </w:rPr>
                <w:delText>Predkladá</w:delText>
              </w:r>
              <w:r w:rsidRPr="004867BB">
                <w:rPr>
                  <w:sz w:val="22"/>
                </w:rPr>
                <w:delText>:</w:delText>
              </w:r>
              <w:r>
                <w:rPr>
                  <w:sz w:val="22"/>
                </w:rPr>
                <w:delText xml:space="preserve"> Ing. Dušan Gallo, starosta obce</w:delText>
              </w:r>
            </w:del>
          </w:p>
          <w:p w14:paraId="270F0AB6" w14:textId="77777777" w:rsidR="00FE615C" w:rsidRPr="004867BB" w:rsidRDefault="00FE615C" w:rsidP="00092CEA">
            <w:pPr>
              <w:rPr>
                <w:del w:id="233" w:author="Comparison" w:date="2026-09-22T12:20:00Z" w16du:dateUtc="2026-09-22T16:20:00Z"/>
              </w:rPr>
            </w:pPr>
          </w:p>
        </w:tc>
      </w:tr>
    </w:tbl>
    <w:p w14:paraId="25B86666" w14:textId="77777777" w:rsidR="00FE615C" w:rsidRDefault="00FE615C" w:rsidP="00FE615C">
      <w:pPr>
        <w:pStyle w:val="Vlada"/>
        <w:rPr>
          <w:del w:id="234" w:author="Comparison" w:date="2026-09-22T12:20:00Z" w16du:dateUtc="2026-09-22T16:20:00Z"/>
          <w:sz w:val="24"/>
          <w:szCs w:val="24"/>
        </w:rPr>
      </w:pPr>
      <w:del w:id="235" w:author="Comparison" w:date="2026-09-22T12:20:00Z" w16du:dateUtc="2026-09-22T16:20:00Z">
        <w:r>
          <w:delText xml:space="preserve">Obecné zastupiteľstvo </w:delText>
        </w:r>
      </w:del>
    </w:p>
    <w:p w14:paraId="2E3D10E7" w14:textId="77777777" w:rsidR="00FE615C" w:rsidRDefault="00DC0ED4" w:rsidP="00FE615C">
      <w:pPr>
        <w:pStyle w:val="Heading1"/>
        <w:numPr>
          <w:ilvl w:val="0"/>
          <w:numId w:val="2"/>
        </w:numPr>
        <w:rPr>
          <w:del w:id="236" w:author="Comparison" w:date="2026-09-22T12:20:00Z" w16du:dateUtc="2026-09-22T16:20:00Z"/>
        </w:rPr>
      </w:pPr>
      <w:del w:id="237" w:author="Comparison" w:date="2026-09-22T12:20:00Z" w16du:dateUtc="2026-09-22T16:20:00Z">
        <w:r>
          <w:delText xml:space="preserve">s c h v a ľ u j e </w:delText>
        </w:r>
      </w:del>
    </w:p>
    <w:p w14:paraId="77BE2A15" w14:textId="77777777" w:rsidR="00FE615C" w:rsidRPr="004F2D95" w:rsidRDefault="00FE615C" w:rsidP="00FE615C">
      <w:pPr>
        <w:rPr>
          <w:del w:id="238" w:author="Comparison" w:date="2026-09-22T12:20:00Z" w16du:dateUtc="2026-09-22T16:20:00Z"/>
        </w:rPr>
      </w:pPr>
    </w:p>
    <w:p w14:paraId="5561625C" w14:textId="77777777" w:rsidR="00FE615C" w:rsidRPr="0055008A" w:rsidRDefault="00FE615C" w:rsidP="00FE615C">
      <w:pPr>
        <w:ind w:left="708"/>
        <w:rPr>
          <w:del w:id="239" w:author="Comparison" w:date="2026-09-22T12:20:00Z" w16du:dateUtc="2026-09-22T16:20:00Z"/>
        </w:rPr>
      </w:pPr>
      <w:del w:id="240" w:author="Comparison" w:date="2026-09-22T12:20:00Z" w16du:dateUtc="2026-09-22T16:20:00Z">
        <w:r w:rsidRPr="0055008A">
          <w:delText>A.1</w:delText>
        </w:r>
        <w:r w:rsidR="00DC0ED4">
          <w:delText xml:space="preserve"> za členov komisie finančnej a správy majetku:  Mária Tomášiková</w:delText>
        </w:r>
      </w:del>
    </w:p>
    <w:p w14:paraId="1407517F" w14:textId="77777777" w:rsidR="00DC0ED4" w:rsidRDefault="00DC0ED4" w:rsidP="00FE615C">
      <w:pPr>
        <w:rPr>
          <w:del w:id="241" w:author="Comparison" w:date="2026-09-22T12:20:00Z" w16du:dateUtc="2026-09-22T16:20:00Z"/>
          <w:sz w:val="22"/>
        </w:rPr>
      </w:pPr>
      <w:del w:id="242" w:author="Comparison" w:date="2026-09-22T12:20:00Z" w16du:dateUtc="2026-09-22T16:20:00Z">
        <w:r>
          <w:rPr>
            <w:sz w:val="22"/>
          </w:rPr>
          <w:delText xml:space="preserve"> </w:delText>
        </w:r>
        <w:r>
          <w:rPr>
            <w:sz w:val="22"/>
          </w:rPr>
          <w:tab/>
        </w:r>
        <w:r>
          <w:rPr>
            <w:sz w:val="22"/>
          </w:rPr>
          <w:tab/>
        </w:r>
        <w:r>
          <w:rPr>
            <w:sz w:val="22"/>
          </w:rPr>
          <w:tab/>
        </w:r>
        <w:r>
          <w:rPr>
            <w:sz w:val="22"/>
          </w:rPr>
          <w:tab/>
        </w:r>
        <w:r>
          <w:rPr>
            <w:sz w:val="22"/>
          </w:rPr>
          <w:tab/>
        </w:r>
        <w:r>
          <w:rPr>
            <w:sz w:val="22"/>
          </w:rPr>
          <w:tab/>
        </w:r>
        <w:r>
          <w:rPr>
            <w:sz w:val="22"/>
          </w:rPr>
          <w:tab/>
        </w:r>
        <w:r>
          <w:rPr>
            <w:sz w:val="22"/>
          </w:rPr>
          <w:tab/>
          <w:delText>Ing. Ján Hric – Kováč</w:delText>
        </w:r>
      </w:del>
    </w:p>
    <w:p w14:paraId="77CE2217" w14:textId="77777777" w:rsidR="00DC0ED4" w:rsidRDefault="00DC0ED4" w:rsidP="00FE615C">
      <w:pPr>
        <w:rPr>
          <w:del w:id="243" w:author="Comparison" w:date="2026-09-22T12:20:00Z" w16du:dateUtc="2026-09-22T16:20:00Z"/>
          <w:sz w:val="22"/>
        </w:rPr>
      </w:pPr>
    </w:p>
    <w:p w14:paraId="39FECBF6" w14:textId="77777777" w:rsidR="00FE615C" w:rsidRDefault="00DC0ED4" w:rsidP="00FE615C">
      <w:pPr>
        <w:rPr>
          <w:del w:id="244" w:author="Comparison" w:date="2026-09-22T12:20:00Z" w16du:dateUtc="2026-09-22T16:20:00Z"/>
          <w:sz w:val="22"/>
        </w:rPr>
      </w:pPr>
      <w:del w:id="245" w:author="Comparison" w:date="2026-09-22T12:20:00Z" w16du:dateUtc="2026-09-22T16:20:00Z">
        <w:r>
          <w:rPr>
            <w:sz w:val="22"/>
          </w:rPr>
          <w:tab/>
          <w:delText xml:space="preserve">A.2 za členov komisie </w:delText>
        </w:r>
        <w:r w:rsidR="00CB0013">
          <w:rPr>
            <w:sz w:val="22"/>
          </w:rPr>
          <w:delText>vzdelávania, kultúry, mládeže a športu:</w:delText>
        </w:r>
        <w:r>
          <w:rPr>
            <w:sz w:val="22"/>
          </w:rPr>
          <w:tab/>
        </w:r>
      </w:del>
    </w:p>
    <w:p w14:paraId="7EE35CBA" w14:textId="77777777" w:rsidR="00FE615C" w:rsidRDefault="00FE615C" w:rsidP="00FE615C">
      <w:pPr>
        <w:ind w:left="567"/>
        <w:rPr>
          <w:del w:id="246" w:author="Comparison" w:date="2026-09-22T12:20:00Z" w16du:dateUtc="2026-09-22T16:20:00Z"/>
        </w:rPr>
      </w:pPr>
      <w:del w:id="247" w:author="Comparison" w:date="2026-09-22T12:20:00Z" w16du:dateUtc="2026-09-22T16:20:00Z">
        <w:r>
          <w:tab/>
          <w:delText xml:space="preserve">  </w:delText>
        </w:r>
        <w:r w:rsidR="00CB0013">
          <w:tab/>
        </w:r>
        <w:r w:rsidR="00CB0013">
          <w:tab/>
        </w:r>
        <w:r w:rsidR="00CB0013">
          <w:tab/>
        </w:r>
        <w:r w:rsidR="00CB0013">
          <w:tab/>
        </w:r>
        <w:r w:rsidR="00CB0013">
          <w:tab/>
        </w:r>
        <w:r w:rsidR="00CB0013">
          <w:tab/>
        </w:r>
        <w:r w:rsidR="00CB0013">
          <w:tab/>
          <w:delText>Bc. Jana Ďurišková</w:delText>
        </w:r>
      </w:del>
    </w:p>
    <w:p w14:paraId="73694CE5" w14:textId="77777777" w:rsidR="00CB0013" w:rsidRDefault="00CB0013" w:rsidP="00FE615C">
      <w:pPr>
        <w:ind w:left="567"/>
        <w:rPr>
          <w:del w:id="248" w:author="Comparison" w:date="2026-09-22T12:20:00Z" w16du:dateUtc="2026-09-22T16:20:00Z"/>
        </w:rPr>
      </w:pPr>
      <w:del w:id="249" w:author="Comparison" w:date="2026-09-22T12:20:00Z" w16du:dateUtc="2026-09-22T16:20:00Z"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  <w:delText>Mgr. Mária Fifiková</w:delText>
        </w:r>
      </w:del>
    </w:p>
    <w:p w14:paraId="29B7DAAA" w14:textId="77777777" w:rsidR="00CB0013" w:rsidRDefault="00CB0013" w:rsidP="00FE615C">
      <w:pPr>
        <w:ind w:left="567"/>
        <w:rPr>
          <w:del w:id="250" w:author="Comparison" w:date="2026-09-22T12:20:00Z" w16du:dateUtc="2026-09-22T16:20:00Z"/>
        </w:rPr>
      </w:pPr>
      <w:del w:id="251" w:author="Comparison" w:date="2026-09-22T12:20:00Z" w16du:dateUtc="2026-09-22T16:20:00Z">
        <w:r>
          <w:delText xml:space="preserve"> </w:delText>
        </w:r>
        <w:r>
          <w:tab/>
          <w:delText>A.3 za členov komisie ochrany verejného poriadku, stavebnej a vodného</w:delText>
        </w:r>
      </w:del>
    </w:p>
    <w:p w14:paraId="0D4C6DC6" w14:textId="77777777" w:rsidR="00CB0013" w:rsidRDefault="00CB0013" w:rsidP="00FE615C">
      <w:pPr>
        <w:ind w:left="567"/>
        <w:rPr>
          <w:del w:id="252" w:author="Comparison" w:date="2026-09-22T12:20:00Z" w16du:dateUtc="2026-09-22T16:20:00Z"/>
        </w:rPr>
      </w:pPr>
      <w:del w:id="253" w:author="Comparison" w:date="2026-09-22T12:20:00Z" w16du:dateUtc="2026-09-22T16:20:00Z">
        <w:r>
          <w:delText xml:space="preserve">        hospodárstva</w:delText>
        </w:r>
        <w:r>
          <w:tab/>
        </w:r>
        <w:r>
          <w:tab/>
        </w:r>
        <w:r>
          <w:tab/>
        </w:r>
        <w:r>
          <w:tab/>
        </w:r>
        <w:r>
          <w:tab/>
          <w:delText>Ing. Peter Lenkey</w:delText>
        </w:r>
        <w:r>
          <w:tab/>
        </w:r>
      </w:del>
    </w:p>
    <w:p w14:paraId="481BF961" w14:textId="77777777" w:rsidR="00FE615C" w:rsidRDefault="00CB0013" w:rsidP="00FE615C">
      <w:pPr>
        <w:ind w:left="567"/>
        <w:rPr>
          <w:del w:id="254" w:author="Comparison" w:date="2026-09-22T12:20:00Z" w16du:dateUtc="2026-09-22T16:20:00Z"/>
        </w:rPr>
      </w:pPr>
      <w:del w:id="255" w:author="Comparison" w:date="2026-09-22T12:20:00Z" w16du:dateUtc="2026-09-22T16:20:00Z"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  <w:delText>Ondrej Hric</w:delText>
        </w:r>
      </w:del>
    </w:p>
    <w:p w14:paraId="743ADDC5" w14:textId="77777777" w:rsidR="00FE615C" w:rsidRDefault="00FE615C" w:rsidP="00FE615C">
      <w:pPr>
        <w:pStyle w:val="BodyText"/>
        <w:rPr>
          <w:del w:id="256" w:author="Comparison" w:date="2026-09-22T12:20:00Z" w16du:dateUtc="2026-09-22T16:20:00Z"/>
          <w:b/>
          <w:bCs/>
          <w:sz w:val="22"/>
        </w:rPr>
      </w:pPr>
    </w:p>
    <w:p w14:paraId="115ABF1D" w14:textId="77777777" w:rsidR="00FE615C" w:rsidRDefault="00FE615C" w:rsidP="00FE615C">
      <w:pPr>
        <w:pStyle w:val="BodyText"/>
        <w:rPr>
          <w:del w:id="257" w:author="Comparison" w:date="2026-09-22T12:20:00Z" w16du:dateUtc="2026-09-22T16:20:00Z"/>
          <w:b/>
          <w:bCs/>
          <w:sz w:val="22"/>
        </w:rPr>
      </w:pPr>
    </w:p>
    <w:p w14:paraId="61626844" w14:textId="77777777" w:rsidR="00FE615C" w:rsidRDefault="00FE615C" w:rsidP="00FE615C">
      <w:pPr>
        <w:pStyle w:val="BodyText"/>
        <w:rPr>
          <w:del w:id="258" w:author="Comparison" w:date="2026-09-22T12:20:00Z" w16du:dateUtc="2026-09-22T16:20:00Z"/>
          <w:b/>
          <w:bCs/>
          <w:sz w:val="22"/>
        </w:rPr>
      </w:pPr>
    </w:p>
    <w:p w14:paraId="1746E367" w14:textId="77777777" w:rsidR="00FE615C" w:rsidRPr="004C320F" w:rsidRDefault="00FE615C" w:rsidP="00FE615C">
      <w:pPr>
        <w:pStyle w:val="BodyText"/>
        <w:rPr>
          <w:del w:id="259" w:author="Comparison" w:date="2026-09-22T12:20:00Z" w16du:dateUtc="2026-09-22T16:20:00Z"/>
          <w:b/>
          <w:bCs/>
        </w:rPr>
      </w:pPr>
      <w:del w:id="260" w:author="Comparison" w:date="2026-09-22T12:20:00Z" w16du:dateUtc="2026-09-22T16:20:00Z"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 w:rsidRPr="004C320F">
          <w:rPr>
            <w:b/>
            <w:bCs/>
          </w:rPr>
          <w:delText>Ing. Dušan   G a l l o</w:delText>
        </w:r>
      </w:del>
    </w:p>
    <w:p w14:paraId="158EB313" w14:textId="77777777" w:rsidR="00FE615C" w:rsidRPr="004C320F" w:rsidRDefault="00FE615C" w:rsidP="00FE615C">
      <w:pPr>
        <w:pStyle w:val="BodyText"/>
        <w:rPr>
          <w:del w:id="261" w:author="Comparison" w:date="2026-09-22T12:20:00Z" w16du:dateUtc="2026-09-22T16:20:00Z"/>
          <w:b/>
          <w:bCs/>
        </w:rPr>
      </w:pPr>
      <w:del w:id="262" w:author="Comparison" w:date="2026-09-22T12:20:00Z" w16du:dateUtc="2026-09-22T16:20:00Z"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  <w:delText>starosta obce Vyšná Slaná</w:delText>
        </w:r>
      </w:del>
    </w:p>
    <w:p w14:paraId="1E788C6A" w14:textId="77777777" w:rsidR="00FE615C" w:rsidRPr="004C320F" w:rsidRDefault="00FE615C" w:rsidP="00FE615C">
      <w:pPr>
        <w:pStyle w:val="BodyText"/>
        <w:widowControl/>
        <w:spacing w:before="120"/>
        <w:rPr>
          <w:del w:id="263" w:author="Comparison" w:date="2026-09-22T12:20:00Z" w16du:dateUtc="2026-09-22T16:20:00Z"/>
          <w:b/>
        </w:rPr>
      </w:pPr>
    </w:p>
    <w:p w14:paraId="11AF6DF1" w14:textId="77777777" w:rsidR="00FE615C" w:rsidRPr="004C320F" w:rsidRDefault="00FE615C" w:rsidP="00FE615C">
      <w:pPr>
        <w:pStyle w:val="BodyText"/>
        <w:widowControl/>
        <w:spacing w:before="120"/>
        <w:rPr>
          <w:del w:id="264" w:author="Comparison" w:date="2026-09-22T12:20:00Z" w16du:dateUtc="2026-09-22T16:20:00Z"/>
          <w:b/>
        </w:rPr>
      </w:pPr>
    </w:p>
    <w:p w14:paraId="12196935" w14:textId="77777777" w:rsidR="00FE615C" w:rsidRPr="004C320F" w:rsidRDefault="00FE615C" w:rsidP="00FE615C">
      <w:pPr>
        <w:pStyle w:val="BodyText"/>
        <w:rPr>
          <w:del w:id="265" w:author="Comparison" w:date="2026-09-22T12:20:00Z" w16du:dateUtc="2026-09-22T16:20:00Z"/>
          <w:bCs/>
          <w:sz w:val="22"/>
        </w:rPr>
      </w:pPr>
      <w:del w:id="266" w:author="Comparison" w:date="2026-09-22T12:20:00Z" w16du:dateUtc="2026-09-22T16:20:00Z">
        <w:r w:rsidRPr="004C320F">
          <w:rPr>
            <w:bCs/>
            <w:sz w:val="22"/>
          </w:rPr>
          <w:delText>Hlasovanie</w:delText>
        </w:r>
      </w:del>
    </w:p>
    <w:p w14:paraId="73E5C1A2" w14:textId="77777777" w:rsidR="00FE615C" w:rsidRPr="004C320F" w:rsidRDefault="00FE615C" w:rsidP="00FE615C">
      <w:pPr>
        <w:pStyle w:val="BodyText"/>
        <w:rPr>
          <w:del w:id="267" w:author="Comparison" w:date="2026-09-22T12:20:00Z" w16du:dateUtc="2026-09-22T16:20:00Z"/>
          <w:bCs/>
          <w:sz w:val="22"/>
        </w:rPr>
      </w:pPr>
      <w:del w:id="268" w:author="Comparison" w:date="2026-09-22T12:20:00Z" w16du:dateUtc="2026-09-22T16:20:00Z">
        <w:r w:rsidRPr="004C320F">
          <w:rPr>
            <w:bCs/>
            <w:sz w:val="22"/>
          </w:rPr>
          <w:delText>Za:</w:delText>
        </w:r>
        <w:r w:rsidRPr="004C320F">
          <w:rPr>
            <w:bCs/>
            <w:sz w:val="22"/>
          </w:rPr>
          <w:tab/>
        </w:r>
        <w:r w:rsidRPr="004C320F">
          <w:rPr>
            <w:bCs/>
            <w:sz w:val="22"/>
          </w:rPr>
          <w:tab/>
        </w:r>
        <w:r>
          <w:rPr>
            <w:bCs/>
            <w:sz w:val="22"/>
          </w:rPr>
          <w:delText>5</w:delText>
        </w:r>
        <w:r w:rsidRPr="004C320F">
          <w:rPr>
            <w:bCs/>
            <w:sz w:val="22"/>
          </w:rPr>
          <w:tab/>
        </w:r>
        <w:r w:rsidRPr="004C320F">
          <w:rPr>
            <w:bCs/>
            <w:sz w:val="22"/>
          </w:rPr>
          <w:tab/>
        </w:r>
      </w:del>
    </w:p>
    <w:p w14:paraId="50426A92" w14:textId="77777777" w:rsidR="00FE615C" w:rsidRPr="004C320F" w:rsidRDefault="00FE615C" w:rsidP="00FE615C">
      <w:pPr>
        <w:pStyle w:val="BodyText"/>
        <w:rPr>
          <w:del w:id="269" w:author="Comparison" w:date="2026-09-22T12:20:00Z" w16du:dateUtc="2026-09-22T16:20:00Z"/>
          <w:bCs/>
          <w:sz w:val="22"/>
        </w:rPr>
      </w:pPr>
      <w:del w:id="270" w:author="Comparison" w:date="2026-09-22T12:20:00Z" w16du:dateUtc="2026-09-22T16:20:00Z">
        <w:r w:rsidRPr="004C320F">
          <w:rPr>
            <w:bCs/>
            <w:sz w:val="22"/>
          </w:rPr>
          <w:delText>Proti:</w:delText>
        </w:r>
        <w:r w:rsidRPr="004C320F">
          <w:rPr>
            <w:bCs/>
            <w:sz w:val="22"/>
          </w:rPr>
          <w:tab/>
        </w:r>
        <w:r w:rsidRPr="004C320F">
          <w:rPr>
            <w:bCs/>
            <w:sz w:val="22"/>
          </w:rPr>
          <w:tab/>
        </w:r>
        <w:r>
          <w:rPr>
            <w:bCs/>
            <w:sz w:val="22"/>
          </w:rPr>
          <w:delText>0</w:delText>
        </w:r>
      </w:del>
    </w:p>
    <w:p w14:paraId="1EFF5382" w14:textId="77777777" w:rsidR="00FE615C" w:rsidRPr="004C320F" w:rsidRDefault="00FE615C" w:rsidP="00FE615C">
      <w:pPr>
        <w:pStyle w:val="BodyText"/>
        <w:rPr>
          <w:del w:id="271" w:author="Comparison" w:date="2026-09-22T12:20:00Z" w16du:dateUtc="2026-09-22T16:20:00Z"/>
          <w:bCs/>
          <w:sz w:val="22"/>
        </w:rPr>
      </w:pPr>
      <w:del w:id="272" w:author="Comparison" w:date="2026-09-22T12:20:00Z" w16du:dateUtc="2026-09-22T16:20:00Z">
        <w:r w:rsidRPr="004C320F">
          <w:rPr>
            <w:bCs/>
            <w:sz w:val="22"/>
          </w:rPr>
          <w:delText>Zdržal sa:</w:delText>
        </w:r>
        <w:r w:rsidRPr="004C320F">
          <w:rPr>
            <w:bCs/>
            <w:sz w:val="22"/>
          </w:rPr>
          <w:tab/>
        </w:r>
        <w:r>
          <w:rPr>
            <w:bCs/>
            <w:sz w:val="22"/>
          </w:rPr>
          <w:delText>0</w:delText>
        </w:r>
      </w:del>
    </w:p>
    <w:p w14:paraId="44336E5B" w14:textId="77777777" w:rsidR="00FE615C" w:rsidRDefault="00FE615C" w:rsidP="00FE615C">
      <w:pPr>
        <w:pStyle w:val="BodyText"/>
        <w:widowControl/>
        <w:spacing w:before="120"/>
        <w:rPr>
          <w:del w:id="273" w:author="Comparison" w:date="2026-09-22T12:20:00Z" w16du:dateUtc="2026-09-22T16:20:00Z"/>
          <w:b/>
          <w:sz w:val="22"/>
          <w:szCs w:val="22"/>
        </w:rPr>
      </w:pPr>
    </w:p>
    <w:p w14:paraId="041D6185" w14:textId="77777777" w:rsidR="00FE615C" w:rsidRDefault="00FE615C" w:rsidP="00FE615C">
      <w:pPr>
        <w:pStyle w:val="BodyText"/>
        <w:widowControl/>
        <w:spacing w:before="120"/>
        <w:rPr>
          <w:del w:id="274" w:author="Comparison" w:date="2026-09-22T12:20:00Z" w16du:dateUtc="2026-09-22T16:20:00Z"/>
          <w:b/>
          <w:sz w:val="22"/>
          <w:szCs w:val="22"/>
        </w:rPr>
      </w:pPr>
    </w:p>
    <w:p w14:paraId="7632D13A" w14:textId="77777777" w:rsidR="00FE615C" w:rsidRDefault="00FE615C" w:rsidP="00FE615C">
      <w:pPr>
        <w:pStyle w:val="BodyText"/>
        <w:widowControl/>
        <w:spacing w:before="120"/>
        <w:rPr>
          <w:del w:id="275" w:author="Comparison" w:date="2026-09-22T12:20:00Z" w16du:dateUtc="2026-09-22T16:20:00Z"/>
          <w:b/>
          <w:sz w:val="22"/>
          <w:szCs w:val="22"/>
        </w:rPr>
      </w:pPr>
    </w:p>
    <w:p w14:paraId="16919AD4" w14:textId="77777777" w:rsidR="00FE615C" w:rsidRDefault="00FE615C" w:rsidP="00FE615C">
      <w:pPr>
        <w:pStyle w:val="BodyText"/>
        <w:widowControl/>
        <w:spacing w:before="120"/>
        <w:rPr>
          <w:del w:id="276" w:author="Comparison" w:date="2026-09-22T12:20:00Z" w16du:dateUtc="2026-09-22T16:20:00Z"/>
          <w:b/>
          <w:sz w:val="22"/>
          <w:szCs w:val="22"/>
        </w:rPr>
      </w:pPr>
    </w:p>
    <w:p w14:paraId="6AED7B20" w14:textId="77777777" w:rsidR="00FE615C" w:rsidRDefault="00FE615C" w:rsidP="00FE615C">
      <w:pPr>
        <w:pStyle w:val="BodyText"/>
        <w:widowControl/>
        <w:spacing w:before="120"/>
        <w:rPr>
          <w:del w:id="277" w:author="Comparison" w:date="2026-09-22T12:20:00Z" w16du:dateUtc="2026-09-22T16:20:00Z"/>
          <w:b/>
          <w:sz w:val="22"/>
          <w:szCs w:val="22"/>
        </w:rPr>
      </w:pPr>
    </w:p>
    <w:p w14:paraId="339958BC" w14:textId="77777777" w:rsidR="00FE615C" w:rsidRDefault="00FE615C" w:rsidP="00FE615C">
      <w:pPr>
        <w:pStyle w:val="BodyText"/>
        <w:widowControl/>
        <w:spacing w:before="120"/>
        <w:rPr>
          <w:del w:id="278" w:author="Comparison" w:date="2026-09-22T12:20:00Z" w16du:dateUtc="2026-09-22T16:20:00Z"/>
          <w:b/>
          <w:sz w:val="22"/>
          <w:szCs w:val="22"/>
        </w:rPr>
      </w:pPr>
    </w:p>
    <w:p w14:paraId="1CEE0388" w14:textId="77777777" w:rsidR="00FE615C" w:rsidRDefault="00FE615C" w:rsidP="00FE615C">
      <w:pPr>
        <w:pStyle w:val="BodyText"/>
        <w:widowControl/>
        <w:spacing w:before="120"/>
        <w:rPr>
          <w:del w:id="279" w:author="Comparison" w:date="2026-09-22T12:20:00Z" w16du:dateUtc="2026-09-22T16:20:00Z"/>
          <w:b/>
          <w:sz w:val="22"/>
          <w:szCs w:val="22"/>
        </w:rPr>
      </w:pPr>
    </w:p>
    <w:p w14:paraId="720A4D13" w14:textId="77777777" w:rsidR="00FE615C" w:rsidRDefault="00FE615C" w:rsidP="00FE615C">
      <w:pPr>
        <w:pStyle w:val="BodyText"/>
        <w:widowControl/>
        <w:spacing w:before="120"/>
        <w:rPr>
          <w:del w:id="280" w:author="Comparison" w:date="2026-09-22T12:20:00Z" w16du:dateUtc="2026-09-22T16:20:00Z"/>
          <w:b/>
          <w:sz w:val="22"/>
          <w:szCs w:val="22"/>
        </w:rPr>
      </w:pPr>
    </w:p>
    <w:p w14:paraId="103BB57C" w14:textId="77777777" w:rsidR="00FE615C" w:rsidRDefault="00FE615C" w:rsidP="00FE615C">
      <w:pPr>
        <w:pStyle w:val="BodyText"/>
        <w:widowControl/>
        <w:spacing w:before="120"/>
        <w:rPr>
          <w:del w:id="281" w:author="Comparison" w:date="2026-09-22T12:20:00Z" w16du:dateUtc="2026-09-22T16:20:00Z"/>
          <w:b/>
          <w:sz w:val="22"/>
          <w:szCs w:val="22"/>
        </w:rPr>
      </w:pPr>
    </w:p>
    <w:p w14:paraId="5DAE18F5" w14:textId="77777777" w:rsidR="00FE615C" w:rsidRDefault="00FE615C" w:rsidP="00FE615C">
      <w:pPr>
        <w:pStyle w:val="BodyText"/>
        <w:widowControl/>
        <w:spacing w:before="120"/>
        <w:rPr>
          <w:del w:id="282" w:author="Comparison" w:date="2026-09-22T12:20:00Z" w16du:dateUtc="2026-09-22T16:20:00Z"/>
          <w:b/>
          <w:sz w:val="22"/>
          <w:szCs w:val="22"/>
        </w:rPr>
      </w:pPr>
    </w:p>
    <w:p w14:paraId="7B0050B5" w14:textId="77777777" w:rsidR="00FE615C" w:rsidRDefault="00FE615C" w:rsidP="00FE615C">
      <w:pPr>
        <w:pStyle w:val="Zakladnystyl"/>
        <w:jc w:val="center"/>
        <w:rPr>
          <w:del w:id="283" w:author="Comparison" w:date="2026-09-22T12:20:00Z" w16du:dateUtc="2026-09-22T16:20:00Z"/>
          <w:sz w:val="28"/>
          <w:szCs w:val="28"/>
        </w:rPr>
      </w:pPr>
      <w:del w:id="284" w:author="Comparison" w:date="2026-09-22T12:20:00Z" w16du:dateUtc="2026-09-22T16:20:00Z">
        <w:r>
          <w:rPr>
            <w:sz w:val="28"/>
            <w:szCs w:val="28"/>
          </w:rPr>
          <w:delText>UZNESENIE OBECNÉHO ZASTUPITEĽSTVA VO VYŠNEJ SLANEJ</w:delText>
        </w:r>
      </w:del>
    </w:p>
    <w:p w14:paraId="56252A8F" w14:textId="77777777" w:rsidR="00FE615C" w:rsidRDefault="00FE615C" w:rsidP="00FE615C">
      <w:pPr>
        <w:pStyle w:val="Zakladnystyl"/>
        <w:jc w:val="center"/>
        <w:rPr>
          <w:del w:id="285" w:author="Comparison" w:date="2026-09-22T12:20:00Z" w16du:dateUtc="2026-09-22T16:20:00Z"/>
          <w:b/>
          <w:bCs/>
          <w:sz w:val="32"/>
          <w:szCs w:val="32"/>
        </w:rPr>
      </w:pPr>
      <w:del w:id="286" w:author="Comparison" w:date="2026-09-22T12:20:00Z" w16du:dateUtc="2026-09-22T16:20:00Z">
        <w:r>
          <w:rPr>
            <w:b/>
            <w:bCs/>
            <w:sz w:val="32"/>
            <w:szCs w:val="32"/>
          </w:rPr>
          <w:delText xml:space="preserve">č. </w:delText>
        </w:r>
        <w:r w:rsidR="00CB0013">
          <w:rPr>
            <w:b/>
            <w:bCs/>
            <w:sz w:val="32"/>
            <w:szCs w:val="32"/>
          </w:rPr>
          <w:delText>5</w:delText>
        </w:r>
      </w:del>
    </w:p>
    <w:p w14:paraId="6ADEA50F" w14:textId="77777777" w:rsidR="00FE615C" w:rsidRDefault="00FE615C" w:rsidP="00FE615C">
      <w:pPr>
        <w:pStyle w:val="Zakladnystyl"/>
        <w:jc w:val="center"/>
        <w:rPr>
          <w:del w:id="287" w:author="Comparison" w:date="2026-09-22T12:20:00Z" w16du:dateUtc="2026-09-22T16:20:00Z"/>
          <w:sz w:val="28"/>
          <w:szCs w:val="28"/>
        </w:rPr>
      </w:pPr>
      <w:del w:id="288" w:author="Comparison" w:date="2026-09-22T12:20:00Z" w16du:dateUtc="2026-09-22T16:20:00Z">
        <w:r>
          <w:rPr>
            <w:sz w:val="28"/>
            <w:szCs w:val="28"/>
          </w:rPr>
          <w:delText>z </w:delText>
        </w:r>
        <w:r w:rsidR="00CB0013">
          <w:rPr>
            <w:sz w:val="28"/>
            <w:szCs w:val="28"/>
          </w:rPr>
          <w:delText>20</w:delText>
        </w:r>
        <w:r>
          <w:rPr>
            <w:sz w:val="28"/>
            <w:szCs w:val="28"/>
          </w:rPr>
          <w:delText xml:space="preserve">. </w:delText>
        </w:r>
        <w:r w:rsidR="00CB0013">
          <w:rPr>
            <w:sz w:val="28"/>
            <w:szCs w:val="28"/>
          </w:rPr>
          <w:delText>marca</w:delText>
        </w:r>
        <w:r>
          <w:rPr>
            <w:sz w:val="28"/>
            <w:szCs w:val="28"/>
          </w:rPr>
          <w:delText xml:space="preserve"> 201</w:delText>
        </w:r>
        <w:r w:rsidR="00CB0013">
          <w:rPr>
            <w:sz w:val="28"/>
            <w:szCs w:val="28"/>
          </w:rPr>
          <w:delText>5</w:delText>
        </w:r>
      </w:del>
    </w:p>
    <w:p w14:paraId="7A6F2CFA" w14:textId="77777777" w:rsidR="00FE615C" w:rsidRDefault="00FE615C" w:rsidP="00FE615C">
      <w:pPr>
        <w:pStyle w:val="Zakladnystyl"/>
        <w:jc w:val="center"/>
        <w:rPr>
          <w:del w:id="289" w:author="Comparison" w:date="2026-09-22T12:20:00Z" w16du:dateUtc="2026-09-22T16:20:00Z"/>
          <w:sz w:val="28"/>
          <w:szCs w:val="28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87"/>
        <w:gridCol w:w="4578"/>
      </w:tblGrid>
      <w:tr w:rsidR="00FE615C" w:rsidRPr="004867BB" w14:paraId="0B8B68DA" w14:textId="77777777" w:rsidTr="00092CEA">
        <w:trPr>
          <w:trHeight w:val="713"/>
          <w:del w:id="290" w:author="Comparison" w:date="2026-09-22T12:20:00Z" w16du:dateUtc="2026-09-22T16:20:00Z"/>
        </w:trPr>
        <w:tc>
          <w:tcPr>
            <w:tcW w:w="9212" w:type="dxa"/>
            <w:gridSpan w:val="2"/>
          </w:tcPr>
          <w:p w14:paraId="161D6EAE" w14:textId="77777777" w:rsidR="00FE615C" w:rsidRDefault="00FE615C" w:rsidP="00092CEA">
            <w:pPr>
              <w:rPr>
                <w:del w:id="291" w:author="Comparison" w:date="2026-09-22T12:20:00Z" w16du:dateUtc="2026-09-22T16:20:00Z"/>
                <w:b/>
                <w:bCs/>
                <w:sz w:val="28"/>
                <w:szCs w:val="28"/>
              </w:rPr>
            </w:pPr>
          </w:p>
          <w:p w14:paraId="022BC66E" w14:textId="77777777" w:rsidR="00FE615C" w:rsidRPr="004867BB" w:rsidRDefault="00CB0013" w:rsidP="00092CEA">
            <w:pPr>
              <w:rPr>
                <w:del w:id="292" w:author="Comparison" w:date="2026-09-22T12:20:00Z" w16du:dateUtc="2026-09-22T16:20:00Z"/>
              </w:rPr>
            </w:pPr>
            <w:del w:id="293" w:author="Comparison" w:date="2026-09-22T12:20:00Z" w16du:dateUtc="2026-09-22T16:20:00Z">
              <w:r>
                <w:rPr>
                  <w:b/>
                  <w:bCs/>
                  <w:sz w:val="28"/>
                  <w:szCs w:val="28"/>
                </w:rPr>
                <w:delText>Žiadosť cirkevného zboru o finančný príspevok</w:delText>
              </w:r>
            </w:del>
          </w:p>
          <w:p w14:paraId="64682CCC" w14:textId="77777777" w:rsidR="00FE615C" w:rsidRPr="004867BB" w:rsidRDefault="00FE615C" w:rsidP="00092CEA">
            <w:pPr>
              <w:rPr>
                <w:del w:id="294" w:author="Comparison" w:date="2026-09-22T12:20:00Z" w16du:dateUtc="2026-09-22T16:20:00Z"/>
              </w:rPr>
            </w:pPr>
          </w:p>
        </w:tc>
      </w:tr>
      <w:tr w:rsidR="00FE615C" w:rsidRPr="004867BB" w14:paraId="4E1400A7" w14:textId="77777777" w:rsidTr="00092CEA">
        <w:trPr>
          <w:gridAfter w:val="1"/>
          <w:wAfter w:w="4606" w:type="dxa"/>
          <w:del w:id="295" w:author="Comparison" w:date="2026-09-22T12:20:00Z" w16du:dateUtc="2026-09-22T16:20:00Z"/>
        </w:trPr>
        <w:tc>
          <w:tcPr>
            <w:tcW w:w="4606" w:type="dxa"/>
          </w:tcPr>
          <w:p w14:paraId="7E423C66" w14:textId="77777777" w:rsidR="00FE615C" w:rsidRPr="004867BB" w:rsidRDefault="00FE615C" w:rsidP="00092CEA">
            <w:pPr>
              <w:rPr>
                <w:del w:id="296" w:author="Comparison" w:date="2026-09-22T12:20:00Z" w16du:dateUtc="2026-09-22T16:20:00Z"/>
              </w:rPr>
            </w:pPr>
          </w:p>
        </w:tc>
      </w:tr>
      <w:tr w:rsidR="00FE615C" w:rsidRPr="004867BB" w14:paraId="1F990E21" w14:textId="77777777" w:rsidTr="00092CEA">
        <w:trPr>
          <w:gridAfter w:val="1"/>
          <w:wAfter w:w="4606" w:type="dxa"/>
          <w:cantSplit/>
          <w:del w:id="297" w:author="Comparison" w:date="2026-09-22T12:20:00Z" w16du:dateUtc="2026-09-22T16:20:00Z"/>
        </w:trPr>
        <w:tc>
          <w:tcPr>
            <w:tcW w:w="4606" w:type="dxa"/>
          </w:tcPr>
          <w:p w14:paraId="7069DA36" w14:textId="77777777" w:rsidR="00FE615C" w:rsidRDefault="00FE615C" w:rsidP="00092CEA">
            <w:pPr>
              <w:rPr>
                <w:del w:id="298" w:author="Comparison" w:date="2026-09-22T12:20:00Z" w16du:dateUtc="2026-09-22T16:20:00Z"/>
              </w:rPr>
            </w:pPr>
            <w:del w:id="299" w:author="Comparison" w:date="2026-09-22T12:20:00Z" w16du:dateUtc="2026-09-22T16:20:00Z">
              <w:r w:rsidRPr="004867BB">
                <w:rPr>
                  <w:sz w:val="22"/>
                  <w:u w:val="single"/>
                </w:rPr>
                <w:delText>Predkladá</w:delText>
              </w:r>
              <w:r w:rsidRPr="004867BB">
                <w:rPr>
                  <w:sz w:val="22"/>
                </w:rPr>
                <w:delText>:</w:delText>
              </w:r>
              <w:r>
                <w:rPr>
                  <w:sz w:val="22"/>
                </w:rPr>
                <w:delText xml:space="preserve"> Ing. Dušan Gallo, starosta obce</w:delText>
              </w:r>
            </w:del>
          </w:p>
          <w:p w14:paraId="27E537C3" w14:textId="77777777" w:rsidR="00FE615C" w:rsidRPr="004867BB" w:rsidRDefault="00FE615C" w:rsidP="00092CEA">
            <w:pPr>
              <w:rPr>
                <w:del w:id="300" w:author="Comparison" w:date="2026-09-22T12:20:00Z" w16du:dateUtc="2026-09-22T16:20:00Z"/>
              </w:rPr>
            </w:pPr>
          </w:p>
        </w:tc>
      </w:tr>
    </w:tbl>
    <w:p w14:paraId="4DBFDD1B" w14:textId="77777777" w:rsidR="00FE615C" w:rsidRDefault="00FE615C" w:rsidP="00FE615C">
      <w:pPr>
        <w:pStyle w:val="Vlada"/>
        <w:rPr>
          <w:del w:id="301" w:author="Comparison" w:date="2026-09-22T12:20:00Z" w16du:dateUtc="2026-09-22T16:20:00Z"/>
          <w:sz w:val="24"/>
          <w:szCs w:val="24"/>
        </w:rPr>
      </w:pPr>
      <w:del w:id="302" w:author="Comparison" w:date="2026-09-22T12:20:00Z" w16du:dateUtc="2026-09-22T16:20:00Z">
        <w:r>
          <w:delText xml:space="preserve">Obecné zastupiteľstvo </w:delText>
        </w:r>
      </w:del>
    </w:p>
    <w:p w14:paraId="54923BD6" w14:textId="77777777" w:rsidR="00FE615C" w:rsidRDefault="00CB0013" w:rsidP="00FE615C">
      <w:pPr>
        <w:pStyle w:val="Heading1"/>
        <w:numPr>
          <w:ilvl w:val="0"/>
          <w:numId w:val="3"/>
        </w:numPr>
        <w:rPr>
          <w:del w:id="303" w:author="Comparison" w:date="2026-09-22T12:20:00Z" w16du:dateUtc="2026-09-22T16:20:00Z"/>
        </w:rPr>
      </w:pPr>
      <w:del w:id="304" w:author="Comparison" w:date="2026-09-22T12:20:00Z" w16du:dateUtc="2026-09-22T16:20:00Z">
        <w:r>
          <w:delText xml:space="preserve">s c h v a ľ u j e </w:delText>
        </w:r>
      </w:del>
    </w:p>
    <w:p w14:paraId="090E5138" w14:textId="77777777" w:rsidR="00FE615C" w:rsidRPr="004F2D95" w:rsidRDefault="00FE615C" w:rsidP="00FE615C">
      <w:pPr>
        <w:rPr>
          <w:del w:id="305" w:author="Comparison" w:date="2026-09-22T12:20:00Z" w16du:dateUtc="2026-09-22T16:20:00Z"/>
        </w:rPr>
      </w:pPr>
    </w:p>
    <w:p w14:paraId="054E87F8" w14:textId="77777777" w:rsidR="00FE615C" w:rsidRPr="0055008A" w:rsidRDefault="00FE615C" w:rsidP="00FE615C">
      <w:pPr>
        <w:ind w:left="708"/>
        <w:rPr>
          <w:del w:id="306" w:author="Comparison" w:date="2026-09-22T12:20:00Z" w16du:dateUtc="2026-09-22T16:20:00Z"/>
        </w:rPr>
      </w:pPr>
      <w:del w:id="307" w:author="Comparison" w:date="2026-09-22T12:20:00Z" w16du:dateUtc="2026-09-22T16:20:00Z">
        <w:r w:rsidRPr="0055008A">
          <w:delText xml:space="preserve">A.1 </w:delText>
        </w:r>
        <w:r w:rsidR="00CB0013">
          <w:delText>príspevok pre Evanjelickú cirkev a.v. vo Vyšnej Slanej finančný príspevok vo výške 300,- € na opravu strechy miestneho kostola</w:delText>
        </w:r>
      </w:del>
    </w:p>
    <w:p w14:paraId="30C2F888" w14:textId="77777777" w:rsidR="00FE615C" w:rsidRDefault="00FE615C" w:rsidP="00FE615C">
      <w:pPr>
        <w:rPr>
          <w:del w:id="308" w:author="Comparison" w:date="2026-09-22T12:20:00Z" w16du:dateUtc="2026-09-22T16:20:00Z"/>
          <w:sz w:val="22"/>
        </w:rPr>
      </w:pPr>
    </w:p>
    <w:p w14:paraId="42C53F2A" w14:textId="77777777" w:rsidR="00FE615C" w:rsidRDefault="00FE615C" w:rsidP="00FE615C">
      <w:pPr>
        <w:ind w:left="567"/>
        <w:rPr>
          <w:del w:id="309" w:author="Comparison" w:date="2026-09-22T12:20:00Z" w16du:dateUtc="2026-09-22T16:20:00Z"/>
        </w:rPr>
      </w:pPr>
      <w:del w:id="310" w:author="Comparison" w:date="2026-09-22T12:20:00Z" w16du:dateUtc="2026-09-22T16:20:00Z">
        <w:r>
          <w:tab/>
          <w:delText xml:space="preserve">  </w:delText>
        </w:r>
      </w:del>
    </w:p>
    <w:p w14:paraId="24150C38" w14:textId="77777777" w:rsidR="00FE615C" w:rsidRDefault="00FE615C" w:rsidP="00FE615C">
      <w:pPr>
        <w:ind w:left="567"/>
        <w:rPr>
          <w:del w:id="311" w:author="Comparison" w:date="2026-09-22T12:20:00Z" w16du:dateUtc="2026-09-22T16:20:00Z"/>
        </w:rPr>
      </w:pPr>
    </w:p>
    <w:p w14:paraId="568291A4" w14:textId="77777777" w:rsidR="00FE615C" w:rsidRDefault="00FE615C" w:rsidP="00FE615C">
      <w:pPr>
        <w:pStyle w:val="BodyText"/>
        <w:rPr>
          <w:del w:id="312" w:author="Comparison" w:date="2026-09-22T12:20:00Z" w16du:dateUtc="2026-09-22T16:20:00Z"/>
          <w:b/>
          <w:bCs/>
          <w:sz w:val="22"/>
        </w:rPr>
      </w:pPr>
    </w:p>
    <w:p w14:paraId="6A1A1D7D" w14:textId="77777777" w:rsidR="00FE615C" w:rsidRDefault="00FE615C" w:rsidP="00FE615C">
      <w:pPr>
        <w:pStyle w:val="BodyText"/>
        <w:rPr>
          <w:del w:id="313" w:author="Comparison" w:date="2026-09-22T12:20:00Z" w16du:dateUtc="2026-09-22T16:20:00Z"/>
          <w:b/>
          <w:bCs/>
          <w:sz w:val="22"/>
        </w:rPr>
      </w:pPr>
    </w:p>
    <w:p w14:paraId="06EA273F" w14:textId="77777777" w:rsidR="00FE615C" w:rsidRDefault="00FE615C" w:rsidP="00FE615C">
      <w:pPr>
        <w:pStyle w:val="BodyText"/>
        <w:rPr>
          <w:del w:id="314" w:author="Comparison" w:date="2026-09-22T12:20:00Z" w16du:dateUtc="2026-09-22T16:20:00Z"/>
          <w:b/>
          <w:bCs/>
          <w:sz w:val="22"/>
        </w:rPr>
      </w:pPr>
    </w:p>
    <w:p w14:paraId="5FF03F67" w14:textId="77777777" w:rsidR="00FE615C" w:rsidRPr="004C320F" w:rsidRDefault="00FE615C" w:rsidP="00FE615C">
      <w:pPr>
        <w:pStyle w:val="BodyText"/>
        <w:rPr>
          <w:del w:id="315" w:author="Comparison" w:date="2026-09-22T12:20:00Z" w16du:dateUtc="2026-09-22T16:20:00Z"/>
          <w:b/>
          <w:bCs/>
        </w:rPr>
      </w:pPr>
      <w:del w:id="316" w:author="Comparison" w:date="2026-09-22T12:20:00Z" w16du:dateUtc="2026-09-22T16:20:00Z"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 w:rsidRPr="004C320F">
          <w:rPr>
            <w:b/>
            <w:bCs/>
          </w:rPr>
          <w:delText>Ing. Dušan   G a l l o</w:delText>
        </w:r>
      </w:del>
    </w:p>
    <w:p w14:paraId="1EBD3001" w14:textId="77777777" w:rsidR="00FE615C" w:rsidRPr="004C320F" w:rsidRDefault="00FE615C" w:rsidP="00FE615C">
      <w:pPr>
        <w:pStyle w:val="BodyText"/>
        <w:rPr>
          <w:del w:id="317" w:author="Comparison" w:date="2026-09-22T12:20:00Z" w16du:dateUtc="2026-09-22T16:20:00Z"/>
          <w:b/>
          <w:bCs/>
        </w:rPr>
      </w:pPr>
      <w:del w:id="318" w:author="Comparison" w:date="2026-09-22T12:20:00Z" w16du:dateUtc="2026-09-22T16:20:00Z"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  <w:delText>starosta obce Vyšná Slaná</w:delText>
        </w:r>
      </w:del>
    </w:p>
    <w:p w14:paraId="5AE76B2E" w14:textId="77777777" w:rsidR="00FE615C" w:rsidRPr="004C320F" w:rsidRDefault="00FE615C" w:rsidP="00FE615C">
      <w:pPr>
        <w:pStyle w:val="BodyText"/>
        <w:widowControl/>
        <w:spacing w:before="120"/>
        <w:rPr>
          <w:del w:id="319" w:author="Comparison" w:date="2026-09-22T12:20:00Z" w16du:dateUtc="2026-09-22T16:20:00Z"/>
          <w:b/>
        </w:rPr>
      </w:pPr>
    </w:p>
    <w:p w14:paraId="7B07B539" w14:textId="77777777" w:rsidR="00FE615C" w:rsidRPr="004C320F" w:rsidRDefault="00FE615C" w:rsidP="00FE615C">
      <w:pPr>
        <w:pStyle w:val="BodyText"/>
        <w:widowControl/>
        <w:spacing w:before="120"/>
        <w:rPr>
          <w:del w:id="320" w:author="Comparison" w:date="2026-09-22T12:20:00Z" w16du:dateUtc="2026-09-22T16:20:00Z"/>
          <w:b/>
        </w:rPr>
      </w:pPr>
    </w:p>
    <w:p w14:paraId="71C05306" w14:textId="77777777" w:rsidR="00FE615C" w:rsidRPr="004C320F" w:rsidRDefault="00FE615C" w:rsidP="00FE615C">
      <w:pPr>
        <w:pStyle w:val="BodyText"/>
        <w:rPr>
          <w:del w:id="321" w:author="Comparison" w:date="2026-09-22T12:20:00Z" w16du:dateUtc="2026-09-22T16:20:00Z"/>
          <w:bCs/>
          <w:sz w:val="22"/>
        </w:rPr>
      </w:pPr>
      <w:del w:id="322" w:author="Comparison" w:date="2026-09-22T12:20:00Z" w16du:dateUtc="2026-09-22T16:20:00Z">
        <w:r w:rsidRPr="004C320F">
          <w:rPr>
            <w:bCs/>
            <w:sz w:val="22"/>
          </w:rPr>
          <w:delText>Hlasovanie</w:delText>
        </w:r>
      </w:del>
    </w:p>
    <w:p w14:paraId="7A3E0F07" w14:textId="77777777" w:rsidR="00FE615C" w:rsidRPr="004C320F" w:rsidRDefault="00FE615C" w:rsidP="00FE615C">
      <w:pPr>
        <w:pStyle w:val="BodyText"/>
        <w:rPr>
          <w:del w:id="323" w:author="Comparison" w:date="2026-09-22T12:20:00Z" w16du:dateUtc="2026-09-22T16:20:00Z"/>
          <w:bCs/>
          <w:sz w:val="22"/>
        </w:rPr>
      </w:pPr>
      <w:del w:id="324" w:author="Comparison" w:date="2026-09-22T12:20:00Z" w16du:dateUtc="2026-09-22T16:20:00Z">
        <w:r w:rsidRPr="004C320F">
          <w:rPr>
            <w:bCs/>
            <w:sz w:val="22"/>
          </w:rPr>
          <w:delText>Za:</w:delText>
        </w:r>
        <w:r w:rsidRPr="004C320F">
          <w:rPr>
            <w:bCs/>
            <w:sz w:val="22"/>
          </w:rPr>
          <w:tab/>
        </w:r>
        <w:r w:rsidRPr="004C320F">
          <w:rPr>
            <w:bCs/>
            <w:sz w:val="22"/>
          </w:rPr>
          <w:tab/>
        </w:r>
        <w:r w:rsidR="00CB0013">
          <w:rPr>
            <w:bCs/>
            <w:sz w:val="22"/>
          </w:rPr>
          <w:delText>4</w:delText>
        </w:r>
        <w:r w:rsidRPr="004C320F">
          <w:rPr>
            <w:bCs/>
            <w:sz w:val="22"/>
          </w:rPr>
          <w:tab/>
        </w:r>
        <w:r w:rsidRPr="004C320F">
          <w:rPr>
            <w:bCs/>
            <w:sz w:val="22"/>
          </w:rPr>
          <w:tab/>
        </w:r>
      </w:del>
    </w:p>
    <w:p w14:paraId="39D37781" w14:textId="77777777" w:rsidR="00FE615C" w:rsidRPr="004C320F" w:rsidRDefault="00FE615C" w:rsidP="00FE615C">
      <w:pPr>
        <w:pStyle w:val="BodyText"/>
        <w:rPr>
          <w:del w:id="325" w:author="Comparison" w:date="2026-09-22T12:20:00Z" w16du:dateUtc="2026-09-22T16:20:00Z"/>
          <w:bCs/>
          <w:sz w:val="22"/>
        </w:rPr>
      </w:pPr>
      <w:del w:id="326" w:author="Comparison" w:date="2026-09-22T12:20:00Z" w16du:dateUtc="2026-09-22T16:20:00Z">
        <w:r w:rsidRPr="004C320F">
          <w:rPr>
            <w:bCs/>
            <w:sz w:val="22"/>
          </w:rPr>
          <w:delText>Proti:</w:delText>
        </w:r>
        <w:r w:rsidRPr="004C320F">
          <w:rPr>
            <w:bCs/>
            <w:sz w:val="22"/>
          </w:rPr>
          <w:tab/>
        </w:r>
        <w:r w:rsidRPr="004C320F">
          <w:rPr>
            <w:bCs/>
            <w:sz w:val="22"/>
          </w:rPr>
          <w:tab/>
        </w:r>
        <w:r>
          <w:rPr>
            <w:bCs/>
            <w:sz w:val="22"/>
          </w:rPr>
          <w:delText>0</w:delText>
        </w:r>
      </w:del>
    </w:p>
    <w:p w14:paraId="009C625D" w14:textId="77777777" w:rsidR="00FE615C" w:rsidRPr="004C320F" w:rsidRDefault="00FE615C" w:rsidP="00FE615C">
      <w:pPr>
        <w:pStyle w:val="BodyText"/>
        <w:rPr>
          <w:del w:id="327" w:author="Comparison" w:date="2026-09-22T12:20:00Z" w16du:dateUtc="2026-09-22T16:20:00Z"/>
          <w:bCs/>
          <w:sz w:val="22"/>
        </w:rPr>
      </w:pPr>
      <w:del w:id="328" w:author="Comparison" w:date="2026-09-22T12:20:00Z" w16du:dateUtc="2026-09-22T16:20:00Z">
        <w:r w:rsidRPr="004C320F">
          <w:rPr>
            <w:bCs/>
            <w:sz w:val="22"/>
          </w:rPr>
          <w:delText>Zdržal sa:</w:delText>
        </w:r>
        <w:r w:rsidRPr="004C320F">
          <w:rPr>
            <w:bCs/>
            <w:sz w:val="22"/>
          </w:rPr>
          <w:tab/>
        </w:r>
        <w:r w:rsidR="00CB0013">
          <w:rPr>
            <w:bCs/>
            <w:sz w:val="22"/>
          </w:rPr>
          <w:delText>1</w:delText>
        </w:r>
      </w:del>
    </w:p>
    <w:p w14:paraId="0A763CBD" w14:textId="77777777" w:rsidR="00FE615C" w:rsidRDefault="00FE615C" w:rsidP="00FE615C">
      <w:pPr>
        <w:pStyle w:val="BodyText"/>
        <w:widowControl/>
        <w:spacing w:before="120"/>
        <w:rPr>
          <w:del w:id="329" w:author="Comparison" w:date="2026-09-22T12:20:00Z" w16du:dateUtc="2026-09-22T16:20:00Z"/>
          <w:b/>
          <w:sz w:val="22"/>
          <w:szCs w:val="22"/>
        </w:rPr>
      </w:pPr>
    </w:p>
    <w:p w14:paraId="7504E5EA" w14:textId="77777777" w:rsidR="00FE615C" w:rsidRDefault="00FE615C" w:rsidP="00FE615C">
      <w:pPr>
        <w:pStyle w:val="BodyText"/>
        <w:widowControl/>
        <w:spacing w:before="120"/>
        <w:rPr>
          <w:del w:id="330" w:author="Comparison" w:date="2026-09-22T12:20:00Z" w16du:dateUtc="2026-09-22T16:20:00Z"/>
          <w:b/>
          <w:sz w:val="22"/>
          <w:szCs w:val="22"/>
        </w:rPr>
      </w:pPr>
    </w:p>
    <w:p w14:paraId="57F543BF" w14:textId="77777777" w:rsidR="00FE615C" w:rsidRDefault="00FE615C" w:rsidP="00FE615C">
      <w:pPr>
        <w:pStyle w:val="BodyText"/>
        <w:widowControl/>
        <w:spacing w:before="120"/>
        <w:rPr>
          <w:del w:id="331" w:author="Comparison" w:date="2026-09-22T12:20:00Z" w16du:dateUtc="2026-09-22T16:20:00Z"/>
          <w:b/>
          <w:sz w:val="22"/>
          <w:szCs w:val="22"/>
        </w:rPr>
      </w:pPr>
    </w:p>
    <w:p w14:paraId="7734D0AC" w14:textId="77777777" w:rsidR="00FE615C" w:rsidRDefault="00FE615C" w:rsidP="00FE615C">
      <w:pPr>
        <w:pStyle w:val="BodyText"/>
        <w:widowControl/>
        <w:spacing w:before="120"/>
        <w:rPr>
          <w:del w:id="332" w:author="Comparison" w:date="2026-09-22T12:20:00Z" w16du:dateUtc="2026-09-22T16:20:00Z"/>
          <w:b/>
          <w:sz w:val="22"/>
          <w:szCs w:val="22"/>
        </w:rPr>
      </w:pPr>
    </w:p>
    <w:p w14:paraId="403651F7" w14:textId="77777777" w:rsidR="00FE615C" w:rsidRDefault="00FE615C" w:rsidP="00FE615C">
      <w:pPr>
        <w:pStyle w:val="Zakladnystyl"/>
        <w:jc w:val="center"/>
        <w:rPr>
          <w:del w:id="333" w:author="Comparison" w:date="2026-09-22T12:20:00Z" w16du:dateUtc="2026-09-22T16:20:00Z"/>
          <w:sz w:val="28"/>
          <w:szCs w:val="28"/>
        </w:rPr>
      </w:pPr>
    </w:p>
    <w:p w14:paraId="7EF357C1" w14:textId="77777777" w:rsidR="00FE615C" w:rsidRDefault="00FE615C" w:rsidP="00FE615C">
      <w:pPr>
        <w:pStyle w:val="Zakladnystyl"/>
        <w:jc w:val="center"/>
        <w:rPr>
          <w:del w:id="334" w:author="Comparison" w:date="2026-09-22T12:20:00Z" w16du:dateUtc="2026-09-22T16:20:00Z"/>
          <w:sz w:val="28"/>
          <w:szCs w:val="28"/>
        </w:rPr>
      </w:pPr>
    </w:p>
    <w:p w14:paraId="587A7DF3" w14:textId="77777777" w:rsidR="00FE615C" w:rsidRDefault="00FE615C" w:rsidP="00FE615C">
      <w:pPr>
        <w:pStyle w:val="Zakladnystyl"/>
        <w:jc w:val="center"/>
        <w:rPr>
          <w:del w:id="335" w:author="Comparison" w:date="2026-09-22T12:20:00Z" w16du:dateUtc="2026-09-22T16:20:00Z"/>
          <w:sz w:val="28"/>
          <w:szCs w:val="28"/>
        </w:rPr>
      </w:pPr>
    </w:p>
    <w:p w14:paraId="6E3EB043" w14:textId="77777777" w:rsidR="00FE615C" w:rsidRDefault="00FE615C" w:rsidP="00FE615C">
      <w:pPr>
        <w:pStyle w:val="Zakladnystyl"/>
        <w:jc w:val="center"/>
        <w:rPr>
          <w:del w:id="336" w:author="Comparison" w:date="2026-09-22T12:20:00Z" w16du:dateUtc="2026-09-22T16:20:00Z"/>
          <w:sz w:val="28"/>
          <w:szCs w:val="28"/>
        </w:rPr>
      </w:pPr>
    </w:p>
    <w:p w14:paraId="75FCE423" w14:textId="77777777" w:rsidR="00FE615C" w:rsidRDefault="00FE615C" w:rsidP="00FE615C">
      <w:pPr>
        <w:pStyle w:val="Zakladnystyl"/>
        <w:jc w:val="center"/>
        <w:rPr>
          <w:del w:id="337" w:author="Comparison" w:date="2026-09-22T12:20:00Z" w16du:dateUtc="2026-09-22T16:20:00Z"/>
          <w:sz w:val="28"/>
          <w:szCs w:val="28"/>
        </w:rPr>
      </w:pPr>
    </w:p>
    <w:p w14:paraId="01C8FED7" w14:textId="77777777" w:rsidR="006E4FA7" w:rsidRDefault="006E4FA7" w:rsidP="00FE615C">
      <w:pPr>
        <w:pStyle w:val="Zakladnystyl"/>
        <w:jc w:val="center"/>
        <w:rPr>
          <w:del w:id="338" w:author="Comparison" w:date="2026-09-22T12:20:00Z" w16du:dateUtc="2026-09-22T16:20:00Z"/>
          <w:sz w:val="28"/>
          <w:szCs w:val="28"/>
        </w:rPr>
      </w:pPr>
    </w:p>
    <w:p w14:paraId="16E535C8" w14:textId="77777777" w:rsidR="006E4FA7" w:rsidRDefault="006E4FA7" w:rsidP="00FE615C">
      <w:pPr>
        <w:pStyle w:val="Zakladnystyl"/>
        <w:jc w:val="center"/>
        <w:rPr>
          <w:del w:id="339" w:author="Comparison" w:date="2026-09-22T12:20:00Z" w16du:dateUtc="2026-09-22T16:20:00Z"/>
          <w:sz w:val="28"/>
          <w:szCs w:val="28"/>
        </w:rPr>
      </w:pPr>
    </w:p>
    <w:p w14:paraId="724CEB8F" w14:textId="77777777" w:rsidR="006E4FA7" w:rsidRDefault="006E4FA7" w:rsidP="00FE615C">
      <w:pPr>
        <w:pStyle w:val="Zakladnystyl"/>
        <w:jc w:val="center"/>
        <w:rPr>
          <w:del w:id="340" w:author="Comparison" w:date="2026-09-22T12:20:00Z" w16du:dateUtc="2026-09-22T16:20:00Z"/>
          <w:sz w:val="28"/>
          <w:szCs w:val="28"/>
        </w:rPr>
      </w:pPr>
    </w:p>
    <w:p w14:paraId="0BF5BCBF" w14:textId="77777777" w:rsidR="00487912" w:rsidRDefault="00487912" w:rsidP="00FE615C">
      <w:pPr>
        <w:pStyle w:val="Zakladnystyl"/>
        <w:jc w:val="center"/>
        <w:rPr>
          <w:del w:id="341" w:author="Comparison" w:date="2026-09-22T12:20:00Z" w16du:dateUtc="2026-09-22T16:20:00Z"/>
          <w:sz w:val="28"/>
          <w:szCs w:val="28"/>
        </w:rPr>
      </w:pPr>
    </w:p>
    <w:p w14:paraId="6D569F29" w14:textId="77777777" w:rsidR="00487912" w:rsidRDefault="00487912" w:rsidP="00487912">
      <w:pPr>
        <w:pStyle w:val="Zakladnystyl"/>
        <w:jc w:val="center"/>
        <w:rPr>
          <w:del w:id="342" w:author="Comparison" w:date="2026-09-22T12:20:00Z" w16du:dateUtc="2026-09-22T16:20:00Z"/>
          <w:sz w:val="28"/>
          <w:szCs w:val="28"/>
        </w:rPr>
      </w:pPr>
    </w:p>
    <w:p w14:paraId="2F24D571" w14:textId="77777777" w:rsidR="00487912" w:rsidRPr="00050AD2" w:rsidRDefault="00487912" w:rsidP="00487912">
      <w:pPr>
        <w:pStyle w:val="Zakladnystyl"/>
        <w:pBdr>
          <w:bottom w:val="single" w:sz="6" w:space="1" w:color="auto"/>
        </w:pBdr>
        <w:jc w:val="center"/>
        <w:rPr>
          <w:del w:id="343" w:author="Comparison" w:date="2026-09-22T12:20:00Z" w16du:dateUtc="2026-09-22T16:20:00Z"/>
          <w:b/>
          <w:sz w:val="28"/>
          <w:szCs w:val="28"/>
        </w:rPr>
      </w:pPr>
      <w:del w:id="344" w:author="Comparison" w:date="2026-09-22T12:20:00Z" w16du:dateUtc="2026-09-22T16:20:00Z">
        <w:r w:rsidRPr="00050AD2">
          <w:rPr>
            <w:b/>
            <w:sz w:val="28"/>
            <w:szCs w:val="28"/>
          </w:rPr>
          <w:delText>Výpis z uznesenia Obecného zastupiteľstvo vo Vyšnej Slaná</w:delText>
        </w:r>
      </w:del>
    </w:p>
    <w:p w14:paraId="331D18F5" w14:textId="77777777" w:rsidR="00487912" w:rsidRDefault="00487912" w:rsidP="00487912">
      <w:pPr>
        <w:pStyle w:val="Zakladnystyl"/>
        <w:jc w:val="center"/>
        <w:rPr>
          <w:del w:id="345" w:author="Comparison" w:date="2026-09-22T12:20:00Z" w16du:dateUtc="2026-09-22T16:20:00Z"/>
          <w:sz w:val="28"/>
          <w:szCs w:val="28"/>
        </w:rPr>
      </w:pPr>
    </w:p>
    <w:p w14:paraId="7E533EB9" w14:textId="77777777" w:rsidR="00487912" w:rsidRDefault="00487912" w:rsidP="00487912">
      <w:pPr>
        <w:pStyle w:val="Zakladnystyl"/>
        <w:jc w:val="center"/>
        <w:rPr>
          <w:del w:id="346" w:author="Comparison" w:date="2026-09-22T12:20:00Z" w16du:dateUtc="2026-09-22T16:20:00Z"/>
          <w:sz w:val="28"/>
          <w:szCs w:val="28"/>
        </w:rPr>
      </w:pPr>
      <w:del w:id="347" w:author="Comparison" w:date="2026-09-22T12:20:00Z" w16du:dateUtc="2026-09-22T16:20:00Z">
        <w:r>
          <w:rPr>
            <w:sz w:val="28"/>
            <w:szCs w:val="28"/>
          </w:rPr>
          <w:delText>UZNESENIE OBECNÉHO ZASTUPITEĽSTVA VO VYŠNEJ SLANEJ</w:delText>
        </w:r>
      </w:del>
    </w:p>
    <w:p w14:paraId="5A9A4999" w14:textId="77777777" w:rsidR="00487912" w:rsidRDefault="00487912" w:rsidP="00487912">
      <w:pPr>
        <w:pStyle w:val="Zakladnystyl"/>
        <w:jc w:val="center"/>
        <w:rPr>
          <w:del w:id="348" w:author="Comparison" w:date="2026-09-22T12:20:00Z" w16du:dateUtc="2026-09-22T16:20:00Z"/>
          <w:b/>
          <w:bCs/>
          <w:sz w:val="32"/>
          <w:szCs w:val="32"/>
        </w:rPr>
      </w:pPr>
      <w:del w:id="349" w:author="Comparison" w:date="2026-09-22T12:20:00Z" w16du:dateUtc="2026-09-22T16:20:00Z">
        <w:r>
          <w:rPr>
            <w:b/>
            <w:bCs/>
            <w:sz w:val="32"/>
            <w:szCs w:val="32"/>
          </w:rPr>
          <w:delText>č. 6</w:delText>
        </w:r>
      </w:del>
    </w:p>
    <w:p w14:paraId="6C065F4D" w14:textId="77777777" w:rsidR="00487912" w:rsidRDefault="00487912" w:rsidP="00487912">
      <w:pPr>
        <w:pStyle w:val="Zakladnystyl"/>
        <w:jc w:val="center"/>
        <w:rPr>
          <w:del w:id="350" w:author="Comparison" w:date="2026-09-22T12:20:00Z" w16du:dateUtc="2026-09-22T16:20:00Z"/>
          <w:sz w:val="28"/>
          <w:szCs w:val="28"/>
        </w:rPr>
      </w:pPr>
      <w:del w:id="351" w:author="Comparison" w:date="2026-09-22T12:20:00Z" w16du:dateUtc="2026-09-22T16:20:00Z">
        <w:r>
          <w:rPr>
            <w:sz w:val="28"/>
            <w:szCs w:val="28"/>
          </w:rPr>
          <w:delText>z 20. marca 2015</w:delText>
        </w:r>
      </w:del>
    </w:p>
    <w:p w14:paraId="4B82FC51" w14:textId="77777777" w:rsidR="00487912" w:rsidRDefault="00487912" w:rsidP="00487912">
      <w:pPr>
        <w:pStyle w:val="Zakladnystyl"/>
        <w:jc w:val="center"/>
        <w:rPr>
          <w:del w:id="352" w:author="Comparison" w:date="2026-09-22T12:20:00Z" w16du:dateUtc="2026-09-22T16:20:00Z"/>
          <w:sz w:val="28"/>
          <w:szCs w:val="28"/>
        </w:rPr>
      </w:pPr>
    </w:p>
    <w:p w14:paraId="7B16861D" w14:textId="77777777" w:rsidR="00487912" w:rsidRDefault="00487912" w:rsidP="00487912">
      <w:pPr>
        <w:pStyle w:val="Zakladnystyl"/>
        <w:jc w:val="center"/>
        <w:rPr>
          <w:del w:id="353" w:author="Comparison" w:date="2026-09-22T12:20:00Z" w16du:dateUtc="2026-09-22T16:20:00Z"/>
          <w:sz w:val="28"/>
          <w:szCs w:val="28"/>
        </w:rPr>
      </w:pPr>
      <w:del w:id="354" w:author="Comparison" w:date="2026-09-22T12:20:00Z" w16du:dateUtc="2026-09-22T16:20:00Z">
        <w:r w:rsidRPr="00FB7E3E">
          <w:rPr>
            <w:b/>
            <w:sz w:val="28"/>
            <w:szCs w:val="28"/>
          </w:rPr>
          <w:delText>Obecné zastupiteľstvo vo Vyšnej  Slanej</w:delText>
        </w:r>
      </w:del>
    </w:p>
    <w:p w14:paraId="2A240CCF" w14:textId="77777777" w:rsidR="00487912" w:rsidRDefault="00487912" w:rsidP="00487912">
      <w:pPr>
        <w:pStyle w:val="Zakladnystyl"/>
        <w:jc w:val="center"/>
        <w:rPr>
          <w:del w:id="355" w:author="Comparison" w:date="2026-09-22T12:20:00Z" w16du:dateUtc="2026-09-22T16:20:00Z"/>
          <w:sz w:val="28"/>
          <w:szCs w:val="28"/>
        </w:rPr>
      </w:pPr>
    </w:p>
    <w:p w14:paraId="440C27DB" w14:textId="77777777" w:rsidR="00487912" w:rsidRDefault="00487912" w:rsidP="00487912">
      <w:pPr>
        <w:pStyle w:val="Zakladnystyl"/>
        <w:jc w:val="center"/>
        <w:rPr>
          <w:del w:id="356" w:author="Comparison" w:date="2026-09-22T12:20:00Z" w16du:dateUtc="2026-09-22T16:20:00Z"/>
          <w:sz w:val="28"/>
          <w:szCs w:val="28"/>
        </w:rPr>
      </w:pPr>
    </w:p>
    <w:p w14:paraId="2161E16A" w14:textId="77777777" w:rsidR="00487912" w:rsidRDefault="00487912" w:rsidP="00487912">
      <w:pPr>
        <w:pStyle w:val="Zakladnystyl"/>
        <w:jc w:val="center"/>
        <w:rPr>
          <w:del w:id="357" w:author="Comparison" w:date="2026-09-22T12:20:00Z" w16du:dateUtc="2026-09-22T16:20:00Z"/>
          <w:sz w:val="28"/>
          <w:szCs w:val="28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88"/>
        <w:gridCol w:w="4577"/>
      </w:tblGrid>
      <w:tr w:rsidR="00487912" w:rsidRPr="004867BB" w14:paraId="4F7A2966" w14:textId="77777777" w:rsidTr="003F507B">
        <w:trPr>
          <w:trHeight w:val="713"/>
          <w:del w:id="358" w:author="Comparison" w:date="2026-09-22T12:20:00Z" w16du:dateUtc="2026-09-22T16:20:00Z"/>
        </w:trPr>
        <w:tc>
          <w:tcPr>
            <w:tcW w:w="9212" w:type="dxa"/>
            <w:gridSpan w:val="2"/>
          </w:tcPr>
          <w:p w14:paraId="431165B7" w14:textId="77777777" w:rsidR="00487912" w:rsidRDefault="00A73741" w:rsidP="003F507B">
            <w:pPr>
              <w:rPr>
                <w:del w:id="359" w:author="Comparison" w:date="2026-09-22T12:20:00Z" w16du:dateUtc="2026-09-22T16:20:00Z"/>
                <w:b/>
                <w:bCs/>
                <w:sz w:val="28"/>
                <w:szCs w:val="28"/>
              </w:rPr>
            </w:pPr>
            <w:del w:id="360" w:author="Comparison" w:date="2026-09-22T12:20:00Z" w16du:dateUtc="2026-09-22T16:20:00Z">
              <w:r>
                <w:rPr>
                  <w:b/>
                  <w:bCs/>
                  <w:sz w:val="28"/>
                  <w:szCs w:val="28"/>
                </w:rPr>
                <w:delText>Výročná správa obce za rok 2014</w:delText>
              </w:r>
            </w:del>
          </w:p>
          <w:p w14:paraId="0D77FEE4" w14:textId="77777777" w:rsidR="00487912" w:rsidRPr="00487912" w:rsidRDefault="00487912" w:rsidP="00487912">
            <w:pPr>
              <w:rPr>
                <w:del w:id="361" w:author="Comparison" w:date="2026-09-22T12:20:00Z" w16du:dateUtc="2026-09-22T16:20:00Z"/>
                <w:b/>
                <w:sz w:val="28"/>
                <w:szCs w:val="28"/>
              </w:rPr>
            </w:pPr>
            <w:del w:id="362" w:author="Comparison" w:date="2026-09-22T12:20:00Z" w16du:dateUtc="2026-09-22T16:20:00Z">
              <w:r w:rsidRPr="00487912">
                <w:rPr>
                  <w:b/>
                  <w:sz w:val="28"/>
                  <w:szCs w:val="28"/>
                </w:rPr>
                <w:delText>Výstavba multifunkčného ihriska</w:delText>
              </w:r>
            </w:del>
          </w:p>
        </w:tc>
      </w:tr>
      <w:tr w:rsidR="00487912" w:rsidRPr="004867BB" w14:paraId="506EC4AE" w14:textId="77777777" w:rsidTr="003F507B">
        <w:trPr>
          <w:gridAfter w:val="1"/>
          <w:wAfter w:w="4606" w:type="dxa"/>
          <w:del w:id="363" w:author="Comparison" w:date="2026-09-22T12:20:00Z" w16du:dateUtc="2026-09-22T16:20:00Z"/>
        </w:trPr>
        <w:tc>
          <w:tcPr>
            <w:tcW w:w="4606" w:type="dxa"/>
          </w:tcPr>
          <w:p w14:paraId="1C930D37" w14:textId="77777777" w:rsidR="00487912" w:rsidRPr="004867BB" w:rsidRDefault="00487912" w:rsidP="003F507B">
            <w:pPr>
              <w:rPr>
                <w:del w:id="364" w:author="Comparison" w:date="2026-09-22T12:20:00Z" w16du:dateUtc="2026-09-22T16:20:00Z"/>
              </w:rPr>
            </w:pPr>
          </w:p>
        </w:tc>
      </w:tr>
      <w:tr w:rsidR="00487912" w:rsidRPr="004867BB" w14:paraId="5A469EDA" w14:textId="77777777" w:rsidTr="003F507B">
        <w:trPr>
          <w:gridAfter w:val="1"/>
          <w:wAfter w:w="4606" w:type="dxa"/>
          <w:cantSplit/>
          <w:del w:id="365" w:author="Comparison" w:date="2026-09-22T12:20:00Z" w16du:dateUtc="2026-09-22T16:20:00Z"/>
        </w:trPr>
        <w:tc>
          <w:tcPr>
            <w:tcW w:w="4606" w:type="dxa"/>
          </w:tcPr>
          <w:p w14:paraId="447C2EE9" w14:textId="77777777" w:rsidR="00487912" w:rsidRDefault="00487912" w:rsidP="003F507B">
            <w:pPr>
              <w:rPr>
                <w:del w:id="366" w:author="Comparison" w:date="2026-09-22T12:20:00Z" w16du:dateUtc="2026-09-22T16:20:00Z"/>
              </w:rPr>
            </w:pPr>
            <w:del w:id="367" w:author="Comparison" w:date="2026-09-22T12:20:00Z" w16du:dateUtc="2026-09-22T16:20:00Z">
              <w:r w:rsidRPr="004867BB">
                <w:rPr>
                  <w:sz w:val="22"/>
                  <w:u w:val="single"/>
                </w:rPr>
                <w:delText>Predkladá</w:delText>
              </w:r>
              <w:r w:rsidRPr="004867BB">
                <w:rPr>
                  <w:sz w:val="22"/>
                </w:rPr>
                <w:delText>:</w:delText>
              </w:r>
              <w:r>
                <w:rPr>
                  <w:sz w:val="22"/>
                </w:rPr>
                <w:delText xml:space="preserve"> Ing. Dušan Gallo, starosta obce</w:delText>
              </w:r>
            </w:del>
          </w:p>
          <w:p w14:paraId="6B208978" w14:textId="77777777" w:rsidR="00487912" w:rsidRPr="004867BB" w:rsidRDefault="00487912" w:rsidP="003F507B">
            <w:pPr>
              <w:rPr>
                <w:del w:id="368" w:author="Comparison" w:date="2026-09-22T12:20:00Z" w16du:dateUtc="2026-09-22T16:20:00Z"/>
              </w:rPr>
            </w:pPr>
          </w:p>
        </w:tc>
      </w:tr>
    </w:tbl>
    <w:p w14:paraId="6248FE5D" w14:textId="77777777" w:rsidR="00487912" w:rsidRDefault="00487912" w:rsidP="00487912">
      <w:pPr>
        <w:pStyle w:val="Vlada"/>
        <w:rPr>
          <w:del w:id="369" w:author="Comparison" w:date="2026-09-22T12:20:00Z" w16du:dateUtc="2026-09-22T16:20:00Z"/>
        </w:rPr>
      </w:pPr>
      <w:del w:id="370" w:author="Comparison" w:date="2026-09-22T12:20:00Z" w16du:dateUtc="2026-09-22T16:20:00Z">
        <w:r>
          <w:delText xml:space="preserve">Obecné zastupiteľstvo </w:delText>
        </w:r>
      </w:del>
    </w:p>
    <w:p w14:paraId="25532894" w14:textId="77777777" w:rsidR="00A73741" w:rsidRDefault="00A73741" w:rsidP="00487912">
      <w:pPr>
        <w:pStyle w:val="Vlada"/>
        <w:rPr>
          <w:del w:id="371" w:author="Comparison" w:date="2026-09-22T12:20:00Z" w16du:dateUtc="2026-09-22T16:20:00Z"/>
          <w:sz w:val="28"/>
          <w:szCs w:val="28"/>
        </w:rPr>
      </w:pPr>
      <w:del w:id="372" w:author="Comparison" w:date="2026-09-22T12:20:00Z" w16du:dateUtc="2026-09-22T16:20:00Z">
        <w:r w:rsidRPr="00A73741">
          <w:rPr>
            <w:sz w:val="28"/>
            <w:szCs w:val="28"/>
          </w:rPr>
          <w:tab/>
        </w:r>
        <w:r>
          <w:rPr>
            <w:sz w:val="28"/>
            <w:szCs w:val="28"/>
          </w:rPr>
          <w:delText>s</w:delText>
        </w:r>
        <w:r w:rsidRPr="00A73741">
          <w:rPr>
            <w:sz w:val="28"/>
            <w:szCs w:val="28"/>
          </w:rPr>
          <w:delText xml:space="preserve"> c h v a ľ u j e </w:delText>
        </w:r>
      </w:del>
    </w:p>
    <w:p w14:paraId="024873BC" w14:textId="77777777" w:rsidR="00487912" w:rsidRPr="00A73741" w:rsidRDefault="00A73741" w:rsidP="00A73741">
      <w:pPr>
        <w:pStyle w:val="Vlada"/>
        <w:rPr>
          <w:del w:id="373" w:author="Comparison" w:date="2026-09-22T12:20:00Z" w16du:dateUtc="2026-09-22T16:20:00Z"/>
          <w:b w:val="0"/>
          <w:sz w:val="24"/>
          <w:szCs w:val="24"/>
        </w:rPr>
      </w:pPr>
      <w:del w:id="374" w:author="Comparison" w:date="2026-09-22T12:20:00Z" w16du:dateUtc="2026-09-22T16:20:00Z">
        <w:r>
          <w:rPr>
            <w:b w:val="0"/>
            <w:sz w:val="24"/>
            <w:szCs w:val="24"/>
          </w:rPr>
          <w:delText xml:space="preserve">A.1      </w:delText>
        </w:r>
        <w:r w:rsidRPr="00A73741">
          <w:rPr>
            <w:b w:val="0"/>
            <w:sz w:val="24"/>
            <w:szCs w:val="24"/>
          </w:rPr>
          <w:delText>Výročnú správu obce za rok 2014</w:delText>
        </w:r>
        <w:r w:rsidR="00487912">
          <w:delText xml:space="preserve"> </w:delText>
        </w:r>
      </w:del>
    </w:p>
    <w:p w14:paraId="308CAF17" w14:textId="77777777" w:rsidR="00487912" w:rsidRPr="004F2D95" w:rsidRDefault="00487912" w:rsidP="00487912">
      <w:pPr>
        <w:rPr>
          <w:del w:id="375" w:author="Comparison" w:date="2026-09-22T12:20:00Z" w16du:dateUtc="2026-09-22T16:20:00Z"/>
        </w:rPr>
      </w:pPr>
    </w:p>
    <w:p w14:paraId="2025DD40" w14:textId="77777777" w:rsidR="00487912" w:rsidRDefault="00487912" w:rsidP="00A73741">
      <w:pPr>
        <w:rPr>
          <w:del w:id="376" w:author="Comparison" w:date="2026-09-22T12:20:00Z" w16du:dateUtc="2026-09-22T16:20:00Z"/>
        </w:rPr>
      </w:pPr>
      <w:del w:id="377" w:author="Comparison" w:date="2026-09-22T12:20:00Z" w16du:dateUtc="2026-09-22T16:20:00Z">
        <w:r w:rsidRPr="0055008A">
          <w:delText>A.</w:delText>
        </w:r>
        <w:r w:rsidR="00A73741">
          <w:delText xml:space="preserve">2     </w:delText>
        </w:r>
        <w:r w:rsidRPr="0055008A">
          <w:delText xml:space="preserve"> </w:delText>
        </w:r>
        <w:r>
          <w:delText xml:space="preserve"> spolufinancovanie projektu „Výstavba multifunkčného ihriska“ z vlastných zdrojov obce vo výške 34 179,- €</w:delText>
        </w:r>
      </w:del>
    </w:p>
    <w:p w14:paraId="67A5AD33" w14:textId="77777777" w:rsidR="00A73741" w:rsidRDefault="00A73741" w:rsidP="00487912">
      <w:pPr>
        <w:ind w:left="708"/>
        <w:rPr>
          <w:del w:id="378" w:author="Comparison" w:date="2026-09-22T12:20:00Z" w16du:dateUtc="2026-09-22T16:20:00Z"/>
        </w:rPr>
      </w:pPr>
    </w:p>
    <w:p w14:paraId="59F26C45" w14:textId="77777777" w:rsidR="00A73741" w:rsidRDefault="00A73741" w:rsidP="00487912">
      <w:pPr>
        <w:ind w:left="708"/>
        <w:rPr>
          <w:del w:id="379" w:author="Comparison" w:date="2026-09-22T12:20:00Z" w16du:dateUtc="2026-09-22T16:20:00Z"/>
          <w:sz w:val="22"/>
        </w:rPr>
      </w:pPr>
    </w:p>
    <w:p w14:paraId="44307EBD" w14:textId="77777777" w:rsidR="00487912" w:rsidRDefault="00487912" w:rsidP="00A73741">
      <w:pPr>
        <w:ind w:left="567"/>
        <w:rPr>
          <w:del w:id="380" w:author="Comparison" w:date="2026-09-22T12:20:00Z" w16du:dateUtc="2026-09-22T16:20:00Z"/>
          <w:b/>
          <w:bCs/>
          <w:sz w:val="22"/>
        </w:rPr>
      </w:pPr>
      <w:del w:id="381" w:author="Comparison" w:date="2026-09-22T12:20:00Z" w16du:dateUtc="2026-09-22T16:20:00Z">
        <w:r>
          <w:tab/>
          <w:delText xml:space="preserve">  </w:delText>
        </w:r>
      </w:del>
    </w:p>
    <w:p w14:paraId="137AF32D" w14:textId="77777777" w:rsidR="00487912" w:rsidRDefault="00487912" w:rsidP="00487912">
      <w:pPr>
        <w:pStyle w:val="BodyText"/>
        <w:rPr>
          <w:del w:id="382" w:author="Comparison" w:date="2026-09-22T12:20:00Z" w16du:dateUtc="2026-09-22T16:20:00Z"/>
          <w:b/>
          <w:bCs/>
          <w:sz w:val="22"/>
        </w:rPr>
      </w:pPr>
    </w:p>
    <w:p w14:paraId="6ECFC901" w14:textId="77777777" w:rsidR="00487912" w:rsidRDefault="00487912" w:rsidP="00487912">
      <w:pPr>
        <w:pStyle w:val="BodyText"/>
        <w:rPr>
          <w:del w:id="383" w:author="Comparison" w:date="2026-09-22T12:20:00Z" w16du:dateUtc="2026-09-22T16:20:00Z"/>
          <w:b/>
          <w:bCs/>
          <w:sz w:val="22"/>
        </w:rPr>
      </w:pPr>
    </w:p>
    <w:p w14:paraId="345F2C64" w14:textId="77777777" w:rsidR="00487912" w:rsidRPr="004C320F" w:rsidRDefault="00487912" w:rsidP="00487912">
      <w:pPr>
        <w:pStyle w:val="BodyText"/>
        <w:rPr>
          <w:del w:id="384" w:author="Comparison" w:date="2026-09-22T12:20:00Z" w16du:dateUtc="2026-09-22T16:20:00Z"/>
          <w:b/>
          <w:bCs/>
        </w:rPr>
      </w:pPr>
      <w:del w:id="385" w:author="Comparison" w:date="2026-09-22T12:20:00Z" w16du:dateUtc="2026-09-22T16:20:00Z"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 w:rsidRPr="004C320F">
          <w:rPr>
            <w:b/>
            <w:bCs/>
          </w:rPr>
          <w:delText>Ing. Dušan   G a l l o</w:delText>
        </w:r>
      </w:del>
    </w:p>
    <w:p w14:paraId="4236C9ED" w14:textId="77777777" w:rsidR="00487912" w:rsidRPr="004C320F" w:rsidRDefault="00487912" w:rsidP="00487912">
      <w:pPr>
        <w:pStyle w:val="BodyText"/>
        <w:rPr>
          <w:del w:id="386" w:author="Comparison" w:date="2026-09-22T12:20:00Z" w16du:dateUtc="2026-09-22T16:20:00Z"/>
          <w:b/>
          <w:bCs/>
        </w:rPr>
      </w:pPr>
      <w:del w:id="387" w:author="Comparison" w:date="2026-09-22T12:20:00Z" w16du:dateUtc="2026-09-22T16:20:00Z"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  <w:delText>starosta obce Vyšná Slaná</w:delText>
        </w:r>
      </w:del>
    </w:p>
    <w:p w14:paraId="4AED5B85" w14:textId="77777777" w:rsidR="00487912" w:rsidRPr="004C320F" w:rsidRDefault="00487912" w:rsidP="00487912">
      <w:pPr>
        <w:pStyle w:val="BodyText"/>
        <w:widowControl/>
        <w:spacing w:before="120"/>
        <w:rPr>
          <w:del w:id="388" w:author="Comparison" w:date="2026-09-22T12:20:00Z" w16du:dateUtc="2026-09-22T16:20:00Z"/>
          <w:b/>
        </w:rPr>
      </w:pPr>
    </w:p>
    <w:p w14:paraId="0EDCCFAA" w14:textId="77777777" w:rsidR="00487912" w:rsidRPr="004C320F" w:rsidRDefault="00487912" w:rsidP="00487912">
      <w:pPr>
        <w:pStyle w:val="BodyText"/>
        <w:widowControl/>
        <w:spacing w:before="120"/>
        <w:rPr>
          <w:del w:id="389" w:author="Comparison" w:date="2026-09-22T12:20:00Z" w16du:dateUtc="2026-09-22T16:20:00Z"/>
          <w:b/>
        </w:rPr>
      </w:pPr>
    </w:p>
    <w:p w14:paraId="48177823" w14:textId="77777777" w:rsidR="00487912" w:rsidRPr="004C320F" w:rsidRDefault="00487912" w:rsidP="00487912">
      <w:pPr>
        <w:pStyle w:val="BodyText"/>
        <w:rPr>
          <w:del w:id="390" w:author="Comparison" w:date="2026-09-22T12:20:00Z" w16du:dateUtc="2026-09-22T16:20:00Z"/>
          <w:bCs/>
          <w:sz w:val="22"/>
        </w:rPr>
      </w:pPr>
      <w:del w:id="391" w:author="Comparison" w:date="2026-09-22T12:20:00Z" w16du:dateUtc="2026-09-22T16:20:00Z">
        <w:r w:rsidRPr="004C320F">
          <w:rPr>
            <w:bCs/>
            <w:sz w:val="22"/>
          </w:rPr>
          <w:delText>Hlasovanie</w:delText>
        </w:r>
      </w:del>
    </w:p>
    <w:p w14:paraId="4768A637" w14:textId="77777777" w:rsidR="00487912" w:rsidRPr="004C320F" w:rsidRDefault="00487912" w:rsidP="00487912">
      <w:pPr>
        <w:pStyle w:val="BodyText"/>
        <w:rPr>
          <w:del w:id="392" w:author="Comparison" w:date="2026-09-22T12:20:00Z" w16du:dateUtc="2026-09-22T16:20:00Z"/>
          <w:bCs/>
          <w:sz w:val="22"/>
        </w:rPr>
      </w:pPr>
      <w:del w:id="393" w:author="Comparison" w:date="2026-09-22T12:20:00Z" w16du:dateUtc="2026-09-22T16:20:00Z">
        <w:r w:rsidRPr="004C320F">
          <w:rPr>
            <w:bCs/>
            <w:sz w:val="22"/>
          </w:rPr>
          <w:delText>Za:</w:delText>
        </w:r>
        <w:r w:rsidRPr="004C320F">
          <w:rPr>
            <w:bCs/>
            <w:sz w:val="22"/>
          </w:rPr>
          <w:tab/>
        </w:r>
        <w:r w:rsidRPr="004C320F">
          <w:rPr>
            <w:bCs/>
            <w:sz w:val="22"/>
          </w:rPr>
          <w:tab/>
        </w:r>
        <w:r>
          <w:rPr>
            <w:bCs/>
            <w:sz w:val="22"/>
          </w:rPr>
          <w:delText>5</w:delText>
        </w:r>
        <w:r w:rsidRPr="004C320F">
          <w:rPr>
            <w:bCs/>
            <w:sz w:val="22"/>
          </w:rPr>
          <w:tab/>
        </w:r>
        <w:r w:rsidRPr="004C320F">
          <w:rPr>
            <w:bCs/>
            <w:sz w:val="22"/>
          </w:rPr>
          <w:tab/>
        </w:r>
      </w:del>
    </w:p>
    <w:p w14:paraId="14BD5B1C" w14:textId="77777777" w:rsidR="00487912" w:rsidRPr="004C320F" w:rsidRDefault="00487912" w:rsidP="00487912">
      <w:pPr>
        <w:pStyle w:val="BodyText"/>
        <w:rPr>
          <w:del w:id="394" w:author="Comparison" w:date="2026-09-22T12:20:00Z" w16du:dateUtc="2026-09-22T16:20:00Z"/>
          <w:bCs/>
          <w:sz w:val="22"/>
        </w:rPr>
      </w:pPr>
      <w:del w:id="395" w:author="Comparison" w:date="2026-09-22T12:20:00Z" w16du:dateUtc="2026-09-22T16:20:00Z">
        <w:r w:rsidRPr="004C320F">
          <w:rPr>
            <w:bCs/>
            <w:sz w:val="22"/>
          </w:rPr>
          <w:delText>Proti:</w:delText>
        </w:r>
        <w:r w:rsidRPr="004C320F">
          <w:rPr>
            <w:bCs/>
            <w:sz w:val="22"/>
          </w:rPr>
          <w:tab/>
        </w:r>
        <w:r w:rsidRPr="004C320F">
          <w:rPr>
            <w:bCs/>
            <w:sz w:val="22"/>
          </w:rPr>
          <w:tab/>
        </w:r>
        <w:r>
          <w:rPr>
            <w:bCs/>
            <w:sz w:val="22"/>
          </w:rPr>
          <w:delText>0</w:delText>
        </w:r>
      </w:del>
    </w:p>
    <w:p w14:paraId="3F5CED74" w14:textId="77777777" w:rsidR="00487912" w:rsidRPr="004C320F" w:rsidRDefault="00487912" w:rsidP="00487912">
      <w:pPr>
        <w:pStyle w:val="BodyText"/>
        <w:rPr>
          <w:del w:id="396" w:author="Comparison" w:date="2026-09-22T12:20:00Z" w16du:dateUtc="2026-09-22T16:20:00Z"/>
          <w:bCs/>
          <w:sz w:val="22"/>
        </w:rPr>
      </w:pPr>
      <w:del w:id="397" w:author="Comparison" w:date="2026-09-22T12:20:00Z" w16du:dateUtc="2026-09-22T16:20:00Z">
        <w:r w:rsidRPr="004C320F">
          <w:rPr>
            <w:bCs/>
            <w:sz w:val="22"/>
          </w:rPr>
          <w:delText>Zdržal sa:</w:delText>
        </w:r>
        <w:r w:rsidRPr="004C320F">
          <w:rPr>
            <w:bCs/>
            <w:sz w:val="22"/>
          </w:rPr>
          <w:tab/>
        </w:r>
        <w:r>
          <w:rPr>
            <w:bCs/>
            <w:sz w:val="22"/>
          </w:rPr>
          <w:delText>0</w:delText>
        </w:r>
      </w:del>
    </w:p>
    <w:p w14:paraId="6B0E6264" w14:textId="77777777" w:rsidR="00487912" w:rsidRDefault="00487912" w:rsidP="00487912">
      <w:pPr>
        <w:pStyle w:val="BodyText"/>
        <w:widowControl/>
        <w:spacing w:before="120"/>
        <w:rPr>
          <w:del w:id="398" w:author="Comparison" w:date="2026-09-22T12:20:00Z" w16du:dateUtc="2026-09-22T16:20:00Z"/>
          <w:b/>
          <w:sz w:val="22"/>
          <w:szCs w:val="22"/>
        </w:rPr>
      </w:pPr>
    </w:p>
    <w:p w14:paraId="21E17BB5" w14:textId="77777777" w:rsidR="00487912" w:rsidRDefault="00487912" w:rsidP="00487912">
      <w:pPr>
        <w:pStyle w:val="BodyText"/>
        <w:widowControl/>
        <w:spacing w:before="120"/>
        <w:rPr>
          <w:del w:id="399" w:author="Comparison" w:date="2026-09-22T12:20:00Z" w16du:dateUtc="2026-09-22T16:20:00Z"/>
          <w:b/>
          <w:sz w:val="22"/>
          <w:szCs w:val="22"/>
        </w:rPr>
      </w:pPr>
    </w:p>
    <w:p w14:paraId="62539F73" w14:textId="77777777" w:rsidR="00487912" w:rsidRDefault="00487912" w:rsidP="00487912">
      <w:pPr>
        <w:pStyle w:val="Zakladnystyl"/>
        <w:rPr>
          <w:del w:id="400" w:author="Comparison" w:date="2026-09-22T12:20:00Z" w16du:dateUtc="2026-09-22T16:20:00Z"/>
          <w:sz w:val="28"/>
          <w:szCs w:val="28"/>
        </w:rPr>
      </w:pPr>
    </w:p>
    <w:p w14:paraId="3D18F0AB" w14:textId="77777777" w:rsidR="00487912" w:rsidRPr="00487912" w:rsidRDefault="00487912" w:rsidP="00487912">
      <w:pPr>
        <w:pStyle w:val="Zakladnystyl"/>
        <w:rPr>
          <w:del w:id="401" w:author="Comparison" w:date="2026-09-22T12:20:00Z" w16du:dateUtc="2026-09-22T16:20:00Z"/>
          <w:sz w:val="20"/>
          <w:szCs w:val="20"/>
        </w:rPr>
      </w:pPr>
      <w:del w:id="402" w:author="Comparison" w:date="2026-09-22T12:20:00Z" w16du:dateUtc="2026-09-22T16:20:00Z">
        <w:r w:rsidRPr="00487912">
          <w:rPr>
            <w:sz w:val="20"/>
            <w:szCs w:val="20"/>
          </w:rPr>
          <w:delText>Za správnosť výpisu:</w:delText>
        </w:r>
      </w:del>
    </w:p>
    <w:p w14:paraId="00D5AD90" w14:textId="77777777" w:rsidR="00487912" w:rsidRPr="00487912" w:rsidRDefault="00487912" w:rsidP="00487912">
      <w:pPr>
        <w:pStyle w:val="Zakladnystyl"/>
        <w:rPr>
          <w:del w:id="403" w:author="Comparison" w:date="2026-09-22T12:20:00Z" w16du:dateUtc="2026-09-22T16:20:00Z"/>
          <w:sz w:val="20"/>
          <w:szCs w:val="20"/>
        </w:rPr>
      </w:pPr>
      <w:del w:id="404" w:author="Comparison" w:date="2026-09-22T12:20:00Z" w16du:dateUtc="2026-09-22T16:20:00Z">
        <w:r w:rsidRPr="00487912">
          <w:rPr>
            <w:sz w:val="20"/>
            <w:szCs w:val="20"/>
          </w:rPr>
          <w:delText>Ing. Jana Gallová</w:delText>
        </w:r>
      </w:del>
    </w:p>
    <w:p w14:paraId="20700DD5" w14:textId="77777777" w:rsidR="00487912" w:rsidRDefault="00487912" w:rsidP="00FE615C">
      <w:pPr>
        <w:pStyle w:val="Zakladnystyl"/>
        <w:jc w:val="center"/>
        <w:rPr>
          <w:del w:id="405" w:author="Comparison" w:date="2026-09-22T12:20:00Z" w16du:dateUtc="2026-09-22T16:20:00Z"/>
          <w:sz w:val="28"/>
          <w:szCs w:val="28"/>
        </w:rPr>
      </w:pPr>
    </w:p>
    <w:p w14:paraId="05CF77C7" w14:textId="77777777" w:rsidR="00487912" w:rsidRDefault="00487912" w:rsidP="00FE615C">
      <w:pPr>
        <w:pStyle w:val="Zakladnystyl"/>
        <w:jc w:val="center"/>
        <w:rPr>
          <w:del w:id="406" w:author="Comparison" w:date="2026-09-22T12:20:00Z" w16du:dateUtc="2026-09-22T16:20:00Z"/>
          <w:sz w:val="28"/>
          <w:szCs w:val="28"/>
        </w:rPr>
      </w:pPr>
    </w:p>
    <w:p w14:paraId="0332D2A5" w14:textId="77777777" w:rsidR="00487912" w:rsidRDefault="00487912" w:rsidP="00FE615C">
      <w:pPr>
        <w:pStyle w:val="Zakladnystyl"/>
        <w:jc w:val="center"/>
        <w:rPr>
          <w:del w:id="407" w:author="Comparison" w:date="2026-09-22T12:20:00Z" w16du:dateUtc="2026-09-22T16:20:00Z"/>
          <w:sz w:val="28"/>
          <w:szCs w:val="28"/>
        </w:rPr>
      </w:pPr>
    </w:p>
    <w:p w14:paraId="4FC7A865" w14:textId="77777777" w:rsidR="00487912" w:rsidRDefault="00487912" w:rsidP="00FE615C">
      <w:pPr>
        <w:pStyle w:val="Zakladnystyl"/>
        <w:jc w:val="center"/>
        <w:rPr>
          <w:del w:id="408" w:author="Comparison" w:date="2026-09-22T12:20:00Z" w16du:dateUtc="2026-09-22T16:20:00Z"/>
          <w:sz w:val="28"/>
          <w:szCs w:val="28"/>
        </w:rPr>
      </w:pPr>
    </w:p>
    <w:p w14:paraId="3993FF7A" w14:textId="77777777" w:rsidR="00487912" w:rsidRDefault="00487912" w:rsidP="00FE615C">
      <w:pPr>
        <w:pStyle w:val="Zakladnystyl"/>
        <w:jc w:val="center"/>
        <w:rPr>
          <w:del w:id="409" w:author="Comparison" w:date="2026-09-22T12:20:00Z" w16du:dateUtc="2026-09-22T16:20:00Z"/>
          <w:sz w:val="28"/>
          <w:szCs w:val="28"/>
        </w:rPr>
      </w:pPr>
    </w:p>
    <w:p w14:paraId="7DBCB6C5" w14:textId="77777777" w:rsidR="006E4FA7" w:rsidRPr="00050AD2" w:rsidRDefault="006E4FA7" w:rsidP="00FE615C">
      <w:pPr>
        <w:pStyle w:val="Zakladnystyl"/>
        <w:pBdr>
          <w:bottom w:val="single" w:sz="6" w:space="1" w:color="auto"/>
        </w:pBdr>
        <w:jc w:val="center"/>
        <w:rPr>
          <w:del w:id="410" w:author="Comparison" w:date="2026-09-22T12:20:00Z" w16du:dateUtc="2026-09-22T16:20:00Z"/>
          <w:b/>
          <w:sz w:val="28"/>
          <w:szCs w:val="28"/>
        </w:rPr>
      </w:pPr>
      <w:del w:id="411" w:author="Comparison" w:date="2026-09-22T12:20:00Z" w16du:dateUtc="2026-09-22T16:20:00Z">
        <w:r w:rsidRPr="00050AD2">
          <w:rPr>
            <w:b/>
            <w:sz w:val="28"/>
            <w:szCs w:val="28"/>
          </w:rPr>
          <w:delText>Výpis z uznesenia Obecného zastupiteľstvo vo Vyšnej Slaná</w:delText>
        </w:r>
      </w:del>
    </w:p>
    <w:p w14:paraId="4BBCA066" w14:textId="77777777" w:rsidR="006E4FA7" w:rsidRDefault="006E4FA7" w:rsidP="00FE615C">
      <w:pPr>
        <w:pStyle w:val="Zakladnystyl"/>
        <w:jc w:val="center"/>
        <w:rPr>
          <w:del w:id="412" w:author="Comparison" w:date="2026-09-22T12:20:00Z" w16du:dateUtc="2026-09-22T16:20:00Z"/>
          <w:sz w:val="28"/>
          <w:szCs w:val="28"/>
        </w:rPr>
      </w:pPr>
    </w:p>
    <w:p w14:paraId="1E62340F" w14:textId="77777777" w:rsidR="00050AD2" w:rsidRDefault="00050AD2" w:rsidP="00050AD2">
      <w:pPr>
        <w:pStyle w:val="Zakladnystyl"/>
        <w:jc w:val="center"/>
        <w:rPr>
          <w:del w:id="413" w:author="Comparison" w:date="2026-09-22T12:20:00Z" w16du:dateUtc="2026-09-22T16:20:00Z"/>
          <w:sz w:val="28"/>
          <w:szCs w:val="28"/>
        </w:rPr>
      </w:pPr>
      <w:del w:id="414" w:author="Comparison" w:date="2026-09-22T12:20:00Z" w16du:dateUtc="2026-09-22T16:20:00Z">
        <w:r>
          <w:rPr>
            <w:sz w:val="28"/>
            <w:szCs w:val="28"/>
          </w:rPr>
          <w:delText>UZNESENIE OBECNÉHO ZASTUPITEĽSTVA VO VYŠNEJ SLANEJ</w:delText>
        </w:r>
      </w:del>
    </w:p>
    <w:p w14:paraId="3873F678" w14:textId="77777777" w:rsidR="00050AD2" w:rsidRDefault="00050AD2" w:rsidP="00050AD2">
      <w:pPr>
        <w:pStyle w:val="Zakladnystyl"/>
        <w:jc w:val="center"/>
        <w:rPr>
          <w:del w:id="415" w:author="Comparison" w:date="2026-09-22T12:20:00Z" w16du:dateUtc="2026-09-22T16:20:00Z"/>
          <w:b/>
          <w:bCs/>
          <w:sz w:val="32"/>
          <w:szCs w:val="32"/>
        </w:rPr>
      </w:pPr>
      <w:del w:id="416" w:author="Comparison" w:date="2026-09-22T12:20:00Z" w16du:dateUtc="2026-09-22T16:20:00Z">
        <w:r>
          <w:rPr>
            <w:b/>
            <w:bCs/>
            <w:sz w:val="32"/>
            <w:szCs w:val="32"/>
          </w:rPr>
          <w:delText>č. 1/C/C.1</w:delText>
        </w:r>
      </w:del>
    </w:p>
    <w:p w14:paraId="53C33D53" w14:textId="77777777" w:rsidR="00050AD2" w:rsidRDefault="00050AD2" w:rsidP="00050AD2">
      <w:pPr>
        <w:pStyle w:val="Zakladnystyl"/>
        <w:jc w:val="center"/>
        <w:rPr>
          <w:del w:id="417" w:author="Comparison" w:date="2026-09-22T12:20:00Z" w16du:dateUtc="2026-09-22T16:20:00Z"/>
          <w:sz w:val="28"/>
          <w:szCs w:val="28"/>
        </w:rPr>
      </w:pPr>
      <w:del w:id="418" w:author="Comparison" w:date="2026-09-22T12:20:00Z" w16du:dateUtc="2026-09-22T16:20:00Z">
        <w:r>
          <w:rPr>
            <w:sz w:val="28"/>
            <w:szCs w:val="28"/>
          </w:rPr>
          <w:delText>z 20. marca 2015</w:delText>
        </w:r>
      </w:del>
    </w:p>
    <w:p w14:paraId="041469EE" w14:textId="77777777" w:rsidR="00FE615C" w:rsidRDefault="00FE615C" w:rsidP="00FE615C">
      <w:pPr>
        <w:pStyle w:val="Zakladnystyl"/>
        <w:jc w:val="center"/>
        <w:rPr>
          <w:del w:id="419" w:author="Comparison" w:date="2026-09-22T12:20:00Z" w16du:dateUtc="2026-09-22T16:20:00Z"/>
          <w:sz w:val="28"/>
          <w:szCs w:val="28"/>
        </w:rPr>
      </w:pPr>
    </w:p>
    <w:p w14:paraId="1E307B99" w14:textId="77777777" w:rsidR="00FB7E3E" w:rsidRPr="00FB7E3E" w:rsidRDefault="00FB7E3E" w:rsidP="00FE615C">
      <w:pPr>
        <w:pStyle w:val="Zakladnystyl"/>
        <w:jc w:val="center"/>
        <w:rPr>
          <w:del w:id="420" w:author="Comparison" w:date="2026-09-22T12:20:00Z" w16du:dateUtc="2026-09-22T16:20:00Z"/>
          <w:b/>
          <w:sz w:val="28"/>
          <w:szCs w:val="28"/>
        </w:rPr>
      </w:pPr>
      <w:del w:id="421" w:author="Comparison" w:date="2026-09-22T12:20:00Z" w16du:dateUtc="2026-09-22T16:20:00Z">
        <w:r w:rsidRPr="00FB7E3E">
          <w:rPr>
            <w:b/>
            <w:sz w:val="28"/>
            <w:szCs w:val="28"/>
          </w:rPr>
          <w:delText xml:space="preserve">Obecné zastupiteľstvo vo Vyšnej  Slanej </w:delText>
        </w:r>
      </w:del>
    </w:p>
    <w:p w14:paraId="45024F89" w14:textId="77777777" w:rsidR="006E4FA7" w:rsidRDefault="00050AD2" w:rsidP="00050AD2">
      <w:pPr>
        <w:pStyle w:val="Heading1"/>
        <w:numPr>
          <w:ilvl w:val="0"/>
          <w:numId w:val="0"/>
        </w:numPr>
        <w:ind w:left="567" w:hanging="567"/>
        <w:rPr>
          <w:del w:id="422" w:author="Comparison" w:date="2026-09-22T12:20:00Z" w16du:dateUtc="2026-09-22T16:20:00Z"/>
        </w:rPr>
      </w:pPr>
      <w:del w:id="423" w:author="Comparison" w:date="2026-09-22T12:20:00Z" w16du:dateUtc="2026-09-22T16:20:00Z">
        <w:r w:rsidRPr="00050AD2">
          <w:rPr>
            <w:b w:val="0"/>
            <w:bCs w:val="0"/>
          </w:rPr>
          <w:delText>C.</w:delText>
        </w:r>
        <w:r>
          <w:delText xml:space="preserve"> </w:delText>
        </w:r>
        <w:r>
          <w:tab/>
        </w:r>
        <w:r w:rsidR="006E4FA7">
          <w:delText xml:space="preserve">s c h v a ľ u j e </w:delText>
        </w:r>
      </w:del>
    </w:p>
    <w:p w14:paraId="04B20208" w14:textId="77777777" w:rsidR="00050AD2" w:rsidRDefault="00050AD2" w:rsidP="00050AD2">
      <w:pPr>
        <w:pStyle w:val="Heading2"/>
        <w:numPr>
          <w:ilvl w:val="0"/>
          <w:numId w:val="0"/>
        </w:numPr>
        <w:ind w:left="567"/>
        <w:rPr>
          <w:del w:id="424" w:author="Comparison" w:date="2026-09-22T12:20:00Z" w16du:dateUtc="2026-09-22T16:20:00Z"/>
        </w:rPr>
      </w:pPr>
    </w:p>
    <w:p w14:paraId="3C04966B" w14:textId="77777777" w:rsidR="00050AD2" w:rsidRDefault="00050AD2" w:rsidP="00050AD2">
      <w:pPr>
        <w:pStyle w:val="Heading2"/>
        <w:numPr>
          <w:ilvl w:val="0"/>
          <w:numId w:val="0"/>
        </w:numPr>
        <w:ind w:left="567"/>
        <w:rPr>
          <w:del w:id="425" w:author="Comparison" w:date="2026-09-22T12:20:00Z" w16du:dateUtc="2026-09-22T16:20:00Z"/>
        </w:rPr>
      </w:pPr>
      <w:del w:id="426" w:author="Comparison" w:date="2026-09-22T12:20:00Z" w16du:dateUtc="2026-09-22T16:20:00Z">
        <w:r>
          <w:delText xml:space="preserve">C.1 </w:delText>
        </w:r>
      </w:del>
    </w:p>
    <w:p w14:paraId="170B527A" w14:textId="77777777" w:rsidR="006E4FA7" w:rsidRDefault="006E4FA7" w:rsidP="00050AD2">
      <w:pPr>
        <w:pStyle w:val="Heading2"/>
        <w:numPr>
          <w:ilvl w:val="0"/>
          <w:numId w:val="0"/>
        </w:numPr>
        <w:ind w:left="567"/>
        <w:rPr>
          <w:del w:id="427" w:author="Comparison" w:date="2026-09-22T12:20:00Z" w16du:dateUtc="2026-09-22T16:20:00Z"/>
        </w:rPr>
      </w:pPr>
      <w:del w:id="428" w:author="Comparison" w:date="2026-09-22T12:20:00Z" w16du:dateUtc="2026-09-22T16:20:00Z">
        <w:r>
          <w:delText>predaj časti pozemku vo výlučnom  vlastníctve Obce Vyšná Slaná  v katastrálnom území Obce Vyšná Slaná č.  KNC 106 zastavaná plocha a nádvorie  vedený na liste vlastníctva č. 517  takto:</w:delText>
        </w:r>
      </w:del>
    </w:p>
    <w:p w14:paraId="2867D05D" w14:textId="77777777" w:rsidR="006E4FA7" w:rsidRDefault="006E4FA7" w:rsidP="006E4FA7">
      <w:pPr>
        <w:pStyle w:val="Heading2"/>
        <w:numPr>
          <w:ilvl w:val="0"/>
          <w:numId w:val="8"/>
        </w:numPr>
        <w:rPr>
          <w:del w:id="429" w:author="Comparison" w:date="2026-09-22T12:20:00Z" w16du:dateUtc="2026-09-22T16:20:00Z"/>
        </w:rPr>
      </w:pPr>
      <w:del w:id="430" w:author="Comparison" w:date="2026-09-22T12:20:00Z" w16du:dateUtc="2026-09-22T16:20:00Z">
        <w:r>
          <w:delText>vo výmere 32 m</w:delText>
        </w:r>
        <w:r>
          <w:rPr>
            <w:vertAlign w:val="superscript"/>
          </w:rPr>
          <w:delText xml:space="preserve">2 </w:delText>
        </w:r>
        <w:r>
          <w:delText xml:space="preserve">diel 32 parcelné číslo 106/2 podľa geometrického plánu č.2/2012 autorizačne overeného dňa 7.3.2012 a úradne overeného dňa 12.4.2012  Ondrejovi Hricovi rod. Hric, nar. 9.6.1935, rodné číslo: 350609/746, trvale bytom Vyšná Slaná č. 161  v ½  a Zuzane Hricovej rod. Sentpéteryovej, nar. 9.7.1939, rodné číslo: 395709/733 trvale bytom Vyšná Slaná č. 161 v ½ </w:delText>
        </w:r>
        <w:r>
          <w:tab/>
        </w:r>
      </w:del>
    </w:p>
    <w:p w14:paraId="31B1428C" w14:textId="77777777" w:rsidR="006E4FA7" w:rsidRDefault="006E4FA7" w:rsidP="006E4FA7">
      <w:pPr>
        <w:pStyle w:val="Heading2"/>
        <w:numPr>
          <w:ilvl w:val="0"/>
          <w:numId w:val="8"/>
        </w:numPr>
        <w:rPr>
          <w:del w:id="431" w:author="Comparison" w:date="2026-09-22T12:20:00Z" w16du:dateUtc="2026-09-22T16:20:00Z"/>
        </w:rPr>
      </w:pPr>
      <w:del w:id="432" w:author="Comparison" w:date="2026-09-22T12:20:00Z" w16du:dateUtc="2026-09-22T16:20:00Z">
        <w:r>
          <w:delText>vo výmere 22 m</w:delText>
        </w:r>
        <w:r>
          <w:rPr>
            <w:vertAlign w:val="superscript"/>
          </w:rPr>
          <w:delText xml:space="preserve">2  </w:delText>
        </w:r>
        <w:r>
          <w:delText xml:space="preserve"> diel 34  parcelné číslo 106/4 podľa geometrického plánu č.2/2012 autorizačne overeného dňa 7.3.2012 a úradne overeného dňa 12.4.2012</w:delText>
        </w:r>
        <w:r w:rsidRPr="00A07AED">
          <w:delText xml:space="preserve"> </w:delText>
        </w:r>
        <w:r>
          <w:delText xml:space="preserve">Ondrejovi Hricovi rod. Hric, nar. 9.6.1935, rodné číslo: 350609/746, trvale bytom Vyšná Slaná č. 161  v ½  a Zuzane Hricovej rod. Sentpéteryovej, nar. 9.7.1939, rodné číslo: 395709/733 trvale bytom Vyšná Slaná č. 161 v ½ </w:delText>
        </w:r>
        <w:r>
          <w:tab/>
        </w:r>
      </w:del>
    </w:p>
    <w:p w14:paraId="7852C8A0" w14:textId="77777777" w:rsidR="006E4FA7" w:rsidRPr="006E4FA7" w:rsidRDefault="006E4FA7" w:rsidP="006E4FA7">
      <w:pPr>
        <w:pStyle w:val="Heading2"/>
        <w:numPr>
          <w:ilvl w:val="0"/>
          <w:numId w:val="0"/>
        </w:numPr>
        <w:ind w:left="2629" w:hanging="851"/>
        <w:rPr>
          <w:del w:id="433" w:author="Comparison" w:date="2026-09-22T12:20:00Z" w16du:dateUtc="2026-09-22T16:20:00Z"/>
        </w:rPr>
      </w:pPr>
      <w:del w:id="434" w:author="Comparison" w:date="2026-09-22T12:20:00Z" w16du:dateUtc="2026-09-22T16:20:00Z">
        <w:r>
          <w:delText>Cena za 1m</w:delText>
        </w:r>
        <w:r>
          <w:rPr>
            <w:vertAlign w:val="superscript"/>
          </w:rPr>
          <w:delText xml:space="preserve">2  </w:delText>
        </w:r>
        <w:r>
          <w:delText>je určená vo výške 1,33 €. Celková cena je vo výške 71,82 €.</w:delText>
        </w:r>
      </w:del>
    </w:p>
    <w:p w14:paraId="1AE7A52D" w14:textId="77777777" w:rsidR="00D13C8F" w:rsidRDefault="00D13C8F" w:rsidP="00D13C8F">
      <w:pPr>
        <w:pStyle w:val="BodyText"/>
        <w:ind w:left="2136" w:firstLine="696"/>
        <w:jc w:val="both"/>
        <w:rPr>
          <w:del w:id="435" w:author="Comparison" w:date="2026-09-22T12:20:00Z" w16du:dateUtc="2026-09-22T16:20:00Z"/>
        </w:rPr>
      </w:pPr>
    </w:p>
    <w:p w14:paraId="43B87D59" w14:textId="77777777" w:rsidR="00D13C8F" w:rsidRDefault="00D13C8F" w:rsidP="00D13C8F">
      <w:pPr>
        <w:pStyle w:val="BodyText"/>
        <w:ind w:left="2136" w:firstLine="696"/>
        <w:jc w:val="both"/>
        <w:rPr>
          <w:del w:id="436" w:author="Comparison" w:date="2026-09-22T12:20:00Z" w16du:dateUtc="2026-09-22T16:20:00Z"/>
        </w:rPr>
      </w:pPr>
      <w:del w:id="437" w:author="Comparison" w:date="2026-09-22T12:20:00Z" w16du:dateUtc="2026-09-22T16:20:00Z">
        <w:r>
          <w:delText>Zdôvodnenie osobitného zreteľa:</w:delText>
        </w:r>
      </w:del>
    </w:p>
    <w:p w14:paraId="17AD9C8C" w14:textId="77777777" w:rsidR="00D13C8F" w:rsidRDefault="00D13C8F" w:rsidP="00D13C8F">
      <w:pPr>
        <w:pStyle w:val="Bezriadkovania2"/>
        <w:ind w:left="2832" w:firstLine="708"/>
        <w:jc w:val="both"/>
        <w:rPr>
          <w:del w:id="438" w:author="Comparison" w:date="2026-09-22T12:20:00Z" w16du:dateUtc="2026-09-22T16:20:00Z"/>
          <w:rFonts w:ascii="Times New Roman" w:hAnsi="Times New Roman"/>
        </w:rPr>
      </w:pPr>
    </w:p>
    <w:p w14:paraId="7A5B58D5" w14:textId="77777777" w:rsidR="00D13C8F" w:rsidRDefault="00D13C8F" w:rsidP="00D13C8F">
      <w:pPr>
        <w:pStyle w:val="Bezriadkovania2"/>
        <w:jc w:val="both"/>
        <w:rPr>
          <w:del w:id="439" w:author="Comparison" w:date="2026-09-22T12:20:00Z" w16du:dateUtc="2026-09-22T16:20:00Z"/>
          <w:rFonts w:ascii="Times New Roman" w:hAnsi="Times New Roman"/>
        </w:rPr>
      </w:pPr>
      <w:del w:id="440" w:author="Comparison" w:date="2026-09-22T12:20:00Z" w16du:dateUtc="2026-09-22T16:20:00Z">
        <w:r>
          <w:rPr>
            <w:rFonts w:ascii="Times New Roman" w:hAnsi="Times New Roman"/>
          </w:rPr>
          <w:delText xml:space="preserve">Uvedené nehnuteľnosti kupujúci užívajú ako zastavanú plochu.  Prevádzané nehnuteľnosti užívajú  od roku 1960. </w:delText>
        </w:r>
      </w:del>
    </w:p>
    <w:p w14:paraId="1D6BE981" w14:textId="77777777" w:rsidR="006E4FA7" w:rsidRDefault="006E4FA7" w:rsidP="006E4FA7">
      <w:pPr>
        <w:pStyle w:val="Heading2"/>
        <w:numPr>
          <w:ilvl w:val="0"/>
          <w:numId w:val="0"/>
        </w:numPr>
        <w:ind w:left="1418" w:hanging="851"/>
        <w:rPr>
          <w:del w:id="441" w:author="Comparison" w:date="2026-09-22T12:20:00Z" w16du:dateUtc="2026-09-22T16:20:00Z"/>
        </w:rPr>
      </w:pPr>
    </w:p>
    <w:p w14:paraId="4FE9B295" w14:textId="77777777" w:rsidR="00FE615C" w:rsidRDefault="00FE615C" w:rsidP="00FE615C">
      <w:pPr>
        <w:pStyle w:val="Zakladnystyl"/>
        <w:jc w:val="center"/>
        <w:rPr>
          <w:del w:id="442" w:author="Comparison" w:date="2026-09-22T12:20:00Z" w16du:dateUtc="2026-09-22T16:20:00Z"/>
          <w:sz w:val="28"/>
          <w:szCs w:val="28"/>
        </w:rPr>
      </w:pPr>
    </w:p>
    <w:p w14:paraId="5374EB39" w14:textId="77777777" w:rsidR="00050AD2" w:rsidRDefault="00050AD2" w:rsidP="00FE615C">
      <w:pPr>
        <w:pStyle w:val="Zakladnystyl"/>
        <w:jc w:val="center"/>
        <w:rPr>
          <w:del w:id="443" w:author="Comparison" w:date="2026-09-22T12:20:00Z" w16du:dateUtc="2026-09-22T16:20:00Z"/>
          <w:sz w:val="28"/>
          <w:szCs w:val="28"/>
        </w:rPr>
      </w:pPr>
    </w:p>
    <w:p w14:paraId="4770D587" w14:textId="77777777" w:rsidR="00050AD2" w:rsidRDefault="00050AD2" w:rsidP="00050AD2">
      <w:pPr>
        <w:pStyle w:val="Zakladnystyl"/>
        <w:rPr>
          <w:del w:id="444" w:author="Comparison" w:date="2026-09-22T12:20:00Z" w16du:dateUtc="2026-09-22T16:20:00Z"/>
          <w:sz w:val="22"/>
          <w:szCs w:val="22"/>
        </w:rPr>
      </w:pPr>
      <w:del w:id="445" w:author="Comparison" w:date="2026-09-22T12:20:00Z" w16du:dateUtc="2026-09-22T16:20:00Z">
        <w:r w:rsidRPr="00050AD2">
          <w:rPr>
            <w:sz w:val="22"/>
            <w:szCs w:val="22"/>
          </w:rPr>
          <w:delText>Z</w:delText>
        </w:r>
        <w:r>
          <w:rPr>
            <w:sz w:val="22"/>
            <w:szCs w:val="22"/>
          </w:rPr>
          <w:delText>a správnosť vyhotovenia</w:delText>
        </w:r>
      </w:del>
    </w:p>
    <w:p w14:paraId="4EBC847E" w14:textId="77777777" w:rsidR="00050AD2" w:rsidRPr="00050AD2" w:rsidRDefault="00050AD2" w:rsidP="00050AD2">
      <w:pPr>
        <w:pStyle w:val="Zakladnystyl"/>
        <w:rPr>
          <w:del w:id="446" w:author="Comparison" w:date="2026-09-22T12:20:00Z" w16du:dateUtc="2026-09-22T16:20:00Z"/>
          <w:sz w:val="22"/>
          <w:szCs w:val="22"/>
        </w:rPr>
      </w:pPr>
      <w:del w:id="447" w:author="Comparison" w:date="2026-09-22T12:20:00Z" w16du:dateUtc="2026-09-22T16:20:00Z">
        <w:r>
          <w:rPr>
            <w:sz w:val="22"/>
            <w:szCs w:val="22"/>
          </w:rPr>
          <w:delText>zodpovedá: Ing. Jana Gallová</w:delText>
        </w:r>
      </w:del>
    </w:p>
    <w:p w14:paraId="3133B78E" w14:textId="77777777" w:rsidR="00050AD2" w:rsidRDefault="00050AD2" w:rsidP="00050AD2">
      <w:pPr>
        <w:pStyle w:val="Zakladnystyl"/>
        <w:ind w:left="5664" w:firstLine="708"/>
        <w:jc w:val="both"/>
        <w:rPr>
          <w:del w:id="448" w:author="Comparison" w:date="2026-09-22T12:20:00Z" w16du:dateUtc="2026-09-22T16:20:00Z"/>
          <w:sz w:val="28"/>
          <w:szCs w:val="28"/>
        </w:rPr>
      </w:pPr>
      <w:del w:id="449" w:author="Comparison" w:date="2026-09-22T12:20:00Z" w16du:dateUtc="2026-09-22T16:20:00Z">
        <w:r>
          <w:rPr>
            <w:sz w:val="28"/>
            <w:szCs w:val="28"/>
          </w:rPr>
          <w:delText>Ing. Dušan Gallo</w:delText>
        </w:r>
      </w:del>
    </w:p>
    <w:p w14:paraId="28159E00" w14:textId="77777777" w:rsidR="00050AD2" w:rsidRDefault="00050AD2" w:rsidP="00050AD2">
      <w:pPr>
        <w:pStyle w:val="Zakladnystyl"/>
        <w:ind w:left="5664" w:firstLine="708"/>
        <w:jc w:val="both"/>
        <w:rPr>
          <w:del w:id="450" w:author="Comparison" w:date="2026-09-22T12:20:00Z" w16du:dateUtc="2026-09-22T16:20:00Z"/>
          <w:sz w:val="28"/>
          <w:szCs w:val="28"/>
        </w:rPr>
      </w:pPr>
      <w:del w:id="451" w:author="Comparison" w:date="2026-09-22T12:20:00Z" w16du:dateUtc="2026-09-22T16:20:00Z">
        <w:r>
          <w:rPr>
            <w:sz w:val="28"/>
            <w:szCs w:val="28"/>
          </w:rPr>
          <w:delText>Starosta obce</w:delText>
        </w:r>
        <w:r>
          <w:rPr>
            <w:sz w:val="28"/>
            <w:szCs w:val="28"/>
          </w:rPr>
          <w:tab/>
        </w:r>
      </w:del>
    </w:p>
    <w:p w14:paraId="605B308D" w14:textId="77777777" w:rsidR="00050AD2" w:rsidRDefault="00050AD2" w:rsidP="00050AD2">
      <w:pPr>
        <w:pStyle w:val="Zakladnystyl"/>
        <w:ind w:left="5664" w:firstLine="708"/>
        <w:jc w:val="both"/>
        <w:rPr>
          <w:del w:id="452" w:author="Comparison" w:date="2026-09-22T12:20:00Z" w16du:dateUtc="2026-09-22T16:20:00Z"/>
          <w:sz w:val="28"/>
          <w:szCs w:val="28"/>
        </w:rPr>
      </w:pPr>
    </w:p>
    <w:p w14:paraId="25628729" w14:textId="77777777" w:rsidR="00050AD2" w:rsidRDefault="00050AD2" w:rsidP="00050AD2">
      <w:pPr>
        <w:pStyle w:val="Zakladnystyl"/>
        <w:ind w:left="5664" w:firstLine="708"/>
        <w:jc w:val="both"/>
        <w:rPr>
          <w:del w:id="453" w:author="Comparison" w:date="2026-09-22T12:20:00Z" w16du:dateUtc="2026-09-22T16:20:00Z"/>
          <w:sz w:val="28"/>
          <w:szCs w:val="28"/>
        </w:rPr>
      </w:pPr>
    </w:p>
    <w:p w14:paraId="4FE805FD" w14:textId="77777777" w:rsidR="00050AD2" w:rsidRDefault="00050AD2" w:rsidP="00050AD2">
      <w:pPr>
        <w:pStyle w:val="Zakladnystyl"/>
        <w:ind w:left="5664" w:firstLine="708"/>
        <w:jc w:val="both"/>
        <w:rPr>
          <w:del w:id="454" w:author="Comparison" w:date="2026-09-22T12:20:00Z" w16du:dateUtc="2026-09-22T16:20:00Z"/>
          <w:sz w:val="28"/>
          <w:szCs w:val="28"/>
        </w:rPr>
      </w:pPr>
    </w:p>
    <w:p w14:paraId="133A8970" w14:textId="77777777" w:rsidR="00050AD2" w:rsidRDefault="00050AD2" w:rsidP="00050AD2">
      <w:pPr>
        <w:pStyle w:val="Zakladnystyl"/>
        <w:ind w:left="5664" w:firstLine="708"/>
        <w:jc w:val="center"/>
        <w:rPr>
          <w:del w:id="455" w:author="Comparison" w:date="2026-09-22T12:20:00Z" w16du:dateUtc="2026-09-22T16:20:00Z"/>
          <w:sz w:val="28"/>
          <w:szCs w:val="28"/>
        </w:rPr>
      </w:pPr>
    </w:p>
    <w:p w14:paraId="47B74EF3" w14:textId="77777777" w:rsidR="00D13C8F" w:rsidRDefault="00D13C8F" w:rsidP="00050AD2">
      <w:pPr>
        <w:pStyle w:val="Zakladnystyl"/>
        <w:ind w:left="5664" w:firstLine="708"/>
        <w:jc w:val="center"/>
        <w:rPr>
          <w:del w:id="456" w:author="Comparison" w:date="2026-09-22T12:20:00Z" w16du:dateUtc="2026-09-22T16:20:00Z"/>
          <w:sz w:val="28"/>
          <w:szCs w:val="28"/>
        </w:rPr>
      </w:pPr>
    </w:p>
    <w:p w14:paraId="5E5CA222" w14:textId="77777777" w:rsidR="00D13C8F" w:rsidRDefault="00D13C8F" w:rsidP="00050AD2">
      <w:pPr>
        <w:pStyle w:val="Zakladnystyl"/>
        <w:ind w:left="5664" w:firstLine="708"/>
        <w:jc w:val="center"/>
        <w:rPr>
          <w:del w:id="457" w:author="Comparison" w:date="2026-09-22T12:20:00Z" w16du:dateUtc="2026-09-22T16:20:00Z"/>
          <w:sz w:val="28"/>
          <w:szCs w:val="28"/>
        </w:rPr>
      </w:pPr>
    </w:p>
    <w:p w14:paraId="22C4D4BC" w14:textId="77777777" w:rsidR="00D13C8F" w:rsidRDefault="00D13C8F" w:rsidP="00050AD2">
      <w:pPr>
        <w:pStyle w:val="Zakladnystyl"/>
        <w:ind w:left="5664" w:firstLine="708"/>
        <w:jc w:val="center"/>
        <w:rPr>
          <w:del w:id="458" w:author="Comparison" w:date="2026-09-22T12:20:00Z" w16du:dateUtc="2026-09-22T16:20:00Z"/>
          <w:sz w:val="28"/>
          <w:szCs w:val="28"/>
        </w:rPr>
      </w:pPr>
    </w:p>
    <w:p w14:paraId="7421F6BA" w14:textId="77777777" w:rsidR="00D13C8F" w:rsidRPr="00050AD2" w:rsidRDefault="00D13C8F" w:rsidP="00D13C8F">
      <w:pPr>
        <w:pStyle w:val="Zakladnystyl"/>
        <w:pBdr>
          <w:bottom w:val="single" w:sz="6" w:space="1" w:color="auto"/>
        </w:pBdr>
        <w:jc w:val="center"/>
        <w:rPr>
          <w:del w:id="459" w:author="Comparison" w:date="2026-09-22T12:20:00Z" w16du:dateUtc="2026-09-22T16:20:00Z"/>
          <w:b/>
          <w:sz w:val="28"/>
          <w:szCs w:val="28"/>
        </w:rPr>
      </w:pPr>
      <w:del w:id="460" w:author="Comparison" w:date="2026-09-22T12:20:00Z" w16du:dateUtc="2026-09-22T16:20:00Z">
        <w:r w:rsidRPr="00050AD2">
          <w:rPr>
            <w:b/>
            <w:sz w:val="28"/>
            <w:szCs w:val="28"/>
          </w:rPr>
          <w:delText>Výpis z uznesenia Obecného zastupiteľstvo vo Vyšnej Slaná</w:delText>
        </w:r>
      </w:del>
    </w:p>
    <w:p w14:paraId="560333E2" w14:textId="77777777" w:rsidR="00D13C8F" w:rsidRDefault="00D13C8F" w:rsidP="00D13C8F">
      <w:pPr>
        <w:pStyle w:val="Zakladnystyl"/>
        <w:jc w:val="center"/>
        <w:rPr>
          <w:del w:id="461" w:author="Comparison" w:date="2026-09-22T12:20:00Z" w16du:dateUtc="2026-09-22T16:20:00Z"/>
          <w:sz w:val="28"/>
          <w:szCs w:val="28"/>
        </w:rPr>
      </w:pPr>
    </w:p>
    <w:p w14:paraId="53EA37BF" w14:textId="77777777" w:rsidR="00D13C8F" w:rsidRDefault="00D13C8F" w:rsidP="00D13C8F">
      <w:pPr>
        <w:pStyle w:val="Zakladnystyl"/>
        <w:jc w:val="center"/>
        <w:rPr>
          <w:del w:id="462" w:author="Comparison" w:date="2026-09-22T12:20:00Z" w16du:dateUtc="2026-09-22T16:20:00Z"/>
          <w:sz w:val="28"/>
          <w:szCs w:val="28"/>
        </w:rPr>
      </w:pPr>
      <w:del w:id="463" w:author="Comparison" w:date="2026-09-22T12:20:00Z" w16du:dateUtc="2026-09-22T16:20:00Z">
        <w:r>
          <w:rPr>
            <w:sz w:val="28"/>
            <w:szCs w:val="28"/>
          </w:rPr>
          <w:delText>UZNESENIE OBECNÉHO ZASTUPITEĽSTVA VO VYŠNEJ SLANEJ</w:delText>
        </w:r>
      </w:del>
    </w:p>
    <w:p w14:paraId="5B6981A3" w14:textId="77777777" w:rsidR="00D13C8F" w:rsidRDefault="00D13C8F" w:rsidP="00D13C8F">
      <w:pPr>
        <w:pStyle w:val="Zakladnystyl"/>
        <w:jc w:val="center"/>
        <w:rPr>
          <w:del w:id="464" w:author="Comparison" w:date="2026-09-22T12:20:00Z" w16du:dateUtc="2026-09-22T16:20:00Z"/>
          <w:b/>
          <w:bCs/>
          <w:sz w:val="32"/>
          <w:szCs w:val="32"/>
        </w:rPr>
      </w:pPr>
      <w:del w:id="465" w:author="Comparison" w:date="2026-09-22T12:20:00Z" w16du:dateUtc="2026-09-22T16:20:00Z">
        <w:r>
          <w:rPr>
            <w:b/>
            <w:bCs/>
            <w:sz w:val="32"/>
            <w:szCs w:val="32"/>
          </w:rPr>
          <w:delText>č. 1/C/C.</w:delText>
        </w:r>
        <w:r w:rsidR="004D6198">
          <w:rPr>
            <w:b/>
            <w:bCs/>
            <w:sz w:val="32"/>
            <w:szCs w:val="32"/>
          </w:rPr>
          <w:delText>2</w:delText>
        </w:r>
      </w:del>
    </w:p>
    <w:p w14:paraId="799F2F97" w14:textId="77777777" w:rsidR="00D13C8F" w:rsidRDefault="00D13C8F" w:rsidP="00D13C8F">
      <w:pPr>
        <w:pStyle w:val="Zakladnystyl"/>
        <w:jc w:val="center"/>
        <w:rPr>
          <w:del w:id="466" w:author="Comparison" w:date="2026-09-22T12:20:00Z" w16du:dateUtc="2026-09-22T16:20:00Z"/>
          <w:sz w:val="28"/>
          <w:szCs w:val="28"/>
        </w:rPr>
      </w:pPr>
      <w:del w:id="467" w:author="Comparison" w:date="2026-09-22T12:20:00Z" w16du:dateUtc="2026-09-22T16:20:00Z">
        <w:r>
          <w:rPr>
            <w:sz w:val="28"/>
            <w:szCs w:val="28"/>
          </w:rPr>
          <w:delText>z 20. marca 2015</w:delText>
        </w:r>
      </w:del>
    </w:p>
    <w:p w14:paraId="6AF1AAD7" w14:textId="77777777" w:rsidR="00D13C8F" w:rsidRDefault="00D13C8F" w:rsidP="00D13C8F">
      <w:pPr>
        <w:pStyle w:val="Zakladnystyl"/>
        <w:jc w:val="center"/>
        <w:rPr>
          <w:del w:id="468" w:author="Comparison" w:date="2026-09-22T12:20:00Z" w16du:dateUtc="2026-09-22T16:20:00Z"/>
          <w:sz w:val="28"/>
          <w:szCs w:val="28"/>
        </w:rPr>
      </w:pPr>
    </w:p>
    <w:p w14:paraId="5433E507" w14:textId="77777777" w:rsidR="00D13C8F" w:rsidRPr="00FB7E3E" w:rsidRDefault="00D13C8F" w:rsidP="00D13C8F">
      <w:pPr>
        <w:pStyle w:val="Zakladnystyl"/>
        <w:jc w:val="center"/>
        <w:rPr>
          <w:del w:id="469" w:author="Comparison" w:date="2026-09-22T12:20:00Z" w16du:dateUtc="2026-09-22T16:20:00Z"/>
          <w:b/>
          <w:sz w:val="28"/>
          <w:szCs w:val="28"/>
        </w:rPr>
      </w:pPr>
      <w:del w:id="470" w:author="Comparison" w:date="2026-09-22T12:20:00Z" w16du:dateUtc="2026-09-22T16:20:00Z">
        <w:r w:rsidRPr="00FB7E3E">
          <w:rPr>
            <w:b/>
            <w:sz w:val="28"/>
            <w:szCs w:val="28"/>
          </w:rPr>
          <w:delText xml:space="preserve">Obecné zastupiteľstvo vo Vyšnej  Slanej </w:delText>
        </w:r>
      </w:del>
    </w:p>
    <w:p w14:paraId="65E61F2C" w14:textId="77777777" w:rsidR="00D13C8F" w:rsidRDefault="00D13C8F" w:rsidP="00D13C8F">
      <w:pPr>
        <w:pStyle w:val="Heading1"/>
        <w:numPr>
          <w:ilvl w:val="0"/>
          <w:numId w:val="0"/>
        </w:numPr>
        <w:ind w:left="567" w:hanging="567"/>
        <w:rPr>
          <w:del w:id="471" w:author="Comparison" w:date="2026-09-22T12:20:00Z" w16du:dateUtc="2026-09-22T16:20:00Z"/>
        </w:rPr>
      </w:pPr>
      <w:del w:id="472" w:author="Comparison" w:date="2026-09-22T12:20:00Z" w16du:dateUtc="2026-09-22T16:20:00Z">
        <w:r w:rsidRPr="00050AD2">
          <w:rPr>
            <w:b w:val="0"/>
            <w:bCs w:val="0"/>
          </w:rPr>
          <w:delText>C.</w:delText>
        </w:r>
        <w:r>
          <w:delText xml:space="preserve"> </w:delText>
        </w:r>
        <w:r>
          <w:tab/>
          <w:delText xml:space="preserve">s c h v a ľ u j e </w:delText>
        </w:r>
      </w:del>
    </w:p>
    <w:p w14:paraId="4846CED3" w14:textId="77777777" w:rsidR="00D13C8F" w:rsidRDefault="00D13C8F" w:rsidP="00D13C8F">
      <w:pPr>
        <w:pStyle w:val="Heading2"/>
        <w:numPr>
          <w:ilvl w:val="0"/>
          <w:numId w:val="0"/>
        </w:numPr>
        <w:ind w:left="567"/>
        <w:rPr>
          <w:del w:id="473" w:author="Comparison" w:date="2026-09-22T12:20:00Z" w16du:dateUtc="2026-09-22T16:20:00Z"/>
        </w:rPr>
      </w:pPr>
      <w:del w:id="474" w:author="Comparison" w:date="2026-09-22T12:20:00Z" w16du:dateUtc="2026-09-22T16:20:00Z">
        <w:r>
          <w:delText>C.</w:delText>
        </w:r>
        <w:r w:rsidR="004D6198">
          <w:delText>2</w:delText>
        </w:r>
        <w:r>
          <w:delText xml:space="preserve"> </w:delText>
        </w:r>
      </w:del>
    </w:p>
    <w:p w14:paraId="5F794772" w14:textId="77777777" w:rsidR="00D13C8F" w:rsidRDefault="00D13C8F" w:rsidP="00D13C8F">
      <w:pPr>
        <w:pStyle w:val="Heading2"/>
        <w:numPr>
          <w:ilvl w:val="0"/>
          <w:numId w:val="0"/>
        </w:numPr>
        <w:ind w:left="1418" w:hanging="2"/>
        <w:rPr>
          <w:del w:id="475" w:author="Comparison" w:date="2026-09-22T12:20:00Z" w16du:dateUtc="2026-09-22T16:20:00Z"/>
        </w:rPr>
      </w:pPr>
      <w:del w:id="476" w:author="Comparison" w:date="2026-09-22T12:20:00Z" w16du:dateUtc="2026-09-22T16:20:00Z">
        <w:r>
          <w:delText>predaj časti pozemku vo výlučnom  vlastníctve Obce Vyšná Slaná  v katastrálnom území Obce Vyšná Slaná č.  KNC 106 vedený na liste vlastníctva č. 517 takto:</w:delText>
        </w:r>
      </w:del>
    </w:p>
    <w:p w14:paraId="4AB6D59A" w14:textId="77777777" w:rsidR="00D13C8F" w:rsidRDefault="00D13C8F" w:rsidP="00D13C8F">
      <w:pPr>
        <w:pStyle w:val="Heading2"/>
        <w:numPr>
          <w:ilvl w:val="0"/>
          <w:numId w:val="8"/>
        </w:numPr>
        <w:rPr>
          <w:del w:id="477" w:author="Comparison" w:date="2026-09-22T12:20:00Z" w16du:dateUtc="2026-09-22T16:20:00Z"/>
        </w:rPr>
      </w:pPr>
      <w:del w:id="478" w:author="Comparison" w:date="2026-09-22T12:20:00Z" w16du:dateUtc="2026-09-22T16:20:00Z">
        <w:r>
          <w:delText>vo výmere 33 m</w:delText>
        </w:r>
        <w:r w:rsidRPr="00CF71D7">
          <w:rPr>
            <w:vertAlign w:val="superscript"/>
          </w:rPr>
          <w:delText xml:space="preserve">2      </w:delText>
        </w:r>
        <w:r>
          <w:delText>diel 31 parcelné číslo 106/1 podľa geometrického plánu č.2/2012 autorizačne overeného dňa 7.3.2012 a úradne overeného dňa 12.4.2012  Ing. Jánovi Hricovi rod. Hric, nar. 18.5.1951 rodné číslo: 510518/005 trvale bytom Vyšná Slaná č. 162 v </w:delText>
        </w:r>
        <w:r w:rsidRPr="00CF71D7">
          <w:rPr>
            <w:vertAlign w:val="superscript"/>
          </w:rPr>
          <w:delText>2</w:delText>
        </w:r>
        <w:r>
          <w:delText>/</w:delText>
        </w:r>
        <w:r w:rsidRPr="00CF71D7">
          <w:rPr>
            <w:vertAlign w:val="subscript"/>
          </w:rPr>
          <w:delText>4</w:delText>
        </w:r>
        <w:r>
          <w:delText xml:space="preserve">,  Vladimírovi Hricovi, rod. Hric, nar. 27.11.1952, rodné číslo: 521127/221, trvale bytom Vyšná Slaná č. 160 </w:delText>
        </w:r>
        <w:r w:rsidRPr="00CF71D7">
          <w:rPr>
            <w:vertAlign w:val="superscript"/>
          </w:rPr>
          <w:delText>1</w:delText>
        </w:r>
        <w:r>
          <w:delText>/</w:delText>
        </w:r>
        <w:r w:rsidRPr="00CF71D7">
          <w:rPr>
            <w:vertAlign w:val="subscript"/>
          </w:rPr>
          <w:delText xml:space="preserve">4,   </w:delText>
        </w:r>
        <w:r>
          <w:delText xml:space="preserve"> Janke Hricovej rod. Palackovej, nar. 4.10.1958, rodné číslo:586004/6797, trvale bytom Vyšná Slaná č. 160 v </w:delText>
        </w:r>
        <w:r w:rsidRPr="00CF71D7">
          <w:rPr>
            <w:vertAlign w:val="superscript"/>
          </w:rPr>
          <w:delText>1</w:delText>
        </w:r>
        <w:r>
          <w:delText>/</w:delText>
        </w:r>
        <w:r w:rsidRPr="00CF71D7">
          <w:rPr>
            <w:vertAlign w:val="subscript"/>
          </w:rPr>
          <w:delText>4</w:delText>
        </w:r>
      </w:del>
    </w:p>
    <w:p w14:paraId="632D5214" w14:textId="77777777" w:rsidR="00D13C8F" w:rsidRDefault="00D13C8F" w:rsidP="00D13C8F">
      <w:pPr>
        <w:pStyle w:val="Heading2"/>
        <w:numPr>
          <w:ilvl w:val="0"/>
          <w:numId w:val="0"/>
        </w:numPr>
        <w:ind w:left="1778"/>
        <w:rPr>
          <w:del w:id="479" w:author="Comparison" w:date="2026-09-22T12:20:00Z" w16du:dateUtc="2026-09-22T16:20:00Z"/>
        </w:rPr>
      </w:pPr>
    </w:p>
    <w:p w14:paraId="5CB2C100" w14:textId="77777777" w:rsidR="00D13C8F" w:rsidRDefault="00D13C8F" w:rsidP="00D13C8F">
      <w:pPr>
        <w:pStyle w:val="Heading2"/>
        <w:numPr>
          <w:ilvl w:val="0"/>
          <w:numId w:val="8"/>
        </w:numPr>
        <w:rPr>
          <w:del w:id="480" w:author="Comparison" w:date="2026-09-22T12:20:00Z" w16du:dateUtc="2026-09-22T16:20:00Z"/>
        </w:rPr>
      </w:pPr>
      <w:del w:id="481" w:author="Comparison" w:date="2026-09-22T12:20:00Z" w16du:dateUtc="2026-09-22T16:20:00Z">
        <w:r>
          <w:delText>vo výmere 21 m</w:delText>
        </w:r>
        <w:r>
          <w:rPr>
            <w:vertAlign w:val="superscript"/>
          </w:rPr>
          <w:delText xml:space="preserve">2      </w:delText>
        </w:r>
        <w:r>
          <w:delText>diel 33  parcelné číslo 106/3 podľa geometrického plánu č.2/2012 autorizačne overeného dňa 7.3.2012 a úradne overeného dňa 12.4.2012  Ing. Jánovi Hricovi rod. Hric, nar. 18.5.1951 rodné číslo: 510518/005 trvale bytom Vyšná Slaná č. 162 v </w:delText>
        </w:r>
        <w:r w:rsidRPr="00CF71D7">
          <w:rPr>
            <w:vertAlign w:val="superscript"/>
          </w:rPr>
          <w:delText>2</w:delText>
        </w:r>
        <w:r>
          <w:delText>/</w:delText>
        </w:r>
        <w:r w:rsidRPr="00CF71D7">
          <w:rPr>
            <w:vertAlign w:val="subscript"/>
          </w:rPr>
          <w:delText>4</w:delText>
        </w:r>
        <w:r>
          <w:delText>,  Vladimírovi Hricovi, rod. Hric, nar. 27.11.1952, rodné číslo: 521127/221, trvale bytom Vyšná Slaná č. 160 v </w:delText>
        </w:r>
        <w:r w:rsidRPr="00CF71D7">
          <w:rPr>
            <w:vertAlign w:val="superscript"/>
          </w:rPr>
          <w:delText>1</w:delText>
        </w:r>
        <w:r>
          <w:delText>/</w:delText>
        </w:r>
        <w:r w:rsidRPr="00CF71D7">
          <w:rPr>
            <w:vertAlign w:val="subscript"/>
          </w:rPr>
          <w:delText>4</w:delText>
        </w:r>
        <w:r>
          <w:delText xml:space="preserve">, Janke Hricovej rod. Palackovej, nar. 4.10.1958, rodné číslo:586004/6797, trvale bytom Vyšná Slaná č. 160 v </w:delText>
        </w:r>
        <w:r w:rsidRPr="00CF71D7">
          <w:rPr>
            <w:vertAlign w:val="superscript"/>
          </w:rPr>
          <w:delText>1</w:delText>
        </w:r>
        <w:r>
          <w:delText>/</w:delText>
        </w:r>
        <w:r w:rsidRPr="00CF71D7">
          <w:rPr>
            <w:vertAlign w:val="subscript"/>
          </w:rPr>
          <w:delText>4</w:delText>
        </w:r>
      </w:del>
    </w:p>
    <w:p w14:paraId="50A300E1" w14:textId="77777777" w:rsidR="00D13C8F" w:rsidRPr="006E4FA7" w:rsidRDefault="00D13C8F" w:rsidP="00D13C8F">
      <w:pPr>
        <w:pStyle w:val="Heading2"/>
        <w:numPr>
          <w:ilvl w:val="0"/>
          <w:numId w:val="0"/>
        </w:numPr>
        <w:ind w:left="2629" w:hanging="851"/>
        <w:rPr>
          <w:del w:id="482" w:author="Comparison" w:date="2026-09-22T12:20:00Z" w16du:dateUtc="2026-09-22T16:20:00Z"/>
        </w:rPr>
      </w:pPr>
      <w:del w:id="483" w:author="Comparison" w:date="2026-09-22T12:20:00Z" w16du:dateUtc="2026-09-22T16:20:00Z">
        <w:r>
          <w:delText>Cena za 1m</w:delText>
        </w:r>
        <w:r>
          <w:rPr>
            <w:vertAlign w:val="superscript"/>
          </w:rPr>
          <w:delText xml:space="preserve">2  </w:delText>
        </w:r>
        <w:r>
          <w:delText>je určená vo výške 1,33 €. Celková cena je vo výške 71,82 €.</w:delText>
        </w:r>
      </w:del>
    </w:p>
    <w:p w14:paraId="18659673" w14:textId="77777777" w:rsidR="00D13C8F" w:rsidRDefault="00D13C8F" w:rsidP="00D13C8F">
      <w:pPr>
        <w:pStyle w:val="Heading2"/>
        <w:numPr>
          <w:ilvl w:val="0"/>
          <w:numId w:val="0"/>
        </w:numPr>
        <w:ind w:left="1418" w:hanging="851"/>
        <w:rPr>
          <w:del w:id="484" w:author="Comparison" w:date="2026-09-22T12:20:00Z" w16du:dateUtc="2026-09-22T16:20:00Z"/>
        </w:rPr>
      </w:pPr>
    </w:p>
    <w:p w14:paraId="0C498409" w14:textId="77777777" w:rsidR="004D6198" w:rsidRDefault="004D6198" w:rsidP="004D6198">
      <w:pPr>
        <w:pStyle w:val="BodyText"/>
        <w:ind w:left="2136" w:firstLine="696"/>
        <w:jc w:val="both"/>
        <w:rPr>
          <w:del w:id="485" w:author="Comparison" w:date="2026-09-22T12:20:00Z" w16du:dateUtc="2026-09-22T16:20:00Z"/>
        </w:rPr>
      </w:pPr>
      <w:del w:id="486" w:author="Comparison" w:date="2026-09-22T12:20:00Z" w16du:dateUtc="2026-09-22T16:20:00Z">
        <w:r>
          <w:delText>Zdôvodnenie osobitného zreteľa:</w:delText>
        </w:r>
      </w:del>
    </w:p>
    <w:p w14:paraId="7B5B00F7" w14:textId="77777777" w:rsidR="004D6198" w:rsidRDefault="004D6198" w:rsidP="004D6198">
      <w:pPr>
        <w:pStyle w:val="Bezriadkovania2"/>
        <w:ind w:left="2832" w:firstLine="708"/>
        <w:jc w:val="both"/>
        <w:rPr>
          <w:del w:id="487" w:author="Comparison" w:date="2026-09-22T12:20:00Z" w16du:dateUtc="2026-09-22T16:20:00Z"/>
          <w:rFonts w:ascii="Times New Roman" w:hAnsi="Times New Roman"/>
        </w:rPr>
      </w:pPr>
    </w:p>
    <w:p w14:paraId="6D4110AB" w14:textId="77777777" w:rsidR="004D6198" w:rsidRDefault="004D6198" w:rsidP="004D6198">
      <w:pPr>
        <w:pStyle w:val="Bezriadkovania2"/>
        <w:jc w:val="both"/>
        <w:rPr>
          <w:del w:id="488" w:author="Comparison" w:date="2026-09-22T12:20:00Z" w16du:dateUtc="2026-09-22T16:20:00Z"/>
          <w:rFonts w:ascii="Times New Roman" w:hAnsi="Times New Roman"/>
        </w:rPr>
      </w:pPr>
      <w:del w:id="489" w:author="Comparison" w:date="2026-09-22T12:20:00Z" w16du:dateUtc="2026-09-22T16:20:00Z">
        <w:r>
          <w:rPr>
            <w:rFonts w:ascii="Times New Roman" w:hAnsi="Times New Roman"/>
          </w:rPr>
          <w:delText xml:space="preserve">Uvedené nehnuteľnosti kupujúci užívajú ako zastavanú plochu.  Prevádzané nehnuteľnosti užívajú  od roku 1960. </w:delText>
        </w:r>
      </w:del>
    </w:p>
    <w:p w14:paraId="74296395" w14:textId="77777777" w:rsidR="004D6198" w:rsidRDefault="004D6198" w:rsidP="004D6198">
      <w:pPr>
        <w:pStyle w:val="Zakladnystyl"/>
        <w:jc w:val="center"/>
        <w:rPr>
          <w:del w:id="490" w:author="Comparison" w:date="2026-09-22T12:20:00Z" w16du:dateUtc="2026-09-22T16:20:00Z"/>
          <w:sz w:val="28"/>
          <w:szCs w:val="28"/>
        </w:rPr>
      </w:pPr>
    </w:p>
    <w:p w14:paraId="72DE47E2" w14:textId="77777777" w:rsidR="004D6198" w:rsidRDefault="004D6198" w:rsidP="004D6198">
      <w:pPr>
        <w:pStyle w:val="Zakladnystyl"/>
        <w:jc w:val="center"/>
        <w:rPr>
          <w:del w:id="491" w:author="Comparison" w:date="2026-09-22T12:20:00Z" w16du:dateUtc="2026-09-22T16:20:00Z"/>
          <w:sz w:val="28"/>
          <w:szCs w:val="28"/>
        </w:rPr>
      </w:pPr>
    </w:p>
    <w:p w14:paraId="54789393" w14:textId="77777777" w:rsidR="004D6198" w:rsidRDefault="004D6198" w:rsidP="004D6198">
      <w:pPr>
        <w:pStyle w:val="Zakladnystyl"/>
        <w:rPr>
          <w:del w:id="492" w:author="Comparison" w:date="2026-09-22T12:20:00Z" w16du:dateUtc="2026-09-22T16:20:00Z"/>
          <w:sz w:val="22"/>
          <w:szCs w:val="22"/>
        </w:rPr>
      </w:pPr>
      <w:del w:id="493" w:author="Comparison" w:date="2026-09-22T12:20:00Z" w16du:dateUtc="2026-09-22T16:20:00Z">
        <w:r w:rsidRPr="00050AD2">
          <w:rPr>
            <w:sz w:val="22"/>
            <w:szCs w:val="22"/>
          </w:rPr>
          <w:delText>Z</w:delText>
        </w:r>
        <w:r>
          <w:rPr>
            <w:sz w:val="22"/>
            <w:szCs w:val="22"/>
          </w:rPr>
          <w:delText>a správnosť vyhotovenia</w:delText>
        </w:r>
      </w:del>
    </w:p>
    <w:p w14:paraId="30C24C97" w14:textId="77777777" w:rsidR="004D6198" w:rsidRPr="00050AD2" w:rsidRDefault="004D6198" w:rsidP="004D6198">
      <w:pPr>
        <w:pStyle w:val="Zakladnystyl"/>
        <w:rPr>
          <w:del w:id="494" w:author="Comparison" w:date="2026-09-22T12:20:00Z" w16du:dateUtc="2026-09-22T16:20:00Z"/>
          <w:sz w:val="22"/>
          <w:szCs w:val="22"/>
        </w:rPr>
      </w:pPr>
      <w:del w:id="495" w:author="Comparison" w:date="2026-09-22T12:20:00Z" w16du:dateUtc="2026-09-22T16:20:00Z">
        <w:r>
          <w:rPr>
            <w:sz w:val="22"/>
            <w:szCs w:val="22"/>
          </w:rPr>
          <w:delText>zodpovedá: Ing. Jana Gallová</w:delText>
        </w:r>
      </w:del>
    </w:p>
    <w:p w14:paraId="2900FCB2" w14:textId="77777777" w:rsidR="004D6198" w:rsidRDefault="004D6198" w:rsidP="004D6198">
      <w:pPr>
        <w:pStyle w:val="Zakladnystyl"/>
        <w:ind w:left="5664" w:firstLine="708"/>
        <w:jc w:val="both"/>
        <w:rPr>
          <w:del w:id="496" w:author="Comparison" w:date="2026-09-22T12:20:00Z" w16du:dateUtc="2026-09-22T16:20:00Z"/>
          <w:sz w:val="28"/>
          <w:szCs w:val="28"/>
        </w:rPr>
      </w:pPr>
      <w:del w:id="497" w:author="Comparison" w:date="2026-09-22T12:20:00Z" w16du:dateUtc="2026-09-22T16:20:00Z">
        <w:r>
          <w:rPr>
            <w:sz w:val="28"/>
            <w:szCs w:val="28"/>
          </w:rPr>
          <w:delText>Ing. Dušan Gallo</w:delText>
        </w:r>
      </w:del>
    </w:p>
    <w:p w14:paraId="25EB0937" w14:textId="77777777" w:rsidR="004D6198" w:rsidRDefault="004D6198" w:rsidP="004D6198">
      <w:pPr>
        <w:pStyle w:val="Zakladnystyl"/>
        <w:ind w:left="5664" w:firstLine="708"/>
        <w:jc w:val="both"/>
        <w:rPr>
          <w:del w:id="498" w:author="Comparison" w:date="2026-09-22T12:20:00Z" w16du:dateUtc="2026-09-22T16:20:00Z"/>
          <w:sz w:val="28"/>
          <w:szCs w:val="28"/>
        </w:rPr>
      </w:pPr>
      <w:del w:id="499" w:author="Comparison" w:date="2026-09-22T12:20:00Z" w16du:dateUtc="2026-09-22T16:20:00Z">
        <w:r>
          <w:rPr>
            <w:sz w:val="28"/>
            <w:szCs w:val="28"/>
          </w:rPr>
          <w:delText>Starosta obce</w:delText>
        </w:r>
        <w:r>
          <w:rPr>
            <w:sz w:val="28"/>
            <w:szCs w:val="28"/>
          </w:rPr>
          <w:tab/>
        </w:r>
      </w:del>
    </w:p>
    <w:p w14:paraId="44CD4092" w14:textId="77777777" w:rsidR="004D6198" w:rsidRDefault="004D6198" w:rsidP="004D6198">
      <w:pPr>
        <w:pStyle w:val="Zakladnystyl"/>
        <w:ind w:left="5664" w:firstLine="708"/>
        <w:jc w:val="both"/>
        <w:rPr>
          <w:del w:id="500" w:author="Comparison" w:date="2026-09-22T12:20:00Z" w16du:dateUtc="2026-09-22T16:20:00Z"/>
          <w:sz w:val="28"/>
          <w:szCs w:val="28"/>
        </w:rPr>
      </w:pPr>
    </w:p>
    <w:p w14:paraId="113306B8" w14:textId="77777777" w:rsidR="004D6198" w:rsidRDefault="004D6198" w:rsidP="004D6198">
      <w:pPr>
        <w:pStyle w:val="Zakladnystyl"/>
        <w:ind w:left="5664" w:firstLine="708"/>
        <w:jc w:val="both"/>
        <w:rPr>
          <w:del w:id="501" w:author="Comparison" w:date="2026-09-22T12:20:00Z" w16du:dateUtc="2026-09-22T16:20:00Z"/>
          <w:sz w:val="28"/>
          <w:szCs w:val="28"/>
        </w:rPr>
      </w:pPr>
    </w:p>
    <w:p w14:paraId="6D9586F9" w14:textId="77777777" w:rsidR="004D6198" w:rsidRDefault="004D6198" w:rsidP="004D6198">
      <w:pPr>
        <w:pStyle w:val="Zakladnystyl"/>
        <w:ind w:left="5664" w:firstLine="708"/>
        <w:jc w:val="both"/>
        <w:rPr>
          <w:del w:id="502" w:author="Comparison" w:date="2026-09-22T12:20:00Z" w16du:dateUtc="2026-09-22T16:20:00Z"/>
          <w:sz w:val="28"/>
          <w:szCs w:val="28"/>
        </w:rPr>
      </w:pPr>
    </w:p>
    <w:p w14:paraId="1C67FF43" w14:textId="77777777" w:rsidR="00D13C8F" w:rsidRDefault="00D13C8F">
      <w:pPr>
        <w:rPr>
          <w:rPrChange w:id="503" w:author="Comparison" w:date="2026-09-22T12:20:00Z" w16du:dateUtc="2026-09-22T16:20:00Z">
            <w:rPr>
              <w:sz w:val="28"/>
              <w:szCs w:val="28"/>
            </w:rPr>
          </w:rPrChange>
        </w:rPr>
        <w:pPrChange w:id="504" w:author="Comparison" w:date="2026-09-22T12:20:00Z" w16du:dateUtc="2026-09-22T16:20:00Z">
          <w:pPr>
            <w:pStyle w:val="Zakladnystyl"/>
            <w:ind w:left="5664" w:firstLine="708"/>
            <w:jc w:val="center"/>
          </w:pPr>
        </w:pPrChange>
      </w:pPr>
    </w:p>
    <w:sectPr w:rsidR="00D13C8F">
      <w:headerReference w:type="default" r:id="rId7"/>
      <w:footerReference w:type="default" r:id="rId8"/>
      <w:pgSz w:w="11905" w:h="16837"/>
      <w:pgMar w:top="1440" w:right="1440" w:bottom="1440" w:left="1440" w:header="720" w:footer="720" w:gutter="0"/>
      <w:cols w:space="720"/>
      <w:docGrid w:linePitch="0"/>
      <w:sectPrChange w:id="515" w:author="Comparison" w:date="2026-09-22T12:20:00Z" w16du:dateUtc="2026-09-22T16:20:00Z">
        <w:sectPr w:rsidR="00D13C8F">
          <w:pgSz w:w="11906" w:h="16838"/>
          <w:pgMar w:top="1417" w:right="1417" w:bottom="1417" w:left="1417" w:header="708" w:footer="708" w:gutter="0"/>
          <w:cols w:space="708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9830899" w14:textId="77777777" w:rsidR="00552C75" w:rsidRDefault="00552C75">
      <w:pPr>
        <w:spacing w:after="0" w:line="240" w:lineRule="auto"/>
        <w:pPrChange w:id="3" w:author="Comparison" w:date="2026-09-22T12:20:00Z" w16du:dateUtc="2026-09-22T16:20:00Z">
          <w:pPr/>
        </w:pPrChange>
      </w:pPr>
      <w:r>
        <w:separator/>
      </w:r>
    </w:p>
  </w:endnote>
  <w:endnote w:type="continuationSeparator" w:id="0">
    <w:p w14:paraId="66E7CBF1" w14:textId="77777777" w:rsidR="00552C75" w:rsidRDefault="00552C75">
      <w:pPr>
        <w:spacing w:after="0" w:line="240" w:lineRule="auto"/>
        <w:pPrChange w:id="4" w:author="Comparison" w:date="2026-09-22T12:20:00Z" w16du:dateUtc="2026-09-22T16:20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AE5A6A" w14:textId="77777777" w:rsidR="001C4612" w:rsidRDefault="001C4612">
    <w:pPr>
      <w:pStyle w:val="Heading2Char"/>
      <w:pPrChange w:id="514" w:author="Comparison" w:date="2026-09-22T12:20:00Z" w16du:dateUtc="2026-09-22T16:20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6F8E5C" w14:textId="77777777" w:rsidR="00552C75" w:rsidRDefault="00552C75">
      <w:pPr>
        <w:spacing w:after="0" w:line="240" w:lineRule="auto"/>
        <w:pPrChange w:id="1" w:author="Comparison" w:date="2026-09-22T12:20:00Z" w16du:dateUtc="2026-09-22T16:20:00Z">
          <w:pPr/>
        </w:pPrChange>
      </w:pPr>
      <w:r>
        <w:separator/>
      </w:r>
    </w:p>
  </w:footnote>
  <w:footnote w:type="continuationSeparator" w:id="0">
    <w:p w14:paraId="4BC16CBE" w14:textId="77777777" w:rsidR="00552C75" w:rsidRDefault="00552C75">
      <w:pPr>
        <w:spacing w:after="0" w:line="240" w:lineRule="auto"/>
        <w:pPrChange w:id="2" w:author="Comparison" w:date="2026-09-22T12:20:00Z" w16du:dateUtc="2026-09-22T16:20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065"/>
      <w:gridCol w:w="905"/>
      <w:gridCol w:w="4065"/>
    </w:tblGrid>
    <w:tr w:rsidR="007379E6" w14:paraId="2C4690F8" w14:textId="77777777">
      <w:tblPrEx>
        <w:tblCellMar>
          <w:top w:w="0" w:type="dxa"/>
          <w:bottom w:w="0" w:type="dxa"/>
        </w:tblCellMar>
      </w:tblPrEx>
      <w:trPr>
        <w:ins w:id="505" w:author="Comparison" w:date="2026-09-22T12:20:00Z" w16du:dateUtc="2026-09-22T16:20:00Z"/>
      </w:trPr>
      <w:tc>
        <w:tcPr>
          <w:tcW w:w="4500" w:type="dxa"/>
          <w:tcBorders>
            <w:bottom w:val="single" w:sz="1" w:space="0" w:color="000000"/>
          </w:tcBorders>
          <w:noWrap/>
        </w:tcPr>
        <w:p w14:paraId="1DFE0C3A" w14:textId="77777777" w:rsidR="007379E6" w:rsidRDefault="00552C75">
          <w:pPr>
            <w:rPr>
              <w:ins w:id="506" w:author="Comparison" w:date="2026-09-22T12:20:00Z" w16du:dateUtc="2026-09-22T16:20:00Z"/>
            </w:rPr>
          </w:pPr>
          <w:ins w:id="507" w:author="Comparison" w:date="2026-09-22T12:20:00Z" w16du:dateUtc="2026-09-22T16:20:00Z">
            <w:r>
              <w:rPr>
                <w:color w:val="000000"/>
                <w:sz w:val="24"/>
                <w:szCs w:val="24"/>
              </w:rPr>
              <w:t>D+H</w:t>
            </w:r>
            <w:r>
              <w:rPr>
                <w:color w:val="000000"/>
              </w:rPr>
              <w:t xml:space="preserve"> | Kilde: www.dh-partner.com</w:t>
            </w:r>
          </w:ins>
        </w:p>
      </w:tc>
      <w:tc>
        <w:tcPr>
          <w:tcW w:w="1000" w:type="dxa"/>
          <w:tcBorders>
            <w:bottom w:val="single" w:sz="1" w:space="0" w:color="000000"/>
          </w:tcBorders>
          <w:noWrap/>
        </w:tcPr>
        <w:p w14:paraId="3627C32B" w14:textId="511FB837" w:rsidR="007379E6" w:rsidRDefault="00552C75">
          <w:pPr>
            <w:jc w:val="center"/>
            <w:rPr>
              <w:ins w:id="508" w:author="Comparison" w:date="2026-09-22T12:20:00Z" w16du:dateUtc="2026-09-22T16:20:00Z"/>
            </w:rPr>
          </w:pPr>
          <w:ins w:id="509" w:author="Comparison" w:date="2026-09-22T12:20:00Z" w16du:dateUtc="2026-09-22T16:20:00Z">
            <w:r>
              <w:rPr>
                <w:color w:val="000000"/>
              </w:rPr>
              <w:t>-</w:t>
            </w:r>
            <w:r>
              <w:fldChar w:fldCharType="begin"/>
            </w:r>
            <w:r>
              <w:rPr>
                <w:color w:val="000000"/>
              </w:rPr>
              <w:instrText>PAGE</w:instrText>
            </w:r>
            <w:r>
              <w:fldChar w:fldCharType="separate"/>
            </w:r>
          </w:ins>
          <w:r w:rsidR="001C4612">
            <w:rPr>
              <w:noProof/>
              <w:color w:val="000000"/>
            </w:rPr>
            <w:t>1</w:t>
          </w:r>
          <w:ins w:id="510" w:author="Comparison" w:date="2026-09-22T12:20:00Z" w16du:dateUtc="2026-09-22T16:20:00Z">
            <w:r>
              <w:fldChar w:fldCharType="end"/>
            </w:r>
            <w:r>
              <w:rPr>
                <w:color w:val="000000"/>
              </w:rPr>
              <w:t>-</w:t>
            </w:r>
          </w:ins>
        </w:p>
      </w:tc>
      <w:tc>
        <w:tcPr>
          <w:tcW w:w="4500" w:type="dxa"/>
          <w:tcBorders>
            <w:bottom w:val="single" w:sz="1" w:space="0" w:color="000000"/>
          </w:tcBorders>
          <w:noWrap/>
        </w:tcPr>
        <w:p w14:paraId="2E772802" w14:textId="77777777" w:rsidR="007379E6" w:rsidRDefault="00552C75">
          <w:pPr>
            <w:jc w:val="right"/>
            <w:rPr>
              <w:ins w:id="511" w:author="Comparison" w:date="2026-09-22T12:20:00Z" w16du:dateUtc="2026-09-22T16:20:00Z"/>
            </w:rPr>
          </w:pPr>
          <w:ins w:id="512" w:author="Comparison" w:date="2026-09-22T12:20:00Z" w16du:dateUtc="2026-09-22T16:20:00Z">
            <w:r>
              <w:rPr>
                <w:color w:val="000000"/>
              </w:rPr>
              <w:t>07.12.2025</w:t>
            </w:r>
          </w:ins>
        </w:p>
      </w:tc>
    </w:tr>
  </w:tbl>
  <w:p w14:paraId="0D1A3C1E" w14:textId="77777777" w:rsidR="001C4612" w:rsidRDefault="001C4612">
    <w:pPr>
      <w:pStyle w:val="Header"/>
      <w:rPr>
        <w:del w:id="513" w:author="Comparison" w:date="2026-09-22T12:20:00Z" w16du:dateUtc="2026-09-22T16:20:00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B8442D4"/>
    <w:multiLevelType w:val="multilevel"/>
    <w:tmpl w:val="BD480690"/>
    <w:lvl w:ilvl="0">
      <w:start w:val="1"/>
      <w:numFmt w:val="upperLetter"/>
      <w:pStyle w:val="Heading1"/>
      <w:lvlText w:val="%1."/>
      <w:lvlJc w:val="left"/>
      <w:pPr>
        <w:tabs>
          <w:tab w:val="num" w:pos="567"/>
        </w:tabs>
        <w:ind w:left="567" w:hanging="567"/>
      </w:pPr>
      <w:rPr>
        <w:rFonts w:ascii="Times New Roman" w:eastAsia="Times New Roman" w:hAnsi="Times New Roman" w:cs="Times New Roman"/>
        <w:b/>
        <w:bCs/>
        <w:i w:val="0"/>
        <w:iCs w:val="0"/>
        <w:sz w:val="28"/>
        <w:szCs w:val="28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1418"/>
        </w:tabs>
        <w:ind w:left="1418" w:hanging="851"/>
      </w:pPr>
      <w:rPr>
        <w:rFonts w:ascii="Times New Roman" w:hAnsi="Times New Roman" w:cs="Times New Roman" w:hint="default"/>
        <w:b w:val="0"/>
        <w:bCs w:val="0"/>
        <w:i w:val="0"/>
        <w:iCs w:val="0"/>
        <w:sz w:val="24"/>
        <w:szCs w:val="24"/>
      </w:rPr>
    </w:lvl>
    <w:lvl w:ilvl="2">
      <w:start w:val="1"/>
      <w:numFmt w:val="none"/>
      <w:lvlRestart w:val="0"/>
      <w:pStyle w:val="Heading3"/>
      <w:lvlText w:val=""/>
      <w:lvlJc w:val="left"/>
      <w:pPr>
        <w:tabs>
          <w:tab w:val="num" w:pos="1418"/>
        </w:tabs>
        <w:ind w:left="1418" w:hanging="851"/>
      </w:pPr>
      <w:rPr>
        <w:rFonts w:ascii="Times New Roman" w:hAnsi="Times New Roman" w:cs="Times New Roman" w:hint="default"/>
        <w:b w:val="0"/>
        <w:bCs w:val="0"/>
        <w:i w:val="0"/>
        <w:iCs w:val="0"/>
        <w:sz w:val="24"/>
        <w:szCs w:val="24"/>
      </w:rPr>
    </w:lvl>
    <w:lvl w:ilvl="3">
      <w:start w:val="1"/>
      <w:numFmt w:val="none"/>
      <w:pStyle w:val="Heading4"/>
      <w:lvlText w:val="%4"/>
      <w:lvlJc w:val="left"/>
      <w:pPr>
        <w:tabs>
          <w:tab w:val="num" w:pos="1418"/>
        </w:tabs>
        <w:ind w:left="1418" w:hanging="1418"/>
      </w:pPr>
      <w:rPr>
        <w:rFonts w:ascii="Times New Roman" w:hAnsi="Times New Roman" w:cs="Times New Roman" w:hint="default"/>
        <w:b w:val="0"/>
        <w:bCs w:val="0"/>
        <w:i/>
        <w:iCs/>
        <w:sz w:val="24"/>
        <w:szCs w:val="24"/>
      </w:rPr>
    </w:lvl>
    <w:lvl w:ilvl="4">
      <w:start w:val="1"/>
      <w:numFmt w:val="decimal"/>
      <w:pStyle w:val="Heading5"/>
      <w:lvlText w:val="(%5)"/>
      <w:lvlJc w:val="left"/>
      <w:pPr>
        <w:tabs>
          <w:tab w:val="num" w:pos="3240"/>
        </w:tabs>
        <w:ind w:left="2880"/>
      </w:pPr>
    </w:lvl>
    <w:lvl w:ilvl="5">
      <w:start w:val="1"/>
      <w:numFmt w:val="lowerLetter"/>
      <w:pStyle w:val="Heading6"/>
      <w:lvlText w:val="(%6)"/>
      <w:lvlJc w:val="left"/>
      <w:pPr>
        <w:tabs>
          <w:tab w:val="num" w:pos="3960"/>
        </w:tabs>
        <w:ind w:left="3600"/>
      </w:pPr>
    </w:lvl>
    <w:lvl w:ilvl="6">
      <w:start w:val="1"/>
      <w:numFmt w:val="lowerRoman"/>
      <w:pStyle w:val="Heading7"/>
      <w:lvlText w:val="(%7)"/>
      <w:lvlJc w:val="left"/>
      <w:pPr>
        <w:tabs>
          <w:tab w:val="num" w:pos="4680"/>
        </w:tabs>
        <w:ind w:left="4320"/>
      </w:pPr>
    </w:lvl>
    <w:lvl w:ilvl="7">
      <w:start w:val="1"/>
      <w:numFmt w:val="lowerLetter"/>
      <w:pStyle w:val="Heading8"/>
      <w:lvlText w:val="(%8)"/>
      <w:lvlJc w:val="left"/>
      <w:pPr>
        <w:tabs>
          <w:tab w:val="num" w:pos="5400"/>
        </w:tabs>
        <w:ind w:left="5040"/>
      </w:pPr>
    </w:lvl>
    <w:lvl w:ilvl="8">
      <w:start w:val="1"/>
      <w:numFmt w:val="lowerRoman"/>
      <w:pStyle w:val="Heading9"/>
      <w:lvlText w:val="(%9)"/>
      <w:lvlJc w:val="left"/>
      <w:pPr>
        <w:tabs>
          <w:tab w:val="num" w:pos="6120"/>
        </w:tabs>
        <w:ind w:left="5760"/>
      </w:pPr>
    </w:lvl>
  </w:abstractNum>
  <w:abstractNum w:abstractNumId="1" w15:restartNumberingAfterBreak="0">
    <w:nsid w:val="1CA77890"/>
    <w:multiLevelType w:val="hybridMultilevel"/>
    <w:tmpl w:val="04A0D29A"/>
    <w:lvl w:ilvl="0" w:tplc="ECBEBC94">
      <w:numFmt w:val="bullet"/>
      <w:lvlText w:val="-"/>
      <w:lvlJc w:val="left"/>
      <w:pPr>
        <w:ind w:left="1778" w:hanging="360"/>
      </w:pPr>
      <w:rPr>
        <w:rFonts w:ascii="Times New Roman" w:eastAsia="Arial Unicode MS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num w:numId="1" w16cid:durableId="165286072">
    <w:abstractNumId w:val="0"/>
  </w:num>
  <w:num w:numId="2" w16cid:durableId="2015179634">
    <w:abstractNumId w:val="0"/>
    <w:lvlOverride w:ilvl="0">
      <w:startOverride w:val="1"/>
    </w:lvlOverride>
  </w:num>
  <w:num w:numId="3" w16cid:durableId="1028794229">
    <w:abstractNumId w:val="0"/>
    <w:lvlOverride w:ilvl="0">
      <w:startOverride w:val="1"/>
    </w:lvlOverride>
  </w:num>
  <w:num w:numId="4" w16cid:durableId="1953855567">
    <w:abstractNumId w:val="0"/>
    <w:lvlOverride w:ilvl="0">
      <w:startOverride w:val="1"/>
    </w:lvlOverride>
  </w:num>
  <w:num w:numId="5" w16cid:durableId="152264120">
    <w:abstractNumId w:val="0"/>
    <w:lvlOverride w:ilvl="0">
      <w:startOverride w:val="1"/>
    </w:lvlOverride>
  </w:num>
  <w:num w:numId="6" w16cid:durableId="1360353214">
    <w:abstractNumId w:val="0"/>
    <w:lvlOverride w:ilvl="0">
      <w:startOverride w:val="1"/>
    </w:lvlOverride>
  </w:num>
  <w:num w:numId="7" w16cid:durableId="711884012">
    <w:abstractNumId w:val="0"/>
    <w:lvlOverride w:ilvl="0">
      <w:startOverride w:val="1"/>
    </w:lvlOverride>
  </w:num>
  <w:num w:numId="8" w16cid:durableId="924457299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615C"/>
    <w:rsid w:val="00050AD2"/>
    <w:rsid w:val="001C4612"/>
    <w:rsid w:val="0021192C"/>
    <w:rsid w:val="00305092"/>
    <w:rsid w:val="00325D64"/>
    <w:rsid w:val="003740F4"/>
    <w:rsid w:val="003D2C93"/>
    <w:rsid w:val="00470E64"/>
    <w:rsid w:val="00487912"/>
    <w:rsid w:val="004D6198"/>
    <w:rsid w:val="00552C75"/>
    <w:rsid w:val="00581AD3"/>
    <w:rsid w:val="006E4FA7"/>
    <w:rsid w:val="007379E6"/>
    <w:rsid w:val="00875E83"/>
    <w:rsid w:val="009E5C7F"/>
    <w:rsid w:val="00A07AED"/>
    <w:rsid w:val="00A73741"/>
    <w:rsid w:val="00B925A0"/>
    <w:rsid w:val="00C2106F"/>
    <w:rsid w:val="00C834E0"/>
    <w:rsid w:val="00CB0013"/>
    <w:rsid w:val="00CE6CA9"/>
    <w:rsid w:val="00CF71D7"/>
    <w:rsid w:val="00D13C8F"/>
    <w:rsid w:val="00D84A10"/>
    <w:rsid w:val="00D9656B"/>
    <w:rsid w:val="00DC0ED4"/>
    <w:rsid w:val="00FB7E3E"/>
    <w:rsid w:val="00FE6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8" w:lineRule="auto"/>
      <w:pPrChange w:id="0" w:author="Comparison" w:date="2026-09-22T12:20:00Z">
        <w:pPr/>
      </w:pPrChange>
    </w:pPr>
    <w:rPr>
      <w:rFonts w:ascii="Arial" w:eastAsia="Arial" w:hAnsi="Arial" w:cs="Arial"/>
      <w:sz w:val="20"/>
      <w:szCs w:val="20"/>
      <w:lang w:val="en-US"/>
      <w:rPrChange w:id="0" w:author="Comparison" w:date="2026-09-22T12:20:00Z">
        <w:rPr>
          <w:sz w:val="24"/>
          <w:szCs w:val="24"/>
          <w:lang w:val="sk-SK" w:eastAsia="sk-SK" w:bidi="ar-SA"/>
        </w:rPr>
      </w:rPrChange>
    </w:rPr>
  </w:style>
  <w:style w:type="paragraph" w:styleId="Heading1">
    <w:name w:val="heading 1"/>
    <w:basedOn w:val="Normal"/>
    <w:next w:val="Normal"/>
    <w:link w:val="Heading1Char"/>
    <w:qFormat/>
    <w:rsid w:val="00FE615C"/>
    <w:pPr>
      <w:keepNext/>
      <w:numPr>
        <w:numId w:val="1"/>
      </w:numPr>
      <w:spacing w:before="360"/>
      <w:outlineLvl w:val="0"/>
    </w:pPr>
    <w:rPr>
      <w:rFonts w:eastAsia="Arial Unicode MS"/>
      <w:b/>
      <w:bCs/>
      <w:kern w:val="32"/>
      <w:sz w:val="28"/>
      <w:szCs w:val="28"/>
    </w:rPr>
  </w:style>
  <w:style w:type="paragraph" w:styleId="Heading2">
    <w:name w:val="heading 2"/>
    <w:basedOn w:val="Normal"/>
    <w:link w:val="Heading2Char"/>
    <w:qFormat/>
    <w:rsid w:val="00FE615C"/>
    <w:pPr>
      <w:numPr>
        <w:ilvl w:val="1"/>
        <w:numId w:val="1"/>
      </w:numPr>
      <w:spacing w:before="120"/>
      <w:jc w:val="both"/>
      <w:outlineLvl w:val="1"/>
    </w:pPr>
    <w:rPr>
      <w:rFonts w:eastAsia="Arial Unicode MS"/>
    </w:rPr>
  </w:style>
  <w:style w:type="paragraph" w:styleId="Heading3">
    <w:name w:val="heading 3"/>
    <w:basedOn w:val="Normal"/>
    <w:link w:val="Heading3Char"/>
    <w:qFormat/>
    <w:rsid w:val="00FE615C"/>
    <w:pPr>
      <w:keepNext/>
      <w:numPr>
        <w:ilvl w:val="2"/>
        <w:numId w:val="1"/>
      </w:numPr>
      <w:spacing w:before="120"/>
      <w:ind w:left="2269"/>
      <w:outlineLvl w:val="2"/>
    </w:pPr>
    <w:rPr>
      <w:rFonts w:eastAsia="Arial Unicode MS"/>
    </w:rPr>
  </w:style>
  <w:style w:type="paragraph" w:styleId="Heading4">
    <w:name w:val="heading 4"/>
    <w:basedOn w:val="Normal"/>
    <w:next w:val="Heading2"/>
    <w:link w:val="Heading4Char"/>
    <w:qFormat/>
    <w:rsid w:val="00FE615C"/>
    <w:pPr>
      <w:numPr>
        <w:ilvl w:val="3"/>
        <w:numId w:val="1"/>
      </w:numPr>
      <w:spacing w:before="120" w:after="120"/>
      <w:outlineLvl w:val="3"/>
    </w:pPr>
    <w:rPr>
      <w:rFonts w:eastAsia="Arial Unicode MS"/>
      <w:i/>
      <w:iCs/>
    </w:rPr>
  </w:style>
  <w:style w:type="paragraph" w:styleId="Heading5">
    <w:name w:val="heading 5"/>
    <w:basedOn w:val="Normal"/>
    <w:next w:val="Normal"/>
    <w:link w:val="Heading5Char"/>
    <w:qFormat/>
    <w:rsid w:val="00FE615C"/>
    <w:pPr>
      <w:numPr>
        <w:ilvl w:val="4"/>
        <w:numId w:val="1"/>
      </w:numPr>
      <w:spacing w:before="240" w:after="60"/>
      <w:outlineLvl w:val="4"/>
    </w:pPr>
    <w:rPr>
      <w:rFonts w:eastAsia="Arial Unicode MS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FE615C"/>
    <w:pPr>
      <w:numPr>
        <w:ilvl w:val="5"/>
        <w:numId w:val="1"/>
      </w:numPr>
      <w:spacing w:before="240" w:after="60"/>
      <w:outlineLvl w:val="5"/>
    </w:pPr>
    <w:rPr>
      <w:rFonts w:eastAsia="Arial Unicode MS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FE615C"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FE615C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qFormat/>
    <w:rsid w:val="00FE615C"/>
    <w:pPr>
      <w:numPr>
        <w:ilvl w:val="8"/>
        <w:numId w:val="1"/>
      </w:numPr>
      <w:spacing w:before="240" w:after="60"/>
      <w:outlineLvl w:val="8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E615C"/>
    <w:rPr>
      <w:rFonts w:ascii="Times New Roman" w:eastAsia="Arial Unicode MS" w:hAnsi="Times New Roman" w:cs="Times New Roman"/>
      <w:b/>
      <w:bCs/>
      <w:kern w:val="32"/>
      <w:sz w:val="28"/>
      <w:szCs w:val="28"/>
      <w:lang w:eastAsia="sk-SK"/>
    </w:rPr>
  </w:style>
  <w:style w:type="character" w:customStyle="1" w:styleId="Heading2Char">
    <w:name w:val="Heading 2 Char"/>
    <w:basedOn w:val="DefaultParagraphFont"/>
    <w:link w:val="Heading2"/>
    <w:rsid w:val="00FE615C"/>
    <w:rPr>
      <w:rFonts w:ascii="Times New Roman" w:eastAsia="Arial Unicode MS" w:hAnsi="Times New Roman" w:cs="Times New Roman"/>
      <w:sz w:val="24"/>
      <w:szCs w:val="24"/>
      <w:lang w:eastAsia="sk-SK"/>
    </w:rPr>
  </w:style>
  <w:style w:type="character" w:customStyle="1" w:styleId="Heading3Char">
    <w:name w:val="Heading 3 Char"/>
    <w:basedOn w:val="DefaultParagraphFont"/>
    <w:link w:val="Heading3"/>
    <w:rsid w:val="00FE615C"/>
    <w:rPr>
      <w:rFonts w:ascii="Times New Roman" w:eastAsia="Arial Unicode MS" w:hAnsi="Times New Roman" w:cs="Times New Roman"/>
      <w:sz w:val="24"/>
      <w:szCs w:val="24"/>
      <w:lang w:eastAsia="sk-SK"/>
    </w:rPr>
  </w:style>
  <w:style w:type="character" w:customStyle="1" w:styleId="Heading4Char">
    <w:name w:val="Heading 4 Char"/>
    <w:basedOn w:val="DefaultParagraphFont"/>
    <w:link w:val="Heading4"/>
    <w:rsid w:val="00FE615C"/>
    <w:rPr>
      <w:rFonts w:ascii="Times New Roman" w:eastAsia="Arial Unicode MS" w:hAnsi="Times New Roman" w:cs="Times New Roman"/>
      <w:i/>
      <w:iCs/>
      <w:sz w:val="24"/>
      <w:szCs w:val="24"/>
      <w:lang w:eastAsia="sk-SK"/>
    </w:rPr>
  </w:style>
  <w:style w:type="character" w:customStyle="1" w:styleId="Heading5Char">
    <w:name w:val="Heading 5 Char"/>
    <w:basedOn w:val="DefaultParagraphFont"/>
    <w:link w:val="Heading5"/>
    <w:rsid w:val="00FE615C"/>
    <w:rPr>
      <w:rFonts w:ascii="Times New Roman" w:eastAsia="Arial Unicode MS" w:hAnsi="Times New Roman" w:cs="Times New Roman"/>
      <w:b/>
      <w:bCs/>
      <w:i/>
      <w:iCs/>
      <w:sz w:val="26"/>
      <w:szCs w:val="26"/>
      <w:lang w:eastAsia="sk-SK"/>
    </w:rPr>
  </w:style>
  <w:style w:type="character" w:customStyle="1" w:styleId="Heading6Char">
    <w:name w:val="Heading 6 Char"/>
    <w:basedOn w:val="DefaultParagraphFont"/>
    <w:link w:val="Heading6"/>
    <w:rsid w:val="00FE615C"/>
    <w:rPr>
      <w:rFonts w:ascii="Times New Roman" w:eastAsia="Arial Unicode MS" w:hAnsi="Times New Roman" w:cs="Times New Roman"/>
      <w:b/>
      <w:bCs/>
      <w:lang w:eastAsia="sk-SK"/>
    </w:rPr>
  </w:style>
  <w:style w:type="character" w:customStyle="1" w:styleId="Heading7Char">
    <w:name w:val="Heading 7 Char"/>
    <w:basedOn w:val="DefaultParagraphFont"/>
    <w:link w:val="Heading7"/>
    <w:rsid w:val="00FE615C"/>
    <w:rPr>
      <w:rFonts w:ascii="Times New Roman" w:eastAsia="Times New Roman" w:hAnsi="Times New Roman" w:cs="Times New Roman"/>
      <w:sz w:val="24"/>
      <w:szCs w:val="24"/>
      <w:lang w:eastAsia="sk-SK"/>
    </w:rPr>
  </w:style>
  <w:style w:type="character" w:customStyle="1" w:styleId="Heading8Char">
    <w:name w:val="Heading 8 Char"/>
    <w:basedOn w:val="DefaultParagraphFont"/>
    <w:link w:val="Heading8"/>
    <w:rsid w:val="00FE615C"/>
    <w:rPr>
      <w:rFonts w:ascii="Times New Roman" w:eastAsia="Times New Roman" w:hAnsi="Times New Roman" w:cs="Times New Roman"/>
      <w:i/>
      <w:iCs/>
      <w:sz w:val="24"/>
      <w:szCs w:val="24"/>
      <w:lang w:eastAsia="sk-SK"/>
    </w:rPr>
  </w:style>
  <w:style w:type="character" w:customStyle="1" w:styleId="Heading9Char">
    <w:name w:val="Heading 9 Char"/>
    <w:basedOn w:val="DefaultParagraphFont"/>
    <w:link w:val="Heading9"/>
    <w:rsid w:val="00FE615C"/>
    <w:rPr>
      <w:rFonts w:ascii="Arial" w:eastAsia="Times New Roman" w:hAnsi="Arial" w:cs="Arial"/>
      <w:lang w:eastAsia="sk-SK"/>
    </w:rPr>
  </w:style>
  <w:style w:type="paragraph" w:styleId="BodyText">
    <w:name w:val="Body Text"/>
    <w:basedOn w:val="Normal"/>
    <w:link w:val="BodyTextChar"/>
    <w:rsid w:val="00FE615C"/>
    <w:pPr>
      <w:widowControl w:val="0"/>
      <w:autoSpaceDE w:val="0"/>
      <w:autoSpaceDN w:val="0"/>
      <w:adjustRightInd w:val="0"/>
    </w:pPr>
    <w:rPr>
      <w:color w:val="000000"/>
      <w:lang w:val="cs-CZ"/>
    </w:rPr>
  </w:style>
  <w:style w:type="character" w:customStyle="1" w:styleId="BodyTextChar">
    <w:name w:val="Body Text Char"/>
    <w:basedOn w:val="DefaultParagraphFont"/>
    <w:link w:val="BodyText"/>
    <w:rsid w:val="00FE615C"/>
    <w:rPr>
      <w:rFonts w:ascii="Times New Roman" w:eastAsia="Times New Roman" w:hAnsi="Times New Roman" w:cs="Times New Roman"/>
      <w:color w:val="000000"/>
      <w:sz w:val="24"/>
      <w:szCs w:val="24"/>
      <w:lang w:val="cs-CZ" w:eastAsia="sk-SK"/>
    </w:rPr>
  </w:style>
  <w:style w:type="paragraph" w:customStyle="1" w:styleId="Vlada">
    <w:name w:val="Vlada"/>
    <w:basedOn w:val="Normal"/>
    <w:rsid w:val="00FE615C"/>
    <w:pPr>
      <w:spacing w:before="480" w:after="120"/>
    </w:pPr>
    <w:rPr>
      <w:b/>
      <w:bCs/>
      <w:sz w:val="32"/>
      <w:szCs w:val="32"/>
    </w:rPr>
  </w:style>
  <w:style w:type="paragraph" w:customStyle="1" w:styleId="Zakladnystyl">
    <w:name w:val="Zakladny styl"/>
    <w:rsid w:val="00FE615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sk-SK"/>
    </w:rPr>
  </w:style>
  <w:style w:type="paragraph" w:customStyle="1" w:styleId="Bezriadkovania2">
    <w:name w:val="Bez riadkovania2"/>
    <w:rsid w:val="00D13C8F"/>
    <w:pPr>
      <w:spacing w:after="0" w:line="240" w:lineRule="auto"/>
    </w:pPr>
    <w:rPr>
      <w:rFonts w:ascii="Calibri" w:eastAsia="Times New Roman" w:hAnsi="Calibri" w:cs="Times New Roman"/>
    </w:rPr>
  </w:style>
  <w:style w:type="character" w:styleId="FootnoteReference">
    <w:name w:val="footnote reference"/>
    <w:semiHidden/>
    <w:unhideWhenUsed/>
    <w:rsid w:val="001C4612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1C461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4612"/>
    <w:rPr>
      <w:rFonts w:ascii="Times New Roman" w:eastAsia="Times New Roman" w:hAnsi="Times New Roman" w:cs="Times New Roman"/>
      <w:sz w:val="24"/>
      <w:szCs w:val="24"/>
      <w:lang w:eastAsia="sk-SK"/>
    </w:rPr>
  </w:style>
  <w:style w:type="paragraph" w:styleId="Footer">
    <w:name w:val="footer"/>
    <w:basedOn w:val="Normal"/>
    <w:link w:val="FooterChar"/>
    <w:uiPriority w:val="99"/>
    <w:unhideWhenUsed/>
    <w:rsid w:val="001C461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4612"/>
    <w:rPr>
      <w:rFonts w:ascii="Times New Roman" w:eastAsia="Times New Roman" w:hAnsi="Times New Roman" w:cs="Times New Roman"/>
      <w:sz w:val="24"/>
      <w:szCs w:val="24"/>
      <w:lang w:eastAsia="sk-S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9220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2</Pages>
  <Words>2064</Words>
  <Characters>11771</Characters>
  <Application>Microsoft Office Word</Application>
  <DocSecurity>0</DocSecurity>
  <Lines>98</Lines>
  <Paragraphs>27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Jana Gallová</dc:creator>
  <cp:lastModifiedBy>Arthur Souza Rodrigues</cp:lastModifiedBy>
  <cp:revision>1</cp:revision>
  <cp:lastPrinted>2015-06-24T07:05:00Z</cp:lastPrinted>
  <dcterms:created xsi:type="dcterms:W3CDTF">2015-04-02T05:46:00Z</dcterms:created>
  <dcterms:modified xsi:type="dcterms:W3CDTF">2026-09-22T16:20:00Z</dcterms:modified>
</cp:coreProperties>
</file>