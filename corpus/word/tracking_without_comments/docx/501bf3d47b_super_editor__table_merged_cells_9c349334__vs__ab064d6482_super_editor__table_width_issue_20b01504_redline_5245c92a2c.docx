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9" w:author="Aaron Tang" w:date="2026-09-26T15:14:00Z" w16du:dateUtc="2026-09-26T19:14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8"/>
        <w:gridCol w:w="3974"/>
        <w:gridCol w:w="2844"/>
        <w:gridCol w:w="2844"/>
        <w:gridCol w:w="4550"/>
        <w:gridCol w:w="1706"/>
        <w:tblGridChange w:id="20">
          <w:tblGrid>
            <w:gridCol w:w="5"/>
            <w:gridCol w:w="8"/>
            <w:gridCol w:w="1400"/>
            <w:gridCol w:w="209"/>
            <w:gridCol w:w="2365"/>
            <w:gridCol w:w="479"/>
            <w:gridCol w:w="1908"/>
            <w:gridCol w:w="457"/>
            <w:gridCol w:w="864"/>
            <w:gridCol w:w="1321"/>
            <w:gridCol w:w="659"/>
            <w:gridCol w:w="4550"/>
            <w:gridCol w:w="1706"/>
          </w:tblGrid>
        </w:tblGridChange>
      </w:tblGrid>
      <w:tr w:rsidR="00E40BBF" w14:paraId="4594EA4C" w14:textId="69DF2907" w:rsidTr="00377210">
        <w:trPr>
          <w:gridAfter w:val="1"/>
          <w:wAfter w:w="8" w:type="dxa"/>
          <w:trPrChange w:id="21" w:author="Aaron Tang" w:date="2026-09-26T15:14:00Z" w16du:dateUtc="2026-09-26T19:14:00Z">
            <w:trPr>
              <w:gridAfter w:val="3"/>
            </w:trPr>
          </w:trPrChange>
        </w:trPr>
        <w:tc>
          <w:tcPr>
            <w:tcW w:w="3982" w:type="dxa"/>
            <w:gridSpan w:val="3"/>
            <w:tcPrChange w:id="22" w:author="Aaron Tang" w:date="2026-09-26T15:14:00Z" w16du:dateUtc="2026-09-26T19:14:00Z">
              <w:tcPr>
                <w:tcW w:w="6374" w:type="dxa"/>
                <w:gridSpan w:val="7"/>
              </w:tcPr>
            </w:tcPrChange>
          </w:tcPr>
          <w:p w14:paraId="078E69D0" w14:textId="3171B894" w:rsidR="00581A63" w:rsidRDefault="00581A63" w:rsidP="00377210">
            <w:pPr>
              <w:spacing w:after="0" w:line="240" w:lineRule="auto"/>
              <w:rPr>
                <w:ins w:id="23" w:author="Aaron Tang" w:date="2026-09-26T15:14:00Z" w16du:dateUtc="2026-09-26T19:14:00Z"/>
                <w:rFonts w:ascii="Arial" w:hAnsi="Arial" w:cs="Arial"/>
                <w:noProof/>
                <w:color w:val="000000"/>
                <w:sz w:val="14"/>
              </w:rPr>
            </w:pPr>
          </w:p>
          <w:p w14:paraId="6EF684ED" w14:textId="289A1EBC" w:rsidR="00E40BBF" w:rsidRPr="00A67AF3" w:rsidRDefault="00581A63" w:rsidP="00377210">
            <w:pPr>
              <w:tabs>
                <w:tab w:val="left" w:pos="1282"/>
              </w:tabs>
              <w:rPr>
                <w:rFonts w:ascii="Arial" w:hAnsi="Arial"/>
                <w:rPrChange w:id="24" w:author="Aaron Tang" w:date="2026-09-26T15:14:00Z" w16du:dateUtc="2026-09-26T19:14:00Z">
                  <w:rPr/>
                </w:rPrChange>
              </w:rPr>
              <w:pPrChange w:id="25" w:author="Aaron Tang" w:date="2026-09-26T15:14:00Z" w16du:dateUtc="2026-09-26T19:14:00Z">
                <w:pPr/>
              </w:pPrChange>
            </w:pPr>
            <w:ins w:id="26" w:author="Aaron Tang" w:date="2026-09-26T15:14:00Z" w16du:dateUtc="2026-09-26T19:14:00Z">
              <w:r w:rsidRPr="00A67AF3">
                <w:rPr>
                  <w:rFonts w:ascii="Arial" w:hAnsi="Arial" w:cs="Arial"/>
                  <w:noProof/>
                </w:rPr>
                <mc:AlternateContent>
                  <mc:Choice Requires="wps">
                    <w:drawing>
                      <wp:anchor distT="45720" distB="45720" distL="114300" distR="114300" simplePos="0" relativeHeight="251661312" behindDoc="0" locked="0" layoutInCell="1" allowOverlap="1" wp14:anchorId="6E2679FF" wp14:editId="552321F3">
                        <wp:simplePos x="0" y="0"/>
                        <wp:positionH relativeFrom="column">
                          <wp:posOffset>-5715</wp:posOffset>
                        </wp:positionH>
                        <wp:positionV relativeFrom="paragraph">
                          <wp:posOffset>180340</wp:posOffset>
                        </wp:positionV>
                        <wp:extent cx="1144905" cy="1404620"/>
                        <wp:effectExtent l="0" t="0" r="17145" b="13970"/>
                        <wp:wrapSquare wrapText="bothSides"/>
                        <wp:docPr id="217" name="Text Box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144905" cy="14046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A66F8B6" w14:textId="77777777" w:rsidR="00581A63" w:rsidRDefault="00581A63" w:rsidP="00581A63">
                                    <w:pPr>
                                      <w:rPr>
                                        <w:ins w:id="27" w:author="Aaron Tang" w:date="2026-09-26T15:14:00Z" w16du:dateUtc="2026-09-26T19:14:00Z"/>
                                      </w:rPr>
                                    </w:pPr>
                                    <w:ins w:id="28" w:author="Aaron Tang" w:date="2026-09-26T15:14:00Z" w16du:dateUtc="2026-09-26T19:14:00Z">
                                      <w:r>
                                        <w:t>Contract “ACC”</w:t>
                                      </w:r>
                                    </w:ins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type w14:anchorId="6E2679FF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6" type="#_x0000_t202" style="position:absolute;margin-left:-.45pt;margin-top:14.2pt;width:90.1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  <v:textbox style="mso-fit-shape-to-text:t">
                          <w:txbxContent>
                            <w:p w14:paraId="6A66F8B6" w14:textId="77777777" w:rsidR="00581A63" w:rsidRDefault="00581A63" w:rsidP="00581A63">
                              <w:pPr>
                                <w:rPr>
                                  <w:ins w:id="29" w:author="Aaron Tang" w:date="2026-09-26T15:14:00Z" w16du:dateUtc="2026-09-26T19:14:00Z"/>
                                </w:rPr>
                              </w:pPr>
                              <w:ins w:id="30" w:author="Aaron Tang" w:date="2026-09-26T15:14:00Z" w16du:dateUtc="2026-09-26T19:14:00Z">
                                <w:r>
                                  <w:t>Contract “ACC”</w:t>
                                </w:r>
                              </w:ins>
                            </w:p>
                          </w:txbxContent>
                        </v:textbox>
                        <w10:wrap type="square"/>
                      </v:shape>
                    </w:pict>
                  </mc:Fallback>
                </mc:AlternateContent>
              </w:r>
              <w:r>
                <w:rPr>
                  <w:rFonts w:ascii="Arial" w:hAnsi="Arial" w:cs="Arial"/>
                </w:rPr>
                <w:tab/>
              </w:r>
            </w:ins>
            <w:del w:id="31" w:author="Aaron Tang" w:date="2026-09-26T15:14:00Z" w16du:dateUtc="2026-09-26T19:14:00Z">
              <w:r w:rsidR="00E22732">
                <w:delText>1</w:delText>
              </w:r>
            </w:del>
          </w:p>
        </w:tc>
        <w:tc>
          <w:tcPr>
            <w:tcW w:w="2844" w:type="dxa"/>
            <w:tcPrChange w:id="32" w:author="Aaron Tang" w:date="2026-09-26T15:14:00Z" w16du:dateUtc="2026-09-26T19:14:00Z">
              <w:tcPr>
                <w:tcW w:w="2642" w:type="dxa"/>
                <w:gridSpan w:val="2"/>
              </w:tcPr>
            </w:tcPrChange>
          </w:tcPr>
          <w:p w14:paraId="025658AF" w14:textId="3B99D68F" w:rsidR="00E40BBF" w:rsidRPr="00880F52" w:rsidRDefault="00581A63" w:rsidP="00D164C0">
            <w:pPr>
              <w:spacing w:after="0" w:line="240" w:lineRule="auto"/>
              <w:rPr>
                <w:rFonts w:ascii="Arial" w:hAnsi="Arial"/>
                <w:rPrChange w:id="33" w:author="Aaron Tang" w:date="2026-09-26T15:14:00Z" w16du:dateUtc="2026-09-26T19:14:00Z">
                  <w:rPr/>
                </w:rPrChange>
              </w:rPr>
            </w:pPr>
            <w:ins w:id="34" w:author="Aaron Tang" w:date="2026-09-26T15:14:00Z" w16du:dateUtc="2026-09-26T19:14:00Z">
              <w:r w:rsidRPr="00880F52">
                <w:rPr>
                  <w:rFonts w:ascii="Arial" w:hAnsi="Arial" w:cs="Arial"/>
                  <w:color w:val="000000"/>
                  <w:sz w:val="14"/>
                </w:rPr>
                <w:t> </w:t>
              </w:r>
            </w:ins>
            <w:del w:id="35" w:author="Aaron Tang" w:date="2026-09-26T15:14:00Z" w16du:dateUtc="2026-09-26T19:14:00Z">
              <w:r w:rsidR="00E22732">
                <w:delText>2</w:delText>
              </w:r>
            </w:del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right w:w="30" w:type="dxa"/>
            </w:tcMar>
            <w:tcPrChange w:id="36" w:author="Aaron Tang" w:date="2026-09-26T15:14:00Z" w16du:dateUtc="2026-09-26T19:14:00Z">
              <w:tcPr>
                <w:tcW w:w="4550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</w:tcPr>
            </w:tcPrChange>
          </w:tcPr>
          <w:p w14:paraId="4D51DE63" w14:textId="5BCB2AE3" w:rsidR="00E53FC7" w:rsidRDefault="00E53FC7" w:rsidP="00377210">
            <w:pPr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spacing w:before="60"/>
              <w:rPr>
                <w:rFonts w:ascii="Arial" w:hAnsi="Arial" w:cs="Arial"/>
                <w:color w:val="000000"/>
                <w:sz w:val="14"/>
              </w:rPr>
            </w:pPr>
            <w:ins w:id="37" w:author="Aaron Tang" w:date="2026-09-26T15:14:00Z" w16du:dateUtc="2026-09-26T19:14:00Z">
              <w:r>
                <w:rPr>
                  <w:rFonts w:ascii="Arial" w:hAnsi="Arial" w:cs="Arial"/>
                  <w:color w:val="000000"/>
                  <w:sz w:val="14"/>
                </w:rPr>
                <w:t>More text</w:t>
              </w:r>
            </w:ins>
          </w:p>
        </w:tc>
      </w:tr>
      <w:tr w:rsidR="00E40BBF" w14:paraId="45976993" w14:textId="77777777" w:rsidTr="00377210">
        <w:trPr>
          <w:gridAfter w:val="1"/>
          <w:wAfter w:w="8" w:type="dxa"/>
          <w:trPrChange w:id="38" w:author="Aaron Tang" w:date="2026-09-26T15:14:00Z" w16du:dateUtc="2026-09-26T19:14:00Z">
            <w:trPr>
              <w:gridAfter w:val="3"/>
            </w:trPr>
          </w:trPrChange>
        </w:trPr>
        <w:tc>
          <w:tcPr>
            <w:tcW w:w="3982" w:type="dxa"/>
            <w:gridSpan w:val="2"/>
            <w:tcPrChange w:id="39" w:author="Aaron Tang" w:date="2026-09-26T15:14:00Z" w16du:dateUtc="2026-09-26T19:14:00Z">
              <w:tcPr>
                <w:tcW w:w="1413" w:type="dxa"/>
                <w:gridSpan w:val="3"/>
              </w:tcPr>
            </w:tcPrChange>
          </w:tcPr>
          <w:p w14:paraId="7CED2C57" w14:textId="17C8F1A3" w:rsidR="00E40BBF" w:rsidRPr="00880F52" w:rsidRDefault="00E22732" w:rsidP="00D164C0">
            <w:pPr>
              <w:spacing w:after="0" w:line="240" w:lineRule="auto"/>
              <w:rPr>
                <w:rFonts w:ascii="Arial" w:hAnsi="Arial"/>
                <w:rPrChange w:id="40" w:author="Aaron Tang" w:date="2026-09-26T15:14:00Z" w16du:dateUtc="2026-09-26T19:14:00Z">
                  <w:rPr/>
                </w:rPrChange>
              </w:rPr>
            </w:pPr>
            <w:del w:id="41" w:author="Aaron Tang" w:date="2026-09-26T15:14:00Z" w16du:dateUtc="2026-09-26T19:14:00Z">
              <w:r>
                <w:delText>3</w:delText>
              </w:r>
            </w:del>
          </w:p>
        </w:tc>
        <w:tc>
          <w:tcPr>
            <w:tcW w:w="2844" w:type="dxa"/>
            <w:tcPrChange w:id="42" w:author="Aaron Tang" w:date="2026-09-26T15:14:00Z" w16du:dateUtc="2026-09-26T19:14:00Z">
              <w:tcPr>
                <w:tcW w:w="4961" w:type="dxa"/>
                <w:gridSpan w:val="4"/>
              </w:tcPr>
            </w:tcPrChange>
          </w:tcPr>
          <w:p w14:paraId="31CB086E" w14:textId="12EAAAD9" w:rsidR="00E40BBF" w:rsidRPr="00880F52" w:rsidRDefault="00581A63" w:rsidP="00D164C0">
            <w:pPr>
              <w:spacing w:after="0" w:line="240" w:lineRule="auto"/>
              <w:rPr>
                <w:rFonts w:ascii="Arial" w:hAnsi="Arial"/>
                <w:rPrChange w:id="43" w:author="Aaron Tang" w:date="2026-09-26T15:14:00Z" w16du:dateUtc="2026-09-26T19:14:00Z">
                  <w:rPr/>
                </w:rPrChange>
              </w:rPr>
            </w:pPr>
            <w:ins w:id="44" w:author="Aaron Tang" w:date="2026-09-26T15:14:00Z" w16du:dateUtc="2026-09-26T19:14:00Z">
              <w:r w:rsidRPr="00880F52">
                <w:rPr>
                  <w:rFonts w:ascii="Arial" w:hAnsi="Arial" w:cs="Arial"/>
                  <w:color w:val="000000"/>
                  <w:sz w:val="14"/>
                </w:rPr>
                <w:t> </w:t>
              </w:r>
            </w:ins>
            <w:del w:id="45" w:author="Aaron Tang" w:date="2026-09-26T15:14:00Z" w16du:dateUtc="2026-09-26T19:14:00Z">
              <w:r w:rsidR="00E22732">
                <w:delText>4</w:delText>
              </w:r>
            </w:del>
          </w:p>
        </w:tc>
        <w:tc>
          <w:tcPr>
            <w:tcW w:w="4550" w:type="dxa"/>
            <w:gridSpan w:val="2"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  <w:tcPrChange w:id="46" w:author="Aaron Tang" w:date="2026-09-26T15:14:00Z" w16du:dateUtc="2026-09-26T19:14:00Z">
              <w:tcPr>
                <w:tcW w:w="2642" w:type="dxa"/>
                <w:gridSpan w:val="3"/>
              </w:tcPr>
            </w:tcPrChange>
          </w:tcPr>
          <w:p w14:paraId="550F4358" w14:textId="4FA8F5E3" w:rsidR="00E40BBF" w:rsidRPr="00880F52" w:rsidRDefault="00E22732" w:rsidP="00D164C0">
            <w:pPr>
              <w:spacing w:after="0" w:line="240" w:lineRule="auto"/>
              <w:rPr>
                <w:rFonts w:ascii="Arial" w:hAnsi="Arial"/>
                <w:rPrChange w:id="47" w:author="Aaron Tang" w:date="2026-09-26T15:14:00Z" w16du:dateUtc="2026-09-26T19:14:00Z">
                  <w:rPr/>
                </w:rPrChange>
              </w:rPr>
            </w:pPr>
            <w:del w:id="48" w:author="Aaron Tang" w:date="2026-09-26T15:14:00Z" w16du:dateUtc="2026-09-26T19:14:00Z">
              <w:r>
                <w:delText>5</w:delText>
              </w:r>
            </w:del>
          </w:p>
        </w:tc>
      </w:tr>
      <w:tr w:rsidR="00E40BBF" w14:paraId="49C00EDE" w14:textId="6429BDFE" w:rsidTr="00377210">
        <w:trPr>
          <w:gridAfter w:val="1"/>
          <w:wAfter w:w="8" w:type="dxa"/>
          <w:trPrChange w:id="49" w:author="Aaron Tang" w:date="2026-09-26T15:14:00Z" w16du:dateUtc="2026-09-26T19:14:00Z">
            <w:trPr>
              <w:gridAfter w:val="3"/>
            </w:trPr>
          </w:trPrChange>
        </w:trPr>
        <w:tc>
          <w:tcPr>
            <w:tcW w:w="3982" w:type="dxa"/>
            <w:gridSpan w:val="2"/>
            <w:tcPrChange w:id="50" w:author="Aaron Tang" w:date="2026-09-26T15:14:00Z" w16du:dateUtc="2026-09-26T19:14:00Z">
              <w:tcPr>
                <w:tcW w:w="9016" w:type="dxa"/>
                <w:gridSpan w:val="4"/>
              </w:tcPr>
            </w:tcPrChange>
          </w:tcPr>
          <w:p w14:paraId="76417F5D" w14:textId="1FEDE201" w:rsidR="00E40BBF" w:rsidRPr="00880F52" w:rsidRDefault="00E22732" w:rsidP="00D164C0">
            <w:pPr>
              <w:spacing w:after="0" w:line="240" w:lineRule="auto"/>
              <w:rPr>
                <w:rFonts w:ascii="Arial" w:hAnsi="Arial"/>
                <w:rPrChange w:id="51" w:author="Aaron Tang" w:date="2026-09-26T15:14:00Z" w16du:dateUtc="2026-09-26T19:14:00Z">
                  <w:rPr/>
                </w:rPrChange>
              </w:rPr>
            </w:pPr>
            <w:del w:id="52" w:author="Aaron Tang" w:date="2026-09-26T15:14:00Z" w16du:dateUtc="2026-09-26T19:14:00Z">
              <w:r>
                <w:delText>6</w:delText>
              </w:r>
            </w:del>
          </w:p>
        </w:tc>
        <w:tc>
          <w:tcPr>
            <w:tcW w:w="2844" w:type="dxa"/>
            <w:tcPrChange w:id="53" w:author="Aaron Tang" w:date="2026-09-26T15:14:00Z" w16du:dateUtc="2026-09-26T19:14:00Z">
              <w:tcPr>
                <w:tcW w:w="2844" w:type="dxa"/>
                <w:gridSpan w:val="2"/>
              </w:tcPr>
            </w:tcPrChange>
          </w:tcPr>
          <w:p w14:paraId="3A251732" w14:textId="77777777" w:rsidR="00581A63" w:rsidRPr="00880F52" w:rsidRDefault="00581A63" w:rsidP="00377210">
            <w:pPr>
              <w:rPr>
                <w:rFonts w:ascii="Arial" w:hAnsi="Arial" w:cs="Arial"/>
                <w:color w:val="000000"/>
                <w:sz w:val="14"/>
              </w:rPr>
            </w:pPr>
            <w:ins w:id="54" w:author="Aaron Tang" w:date="2026-09-26T15:14:00Z" w16du:dateUtc="2026-09-26T19:14:00Z">
              <w:r w:rsidRPr="00880F52">
                <w:rPr>
                  <w:rFonts w:ascii="Arial" w:hAnsi="Arial" w:cs="Arial"/>
                  <w:color w:val="000000"/>
                  <w:sz w:val="14"/>
                </w:rPr>
                <w:t> </w:t>
              </w:r>
            </w:ins>
          </w:p>
        </w:tc>
        <w:tc>
          <w:tcPr>
            <w:tcW w:w="4550" w:type="dxa"/>
            <w:gridSpan w:val="2"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  <w:tcPrChange w:id="55" w:author="Aaron Tang" w:date="2026-09-26T15:14:00Z" w16du:dateUtc="2026-09-26T19:14:00Z">
              <w:tcPr>
                <w:tcW w:w="4550" w:type="dxa"/>
                <w:gridSpan w:val="4"/>
                <w:tcBorders>
                  <w:left w:val="single" w:sz="6" w:space="0" w:color="000000"/>
                  <w:right w:val="single" w:sz="6" w:space="0" w:color="000000"/>
                </w:tcBorders>
              </w:tcPr>
            </w:tcPrChange>
          </w:tcPr>
          <w:p w14:paraId="3BF7B3AE" w14:textId="77777777" w:rsidR="00581A63" w:rsidRPr="00880F52" w:rsidRDefault="00581A63" w:rsidP="00377210">
            <w:pPr>
              <w:rPr>
                <w:rFonts w:ascii="Arial" w:hAnsi="Arial" w:cs="Arial"/>
              </w:rPr>
            </w:pPr>
          </w:p>
        </w:tc>
      </w:tr>
      <w:tr w:rsidR="00581A63" w:rsidRPr="00880F52" w14:paraId="4B8B3943" w14:textId="77777777" w:rsidTr="00377210">
        <w:trPr>
          <w:gridAfter w:val="1"/>
          <w:wAfter w:w="8" w:type="dxa"/>
          <w:ins w:id="56" w:author="Aaron Tang" w:date="2026-09-26T15:14:00Z" w16du:dateUtc="2026-09-26T19:14:00Z"/>
        </w:trPr>
        <w:tc>
          <w:tcPr>
            <w:tcW w:w="3982" w:type="dxa"/>
            <w:gridSpan w:val="2"/>
          </w:tcPr>
          <w:p w14:paraId="048366BC" w14:textId="77777777" w:rsidR="00581A63" w:rsidRPr="00880F52" w:rsidRDefault="00581A63" w:rsidP="00377210">
            <w:pPr>
              <w:spacing w:after="0" w:line="240" w:lineRule="auto"/>
              <w:rPr>
                <w:ins w:id="57" w:author="Aaron Tang" w:date="2026-09-26T15:14:00Z" w16du:dateUtc="2026-09-26T19:14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4008F8CA" w14:textId="77777777" w:rsidR="00581A63" w:rsidRPr="00880F52" w:rsidRDefault="00E53FC7" w:rsidP="00377210">
            <w:pPr>
              <w:spacing w:after="0" w:line="240" w:lineRule="auto"/>
              <w:rPr>
                <w:ins w:id="58" w:author="Aaron Tang" w:date="2026-09-26T15:14:00Z" w16du:dateUtc="2026-09-26T19:14:00Z"/>
                <w:rFonts w:ascii="Arial" w:hAnsi="Arial" w:cs="Arial"/>
              </w:rPr>
            </w:pPr>
            <w:ins w:id="59" w:author="Aaron Tang" w:date="2026-09-26T15:14:00Z" w16du:dateUtc="2026-09-26T19:14:00Z">
              <w:r>
                <w:rPr>
                  <w:rFonts w:ascii="Arial" w:hAnsi="Arial" w:cs="Arial"/>
                  <w:b/>
                  <w:color w:val="3067DB"/>
                  <w:sz w:val="24"/>
                </w:rPr>
                <w:t>More text</w:t>
              </w:r>
            </w:ins>
          </w:p>
        </w:tc>
        <w:tc>
          <w:tcPr>
            <w:tcW w:w="4550" w:type="dxa"/>
            <w:gridSpan w:val="2"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333D2397" w14:textId="77777777" w:rsidR="00581A63" w:rsidRPr="00880F52" w:rsidRDefault="00581A63" w:rsidP="00377210">
            <w:pPr>
              <w:spacing w:after="0" w:line="240" w:lineRule="auto"/>
              <w:rPr>
                <w:ins w:id="60" w:author="Aaron Tang" w:date="2026-09-26T15:14:00Z" w16du:dateUtc="2026-09-26T19:14:00Z"/>
                <w:rFonts w:ascii="Arial" w:hAnsi="Arial" w:cs="Arial"/>
              </w:rPr>
            </w:pPr>
          </w:p>
        </w:tc>
      </w:tr>
      <w:tr w:rsidR="00581A63" w:rsidRPr="00880F52" w14:paraId="2AAB775D" w14:textId="77777777" w:rsidTr="00377210">
        <w:trPr>
          <w:gridAfter w:val="1"/>
          <w:wAfter w:w="8" w:type="dxa"/>
          <w:ins w:id="61" w:author="Aaron Tang" w:date="2026-09-26T15:14:00Z" w16du:dateUtc="2026-09-26T19:14:00Z"/>
        </w:trPr>
        <w:tc>
          <w:tcPr>
            <w:tcW w:w="3982" w:type="dxa"/>
            <w:gridSpan w:val="2"/>
          </w:tcPr>
          <w:p w14:paraId="37209E46" w14:textId="77777777" w:rsidR="00581A63" w:rsidRPr="00880F52" w:rsidRDefault="00581A63" w:rsidP="00377210">
            <w:pPr>
              <w:spacing w:after="0" w:line="240" w:lineRule="auto"/>
              <w:rPr>
                <w:ins w:id="62" w:author="Aaron Tang" w:date="2026-09-26T15:14:00Z" w16du:dateUtc="2026-09-26T19:14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7964C296" w14:textId="77777777" w:rsidR="00581A63" w:rsidRPr="00880F52" w:rsidRDefault="00581A63" w:rsidP="00377210">
            <w:pPr>
              <w:spacing w:after="0" w:line="240" w:lineRule="auto"/>
              <w:rPr>
                <w:ins w:id="63" w:author="Aaron Tang" w:date="2026-09-26T15:14:00Z" w16du:dateUtc="2026-09-26T19:14:00Z"/>
                <w:rFonts w:ascii="Arial" w:hAnsi="Arial" w:cs="Arial"/>
              </w:rPr>
            </w:pPr>
            <w:ins w:id="64" w:author="Aaron Tang" w:date="2026-09-26T15:14:00Z" w16du:dateUtc="2026-09-26T19:14:00Z">
              <w:r w:rsidRPr="00880F52">
                <w:rPr>
                  <w:rFonts w:ascii="Arial" w:hAnsi="Arial" w:cs="Arial"/>
                  <w:color w:val="000000"/>
                  <w:sz w:val="14"/>
                </w:rPr>
                <w:t> </w:t>
              </w:r>
            </w:ins>
          </w:p>
        </w:tc>
        <w:tc>
          <w:tcPr>
            <w:tcW w:w="455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0" w:type="dxa"/>
              <w:bottom w:w="30" w:type="dxa"/>
              <w:right w:w="30" w:type="dxa"/>
            </w:tcMar>
          </w:tcPr>
          <w:p w14:paraId="2989E88F" w14:textId="77777777" w:rsidR="00581A63" w:rsidRPr="00880F52" w:rsidRDefault="00581A63" w:rsidP="00377210">
            <w:pPr>
              <w:spacing w:after="0" w:line="240" w:lineRule="auto"/>
              <w:rPr>
                <w:ins w:id="65" w:author="Aaron Tang" w:date="2026-09-26T15:14:00Z" w16du:dateUtc="2026-09-26T19:14:00Z"/>
                <w:rFonts w:ascii="Arial" w:hAnsi="Arial" w:cs="Arial"/>
              </w:rPr>
            </w:pPr>
          </w:p>
        </w:tc>
      </w:tr>
      <w:tr w:rsidR="00581A63" w:rsidRPr="00880F52" w14:paraId="4BBBBC1E" w14:textId="77777777" w:rsidTr="00377210">
        <w:trPr>
          <w:gridBefore w:val="1"/>
          <w:wBefore w:w="8" w:type="dxa"/>
          <w:ins w:id="66" w:author="Aaron Tang" w:date="2026-09-26T15:14:00Z" w16du:dateUtc="2026-09-26T19:14:00Z"/>
        </w:trPr>
        <w:tc>
          <w:tcPr>
            <w:tcW w:w="11376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0F0EF438" w14:textId="77777777" w:rsidR="00581A63" w:rsidRPr="00880F52" w:rsidRDefault="00581A63" w:rsidP="00377210">
            <w:pPr>
              <w:spacing w:after="0" w:line="240" w:lineRule="auto"/>
              <w:rPr>
                <w:ins w:id="67" w:author="Aaron Tang" w:date="2026-09-26T15:14:00Z" w16du:dateUtc="2026-09-26T19:14:00Z"/>
                <w:rFonts w:ascii="Arial" w:hAnsi="Arial" w:cs="Arial"/>
              </w:rPr>
            </w:pPr>
            <w:ins w:id="68" w:author="Aaron Tang" w:date="2026-09-26T15:14:00Z" w16du:dateUtc="2026-09-26T19:14:00Z">
              <w:r w:rsidRPr="00880F52">
                <w:rPr>
                  <w:rFonts w:ascii="Arial" w:hAnsi="Arial" w:cs="Arial"/>
                  <w:color w:val="FFFFFF"/>
                  <w:sz w:val="14"/>
                </w:rPr>
                <w:t>Client Information</w:t>
              </w:r>
            </w:ins>
          </w:p>
        </w:tc>
      </w:tr>
      <w:tr w:rsidR="00581A63" w:rsidRPr="00880F52" w14:paraId="2AF0607E" w14:textId="77777777" w:rsidTr="00377210">
        <w:trPr>
          <w:gridBefore w:val="1"/>
          <w:wBefore w:w="8" w:type="dxa"/>
          <w:ins w:id="69" w:author="Aaron Tang" w:date="2026-09-26T15:14:00Z" w16du:dateUtc="2026-09-26T19:14:00Z"/>
        </w:trPr>
        <w:tc>
          <w:tcPr>
            <w:tcW w:w="967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C2CB871" w14:textId="77777777" w:rsidR="00581A63" w:rsidRPr="00E53FC7" w:rsidRDefault="00E53FC7" w:rsidP="00377210">
            <w:pPr>
              <w:spacing w:after="0" w:line="240" w:lineRule="auto"/>
              <w:rPr>
                <w:ins w:id="70" w:author="Aaron Tang" w:date="2026-09-26T15:14:00Z" w16du:dateUtc="2026-09-26T19:14:00Z"/>
                <w:rFonts w:ascii="Arial" w:hAnsi="Arial" w:cs="Arial"/>
                <w:highlight w:val="yellow"/>
              </w:rPr>
            </w:pPr>
            <w:ins w:id="71" w:author="Aaron Tang" w:date="2026-09-26T15:14:00Z" w16du:dateUtc="2026-09-26T19:14:00Z">
              <w:r>
                <w:rPr>
                  <w:rFonts w:ascii="Arial" w:hAnsi="Arial" w:cs="Arial"/>
                  <w:color w:val="000000"/>
                  <w:sz w:val="14"/>
                  <w:highlight w:val="yellow"/>
                </w:rPr>
                <w:t>text</w:t>
              </w:r>
            </w:ins>
          </w:p>
          <w:p w14:paraId="5AACB651" w14:textId="77777777" w:rsidR="00581A63" w:rsidRPr="00E53FC7" w:rsidRDefault="00E53FC7" w:rsidP="00377210">
            <w:pPr>
              <w:spacing w:after="0" w:line="240" w:lineRule="auto"/>
              <w:rPr>
                <w:ins w:id="72" w:author="Aaron Tang" w:date="2026-09-26T15:14:00Z" w16du:dateUtc="2026-09-26T19:14:00Z"/>
                <w:rFonts w:ascii="Arial" w:hAnsi="Arial" w:cs="Arial"/>
                <w:highlight w:val="yellow"/>
              </w:rPr>
            </w:pPr>
            <w:ins w:id="73" w:author="Aaron Tang" w:date="2026-09-26T15:14:00Z" w16du:dateUtc="2026-09-26T19:14:00Z">
              <w:r>
                <w:rPr>
                  <w:rFonts w:ascii="Arial" w:hAnsi="Arial" w:cs="Arial"/>
                  <w:color w:val="000000"/>
                  <w:sz w:val="14"/>
                  <w:highlight w:val="yellow"/>
                </w:rPr>
                <w:t>more text</w:t>
              </w:r>
            </w:ins>
          </w:p>
        </w:tc>
        <w:tc>
          <w:tcPr>
            <w:tcW w:w="170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EDB3797" w14:textId="77777777" w:rsidR="00581A63" w:rsidRPr="00E53FC7" w:rsidRDefault="00581A63" w:rsidP="00377210">
            <w:pPr>
              <w:spacing w:after="0" w:line="240" w:lineRule="auto"/>
              <w:rPr>
                <w:ins w:id="74" w:author="Aaron Tang" w:date="2026-09-26T15:14:00Z" w16du:dateUtc="2026-09-26T19:14:00Z"/>
                <w:rFonts w:ascii="Arial" w:hAnsi="Arial" w:cs="Arial"/>
                <w:highlight w:val="yellow"/>
              </w:rPr>
            </w:pPr>
            <w:ins w:id="75" w:author="Aaron Tang" w:date="2026-09-26T15:14:00Z" w16du:dateUtc="2026-09-26T19:14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t> </w:t>
              </w:r>
              <w:r w:rsidR="00E53FC7">
                <w:rPr>
                  <w:rFonts w:ascii="Arial" w:hAnsi="Arial" w:cs="Arial"/>
                  <w:highlight w:val="yellow"/>
                </w:rPr>
                <w:t>Some more text</w:t>
              </w:r>
            </w:ins>
          </w:p>
        </w:tc>
      </w:tr>
      <w:tr w:rsidR="00581A63" w:rsidRPr="00880F52" w14:paraId="18BF24CF" w14:textId="77777777" w:rsidTr="00377210">
        <w:trPr>
          <w:gridBefore w:val="1"/>
          <w:wBefore w:w="8" w:type="dxa"/>
          <w:ins w:id="76" w:author="Aaron Tang" w:date="2026-09-26T15:14:00Z" w16du:dateUtc="2026-09-26T19:14:00Z"/>
        </w:trPr>
        <w:tc>
          <w:tcPr>
            <w:tcW w:w="3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2B283EF" w14:textId="77777777" w:rsidR="00581A63" w:rsidRPr="00E53FC7" w:rsidRDefault="00707D07" w:rsidP="00E53FC7">
            <w:pPr>
              <w:spacing w:after="0" w:line="240" w:lineRule="auto"/>
              <w:rPr>
                <w:ins w:id="77" w:author="Aaron Tang" w:date="2026-09-26T15:14:00Z" w16du:dateUtc="2026-09-26T19:14:00Z"/>
                <w:rFonts w:ascii="Arial" w:hAnsi="Arial" w:cs="Arial"/>
                <w:highlight w:val="yellow"/>
              </w:rPr>
            </w:pPr>
            <w:ins w:id="78" w:author="Aaron Tang" w:date="2026-09-26T15:14:00Z" w16du:dateUtc="2026-09-26T19:14:00Z">
              <w:r>
                <w:rPr>
                  <w:rFonts w:ascii="Arial" w:hAnsi="Arial" w:cs="Arial"/>
                  <w:color w:val="000000"/>
                  <w:sz w:val="14"/>
                  <w:highlight w:val="yellow"/>
                </w:rPr>
                <w:t xml:space="preserve">This is the really broken text </w:t>
              </w:r>
            </w:ins>
          </w:p>
        </w:tc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57C5092" w14:textId="77777777" w:rsidR="00581A63" w:rsidRPr="00E53FC7" w:rsidRDefault="00581A63" w:rsidP="00377210">
            <w:pPr>
              <w:spacing w:after="0" w:line="240" w:lineRule="auto"/>
              <w:rPr>
                <w:ins w:id="79" w:author="Aaron Tang" w:date="2026-09-26T15:14:00Z" w16du:dateUtc="2026-09-26T19:14:00Z"/>
                <w:rFonts w:ascii="Arial" w:hAnsi="Arial" w:cs="Arial"/>
                <w:highlight w:val="yellow"/>
              </w:rPr>
            </w:pPr>
            <w:ins w:id="80" w:author="Aaron Tang" w:date="2026-09-26T15:14:00Z" w16du:dateUtc="2026-09-26T19:14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t>Phone No.</w:t>
              </w:r>
            </w:ins>
          </w:p>
          <w:p w14:paraId="3D2BEEB2" w14:textId="77777777" w:rsidR="00581A63" w:rsidRPr="00E53FC7" w:rsidRDefault="00581A63" w:rsidP="00377210">
            <w:pPr>
              <w:spacing w:after="0" w:line="240" w:lineRule="auto"/>
              <w:rPr>
                <w:ins w:id="81" w:author="Aaron Tang" w:date="2026-09-26T15:14:00Z" w16du:dateUtc="2026-09-26T19:14:00Z"/>
                <w:rFonts w:ascii="Arial" w:hAnsi="Arial" w:cs="Arial"/>
                <w:highlight w:val="yellow"/>
              </w:rPr>
            </w:pPr>
            <w:ins w:id="82" w:author="Aaron Tang" w:date="2026-09-26T15:14:00Z" w16du:dateUtc="2026-09-26T19:14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t>(</w:t>
              </w:r>
            </w:ins>
          </w:p>
        </w:tc>
        <w:tc>
          <w:tcPr>
            <w:tcW w:w="568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970EDAB" w14:textId="77777777" w:rsidR="00581A63" w:rsidRPr="00E53FC7" w:rsidRDefault="00581A63" w:rsidP="00377210">
            <w:pPr>
              <w:spacing w:after="0" w:line="240" w:lineRule="auto"/>
              <w:rPr>
                <w:ins w:id="83" w:author="Aaron Tang" w:date="2026-09-26T15:14:00Z" w16du:dateUtc="2026-09-26T19:14:00Z"/>
                <w:rFonts w:ascii="Arial" w:hAnsi="Arial" w:cs="Arial"/>
                <w:highlight w:val="yellow"/>
              </w:rPr>
            </w:pPr>
            <w:ins w:id="84" w:author="Aaron Tang" w:date="2026-09-26T15:14:00Z" w16du:dateUtc="2026-09-26T19:14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t>e-mail</w:t>
              </w:r>
            </w:ins>
          </w:p>
          <w:p w14:paraId="5C5A8C24" w14:textId="77777777" w:rsidR="00581A63" w:rsidRPr="00E53FC7" w:rsidRDefault="00581A63" w:rsidP="00377210">
            <w:pPr>
              <w:spacing w:after="0" w:line="240" w:lineRule="auto"/>
              <w:rPr>
                <w:ins w:id="85" w:author="Aaron Tang" w:date="2026-09-26T15:14:00Z" w16du:dateUtc="2026-09-26T19:14:00Z"/>
                <w:rFonts w:ascii="Arial" w:hAnsi="Arial" w:cs="Arial"/>
                <w:highlight w:val="yellow"/>
              </w:rPr>
            </w:pPr>
            <w:ins w:id="86" w:author="Aaron Tang" w:date="2026-09-26T15:14:00Z" w16du:dateUtc="2026-09-26T19:14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t>k</w:t>
              </w:r>
            </w:ins>
          </w:p>
        </w:tc>
      </w:tr>
      <w:tr w:rsidR="00581A63" w:rsidRPr="00990111" w14:paraId="62798088" w14:textId="77777777" w:rsidTr="00377210">
        <w:trPr>
          <w:gridBefore w:val="1"/>
          <w:wBefore w:w="8" w:type="dxa"/>
          <w:ins w:id="87" w:author="Aaron Tang" w:date="2026-09-26T15:14:00Z" w16du:dateUtc="2026-09-26T19:14:00Z"/>
        </w:trPr>
        <w:tc>
          <w:tcPr>
            <w:tcW w:w="568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7F3E9F8" w14:textId="77777777" w:rsidR="00581A63" w:rsidRPr="00E53FC7" w:rsidRDefault="00581A63" w:rsidP="00377210">
            <w:pPr>
              <w:spacing w:after="0" w:line="240" w:lineRule="auto"/>
              <w:rPr>
                <w:ins w:id="88" w:author="Aaron Tang" w:date="2026-09-26T15:14:00Z" w16du:dateUtc="2026-09-26T19:14:00Z"/>
                <w:rFonts w:ascii="Arial" w:hAnsi="Arial" w:cs="Arial"/>
                <w:highlight w:val="yellow"/>
              </w:rPr>
            </w:pPr>
            <w:ins w:id="89" w:author="Aaron Tang" w:date="2026-09-26T15:14:00Z" w16du:dateUtc="2026-09-26T19:14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t>Billing Street Address</w:t>
              </w:r>
            </w:ins>
          </w:p>
          <w:p w14:paraId="6363C7F4" w14:textId="77777777" w:rsidR="00581A63" w:rsidRPr="00E53FC7" w:rsidRDefault="00E53FC7" w:rsidP="00377210">
            <w:pPr>
              <w:spacing w:after="0" w:line="240" w:lineRule="auto"/>
              <w:rPr>
                <w:ins w:id="90" w:author="Aaron Tang" w:date="2026-09-26T15:14:00Z" w16du:dateUtc="2026-09-26T19:14:00Z"/>
                <w:rFonts w:ascii="Arial" w:hAnsi="Arial" w:cs="Arial"/>
                <w:highlight w:val="yellow"/>
              </w:rPr>
            </w:pPr>
            <w:ins w:id="91" w:author="Aaron Tang" w:date="2026-09-26T15:14:00Z" w16du:dateUtc="2026-09-26T19:14:00Z">
              <w:r>
                <w:rPr>
                  <w:rFonts w:ascii="Arial" w:hAnsi="Arial" w:cs="Arial"/>
                  <w:color w:val="000000"/>
                  <w:sz w:val="14"/>
                  <w:highlight w:val="yellow"/>
                </w:rPr>
                <w:t>North pole</w:t>
              </w:r>
            </w:ins>
          </w:p>
        </w:tc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5FAB509" w14:textId="77777777" w:rsidR="00581A63" w:rsidRPr="00E53FC7" w:rsidRDefault="00581A63" w:rsidP="00377210">
            <w:pPr>
              <w:spacing w:after="0" w:line="240" w:lineRule="auto"/>
              <w:rPr>
                <w:ins w:id="92" w:author="Aaron Tang" w:date="2026-09-26T15:14:00Z" w16du:dateUtc="2026-09-26T19:14:00Z"/>
                <w:rFonts w:ascii="Arial" w:hAnsi="Arial" w:cs="Arial"/>
                <w:highlight w:val="yellow"/>
              </w:rPr>
            </w:pPr>
            <w:ins w:id="93" w:author="Aaron Tang" w:date="2026-09-26T15:14:00Z" w16du:dateUtc="2026-09-26T19:14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t>City</w:t>
              </w:r>
            </w:ins>
          </w:p>
          <w:p w14:paraId="7DFFC221" w14:textId="77777777" w:rsidR="00581A63" w:rsidRPr="00E53FC7" w:rsidRDefault="00581A63" w:rsidP="00377210">
            <w:pPr>
              <w:spacing w:after="0" w:line="240" w:lineRule="auto"/>
              <w:rPr>
                <w:ins w:id="94" w:author="Aaron Tang" w:date="2026-09-26T15:14:00Z" w16du:dateUtc="2026-09-26T19:14:00Z"/>
                <w:rFonts w:ascii="Arial" w:hAnsi="Arial" w:cs="Arial"/>
                <w:highlight w:val="yellow"/>
              </w:rPr>
            </w:pPr>
            <w:ins w:id="95" w:author="Aaron Tang" w:date="2026-09-26T15:14:00Z" w16du:dateUtc="2026-09-26T19:14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t>Toronto</w:t>
              </w:r>
            </w:ins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7C75E1A" w14:textId="77777777" w:rsidR="00581A63" w:rsidRPr="00E53FC7" w:rsidRDefault="00581A63" w:rsidP="00377210">
            <w:pPr>
              <w:spacing w:after="0" w:line="240" w:lineRule="auto"/>
              <w:rPr>
                <w:ins w:id="96" w:author="Aaron Tang" w:date="2026-09-26T15:14:00Z" w16du:dateUtc="2026-09-26T19:14:00Z"/>
                <w:rFonts w:ascii="Arial" w:hAnsi="Arial" w:cs="Arial"/>
                <w:highlight w:val="yellow"/>
              </w:rPr>
            </w:pPr>
            <w:ins w:id="97" w:author="Aaron Tang" w:date="2026-09-26T15:14:00Z" w16du:dateUtc="2026-09-26T19:14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t>State/Province</w:t>
              </w:r>
            </w:ins>
          </w:p>
          <w:p w14:paraId="1671FDDD" w14:textId="77777777" w:rsidR="00581A63" w:rsidRPr="00E53FC7" w:rsidRDefault="00581A63" w:rsidP="00377210">
            <w:pPr>
              <w:spacing w:after="0" w:line="240" w:lineRule="auto"/>
              <w:rPr>
                <w:ins w:id="98" w:author="Aaron Tang" w:date="2026-09-26T15:14:00Z" w16du:dateUtc="2026-09-26T19:14:00Z"/>
                <w:rFonts w:ascii="Arial" w:hAnsi="Arial" w:cs="Arial"/>
                <w:highlight w:val="yellow"/>
              </w:rPr>
            </w:pPr>
            <w:ins w:id="99" w:author="Aaron Tang" w:date="2026-09-26T15:14:00Z" w16du:dateUtc="2026-09-26T19:14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t>ON</w:t>
              </w:r>
            </w:ins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E24C8C6" w14:textId="77777777" w:rsidR="00581A63" w:rsidRPr="00E53FC7" w:rsidRDefault="00581A63" w:rsidP="00377210">
            <w:pPr>
              <w:spacing w:after="0" w:line="240" w:lineRule="auto"/>
              <w:rPr>
                <w:ins w:id="100" w:author="Aaron Tang" w:date="2026-09-26T15:14:00Z" w16du:dateUtc="2026-09-26T19:14:00Z"/>
                <w:rFonts w:ascii="Arial" w:hAnsi="Arial" w:cs="Arial"/>
                <w:highlight w:val="yellow"/>
                <w:lang w:val="fr-CA"/>
              </w:rPr>
            </w:pPr>
            <w:ins w:id="101" w:author="Aaron Tang" w:date="2026-09-26T15:14:00Z" w16du:dateUtc="2026-09-26T19:14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  <w:lang w:val="fr-CA"/>
                </w:rPr>
                <w:t>Zip/Postal Code</w:t>
              </w:r>
            </w:ins>
          </w:p>
          <w:p w14:paraId="54372454" w14:textId="77777777" w:rsidR="00581A63" w:rsidRPr="00E53FC7" w:rsidRDefault="00581A63" w:rsidP="00377210">
            <w:pPr>
              <w:spacing w:after="0" w:line="240" w:lineRule="auto"/>
              <w:rPr>
                <w:ins w:id="102" w:author="Aaron Tang" w:date="2026-09-26T15:14:00Z" w16du:dateUtc="2026-09-26T19:14:00Z"/>
                <w:rFonts w:ascii="Arial" w:hAnsi="Arial" w:cs="Arial"/>
                <w:highlight w:val="yellow"/>
                <w:lang w:val="fr-CA"/>
              </w:rPr>
            </w:pPr>
            <w:ins w:id="103" w:author="Aaron Tang" w:date="2026-09-26T15:14:00Z" w16du:dateUtc="2026-09-26T19:14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  <w:lang w:val="fr-CA"/>
                </w:rPr>
                <w:t>M</w:t>
              </w:r>
              <w:r w:rsidR="00E53FC7">
                <w:rPr>
                  <w:rFonts w:ascii="Arial" w:hAnsi="Arial" w:cs="Arial"/>
                  <w:color w:val="000000"/>
                  <w:sz w:val="14"/>
                  <w:highlight w:val="yellow"/>
                  <w:lang w:val="fr-CA"/>
                </w:rPr>
                <w:t>00000</w:t>
              </w:r>
            </w:ins>
          </w:p>
        </w:tc>
      </w:tr>
    </w:tbl>
    <w:p w14:paraId="6F305045" w14:textId="77777777" w:rsidR="00581A63" w:rsidRPr="00990111" w:rsidRDefault="00581A63" w:rsidP="00581A63">
      <w:pPr>
        <w:spacing w:after="0" w:line="240" w:lineRule="auto"/>
        <w:rPr>
          <w:ins w:id="104" w:author="Aaron Tang" w:date="2026-09-26T15:14:00Z" w16du:dateUtc="2026-09-26T19:14:00Z"/>
          <w:rFonts w:ascii="Arial" w:hAnsi="Arial" w:cs="Arial"/>
          <w:lang w:val="fr-CA"/>
        </w:rPr>
      </w:pPr>
      <w:ins w:id="105" w:author="Aaron Tang" w:date="2026-09-26T15:14:00Z" w16du:dateUtc="2026-09-26T19:14:00Z">
        <w:r w:rsidRPr="00990111">
          <w:rPr>
            <w:rFonts w:ascii="Arial" w:hAnsi="Arial" w:cs="Arial"/>
            <w:color w:val="000000"/>
            <w:sz w:val="14"/>
            <w:lang w:val="fr-CA"/>
          </w:rPr>
          <w:t> </w:t>
        </w:r>
      </w:ins>
    </w:p>
    <w:p w14:paraId="2777FE54" w14:textId="77777777" w:rsidR="003630F5" w:rsidRDefault="003630F5"/>
    <w:sectPr w:rsidR="003630F5" w:rsidSect="00581A63">
      <w:headerReference w:type="default" r:id="rId6"/>
      <w:footerReference w:type="even" r:id="rId7"/>
      <w:footerReference w:type="default" r:id="rId8"/>
      <w:pgSz w:w="12240" w:h="15840"/>
      <w:pgMar w:top="288" w:right="432" w:bottom="438" w:left="432" w:header="288" w:footer="288" w:gutter="0"/>
      <w:cols w:space="720"/>
      <w:docGrid w:linePitch="0"/>
      <w:sectPrChange w:id="120" w:author="Aaron Tang" w:date="2026-09-26T15:14:00Z" w16du:dateUtc="2026-09-26T19:14:00Z">
        <w:sectPr w:rsidR="003630F5" w:rsidSect="00581A63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4CF896" w14:textId="77777777" w:rsidR="00BD2800" w:rsidRDefault="00BD2800">
      <w:pPr>
        <w:spacing w:after="0" w:line="240" w:lineRule="auto"/>
        <w:pPrChange w:id="17" w:author="Aaron Tang" w:date="2026-09-26T15:14:00Z" w16du:dateUtc="2026-09-26T19:14:00Z">
          <w:pPr/>
        </w:pPrChange>
      </w:pPr>
      <w:r>
        <w:separator/>
      </w:r>
    </w:p>
  </w:endnote>
  <w:endnote w:type="continuationSeparator" w:id="0">
    <w:p w14:paraId="221B9CF9" w14:textId="77777777" w:rsidR="00BD2800" w:rsidRDefault="00BD2800">
      <w:pPr>
        <w:spacing w:after="0" w:line="240" w:lineRule="auto"/>
        <w:pPrChange w:id="18" w:author="Aaron Tang" w:date="2026-09-26T15:14:00Z" w16du:dateUtc="2026-09-26T19:14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5D5763" w14:paraId="31ECF9FD" w14:textId="77777777">
      <w:trPr>
        <w:ins w:id="107" w:author="Aaron Tang" w:date="2026-09-26T15:14:00Z" w16du:dateUtc="2026-09-26T19:14:00Z"/>
      </w:trPr>
      <w:tc>
        <w:tcPr>
          <w:tcW w:w="2917" w:type="dxa"/>
        </w:tcPr>
        <w:p w14:paraId="3FDA39EC" w14:textId="77777777" w:rsidR="00581A63" w:rsidRPr="005D5763" w:rsidRDefault="00581A63">
          <w:pPr>
            <w:spacing w:after="0" w:line="240" w:lineRule="auto"/>
            <w:rPr>
              <w:ins w:id="108" w:author="Aaron Tang" w:date="2026-09-26T15:14:00Z" w16du:dateUtc="2026-09-26T19:14:00Z"/>
              <w:rFonts w:ascii="Arial" w:hAnsi="Arial" w:cs="Arial"/>
              <w:sz w:val="14"/>
              <w:szCs w:val="14"/>
              <w:highlight w:val="black"/>
            </w:rPr>
          </w:pPr>
          <w:ins w:id="109" w:author="Aaron Tang" w:date="2026-09-26T15:14:00Z" w16du:dateUtc="2026-09-26T19:14:00Z">
            <w:r w:rsidRPr="005D5763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t>FRHI Hotels &amp; Resorts (Canada) Inc. Q-00203</w:t>
            </w:r>
          </w:ins>
        </w:p>
      </w:tc>
    </w:tr>
  </w:tbl>
  <w:p w14:paraId="1EA479F2" w14:textId="77777777" w:rsidR="00D164C0" w:rsidRPr="00880F52" w:rsidRDefault="00581A63">
    <w:pPr>
      <w:spacing w:after="0" w:line="240" w:lineRule="auto"/>
      <w:jc w:val="right"/>
      <w:rPr>
        <w:rFonts w:ascii="Arial" w:hAnsi="Arial"/>
        <w:sz w:val="14"/>
        <w:rPrChange w:id="110" w:author="Aaron Tang" w:date="2026-09-26T15:14:00Z" w16du:dateUtc="2026-09-26T19:14:00Z">
          <w:rPr/>
        </w:rPrChange>
      </w:rPr>
      <w:pPrChange w:id="111" w:author="Aaron Tang" w:date="2026-09-26T15:14:00Z" w16du:dateUtc="2026-09-26T19:14:00Z">
        <w:pPr>
          <w:pStyle w:val="Footer"/>
        </w:pPr>
      </w:pPrChange>
    </w:pPr>
    <w:ins w:id="112" w:author="Aaron Tang" w:date="2026-09-26T15:14:00Z" w16du:dateUtc="2026-09-26T19:14:00Z">
      <w:r w:rsidRPr="00880F52">
        <w:rPr>
          <w:rFonts w:ascii="Arial" w:hAnsi="Arial" w:cs="Arial"/>
          <w:color w:val="000000"/>
          <w:sz w:val="14"/>
          <w:szCs w:val="14"/>
        </w:rPr>
        <w:t xml:space="preserve">Page </w: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t xml:space="preserve"> of </w: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instrText>PAGEREF last_page</w: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  <w:r>
        <w:rPr>
          <w:rFonts w:ascii="Arial" w:hAnsi="Arial" w:cs="Arial"/>
          <w:noProof/>
          <w:color w:val="000000"/>
          <w:sz w:val="14"/>
          <w:szCs w:val="14"/>
        </w:rPr>
        <w:t>8</w:t>
      </w:r>
      <w:r w:rsidRPr="00880F52">
        <w:rPr>
          <w:rFonts w:ascii="Arial" w:hAnsi="Arial" w:cs="Arial"/>
          <w:sz w:val="14"/>
          <w:szCs w:val="14"/>
        </w:rP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880F52" w14:paraId="7C472ED5" w14:textId="77777777">
      <w:trPr>
        <w:ins w:id="113" w:author="Aaron Tang" w:date="2026-09-26T15:14:00Z" w16du:dateUtc="2026-09-26T19:14:00Z"/>
      </w:trPr>
      <w:tc>
        <w:tcPr>
          <w:tcW w:w="2917" w:type="dxa"/>
        </w:tcPr>
        <w:p w14:paraId="1825C6C5" w14:textId="77777777" w:rsidR="00581A63" w:rsidRPr="00880F52" w:rsidRDefault="00581A63">
          <w:pPr>
            <w:spacing w:after="0" w:line="240" w:lineRule="auto"/>
            <w:rPr>
              <w:ins w:id="114" w:author="Aaron Tang" w:date="2026-09-26T15:14:00Z" w16du:dateUtc="2026-09-26T19:14:00Z"/>
              <w:rFonts w:ascii="Arial" w:hAnsi="Arial" w:cs="Arial"/>
              <w:sz w:val="14"/>
              <w:szCs w:val="14"/>
            </w:rPr>
          </w:pPr>
          <w:ins w:id="115" w:author="Aaron Tang" w:date="2026-09-26T15:14:00Z" w16du:dateUtc="2026-09-26T19:14:00Z">
            <w:r w:rsidRPr="00FE5398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t>FRHI Hotels &amp; Resorts (Canada) Inc. Q-00203</w:t>
            </w:r>
          </w:ins>
        </w:p>
      </w:tc>
    </w:tr>
  </w:tbl>
  <w:p w14:paraId="1D9883CD" w14:textId="19627866" w:rsidR="00D164C0" w:rsidRPr="00880F52" w:rsidRDefault="00581A63">
    <w:pPr>
      <w:spacing w:after="0" w:line="240" w:lineRule="auto"/>
      <w:jc w:val="right"/>
      <w:rPr>
        <w:rFonts w:ascii="Arial" w:hAnsi="Arial"/>
        <w:sz w:val="14"/>
        <w:rPrChange w:id="116" w:author="Aaron Tang" w:date="2026-09-26T15:14:00Z" w16du:dateUtc="2026-09-26T19:14:00Z">
          <w:rPr/>
        </w:rPrChange>
      </w:rPr>
      <w:pPrChange w:id="117" w:author="Aaron Tang" w:date="2026-09-26T15:14:00Z" w16du:dateUtc="2026-09-26T19:14:00Z">
        <w:pPr>
          <w:pStyle w:val="Footer"/>
        </w:pPr>
      </w:pPrChange>
    </w:pPr>
    <w:ins w:id="118" w:author="Aaron Tang" w:date="2026-09-26T15:14:00Z" w16du:dateUtc="2026-09-26T19:14:00Z">
      <w:r w:rsidRPr="00880F52">
        <w:rPr>
          <w:rFonts w:ascii="Arial" w:hAnsi="Arial" w:cs="Arial"/>
          <w:color w:val="000000"/>
          <w:sz w:val="14"/>
          <w:szCs w:val="14"/>
        </w:rPr>
        <w:t xml:space="preserve">Page </w: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t xml:space="preserve"> of </w: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instrText>PAGEREF last_page</w: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</w:ins>
    <w:r w:rsidR="00D164C0">
      <w:rPr>
        <w:rFonts w:ascii="Arial" w:hAnsi="Arial" w:cs="Arial"/>
        <w:b/>
        <w:bCs/>
        <w:noProof/>
        <w:sz w:val="14"/>
        <w:szCs w:val="14"/>
      </w:rPr>
      <w:t>Error! Bookmark not defined.</w:t>
    </w:r>
    <w:ins w:id="119" w:author="Aaron Tang" w:date="2026-09-26T15:14:00Z" w16du:dateUtc="2026-09-26T19:14:00Z">
      <w:r w:rsidRPr="00880F52">
        <w:rPr>
          <w:rFonts w:ascii="Arial" w:hAnsi="Arial" w:cs="Arial"/>
          <w:sz w:val="14"/>
          <w:szCs w:val="14"/>
        </w:rP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95386F" w14:textId="77777777" w:rsidR="00BD2800" w:rsidRDefault="00BD2800">
      <w:pPr>
        <w:spacing w:after="0" w:line="240" w:lineRule="auto"/>
        <w:pPrChange w:id="15" w:author="Aaron Tang" w:date="2026-09-26T15:14:00Z" w16du:dateUtc="2026-09-26T19:14:00Z">
          <w:pPr/>
        </w:pPrChange>
      </w:pPr>
      <w:r>
        <w:separator/>
      </w:r>
    </w:p>
  </w:footnote>
  <w:footnote w:type="continuationSeparator" w:id="0">
    <w:p w14:paraId="59CE5D1B" w14:textId="77777777" w:rsidR="00BD2800" w:rsidRDefault="00BD2800">
      <w:pPr>
        <w:spacing w:after="0" w:line="240" w:lineRule="auto"/>
        <w:pPrChange w:id="16" w:author="Aaron Tang" w:date="2026-09-26T15:14:00Z" w16du:dateUtc="2026-09-26T19:14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7EA3A9" w14:textId="77777777" w:rsidR="00D164C0" w:rsidRDefault="00D164C0">
    <w:pPr>
      <w:pStyle w:val="TableGrid"/>
      <w:pPrChange w:id="106" w:author="Aaron Tang" w:date="2026-09-26T15:14:00Z" w16du:dateUtc="2026-09-26T19:14:00Z">
        <w:pPr>
          <w:pStyle w:val="Header"/>
        </w:pPr>
      </w:pPrChange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BF"/>
    <w:rsid w:val="000310B6"/>
    <w:rsid w:val="00244A8C"/>
    <w:rsid w:val="003630F5"/>
    <w:rsid w:val="00394CA3"/>
    <w:rsid w:val="0041538A"/>
    <w:rsid w:val="00581A63"/>
    <w:rsid w:val="00635A30"/>
    <w:rsid w:val="00707D07"/>
    <w:rsid w:val="00976151"/>
    <w:rsid w:val="00AF4127"/>
    <w:rsid w:val="00BD2800"/>
    <w:rsid w:val="00BE3B20"/>
    <w:rsid w:val="00C51EFF"/>
    <w:rsid w:val="00D164C0"/>
    <w:rsid w:val="00E22732"/>
    <w:rsid w:val="00E40BBF"/>
    <w:rsid w:val="00E53FC7"/>
    <w:rsid w:val="00FA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1BACDE"/>
  <w15:chartTrackingRefBased/>
  <w15:docId w15:val="{54FFCA4A-74EE-3948-B3CF-DEB62C5E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A63"/>
    <w:pPr>
      <w:spacing w:after="160" w:line="259" w:lineRule="auto"/>
      <w:pPrChange w:id="0" w:author="Aaron Tang" w:date="2026-09-26T15:14:00Z">
        <w:pPr/>
      </w:pPrChange>
    </w:pPr>
    <w:rPr>
      <w:rFonts w:eastAsiaTheme="minorEastAsia"/>
      <w:kern w:val="0"/>
      <w:sz w:val="22"/>
      <w:szCs w:val="22"/>
      <w:lang w:val="en-US"/>
      <w14:ligatures w14:val="none"/>
      <w:rPrChange w:id="0" w:author="Aaron Tang" w:date="2026-09-26T15:14:00Z">
        <w:rPr>
          <w:rFonts w:asciiTheme="minorHAnsi" w:eastAsiaTheme="minorHAnsi" w:hAnsiTheme="minorHAnsi" w:cstheme="minorBidi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581A63"/>
    <w:pPr>
      <w:keepNext/>
      <w:keepLines/>
      <w:spacing w:before="360" w:after="80" w:line="278" w:lineRule="auto"/>
      <w:outlineLvl w:val="0"/>
      <w:pPrChange w:id="1" w:author="Aaron Tang" w:date="2026-09-26T15:14:00Z">
        <w:pPr>
          <w:keepNext/>
          <w:keepLines/>
          <w:spacing w:before="360" w:after="80" w:line="259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  <w:rPrChange w:id="1" w:author="Aaron Tang" w:date="2026-09-26T15:14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A63"/>
    <w:pPr>
      <w:keepNext/>
      <w:keepLines/>
      <w:spacing w:before="160" w:after="80" w:line="278" w:lineRule="auto"/>
      <w:outlineLvl w:val="1"/>
      <w:pPrChange w:id="2" w:author="Aaron Tang" w:date="2026-09-26T15:14:00Z">
        <w:pPr>
          <w:keepNext/>
          <w:keepLines/>
          <w:spacing w:before="160" w:after="80" w:line="259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  <w:rPrChange w:id="2" w:author="Aaron Tang" w:date="2026-09-26T15:14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A63"/>
    <w:pPr>
      <w:keepNext/>
      <w:keepLines/>
      <w:spacing w:before="160" w:after="80" w:line="278" w:lineRule="auto"/>
      <w:outlineLvl w:val="2"/>
      <w:pPrChange w:id="3" w:author="Aaron Tang" w:date="2026-09-26T15:14:00Z">
        <w:pPr>
          <w:keepNext/>
          <w:keepLines/>
          <w:spacing w:before="160" w:after="80" w:line="259" w:lineRule="auto"/>
          <w:outlineLvl w:val="2"/>
        </w:pPr>
      </w:pPrChange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  <w:rPrChange w:id="3" w:author="Aaron Tang" w:date="2026-09-26T15:14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A63"/>
    <w:pPr>
      <w:keepNext/>
      <w:keepLines/>
      <w:spacing w:before="80" w:after="40" w:line="278" w:lineRule="auto"/>
      <w:outlineLvl w:val="3"/>
      <w:pPrChange w:id="4" w:author="Aaron Tang" w:date="2026-09-26T15:14:00Z">
        <w:pPr>
          <w:keepNext/>
          <w:keepLines/>
          <w:spacing w:before="80" w:after="40" w:line="259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  <w:rPrChange w:id="4" w:author="Aaron Tang" w:date="2026-09-26T15:14:00Z">
        <w:rPr>
          <w:rFonts w:asciiTheme="minorHAnsi" w:eastAsiaTheme="majorEastAsia" w:hAnsiTheme="minorHAnsi" w:cstheme="majorBidi"/>
          <w:i/>
          <w:iCs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A63"/>
    <w:pPr>
      <w:keepNext/>
      <w:keepLines/>
      <w:spacing w:before="80" w:after="40" w:line="278" w:lineRule="auto"/>
      <w:outlineLvl w:val="4"/>
      <w:pPrChange w:id="5" w:author="Aaron Tang" w:date="2026-09-26T15:14:00Z">
        <w:pPr>
          <w:keepNext/>
          <w:keepLines/>
          <w:spacing w:before="80" w:after="40" w:line="259" w:lineRule="auto"/>
          <w:outlineLvl w:val="4"/>
        </w:pPr>
      </w:pPrChange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  <w:rPrChange w:id="5" w:author="Aaron Tang" w:date="2026-09-26T15:14:00Z">
        <w:rPr>
          <w:rFonts w:asciiTheme="minorHAnsi" w:eastAsiaTheme="majorEastAsia" w:hAnsiTheme="minorHAnsi" w:cstheme="majorBidi"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A63"/>
    <w:pPr>
      <w:keepNext/>
      <w:keepLines/>
      <w:spacing w:before="40" w:after="0" w:line="278" w:lineRule="auto"/>
      <w:outlineLvl w:val="5"/>
      <w:pPrChange w:id="6" w:author="Aaron Tang" w:date="2026-09-26T15:14:00Z">
        <w:pPr>
          <w:keepNext/>
          <w:keepLines/>
          <w:spacing w:before="40" w:after="160" w:line="259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6" w:author="Aaron Tang" w:date="2026-09-26T15:14:00Z">
        <w:rPr>
          <w:rFonts w:asciiTheme="minorHAnsi" w:eastAsiaTheme="majorEastAsia" w:hAnsiTheme="minorHAnsi" w:cstheme="majorBidi"/>
          <w:i/>
          <w:iCs/>
          <w:color w:val="595959" w:themeColor="text1" w:themeTint="A6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A63"/>
    <w:pPr>
      <w:keepNext/>
      <w:keepLines/>
      <w:spacing w:before="40" w:after="0" w:line="278" w:lineRule="auto"/>
      <w:outlineLvl w:val="6"/>
      <w:pPrChange w:id="7" w:author="Aaron Tang" w:date="2026-09-26T15:14:00Z">
        <w:pPr>
          <w:keepNext/>
          <w:keepLines/>
          <w:spacing w:before="40" w:after="160" w:line="259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7" w:author="Aaron Tang" w:date="2026-09-26T15:14:00Z">
        <w:rPr>
          <w:rFonts w:asciiTheme="minorHAnsi" w:eastAsiaTheme="majorEastAsia" w:hAnsiTheme="minorHAnsi" w:cstheme="majorBidi"/>
          <w:color w:val="595959" w:themeColor="text1" w:themeTint="A6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A63"/>
    <w:pPr>
      <w:keepNext/>
      <w:keepLines/>
      <w:spacing w:after="0" w:line="278" w:lineRule="auto"/>
      <w:outlineLvl w:val="7"/>
      <w:pPrChange w:id="8" w:author="Aaron Tang" w:date="2026-09-26T15:14:00Z">
        <w:pPr>
          <w:keepNext/>
          <w:keepLines/>
          <w:spacing w:after="160" w:line="259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8" w:author="Aaron Tang" w:date="2026-09-26T15:14:00Z">
        <w:rPr>
          <w:rFonts w:asciiTheme="minorHAnsi" w:eastAsiaTheme="majorEastAsia" w:hAnsiTheme="minorHAnsi" w:cstheme="majorBidi"/>
          <w:i/>
          <w:iCs/>
          <w:color w:val="272727" w:themeColor="text1" w:themeTint="D8"/>
          <w:sz w:val="22"/>
          <w:szCs w:val="22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A63"/>
    <w:pPr>
      <w:keepNext/>
      <w:keepLines/>
      <w:spacing w:after="0" w:line="278" w:lineRule="auto"/>
      <w:outlineLvl w:val="8"/>
      <w:pPrChange w:id="9" w:author="Aaron Tang" w:date="2026-09-26T15:14:00Z">
        <w:pPr>
          <w:keepNext/>
          <w:keepLines/>
          <w:spacing w:after="160" w:line="259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9" w:author="Aaron Tang" w:date="2026-09-26T15:14:00Z">
        <w:rPr>
          <w:rFonts w:asciiTheme="minorHAnsi" w:eastAsiaTheme="majorEastAsia" w:hAnsiTheme="minorHAnsi" w:cstheme="majorBidi"/>
          <w:color w:val="272727" w:themeColor="text1" w:themeTint="D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BB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BB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BB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BB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BBF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BB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BB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BB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BB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81A63"/>
    <w:pPr>
      <w:spacing w:after="80" w:line="240" w:lineRule="auto"/>
      <w:contextualSpacing/>
      <w:pPrChange w:id="10" w:author="Aaron Tang" w:date="2026-09-26T15:14:00Z">
        <w:pPr>
          <w:spacing w:after="80" w:line="259" w:lineRule="auto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10" w:author="Aaron Tang" w:date="2026-09-26T15:1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E40BB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A63"/>
    <w:pPr>
      <w:numPr>
        <w:ilvl w:val="1"/>
      </w:numPr>
      <w:spacing w:line="278" w:lineRule="auto"/>
      <w:pPrChange w:id="11" w:author="Aaron Tang" w:date="2026-09-26T15:14:00Z">
        <w:pPr>
          <w:numPr>
            <w:ilvl w:val="1"/>
          </w:numPr>
          <w:spacing w:after="160" w:line="259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1" w:author="Aaron Tang" w:date="2026-09-26T15:14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E40BB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81A63"/>
    <w:pPr>
      <w:spacing w:before="160" w:line="278" w:lineRule="auto"/>
      <w:jc w:val="center"/>
      <w:pPrChange w:id="12" w:author="Aaron Tang" w:date="2026-09-26T15:14:00Z">
        <w:pPr>
          <w:spacing w:before="160" w:after="160" w:line="259" w:lineRule="auto"/>
          <w:jc w:val="center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2" w:author="Aaron Tang" w:date="2026-09-26T15:14:00Z">
        <w:rPr>
          <w:rFonts w:asciiTheme="minorHAnsi" w:eastAsiaTheme="minorEastAsia" w:hAnsiTheme="minorHAnsi" w:cstheme="min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E40BBF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81A63"/>
    <w:pPr>
      <w:spacing w:line="278" w:lineRule="auto"/>
      <w:ind w:left="720"/>
      <w:contextualSpacing/>
      <w:pPrChange w:id="13" w:author="Aaron Tang" w:date="2026-09-26T15:14:00Z">
        <w:pPr>
          <w:spacing w:after="160" w:line="259" w:lineRule="auto"/>
          <w:ind w:left="720"/>
          <w:contextualSpacing/>
        </w:pPr>
      </w:pPrChange>
    </w:pPr>
    <w:rPr>
      <w:rFonts w:eastAsiaTheme="minorHAnsi"/>
      <w:kern w:val="2"/>
      <w:sz w:val="24"/>
      <w:szCs w:val="24"/>
      <w14:ligatures w14:val="standardContextual"/>
      <w:rPrChange w:id="13" w:author="Aaron Tang" w:date="2026-09-26T15:1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E40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4" w:author="Aaron Tang" w:date="2026-09-26T15:14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59" w:lineRule="auto"/>
          <w:ind w:left="864" w:right="864"/>
          <w:jc w:val="center"/>
        </w:pPr>
      </w:pPrChange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  <w:rPrChange w:id="14" w:author="Aaron Tang" w:date="2026-09-26T15:14:00Z">
        <w:rPr>
          <w:rFonts w:asciiTheme="minorHAnsi" w:eastAsiaTheme="minorEastAsia" w:hAnsiTheme="minorHAnsi" w:cstheme="minorBidi"/>
          <w:i/>
          <w:iCs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BBF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40B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0B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64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64C0"/>
  </w:style>
  <w:style w:type="paragraph" w:styleId="Footer">
    <w:name w:val="footer"/>
    <w:basedOn w:val="Normal"/>
    <w:link w:val="FooterChar"/>
    <w:uiPriority w:val="99"/>
    <w:unhideWhenUsed/>
    <w:rsid w:val="00D164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64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Arthur Souza Rodrigues</cp:lastModifiedBy>
  <cp:revision>1</cp:revision>
  <dcterms:created xsi:type="dcterms:W3CDTF">2025-04-21T10:00:00Z</dcterms:created>
  <dcterms:modified xsi:type="dcterms:W3CDTF">2026-09-26T19:14:00Z</dcterms:modified>
</cp:coreProperties>
</file>