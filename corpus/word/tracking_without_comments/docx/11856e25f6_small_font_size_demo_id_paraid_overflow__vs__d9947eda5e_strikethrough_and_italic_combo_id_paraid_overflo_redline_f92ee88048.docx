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D2FE1B" w14:textId="77777777" w:rsidR="00DE019B" w:rsidRDefault="00C54B4D">
      <w:ins w:id="0" w:author="Comparison" w:date="2026-07-05T01:10:00Z" w16du:dateUtc="2026-07-05T05:10:00Z">
        <w:r>
          <w:rPr>
            <w:i/>
            <w:iCs/>
            <w:strike/>
          </w:rPr>
          <w:t>Strikethrough and Italic Combo</w:t>
        </w:r>
      </w:ins>
      <w:del w:id="1" w:author="Comparison" w:date="2026-07-05T01:10:00Z" w16du:dateUtc="2026-07-05T05:10:00Z">
        <w:r>
          <w:rPr>
            <w:sz w:val="16"/>
            <w:szCs w:val="16"/>
          </w:rPr>
          <w:delText>Small Font Size</w:delText>
        </w:r>
      </w:del>
      <w:r>
        <w:rPr>
          <w:i/>
          <w:strike/>
          <w:rPrChange w:id="2" w:author="Comparison" w:date="2026-07-05T01:10:00Z" w16du:dateUtc="2026-07-05T05:10:00Z">
            <w:rPr>
              <w:sz w:val="16"/>
              <w:szCs w:val="16"/>
            </w:rPr>
          </w:rPrChange>
        </w:rPr>
        <w:t xml:space="preserve"> Demo</w:t>
      </w:r>
    </w:p>
    <w:p w14:paraId="286B347E" w14:textId="77777777" w:rsidR="00DE019B" w:rsidRDefault="00C54B4D">
      <w:r>
        <w:rPr>
          <w:i/>
          <w:strike/>
          <w:rPrChange w:id="3" w:author="Comparison" w:date="2026-07-05T01:10:00Z" w16du:dateUtc="2026-07-05T05:10:00Z">
            <w:rPr>
              <w:sz w:val="16"/>
              <w:szCs w:val="16"/>
            </w:rPr>
          </w:rPrChange>
        </w:rPr>
        <w:t xml:space="preserve">This document </w:t>
      </w:r>
      <w:ins w:id="4" w:author="Comparison" w:date="2026-07-05T01:10:00Z" w16du:dateUtc="2026-07-05T05:10:00Z">
        <w:r>
          <w:rPr>
            <w:i/>
            <w:iCs/>
            <w:strike/>
          </w:rPr>
          <w:t>combines strikethrough with italic</w:t>
        </w:r>
      </w:ins>
      <w:del w:id="5" w:author="Comparison" w:date="2026-07-05T01:10:00Z" w16du:dateUtc="2026-07-05T05:10:00Z">
        <w:r>
          <w:rPr>
            <w:sz w:val="16"/>
            <w:szCs w:val="16"/>
          </w:rPr>
          <w:delText>demonstrates very small font size of 8pt</w:delText>
        </w:r>
      </w:del>
      <w:r>
        <w:rPr>
          <w:i/>
          <w:strike/>
          <w:rPrChange w:id="6" w:author="Comparison" w:date="2026-07-05T01:10:00Z" w16du:dateUtc="2026-07-05T05:10:00Z">
            <w:rPr>
              <w:sz w:val="16"/>
              <w:szCs w:val="16"/>
            </w:rPr>
          </w:rPrChange>
        </w:rPr>
        <w:t>.</w:t>
      </w:r>
    </w:p>
    <w:p w14:paraId="33C981B8" w14:textId="77777777" w:rsidR="00DE019B" w:rsidRDefault="00C54B4D">
      <w:ins w:id="7" w:author="Comparison" w:date="2026-07-05T01:10:00Z" w16du:dateUtc="2026-07-05T05:10:00Z">
        <w:r>
          <w:rPr>
            <w:i/>
            <w:iCs/>
            <w:strike/>
          </w:rPr>
          <w:t>This text is struck through and italic simultaneously.</w:t>
        </w:r>
      </w:ins>
      <w:del w:id="8" w:author="Comparison" w:date="2026-07-05T01:10:00Z" w16du:dateUtc="2026-07-05T05:10:00Z">
        <w:r>
          <w:rPr>
            <w:sz w:val="16"/>
            <w:szCs w:val="16"/>
          </w:rPr>
          <w:delText>Small fonts are used in footnotes and disclaimers.</w:delText>
        </w:r>
      </w:del>
    </w:p>
    <w:sectPr w:rsidR="00DE019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E019B"/>
    <w:rsid w:val="00190D15"/>
    <w:rsid w:val="008A6D90"/>
    <w:rsid w:val="00A157BA"/>
    <w:rsid w:val="00B37A4C"/>
    <w:rsid w:val="00C54B4D"/>
    <w:rsid w:val="00DE0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981CA5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2026-05-14T16:57:00Z</dcterms:created>
  <dcterms:modified xsi:type="dcterms:W3CDTF">2026-07-05T05:10:00Z</dcterms:modified>
</cp:coreProperties>
</file>