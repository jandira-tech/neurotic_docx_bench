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3"/>
        </w:numPr>
        <w:rPr>
          <w:ins w:id="8" w:author="Nick Bernal" w:date="2026-09-26T15:08:00Z" w16du:dateUtc="2026-09-26T19:08:00Z"/>
        </w:rPr>
      </w:pPr>
      <w:ins w:id="9" w:author="Nick Bernal" w:date="2026-09-26T15:08:00Z" w16du:dateUtc="2026-09-26T19:08:00Z">
        <w:r>
          <w:t>One</w:t>
        </w:r>
      </w:ins>
    </w:p>
    <w:p w14:paraId="75E0609A" w14:textId="77777777" w:rsidR="00A76069" w:rsidRDefault="00A76069" w:rsidP="00A76069">
      <w:pPr>
        <w:pStyle w:val="ListParagraph"/>
        <w:numPr>
          <w:ilvl w:val="1"/>
          <w:numId w:val="3"/>
        </w:numPr>
        <w:ind w:hanging="1080"/>
        <w:rPr>
          <w:ins w:id="10" w:author="Nick Bernal" w:date="2026-09-26T15:08:00Z" w16du:dateUtc="2026-09-26T19:08:00Z"/>
        </w:rPr>
      </w:pPr>
      <w:ins w:id="11" w:author="Nick Bernal" w:date="2026-09-26T15:08:00Z" w16du:dateUtc="2026-09-26T19:08:00Z">
        <w:r>
          <w:t>A custom</w:t>
        </w:r>
      </w:ins>
    </w:p>
    <w:p w14:paraId="3BE6E8E9" w14:textId="77777777" w:rsidR="00A76069" w:rsidRDefault="00A76069" w:rsidP="00A76069">
      <w:pPr>
        <w:pStyle w:val="ListParagraph"/>
        <w:numPr>
          <w:ilvl w:val="0"/>
          <w:numId w:val="3"/>
        </w:numPr>
        <w:rPr>
          <w:ins w:id="12" w:author="Nick Bernal" w:date="2026-09-26T15:08:00Z" w16du:dateUtc="2026-09-26T19:08:00Z"/>
        </w:rPr>
      </w:pPr>
      <w:ins w:id="13" w:author="Nick Bernal" w:date="2026-09-26T15:08:00Z" w16du:dateUtc="2026-09-26T19:08:00Z">
        <w:r>
          <w:t>Two</w:t>
        </w:r>
      </w:ins>
    </w:p>
    <w:p w14:paraId="384D8EBE" w14:textId="77777777" w:rsidR="003C58BC" w:rsidRDefault="003C58BC">
      <w:pPr>
        <w:rPr>
          <w:ins w:id="14" w:author="Nick Bernal" w:date="2026-09-26T15:08:00Z" w16du:dateUtc="2026-09-26T19:08:00Z"/>
        </w:rPr>
      </w:pPr>
    </w:p>
    <w:p w14:paraId="1B04B9B5" w14:textId="77777777" w:rsidR="00086CEF" w:rsidRDefault="00EF5392" w:rsidP="00EF5392">
      <w:pPr>
        <w:pStyle w:val="BodyText"/>
        <w:numPr>
          <w:ilvl w:val="1"/>
          <w:numId w:val="6"/>
        </w:numPr>
        <w:tabs>
          <w:tab w:val="left" w:pos="572"/>
        </w:tabs>
        <w:spacing w:before="94"/>
        <w:ind w:right="18"/>
        <w:pPrChange w:id="15" w:author="Nick Bernal" w:date="2026-09-26T15:08:00Z" w16du:dateUtc="2026-09-26T19:08:00Z">
          <w:pPr/>
        </w:pPrChange>
      </w:pPr>
      <w:ins w:id="16" w:author="Nick Bernal" w:date="2026-09-26T15:08:00Z" w16du:dateUtc="2026-09-26T19:08:00Z">
        <w:r>
          <w:rPr>
            <w:b/>
            <w:color w:val="5C5C5F"/>
            <w:spacing w:val="-1"/>
          </w:rPr>
          <w:t>2.</w:t>
        </w:r>
      </w:ins>
      <w:del w:id="17" w:author="Nick Bernal" w:date="2026-09-26T15:08:00Z" w16du:dateUtc="2026-09-26T19:08:00Z">
        <w:r w:rsidR="005977AE">
          <w:delText xml:space="preserve">Test </w:delText>
        </w:r>
      </w:del>
      <w:r w:rsidR="005977AE">
        <w:rPr>
          <w:b/>
          <w:color w:val="5C5C5F"/>
          <w:spacing w:val="-1"/>
          <w:rPrChange w:id="18" w:author="Nick Bernal" w:date="2026-09-26T15:08:00Z" w16du:dateUtc="2026-09-26T19:08:00Z">
            <w:rPr/>
          </w:rPrChange>
        </w:rPr>
        <w:t>1</w:t>
      </w:r>
    </w:p>
    <w:p w14:paraId="1F5505C2" w14:textId="77777777" w:rsidR="00086CEF" w:rsidRDefault="00086CEF">
      <w:pPr>
        <w:rPr>
          <w:del w:id="19" w:author="Nick Bernal" w:date="2026-09-26T15:08:00Z" w16du:dateUtc="2026-09-26T19:08:00Z"/>
        </w:rPr>
      </w:pPr>
    </w:p>
    <w:p w14:paraId="1BCAB560" w14:textId="77777777" w:rsidR="00086CEF" w:rsidRDefault="00086CEF">
      <w:pPr>
        <w:rPr>
          <w:del w:id="20" w:author="Nick Bernal" w:date="2026-09-26T15:08:00Z" w16du:dateUtc="2026-09-26T19:08:00Z"/>
        </w:rPr>
      </w:pPr>
    </w:p>
    <w:p w14:paraId="4A9CEBCE" w14:textId="77777777" w:rsidR="00086CEF" w:rsidRDefault="005977AE">
      <w:pPr>
        <w:rPr>
          <w:del w:id="21" w:author="Nick Bernal" w:date="2026-09-26T15:08:00Z" w16du:dateUtc="2026-09-26T19:08:00Z"/>
        </w:rPr>
      </w:pPr>
      <w:del w:id="22" w:author="Nick Bernal" w:date="2026-09-26T15:08:00Z" w16du:dateUtc="2026-09-26T19:08:00Z">
        <w:r>
          <w:delText xml:space="preserve">Test </w:delText>
        </w:r>
      </w:del>
      <w:r>
        <w:rPr>
          <w:b/>
          <w:color w:val="5C5C5F"/>
          <w:spacing w:val="-1"/>
          <w:rPrChange w:id="23" w:author="Nick Bernal" w:date="2026-09-26T15:08:00Z" w16du:dateUtc="2026-09-26T19:08:00Z">
            <w:rPr/>
          </w:rPrChange>
        </w:rPr>
        <w:t>2</w:t>
      </w:r>
      <w:ins w:id="24" w:author="Nick Bernal" w:date="2026-09-26T15:08:00Z" w16du:dateUtc="2026-09-26T19:08:00Z">
        <w:r w:rsidR="00EF5392">
          <w:rPr>
            <w:b/>
            <w:color w:val="5C5C5F"/>
            <w:spacing w:val="-1"/>
          </w:rPr>
          <w:t>.2</w:t>
        </w:r>
      </w:ins>
    </w:p>
    <w:p w14:paraId="010F2611" w14:textId="77777777" w:rsidR="00086CEF" w:rsidRDefault="005977AE">
      <w:pPr>
        <w:rPr>
          <w:del w:id="25" w:author="Nick Bernal" w:date="2026-09-26T15:08:00Z" w16du:dateUtc="2026-09-26T19:08:00Z"/>
        </w:rPr>
      </w:pPr>
      <w:sdt>
        <w:sdtPr>
          <w:alias w:val="Enter your full name"/>
          <w:tag w:val="agreementinput-1741026604177-450029465509"/>
          <w:id w:val="-1829663754"/>
          <w:lock w:val="sdtContentLocked"/>
        </w:sdtPr>
        <w:sdtEndPr/>
        <w:sdtContent>
          <w:del w:id="26" w:author="Nick Bernal" w:date="2026-09-26T15:08:00Z" w16du:dateUtc="2026-09-26T19:08:00Z">
            <w:r>
              <w:delText>Enter your full name</w:delText>
            </w:r>
          </w:del>
        </w:sdtContent>
      </w:sdt>
    </w:p>
    <w:p w14:paraId="3D3400B0" w14:textId="77777777" w:rsidR="00086CEF" w:rsidRDefault="005977AE">
      <w:pPr>
        <w:rPr>
          <w:del w:id="27" w:author="Nick Bernal" w:date="2026-09-26T15:08:00Z" w16du:dateUtc="2026-09-26T19:08:00Z"/>
        </w:rPr>
      </w:pPr>
      <w:sdt>
        <w:sdtPr>
          <w:alias w:val="Enter company name"/>
          <w:tag w:val="agreementinput-1741026607449-98007837804"/>
          <w:id w:val="-842238408"/>
          <w:lock w:val="sdtContentLocked"/>
        </w:sdtPr>
        <w:sdtEndPr/>
        <w:sdtContent>
          <w:del w:id="28" w:author="Nick Bernal" w:date="2026-09-26T15:08:00Z" w16du:dateUtc="2026-09-26T19:08:00Z">
            <w:r>
              <w:delText>Enter company name</w:delText>
            </w:r>
          </w:del>
        </w:sdtContent>
      </w:sdt>
    </w:p>
    <w:p w14:paraId="0F0B47B8" w14:textId="77777777" w:rsidR="00086CEF" w:rsidRDefault="005977AE">
      <w:pPr>
        <w:rPr>
          <w:del w:id="29" w:author="Nick Bernal" w:date="2026-09-26T15:08:00Z" w16du:dateUtc="2026-09-26T19:08:00Z"/>
        </w:rPr>
      </w:pPr>
      <w:sdt>
        <w:sdtPr>
          <w:alias w:val="Enter the date"/>
          <w:tag w:val="agreementinput-1741026610956-662259860791"/>
          <w:id w:val="-1518763924"/>
          <w:lock w:val="sdtContentLocked"/>
        </w:sdtPr>
        <w:sdtEndPr/>
        <w:sdtContent>
          <w:del w:id="30" w:author="Nick Bernal" w:date="2026-09-26T15:08:00Z" w16du:dateUtc="2026-09-26T19:08:00Z">
            <w:r>
              <w:delText>Enter the date</w:delText>
            </w:r>
          </w:del>
        </w:sdtContent>
      </w:sdt>
    </w:p>
    <w:p w14:paraId="3ECB0C60" w14:textId="77777777" w:rsidR="00086CEF" w:rsidRDefault="005977AE" w:rsidP="00EF5392">
      <w:pPr>
        <w:pStyle w:val="BodyText"/>
        <w:numPr>
          <w:ilvl w:val="1"/>
          <w:numId w:val="6"/>
        </w:numPr>
        <w:tabs>
          <w:tab w:val="left" w:pos="572"/>
        </w:tabs>
        <w:spacing w:before="94"/>
        <w:ind w:right="18"/>
        <w:pPrChange w:id="31" w:author="Nick Bernal" w:date="2026-09-26T15:08:00Z" w16du:dateUtc="2026-09-26T19:08:00Z">
          <w:pPr/>
        </w:pPrChange>
      </w:pPr>
      <w:sdt>
        <w:sdtPr>
          <w:alias w:val="Enter duration"/>
          <w:tag w:val="agreementinput-1741026613566-606343758575"/>
          <w:id w:val="477346120"/>
          <w:lock w:val="sdtContentLocked"/>
        </w:sdtPr>
        <w:sdtEndPr/>
        <w:sdtContent>
          <w:del w:id="32" w:author="Nick Bernal" w:date="2026-09-26T15:08:00Z" w16du:dateUtc="2026-09-26T19:08:00Z">
            <w:r>
              <w:delText>Enter duration</w:delText>
            </w:r>
          </w:del>
        </w:sdtContent>
      </w:sdt>
    </w:p>
    <w:sectPr w:rsidR="00086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5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5"/>
  </w:num>
  <w:num w:numId="3" w16cid:durableId="562640203">
    <w:abstractNumId w:val="2"/>
  </w:num>
  <w:num w:numId="4" w16cid:durableId="1578203270">
    <w:abstractNumId w:val="3"/>
  </w:num>
  <w:num w:numId="5" w16cid:durableId="743066546">
    <w:abstractNumId w:val="0"/>
  </w:num>
  <w:num w:numId="6" w16cid:durableId="157342058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86CEF"/>
    <w:rsid w:val="00233D7B"/>
    <w:rsid w:val="003104CE"/>
    <w:rsid w:val="00360F1B"/>
    <w:rsid w:val="003A4303"/>
    <w:rsid w:val="003C1D14"/>
    <w:rsid w:val="003C58BC"/>
    <w:rsid w:val="0049461A"/>
    <w:rsid w:val="00652E45"/>
    <w:rsid w:val="006F4951"/>
    <w:rsid w:val="00803FC3"/>
    <w:rsid w:val="00931F1A"/>
    <w:rsid w:val="00A76069"/>
    <w:rsid w:val="00AB2838"/>
    <w:rsid w:val="00AF4127"/>
    <w:rsid w:val="00BB1758"/>
    <w:rsid w:val="00CC3C3F"/>
    <w:rsid w:val="00CE0D03"/>
    <w:rsid w:val="00E20231"/>
    <w:rsid w:val="00EC277A"/>
    <w:rsid w:val="00EC56D9"/>
    <w:rsid w:val="00EF5392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DAEEE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  <w:pPrChange w:id="0" w:author="Nick Bernal" w:date="2026-09-26T15:08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9-26T15:08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  <w:pPrChange w:id="1" w:author="Nick Bernal" w:date="2026-09-26T15:08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9-26T15:08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  <w:pPrChange w:id="2" w:author="Nick Bernal" w:date="2026-09-26T15:08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9-26T15:08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  <w:pPrChange w:id="3" w:author="Nick Bernal" w:date="2026-09-26T15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9-26T15:08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  <w:pPrChange w:id="4" w:author="Nick Bernal" w:date="2026-09-26T15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9-26T15:0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  <w:pPrChange w:id="5" w:author="Nick Bernal" w:date="2026-09-26T15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9-26T15:0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  <w:pPrChange w:id="6" w:author="Nick Bernal" w:date="2026-09-26T15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9-26T15:0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  <w:pPrChange w:id="7" w:author="Nick Bernal" w:date="2026-09-26T15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9-26T15:08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C56D9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EC56D9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C56D9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2026-09-26T19:08:00Z</dcterms:modified>
</cp:coreProperties>
</file>