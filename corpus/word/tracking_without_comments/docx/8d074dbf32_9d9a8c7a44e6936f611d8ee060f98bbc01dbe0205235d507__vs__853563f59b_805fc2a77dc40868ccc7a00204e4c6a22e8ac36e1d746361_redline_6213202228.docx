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C6BBE" w14:textId="38B5E6D9" w:rsidR="00F664CC" w:rsidRPr="00E27CD8" w:rsidRDefault="0028720F" w:rsidP="00E27CD8">
      <w:pPr>
        <w:pStyle w:val="Header"/>
        <w:spacing w:before="0" w:after="0" w:afterAutospacing="0"/>
        <w:ind w:left="2160"/>
        <w:rPr>
          <w:ins w:id="16" w:author="Bentley, Bernadette M. (EHS)" w:date="2026-09-25T20:02:00Z" w16du:dateUtc="2026-09-26T00:02:00Z"/>
          <w:rFonts w:ascii="Bookman Old Style" w:hAnsi="Bookman Old Style"/>
          <w:b/>
          <w:i/>
          <w:sz w:val="20"/>
          <w:szCs w:val="20"/>
        </w:rPr>
      </w:pPr>
      <w:ins w:id="17" w:author="Bentley, Bernadette M. (EHS)" w:date="2026-09-25T20:02:00Z" w16du:dateUtc="2026-09-26T00:02:00Z">
        <w:r w:rsidRPr="00E27CD8">
          <w:rPr>
            <w:rFonts w:ascii="Bookman Old Style" w:hAnsi="Bookman Old Style"/>
            <w:b/>
            <w:i/>
            <w:noProof/>
            <w:sz w:val="20"/>
            <w:szCs w:val="20"/>
          </w:rPr>
          <mc:AlternateContent>
            <mc:Choice Requires="wps">
              <w:drawing>
                <wp:anchor distT="0" distB="0" distL="114300" distR="114300" simplePos="0" relativeHeight="251660288" behindDoc="1" locked="0" layoutInCell="1" allowOverlap="1" wp14:anchorId="6381AC21" wp14:editId="00B56009">
                  <wp:simplePos x="0" y="0"/>
                  <wp:positionH relativeFrom="column">
                    <wp:align>center</wp:align>
                  </wp:positionH>
                  <wp:positionV relativeFrom="paragraph">
                    <wp:posOffset>0</wp:posOffset>
                  </wp:positionV>
                  <wp:extent cx="7947660" cy="830580"/>
                  <wp:effectExtent l="0" t="0" r="0" b="0"/>
                  <wp:wrapNone/>
                  <wp:docPr id="307" name="Text Box 2" descr="MassHealth &#10;Commonwealth of Massachusetts &#10;Executive Office of Health and Human Services &#10;Office of Medicaid &#10;www.mass.gov/masshealth" title="MassHealth Logo and Agency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7660" cy="830580"/>
                          </a:xfrm>
                          <a:prstGeom prst="rect">
                            <a:avLst/>
                          </a:prstGeom>
                          <a:noFill/>
                          <a:ln w="9525">
                            <a:noFill/>
                            <a:miter lim="800000"/>
                            <a:headEnd/>
                            <a:tailEnd/>
                          </a:ln>
                        </wps:spPr>
                        <wps:txbx>
                          <w:txbxContent>
                            <w:p w14:paraId="097FE926" w14:textId="77777777" w:rsidR="00E01D80" w:rsidRPr="009D2D5F" w:rsidRDefault="0028720F" w:rsidP="00E27CD8">
                              <w:pPr>
                                <w:spacing w:before="0" w:after="0" w:afterAutospacing="0"/>
                                <w:rPr>
                                  <w:ins w:id="18" w:author="Bentley, Bernadette M. (EHS)" w:date="2026-09-25T20:02:00Z" w16du:dateUtc="2026-09-26T00:02:00Z"/>
                                </w:rPr>
                              </w:pPr>
                              <w:ins w:id="19" w:author="Bentley, Bernadette M. (EHS)" w:date="2026-09-25T20:02:00Z" w16du:dateUtc="2026-09-26T00:02:00Z">
                                <w:r w:rsidRPr="009D2D5F">
                                  <w:t xml:space="preserve"> </w:t>
                                </w:r>
                              </w:ins>
                            </w:p>
                            <w:p w14:paraId="0B200138" w14:textId="77777777" w:rsidR="00E01D80" w:rsidRDefault="00E01D80" w:rsidP="00E27CD8">
                              <w:pPr>
                                <w:spacing w:before="0" w:after="0" w:afterAutospacing="0"/>
                                <w:rPr>
                                  <w:ins w:id="20" w:author="Bentley, Bernadette M. (EHS)" w:date="2026-09-25T20:02:00Z" w16du:dateUtc="2026-09-26T00:02: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81AC21" id="_x0000_t202" coordsize="21600,21600" o:spt="202" path="m,l,21600r21600,l21600,xe">
                  <v:stroke joinstyle="miter"/>
                  <v:path gradientshapeok="t" o:connecttype="rect"/>
                </v:shapetype>
                <v:shape id="Text Box 2" o:spid="_x0000_s1026" type="#_x0000_t202" alt="Title: MassHealth Logo and Agency Name - Description: MassHealth &#10;Commonwealth of Massachusetts &#10;Executive Office of Health and Human Services &#10;Office of Medicaid &#10;www.mass.gov/masshealth" style="position:absolute;left:0;text-align:left;margin-left:0;margin-top:0;width:625.8pt;height:65.4pt;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" filled="f" stroked="f">
                  <v:textbox>
                    <w:txbxContent>
                      <w:p w14:paraId="097FE926" w14:textId="77777777" w:rsidR="00E01D80" w:rsidRPr="009D2D5F" w:rsidRDefault="0028720F" w:rsidP="00E27CD8">
                        <w:pPr>
                          <w:spacing w:before="0" w:after="0" w:afterAutospacing="0"/>
                          <w:rPr>
                            <w:ins w:id="21" w:author="Bentley, Bernadette M. (EHS)" w:date="2026-09-25T20:02:00Z" w16du:dateUtc="2026-09-26T00:02:00Z"/>
                          </w:rPr>
                        </w:pPr>
                        <w:ins w:id="22" w:author="Bentley, Bernadette M. (EHS)" w:date="2026-09-25T20:02:00Z" w16du:dateUtc="2026-09-26T00:02:00Z">
                          <w:r w:rsidRPr="009D2D5F">
                            <w:t xml:space="preserve"> </w:t>
                          </w:r>
                        </w:ins>
                      </w:p>
                      <w:p w14:paraId="0B200138" w14:textId="77777777" w:rsidR="00E01D80" w:rsidRDefault="00E01D80" w:rsidP="00E27CD8">
                        <w:pPr>
                          <w:spacing w:before="0" w:after="0" w:afterAutospacing="0"/>
                          <w:rPr>
                            <w:ins w:id="23" w:author="Bentley, Bernadette M. (EHS)" w:date="2026-09-25T20:02:00Z" w16du:dateUtc="2026-09-26T00:02:00Z"/>
                          </w:rPr>
                        </w:pPr>
                      </w:p>
                    </w:txbxContent>
                  </v:textbox>
                </v:shape>
              </w:pict>
            </mc:Fallback>
          </mc:AlternateContent>
        </w:r>
        <w:r w:rsidR="00F664CC" w:rsidRPr="00E27CD8">
          <w:rPr>
            <w:rFonts w:ascii="Bookman Old Style" w:hAnsi="Bookman Old Style"/>
            <w:b/>
            <w:i/>
            <w:noProof/>
            <w:sz w:val="20"/>
            <w:szCs w:val="20"/>
          </w:rPr>
          <w:drawing>
            <wp:anchor distT="0" distB="0" distL="114300" distR="114300" simplePos="0" relativeHeight="251659264" behindDoc="0" locked="0" layoutInCell="1" allowOverlap="1" wp14:anchorId="46DA7FB3" wp14:editId="3565E63A">
              <wp:simplePos x="0" y="0"/>
              <wp:positionH relativeFrom="margin">
                <wp:posOffset>-224790</wp:posOffset>
              </wp:positionH>
              <wp:positionV relativeFrom="margin">
                <wp:posOffset>0</wp:posOffset>
              </wp:positionV>
              <wp:extent cx="1468822" cy="739140"/>
              <wp:effectExtent l="0" t="0" r="0" b="3810"/>
              <wp:wrapNone/>
              <wp:docPr id="9" name="Picture 9" descr="MassHealth"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8822" cy="739140"/>
                      </a:xfrm>
                      <a:prstGeom prst="rect">
                        <a:avLst/>
                      </a:prstGeom>
                      <a:noFill/>
                    </pic:spPr>
                  </pic:pic>
                </a:graphicData>
              </a:graphic>
              <wp14:sizeRelH relativeFrom="page">
                <wp14:pctWidth>0</wp14:pctWidth>
              </wp14:sizeRelH>
              <wp14:sizeRelV relativeFrom="page">
                <wp14:pctHeight>0</wp14:pctHeight>
              </wp14:sizeRelV>
            </wp:anchor>
          </w:drawing>
        </w:r>
        <w:r w:rsidR="00F664CC" w:rsidRPr="00E27CD8">
          <w:rPr>
            <w:rFonts w:ascii="Bookman Old Style" w:hAnsi="Bookman Old Style"/>
            <w:b/>
            <w:i/>
            <w:sz w:val="20"/>
            <w:szCs w:val="20"/>
          </w:rPr>
          <w:t>Commonwealth of Massachusetts</w:t>
        </w:r>
      </w:ins>
    </w:p>
    <w:p w14:paraId="1CDE2008" w14:textId="77777777" w:rsidR="00F664CC" w:rsidRPr="00E27CD8" w:rsidRDefault="00F664CC" w:rsidP="00E27CD8">
      <w:pPr>
        <w:spacing w:before="0" w:after="0" w:afterAutospacing="0"/>
        <w:ind w:left="2160"/>
        <w:rPr>
          <w:ins w:id="24" w:author="Bentley, Bernadette M. (EHS)" w:date="2026-09-25T20:02:00Z" w16du:dateUtc="2026-09-26T00:02:00Z"/>
          <w:rFonts w:ascii="Bookman Old Style" w:hAnsi="Bookman Old Style"/>
          <w:b/>
          <w:i/>
          <w:sz w:val="20"/>
          <w:szCs w:val="20"/>
        </w:rPr>
      </w:pPr>
      <w:ins w:id="25" w:author="Bentley, Bernadette M. (EHS)" w:date="2026-09-25T20:02:00Z" w16du:dateUtc="2026-09-26T00:02:00Z">
        <w:r w:rsidRPr="00E27CD8">
          <w:rPr>
            <w:rFonts w:ascii="Bookman Old Style" w:hAnsi="Bookman Old Style"/>
            <w:b/>
            <w:i/>
            <w:sz w:val="20"/>
            <w:szCs w:val="20"/>
          </w:rPr>
          <w:t>Executive Office of Health and Human Services</w:t>
        </w:r>
      </w:ins>
    </w:p>
    <w:p w14:paraId="107F9BBD" w14:textId="77777777" w:rsidR="00F664CC" w:rsidRPr="00E27CD8" w:rsidRDefault="00F664CC" w:rsidP="00E27CD8">
      <w:pPr>
        <w:spacing w:before="0" w:after="0" w:afterAutospacing="0"/>
        <w:ind w:left="2160"/>
        <w:rPr>
          <w:ins w:id="26" w:author="Bentley, Bernadette M. (EHS)" w:date="2026-09-25T20:02:00Z" w16du:dateUtc="2026-09-26T00:02:00Z"/>
          <w:rFonts w:ascii="Bookman Old Style" w:hAnsi="Bookman Old Style"/>
          <w:b/>
          <w:i/>
          <w:sz w:val="20"/>
          <w:szCs w:val="20"/>
        </w:rPr>
      </w:pPr>
      <w:ins w:id="27" w:author="Bentley, Bernadette M. (EHS)" w:date="2026-09-25T20:02:00Z" w16du:dateUtc="2026-09-26T00:02:00Z">
        <w:r w:rsidRPr="00E27CD8">
          <w:rPr>
            <w:rFonts w:ascii="Bookman Old Style" w:hAnsi="Bookman Old Style"/>
            <w:b/>
            <w:i/>
            <w:sz w:val="20"/>
            <w:szCs w:val="20"/>
          </w:rPr>
          <w:t>Office of Medicaid</w:t>
        </w:r>
      </w:ins>
    </w:p>
    <w:p w14:paraId="0A866A6B" w14:textId="77777777" w:rsidR="006D3F15" w:rsidRPr="00777A22" w:rsidRDefault="00B73653" w:rsidP="00E27CD8">
      <w:pPr>
        <w:spacing w:before="0" w:after="0" w:afterAutospacing="0"/>
        <w:ind w:left="2160"/>
        <w:rPr>
          <w:ins w:id="28" w:author="Bentley, Bernadette M. (EHS)" w:date="2026-09-25T20:02:00Z" w16du:dateUtc="2026-09-26T00:02:00Z"/>
          <w:rFonts w:ascii="Bookman Old Style" w:hAnsi="Bookman Old Style"/>
          <w:i/>
          <w:sz w:val="18"/>
          <w:szCs w:val="18"/>
        </w:rPr>
      </w:pPr>
      <w:ins w:id="29" w:author="Bentley, Bernadette M. (EHS)" w:date="2026-09-25T20:02:00Z" w16du:dateUtc="2026-09-26T00:02:00Z">
        <w:r>
          <w:fldChar w:fldCharType="begin"/>
        </w:r>
        <w:r>
          <w:instrText>HYPERLINK "http://www.mass.gov/masshealth" \o "This link takes you to the MassHealth website homepage."</w:instrText>
        </w:r>
        <w:r>
          <w:fldChar w:fldCharType="separate"/>
        </w:r>
        <w:r w:rsidRPr="00777A22">
          <w:rPr>
            <w:rStyle w:val="Hyperlink"/>
            <w:rFonts w:ascii="Bookman Old Style" w:hAnsi="Bookman Old Style"/>
            <w:i/>
            <w:sz w:val="18"/>
            <w:szCs w:val="18"/>
          </w:rPr>
          <w:t>www.mass.gov/masshealth</w:t>
        </w:r>
        <w:r>
          <w:fldChar w:fldCharType="end"/>
        </w:r>
      </w:ins>
    </w:p>
    <w:p w14:paraId="61AD4CA8" w14:textId="77777777" w:rsidR="00F664CC" w:rsidRPr="00150BCC" w:rsidRDefault="00F664CC" w:rsidP="00982839">
      <w:pPr>
        <w:pStyle w:val="BullsHeading"/>
        <w:spacing w:before="480"/>
        <w:rPr>
          <w:ins w:id="30" w:author="Bentley, Bernadette M. (EHS)" w:date="2026-09-25T20:02:00Z" w16du:dateUtc="2026-09-26T00:02:00Z"/>
        </w:rPr>
      </w:pPr>
      <w:ins w:id="31" w:author="Bentley, Bernadette M. (EHS)" w:date="2026-09-25T20:02:00Z" w16du:dateUtc="2026-09-26T00:02:00Z">
        <w:r w:rsidRPr="00150BCC">
          <w:t>MassHealth</w:t>
        </w:r>
      </w:ins>
    </w:p>
    <w:p w14:paraId="5062B54D" w14:textId="1421CBDE" w:rsidR="00F664CC" w:rsidRPr="005B27F1" w:rsidRDefault="00F564FA" w:rsidP="005B27F1">
      <w:pPr>
        <w:pStyle w:val="Heading1"/>
        <w:rPr>
          <w:ins w:id="32" w:author="Bentley, Bernadette M. (EHS)" w:date="2026-09-25T20:02:00Z" w16du:dateUtc="2026-09-26T00:02:00Z"/>
        </w:rPr>
      </w:pPr>
      <w:ins w:id="33" w:author="Bentley, Bernadette M. (EHS)" w:date="2026-09-25T20:02:00Z" w16du:dateUtc="2026-09-26T00:02:00Z">
        <w:r>
          <w:t>Rehabilitation Center</w:t>
        </w:r>
        <w:r w:rsidR="00F664CC" w:rsidRPr="005B27F1">
          <w:t xml:space="preserve"> Bulletin </w:t>
        </w:r>
        <w:r w:rsidR="00601342">
          <w:t>16</w:t>
        </w:r>
      </w:ins>
    </w:p>
    <w:p w14:paraId="75D236DE" w14:textId="3DFFD74C" w:rsidR="00F664CC" w:rsidRPr="00150BCC" w:rsidRDefault="00512ED8" w:rsidP="00150BCC">
      <w:pPr>
        <w:pStyle w:val="BullsHeading"/>
        <w:rPr>
          <w:ins w:id="34" w:author="Bentley, Bernadette M. (EHS)" w:date="2026-09-25T20:02:00Z" w16du:dateUtc="2026-09-26T00:02:00Z"/>
        </w:rPr>
      </w:pPr>
      <w:ins w:id="35" w:author="Bentley, Bernadette M. (EHS)" w:date="2026-09-25T20:02:00Z" w16du:dateUtc="2026-09-26T00:02:00Z">
        <w:r>
          <w:t>April</w:t>
        </w:r>
        <w:r w:rsidR="00371027">
          <w:t xml:space="preserve"> </w:t>
        </w:r>
        <w:r w:rsidR="00F564FA">
          <w:t>2023</w:t>
        </w:r>
      </w:ins>
    </w:p>
    <w:p w14:paraId="1C8FD212" w14:textId="77777777" w:rsidR="00F664CC" w:rsidRDefault="00F664CC" w:rsidP="00E27CD8">
      <w:pPr>
        <w:rPr>
          <w:ins w:id="36" w:author="Bentley, Bernadette M. (EHS)" w:date="2026-09-25T20:02:00Z" w16du:dateUtc="2026-09-26T00:02:00Z"/>
        </w:rPr>
      </w:pPr>
    </w:p>
    <w:p w14:paraId="547AB3E9" w14:textId="77777777" w:rsidR="00F664CC" w:rsidRDefault="00F664CC" w:rsidP="00E27CD8">
      <w:pPr>
        <w:rPr>
          <w:ins w:id="37" w:author="Bentley, Bernadette M. (EHS)" w:date="2026-09-25T20:02:00Z" w16du:dateUtc="2026-09-26T00:02:00Z"/>
        </w:rPr>
        <w:sectPr w:rsidR="00F664CC" w:rsidSect="0059142C">
          <w:headerReference w:type="default" r:id="rId8"/>
          <w:footerReference w:type="default" r:id="rId9"/>
          <w:type w:val="continuous"/>
          <w:pgSz w:w="12240" w:h="15840" w:code="1"/>
          <w:pgMar w:top="720" w:right="1080" w:bottom="432" w:left="1080" w:header="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cols w:space="720"/>
          <w:titlePg/>
          <w:docGrid w:linePitch="360"/>
        </w:sectPr>
      </w:pPr>
    </w:p>
    <w:p w14:paraId="0254D467" w14:textId="434662A3" w:rsidR="00F664CC" w:rsidRPr="00F664CC" w:rsidRDefault="00F664CC" w:rsidP="00E27CD8">
      <w:pPr>
        <w:rPr>
          <w:ins w:id="38" w:author="Bentley, Bernadette M. (EHS)" w:date="2026-09-25T20:02:00Z" w16du:dateUtc="2026-09-26T00:02:00Z"/>
        </w:rPr>
      </w:pPr>
      <w:ins w:id="39" w:author="Bentley, Bernadette M. (EHS)" w:date="2026-09-25T20:02:00Z" w16du:dateUtc="2026-09-26T00:02:00Z">
        <w:r w:rsidRPr="00F664CC">
          <w:rPr>
            <w:b/>
          </w:rPr>
          <w:t>TO</w:t>
        </w:r>
        <w:r w:rsidRPr="00F664CC">
          <w:t>:</w:t>
        </w:r>
        <w:r>
          <w:tab/>
        </w:r>
        <w:r w:rsidR="00F564FA">
          <w:t>Therapy Providers at Rehabilitation Center</w:t>
        </w:r>
        <w:r w:rsidR="00B27010">
          <w:t>s</w:t>
        </w:r>
        <w:r w:rsidRPr="00F664CC">
          <w:t xml:space="preserve"> Participating in MassHealth</w:t>
        </w:r>
      </w:ins>
    </w:p>
    <w:p w14:paraId="0B653655" w14:textId="3AF3C99A" w:rsidR="00F664CC" w:rsidRPr="00F664CC" w:rsidRDefault="00F664CC" w:rsidP="00E27CD8">
      <w:pPr>
        <w:rPr>
          <w:ins w:id="40" w:author="Bentley, Bernadette M. (EHS)" w:date="2026-09-25T20:02:00Z" w16du:dateUtc="2026-09-26T00:02:00Z"/>
        </w:rPr>
      </w:pPr>
      <w:ins w:id="41" w:author="Bentley, Bernadette M. (EHS)" w:date="2026-09-25T20:02:00Z" w16du:dateUtc="2026-09-26T00:02:00Z">
        <w:r w:rsidRPr="00F664CC">
          <w:rPr>
            <w:b/>
          </w:rPr>
          <w:t>FROM</w:t>
        </w:r>
        <w:r w:rsidRPr="00F664CC">
          <w:t>:</w:t>
        </w:r>
        <w:r>
          <w:tab/>
        </w:r>
        <w:r w:rsidR="00344616">
          <w:t>Mike Levine</w:t>
        </w:r>
        <w:r w:rsidR="00AA6085">
          <w:t>, Assistant Secretary for MassHealth</w:t>
        </w:r>
        <w:r w:rsidR="00CE4C1B">
          <w:t xml:space="preserve"> </w:t>
        </w:r>
        <w:r w:rsidR="00CE4C1B" w:rsidRPr="00CE4C1B">
          <w:t>[signature of Mike Levine]</w:t>
        </w:r>
      </w:ins>
    </w:p>
    <w:p w14:paraId="44E21639" w14:textId="066E128A" w:rsidR="00F664CC" w:rsidRPr="00F664CC" w:rsidRDefault="00F664CC" w:rsidP="00F564FA">
      <w:pPr>
        <w:pStyle w:val="SubjectLine"/>
        <w:ind w:left="1440" w:hanging="1080"/>
        <w:rPr>
          <w:ins w:id="42" w:author="Bentley, Bernadette M. (EHS)" w:date="2026-09-25T20:02:00Z" w16du:dateUtc="2026-09-26T00:02:00Z"/>
        </w:rPr>
      </w:pPr>
      <w:ins w:id="43" w:author="Bentley, Bernadette M. (EHS)" w:date="2026-09-25T20:02:00Z" w16du:dateUtc="2026-09-26T00:02:00Z">
        <w:r w:rsidRPr="00F664CC">
          <w:t>RE:</w:t>
        </w:r>
        <w:r w:rsidR="00BD2DAF">
          <w:tab/>
        </w:r>
        <w:r w:rsidR="00F564FA" w:rsidRPr="00B46ADD">
          <w:rPr>
            <w:bCs/>
          </w:rPr>
          <w:t xml:space="preserve">COVID-19 Flexibilities </w:t>
        </w:r>
        <w:r w:rsidR="0056519B">
          <w:rPr>
            <w:bCs/>
          </w:rPr>
          <w:t>a</w:t>
        </w:r>
        <w:r w:rsidR="00F564FA">
          <w:rPr>
            <w:bCs/>
          </w:rPr>
          <w:t>fter the End of the Federal Public Health Emergency</w:t>
        </w:r>
      </w:ins>
    </w:p>
    <w:p w14:paraId="5A7D1C7E" w14:textId="77777777" w:rsidR="00EC244F" w:rsidRDefault="00EC244F" w:rsidP="00EC244F">
      <w:pPr>
        <w:pStyle w:val="Heading2"/>
        <w:rPr>
          <w:ins w:id="44" w:author="Bentley, Bernadette M. (EHS)" w:date="2026-09-25T20:02:00Z" w16du:dateUtc="2026-09-26T00:02:00Z"/>
        </w:rPr>
      </w:pPr>
      <w:ins w:id="45" w:author="Bentley, Bernadette M. (EHS)" w:date="2026-09-25T20:02:00Z" w16du:dateUtc="2026-09-26T00:02:00Z">
        <w:r>
          <w:t xml:space="preserve">Background </w:t>
        </w:r>
      </w:ins>
    </w:p>
    <w:p w14:paraId="39D137B8" w14:textId="728CB6F3" w:rsidR="00F564FA" w:rsidRDefault="00F564FA" w:rsidP="00210361">
      <w:pPr>
        <w:pStyle w:val="BodyTextIndent"/>
        <w:spacing w:after="120" w:afterAutospacing="0"/>
        <w:rPr>
          <w:ins w:id="46" w:author="Bentley, Bernadette M. (EHS)" w:date="2026-09-25T20:02:00Z" w16du:dateUtc="2026-09-26T00:02:00Z"/>
        </w:rPr>
      </w:pPr>
      <w:bookmarkStart w:id="47" w:name="_Hlk81492491"/>
      <w:ins w:id="48" w:author="Bentley, Bernadette M. (EHS)" w:date="2026-09-25T20:02:00Z" w16du:dateUtc="2026-09-26T00:02:00Z">
        <w:r>
          <w:t>On January 31, 2020, the United States Secretary of Health and Human Services (Secretary) determin</w:t>
        </w:r>
        <w:r w:rsidR="00B27010">
          <w:t>ed</w:t>
        </w:r>
        <w:r>
          <w:t xml:space="preserve"> that a nationwide public health emergency had existed since January 27, 2020. The Secretary renew</w:t>
        </w:r>
        <w:r w:rsidR="00B27010">
          <w:t>ed</w:t>
        </w:r>
        <w:r>
          <w:t xml:space="preserve"> the F</w:t>
        </w:r>
        <w:r w:rsidR="00B27010">
          <w:t xml:space="preserve">ederal </w:t>
        </w:r>
        <w:r>
          <w:t>P</w:t>
        </w:r>
        <w:r w:rsidR="00B27010">
          <w:t xml:space="preserve">ublic </w:t>
        </w:r>
        <w:r>
          <w:t>H</w:t>
        </w:r>
        <w:r w:rsidR="00B27010">
          <w:t xml:space="preserve">ealth </w:t>
        </w:r>
        <w:r>
          <w:t>E</w:t>
        </w:r>
        <w:r w:rsidR="00B27010">
          <w:t>mer</w:t>
        </w:r>
        <w:r w:rsidR="0008089E">
          <w:t>g</w:t>
        </w:r>
        <w:r w:rsidR="00B27010">
          <w:t>ency (FPHE)</w:t>
        </w:r>
        <w:r w:rsidR="00833A62" w:rsidRPr="00833A62">
          <w:rPr>
            <w:rFonts w:ascii="Times New Roman" w:eastAsia="Calibri" w:hAnsi="Times New Roman"/>
            <w:sz w:val="24"/>
            <w:szCs w:val="24"/>
          </w:rPr>
          <w:t xml:space="preserve"> </w:t>
        </w:r>
        <w:r>
          <w:t>on April 21, 2020</w:t>
        </w:r>
        <w:r w:rsidR="00A62966">
          <w:t>,</w:t>
        </w:r>
        <w:r>
          <w:t xml:space="preserve"> July 23, 2020</w:t>
        </w:r>
        <w:r w:rsidR="00A62966">
          <w:t>,</w:t>
        </w:r>
        <w:r>
          <w:t xml:space="preserve"> October 2, 2020</w:t>
        </w:r>
        <w:r w:rsidR="00A62966">
          <w:t>,</w:t>
        </w:r>
        <w:r>
          <w:t xml:space="preserve"> January 7, 2021</w:t>
        </w:r>
        <w:r w:rsidR="00A62966">
          <w:t>,</w:t>
        </w:r>
        <w:r>
          <w:t xml:space="preserve"> April 15, 2021</w:t>
        </w:r>
        <w:r w:rsidR="00A62966">
          <w:t>,</w:t>
        </w:r>
        <w:r>
          <w:t xml:space="preserve"> and July 19, 2021. On January 30, 2023, the Secretary announced that the FPHE will end on May 11, 2023. </w:t>
        </w:r>
      </w:ins>
    </w:p>
    <w:p w14:paraId="2A5354BA" w14:textId="13B57258" w:rsidR="00F564FA" w:rsidRDefault="00F564FA" w:rsidP="00210361">
      <w:pPr>
        <w:pStyle w:val="BodyTextIndent"/>
        <w:spacing w:after="120" w:afterAutospacing="0"/>
        <w:rPr>
          <w:ins w:id="49" w:author="Bentley, Bernadette M. (EHS)" w:date="2026-09-25T20:02:00Z" w16du:dateUtc="2026-09-26T00:02:00Z"/>
        </w:rPr>
      </w:pPr>
      <w:ins w:id="50" w:author="Bentley, Bernadette M. (EHS)" w:date="2026-09-25T20:02:00Z" w16du:dateUtc="2026-09-26T00:02:00Z">
        <w:r>
          <w:t xml:space="preserve">Due to the decision by the Secretary to end the FPHE, MassHealth is </w:t>
        </w:r>
        <w:r w:rsidR="0008089E">
          <w:t xml:space="preserve">issuing </w:t>
        </w:r>
        <w:r>
          <w:t>this bulletin, effective May 12, 2023</w:t>
        </w:r>
        <w:r w:rsidR="00B27010">
          <w:t>.</w:t>
        </w:r>
        <w:r>
          <w:t xml:space="preserve"> </w:t>
        </w:r>
        <w:r w:rsidR="00B27010">
          <w:t xml:space="preserve">It will replace </w:t>
        </w:r>
        <w:r>
          <w:t>all prior FPHE</w:t>
        </w:r>
        <w:r w:rsidR="00833A62">
          <w:t>-</w:t>
        </w:r>
        <w:r>
          <w:t xml:space="preserve">related bulletins, specifically </w:t>
        </w:r>
        <w:r w:rsidRPr="000875CA">
          <w:t xml:space="preserve">Rehabilitation Center </w:t>
        </w:r>
        <w:r>
          <w:t xml:space="preserve">(RHC) Bulletins 13 and 14. </w:t>
        </w:r>
      </w:ins>
    </w:p>
    <w:p w14:paraId="523AE03A" w14:textId="77777777" w:rsidR="00EC244F" w:rsidRDefault="00EC244F" w:rsidP="00EC244F">
      <w:pPr>
        <w:pStyle w:val="Heading2"/>
        <w:rPr>
          <w:ins w:id="51" w:author="Bentley, Bernadette M. (EHS)" w:date="2026-09-25T20:02:00Z" w16du:dateUtc="2026-09-26T00:02:00Z"/>
        </w:rPr>
      </w:pPr>
      <w:ins w:id="52" w:author="Bentley, Bernadette M. (EHS)" w:date="2026-09-25T20:02:00Z" w16du:dateUtc="2026-09-26T00:02:00Z">
        <w:r>
          <w:t xml:space="preserve">Introduction </w:t>
        </w:r>
      </w:ins>
    </w:p>
    <w:p w14:paraId="59E636F7" w14:textId="55F8E050" w:rsidR="00F564FA" w:rsidRDefault="00833A62" w:rsidP="00210361">
      <w:pPr>
        <w:pStyle w:val="BodyTextIndent"/>
        <w:spacing w:after="120" w:afterAutospacing="0"/>
        <w:rPr>
          <w:ins w:id="53" w:author="Bentley, Bernadette M. (EHS)" w:date="2026-09-25T20:02:00Z" w16du:dateUtc="2026-09-26T00:02:00Z"/>
        </w:rPr>
      </w:pPr>
      <w:ins w:id="54" w:author="Bentley, Bernadette M. (EHS)" w:date="2026-09-25T20:02:00Z" w16du:dateUtc="2026-09-26T00:02:00Z">
        <w:r>
          <w:t>T</w:t>
        </w:r>
        <w:r w:rsidR="00F564FA">
          <w:t>his bulletin communicate</w:t>
        </w:r>
        <w:r>
          <w:t>s</w:t>
        </w:r>
        <w:r w:rsidR="00F564FA">
          <w:t xml:space="preserve"> provider requirements</w:t>
        </w:r>
        <w:r>
          <w:t xml:space="preserve"> that were</w:t>
        </w:r>
        <w:r w:rsidR="00F564FA">
          <w:t xml:space="preserve"> suspended during the FPHE </w:t>
        </w:r>
        <w:r w:rsidR="00206BFC">
          <w:t xml:space="preserve">and </w:t>
        </w:r>
        <w:r w:rsidR="00F564FA">
          <w:t>that will be enforced after the FPHE</w:t>
        </w:r>
        <w:r>
          <w:t>.</w:t>
        </w:r>
        <w:r w:rsidR="00F564FA">
          <w:t xml:space="preserve"> </w:t>
        </w:r>
        <w:r>
          <w:t xml:space="preserve">This bulletin also communicates </w:t>
        </w:r>
        <w:r w:rsidR="00F564FA">
          <w:t>changes in requirements implemented during the FPHE that will continue past the end of the FPHE and provide</w:t>
        </w:r>
        <w:r w:rsidR="008A26A0">
          <w:t>s</w:t>
        </w:r>
        <w:r w:rsidR="00F564FA">
          <w:t xml:space="preserve"> an update to telehealth policies for RHC providers of therapy services</w:t>
        </w:r>
        <w:r w:rsidR="0008089E">
          <w:t>.</w:t>
        </w:r>
      </w:ins>
    </w:p>
    <w:p w14:paraId="0B238C22" w14:textId="49A507EE" w:rsidR="00C024A2" w:rsidRDefault="00F564FA" w:rsidP="00210361">
      <w:pPr>
        <w:pStyle w:val="BodyTextIndent"/>
        <w:spacing w:after="120" w:afterAutospacing="0"/>
        <w:rPr>
          <w:ins w:id="55" w:author="Bentley, Bernadette M. (EHS)" w:date="2026-09-25T20:02:00Z" w16du:dateUtc="2026-09-26T00:02:00Z"/>
        </w:rPr>
      </w:pPr>
      <w:ins w:id="56" w:author="Bentley, Bernadette M. (EHS)" w:date="2026-09-25T20:02:00Z" w16du:dateUtc="2026-09-26T00:02:00Z">
        <w:r w:rsidRPr="006072E2">
          <w:t xml:space="preserve">This bulletin applies to members </w:t>
        </w:r>
        <w:r>
          <w:t>receiving therapist services</w:t>
        </w:r>
        <w:r w:rsidRPr="006072E2">
          <w:t xml:space="preserve"> on a fee-for-service basis, including members enrolled in the Primary Care Clinician (PCC) </w:t>
        </w:r>
        <w:r w:rsidR="0008089E">
          <w:t>P</w:t>
        </w:r>
        <w:r w:rsidRPr="006072E2">
          <w:t>lan who are receiving MassHealth</w:t>
        </w:r>
        <w:r>
          <w:t>-</w:t>
        </w:r>
        <w:r w:rsidRPr="006072E2">
          <w:t>covered</w:t>
        </w:r>
        <w:r>
          <w:t xml:space="preserve"> therapist services</w:t>
        </w:r>
        <w:r w:rsidRPr="006072E2">
          <w:t>.</w:t>
        </w:r>
        <w:bookmarkEnd w:id="47"/>
      </w:ins>
    </w:p>
    <w:p w14:paraId="38CB8E66" w14:textId="248A9246" w:rsidR="00F564FA" w:rsidRDefault="00F564FA" w:rsidP="00ED4C7E">
      <w:pPr>
        <w:pStyle w:val="Heading2"/>
        <w:rPr>
          <w:ins w:id="57" w:author="Bentley, Bernadette M. (EHS)" w:date="2026-09-25T20:02:00Z" w16du:dateUtc="2026-09-26T00:02:00Z"/>
        </w:rPr>
      </w:pPr>
      <w:ins w:id="58" w:author="Bentley, Bernadette M. (EHS)" w:date="2026-09-25T20:02:00Z" w16du:dateUtc="2026-09-26T00:02:00Z">
        <w:r w:rsidRPr="00903DF8">
          <w:t>Flexibilities</w:t>
        </w:r>
        <w:r>
          <w:t xml:space="preserve"> </w:t>
        </w:r>
        <w:r w:rsidR="0056519B">
          <w:t>Ending</w:t>
        </w:r>
        <w:r w:rsidR="008A26A0">
          <w:t xml:space="preserve"> </w:t>
        </w:r>
        <w:r>
          <w:t>May 1</w:t>
        </w:r>
        <w:r w:rsidR="002B5AEE">
          <w:t>1</w:t>
        </w:r>
        <w:r>
          <w:t xml:space="preserve">, 2023  </w:t>
        </w:r>
      </w:ins>
    </w:p>
    <w:p w14:paraId="6DC39BE9" w14:textId="731A3A74" w:rsidR="00F664CC" w:rsidRPr="005B27F1" w:rsidRDefault="00F564FA" w:rsidP="00F60574">
      <w:pPr>
        <w:pStyle w:val="Heading3"/>
        <w:tabs>
          <w:tab w:val="center" w:pos="5083"/>
        </w:tabs>
        <w:rPr>
          <w:ins w:id="59" w:author="Bentley, Bernadette M. (EHS)" w:date="2026-09-25T20:02:00Z" w16du:dateUtc="2026-09-26T00:02:00Z"/>
        </w:rPr>
      </w:pPr>
      <w:ins w:id="60" w:author="Bentley, Bernadette M. (EHS)" w:date="2026-09-25T20:02:00Z" w16du:dateUtc="2026-09-26T00:02:00Z">
        <w:r>
          <w:t>Prior Authorization Extensions</w:t>
        </w:r>
        <w:r w:rsidR="001554E7" w:rsidRPr="005B27F1">
          <w:t xml:space="preserve"> </w:t>
        </w:r>
        <w:r w:rsidR="00F60574">
          <w:tab/>
        </w:r>
      </w:ins>
    </w:p>
    <w:p w14:paraId="4385565A" w14:textId="77777777" w:rsidR="008A26A0" w:rsidRDefault="008A26A0" w:rsidP="00B07235">
      <w:pPr>
        <w:rPr>
          <w:ins w:id="61" w:author="Bentley, Bernadette M. (EHS)" w:date="2026-09-25T20:02:00Z" w16du:dateUtc="2026-09-26T00:02:00Z"/>
        </w:rPr>
      </w:pPr>
      <w:ins w:id="62" w:author="Bentley, Bernadette M. (EHS)" w:date="2026-09-25T20:02:00Z" w16du:dateUtc="2026-09-26T00:02:00Z">
        <w:r>
          <w:rPr>
            <w:lang w:val="fr-029"/>
          </w:rPr>
          <w:t xml:space="preserve">Through May 11, 2023, RHC providers may request to continue </w:t>
        </w:r>
        <w:r>
          <w:t>an</w:t>
        </w:r>
        <w:r w:rsidRPr="009969A8">
          <w:t xml:space="preserve"> existing prior authorization</w:t>
        </w:r>
        <w:r>
          <w:t xml:space="preserve"> (PA)</w:t>
        </w:r>
        <w:r w:rsidRPr="009969A8">
          <w:t xml:space="preserve">. The provider must </w:t>
        </w:r>
        <w:r>
          <w:t>email</w:t>
        </w:r>
        <w:r w:rsidRPr="009969A8">
          <w:t xml:space="preserve"> </w:t>
        </w:r>
        <w:r>
          <w:t>the</w:t>
        </w:r>
        <w:r w:rsidRPr="009969A8">
          <w:t xml:space="preserve"> extension request to</w:t>
        </w:r>
        <w:r>
          <w:t xml:space="preserve"> </w:t>
        </w:r>
        <w:r>
          <w:fldChar w:fldCharType="begin"/>
        </w:r>
        <w:r>
          <w:instrText>HYPERLINK "mailto:support@masshealthltss.com"</w:instrText>
        </w:r>
        <w:r>
          <w:fldChar w:fldCharType="separate"/>
        </w:r>
        <w:r w:rsidRPr="008B05E0">
          <w:rPr>
            <w:rStyle w:val="Hyperlink"/>
            <w:rFonts w:cs="Arial"/>
          </w:rPr>
          <w:t>support@masshealthltss.com</w:t>
        </w:r>
        <w:r>
          <w:fldChar w:fldCharType="end"/>
        </w:r>
        <w:r>
          <w:t xml:space="preserve"> before</w:t>
        </w:r>
        <w:r w:rsidRPr="008A0A41">
          <w:t xml:space="preserve"> the end date of the existing </w:t>
        </w:r>
        <w:r>
          <w:t>PA</w:t>
        </w:r>
        <w:r w:rsidRPr="008A0A41">
          <w:t xml:space="preserve">. </w:t>
        </w:r>
        <w:r>
          <w:t>These</w:t>
        </w:r>
        <w:r w:rsidRPr="008A0A41">
          <w:t xml:space="preserve"> extension requests must have the following </w:t>
        </w:r>
        <w:r>
          <w:t>note</w:t>
        </w:r>
        <w:r w:rsidRPr="008A0A41">
          <w:t xml:space="preserve"> in the comments field: “COVID-19</w:t>
        </w:r>
        <w:r>
          <w:t>.</w:t>
        </w:r>
        <w:r w:rsidRPr="008A0A41">
          <w:t xml:space="preserve">” </w:t>
        </w:r>
        <w:r>
          <w:t>MassHealth will approve an e</w:t>
        </w:r>
        <w:r w:rsidRPr="008A0A41">
          <w:t>xtension for up to 90 days.</w:t>
        </w:r>
      </w:ins>
    </w:p>
    <w:p w14:paraId="04413641" w14:textId="6B8AB657" w:rsidR="00F664CC" w:rsidRPr="00777A22" w:rsidRDefault="008A26A0" w:rsidP="00E27CD8">
      <w:pPr>
        <w:rPr>
          <w:ins w:id="63" w:author="Bentley, Bernadette M. (EHS)" w:date="2026-09-25T20:02:00Z" w16du:dateUtc="2026-09-26T00:02:00Z"/>
          <w:lang w:val="fr-029"/>
        </w:rPr>
      </w:pPr>
      <w:ins w:id="64" w:author="Bentley, Bernadette M. (EHS)" w:date="2026-09-25T20:02:00Z" w16du:dateUtc="2026-09-26T00:02:00Z">
        <w:r>
          <w:rPr>
            <w:lang w:val="fr-029"/>
          </w:rPr>
          <w:t xml:space="preserve">Beginning May 12, 2023, </w:t>
        </w:r>
        <w:r w:rsidR="00F564FA" w:rsidRPr="00F564FA">
          <w:rPr>
            <w:lang w:val="fr-029"/>
          </w:rPr>
          <w:t xml:space="preserve">MassHealth will end </w:t>
        </w:r>
        <w:r>
          <w:rPr>
            <w:lang w:val="fr-029"/>
          </w:rPr>
          <w:t>the</w:t>
        </w:r>
        <w:r w:rsidRPr="00F564FA">
          <w:rPr>
            <w:lang w:val="fr-029"/>
          </w:rPr>
          <w:t xml:space="preserve"> </w:t>
        </w:r>
        <w:r w:rsidR="00F564FA" w:rsidRPr="00F564FA">
          <w:rPr>
            <w:lang w:val="fr-029"/>
          </w:rPr>
          <w:t>flexibility</w:t>
        </w:r>
        <w:r w:rsidR="009751F5">
          <w:rPr>
            <w:lang w:val="fr-029"/>
          </w:rPr>
          <w:t xml:space="preserve"> </w:t>
        </w:r>
        <w:r w:rsidR="00ED4C7E">
          <w:rPr>
            <w:lang w:val="fr-029"/>
          </w:rPr>
          <w:t>that</w:t>
        </w:r>
        <w:r w:rsidR="00ED4C7E" w:rsidRPr="00F564FA">
          <w:rPr>
            <w:lang w:val="fr-029"/>
          </w:rPr>
          <w:t xml:space="preserve"> </w:t>
        </w:r>
        <w:r w:rsidR="00F564FA" w:rsidRPr="00F564FA">
          <w:rPr>
            <w:lang w:val="fr-029"/>
          </w:rPr>
          <w:t>allow</w:t>
        </w:r>
        <w:r w:rsidR="009751F5">
          <w:rPr>
            <w:lang w:val="fr-029"/>
          </w:rPr>
          <w:t>s</w:t>
        </w:r>
        <w:r w:rsidR="00F564FA" w:rsidRPr="00F564FA">
          <w:rPr>
            <w:lang w:val="fr-029"/>
          </w:rPr>
          <w:t xml:space="preserve"> </w:t>
        </w:r>
        <w:r w:rsidR="00ED4C7E">
          <w:rPr>
            <w:lang w:val="fr-029"/>
          </w:rPr>
          <w:t>r</w:t>
        </w:r>
        <w:r w:rsidR="00F564FA" w:rsidRPr="00F564FA">
          <w:rPr>
            <w:lang w:val="fr-029"/>
          </w:rPr>
          <w:t xml:space="preserve">ehabilitation </w:t>
        </w:r>
        <w:r w:rsidR="00ED4C7E">
          <w:rPr>
            <w:lang w:val="fr-029"/>
          </w:rPr>
          <w:t>c</w:t>
        </w:r>
        <w:r w:rsidR="00F564FA" w:rsidRPr="00F564FA">
          <w:rPr>
            <w:lang w:val="fr-029"/>
          </w:rPr>
          <w:t xml:space="preserve">enters to extend </w:t>
        </w:r>
        <w:r w:rsidR="0008089E">
          <w:rPr>
            <w:lang w:val="fr-029"/>
          </w:rPr>
          <w:t>PAs</w:t>
        </w:r>
        <w:r w:rsidR="00F564FA" w:rsidRPr="00F564FA">
          <w:rPr>
            <w:lang w:val="fr-029"/>
          </w:rPr>
          <w:t xml:space="preserve"> through a written request to MassHealth. MassHealth will resume </w:t>
        </w:r>
        <w:r>
          <w:rPr>
            <w:lang w:val="fr-029"/>
          </w:rPr>
          <w:t>applying</w:t>
        </w:r>
        <w:r w:rsidR="00F564FA" w:rsidRPr="00F564FA">
          <w:rPr>
            <w:lang w:val="fr-029"/>
          </w:rPr>
          <w:t xml:space="preserve"> </w:t>
        </w:r>
        <w:r>
          <w:rPr>
            <w:lang w:val="fr-029"/>
          </w:rPr>
          <w:t xml:space="preserve">the </w:t>
        </w:r>
        <w:r w:rsidR="00F564FA" w:rsidRPr="00F564FA">
          <w:rPr>
            <w:lang w:val="fr-029"/>
          </w:rPr>
          <w:t xml:space="preserve">provisions </w:t>
        </w:r>
        <w:r>
          <w:rPr>
            <w:lang w:val="fr-029"/>
          </w:rPr>
          <w:t>of</w:t>
        </w:r>
        <w:r w:rsidR="00F564FA" w:rsidRPr="00F564FA">
          <w:rPr>
            <w:lang w:val="fr-029"/>
          </w:rPr>
          <w:t xml:space="preserve"> </w:t>
        </w:r>
        <w:r w:rsidR="00F564FA">
          <w:fldChar w:fldCharType="begin"/>
        </w:r>
        <w:r w:rsidR="00F564FA">
          <w:instrText>HYPERLINK "https://www.mass.gov/doc/130-cmr-430-rehabilitation-center-services/download?_ga=2.268976049.1572081723.1681913510-601554871.1646074131"</w:instrText>
        </w:r>
        <w:r w:rsidR="00F564FA">
          <w:fldChar w:fldCharType="separate"/>
        </w:r>
        <w:r w:rsidR="00F564FA" w:rsidRPr="0019182C">
          <w:rPr>
            <w:rStyle w:val="Hyperlink"/>
            <w:lang w:val="fr-029"/>
          </w:rPr>
          <w:t>130 CMR 430.601</w:t>
        </w:r>
        <w:r w:rsidR="00F564FA">
          <w:fldChar w:fldCharType="end"/>
        </w:r>
        <w:r w:rsidR="00F564FA" w:rsidRPr="00F564FA">
          <w:rPr>
            <w:lang w:val="fr-029"/>
          </w:rPr>
          <w:t>(D)</w:t>
        </w:r>
        <w:r>
          <w:rPr>
            <w:lang w:val="fr-029"/>
          </w:rPr>
          <w:t>. This regulation</w:t>
        </w:r>
        <w:r w:rsidRPr="00F564FA">
          <w:rPr>
            <w:lang w:val="fr-029"/>
          </w:rPr>
          <w:t xml:space="preserve"> </w:t>
        </w:r>
        <w:r w:rsidR="00F564FA" w:rsidRPr="00F564FA">
          <w:rPr>
            <w:lang w:val="fr-029"/>
          </w:rPr>
          <w:t xml:space="preserve">requires </w:t>
        </w:r>
        <w:r w:rsidR="0008089E">
          <w:rPr>
            <w:lang w:val="fr-029"/>
          </w:rPr>
          <w:t>PA</w:t>
        </w:r>
        <w:r w:rsidR="00F564FA" w:rsidRPr="00F564FA">
          <w:rPr>
            <w:lang w:val="fr-029"/>
          </w:rPr>
          <w:t xml:space="preserve"> from MassHealth as a </w:t>
        </w:r>
        <w:r w:rsidR="00F37935">
          <w:rPr>
            <w:lang w:val="fr-029"/>
          </w:rPr>
          <w:t>condition for</w:t>
        </w:r>
        <w:r w:rsidR="00F564FA" w:rsidRPr="00F564FA">
          <w:rPr>
            <w:lang w:val="fr-029"/>
          </w:rPr>
          <w:t xml:space="preserve"> payment for visits </w:t>
        </w:r>
        <w:r w:rsidR="0008089E">
          <w:rPr>
            <w:lang w:val="fr-029"/>
          </w:rPr>
          <w:t>over</w:t>
        </w:r>
        <w:r w:rsidR="00F564FA" w:rsidRPr="00F564FA">
          <w:rPr>
            <w:lang w:val="fr-029"/>
          </w:rPr>
          <w:t xml:space="preserve"> the </w:t>
        </w:r>
        <w:r w:rsidR="0008089E">
          <w:rPr>
            <w:lang w:val="fr-029"/>
          </w:rPr>
          <w:t>PA</w:t>
        </w:r>
        <w:r w:rsidR="00F564FA" w:rsidRPr="00F564FA">
          <w:rPr>
            <w:lang w:val="fr-029"/>
          </w:rPr>
          <w:t xml:space="preserve"> threshold.</w:t>
        </w:r>
      </w:ins>
    </w:p>
    <w:p w14:paraId="47EEDF0D" w14:textId="77777777" w:rsidR="00B07235" w:rsidRDefault="00B07235">
      <w:pPr>
        <w:spacing w:before="0" w:after="200" w:afterAutospacing="0" w:line="276" w:lineRule="auto"/>
        <w:ind w:left="0"/>
        <w:rPr>
          <w:ins w:id="65" w:author="Bentley, Bernadette M. (EHS)" w:date="2026-09-25T20:02:00Z" w16du:dateUtc="2026-09-26T00:02:00Z"/>
          <w:b/>
          <w:color w:val="1F497D" w:themeColor="text2"/>
          <w:sz w:val="24"/>
          <w:szCs w:val="24"/>
        </w:rPr>
      </w:pPr>
      <w:ins w:id="66" w:author="Bentley, Bernadette M. (EHS)" w:date="2026-09-25T20:02:00Z" w16du:dateUtc="2026-09-26T00:02:00Z">
        <w:r>
          <w:rPr>
            <w:b/>
            <w:color w:val="1F497D" w:themeColor="text2"/>
            <w:sz w:val="24"/>
            <w:szCs w:val="24"/>
          </w:rPr>
          <w:br w:type="page"/>
        </w:r>
      </w:ins>
    </w:p>
    <w:p w14:paraId="597A0247" w14:textId="32F04E0C" w:rsidR="0037006B" w:rsidRPr="00ED4C7E" w:rsidRDefault="0037006B" w:rsidP="00210361">
      <w:pPr>
        <w:pStyle w:val="Heading2"/>
        <w:rPr>
          <w:ins w:id="67" w:author="Bentley, Bernadette M. (EHS)" w:date="2026-09-25T20:02:00Z" w16du:dateUtc="2026-09-26T00:02:00Z"/>
        </w:rPr>
      </w:pPr>
      <w:ins w:id="68" w:author="Bentley, Bernadette M. (EHS)" w:date="2026-09-25T20:02:00Z" w16du:dateUtc="2026-09-26T00:02:00Z">
        <w:r w:rsidRPr="00ED4C7E">
          <w:lastRenderedPageBreak/>
          <w:t xml:space="preserve">Flexibilities </w:t>
        </w:r>
        <w:r w:rsidR="0056519B" w:rsidRPr="00ED4C7E">
          <w:t>C</w:t>
        </w:r>
        <w:r w:rsidRPr="00ED4C7E">
          <w:t>ontinu</w:t>
        </w:r>
        <w:r w:rsidR="0008089E" w:rsidRPr="00ED4C7E">
          <w:t>ing</w:t>
        </w:r>
        <w:r w:rsidR="00307D35" w:rsidRPr="00ED4C7E">
          <w:t xml:space="preserve"> on </w:t>
        </w:r>
        <w:r w:rsidRPr="00ED4C7E">
          <w:t>May 12, 2023</w:t>
        </w:r>
      </w:ins>
    </w:p>
    <w:p w14:paraId="2A9DCD05" w14:textId="77777777" w:rsidR="0037006B" w:rsidRDefault="0037006B" w:rsidP="0037006B">
      <w:pPr>
        <w:pStyle w:val="Heading3"/>
        <w:rPr>
          <w:ins w:id="69" w:author="Bentley, Bernadette M. (EHS)" w:date="2026-09-25T20:02:00Z" w16du:dateUtc="2026-09-26T00:02:00Z"/>
        </w:rPr>
      </w:pPr>
      <w:ins w:id="70" w:author="Bentley, Bernadette M. (EHS)" w:date="2026-09-25T20:02:00Z" w16du:dateUtc="2026-09-26T00:02:00Z">
        <w:r>
          <w:t>Therapy Telehealth Guidance</w:t>
        </w:r>
      </w:ins>
    </w:p>
    <w:p w14:paraId="02CF0CF7" w14:textId="675297B8" w:rsidR="0037006B" w:rsidRDefault="009751F5" w:rsidP="0037006B">
      <w:pPr>
        <w:rPr>
          <w:ins w:id="71" w:author="Bentley, Bernadette M. (EHS)" w:date="2026-09-25T20:02:00Z" w16du:dateUtc="2026-09-26T00:02:00Z"/>
        </w:rPr>
      </w:pPr>
      <w:ins w:id="72" w:author="Bentley, Bernadette M. (EHS)" w:date="2026-09-25T20:02:00Z" w16du:dateUtc="2026-09-26T00:02:00Z">
        <w:r>
          <w:t>After</w:t>
        </w:r>
        <w:r w:rsidR="0037006B" w:rsidRPr="000875CA">
          <w:t xml:space="preserve"> the FPHE</w:t>
        </w:r>
        <w:r>
          <w:t xml:space="preserve"> ends</w:t>
        </w:r>
        <w:r w:rsidR="0037006B" w:rsidRPr="000875CA">
          <w:t xml:space="preserve">, consistent with the federal Consolidated Appropriations Act of 2023, MassHealth will continue to cover therapy </w:t>
        </w:r>
        <w:r w:rsidR="00307D35">
          <w:t xml:space="preserve">appropriately </w:t>
        </w:r>
        <w:r w:rsidR="0037006B" w:rsidRPr="000875CA">
          <w:t>provided by telehealth services until December 31, 2024</w:t>
        </w:r>
        <w:r w:rsidR="0008089E">
          <w:t>,</w:t>
        </w:r>
        <w:r w:rsidR="0037006B" w:rsidRPr="000875CA">
          <w:t xml:space="preserve"> or </w:t>
        </w:r>
        <w:r>
          <w:t>when</w:t>
        </w:r>
        <w:r w:rsidR="0037006B" w:rsidRPr="000875CA">
          <w:t xml:space="preserve"> specified by </w:t>
        </w:r>
        <w:r w:rsidR="0037006B">
          <w:t xml:space="preserve">MassHealth via regulation or </w:t>
        </w:r>
        <w:r w:rsidR="0037006B" w:rsidRPr="000875CA">
          <w:t>Congress</w:t>
        </w:r>
        <w:r w:rsidR="0037006B">
          <w:t>.</w:t>
        </w:r>
        <w:r w:rsidR="0037006B" w:rsidRPr="000875CA">
          <w:t xml:space="preserve"> See Consolidated Appropriations Act, 2023, H.R.2617, Sec. 4113, 117th Cong. (2022). </w:t>
        </w:r>
        <w:r w:rsidR="0037006B">
          <w:t>Please</w:t>
        </w:r>
        <w:r w:rsidR="0037006B" w:rsidRPr="00411C63">
          <w:t xml:space="preserve"> </w:t>
        </w:r>
        <w:r w:rsidR="0037006B">
          <w:t xml:space="preserve">see below for </w:t>
        </w:r>
        <w:r w:rsidR="00DF3CFB">
          <w:t xml:space="preserve">additional </w:t>
        </w:r>
        <w:r w:rsidR="0037006B">
          <w:t>telehealth guidance for RHC services.</w:t>
        </w:r>
      </w:ins>
    </w:p>
    <w:p w14:paraId="35699ABC" w14:textId="02B4FBD4" w:rsidR="0037006B" w:rsidRPr="00903DF8" w:rsidRDefault="0037006B" w:rsidP="00210361">
      <w:pPr>
        <w:pStyle w:val="Heading2"/>
        <w:rPr>
          <w:ins w:id="73" w:author="Bentley, Bernadette M. (EHS)" w:date="2026-09-25T20:02:00Z" w16du:dateUtc="2026-09-26T00:02:00Z"/>
        </w:rPr>
      </w:pPr>
      <w:ins w:id="74" w:author="Bentley, Bernadette M. (EHS)" w:date="2026-09-25T20:02:00Z" w16du:dateUtc="2026-09-26T00:02:00Z">
        <w:r>
          <w:t>Therapy Telehealth Services</w:t>
        </w:r>
      </w:ins>
    </w:p>
    <w:p w14:paraId="2F61E27C" w14:textId="2F1A28EC" w:rsidR="0037006B" w:rsidRPr="009678D7" w:rsidRDefault="0037006B" w:rsidP="0037006B">
      <w:pPr>
        <w:pStyle w:val="Heading3"/>
        <w:rPr>
          <w:ins w:id="75" w:author="Bentley, Bernadette M. (EHS)" w:date="2026-09-25T20:02:00Z" w16du:dateUtc="2026-09-26T00:02:00Z"/>
        </w:rPr>
      </w:pPr>
      <w:ins w:id="76" w:author="Bentley, Bernadette M. (EHS)" w:date="2026-09-25T20:02:00Z" w16du:dateUtc="2026-09-26T00:02:00Z">
        <w:r w:rsidRPr="00784642">
          <w:t>Prior Authorization and Recordkeeping</w:t>
        </w:r>
      </w:ins>
    </w:p>
    <w:p w14:paraId="593A6DC3" w14:textId="375C432B" w:rsidR="0037006B" w:rsidRDefault="0037006B" w:rsidP="0037006B">
      <w:pPr>
        <w:rPr>
          <w:ins w:id="77" w:author="Bentley, Bernadette M. (EHS)" w:date="2026-09-25T20:02:00Z" w16du:dateUtc="2026-09-26T00:02:00Z"/>
        </w:rPr>
      </w:pPr>
      <w:ins w:id="78" w:author="Bentley, Bernadette M. (EHS)" w:date="2026-09-25T20:02:00Z" w16du:dateUtc="2026-09-26T00:02:00Z">
        <w:r w:rsidRPr="009678D7">
          <w:t xml:space="preserve">Therapy </w:t>
        </w:r>
        <w:r>
          <w:t>p</w:t>
        </w:r>
        <w:r w:rsidRPr="009678D7">
          <w:t xml:space="preserve">roviders </w:t>
        </w:r>
        <w:r>
          <w:t xml:space="preserve">of telehealth services </w:t>
        </w:r>
        <w:r w:rsidRPr="009678D7">
          <w:t xml:space="preserve">must follow all </w:t>
        </w:r>
        <w:r w:rsidR="00DF3CFB">
          <w:t>PA</w:t>
        </w:r>
        <w:r w:rsidRPr="009678D7">
          <w:t xml:space="preserve"> </w:t>
        </w:r>
        <w:r>
          <w:t xml:space="preserve">and recordkeeping requirements </w:t>
        </w:r>
        <w:r w:rsidRPr="009678D7">
          <w:t>under 130 CMR 43</w:t>
        </w:r>
        <w:r>
          <w:t>0</w:t>
        </w:r>
        <w:r w:rsidRPr="009678D7">
          <w:t>.</w:t>
        </w:r>
        <w:r>
          <w:t>601(D)</w:t>
        </w:r>
        <w:r w:rsidRPr="009678D7">
          <w:t xml:space="preserve"> and </w:t>
        </w:r>
        <w:r>
          <w:fldChar w:fldCharType="begin"/>
        </w:r>
        <w:r>
          <w:instrText>HYPERLINK "https://www.mass.gov/regulations/130-CMR-450000-administrative-and-billing-regulations"</w:instrText>
        </w:r>
        <w:r>
          <w:fldChar w:fldCharType="separate"/>
        </w:r>
        <w:r w:rsidRPr="0019182C">
          <w:rPr>
            <w:rStyle w:val="Hyperlink"/>
          </w:rPr>
          <w:t>130 CMR 450.000</w:t>
        </w:r>
        <w:r>
          <w:fldChar w:fldCharType="end"/>
        </w:r>
        <w:r w:rsidR="00DD4344">
          <w:t>.</w:t>
        </w:r>
        <w:r w:rsidRPr="009678D7">
          <w:t xml:space="preserve"> </w:t>
        </w:r>
        <w:r w:rsidR="00DD4344">
          <w:t>S</w:t>
        </w:r>
        <w:r w:rsidRPr="009678D7">
          <w:t xml:space="preserve">ervices must meet all requirements under the MassHealth Guidelines for Medical Necessity Determination for </w:t>
        </w:r>
        <w:r>
          <w:fldChar w:fldCharType="begin"/>
        </w:r>
        <w:r>
          <w:instrText>HYPERLINK "https://www.mass.gov/doc/speech-and-language-therapy/download"</w:instrText>
        </w:r>
        <w:r>
          <w:fldChar w:fldCharType="separate"/>
        </w:r>
        <w:r w:rsidRPr="00041575">
          <w:rPr>
            <w:rStyle w:val="Hyperlink"/>
          </w:rPr>
          <w:t>Speech and Language Therapy</w:t>
        </w:r>
        <w:r>
          <w:fldChar w:fldCharType="end"/>
        </w:r>
        <w:r w:rsidRPr="009678D7">
          <w:t xml:space="preserve">, </w:t>
        </w:r>
        <w:r>
          <w:fldChar w:fldCharType="begin"/>
        </w:r>
        <w:r>
          <w:instrText>HYPERLINK "https://www.mass.gov/doc/physical-therapy-1/download"</w:instrText>
        </w:r>
        <w:r>
          <w:fldChar w:fldCharType="separate"/>
        </w:r>
        <w:r w:rsidRPr="00041575">
          <w:rPr>
            <w:rStyle w:val="Hyperlink"/>
          </w:rPr>
          <w:t>Physical Therapy</w:t>
        </w:r>
        <w:r>
          <w:fldChar w:fldCharType="end"/>
        </w:r>
        <w:r w:rsidRPr="009678D7">
          <w:t xml:space="preserve">, and </w:t>
        </w:r>
        <w:r>
          <w:fldChar w:fldCharType="begin"/>
        </w:r>
        <w:r>
          <w:instrText>HYPERLINK "https://www.mass.gov/doc/occupational-therapy-0/download"</w:instrText>
        </w:r>
        <w:r>
          <w:fldChar w:fldCharType="separate"/>
        </w:r>
        <w:r w:rsidRPr="00041575">
          <w:rPr>
            <w:rStyle w:val="Hyperlink"/>
          </w:rPr>
          <w:t>Occupational Therapy</w:t>
        </w:r>
        <w:r>
          <w:fldChar w:fldCharType="end"/>
        </w:r>
        <w:r w:rsidRPr="009678D7">
          <w:t>.</w:t>
        </w:r>
        <w:r w:rsidR="00307D35">
          <w:t xml:space="preserve"> </w:t>
        </w:r>
      </w:ins>
    </w:p>
    <w:p w14:paraId="22C10CB9" w14:textId="513CC8D7" w:rsidR="0037006B" w:rsidRPr="00A46A7F" w:rsidRDefault="0037006B" w:rsidP="0037006B">
      <w:pPr>
        <w:pStyle w:val="Heading3"/>
        <w:rPr>
          <w:ins w:id="79" w:author="Bentley, Bernadette M. (EHS)" w:date="2026-09-25T20:02:00Z" w16du:dateUtc="2026-09-26T00:02:00Z"/>
        </w:rPr>
      </w:pPr>
      <w:ins w:id="80" w:author="Bentley, Bernadette M. (EHS)" w:date="2026-09-25T20:02:00Z" w16du:dateUtc="2026-09-26T00:02:00Z">
        <w:r w:rsidRPr="00A46A7F">
          <w:rPr>
            <w:rStyle w:val="Heading3Char"/>
            <w:b/>
          </w:rPr>
          <w:t>Service Delivery Requirements</w:t>
        </w:r>
      </w:ins>
    </w:p>
    <w:p w14:paraId="6311C84E" w14:textId="77777777" w:rsidR="0037006B" w:rsidRDefault="0037006B" w:rsidP="0037006B">
      <w:pPr>
        <w:rPr>
          <w:ins w:id="81" w:author="Bentley, Bernadette M. (EHS)" w:date="2026-09-25T20:02:00Z" w16du:dateUtc="2026-09-26T00:02:00Z"/>
        </w:rPr>
      </w:pPr>
      <w:ins w:id="82" w:author="Bentley, Bernadette M. (EHS)" w:date="2026-09-25T20:02:00Z" w16du:dateUtc="2026-09-26T00:02:00Z">
        <w:r w:rsidRPr="009678D7">
          <w:t xml:space="preserve">MassHealth is not imposing specific requirements for technologies used to deliver services via </w:t>
        </w:r>
        <w:r>
          <w:t>t</w:t>
        </w:r>
        <w:r w:rsidRPr="009678D7">
          <w:t xml:space="preserve">elehealth </w:t>
        </w:r>
        <w:r w:rsidRPr="009678D7">
          <w:rPr>
            <w:bCs/>
          </w:rPr>
          <w:t>and will allow reimbursement for</w:t>
        </w:r>
        <w:r w:rsidRPr="009678D7">
          <w:t xml:space="preserve"> MassHealth </w:t>
        </w:r>
        <w:r w:rsidRPr="009678D7">
          <w:rPr>
            <w:bCs/>
          </w:rPr>
          <w:t>therapist services</w:t>
        </w:r>
        <w:r w:rsidRPr="009678D7">
          <w:t xml:space="preserve"> delivered through </w:t>
        </w:r>
        <w:r>
          <w:t>t</w:t>
        </w:r>
        <w:r w:rsidRPr="009678D7">
          <w:t xml:space="preserve">elehealth, </w:t>
        </w:r>
        <w:r>
          <w:t>as</w:t>
        </w:r>
        <w:r w:rsidRPr="009678D7">
          <w:t xml:space="preserve"> long as such services</w:t>
        </w:r>
      </w:ins>
    </w:p>
    <w:p w14:paraId="3C3E53E5" w14:textId="2D9517BD" w:rsidR="0037006B" w:rsidRDefault="0037006B" w:rsidP="0037006B">
      <w:pPr>
        <w:pStyle w:val="BodyTextIndent"/>
        <w:numPr>
          <w:ilvl w:val="0"/>
          <w:numId w:val="37"/>
        </w:numPr>
        <w:rPr>
          <w:ins w:id="83" w:author="Bentley, Bernadette M. (EHS)" w:date="2026-09-25T20:02:00Z" w16du:dateUtc="2026-09-26T00:02:00Z"/>
        </w:rPr>
      </w:pPr>
      <w:ins w:id="84" w:author="Bentley, Bernadette M. (EHS)" w:date="2026-09-25T20:02:00Z" w16du:dateUtc="2026-09-26T00:02:00Z">
        <w:r w:rsidRPr="009678D7">
          <w:t>are medically necessary</w:t>
        </w:r>
        <w:r w:rsidR="004E537C">
          <w:t>;</w:t>
        </w:r>
      </w:ins>
    </w:p>
    <w:p w14:paraId="3E253FD3" w14:textId="1606C075" w:rsidR="0037006B" w:rsidRDefault="0037006B" w:rsidP="0037006B">
      <w:pPr>
        <w:pStyle w:val="BodyTextIndent"/>
        <w:numPr>
          <w:ilvl w:val="0"/>
          <w:numId w:val="37"/>
        </w:numPr>
        <w:rPr>
          <w:ins w:id="85" w:author="Bentley, Bernadette M. (EHS)" w:date="2026-09-25T20:02:00Z" w16du:dateUtc="2026-09-26T00:02:00Z"/>
        </w:rPr>
      </w:pPr>
      <w:ins w:id="86" w:author="Bentley, Bernadette M. (EHS)" w:date="2026-09-25T20:02:00Z" w16du:dateUtc="2026-09-26T00:02:00Z">
        <w:r w:rsidRPr="009678D7">
          <w:t>are clinically appropriate</w:t>
        </w:r>
        <w:r w:rsidR="004E537C">
          <w:t>;</w:t>
        </w:r>
        <w:r w:rsidRPr="009678D7">
          <w:t xml:space="preserve"> </w:t>
        </w:r>
      </w:ins>
    </w:p>
    <w:p w14:paraId="360E4E01" w14:textId="7A66CD8F" w:rsidR="0037006B" w:rsidRDefault="0037006B" w:rsidP="0037006B">
      <w:pPr>
        <w:pStyle w:val="BodyTextIndent"/>
        <w:numPr>
          <w:ilvl w:val="0"/>
          <w:numId w:val="37"/>
        </w:numPr>
        <w:rPr>
          <w:ins w:id="87" w:author="Bentley, Bernadette M. (EHS)" w:date="2026-09-25T20:02:00Z" w16du:dateUtc="2026-09-26T00:02:00Z"/>
        </w:rPr>
      </w:pPr>
      <w:ins w:id="88" w:author="Bentley, Bernadette M. (EHS)" w:date="2026-09-25T20:02:00Z" w16du:dateUtc="2026-09-26T00:02:00Z">
        <w:r w:rsidRPr="009678D7">
          <w:t xml:space="preserve">meet requirements within </w:t>
        </w:r>
        <w:r>
          <w:fldChar w:fldCharType="begin"/>
        </w:r>
        <w:r>
          <w:instrText>HYPERLINK "https://www.mass.gov/regulations/130-CMR-430000-rehabilitation-center-services"</w:instrText>
        </w:r>
        <w:r>
          <w:fldChar w:fldCharType="separate"/>
        </w:r>
        <w:r w:rsidRPr="0019182C">
          <w:rPr>
            <w:rStyle w:val="Hyperlink"/>
          </w:rPr>
          <w:t>130 CMR 430.000</w:t>
        </w:r>
        <w:r>
          <w:fldChar w:fldCharType="end"/>
        </w:r>
        <w:r>
          <w:t xml:space="preserve"> and </w:t>
        </w:r>
        <w:r>
          <w:fldChar w:fldCharType="begin"/>
        </w:r>
        <w:r>
          <w:instrText>HYPERLINK "https://www.mass.gov/regulations/130-CMR-450000-administrative-and-billing-regulations"</w:instrText>
        </w:r>
        <w:r>
          <w:fldChar w:fldCharType="separate"/>
        </w:r>
        <w:r w:rsidRPr="000C2ADF">
          <w:rPr>
            <w:rStyle w:val="Hyperlink"/>
          </w:rPr>
          <w:t>130 CMR 450.000</w:t>
        </w:r>
        <w:r>
          <w:fldChar w:fldCharType="end"/>
        </w:r>
        <w:r w:rsidR="004E537C">
          <w:t>;</w:t>
        </w:r>
        <w:r>
          <w:t xml:space="preserve"> and</w:t>
        </w:r>
      </w:ins>
    </w:p>
    <w:p w14:paraId="5DD359B9" w14:textId="610D8E7C" w:rsidR="0037006B" w:rsidRDefault="00ED4C7E" w:rsidP="0037006B">
      <w:pPr>
        <w:pStyle w:val="BodyTextIndent"/>
        <w:numPr>
          <w:ilvl w:val="0"/>
          <w:numId w:val="37"/>
        </w:numPr>
        <w:rPr>
          <w:ins w:id="89" w:author="Bentley, Bernadette M. (EHS)" w:date="2026-09-25T20:02:00Z" w16du:dateUtc="2026-09-26T00:02:00Z"/>
        </w:rPr>
      </w:pPr>
      <w:ins w:id="90" w:author="Bentley, Bernadette M. (EHS)" w:date="2026-09-25T20:02:00Z" w16du:dateUtc="2026-09-26T00:02:00Z">
        <w:r>
          <w:t xml:space="preserve">meet </w:t>
        </w:r>
        <w:r w:rsidR="0037006B" w:rsidRPr="009678D7">
          <w:t>all additional requirements of the</w:t>
        </w:r>
        <w:r w:rsidR="0037006B" w:rsidRPr="009678D7">
          <w:rPr>
            <w:b/>
          </w:rPr>
          <w:t xml:space="preserve"> </w:t>
        </w:r>
        <w:r w:rsidR="0037006B">
          <w:rPr>
            <w:bCs/>
          </w:rPr>
          <w:t>t</w:t>
        </w:r>
        <w:r w:rsidR="0037006B" w:rsidRPr="009678D7">
          <w:rPr>
            <w:bCs/>
          </w:rPr>
          <w:t xml:space="preserve">herapy </w:t>
        </w:r>
        <w:r w:rsidR="0037006B">
          <w:rPr>
            <w:bCs/>
          </w:rPr>
          <w:t>t</w:t>
        </w:r>
        <w:r w:rsidR="0037006B" w:rsidRPr="009678D7">
          <w:rPr>
            <w:bCs/>
          </w:rPr>
          <w:t>elehealth guidance</w:t>
        </w:r>
        <w:r w:rsidR="0037006B">
          <w:rPr>
            <w:bCs/>
          </w:rPr>
          <w:t xml:space="preserve"> in this bulletin</w:t>
        </w:r>
        <w:r w:rsidR="0037006B" w:rsidRPr="009678D7">
          <w:t xml:space="preserve">. </w:t>
        </w:r>
      </w:ins>
    </w:p>
    <w:p w14:paraId="1025F47D" w14:textId="110690D9" w:rsidR="0037006B" w:rsidRDefault="0037006B" w:rsidP="0037006B">
      <w:pPr>
        <w:rPr>
          <w:ins w:id="91" w:author="Bentley, Bernadette M. (EHS)" w:date="2026-09-25T20:02:00Z" w16du:dateUtc="2026-09-26T00:02:00Z"/>
        </w:rPr>
      </w:pPr>
      <w:ins w:id="92" w:author="Bentley, Bernadette M. (EHS)" w:date="2026-09-25T20:02:00Z" w16du:dateUtc="2026-09-26T00:02:00Z">
        <w:r w:rsidRPr="008C6B49">
          <w:t xml:space="preserve">Providers are encouraged to use appropriate technologies to communicate with individuals and should, to the extent </w:t>
        </w:r>
        <w:r w:rsidR="009751F5">
          <w:t>possible</w:t>
        </w:r>
        <w:r w:rsidRPr="008C6B49">
          <w:t>, ensure the same rights to confidentiality and security as provided in face-to-face services. Providers must inform members of any relevant privacy considerations</w:t>
        </w:r>
        <w:r>
          <w:t>.</w:t>
        </w:r>
      </w:ins>
    </w:p>
    <w:p w14:paraId="4F4CE22A" w14:textId="77777777" w:rsidR="0037006B" w:rsidRPr="00D366E1" w:rsidRDefault="0037006B" w:rsidP="00210361">
      <w:pPr>
        <w:rPr>
          <w:ins w:id="93" w:author="Bentley, Bernadette M. (EHS)" w:date="2026-09-25T20:02:00Z" w16du:dateUtc="2026-09-26T00:02:00Z"/>
        </w:rPr>
      </w:pPr>
      <w:ins w:id="94" w:author="Bentley, Bernadette M. (EHS)" w:date="2026-09-25T20:02:00Z" w16du:dateUtc="2026-09-26T00:02:00Z">
        <w:r w:rsidRPr="00D366E1">
          <w:t xml:space="preserve">Therapy </w:t>
        </w:r>
        <w:r>
          <w:t>t</w:t>
        </w:r>
        <w:r w:rsidRPr="00D366E1">
          <w:t>elehealth</w:t>
        </w:r>
        <w:r>
          <w:t xml:space="preserve"> visits may be used for therapist services that</w:t>
        </w:r>
      </w:ins>
    </w:p>
    <w:p w14:paraId="538D45B1" w14:textId="63865AC2" w:rsidR="0037006B" w:rsidRPr="00D366E1" w:rsidRDefault="0037006B" w:rsidP="00704969">
      <w:pPr>
        <w:pStyle w:val="BodyTextIndent"/>
        <w:numPr>
          <w:ilvl w:val="0"/>
          <w:numId w:val="41"/>
        </w:numPr>
        <w:rPr>
          <w:ins w:id="95" w:author="Bentley, Bernadette M. (EHS)" w:date="2026-09-25T20:02:00Z" w16du:dateUtc="2026-09-26T00:02:00Z"/>
        </w:rPr>
      </w:pPr>
      <w:ins w:id="96" w:author="Bentley, Bernadette M. (EHS)" w:date="2026-09-25T20:02:00Z" w16du:dateUtc="2026-09-26T00:02:00Z">
        <w:r w:rsidRPr="00D366E1">
          <w:t>require the member’s consent, documented as described below</w:t>
        </w:r>
        <w:r w:rsidR="004E537C">
          <w:t>;</w:t>
        </w:r>
        <w:r w:rsidRPr="00D366E1">
          <w:t xml:space="preserve"> and</w:t>
        </w:r>
      </w:ins>
    </w:p>
    <w:p w14:paraId="6DB7685F" w14:textId="77777777" w:rsidR="0037006B" w:rsidRDefault="0037006B" w:rsidP="00704969">
      <w:pPr>
        <w:pStyle w:val="BodyTextIndent"/>
        <w:numPr>
          <w:ilvl w:val="0"/>
          <w:numId w:val="41"/>
        </w:numPr>
        <w:rPr>
          <w:ins w:id="97" w:author="Bentley, Bernadette M. (EHS)" w:date="2026-09-25T20:02:00Z" w16du:dateUtc="2026-09-26T00:02:00Z"/>
        </w:rPr>
      </w:pPr>
      <w:ins w:id="98" w:author="Bentley, Bernadette M. (EHS)" w:date="2026-09-25T20:02:00Z" w16du:dateUtc="2026-09-26T00:02:00Z">
        <w:r>
          <w:t xml:space="preserve">are follow-up visits that </w:t>
        </w:r>
        <w:r w:rsidRPr="00D366E1">
          <w:t>do not require any hands-on care.</w:t>
        </w:r>
      </w:ins>
    </w:p>
    <w:p w14:paraId="302BF2E2" w14:textId="5A580D53" w:rsidR="0037006B" w:rsidRDefault="0037006B" w:rsidP="0037006B">
      <w:pPr>
        <w:rPr>
          <w:ins w:id="99" w:author="Bentley, Bernadette M. (EHS)" w:date="2026-09-25T20:02:00Z" w16du:dateUtc="2026-09-26T00:02:00Z"/>
        </w:rPr>
      </w:pPr>
      <w:bookmarkStart w:id="100" w:name="_Hlk81258338"/>
      <w:ins w:id="101" w:author="Bentley, Bernadette M. (EHS)" w:date="2026-09-25T20:02:00Z" w16du:dateUtc="2026-09-26T00:02:00Z">
        <w:r>
          <w:t xml:space="preserve">Follow-up visits do not include evaluations or re-evaluations and may be conducted </w:t>
        </w:r>
        <w:r w:rsidR="009751F5">
          <w:t>by telephone</w:t>
        </w:r>
        <w:r>
          <w:t xml:space="preserve"> if appropriate, but live video is preferred. </w:t>
        </w:r>
      </w:ins>
    </w:p>
    <w:bookmarkEnd w:id="100"/>
    <w:p w14:paraId="21119102" w14:textId="172C3100" w:rsidR="0037006B" w:rsidRDefault="0037006B" w:rsidP="0037006B">
      <w:pPr>
        <w:pStyle w:val="BodyTextIndent"/>
        <w:rPr>
          <w:ins w:id="102" w:author="Bentley, Bernadette M. (EHS)" w:date="2026-09-25T20:02:00Z" w16du:dateUtc="2026-09-26T00:02:00Z"/>
        </w:rPr>
      </w:pPr>
      <w:ins w:id="103" w:author="Bentley, Bernadette M. (EHS)" w:date="2026-09-25T20:02:00Z" w16du:dateUtc="2026-09-26T00:02:00Z">
        <w:r w:rsidRPr="00D631C8">
          <w:t>Live video telehealth m</w:t>
        </w:r>
        <w:r>
          <w:t>ust</w:t>
        </w:r>
        <w:r w:rsidRPr="00D631C8">
          <w:t xml:space="preserve"> be used</w:t>
        </w:r>
        <w:r w:rsidRPr="004B03CA">
          <w:t>, with the member’s consent</w:t>
        </w:r>
        <w:r>
          <w:t>,</w:t>
        </w:r>
        <w:r w:rsidRPr="00D631C8">
          <w:t xml:space="preserve"> to conduct </w:t>
        </w:r>
        <w:r>
          <w:t xml:space="preserve">the </w:t>
        </w:r>
        <w:r w:rsidRPr="00D631C8">
          <w:t xml:space="preserve">comprehensive </w:t>
        </w:r>
        <w:r>
          <w:t xml:space="preserve">evaluation or reevaluation under 130 CMR 430.601(A)(9) </w:t>
        </w:r>
        <w:r w:rsidRPr="00D631C8">
          <w:t>for member</w:t>
        </w:r>
        <w:r>
          <w:t xml:space="preserve">s </w:t>
        </w:r>
        <w:r w:rsidRPr="00BF2D4D">
          <w:t xml:space="preserve">receiving </w:t>
        </w:r>
        <w:r>
          <w:t>therapy</w:t>
        </w:r>
        <w:r w:rsidRPr="004B03CA">
          <w:t>.</w:t>
        </w:r>
        <w:r>
          <w:t xml:space="preserve"> Telephon</w:t>
        </w:r>
        <w:r w:rsidR="009751F5">
          <w:t>e</w:t>
        </w:r>
        <w:r w:rsidR="00DD4344">
          <w:t>-</w:t>
        </w:r>
        <w:r>
          <w:t>only telehealth is not permitted to conduct the comprehensive evaluation or reevaluation under 130 CMR 430.601(A)(9).</w:t>
        </w:r>
      </w:ins>
    </w:p>
    <w:p w14:paraId="0E2E8A2D" w14:textId="77777777" w:rsidR="00A62966" w:rsidRDefault="00A62966">
      <w:pPr>
        <w:spacing w:before="0" w:after="200" w:afterAutospacing="0" w:line="276" w:lineRule="auto"/>
        <w:ind w:left="0"/>
        <w:rPr>
          <w:ins w:id="104" w:author="Bentley, Bernadette M. (EHS)" w:date="2026-09-25T20:02:00Z" w16du:dateUtc="2026-09-26T00:02:00Z"/>
          <w:b/>
        </w:rPr>
      </w:pPr>
      <w:ins w:id="105" w:author="Bentley, Bernadette M. (EHS)" w:date="2026-09-25T20:02:00Z" w16du:dateUtc="2026-09-26T00:02:00Z">
        <w:r>
          <w:br w:type="page"/>
        </w:r>
      </w:ins>
    </w:p>
    <w:p w14:paraId="47A2E967" w14:textId="6B754D97" w:rsidR="0037006B" w:rsidRPr="009678D7" w:rsidRDefault="0037006B" w:rsidP="0037006B">
      <w:pPr>
        <w:pStyle w:val="Heading3"/>
        <w:rPr>
          <w:ins w:id="106" w:author="Bentley, Bernadette M. (EHS)" w:date="2026-09-25T20:02:00Z" w16du:dateUtc="2026-09-26T00:02:00Z"/>
        </w:rPr>
      </w:pPr>
      <w:ins w:id="107" w:author="Bentley, Bernadette M. (EHS)" w:date="2026-09-25T20:02:00Z" w16du:dateUtc="2026-09-26T00:02:00Z">
        <w:r w:rsidRPr="009678D7">
          <w:t>Member Consent</w:t>
        </w:r>
      </w:ins>
    </w:p>
    <w:p w14:paraId="4FE0E890" w14:textId="17E95D7E" w:rsidR="0037006B" w:rsidRDefault="0037006B" w:rsidP="00210361">
      <w:pPr>
        <w:spacing w:after="120" w:afterAutospacing="0"/>
        <w:rPr>
          <w:ins w:id="108" w:author="Bentley, Bernadette M. (EHS)" w:date="2026-09-25T20:02:00Z" w16du:dateUtc="2026-09-26T00:02:00Z"/>
        </w:rPr>
      </w:pPr>
      <w:ins w:id="109" w:author="Bentley, Bernadette M. (EHS)" w:date="2026-09-25T20:02:00Z" w16du:dateUtc="2026-09-26T00:02:00Z">
        <w:r w:rsidRPr="009678D7">
          <w:t>Providers must</w:t>
        </w:r>
        <w:r>
          <w:t xml:space="preserve"> </w:t>
        </w:r>
        <w:r w:rsidR="009751F5">
          <w:t>get</w:t>
        </w:r>
        <w:r w:rsidRPr="009678D7">
          <w:t xml:space="preserve"> verbal consent from a member</w:t>
        </w:r>
        <w:r>
          <w:t xml:space="preserve">, and the member’s </w:t>
        </w:r>
        <w:r w:rsidRPr="009678D7">
          <w:t>caregiver</w:t>
        </w:r>
        <w:r w:rsidR="009751F5">
          <w:t xml:space="preserve"> or </w:t>
        </w:r>
        <w:r w:rsidRPr="009678D7">
          <w:t>legal guardian</w:t>
        </w:r>
        <w:r>
          <w:t xml:space="preserve"> if applicable,</w:t>
        </w:r>
        <w:r w:rsidRPr="009678D7">
          <w:t xml:space="preserve"> </w:t>
        </w:r>
        <w:r w:rsidR="009751F5">
          <w:t>before starting</w:t>
        </w:r>
        <w:r w:rsidRPr="00F776B0">
          <w:t xml:space="preserve"> telehealth </w:t>
        </w:r>
        <w:r>
          <w:t xml:space="preserve">and must document the consent in the member’s record. </w:t>
        </w:r>
      </w:ins>
    </w:p>
    <w:p w14:paraId="6DACE900" w14:textId="3D569EDD" w:rsidR="0037006B" w:rsidRDefault="000C5406" w:rsidP="00210361">
      <w:pPr>
        <w:spacing w:after="120" w:afterAutospacing="0"/>
        <w:rPr>
          <w:ins w:id="110" w:author="Bentley, Bernadette M. (EHS)" w:date="2026-09-25T20:02:00Z" w16du:dateUtc="2026-09-26T00:02:00Z"/>
        </w:rPr>
      </w:pPr>
      <w:ins w:id="111" w:author="Bentley, Bernadette M. (EHS)" w:date="2026-09-25T20:02:00Z" w16du:dateUtc="2026-09-26T00:02:00Z">
        <w:r>
          <w:t>When requesting the</w:t>
        </w:r>
        <w:r w:rsidR="0037006B">
          <w:t xml:space="preserve"> member’s consent, MassHealth therapy providers must provide the member with </w:t>
        </w:r>
        <w:r w:rsidR="00255819">
          <w:t>a</w:t>
        </w:r>
        <w:r w:rsidR="0037006B">
          <w:t xml:space="preserve"> </w:t>
        </w:r>
        <w:r w:rsidR="0037006B" w:rsidRPr="009678D7">
          <w:t>statement explaining</w:t>
        </w:r>
      </w:ins>
    </w:p>
    <w:p w14:paraId="1D73A37C" w14:textId="4A0CC4B3" w:rsidR="0037006B" w:rsidRDefault="0037006B" w:rsidP="00704969">
      <w:pPr>
        <w:pStyle w:val="BodyTextIndent"/>
        <w:numPr>
          <w:ilvl w:val="0"/>
          <w:numId w:val="42"/>
        </w:numPr>
        <w:rPr>
          <w:ins w:id="112" w:author="Bentley, Bernadette M. (EHS)" w:date="2026-09-25T20:02:00Z" w16du:dateUtc="2026-09-26T00:02:00Z"/>
        </w:rPr>
      </w:pPr>
      <w:ins w:id="113" w:author="Bentley, Bernadette M. (EHS)" w:date="2026-09-25T20:02:00Z" w16du:dateUtc="2026-09-26T00:02:00Z">
        <w:r w:rsidRPr="009678D7">
          <w:t>what a telehealth visit entails</w:t>
        </w:r>
        <w:r w:rsidR="00A62966">
          <w:t>;</w:t>
        </w:r>
      </w:ins>
    </w:p>
    <w:p w14:paraId="7853879D" w14:textId="2BD613EC" w:rsidR="0037006B" w:rsidRDefault="0037006B" w:rsidP="00704969">
      <w:pPr>
        <w:pStyle w:val="BodyTextIndent"/>
        <w:numPr>
          <w:ilvl w:val="0"/>
          <w:numId w:val="42"/>
        </w:numPr>
        <w:rPr>
          <w:ins w:id="114" w:author="Bentley, Bernadette M. (EHS)" w:date="2026-09-25T20:02:00Z" w16du:dateUtc="2026-09-26T00:02:00Z"/>
        </w:rPr>
      </w:pPr>
      <w:ins w:id="115" w:author="Bentley, Bernadette M. (EHS)" w:date="2026-09-25T20:02:00Z" w16du:dateUtc="2026-09-26T00:02:00Z">
        <w:r w:rsidRPr="009678D7">
          <w:t xml:space="preserve">what is expected from the member </w:t>
        </w:r>
        <w:r w:rsidR="000C5406">
          <w:t>and</w:t>
        </w:r>
        <w:r w:rsidRPr="009678D7">
          <w:t xml:space="preserve"> the therapy </w:t>
        </w:r>
        <w:r>
          <w:t>provider</w:t>
        </w:r>
        <w:r w:rsidR="00A62966">
          <w:t>;</w:t>
        </w:r>
      </w:ins>
    </w:p>
    <w:p w14:paraId="37867B63" w14:textId="448E65DF" w:rsidR="0037006B" w:rsidRDefault="0037006B" w:rsidP="00704969">
      <w:pPr>
        <w:pStyle w:val="BodyTextIndent"/>
        <w:numPr>
          <w:ilvl w:val="0"/>
          <w:numId w:val="42"/>
        </w:numPr>
        <w:rPr>
          <w:ins w:id="116" w:author="Bentley, Bernadette M. (EHS)" w:date="2026-09-25T20:02:00Z" w16du:dateUtc="2026-09-26T00:02:00Z"/>
        </w:rPr>
      </w:pPr>
      <w:ins w:id="117" w:author="Bentley, Bernadette M. (EHS)" w:date="2026-09-25T20:02:00Z" w16du:dateUtc="2026-09-26T00:02:00Z">
        <w:r w:rsidRPr="008F64E1">
          <w:t>any relevant privacy considerations</w:t>
        </w:r>
        <w:r w:rsidR="00A62966">
          <w:t>;</w:t>
        </w:r>
        <w:r w:rsidRPr="008F64E1">
          <w:t xml:space="preserve"> and</w:t>
        </w:r>
      </w:ins>
    </w:p>
    <w:p w14:paraId="3D38476D" w14:textId="6333FD8A" w:rsidR="0037006B" w:rsidRPr="0024526F" w:rsidRDefault="0037006B" w:rsidP="00704969">
      <w:pPr>
        <w:pStyle w:val="BodyTextIndent"/>
        <w:numPr>
          <w:ilvl w:val="0"/>
          <w:numId w:val="42"/>
        </w:numPr>
        <w:rPr>
          <w:ins w:id="118" w:author="Bentley, Bernadette M. (EHS)" w:date="2026-09-25T20:02:00Z" w16du:dateUtc="2026-09-26T00:02:00Z"/>
        </w:rPr>
      </w:pPr>
      <w:ins w:id="119" w:author="Bentley, Bernadette M. (EHS)" w:date="2026-09-25T20:02:00Z" w16du:dateUtc="2026-09-26T00:02:00Z">
        <w:r w:rsidRPr="0024526F">
          <w:t xml:space="preserve">that the member may </w:t>
        </w:r>
        <w:r w:rsidR="000C5406">
          <w:t>take back</w:t>
        </w:r>
        <w:r w:rsidRPr="0024526F">
          <w:t xml:space="preserve"> their consent for telehealth services at any time.</w:t>
        </w:r>
      </w:ins>
    </w:p>
    <w:p w14:paraId="3318FEDC" w14:textId="77777777" w:rsidR="0037006B" w:rsidRPr="009678D7" w:rsidRDefault="0037006B" w:rsidP="0037006B">
      <w:pPr>
        <w:rPr>
          <w:ins w:id="120" w:author="Bentley, Bernadette M. (EHS)" w:date="2026-09-25T20:02:00Z" w16du:dateUtc="2026-09-26T00:02:00Z"/>
        </w:rPr>
      </w:pPr>
      <w:ins w:id="121" w:author="Bentley, Bernadette M. (EHS)" w:date="2026-09-25T20:02:00Z" w16du:dateUtc="2026-09-26T00:02:00Z">
        <w:r>
          <w:t xml:space="preserve">Information provided to members should be given in their preferred method of delivery and must be documented within the member’s record. </w:t>
        </w:r>
      </w:ins>
    </w:p>
    <w:p w14:paraId="60F604BA" w14:textId="77777777" w:rsidR="0037006B" w:rsidRPr="009678D7" w:rsidRDefault="0037006B" w:rsidP="0037006B">
      <w:pPr>
        <w:pStyle w:val="Heading3"/>
        <w:rPr>
          <w:ins w:id="122" w:author="Bentley, Bernadette M. (EHS)" w:date="2026-09-25T20:02:00Z" w16du:dateUtc="2026-09-26T00:02:00Z"/>
        </w:rPr>
      </w:pPr>
      <w:ins w:id="123" w:author="Bentley, Bernadette M. (EHS)" w:date="2026-09-25T20:02:00Z" w16du:dateUtc="2026-09-26T00:02:00Z">
        <w:r w:rsidRPr="009678D7">
          <w:t>Billing Instructions and Payment Rates for Therapist Services Delivered via Telehealth</w:t>
        </w:r>
      </w:ins>
    </w:p>
    <w:p w14:paraId="5920465C" w14:textId="1E6BCA04" w:rsidR="0037006B" w:rsidRDefault="0037006B" w:rsidP="0037006B">
      <w:pPr>
        <w:rPr>
          <w:ins w:id="124" w:author="Bentley, Bernadette M. (EHS)" w:date="2026-09-25T20:02:00Z" w16du:dateUtc="2026-09-26T00:02:00Z"/>
        </w:rPr>
      </w:pPr>
      <w:ins w:id="125" w:author="Bentley, Bernadette M. (EHS)" w:date="2026-09-25T20:02:00Z" w16du:dateUtc="2026-09-26T00:02:00Z">
        <w:r>
          <w:rPr>
            <w:shd w:val="clear" w:color="auto" w:fill="FFFFFF"/>
          </w:rPr>
          <w:t xml:space="preserve">Rehabilitation Center </w:t>
        </w:r>
        <w:r w:rsidRPr="009678D7">
          <w:rPr>
            <w:shd w:val="clear" w:color="auto" w:fill="FFFFFF"/>
          </w:rPr>
          <w:t xml:space="preserve">providers must include modifier “GT” when submitting claims for services delivered via </w:t>
        </w:r>
        <w:r>
          <w:rPr>
            <w:shd w:val="clear" w:color="auto" w:fill="FFFFFF"/>
          </w:rPr>
          <w:t>t</w:t>
        </w:r>
        <w:r w:rsidRPr="009678D7">
          <w:rPr>
            <w:shd w:val="clear" w:color="auto" w:fill="FFFFFF"/>
          </w:rPr>
          <w:t xml:space="preserve">elehealth. </w:t>
        </w:r>
        <w:r w:rsidRPr="009678D7">
          <w:t xml:space="preserve">Rates of payment for therapist services delivered via </w:t>
        </w:r>
        <w:r>
          <w:t>t</w:t>
        </w:r>
        <w:r w:rsidRPr="009678D7">
          <w:t xml:space="preserve">elehealth will be the same as rates of payment for therapist services delivered via traditional (e.g., in-person) methods set forth in </w:t>
        </w:r>
        <w:r>
          <w:fldChar w:fldCharType="begin"/>
        </w:r>
        <w:r>
          <w:instrText>HYPERLINK "https://www.mass.gov/regulations/101-CMR-339-restorative-services"</w:instrText>
        </w:r>
        <w:r>
          <w:fldChar w:fldCharType="separate"/>
        </w:r>
        <w:r w:rsidRPr="00CC0436">
          <w:rPr>
            <w:rStyle w:val="Hyperlink"/>
          </w:rPr>
          <w:t xml:space="preserve">101 CMR 339.00: </w:t>
        </w:r>
        <w:r w:rsidR="004A7139" w:rsidRPr="004A7139">
          <w:rPr>
            <w:rStyle w:val="Hyperlink"/>
            <w:i/>
            <w:iCs/>
          </w:rPr>
          <w:t xml:space="preserve">Rates for </w:t>
        </w:r>
        <w:r w:rsidRPr="00416556">
          <w:rPr>
            <w:rStyle w:val="Hyperlink"/>
            <w:i/>
          </w:rPr>
          <w:t>Restorative Services</w:t>
        </w:r>
        <w:r>
          <w:fldChar w:fldCharType="end"/>
        </w:r>
        <w:r>
          <w:t xml:space="preserve">. </w:t>
        </w:r>
      </w:ins>
    </w:p>
    <w:p w14:paraId="46381BC0" w14:textId="77777777" w:rsidR="0037006B" w:rsidRPr="00AE4F09" w:rsidRDefault="0037006B" w:rsidP="0037006B">
      <w:pPr>
        <w:rPr>
          <w:ins w:id="126" w:author="Bentley, Bernadette M. (EHS)" w:date="2026-09-25T20:02:00Z" w16du:dateUtc="2026-09-26T00:02:00Z"/>
          <w:color w:val="212121"/>
          <w:shd w:val="clear" w:color="auto" w:fill="FFFFFF"/>
        </w:rPr>
      </w:pPr>
      <w:ins w:id="127" w:author="Bentley, Bernadette M. (EHS)" w:date="2026-09-25T20:02:00Z" w16du:dateUtc="2026-09-26T00:02:00Z">
        <w:r w:rsidRPr="00AE4F09">
          <w:rPr>
            <w:color w:val="212121"/>
            <w:shd w:val="clear" w:color="auto" w:fill="FFFFFF"/>
          </w:rPr>
          <w:t xml:space="preserve">Failure to include modifier “GT” when submitting claims for </w:t>
        </w:r>
        <w:r>
          <w:rPr>
            <w:color w:val="212121"/>
            <w:shd w:val="clear" w:color="auto" w:fill="FFFFFF"/>
          </w:rPr>
          <w:t xml:space="preserve">Rehabilitation Center </w:t>
        </w:r>
        <w:r w:rsidRPr="00AE4F09">
          <w:rPr>
            <w:color w:val="212121"/>
            <w:shd w:val="clear" w:color="auto" w:fill="FFFFFF"/>
          </w:rPr>
          <w:t>services delivered via telehealth may result in the imposition of sanctions pursuant to 130 CMR 450.238-450.240.</w:t>
        </w:r>
      </w:ins>
    </w:p>
    <w:p w14:paraId="718D76E7" w14:textId="1A58072D" w:rsidR="0037006B" w:rsidRDefault="0037006B" w:rsidP="0037006B">
      <w:pPr>
        <w:rPr>
          <w:ins w:id="128" w:author="Bentley, Bernadette M. (EHS)" w:date="2026-09-25T20:02:00Z" w16du:dateUtc="2026-09-26T00:02:00Z"/>
        </w:rPr>
      </w:pPr>
      <w:ins w:id="129" w:author="Bentley, Bernadette M. (EHS)" w:date="2026-09-25T20:02:00Z" w16du:dateUtc="2026-09-26T00:02:00Z">
        <w:r w:rsidRPr="009678D7">
          <w:rPr>
            <w:b/>
          </w:rPr>
          <w:t>Important note:</w:t>
        </w:r>
        <w:r w:rsidRPr="009678D7">
          <w:t xml:space="preserve"> Although MassHealth allows reimbursement for deliver</w:t>
        </w:r>
        <w:r w:rsidR="000C5406">
          <w:t>ing</w:t>
        </w:r>
        <w:r w:rsidRPr="009678D7">
          <w:t xml:space="preserve"> certain services through </w:t>
        </w:r>
        <w:r>
          <w:t>t</w:t>
        </w:r>
        <w:r w:rsidRPr="009678D7">
          <w:t xml:space="preserve">elehealth, MassHealth does not require providers to deliver services via </w:t>
        </w:r>
        <w:r>
          <w:t>t</w:t>
        </w:r>
        <w:r w:rsidRPr="009678D7">
          <w:t>elehealth.</w:t>
        </w:r>
      </w:ins>
    </w:p>
    <w:p w14:paraId="207475DC" w14:textId="77777777" w:rsidR="0037006B" w:rsidRPr="009678D7" w:rsidRDefault="0037006B" w:rsidP="0037006B">
      <w:pPr>
        <w:pStyle w:val="Heading3"/>
        <w:rPr>
          <w:ins w:id="130" w:author="Bentley, Bernadette M. (EHS)" w:date="2026-09-25T20:02:00Z" w16du:dateUtc="2026-09-26T00:02:00Z"/>
        </w:rPr>
      </w:pPr>
      <w:ins w:id="131" w:author="Bentley, Bernadette M. (EHS)" w:date="2026-09-25T20:02:00Z" w16du:dateUtc="2026-09-26T00:02:00Z">
        <w:r w:rsidRPr="009678D7">
          <w:t xml:space="preserve">Documentation of Telehealth Services and Encounter </w:t>
        </w:r>
        <w:r>
          <w:t>R</w:t>
        </w:r>
        <w:r w:rsidRPr="009678D7">
          <w:t>equirements</w:t>
        </w:r>
      </w:ins>
    </w:p>
    <w:p w14:paraId="2EDA2A14" w14:textId="256014AA" w:rsidR="0037006B" w:rsidRDefault="0037006B" w:rsidP="0037006B">
      <w:pPr>
        <w:spacing w:after="240"/>
        <w:rPr>
          <w:ins w:id="132" w:author="Bentley, Bernadette M. (EHS)" w:date="2026-09-25T20:02:00Z" w16du:dateUtc="2026-09-26T00:02:00Z"/>
          <w:rFonts w:eastAsia="Calibri"/>
          <w:b/>
          <w:color w:val="000000"/>
          <w:bdr w:val="none" w:sz="0" w:space="0" w:color="auto" w:frame="1"/>
        </w:rPr>
      </w:pPr>
      <w:ins w:id="133" w:author="Bentley, Bernadette M. (EHS)" w:date="2026-09-25T20:02:00Z" w16du:dateUtc="2026-09-26T00:02:00Z">
        <w:r w:rsidRPr="009678D7">
          <w:t>All documentation requirements of 130 CMR 450.000 and 130 CMR 43</w:t>
        </w:r>
        <w:r>
          <w:t>0</w:t>
        </w:r>
        <w:r w:rsidRPr="009678D7">
          <w:t>.000 apply</w:t>
        </w:r>
        <w:r>
          <w:t xml:space="preserve"> when services are delivered via telehealth</w:t>
        </w:r>
        <w:r w:rsidR="001D3235">
          <w:t>.</w:t>
        </w:r>
        <w:r>
          <w:t xml:space="preserve"> </w:t>
        </w:r>
        <w:r w:rsidR="001D3235">
          <w:t>T</w:t>
        </w:r>
        <w:r>
          <w:t xml:space="preserve">he </w:t>
        </w:r>
        <w:r w:rsidRPr="009678D7">
          <w:t>documentation must also include</w:t>
        </w:r>
        <w:r w:rsidR="00704969">
          <w:t xml:space="preserve"> in the visit note</w:t>
        </w:r>
      </w:ins>
    </w:p>
    <w:p w14:paraId="028CFABD" w14:textId="04DDBBC8" w:rsidR="0037006B" w:rsidRPr="001C2049" w:rsidRDefault="0037006B" w:rsidP="00B07235">
      <w:pPr>
        <w:pStyle w:val="BodyTextIndent"/>
        <w:numPr>
          <w:ilvl w:val="0"/>
          <w:numId w:val="43"/>
        </w:numPr>
        <w:rPr>
          <w:ins w:id="134" w:author="Bentley, Bernadette M. (EHS)" w:date="2026-09-25T20:02:00Z" w16du:dateUtc="2026-09-26T00:02:00Z"/>
        </w:rPr>
      </w:pPr>
      <w:ins w:id="135" w:author="Bentley, Bernadette M. (EHS)" w:date="2026-09-25T20:02:00Z" w16du:dateUtc="2026-09-26T00:02:00Z">
        <w:r>
          <w:t>that</w:t>
        </w:r>
        <w:r w:rsidRPr="001C2049">
          <w:t xml:space="preserve"> the service was provided via telehealth; </w:t>
        </w:r>
        <w:r>
          <w:t>and</w:t>
        </w:r>
      </w:ins>
    </w:p>
    <w:p w14:paraId="757BE459" w14:textId="7AB32EA2" w:rsidR="0037006B" w:rsidRDefault="0037006B" w:rsidP="00B07235">
      <w:pPr>
        <w:pStyle w:val="BodyTextIndent"/>
        <w:numPr>
          <w:ilvl w:val="0"/>
          <w:numId w:val="43"/>
        </w:numPr>
        <w:rPr>
          <w:ins w:id="136" w:author="Bentley, Bernadette M. (EHS)" w:date="2026-09-25T20:02:00Z" w16du:dateUtc="2026-09-26T00:02:00Z"/>
        </w:rPr>
      </w:pPr>
      <w:ins w:id="137" w:author="Bentley, Bernadette M. (EHS)" w:date="2026-09-25T20:02:00Z" w16du:dateUtc="2026-09-26T00:02:00Z">
        <w:r w:rsidRPr="009678D7">
          <w:t xml:space="preserve">the rationale for service via </w:t>
        </w:r>
        <w:r>
          <w:t>t</w:t>
        </w:r>
        <w:r w:rsidRPr="009678D7">
          <w:t>elehealth</w:t>
        </w:r>
        <w:r>
          <w:t>.</w:t>
        </w:r>
      </w:ins>
    </w:p>
    <w:p w14:paraId="2CF4134F" w14:textId="73792944" w:rsidR="0037006B" w:rsidRPr="00216484" w:rsidRDefault="0037006B" w:rsidP="0037006B">
      <w:pPr>
        <w:rPr>
          <w:ins w:id="138" w:author="Bentley, Bernadette M. (EHS)" w:date="2026-09-25T20:02:00Z" w16du:dateUtc="2026-09-26T00:02:00Z"/>
        </w:rPr>
      </w:pPr>
      <w:ins w:id="139" w:author="Bentley, Bernadette M. (EHS)" w:date="2026-09-25T20:02:00Z" w16du:dateUtc="2026-09-26T00:02:00Z">
        <w:r w:rsidRPr="009F5229">
          <w:rPr>
            <w:shd w:val="clear" w:color="auto" w:fill="FFFFFF"/>
          </w:rPr>
          <w:t>Failure to maintain documentation requirements for services delivered via telehealth may result in the sanctions pursuant to 130 CMR 450.238</w:t>
        </w:r>
        <w:r w:rsidR="00A11614">
          <w:rPr>
            <w:shd w:val="clear" w:color="auto" w:fill="FFFFFF"/>
          </w:rPr>
          <w:t>–</w:t>
        </w:r>
        <w:r w:rsidRPr="009F5229">
          <w:rPr>
            <w:shd w:val="clear" w:color="auto" w:fill="FFFFFF"/>
          </w:rPr>
          <w:t xml:space="preserve">240. </w:t>
        </w:r>
      </w:ins>
    </w:p>
    <w:p w14:paraId="40F4D486" w14:textId="77777777" w:rsidR="00F664CC" w:rsidRPr="009901A7" w:rsidRDefault="00F664CC" w:rsidP="00ED4C7E">
      <w:pPr>
        <w:pStyle w:val="Heading2"/>
        <w:rPr>
          <w:ins w:id="140" w:author="Bentley, Bernadette M. (EHS)" w:date="2026-09-25T20:02:00Z" w16du:dateUtc="2026-09-26T00:02:00Z"/>
        </w:rPr>
      </w:pPr>
      <w:ins w:id="141" w:author="Bentley, Bernadette M. (EHS)" w:date="2026-09-25T20:02:00Z" w16du:dateUtc="2026-09-26T00:02:00Z">
        <w:r w:rsidRPr="009901A7">
          <w:t>MassHealth Website</w:t>
        </w:r>
        <w:r w:rsidR="001554E7">
          <w:t xml:space="preserve"> </w:t>
        </w:r>
      </w:ins>
    </w:p>
    <w:p w14:paraId="0B89FA9D" w14:textId="0373753D" w:rsidR="00F664CC" w:rsidRPr="009901A7" w:rsidRDefault="00F664CC" w:rsidP="00E27CD8">
      <w:pPr>
        <w:rPr>
          <w:ins w:id="142" w:author="Bentley, Bernadette M. (EHS)" w:date="2026-09-25T20:02:00Z" w16du:dateUtc="2026-09-26T00:02:00Z"/>
        </w:rPr>
      </w:pPr>
      <w:ins w:id="143" w:author="Bentley, Bernadette M. (EHS)" w:date="2026-09-25T20:02:00Z" w16du:dateUtc="2026-09-26T00:02:00Z">
        <w:r w:rsidRPr="009901A7">
          <w:t xml:space="preserve">This bulletin is </w:t>
        </w:r>
        <w:r w:rsidR="008B6E51">
          <w:t>o</w:t>
        </w:r>
        <w:r w:rsidRPr="009901A7">
          <w:t xml:space="preserve">n the </w:t>
        </w:r>
        <w:r w:rsidR="008B6E51">
          <w:fldChar w:fldCharType="begin"/>
        </w:r>
        <w:r w:rsidR="008B6E51">
          <w:instrText>HYPERLINK "http://www.mass.gov/masshealth-provider-bulletins"</w:instrText>
        </w:r>
        <w:r w:rsidR="008B6E51">
          <w:fldChar w:fldCharType="separate"/>
        </w:r>
        <w:r w:rsidR="008B6E51" w:rsidRPr="008B6E51">
          <w:rPr>
            <w:rStyle w:val="Hyperlink"/>
          </w:rPr>
          <w:t>MassHealth Provider Bulletins</w:t>
        </w:r>
        <w:r w:rsidR="008B6E51">
          <w:fldChar w:fldCharType="end"/>
        </w:r>
        <w:r w:rsidR="008B6E51">
          <w:t xml:space="preserve"> </w:t>
        </w:r>
        <w:r w:rsidRPr="009901A7">
          <w:t>web</w:t>
        </w:r>
        <w:r w:rsidR="008B6E51">
          <w:t xml:space="preserve"> page.</w:t>
        </w:r>
      </w:ins>
    </w:p>
    <w:p w14:paraId="47601C05" w14:textId="77777777" w:rsidR="00F664CC" w:rsidRPr="009901A7" w:rsidRDefault="00C358D3" w:rsidP="00E27CD8">
      <w:pPr>
        <w:rPr>
          <w:ins w:id="144" w:author="Bentley, Bernadette M. (EHS)" w:date="2026-09-25T20:02:00Z" w16du:dateUtc="2026-09-26T00:02:00Z"/>
        </w:rPr>
      </w:pPr>
      <w:ins w:id="145" w:author="Bentley, Bernadette M. (EHS)" w:date="2026-09-25T20:02:00Z" w16du:dateUtc="2026-09-26T00:02:00Z">
        <w:r>
          <w:fldChar w:fldCharType="begin"/>
        </w:r>
        <w:r>
          <w:instrText>HYPERLINK "https://www.mass.gov/forms/email-notifications-for-provider-bulletins-and-transmittal-letters"</w:instrText>
        </w:r>
        <w:r>
          <w:fldChar w:fldCharType="separate"/>
        </w:r>
        <w:r w:rsidRPr="00715A8E">
          <w:rPr>
            <w:rStyle w:val="Hyperlink"/>
          </w:rPr>
          <w:t>S</w:t>
        </w:r>
        <w:r w:rsidR="00F664CC" w:rsidRPr="00715A8E">
          <w:rPr>
            <w:rStyle w:val="Hyperlink"/>
          </w:rPr>
          <w:t>ign up</w:t>
        </w:r>
        <w:r>
          <w:fldChar w:fldCharType="end"/>
        </w:r>
        <w:r w:rsidR="00F664CC" w:rsidRPr="009901A7">
          <w:t xml:space="preserve"> to receive email alerts when MassHealth issues new bulletins and transmittal letters.</w:t>
        </w:r>
      </w:ins>
    </w:p>
    <w:p w14:paraId="382DAC6B" w14:textId="77777777" w:rsidR="004E537C" w:rsidRDefault="004E537C">
      <w:pPr>
        <w:spacing w:before="0" w:after="200" w:afterAutospacing="0" w:line="276" w:lineRule="auto"/>
        <w:ind w:left="0"/>
        <w:rPr>
          <w:ins w:id="146" w:author="Bentley, Bernadette M. (EHS)" w:date="2026-09-25T20:02:00Z" w16du:dateUtc="2026-09-26T00:02:00Z"/>
          <w:b/>
          <w:color w:val="1F497D" w:themeColor="text2"/>
          <w:sz w:val="24"/>
          <w:szCs w:val="24"/>
        </w:rPr>
      </w:pPr>
      <w:ins w:id="147" w:author="Bentley, Bernadette M. (EHS)" w:date="2026-09-25T20:02:00Z" w16du:dateUtc="2026-09-26T00:02:00Z">
        <w:r>
          <w:br w:type="page"/>
        </w:r>
      </w:ins>
    </w:p>
    <w:p w14:paraId="4D1FD47E" w14:textId="7A701049" w:rsidR="00F664CC" w:rsidRPr="009901A7" w:rsidRDefault="00F664CC" w:rsidP="00ED4C7E">
      <w:pPr>
        <w:pStyle w:val="Heading2"/>
        <w:rPr>
          <w:ins w:id="148" w:author="Bentley, Bernadette M. (EHS)" w:date="2026-09-25T20:02:00Z" w16du:dateUtc="2026-09-26T00:02:00Z"/>
        </w:rPr>
      </w:pPr>
      <w:ins w:id="149" w:author="Bentley, Bernadette M. (EHS)" w:date="2026-09-25T20:02:00Z" w16du:dateUtc="2026-09-26T00:02:00Z">
        <w:r w:rsidRPr="009901A7">
          <w:t>Questions</w:t>
        </w:r>
        <w:r w:rsidR="001554E7">
          <w:t xml:space="preserve"> </w:t>
        </w:r>
      </w:ins>
    </w:p>
    <w:p w14:paraId="03F65CBD" w14:textId="77777777" w:rsidR="00704969" w:rsidRDefault="00704969" w:rsidP="00704969">
      <w:pPr>
        <w:pStyle w:val="BodyTextIndent"/>
        <w:spacing w:before="0" w:after="240" w:afterAutospacing="0"/>
        <w:rPr>
          <w:ins w:id="150" w:author="Bentley, Bernadette M. (EHS)" w:date="2026-09-25T20:02:00Z" w16du:dateUtc="2026-09-26T00:02:00Z"/>
        </w:rPr>
      </w:pPr>
      <w:ins w:id="151" w:author="Bentley, Bernadette M. (EHS)" w:date="2026-09-25T20:02:00Z" w16du:dateUtc="2026-09-26T00:02:00Z">
        <w:r>
          <w:t>If you have questions about the information in this bulletin, please contact the Long Term Services and Supports (LTSS) Provider Service Center.</w:t>
        </w:r>
      </w:ins>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8"/>
        <w:gridCol w:w="3330"/>
      </w:tblGrid>
      <w:tr w:rsidR="00704969" w:rsidRPr="0039104C" w14:paraId="79C59F9A" w14:textId="77777777" w:rsidTr="00DC36E1">
        <w:trPr>
          <w:ins w:id="152" w:author="Bentley, Bernadette M. (EHS)" w:date="2026-09-25T20:02:00Z" w16du:dateUtc="2026-09-26T00:02:00Z"/>
        </w:trPr>
        <w:tc>
          <w:tcPr>
            <w:tcW w:w="1098" w:type="dxa"/>
          </w:tcPr>
          <w:p w14:paraId="1D507356" w14:textId="77777777" w:rsidR="00704969" w:rsidRPr="0039104C" w:rsidRDefault="00704969" w:rsidP="00DC36E1">
            <w:pPr>
              <w:tabs>
                <w:tab w:val="left" w:pos="0"/>
              </w:tabs>
              <w:spacing w:after="0" w:afterAutospacing="0"/>
              <w:ind w:left="0"/>
              <w:rPr>
                <w:ins w:id="153" w:author="Bentley, Bernadette M. (EHS)" w:date="2026-09-25T20:02:00Z" w16du:dateUtc="2026-09-26T00:02:00Z"/>
                <w:rFonts w:cs="Arial"/>
              </w:rPr>
            </w:pPr>
            <w:ins w:id="154" w:author="Bentley, Bernadette M. (EHS)" w:date="2026-09-25T20:02:00Z" w16du:dateUtc="2026-09-26T00:02:00Z">
              <w:r w:rsidRPr="0039104C">
                <w:rPr>
                  <w:rFonts w:cs="Arial"/>
                  <w:b/>
                </w:rPr>
                <w:t>Phone</w:t>
              </w:r>
              <w:r>
                <w:rPr>
                  <w:rFonts w:cs="Arial"/>
                  <w:b/>
                </w:rPr>
                <w:t>:</w:t>
              </w:r>
              <w:r w:rsidRPr="0039104C">
                <w:rPr>
                  <w:rFonts w:cs="Arial"/>
                </w:rPr>
                <w:t xml:space="preserve"> </w:t>
              </w:r>
            </w:ins>
          </w:p>
        </w:tc>
        <w:tc>
          <w:tcPr>
            <w:tcW w:w="3330" w:type="dxa"/>
          </w:tcPr>
          <w:p w14:paraId="32657852" w14:textId="77777777" w:rsidR="00704969" w:rsidRPr="0039104C" w:rsidRDefault="00704969" w:rsidP="00DC36E1">
            <w:pPr>
              <w:tabs>
                <w:tab w:val="left" w:pos="0"/>
              </w:tabs>
              <w:spacing w:after="0" w:afterAutospacing="0"/>
              <w:ind w:left="0"/>
              <w:rPr>
                <w:ins w:id="155" w:author="Bentley, Bernadette M. (EHS)" w:date="2026-09-25T20:02:00Z" w16du:dateUtc="2026-09-26T00:02:00Z"/>
                <w:rFonts w:cs="Arial"/>
              </w:rPr>
            </w:pPr>
            <w:ins w:id="156" w:author="Bentley, Bernadette M. (EHS)" w:date="2026-09-25T20:02:00Z" w16du:dateUtc="2026-09-26T00:02:00Z">
              <w:r w:rsidRPr="0039104C">
                <w:rPr>
                  <w:rFonts w:cs="Arial"/>
                </w:rPr>
                <w:t>Toll free (844) 368-5184</w:t>
              </w:r>
            </w:ins>
          </w:p>
        </w:tc>
      </w:tr>
      <w:tr w:rsidR="00704969" w:rsidRPr="0039104C" w14:paraId="11D581EA" w14:textId="77777777" w:rsidTr="00DC36E1">
        <w:trPr>
          <w:ins w:id="157" w:author="Bentley, Bernadette M. (EHS)" w:date="2026-09-25T20:02:00Z" w16du:dateUtc="2026-09-26T00:02:00Z"/>
        </w:trPr>
        <w:tc>
          <w:tcPr>
            <w:tcW w:w="1098" w:type="dxa"/>
          </w:tcPr>
          <w:p w14:paraId="2D88D188" w14:textId="77777777" w:rsidR="00704969" w:rsidRPr="0039104C" w:rsidRDefault="00704969" w:rsidP="00DC36E1">
            <w:pPr>
              <w:tabs>
                <w:tab w:val="left" w:pos="0"/>
              </w:tabs>
              <w:spacing w:after="0" w:afterAutospacing="0"/>
              <w:ind w:left="0"/>
              <w:rPr>
                <w:ins w:id="158" w:author="Bentley, Bernadette M. (EHS)" w:date="2026-09-25T20:02:00Z" w16du:dateUtc="2026-09-26T00:02:00Z"/>
                <w:rFonts w:cs="Arial"/>
              </w:rPr>
            </w:pPr>
            <w:ins w:id="159" w:author="Bentley, Bernadette M. (EHS)" w:date="2026-09-25T20:02:00Z" w16du:dateUtc="2026-09-26T00:02:00Z">
              <w:r w:rsidRPr="0039104C">
                <w:rPr>
                  <w:rFonts w:cs="Arial"/>
                  <w:b/>
                </w:rPr>
                <w:t>Email</w:t>
              </w:r>
              <w:r>
                <w:rPr>
                  <w:rFonts w:cs="Arial"/>
                  <w:b/>
                </w:rPr>
                <w:t>:</w:t>
              </w:r>
            </w:ins>
          </w:p>
        </w:tc>
        <w:tc>
          <w:tcPr>
            <w:tcW w:w="3330" w:type="dxa"/>
          </w:tcPr>
          <w:p w14:paraId="74DB082C" w14:textId="77777777" w:rsidR="00704969" w:rsidRPr="0039104C" w:rsidRDefault="00704969" w:rsidP="00DC36E1">
            <w:pPr>
              <w:tabs>
                <w:tab w:val="left" w:pos="0"/>
              </w:tabs>
              <w:spacing w:after="0" w:afterAutospacing="0"/>
              <w:ind w:left="0"/>
              <w:rPr>
                <w:ins w:id="160" w:author="Bentley, Bernadette M. (EHS)" w:date="2026-09-25T20:02:00Z" w16du:dateUtc="2026-09-26T00:02:00Z"/>
                <w:rFonts w:cs="Arial"/>
              </w:rPr>
            </w:pPr>
            <w:ins w:id="161" w:author="Bentley, Bernadette M. (EHS)" w:date="2026-09-25T20:02:00Z" w16du:dateUtc="2026-09-26T00:02:00Z">
              <w:r>
                <w:fldChar w:fldCharType="begin"/>
              </w:r>
              <w:r>
                <w:instrText>HYPERLINK "mailto:support@masshealthltss.com"</w:instrText>
              </w:r>
              <w:r>
                <w:fldChar w:fldCharType="separate"/>
              </w:r>
              <w:r w:rsidRPr="0039104C">
                <w:rPr>
                  <w:rStyle w:val="Hyperlink"/>
                  <w:rFonts w:cs="Arial"/>
                </w:rPr>
                <w:t>support@masshealthltss.com</w:t>
              </w:r>
              <w:r>
                <w:fldChar w:fldCharType="end"/>
              </w:r>
              <w:r w:rsidRPr="0039104C">
                <w:rPr>
                  <w:rFonts w:cs="Arial"/>
                </w:rPr>
                <w:t xml:space="preserve"> </w:t>
              </w:r>
            </w:ins>
          </w:p>
        </w:tc>
      </w:tr>
      <w:tr w:rsidR="00704969" w:rsidRPr="0039104C" w14:paraId="0B7644FC" w14:textId="77777777" w:rsidTr="00DC36E1">
        <w:trPr>
          <w:ins w:id="162" w:author="Bentley, Bernadette M. (EHS)" w:date="2026-09-25T20:02:00Z" w16du:dateUtc="2026-09-26T00:02:00Z"/>
        </w:trPr>
        <w:tc>
          <w:tcPr>
            <w:tcW w:w="1098" w:type="dxa"/>
          </w:tcPr>
          <w:p w14:paraId="46E5A049" w14:textId="77777777" w:rsidR="00704969" w:rsidRPr="0039104C" w:rsidRDefault="00704969" w:rsidP="00DC36E1">
            <w:pPr>
              <w:tabs>
                <w:tab w:val="left" w:pos="0"/>
              </w:tabs>
              <w:spacing w:after="0" w:afterAutospacing="0"/>
              <w:ind w:left="0"/>
              <w:rPr>
                <w:ins w:id="163" w:author="Bentley, Bernadette M. (EHS)" w:date="2026-09-25T20:02:00Z" w16du:dateUtc="2026-09-26T00:02:00Z"/>
                <w:rFonts w:cs="Arial"/>
              </w:rPr>
            </w:pPr>
            <w:ins w:id="164" w:author="Bentley, Bernadette M. (EHS)" w:date="2026-09-25T20:02:00Z" w16du:dateUtc="2026-09-26T00:02:00Z">
              <w:r w:rsidRPr="0039104C">
                <w:rPr>
                  <w:rFonts w:cs="Arial"/>
                  <w:b/>
                </w:rPr>
                <w:t>Portal</w:t>
              </w:r>
              <w:r>
                <w:rPr>
                  <w:rFonts w:cs="Arial"/>
                  <w:b/>
                </w:rPr>
                <w:t>:</w:t>
              </w:r>
            </w:ins>
          </w:p>
        </w:tc>
        <w:tc>
          <w:tcPr>
            <w:tcW w:w="3330" w:type="dxa"/>
          </w:tcPr>
          <w:p w14:paraId="7242E5C9" w14:textId="77777777" w:rsidR="00704969" w:rsidRPr="0039104C" w:rsidRDefault="00704969" w:rsidP="00DC36E1">
            <w:pPr>
              <w:tabs>
                <w:tab w:val="left" w:pos="0"/>
              </w:tabs>
              <w:spacing w:after="0" w:afterAutospacing="0"/>
              <w:ind w:left="0"/>
              <w:rPr>
                <w:ins w:id="165" w:author="Bentley, Bernadette M. (EHS)" w:date="2026-09-25T20:02:00Z" w16du:dateUtc="2026-09-26T00:02:00Z"/>
                <w:rFonts w:cs="Arial"/>
              </w:rPr>
            </w:pPr>
            <w:ins w:id="166" w:author="Bentley, Bernadette M. (EHS)" w:date="2026-09-25T20:02:00Z" w16du:dateUtc="2026-09-26T00:02:00Z">
              <w:r>
                <w:fldChar w:fldCharType="begin"/>
              </w:r>
              <w:r>
                <w:instrText>HYPERLINK "http://www.MassHealthLTSS.com"</w:instrText>
              </w:r>
              <w:r>
                <w:fldChar w:fldCharType="separate"/>
              </w:r>
              <w:r w:rsidRPr="0039104C">
                <w:rPr>
                  <w:rStyle w:val="Hyperlink"/>
                  <w:rFonts w:cs="Arial"/>
                </w:rPr>
                <w:t>www.MassHealthLTSS.com</w:t>
              </w:r>
              <w:r>
                <w:fldChar w:fldCharType="end"/>
              </w:r>
              <w:r w:rsidRPr="0039104C">
                <w:rPr>
                  <w:rFonts w:cs="Arial"/>
                </w:rPr>
                <w:t xml:space="preserve"> </w:t>
              </w:r>
            </w:ins>
          </w:p>
        </w:tc>
      </w:tr>
      <w:tr w:rsidR="00704969" w:rsidRPr="0039104C" w14:paraId="7741B92D" w14:textId="77777777" w:rsidTr="00DC36E1">
        <w:trPr>
          <w:trHeight w:val="890"/>
          <w:ins w:id="167" w:author="Bentley, Bernadette M. (EHS)" w:date="2026-09-25T20:02:00Z" w16du:dateUtc="2026-09-26T00:02:00Z"/>
        </w:trPr>
        <w:tc>
          <w:tcPr>
            <w:tcW w:w="1098" w:type="dxa"/>
          </w:tcPr>
          <w:p w14:paraId="53413FDA" w14:textId="77777777" w:rsidR="00704969" w:rsidRPr="0039104C" w:rsidRDefault="00704969" w:rsidP="00DC36E1">
            <w:pPr>
              <w:tabs>
                <w:tab w:val="left" w:pos="0"/>
              </w:tabs>
              <w:spacing w:after="0" w:afterAutospacing="0"/>
              <w:ind w:left="0"/>
              <w:rPr>
                <w:ins w:id="168" w:author="Bentley, Bernadette M. (EHS)" w:date="2026-09-25T20:02:00Z" w16du:dateUtc="2026-09-26T00:02:00Z"/>
                <w:rFonts w:cs="Arial"/>
              </w:rPr>
            </w:pPr>
            <w:ins w:id="169" w:author="Bentley, Bernadette M. (EHS)" w:date="2026-09-25T20:02:00Z" w16du:dateUtc="2026-09-26T00:02:00Z">
              <w:r w:rsidRPr="0039104C">
                <w:rPr>
                  <w:rFonts w:cs="Arial"/>
                  <w:b/>
                </w:rPr>
                <w:t>Mail</w:t>
              </w:r>
              <w:r>
                <w:rPr>
                  <w:rFonts w:cs="Arial"/>
                  <w:b/>
                </w:rPr>
                <w:t>:</w:t>
              </w:r>
            </w:ins>
          </w:p>
        </w:tc>
        <w:tc>
          <w:tcPr>
            <w:tcW w:w="3330" w:type="dxa"/>
          </w:tcPr>
          <w:p w14:paraId="093B72E7" w14:textId="77777777" w:rsidR="00704969" w:rsidRPr="0039104C" w:rsidRDefault="00704969" w:rsidP="00DC36E1">
            <w:pPr>
              <w:tabs>
                <w:tab w:val="left" w:pos="0"/>
              </w:tabs>
              <w:spacing w:after="0" w:afterAutospacing="0"/>
              <w:ind w:left="0"/>
              <w:rPr>
                <w:ins w:id="170" w:author="Bentley, Bernadette M. (EHS)" w:date="2026-09-25T20:02:00Z" w16du:dateUtc="2026-09-26T00:02:00Z"/>
                <w:rFonts w:cs="Arial"/>
              </w:rPr>
            </w:pPr>
            <w:ins w:id="171" w:author="Bentley, Bernadette M. (EHS)" w:date="2026-09-25T20:02:00Z" w16du:dateUtc="2026-09-26T00:02:00Z">
              <w:r w:rsidRPr="0039104C">
                <w:rPr>
                  <w:rFonts w:cs="Arial"/>
                </w:rPr>
                <w:t>MassHealth LTSS</w:t>
              </w:r>
            </w:ins>
          </w:p>
          <w:p w14:paraId="48B3C030" w14:textId="7BB8287F" w:rsidR="00704969" w:rsidRPr="0039104C" w:rsidRDefault="00704969" w:rsidP="00DC36E1">
            <w:pPr>
              <w:tabs>
                <w:tab w:val="left" w:pos="0"/>
              </w:tabs>
              <w:spacing w:before="0" w:after="0" w:afterAutospacing="0"/>
              <w:ind w:left="0"/>
              <w:rPr>
                <w:ins w:id="172" w:author="Bentley, Bernadette M. (EHS)" w:date="2026-09-25T20:02:00Z" w16du:dateUtc="2026-09-26T00:02:00Z"/>
                <w:rFonts w:cs="Arial"/>
              </w:rPr>
            </w:pPr>
            <w:ins w:id="173" w:author="Bentley, Bernadette M. (EHS)" w:date="2026-09-25T20:02:00Z" w16du:dateUtc="2026-09-26T00:02:00Z">
              <w:r w:rsidRPr="0039104C">
                <w:rPr>
                  <w:rFonts w:cs="Arial"/>
                </w:rPr>
                <w:t xml:space="preserve">PO Box 159108 </w:t>
              </w:r>
            </w:ins>
          </w:p>
          <w:p w14:paraId="32E0DB16" w14:textId="77777777" w:rsidR="00704969" w:rsidRPr="0039104C" w:rsidRDefault="00704969" w:rsidP="00DC36E1">
            <w:pPr>
              <w:tabs>
                <w:tab w:val="left" w:pos="0"/>
              </w:tabs>
              <w:spacing w:before="0" w:after="0" w:afterAutospacing="0"/>
              <w:ind w:left="0"/>
              <w:rPr>
                <w:ins w:id="174" w:author="Bentley, Bernadette M. (EHS)" w:date="2026-09-25T20:02:00Z" w16du:dateUtc="2026-09-26T00:02:00Z"/>
                <w:rFonts w:cs="Arial"/>
              </w:rPr>
            </w:pPr>
            <w:ins w:id="175" w:author="Bentley, Bernadette M. (EHS)" w:date="2026-09-25T20:02:00Z" w16du:dateUtc="2026-09-26T00:02:00Z">
              <w:r w:rsidRPr="0039104C">
                <w:rPr>
                  <w:rFonts w:cs="Arial"/>
                </w:rPr>
                <w:t>Boston, MA  02215</w:t>
              </w:r>
            </w:ins>
          </w:p>
        </w:tc>
      </w:tr>
      <w:tr w:rsidR="00704969" w:rsidRPr="0039104C" w14:paraId="46955785" w14:textId="77777777" w:rsidTr="00DC36E1">
        <w:trPr>
          <w:ins w:id="176" w:author="Bentley, Bernadette M. (EHS)" w:date="2026-09-25T20:02:00Z" w16du:dateUtc="2026-09-26T00:02:00Z"/>
        </w:trPr>
        <w:tc>
          <w:tcPr>
            <w:tcW w:w="1098" w:type="dxa"/>
          </w:tcPr>
          <w:p w14:paraId="2F69D98D" w14:textId="77777777" w:rsidR="00704969" w:rsidRPr="0039104C" w:rsidRDefault="00704969" w:rsidP="00DC36E1">
            <w:pPr>
              <w:tabs>
                <w:tab w:val="left" w:pos="0"/>
              </w:tabs>
              <w:spacing w:after="0" w:afterAutospacing="0"/>
              <w:ind w:left="0"/>
              <w:rPr>
                <w:ins w:id="177" w:author="Bentley, Bernadette M. (EHS)" w:date="2026-09-25T20:02:00Z" w16du:dateUtc="2026-09-26T00:02:00Z"/>
                <w:rFonts w:cs="Arial"/>
              </w:rPr>
            </w:pPr>
            <w:ins w:id="178" w:author="Bentley, Bernadette M. (EHS)" w:date="2026-09-25T20:02:00Z" w16du:dateUtc="2026-09-26T00:02:00Z">
              <w:r w:rsidRPr="0039104C">
                <w:rPr>
                  <w:rFonts w:cs="Arial"/>
                  <w:b/>
                </w:rPr>
                <w:t>Fax</w:t>
              </w:r>
              <w:r>
                <w:rPr>
                  <w:rFonts w:cs="Arial"/>
                  <w:b/>
                </w:rPr>
                <w:t>:</w:t>
              </w:r>
            </w:ins>
          </w:p>
        </w:tc>
        <w:tc>
          <w:tcPr>
            <w:tcW w:w="3330" w:type="dxa"/>
          </w:tcPr>
          <w:p w14:paraId="0ACBC6C6" w14:textId="77777777" w:rsidR="00704969" w:rsidRPr="0039104C" w:rsidRDefault="00704969" w:rsidP="00DC36E1">
            <w:pPr>
              <w:tabs>
                <w:tab w:val="left" w:pos="0"/>
              </w:tabs>
              <w:spacing w:after="0" w:afterAutospacing="0"/>
              <w:ind w:left="0"/>
              <w:rPr>
                <w:ins w:id="179" w:author="Bentley, Bernadette M. (EHS)" w:date="2026-09-25T20:02:00Z" w16du:dateUtc="2026-09-26T00:02:00Z"/>
                <w:rFonts w:cs="Arial"/>
              </w:rPr>
            </w:pPr>
            <w:ins w:id="180" w:author="Bentley, Bernadette M. (EHS)" w:date="2026-09-25T20:02:00Z" w16du:dateUtc="2026-09-26T00:02:00Z">
              <w:r w:rsidRPr="0039104C">
                <w:rPr>
                  <w:rFonts w:cs="Arial"/>
                </w:rPr>
                <w:t>(888) 832-3006</w:t>
              </w:r>
            </w:ins>
          </w:p>
        </w:tc>
      </w:tr>
    </w:tbl>
    <w:p w14:paraId="6A4B6EFE" w14:textId="77777777" w:rsidR="00704969" w:rsidRPr="005C77D1" w:rsidRDefault="00704969" w:rsidP="00704969">
      <w:pPr>
        <w:ind w:left="0"/>
        <w:rPr>
          <w:ins w:id="181" w:author="Bentley, Bernadette M. (EHS)" w:date="2026-09-25T20:02:00Z" w16du:dateUtc="2026-09-26T00:02:00Z"/>
        </w:rPr>
      </w:pPr>
    </w:p>
    <w:p w14:paraId="42C334BE" w14:textId="77777777" w:rsidR="00BE2231" w:rsidRPr="00C203DF" w:rsidRDefault="00AA6C2F">
      <w:pPr>
        <w:jc w:val="right"/>
        <w:rPr>
          <w:del w:id="182" w:author="Bentley, Bernadette M. (EHS)" w:date="2026-09-25T20:02:00Z" w16du:dateUtc="2026-09-26T00:02:00Z"/>
          <w:rFonts w:ascii="Arial" w:hAnsi="Arial" w:cs="Arial"/>
        </w:rPr>
      </w:pPr>
      <w:del w:id="183" w:author="Bentley, Bernadette M. (EHS)" w:date="2026-09-25T20:02:00Z" w16du:dateUtc="2026-09-26T00:02:00Z">
        <w:r w:rsidRPr="00C203DF">
          <w:rPr>
            <w:rFonts w:ascii="Arial" w:hAnsi="Arial" w:cs="Arial"/>
            <w:noProof/>
            <w:lang w:bidi="hi-IN"/>
          </w:rPr>
          <w:drawing>
            <wp:inline distT="0" distB="0" distL="0" distR="0" wp14:anchorId="15DAF8A3" wp14:editId="0C813A58">
              <wp:extent cx="3019425" cy="809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9425" cy="809625"/>
                      </a:xfrm>
                      <a:prstGeom prst="rect">
                        <a:avLst/>
                      </a:prstGeom>
                      <a:noFill/>
                      <a:ln>
                        <a:noFill/>
                      </a:ln>
                    </pic:spPr>
                  </pic:pic>
                </a:graphicData>
              </a:graphic>
            </wp:inline>
          </w:drawing>
        </w:r>
      </w:del>
    </w:p>
    <w:p w14:paraId="55CB3EE1" w14:textId="77777777" w:rsidR="00BE2231" w:rsidRPr="00C203DF" w:rsidRDefault="00BE2231">
      <w:pPr>
        <w:jc w:val="right"/>
        <w:rPr>
          <w:del w:id="184" w:author="Bentley, Bernadette M. (EHS)" w:date="2026-09-25T20:02:00Z" w16du:dateUtc="2026-09-26T00:02:00Z"/>
          <w:rFonts w:ascii="Arial" w:hAnsi="Arial" w:cs="Arial"/>
          <w:b/>
          <w:bCs/>
        </w:rPr>
      </w:pPr>
      <w:del w:id="185" w:author="Bentley, Bernadette M. (EHS)" w:date="2026-09-25T20:02:00Z" w16du:dateUtc="2026-09-26T00:02:00Z">
        <w:r w:rsidRPr="00C203DF">
          <w:rPr>
            <w:rFonts w:ascii="Arial" w:hAnsi="Arial" w:cs="Arial"/>
            <w:b/>
            <w:bCs/>
          </w:rPr>
          <w:delText>Kanagala-591225</w:delText>
        </w:r>
      </w:del>
    </w:p>
    <w:p w14:paraId="7138201E" w14:textId="77777777" w:rsidR="00BE2231" w:rsidRPr="00C203DF" w:rsidRDefault="00BE2231">
      <w:pPr>
        <w:jc w:val="right"/>
        <w:rPr>
          <w:del w:id="186" w:author="Bentley, Bernadette M. (EHS)" w:date="2026-09-25T20:02:00Z" w16du:dateUtc="2026-09-26T00:02:00Z"/>
          <w:rFonts w:ascii="Arial" w:hAnsi="Arial" w:cs="Arial"/>
          <w:b/>
          <w:bCs/>
        </w:rPr>
      </w:pPr>
      <w:del w:id="187" w:author="Bentley, Bernadette M. (EHS)" w:date="2026-09-25T20:02:00Z" w16du:dateUtc="2026-09-26T00:02:00Z">
        <w:r w:rsidRPr="00C203DF">
          <w:rPr>
            <w:rFonts w:ascii="Arial" w:hAnsi="Arial" w:cs="Arial"/>
            <w:b/>
            <w:bCs/>
          </w:rPr>
          <w:delText>Belgaum Dist. Karnataka State</w:delText>
        </w:r>
      </w:del>
    </w:p>
    <w:p w14:paraId="11350BB3" w14:textId="77777777" w:rsidR="00BE2231" w:rsidRPr="00C203DF" w:rsidRDefault="00BE2231">
      <w:pPr>
        <w:rPr>
          <w:del w:id="188" w:author="Bentley, Bernadette M. (EHS)" w:date="2026-09-25T20:02:00Z" w16du:dateUtc="2026-09-26T00:02:00Z"/>
          <w:rFonts w:ascii="Arial" w:hAnsi="Arial" w:cs="Arial"/>
        </w:rPr>
      </w:pPr>
      <w:del w:id="189" w:author="Bentley, Bernadette M. (EHS)" w:date="2026-09-25T20:02:00Z" w16du:dateUtc="2026-09-26T00:02:00Z">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r w:rsidRPr="00C203DF">
          <w:rPr>
            <w:rFonts w:ascii="Arial" w:hAnsi="Arial" w:cs="Arial"/>
            <w:u w:val="single"/>
          </w:rPr>
          <w:tab/>
        </w:r>
      </w:del>
    </w:p>
    <w:p w14:paraId="3B0E7B9D" w14:textId="77777777" w:rsidR="00BE2231" w:rsidRPr="00C203DF" w:rsidRDefault="004370A4">
      <w:pPr>
        <w:pStyle w:val="Heading4"/>
        <w:rPr>
          <w:del w:id="190" w:author="Bentley, Bernadette M. (EHS)" w:date="2026-09-25T20:02:00Z" w16du:dateUtc="2026-09-26T00:02:00Z"/>
        </w:rPr>
      </w:pPr>
      <w:del w:id="191" w:author="Bentley, Bernadette M. (EHS)" w:date="2026-09-25T20:02:00Z" w16du:dateUtc="2026-09-26T00:02:00Z">
        <w:r w:rsidRPr="00C203DF">
          <w:delText>HL</w:delText>
        </w:r>
        <w:r w:rsidR="00C203DF">
          <w:delText>L</w:delText>
        </w:r>
        <w:r w:rsidRPr="00C203DF">
          <w:delText>/BG</w:delText>
        </w:r>
        <w:r w:rsidR="00C203DF">
          <w:delText>M</w:delText>
        </w:r>
        <w:r w:rsidRPr="00C203DF">
          <w:delText>/HR/NURSE/20</w:delText>
        </w:r>
        <w:r w:rsidR="00C203DF">
          <w:delText>20-2021</w:delText>
        </w:r>
        <w:r w:rsidR="00FF0819" w:rsidRPr="00C203DF">
          <w:tab/>
        </w:r>
        <w:r w:rsidR="00FF0819" w:rsidRPr="00C203DF">
          <w:tab/>
        </w:r>
        <w:r w:rsidR="00FF0819" w:rsidRPr="00C203DF">
          <w:tab/>
        </w:r>
        <w:r w:rsidR="00FF0819" w:rsidRPr="00C203DF">
          <w:tab/>
          <w:delText xml:space="preserve">     </w:delText>
        </w:r>
        <w:r w:rsidR="00C203DF" w:rsidRPr="007608B6">
          <w:rPr>
            <w:color w:val="FF0000"/>
          </w:rPr>
          <w:delText xml:space="preserve">Date: </w:delText>
        </w:r>
        <w:r w:rsidR="00B459D4">
          <w:rPr>
            <w:color w:val="FF0000"/>
          </w:rPr>
          <w:delText>2</w:delText>
        </w:r>
        <w:r w:rsidR="009B10E3">
          <w:rPr>
            <w:color w:val="FF0000"/>
          </w:rPr>
          <w:delText>6</w:delText>
        </w:r>
        <w:r w:rsidR="00B459D4">
          <w:rPr>
            <w:color w:val="FF0000"/>
          </w:rPr>
          <w:delText>.02.2021</w:delText>
        </w:r>
      </w:del>
    </w:p>
    <w:p w14:paraId="35A9089B" w14:textId="77777777" w:rsidR="00BE2231" w:rsidRPr="00CA7195" w:rsidRDefault="00BE2231">
      <w:pPr>
        <w:rPr>
          <w:del w:id="192" w:author="Bentley, Bernadette M. (EHS)" w:date="2026-09-25T20:02:00Z" w16du:dateUtc="2026-09-26T00:02:00Z"/>
          <w:rFonts w:ascii="Arial" w:hAnsi="Arial" w:cs="Arial"/>
          <w:sz w:val="16"/>
          <w:szCs w:val="16"/>
        </w:rPr>
      </w:pPr>
    </w:p>
    <w:p w14:paraId="30BC0298" w14:textId="77777777" w:rsidR="00BE2231" w:rsidRPr="00C203DF" w:rsidRDefault="00BE2231">
      <w:pPr>
        <w:pStyle w:val="Heading1"/>
        <w:rPr>
          <w:del w:id="193" w:author="Bentley, Bernadette M. (EHS)" w:date="2026-09-25T20:02:00Z" w16du:dateUtc="2026-09-26T00:02:00Z"/>
          <w:rFonts w:ascii="Arial" w:hAnsi="Arial" w:cs="Arial"/>
        </w:rPr>
      </w:pPr>
      <w:del w:id="194" w:author="Bentley, Bernadette M. (EHS)" w:date="2026-09-25T20:02:00Z" w16du:dateUtc="2026-09-26T00:02:00Z">
        <w:r w:rsidRPr="00C203DF">
          <w:rPr>
            <w:rFonts w:ascii="Arial" w:hAnsi="Arial" w:cs="Arial"/>
          </w:rPr>
          <w:delText xml:space="preserve"> </w:delText>
        </w:r>
        <w:r w:rsidRPr="00C203DF">
          <w:rPr>
            <w:rFonts w:ascii="Arial" w:hAnsi="Arial" w:cs="Arial"/>
            <w:color w:val="FFFFFF" w:themeColor="background1"/>
            <w:highlight w:val="black"/>
          </w:rPr>
          <w:delText>TENDER  NOTIFICATION</w:delText>
        </w:r>
      </w:del>
    </w:p>
    <w:p w14:paraId="37BC445B" w14:textId="77777777" w:rsidR="00BE2231" w:rsidRPr="00CA7195" w:rsidRDefault="00BE2231">
      <w:pPr>
        <w:rPr>
          <w:del w:id="195" w:author="Bentley, Bernadette M. (EHS)" w:date="2026-09-25T20:02:00Z" w16du:dateUtc="2026-09-26T00:02:00Z"/>
          <w:rFonts w:ascii="Arial" w:hAnsi="Arial" w:cs="Arial"/>
          <w:sz w:val="12"/>
          <w:szCs w:val="12"/>
        </w:rPr>
      </w:pPr>
    </w:p>
    <w:p w14:paraId="4C97274E" w14:textId="77777777" w:rsidR="00BE2231" w:rsidRDefault="00BE2231">
      <w:pPr>
        <w:pStyle w:val="BodyText3"/>
        <w:rPr>
          <w:del w:id="196" w:author="Bentley, Bernadette M. (EHS)" w:date="2026-09-25T20:02:00Z" w16du:dateUtc="2026-09-26T00:02:00Z"/>
        </w:rPr>
      </w:pPr>
      <w:del w:id="197" w:author="Bentley, Bernadette M. (EHS)" w:date="2026-09-25T20:02:00Z" w16du:dateUtc="2026-09-26T00:02:00Z">
        <w:r w:rsidRPr="00C203DF">
          <w:delText xml:space="preserve">Sealed Tenders are invited from reputed Hospitals/recruiting agencies/individuals for providing the services of </w:delText>
        </w:r>
        <w:r w:rsidR="008D1B5C" w:rsidRPr="008D1B5C">
          <w:rPr>
            <w:b/>
            <w:bCs/>
            <w:u w:val="single"/>
          </w:rPr>
          <w:delText>Q</w:delText>
        </w:r>
        <w:r w:rsidRPr="008D1B5C">
          <w:rPr>
            <w:b/>
            <w:bCs/>
            <w:u w:val="single"/>
          </w:rPr>
          <w:delText xml:space="preserve">ualified </w:delText>
        </w:r>
        <w:r w:rsidR="008D1B5C" w:rsidRPr="008D1B5C">
          <w:rPr>
            <w:b/>
            <w:bCs/>
            <w:u w:val="single"/>
          </w:rPr>
          <w:delText xml:space="preserve">Female </w:delText>
        </w:r>
        <w:r w:rsidRPr="008D1B5C">
          <w:rPr>
            <w:b/>
            <w:bCs/>
            <w:u w:val="single"/>
          </w:rPr>
          <w:delText>Nurse (One No)</w:delText>
        </w:r>
        <w:r w:rsidRPr="00C203DF">
          <w:delText xml:space="preserve"> on contract basis to assist the attending Doctor of the Company &amp; for attending the medical needs of our employees and to manage the medical services in our Factory at Kanagla-591225, Tq: Hukker</w:delText>
        </w:r>
        <w:r w:rsidR="00FF0819" w:rsidRPr="00C203DF">
          <w:delText>i, Dist: Belgaum having about 40</w:delText>
        </w:r>
        <w:r w:rsidRPr="00C203DF">
          <w:delText>0 no. of employees (Permanent &amp; Casual) with OPD &amp; well-equipped First Aid Room with Ambulance. The Co</w:delText>
        </w:r>
        <w:r w:rsidR="00025362" w:rsidRPr="00C203DF">
          <w:delText>ntract will be for a period of 01</w:delText>
        </w:r>
        <w:r w:rsidRPr="00C203DF">
          <w:delText xml:space="preserve"> years</w:delText>
        </w:r>
        <w:r w:rsidR="00025362" w:rsidRPr="00C203DF">
          <w:delText xml:space="preserve"> &amp; extendable upto another depending on management decision</w:delText>
        </w:r>
        <w:r w:rsidRPr="00C203DF">
          <w:delText xml:space="preserve"> as detailed below:</w:delText>
        </w:r>
      </w:del>
    </w:p>
    <w:p w14:paraId="5DCBC9C7" w14:textId="77777777" w:rsidR="00C203DF" w:rsidRPr="00C203DF" w:rsidRDefault="00C203DF">
      <w:pPr>
        <w:pStyle w:val="BodyText3"/>
        <w:rPr>
          <w:del w:id="198" w:author="Bentley, Bernadette M. (EHS)" w:date="2026-09-25T20:02:00Z" w16du:dateUtc="2026-09-26T00:02:00Z"/>
        </w:rPr>
      </w:pPr>
    </w:p>
    <w:p w14:paraId="6E08CD74" w14:textId="77777777" w:rsidR="00BE2231" w:rsidRPr="00C203DF" w:rsidRDefault="00BE2231" w:rsidP="00B20090">
      <w:pPr>
        <w:pStyle w:val="BodyText3"/>
        <w:numPr>
          <w:ilvl w:val="0"/>
          <w:numId w:val="7"/>
        </w:numPr>
        <w:spacing w:line="360" w:lineRule="auto"/>
        <w:rPr>
          <w:del w:id="199" w:author="Bentley, Bernadette M. (EHS)" w:date="2026-09-25T20:02:00Z" w16du:dateUtc="2026-09-26T00:02:00Z"/>
        </w:rPr>
      </w:pPr>
      <w:del w:id="200" w:author="Bentley, Bernadette M. (EHS)" w:date="2026-09-25T20:02:00Z" w16du:dateUtc="2026-09-26T00:02:00Z">
        <w:r w:rsidRPr="00C203DF">
          <w:rPr>
            <w:u w:val="single"/>
          </w:rPr>
          <w:delText>Qualification</w:delText>
        </w:r>
        <w:r w:rsidRPr="00C203DF">
          <w:delText xml:space="preserve">: ANM/Midwifery/GNM/Diploma in Gen.Nursing/B.Sc Nursing </w:delText>
        </w:r>
      </w:del>
    </w:p>
    <w:p w14:paraId="62BEC623" w14:textId="77777777" w:rsidR="00BE2231" w:rsidRPr="00C203DF" w:rsidRDefault="00BE2231" w:rsidP="00B20090">
      <w:pPr>
        <w:numPr>
          <w:ilvl w:val="0"/>
          <w:numId w:val="8"/>
        </w:numPr>
        <w:spacing w:line="360" w:lineRule="auto"/>
        <w:jc w:val="both"/>
        <w:rPr>
          <w:del w:id="201" w:author="Bentley, Bernadette M. (EHS)" w:date="2026-09-25T20:02:00Z" w16du:dateUtc="2026-09-26T00:02:00Z"/>
          <w:rFonts w:ascii="Arial" w:hAnsi="Arial" w:cs="Arial"/>
        </w:rPr>
      </w:pPr>
      <w:del w:id="202" w:author="Bentley, Bernadette M. (EHS)" w:date="2026-09-25T20:02:00Z" w16du:dateUtc="2026-09-26T00:02:00Z">
        <w:r w:rsidRPr="00C203DF">
          <w:rPr>
            <w:rFonts w:ascii="Arial" w:hAnsi="Arial" w:cs="Arial"/>
            <w:u w:val="single"/>
          </w:rPr>
          <w:delText>Age:</w:delText>
        </w:r>
        <w:r w:rsidR="00051D6B" w:rsidRPr="00C203DF">
          <w:rPr>
            <w:rFonts w:ascii="Arial" w:hAnsi="Arial" w:cs="Arial"/>
          </w:rPr>
          <w:delText xml:space="preserve"> No</w:delText>
        </w:r>
        <w:r w:rsidR="0094297A" w:rsidRPr="00C203DF">
          <w:rPr>
            <w:rFonts w:ascii="Arial" w:hAnsi="Arial" w:cs="Arial"/>
          </w:rPr>
          <w:delText xml:space="preserve">t more than </w:delText>
        </w:r>
        <w:r w:rsidR="00C203DF">
          <w:rPr>
            <w:rFonts w:ascii="Arial" w:hAnsi="Arial" w:cs="Arial"/>
          </w:rPr>
          <w:delText>3</w:delText>
        </w:r>
        <w:r w:rsidR="0094297A" w:rsidRPr="00C203DF">
          <w:rPr>
            <w:rFonts w:ascii="Arial" w:hAnsi="Arial" w:cs="Arial"/>
          </w:rPr>
          <w:delText>5 Years as on 01.0</w:delText>
        </w:r>
        <w:r w:rsidR="002C4969">
          <w:rPr>
            <w:rFonts w:ascii="Arial" w:hAnsi="Arial" w:cs="Arial"/>
          </w:rPr>
          <w:delText>2</w:delText>
        </w:r>
        <w:r w:rsidR="004E4839" w:rsidRPr="00C203DF">
          <w:rPr>
            <w:rFonts w:ascii="Arial" w:hAnsi="Arial" w:cs="Arial"/>
          </w:rPr>
          <w:delText>.20</w:delText>
        </w:r>
        <w:r w:rsidR="00C203DF">
          <w:rPr>
            <w:rFonts w:ascii="Arial" w:hAnsi="Arial" w:cs="Arial"/>
          </w:rPr>
          <w:delText>2</w:delText>
        </w:r>
        <w:r w:rsidR="002C4969">
          <w:rPr>
            <w:rFonts w:ascii="Arial" w:hAnsi="Arial" w:cs="Arial"/>
          </w:rPr>
          <w:delText>1</w:delText>
        </w:r>
        <w:r w:rsidRPr="00C203DF">
          <w:rPr>
            <w:rFonts w:ascii="Arial" w:hAnsi="Arial" w:cs="Arial"/>
          </w:rPr>
          <w:delText>. However</w:delText>
        </w:r>
        <w:r w:rsidR="00C203DF">
          <w:rPr>
            <w:rFonts w:ascii="Arial" w:hAnsi="Arial" w:cs="Arial"/>
          </w:rPr>
          <w:delText>, the</w:delText>
        </w:r>
        <w:r w:rsidRPr="00C203DF">
          <w:rPr>
            <w:rFonts w:ascii="Arial" w:hAnsi="Arial" w:cs="Arial"/>
          </w:rPr>
          <w:delText xml:space="preserve"> candidate</w:delText>
        </w:r>
        <w:r w:rsidR="00C203DF">
          <w:rPr>
            <w:rFonts w:ascii="Arial" w:hAnsi="Arial" w:cs="Arial"/>
          </w:rPr>
          <w:delText xml:space="preserve"> have</w:delText>
        </w:r>
        <w:r w:rsidRPr="00C203DF">
          <w:rPr>
            <w:rFonts w:ascii="Arial" w:hAnsi="Arial" w:cs="Arial"/>
          </w:rPr>
          <w:delText xml:space="preserve"> more experience </w:delText>
        </w:r>
        <w:r w:rsidR="00C203DF">
          <w:rPr>
            <w:rFonts w:ascii="Arial" w:hAnsi="Arial" w:cs="Arial"/>
          </w:rPr>
          <w:delText>age relaxation will</w:delText>
        </w:r>
        <w:r w:rsidRPr="00C203DF">
          <w:rPr>
            <w:rFonts w:ascii="Arial" w:hAnsi="Arial" w:cs="Arial"/>
          </w:rPr>
          <w:delText xml:space="preserve"> be considered</w:delText>
        </w:r>
        <w:r w:rsidR="00C203DF">
          <w:rPr>
            <w:rFonts w:ascii="Arial" w:hAnsi="Arial" w:cs="Arial"/>
          </w:rPr>
          <w:delText>.</w:delText>
        </w:r>
        <w:r w:rsidRPr="00C203DF">
          <w:rPr>
            <w:rFonts w:ascii="Arial" w:hAnsi="Arial" w:cs="Arial"/>
          </w:rPr>
          <w:delText xml:space="preserve"> </w:delText>
        </w:r>
      </w:del>
    </w:p>
    <w:p w14:paraId="4BC4153D" w14:textId="77777777" w:rsidR="00BE2231" w:rsidRPr="00C203DF" w:rsidRDefault="00BE2231" w:rsidP="00B20090">
      <w:pPr>
        <w:numPr>
          <w:ilvl w:val="0"/>
          <w:numId w:val="8"/>
        </w:numPr>
        <w:spacing w:line="360" w:lineRule="auto"/>
        <w:jc w:val="both"/>
        <w:rPr>
          <w:del w:id="203" w:author="Bentley, Bernadette M. (EHS)" w:date="2026-09-25T20:02:00Z" w16du:dateUtc="2026-09-26T00:02:00Z"/>
          <w:rFonts w:ascii="Arial" w:hAnsi="Arial" w:cs="Arial"/>
        </w:rPr>
      </w:pPr>
      <w:del w:id="204" w:author="Bentley, Bernadette M. (EHS)" w:date="2026-09-25T20:02:00Z" w16du:dateUtc="2026-09-26T00:02:00Z">
        <w:r w:rsidRPr="00C203DF">
          <w:rPr>
            <w:rFonts w:ascii="Arial" w:hAnsi="Arial" w:cs="Arial"/>
            <w:u w:val="single"/>
          </w:rPr>
          <w:delText>Working Hours</w:delText>
        </w:r>
        <w:r w:rsidRPr="00C203DF">
          <w:rPr>
            <w:rFonts w:ascii="Arial" w:hAnsi="Arial" w:cs="Arial"/>
          </w:rPr>
          <w:delText>: Normally 8 Hrs per day. However</w:delText>
        </w:r>
        <w:r w:rsidR="00C203DF">
          <w:rPr>
            <w:rFonts w:ascii="Arial" w:hAnsi="Arial" w:cs="Arial"/>
          </w:rPr>
          <w:delText>,</w:delText>
        </w:r>
        <w:r w:rsidRPr="00C203DF">
          <w:rPr>
            <w:rFonts w:ascii="Arial" w:hAnsi="Arial" w:cs="Arial"/>
          </w:rPr>
          <w:delText xml:space="preserve"> during exigency it may be varied.</w:delText>
        </w:r>
      </w:del>
    </w:p>
    <w:p w14:paraId="3C6FADE9" w14:textId="77777777" w:rsidR="00BE2231" w:rsidRPr="00C203DF" w:rsidRDefault="00BE2231" w:rsidP="00B20090">
      <w:pPr>
        <w:numPr>
          <w:ilvl w:val="0"/>
          <w:numId w:val="8"/>
        </w:numPr>
        <w:spacing w:line="360" w:lineRule="auto"/>
        <w:jc w:val="both"/>
        <w:rPr>
          <w:del w:id="205" w:author="Bentley, Bernadette M. (EHS)" w:date="2026-09-25T20:02:00Z" w16du:dateUtc="2026-09-26T00:02:00Z"/>
          <w:rFonts w:ascii="Arial" w:hAnsi="Arial" w:cs="Arial"/>
        </w:rPr>
      </w:pPr>
      <w:del w:id="206" w:author="Bentley, Bernadette M. (EHS)" w:date="2026-09-25T20:02:00Z" w16du:dateUtc="2026-09-26T00:02:00Z">
        <w:r w:rsidRPr="00C203DF">
          <w:rPr>
            <w:rFonts w:ascii="Arial" w:hAnsi="Arial" w:cs="Arial"/>
            <w:u w:val="single"/>
          </w:rPr>
          <w:delText>Nature of work</w:delText>
        </w:r>
        <w:r w:rsidRPr="00C203DF">
          <w:rPr>
            <w:rFonts w:ascii="Arial" w:hAnsi="Arial" w:cs="Arial"/>
          </w:rPr>
          <w:delText>:</w:delText>
        </w:r>
      </w:del>
    </w:p>
    <w:p w14:paraId="236F9AF0" w14:textId="77777777" w:rsidR="00BE2231" w:rsidRPr="00396AA3" w:rsidRDefault="00BE2231" w:rsidP="00396AA3">
      <w:pPr>
        <w:pStyle w:val="ListParagraph"/>
        <w:numPr>
          <w:ilvl w:val="0"/>
          <w:numId w:val="25"/>
        </w:numPr>
        <w:spacing w:line="360" w:lineRule="auto"/>
        <w:jc w:val="both"/>
        <w:rPr>
          <w:del w:id="207" w:author="Bentley, Bernadette M. (EHS)" w:date="2026-09-25T20:02:00Z" w16du:dateUtc="2026-09-26T00:02:00Z"/>
          <w:rFonts w:ascii="Arial" w:hAnsi="Arial" w:cs="Arial"/>
        </w:rPr>
      </w:pPr>
      <w:del w:id="208" w:author="Bentley, Bernadette M. (EHS)" w:date="2026-09-25T20:02:00Z" w16du:dateUtc="2026-09-26T00:02:00Z">
        <w:r w:rsidRPr="00396AA3">
          <w:rPr>
            <w:rFonts w:ascii="Arial" w:hAnsi="Arial" w:cs="Arial"/>
          </w:rPr>
          <w:delText>Assisting the Doctor at our First Aid Room.</w:delText>
        </w:r>
      </w:del>
    </w:p>
    <w:p w14:paraId="0B97B41F" w14:textId="77777777" w:rsidR="00BE2231" w:rsidRPr="00396AA3" w:rsidRDefault="00BE2231" w:rsidP="00396AA3">
      <w:pPr>
        <w:pStyle w:val="ListParagraph"/>
        <w:numPr>
          <w:ilvl w:val="0"/>
          <w:numId w:val="25"/>
        </w:numPr>
        <w:spacing w:line="360" w:lineRule="auto"/>
        <w:jc w:val="both"/>
        <w:rPr>
          <w:del w:id="209" w:author="Bentley, Bernadette M. (EHS)" w:date="2026-09-25T20:02:00Z" w16du:dateUtc="2026-09-26T00:02:00Z"/>
          <w:rFonts w:ascii="Arial" w:hAnsi="Arial" w:cs="Arial"/>
        </w:rPr>
      </w:pPr>
      <w:del w:id="210" w:author="Bentley, Bernadette M. (EHS)" w:date="2026-09-25T20:02:00Z" w16du:dateUtc="2026-09-26T00:02:00Z">
        <w:r w:rsidRPr="00396AA3">
          <w:rPr>
            <w:rFonts w:ascii="Arial" w:hAnsi="Arial" w:cs="Arial"/>
          </w:rPr>
          <w:delText>Maintenance of Health records of our all employees.</w:delText>
        </w:r>
      </w:del>
    </w:p>
    <w:p w14:paraId="55E5AEF3" w14:textId="77777777" w:rsidR="00BE2231" w:rsidRPr="00396AA3" w:rsidRDefault="00BE2231" w:rsidP="00396AA3">
      <w:pPr>
        <w:pStyle w:val="ListParagraph"/>
        <w:numPr>
          <w:ilvl w:val="0"/>
          <w:numId w:val="25"/>
        </w:numPr>
        <w:spacing w:line="360" w:lineRule="auto"/>
        <w:jc w:val="both"/>
        <w:rPr>
          <w:del w:id="211" w:author="Bentley, Bernadette M. (EHS)" w:date="2026-09-25T20:02:00Z" w16du:dateUtc="2026-09-26T00:02:00Z"/>
          <w:rFonts w:ascii="Arial" w:hAnsi="Arial" w:cs="Arial"/>
        </w:rPr>
      </w:pPr>
      <w:del w:id="212" w:author="Bentley, Bernadette M. (EHS)" w:date="2026-09-25T20:02:00Z" w16du:dateUtc="2026-09-26T00:02:00Z">
        <w:r w:rsidRPr="00396AA3">
          <w:rPr>
            <w:rFonts w:ascii="Arial" w:hAnsi="Arial" w:cs="Arial"/>
          </w:rPr>
          <w:delText xml:space="preserve">Assisting the Doctor for analyzing Annual/Periodical medical </w:delText>
        </w:r>
        <w:r w:rsidR="00C54143" w:rsidRPr="00396AA3">
          <w:rPr>
            <w:rFonts w:ascii="Arial" w:hAnsi="Arial" w:cs="Arial"/>
          </w:rPr>
          <w:delText>checkup</w:delText>
        </w:r>
        <w:r w:rsidRPr="00396AA3">
          <w:rPr>
            <w:rFonts w:ascii="Arial" w:hAnsi="Arial" w:cs="Arial"/>
          </w:rPr>
          <w:delText xml:space="preserve"> reports for feedback to the Management.</w:delText>
        </w:r>
      </w:del>
    </w:p>
    <w:p w14:paraId="67758820" w14:textId="77777777" w:rsidR="00BE2231" w:rsidRPr="00396AA3" w:rsidRDefault="00BE2231" w:rsidP="00396AA3">
      <w:pPr>
        <w:pStyle w:val="ListParagraph"/>
        <w:numPr>
          <w:ilvl w:val="0"/>
          <w:numId w:val="25"/>
        </w:numPr>
        <w:spacing w:line="360" w:lineRule="auto"/>
        <w:jc w:val="both"/>
        <w:rPr>
          <w:del w:id="213" w:author="Bentley, Bernadette M. (EHS)" w:date="2026-09-25T20:02:00Z" w16du:dateUtc="2026-09-26T00:02:00Z"/>
          <w:rFonts w:ascii="Arial" w:hAnsi="Arial" w:cs="Arial"/>
        </w:rPr>
      </w:pPr>
      <w:del w:id="214" w:author="Bentley, Bernadette M. (EHS)" w:date="2026-09-25T20:02:00Z" w16du:dateUtc="2026-09-26T00:02:00Z">
        <w:r w:rsidRPr="00396AA3">
          <w:rPr>
            <w:rFonts w:ascii="Arial" w:hAnsi="Arial" w:cs="Arial"/>
          </w:rPr>
          <w:delText>Assisting the Doctor for follow up with the employees for management of Diabetics, Heart Diseases &amp; other serious ailments.</w:delText>
        </w:r>
      </w:del>
    </w:p>
    <w:p w14:paraId="22F42A63" w14:textId="77777777" w:rsidR="00BE2231" w:rsidRPr="00396AA3" w:rsidRDefault="00BE2231" w:rsidP="00396AA3">
      <w:pPr>
        <w:pStyle w:val="ListParagraph"/>
        <w:numPr>
          <w:ilvl w:val="0"/>
          <w:numId w:val="25"/>
        </w:numPr>
        <w:spacing w:line="360" w:lineRule="auto"/>
        <w:jc w:val="both"/>
        <w:rPr>
          <w:del w:id="215" w:author="Bentley, Bernadette M. (EHS)" w:date="2026-09-25T20:02:00Z" w16du:dateUtc="2026-09-26T00:02:00Z"/>
          <w:rFonts w:ascii="Arial" w:hAnsi="Arial" w:cs="Arial"/>
        </w:rPr>
      </w:pPr>
      <w:del w:id="216" w:author="Bentley, Bernadette M. (EHS)" w:date="2026-09-25T20:02:00Z" w16du:dateUtc="2026-09-26T00:02:00Z">
        <w:r w:rsidRPr="00396AA3">
          <w:rPr>
            <w:rFonts w:ascii="Arial" w:hAnsi="Arial" w:cs="Arial"/>
          </w:rPr>
          <w:delText xml:space="preserve">Assist the outside Medical team during Medical </w:delText>
        </w:r>
        <w:r w:rsidR="00C54143" w:rsidRPr="00396AA3">
          <w:rPr>
            <w:rFonts w:ascii="Arial" w:hAnsi="Arial" w:cs="Arial"/>
          </w:rPr>
          <w:delText>checkup</w:delText>
        </w:r>
        <w:r w:rsidRPr="00396AA3">
          <w:rPr>
            <w:rFonts w:ascii="Arial" w:hAnsi="Arial" w:cs="Arial"/>
          </w:rPr>
          <w:delText xml:space="preserve"> of our employees.</w:delText>
        </w:r>
      </w:del>
    </w:p>
    <w:p w14:paraId="0C0AEDFC" w14:textId="77777777" w:rsidR="00BE2231" w:rsidRPr="00396AA3" w:rsidRDefault="00BE2231" w:rsidP="00396AA3">
      <w:pPr>
        <w:pStyle w:val="ListParagraph"/>
        <w:numPr>
          <w:ilvl w:val="0"/>
          <w:numId w:val="25"/>
        </w:numPr>
        <w:spacing w:line="360" w:lineRule="auto"/>
        <w:jc w:val="both"/>
        <w:rPr>
          <w:del w:id="217" w:author="Bentley, Bernadette M. (EHS)" w:date="2026-09-25T20:02:00Z" w16du:dateUtc="2026-09-26T00:02:00Z"/>
          <w:rFonts w:ascii="Arial" w:hAnsi="Arial" w:cs="Arial"/>
        </w:rPr>
      </w:pPr>
      <w:del w:id="218" w:author="Bentley, Bernadette M. (EHS)" w:date="2026-09-25T20:02:00Z" w16du:dateUtc="2026-09-26T00:02:00Z">
        <w:r w:rsidRPr="00396AA3">
          <w:rPr>
            <w:rFonts w:ascii="Arial" w:hAnsi="Arial" w:cs="Arial"/>
          </w:rPr>
          <w:delText>Improvement in home hygienic factors.</w:delText>
        </w:r>
      </w:del>
    </w:p>
    <w:p w14:paraId="1A58A41B" w14:textId="77777777" w:rsidR="00BE2231" w:rsidRPr="00396AA3" w:rsidRDefault="00BE2231" w:rsidP="00396AA3">
      <w:pPr>
        <w:pStyle w:val="ListParagraph"/>
        <w:numPr>
          <w:ilvl w:val="0"/>
          <w:numId w:val="25"/>
        </w:numPr>
        <w:spacing w:line="360" w:lineRule="auto"/>
        <w:jc w:val="both"/>
        <w:rPr>
          <w:del w:id="219" w:author="Bentley, Bernadette M. (EHS)" w:date="2026-09-25T20:02:00Z" w16du:dateUtc="2026-09-26T00:02:00Z"/>
          <w:rFonts w:ascii="Arial" w:hAnsi="Arial" w:cs="Arial"/>
        </w:rPr>
      </w:pPr>
      <w:del w:id="220" w:author="Bentley, Bernadette M. (EHS)" w:date="2026-09-25T20:02:00Z" w16du:dateUtc="2026-09-26T00:02:00Z">
        <w:r w:rsidRPr="00396AA3">
          <w:rPr>
            <w:rFonts w:ascii="Arial" w:hAnsi="Arial" w:cs="Arial"/>
          </w:rPr>
          <w:delText>To Assist the Doctor for comply of legal &amp; statutory requirements.</w:delText>
        </w:r>
      </w:del>
    </w:p>
    <w:p w14:paraId="559C6531" w14:textId="77777777" w:rsidR="00BE2231" w:rsidRPr="00396AA3" w:rsidRDefault="00BE2231" w:rsidP="00396AA3">
      <w:pPr>
        <w:pStyle w:val="ListParagraph"/>
        <w:numPr>
          <w:ilvl w:val="0"/>
          <w:numId w:val="25"/>
        </w:numPr>
        <w:spacing w:line="360" w:lineRule="auto"/>
        <w:jc w:val="both"/>
        <w:rPr>
          <w:del w:id="221" w:author="Bentley, Bernadette M. (EHS)" w:date="2026-09-25T20:02:00Z" w16du:dateUtc="2026-09-26T00:02:00Z"/>
          <w:rFonts w:ascii="Arial" w:hAnsi="Arial" w:cs="Arial"/>
        </w:rPr>
      </w:pPr>
      <w:del w:id="222" w:author="Bentley, Bernadette M. (EHS)" w:date="2026-09-25T20:02:00Z" w16du:dateUtc="2026-09-26T00:02:00Z">
        <w:r w:rsidRPr="00396AA3">
          <w:rPr>
            <w:rFonts w:ascii="Arial" w:hAnsi="Arial" w:cs="Arial"/>
          </w:rPr>
          <w:delText xml:space="preserve">To assist the Doctor in maintaining the statutory &amp; Mandatory </w:delText>
        </w:r>
        <w:r w:rsidR="000E22FA">
          <w:rPr>
            <w:rFonts w:ascii="Arial" w:hAnsi="Arial" w:cs="Arial"/>
          </w:rPr>
          <w:delText>R</w:delText>
        </w:r>
        <w:r w:rsidRPr="00396AA3">
          <w:rPr>
            <w:rFonts w:ascii="Arial" w:hAnsi="Arial" w:cs="Arial"/>
          </w:rPr>
          <w:delText xml:space="preserve">ecords/Conduct </w:delText>
        </w:r>
        <w:r w:rsidR="000E22FA">
          <w:rPr>
            <w:rFonts w:ascii="Arial" w:hAnsi="Arial" w:cs="Arial"/>
          </w:rPr>
          <w:delText>S</w:delText>
        </w:r>
        <w:r w:rsidRPr="00396AA3">
          <w:rPr>
            <w:rFonts w:ascii="Arial" w:hAnsi="Arial" w:cs="Arial"/>
          </w:rPr>
          <w:delText>tatutory</w:delText>
        </w:r>
        <w:r w:rsidR="000E22FA">
          <w:rPr>
            <w:rFonts w:ascii="Arial" w:hAnsi="Arial" w:cs="Arial"/>
          </w:rPr>
          <w:delText xml:space="preserve"> </w:delText>
        </w:r>
        <w:r w:rsidRPr="00396AA3">
          <w:rPr>
            <w:rFonts w:ascii="Arial" w:hAnsi="Arial" w:cs="Arial"/>
          </w:rPr>
          <w:delText>Medical checkups as per Factories Act/various ISO certification bodies from time to time.</w:delText>
        </w:r>
      </w:del>
    </w:p>
    <w:p w14:paraId="6BE2EA48" w14:textId="77777777" w:rsidR="00BE2231" w:rsidRPr="00396AA3" w:rsidRDefault="00BE2231" w:rsidP="00396AA3">
      <w:pPr>
        <w:pStyle w:val="ListParagraph"/>
        <w:numPr>
          <w:ilvl w:val="0"/>
          <w:numId w:val="25"/>
        </w:numPr>
        <w:spacing w:line="360" w:lineRule="auto"/>
        <w:jc w:val="both"/>
        <w:rPr>
          <w:del w:id="223" w:author="Bentley, Bernadette M. (EHS)" w:date="2026-09-25T20:02:00Z" w16du:dateUtc="2026-09-26T00:02:00Z"/>
          <w:rFonts w:ascii="Arial" w:hAnsi="Arial" w:cs="Arial"/>
        </w:rPr>
      </w:pPr>
      <w:del w:id="224" w:author="Bentley, Bernadette M. (EHS)" w:date="2026-09-25T20:02:00Z" w16du:dateUtc="2026-09-26T00:02:00Z">
        <w:r w:rsidRPr="00396AA3">
          <w:rPr>
            <w:rFonts w:ascii="Arial" w:hAnsi="Arial" w:cs="Arial"/>
          </w:rPr>
          <w:delText>To Assist the Doctor for Audit facing and compliance to various Audits.</w:delText>
        </w:r>
      </w:del>
    </w:p>
    <w:p w14:paraId="7B42B20E" w14:textId="77777777" w:rsidR="00BE2231" w:rsidRDefault="00BE2231" w:rsidP="00396AA3">
      <w:pPr>
        <w:pStyle w:val="ListParagraph"/>
        <w:numPr>
          <w:ilvl w:val="0"/>
          <w:numId w:val="25"/>
        </w:numPr>
        <w:spacing w:line="360" w:lineRule="auto"/>
        <w:jc w:val="both"/>
        <w:rPr>
          <w:del w:id="225" w:author="Bentley, Bernadette M. (EHS)" w:date="2026-09-25T20:02:00Z" w16du:dateUtc="2026-09-26T00:02:00Z"/>
          <w:rFonts w:ascii="Arial" w:hAnsi="Arial" w:cs="Arial"/>
        </w:rPr>
      </w:pPr>
      <w:del w:id="226" w:author="Bentley, Bernadette M. (EHS)" w:date="2026-09-25T20:02:00Z" w16du:dateUtc="2026-09-26T00:02:00Z">
        <w:r w:rsidRPr="00396AA3">
          <w:rPr>
            <w:rFonts w:ascii="Arial" w:hAnsi="Arial" w:cs="Arial"/>
          </w:rPr>
          <w:delText>Attending/assisting in any other medical related work that may arise from time to time and not included in the above list.</w:delText>
        </w:r>
      </w:del>
    </w:p>
    <w:p w14:paraId="48B5C47D" w14:textId="77777777" w:rsidR="00052B78" w:rsidRDefault="00052B78" w:rsidP="00052B78">
      <w:pPr>
        <w:pStyle w:val="ListParagraph"/>
        <w:spacing w:line="360" w:lineRule="auto"/>
        <w:ind w:left="1440"/>
        <w:jc w:val="both"/>
        <w:rPr>
          <w:del w:id="227" w:author="Bentley, Bernadette M. (EHS)" w:date="2026-09-25T20:02:00Z" w16du:dateUtc="2026-09-26T00:02:00Z"/>
          <w:rFonts w:ascii="Arial" w:hAnsi="Arial" w:cs="Arial"/>
        </w:rPr>
      </w:pPr>
    </w:p>
    <w:p w14:paraId="003FBD91" w14:textId="77777777" w:rsidR="00052B78" w:rsidRDefault="00052B78" w:rsidP="00052B78">
      <w:pPr>
        <w:pStyle w:val="ListParagraph"/>
        <w:spacing w:line="360" w:lineRule="auto"/>
        <w:ind w:left="1440"/>
        <w:jc w:val="both"/>
        <w:rPr>
          <w:del w:id="228" w:author="Bentley, Bernadette M. (EHS)" w:date="2026-09-25T20:02:00Z" w16du:dateUtc="2026-09-26T00:02:00Z"/>
          <w:rFonts w:ascii="Arial" w:hAnsi="Arial" w:cs="Arial"/>
        </w:rPr>
      </w:pPr>
    </w:p>
    <w:p w14:paraId="28580219" w14:textId="77777777" w:rsidR="00052B78" w:rsidRPr="00396AA3" w:rsidRDefault="00052B78" w:rsidP="00052B78">
      <w:pPr>
        <w:pStyle w:val="ListParagraph"/>
        <w:spacing w:line="360" w:lineRule="auto"/>
        <w:ind w:left="1440"/>
        <w:jc w:val="both"/>
        <w:rPr>
          <w:del w:id="229" w:author="Bentley, Bernadette M. (EHS)" w:date="2026-09-25T20:02:00Z" w16du:dateUtc="2026-09-26T00:02:00Z"/>
          <w:rFonts w:ascii="Arial" w:hAnsi="Arial" w:cs="Arial"/>
        </w:rPr>
      </w:pPr>
    </w:p>
    <w:p w14:paraId="5355492E" w14:textId="77777777" w:rsidR="00BE2231" w:rsidRPr="00C203DF" w:rsidRDefault="00BE2231" w:rsidP="00B20090">
      <w:pPr>
        <w:numPr>
          <w:ilvl w:val="0"/>
          <w:numId w:val="6"/>
        </w:numPr>
        <w:spacing w:line="360" w:lineRule="auto"/>
        <w:jc w:val="both"/>
        <w:rPr>
          <w:del w:id="230" w:author="Bentley, Bernadette M. (EHS)" w:date="2026-09-25T20:02:00Z" w16du:dateUtc="2026-09-26T00:02:00Z"/>
          <w:rFonts w:ascii="Arial" w:hAnsi="Arial" w:cs="Arial"/>
        </w:rPr>
      </w:pPr>
      <w:del w:id="231" w:author="Bentley, Bernadette M. (EHS)" w:date="2026-09-25T20:02:00Z" w16du:dateUtc="2026-09-26T00:02:00Z">
        <w:r w:rsidRPr="00C203DF">
          <w:rPr>
            <w:rFonts w:ascii="Arial" w:hAnsi="Arial" w:cs="Arial"/>
            <w:u w:val="single"/>
          </w:rPr>
          <w:delText>Charges</w:delText>
        </w:r>
        <w:r w:rsidRPr="00C203DF">
          <w:rPr>
            <w:rFonts w:ascii="Arial" w:hAnsi="Arial" w:cs="Arial"/>
          </w:rPr>
          <w:delText>: Should be quoted on monthly lump sum basis &amp; should be inclusive of all statutory deductions &amp; taxes as applicable &amp; valid for 2 years period.</w:delText>
        </w:r>
      </w:del>
    </w:p>
    <w:p w14:paraId="09E5589C" w14:textId="77777777" w:rsidR="00BE2231" w:rsidRPr="00CB6289" w:rsidRDefault="00BE2231" w:rsidP="00B20090">
      <w:pPr>
        <w:numPr>
          <w:ilvl w:val="0"/>
          <w:numId w:val="6"/>
        </w:numPr>
        <w:spacing w:line="360" w:lineRule="auto"/>
        <w:jc w:val="both"/>
        <w:rPr>
          <w:del w:id="232" w:author="Bentley, Bernadette M. (EHS)" w:date="2026-09-25T20:02:00Z" w16du:dateUtc="2026-09-26T00:02:00Z"/>
          <w:rFonts w:ascii="Arial" w:hAnsi="Arial" w:cs="Arial"/>
        </w:rPr>
      </w:pPr>
      <w:del w:id="233" w:author="Bentley, Bernadette M. (EHS)" w:date="2026-09-25T20:02:00Z" w16du:dateUtc="2026-09-26T00:02:00Z">
        <w:r w:rsidRPr="00C203DF">
          <w:rPr>
            <w:rFonts w:ascii="Arial" w:hAnsi="Arial" w:cs="Arial"/>
            <w:u w:val="single"/>
          </w:rPr>
          <w:delText>General Terms &amp; Conditions:</w:delText>
        </w:r>
        <w:r w:rsidR="00CB6289">
          <w:rPr>
            <w:rFonts w:ascii="Arial" w:hAnsi="Arial" w:cs="Arial"/>
          </w:rPr>
          <w:delText xml:space="preserve"> </w:delText>
        </w:r>
        <w:r w:rsidRPr="00CB6289">
          <w:rPr>
            <w:rFonts w:ascii="Arial" w:hAnsi="Arial" w:cs="Arial"/>
            <w:b/>
            <w:bCs/>
          </w:rPr>
          <w:delText>Annexure – A</w:delText>
        </w:r>
        <w:r w:rsidRPr="00CB6289">
          <w:rPr>
            <w:rFonts w:ascii="Arial" w:hAnsi="Arial" w:cs="Arial"/>
          </w:rPr>
          <w:delText xml:space="preserve"> enclosed herewith.</w:delText>
        </w:r>
      </w:del>
    </w:p>
    <w:p w14:paraId="3E85058E" w14:textId="77777777" w:rsidR="00A728D6" w:rsidRPr="003F1018" w:rsidRDefault="00A728D6" w:rsidP="003F1018">
      <w:pPr>
        <w:jc w:val="both"/>
        <w:rPr>
          <w:del w:id="234" w:author="Bentley, Bernadette M. (EHS)" w:date="2026-09-25T20:02:00Z" w16du:dateUtc="2026-09-26T00:02:00Z"/>
          <w:rFonts w:ascii="Arial" w:hAnsi="Arial" w:cs="Arial"/>
          <w:sz w:val="16"/>
          <w:szCs w:val="16"/>
        </w:rPr>
      </w:pPr>
    </w:p>
    <w:p w14:paraId="1032EADC" w14:textId="77777777" w:rsidR="00B20090" w:rsidRPr="00463908" w:rsidRDefault="00BE2231" w:rsidP="00332437">
      <w:pPr>
        <w:pStyle w:val="BodyText3"/>
        <w:spacing w:line="276" w:lineRule="auto"/>
        <w:rPr>
          <w:del w:id="235" w:author="Bentley, Bernadette M. (EHS)" w:date="2026-09-25T20:02:00Z" w16du:dateUtc="2026-09-26T00:02:00Z"/>
          <w:b/>
          <w:bCs/>
          <w:color w:val="FF0000"/>
        </w:rPr>
      </w:pPr>
      <w:del w:id="236" w:author="Bentley, Bernadette M. (EHS)" w:date="2026-09-25T20:02:00Z" w16du:dateUtc="2026-09-26T00:02:00Z">
        <w:r w:rsidRPr="00C203DF">
          <w:delText>Interested parties/individuals/agencies may submit the offer mentioning the expected monthly lumpsum remuneration along with copies of Qualification &amp; experience certificates in a s</w:delText>
        </w:r>
        <w:r w:rsidR="00CA7195">
          <w:delText xml:space="preserve">ealed cover super scribing as </w:delText>
        </w:r>
        <w:r w:rsidR="00CA7195" w:rsidRPr="00CA7195">
          <w:rPr>
            <w:b/>
            <w:bCs/>
          </w:rPr>
          <w:delText>“</w:delText>
        </w:r>
        <w:r w:rsidRPr="00CA7195">
          <w:rPr>
            <w:b/>
            <w:bCs/>
          </w:rPr>
          <w:delText xml:space="preserve">Quotation for </w:delText>
        </w:r>
        <w:r w:rsidR="00783ABD">
          <w:rPr>
            <w:b/>
            <w:bCs/>
          </w:rPr>
          <w:delText xml:space="preserve">Female </w:delText>
        </w:r>
        <w:r w:rsidRPr="00CA7195">
          <w:rPr>
            <w:b/>
            <w:bCs/>
          </w:rPr>
          <w:delText xml:space="preserve">Nurse </w:delText>
        </w:r>
        <w:r w:rsidR="00783ABD">
          <w:rPr>
            <w:b/>
            <w:bCs/>
          </w:rPr>
          <w:delText>S</w:delText>
        </w:r>
        <w:r w:rsidRPr="00CA7195">
          <w:rPr>
            <w:b/>
            <w:bCs/>
          </w:rPr>
          <w:delText xml:space="preserve">ervices on </w:delText>
        </w:r>
        <w:r w:rsidR="003303DA">
          <w:rPr>
            <w:b/>
            <w:bCs/>
          </w:rPr>
          <w:delText>C</w:delText>
        </w:r>
        <w:r w:rsidRPr="00CA7195">
          <w:rPr>
            <w:b/>
            <w:bCs/>
          </w:rPr>
          <w:delText>ontract”</w:delText>
        </w:r>
        <w:r w:rsidRPr="00C203DF">
          <w:delText xml:space="preserve"> so as to reach the under s</w:delText>
        </w:r>
        <w:r w:rsidR="0094297A" w:rsidRPr="00C203DF">
          <w:delText xml:space="preserve">igned on or before </w:delText>
        </w:r>
        <w:r w:rsidR="009B10E3">
          <w:rPr>
            <w:b/>
            <w:bCs/>
            <w:color w:val="FF0000"/>
          </w:rPr>
          <w:delText>12</w:delText>
        </w:r>
        <w:r w:rsidR="00463908" w:rsidRPr="00463908">
          <w:rPr>
            <w:b/>
            <w:bCs/>
            <w:color w:val="FF0000"/>
          </w:rPr>
          <w:delText>.0</w:delText>
        </w:r>
        <w:r w:rsidR="006179CF">
          <w:rPr>
            <w:b/>
            <w:bCs/>
            <w:color w:val="FF0000"/>
          </w:rPr>
          <w:delText>3</w:delText>
        </w:r>
        <w:r w:rsidR="00CA7195" w:rsidRPr="00463908">
          <w:rPr>
            <w:b/>
            <w:bCs/>
            <w:color w:val="FF0000"/>
          </w:rPr>
          <w:delText>.202</w:delText>
        </w:r>
        <w:r w:rsidR="006179CF">
          <w:rPr>
            <w:b/>
            <w:bCs/>
            <w:color w:val="FF0000"/>
          </w:rPr>
          <w:delText>1</w:delText>
        </w:r>
        <w:r w:rsidR="00B20090" w:rsidRPr="00463908">
          <w:rPr>
            <w:b/>
            <w:bCs/>
            <w:color w:val="FF0000"/>
          </w:rPr>
          <w:delText xml:space="preserve"> </w:delText>
        </w:r>
        <w:r w:rsidR="00B20090" w:rsidRPr="00463908">
          <w:rPr>
            <w:color w:val="FF0000"/>
          </w:rPr>
          <w:delText xml:space="preserve">by </w:delText>
        </w:r>
        <w:r w:rsidR="00B20090" w:rsidRPr="00463908">
          <w:rPr>
            <w:b/>
            <w:bCs/>
            <w:color w:val="FF0000"/>
          </w:rPr>
          <w:delText xml:space="preserve">05.00 PM. </w:delText>
        </w:r>
      </w:del>
    </w:p>
    <w:p w14:paraId="0C68BE56" w14:textId="77777777" w:rsidR="00B20090" w:rsidRDefault="00B20090" w:rsidP="00B20090">
      <w:pPr>
        <w:pStyle w:val="BodyText3"/>
        <w:rPr>
          <w:del w:id="237" w:author="Bentley, Bernadette M. (EHS)" w:date="2026-09-25T20:02:00Z" w16du:dateUtc="2026-09-26T00:02:00Z"/>
          <w:b/>
          <w:bCs/>
        </w:rPr>
      </w:pPr>
    </w:p>
    <w:p w14:paraId="295A9680" w14:textId="77777777" w:rsidR="00BE2231" w:rsidRPr="00C203DF" w:rsidRDefault="00BE2231">
      <w:pPr>
        <w:pStyle w:val="BodyText3"/>
        <w:rPr>
          <w:del w:id="238" w:author="Bentley, Bernadette M. (EHS)" w:date="2026-09-25T20:02:00Z" w16du:dateUtc="2026-09-26T00:02:00Z"/>
        </w:rPr>
      </w:pPr>
      <w:del w:id="239" w:author="Bentley, Bernadette M. (EHS)" w:date="2026-09-25T20:02:00Z" w16du:dateUtc="2026-09-26T00:02:00Z">
        <w:r w:rsidRPr="00C203DF">
          <w:delText>The Management reserves the right to accept or reject any tender without assigning any reason and also to negotiate with the lowest quoted party. The Management reserves the right to cancel the tender at any stage without assigning any reason and the same will be binding on all the parties.</w:delText>
        </w:r>
        <w:r w:rsidRPr="00C203DF">
          <w:tab/>
        </w:r>
      </w:del>
    </w:p>
    <w:p w14:paraId="134C7B41" w14:textId="77777777" w:rsidR="00BE2231" w:rsidRPr="00C203DF" w:rsidRDefault="00BE2231">
      <w:pPr>
        <w:pStyle w:val="BodyText3"/>
        <w:rPr>
          <w:del w:id="240" w:author="Bentley, Bernadette M. (EHS)" w:date="2026-09-25T20:02:00Z" w16du:dateUtc="2026-09-26T00:02:00Z"/>
        </w:rPr>
      </w:pPr>
    </w:p>
    <w:p w14:paraId="78211C6A" w14:textId="77777777" w:rsidR="00BE2231" w:rsidRDefault="00BE2231">
      <w:pPr>
        <w:pStyle w:val="BodyText3"/>
        <w:rPr>
          <w:del w:id="241" w:author="Bentley, Bernadette M. (EHS)" w:date="2026-09-25T20:02:00Z" w16du:dateUtc="2026-09-26T00:02:00Z"/>
        </w:rPr>
      </w:pPr>
      <w:del w:id="242" w:author="Bentley, Bernadette M. (EHS)" w:date="2026-09-25T20:02:00Z" w16du:dateUtc="2026-09-26T00:02:00Z">
        <w:r w:rsidRPr="00C203DF">
          <w:delText>Tender details are also available on our website.</w:delText>
        </w:r>
        <w:r w:rsidR="00CD5D93">
          <w:delText xml:space="preserve"> </w:delText>
        </w:r>
        <w:r w:rsidR="00CD5D93">
          <w:fldChar w:fldCharType="begin"/>
        </w:r>
        <w:r w:rsidR="00CD5D93">
          <w:delInstrText>HYPERLINK "http://www.lifecarehll.com"</w:delInstrText>
        </w:r>
        <w:r w:rsidR="00CD5D93">
          <w:fldChar w:fldCharType="separate"/>
        </w:r>
        <w:r w:rsidR="00CD5D93" w:rsidRPr="00EB461B">
          <w:rPr>
            <w:rStyle w:val="Hyperlink"/>
          </w:rPr>
          <w:delText>www.lifecarehll.com</w:delText>
        </w:r>
        <w:r w:rsidR="00CD5D93">
          <w:fldChar w:fldCharType="end"/>
        </w:r>
      </w:del>
    </w:p>
    <w:p w14:paraId="294C0A5E" w14:textId="77777777" w:rsidR="00CD5D93" w:rsidRDefault="00CD5D93">
      <w:pPr>
        <w:pStyle w:val="BodyText3"/>
        <w:rPr>
          <w:del w:id="243" w:author="Bentley, Bernadette M. (EHS)" w:date="2026-09-25T20:02:00Z" w16du:dateUtc="2026-09-26T00:02:00Z"/>
        </w:rPr>
      </w:pPr>
    </w:p>
    <w:p w14:paraId="6536755D" w14:textId="77777777" w:rsidR="00CD5D93" w:rsidRPr="00C203DF" w:rsidRDefault="00CD5D93">
      <w:pPr>
        <w:pStyle w:val="BodyText3"/>
        <w:rPr>
          <w:del w:id="244" w:author="Bentley, Bernadette M. (EHS)" w:date="2026-09-25T20:02:00Z" w16du:dateUtc="2026-09-26T00:02:00Z"/>
        </w:rPr>
      </w:pPr>
    </w:p>
    <w:p w14:paraId="754159FB" w14:textId="77777777" w:rsidR="00BE2231" w:rsidRPr="00C203DF" w:rsidRDefault="00BE2231">
      <w:pPr>
        <w:jc w:val="both"/>
        <w:rPr>
          <w:del w:id="245" w:author="Bentley, Bernadette M. (EHS)" w:date="2026-09-25T20:02:00Z" w16du:dateUtc="2026-09-26T00:02:00Z"/>
          <w:rFonts w:ascii="Arial" w:hAnsi="Arial" w:cs="Arial"/>
        </w:rPr>
      </w:pPr>
    </w:p>
    <w:p w14:paraId="6725F348" w14:textId="77777777" w:rsidR="00BE2231" w:rsidRPr="00C203DF" w:rsidRDefault="00BE2231">
      <w:pPr>
        <w:jc w:val="center"/>
        <w:rPr>
          <w:del w:id="246" w:author="Bentley, Bernadette M. (EHS)" w:date="2026-09-25T20:02:00Z" w16du:dateUtc="2026-09-26T00:02:00Z"/>
          <w:rFonts w:ascii="Arial" w:hAnsi="Arial" w:cs="Arial"/>
          <w:b/>
          <w:bCs/>
        </w:rPr>
      </w:pPr>
      <w:del w:id="247" w:author="Bentley, Bernadette M. (EHS)" w:date="2026-09-25T20:02:00Z" w16du:dateUtc="2026-09-26T00:02:00Z">
        <w:r w:rsidRPr="00C203DF">
          <w:rPr>
            <w:rFonts w:ascii="Arial" w:hAnsi="Arial" w:cs="Arial"/>
            <w:b/>
            <w:bCs/>
          </w:rPr>
          <w:delText xml:space="preserve"> </w:delText>
        </w:r>
      </w:del>
    </w:p>
    <w:p w14:paraId="35F31029" w14:textId="77777777" w:rsidR="00BE2231" w:rsidRPr="00C203DF" w:rsidRDefault="00BE2231">
      <w:pPr>
        <w:jc w:val="right"/>
        <w:rPr>
          <w:del w:id="248" w:author="Bentley, Bernadette M. (EHS)" w:date="2026-09-25T20:02:00Z" w16du:dateUtc="2026-09-26T00:02:00Z"/>
          <w:rFonts w:ascii="Arial" w:hAnsi="Arial" w:cs="Arial"/>
          <w:b/>
          <w:bCs/>
        </w:rPr>
      </w:pPr>
      <w:del w:id="249" w:author="Bentley, Bernadette M. (EHS)" w:date="2026-09-25T20:02:00Z" w16du:dateUtc="2026-09-26T00:02:00Z">
        <w:r w:rsidRPr="00C203DF">
          <w:rPr>
            <w:rFonts w:ascii="Arial" w:hAnsi="Arial" w:cs="Arial"/>
            <w:b/>
            <w:bCs/>
          </w:rPr>
          <w:delText xml:space="preserve">                                                                             </w:delText>
        </w:r>
        <w:r w:rsidR="00E10B3C">
          <w:rPr>
            <w:rFonts w:ascii="Arial" w:hAnsi="Arial" w:cs="Arial"/>
            <w:b/>
            <w:bCs/>
          </w:rPr>
          <w:delText xml:space="preserve">SENIOR </w:delText>
        </w:r>
        <w:r w:rsidRPr="00C203DF">
          <w:rPr>
            <w:rFonts w:ascii="Arial" w:hAnsi="Arial" w:cs="Arial"/>
            <w:b/>
            <w:bCs/>
          </w:rPr>
          <w:delText>MANAGER (HR)</w:delText>
        </w:r>
      </w:del>
    </w:p>
    <w:p w14:paraId="48BFCA2A" w14:textId="77777777" w:rsidR="00BE2231" w:rsidRPr="00C203DF" w:rsidRDefault="00BE2231">
      <w:pPr>
        <w:rPr>
          <w:del w:id="250" w:author="Bentley, Bernadette M. (EHS)" w:date="2026-09-25T20:02:00Z" w16du:dateUtc="2026-09-26T00:02:00Z"/>
          <w:rFonts w:ascii="Arial" w:hAnsi="Arial" w:cs="Arial"/>
        </w:rPr>
      </w:pPr>
    </w:p>
    <w:p w14:paraId="00BB7BDD" w14:textId="77777777" w:rsidR="00BE2231" w:rsidRPr="00C203DF" w:rsidRDefault="00BE2231">
      <w:pPr>
        <w:rPr>
          <w:del w:id="251" w:author="Bentley, Bernadette M. (EHS)" w:date="2026-09-25T20:02:00Z" w16du:dateUtc="2026-09-26T00:02:00Z"/>
          <w:rFonts w:ascii="Arial" w:hAnsi="Arial" w:cs="Arial"/>
        </w:rPr>
      </w:pPr>
    </w:p>
    <w:p w14:paraId="338B6F27" w14:textId="77777777" w:rsidR="00CD5D93" w:rsidRDefault="00CD5D93">
      <w:pPr>
        <w:pStyle w:val="BodyText"/>
        <w:rPr>
          <w:del w:id="252" w:author="Bentley, Bernadette M. (EHS)" w:date="2026-09-25T20:02:00Z" w16du:dateUtc="2026-09-26T00:02:00Z"/>
          <w:rFonts w:ascii="Arial" w:hAnsi="Arial" w:cs="Arial"/>
        </w:rPr>
      </w:pPr>
    </w:p>
    <w:p w14:paraId="073408E9" w14:textId="77777777" w:rsidR="00CD5D93" w:rsidRDefault="00CD5D93">
      <w:pPr>
        <w:pStyle w:val="BodyText"/>
        <w:rPr>
          <w:del w:id="253" w:author="Bentley, Bernadette M. (EHS)" w:date="2026-09-25T20:02:00Z" w16du:dateUtc="2026-09-26T00:02:00Z"/>
          <w:rFonts w:ascii="Arial" w:hAnsi="Arial" w:cs="Arial"/>
        </w:rPr>
      </w:pPr>
    </w:p>
    <w:p w14:paraId="7246742C" w14:textId="77777777" w:rsidR="00CD5D93" w:rsidRDefault="00CD5D93">
      <w:pPr>
        <w:pStyle w:val="BodyText"/>
        <w:rPr>
          <w:del w:id="254" w:author="Bentley, Bernadette M. (EHS)" w:date="2026-09-25T20:02:00Z" w16du:dateUtc="2026-09-26T00:02:00Z"/>
          <w:rFonts w:ascii="Arial" w:hAnsi="Arial" w:cs="Arial"/>
        </w:rPr>
      </w:pPr>
    </w:p>
    <w:p w14:paraId="13E3B3E9" w14:textId="77777777" w:rsidR="00CD5D93" w:rsidRDefault="00CD5D93">
      <w:pPr>
        <w:pStyle w:val="BodyText"/>
        <w:rPr>
          <w:del w:id="255" w:author="Bentley, Bernadette M. (EHS)" w:date="2026-09-25T20:02:00Z" w16du:dateUtc="2026-09-26T00:02:00Z"/>
          <w:rFonts w:ascii="Arial" w:hAnsi="Arial" w:cs="Arial"/>
        </w:rPr>
      </w:pPr>
    </w:p>
    <w:p w14:paraId="2179AD5D" w14:textId="77777777" w:rsidR="00CD5D93" w:rsidRDefault="00CD5D93">
      <w:pPr>
        <w:pStyle w:val="BodyText"/>
        <w:rPr>
          <w:del w:id="256" w:author="Bentley, Bernadette M. (EHS)" w:date="2026-09-25T20:02:00Z" w16du:dateUtc="2026-09-26T00:02:00Z"/>
          <w:rFonts w:ascii="Arial" w:hAnsi="Arial" w:cs="Arial"/>
        </w:rPr>
      </w:pPr>
    </w:p>
    <w:p w14:paraId="53FC99B5" w14:textId="77777777" w:rsidR="00CD5D93" w:rsidRDefault="00CD5D93">
      <w:pPr>
        <w:pStyle w:val="BodyText"/>
        <w:rPr>
          <w:del w:id="257" w:author="Bentley, Bernadette M. (EHS)" w:date="2026-09-25T20:02:00Z" w16du:dateUtc="2026-09-26T00:02:00Z"/>
          <w:rFonts w:ascii="Arial" w:hAnsi="Arial" w:cs="Arial"/>
        </w:rPr>
      </w:pPr>
    </w:p>
    <w:p w14:paraId="1CA19530" w14:textId="77777777" w:rsidR="00CD5D93" w:rsidRDefault="00CD5D93">
      <w:pPr>
        <w:pStyle w:val="BodyText"/>
        <w:rPr>
          <w:del w:id="258" w:author="Bentley, Bernadette M. (EHS)" w:date="2026-09-25T20:02:00Z" w16du:dateUtc="2026-09-26T00:02:00Z"/>
          <w:rFonts w:ascii="Arial" w:hAnsi="Arial" w:cs="Arial"/>
        </w:rPr>
      </w:pPr>
    </w:p>
    <w:p w14:paraId="7DE52382" w14:textId="77777777" w:rsidR="00BE2231" w:rsidRPr="00C203DF" w:rsidRDefault="00BE2231">
      <w:pPr>
        <w:pStyle w:val="BodyText"/>
        <w:rPr>
          <w:del w:id="259" w:author="Bentley, Bernadette M. (EHS)" w:date="2026-09-25T20:02:00Z" w16du:dateUtc="2026-09-26T00:02:00Z"/>
          <w:rFonts w:ascii="Arial" w:hAnsi="Arial" w:cs="Arial"/>
        </w:rPr>
      </w:pPr>
      <w:del w:id="260" w:author="Bentley, Bernadette M. (EHS)" w:date="2026-09-25T20:02:00Z" w16du:dateUtc="2026-09-26T00:02:00Z">
        <w:r w:rsidRPr="00C203DF">
          <w:rPr>
            <w:rFonts w:ascii="Arial" w:hAnsi="Arial" w:cs="Arial"/>
          </w:rPr>
          <w:delText>To:</w:delText>
        </w:r>
      </w:del>
    </w:p>
    <w:p w14:paraId="5A902098" w14:textId="77777777" w:rsidR="00BE2231" w:rsidRPr="00C203DF" w:rsidRDefault="00BE2231">
      <w:pPr>
        <w:rPr>
          <w:del w:id="261" w:author="Bentley, Bernadette M. (EHS)" w:date="2026-09-25T20:02:00Z" w16du:dateUtc="2026-09-26T00:02:00Z"/>
          <w:rFonts w:ascii="Arial" w:hAnsi="Arial" w:cs="Arial"/>
        </w:rPr>
      </w:pPr>
      <w:del w:id="262" w:author="Bentley, Bernadette M. (EHS)" w:date="2026-09-25T20:02:00Z" w16du:dateUtc="2026-09-26T00:02:00Z">
        <w:r w:rsidRPr="00C203DF">
          <w:rPr>
            <w:rFonts w:ascii="Arial" w:hAnsi="Arial" w:cs="Arial"/>
          </w:rPr>
          <w:delText>Notice Board: Main Gate</w:delText>
        </w:r>
      </w:del>
    </w:p>
    <w:p w14:paraId="663F567C" w14:textId="77777777" w:rsidR="00BE2231" w:rsidRPr="00C203DF" w:rsidRDefault="00BE2231">
      <w:pPr>
        <w:rPr>
          <w:del w:id="263" w:author="Bentley, Bernadette M. (EHS)" w:date="2026-09-25T20:02:00Z" w16du:dateUtc="2026-09-26T00:02:00Z"/>
          <w:rFonts w:ascii="Arial" w:hAnsi="Arial" w:cs="Arial"/>
        </w:rPr>
      </w:pPr>
      <w:del w:id="264" w:author="Bentley, Bernadette M. (EHS)" w:date="2026-09-25T20:02:00Z" w16du:dateUtc="2026-09-26T00:02:00Z">
        <w:r w:rsidRPr="00C203DF">
          <w:rPr>
            <w:rFonts w:ascii="Arial" w:hAnsi="Arial" w:cs="Arial"/>
          </w:rPr>
          <w:delText>Hospitals/Agencies/parties as per list encl</w:delText>
        </w:r>
        <w:r w:rsidR="006179CF">
          <w:rPr>
            <w:rFonts w:ascii="Arial" w:hAnsi="Arial" w:cs="Arial"/>
          </w:rPr>
          <w:delText xml:space="preserve">osed. </w:delText>
        </w:r>
      </w:del>
    </w:p>
    <w:p w14:paraId="26E5C923" w14:textId="77777777" w:rsidR="00BE2231" w:rsidRPr="00C203DF" w:rsidRDefault="00BE2231">
      <w:pPr>
        <w:rPr>
          <w:del w:id="265" w:author="Bentley, Bernadette M. (EHS)" w:date="2026-09-25T20:02:00Z" w16du:dateUtc="2026-09-26T00:02:00Z"/>
          <w:rFonts w:ascii="Arial" w:hAnsi="Arial" w:cs="Arial"/>
        </w:rPr>
      </w:pPr>
    </w:p>
    <w:p w14:paraId="58620161" w14:textId="77777777" w:rsidR="00BE2231" w:rsidRPr="00C203DF" w:rsidRDefault="00BE2231">
      <w:pPr>
        <w:rPr>
          <w:del w:id="266" w:author="Bentley, Bernadette M. (EHS)" w:date="2026-09-25T20:02:00Z" w16du:dateUtc="2026-09-26T00:02:00Z"/>
          <w:rFonts w:ascii="Arial" w:hAnsi="Arial" w:cs="Arial"/>
        </w:rPr>
      </w:pPr>
    </w:p>
    <w:p w14:paraId="42DBD2E2" w14:textId="77777777" w:rsidR="00BE2231" w:rsidRDefault="00BE2231">
      <w:pPr>
        <w:rPr>
          <w:del w:id="267" w:author="Bentley, Bernadette M. (EHS)" w:date="2026-09-25T20:02:00Z" w16du:dateUtc="2026-09-26T00:02:00Z"/>
          <w:rFonts w:ascii="Arial" w:hAnsi="Arial" w:cs="Arial"/>
        </w:rPr>
      </w:pPr>
    </w:p>
    <w:p w14:paraId="0636107B" w14:textId="77777777" w:rsidR="00D133FA" w:rsidRDefault="00D133FA">
      <w:pPr>
        <w:rPr>
          <w:del w:id="268" w:author="Bentley, Bernadette M. (EHS)" w:date="2026-09-25T20:02:00Z" w16du:dateUtc="2026-09-26T00:02:00Z"/>
          <w:rFonts w:ascii="Arial" w:hAnsi="Arial" w:cs="Arial"/>
        </w:rPr>
      </w:pPr>
    </w:p>
    <w:p w14:paraId="6322F322" w14:textId="77777777" w:rsidR="00D133FA" w:rsidRDefault="00D133FA">
      <w:pPr>
        <w:rPr>
          <w:del w:id="269" w:author="Bentley, Bernadette M. (EHS)" w:date="2026-09-25T20:02:00Z" w16du:dateUtc="2026-09-26T00:02:00Z"/>
          <w:rFonts w:ascii="Arial" w:hAnsi="Arial" w:cs="Arial"/>
        </w:rPr>
      </w:pPr>
    </w:p>
    <w:p w14:paraId="4ED63EE2" w14:textId="77777777" w:rsidR="00D133FA" w:rsidRDefault="00D133FA">
      <w:pPr>
        <w:rPr>
          <w:del w:id="270" w:author="Bentley, Bernadette M. (EHS)" w:date="2026-09-25T20:02:00Z" w16du:dateUtc="2026-09-26T00:02:00Z"/>
          <w:rFonts w:ascii="Arial" w:hAnsi="Arial" w:cs="Arial"/>
        </w:rPr>
      </w:pPr>
    </w:p>
    <w:p w14:paraId="0C3754A6" w14:textId="77777777" w:rsidR="00D133FA" w:rsidRDefault="00D133FA">
      <w:pPr>
        <w:rPr>
          <w:del w:id="271" w:author="Bentley, Bernadette M. (EHS)" w:date="2026-09-25T20:02:00Z" w16du:dateUtc="2026-09-26T00:02:00Z"/>
          <w:rFonts w:ascii="Arial" w:hAnsi="Arial" w:cs="Arial"/>
        </w:rPr>
      </w:pPr>
    </w:p>
    <w:p w14:paraId="41B71109" w14:textId="77777777" w:rsidR="00D133FA" w:rsidRDefault="00D133FA">
      <w:pPr>
        <w:rPr>
          <w:del w:id="272" w:author="Bentley, Bernadette M. (EHS)" w:date="2026-09-25T20:02:00Z" w16du:dateUtc="2026-09-26T00:02:00Z"/>
          <w:rFonts w:ascii="Arial" w:hAnsi="Arial" w:cs="Arial"/>
        </w:rPr>
      </w:pPr>
    </w:p>
    <w:p w14:paraId="271570F8" w14:textId="77777777" w:rsidR="00D133FA" w:rsidRDefault="00D133FA">
      <w:pPr>
        <w:rPr>
          <w:del w:id="273" w:author="Bentley, Bernadette M. (EHS)" w:date="2026-09-25T20:02:00Z" w16du:dateUtc="2026-09-26T00:02:00Z"/>
          <w:rFonts w:ascii="Arial" w:hAnsi="Arial" w:cs="Arial"/>
        </w:rPr>
      </w:pPr>
    </w:p>
    <w:p w14:paraId="7C9BA6BE" w14:textId="77777777" w:rsidR="00D133FA" w:rsidRDefault="00D133FA">
      <w:pPr>
        <w:rPr>
          <w:del w:id="274" w:author="Bentley, Bernadette M. (EHS)" w:date="2026-09-25T20:02:00Z" w16du:dateUtc="2026-09-26T00:02:00Z"/>
          <w:rFonts w:ascii="Arial" w:hAnsi="Arial" w:cs="Arial"/>
        </w:rPr>
      </w:pPr>
    </w:p>
    <w:p w14:paraId="7A58C041" w14:textId="77777777" w:rsidR="00D133FA" w:rsidRDefault="00D133FA">
      <w:pPr>
        <w:rPr>
          <w:del w:id="275" w:author="Bentley, Bernadette M. (EHS)" w:date="2026-09-25T20:02:00Z" w16du:dateUtc="2026-09-26T00:02:00Z"/>
          <w:rFonts w:ascii="Arial" w:hAnsi="Arial" w:cs="Arial"/>
        </w:rPr>
      </w:pPr>
    </w:p>
    <w:p w14:paraId="39D479C5" w14:textId="77777777" w:rsidR="00D133FA" w:rsidRDefault="00D133FA">
      <w:pPr>
        <w:rPr>
          <w:del w:id="276" w:author="Bentley, Bernadette M. (EHS)" w:date="2026-09-25T20:02:00Z" w16du:dateUtc="2026-09-26T00:02:00Z"/>
          <w:rFonts w:ascii="Arial" w:hAnsi="Arial" w:cs="Arial"/>
        </w:rPr>
      </w:pPr>
    </w:p>
    <w:p w14:paraId="275053A8" w14:textId="77777777" w:rsidR="00D133FA" w:rsidRDefault="00D133FA">
      <w:pPr>
        <w:rPr>
          <w:del w:id="277" w:author="Bentley, Bernadette M. (EHS)" w:date="2026-09-25T20:02:00Z" w16du:dateUtc="2026-09-26T00:02:00Z"/>
          <w:rFonts w:ascii="Arial" w:hAnsi="Arial" w:cs="Arial"/>
        </w:rPr>
      </w:pPr>
    </w:p>
    <w:p w14:paraId="4FA62CBF" w14:textId="77777777" w:rsidR="00D133FA" w:rsidRDefault="00D133FA">
      <w:pPr>
        <w:rPr>
          <w:del w:id="278" w:author="Bentley, Bernadette M. (EHS)" w:date="2026-09-25T20:02:00Z" w16du:dateUtc="2026-09-26T00:02:00Z"/>
          <w:rFonts w:ascii="Arial" w:hAnsi="Arial" w:cs="Arial"/>
        </w:rPr>
      </w:pPr>
    </w:p>
    <w:p w14:paraId="350F77A0" w14:textId="77777777" w:rsidR="00D133FA" w:rsidRDefault="00D133FA">
      <w:pPr>
        <w:rPr>
          <w:del w:id="279" w:author="Bentley, Bernadette M. (EHS)" w:date="2026-09-25T20:02:00Z" w16du:dateUtc="2026-09-26T00:02:00Z"/>
          <w:rFonts w:ascii="Arial" w:hAnsi="Arial" w:cs="Arial"/>
        </w:rPr>
      </w:pPr>
    </w:p>
    <w:p w14:paraId="2D6CFF9B" w14:textId="77777777" w:rsidR="00D133FA" w:rsidRDefault="00D133FA">
      <w:pPr>
        <w:rPr>
          <w:del w:id="280" w:author="Bentley, Bernadette M. (EHS)" w:date="2026-09-25T20:02:00Z" w16du:dateUtc="2026-09-26T00:02:00Z"/>
          <w:rFonts w:ascii="Arial" w:hAnsi="Arial" w:cs="Arial"/>
        </w:rPr>
      </w:pPr>
    </w:p>
    <w:p w14:paraId="4996A5EA" w14:textId="77777777" w:rsidR="00D133FA" w:rsidRPr="00C203DF" w:rsidRDefault="00D133FA">
      <w:pPr>
        <w:rPr>
          <w:del w:id="281" w:author="Bentley, Bernadette M. (EHS)" w:date="2026-09-25T20:02:00Z" w16du:dateUtc="2026-09-26T00:02:00Z"/>
          <w:rFonts w:ascii="Arial" w:hAnsi="Arial" w:cs="Arial"/>
        </w:rPr>
      </w:pPr>
    </w:p>
    <w:p w14:paraId="3367DC39" w14:textId="77777777" w:rsidR="00BE2231" w:rsidRPr="00C203DF" w:rsidRDefault="00BE2231">
      <w:pPr>
        <w:pStyle w:val="BodyText3"/>
        <w:jc w:val="right"/>
        <w:rPr>
          <w:del w:id="282" w:author="Bentley, Bernadette M. (EHS)" w:date="2026-09-25T20:02:00Z" w16du:dateUtc="2026-09-26T00:02:00Z"/>
          <w:b/>
          <w:bCs/>
          <w:u w:val="single"/>
        </w:rPr>
      </w:pPr>
      <w:del w:id="283" w:author="Bentley, Bernadette M. (EHS)" w:date="2026-09-25T20:02:00Z" w16du:dateUtc="2026-09-26T00:02:00Z">
        <w:r w:rsidRPr="00C203DF">
          <w:rPr>
            <w:b/>
            <w:bCs/>
            <w:u w:val="single"/>
          </w:rPr>
          <w:delText>Annexure –A</w:delText>
        </w:r>
      </w:del>
    </w:p>
    <w:p w14:paraId="327844DC" w14:textId="77777777" w:rsidR="00BE2231" w:rsidRPr="00C203DF" w:rsidRDefault="00BE2231">
      <w:pPr>
        <w:pStyle w:val="BodyText3"/>
        <w:rPr>
          <w:del w:id="284" w:author="Bentley, Bernadette M. (EHS)" w:date="2026-09-25T20:02:00Z" w16du:dateUtc="2026-09-26T00:02:00Z"/>
          <w:b/>
          <w:bCs/>
          <w:u w:val="single"/>
        </w:rPr>
      </w:pPr>
      <w:del w:id="285" w:author="Bentley, Bernadette M. (EHS)" w:date="2026-09-25T20:02:00Z" w16du:dateUtc="2026-09-26T00:02:00Z">
        <w:r w:rsidRPr="00C203DF">
          <w:rPr>
            <w:b/>
            <w:bCs/>
            <w:u w:val="single"/>
          </w:rPr>
          <w:delText xml:space="preserve">General Terms &amp; Conditions   </w:delText>
        </w:r>
      </w:del>
    </w:p>
    <w:p w14:paraId="4AF670B5" w14:textId="77777777" w:rsidR="00BE2231" w:rsidRPr="00C203DF" w:rsidRDefault="00BE2231">
      <w:pPr>
        <w:framePr w:hSpace="180" w:wrap="around" w:vAnchor="text" w:hAnchor="margin" w:xAlign="center" w:y="556"/>
        <w:jc w:val="both"/>
        <w:rPr>
          <w:del w:id="286" w:author="Bentley, Bernadette M. (EHS)" w:date="2026-09-25T20:02:00Z" w16du:dateUtc="2026-09-26T00:02:00Z"/>
          <w:rFonts w:ascii="Arial" w:hAnsi="Arial" w:cs="Arial"/>
          <w:b/>
          <w:bCs/>
        </w:rPr>
      </w:pPr>
    </w:p>
    <w:p w14:paraId="6B4E9FDA" w14:textId="77777777" w:rsidR="00BE2231" w:rsidRPr="00C203DF" w:rsidRDefault="00BE2231">
      <w:pPr>
        <w:pStyle w:val="BodyText3"/>
        <w:rPr>
          <w:del w:id="287" w:author="Bentley, Bernadette M. (EHS)" w:date="2026-09-25T20:02:00Z" w16du:dateUtc="2026-09-26T00:02:00Z"/>
        </w:rPr>
      </w:pPr>
      <w:del w:id="288" w:author="Bentley, Bernadette M. (EHS)" w:date="2026-09-25T20:02:00Z" w16du:dateUtc="2026-09-26T00:02:00Z">
        <w:r w:rsidRPr="00C203DF">
          <w:delText>.</w:delText>
        </w:r>
      </w:del>
    </w:p>
    <w:p w14:paraId="42574EB4" w14:textId="77777777" w:rsidR="00CD5D93" w:rsidRPr="00A808CD" w:rsidRDefault="00025362" w:rsidP="00CD5D93">
      <w:pPr>
        <w:pStyle w:val="BodyText3"/>
        <w:numPr>
          <w:ilvl w:val="0"/>
          <w:numId w:val="10"/>
        </w:numPr>
        <w:spacing w:line="276" w:lineRule="auto"/>
        <w:rPr>
          <w:del w:id="289" w:author="Bentley, Bernadette M. (EHS)" w:date="2026-09-25T20:02:00Z" w16du:dateUtc="2026-09-26T00:02:00Z"/>
          <w:sz w:val="22"/>
          <w:szCs w:val="22"/>
        </w:rPr>
      </w:pPr>
      <w:del w:id="290" w:author="Bentley, Bernadette M. (EHS)" w:date="2026-09-25T20:02:00Z" w16du:dateUtc="2026-09-26T00:02:00Z">
        <w:r w:rsidRPr="00A808CD">
          <w:rPr>
            <w:b/>
            <w:bCs/>
          </w:rPr>
          <w:delText>‘</w:delText>
        </w:r>
        <w:r w:rsidRPr="00A808CD">
          <w:rPr>
            <w:b/>
            <w:bCs/>
            <w:sz w:val="22"/>
            <w:szCs w:val="22"/>
          </w:rPr>
          <w:delText>Nurse’</w:delText>
        </w:r>
        <w:r w:rsidRPr="00A808CD">
          <w:rPr>
            <w:sz w:val="22"/>
            <w:szCs w:val="22"/>
          </w:rPr>
          <w:delText xml:space="preserve"> means nurses registered in Karnataka</w:delText>
        </w:r>
        <w:r w:rsidR="0094297A" w:rsidRPr="00A808CD">
          <w:rPr>
            <w:sz w:val="22"/>
            <w:szCs w:val="22"/>
          </w:rPr>
          <w:delText xml:space="preserve"> </w:delText>
        </w:r>
        <w:r w:rsidR="00CD5D93" w:rsidRPr="00A808CD">
          <w:rPr>
            <w:sz w:val="22"/>
            <w:szCs w:val="22"/>
          </w:rPr>
          <w:delText>or</w:delText>
        </w:r>
        <w:r w:rsidR="0094297A" w:rsidRPr="00A808CD">
          <w:rPr>
            <w:sz w:val="22"/>
            <w:szCs w:val="22"/>
          </w:rPr>
          <w:delText xml:space="preserve"> Maharashtra</w:delText>
        </w:r>
        <w:r w:rsidRPr="00A808CD">
          <w:rPr>
            <w:sz w:val="22"/>
            <w:szCs w:val="22"/>
          </w:rPr>
          <w:delText xml:space="preserve"> Nursing Council</w:delText>
        </w:r>
        <w:r w:rsidR="0094297A" w:rsidRPr="00A808CD">
          <w:rPr>
            <w:sz w:val="22"/>
            <w:szCs w:val="22"/>
          </w:rPr>
          <w:delText>.</w:delText>
        </w:r>
      </w:del>
    </w:p>
    <w:p w14:paraId="2A73276F" w14:textId="77777777" w:rsidR="00A808CD" w:rsidRDefault="00BE2231" w:rsidP="00A808CD">
      <w:pPr>
        <w:pStyle w:val="BodyText3"/>
        <w:numPr>
          <w:ilvl w:val="0"/>
          <w:numId w:val="10"/>
        </w:numPr>
        <w:spacing w:line="276" w:lineRule="auto"/>
        <w:rPr>
          <w:del w:id="291" w:author="Bentley, Bernadette M. (EHS)" w:date="2026-09-25T20:02:00Z" w16du:dateUtc="2026-09-26T00:02:00Z"/>
          <w:sz w:val="22"/>
          <w:szCs w:val="22"/>
        </w:rPr>
      </w:pPr>
      <w:del w:id="292" w:author="Bentley, Bernadette M. (EHS)" w:date="2026-09-25T20:02:00Z" w16du:dateUtc="2026-09-26T00:02:00Z">
        <w:r w:rsidRPr="00A808CD">
          <w:rPr>
            <w:sz w:val="22"/>
            <w:szCs w:val="22"/>
          </w:rPr>
          <w:delText>Workers engaged by you for aforesaid work shall be Contractors employee only and not of HLL, Kanagala</w:delText>
        </w:r>
      </w:del>
    </w:p>
    <w:p w14:paraId="1EBC9136" w14:textId="77777777" w:rsidR="00A808CD" w:rsidRDefault="00A808CD" w:rsidP="00A808CD">
      <w:pPr>
        <w:pStyle w:val="BodyText3"/>
        <w:numPr>
          <w:ilvl w:val="0"/>
          <w:numId w:val="10"/>
        </w:numPr>
        <w:spacing w:line="276" w:lineRule="auto"/>
        <w:rPr>
          <w:del w:id="293" w:author="Bentley, Bernadette M. (EHS)" w:date="2026-09-25T20:02:00Z" w16du:dateUtc="2026-09-26T00:02:00Z"/>
          <w:sz w:val="22"/>
          <w:szCs w:val="22"/>
        </w:rPr>
      </w:pPr>
      <w:del w:id="294" w:author="Bentley, Bernadette M. (EHS)" w:date="2026-09-25T20:02:00Z" w16du:dateUtc="2026-09-26T00:02:00Z">
        <w:r w:rsidRPr="00A808CD">
          <w:rPr>
            <w:sz w:val="22"/>
            <w:szCs w:val="22"/>
          </w:rPr>
          <w:delText>Section 101 (Exemption of Occupier or Manager from liability) of Chapter X under the Factories Act 1948 (All LXIII f 1948) (23</w:delText>
        </w:r>
        <w:r w:rsidRPr="00A808CD">
          <w:rPr>
            <w:sz w:val="22"/>
            <w:szCs w:val="22"/>
            <w:vertAlign w:val="superscript"/>
          </w:rPr>
          <w:delText>rd</w:delText>
        </w:r>
        <w:r w:rsidRPr="00A808CD">
          <w:rPr>
            <w:sz w:val="22"/>
            <w:szCs w:val="22"/>
          </w:rPr>
          <w:delText xml:space="preserve"> Sept.1948) is applicable. </w:delText>
        </w:r>
      </w:del>
    </w:p>
    <w:p w14:paraId="431B8DD3" w14:textId="77777777" w:rsidR="00A808CD" w:rsidRDefault="00A808CD" w:rsidP="00A808CD">
      <w:pPr>
        <w:pStyle w:val="BodyText3"/>
        <w:numPr>
          <w:ilvl w:val="0"/>
          <w:numId w:val="10"/>
        </w:numPr>
        <w:spacing w:line="276" w:lineRule="auto"/>
        <w:rPr>
          <w:del w:id="295" w:author="Bentley, Bernadette M. (EHS)" w:date="2026-09-25T20:02:00Z" w16du:dateUtc="2026-09-26T00:02:00Z"/>
          <w:sz w:val="22"/>
          <w:szCs w:val="22"/>
        </w:rPr>
      </w:pPr>
      <w:del w:id="296" w:author="Bentley, Bernadette M. (EHS)" w:date="2026-09-25T20:02:00Z" w16du:dateUtc="2026-09-26T00:02:00Z">
        <w:r w:rsidRPr="00A808CD">
          <w:rPr>
            <w:sz w:val="22"/>
            <w:szCs w:val="22"/>
          </w:rPr>
          <w:delText>The above Tender / Subsequent Work order is liable to be suspended or cancelled at any time at the discretion of the General Manager (Operations) &amp; Unit Chief, HLL Life Care Ltd, Kanagala - 591225 with or without assigning any reason and his decision will be final and binding on all concerned parties.</w:delText>
        </w:r>
      </w:del>
    </w:p>
    <w:p w14:paraId="131C9CE4" w14:textId="77777777" w:rsidR="00A808CD" w:rsidRDefault="00A808CD" w:rsidP="00A808CD">
      <w:pPr>
        <w:pStyle w:val="BodyText3"/>
        <w:numPr>
          <w:ilvl w:val="0"/>
          <w:numId w:val="10"/>
        </w:numPr>
        <w:spacing w:line="276" w:lineRule="auto"/>
        <w:rPr>
          <w:del w:id="297" w:author="Bentley, Bernadette M. (EHS)" w:date="2026-09-25T20:02:00Z" w16du:dateUtc="2026-09-26T00:02:00Z"/>
          <w:sz w:val="22"/>
          <w:szCs w:val="22"/>
        </w:rPr>
      </w:pPr>
      <w:del w:id="298" w:author="Bentley, Bernadette M. (EHS)" w:date="2026-09-25T20:02:00Z" w16du:dateUtc="2026-09-26T00:02:00Z">
        <w:r w:rsidRPr="00A808CD">
          <w:rPr>
            <w:sz w:val="22"/>
            <w:szCs w:val="22"/>
          </w:rPr>
          <w:delText>Work is to be carried out strictly as per the schedule and any change in the mode of work if desired by us is to be implemented and the Bidders shall supervise the work.</w:delText>
        </w:r>
      </w:del>
    </w:p>
    <w:p w14:paraId="4BBB8402" w14:textId="77777777" w:rsidR="00A808CD" w:rsidRDefault="00A808CD" w:rsidP="00A808CD">
      <w:pPr>
        <w:pStyle w:val="BodyText3"/>
        <w:numPr>
          <w:ilvl w:val="0"/>
          <w:numId w:val="10"/>
        </w:numPr>
        <w:spacing w:line="276" w:lineRule="auto"/>
        <w:rPr>
          <w:del w:id="299" w:author="Bentley, Bernadette M. (EHS)" w:date="2026-09-25T20:02:00Z" w16du:dateUtc="2026-09-26T00:02:00Z"/>
          <w:sz w:val="22"/>
          <w:szCs w:val="22"/>
        </w:rPr>
      </w:pPr>
      <w:del w:id="300" w:author="Bentley, Bernadette M. (EHS)" w:date="2026-09-25T20:02:00Z" w16du:dateUtc="2026-09-26T00:02:00Z">
        <w:r w:rsidRPr="00A808CD">
          <w:rPr>
            <w:sz w:val="22"/>
            <w:szCs w:val="22"/>
          </w:rPr>
          <w:delText>Workers engaged by you for aforesaid contract shall be Servicers employee only and not of HLL Lifecare Ltd, Kanagala.</w:delText>
        </w:r>
      </w:del>
    </w:p>
    <w:p w14:paraId="73C42EDE" w14:textId="77777777" w:rsidR="00A808CD" w:rsidRDefault="00A808CD" w:rsidP="00A808CD">
      <w:pPr>
        <w:pStyle w:val="BodyText3"/>
        <w:numPr>
          <w:ilvl w:val="0"/>
          <w:numId w:val="10"/>
        </w:numPr>
        <w:spacing w:line="276" w:lineRule="auto"/>
        <w:rPr>
          <w:del w:id="301" w:author="Bentley, Bernadette M. (EHS)" w:date="2026-09-25T20:02:00Z" w16du:dateUtc="2026-09-26T00:02:00Z"/>
          <w:sz w:val="22"/>
          <w:szCs w:val="22"/>
        </w:rPr>
      </w:pPr>
      <w:del w:id="302" w:author="Bentley, Bernadette M. (EHS)" w:date="2026-09-25T20:02:00Z" w16du:dateUtc="2026-09-26T00:02:00Z">
        <w:r w:rsidRPr="00A808CD">
          <w:rPr>
            <w:sz w:val="22"/>
            <w:szCs w:val="22"/>
          </w:rPr>
          <w:delText>There will not be any Employee Employer relationship between HLL Lifecare Ltd and the persons employed by servicer for aforesaid work.</w:delText>
        </w:r>
      </w:del>
    </w:p>
    <w:p w14:paraId="4846FB4D" w14:textId="77777777" w:rsidR="00A808CD" w:rsidRDefault="00A808CD" w:rsidP="00A808CD">
      <w:pPr>
        <w:pStyle w:val="BodyText3"/>
        <w:numPr>
          <w:ilvl w:val="0"/>
          <w:numId w:val="10"/>
        </w:numPr>
        <w:spacing w:line="276" w:lineRule="auto"/>
        <w:rPr>
          <w:del w:id="303" w:author="Bentley, Bernadette M. (EHS)" w:date="2026-09-25T20:02:00Z" w16du:dateUtc="2026-09-26T00:02:00Z"/>
          <w:sz w:val="22"/>
          <w:szCs w:val="22"/>
        </w:rPr>
      </w:pPr>
      <w:del w:id="304" w:author="Bentley, Bernadette M. (EHS)" w:date="2026-09-25T20:02:00Z" w16du:dateUtc="2026-09-26T00:02:00Z">
        <w:r w:rsidRPr="00A808CD">
          <w:rPr>
            <w:sz w:val="22"/>
            <w:szCs w:val="22"/>
          </w:rPr>
          <w:delText xml:space="preserve">HLL Lifecare Ltd will not be liable for any accident happened to Servicers’ staff while on work during the contract period. The Servicer has to buy </w:delText>
        </w:r>
        <w:r w:rsidRPr="00A808CD">
          <w:rPr>
            <w:b/>
            <w:bCs/>
            <w:sz w:val="22"/>
            <w:szCs w:val="22"/>
          </w:rPr>
          <w:delText>Personal Accident</w:delText>
        </w:r>
        <w:r w:rsidRPr="00A808CD">
          <w:rPr>
            <w:sz w:val="22"/>
            <w:szCs w:val="22"/>
          </w:rPr>
          <w:delText xml:space="preserve"> insurance policy in respect of the Employees deployed by him as per the Payment of Workmen compensation Act, if applicable.</w:delText>
        </w:r>
      </w:del>
    </w:p>
    <w:p w14:paraId="66238E2A" w14:textId="77777777" w:rsidR="00A808CD" w:rsidRDefault="00A808CD" w:rsidP="00A808CD">
      <w:pPr>
        <w:pStyle w:val="BodyText3"/>
        <w:numPr>
          <w:ilvl w:val="0"/>
          <w:numId w:val="10"/>
        </w:numPr>
        <w:spacing w:line="276" w:lineRule="auto"/>
        <w:rPr>
          <w:del w:id="305" w:author="Bentley, Bernadette M. (EHS)" w:date="2026-09-25T20:02:00Z" w16du:dateUtc="2026-09-26T00:02:00Z"/>
          <w:sz w:val="22"/>
          <w:szCs w:val="22"/>
        </w:rPr>
      </w:pPr>
      <w:del w:id="306" w:author="Bentley, Bernadette M. (EHS)" w:date="2026-09-25T20:02:00Z" w16du:dateUtc="2026-09-26T00:02:00Z">
        <w:r w:rsidRPr="00A808CD">
          <w:rPr>
            <w:sz w:val="22"/>
            <w:szCs w:val="22"/>
          </w:rPr>
          <w:delText>The Bidders and his staff will not have any lien or right of employment as regular employees of HLL Lifecare Ltd.</w:delText>
        </w:r>
      </w:del>
    </w:p>
    <w:p w14:paraId="7D11CF40" w14:textId="77777777" w:rsidR="00A808CD" w:rsidRDefault="00A808CD" w:rsidP="00A808CD">
      <w:pPr>
        <w:pStyle w:val="BodyText3"/>
        <w:numPr>
          <w:ilvl w:val="0"/>
          <w:numId w:val="10"/>
        </w:numPr>
        <w:spacing w:line="276" w:lineRule="auto"/>
        <w:rPr>
          <w:del w:id="307" w:author="Bentley, Bernadette M. (EHS)" w:date="2026-09-25T20:02:00Z" w16du:dateUtc="2026-09-26T00:02:00Z"/>
          <w:sz w:val="22"/>
          <w:szCs w:val="22"/>
        </w:rPr>
      </w:pPr>
      <w:del w:id="308" w:author="Bentley, Bernadette M. (EHS)" w:date="2026-09-25T20:02:00Z" w16du:dateUtc="2026-09-26T00:02:00Z">
        <w:r w:rsidRPr="00A808CD">
          <w:rPr>
            <w:sz w:val="22"/>
            <w:szCs w:val="22"/>
          </w:rPr>
          <w:delText>In case of any damages caused to our property by contractor / his men while executing the job, the cost of the same shall be recovered from the servicer.</w:delText>
        </w:r>
      </w:del>
    </w:p>
    <w:p w14:paraId="2F48BCF7" w14:textId="77777777" w:rsidR="00A808CD" w:rsidRDefault="00A808CD" w:rsidP="00A808CD">
      <w:pPr>
        <w:pStyle w:val="BodyText3"/>
        <w:numPr>
          <w:ilvl w:val="0"/>
          <w:numId w:val="10"/>
        </w:numPr>
        <w:spacing w:line="276" w:lineRule="auto"/>
        <w:rPr>
          <w:del w:id="309" w:author="Bentley, Bernadette M. (EHS)" w:date="2026-09-25T20:02:00Z" w16du:dateUtc="2026-09-26T00:02:00Z"/>
          <w:sz w:val="22"/>
          <w:szCs w:val="22"/>
        </w:rPr>
      </w:pPr>
      <w:del w:id="310" w:author="Bentley, Bernadette M. (EHS)" w:date="2026-09-25T20:02:00Z" w16du:dateUtc="2026-09-26T00:02:00Z">
        <w:r w:rsidRPr="00A808CD">
          <w:rPr>
            <w:sz w:val="22"/>
            <w:szCs w:val="22"/>
          </w:rPr>
          <w:delText>Company reserves the right to incorporate any left out clause subsequently that will be binding on the servicer.</w:delText>
        </w:r>
      </w:del>
    </w:p>
    <w:p w14:paraId="14862D2B" w14:textId="77777777" w:rsidR="00A808CD" w:rsidRDefault="00A808CD" w:rsidP="00A808CD">
      <w:pPr>
        <w:pStyle w:val="BodyText3"/>
        <w:numPr>
          <w:ilvl w:val="0"/>
          <w:numId w:val="10"/>
        </w:numPr>
        <w:spacing w:line="276" w:lineRule="auto"/>
        <w:rPr>
          <w:del w:id="311" w:author="Bentley, Bernadette M. (EHS)" w:date="2026-09-25T20:02:00Z" w16du:dateUtc="2026-09-26T00:02:00Z"/>
          <w:sz w:val="22"/>
          <w:szCs w:val="22"/>
        </w:rPr>
      </w:pPr>
      <w:del w:id="312" w:author="Bentley, Bernadette M. (EHS)" w:date="2026-09-25T20:02:00Z" w16du:dateUtc="2026-09-26T00:02:00Z">
        <w:r w:rsidRPr="00A808CD">
          <w:rPr>
            <w:sz w:val="22"/>
            <w:szCs w:val="22"/>
          </w:rPr>
          <w:delText>The servicer should follow the suggestion / instruction given by HLL Lifecare Ltd Representative time to time for the same.</w:delText>
        </w:r>
      </w:del>
    </w:p>
    <w:p w14:paraId="7A7F9180" w14:textId="77777777" w:rsidR="00A808CD" w:rsidRDefault="00A808CD" w:rsidP="00A808CD">
      <w:pPr>
        <w:pStyle w:val="BodyText3"/>
        <w:numPr>
          <w:ilvl w:val="0"/>
          <w:numId w:val="10"/>
        </w:numPr>
        <w:spacing w:line="276" w:lineRule="auto"/>
        <w:rPr>
          <w:del w:id="313" w:author="Bentley, Bernadette M. (EHS)" w:date="2026-09-25T20:02:00Z" w16du:dateUtc="2026-09-26T00:02:00Z"/>
          <w:sz w:val="22"/>
          <w:szCs w:val="22"/>
        </w:rPr>
      </w:pPr>
      <w:del w:id="314" w:author="Bentley, Bernadette M. (EHS)" w:date="2026-09-25T20:02:00Z" w16du:dateUtc="2026-09-26T00:02:00Z">
        <w:r w:rsidRPr="00A808CD">
          <w:rPr>
            <w:sz w:val="22"/>
            <w:szCs w:val="22"/>
          </w:rPr>
          <w:delText>Sub contract / out sourcing is not allowed.</w:delText>
        </w:r>
      </w:del>
    </w:p>
    <w:p w14:paraId="0AFDD543" w14:textId="77777777" w:rsidR="00A808CD" w:rsidRDefault="00A808CD" w:rsidP="00A808CD">
      <w:pPr>
        <w:pStyle w:val="BodyText3"/>
        <w:numPr>
          <w:ilvl w:val="0"/>
          <w:numId w:val="10"/>
        </w:numPr>
        <w:spacing w:line="276" w:lineRule="auto"/>
        <w:rPr>
          <w:del w:id="315" w:author="Bentley, Bernadette M. (EHS)" w:date="2026-09-25T20:02:00Z" w16du:dateUtc="2026-09-26T00:02:00Z"/>
          <w:sz w:val="22"/>
          <w:szCs w:val="22"/>
        </w:rPr>
      </w:pPr>
      <w:del w:id="316" w:author="Bentley, Bernadette M. (EHS)" w:date="2026-09-25T20:02:00Z" w16du:dateUtc="2026-09-26T00:02:00Z">
        <w:r w:rsidRPr="00A808CD">
          <w:rPr>
            <w:sz w:val="22"/>
            <w:szCs w:val="22"/>
          </w:rPr>
          <w:delText>The tender should be complete in all respects. Incomplete tenders are liable to be   rejected.</w:delText>
        </w:r>
      </w:del>
    </w:p>
    <w:p w14:paraId="46EB2542" w14:textId="77777777" w:rsidR="00A808CD" w:rsidRDefault="00A808CD" w:rsidP="00A808CD">
      <w:pPr>
        <w:pStyle w:val="BodyText3"/>
        <w:numPr>
          <w:ilvl w:val="0"/>
          <w:numId w:val="10"/>
        </w:numPr>
        <w:spacing w:line="276" w:lineRule="auto"/>
        <w:rPr>
          <w:del w:id="317" w:author="Bentley, Bernadette M. (EHS)" w:date="2026-09-25T20:02:00Z" w16du:dateUtc="2026-09-26T00:02:00Z"/>
          <w:sz w:val="22"/>
          <w:szCs w:val="22"/>
        </w:rPr>
      </w:pPr>
      <w:del w:id="318" w:author="Bentley, Bernadette M. (EHS)" w:date="2026-09-25T20:02:00Z" w16du:dateUtc="2026-09-26T00:02:00Z">
        <w:r w:rsidRPr="00A808CD">
          <w:rPr>
            <w:sz w:val="22"/>
            <w:szCs w:val="22"/>
          </w:rPr>
          <w:delText>Unsealed Tenders are liable to be rejected and this will be at the sole risk of the tenderer.</w:delText>
        </w:r>
      </w:del>
    </w:p>
    <w:p w14:paraId="46013E7A" w14:textId="77777777" w:rsidR="00A808CD" w:rsidRDefault="00A808CD" w:rsidP="00A808CD">
      <w:pPr>
        <w:pStyle w:val="BodyText3"/>
        <w:numPr>
          <w:ilvl w:val="0"/>
          <w:numId w:val="10"/>
        </w:numPr>
        <w:spacing w:line="276" w:lineRule="auto"/>
        <w:rPr>
          <w:del w:id="319" w:author="Bentley, Bernadette M. (EHS)" w:date="2026-09-25T20:02:00Z" w16du:dateUtc="2026-09-26T00:02:00Z"/>
          <w:sz w:val="22"/>
          <w:szCs w:val="22"/>
        </w:rPr>
      </w:pPr>
      <w:del w:id="320" w:author="Bentley, Bernadette M. (EHS)" w:date="2026-09-25T20:02:00Z" w16du:dateUtc="2026-09-26T00:02:00Z">
        <w:r w:rsidRPr="00A808CD">
          <w:rPr>
            <w:sz w:val="22"/>
            <w:szCs w:val="22"/>
          </w:rPr>
          <w:delText>While quoting the rate in the Price Bid the Bidder should study well the nature of works given in schedule and calculate the work involved in the rate of each Medical Tests.</w:delText>
        </w:r>
      </w:del>
    </w:p>
    <w:p w14:paraId="38C69E92" w14:textId="77777777" w:rsidR="00A808CD" w:rsidRDefault="00A808CD" w:rsidP="00A808CD">
      <w:pPr>
        <w:pStyle w:val="BodyText3"/>
        <w:numPr>
          <w:ilvl w:val="0"/>
          <w:numId w:val="10"/>
        </w:numPr>
        <w:spacing w:line="276" w:lineRule="auto"/>
        <w:rPr>
          <w:del w:id="321" w:author="Bentley, Bernadette M. (EHS)" w:date="2026-09-25T20:02:00Z" w16du:dateUtc="2026-09-26T00:02:00Z"/>
          <w:sz w:val="22"/>
          <w:szCs w:val="22"/>
        </w:rPr>
      </w:pPr>
      <w:del w:id="322" w:author="Bentley, Bernadette M. (EHS)" w:date="2026-09-25T20:02:00Z" w16du:dateUtc="2026-09-26T00:02:00Z">
        <w:r w:rsidRPr="00A808CD">
          <w:rPr>
            <w:sz w:val="22"/>
            <w:szCs w:val="22"/>
          </w:rPr>
          <w:delText>Tenderers should study well the works involved and statutory and other liabilities before submitting the offer to undertake the work. In case the bidders other than the L-1 party are ready to match the L-1 rates, the work will be distributed to them also in addition to L-1 party at the matched rate of L-1 party and at the same terms and conditions and this will be binding on the L-1 party. However preference will be given to the L-1 party.</w:delText>
        </w:r>
      </w:del>
    </w:p>
    <w:p w14:paraId="36BE0F1F" w14:textId="77777777" w:rsidR="00A808CD" w:rsidRDefault="00A808CD" w:rsidP="00A808CD">
      <w:pPr>
        <w:pStyle w:val="BodyText3"/>
        <w:numPr>
          <w:ilvl w:val="0"/>
          <w:numId w:val="10"/>
        </w:numPr>
        <w:spacing w:line="276" w:lineRule="auto"/>
        <w:rPr>
          <w:del w:id="323" w:author="Bentley, Bernadette M. (EHS)" w:date="2026-09-25T20:02:00Z" w16du:dateUtc="2026-09-26T00:02:00Z"/>
          <w:sz w:val="22"/>
          <w:szCs w:val="22"/>
        </w:rPr>
      </w:pPr>
      <w:del w:id="324" w:author="Bentley, Bernadette M. (EHS)" w:date="2026-09-25T20:02:00Z" w16du:dateUtc="2026-09-26T00:02:00Z">
        <w:r w:rsidRPr="00A808CD">
          <w:rPr>
            <w:sz w:val="22"/>
            <w:szCs w:val="22"/>
          </w:rPr>
          <w:delText>In case more than one tenderer quote the same rate in the price bid, the decision of HLL Lifecare Ltd will be final and binding on all the bidders.</w:delText>
        </w:r>
      </w:del>
    </w:p>
    <w:p w14:paraId="3456E810" w14:textId="77777777" w:rsidR="00A808CD" w:rsidRDefault="00A808CD" w:rsidP="00A808CD">
      <w:pPr>
        <w:pStyle w:val="BodyText3"/>
        <w:numPr>
          <w:ilvl w:val="0"/>
          <w:numId w:val="10"/>
        </w:numPr>
        <w:spacing w:line="276" w:lineRule="auto"/>
        <w:rPr>
          <w:del w:id="325" w:author="Bentley, Bernadette M. (EHS)" w:date="2026-09-25T20:02:00Z" w16du:dateUtc="2026-09-26T00:02:00Z"/>
          <w:sz w:val="22"/>
          <w:szCs w:val="22"/>
        </w:rPr>
      </w:pPr>
      <w:del w:id="326" w:author="Bentley, Bernadette M. (EHS)" w:date="2026-09-25T20:02:00Z" w16du:dateUtc="2026-09-26T00:02:00Z">
        <w:r w:rsidRPr="00A808CD">
          <w:rPr>
            <w:sz w:val="22"/>
            <w:szCs w:val="22"/>
          </w:rPr>
          <w:delText>HLL Lifecare Ltd has the right to give work under this tender to one party or more than one party, in full quantity or partially at the discretion of the company.</w:delText>
        </w:r>
      </w:del>
    </w:p>
    <w:p w14:paraId="05117273" w14:textId="77777777" w:rsidR="00963FCE" w:rsidRDefault="00963FCE" w:rsidP="00963FCE">
      <w:pPr>
        <w:pStyle w:val="BodyText3"/>
        <w:spacing w:line="276" w:lineRule="auto"/>
        <w:rPr>
          <w:del w:id="327" w:author="Bentley, Bernadette M. (EHS)" w:date="2026-09-25T20:02:00Z" w16du:dateUtc="2026-09-26T00:02:00Z"/>
          <w:sz w:val="22"/>
          <w:szCs w:val="22"/>
        </w:rPr>
      </w:pPr>
    </w:p>
    <w:p w14:paraId="096067F1" w14:textId="77777777" w:rsidR="00963FCE" w:rsidRDefault="00963FCE" w:rsidP="00963FCE">
      <w:pPr>
        <w:pStyle w:val="BodyText3"/>
        <w:spacing w:line="276" w:lineRule="auto"/>
        <w:rPr>
          <w:del w:id="328" w:author="Bentley, Bernadette M. (EHS)" w:date="2026-09-25T20:02:00Z" w16du:dateUtc="2026-09-26T00:02:00Z"/>
          <w:sz w:val="22"/>
          <w:szCs w:val="22"/>
        </w:rPr>
      </w:pPr>
    </w:p>
    <w:p w14:paraId="52804AF0" w14:textId="77777777" w:rsidR="00963FCE" w:rsidRDefault="00963FCE" w:rsidP="00963FCE">
      <w:pPr>
        <w:pStyle w:val="BodyText3"/>
        <w:spacing w:line="276" w:lineRule="auto"/>
        <w:rPr>
          <w:del w:id="329" w:author="Bentley, Bernadette M. (EHS)" w:date="2026-09-25T20:02:00Z" w16du:dateUtc="2026-09-26T00:02:00Z"/>
          <w:sz w:val="22"/>
          <w:szCs w:val="22"/>
        </w:rPr>
      </w:pPr>
    </w:p>
    <w:p w14:paraId="1EC7B07B" w14:textId="77777777" w:rsidR="00963FCE" w:rsidRDefault="00963FCE" w:rsidP="00963FCE">
      <w:pPr>
        <w:pStyle w:val="BodyText3"/>
        <w:spacing w:line="276" w:lineRule="auto"/>
        <w:rPr>
          <w:del w:id="330" w:author="Bentley, Bernadette M. (EHS)" w:date="2026-09-25T20:02:00Z" w16du:dateUtc="2026-09-26T00:02:00Z"/>
          <w:sz w:val="22"/>
          <w:szCs w:val="22"/>
        </w:rPr>
      </w:pPr>
    </w:p>
    <w:p w14:paraId="6DCA299C" w14:textId="77777777" w:rsidR="00963FCE" w:rsidRDefault="00963FCE" w:rsidP="00963FCE">
      <w:pPr>
        <w:pStyle w:val="BodyText3"/>
        <w:spacing w:line="276" w:lineRule="auto"/>
        <w:rPr>
          <w:del w:id="331" w:author="Bentley, Bernadette M. (EHS)" w:date="2026-09-25T20:02:00Z" w16du:dateUtc="2026-09-26T00:02:00Z"/>
          <w:sz w:val="22"/>
          <w:szCs w:val="22"/>
        </w:rPr>
      </w:pPr>
    </w:p>
    <w:p w14:paraId="7FAB3815" w14:textId="77777777" w:rsidR="00963FCE" w:rsidRDefault="00963FCE" w:rsidP="00963FCE">
      <w:pPr>
        <w:pStyle w:val="BodyText3"/>
        <w:spacing w:line="276" w:lineRule="auto"/>
        <w:rPr>
          <w:del w:id="332" w:author="Bentley, Bernadette M. (EHS)" w:date="2026-09-25T20:02:00Z" w16du:dateUtc="2026-09-26T00:02:00Z"/>
          <w:sz w:val="22"/>
          <w:szCs w:val="22"/>
        </w:rPr>
      </w:pPr>
    </w:p>
    <w:p w14:paraId="66938BEA" w14:textId="77777777" w:rsidR="00A808CD" w:rsidRDefault="00A808CD" w:rsidP="00A808CD">
      <w:pPr>
        <w:pStyle w:val="BodyText3"/>
        <w:numPr>
          <w:ilvl w:val="0"/>
          <w:numId w:val="10"/>
        </w:numPr>
        <w:spacing w:line="276" w:lineRule="auto"/>
        <w:rPr>
          <w:del w:id="333" w:author="Bentley, Bernadette M. (EHS)" w:date="2026-09-25T20:02:00Z" w16du:dateUtc="2026-09-26T00:02:00Z"/>
          <w:sz w:val="22"/>
          <w:szCs w:val="22"/>
        </w:rPr>
      </w:pPr>
      <w:del w:id="334" w:author="Bentley, Bernadette M. (EHS)" w:date="2026-09-25T20:02:00Z" w16du:dateUtc="2026-09-26T00:02:00Z">
        <w:r w:rsidRPr="00A808CD">
          <w:rPr>
            <w:sz w:val="22"/>
            <w:szCs w:val="22"/>
          </w:rPr>
          <w:delText xml:space="preserve">This Tender or subsequent work order is liable to be suspended or cancelled at any </w:delText>
        </w:r>
        <w:r w:rsidRPr="00A808CD">
          <w:rPr>
            <w:b/>
            <w:bCs/>
            <w:sz w:val="22"/>
            <w:szCs w:val="22"/>
          </w:rPr>
          <w:delText xml:space="preserve">  </w:delText>
        </w:r>
        <w:r w:rsidRPr="00A808CD">
          <w:rPr>
            <w:sz w:val="22"/>
            <w:szCs w:val="22"/>
          </w:rPr>
          <w:delText>time at the discretion of the Management with or without assigning any reason and the same will be binding on all the bidders/Contractor. Also Technical and price Bid can be rejected or cancelled at any time by the Management with or without assigning any reason and the same shall be binding on all the bidders/Contractors.</w:delText>
        </w:r>
      </w:del>
    </w:p>
    <w:p w14:paraId="456B8DD0" w14:textId="77777777" w:rsidR="00A808CD" w:rsidRDefault="00A808CD" w:rsidP="00A808CD">
      <w:pPr>
        <w:pStyle w:val="BodyText3"/>
        <w:numPr>
          <w:ilvl w:val="0"/>
          <w:numId w:val="10"/>
        </w:numPr>
        <w:spacing w:line="276" w:lineRule="auto"/>
        <w:rPr>
          <w:del w:id="335" w:author="Bentley, Bernadette M. (EHS)" w:date="2026-09-25T20:02:00Z" w16du:dateUtc="2026-09-26T00:02:00Z"/>
          <w:sz w:val="22"/>
          <w:szCs w:val="22"/>
        </w:rPr>
      </w:pPr>
      <w:del w:id="336" w:author="Bentley, Bernadette M. (EHS)" w:date="2026-09-25T20:02:00Z" w16du:dateUtc="2026-09-26T00:02:00Z">
        <w:r w:rsidRPr="00A808CD">
          <w:rPr>
            <w:sz w:val="22"/>
            <w:szCs w:val="22"/>
          </w:rPr>
          <w:delText>The Management (HLL Lifecare Ltd) also reserves the right to allot the work to the   L-2 or L-3 parties at the L-1 rates respectively if required.</w:delText>
        </w:r>
      </w:del>
    </w:p>
    <w:p w14:paraId="4A2C3D6D" w14:textId="77777777" w:rsidR="00A808CD" w:rsidRDefault="00A808CD" w:rsidP="00A808CD">
      <w:pPr>
        <w:pStyle w:val="BodyText3"/>
        <w:numPr>
          <w:ilvl w:val="0"/>
          <w:numId w:val="10"/>
        </w:numPr>
        <w:spacing w:line="276" w:lineRule="auto"/>
        <w:rPr>
          <w:del w:id="337" w:author="Bentley, Bernadette M. (EHS)" w:date="2026-09-25T20:02:00Z" w16du:dateUtc="2026-09-26T00:02:00Z"/>
          <w:sz w:val="22"/>
          <w:szCs w:val="22"/>
        </w:rPr>
      </w:pPr>
      <w:del w:id="338" w:author="Bentley, Bernadette M. (EHS)" w:date="2026-09-25T20:02:00Z" w16du:dateUtc="2026-09-26T00:02:00Z">
        <w:r w:rsidRPr="00A808CD">
          <w:rPr>
            <w:sz w:val="22"/>
            <w:szCs w:val="22"/>
          </w:rPr>
          <w:delText>Bidders should comply with the Safety and Quality policy of the Company.</w:delText>
        </w:r>
      </w:del>
    </w:p>
    <w:p w14:paraId="1E3D68C6" w14:textId="77777777" w:rsidR="00A808CD" w:rsidRDefault="00A808CD" w:rsidP="00A808CD">
      <w:pPr>
        <w:pStyle w:val="BodyText3"/>
        <w:numPr>
          <w:ilvl w:val="0"/>
          <w:numId w:val="10"/>
        </w:numPr>
        <w:spacing w:line="276" w:lineRule="auto"/>
        <w:rPr>
          <w:del w:id="339" w:author="Bentley, Bernadette M. (EHS)" w:date="2026-09-25T20:02:00Z" w16du:dateUtc="2026-09-26T00:02:00Z"/>
          <w:sz w:val="22"/>
          <w:szCs w:val="22"/>
        </w:rPr>
      </w:pPr>
      <w:del w:id="340" w:author="Bentley, Bernadette M. (EHS)" w:date="2026-09-25T20:02:00Z" w16du:dateUtc="2026-09-26T00:02:00Z">
        <w:r w:rsidRPr="00A808CD">
          <w:rPr>
            <w:sz w:val="22"/>
            <w:szCs w:val="22"/>
          </w:rPr>
          <w:delText>Bidders has to ensure that all safety equipments like safety goggles, safety shoes, and hand gloves are to be provided wherever required to his workers deployed for the said work.</w:delText>
        </w:r>
      </w:del>
    </w:p>
    <w:p w14:paraId="34E9362B" w14:textId="77777777" w:rsidR="00A808CD" w:rsidRDefault="00A808CD" w:rsidP="00A808CD">
      <w:pPr>
        <w:pStyle w:val="BodyText3"/>
        <w:numPr>
          <w:ilvl w:val="0"/>
          <w:numId w:val="10"/>
        </w:numPr>
        <w:spacing w:line="276" w:lineRule="auto"/>
        <w:rPr>
          <w:del w:id="341" w:author="Bentley, Bernadette M. (EHS)" w:date="2026-09-25T20:02:00Z" w16du:dateUtc="2026-09-26T00:02:00Z"/>
          <w:sz w:val="22"/>
          <w:szCs w:val="22"/>
        </w:rPr>
      </w:pPr>
      <w:del w:id="342" w:author="Bentley, Bernadette M. (EHS)" w:date="2026-09-25T20:02:00Z" w16du:dateUtc="2026-09-26T00:02:00Z">
        <w:r w:rsidRPr="00A808CD">
          <w:rPr>
            <w:sz w:val="22"/>
            <w:szCs w:val="22"/>
          </w:rPr>
          <w:delText xml:space="preserve">On award of contract, the contract can be </w:delText>
        </w:r>
        <w:r w:rsidRPr="00A808CD">
          <w:rPr>
            <w:b/>
            <w:bCs/>
            <w:sz w:val="22"/>
            <w:szCs w:val="22"/>
          </w:rPr>
          <w:delText>terminated</w:delText>
        </w:r>
        <w:r w:rsidRPr="00A808CD">
          <w:rPr>
            <w:sz w:val="22"/>
            <w:szCs w:val="22"/>
          </w:rPr>
          <w:delText xml:space="preserve"> by HLL Lifecare Ltd </w:delText>
        </w:r>
        <w:r w:rsidRPr="00A808CD">
          <w:rPr>
            <w:b/>
            <w:bCs/>
            <w:sz w:val="22"/>
            <w:szCs w:val="22"/>
          </w:rPr>
          <w:delText>at any time</w:delText>
        </w:r>
        <w:r w:rsidRPr="00A808CD">
          <w:rPr>
            <w:sz w:val="22"/>
            <w:szCs w:val="22"/>
          </w:rPr>
          <w:delText xml:space="preserve"> during the contract period without any reason and without paying any Compensation</w:delText>
        </w:r>
        <w:r w:rsidRPr="00A808CD">
          <w:rPr>
            <w:b/>
            <w:bCs/>
            <w:sz w:val="22"/>
            <w:szCs w:val="22"/>
          </w:rPr>
          <w:delText xml:space="preserve"> </w:delText>
        </w:r>
        <w:r w:rsidRPr="00A808CD">
          <w:rPr>
            <w:sz w:val="22"/>
            <w:szCs w:val="22"/>
          </w:rPr>
          <w:delText>&amp;</w:delText>
        </w:r>
        <w:r w:rsidRPr="00A808CD">
          <w:rPr>
            <w:b/>
            <w:bCs/>
            <w:sz w:val="22"/>
            <w:szCs w:val="22"/>
          </w:rPr>
          <w:delText xml:space="preserve"> </w:delText>
        </w:r>
        <w:r w:rsidRPr="00A808CD">
          <w:rPr>
            <w:sz w:val="22"/>
            <w:szCs w:val="22"/>
          </w:rPr>
          <w:delText>the decision of the HLL Lifecare Ltd with regard to termination of Contractual provision will be final and the matter cannot be referred to the Court.</w:delText>
        </w:r>
      </w:del>
    </w:p>
    <w:p w14:paraId="71CFD8F9" w14:textId="77777777" w:rsidR="00A808CD" w:rsidRDefault="00A808CD" w:rsidP="00A808CD">
      <w:pPr>
        <w:pStyle w:val="BodyText3"/>
        <w:numPr>
          <w:ilvl w:val="0"/>
          <w:numId w:val="10"/>
        </w:numPr>
        <w:spacing w:line="276" w:lineRule="auto"/>
        <w:rPr>
          <w:del w:id="343" w:author="Bentley, Bernadette M. (EHS)" w:date="2026-09-25T20:02:00Z" w16du:dateUtc="2026-09-26T00:02:00Z"/>
          <w:sz w:val="22"/>
          <w:szCs w:val="22"/>
        </w:rPr>
      </w:pPr>
      <w:del w:id="344" w:author="Bentley, Bernadette M. (EHS)" w:date="2026-09-25T20:02:00Z" w16du:dateUtc="2026-09-26T00:02:00Z">
        <w:r w:rsidRPr="00A808CD">
          <w:rPr>
            <w:sz w:val="22"/>
            <w:szCs w:val="22"/>
          </w:rPr>
          <w:delText>All statutory deductions will be applicable.</w:delText>
        </w:r>
      </w:del>
    </w:p>
    <w:p w14:paraId="4DC3C1FD" w14:textId="77777777" w:rsidR="00A808CD" w:rsidRDefault="00A808CD" w:rsidP="00A808CD">
      <w:pPr>
        <w:pStyle w:val="BodyText3"/>
        <w:numPr>
          <w:ilvl w:val="0"/>
          <w:numId w:val="10"/>
        </w:numPr>
        <w:spacing w:line="276" w:lineRule="auto"/>
        <w:rPr>
          <w:del w:id="345" w:author="Bentley, Bernadette M. (EHS)" w:date="2026-09-25T20:02:00Z" w16du:dateUtc="2026-09-26T00:02:00Z"/>
          <w:sz w:val="22"/>
          <w:szCs w:val="22"/>
        </w:rPr>
      </w:pPr>
      <w:del w:id="346" w:author="Bentley, Bernadette M. (EHS)" w:date="2026-09-25T20:02:00Z" w16du:dateUtc="2026-09-26T00:02:00Z">
        <w:r w:rsidRPr="00A808CD">
          <w:rPr>
            <w:sz w:val="22"/>
            <w:szCs w:val="22"/>
          </w:rPr>
          <w:delText>Penalty clause will be made applicable for non-compliance.</w:delText>
        </w:r>
      </w:del>
    </w:p>
    <w:p w14:paraId="69F5F893" w14:textId="77777777" w:rsidR="00A808CD" w:rsidRPr="00A808CD" w:rsidRDefault="00A808CD" w:rsidP="00A808CD">
      <w:pPr>
        <w:pStyle w:val="BodyText3"/>
        <w:numPr>
          <w:ilvl w:val="0"/>
          <w:numId w:val="10"/>
        </w:numPr>
        <w:spacing w:line="276" w:lineRule="auto"/>
        <w:rPr>
          <w:del w:id="347" w:author="Bentley, Bernadette M. (EHS)" w:date="2026-09-25T20:02:00Z" w16du:dateUtc="2026-09-26T00:02:00Z"/>
          <w:sz w:val="22"/>
          <w:szCs w:val="22"/>
        </w:rPr>
      </w:pPr>
      <w:del w:id="348" w:author="Bentley, Bernadette M. (EHS)" w:date="2026-09-25T20:02:00Z" w16du:dateUtc="2026-09-26T00:02:00Z">
        <w:r w:rsidRPr="00A808CD">
          <w:rPr>
            <w:sz w:val="22"/>
            <w:szCs w:val="22"/>
          </w:rPr>
          <w:delText>Any left out clause will be included subsequently.</w:delText>
        </w:r>
      </w:del>
    </w:p>
    <w:p w14:paraId="1C4E0E4C" w14:textId="77777777" w:rsidR="00A808CD" w:rsidRDefault="00A808CD" w:rsidP="00A808CD">
      <w:pPr>
        <w:pStyle w:val="BodyText3"/>
        <w:spacing w:line="276" w:lineRule="auto"/>
        <w:rPr>
          <w:del w:id="349" w:author="Bentley, Bernadette M. (EHS)" w:date="2026-09-25T20:02:00Z" w16du:dateUtc="2026-09-26T00:02:00Z"/>
        </w:rPr>
      </w:pPr>
    </w:p>
    <w:p w14:paraId="79874CDA" w14:textId="77777777" w:rsidR="00A808CD" w:rsidRDefault="00A808CD" w:rsidP="00A808CD">
      <w:pPr>
        <w:pStyle w:val="BodyText3"/>
        <w:spacing w:line="276" w:lineRule="auto"/>
        <w:rPr>
          <w:del w:id="350" w:author="Bentley, Bernadette M. (EHS)" w:date="2026-09-25T20:02:00Z" w16du:dateUtc="2026-09-26T00:02:00Z"/>
        </w:rPr>
      </w:pPr>
    </w:p>
    <w:p w14:paraId="569C3FD4" w14:textId="77777777" w:rsidR="00BE2231" w:rsidRPr="00C203DF" w:rsidRDefault="00BE2231">
      <w:pPr>
        <w:rPr>
          <w:del w:id="351" w:author="Bentley, Bernadette M. (EHS)" w:date="2026-09-25T20:02:00Z" w16du:dateUtc="2026-09-26T00:02:00Z"/>
          <w:rFonts w:ascii="Arial" w:hAnsi="Arial" w:cs="Arial"/>
        </w:rPr>
      </w:pPr>
    </w:p>
    <w:p w14:paraId="434992CA" w14:textId="77777777" w:rsidR="00BE2231" w:rsidRPr="00C203DF" w:rsidRDefault="00BE2231">
      <w:pPr>
        <w:rPr>
          <w:del w:id="352" w:author="Bentley, Bernadette M. (EHS)" w:date="2026-09-25T20:02:00Z" w16du:dateUtc="2026-09-26T00:02:00Z"/>
          <w:rFonts w:ascii="Arial" w:hAnsi="Arial" w:cs="Arial"/>
        </w:rPr>
      </w:pPr>
    </w:p>
    <w:p w14:paraId="78912300" w14:textId="77777777" w:rsidR="00BE2231" w:rsidRPr="00F664CC" w:rsidRDefault="004E4839" w:rsidP="00704969">
      <w:pPr>
        <w:rPr>
          <w:rPrChange w:id="353" w:author="Bentley, Bernadette M. (EHS)" w:date="2026-09-25T20:02:00Z" w16du:dateUtc="2026-09-26T00:02:00Z">
            <w:rPr>
              <w:rFonts w:ascii="Arial" w:hAnsi="Arial" w:cs="Arial"/>
            </w:rPr>
          </w:rPrChange>
        </w:rPr>
        <w:pPrChange w:id="354" w:author="Bentley, Bernadette M. (EHS)" w:date="2026-09-25T20:02:00Z" w16du:dateUtc="2026-09-26T00:02:00Z">
          <w:pPr>
            <w:jc w:val="right"/>
          </w:pPr>
        </w:pPrChange>
      </w:pPr>
      <w:del w:id="355" w:author="Bentley, Bernadette M. (EHS)" w:date="2026-09-25T20:02:00Z" w16du:dateUtc="2026-09-26T00:02:00Z">
        <w:r w:rsidRPr="00C203DF">
          <w:rPr>
            <w:rFonts w:ascii="Arial" w:hAnsi="Arial" w:cs="Arial"/>
            <w:b/>
            <w:bCs/>
          </w:rPr>
          <w:delText xml:space="preserve">                                                                                                   </w:delText>
        </w:r>
      </w:del>
    </w:p>
    <w:sectPr w:rsidR="00BE2231" w:rsidRPr="00F664CC" w:rsidSect="0059142C">
      <w:footerReference w:type="default" r:id="rId11"/>
      <w:type w:val="continuous"/>
      <w:pgSz w:w="12240" w:h="15840" w:code="1"/>
      <w:pgMar w:top="144" w:right="1080" w:bottom="432" w:left="1080" w:header="0" w:footer="576"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cols w:space="720"/>
      <w:titlePg/>
      <w:docGrid w:linePitch="360"/>
      <w:sectPrChange w:id="358" w:author="Bentley, Bernadette M. (EHS)" w:date="2026-09-25T20:02:00Z" w16du:dateUtc="2026-09-26T00:02:00Z">
        <w:sectPr w:rsidR="00BE2231" w:rsidRPr="00F664CC" w:rsidSect="0059142C">
          <w:type w:val="nextPage"/>
          <w:pgSz w:h="17280" w:code="122"/>
          <w:pgMar w:top="547" w:right="1728" w:bottom="994" w:left="1800" w:header="720" w:footer="720" w:gutter="0"/>
          <w:pgBorders w:offsetFrom="text">
            <w:top w:val="none" w:sz="0" w:space="0" w:color="auto"/>
            <w:left w:val="none" w:sz="0" w:space="0" w:color="auto"/>
            <w:bottom w:val="none" w:sz="0" w:space="0" w:color="auto"/>
            <w:right w:val="none" w:sz="0" w:space="0" w:color="auto"/>
          </w:pgBorders>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73028E" w14:textId="77777777" w:rsidR="00EA3394" w:rsidRDefault="00EA3394" w:rsidP="00A96B5A">
      <w:r>
        <w:separator/>
      </w:r>
    </w:p>
  </w:endnote>
  <w:endnote w:type="continuationSeparator" w:id="0">
    <w:p w14:paraId="4DDEE2DF" w14:textId="77777777" w:rsidR="00EA3394" w:rsidRDefault="00EA3394" w:rsidP="00A96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37626" w14:textId="77777777" w:rsidR="000614D4" w:rsidRDefault="00061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ED056E" w14:textId="77777777" w:rsidR="00A96B5A" w:rsidRPr="00A4172D" w:rsidRDefault="00A96B5A" w:rsidP="00A96B5A">
    <w:pPr>
      <w:pStyle w:val="Footer"/>
      <w:jc w:val="right"/>
      <w:rPr>
        <w:del w:id="356" w:author="Bentley, Bernadette M. (EHS)" w:date="2026-09-25T20:02:00Z" w16du:dateUtc="2026-09-26T00:02:00Z"/>
        <w:rFonts w:ascii="Arial" w:hAnsi="Arial" w:cs="Arial"/>
        <w:sz w:val="20"/>
        <w:szCs w:val="20"/>
      </w:rPr>
    </w:pPr>
    <w:del w:id="357" w:author="Bentley, Bernadette M. (EHS)" w:date="2026-09-25T20:02:00Z" w16du:dateUtc="2026-09-26T00:02:00Z">
      <w:r w:rsidRPr="00A4172D">
        <w:rPr>
          <w:rFonts w:ascii="Arial" w:hAnsi="Arial" w:cs="Arial"/>
          <w:sz w:val="20"/>
          <w:szCs w:val="20"/>
        </w:rPr>
        <w:delText xml:space="preserve">Page </w:delText>
      </w:r>
      <w:r w:rsidRPr="00A4172D">
        <w:rPr>
          <w:rFonts w:ascii="Arial" w:hAnsi="Arial" w:cs="Arial"/>
          <w:b/>
          <w:bCs/>
          <w:sz w:val="20"/>
          <w:szCs w:val="20"/>
        </w:rPr>
        <w:fldChar w:fldCharType="begin"/>
      </w:r>
      <w:r w:rsidRPr="00A4172D">
        <w:rPr>
          <w:rFonts w:ascii="Arial" w:hAnsi="Arial" w:cs="Arial"/>
          <w:b/>
          <w:bCs/>
          <w:sz w:val="20"/>
          <w:szCs w:val="20"/>
        </w:rPr>
        <w:delInstrText xml:space="preserve"> PAGE </w:delInstrText>
      </w:r>
      <w:r w:rsidRPr="00A4172D">
        <w:rPr>
          <w:rFonts w:ascii="Arial" w:hAnsi="Arial" w:cs="Arial"/>
          <w:b/>
          <w:bCs/>
          <w:sz w:val="20"/>
          <w:szCs w:val="20"/>
        </w:rPr>
        <w:fldChar w:fldCharType="separate"/>
      </w:r>
      <w:r w:rsidR="00CF3C17">
        <w:rPr>
          <w:rFonts w:ascii="Arial" w:hAnsi="Arial" w:cs="Arial"/>
          <w:b/>
          <w:bCs/>
          <w:noProof/>
          <w:sz w:val="20"/>
          <w:szCs w:val="20"/>
        </w:rPr>
        <w:delText>1</w:delText>
      </w:r>
      <w:r w:rsidRPr="00A4172D">
        <w:rPr>
          <w:rFonts w:ascii="Arial" w:hAnsi="Arial" w:cs="Arial"/>
          <w:b/>
          <w:bCs/>
          <w:sz w:val="20"/>
          <w:szCs w:val="20"/>
        </w:rPr>
        <w:fldChar w:fldCharType="end"/>
      </w:r>
      <w:r w:rsidRPr="00A4172D">
        <w:rPr>
          <w:rFonts w:ascii="Arial" w:hAnsi="Arial" w:cs="Arial"/>
          <w:sz w:val="20"/>
          <w:szCs w:val="20"/>
        </w:rPr>
        <w:delText xml:space="preserve"> of </w:delText>
      </w:r>
      <w:r w:rsidRPr="00A4172D">
        <w:rPr>
          <w:rFonts w:ascii="Arial" w:hAnsi="Arial" w:cs="Arial"/>
          <w:b/>
          <w:bCs/>
          <w:sz w:val="20"/>
          <w:szCs w:val="20"/>
        </w:rPr>
        <w:fldChar w:fldCharType="begin"/>
      </w:r>
      <w:r w:rsidRPr="00A4172D">
        <w:rPr>
          <w:rFonts w:ascii="Arial" w:hAnsi="Arial" w:cs="Arial"/>
          <w:b/>
          <w:bCs/>
          <w:sz w:val="20"/>
          <w:szCs w:val="20"/>
        </w:rPr>
        <w:delInstrText xml:space="preserve"> NUMPAGES  </w:delInstrText>
      </w:r>
      <w:r w:rsidRPr="00A4172D">
        <w:rPr>
          <w:rFonts w:ascii="Arial" w:hAnsi="Arial" w:cs="Arial"/>
          <w:b/>
          <w:bCs/>
          <w:sz w:val="20"/>
          <w:szCs w:val="20"/>
        </w:rPr>
        <w:fldChar w:fldCharType="separate"/>
      </w:r>
      <w:r w:rsidR="00CF3C17">
        <w:rPr>
          <w:rFonts w:ascii="Arial" w:hAnsi="Arial" w:cs="Arial"/>
          <w:b/>
          <w:bCs/>
          <w:noProof/>
          <w:sz w:val="20"/>
          <w:szCs w:val="20"/>
        </w:rPr>
        <w:delText>4</w:delText>
      </w:r>
      <w:r w:rsidRPr="00A4172D">
        <w:rPr>
          <w:rFonts w:ascii="Arial" w:hAnsi="Arial" w:cs="Arial"/>
          <w:b/>
          <w:bCs/>
          <w:sz w:val="20"/>
          <w:szCs w:val="20"/>
        </w:rPr>
        <w:fldChar w:fldCharType="end"/>
      </w:r>
    </w:del>
  </w:p>
  <w:p w14:paraId="1FF60888" w14:textId="77777777" w:rsidR="00A96B5A" w:rsidRDefault="00A96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DF56C" w14:textId="77777777" w:rsidR="00EA3394" w:rsidRDefault="00EA3394" w:rsidP="00A96B5A">
      <w:r>
        <w:separator/>
      </w:r>
    </w:p>
  </w:footnote>
  <w:footnote w:type="continuationSeparator" w:id="0">
    <w:p w14:paraId="0246EC52" w14:textId="77777777" w:rsidR="00EA3394" w:rsidRDefault="00EA3394" w:rsidP="00A96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02572" w14:textId="77777777" w:rsidR="00AD204A" w:rsidRPr="00F664CC" w:rsidRDefault="00AD204A" w:rsidP="003E2878">
    <w:pPr>
      <w:pStyle w:val="BullsHeading"/>
      <w:spacing w:before="720"/>
    </w:pPr>
    <w:r w:rsidRPr="00F664CC">
      <w:t>MassHealth</w:t>
    </w:r>
  </w:p>
  <w:p w14:paraId="42396A98" w14:textId="78912893" w:rsidR="00AD204A" w:rsidRPr="00F664CC" w:rsidRDefault="007C338A" w:rsidP="00AD204A">
    <w:pPr>
      <w:pStyle w:val="BullsHeading"/>
    </w:pPr>
    <w:r w:rsidRPr="007C338A">
      <w:t>Rehabilitation Center</w:t>
    </w:r>
    <w:r w:rsidR="00AD204A" w:rsidRPr="00F664CC">
      <w:t xml:space="preserve"> Bulletin </w:t>
    </w:r>
    <w:r w:rsidR="00601342">
      <w:t>16</w:t>
    </w:r>
  </w:p>
  <w:p w14:paraId="2FBB1D84" w14:textId="1D3EBA49" w:rsidR="00AD204A" w:rsidRDefault="00512ED8" w:rsidP="00AD204A">
    <w:pPr>
      <w:pStyle w:val="BullsHeading"/>
    </w:pPr>
    <w:r>
      <w:t>April</w:t>
    </w:r>
    <w:r w:rsidR="00B641FA">
      <w:t xml:space="preserve"> </w:t>
    </w:r>
    <w:r w:rsidR="007C338A">
      <w:t>2023</w:t>
    </w:r>
  </w:p>
  <w:p w14:paraId="386811B1" w14:textId="77777777" w:rsidR="00E33508" w:rsidRDefault="00E33508" w:rsidP="003E2878">
    <w:pPr>
      <w:pStyle w:val="BullsHeading"/>
      <w:spacing w:after="480"/>
    </w:pPr>
    <w:r>
      <w:t xml:space="preserve">Page </w:t>
    </w:r>
    <w:r>
      <w:rPr>
        <w:b w:val="0"/>
      </w:rPr>
      <w:fldChar w:fldCharType="begin"/>
    </w:r>
    <w:r>
      <w:instrText xml:space="preserve"> PAGE  \* Arabic  \* MERGEFORMAT </w:instrText>
    </w:r>
    <w:r>
      <w:rPr>
        <w:b w:val="0"/>
      </w:rPr>
      <w:fldChar w:fldCharType="separate"/>
    </w:r>
    <w:r w:rsidR="00715A8E">
      <w:rPr>
        <w:noProof/>
      </w:rPr>
      <w:t>2</w:t>
    </w:r>
    <w:r>
      <w:rPr>
        <w:b w:val="0"/>
      </w:rPr>
      <w:fldChar w:fldCharType="end"/>
    </w:r>
    <w:r>
      <w:t xml:space="preserve"> of </w:t>
    </w:r>
    <w:r w:rsidR="00285CF5">
      <w:fldChar w:fldCharType="begin"/>
    </w:r>
    <w:r w:rsidR="00285CF5">
      <w:instrText xml:space="preserve"> NUMPAGES  \* Arabic  \* MERGEFORMAT </w:instrText>
    </w:r>
    <w:r w:rsidR="00285CF5">
      <w:fldChar w:fldCharType="separate"/>
    </w:r>
    <w:r w:rsidR="00715A8E">
      <w:rPr>
        <w:noProof/>
      </w:rPr>
      <w:t>2</w:t>
    </w:r>
    <w:r w:rsidR="00285CF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152F81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DAC7A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5643E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8AD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576C1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2E386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B02D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CF5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52A67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D6AC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73ACC"/>
    <w:multiLevelType w:val="hybridMultilevel"/>
    <w:tmpl w:val="DF72A8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8137D3"/>
    <w:multiLevelType w:val="hybridMultilevel"/>
    <w:tmpl w:val="6F885550"/>
    <w:lvl w:ilvl="0" w:tplc="588EB05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15:restartNumberingAfterBreak="0">
    <w:nsid w:val="07ED3797"/>
    <w:multiLevelType w:val="hybridMultilevel"/>
    <w:tmpl w:val="0764F46C"/>
    <w:lvl w:ilvl="0" w:tplc="5C20A4EA">
      <w:start w:val="5"/>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F30B5E"/>
    <w:multiLevelType w:val="hybridMultilevel"/>
    <w:tmpl w:val="8EAABBA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E54641C"/>
    <w:multiLevelType w:val="hybridMultilevel"/>
    <w:tmpl w:val="AC2464D8"/>
    <w:lvl w:ilvl="0" w:tplc="F044F154">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20914AA"/>
    <w:multiLevelType w:val="hybridMultilevel"/>
    <w:tmpl w:val="D37614C6"/>
    <w:lvl w:ilvl="0" w:tplc="2ACC49B6">
      <w:start w:val="1"/>
      <w:numFmt w:val="decimal"/>
      <w:lvlText w:val="%1."/>
      <w:lvlJc w:val="left"/>
      <w:pPr>
        <w:tabs>
          <w:tab w:val="num" w:pos="690"/>
        </w:tabs>
        <w:ind w:left="690" w:hanging="360"/>
      </w:pPr>
      <w:rPr>
        <w:rFonts w:hint="default"/>
      </w:rPr>
    </w:lvl>
    <w:lvl w:ilvl="1" w:tplc="04090019">
      <w:start w:val="1"/>
      <w:numFmt w:val="decimal"/>
      <w:lvlText w:val="%2."/>
      <w:lvlJc w:val="left"/>
      <w:pPr>
        <w:tabs>
          <w:tab w:val="num" w:pos="1770"/>
        </w:tabs>
        <w:ind w:left="1770" w:hanging="360"/>
      </w:pPr>
    </w:lvl>
    <w:lvl w:ilvl="2" w:tplc="0409001B">
      <w:start w:val="1"/>
      <w:numFmt w:val="decimal"/>
      <w:lvlText w:val="%3."/>
      <w:lvlJc w:val="left"/>
      <w:pPr>
        <w:tabs>
          <w:tab w:val="num" w:pos="2490"/>
        </w:tabs>
        <w:ind w:left="2490" w:hanging="360"/>
      </w:pPr>
    </w:lvl>
    <w:lvl w:ilvl="3" w:tplc="0409000F">
      <w:start w:val="1"/>
      <w:numFmt w:val="decimal"/>
      <w:lvlText w:val="%4."/>
      <w:lvlJc w:val="left"/>
      <w:pPr>
        <w:tabs>
          <w:tab w:val="num" w:pos="3210"/>
        </w:tabs>
        <w:ind w:left="3210" w:hanging="360"/>
      </w:pPr>
    </w:lvl>
    <w:lvl w:ilvl="4" w:tplc="04090019">
      <w:start w:val="1"/>
      <w:numFmt w:val="decimal"/>
      <w:lvlText w:val="%5."/>
      <w:lvlJc w:val="left"/>
      <w:pPr>
        <w:tabs>
          <w:tab w:val="num" w:pos="3930"/>
        </w:tabs>
        <w:ind w:left="3930" w:hanging="360"/>
      </w:pPr>
    </w:lvl>
    <w:lvl w:ilvl="5" w:tplc="0409001B">
      <w:start w:val="1"/>
      <w:numFmt w:val="decimal"/>
      <w:lvlText w:val="%6."/>
      <w:lvlJc w:val="left"/>
      <w:pPr>
        <w:tabs>
          <w:tab w:val="num" w:pos="4650"/>
        </w:tabs>
        <w:ind w:left="4650" w:hanging="360"/>
      </w:pPr>
    </w:lvl>
    <w:lvl w:ilvl="6" w:tplc="0409000F">
      <w:start w:val="1"/>
      <w:numFmt w:val="decimal"/>
      <w:lvlText w:val="%7."/>
      <w:lvlJc w:val="left"/>
      <w:pPr>
        <w:tabs>
          <w:tab w:val="num" w:pos="5370"/>
        </w:tabs>
        <w:ind w:left="5370" w:hanging="360"/>
      </w:pPr>
    </w:lvl>
    <w:lvl w:ilvl="7" w:tplc="04090019">
      <w:start w:val="1"/>
      <w:numFmt w:val="decimal"/>
      <w:lvlText w:val="%8."/>
      <w:lvlJc w:val="left"/>
      <w:pPr>
        <w:tabs>
          <w:tab w:val="num" w:pos="6090"/>
        </w:tabs>
        <w:ind w:left="6090" w:hanging="360"/>
      </w:pPr>
    </w:lvl>
    <w:lvl w:ilvl="8" w:tplc="0409001B">
      <w:start w:val="1"/>
      <w:numFmt w:val="decimal"/>
      <w:lvlText w:val="%9."/>
      <w:lvlJc w:val="left"/>
      <w:pPr>
        <w:tabs>
          <w:tab w:val="num" w:pos="6810"/>
        </w:tabs>
        <w:ind w:left="6810" w:hanging="360"/>
      </w:pPr>
    </w:lvl>
  </w:abstractNum>
  <w:abstractNum w:abstractNumId="16" w15:restartNumberingAfterBreak="0">
    <w:nsid w:val="125866B6"/>
    <w:multiLevelType w:val="hybridMultilevel"/>
    <w:tmpl w:val="331AB96C"/>
    <w:lvl w:ilvl="0" w:tplc="A6582F50">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7" w15:restartNumberingAfterBreak="0">
    <w:nsid w:val="14831740"/>
    <w:multiLevelType w:val="hybridMultilevel"/>
    <w:tmpl w:val="0EF41DF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42D1E2C"/>
    <w:multiLevelType w:val="hybridMultilevel"/>
    <w:tmpl w:val="606228EE"/>
    <w:lvl w:ilvl="0" w:tplc="B186DBE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A006D40"/>
    <w:multiLevelType w:val="hybridMultilevel"/>
    <w:tmpl w:val="1016A2D2"/>
    <w:lvl w:ilvl="0" w:tplc="00D4305A">
      <w:start w:val="23"/>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2B1505C9"/>
    <w:multiLevelType w:val="hybridMultilevel"/>
    <w:tmpl w:val="350A49DA"/>
    <w:lvl w:ilvl="0" w:tplc="05EEEB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324C3C82"/>
    <w:multiLevelType w:val="hybridMultilevel"/>
    <w:tmpl w:val="063809EC"/>
    <w:lvl w:ilvl="0" w:tplc="52340C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44D387C"/>
    <w:multiLevelType w:val="hybridMultilevel"/>
    <w:tmpl w:val="466A9D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5D4DC3"/>
    <w:multiLevelType w:val="hybridMultilevel"/>
    <w:tmpl w:val="A0DEF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F71EDE"/>
    <w:multiLevelType w:val="hybridMultilevel"/>
    <w:tmpl w:val="C3BA3D2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F853F6"/>
    <w:multiLevelType w:val="hybridMultilevel"/>
    <w:tmpl w:val="45C89C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8A4752"/>
    <w:multiLevelType w:val="hybridMultilevel"/>
    <w:tmpl w:val="7786EB40"/>
    <w:lvl w:ilvl="0" w:tplc="9438BBA6">
      <w:start w:val="1"/>
      <w:numFmt w:val="decimal"/>
      <w:lvlText w:val="%1)"/>
      <w:lvlJc w:val="left"/>
      <w:pPr>
        <w:tabs>
          <w:tab w:val="num" w:pos="360"/>
        </w:tabs>
        <w:ind w:left="360" w:hanging="360"/>
      </w:pPr>
    </w:lvl>
    <w:lvl w:ilvl="1" w:tplc="0E92729C">
      <w:start w:val="1"/>
      <w:numFmt w:val="none"/>
      <w:lvlText w:val="%2)"/>
      <w:lvlJc w:val="left"/>
      <w:pPr>
        <w:tabs>
          <w:tab w:val="num" w:pos="1440"/>
        </w:tabs>
        <w:ind w:left="1440" w:hanging="7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4F29139B"/>
    <w:multiLevelType w:val="hybridMultilevel"/>
    <w:tmpl w:val="B4E08882"/>
    <w:lvl w:ilvl="0" w:tplc="52340C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3703386"/>
    <w:multiLevelType w:val="hybridMultilevel"/>
    <w:tmpl w:val="87D46CD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75B003D"/>
    <w:multiLevelType w:val="hybridMultilevel"/>
    <w:tmpl w:val="DC82277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0" w15:restartNumberingAfterBreak="0">
    <w:nsid w:val="583063B9"/>
    <w:multiLevelType w:val="hybridMultilevel"/>
    <w:tmpl w:val="F82E7E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8A21787"/>
    <w:multiLevelType w:val="hybridMultilevel"/>
    <w:tmpl w:val="87D46CD6"/>
    <w:lvl w:ilvl="0" w:tplc="56069A60">
      <w:start w:val="1"/>
      <w:numFmt w:val="lowerLetter"/>
      <w:lvlText w:val="%1."/>
      <w:lvlJc w:val="left"/>
      <w:pPr>
        <w:tabs>
          <w:tab w:val="num" w:pos="720"/>
        </w:tabs>
        <w:ind w:left="720" w:hanging="360"/>
      </w:pPr>
      <w:rPr>
        <w:rFonts w:hint="default"/>
      </w:rPr>
    </w:lvl>
    <w:lvl w:ilvl="1" w:tplc="C6D2DE66">
      <w:start w:val="1"/>
      <w:numFmt w:val="bullet"/>
      <w:lvlText w:val=""/>
      <w:lvlJc w:val="left"/>
      <w:pPr>
        <w:tabs>
          <w:tab w:val="num" w:pos="1440"/>
        </w:tabs>
        <w:ind w:left="1440" w:hanging="360"/>
      </w:pPr>
      <w:rPr>
        <w:rFonts w:ascii="Wingdings" w:hAnsi="Wingdings" w:hint="default"/>
      </w:rPr>
    </w:lvl>
    <w:lvl w:ilvl="2" w:tplc="F044F154">
      <w:start w:val="5"/>
      <w:numFmt w:val="decimal"/>
      <w:lvlText w:val="%3."/>
      <w:lvlJc w:val="left"/>
      <w:pPr>
        <w:tabs>
          <w:tab w:val="num" w:pos="720"/>
        </w:tabs>
        <w:ind w:left="720" w:hanging="360"/>
      </w:pPr>
      <w:rPr>
        <w:rFonts w:hint="default"/>
      </w:rPr>
    </w:lvl>
    <w:lvl w:ilvl="3" w:tplc="C6D2DE66">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99D2969"/>
    <w:multiLevelType w:val="hybridMultilevel"/>
    <w:tmpl w:val="A4C47EFC"/>
    <w:lvl w:ilvl="0" w:tplc="7DD0283A">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E023A60"/>
    <w:multiLevelType w:val="hybridMultilevel"/>
    <w:tmpl w:val="51FA7D66"/>
    <w:lvl w:ilvl="0" w:tplc="6FEE87B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4" w15:restartNumberingAfterBreak="0">
    <w:nsid w:val="62076EF9"/>
    <w:multiLevelType w:val="hybridMultilevel"/>
    <w:tmpl w:val="132012C6"/>
    <w:lvl w:ilvl="0" w:tplc="EAB0221A">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35C03CC"/>
    <w:multiLevelType w:val="hybridMultilevel"/>
    <w:tmpl w:val="BBD09DBE"/>
    <w:lvl w:ilvl="0" w:tplc="5D22368A">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7933E5E"/>
    <w:multiLevelType w:val="hybridMultilevel"/>
    <w:tmpl w:val="B1349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D66663"/>
    <w:multiLevelType w:val="hybridMultilevel"/>
    <w:tmpl w:val="6BC4A3A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0A233D5"/>
    <w:multiLevelType w:val="hybridMultilevel"/>
    <w:tmpl w:val="807231BE"/>
    <w:lvl w:ilvl="0" w:tplc="2724E5F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551325"/>
    <w:multiLevelType w:val="hybridMultilevel"/>
    <w:tmpl w:val="3C3C4BCA"/>
    <w:lvl w:ilvl="0" w:tplc="FC943E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6F0304E"/>
    <w:multiLevelType w:val="hybridMultilevel"/>
    <w:tmpl w:val="9E7A3E3C"/>
    <w:lvl w:ilvl="0" w:tplc="C6D2DE66">
      <w:start w:val="1"/>
      <w:numFmt w:val="bullet"/>
      <w:lvlText w:val=""/>
      <w:lvlJc w:val="left"/>
      <w:pPr>
        <w:tabs>
          <w:tab w:val="num" w:pos="2190"/>
        </w:tabs>
        <w:ind w:left="2190" w:hanging="360"/>
      </w:pPr>
      <w:rPr>
        <w:rFonts w:ascii="Wingdings" w:hAnsi="Wingdings" w:hint="default"/>
      </w:rPr>
    </w:lvl>
    <w:lvl w:ilvl="1" w:tplc="04090003">
      <w:start w:val="1"/>
      <w:numFmt w:val="bullet"/>
      <w:lvlText w:val="o"/>
      <w:lvlJc w:val="left"/>
      <w:pPr>
        <w:tabs>
          <w:tab w:val="num" w:pos="2190"/>
        </w:tabs>
        <w:ind w:left="2190" w:hanging="360"/>
      </w:pPr>
      <w:rPr>
        <w:rFonts w:ascii="Courier New" w:hAnsi="Courier New" w:hint="default"/>
      </w:rPr>
    </w:lvl>
    <w:lvl w:ilvl="2" w:tplc="04090005" w:tentative="1">
      <w:start w:val="1"/>
      <w:numFmt w:val="bullet"/>
      <w:lvlText w:val=""/>
      <w:lvlJc w:val="left"/>
      <w:pPr>
        <w:tabs>
          <w:tab w:val="num" w:pos="2910"/>
        </w:tabs>
        <w:ind w:left="2910" w:hanging="360"/>
      </w:pPr>
      <w:rPr>
        <w:rFonts w:ascii="Wingdings" w:hAnsi="Wingdings" w:hint="default"/>
      </w:rPr>
    </w:lvl>
    <w:lvl w:ilvl="3" w:tplc="04090001" w:tentative="1">
      <w:start w:val="1"/>
      <w:numFmt w:val="bullet"/>
      <w:lvlText w:val=""/>
      <w:lvlJc w:val="left"/>
      <w:pPr>
        <w:tabs>
          <w:tab w:val="num" w:pos="3630"/>
        </w:tabs>
        <w:ind w:left="3630" w:hanging="360"/>
      </w:pPr>
      <w:rPr>
        <w:rFonts w:ascii="Symbol" w:hAnsi="Symbol" w:hint="default"/>
      </w:rPr>
    </w:lvl>
    <w:lvl w:ilvl="4" w:tplc="04090003" w:tentative="1">
      <w:start w:val="1"/>
      <w:numFmt w:val="bullet"/>
      <w:lvlText w:val="o"/>
      <w:lvlJc w:val="left"/>
      <w:pPr>
        <w:tabs>
          <w:tab w:val="num" w:pos="4350"/>
        </w:tabs>
        <w:ind w:left="4350" w:hanging="360"/>
      </w:pPr>
      <w:rPr>
        <w:rFonts w:ascii="Courier New" w:hAnsi="Courier New" w:hint="default"/>
      </w:rPr>
    </w:lvl>
    <w:lvl w:ilvl="5" w:tplc="04090005" w:tentative="1">
      <w:start w:val="1"/>
      <w:numFmt w:val="bullet"/>
      <w:lvlText w:val=""/>
      <w:lvlJc w:val="left"/>
      <w:pPr>
        <w:tabs>
          <w:tab w:val="num" w:pos="5070"/>
        </w:tabs>
        <w:ind w:left="5070" w:hanging="360"/>
      </w:pPr>
      <w:rPr>
        <w:rFonts w:ascii="Wingdings" w:hAnsi="Wingdings" w:hint="default"/>
      </w:rPr>
    </w:lvl>
    <w:lvl w:ilvl="6" w:tplc="04090001" w:tentative="1">
      <w:start w:val="1"/>
      <w:numFmt w:val="bullet"/>
      <w:lvlText w:val=""/>
      <w:lvlJc w:val="left"/>
      <w:pPr>
        <w:tabs>
          <w:tab w:val="num" w:pos="5790"/>
        </w:tabs>
        <w:ind w:left="5790" w:hanging="360"/>
      </w:pPr>
      <w:rPr>
        <w:rFonts w:ascii="Symbol" w:hAnsi="Symbol" w:hint="default"/>
      </w:rPr>
    </w:lvl>
    <w:lvl w:ilvl="7" w:tplc="04090003" w:tentative="1">
      <w:start w:val="1"/>
      <w:numFmt w:val="bullet"/>
      <w:lvlText w:val="o"/>
      <w:lvlJc w:val="left"/>
      <w:pPr>
        <w:tabs>
          <w:tab w:val="num" w:pos="6510"/>
        </w:tabs>
        <w:ind w:left="6510" w:hanging="360"/>
      </w:pPr>
      <w:rPr>
        <w:rFonts w:ascii="Courier New" w:hAnsi="Courier New" w:hint="default"/>
      </w:rPr>
    </w:lvl>
    <w:lvl w:ilvl="8" w:tplc="04090005" w:tentative="1">
      <w:start w:val="1"/>
      <w:numFmt w:val="bullet"/>
      <w:lvlText w:val=""/>
      <w:lvlJc w:val="left"/>
      <w:pPr>
        <w:tabs>
          <w:tab w:val="num" w:pos="7230"/>
        </w:tabs>
        <w:ind w:left="7230" w:hanging="360"/>
      </w:pPr>
      <w:rPr>
        <w:rFonts w:ascii="Wingdings" w:hAnsi="Wingdings" w:hint="default"/>
      </w:rPr>
    </w:lvl>
  </w:abstractNum>
  <w:abstractNum w:abstractNumId="41" w15:restartNumberingAfterBreak="0">
    <w:nsid w:val="77B07592"/>
    <w:multiLevelType w:val="hybridMultilevel"/>
    <w:tmpl w:val="623037B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7DE915A5"/>
    <w:multiLevelType w:val="hybridMultilevel"/>
    <w:tmpl w:val="9E7A3E3C"/>
    <w:lvl w:ilvl="0" w:tplc="C6D2DE66">
      <w:start w:val="1"/>
      <w:numFmt w:val="bullet"/>
      <w:lvlText w:val=""/>
      <w:lvlJc w:val="left"/>
      <w:pPr>
        <w:tabs>
          <w:tab w:val="num" w:pos="1080"/>
        </w:tabs>
        <w:ind w:left="1080" w:hanging="360"/>
      </w:pPr>
      <w:rPr>
        <w:rFonts w:ascii="Wingdings" w:hAnsi="Wingdings" w:hint="default"/>
      </w:rPr>
    </w:lvl>
    <w:lvl w:ilvl="1" w:tplc="0D140744">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84472883">
    <w:abstractNumId w:val="31"/>
  </w:num>
  <w:num w:numId="2" w16cid:durableId="1921601153">
    <w:abstractNumId w:val="28"/>
  </w:num>
  <w:num w:numId="3" w16cid:durableId="1992640030">
    <w:abstractNumId w:val="40"/>
  </w:num>
  <w:num w:numId="4" w16cid:durableId="1223447238">
    <w:abstractNumId w:val="42"/>
  </w:num>
  <w:num w:numId="5" w16cid:durableId="2100981823">
    <w:abstractNumId w:val="14"/>
  </w:num>
  <w:num w:numId="6" w16cid:durableId="1648121597">
    <w:abstractNumId w:val="12"/>
  </w:num>
  <w:num w:numId="7" w16cid:durableId="1285697598">
    <w:abstractNumId w:val="10"/>
  </w:num>
  <w:num w:numId="8" w16cid:durableId="15932275">
    <w:abstractNumId w:val="34"/>
  </w:num>
  <w:num w:numId="9" w16cid:durableId="450441068">
    <w:abstractNumId w:val="39"/>
  </w:num>
  <w:num w:numId="10" w16cid:durableId="1572886791">
    <w:abstractNumId w:val="15"/>
  </w:num>
  <w:num w:numId="11" w16cid:durableId="2130010486">
    <w:abstractNumId w:val="16"/>
  </w:num>
  <w:num w:numId="12" w16cid:durableId="1556627805">
    <w:abstractNumId w:val="33"/>
  </w:num>
  <w:num w:numId="13" w16cid:durableId="905722094">
    <w:abstractNumId w:val="38"/>
  </w:num>
  <w:num w:numId="14" w16cid:durableId="1509446344">
    <w:abstractNumId w:val="18"/>
  </w:num>
  <w:num w:numId="15" w16cid:durableId="1823304429">
    <w:abstractNumId w:val="35"/>
  </w:num>
  <w:num w:numId="16" w16cid:durableId="52045238">
    <w:abstractNumId w:val="26"/>
  </w:num>
  <w:num w:numId="17" w16cid:durableId="1276863922">
    <w:abstractNumId w:val="19"/>
  </w:num>
  <w:num w:numId="18" w16cid:durableId="1036663372">
    <w:abstractNumId w:val="19"/>
    <w:lvlOverride w:ilvl="0">
      <w:startOverride w:val="2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9747873">
    <w:abstractNumId w:val="27"/>
  </w:num>
  <w:num w:numId="20" w16cid:durableId="501896945">
    <w:abstractNumId w:val="21"/>
  </w:num>
  <w:num w:numId="21" w16cid:durableId="1457479879">
    <w:abstractNumId w:val="29"/>
  </w:num>
  <w:num w:numId="22" w16cid:durableId="619384944">
    <w:abstractNumId w:val="11"/>
  </w:num>
  <w:num w:numId="23" w16cid:durableId="2064057387">
    <w:abstractNumId w:val="20"/>
  </w:num>
  <w:num w:numId="24" w16cid:durableId="931429504">
    <w:abstractNumId w:val="32"/>
  </w:num>
  <w:num w:numId="25" w16cid:durableId="1691447037">
    <w:abstractNumId w:val="30"/>
  </w:num>
  <w:num w:numId="26" w16cid:durableId="1101803105">
    <w:abstractNumId w:val="23"/>
  </w:num>
  <w:num w:numId="27" w16cid:durableId="1438984602">
    <w:abstractNumId w:val="9"/>
  </w:num>
  <w:num w:numId="28" w16cid:durableId="365571598">
    <w:abstractNumId w:val="7"/>
  </w:num>
  <w:num w:numId="29" w16cid:durableId="1389838979">
    <w:abstractNumId w:val="6"/>
  </w:num>
  <w:num w:numId="30" w16cid:durableId="2011710408">
    <w:abstractNumId w:val="5"/>
  </w:num>
  <w:num w:numId="31" w16cid:durableId="1638949564">
    <w:abstractNumId w:val="4"/>
  </w:num>
  <w:num w:numId="32" w16cid:durableId="1808014111">
    <w:abstractNumId w:val="8"/>
  </w:num>
  <w:num w:numId="33" w16cid:durableId="44836954">
    <w:abstractNumId w:val="3"/>
  </w:num>
  <w:num w:numId="34" w16cid:durableId="894050912">
    <w:abstractNumId w:val="2"/>
  </w:num>
  <w:num w:numId="35" w16cid:durableId="1376462289">
    <w:abstractNumId w:val="1"/>
  </w:num>
  <w:num w:numId="36" w16cid:durableId="2079286325">
    <w:abstractNumId w:val="0"/>
  </w:num>
  <w:num w:numId="37" w16cid:durableId="1704750241">
    <w:abstractNumId w:val="25"/>
  </w:num>
  <w:num w:numId="38" w16cid:durableId="239145641">
    <w:abstractNumId w:val="13"/>
  </w:num>
  <w:num w:numId="39" w16cid:durableId="15543387">
    <w:abstractNumId w:val="24"/>
  </w:num>
  <w:num w:numId="40" w16cid:durableId="1840000114">
    <w:abstractNumId w:val="22"/>
  </w:num>
  <w:num w:numId="41" w16cid:durableId="1998457414">
    <w:abstractNumId w:val="41"/>
  </w:num>
  <w:num w:numId="42" w16cid:durableId="278025238">
    <w:abstractNumId w:val="17"/>
  </w:num>
  <w:num w:numId="43" w16cid:durableId="531771215">
    <w:abstractNumId w:val="37"/>
  </w:num>
  <w:num w:numId="44" w16cid:durableId="1383868647">
    <w:abstractNumId w:val="3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0819"/>
    <w:rsid w:val="00002A9C"/>
    <w:rsid w:val="000049D1"/>
    <w:rsid w:val="00025362"/>
    <w:rsid w:val="00051D6B"/>
    <w:rsid w:val="00052B78"/>
    <w:rsid w:val="000614D4"/>
    <w:rsid w:val="0008089E"/>
    <w:rsid w:val="000C2ADF"/>
    <w:rsid w:val="000C319F"/>
    <w:rsid w:val="000C5406"/>
    <w:rsid w:val="000D1022"/>
    <w:rsid w:val="000D3DB5"/>
    <w:rsid w:val="000E22FA"/>
    <w:rsid w:val="00127838"/>
    <w:rsid w:val="00150BCC"/>
    <w:rsid w:val="001554E7"/>
    <w:rsid w:val="0016224D"/>
    <w:rsid w:val="00163102"/>
    <w:rsid w:val="001634DD"/>
    <w:rsid w:val="0019182C"/>
    <w:rsid w:val="001D3235"/>
    <w:rsid w:val="00206BFC"/>
    <w:rsid w:val="00210361"/>
    <w:rsid w:val="002129BF"/>
    <w:rsid w:val="00221556"/>
    <w:rsid w:val="00224E5B"/>
    <w:rsid w:val="00254766"/>
    <w:rsid w:val="00255819"/>
    <w:rsid w:val="00285CF5"/>
    <w:rsid w:val="0028720F"/>
    <w:rsid w:val="002B5AEE"/>
    <w:rsid w:val="002C4969"/>
    <w:rsid w:val="002F2993"/>
    <w:rsid w:val="003030A3"/>
    <w:rsid w:val="00307D35"/>
    <w:rsid w:val="003303DA"/>
    <w:rsid w:val="00332437"/>
    <w:rsid w:val="00344616"/>
    <w:rsid w:val="00345067"/>
    <w:rsid w:val="0037006B"/>
    <w:rsid w:val="00371027"/>
    <w:rsid w:val="00396AA3"/>
    <w:rsid w:val="003A7588"/>
    <w:rsid w:val="003E2878"/>
    <w:rsid w:val="003F1018"/>
    <w:rsid w:val="0040607D"/>
    <w:rsid w:val="004370A4"/>
    <w:rsid w:val="00450880"/>
    <w:rsid w:val="00463908"/>
    <w:rsid w:val="00474033"/>
    <w:rsid w:val="004972ED"/>
    <w:rsid w:val="004A7139"/>
    <w:rsid w:val="004A7718"/>
    <w:rsid w:val="004D116C"/>
    <w:rsid w:val="004E4839"/>
    <w:rsid w:val="004E537C"/>
    <w:rsid w:val="004F4B9A"/>
    <w:rsid w:val="00503F84"/>
    <w:rsid w:val="005068BD"/>
    <w:rsid w:val="00507CFF"/>
    <w:rsid w:val="00512ED8"/>
    <w:rsid w:val="00555EC8"/>
    <w:rsid w:val="0056519B"/>
    <w:rsid w:val="0058634E"/>
    <w:rsid w:val="0059142C"/>
    <w:rsid w:val="005B27F1"/>
    <w:rsid w:val="005C2D41"/>
    <w:rsid w:val="005C487D"/>
    <w:rsid w:val="005E33BB"/>
    <w:rsid w:val="005E4B62"/>
    <w:rsid w:val="005F2B69"/>
    <w:rsid w:val="00601342"/>
    <w:rsid w:val="006179CF"/>
    <w:rsid w:val="006941BF"/>
    <w:rsid w:val="006C70F9"/>
    <w:rsid w:val="006D3F15"/>
    <w:rsid w:val="00700F64"/>
    <w:rsid w:val="00704969"/>
    <w:rsid w:val="00706438"/>
    <w:rsid w:val="00715A8E"/>
    <w:rsid w:val="007608B6"/>
    <w:rsid w:val="00777A22"/>
    <w:rsid w:val="00783ABD"/>
    <w:rsid w:val="00795E06"/>
    <w:rsid w:val="007B582D"/>
    <w:rsid w:val="007C338A"/>
    <w:rsid w:val="007D0671"/>
    <w:rsid w:val="007D62E4"/>
    <w:rsid w:val="007F7DBF"/>
    <w:rsid w:val="008201CC"/>
    <w:rsid w:val="00833A62"/>
    <w:rsid w:val="00836D85"/>
    <w:rsid w:val="00863041"/>
    <w:rsid w:val="008A26A0"/>
    <w:rsid w:val="008B6E51"/>
    <w:rsid w:val="008D1B5C"/>
    <w:rsid w:val="009074D9"/>
    <w:rsid w:val="00911F3E"/>
    <w:rsid w:val="00914588"/>
    <w:rsid w:val="00922F04"/>
    <w:rsid w:val="0094297A"/>
    <w:rsid w:val="00963FCE"/>
    <w:rsid w:val="00966694"/>
    <w:rsid w:val="009751F5"/>
    <w:rsid w:val="00977EC4"/>
    <w:rsid w:val="00982839"/>
    <w:rsid w:val="0099208C"/>
    <w:rsid w:val="009B10E3"/>
    <w:rsid w:val="00A06B78"/>
    <w:rsid w:val="00A11614"/>
    <w:rsid w:val="00A21EC7"/>
    <w:rsid w:val="00A24A10"/>
    <w:rsid w:val="00A62966"/>
    <w:rsid w:val="00A728D6"/>
    <w:rsid w:val="00A772C1"/>
    <w:rsid w:val="00A808CD"/>
    <w:rsid w:val="00A81A76"/>
    <w:rsid w:val="00A95FC1"/>
    <w:rsid w:val="00A96B5A"/>
    <w:rsid w:val="00AA6085"/>
    <w:rsid w:val="00AA6C2F"/>
    <w:rsid w:val="00AB3867"/>
    <w:rsid w:val="00AC310A"/>
    <w:rsid w:val="00AD204A"/>
    <w:rsid w:val="00AD6899"/>
    <w:rsid w:val="00AE16CC"/>
    <w:rsid w:val="00AE4D34"/>
    <w:rsid w:val="00B07235"/>
    <w:rsid w:val="00B16DDC"/>
    <w:rsid w:val="00B20090"/>
    <w:rsid w:val="00B27010"/>
    <w:rsid w:val="00B459D4"/>
    <w:rsid w:val="00B55333"/>
    <w:rsid w:val="00B6414E"/>
    <w:rsid w:val="00B641FA"/>
    <w:rsid w:val="00B73653"/>
    <w:rsid w:val="00BC3755"/>
    <w:rsid w:val="00BD2DAF"/>
    <w:rsid w:val="00BE2231"/>
    <w:rsid w:val="00C024A2"/>
    <w:rsid w:val="00C203DF"/>
    <w:rsid w:val="00C358D3"/>
    <w:rsid w:val="00C54143"/>
    <w:rsid w:val="00C718BF"/>
    <w:rsid w:val="00C85953"/>
    <w:rsid w:val="00C945B7"/>
    <w:rsid w:val="00C94732"/>
    <w:rsid w:val="00CA7195"/>
    <w:rsid w:val="00CB6289"/>
    <w:rsid w:val="00CC1E11"/>
    <w:rsid w:val="00CD456D"/>
    <w:rsid w:val="00CD5D93"/>
    <w:rsid w:val="00CE4C1B"/>
    <w:rsid w:val="00CF3C17"/>
    <w:rsid w:val="00D133FA"/>
    <w:rsid w:val="00D6721C"/>
    <w:rsid w:val="00DD4344"/>
    <w:rsid w:val="00DE00C6"/>
    <w:rsid w:val="00DE76D5"/>
    <w:rsid w:val="00DF3CFB"/>
    <w:rsid w:val="00E01D80"/>
    <w:rsid w:val="00E10B3C"/>
    <w:rsid w:val="00E27CD8"/>
    <w:rsid w:val="00E33508"/>
    <w:rsid w:val="00E44E80"/>
    <w:rsid w:val="00EA3394"/>
    <w:rsid w:val="00EC244F"/>
    <w:rsid w:val="00ED497C"/>
    <w:rsid w:val="00ED4C7E"/>
    <w:rsid w:val="00EF5E59"/>
    <w:rsid w:val="00F37935"/>
    <w:rsid w:val="00F46D4F"/>
    <w:rsid w:val="00F564FA"/>
    <w:rsid w:val="00F60574"/>
    <w:rsid w:val="00F664CC"/>
    <w:rsid w:val="00F6681E"/>
    <w:rsid w:val="00F73D6F"/>
    <w:rsid w:val="00F74F30"/>
    <w:rsid w:val="00FB423F"/>
    <w:rsid w:val="00FD521E"/>
    <w:rsid w:val="00FD5E79"/>
    <w:rsid w:val="00FF08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C6F1B"/>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D8"/>
    <w:pPr>
      <w:spacing w:before="120" w:after="100" w:afterAutospacing="1"/>
      <w:ind w:left="360"/>
      <w:pPrChange w:id="0" w:author="Bentley, Bernadette M. (EHS)" w:date="2026-09-25T20:02:00Z">
        <w:pPr/>
      </w:pPrChange>
    </w:pPr>
    <w:rPr>
      <w:rFonts w:ascii="Georgia" w:hAnsi="Georgia"/>
      <w:sz w:val="22"/>
      <w:szCs w:val="22"/>
      <w:lang w:bidi="ar-SA"/>
      <w:rPrChange w:id="0" w:author="Bentley, Bernadette M. (EHS)" w:date="2026-09-25T20:02:00Z">
        <w:rPr>
          <w:sz w:val="24"/>
          <w:szCs w:val="24"/>
          <w:lang w:val="en-US" w:eastAsia="en-US" w:bidi="ar-SA"/>
        </w:rPr>
      </w:rPrChange>
    </w:rPr>
  </w:style>
  <w:style w:type="paragraph" w:styleId="Heading1">
    <w:name w:val="heading 1"/>
    <w:basedOn w:val="BullsHeading"/>
    <w:next w:val="Normal"/>
    <w:link w:val="Heading1Char"/>
    <w:uiPriority w:val="9"/>
    <w:qFormat/>
    <w:rsid w:val="005B27F1"/>
    <w:pPr>
      <w:outlineLvl w:val="0"/>
      <w:pPrChange w:id="1" w:author="Bentley, Bernadette M. (EHS)" w:date="2026-09-25T20:02:00Z">
        <w:pPr>
          <w:keepNext/>
          <w:spacing w:before="120" w:after="100" w:afterAutospacing="1"/>
          <w:ind w:left="360"/>
          <w:jc w:val="center"/>
          <w:outlineLvl w:val="0"/>
        </w:pPr>
      </w:pPrChange>
    </w:pPr>
    <w:rPr>
      <w:rPrChange w:id="1" w:author="Bentley, Bernadette M. (EHS)" w:date="2026-09-25T20:02:00Z">
        <w:rPr>
          <w:rFonts w:ascii="Georgia" w:hAnsi="Georgia"/>
          <w:b/>
          <w:bCs/>
          <w:sz w:val="22"/>
          <w:szCs w:val="22"/>
          <w:u w:val="single"/>
          <w:lang w:val="en-US" w:eastAsia="en-US" w:bidi="ar-SA"/>
        </w:rPr>
      </w:rPrChange>
    </w:rPr>
  </w:style>
  <w:style w:type="paragraph" w:styleId="Heading2">
    <w:name w:val="heading 2"/>
    <w:basedOn w:val="Normal"/>
    <w:next w:val="Normal"/>
    <w:link w:val="Heading2Char"/>
    <w:uiPriority w:val="9"/>
    <w:unhideWhenUsed/>
    <w:qFormat/>
    <w:rsid w:val="00ED4C7E"/>
    <w:pPr>
      <w:spacing w:before="360" w:after="120" w:afterAutospacing="0"/>
      <w:ind w:right="274"/>
      <w:outlineLvl w:val="1"/>
      <w:pPrChange w:id="2" w:author="Bentley, Bernadette M. (EHS)" w:date="2026-09-25T20:02:00Z">
        <w:pPr>
          <w:keepNext/>
          <w:spacing w:before="120" w:after="100" w:afterAutospacing="1"/>
          <w:ind w:left="1440"/>
          <w:outlineLvl w:val="1"/>
        </w:pPr>
      </w:pPrChange>
    </w:pPr>
    <w:rPr>
      <w:b/>
      <w:color w:val="1F497D" w:themeColor="text2"/>
      <w:sz w:val="24"/>
      <w:szCs w:val="24"/>
      <w:rPrChange w:id="2" w:author="Bentley, Bernadette M. (EHS)" w:date="2026-09-25T20:02:00Z">
        <w:rPr>
          <w:rFonts w:ascii="Arial" w:hAnsi="Arial"/>
          <w:b/>
          <w:bCs/>
          <w:sz w:val="22"/>
          <w:szCs w:val="22"/>
          <w:lang w:val="en-US" w:eastAsia="en-US" w:bidi="ar-SA"/>
        </w:rPr>
      </w:rPrChange>
    </w:rPr>
  </w:style>
  <w:style w:type="paragraph" w:styleId="Heading3">
    <w:name w:val="heading 3"/>
    <w:basedOn w:val="Normal"/>
    <w:next w:val="Normal"/>
    <w:link w:val="Heading3Char"/>
    <w:uiPriority w:val="9"/>
    <w:unhideWhenUsed/>
    <w:qFormat/>
    <w:rsid w:val="00ED4C7E"/>
    <w:pPr>
      <w:spacing w:before="240" w:after="120" w:afterAutospacing="0"/>
      <w:ind w:right="274"/>
      <w:outlineLvl w:val="2"/>
      <w:pPrChange w:id="3" w:author="Bentley, Bernadette M. (EHS)" w:date="2026-09-25T20:02:00Z">
        <w:pPr>
          <w:keepNext/>
          <w:spacing w:before="120" w:after="100" w:afterAutospacing="1"/>
          <w:ind w:left="360"/>
          <w:jc w:val="both"/>
          <w:outlineLvl w:val="2"/>
        </w:pPr>
      </w:pPrChange>
    </w:pPr>
    <w:rPr>
      <w:b/>
      <w:rPrChange w:id="3" w:author="Bentley, Bernadette M. (EHS)" w:date="2026-09-25T20:02:00Z">
        <w:rPr>
          <w:rFonts w:ascii="Arial" w:hAnsi="Arial" w:cs="Arial"/>
          <w:b/>
          <w:bCs/>
          <w:sz w:val="22"/>
          <w:szCs w:val="22"/>
          <w:lang w:val="en-US" w:eastAsia="en-US" w:bidi="ar-SA"/>
        </w:rPr>
      </w:rPrChange>
    </w:rPr>
  </w:style>
  <w:style w:type="paragraph" w:styleId="Heading4">
    <w:name w:val="heading 4"/>
    <w:basedOn w:val="Normal"/>
    <w:next w:val="Normal"/>
    <w:link w:val="Heading4Char"/>
    <w:uiPriority w:val="9"/>
    <w:unhideWhenUsed/>
    <w:qFormat/>
    <w:rsid w:val="005B27F1"/>
    <w:pPr>
      <w:keepNext/>
      <w:keepLines/>
      <w:spacing w:before="200"/>
      <w:outlineLvl w:val="3"/>
      <w:pPrChange w:id="4" w:author="Bentley, Bernadette M. (EHS)" w:date="2026-09-25T20:02:00Z">
        <w:pPr>
          <w:keepNext/>
          <w:spacing w:before="120" w:after="100" w:afterAutospacing="1"/>
          <w:ind w:left="360"/>
          <w:outlineLvl w:val="3"/>
        </w:pPr>
      </w:pPrChange>
    </w:pPr>
    <w:rPr>
      <w:rFonts w:eastAsiaTheme="majorEastAsia" w:cstheme="majorBidi"/>
      <w:b/>
      <w:bCs/>
      <w:i/>
      <w:iCs/>
      <w:rPrChange w:id="4" w:author="Bentley, Bernadette M. (EHS)" w:date="2026-09-25T20:02:00Z">
        <w:rPr>
          <w:rFonts w:ascii="Arial" w:hAnsi="Arial" w:cs="Arial"/>
          <w:b/>
          <w:bCs/>
          <w:sz w:val="22"/>
          <w:szCs w:val="22"/>
          <w:lang w:val="en-US" w:eastAsia="en-US" w:bidi="ar-SA"/>
        </w:rPr>
      </w:rPrChange>
    </w:rPr>
  </w:style>
  <w:style w:type="paragraph" w:styleId="Heading5">
    <w:name w:val="heading 5"/>
    <w:basedOn w:val="Normal"/>
    <w:next w:val="Normal"/>
    <w:qFormat/>
    <w:pPr>
      <w:keepNext/>
      <w:widowControl w:val="0"/>
      <w:autoSpaceDE w:val="0"/>
      <w:autoSpaceDN w:val="0"/>
      <w:adjustRightInd w:val="0"/>
      <w:spacing w:line="273" w:lineRule="exact"/>
      <w:ind w:left="1142" w:firstLine="298"/>
      <w:jc w:val="both"/>
      <w:outlineLvl w:val="4"/>
    </w:pPr>
    <w:rPr>
      <w:rFonts w:ascii="Arial" w:hAnsi="Arial" w:cs="Arial"/>
      <w:sz w:val="28"/>
      <w:szCs w:val="28"/>
    </w:rPr>
  </w:style>
  <w:style w:type="paragraph" w:styleId="Heading6">
    <w:name w:val="heading 6"/>
    <w:basedOn w:val="Normal"/>
    <w:next w:val="Normal"/>
    <w:qFormat/>
    <w:pPr>
      <w:keepNext/>
      <w:jc w:val="center"/>
      <w:outlineLvl w:val="5"/>
    </w:pPr>
    <w:rPr>
      <w:rFonts w:ascii="Arial" w:hAnsi="Arial" w:cs="Arial"/>
      <w:b/>
      <w:bCs/>
      <w:sz w:val="28"/>
      <w:szCs w:val="28"/>
    </w:rPr>
  </w:style>
  <w:style w:type="paragraph" w:styleId="Heading7">
    <w:name w:val="heading 7"/>
    <w:basedOn w:val="Normal"/>
    <w:next w:val="Normal"/>
    <w:qFormat/>
    <w:pPr>
      <w:keepNext/>
      <w:widowControl w:val="0"/>
      <w:autoSpaceDE w:val="0"/>
      <w:autoSpaceDN w:val="0"/>
      <w:adjustRightInd w:val="0"/>
      <w:jc w:val="center"/>
      <w:outlineLvl w:val="6"/>
    </w:pPr>
    <w:rPr>
      <w:rFonts w:ascii="Arial" w:hAnsi="Arial" w:cs="Arial"/>
      <w:sz w:val="28"/>
      <w:szCs w:val="28"/>
    </w:rPr>
  </w:style>
  <w:style w:type="paragraph" w:styleId="Heading8">
    <w:name w:val="heading 8"/>
    <w:basedOn w:val="Normal"/>
    <w:next w:val="Normal"/>
    <w:qFormat/>
    <w:pPr>
      <w:keepNext/>
      <w:widowControl w:val="0"/>
      <w:autoSpaceDE w:val="0"/>
      <w:autoSpaceDN w:val="0"/>
      <w:adjustRightInd w:val="0"/>
      <w:spacing w:line="278" w:lineRule="exact"/>
      <w:jc w:val="right"/>
      <w:outlineLvl w:val="7"/>
    </w:pPr>
    <w:rPr>
      <w:rFonts w:ascii="Arial" w:hAnsi="Arial" w:cs="Arial"/>
      <w:b/>
      <w:bCs/>
      <w:szCs w:val="28"/>
    </w:rPr>
  </w:style>
  <w:style w:type="paragraph" w:styleId="Heading9">
    <w:name w:val="heading 9"/>
    <w:basedOn w:val="Normal"/>
    <w:next w:val="Normal"/>
    <w:qFormat/>
    <w:pPr>
      <w:keepNext/>
      <w:widowControl w:val="0"/>
      <w:autoSpaceDE w:val="0"/>
      <w:autoSpaceDN w:val="0"/>
      <w:adjustRightInd w:val="0"/>
      <w:spacing w:line="273" w:lineRule="exact"/>
      <w:jc w:val="both"/>
      <w:outlineLvl w:val="8"/>
    </w:pPr>
    <w:rPr>
      <w:rFonts w:ascii="Arial" w:hAnsi="Arial" w:cs="Arial"/>
      <w:b/>
      <w:bCs/>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F664CC"/>
    <w:rPr>
      <w:color w:val="0000FF" w:themeColor="hyperlink"/>
      <w:u w:val="single"/>
      <w:rPrChange w:id="5" w:author="Bentley, Bernadette M. (EHS)" w:date="2026-09-25T20:02:00Z">
        <w:rPr>
          <w:color w:val="0000FF"/>
          <w:u w:val="single"/>
        </w:rPr>
      </w:rPrChange>
    </w:rPr>
  </w:style>
  <w:style w:type="paragraph" w:styleId="BodyText3">
    <w:name w:val="Body Text 3"/>
    <w:basedOn w:val="Normal"/>
    <w:link w:val="BodyText3Char"/>
    <w:uiPriority w:val="99"/>
    <w:unhideWhenUsed/>
    <w:rsid w:val="00C024A2"/>
    <w:pPr>
      <w:spacing w:after="120"/>
      <w:pPrChange w:id="6" w:author="Bentley, Bernadette M. (EHS)" w:date="2026-09-25T20:02:00Z">
        <w:pPr>
          <w:spacing w:before="120" w:after="100" w:afterAutospacing="1"/>
          <w:ind w:left="360"/>
          <w:jc w:val="both"/>
        </w:pPr>
      </w:pPrChange>
    </w:pPr>
    <w:rPr>
      <w:sz w:val="16"/>
      <w:szCs w:val="16"/>
      <w:rPrChange w:id="6" w:author="Bentley, Bernadette M. (EHS)" w:date="2026-09-25T20:02:00Z">
        <w:rPr>
          <w:rFonts w:ascii="Arial" w:hAnsi="Arial" w:cs="Arial"/>
          <w:sz w:val="22"/>
          <w:szCs w:val="22"/>
          <w:lang w:val="en-US" w:eastAsia="en-US" w:bidi="ar-SA"/>
        </w:rPr>
      </w:rPrChange>
    </w:rPr>
  </w:style>
  <w:style w:type="paragraph" w:styleId="BodyText">
    <w:name w:val="Body Text"/>
    <w:basedOn w:val="Normal"/>
    <w:link w:val="BodyTextChar"/>
    <w:uiPriority w:val="99"/>
    <w:unhideWhenUsed/>
    <w:rsid w:val="00F664CC"/>
    <w:pPr>
      <w:spacing w:before="360" w:after="360"/>
      <w:ind w:left="720"/>
      <w:pPrChange w:id="7" w:author="Bentley, Bernadette M. (EHS)" w:date="2026-09-25T20:02:00Z">
        <w:pPr>
          <w:spacing w:before="120" w:after="100" w:afterAutospacing="1"/>
          <w:ind w:left="360"/>
        </w:pPr>
      </w:pPrChange>
    </w:pPr>
    <w:rPr>
      <w:sz w:val="20"/>
      <w:szCs w:val="20"/>
      <w:lang w:bidi="hi-IN"/>
      <w:rPrChange w:id="7" w:author="Bentley, Bernadette M. (EHS)" w:date="2026-09-25T20:02:00Z">
        <w:rPr>
          <w:rFonts w:ascii="Georgia" w:hAnsi="Georgia"/>
          <w:b/>
          <w:bCs/>
          <w:sz w:val="22"/>
          <w:szCs w:val="22"/>
          <w:lang w:val="en-US" w:eastAsia="en-US" w:bidi="ar-SA"/>
        </w:rPr>
      </w:rPrChange>
    </w:rPr>
  </w:style>
  <w:style w:type="paragraph" w:styleId="Header">
    <w:name w:val="header"/>
    <w:basedOn w:val="Normal"/>
    <w:link w:val="HeaderChar"/>
    <w:pPr>
      <w:tabs>
        <w:tab w:val="center" w:pos="4320"/>
        <w:tab w:val="right" w:pos="8640"/>
      </w:tabs>
    </w:pPr>
  </w:style>
  <w:style w:type="paragraph" w:styleId="BodyText2">
    <w:name w:val="Body Text 2"/>
    <w:basedOn w:val="Normal"/>
    <w:link w:val="BodyText2Char"/>
    <w:uiPriority w:val="99"/>
    <w:unhideWhenUsed/>
    <w:rsid w:val="00C024A2"/>
    <w:pPr>
      <w:spacing w:after="120" w:line="480" w:lineRule="auto"/>
      <w:pPrChange w:id="8" w:author="Bentley, Bernadette M. (EHS)" w:date="2026-09-25T20:02:00Z">
        <w:pPr>
          <w:spacing w:before="120" w:after="100" w:afterAutospacing="1"/>
          <w:ind w:left="360"/>
          <w:jc w:val="both"/>
        </w:pPr>
      </w:pPrChange>
    </w:pPr>
    <w:rPr>
      <w:rPrChange w:id="8" w:author="Bentley, Bernadette M. (EHS)" w:date="2026-09-25T20:02:00Z">
        <w:rPr>
          <w:rFonts w:ascii="Arial" w:hAnsi="Arial" w:cs="Arial"/>
          <w:sz w:val="22"/>
          <w:szCs w:val="22"/>
          <w:u w:val="single"/>
          <w:lang w:val="en-US" w:eastAsia="en-US" w:bidi="ar-SA"/>
        </w:rPr>
      </w:rPrChange>
    </w:rPr>
  </w:style>
  <w:style w:type="paragraph" w:styleId="Title">
    <w:name w:val="Title"/>
    <w:basedOn w:val="Normal"/>
    <w:next w:val="Normal"/>
    <w:link w:val="TitleChar"/>
    <w:uiPriority w:val="10"/>
    <w:qFormat/>
    <w:rsid w:val="00C024A2"/>
    <w:pPr>
      <w:pBdr>
        <w:bottom w:val="single" w:sz="8" w:space="4" w:color="4F81BD" w:themeColor="accent1"/>
      </w:pBdr>
      <w:spacing w:after="300"/>
      <w:contextualSpacing/>
      <w:pPrChange w:id="9" w:author="Bentley, Bernadette M. (EHS)" w:date="2026-09-25T20:02:00Z">
        <w:pPr>
          <w:spacing w:before="120" w:after="100" w:afterAutospacing="1"/>
          <w:ind w:left="360"/>
          <w:jc w:val="center"/>
        </w:pPr>
      </w:pPrChange>
    </w:pPr>
    <w:rPr>
      <w:rFonts w:asciiTheme="majorHAnsi" w:eastAsiaTheme="majorEastAsia" w:hAnsiTheme="majorHAnsi" w:cstheme="majorBidi"/>
      <w:color w:val="17365D" w:themeColor="text2" w:themeShade="BF"/>
      <w:spacing w:val="5"/>
      <w:kern w:val="28"/>
      <w:sz w:val="52"/>
      <w:szCs w:val="52"/>
      <w:rPrChange w:id="9" w:author="Bentley, Bernadette M. (EHS)" w:date="2026-09-25T20:02:00Z">
        <w:rPr>
          <w:rFonts w:ascii="Arial" w:hAnsi="Arial" w:cs="Arial"/>
          <w:b/>
          <w:bCs/>
          <w:sz w:val="28"/>
          <w:szCs w:val="22"/>
          <w:lang w:val="en-US" w:eastAsia="en-US" w:bidi="ar-SA"/>
        </w:rPr>
      </w:rPrChange>
    </w:rPr>
  </w:style>
  <w:style w:type="paragraph" w:styleId="BodyTextIndent2">
    <w:name w:val="Body Text Indent 2"/>
    <w:basedOn w:val="Normal"/>
    <w:semiHidden/>
    <w:pPr>
      <w:ind w:left="-325" w:firstLine="26"/>
      <w:jc w:val="both"/>
    </w:pPr>
    <w:rPr>
      <w:rFonts w:ascii="Arial" w:hAnsi="Arial" w:cs="Arial"/>
    </w:rPr>
  </w:style>
  <w:style w:type="paragraph" w:styleId="BodyTextIndent">
    <w:name w:val="Body Text Indent"/>
    <w:basedOn w:val="Normal"/>
    <w:link w:val="BodyTextIndentChar"/>
    <w:uiPriority w:val="99"/>
    <w:unhideWhenUsed/>
    <w:qFormat/>
    <w:rsid w:val="008B6E51"/>
    <w:pPr>
      <w:pPrChange w:id="10" w:author="Bentley, Bernadette M. (EHS)" w:date="2026-09-25T20:02:00Z">
        <w:pPr>
          <w:widowControl w:val="0"/>
          <w:tabs>
            <w:tab w:val="left" w:pos="489"/>
            <w:tab w:val="left" w:pos="540"/>
          </w:tabs>
          <w:autoSpaceDE w:val="0"/>
          <w:autoSpaceDN w:val="0"/>
          <w:adjustRightInd w:val="0"/>
          <w:spacing w:before="120" w:after="100" w:afterAutospacing="1" w:line="273" w:lineRule="exact"/>
          <w:ind w:left="489"/>
          <w:jc w:val="both"/>
        </w:pPr>
      </w:pPrChange>
    </w:pPr>
    <w:rPr>
      <w:rPrChange w:id="10" w:author="Bentley, Bernadette M. (EHS)" w:date="2026-09-25T20:02:00Z">
        <w:rPr>
          <w:rFonts w:ascii="Arial" w:hAnsi="Arial" w:cs="Arial"/>
          <w:sz w:val="28"/>
          <w:szCs w:val="28"/>
          <w:lang w:val="en-US" w:eastAsia="en-US" w:bidi="ar-SA"/>
        </w:rPr>
      </w:rPrChange>
    </w:rPr>
  </w:style>
  <w:style w:type="paragraph" w:styleId="BodyTextIndent3">
    <w:name w:val="Body Text Indent 3"/>
    <w:basedOn w:val="Normal"/>
    <w:semiHidden/>
    <w:pPr>
      <w:widowControl w:val="0"/>
      <w:autoSpaceDE w:val="0"/>
      <w:autoSpaceDN w:val="0"/>
      <w:adjustRightInd w:val="0"/>
      <w:spacing w:line="254" w:lineRule="exact"/>
      <w:ind w:left="9"/>
      <w:jc w:val="both"/>
    </w:pPr>
    <w:rPr>
      <w:rFonts w:ascii="Arial" w:hAnsi="Arial" w:cs="Arial"/>
      <w:sz w:val="28"/>
      <w:szCs w:val="28"/>
    </w:rPr>
  </w:style>
  <w:style w:type="paragraph" w:styleId="Caption">
    <w:name w:val="caption"/>
    <w:basedOn w:val="Normal"/>
    <w:next w:val="Normal"/>
    <w:qFormat/>
    <w:pPr>
      <w:jc w:val="right"/>
    </w:pPr>
    <w:rPr>
      <w:b/>
      <w:bCs/>
      <w:sz w:val="28"/>
      <w:szCs w:val="28"/>
    </w:rPr>
  </w:style>
  <w:style w:type="paragraph" w:styleId="BalloonText">
    <w:name w:val="Balloon Text"/>
    <w:basedOn w:val="Normal"/>
    <w:link w:val="BalloonTextChar"/>
    <w:uiPriority w:val="99"/>
    <w:semiHidden/>
    <w:unhideWhenUsed/>
    <w:rsid w:val="00C203DF"/>
    <w:rPr>
      <w:rFonts w:ascii="Tahoma" w:hAnsi="Tahoma" w:cs="Tahoma"/>
      <w:sz w:val="16"/>
      <w:szCs w:val="16"/>
    </w:rPr>
  </w:style>
  <w:style w:type="character" w:customStyle="1" w:styleId="BalloonTextChar">
    <w:name w:val="Balloon Text Char"/>
    <w:basedOn w:val="DefaultParagraphFont"/>
    <w:link w:val="BalloonText"/>
    <w:uiPriority w:val="99"/>
    <w:semiHidden/>
    <w:rsid w:val="00C203DF"/>
    <w:rPr>
      <w:rFonts w:ascii="Tahoma" w:hAnsi="Tahoma" w:cs="Tahoma"/>
      <w:sz w:val="16"/>
      <w:szCs w:val="16"/>
      <w:lang w:bidi="ar-SA"/>
    </w:rPr>
  </w:style>
  <w:style w:type="paragraph" w:styleId="ListParagraph">
    <w:name w:val="List Paragraph"/>
    <w:basedOn w:val="Normal"/>
    <w:uiPriority w:val="34"/>
    <w:qFormat/>
    <w:rsid w:val="00396AA3"/>
    <w:pPr>
      <w:ind w:left="720"/>
      <w:contextualSpacing/>
    </w:pPr>
  </w:style>
  <w:style w:type="paragraph" w:styleId="Footer">
    <w:name w:val="footer"/>
    <w:basedOn w:val="Normal"/>
    <w:link w:val="FooterChar"/>
    <w:uiPriority w:val="99"/>
    <w:unhideWhenUsed/>
    <w:qFormat/>
    <w:rsid w:val="00A96B5A"/>
    <w:pPr>
      <w:tabs>
        <w:tab w:val="center" w:pos="4680"/>
        <w:tab w:val="right" w:pos="9360"/>
      </w:tabs>
    </w:pPr>
  </w:style>
  <w:style w:type="character" w:customStyle="1" w:styleId="FooterChar">
    <w:name w:val="Footer Char"/>
    <w:basedOn w:val="DefaultParagraphFont"/>
    <w:link w:val="Footer"/>
    <w:uiPriority w:val="99"/>
    <w:rsid w:val="00A96B5A"/>
    <w:rPr>
      <w:sz w:val="24"/>
      <w:szCs w:val="24"/>
      <w:lang w:bidi="ar-SA"/>
    </w:rPr>
  </w:style>
  <w:style w:type="paragraph" w:customStyle="1" w:styleId="Default">
    <w:name w:val="Default"/>
    <w:rsid w:val="00977EC4"/>
    <w:pPr>
      <w:autoSpaceDE w:val="0"/>
      <w:autoSpaceDN w:val="0"/>
      <w:adjustRightInd w:val="0"/>
    </w:pPr>
    <w:rPr>
      <w:rFonts w:ascii="Arial" w:hAnsi="Arial" w:cs="Arial"/>
      <w:color w:val="000000"/>
      <w:sz w:val="24"/>
      <w:szCs w:val="24"/>
    </w:rPr>
  </w:style>
  <w:style w:type="character" w:customStyle="1" w:styleId="TitleChar">
    <w:name w:val="Title Char"/>
    <w:basedOn w:val="DefaultParagraphFont"/>
    <w:link w:val="Title"/>
    <w:uiPriority w:val="10"/>
    <w:rsid w:val="000614D4"/>
    <w:rPr>
      <w:rFonts w:asciiTheme="majorHAnsi" w:eastAsiaTheme="majorEastAsia" w:hAnsiTheme="majorHAnsi" w:cstheme="majorBidi"/>
      <w:color w:val="17365D" w:themeColor="text2" w:themeShade="BF"/>
      <w:spacing w:val="5"/>
      <w:kern w:val="28"/>
      <w:sz w:val="52"/>
      <w:szCs w:val="52"/>
      <w:lang w:bidi="ar-SA"/>
    </w:rPr>
  </w:style>
  <w:style w:type="character" w:customStyle="1" w:styleId="HeaderChar">
    <w:name w:val="Header Char"/>
    <w:basedOn w:val="DefaultParagraphFont"/>
    <w:link w:val="Header"/>
    <w:rsid w:val="000614D4"/>
    <w:rPr>
      <w:sz w:val="24"/>
      <w:szCs w:val="24"/>
      <w:lang w:bidi="ar-SA"/>
    </w:rPr>
  </w:style>
  <w:style w:type="character" w:customStyle="1" w:styleId="Heading1Char">
    <w:name w:val="Heading 1 Char"/>
    <w:basedOn w:val="DefaultParagraphFont"/>
    <w:link w:val="Heading1"/>
    <w:uiPriority w:val="9"/>
    <w:rsid w:val="000614D4"/>
    <w:rPr>
      <w:rFonts w:ascii="Georgia" w:hAnsi="Georgia"/>
      <w:b/>
      <w:color w:val="1F497D" w:themeColor="text2"/>
      <w:sz w:val="24"/>
      <w:szCs w:val="24"/>
      <w:lang w:bidi="ar-SA"/>
    </w:rPr>
  </w:style>
  <w:style w:type="character" w:customStyle="1" w:styleId="Heading2Char">
    <w:name w:val="Heading 2 Char"/>
    <w:basedOn w:val="DefaultParagraphFont"/>
    <w:link w:val="Heading2"/>
    <w:uiPriority w:val="9"/>
    <w:rsid w:val="000614D4"/>
    <w:rPr>
      <w:rFonts w:ascii="Georgia" w:hAnsi="Georgia"/>
      <w:b/>
      <w:color w:val="1F497D" w:themeColor="text2"/>
      <w:sz w:val="24"/>
      <w:szCs w:val="24"/>
      <w:lang w:bidi="ar-SA"/>
    </w:rPr>
  </w:style>
  <w:style w:type="character" w:customStyle="1" w:styleId="BodyTextChar">
    <w:name w:val="Body Text Char"/>
    <w:basedOn w:val="DefaultParagraphFont"/>
    <w:link w:val="BodyText"/>
    <w:uiPriority w:val="99"/>
    <w:rsid w:val="000614D4"/>
    <w:rPr>
      <w:rFonts w:ascii="Georgia" w:eastAsia="Times New Roman" w:hAnsi="Georgia" w:cs="Times New Roman"/>
    </w:rPr>
  </w:style>
  <w:style w:type="character" w:customStyle="1" w:styleId="Heading3Char">
    <w:name w:val="Heading 3 Char"/>
    <w:basedOn w:val="DefaultParagraphFont"/>
    <w:link w:val="Heading3"/>
    <w:uiPriority w:val="9"/>
    <w:rsid w:val="000614D4"/>
    <w:rPr>
      <w:rFonts w:ascii="Georgia" w:hAnsi="Georgia"/>
      <w:b/>
      <w:sz w:val="22"/>
      <w:szCs w:val="22"/>
      <w:lang w:bidi="ar-SA"/>
    </w:rPr>
  </w:style>
  <w:style w:type="character" w:customStyle="1" w:styleId="BodyText2Char">
    <w:name w:val="Body Text 2 Char"/>
    <w:basedOn w:val="DefaultParagraphFont"/>
    <w:link w:val="BodyText2"/>
    <w:uiPriority w:val="99"/>
    <w:rsid w:val="000614D4"/>
    <w:rPr>
      <w:rFonts w:ascii="Georgia" w:hAnsi="Georgia"/>
      <w:sz w:val="22"/>
      <w:szCs w:val="22"/>
      <w:lang w:bidi="ar-SA"/>
    </w:rPr>
  </w:style>
  <w:style w:type="character" w:customStyle="1" w:styleId="BodyText3Char">
    <w:name w:val="Body Text 3 Char"/>
    <w:basedOn w:val="DefaultParagraphFont"/>
    <w:link w:val="BodyText3"/>
    <w:uiPriority w:val="99"/>
    <w:rsid w:val="000614D4"/>
    <w:rPr>
      <w:rFonts w:ascii="Georgia" w:hAnsi="Georgia"/>
      <w:sz w:val="16"/>
      <w:szCs w:val="16"/>
      <w:lang w:bidi="ar-SA"/>
    </w:rPr>
  </w:style>
  <w:style w:type="paragraph" w:styleId="BodyTextFirstIndent">
    <w:name w:val="Body Text First Indent"/>
    <w:basedOn w:val="BodyText"/>
    <w:link w:val="BodyTextFirstIndentChar"/>
    <w:uiPriority w:val="99"/>
    <w:unhideWhenUsed/>
    <w:rsid w:val="00C024A2"/>
    <w:pPr>
      <w:spacing w:before="0" w:after="0"/>
      <w:ind w:left="0" w:firstLine="360"/>
      <w:pPrChange w:id="11" w:author="Bentley, Bernadette M. (EHS)" w:date="2026-09-25T20:02:00Z">
        <w:pPr>
          <w:spacing w:before="360" w:after="360" w:afterAutospacing="1"/>
          <w:ind w:left="720" w:firstLine="360"/>
        </w:pPr>
      </w:pPrChange>
    </w:pPr>
    <w:rPr>
      <w:rFonts w:ascii="Times New Roman" w:hAnsi="Times New Roman"/>
      <w:lang w:bidi="ar-SA"/>
      <w:rPrChange w:id="11" w:author="Bentley, Bernadette M. (EHS)" w:date="2026-09-25T20:02:00Z">
        <w:rPr>
          <w:rFonts w:ascii="Georgia" w:hAnsi="Georgia"/>
          <w:b/>
          <w:bCs/>
          <w:lang w:val="en-US" w:eastAsia="en-US" w:bidi="hi-IN"/>
        </w:rPr>
      </w:rPrChange>
    </w:rPr>
  </w:style>
  <w:style w:type="character" w:customStyle="1" w:styleId="BodyTextChar1">
    <w:name w:val="Body Text Char1"/>
    <w:basedOn w:val="DefaultParagraphFont"/>
    <w:uiPriority w:val="99"/>
    <w:rsid w:val="000614D4"/>
    <w:rPr>
      <w:b/>
      <w:bCs/>
      <w:sz w:val="24"/>
      <w:szCs w:val="24"/>
      <w:lang w:bidi="ar-SA"/>
    </w:rPr>
  </w:style>
  <w:style w:type="character" w:customStyle="1" w:styleId="BodyTextFirstIndentChar">
    <w:name w:val="Body Text First Indent Char"/>
    <w:basedOn w:val="BodyTextChar1"/>
    <w:link w:val="BodyTextFirstIndent"/>
    <w:uiPriority w:val="99"/>
    <w:rsid w:val="000614D4"/>
    <w:rPr>
      <w:b w:val="0"/>
      <w:bCs w:val="0"/>
      <w:sz w:val="24"/>
      <w:szCs w:val="24"/>
      <w:lang w:bidi="ar-SA"/>
    </w:rPr>
  </w:style>
  <w:style w:type="character" w:customStyle="1" w:styleId="BodyTextIndentChar">
    <w:name w:val="Body Text Indent Char"/>
    <w:basedOn w:val="DefaultParagraphFont"/>
    <w:link w:val="BodyTextIndent"/>
    <w:uiPriority w:val="99"/>
    <w:rsid w:val="000614D4"/>
    <w:rPr>
      <w:rFonts w:ascii="Georgia" w:hAnsi="Georgia"/>
      <w:sz w:val="22"/>
      <w:szCs w:val="22"/>
      <w:lang w:bidi="ar-SA"/>
    </w:rPr>
  </w:style>
  <w:style w:type="paragraph" w:customStyle="1" w:styleId="BullsHeading">
    <w:name w:val="Bulls Heading"/>
    <w:qFormat/>
    <w:rsid w:val="00150BCC"/>
    <w:pPr>
      <w:spacing w:line="276" w:lineRule="auto"/>
      <w:ind w:left="5040"/>
      <w:pPrChange w:id="12" w:author="Bentley, Bernadette M. (EHS)" w:date="2026-09-25T20:02:00Z">
        <w:pPr>
          <w:spacing w:line="276" w:lineRule="auto"/>
          <w:ind w:left="5040"/>
        </w:pPr>
      </w:pPrChange>
    </w:pPr>
    <w:rPr>
      <w:rFonts w:ascii="Georgia" w:hAnsi="Georgia"/>
      <w:b/>
      <w:color w:val="1F497D" w:themeColor="text2"/>
      <w:sz w:val="24"/>
      <w:szCs w:val="24"/>
      <w:lang w:bidi="ar-SA"/>
      <w:rPrChange w:id="12" w:author="Bentley, Bernadette M. (EHS)" w:date="2026-09-25T20:02:00Z">
        <w:rPr>
          <w:rFonts w:ascii="Georgia" w:hAnsi="Georgia"/>
          <w:b/>
          <w:color w:val="1F497D" w:themeColor="text2"/>
          <w:sz w:val="24"/>
          <w:szCs w:val="24"/>
          <w:lang w:val="en-US" w:eastAsia="en-US" w:bidi="ar-SA"/>
        </w:rPr>
      </w:rPrChange>
    </w:rPr>
  </w:style>
  <w:style w:type="character" w:customStyle="1" w:styleId="Heading4Char">
    <w:name w:val="Heading 4 Char"/>
    <w:basedOn w:val="DefaultParagraphFont"/>
    <w:link w:val="Heading4"/>
    <w:uiPriority w:val="9"/>
    <w:rsid w:val="000614D4"/>
    <w:rPr>
      <w:rFonts w:ascii="Georgia" w:eastAsiaTheme="majorEastAsia" w:hAnsi="Georgia" w:cstheme="majorBidi"/>
      <w:b/>
      <w:bCs/>
      <w:i/>
      <w:iCs/>
      <w:sz w:val="22"/>
      <w:szCs w:val="22"/>
      <w:lang w:bidi="ar-SA"/>
    </w:rPr>
  </w:style>
  <w:style w:type="paragraph" w:customStyle="1" w:styleId="SubjectLine">
    <w:name w:val="Subject Line"/>
    <w:basedOn w:val="Normal"/>
    <w:link w:val="SubjectLineChar"/>
    <w:qFormat/>
    <w:rsid w:val="00E27CD8"/>
    <w:pPr>
      <w:spacing w:after="240" w:line="276" w:lineRule="auto"/>
      <w:pPrChange w:id="13" w:author="Bentley, Bernadette M. (EHS)" w:date="2026-09-25T20:02:00Z">
        <w:pPr>
          <w:spacing w:before="120" w:after="240" w:afterAutospacing="1" w:line="276" w:lineRule="auto"/>
          <w:ind w:left="360"/>
        </w:pPr>
      </w:pPrChange>
    </w:pPr>
    <w:rPr>
      <w:b/>
      <w:rPrChange w:id="13" w:author="Bentley, Bernadette M. (EHS)" w:date="2026-09-25T20:02:00Z">
        <w:rPr>
          <w:rFonts w:ascii="Georgia" w:hAnsi="Georgia"/>
          <w:b/>
          <w:sz w:val="22"/>
          <w:szCs w:val="22"/>
          <w:lang w:val="en-US" w:eastAsia="en-US" w:bidi="ar-SA"/>
        </w:rPr>
      </w:rPrChange>
    </w:rPr>
  </w:style>
  <w:style w:type="character" w:customStyle="1" w:styleId="SubjectLineChar">
    <w:name w:val="Subject Line Char"/>
    <w:basedOn w:val="DefaultParagraphFont"/>
    <w:link w:val="SubjectLine"/>
    <w:rsid w:val="000614D4"/>
    <w:rPr>
      <w:rFonts w:ascii="Georgia" w:hAnsi="Georgia"/>
      <w:b/>
      <w:sz w:val="22"/>
      <w:szCs w:val="22"/>
      <w:lang w:bidi="ar-SA"/>
    </w:rPr>
  </w:style>
  <w:style w:type="paragraph" w:styleId="Revision">
    <w:name w:val="Revision"/>
    <w:hidden/>
    <w:uiPriority w:val="99"/>
    <w:semiHidden/>
    <w:rsid w:val="00344616"/>
    <w:pPr>
      <w:pPrChange w:id="14" w:author="Bentley, Bernadette M. (EHS)" w:date="2026-09-25T20:02:00Z">
        <w:pPr/>
      </w:pPrChange>
    </w:pPr>
    <w:rPr>
      <w:rFonts w:ascii="Georgia" w:hAnsi="Georgia"/>
      <w:sz w:val="22"/>
      <w:szCs w:val="22"/>
      <w:lang w:bidi="ar-SA"/>
      <w:rPrChange w:id="14" w:author="Bentley, Bernadette M. (EHS)" w:date="2026-09-25T20:02:00Z">
        <w:rPr>
          <w:rFonts w:ascii="Georgia" w:hAnsi="Georgia"/>
          <w:sz w:val="22"/>
          <w:szCs w:val="22"/>
          <w:lang w:val="en-US" w:eastAsia="en-US" w:bidi="ar-SA"/>
        </w:rPr>
      </w:rPrChange>
    </w:rPr>
  </w:style>
  <w:style w:type="character" w:styleId="CommentReference">
    <w:name w:val="annotation reference"/>
    <w:basedOn w:val="DefaultParagraphFont"/>
    <w:uiPriority w:val="99"/>
    <w:semiHidden/>
    <w:unhideWhenUsed/>
    <w:rsid w:val="000614D4"/>
    <w:rPr>
      <w:sz w:val="16"/>
      <w:szCs w:val="16"/>
    </w:rPr>
  </w:style>
  <w:style w:type="paragraph" w:styleId="CommentText">
    <w:name w:val="annotation text"/>
    <w:basedOn w:val="Normal"/>
    <w:link w:val="CommentTextChar"/>
    <w:uiPriority w:val="99"/>
    <w:semiHidden/>
    <w:unhideWhenUsed/>
    <w:rsid w:val="008A26A0"/>
    <w:pPr>
      <w:pPrChange w:id="15" w:author="Bentley, Bernadette M. (EHS)" w:date="2026-09-25T20:02:00Z">
        <w:pPr>
          <w:spacing w:before="120" w:after="100" w:afterAutospacing="1"/>
          <w:ind w:left="360"/>
        </w:pPr>
      </w:pPrChange>
    </w:pPr>
    <w:rPr>
      <w:sz w:val="20"/>
      <w:szCs w:val="20"/>
      <w:rPrChange w:id="15" w:author="Bentley, Bernadette M. (EHS)" w:date="2026-09-25T20:02:00Z">
        <w:rPr>
          <w:rFonts w:ascii="Georgia" w:hAnsi="Georgia"/>
          <w:lang w:val="en-US" w:eastAsia="en-US" w:bidi="ar-SA"/>
        </w:rPr>
      </w:rPrChange>
    </w:rPr>
  </w:style>
  <w:style w:type="character" w:customStyle="1" w:styleId="CommentTextChar">
    <w:name w:val="Comment Text Char"/>
    <w:basedOn w:val="DefaultParagraphFont"/>
    <w:link w:val="CommentText"/>
    <w:uiPriority w:val="99"/>
    <w:semiHidden/>
    <w:rsid w:val="000614D4"/>
    <w:rPr>
      <w:rFonts w:ascii="Georgia" w:hAnsi="Georgia"/>
      <w:lang w:bidi="ar-SA"/>
    </w:rPr>
  </w:style>
  <w:style w:type="paragraph" w:styleId="CommentSubject">
    <w:name w:val="annotation subject"/>
    <w:basedOn w:val="CommentText"/>
    <w:next w:val="CommentText"/>
    <w:link w:val="CommentSubjectChar"/>
    <w:uiPriority w:val="99"/>
    <w:semiHidden/>
    <w:unhideWhenUsed/>
    <w:rsid w:val="000614D4"/>
    <w:rPr>
      <w:b/>
      <w:bCs/>
    </w:rPr>
  </w:style>
  <w:style w:type="character" w:customStyle="1" w:styleId="CommentSubjectChar">
    <w:name w:val="Comment Subject Char"/>
    <w:basedOn w:val="CommentTextChar"/>
    <w:link w:val="CommentSubject"/>
    <w:uiPriority w:val="99"/>
    <w:semiHidden/>
    <w:rsid w:val="000614D4"/>
    <w:rPr>
      <w:rFonts w:ascii="Georgia" w:hAnsi="Georgia"/>
      <w:b/>
      <w:bCs/>
      <w:lang w:bidi="ar-SA"/>
    </w:rPr>
  </w:style>
  <w:style w:type="table" w:styleId="TableGrid">
    <w:name w:val="Table Grid"/>
    <w:basedOn w:val="TableNormal"/>
    <w:uiPriority w:val="59"/>
    <w:rsid w:val="000614D4"/>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sid w:val="000614D4"/>
    <w:rPr>
      <w:color w:val="800080" w:themeColor="followedHyperlink"/>
      <w:u w:val="single"/>
    </w:rPr>
  </w:style>
  <w:style w:type="character" w:styleId="UnresolvedMention">
    <w:name w:val="Unresolved Mention"/>
    <w:basedOn w:val="DefaultParagraphFont"/>
    <w:uiPriority w:val="99"/>
    <w:semiHidden/>
    <w:unhideWhenUsed/>
    <w:rsid w:val="00061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AM-HR</dc:creator>
  <cp:lastModifiedBy>Arthur Souza Rodrigues</cp:lastModifiedBy>
  <cp:revision>1</cp:revision>
  <cp:lastPrinted>2021-02-26T05:47:00Z</cp:lastPrinted>
  <dcterms:created xsi:type="dcterms:W3CDTF">2020-06-19T10:22:00Z</dcterms:created>
  <dcterms:modified xsi:type="dcterms:W3CDTF">2026-09-26T00:02:00Z</dcterms:modified>
</cp:coreProperties>
</file>