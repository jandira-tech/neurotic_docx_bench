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FD907" w14:textId="512D4DE2" w:rsidR="00BA75E2" w:rsidRDefault="00D739E4" w:rsidP="00D739E4">
      <w:pPr>
        <w:pStyle w:val="Heading1"/>
        <w:rPr>
          <w:ins w:id="7" w:author="Luccas Correa" w:date="2026-09-26T15:11:00Z" w16du:dateUtc="2026-09-26T19:11:00Z"/>
        </w:rPr>
      </w:pPr>
      <w:bookmarkStart w:id="8" w:name="_Here_is_a"/>
      <w:bookmarkStart w:id="9" w:name="_top"/>
      <w:bookmarkEnd w:id="8"/>
      <w:bookmarkEnd w:id="9"/>
      <w:ins w:id="10" w:author="Luccas Correa" w:date="2026-09-26T15:11:00Z" w16du:dateUtc="2026-09-26T19:11:00Z">
        <w:r>
          <w:t>Here is a title</w:t>
        </w:r>
      </w:ins>
    </w:p>
    <w:p w14:paraId="0F9D929C" w14:textId="7BA954FF" w:rsidR="00D739E4" w:rsidRDefault="00D739E4">
      <w:pPr>
        <w:rPr>
          <w:ins w:id="11" w:author="Luccas Correa" w:date="2026-09-26T15:11:00Z" w16du:dateUtc="2026-09-26T19:11:00Z"/>
        </w:rPr>
      </w:pPr>
      <w:ins w:id="12" w:author="Luccas Correa" w:date="2026-09-26T15:11:00Z" w16du:dateUtc="2026-09-26T19:11:00Z">
        <w:r>
          <w:t>Some text</w:t>
        </w:r>
        <w:r w:rsidR="00784E11">
          <w:t xml:space="preserve"> </w:t>
        </w:r>
        <w:bookmarkStart w:id="13" w:name="mybookmark"/>
        <w:r w:rsidR="00784E11">
          <w:t>bookmark</w:t>
        </w:r>
        <w:bookmarkEnd w:id="13"/>
      </w:ins>
    </w:p>
    <w:p w14:paraId="20D4A8D3" w14:textId="77777777" w:rsidR="007155A3" w:rsidRDefault="00784E11">
      <w:pPr>
        <w:rPr>
          <w:del w:id="14" w:author="Luccas Correa" w:date="2026-09-26T15:11:00Z" w16du:dateUtc="2026-09-26T19:11:00Z"/>
        </w:rPr>
      </w:pPr>
      <w:ins w:id="15" w:author="Luccas Correa" w:date="2026-09-26T15:11:00Z" w16du:dateUtc="2026-09-26T19:11:00Z">
        <w:r>
          <w:t xml:space="preserve">And a </w:t>
        </w:r>
        <w:r>
          <w:fldChar w:fldCharType="begin"/>
        </w:r>
        <w:r>
          <w:instrText>HYPERLINK \l "mybookmark" \o "Some tooltip"</w:instrText>
        </w:r>
        <w:r>
          <w:fldChar w:fldCharType="separate"/>
        </w:r>
        <w:r w:rsidRPr="00EB73CF">
          <w:rPr>
            <w:rStyle w:val="SubtitleChar"/>
          </w:rPr>
          <w:t>link</w:t>
        </w:r>
        <w:r>
          <w:fldChar w:fldCharType="end"/>
        </w:r>
        <w:r>
          <w:t xml:space="preserve"> to a bookmark</w:t>
        </w:r>
      </w:ins>
      <w:del w:id="16" w:author="Luccas Correa" w:date="2026-09-26T15:11:00Z" w16du:dateUtc="2026-09-26T19:11:00Z">
        <w:r w:rsidR="007155A3">
          <w:delText>Test file with hyperlink</w:delText>
        </w:r>
      </w:del>
    </w:p>
    <w:p w14:paraId="0EE2BE33" w14:textId="37FE9228" w:rsidR="00D24516" w:rsidRPr="00D739E4" w:rsidRDefault="007155A3">
      <w:pPr>
        <w:rPr>
          <w:rPrChange w:id="17" w:author="Luccas Correa" w:date="2026-09-26T15:11:00Z" w16du:dateUtc="2026-09-26T19:11:00Z">
            <w:rPr>
              <w:rFonts w:ascii="Arial" w:hAnsi="Arial" w:cs="Arial"/>
              <w:sz w:val="20"/>
              <w:szCs w:val="20"/>
            </w:rPr>
          </w:rPrChange>
        </w:rPr>
      </w:pPr>
      <w:del w:id="18" w:author="Luccas Correa" w:date="2026-09-26T15:11:00Z" w16du:dateUtc="2026-09-26T19:11:00Z">
        <w:r>
          <w:br/>
        </w:r>
        <w:r>
          <w:fldChar w:fldCharType="begin"/>
        </w:r>
        <w:r>
          <w:delInstrText>HYPERLINK "https://stackoverflow.com/questions/66669593/how-to-attach-image-at-first-page-in-docx-file-nodejs"</w:delInstrText>
        </w:r>
        <w:r>
          <w:fldChar w:fldCharType="separate"/>
        </w:r>
        <w:r w:rsidRPr="00C4612A">
          <w:rPr>
            <w:rStyle w:val="Hyperlink"/>
            <w:rFonts w:ascii="Arial" w:hAnsi="Arial" w:cs="Arial"/>
            <w:sz w:val="20"/>
            <w:szCs w:val="20"/>
          </w:rPr>
          <w:delText>https://stackoverflow.com/questions/66669593/how-to-attach-image-at-first-page-in-docx-file-nodejs</w:delText>
        </w:r>
        <w:r>
          <w:fldChar w:fldCharType="end"/>
        </w:r>
        <w:r w:rsidRPr="00C4612A">
          <w:rPr>
            <w:rFonts w:ascii="Arial" w:hAnsi="Arial" w:cs="Arial"/>
            <w:sz w:val="20"/>
            <w:szCs w:val="20"/>
          </w:rPr>
          <w:delText> </w:delText>
        </w:r>
      </w:del>
    </w:p>
    <w:sectPr w:rsidR="00D24516" w:rsidRPr="00D739E4">
      <w:pgSz w:w="12240" w:h="15840"/>
      <w:pgMar w:top="1440" w:right="1440" w:bottom="1440" w:left="1440" w:header="708" w:footer="708" w:gutter="0"/>
      <w:cols w:space="708"/>
      <w:docGrid w:linePitch="360"/>
      <w:sectPrChange w:id="19" w:author="Luccas Correa" w:date="2026-09-26T15:11:00Z" w16du:dateUtc="2026-09-26T19:11:00Z">
        <w:sectPr w:rsidR="00D24516" w:rsidRPr="00D739E4">
          <w:pgSz w:w="11906" w:h="16838"/>
          <w:pgMar w:top="1440" w:right="1440" w:bottom="1440" w:left="1440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3"/>
    <w:rsid w:val="00107C80"/>
    <w:rsid w:val="00327833"/>
    <w:rsid w:val="00393D05"/>
    <w:rsid w:val="003A1882"/>
    <w:rsid w:val="0043369F"/>
    <w:rsid w:val="00497A32"/>
    <w:rsid w:val="004A427B"/>
    <w:rsid w:val="004D4F3A"/>
    <w:rsid w:val="005122DE"/>
    <w:rsid w:val="005A2A4A"/>
    <w:rsid w:val="00635D55"/>
    <w:rsid w:val="007155A3"/>
    <w:rsid w:val="00784E11"/>
    <w:rsid w:val="00855EA6"/>
    <w:rsid w:val="00864E94"/>
    <w:rsid w:val="009F58C9"/>
    <w:rsid w:val="00AF4127"/>
    <w:rsid w:val="00B41974"/>
    <w:rsid w:val="00BA75E2"/>
    <w:rsid w:val="00C4612A"/>
    <w:rsid w:val="00D24516"/>
    <w:rsid w:val="00D739E4"/>
    <w:rsid w:val="00DC6383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00F58"/>
  <w15:chartTrackingRefBased/>
  <w15:docId w15:val="{ACB0ED6A-6386-864A-AA35-3F9803B6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E4"/>
    <w:pPr>
      <w:keepNext/>
      <w:keepLines/>
      <w:spacing w:before="40" w:line="278" w:lineRule="auto"/>
      <w:outlineLvl w:val="5"/>
      <w:pPrChange w:id="0" w:author="Luccas Correa" w:date="2026-09-26T15:11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lang w:val="en-US"/>
      <w:rPrChange w:id="0" w:author="Luccas Correa" w:date="2026-09-26T15:1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E4"/>
    <w:pPr>
      <w:keepNext/>
      <w:keepLines/>
      <w:spacing w:before="40" w:line="278" w:lineRule="auto"/>
      <w:outlineLvl w:val="6"/>
      <w:pPrChange w:id="1" w:author="Luccas Correa" w:date="2026-09-26T15:11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lang w:val="en-US"/>
      <w:rPrChange w:id="1" w:author="Luccas Correa" w:date="2026-09-26T15:1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E4"/>
    <w:pPr>
      <w:keepNext/>
      <w:keepLines/>
      <w:spacing w:line="278" w:lineRule="auto"/>
      <w:outlineLvl w:val="7"/>
      <w:pPrChange w:id="2" w:author="Luccas Correa" w:date="2026-09-26T15:11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lang w:val="en-US"/>
      <w:rPrChange w:id="2" w:author="Luccas Correa" w:date="2026-09-26T15:1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E4"/>
    <w:pPr>
      <w:keepNext/>
      <w:keepLines/>
      <w:spacing w:line="278" w:lineRule="auto"/>
      <w:outlineLvl w:val="8"/>
      <w:pPrChange w:id="3" w:author="Luccas Correa" w:date="2026-09-26T15:11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lang w:val="en-US"/>
      <w:rPrChange w:id="3" w:author="Luccas Correa" w:date="2026-09-26T15:1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A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A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A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A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39E4"/>
    <w:pPr>
      <w:spacing w:after="80"/>
      <w:contextualSpacing/>
      <w:pPrChange w:id="4" w:author="Luccas Correa" w:date="2026-09-26T15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:rPrChange w:id="4" w:author="Luccas Correa" w:date="2026-09-26T15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55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E4"/>
    <w:pPr>
      <w:numPr>
        <w:ilvl w:val="1"/>
      </w:numPr>
      <w:spacing w:after="160" w:line="278" w:lineRule="auto"/>
      <w:pPrChange w:id="5" w:author="Luccas Correa" w:date="2026-09-26T15:11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:rPrChange w:id="5" w:author="Luccas Correa" w:date="2026-09-26T15:1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55A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39E4"/>
    <w:pPr>
      <w:spacing w:before="160" w:after="160" w:line="278" w:lineRule="auto"/>
      <w:jc w:val="center"/>
      <w:pPrChange w:id="6" w:author="Luccas Correa" w:date="2026-09-26T15:11:00Z">
        <w:pPr>
          <w:spacing w:before="160" w:after="160"/>
          <w:jc w:val="center"/>
        </w:pPr>
      </w:pPrChange>
    </w:pPr>
    <w:rPr>
      <w:i/>
      <w:iCs/>
      <w:color w:val="404040" w:themeColor="text1" w:themeTint="BF"/>
      <w:lang w:val="en-US"/>
      <w:rPrChange w:id="6" w:author="Luccas Correa" w:date="2026-09-26T15:1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155A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5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2025-01-19T14:53:00Z</dcterms:created>
  <dcterms:modified xsi:type="dcterms:W3CDTF">2026-09-26T19:11:00Z</dcterms:modified>
</cp:coreProperties>
</file>