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20:00Z" w16du:dateUtc="2026-09-22T16:20:00Z"/>
          <w:rFonts w:ascii="Californian FB" w:hAnsi="Californian FB"/>
        </w:rPr>
      </w:pPr>
      <w:ins w:id="3" w:author="NAZ, Mamoona (OLDHAM MEDICAL SERVICES)" w:date="2026-09-22T12:20:00Z" w16du:dateUtc="2026-09-22T16:20: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20:00Z" w16du:dateUtc="2026-09-22T16:20:00Z"/>
          <w:rFonts w:ascii="Californian FB" w:hAnsi="Californian FB"/>
          <w:b/>
          <w:bCs/>
        </w:rPr>
      </w:pPr>
    </w:p>
    <w:p w14:paraId="43260A16" w14:textId="77777777" w:rsidR="006F1C2D" w:rsidRDefault="006F1C2D" w:rsidP="006F1C2D">
      <w:pPr>
        <w:jc w:val="center"/>
        <w:rPr>
          <w:ins w:id="5" w:author="NAZ, Mamoona (OLDHAM MEDICAL SERVICES)" w:date="2026-09-22T12:20:00Z" w16du:dateUtc="2026-09-22T16:20:00Z"/>
          <w:rFonts w:cstheme="minorHAnsi"/>
          <w:b/>
          <w:bCs/>
          <w:sz w:val="28"/>
          <w:szCs w:val="28"/>
          <w:u w:val="single"/>
        </w:rPr>
      </w:pPr>
      <w:ins w:id="6" w:author="NAZ, Mamoona (OLDHAM MEDICAL SERVICES)" w:date="2026-09-22T12:20:00Z" w16du:dateUtc="2026-09-22T16:20: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20:00Z" w16du:dateUtc="2026-09-22T16:20:00Z"/>
          <w:rFonts w:cstheme="minorHAnsi"/>
          <w:b/>
          <w:bCs/>
          <w:sz w:val="28"/>
          <w:szCs w:val="28"/>
          <w:u w:val="single"/>
        </w:rPr>
      </w:pPr>
      <w:ins w:id="8" w:author="NAZ, Mamoona (OLDHAM MEDICAL SERVICES)" w:date="2026-09-22T12:20:00Z" w16du:dateUtc="2026-09-22T16:20: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20:00Z" w16du:dateUtc="2026-09-22T16:20:00Z"/>
          <w:rFonts w:cstheme="minorHAnsi"/>
          <w:b/>
          <w:bCs/>
          <w:sz w:val="28"/>
          <w:szCs w:val="28"/>
          <w:u w:val="single"/>
        </w:rPr>
      </w:pPr>
    </w:p>
    <w:p w14:paraId="1E230469" w14:textId="77777777" w:rsidR="006F1C2D" w:rsidRDefault="006F1C2D" w:rsidP="006F1C2D">
      <w:pPr>
        <w:rPr>
          <w:ins w:id="10" w:author="NAZ, Mamoona (OLDHAM MEDICAL SERVICES)" w:date="2026-09-22T12:20:00Z" w16du:dateUtc="2026-09-22T16:20:00Z"/>
          <w:rFonts w:cstheme="minorHAnsi"/>
          <w:b/>
          <w:bCs/>
        </w:rPr>
      </w:pPr>
      <w:ins w:id="11" w:author="NAZ, Mamoona (OLDHAM MEDICAL SERVICES)" w:date="2026-09-22T12:20:00Z" w16du:dateUtc="2026-09-22T16:20:00Z">
        <w:r w:rsidRPr="00FA0E32">
          <w:rPr>
            <w:rFonts w:cstheme="minorHAnsi"/>
            <w:b/>
            <w:bCs/>
          </w:rPr>
          <w:t>Attendees:</w:t>
        </w:r>
      </w:ins>
    </w:p>
    <w:p w14:paraId="406CF681" w14:textId="77777777" w:rsidR="006F1C2D" w:rsidRDefault="006F1C2D" w:rsidP="006F1C2D">
      <w:pPr>
        <w:rPr>
          <w:ins w:id="12" w:author="NAZ, Mamoona (OLDHAM MEDICAL SERVICES)" w:date="2026-09-22T12:20:00Z" w16du:dateUtc="2026-09-22T16:20:00Z"/>
          <w:rFonts w:cstheme="minorHAnsi"/>
        </w:rPr>
      </w:pPr>
      <w:ins w:id="13" w:author="NAZ, Mamoona (OLDHAM MEDICAL SERVICES)" w:date="2026-09-22T12:20:00Z" w16du:dateUtc="2026-09-22T16:20: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20:00Z" w16du:dateUtc="2026-09-22T16:20:00Z"/>
          <w:rFonts w:cstheme="minorHAnsi"/>
        </w:rPr>
      </w:pPr>
      <w:ins w:id="15" w:author="NAZ, Mamoona (OLDHAM MEDICAL SERVICES)" w:date="2026-09-22T12:20:00Z" w16du:dateUtc="2026-09-22T16:20:00Z">
        <w:r>
          <w:rPr>
            <w:rFonts w:cstheme="minorHAnsi"/>
          </w:rPr>
          <w:t xml:space="preserve">SA – Practice Manager </w:t>
        </w:r>
      </w:ins>
    </w:p>
    <w:p w14:paraId="4B50E429" w14:textId="77777777" w:rsidR="006F1C2D" w:rsidRDefault="006F1C2D" w:rsidP="006F1C2D">
      <w:pPr>
        <w:rPr>
          <w:ins w:id="16" w:author="NAZ, Mamoona (OLDHAM MEDICAL SERVICES)" w:date="2026-09-22T12:20:00Z" w16du:dateUtc="2026-09-22T16:20:00Z"/>
          <w:rFonts w:cstheme="minorHAnsi"/>
        </w:rPr>
      </w:pPr>
    </w:p>
    <w:p w14:paraId="5F6386BB" w14:textId="77777777" w:rsidR="0008331C" w:rsidRDefault="006F1C2D" w:rsidP="0008331C">
      <w:pPr>
        <w:rPr>
          <w:ins w:id="17" w:author="NAZ, Mamoona (OLDHAM MEDICAL SERVICES)" w:date="2026-09-22T12:20:00Z" w16du:dateUtc="2026-09-22T16:20:00Z"/>
        </w:rPr>
      </w:pPr>
      <w:ins w:id="18" w:author="NAZ, Mamoona (OLDHAM MEDICAL SERVICES)" w:date="2026-09-22T12:20:00Z" w16du:dateUtc="2026-09-22T16:20: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20:00Z" w16du:dateUtc="2026-09-22T16:20:00Z"/>
        </w:rPr>
      </w:pPr>
      <w:ins w:id="20" w:author="NAZ, Mamoona (OLDHAM MEDICAL SERVICES)" w:date="2026-09-22T12:20:00Z" w16du:dateUtc="2026-09-22T16:20: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20:00Z" w16du:dateUtc="2026-09-22T16:20:00Z"/>
          <w:rFonts w:cstheme="minorHAnsi"/>
        </w:rPr>
      </w:pPr>
    </w:p>
    <w:p w14:paraId="2302B3A6" w14:textId="77777777" w:rsidR="006F1C2D" w:rsidRPr="00FA0E32" w:rsidRDefault="006F1C2D" w:rsidP="006F1C2D">
      <w:pPr>
        <w:rPr>
          <w:ins w:id="22" w:author="NAZ, Mamoona (OLDHAM MEDICAL SERVICES)" w:date="2026-09-22T12:20:00Z" w16du:dateUtc="2026-09-22T16:20:00Z"/>
          <w:rFonts w:cstheme="minorHAnsi"/>
        </w:rPr>
      </w:pPr>
    </w:p>
    <w:p w14:paraId="794DD8CD" w14:textId="77777777" w:rsidR="006F1C2D" w:rsidRDefault="006F1C2D" w:rsidP="006F1C2D">
      <w:pPr>
        <w:rPr>
          <w:ins w:id="23" w:author="NAZ, Mamoona (OLDHAM MEDICAL SERVICES)" w:date="2026-09-22T12:20:00Z" w16du:dateUtc="2026-09-22T16:20:00Z"/>
          <w:rFonts w:cstheme="minorHAnsi"/>
          <w:b/>
          <w:bCs/>
        </w:rPr>
      </w:pPr>
      <w:ins w:id="24" w:author="NAZ, Mamoona (OLDHAM MEDICAL SERVICES)" w:date="2026-09-22T12:20:00Z" w16du:dateUtc="2026-09-22T16:20:00Z">
        <w:r w:rsidRPr="00FA0E32">
          <w:rPr>
            <w:rFonts w:cstheme="minorHAnsi"/>
            <w:b/>
            <w:bCs/>
          </w:rPr>
          <w:t>Apologies:</w:t>
        </w:r>
      </w:ins>
    </w:p>
    <w:p w14:paraId="50FA62A7" w14:textId="77777777" w:rsidR="00677B90" w:rsidRDefault="00677B90" w:rsidP="006F1C2D">
      <w:pPr>
        <w:rPr>
          <w:ins w:id="25" w:author="NAZ, Mamoona (OLDHAM MEDICAL SERVICES)" w:date="2026-09-22T12:20:00Z" w16du:dateUtc="2026-09-22T16:20:00Z"/>
          <w:rFonts w:cstheme="minorHAnsi"/>
          <w:b/>
          <w:bCs/>
        </w:rPr>
      </w:pPr>
    </w:p>
    <w:p w14:paraId="27E4F2EE" w14:textId="6226EC7C" w:rsidR="00677B90" w:rsidRPr="00677B90" w:rsidRDefault="00677B90" w:rsidP="006F1C2D">
      <w:pPr>
        <w:rPr>
          <w:ins w:id="26" w:author="NAZ, Mamoona (OLDHAM MEDICAL SERVICES)" w:date="2026-09-22T12:20:00Z" w16du:dateUtc="2026-09-22T16:20:00Z"/>
          <w:rFonts w:cstheme="minorHAnsi"/>
        </w:rPr>
      </w:pPr>
      <w:ins w:id="27" w:author="NAZ, Mamoona (OLDHAM MEDICAL SERVICES)" w:date="2026-09-22T12:20:00Z" w16du:dateUtc="2026-09-22T16:20:00Z">
        <w:r>
          <w:rPr>
            <w:rFonts w:cstheme="minorHAnsi"/>
          </w:rPr>
          <w:t>CC, AK, LU, MAS, DR</w:t>
        </w:r>
      </w:ins>
    </w:p>
    <w:p w14:paraId="1282E9CD" w14:textId="77777777" w:rsidR="00A8494F" w:rsidRDefault="00A8494F">
      <w:pPr>
        <w:rPr>
          <w:ins w:id="28" w:author="NAZ, Mamoona (OLDHAM MEDICAL SERVICES)" w:date="2026-09-22T12:20:00Z" w16du:dateUtc="2026-09-22T16:20:00Z"/>
        </w:rPr>
      </w:pPr>
    </w:p>
    <w:p w14:paraId="09A61C5A" w14:textId="77777777" w:rsidR="006F1C2D" w:rsidRDefault="006F1C2D">
      <w:pPr>
        <w:rPr>
          <w:ins w:id="29" w:author="NAZ, Mamoona (OLDHAM MEDICAL SERVICES)" w:date="2026-09-22T12:20:00Z" w16du:dateUtc="2026-09-22T16:20:00Z"/>
        </w:rPr>
      </w:pPr>
    </w:p>
    <w:p w14:paraId="71B1EB70" w14:textId="6B3B9867" w:rsidR="006F1C2D" w:rsidRDefault="00FD25EC" w:rsidP="006F1C2D">
      <w:pPr>
        <w:pStyle w:val="ListParagraph"/>
        <w:numPr>
          <w:ilvl w:val="0"/>
          <w:numId w:val="9"/>
        </w:numPr>
        <w:rPr>
          <w:ins w:id="30" w:author="NAZ, Mamoona (OLDHAM MEDICAL SERVICES)" w:date="2026-09-22T12:20:00Z" w16du:dateUtc="2026-09-22T16:20:00Z"/>
        </w:rPr>
      </w:pPr>
      <w:ins w:id="31" w:author="NAZ, Mamoona (OLDHAM MEDICAL SERVICES)" w:date="2026-09-22T12:20:00Z" w16du:dateUtc="2026-09-22T16:20:00Z">
        <w:r>
          <w:t>Review of last minutes of meeting – everyone agreed no changes were needed.</w:t>
        </w:r>
      </w:ins>
    </w:p>
    <w:p w14:paraId="2F83712F" w14:textId="53312079" w:rsidR="00FF174A" w:rsidRDefault="00FF174A" w:rsidP="00FF174A">
      <w:pPr>
        <w:pStyle w:val="ListParagraph"/>
        <w:numPr>
          <w:ilvl w:val="0"/>
          <w:numId w:val="9"/>
        </w:numPr>
        <w:rPr>
          <w:ins w:id="32" w:author="NAZ, Mamoona (OLDHAM MEDICAL SERVICES)" w:date="2026-09-22T12:20:00Z" w16du:dateUtc="2026-09-22T16:20:00Z"/>
        </w:rPr>
      </w:pPr>
      <w:ins w:id="33" w:author="NAZ, Mamoona (OLDHAM MEDICAL SERVICES)" w:date="2026-09-22T12:20:00Z" w16du:dateUtc="2026-09-22T16:20:00Z">
        <w:r>
          <w:t>Meeting started at 13:</w:t>
        </w:r>
        <w:r w:rsidR="00677B90">
          <w:t>13</w:t>
        </w:r>
      </w:ins>
    </w:p>
    <w:p w14:paraId="04EF1223" w14:textId="0C5D5E3B" w:rsidR="00677B90" w:rsidRDefault="00677B90" w:rsidP="00FF174A">
      <w:pPr>
        <w:pStyle w:val="ListParagraph"/>
        <w:numPr>
          <w:ilvl w:val="0"/>
          <w:numId w:val="9"/>
        </w:numPr>
        <w:rPr>
          <w:ins w:id="34" w:author="NAZ, Mamoona (OLDHAM MEDICAL SERVICES)" w:date="2026-09-22T12:20:00Z" w16du:dateUtc="2026-09-22T16:20:00Z"/>
        </w:rPr>
      </w:pPr>
      <w:ins w:id="35" w:author="NAZ, Mamoona (OLDHAM MEDICAL SERVICES)" w:date="2026-09-22T12:20:00Z" w16du:dateUtc="2026-09-22T16:20: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9"/>
        </w:numPr>
        <w:rPr>
          <w:ins w:id="36" w:author="NAZ, Mamoona (OLDHAM MEDICAL SERVICES)" w:date="2026-09-22T12:20:00Z" w16du:dateUtc="2026-09-22T16:20:00Z"/>
        </w:rPr>
      </w:pPr>
      <w:ins w:id="37" w:author="NAZ, Mamoona (OLDHAM MEDICAL SERVICES)" w:date="2026-09-22T12:20:00Z" w16du:dateUtc="2026-09-22T16:20: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9"/>
        </w:numPr>
        <w:rPr>
          <w:ins w:id="38" w:author="NAZ, Mamoona (OLDHAM MEDICAL SERVICES)" w:date="2026-09-22T12:20:00Z" w16du:dateUtc="2026-09-22T16:20:00Z"/>
        </w:rPr>
      </w:pPr>
      <w:ins w:id="39" w:author="NAZ, Mamoona (OLDHAM MEDICAL SERVICES)" w:date="2026-09-22T12:20:00Z" w16du:dateUtc="2026-09-22T16:20: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9"/>
        </w:numPr>
        <w:rPr>
          <w:ins w:id="40" w:author="NAZ, Mamoona (OLDHAM MEDICAL SERVICES)" w:date="2026-09-22T12:20:00Z" w16du:dateUtc="2026-09-22T16:20:00Z"/>
        </w:rPr>
      </w:pPr>
      <w:ins w:id="41" w:author="NAZ, Mamoona (OLDHAM MEDICAL SERVICES)" w:date="2026-09-22T12:20:00Z" w16du:dateUtc="2026-09-22T16:20: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9"/>
        </w:numPr>
        <w:rPr>
          <w:ins w:id="42" w:author="NAZ, Mamoona (OLDHAM MEDICAL SERVICES)" w:date="2026-09-22T12:20:00Z" w16du:dateUtc="2026-09-22T16:20:00Z"/>
        </w:rPr>
      </w:pPr>
      <w:ins w:id="43" w:author="NAZ, Mamoona (OLDHAM MEDICAL SERVICES)" w:date="2026-09-22T12:20:00Z" w16du:dateUtc="2026-09-22T16:20: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9"/>
        </w:numPr>
        <w:rPr>
          <w:ins w:id="44" w:author="NAZ, Mamoona (OLDHAM MEDICAL SERVICES)" w:date="2026-09-22T12:20:00Z" w16du:dateUtc="2026-09-22T16:20:00Z"/>
        </w:rPr>
      </w:pPr>
      <w:ins w:id="45" w:author="NAZ, Mamoona (OLDHAM MEDICAL SERVICES)" w:date="2026-09-22T12:20:00Z" w16du:dateUtc="2026-09-22T16:20: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9"/>
        </w:numPr>
        <w:rPr>
          <w:ins w:id="46" w:author="NAZ, Mamoona (OLDHAM MEDICAL SERVICES)" w:date="2026-09-22T12:20:00Z" w16du:dateUtc="2026-09-22T16:20:00Z"/>
        </w:rPr>
      </w:pPr>
      <w:ins w:id="47" w:author="NAZ, Mamoona (OLDHAM MEDICAL SERVICES)" w:date="2026-09-22T12:20:00Z" w16du:dateUtc="2026-09-22T16:20: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9"/>
        </w:numPr>
        <w:rPr>
          <w:ins w:id="48" w:author="NAZ, Mamoona (OLDHAM MEDICAL SERVICES)" w:date="2026-09-22T12:20:00Z" w16du:dateUtc="2026-09-22T16:20:00Z"/>
        </w:rPr>
      </w:pPr>
      <w:ins w:id="49" w:author="NAZ, Mamoona (OLDHAM MEDICAL SERVICES)" w:date="2026-09-22T12:20:00Z" w16du:dateUtc="2026-09-22T16:20: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9"/>
        </w:numPr>
        <w:rPr>
          <w:ins w:id="50" w:author="NAZ, Mamoona (OLDHAM MEDICAL SERVICES)" w:date="2026-09-22T12:20:00Z" w16du:dateUtc="2026-09-22T16:20:00Z"/>
        </w:rPr>
      </w:pPr>
      <w:ins w:id="51" w:author="NAZ, Mamoona (OLDHAM MEDICAL SERVICES)" w:date="2026-09-22T12:20:00Z" w16du:dateUtc="2026-09-22T16:20: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9"/>
        </w:numPr>
        <w:rPr>
          <w:ins w:id="52" w:author="NAZ, Mamoona (OLDHAM MEDICAL SERVICES)" w:date="2026-09-22T12:20:00Z" w16du:dateUtc="2026-09-22T16:20:00Z"/>
        </w:rPr>
      </w:pPr>
      <w:ins w:id="53" w:author="NAZ, Mamoona (OLDHAM MEDICAL SERVICES)" w:date="2026-09-22T12:20:00Z" w16du:dateUtc="2026-09-22T16:20: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9"/>
        </w:numPr>
        <w:rPr>
          <w:ins w:id="54" w:author="NAZ, Mamoona (OLDHAM MEDICAL SERVICES)" w:date="2026-09-22T12:20:00Z" w16du:dateUtc="2026-09-22T16:20:00Z"/>
        </w:rPr>
      </w:pPr>
      <w:ins w:id="55" w:author="NAZ, Mamoona (OLDHAM MEDICAL SERVICES)" w:date="2026-09-22T12:20:00Z" w16du:dateUtc="2026-09-22T16:20:00Z">
        <w:r>
          <w:t xml:space="preserve">Also decided to display notices before they get sent out. </w:t>
        </w:r>
      </w:ins>
    </w:p>
    <w:p w14:paraId="0AD56979" w14:textId="7FA4E76F" w:rsidR="00677B90" w:rsidRDefault="00677B90" w:rsidP="00FF174A">
      <w:pPr>
        <w:pStyle w:val="ListParagraph"/>
        <w:numPr>
          <w:ilvl w:val="0"/>
          <w:numId w:val="9"/>
        </w:numPr>
        <w:rPr>
          <w:ins w:id="56" w:author="NAZ, Mamoona (OLDHAM MEDICAL SERVICES)" w:date="2026-09-22T12:20:00Z" w16du:dateUtc="2026-09-22T16:20:00Z"/>
        </w:rPr>
      </w:pPr>
      <w:ins w:id="57" w:author="NAZ, Mamoona (OLDHAM MEDICAL SERVICES)" w:date="2026-09-22T12:20:00Z" w16du:dateUtc="2026-09-22T16:20: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9"/>
        </w:numPr>
        <w:rPr>
          <w:ins w:id="58" w:author="NAZ, Mamoona (OLDHAM MEDICAL SERVICES)" w:date="2026-09-22T12:20:00Z" w16du:dateUtc="2026-09-22T16:20:00Z"/>
        </w:rPr>
      </w:pPr>
      <w:ins w:id="59" w:author="NAZ, Mamoona (OLDHAM MEDICAL SERVICES)" w:date="2026-09-22T12:20:00Z" w16du:dateUtc="2026-09-22T16:20: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9"/>
        </w:numPr>
        <w:rPr>
          <w:ins w:id="60" w:author="NAZ, Mamoona (OLDHAM MEDICAL SERVICES)" w:date="2026-09-22T12:20:00Z" w16du:dateUtc="2026-09-22T16:20:00Z"/>
        </w:rPr>
      </w:pPr>
      <w:ins w:id="61" w:author="NAZ, Mamoona (OLDHAM MEDICAL SERVICES)" w:date="2026-09-22T12:20:00Z" w16du:dateUtc="2026-09-22T16:20:00Z">
        <w:r>
          <w:t xml:space="preserve">The Practice has not yet received a confirmation date of delivery for flu jabs. </w:t>
        </w:r>
      </w:ins>
    </w:p>
    <w:p w14:paraId="0CEABE06" w14:textId="159751B6" w:rsidR="00677B90" w:rsidRDefault="00677B90" w:rsidP="00FF174A">
      <w:pPr>
        <w:pStyle w:val="ListParagraph"/>
        <w:numPr>
          <w:ilvl w:val="0"/>
          <w:numId w:val="9"/>
        </w:numPr>
        <w:rPr>
          <w:ins w:id="62" w:author="NAZ, Mamoona (OLDHAM MEDICAL SERVICES)" w:date="2026-09-22T12:20:00Z" w16du:dateUtc="2026-09-22T16:20:00Z"/>
        </w:rPr>
      </w:pPr>
      <w:ins w:id="63" w:author="NAZ, Mamoona (OLDHAM MEDICAL SERVICES)" w:date="2026-09-22T12:20:00Z" w16du:dateUtc="2026-09-22T16:20:00Z">
        <w:r>
          <w:t xml:space="preserve">Updates around the PCN clinics were shared. </w:t>
        </w:r>
      </w:ins>
    </w:p>
    <w:p w14:paraId="02B8F5B2" w14:textId="001EA95A" w:rsidR="00677B90" w:rsidRDefault="00677B90" w:rsidP="00FF174A">
      <w:pPr>
        <w:pStyle w:val="ListParagraph"/>
        <w:numPr>
          <w:ilvl w:val="0"/>
          <w:numId w:val="9"/>
        </w:numPr>
        <w:rPr>
          <w:ins w:id="64" w:author="NAZ, Mamoona (OLDHAM MEDICAL SERVICES)" w:date="2026-09-22T12:20:00Z" w16du:dateUtc="2026-09-22T16:20:00Z"/>
        </w:rPr>
      </w:pPr>
      <w:ins w:id="65" w:author="NAZ, Mamoona (OLDHAM MEDICAL SERVICES)" w:date="2026-09-22T12:20:00Z" w16du:dateUtc="2026-09-22T16:20: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20:00Z" w16du:dateUtc="2026-09-22T16:20:00Z"/>
          <w:b/>
          <w:bCs/>
        </w:rPr>
      </w:pPr>
      <w:ins w:id="67" w:author="NAZ, Mamoona (OLDHAM MEDICAL SERVICES)" w:date="2026-09-22T12:20:00Z" w16du:dateUtc="2026-09-22T16:20: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20:00Z" w16du:dateUtc="2026-09-22T16:20:00Z"/>
          <w:b/>
          <w:bCs/>
        </w:rPr>
      </w:pPr>
    </w:p>
    <w:p w14:paraId="2FE06F5B" w14:textId="77777777" w:rsidR="00FE615C" w:rsidRDefault="006F1C2D" w:rsidP="00FE615C">
      <w:pPr>
        <w:pStyle w:val="Zakladnystyl"/>
        <w:jc w:val="center"/>
        <w:rPr>
          <w:del w:id="69" w:author="NAZ, Mamoona (OLDHAM MEDICAL SERVICES)" w:date="2026-09-22T12:20:00Z" w16du:dateUtc="2026-09-22T16:20:00Z"/>
          <w:sz w:val="28"/>
          <w:szCs w:val="28"/>
        </w:rPr>
      </w:pPr>
      <w:ins w:id="70" w:author="NAZ, Mamoona (OLDHAM MEDICAL SERVICES)" w:date="2026-09-22T12:20:00Z" w16du:dateUtc="2026-09-22T16:20: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20:00Z" w16du:dateUtc="2026-09-22T16:20:00Z">
        <w:r w:rsidR="00FE615C">
          <w:rPr>
            <w:sz w:val="28"/>
            <w:szCs w:val="28"/>
          </w:rPr>
          <w:delText>UZNESENIE OBECNÉHO ZASTUPITEĽSTVA VO VYŠNEJ SLANEJ</w:delText>
        </w:r>
      </w:del>
    </w:p>
    <w:p w14:paraId="501CB4C6" w14:textId="77777777" w:rsidR="00FE615C" w:rsidRDefault="00FE615C" w:rsidP="00FE615C">
      <w:pPr>
        <w:pStyle w:val="Zakladnystyl"/>
        <w:jc w:val="center"/>
        <w:rPr>
          <w:del w:id="72" w:author="NAZ, Mamoona (OLDHAM MEDICAL SERVICES)" w:date="2026-09-22T12:20:00Z" w16du:dateUtc="2026-09-22T16:20:00Z"/>
          <w:b/>
          <w:bCs/>
          <w:sz w:val="32"/>
          <w:szCs w:val="32"/>
        </w:rPr>
      </w:pPr>
      <w:del w:id="73" w:author="NAZ, Mamoona (OLDHAM MEDICAL SERVICES)" w:date="2026-09-22T12:20:00Z" w16du:dateUtc="2026-09-22T16:20:00Z">
        <w:r>
          <w:rPr>
            <w:b/>
            <w:bCs/>
            <w:sz w:val="32"/>
            <w:szCs w:val="32"/>
          </w:rPr>
          <w:delText>č. 1</w:delText>
        </w:r>
      </w:del>
    </w:p>
    <w:p w14:paraId="784FEB0A" w14:textId="77777777" w:rsidR="00FE615C" w:rsidRDefault="00FE615C" w:rsidP="00FE615C">
      <w:pPr>
        <w:pStyle w:val="Zakladnystyl"/>
        <w:jc w:val="center"/>
        <w:rPr>
          <w:del w:id="74" w:author="NAZ, Mamoona (OLDHAM MEDICAL SERVICES)" w:date="2026-09-22T12:20:00Z" w16du:dateUtc="2026-09-22T16:20:00Z"/>
          <w:sz w:val="28"/>
          <w:szCs w:val="28"/>
        </w:rPr>
      </w:pPr>
      <w:del w:id="75" w:author="NAZ, Mamoona (OLDHAM MEDICAL SERVICES)" w:date="2026-09-22T12:20:00Z" w16du:dateUtc="2026-09-22T16:20:00Z">
        <w:r>
          <w:rPr>
            <w:sz w:val="28"/>
            <w:szCs w:val="28"/>
          </w:rPr>
          <w:delText>z </w:delText>
        </w:r>
        <w:r w:rsidR="003740F4">
          <w:rPr>
            <w:sz w:val="28"/>
            <w:szCs w:val="28"/>
          </w:rPr>
          <w:delText>20</w:delText>
        </w:r>
        <w:r>
          <w:rPr>
            <w:sz w:val="28"/>
            <w:szCs w:val="28"/>
          </w:rPr>
          <w:delText xml:space="preserve">. </w:delText>
        </w:r>
        <w:r w:rsidR="003740F4">
          <w:rPr>
            <w:sz w:val="28"/>
            <w:szCs w:val="28"/>
          </w:rPr>
          <w:delText>marca</w:delText>
        </w:r>
        <w:r>
          <w:rPr>
            <w:sz w:val="28"/>
            <w:szCs w:val="28"/>
          </w:rPr>
          <w:delText xml:space="preserve"> 201</w:delText>
        </w:r>
        <w:r w:rsidR="003740F4">
          <w:rPr>
            <w:sz w:val="28"/>
            <w:szCs w:val="28"/>
          </w:rPr>
          <w:delText>5</w:delText>
        </w:r>
      </w:del>
    </w:p>
    <w:p w14:paraId="2CF8DA0B" w14:textId="77777777" w:rsidR="00FE615C" w:rsidRDefault="00FE615C" w:rsidP="00FE615C">
      <w:pPr>
        <w:pStyle w:val="Zakladnystyl"/>
        <w:pBdr>
          <w:bottom w:val="single" w:sz="6" w:space="1" w:color="auto"/>
        </w:pBdr>
        <w:jc w:val="center"/>
        <w:rPr>
          <w:del w:id="76" w:author="NAZ, Mamoona (OLDHAM MEDICAL SERVICES)" w:date="2026-09-22T12:20:00Z" w16du:dateUtc="2026-09-22T16:20:00Z"/>
          <w:sz w:val="28"/>
          <w:szCs w:val="28"/>
        </w:rPr>
      </w:pPr>
      <w:del w:id="77" w:author="NAZ, Mamoona (OLDHAM MEDICAL SERVICES)" w:date="2026-09-22T12:20:00Z" w16du:dateUtc="2026-09-22T16:20:00Z">
        <w:r>
          <w:rPr>
            <w:sz w:val="28"/>
            <w:szCs w:val="28"/>
          </w:rPr>
          <w:delText> </w:delText>
        </w:r>
      </w:del>
    </w:p>
    <w:p w14:paraId="61D191C4" w14:textId="77777777" w:rsidR="00FE615C" w:rsidRDefault="00FE615C" w:rsidP="00FE615C">
      <w:pPr>
        <w:pStyle w:val="Zakladnystyl"/>
        <w:jc w:val="center"/>
        <w:rPr>
          <w:del w:id="78" w:author="NAZ, Mamoona (OLDHAM MEDICAL SERVICES)" w:date="2026-09-22T12:20:00Z" w16du:dateUtc="2026-09-22T16:20:00Z"/>
        </w:rPr>
      </w:pPr>
      <w:del w:id="79" w:author="NAZ, Mamoona (OLDHAM MEDICAL SERVICES)" w:date="2026-09-22T12:20:00Z" w16du:dateUtc="2026-09-22T16:20:00Z">
        <w:r>
          <w:delText> </w:delText>
        </w:r>
      </w:del>
    </w:p>
    <w:p w14:paraId="3FD1E7C4" w14:textId="77777777" w:rsidR="00FE615C" w:rsidRDefault="006E4FA7" w:rsidP="00FE615C">
      <w:pPr>
        <w:pStyle w:val="Vlada"/>
        <w:rPr>
          <w:del w:id="80" w:author="NAZ, Mamoona (OLDHAM MEDICAL SERVICES)" w:date="2026-09-22T12:20:00Z" w16du:dateUtc="2026-09-22T16:20:00Z"/>
          <w:sz w:val="24"/>
          <w:szCs w:val="24"/>
        </w:rPr>
      </w:pPr>
      <w:del w:id="81" w:author="NAZ, Mamoona (OLDHAM MEDICAL SERVICES)" w:date="2026-09-22T12:20:00Z" w16du:dateUtc="2026-09-22T16:20:00Z">
        <w:r>
          <w:delText>O</w:delText>
        </w:r>
        <w:r w:rsidR="00FE615C">
          <w:delText xml:space="preserve">becné zastupiteľstvo </w:delText>
        </w:r>
      </w:del>
    </w:p>
    <w:p w14:paraId="72B522B1" w14:textId="77777777" w:rsidR="00FE615C" w:rsidRDefault="00FE615C" w:rsidP="00FE615C">
      <w:pPr>
        <w:pStyle w:val="Heading1"/>
        <w:rPr>
          <w:del w:id="82" w:author="NAZ, Mamoona (OLDHAM MEDICAL SERVICES)" w:date="2026-09-22T12:20:00Z" w16du:dateUtc="2026-09-22T16:20:00Z"/>
        </w:rPr>
      </w:pPr>
      <w:del w:id="83" w:author="NAZ, Mamoona (OLDHAM MEDICAL SERVICES)" w:date="2026-09-22T12:20:00Z" w16du:dateUtc="2026-09-22T16:20:00Z">
        <w:r>
          <w:delText>schvaľuje</w:delText>
        </w:r>
      </w:del>
    </w:p>
    <w:p w14:paraId="2A00CDFF" w14:textId="77777777" w:rsidR="00FE615C" w:rsidRDefault="00FE615C" w:rsidP="00FE615C">
      <w:pPr>
        <w:rPr>
          <w:del w:id="84" w:author="NAZ, Mamoona (OLDHAM MEDICAL SERVICES)" w:date="2026-09-22T12:20:00Z" w16du:dateUtc="2026-09-22T16:20:00Z"/>
        </w:rPr>
      </w:pPr>
    </w:p>
    <w:p w14:paraId="7BEB867A" w14:textId="77777777" w:rsidR="00FE615C" w:rsidRDefault="00FE615C" w:rsidP="00FE615C">
      <w:pPr>
        <w:ind w:left="567"/>
        <w:rPr>
          <w:del w:id="85" w:author="NAZ, Mamoona (OLDHAM MEDICAL SERVICES)" w:date="2026-09-22T12:20:00Z" w16du:dateUtc="2026-09-22T16:20:00Z"/>
        </w:rPr>
      </w:pPr>
      <w:del w:id="86" w:author="NAZ, Mamoona (OLDHAM MEDICAL SERVICES)" w:date="2026-09-22T12:20:00Z" w16du:dateUtc="2026-09-22T16:20:00Z">
        <w:r>
          <w:delText>A.1</w:delText>
        </w:r>
        <w:r>
          <w:tab/>
          <w:delText xml:space="preserve">  za zapisovateľa Bc. Marcelu Tomášiková</w:delText>
        </w:r>
      </w:del>
    </w:p>
    <w:p w14:paraId="1592E42B" w14:textId="77777777" w:rsidR="00FE615C" w:rsidRDefault="00FE615C" w:rsidP="00FE615C">
      <w:pPr>
        <w:ind w:left="567"/>
        <w:rPr>
          <w:del w:id="87" w:author="NAZ, Mamoona (OLDHAM MEDICAL SERVICES)" w:date="2026-09-22T12:20:00Z" w16du:dateUtc="2026-09-22T16:20:00Z"/>
        </w:rPr>
      </w:pPr>
      <w:del w:id="88" w:author="NAZ, Mamoona (OLDHAM MEDICAL SERVICES)" w:date="2026-09-22T12:20:00Z" w16du:dateUtc="2026-09-22T16:20:00Z">
        <w:r>
          <w:delText xml:space="preserve">A.2 </w:delText>
        </w:r>
        <w:r>
          <w:tab/>
          <w:delText xml:space="preserve">  za členov návrhovej komisie </w:delText>
        </w:r>
        <w:r w:rsidR="00305092">
          <w:delText>Miloša Klimu a Ing. Martina Gallu</w:delText>
        </w:r>
      </w:del>
    </w:p>
    <w:p w14:paraId="3F480409" w14:textId="77777777" w:rsidR="00FE615C" w:rsidRDefault="00FE615C" w:rsidP="00FE615C">
      <w:pPr>
        <w:ind w:left="567"/>
        <w:rPr>
          <w:del w:id="89" w:author="NAZ, Mamoona (OLDHAM MEDICAL SERVICES)" w:date="2026-09-22T12:20:00Z" w16du:dateUtc="2026-09-22T16:20:00Z"/>
        </w:rPr>
      </w:pPr>
      <w:del w:id="90" w:author="NAZ, Mamoona (OLDHAM MEDICAL SERVICES)" w:date="2026-09-22T12:20:00Z" w16du:dateUtc="2026-09-22T16:20:00Z">
        <w:r>
          <w:delText>A.3</w:delText>
        </w:r>
        <w:r>
          <w:tab/>
          <w:delText xml:space="preserve">  za overovateľov zápisnice  Milana Kaspera</w:delText>
        </w:r>
        <w:r w:rsidR="00305092">
          <w:delText xml:space="preserve"> a Ing. Petra Lenkeya</w:delText>
        </w:r>
      </w:del>
    </w:p>
    <w:p w14:paraId="48CFB2DF" w14:textId="77777777" w:rsidR="003740F4" w:rsidRDefault="003740F4" w:rsidP="00FE615C">
      <w:pPr>
        <w:ind w:left="567"/>
        <w:rPr>
          <w:del w:id="91" w:author="NAZ, Mamoona (OLDHAM MEDICAL SERVICES)" w:date="2026-09-22T12:20:00Z" w16du:dateUtc="2026-09-22T16:20:00Z"/>
        </w:rPr>
      </w:pPr>
    </w:p>
    <w:p w14:paraId="630DFA8A" w14:textId="77777777" w:rsidR="00FE615C" w:rsidRPr="0037053F" w:rsidRDefault="00FE615C" w:rsidP="00FE615C">
      <w:pPr>
        <w:ind w:left="567"/>
        <w:rPr>
          <w:del w:id="92" w:author="NAZ, Mamoona (OLDHAM MEDICAL SERVICES)" w:date="2026-09-22T12:20:00Z" w16du:dateUtc="2026-09-22T16:20:00Z"/>
        </w:rPr>
      </w:pPr>
    </w:p>
    <w:p w14:paraId="2A515EB2" w14:textId="77777777" w:rsidR="00FE615C" w:rsidRDefault="00FE615C" w:rsidP="00FE615C">
      <w:pPr>
        <w:pStyle w:val="Heading1"/>
        <w:rPr>
          <w:del w:id="93" w:author="NAZ, Mamoona (OLDHAM MEDICAL SERVICES)" w:date="2026-09-22T12:20:00Z" w16du:dateUtc="2026-09-22T16:20:00Z"/>
        </w:rPr>
      </w:pPr>
      <w:del w:id="94" w:author="NAZ, Mamoona (OLDHAM MEDICAL SERVICES)" w:date="2026-09-22T12:20:00Z" w16du:dateUtc="2026-09-22T16:20:00Z">
        <w:r>
          <w:delText>berie na vedomie</w:delText>
        </w:r>
      </w:del>
    </w:p>
    <w:p w14:paraId="0EAA8EFC" w14:textId="77777777" w:rsidR="00FE615C" w:rsidRPr="0037053F" w:rsidRDefault="00FE615C" w:rsidP="00FE615C">
      <w:pPr>
        <w:pStyle w:val="BodyText"/>
        <w:widowControl/>
        <w:spacing w:before="120"/>
        <w:ind w:left="567"/>
        <w:jc w:val="both"/>
        <w:rPr>
          <w:del w:id="95" w:author="NAZ, Mamoona (OLDHAM MEDICAL SERVICES)" w:date="2026-09-22T12:20:00Z" w16du:dateUtc="2026-09-22T16:20:00Z"/>
          <w:bCs/>
          <w:sz w:val="16"/>
          <w:szCs w:val="16"/>
        </w:rPr>
      </w:pPr>
      <w:del w:id="96" w:author="NAZ, Mamoona (OLDHAM MEDICAL SERVICES)" w:date="2026-09-22T12:20:00Z" w16du:dateUtc="2026-09-22T16:20:00Z">
        <w:r w:rsidRPr="0037053F">
          <w:rPr>
            <w:bCs/>
            <w:sz w:val="16"/>
            <w:szCs w:val="16"/>
          </w:rPr>
          <w:delText> </w:delText>
        </w:r>
      </w:del>
    </w:p>
    <w:p w14:paraId="403C157D" w14:textId="77777777" w:rsidR="00FE615C" w:rsidRDefault="00FE615C" w:rsidP="00FE615C">
      <w:pPr>
        <w:pStyle w:val="Heading2"/>
        <w:rPr>
          <w:del w:id="97" w:author="NAZ, Mamoona (OLDHAM MEDICAL SERVICES)" w:date="2026-09-22T12:20:00Z" w16du:dateUtc="2026-09-22T16:20:00Z"/>
        </w:rPr>
      </w:pPr>
      <w:del w:id="98" w:author="NAZ, Mamoona (OLDHAM MEDICAL SERVICES)" w:date="2026-09-22T12:20:00Z" w16du:dateUtc="2026-09-22T16:20:00Z">
        <w:r>
          <w:delText xml:space="preserve">kontrolu plnenia uznesení </w:delText>
        </w:r>
      </w:del>
    </w:p>
    <w:p w14:paraId="5C11423C" w14:textId="77777777" w:rsidR="00FE615C" w:rsidRDefault="00CB0013" w:rsidP="00FE615C">
      <w:pPr>
        <w:pStyle w:val="Heading1"/>
        <w:rPr>
          <w:del w:id="99" w:author="NAZ, Mamoona (OLDHAM MEDICAL SERVICES)" w:date="2026-09-22T12:20:00Z" w16du:dateUtc="2026-09-22T16:20:00Z"/>
        </w:rPr>
      </w:pPr>
      <w:del w:id="100" w:author="NAZ, Mamoona (OLDHAM MEDICAL SERVICES)" w:date="2026-09-22T12:20:00Z" w16du:dateUtc="2026-09-22T16:20:00Z">
        <w:r>
          <w:delText xml:space="preserve">s c h v a ľ u j e </w:delText>
        </w:r>
      </w:del>
    </w:p>
    <w:p w14:paraId="1D26F23B" w14:textId="77777777" w:rsidR="00D84A10" w:rsidRDefault="00D84A10" w:rsidP="00FE615C">
      <w:pPr>
        <w:pStyle w:val="Heading2"/>
        <w:rPr>
          <w:del w:id="101" w:author="NAZ, Mamoona (OLDHAM MEDICAL SERVICES)" w:date="2026-09-22T12:20:00Z" w16du:dateUtc="2026-09-22T16:20:00Z"/>
        </w:rPr>
      </w:pPr>
      <w:del w:id="102" w:author="NAZ, Mamoona (OLDHAM MEDICAL SERVICES)" w:date="2026-09-22T12:20:00Z" w16du:dateUtc="2026-09-22T16:20:00Z">
        <w:r>
          <w:delText>predaj</w:delText>
        </w:r>
        <w:r w:rsidR="00A07AED">
          <w:delText xml:space="preserve"> časti</w:delText>
        </w:r>
        <w:r>
          <w:delText xml:space="preserve"> pozemku vo</w:delText>
        </w:r>
        <w:r w:rsidR="00A07AED">
          <w:delText xml:space="preserve"> výlučnom </w:delText>
        </w:r>
        <w:r>
          <w:delText xml:space="preserve"> vlastníctve Obce Vyšná Slaná  v katastrálnom území Obce Vyšná Slaná č.  KNC 106</w:delText>
        </w:r>
        <w:r w:rsidR="006E4FA7">
          <w:delText xml:space="preserve"> zastavaná plocha a nádvorie </w:delText>
        </w:r>
        <w:r>
          <w:delText xml:space="preserve"> vedený na liste vlastníctva č. 517</w:delText>
        </w:r>
        <w:r w:rsidR="006E4FA7">
          <w:delText xml:space="preserve"> </w:delText>
        </w:r>
        <w:r>
          <w:delText xml:space="preserve"> takto:</w:delText>
        </w:r>
      </w:del>
    </w:p>
    <w:p w14:paraId="7A2793A0" w14:textId="77777777" w:rsidR="00D84A10" w:rsidRDefault="00D84A10" w:rsidP="00D84A10">
      <w:pPr>
        <w:pStyle w:val="Heading2"/>
        <w:numPr>
          <w:ilvl w:val="0"/>
          <w:numId w:val="8"/>
        </w:numPr>
        <w:rPr>
          <w:del w:id="103" w:author="NAZ, Mamoona (OLDHAM MEDICAL SERVICES)" w:date="2026-09-22T12:20:00Z" w16du:dateUtc="2026-09-22T16:20:00Z"/>
        </w:rPr>
      </w:pPr>
      <w:del w:id="104" w:author="NAZ, Mamoona (OLDHAM MEDICAL SERVICES)" w:date="2026-09-22T12:20:00Z" w16du:dateUtc="2026-09-22T16:20:00Z">
        <w:r>
          <w:delText>vo výmere 32 m</w:delText>
        </w:r>
        <w:r>
          <w:rPr>
            <w:vertAlign w:val="superscript"/>
          </w:rPr>
          <w:delText xml:space="preserve">2 </w:delText>
        </w:r>
        <w:r>
          <w:delText xml:space="preserve">diel 32 parcelné číslo 106/2 podľa geometrického plánu č.2/2012 autorizačne overeného dňa 7.3.2012 a úradne overeného dňa 12.4.2012 </w:delText>
        </w:r>
        <w:r w:rsidR="00A07AED">
          <w:delText xml:space="preserve"> Ondrejovi Hricovi rod. Hric, nar. 9.6.1935, rodné číslo: 350609/746, trvale bytom Vyšná Slaná č. 161  v ½  a Zuzane Hricovej rod. Sentpéteryovej, nar. 9.7.1939, rodné číslo: 395709/733 trvale bytom Vyšná Slaná č. 161 v ½ </w:delText>
        </w:r>
        <w:r w:rsidR="00A07AED">
          <w:tab/>
        </w:r>
      </w:del>
    </w:p>
    <w:p w14:paraId="5B576B4B" w14:textId="77777777" w:rsidR="00A07AED" w:rsidRDefault="00D84A10" w:rsidP="00A07AED">
      <w:pPr>
        <w:pStyle w:val="Heading2"/>
        <w:numPr>
          <w:ilvl w:val="0"/>
          <w:numId w:val="8"/>
        </w:numPr>
        <w:rPr>
          <w:del w:id="105" w:author="NAZ, Mamoona (OLDHAM MEDICAL SERVICES)" w:date="2026-09-22T12:20:00Z" w16du:dateUtc="2026-09-22T16:20:00Z"/>
        </w:rPr>
      </w:pPr>
      <w:del w:id="106" w:author="NAZ, Mamoona (OLDHAM MEDICAL SERVICES)" w:date="2026-09-22T12:20:00Z" w16du:dateUtc="2026-09-22T16:20:00Z">
        <w:r>
          <w:delText>vo výmere 22 m</w:delText>
        </w:r>
        <w:r>
          <w:rPr>
            <w:vertAlign w:val="superscript"/>
          </w:rPr>
          <w:delText xml:space="preserve">2  </w:delText>
        </w:r>
        <w:r>
          <w:delText xml:space="preserve"> diel 34  parcelné číslo 106/4 podľa geometrického plánu č.2/2012 autorizačne overeného dňa 7.3.2012 a úradne overeného dňa 12.4.2012</w:delText>
        </w:r>
        <w:r w:rsidR="00A07AED" w:rsidRPr="00A07AED">
          <w:delText xml:space="preserve"> </w:delText>
        </w:r>
        <w:r w:rsidR="00A07AED">
          <w:delText xml:space="preserve">Ondrejovi Hricovi rod. Hric, nar. 9.6.1935, rodné číslo: 350609/746, trvale bytom Vyšná Slaná č. 161  v ½  a Zuzane Hricovej rod. Sentpéteryovej, nar. 9.7.1939, rodné číslo: 395709/733 trvale bytom Vyšná Slaná č. 161 v ½ </w:delText>
        </w:r>
        <w:r w:rsidR="00A07AED">
          <w:tab/>
        </w:r>
      </w:del>
    </w:p>
    <w:p w14:paraId="43BBF3FD" w14:textId="77777777" w:rsidR="00A07AED" w:rsidRPr="006E4FA7" w:rsidRDefault="006E4FA7" w:rsidP="006E4FA7">
      <w:pPr>
        <w:pStyle w:val="Heading2"/>
        <w:numPr>
          <w:ilvl w:val="0"/>
          <w:numId w:val="0"/>
        </w:numPr>
        <w:ind w:left="2629" w:hanging="851"/>
        <w:rPr>
          <w:del w:id="107" w:author="NAZ, Mamoona (OLDHAM MEDICAL SERVICES)" w:date="2026-09-22T12:20:00Z" w16du:dateUtc="2026-09-22T16:20:00Z"/>
        </w:rPr>
      </w:pPr>
      <w:del w:id="108" w:author="NAZ, Mamoona (OLDHAM MEDICAL SERVICES)" w:date="2026-09-22T12:20:00Z" w16du:dateUtc="2026-09-22T16:20:00Z">
        <w:r>
          <w:delText>Cena za 1m</w:delText>
        </w:r>
        <w:r>
          <w:rPr>
            <w:vertAlign w:val="superscript"/>
          </w:rPr>
          <w:delText xml:space="preserve">2  </w:delText>
        </w:r>
        <w:r>
          <w:delText>je určená vo výške 1,33 €. Celková cena je vo výške 71,82 €.</w:delText>
        </w:r>
      </w:del>
    </w:p>
    <w:p w14:paraId="1C8BFF4A" w14:textId="77777777" w:rsidR="00A07AED" w:rsidRDefault="00A07AED" w:rsidP="00A07AED">
      <w:pPr>
        <w:pStyle w:val="Heading2"/>
        <w:numPr>
          <w:ilvl w:val="0"/>
          <w:numId w:val="0"/>
        </w:numPr>
        <w:ind w:left="1418" w:hanging="851"/>
        <w:rPr>
          <w:del w:id="109" w:author="NAZ, Mamoona (OLDHAM MEDICAL SERVICES)" w:date="2026-09-22T12:20:00Z" w16du:dateUtc="2026-09-22T16:20:00Z"/>
        </w:rPr>
      </w:pPr>
    </w:p>
    <w:p w14:paraId="41CD6D35" w14:textId="77777777" w:rsidR="00A07AED" w:rsidRDefault="00A07AED" w:rsidP="00A07AED">
      <w:pPr>
        <w:pStyle w:val="Heading2"/>
        <w:numPr>
          <w:ilvl w:val="0"/>
          <w:numId w:val="0"/>
        </w:numPr>
        <w:ind w:left="1418" w:hanging="851"/>
        <w:rPr>
          <w:del w:id="110" w:author="NAZ, Mamoona (OLDHAM MEDICAL SERVICES)" w:date="2026-09-22T12:20:00Z" w16du:dateUtc="2026-09-22T16:20:00Z"/>
        </w:rPr>
      </w:pPr>
    </w:p>
    <w:p w14:paraId="00E3745B" w14:textId="77777777" w:rsidR="00A07AED" w:rsidRDefault="00A07AED" w:rsidP="00A07AED">
      <w:pPr>
        <w:pStyle w:val="Heading2"/>
        <w:rPr>
          <w:del w:id="111" w:author="NAZ, Mamoona (OLDHAM MEDICAL SERVICES)" w:date="2026-09-22T12:20:00Z" w16du:dateUtc="2026-09-22T16:20:00Z"/>
        </w:rPr>
      </w:pPr>
      <w:del w:id="112" w:author="NAZ, Mamoona (OLDHAM MEDICAL SERVICES)" w:date="2026-09-22T12:20:00Z" w16du:dateUtc="2026-09-22T16:20:00Z">
        <w:r>
          <w:delText>predaj časti pozemku vo výlučnom  vlastníctve Obce Vyšná Slaná  v katastrálnom území Obce Vyšná Slaná č.  KNC 106 vedený na liste vlastníctva č. 517 takto:</w:delText>
        </w:r>
      </w:del>
    </w:p>
    <w:p w14:paraId="30F38254" w14:textId="77777777" w:rsidR="00CF71D7" w:rsidRDefault="00A07AED" w:rsidP="00CF71D7">
      <w:pPr>
        <w:pStyle w:val="Heading2"/>
        <w:numPr>
          <w:ilvl w:val="0"/>
          <w:numId w:val="8"/>
        </w:numPr>
        <w:rPr>
          <w:del w:id="113" w:author="NAZ, Mamoona (OLDHAM MEDICAL SERVICES)" w:date="2026-09-22T12:20:00Z" w16du:dateUtc="2026-09-22T16:20:00Z"/>
        </w:rPr>
      </w:pPr>
      <w:del w:id="114" w:author="NAZ, Mamoona (OLDHAM MEDICAL SERVICES)" w:date="2026-09-22T12:20:00Z" w16du:dateUtc="2026-09-22T16:20:00Z">
        <w:r>
          <w:delText>vo výmere 33 m</w:delText>
        </w:r>
        <w:r w:rsidRPr="00CF71D7">
          <w:rPr>
            <w:vertAlign w:val="superscript"/>
          </w:rPr>
          <w:delText xml:space="preserve">2      </w:delText>
        </w:r>
        <w:r>
          <w:delText>diel 31 parcelné číslo 106/1 podľa geometrického plánu č.2/2012 autorizačne overeného dňa 7.3.2012 a úradne overeného dňa 12.4.2012  Ing. Jánovi Hricovi rod. Hric, nar. 18.5.1951 rodné číslo: 510518/005 trvale bytom Vyšná Slaná č. 162 v</w:delText>
        </w:r>
        <w:r w:rsidR="00CF71D7">
          <w:delText> </w:delText>
        </w:r>
        <w:r w:rsidR="00CF71D7" w:rsidRPr="00CF71D7">
          <w:rPr>
            <w:vertAlign w:val="superscript"/>
          </w:rPr>
          <w:delText>2</w:delText>
        </w:r>
        <w:r w:rsidR="00CF71D7">
          <w:delText>/</w:delText>
        </w:r>
        <w:r w:rsidR="00CF71D7" w:rsidRPr="00CF71D7">
          <w:rPr>
            <w:vertAlign w:val="subscript"/>
          </w:rPr>
          <w:delText>4</w:delText>
        </w:r>
        <w:r w:rsidR="00CF71D7">
          <w:delText xml:space="preserve">,  Vladimírovi Hricovi, rod. Hric, nar. 27.11.1952, rodné číslo: 521127/221, trvale bytom Vyšná Slaná č. 160 </w:delText>
        </w:r>
        <w:r w:rsidR="00CF71D7" w:rsidRPr="00CF71D7">
          <w:rPr>
            <w:vertAlign w:val="superscript"/>
          </w:rPr>
          <w:delText>1</w:delText>
        </w:r>
        <w:r w:rsidR="00CF71D7">
          <w:delText>/</w:delText>
        </w:r>
        <w:r w:rsidR="00CF71D7" w:rsidRPr="00CF71D7">
          <w:rPr>
            <w:vertAlign w:val="subscript"/>
          </w:rPr>
          <w:delText xml:space="preserve">4,   </w:delText>
        </w:r>
        <w:r w:rsidR="00CF71D7">
          <w:delText xml:space="preserve"> Janke Hricovej rod. Palackovej, nar. 4.10.1958, rodné číslo:586004/6797, trvale bytom Vyšná Slaná č. 160 v </w:delText>
        </w:r>
        <w:r w:rsidR="00CF71D7" w:rsidRPr="00CF71D7">
          <w:rPr>
            <w:vertAlign w:val="superscript"/>
          </w:rPr>
          <w:delText>1</w:delText>
        </w:r>
        <w:r w:rsidR="00CF71D7">
          <w:delText>/</w:delText>
        </w:r>
        <w:r w:rsidR="00CF71D7" w:rsidRPr="00CF71D7">
          <w:rPr>
            <w:vertAlign w:val="subscript"/>
          </w:rPr>
          <w:delText>4</w:delText>
        </w:r>
      </w:del>
    </w:p>
    <w:p w14:paraId="08DB9DFF" w14:textId="77777777" w:rsidR="00CF71D7" w:rsidRDefault="00CF71D7" w:rsidP="00CF71D7">
      <w:pPr>
        <w:pStyle w:val="Heading2"/>
        <w:numPr>
          <w:ilvl w:val="0"/>
          <w:numId w:val="0"/>
        </w:numPr>
        <w:ind w:left="1778"/>
        <w:rPr>
          <w:del w:id="115" w:author="NAZ, Mamoona (OLDHAM MEDICAL SERVICES)" w:date="2026-09-22T12:20:00Z" w16du:dateUtc="2026-09-22T16:20:00Z"/>
        </w:rPr>
      </w:pPr>
    </w:p>
    <w:p w14:paraId="6C48F791" w14:textId="77777777" w:rsidR="00CF71D7" w:rsidRDefault="00CF71D7" w:rsidP="00CF71D7">
      <w:pPr>
        <w:pStyle w:val="Heading2"/>
        <w:numPr>
          <w:ilvl w:val="0"/>
          <w:numId w:val="8"/>
        </w:numPr>
        <w:rPr>
          <w:del w:id="116" w:author="NAZ, Mamoona (OLDHAM MEDICAL SERVICES)" w:date="2026-09-22T12:20:00Z" w16du:dateUtc="2026-09-22T16:20:00Z"/>
        </w:rPr>
      </w:pPr>
      <w:del w:id="117" w:author="NAZ, Mamoona (OLDHAM MEDICAL SERVICES)" w:date="2026-09-22T12:20:00Z" w16du:dateUtc="2026-09-22T16:20:00Z">
        <w:r>
          <w:delText>vo výmere 21 m</w:delText>
        </w:r>
        <w:r>
          <w:rPr>
            <w:vertAlign w:val="superscript"/>
          </w:rPr>
          <w:delText xml:space="preserve">2      </w:delText>
        </w:r>
        <w:r>
          <w:delText>diel 33  parcelné číslo 106/3 podľa geometrického plánu č.2/2012 autorizačne overeného dňa 7.3.2012 a úradne overeného dňa 12.4.2012  Ing. Jánovi Hricovi rod. Hric, nar. 18.5.1951 rodné číslo: 510518/005 trvale bytom Vyšná Slaná č. 162 v </w:delText>
        </w:r>
        <w:r w:rsidRPr="00CF71D7">
          <w:rPr>
            <w:vertAlign w:val="superscript"/>
          </w:rPr>
          <w:delText>2</w:delText>
        </w:r>
        <w:r>
          <w:delText>/</w:delText>
        </w:r>
        <w:r w:rsidRPr="00CF71D7">
          <w:rPr>
            <w:vertAlign w:val="subscript"/>
          </w:rPr>
          <w:delText>4</w:delText>
        </w:r>
        <w:r>
          <w:delText>,  Vladimírovi Hricovi, rod. Hric, nar. 27.11.1952, rodné číslo: 521127/221, trvale bytom Vyšná Slaná č. 160 v </w:delText>
        </w:r>
        <w:r w:rsidRPr="00CF71D7">
          <w:rPr>
            <w:vertAlign w:val="superscript"/>
          </w:rPr>
          <w:delText>1</w:delText>
        </w:r>
        <w:r>
          <w:delText>/</w:delText>
        </w:r>
        <w:r w:rsidRPr="00CF71D7">
          <w:rPr>
            <w:vertAlign w:val="subscript"/>
          </w:rPr>
          <w:delText>4</w:delText>
        </w:r>
        <w:r>
          <w:delText xml:space="preserve">, Janke Hricovej rod. Palackovej, nar. 4.10.1958, rodné číslo:586004/6797, trvale bytom Vyšná Slaná č. 160 v </w:delText>
        </w:r>
        <w:r w:rsidRPr="00CF71D7">
          <w:rPr>
            <w:vertAlign w:val="superscript"/>
          </w:rPr>
          <w:delText>1</w:delText>
        </w:r>
        <w:r>
          <w:delText>/</w:delText>
        </w:r>
        <w:r w:rsidRPr="00CF71D7">
          <w:rPr>
            <w:vertAlign w:val="subscript"/>
          </w:rPr>
          <w:delText>4</w:delText>
        </w:r>
      </w:del>
    </w:p>
    <w:p w14:paraId="464E7983" w14:textId="77777777" w:rsidR="006E4FA7" w:rsidRPr="006E4FA7" w:rsidRDefault="006E4FA7" w:rsidP="006E4FA7">
      <w:pPr>
        <w:pStyle w:val="Heading2"/>
        <w:numPr>
          <w:ilvl w:val="0"/>
          <w:numId w:val="0"/>
        </w:numPr>
        <w:ind w:left="2629" w:hanging="851"/>
        <w:rPr>
          <w:del w:id="118" w:author="NAZ, Mamoona (OLDHAM MEDICAL SERVICES)" w:date="2026-09-22T12:20:00Z" w16du:dateUtc="2026-09-22T16:20:00Z"/>
        </w:rPr>
      </w:pPr>
      <w:del w:id="119" w:author="NAZ, Mamoona (OLDHAM MEDICAL SERVICES)" w:date="2026-09-22T12:20:00Z" w16du:dateUtc="2026-09-22T16:20:00Z">
        <w:r>
          <w:delText>Cena za 1m</w:delText>
        </w:r>
        <w:r>
          <w:rPr>
            <w:vertAlign w:val="superscript"/>
          </w:rPr>
          <w:delText xml:space="preserve">2  </w:delText>
        </w:r>
        <w:r>
          <w:delText>je určená vo výške 1,33 €. Celková cena je vo výške 71,82 €.</w:delText>
        </w:r>
      </w:del>
    </w:p>
    <w:p w14:paraId="4B98742D" w14:textId="77777777" w:rsidR="006E4FA7" w:rsidRDefault="006E4FA7" w:rsidP="006E4FA7">
      <w:pPr>
        <w:pStyle w:val="Heading2"/>
        <w:numPr>
          <w:ilvl w:val="0"/>
          <w:numId w:val="0"/>
        </w:numPr>
        <w:ind w:left="1418" w:hanging="851"/>
        <w:rPr>
          <w:del w:id="120" w:author="NAZ, Mamoona (OLDHAM MEDICAL SERVICES)" w:date="2026-09-22T12:20:00Z" w16du:dateUtc="2026-09-22T16:20:00Z"/>
        </w:rPr>
      </w:pPr>
    </w:p>
    <w:p w14:paraId="32ADB72B" w14:textId="77777777" w:rsidR="00A07AED" w:rsidRDefault="00CF71D7" w:rsidP="00CF71D7">
      <w:pPr>
        <w:pStyle w:val="Heading2"/>
        <w:numPr>
          <w:ilvl w:val="0"/>
          <w:numId w:val="0"/>
        </w:numPr>
        <w:ind w:left="1778"/>
        <w:rPr>
          <w:del w:id="121" w:author="NAZ, Mamoona (OLDHAM MEDICAL SERVICES)" w:date="2026-09-22T12:20:00Z" w16du:dateUtc="2026-09-22T16:20:00Z"/>
        </w:rPr>
      </w:pPr>
      <w:del w:id="122" w:author="NAZ, Mamoona (OLDHAM MEDICAL SERVICES)" w:date="2026-09-22T12:20:00Z" w16du:dateUtc="2026-09-22T16:20:00Z">
        <w:r>
          <w:tab/>
          <w:delText xml:space="preserve"> </w:delText>
        </w:r>
      </w:del>
    </w:p>
    <w:p w14:paraId="4D58B7C6" w14:textId="77777777" w:rsidR="00FE615C" w:rsidRDefault="00FE615C" w:rsidP="00A07AED">
      <w:pPr>
        <w:pStyle w:val="Heading2"/>
        <w:numPr>
          <w:ilvl w:val="0"/>
          <w:numId w:val="0"/>
        </w:numPr>
        <w:ind w:left="1418" w:hanging="851"/>
        <w:rPr>
          <w:del w:id="123" w:author="NAZ, Mamoona (OLDHAM MEDICAL SERVICES)" w:date="2026-09-22T12:20:00Z" w16du:dateUtc="2026-09-22T16:20:00Z"/>
        </w:rPr>
      </w:pPr>
    </w:p>
    <w:p w14:paraId="5F8F07E3" w14:textId="77777777" w:rsidR="00FE615C" w:rsidRDefault="00D84A10" w:rsidP="00CF71D7">
      <w:pPr>
        <w:pStyle w:val="Heading2"/>
        <w:numPr>
          <w:ilvl w:val="0"/>
          <w:numId w:val="0"/>
        </w:numPr>
        <w:ind w:left="1418" w:hanging="851"/>
        <w:rPr>
          <w:del w:id="124" w:author="NAZ, Mamoona (OLDHAM MEDICAL SERVICES)" w:date="2026-09-22T12:20:00Z" w16du:dateUtc="2026-09-22T16:20:00Z"/>
          <w:b/>
          <w:sz w:val="22"/>
          <w:szCs w:val="22"/>
        </w:rPr>
      </w:pPr>
      <w:del w:id="125" w:author="NAZ, Mamoona (OLDHAM MEDICAL SERVICES)" w:date="2026-09-22T12:20:00Z" w16du:dateUtc="2026-09-22T16:20:00Z">
        <w:r>
          <w:delText xml:space="preserve">              </w:delText>
        </w:r>
      </w:del>
    </w:p>
    <w:p w14:paraId="0D2E6AF5" w14:textId="77777777" w:rsidR="00FE615C" w:rsidRPr="004C320F" w:rsidRDefault="00FE615C" w:rsidP="00FE615C">
      <w:pPr>
        <w:pStyle w:val="BodyText"/>
        <w:rPr>
          <w:del w:id="126" w:author="NAZ, Mamoona (OLDHAM MEDICAL SERVICES)" w:date="2026-09-22T12:20:00Z" w16du:dateUtc="2026-09-22T16:20:00Z"/>
          <w:b/>
          <w:bCs/>
        </w:rPr>
      </w:pPr>
      <w:del w:id="127" w:author="NAZ, Mamoona (OLDHAM MEDICAL SERVICES)" w:date="2026-09-22T12:20:00Z" w16du:dateUtc="2026-09-22T16:20:00Z">
        <w:r>
          <w:rPr>
            <w:b/>
            <w:bCs/>
            <w:sz w:val="22"/>
          </w:rPr>
          <w:tab/>
        </w:r>
        <w:r>
          <w:rPr>
            <w:b/>
            <w:bCs/>
            <w:sz w:val="22"/>
          </w:rPr>
          <w:tab/>
        </w:r>
        <w:r>
          <w:rPr>
            <w:b/>
            <w:bCs/>
            <w:sz w:val="22"/>
          </w:rPr>
          <w:tab/>
        </w:r>
        <w:r>
          <w:rPr>
            <w:b/>
            <w:bCs/>
            <w:sz w:val="22"/>
          </w:rPr>
          <w:tab/>
        </w:r>
        <w:r>
          <w:rPr>
            <w:b/>
            <w:bCs/>
            <w:sz w:val="22"/>
          </w:rPr>
          <w:tab/>
        </w:r>
        <w:r>
          <w:rPr>
            <w:b/>
            <w:bCs/>
            <w:sz w:val="22"/>
          </w:rPr>
          <w:tab/>
        </w:r>
        <w:r>
          <w:rPr>
            <w:b/>
            <w:bCs/>
            <w:sz w:val="22"/>
          </w:rPr>
          <w:tab/>
        </w:r>
        <w:r w:rsidRPr="004C320F">
          <w:rPr>
            <w:b/>
            <w:bCs/>
          </w:rPr>
          <w:delText>Ing. Dušan   G a l l o</w:delText>
        </w:r>
      </w:del>
    </w:p>
    <w:p w14:paraId="48C9E42A" w14:textId="77777777" w:rsidR="00FE615C" w:rsidRPr="004C320F" w:rsidRDefault="00FE615C" w:rsidP="00FE615C">
      <w:pPr>
        <w:pStyle w:val="BodyText"/>
        <w:rPr>
          <w:del w:id="128" w:author="NAZ, Mamoona (OLDHAM MEDICAL SERVICES)" w:date="2026-09-22T12:20:00Z" w16du:dateUtc="2026-09-22T16:20:00Z"/>
          <w:b/>
          <w:bCs/>
        </w:rPr>
      </w:pPr>
      <w:del w:id="129" w:author="NAZ, Mamoona (OLDHAM MEDICAL SERVICES)" w:date="2026-09-22T12:20:00Z" w16du:dateUtc="2026-09-22T16:20:00Z">
        <w:r w:rsidRPr="004C320F">
          <w:rPr>
            <w:b/>
            <w:bCs/>
          </w:rPr>
          <w:tab/>
        </w:r>
        <w:r w:rsidRPr="004C320F">
          <w:rPr>
            <w:b/>
            <w:bCs/>
          </w:rPr>
          <w:tab/>
        </w:r>
        <w:r w:rsidRPr="004C320F">
          <w:rPr>
            <w:b/>
            <w:bCs/>
          </w:rPr>
          <w:tab/>
        </w:r>
        <w:r w:rsidRPr="004C320F">
          <w:rPr>
            <w:b/>
            <w:bCs/>
          </w:rPr>
          <w:tab/>
        </w:r>
        <w:r w:rsidRPr="004C320F">
          <w:rPr>
            <w:b/>
            <w:bCs/>
          </w:rPr>
          <w:tab/>
        </w:r>
        <w:r w:rsidRPr="004C320F">
          <w:rPr>
            <w:b/>
            <w:bCs/>
          </w:rPr>
          <w:tab/>
        </w:r>
        <w:r w:rsidRPr="004C320F">
          <w:rPr>
            <w:b/>
            <w:bCs/>
          </w:rPr>
          <w:tab/>
          <w:delText>starosta obce Vyšná Slaná</w:delText>
        </w:r>
      </w:del>
    </w:p>
    <w:p w14:paraId="0442EAB7" w14:textId="77777777" w:rsidR="00FE615C" w:rsidRPr="004C320F" w:rsidRDefault="00FE615C" w:rsidP="00FE615C">
      <w:pPr>
        <w:pStyle w:val="BodyText"/>
        <w:widowControl/>
        <w:spacing w:before="120"/>
        <w:rPr>
          <w:del w:id="130" w:author="NAZ, Mamoona (OLDHAM MEDICAL SERVICES)" w:date="2026-09-22T12:20:00Z" w16du:dateUtc="2026-09-22T16:20:00Z"/>
          <w:b/>
        </w:rPr>
      </w:pPr>
    </w:p>
    <w:p w14:paraId="16331E96" w14:textId="77777777" w:rsidR="00FE615C" w:rsidRPr="004C320F" w:rsidRDefault="00FE615C" w:rsidP="00FE615C">
      <w:pPr>
        <w:pStyle w:val="BodyText"/>
        <w:widowControl/>
        <w:spacing w:before="120"/>
        <w:rPr>
          <w:del w:id="131" w:author="NAZ, Mamoona (OLDHAM MEDICAL SERVICES)" w:date="2026-09-22T12:20:00Z" w16du:dateUtc="2026-09-22T16:20:00Z"/>
          <w:b/>
        </w:rPr>
      </w:pPr>
    </w:p>
    <w:p w14:paraId="42292B7F" w14:textId="77777777" w:rsidR="00FE615C" w:rsidRPr="004C320F" w:rsidRDefault="00FE615C" w:rsidP="00FE615C">
      <w:pPr>
        <w:pStyle w:val="BodyText"/>
        <w:rPr>
          <w:del w:id="132" w:author="NAZ, Mamoona (OLDHAM MEDICAL SERVICES)" w:date="2026-09-22T12:20:00Z" w16du:dateUtc="2026-09-22T16:20:00Z"/>
          <w:bCs/>
          <w:sz w:val="22"/>
        </w:rPr>
      </w:pPr>
      <w:del w:id="133" w:author="NAZ, Mamoona (OLDHAM MEDICAL SERVICES)" w:date="2026-09-22T12:20:00Z" w16du:dateUtc="2026-09-22T16:20:00Z">
        <w:r w:rsidRPr="004C320F">
          <w:rPr>
            <w:bCs/>
            <w:sz w:val="22"/>
          </w:rPr>
          <w:delText>Hlasovanie</w:delText>
        </w:r>
      </w:del>
    </w:p>
    <w:p w14:paraId="40767A28" w14:textId="77777777" w:rsidR="00FE615C" w:rsidRPr="004C320F" w:rsidRDefault="00FE615C" w:rsidP="00FE615C">
      <w:pPr>
        <w:pStyle w:val="BodyText"/>
        <w:rPr>
          <w:del w:id="134" w:author="NAZ, Mamoona (OLDHAM MEDICAL SERVICES)" w:date="2026-09-22T12:20:00Z" w16du:dateUtc="2026-09-22T16:20:00Z"/>
          <w:bCs/>
          <w:sz w:val="22"/>
        </w:rPr>
      </w:pPr>
      <w:del w:id="135" w:author="NAZ, Mamoona (OLDHAM MEDICAL SERVICES)" w:date="2026-09-22T12:20:00Z" w16du:dateUtc="2026-09-22T16:20:00Z">
        <w:r w:rsidRPr="004C320F">
          <w:rPr>
            <w:bCs/>
            <w:sz w:val="22"/>
          </w:rPr>
          <w:delText>Za:</w:delText>
        </w:r>
        <w:r w:rsidRPr="004C320F">
          <w:rPr>
            <w:bCs/>
            <w:sz w:val="22"/>
          </w:rPr>
          <w:tab/>
        </w:r>
        <w:r w:rsidRPr="004C320F">
          <w:rPr>
            <w:bCs/>
            <w:sz w:val="22"/>
          </w:rPr>
          <w:tab/>
        </w:r>
        <w:r>
          <w:rPr>
            <w:bCs/>
            <w:sz w:val="22"/>
          </w:rPr>
          <w:delText>5</w:delText>
        </w:r>
        <w:r w:rsidRPr="004C320F">
          <w:rPr>
            <w:bCs/>
            <w:sz w:val="22"/>
          </w:rPr>
          <w:tab/>
        </w:r>
        <w:r w:rsidRPr="004C320F">
          <w:rPr>
            <w:bCs/>
            <w:sz w:val="22"/>
          </w:rPr>
          <w:tab/>
        </w:r>
      </w:del>
    </w:p>
    <w:p w14:paraId="1C393443" w14:textId="77777777" w:rsidR="00FE615C" w:rsidRPr="004C320F" w:rsidRDefault="00FE615C" w:rsidP="00FE615C">
      <w:pPr>
        <w:pStyle w:val="BodyText"/>
        <w:rPr>
          <w:del w:id="136" w:author="NAZ, Mamoona (OLDHAM MEDICAL SERVICES)" w:date="2026-09-22T12:20:00Z" w16du:dateUtc="2026-09-22T16:20:00Z"/>
          <w:bCs/>
          <w:sz w:val="22"/>
        </w:rPr>
      </w:pPr>
      <w:del w:id="137" w:author="NAZ, Mamoona (OLDHAM MEDICAL SERVICES)" w:date="2026-09-22T12:20:00Z" w16du:dateUtc="2026-09-22T16:20:00Z">
        <w:r w:rsidRPr="004C320F">
          <w:rPr>
            <w:bCs/>
            <w:sz w:val="22"/>
          </w:rPr>
          <w:delText>Proti:</w:delText>
        </w:r>
        <w:r w:rsidRPr="004C320F">
          <w:rPr>
            <w:bCs/>
            <w:sz w:val="22"/>
          </w:rPr>
          <w:tab/>
        </w:r>
        <w:r w:rsidRPr="004C320F">
          <w:rPr>
            <w:bCs/>
            <w:sz w:val="22"/>
          </w:rPr>
          <w:tab/>
          <w:delText>0</w:delText>
        </w:r>
      </w:del>
    </w:p>
    <w:p w14:paraId="5996BF1C" w14:textId="77777777" w:rsidR="00FE615C" w:rsidRPr="004C320F" w:rsidRDefault="00FE615C" w:rsidP="00FE615C">
      <w:pPr>
        <w:pStyle w:val="BodyText"/>
        <w:rPr>
          <w:del w:id="138" w:author="NAZ, Mamoona (OLDHAM MEDICAL SERVICES)" w:date="2026-09-22T12:20:00Z" w16du:dateUtc="2026-09-22T16:20:00Z"/>
          <w:bCs/>
          <w:sz w:val="22"/>
        </w:rPr>
      </w:pPr>
      <w:del w:id="139" w:author="NAZ, Mamoona (OLDHAM MEDICAL SERVICES)" w:date="2026-09-22T12:20:00Z" w16du:dateUtc="2026-09-22T16:20:00Z">
        <w:r w:rsidRPr="004C320F">
          <w:rPr>
            <w:bCs/>
            <w:sz w:val="22"/>
          </w:rPr>
          <w:delText>Zdržal sa:</w:delText>
        </w:r>
        <w:r w:rsidRPr="004C320F">
          <w:rPr>
            <w:bCs/>
            <w:sz w:val="22"/>
          </w:rPr>
          <w:tab/>
          <w:delText>0</w:delText>
        </w:r>
      </w:del>
    </w:p>
    <w:p w14:paraId="072E8E09" w14:textId="77777777" w:rsidR="00FE615C" w:rsidRPr="004C320F" w:rsidRDefault="00FE615C" w:rsidP="00FE615C">
      <w:pPr>
        <w:pStyle w:val="BodyText"/>
        <w:rPr>
          <w:del w:id="140" w:author="NAZ, Mamoona (OLDHAM MEDICAL SERVICES)" w:date="2026-09-22T12:20:00Z" w16du:dateUtc="2026-09-22T16:20:00Z"/>
          <w:bCs/>
          <w:sz w:val="22"/>
        </w:rPr>
      </w:pPr>
    </w:p>
    <w:p w14:paraId="200BA239" w14:textId="77777777" w:rsidR="00FE615C" w:rsidRDefault="00FE615C" w:rsidP="00FE615C">
      <w:pPr>
        <w:pStyle w:val="BodyText"/>
        <w:widowControl/>
        <w:spacing w:before="120"/>
        <w:rPr>
          <w:del w:id="141" w:author="NAZ, Mamoona (OLDHAM MEDICAL SERVICES)" w:date="2026-09-22T12:20:00Z" w16du:dateUtc="2026-09-22T16:20:00Z"/>
          <w:b/>
          <w:sz w:val="22"/>
          <w:szCs w:val="22"/>
        </w:rPr>
      </w:pPr>
    </w:p>
    <w:p w14:paraId="795B2BF6" w14:textId="77777777" w:rsidR="00CF71D7" w:rsidRDefault="00CF71D7" w:rsidP="00FE615C">
      <w:pPr>
        <w:pStyle w:val="BodyText"/>
        <w:widowControl/>
        <w:spacing w:before="120"/>
        <w:rPr>
          <w:del w:id="142" w:author="NAZ, Mamoona (OLDHAM MEDICAL SERVICES)" w:date="2026-09-22T12:20:00Z" w16du:dateUtc="2026-09-22T16:20:00Z"/>
          <w:b/>
          <w:sz w:val="22"/>
          <w:szCs w:val="22"/>
        </w:rPr>
      </w:pPr>
    </w:p>
    <w:p w14:paraId="39B2729B" w14:textId="77777777" w:rsidR="00CF71D7" w:rsidRDefault="00CF71D7" w:rsidP="00FE615C">
      <w:pPr>
        <w:pStyle w:val="BodyText"/>
        <w:widowControl/>
        <w:spacing w:before="120"/>
        <w:rPr>
          <w:del w:id="143" w:author="NAZ, Mamoona (OLDHAM MEDICAL SERVICES)" w:date="2026-09-22T12:20:00Z" w16du:dateUtc="2026-09-22T16:20:00Z"/>
          <w:b/>
          <w:sz w:val="22"/>
          <w:szCs w:val="22"/>
        </w:rPr>
      </w:pPr>
    </w:p>
    <w:p w14:paraId="0DE36FEA" w14:textId="77777777" w:rsidR="00CF71D7" w:rsidRDefault="00CF71D7" w:rsidP="00FE615C">
      <w:pPr>
        <w:pStyle w:val="BodyText"/>
        <w:widowControl/>
        <w:spacing w:before="120"/>
        <w:rPr>
          <w:del w:id="144" w:author="NAZ, Mamoona (OLDHAM MEDICAL SERVICES)" w:date="2026-09-22T12:20:00Z" w16du:dateUtc="2026-09-22T16:20:00Z"/>
          <w:b/>
          <w:sz w:val="22"/>
          <w:szCs w:val="22"/>
        </w:rPr>
      </w:pPr>
    </w:p>
    <w:p w14:paraId="6949220C" w14:textId="77777777" w:rsidR="00CF71D7" w:rsidRDefault="00CF71D7" w:rsidP="00FE615C">
      <w:pPr>
        <w:pStyle w:val="BodyText"/>
        <w:widowControl/>
        <w:spacing w:before="120"/>
        <w:rPr>
          <w:del w:id="145" w:author="NAZ, Mamoona (OLDHAM MEDICAL SERVICES)" w:date="2026-09-22T12:20:00Z" w16du:dateUtc="2026-09-22T16:20:00Z"/>
          <w:b/>
          <w:sz w:val="22"/>
          <w:szCs w:val="22"/>
        </w:rPr>
      </w:pPr>
    </w:p>
    <w:p w14:paraId="35AC0F7C" w14:textId="77777777" w:rsidR="00CF71D7" w:rsidRDefault="00CF71D7" w:rsidP="00FE615C">
      <w:pPr>
        <w:pStyle w:val="BodyText"/>
        <w:widowControl/>
        <w:spacing w:before="120"/>
        <w:rPr>
          <w:del w:id="146" w:author="NAZ, Mamoona (OLDHAM MEDICAL SERVICES)" w:date="2026-09-22T12:20:00Z" w16du:dateUtc="2026-09-22T16:20:00Z"/>
          <w:b/>
          <w:sz w:val="22"/>
          <w:szCs w:val="22"/>
        </w:rPr>
      </w:pPr>
    </w:p>
    <w:p w14:paraId="24DADBD2" w14:textId="77777777" w:rsidR="00CF71D7" w:rsidRDefault="00CF71D7" w:rsidP="00FE615C">
      <w:pPr>
        <w:pStyle w:val="BodyText"/>
        <w:widowControl/>
        <w:spacing w:before="120"/>
        <w:rPr>
          <w:del w:id="147" w:author="NAZ, Mamoona (OLDHAM MEDICAL SERVICES)" w:date="2026-09-22T12:20:00Z" w16du:dateUtc="2026-09-22T16:20:00Z"/>
          <w:b/>
          <w:sz w:val="22"/>
          <w:szCs w:val="22"/>
        </w:rPr>
      </w:pPr>
    </w:p>
    <w:p w14:paraId="7B2FBD9C" w14:textId="77777777" w:rsidR="00CF71D7" w:rsidRDefault="00CF71D7" w:rsidP="00FE615C">
      <w:pPr>
        <w:pStyle w:val="BodyText"/>
        <w:widowControl/>
        <w:spacing w:before="120"/>
        <w:rPr>
          <w:del w:id="148" w:author="NAZ, Mamoona (OLDHAM MEDICAL SERVICES)" w:date="2026-09-22T12:20:00Z" w16du:dateUtc="2026-09-22T16:20:00Z"/>
          <w:b/>
          <w:sz w:val="22"/>
          <w:szCs w:val="22"/>
        </w:rPr>
      </w:pPr>
    </w:p>
    <w:p w14:paraId="7189FDF5" w14:textId="77777777" w:rsidR="00CF71D7" w:rsidRDefault="00CF71D7" w:rsidP="00FE615C">
      <w:pPr>
        <w:pStyle w:val="BodyText"/>
        <w:widowControl/>
        <w:spacing w:before="120"/>
        <w:rPr>
          <w:del w:id="149" w:author="NAZ, Mamoona (OLDHAM MEDICAL SERVICES)" w:date="2026-09-22T12:20:00Z" w16du:dateUtc="2026-09-22T16:20:00Z"/>
          <w:b/>
          <w:sz w:val="22"/>
          <w:szCs w:val="22"/>
        </w:rPr>
      </w:pPr>
    </w:p>
    <w:p w14:paraId="55E09C9C" w14:textId="77777777" w:rsidR="00CF71D7" w:rsidRDefault="00CF71D7" w:rsidP="00FE615C">
      <w:pPr>
        <w:pStyle w:val="BodyText"/>
        <w:widowControl/>
        <w:spacing w:before="120"/>
        <w:rPr>
          <w:del w:id="150" w:author="NAZ, Mamoona (OLDHAM MEDICAL SERVICES)" w:date="2026-09-22T12:20:00Z" w16du:dateUtc="2026-09-22T16:20:00Z"/>
          <w:b/>
          <w:sz w:val="22"/>
          <w:szCs w:val="22"/>
        </w:rPr>
      </w:pPr>
    </w:p>
    <w:p w14:paraId="24E4E936" w14:textId="77777777" w:rsidR="00CF71D7" w:rsidRDefault="00CF71D7" w:rsidP="00FE615C">
      <w:pPr>
        <w:pStyle w:val="BodyText"/>
        <w:widowControl/>
        <w:spacing w:before="120"/>
        <w:rPr>
          <w:del w:id="151" w:author="NAZ, Mamoona (OLDHAM MEDICAL SERVICES)" w:date="2026-09-22T12:20:00Z" w16du:dateUtc="2026-09-22T16:20:00Z"/>
          <w:b/>
          <w:sz w:val="22"/>
          <w:szCs w:val="22"/>
        </w:rPr>
      </w:pPr>
    </w:p>
    <w:p w14:paraId="7CD37C9A" w14:textId="77777777" w:rsidR="00CF71D7" w:rsidRDefault="00CF71D7" w:rsidP="00FE615C">
      <w:pPr>
        <w:pStyle w:val="BodyText"/>
        <w:widowControl/>
        <w:spacing w:before="120"/>
        <w:rPr>
          <w:del w:id="152" w:author="NAZ, Mamoona (OLDHAM MEDICAL SERVICES)" w:date="2026-09-22T12:20:00Z" w16du:dateUtc="2026-09-22T16:20:00Z"/>
          <w:b/>
          <w:sz w:val="22"/>
          <w:szCs w:val="22"/>
        </w:rPr>
      </w:pPr>
    </w:p>
    <w:p w14:paraId="586024CB" w14:textId="77777777" w:rsidR="00FE615C" w:rsidRDefault="00FE615C" w:rsidP="00FE615C">
      <w:pPr>
        <w:pStyle w:val="BodyText"/>
        <w:widowControl/>
        <w:spacing w:before="120"/>
        <w:rPr>
          <w:del w:id="153" w:author="NAZ, Mamoona (OLDHAM MEDICAL SERVICES)" w:date="2026-09-22T12:20:00Z" w16du:dateUtc="2026-09-22T16:20:00Z"/>
          <w:b/>
          <w:sz w:val="22"/>
          <w:szCs w:val="22"/>
        </w:rPr>
      </w:pPr>
    </w:p>
    <w:p w14:paraId="7B705B88" w14:textId="77777777" w:rsidR="00FE615C" w:rsidRDefault="00FE615C" w:rsidP="00FE615C">
      <w:pPr>
        <w:pStyle w:val="Zakladnystyl"/>
        <w:jc w:val="center"/>
        <w:rPr>
          <w:del w:id="154" w:author="NAZ, Mamoona (OLDHAM MEDICAL SERVICES)" w:date="2026-09-22T12:20:00Z" w16du:dateUtc="2026-09-22T16:20:00Z"/>
          <w:sz w:val="28"/>
          <w:szCs w:val="28"/>
        </w:rPr>
      </w:pPr>
      <w:del w:id="155" w:author="NAZ, Mamoona (OLDHAM MEDICAL SERVICES)" w:date="2026-09-22T12:20:00Z" w16du:dateUtc="2026-09-22T16:20:00Z">
        <w:r>
          <w:rPr>
            <w:sz w:val="28"/>
            <w:szCs w:val="28"/>
          </w:rPr>
          <w:delText>UZNESENIE OBECNÉHO ZASTUPITEĽSTVA VO VYŠNEJ SLANEJ</w:delText>
        </w:r>
      </w:del>
    </w:p>
    <w:p w14:paraId="20745DCE" w14:textId="77777777" w:rsidR="00FE615C" w:rsidRDefault="00FE615C" w:rsidP="00FE615C">
      <w:pPr>
        <w:pStyle w:val="Zakladnystyl"/>
        <w:jc w:val="center"/>
        <w:rPr>
          <w:del w:id="156" w:author="NAZ, Mamoona (OLDHAM MEDICAL SERVICES)" w:date="2026-09-22T12:20:00Z" w16du:dateUtc="2026-09-22T16:20:00Z"/>
          <w:b/>
          <w:bCs/>
          <w:sz w:val="32"/>
          <w:szCs w:val="32"/>
        </w:rPr>
      </w:pPr>
      <w:del w:id="157" w:author="NAZ, Mamoona (OLDHAM MEDICAL SERVICES)" w:date="2026-09-22T12:20:00Z" w16du:dateUtc="2026-09-22T16:20:00Z">
        <w:r>
          <w:rPr>
            <w:b/>
            <w:bCs/>
            <w:sz w:val="32"/>
            <w:szCs w:val="32"/>
          </w:rPr>
          <w:delText>č. 2</w:delText>
        </w:r>
      </w:del>
    </w:p>
    <w:p w14:paraId="2B3F62CE" w14:textId="77777777" w:rsidR="00FE615C" w:rsidRDefault="00FE615C" w:rsidP="00FE615C">
      <w:pPr>
        <w:pStyle w:val="Zakladnystyl"/>
        <w:jc w:val="center"/>
        <w:rPr>
          <w:del w:id="158" w:author="NAZ, Mamoona (OLDHAM MEDICAL SERVICES)" w:date="2026-09-22T12:20:00Z" w16du:dateUtc="2026-09-22T16:20:00Z"/>
          <w:sz w:val="28"/>
          <w:szCs w:val="28"/>
        </w:rPr>
      </w:pPr>
      <w:del w:id="159" w:author="NAZ, Mamoona (OLDHAM MEDICAL SERVICES)" w:date="2026-09-22T12:20:00Z" w16du:dateUtc="2026-09-22T16:20:00Z">
        <w:r>
          <w:rPr>
            <w:sz w:val="28"/>
            <w:szCs w:val="28"/>
          </w:rPr>
          <w:delText>z </w:delText>
        </w:r>
        <w:r w:rsidR="003740F4">
          <w:rPr>
            <w:sz w:val="28"/>
            <w:szCs w:val="28"/>
          </w:rPr>
          <w:delText>20</w:delText>
        </w:r>
        <w:r>
          <w:rPr>
            <w:sz w:val="28"/>
            <w:szCs w:val="28"/>
          </w:rPr>
          <w:delText xml:space="preserve">. </w:delText>
        </w:r>
        <w:r w:rsidR="003740F4">
          <w:rPr>
            <w:sz w:val="28"/>
            <w:szCs w:val="28"/>
          </w:rPr>
          <w:delText>marca</w:delText>
        </w:r>
        <w:r>
          <w:rPr>
            <w:sz w:val="28"/>
            <w:szCs w:val="28"/>
          </w:rPr>
          <w:delText xml:space="preserve"> 201</w:delText>
        </w:r>
        <w:r w:rsidR="003740F4">
          <w:rPr>
            <w:sz w:val="28"/>
            <w:szCs w:val="28"/>
          </w:rPr>
          <w:delText>5</w:delText>
        </w:r>
      </w:del>
    </w:p>
    <w:p w14:paraId="39BE50CD" w14:textId="77777777" w:rsidR="00FE615C" w:rsidRDefault="00FE615C" w:rsidP="00FE615C">
      <w:pPr>
        <w:pStyle w:val="Zakladnystyl"/>
        <w:jc w:val="center"/>
        <w:rPr>
          <w:del w:id="160" w:author="NAZ, Mamoona (OLDHAM MEDICAL SERVICES)" w:date="2026-09-22T12:20:00Z" w16du:dateUtc="2026-09-22T16:20:00Z"/>
          <w:sz w:val="28"/>
          <w:szCs w:val="28"/>
        </w:rPr>
      </w:pPr>
    </w:p>
    <w:tbl>
      <w:tblPr>
        <w:tblW w:w="0" w:type="auto"/>
        <w:tblCellMar>
          <w:left w:w="70" w:type="dxa"/>
          <w:right w:w="70" w:type="dxa"/>
        </w:tblCellMar>
        <w:tblLook w:val="0000" w:firstRow="0" w:lastRow="0" w:firstColumn="0" w:lastColumn="0" w:noHBand="0" w:noVBand="0"/>
      </w:tblPr>
      <w:tblGrid>
        <w:gridCol w:w="4587"/>
        <w:gridCol w:w="4579"/>
      </w:tblGrid>
      <w:tr w:rsidR="00FE615C" w:rsidRPr="004867BB" w14:paraId="166460CA" w14:textId="77777777" w:rsidTr="00092CEA">
        <w:trPr>
          <w:trHeight w:val="713"/>
          <w:del w:id="161" w:author="NAZ, Mamoona (OLDHAM MEDICAL SERVICES)" w:date="2026-09-22T12:20:00Z" w16du:dateUtc="2026-09-22T16:20:00Z"/>
        </w:trPr>
        <w:tc>
          <w:tcPr>
            <w:tcW w:w="9212" w:type="dxa"/>
            <w:gridSpan w:val="2"/>
          </w:tcPr>
          <w:p w14:paraId="552EABC0" w14:textId="77777777" w:rsidR="00FE615C" w:rsidRDefault="00FE615C" w:rsidP="00092CEA">
            <w:pPr>
              <w:rPr>
                <w:del w:id="162" w:author="NAZ, Mamoona (OLDHAM MEDICAL SERVICES)" w:date="2026-09-22T12:20:00Z" w16du:dateUtc="2026-09-22T16:20:00Z"/>
                <w:b/>
                <w:bCs/>
                <w:sz w:val="28"/>
                <w:szCs w:val="28"/>
              </w:rPr>
            </w:pPr>
          </w:p>
          <w:p w14:paraId="7A7FD870" w14:textId="77777777" w:rsidR="00FE615C" w:rsidRPr="004867BB" w:rsidRDefault="00FE615C" w:rsidP="00092CEA">
            <w:pPr>
              <w:rPr>
                <w:del w:id="163" w:author="NAZ, Mamoona (OLDHAM MEDICAL SERVICES)" w:date="2026-09-22T12:20:00Z" w16du:dateUtc="2026-09-22T16:20:00Z"/>
              </w:rPr>
            </w:pPr>
            <w:del w:id="164" w:author="NAZ, Mamoona (OLDHAM MEDICAL SERVICES)" w:date="2026-09-22T12:20:00Z" w16du:dateUtc="2026-09-22T16:20:00Z">
              <w:r>
                <w:rPr>
                  <w:b/>
                  <w:bCs/>
                  <w:sz w:val="28"/>
                  <w:szCs w:val="28"/>
                </w:rPr>
                <w:delText xml:space="preserve">Návrh </w:delText>
              </w:r>
              <w:r w:rsidR="003740F4">
                <w:rPr>
                  <w:b/>
                  <w:bCs/>
                  <w:sz w:val="28"/>
                  <w:szCs w:val="28"/>
                </w:rPr>
                <w:delText>platu starostu obce na rok 2015</w:delText>
              </w:r>
            </w:del>
          </w:p>
          <w:p w14:paraId="159F2BEA" w14:textId="77777777" w:rsidR="00FE615C" w:rsidRPr="004867BB" w:rsidRDefault="00FE615C" w:rsidP="00092CEA">
            <w:pPr>
              <w:rPr>
                <w:del w:id="165" w:author="NAZ, Mamoona (OLDHAM MEDICAL SERVICES)" w:date="2026-09-22T12:20:00Z" w16du:dateUtc="2026-09-22T16:20:00Z"/>
              </w:rPr>
            </w:pPr>
          </w:p>
        </w:tc>
      </w:tr>
      <w:tr w:rsidR="00FE615C" w:rsidRPr="004867BB" w14:paraId="2BB6512C" w14:textId="77777777" w:rsidTr="00092CEA">
        <w:trPr>
          <w:gridAfter w:val="1"/>
          <w:wAfter w:w="4606" w:type="dxa"/>
          <w:del w:id="166" w:author="NAZ, Mamoona (OLDHAM MEDICAL SERVICES)" w:date="2026-09-22T12:20:00Z" w16du:dateUtc="2026-09-22T16:20:00Z"/>
        </w:trPr>
        <w:tc>
          <w:tcPr>
            <w:tcW w:w="4606" w:type="dxa"/>
          </w:tcPr>
          <w:p w14:paraId="23E1E260" w14:textId="77777777" w:rsidR="00FE615C" w:rsidRPr="004867BB" w:rsidRDefault="00FE615C" w:rsidP="00092CEA">
            <w:pPr>
              <w:rPr>
                <w:del w:id="167" w:author="NAZ, Mamoona (OLDHAM MEDICAL SERVICES)" w:date="2026-09-22T12:20:00Z" w16du:dateUtc="2026-09-22T16:20:00Z"/>
              </w:rPr>
            </w:pPr>
          </w:p>
        </w:tc>
      </w:tr>
      <w:tr w:rsidR="00FE615C" w:rsidRPr="004867BB" w14:paraId="3D41B62C" w14:textId="77777777" w:rsidTr="00092CEA">
        <w:trPr>
          <w:gridAfter w:val="1"/>
          <w:wAfter w:w="4606" w:type="dxa"/>
          <w:cantSplit/>
          <w:del w:id="168" w:author="NAZ, Mamoona (OLDHAM MEDICAL SERVICES)" w:date="2026-09-22T12:20:00Z" w16du:dateUtc="2026-09-22T16:20:00Z"/>
        </w:trPr>
        <w:tc>
          <w:tcPr>
            <w:tcW w:w="4606" w:type="dxa"/>
          </w:tcPr>
          <w:p w14:paraId="0C54C5BA" w14:textId="77777777" w:rsidR="00FE615C" w:rsidRDefault="00FE615C" w:rsidP="00092CEA">
            <w:pPr>
              <w:rPr>
                <w:del w:id="169" w:author="NAZ, Mamoona (OLDHAM MEDICAL SERVICES)" w:date="2026-09-22T12:20:00Z" w16du:dateUtc="2026-09-22T16:20:00Z"/>
              </w:rPr>
            </w:pPr>
            <w:del w:id="170" w:author="NAZ, Mamoona (OLDHAM MEDICAL SERVICES)" w:date="2026-09-22T12:20:00Z" w16du:dateUtc="2026-09-22T16:20:00Z">
              <w:r w:rsidRPr="004867BB">
                <w:rPr>
                  <w:sz w:val="22"/>
                  <w:u w:val="single"/>
                </w:rPr>
                <w:delText>Predkladá</w:delText>
              </w:r>
              <w:r w:rsidRPr="004867BB">
                <w:rPr>
                  <w:sz w:val="22"/>
                </w:rPr>
                <w:delText>:</w:delText>
              </w:r>
              <w:r>
                <w:rPr>
                  <w:sz w:val="22"/>
                </w:rPr>
                <w:delText xml:space="preserve"> </w:delText>
              </w:r>
              <w:r w:rsidR="003740F4">
                <w:rPr>
                  <w:sz w:val="22"/>
                </w:rPr>
                <w:delText>Bc. Marcela Tomášiková, zástupca starostu</w:delText>
              </w:r>
            </w:del>
          </w:p>
          <w:p w14:paraId="2B3221A6" w14:textId="77777777" w:rsidR="00FE615C" w:rsidRPr="004867BB" w:rsidRDefault="00FE615C" w:rsidP="00092CEA">
            <w:pPr>
              <w:rPr>
                <w:del w:id="171" w:author="NAZ, Mamoona (OLDHAM MEDICAL SERVICES)" w:date="2026-09-22T12:20:00Z" w16du:dateUtc="2026-09-22T16:20:00Z"/>
              </w:rPr>
            </w:pPr>
          </w:p>
        </w:tc>
      </w:tr>
    </w:tbl>
    <w:p w14:paraId="1CF679CC" w14:textId="77777777" w:rsidR="00FE615C" w:rsidRDefault="00FE615C" w:rsidP="00FE615C">
      <w:pPr>
        <w:pStyle w:val="Vlada"/>
        <w:rPr>
          <w:del w:id="172" w:author="NAZ, Mamoona (OLDHAM MEDICAL SERVICES)" w:date="2026-09-22T12:20:00Z" w16du:dateUtc="2026-09-22T16:20:00Z"/>
          <w:sz w:val="24"/>
          <w:szCs w:val="24"/>
        </w:rPr>
      </w:pPr>
      <w:del w:id="173" w:author="NAZ, Mamoona (OLDHAM MEDICAL SERVICES)" w:date="2026-09-22T12:20:00Z" w16du:dateUtc="2026-09-22T16:20:00Z">
        <w:r>
          <w:delText xml:space="preserve">Obecné zastupiteľstvo </w:delText>
        </w:r>
      </w:del>
    </w:p>
    <w:p w14:paraId="36AB4959" w14:textId="77777777" w:rsidR="00FE615C" w:rsidRDefault="003740F4" w:rsidP="00FE615C">
      <w:pPr>
        <w:pStyle w:val="Heading1"/>
        <w:numPr>
          <w:ilvl w:val="0"/>
          <w:numId w:val="2"/>
        </w:numPr>
        <w:rPr>
          <w:del w:id="174" w:author="NAZ, Mamoona (OLDHAM MEDICAL SERVICES)" w:date="2026-09-22T12:20:00Z" w16du:dateUtc="2026-09-22T16:20:00Z"/>
        </w:rPr>
      </w:pPr>
      <w:del w:id="175" w:author="NAZ, Mamoona (OLDHAM MEDICAL SERVICES)" w:date="2026-09-22T12:20:00Z" w16du:dateUtc="2026-09-22T16:20:00Z">
        <w:r>
          <w:delText xml:space="preserve">s c h v a ľ u j e </w:delText>
        </w:r>
      </w:del>
    </w:p>
    <w:p w14:paraId="6429A4AF" w14:textId="77777777" w:rsidR="00FE615C" w:rsidRPr="004F2D95" w:rsidRDefault="00FE615C" w:rsidP="00FE615C">
      <w:pPr>
        <w:rPr>
          <w:del w:id="176" w:author="NAZ, Mamoona (OLDHAM MEDICAL SERVICES)" w:date="2026-09-22T12:20:00Z" w16du:dateUtc="2026-09-22T16:20:00Z"/>
        </w:rPr>
      </w:pPr>
    </w:p>
    <w:p w14:paraId="2C9FC71C" w14:textId="77777777" w:rsidR="003740F4" w:rsidRDefault="00FE615C" w:rsidP="003740F4">
      <w:pPr>
        <w:rPr>
          <w:del w:id="177" w:author="NAZ, Mamoona (OLDHAM MEDICAL SERVICES)" w:date="2026-09-22T12:20:00Z" w16du:dateUtc="2026-09-22T16:20:00Z"/>
        </w:rPr>
      </w:pPr>
      <w:del w:id="178" w:author="NAZ, Mamoona (OLDHAM MEDICAL SERVICES)" w:date="2026-09-22T12:20:00Z" w16du:dateUtc="2026-09-22T16:20:00Z">
        <w:r w:rsidRPr="0055008A">
          <w:delText xml:space="preserve">A.1 </w:delText>
        </w:r>
        <w:r w:rsidR="003740F4">
          <w:delText xml:space="preserve">   plat starostu Obce Vyšná Slaná vo výške 1.699,20 € s účinnosťou od 1.1.2015</w:delText>
        </w:r>
      </w:del>
    </w:p>
    <w:p w14:paraId="08A6487A" w14:textId="77777777" w:rsidR="003740F4" w:rsidRDefault="003740F4" w:rsidP="003740F4">
      <w:pPr>
        <w:rPr>
          <w:del w:id="179" w:author="NAZ, Mamoona (OLDHAM MEDICAL SERVICES)" w:date="2026-09-22T12:20:00Z" w16du:dateUtc="2026-09-22T16:20:00Z"/>
        </w:rPr>
      </w:pPr>
    </w:p>
    <w:p w14:paraId="6E3738D9" w14:textId="77777777" w:rsidR="003740F4" w:rsidRDefault="003740F4" w:rsidP="003740F4">
      <w:pPr>
        <w:rPr>
          <w:del w:id="180" w:author="NAZ, Mamoona (OLDHAM MEDICAL SERVICES)" w:date="2026-09-22T12:20:00Z" w16du:dateUtc="2026-09-22T16:20:00Z"/>
        </w:rPr>
      </w:pPr>
      <w:del w:id="181" w:author="NAZ, Mamoona (OLDHAM MEDICAL SERVICES)" w:date="2026-09-22T12:20:00Z" w16du:dateUtc="2026-09-22T16:20:00Z">
        <w:r>
          <w:delText>Priemerná mesačná mzda zamestnanca v NH SR za rok 2014</w:delText>
        </w:r>
        <w:r>
          <w:tab/>
        </w:r>
        <w:r>
          <w:tab/>
          <w:delText xml:space="preserve">   858,00 EUR</w:delText>
        </w:r>
      </w:del>
    </w:p>
    <w:p w14:paraId="578CD671" w14:textId="77777777" w:rsidR="003740F4" w:rsidRDefault="003740F4" w:rsidP="003740F4">
      <w:pPr>
        <w:rPr>
          <w:del w:id="182" w:author="NAZ, Mamoona (OLDHAM MEDICAL SERVICES)" w:date="2026-09-22T12:20:00Z" w16du:dateUtc="2026-09-22T16:20:00Z"/>
        </w:rPr>
      </w:pPr>
      <w:del w:id="183" w:author="NAZ, Mamoona (OLDHAM MEDICAL SERVICES)" w:date="2026-09-22T12:20:00Z" w16du:dateUtc="2026-09-22T16:20:00Z">
        <w:r>
          <w:delText xml:space="preserve">Súčin s koeficientom 1,65 zaokrúhlený na eurocent nahor </w:delText>
        </w:r>
        <w:r>
          <w:tab/>
        </w:r>
        <w:r>
          <w:tab/>
        </w:r>
        <w:r>
          <w:tab/>
          <w:delText>1.415,70 EUR</w:delText>
        </w:r>
      </w:del>
    </w:p>
    <w:p w14:paraId="510B7F65" w14:textId="77777777" w:rsidR="003740F4" w:rsidRDefault="003740F4" w:rsidP="003740F4">
      <w:pPr>
        <w:rPr>
          <w:del w:id="184" w:author="NAZ, Mamoona (OLDHAM MEDICAL SERVICES)" w:date="2026-09-22T12:20:00Z" w16du:dateUtc="2026-09-22T16:20:00Z"/>
        </w:rPr>
      </w:pPr>
      <w:del w:id="185" w:author="NAZ, Mamoona (OLDHAM MEDICAL SERVICES)" w:date="2026-09-22T12:20:00Z" w16du:dateUtc="2026-09-22T16:20:00Z">
        <w:r>
          <w:delText xml:space="preserve">mesačná odmena vo 20 % výške </w:delText>
        </w:r>
        <w:r>
          <w:tab/>
        </w:r>
        <w:r>
          <w:tab/>
        </w:r>
        <w:r>
          <w:tab/>
        </w:r>
        <w:r>
          <w:tab/>
        </w:r>
        <w:r>
          <w:tab/>
        </w:r>
        <w:r>
          <w:tab/>
          <w:delText xml:space="preserve">   283,50 EUR</w:delText>
        </w:r>
      </w:del>
    </w:p>
    <w:p w14:paraId="4123376F" w14:textId="77777777" w:rsidR="003740F4" w:rsidRPr="00FD16A4" w:rsidRDefault="003740F4" w:rsidP="003740F4">
      <w:pPr>
        <w:rPr>
          <w:del w:id="186" w:author="NAZ, Mamoona (OLDHAM MEDICAL SERVICES)" w:date="2026-09-22T12:20:00Z" w16du:dateUtc="2026-09-22T16:20:00Z"/>
        </w:rPr>
      </w:pPr>
      <w:del w:id="187" w:author="NAZ, Mamoona (OLDHAM MEDICAL SERVICES)" w:date="2026-09-22T12:20:00Z" w16du:dateUtc="2026-09-22T16:20:00Z">
        <w:r>
          <w:delText xml:space="preserve">Navrhovaný plat starostu </w:delText>
        </w:r>
        <w:r>
          <w:tab/>
        </w:r>
        <w:r>
          <w:tab/>
        </w:r>
        <w:r>
          <w:tab/>
          <w:delText xml:space="preserve">                                                </w:delText>
        </w:r>
        <w:r w:rsidRPr="00422022">
          <w:rPr>
            <w:b/>
          </w:rPr>
          <w:delText>1.</w:delText>
        </w:r>
        <w:r>
          <w:rPr>
            <w:b/>
          </w:rPr>
          <w:delText>699,20</w:delText>
        </w:r>
        <w:r w:rsidRPr="00422022">
          <w:rPr>
            <w:b/>
          </w:rPr>
          <w:delText xml:space="preserve"> EUR</w:delText>
        </w:r>
      </w:del>
    </w:p>
    <w:p w14:paraId="7F126CD2" w14:textId="77777777" w:rsidR="003740F4" w:rsidRDefault="003740F4" w:rsidP="003740F4">
      <w:pPr>
        <w:rPr>
          <w:del w:id="188" w:author="NAZ, Mamoona (OLDHAM MEDICAL SERVICES)" w:date="2026-09-22T12:20:00Z" w16du:dateUtc="2026-09-22T16:20:00Z"/>
        </w:rPr>
      </w:pPr>
      <w:del w:id="189" w:author="NAZ, Mamoona (OLDHAM MEDICAL SERVICES)" w:date="2026-09-22T12:20:00Z" w16du:dateUtc="2026-09-22T16:20:00Z">
        <w:r>
          <w:delText>Zaokrúhlenie</w:delText>
        </w:r>
        <w:r>
          <w:tab/>
        </w:r>
        <w:r>
          <w:tab/>
        </w:r>
        <w:r>
          <w:tab/>
        </w:r>
        <w:r>
          <w:tab/>
        </w:r>
        <w:r>
          <w:tab/>
        </w:r>
        <w:r>
          <w:tab/>
        </w:r>
        <w:r>
          <w:tab/>
        </w:r>
        <w:r>
          <w:tab/>
        </w:r>
        <w:r>
          <w:tab/>
          <w:delText>1.699,20 EUR</w:delText>
        </w:r>
        <w:r>
          <w:tab/>
        </w:r>
      </w:del>
    </w:p>
    <w:p w14:paraId="00E5A9C8" w14:textId="77777777" w:rsidR="00FE615C" w:rsidRDefault="00FE615C" w:rsidP="00FE615C">
      <w:pPr>
        <w:rPr>
          <w:del w:id="190" w:author="NAZ, Mamoona (OLDHAM MEDICAL SERVICES)" w:date="2026-09-22T12:20:00Z" w16du:dateUtc="2026-09-22T16:20:00Z"/>
          <w:sz w:val="22"/>
        </w:rPr>
      </w:pPr>
    </w:p>
    <w:p w14:paraId="05AF09F1" w14:textId="77777777" w:rsidR="00FE615C" w:rsidRDefault="00FE615C" w:rsidP="00FE615C">
      <w:pPr>
        <w:ind w:left="567"/>
        <w:rPr>
          <w:del w:id="191" w:author="NAZ, Mamoona (OLDHAM MEDICAL SERVICES)" w:date="2026-09-22T12:20:00Z" w16du:dateUtc="2026-09-22T16:20:00Z"/>
        </w:rPr>
      </w:pPr>
      <w:del w:id="192" w:author="NAZ, Mamoona (OLDHAM MEDICAL SERVICES)" w:date="2026-09-22T12:20:00Z" w16du:dateUtc="2026-09-22T16:20:00Z">
        <w:r>
          <w:tab/>
          <w:delText xml:space="preserve">  </w:delText>
        </w:r>
      </w:del>
    </w:p>
    <w:p w14:paraId="271D2371" w14:textId="77777777" w:rsidR="00FE615C" w:rsidRDefault="00FE615C" w:rsidP="00FE615C">
      <w:pPr>
        <w:ind w:left="567"/>
        <w:rPr>
          <w:del w:id="193" w:author="NAZ, Mamoona (OLDHAM MEDICAL SERVICES)" w:date="2026-09-22T12:20:00Z" w16du:dateUtc="2026-09-22T16:20:00Z"/>
        </w:rPr>
      </w:pPr>
    </w:p>
    <w:p w14:paraId="23E57092" w14:textId="77777777" w:rsidR="00FE615C" w:rsidRDefault="00FE615C" w:rsidP="00FE615C">
      <w:pPr>
        <w:pStyle w:val="BodyText"/>
        <w:rPr>
          <w:del w:id="194" w:author="NAZ, Mamoona (OLDHAM MEDICAL SERVICES)" w:date="2026-09-22T12:20:00Z" w16du:dateUtc="2026-09-22T16:20:00Z"/>
          <w:b/>
          <w:bCs/>
          <w:sz w:val="22"/>
        </w:rPr>
      </w:pPr>
    </w:p>
    <w:p w14:paraId="341C49F3" w14:textId="77777777" w:rsidR="00FE615C" w:rsidRDefault="00FE615C" w:rsidP="00FE615C">
      <w:pPr>
        <w:pStyle w:val="BodyText"/>
        <w:rPr>
          <w:del w:id="195" w:author="NAZ, Mamoona (OLDHAM MEDICAL SERVICES)" w:date="2026-09-22T12:20:00Z" w16du:dateUtc="2026-09-22T16:20:00Z"/>
          <w:b/>
          <w:bCs/>
          <w:sz w:val="22"/>
        </w:rPr>
      </w:pPr>
    </w:p>
    <w:p w14:paraId="3C4DB440" w14:textId="77777777" w:rsidR="00FE615C" w:rsidRDefault="00FE615C" w:rsidP="00FE615C">
      <w:pPr>
        <w:pStyle w:val="BodyText"/>
        <w:rPr>
          <w:del w:id="196" w:author="NAZ, Mamoona (OLDHAM MEDICAL SERVICES)" w:date="2026-09-22T12:20:00Z" w16du:dateUtc="2026-09-22T16:20:00Z"/>
          <w:b/>
          <w:bCs/>
          <w:sz w:val="22"/>
        </w:rPr>
      </w:pPr>
    </w:p>
    <w:p w14:paraId="0C08C997" w14:textId="77777777" w:rsidR="00FE615C" w:rsidRPr="004C320F" w:rsidRDefault="00FE615C" w:rsidP="00FE615C">
      <w:pPr>
        <w:pStyle w:val="BodyText"/>
        <w:rPr>
          <w:del w:id="197" w:author="NAZ, Mamoona (OLDHAM MEDICAL SERVICES)" w:date="2026-09-22T12:20:00Z" w16du:dateUtc="2026-09-22T16:20:00Z"/>
          <w:b/>
          <w:bCs/>
        </w:rPr>
      </w:pPr>
      <w:del w:id="198" w:author="NAZ, Mamoona (OLDHAM MEDICAL SERVICES)" w:date="2026-09-22T12:20:00Z" w16du:dateUtc="2026-09-22T16:20:00Z">
        <w:r>
          <w:rPr>
            <w:b/>
            <w:bCs/>
            <w:sz w:val="22"/>
          </w:rPr>
          <w:tab/>
        </w:r>
        <w:r>
          <w:rPr>
            <w:b/>
            <w:bCs/>
            <w:sz w:val="22"/>
          </w:rPr>
          <w:tab/>
        </w:r>
        <w:r>
          <w:rPr>
            <w:b/>
            <w:bCs/>
            <w:sz w:val="22"/>
          </w:rPr>
          <w:tab/>
        </w:r>
        <w:r>
          <w:rPr>
            <w:b/>
            <w:bCs/>
            <w:sz w:val="22"/>
          </w:rPr>
          <w:tab/>
        </w:r>
        <w:r>
          <w:rPr>
            <w:b/>
            <w:bCs/>
            <w:sz w:val="22"/>
          </w:rPr>
          <w:tab/>
        </w:r>
        <w:r>
          <w:rPr>
            <w:b/>
            <w:bCs/>
            <w:sz w:val="22"/>
          </w:rPr>
          <w:tab/>
        </w:r>
        <w:r>
          <w:rPr>
            <w:b/>
            <w:bCs/>
            <w:sz w:val="22"/>
          </w:rPr>
          <w:tab/>
        </w:r>
        <w:r w:rsidRPr="004C320F">
          <w:rPr>
            <w:b/>
            <w:bCs/>
          </w:rPr>
          <w:delText>Ing. Dušan   G a l l o</w:delText>
        </w:r>
      </w:del>
    </w:p>
    <w:p w14:paraId="482A68EB" w14:textId="77777777" w:rsidR="00FE615C" w:rsidRPr="004C320F" w:rsidRDefault="00FE615C" w:rsidP="00FE615C">
      <w:pPr>
        <w:pStyle w:val="BodyText"/>
        <w:rPr>
          <w:del w:id="199" w:author="NAZ, Mamoona (OLDHAM MEDICAL SERVICES)" w:date="2026-09-22T12:20:00Z" w16du:dateUtc="2026-09-22T16:20:00Z"/>
          <w:b/>
          <w:bCs/>
        </w:rPr>
      </w:pPr>
      <w:del w:id="200" w:author="NAZ, Mamoona (OLDHAM MEDICAL SERVICES)" w:date="2026-09-22T12:20:00Z" w16du:dateUtc="2026-09-22T16:20:00Z">
        <w:r w:rsidRPr="004C320F">
          <w:rPr>
            <w:b/>
            <w:bCs/>
          </w:rPr>
          <w:tab/>
        </w:r>
        <w:r w:rsidRPr="004C320F">
          <w:rPr>
            <w:b/>
            <w:bCs/>
          </w:rPr>
          <w:tab/>
        </w:r>
        <w:r w:rsidRPr="004C320F">
          <w:rPr>
            <w:b/>
            <w:bCs/>
          </w:rPr>
          <w:tab/>
        </w:r>
        <w:r w:rsidRPr="004C320F">
          <w:rPr>
            <w:b/>
            <w:bCs/>
          </w:rPr>
          <w:tab/>
        </w:r>
        <w:r w:rsidRPr="004C320F">
          <w:rPr>
            <w:b/>
            <w:bCs/>
          </w:rPr>
          <w:tab/>
        </w:r>
        <w:r w:rsidRPr="004C320F">
          <w:rPr>
            <w:b/>
            <w:bCs/>
          </w:rPr>
          <w:tab/>
        </w:r>
        <w:r w:rsidRPr="004C320F">
          <w:rPr>
            <w:b/>
            <w:bCs/>
          </w:rPr>
          <w:tab/>
          <w:delText>starosta obce Vyšná Slaná</w:delText>
        </w:r>
      </w:del>
    </w:p>
    <w:p w14:paraId="1E07C8A7" w14:textId="77777777" w:rsidR="00FE615C" w:rsidRPr="004C320F" w:rsidRDefault="00FE615C" w:rsidP="00FE615C">
      <w:pPr>
        <w:pStyle w:val="BodyText"/>
        <w:widowControl/>
        <w:spacing w:before="120"/>
        <w:rPr>
          <w:del w:id="201" w:author="NAZ, Mamoona (OLDHAM MEDICAL SERVICES)" w:date="2026-09-22T12:20:00Z" w16du:dateUtc="2026-09-22T16:20:00Z"/>
          <w:b/>
        </w:rPr>
      </w:pPr>
    </w:p>
    <w:p w14:paraId="2BA97ADF" w14:textId="77777777" w:rsidR="00FE615C" w:rsidRPr="004C320F" w:rsidRDefault="00FE615C" w:rsidP="00FE615C">
      <w:pPr>
        <w:pStyle w:val="BodyText"/>
        <w:widowControl/>
        <w:spacing w:before="120"/>
        <w:rPr>
          <w:del w:id="202" w:author="NAZ, Mamoona (OLDHAM MEDICAL SERVICES)" w:date="2026-09-22T12:20:00Z" w16du:dateUtc="2026-09-22T16:20:00Z"/>
          <w:b/>
        </w:rPr>
      </w:pPr>
    </w:p>
    <w:p w14:paraId="1FDB8C70" w14:textId="77777777" w:rsidR="00FE615C" w:rsidRPr="004C320F" w:rsidRDefault="00FE615C" w:rsidP="00FE615C">
      <w:pPr>
        <w:pStyle w:val="BodyText"/>
        <w:rPr>
          <w:del w:id="203" w:author="NAZ, Mamoona (OLDHAM MEDICAL SERVICES)" w:date="2026-09-22T12:20:00Z" w16du:dateUtc="2026-09-22T16:20:00Z"/>
          <w:bCs/>
          <w:sz w:val="22"/>
        </w:rPr>
      </w:pPr>
      <w:del w:id="204" w:author="NAZ, Mamoona (OLDHAM MEDICAL SERVICES)" w:date="2026-09-22T12:20:00Z" w16du:dateUtc="2026-09-22T16:20:00Z">
        <w:r w:rsidRPr="004C320F">
          <w:rPr>
            <w:bCs/>
            <w:sz w:val="22"/>
          </w:rPr>
          <w:delText>Hlasovanie</w:delText>
        </w:r>
      </w:del>
    </w:p>
    <w:p w14:paraId="44A76CD8" w14:textId="77777777" w:rsidR="00FE615C" w:rsidRPr="004C320F" w:rsidRDefault="00FE615C" w:rsidP="00FE615C">
      <w:pPr>
        <w:pStyle w:val="BodyText"/>
        <w:rPr>
          <w:del w:id="205" w:author="NAZ, Mamoona (OLDHAM MEDICAL SERVICES)" w:date="2026-09-22T12:20:00Z" w16du:dateUtc="2026-09-22T16:20:00Z"/>
          <w:bCs/>
          <w:sz w:val="22"/>
        </w:rPr>
      </w:pPr>
      <w:del w:id="206" w:author="NAZ, Mamoona (OLDHAM MEDICAL SERVICES)" w:date="2026-09-22T12:20:00Z" w16du:dateUtc="2026-09-22T16:20:00Z">
        <w:r w:rsidRPr="004C320F">
          <w:rPr>
            <w:bCs/>
            <w:sz w:val="22"/>
          </w:rPr>
          <w:delText>Za:</w:delText>
        </w:r>
        <w:r w:rsidRPr="004C320F">
          <w:rPr>
            <w:bCs/>
            <w:sz w:val="22"/>
          </w:rPr>
          <w:tab/>
        </w:r>
        <w:r w:rsidRPr="004C320F">
          <w:rPr>
            <w:bCs/>
            <w:sz w:val="22"/>
          </w:rPr>
          <w:tab/>
        </w:r>
        <w:r w:rsidR="003740F4">
          <w:rPr>
            <w:bCs/>
            <w:sz w:val="22"/>
          </w:rPr>
          <w:delText xml:space="preserve">4  </w:delText>
        </w:r>
        <w:r w:rsidRPr="004C320F">
          <w:rPr>
            <w:bCs/>
            <w:sz w:val="22"/>
          </w:rPr>
          <w:tab/>
        </w:r>
        <w:r w:rsidRPr="004C320F">
          <w:rPr>
            <w:bCs/>
            <w:sz w:val="22"/>
          </w:rPr>
          <w:tab/>
        </w:r>
      </w:del>
    </w:p>
    <w:p w14:paraId="6607713C" w14:textId="77777777" w:rsidR="00FE615C" w:rsidRPr="004C320F" w:rsidRDefault="00FE615C" w:rsidP="00FE615C">
      <w:pPr>
        <w:pStyle w:val="BodyText"/>
        <w:rPr>
          <w:del w:id="207" w:author="NAZ, Mamoona (OLDHAM MEDICAL SERVICES)" w:date="2026-09-22T12:20:00Z" w16du:dateUtc="2026-09-22T16:20:00Z"/>
          <w:bCs/>
          <w:sz w:val="22"/>
        </w:rPr>
      </w:pPr>
      <w:del w:id="208" w:author="NAZ, Mamoona (OLDHAM MEDICAL SERVICES)" w:date="2026-09-22T12:20:00Z" w16du:dateUtc="2026-09-22T16:20:00Z">
        <w:r w:rsidRPr="004C320F">
          <w:rPr>
            <w:bCs/>
            <w:sz w:val="22"/>
          </w:rPr>
          <w:delText>Proti:</w:delText>
        </w:r>
        <w:r w:rsidRPr="004C320F">
          <w:rPr>
            <w:bCs/>
            <w:sz w:val="22"/>
          </w:rPr>
          <w:tab/>
        </w:r>
        <w:r w:rsidRPr="004C320F">
          <w:rPr>
            <w:bCs/>
            <w:sz w:val="22"/>
          </w:rPr>
          <w:tab/>
        </w:r>
        <w:r>
          <w:rPr>
            <w:bCs/>
            <w:sz w:val="22"/>
          </w:rPr>
          <w:delText>0</w:delText>
        </w:r>
      </w:del>
    </w:p>
    <w:p w14:paraId="468FF1AC" w14:textId="77777777" w:rsidR="00FE615C" w:rsidRPr="004C320F" w:rsidRDefault="00FE615C" w:rsidP="00FE615C">
      <w:pPr>
        <w:pStyle w:val="BodyText"/>
        <w:rPr>
          <w:del w:id="209" w:author="NAZ, Mamoona (OLDHAM MEDICAL SERVICES)" w:date="2026-09-22T12:20:00Z" w16du:dateUtc="2026-09-22T16:20:00Z"/>
          <w:bCs/>
          <w:sz w:val="22"/>
        </w:rPr>
      </w:pPr>
      <w:del w:id="210" w:author="NAZ, Mamoona (OLDHAM MEDICAL SERVICES)" w:date="2026-09-22T12:20:00Z" w16du:dateUtc="2026-09-22T16:20:00Z">
        <w:r w:rsidRPr="004C320F">
          <w:rPr>
            <w:bCs/>
            <w:sz w:val="22"/>
          </w:rPr>
          <w:delText>Zdržal sa:</w:delText>
        </w:r>
        <w:r w:rsidRPr="004C320F">
          <w:rPr>
            <w:bCs/>
            <w:sz w:val="22"/>
          </w:rPr>
          <w:tab/>
        </w:r>
        <w:r w:rsidR="003740F4">
          <w:rPr>
            <w:bCs/>
            <w:sz w:val="22"/>
          </w:rPr>
          <w:delText>1</w:delText>
        </w:r>
      </w:del>
    </w:p>
    <w:p w14:paraId="1B373C63" w14:textId="77777777" w:rsidR="00FE615C" w:rsidRDefault="00FE615C" w:rsidP="00FE615C">
      <w:pPr>
        <w:pStyle w:val="BodyText"/>
        <w:widowControl/>
        <w:spacing w:before="120"/>
        <w:rPr>
          <w:del w:id="211" w:author="NAZ, Mamoona (OLDHAM MEDICAL SERVICES)" w:date="2026-09-22T12:20:00Z" w16du:dateUtc="2026-09-22T16:20:00Z"/>
          <w:b/>
          <w:sz w:val="22"/>
          <w:szCs w:val="22"/>
        </w:rPr>
      </w:pPr>
    </w:p>
    <w:p w14:paraId="311460D5" w14:textId="77777777" w:rsidR="00FE615C" w:rsidRDefault="00FE615C" w:rsidP="00FE615C">
      <w:pPr>
        <w:pStyle w:val="BodyText"/>
        <w:widowControl/>
        <w:spacing w:before="120"/>
        <w:rPr>
          <w:del w:id="212" w:author="NAZ, Mamoona (OLDHAM MEDICAL SERVICES)" w:date="2026-09-22T12:20:00Z" w16du:dateUtc="2026-09-22T16:20:00Z"/>
          <w:b/>
          <w:sz w:val="22"/>
          <w:szCs w:val="22"/>
        </w:rPr>
      </w:pPr>
    </w:p>
    <w:p w14:paraId="75D38E10" w14:textId="77777777" w:rsidR="00FE615C" w:rsidRDefault="00FE615C" w:rsidP="00FE615C">
      <w:pPr>
        <w:pStyle w:val="BodyText"/>
        <w:widowControl/>
        <w:spacing w:before="120"/>
        <w:rPr>
          <w:del w:id="213" w:author="NAZ, Mamoona (OLDHAM MEDICAL SERVICES)" w:date="2026-09-22T12:20:00Z" w16du:dateUtc="2026-09-22T16:20:00Z"/>
          <w:b/>
          <w:sz w:val="22"/>
          <w:szCs w:val="22"/>
        </w:rPr>
      </w:pPr>
    </w:p>
    <w:p w14:paraId="4FFDEEFA" w14:textId="77777777" w:rsidR="00FE615C" w:rsidRDefault="00FE615C" w:rsidP="00FE615C">
      <w:pPr>
        <w:pStyle w:val="BodyText"/>
        <w:widowControl/>
        <w:spacing w:before="120"/>
        <w:rPr>
          <w:del w:id="214" w:author="NAZ, Mamoona (OLDHAM MEDICAL SERVICES)" w:date="2026-09-22T12:20:00Z" w16du:dateUtc="2026-09-22T16:20:00Z"/>
          <w:b/>
          <w:sz w:val="22"/>
          <w:szCs w:val="22"/>
        </w:rPr>
      </w:pPr>
    </w:p>
    <w:p w14:paraId="5BC5CDB4" w14:textId="77777777" w:rsidR="00FE615C" w:rsidRDefault="00FE615C" w:rsidP="00FE615C">
      <w:pPr>
        <w:pStyle w:val="BodyText"/>
        <w:widowControl/>
        <w:spacing w:before="120"/>
        <w:rPr>
          <w:del w:id="215" w:author="NAZ, Mamoona (OLDHAM MEDICAL SERVICES)" w:date="2026-09-22T12:20:00Z" w16du:dateUtc="2026-09-22T16:20:00Z"/>
          <w:b/>
          <w:sz w:val="22"/>
          <w:szCs w:val="22"/>
        </w:rPr>
      </w:pPr>
    </w:p>
    <w:p w14:paraId="4E7146E9" w14:textId="77777777" w:rsidR="00CB0013" w:rsidRDefault="00CB0013" w:rsidP="00FE615C">
      <w:pPr>
        <w:pStyle w:val="BodyText"/>
        <w:widowControl/>
        <w:spacing w:before="120"/>
        <w:rPr>
          <w:del w:id="216" w:author="NAZ, Mamoona (OLDHAM MEDICAL SERVICES)" w:date="2026-09-22T12:20:00Z" w16du:dateUtc="2026-09-22T16:20:00Z"/>
          <w:b/>
          <w:sz w:val="22"/>
          <w:szCs w:val="22"/>
        </w:rPr>
      </w:pPr>
    </w:p>
    <w:p w14:paraId="6ABA2E49" w14:textId="77777777" w:rsidR="00FE615C" w:rsidRDefault="00FE615C" w:rsidP="00FE615C">
      <w:pPr>
        <w:pStyle w:val="BodyText"/>
        <w:widowControl/>
        <w:spacing w:before="120"/>
        <w:rPr>
          <w:del w:id="217" w:author="NAZ, Mamoona (OLDHAM MEDICAL SERVICES)" w:date="2026-09-22T12:20:00Z" w16du:dateUtc="2026-09-22T16:20:00Z"/>
          <w:b/>
          <w:sz w:val="22"/>
          <w:szCs w:val="22"/>
        </w:rPr>
      </w:pPr>
    </w:p>
    <w:p w14:paraId="038E97F7" w14:textId="77777777" w:rsidR="00FE615C" w:rsidRDefault="00FE615C" w:rsidP="00FE615C">
      <w:pPr>
        <w:pStyle w:val="BodyText"/>
        <w:widowControl/>
        <w:spacing w:before="120"/>
        <w:rPr>
          <w:del w:id="218" w:author="NAZ, Mamoona (OLDHAM MEDICAL SERVICES)" w:date="2026-09-22T12:20:00Z" w16du:dateUtc="2026-09-22T16:20:00Z"/>
          <w:b/>
          <w:sz w:val="22"/>
          <w:szCs w:val="22"/>
        </w:rPr>
      </w:pPr>
    </w:p>
    <w:p w14:paraId="1068925C" w14:textId="77777777" w:rsidR="00FE615C" w:rsidRDefault="00FE615C" w:rsidP="00FE615C">
      <w:pPr>
        <w:pStyle w:val="Zakladnystyl"/>
        <w:jc w:val="center"/>
        <w:rPr>
          <w:del w:id="219" w:author="NAZ, Mamoona (OLDHAM MEDICAL SERVICES)" w:date="2026-09-22T12:20:00Z" w16du:dateUtc="2026-09-22T16:20:00Z"/>
          <w:sz w:val="28"/>
          <w:szCs w:val="28"/>
        </w:rPr>
      </w:pPr>
      <w:del w:id="220" w:author="NAZ, Mamoona (OLDHAM MEDICAL SERVICES)" w:date="2026-09-22T12:20:00Z" w16du:dateUtc="2026-09-22T16:20:00Z">
        <w:r>
          <w:rPr>
            <w:sz w:val="28"/>
            <w:szCs w:val="28"/>
          </w:rPr>
          <w:delText>UZNESENIE OBECNÉHO ZASTUPITEĽSTVA VO VYŠNEJ SLANEJ</w:delText>
        </w:r>
      </w:del>
    </w:p>
    <w:p w14:paraId="16C38CAC" w14:textId="77777777" w:rsidR="00FE615C" w:rsidRDefault="00FE615C" w:rsidP="00FE615C">
      <w:pPr>
        <w:pStyle w:val="Zakladnystyl"/>
        <w:jc w:val="center"/>
        <w:rPr>
          <w:del w:id="221" w:author="NAZ, Mamoona (OLDHAM MEDICAL SERVICES)" w:date="2026-09-22T12:20:00Z" w16du:dateUtc="2026-09-22T16:20:00Z"/>
          <w:b/>
          <w:bCs/>
          <w:sz w:val="32"/>
          <w:szCs w:val="32"/>
        </w:rPr>
      </w:pPr>
      <w:del w:id="222" w:author="NAZ, Mamoona (OLDHAM MEDICAL SERVICES)" w:date="2026-09-22T12:20:00Z" w16du:dateUtc="2026-09-22T16:20:00Z">
        <w:r>
          <w:rPr>
            <w:b/>
            <w:bCs/>
            <w:sz w:val="32"/>
            <w:szCs w:val="32"/>
          </w:rPr>
          <w:delText xml:space="preserve">č. </w:delText>
        </w:r>
        <w:r w:rsidR="003740F4">
          <w:rPr>
            <w:b/>
            <w:bCs/>
            <w:sz w:val="32"/>
            <w:szCs w:val="32"/>
          </w:rPr>
          <w:delText>3</w:delText>
        </w:r>
      </w:del>
    </w:p>
    <w:p w14:paraId="66F84D44" w14:textId="77777777" w:rsidR="00FE615C" w:rsidRDefault="00FE615C" w:rsidP="00FE615C">
      <w:pPr>
        <w:pStyle w:val="Zakladnystyl"/>
        <w:jc w:val="center"/>
        <w:rPr>
          <w:del w:id="223" w:author="NAZ, Mamoona (OLDHAM MEDICAL SERVICES)" w:date="2026-09-22T12:20:00Z" w16du:dateUtc="2026-09-22T16:20:00Z"/>
          <w:sz w:val="28"/>
          <w:szCs w:val="28"/>
        </w:rPr>
      </w:pPr>
      <w:del w:id="224" w:author="NAZ, Mamoona (OLDHAM MEDICAL SERVICES)" w:date="2026-09-22T12:20:00Z" w16du:dateUtc="2026-09-22T16:20:00Z">
        <w:r>
          <w:rPr>
            <w:sz w:val="28"/>
            <w:szCs w:val="28"/>
          </w:rPr>
          <w:delText>z</w:delText>
        </w:r>
        <w:r w:rsidR="003740F4">
          <w:rPr>
            <w:sz w:val="28"/>
            <w:szCs w:val="28"/>
          </w:rPr>
          <w:delText> 20. marca</w:delText>
        </w:r>
        <w:r>
          <w:rPr>
            <w:sz w:val="28"/>
            <w:szCs w:val="28"/>
          </w:rPr>
          <w:delText xml:space="preserve"> 201</w:delText>
        </w:r>
        <w:r w:rsidR="003740F4">
          <w:rPr>
            <w:sz w:val="28"/>
            <w:szCs w:val="28"/>
          </w:rPr>
          <w:delText>5</w:delText>
        </w:r>
      </w:del>
    </w:p>
    <w:p w14:paraId="5EB91F0A" w14:textId="77777777" w:rsidR="00FE615C" w:rsidRDefault="00FE615C" w:rsidP="00FE615C">
      <w:pPr>
        <w:pStyle w:val="Zakladnystyl"/>
        <w:jc w:val="center"/>
        <w:rPr>
          <w:del w:id="225" w:author="NAZ, Mamoona (OLDHAM MEDICAL SERVICES)" w:date="2026-09-22T12:20:00Z" w16du:dateUtc="2026-09-22T16:20:00Z"/>
          <w:sz w:val="28"/>
          <w:szCs w:val="28"/>
        </w:rPr>
      </w:pPr>
    </w:p>
    <w:tbl>
      <w:tblPr>
        <w:tblW w:w="0" w:type="auto"/>
        <w:tblCellMar>
          <w:left w:w="70" w:type="dxa"/>
          <w:right w:w="70" w:type="dxa"/>
        </w:tblCellMar>
        <w:tblLook w:val="0000" w:firstRow="0" w:lastRow="0" w:firstColumn="0" w:lastColumn="0" w:noHBand="0" w:noVBand="0"/>
      </w:tblPr>
      <w:tblGrid>
        <w:gridCol w:w="4587"/>
        <w:gridCol w:w="4579"/>
      </w:tblGrid>
      <w:tr w:rsidR="00FE615C" w:rsidRPr="004867BB" w14:paraId="2541E09A" w14:textId="77777777" w:rsidTr="00092CEA">
        <w:trPr>
          <w:trHeight w:val="713"/>
          <w:del w:id="226" w:author="NAZ, Mamoona (OLDHAM MEDICAL SERVICES)" w:date="2026-09-22T12:20:00Z" w16du:dateUtc="2026-09-22T16:20:00Z"/>
        </w:trPr>
        <w:tc>
          <w:tcPr>
            <w:tcW w:w="9212" w:type="dxa"/>
            <w:gridSpan w:val="2"/>
          </w:tcPr>
          <w:p w14:paraId="7EE8ADB4" w14:textId="77777777" w:rsidR="00FE615C" w:rsidRDefault="00FE615C" w:rsidP="00092CEA">
            <w:pPr>
              <w:rPr>
                <w:del w:id="227" w:author="NAZ, Mamoona (OLDHAM MEDICAL SERVICES)" w:date="2026-09-22T12:20:00Z" w16du:dateUtc="2026-09-22T16:20:00Z"/>
                <w:b/>
                <w:bCs/>
                <w:sz w:val="28"/>
                <w:szCs w:val="28"/>
              </w:rPr>
            </w:pPr>
          </w:p>
          <w:p w14:paraId="3F5CC1E2" w14:textId="77777777" w:rsidR="00FE615C" w:rsidRPr="004867BB" w:rsidRDefault="00DC0ED4" w:rsidP="00092CEA">
            <w:pPr>
              <w:rPr>
                <w:del w:id="228" w:author="NAZ, Mamoona (OLDHAM MEDICAL SERVICES)" w:date="2026-09-22T12:20:00Z" w16du:dateUtc="2026-09-22T16:20:00Z"/>
              </w:rPr>
            </w:pPr>
            <w:del w:id="229" w:author="NAZ, Mamoona (OLDHAM MEDICAL SERVICES)" w:date="2026-09-22T12:20:00Z" w16du:dateUtc="2026-09-22T16:20:00Z">
              <w:r>
                <w:rPr>
                  <w:b/>
                  <w:bCs/>
                  <w:sz w:val="28"/>
                  <w:szCs w:val="28"/>
                </w:rPr>
                <w:delText>Čerpanie rozpočtu obce k 28.2.2015</w:delText>
              </w:r>
            </w:del>
          </w:p>
          <w:p w14:paraId="6486DFBA" w14:textId="77777777" w:rsidR="00FE615C" w:rsidRPr="004867BB" w:rsidRDefault="00FE615C" w:rsidP="00092CEA">
            <w:pPr>
              <w:rPr>
                <w:del w:id="230" w:author="NAZ, Mamoona (OLDHAM MEDICAL SERVICES)" w:date="2026-09-22T12:20:00Z" w16du:dateUtc="2026-09-22T16:20:00Z"/>
              </w:rPr>
            </w:pPr>
          </w:p>
        </w:tc>
      </w:tr>
      <w:tr w:rsidR="00FE615C" w:rsidRPr="004867BB" w14:paraId="4CBBC981" w14:textId="77777777" w:rsidTr="00092CEA">
        <w:trPr>
          <w:gridAfter w:val="1"/>
          <w:wAfter w:w="4606" w:type="dxa"/>
          <w:del w:id="231" w:author="NAZ, Mamoona (OLDHAM MEDICAL SERVICES)" w:date="2026-09-22T12:20:00Z" w16du:dateUtc="2026-09-22T16:20:00Z"/>
        </w:trPr>
        <w:tc>
          <w:tcPr>
            <w:tcW w:w="4606" w:type="dxa"/>
          </w:tcPr>
          <w:p w14:paraId="6B523B5A" w14:textId="77777777" w:rsidR="00FE615C" w:rsidRPr="004867BB" w:rsidRDefault="00FE615C" w:rsidP="00092CEA">
            <w:pPr>
              <w:rPr>
                <w:del w:id="232" w:author="NAZ, Mamoona (OLDHAM MEDICAL SERVICES)" w:date="2026-09-22T12:20:00Z" w16du:dateUtc="2026-09-22T16:20:00Z"/>
              </w:rPr>
            </w:pPr>
          </w:p>
        </w:tc>
      </w:tr>
      <w:tr w:rsidR="00FE615C" w:rsidRPr="004867BB" w14:paraId="72E2BA05" w14:textId="77777777" w:rsidTr="00092CEA">
        <w:trPr>
          <w:gridAfter w:val="1"/>
          <w:wAfter w:w="4606" w:type="dxa"/>
          <w:cantSplit/>
          <w:del w:id="233" w:author="NAZ, Mamoona (OLDHAM MEDICAL SERVICES)" w:date="2026-09-22T12:20:00Z" w16du:dateUtc="2026-09-22T16:20:00Z"/>
        </w:trPr>
        <w:tc>
          <w:tcPr>
            <w:tcW w:w="4606" w:type="dxa"/>
          </w:tcPr>
          <w:p w14:paraId="5B2E4396" w14:textId="77777777" w:rsidR="00FE615C" w:rsidRDefault="00FE615C" w:rsidP="00092CEA">
            <w:pPr>
              <w:rPr>
                <w:del w:id="234" w:author="NAZ, Mamoona (OLDHAM MEDICAL SERVICES)" w:date="2026-09-22T12:20:00Z" w16du:dateUtc="2026-09-22T16:20:00Z"/>
              </w:rPr>
            </w:pPr>
            <w:del w:id="235" w:author="NAZ, Mamoona (OLDHAM MEDICAL SERVICES)" w:date="2026-09-22T12:20:00Z" w16du:dateUtc="2026-09-22T16:20:00Z">
              <w:r w:rsidRPr="004867BB">
                <w:rPr>
                  <w:sz w:val="22"/>
                  <w:u w:val="single"/>
                </w:rPr>
                <w:delText>Predkladá</w:delText>
              </w:r>
              <w:r w:rsidRPr="004867BB">
                <w:rPr>
                  <w:sz w:val="22"/>
                </w:rPr>
                <w:delText>:</w:delText>
              </w:r>
              <w:r>
                <w:rPr>
                  <w:sz w:val="22"/>
                </w:rPr>
                <w:delText xml:space="preserve"> Ing. Dušan Gallo, starosta obce</w:delText>
              </w:r>
            </w:del>
          </w:p>
          <w:p w14:paraId="18E3B6A6" w14:textId="77777777" w:rsidR="00FE615C" w:rsidRPr="004867BB" w:rsidRDefault="00FE615C" w:rsidP="00092CEA">
            <w:pPr>
              <w:rPr>
                <w:del w:id="236" w:author="NAZ, Mamoona (OLDHAM MEDICAL SERVICES)" w:date="2026-09-22T12:20:00Z" w16du:dateUtc="2026-09-22T16:20:00Z"/>
              </w:rPr>
            </w:pPr>
          </w:p>
        </w:tc>
      </w:tr>
    </w:tbl>
    <w:p w14:paraId="7F074919" w14:textId="77777777" w:rsidR="00FE615C" w:rsidRDefault="00FE615C" w:rsidP="00FE615C">
      <w:pPr>
        <w:pStyle w:val="Vlada"/>
        <w:rPr>
          <w:del w:id="237" w:author="NAZ, Mamoona (OLDHAM MEDICAL SERVICES)" w:date="2026-09-22T12:20:00Z" w16du:dateUtc="2026-09-22T16:20:00Z"/>
          <w:sz w:val="24"/>
          <w:szCs w:val="24"/>
        </w:rPr>
      </w:pPr>
      <w:del w:id="238" w:author="NAZ, Mamoona (OLDHAM MEDICAL SERVICES)" w:date="2026-09-22T12:20:00Z" w16du:dateUtc="2026-09-22T16:20:00Z">
        <w:r>
          <w:delText xml:space="preserve">Obecné zastupiteľstvo </w:delText>
        </w:r>
      </w:del>
    </w:p>
    <w:p w14:paraId="558C4AE1" w14:textId="77777777" w:rsidR="00FE615C" w:rsidRDefault="00FE615C" w:rsidP="00FE615C">
      <w:pPr>
        <w:pStyle w:val="Heading1"/>
        <w:numPr>
          <w:ilvl w:val="0"/>
          <w:numId w:val="2"/>
        </w:numPr>
        <w:rPr>
          <w:del w:id="239" w:author="NAZ, Mamoona (OLDHAM MEDICAL SERVICES)" w:date="2026-09-22T12:20:00Z" w16du:dateUtc="2026-09-22T16:20:00Z"/>
        </w:rPr>
      </w:pPr>
      <w:del w:id="240" w:author="NAZ, Mamoona (OLDHAM MEDICAL SERVICES)" w:date="2026-09-22T12:20:00Z" w16du:dateUtc="2026-09-22T16:20:00Z">
        <w:r>
          <w:delText>berie na vedomie</w:delText>
        </w:r>
      </w:del>
    </w:p>
    <w:p w14:paraId="02216AE4" w14:textId="77777777" w:rsidR="00FE615C" w:rsidRPr="004F2D95" w:rsidRDefault="00FE615C" w:rsidP="00FE615C">
      <w:pPr>
        <w:rPr>
          <w:del w:id="241" w:author="NAZ, Mamoona (OLDHAM MEDICAL SERVICES)" w:date="2026-09-22T12:20:00Z" w16du:dateUtc="2026-09-22T16:20:00Z"/>
        </w:rPr>
      </w:pPr>
    </w:p>
    <w:p w14:paraId="570E5570" w14:textId="77777777" w:rsidR="00FE615C" w:rsidRPr="0055008A" w:rsidRDefault="00FE615C" w:rsidP="00FE615C">
      <w:pPr>
        <w:ind w:left="708"/>
        <w:rPr>
          <w:del w:id="242" w:author="NAZ, Mamoona (OLDHAM MEDICAL SERVICES)" w:date="2026-09-22T12:20:00Z" w16du:dateUtc="2026-09-22T16:20:00Z"/>
        </w:rPr>
      </w:pPr>
      <w:del w:id="243" w:author="NAZ, Mamoona (OLDHAM MEDICAL SERVICES)" w:date="2026-09-22T12:20:00Z" w16du:dateUtc="2026-09-22T16:20:00Z">
        <w:r w:rsidRPr="0055008A">
          <w:delText>A.1</w:delText>
        </w:r>
        <w:r w:rsidR="00DC0ED4">
          <w:delText xml:space="preserve"> čerpanie rozpočtu obce k 28.2.2015</w:delText>
        </w:r>
      </w:del>
    </w:p>
    <w:p w14:paraId="5BF094C3" w14:textId="77777777" w:rsidR="00FE615C" w:rsidRDefault="00CB0013" w:rsidP="00FE615C">
      <w:pPr>
        <w:rPr>
          <w:del w:id="244" w:author="NAZ, Mamoona (OLDHAM MEDICAL SERVICES)" w:date="2026-09-22T12:20:00Z" w16du:dateUtc="2026-09-22T16:20:00Z"/>
          <w:sz w:val="22"/>
        </w:rPr>
      </w:pPr>
      <w:del w:id="245" w:author="NAZ, Mamoona (OLDHAM MEDICAL SERVICES)" w:date="2026-09-22T12:20:00Z" w16du:dateUtc="2026-09-22T16:20:00Z">
        <w:r>
          <w:rPr>
            <w:sz w:val="22"/>
          </w:rPr>
          <w:tab/>
          <w:delText>A.2 správu hlavného kontrolóra za obdobie 1-2/2015</w:delText>
        </w:r>
      </w:del>
    </w:p>
    <w:p w14:paraId="3787DCF9" w14:textId="77777777" w:rsidR="00FE615C" w:rsidRDefault="00FE615C" w:rsidP="00FE615C">
      <w:pPr>
        <w:ind w:left="567"/>
        <w:rPr>
          <w:del w:id="246" w:author="NAZ, Mamoona (OLDHAM MEDICAL SERVICES)" w:date="2026-09-22T12:20:00Z" w16du:dateUtc="2026-09-22T16:20:00Z"/>
        </w:rPr>
      </w:pPr>
      <w:del w:id="247" w:author="NAZ, Mamoona (OLDHAM MEDICAL SERVICES)" w:date="2026-09-22T12:20:00Z" w16du:dateUtc="2026-09-22T16:20:00Z">
        <w:r>
          <w:tab/>
          <w:delText xml:space="preserve">  </w:delText>
        </w:r>
      </w:del>
    </w:p>
    <w:p w14:paraId="72351804" w14:textId="77777777" w:rsidR="00FE615C" w:rsidRDefault="00FE615C" w:rsidP="00FE615C">
      <w:pPr>
        <w:ind w:left="567"/>
        <w:rPr>
          <w:del w:id="248" w:author="NAZ, Mamoona (OLDHAM MEDICAL SERVICES)" w:date="2026-09-22T12:20:00Z" w16du:dateUtc="2026-09-22T16:20:00Z"/>
        </w:rPr>
      </w:pPr>
    </w:p>
    <w:p w14:paraId="79E7504E" w14:textId="77777777" w:rsidR="00FE615C" w:rsidRDefault="00FE615C" w:rsidP="00FE615C">
      <w:pPr>
        <w:pStyle w:val="BodyText"/>
        <w:rPr>
          <w:del w:id="249" w:author="NAZ, Mamoona (OLDHAM MEDICAL SERVICES)" w:date="2026-09-22T12:20:00Z" w16du:dateUtc="2026-09-22T16:20:00Z"/>
          <w:b/>
          <w:bCs/>
          <w:sz w:val="22"/>
        </w:rPr>
      </w:pPr>
    </w:p>
    <w:p w14:paraId="3A00AE1B" w14:textId="77777777" w:rsidR="00FE615C" w:rsidRDefault="00FE615C" w:rsidP="00FE615C">
      <w:pPr>
        <w:pStyle w:val="BodyText"/>
        <w:rPr>
          <w:del w:id="250" w:author="NAZ, Mamoona (OLDHAM MEDICAL SERVICES)" w:date="2026-09-22T12:20:00Z" w16du:dateUtc="2026-09-22T16:20:00Z"/>
          <w:b/>
          <w:bCs/>
          <w:sz w:val="22"/>
        </w:rPr>
      </w:pPr>
    </w:p>
    <w:p w14:paraId="47241FB2" w14:textId="77777777" w:rsidR="00FE615C" w:rsidRDefault="00FE615C" w:rsidP="00FE615C">
      <w:pPr>
        <w:pStyle w:val="BodyText"/>
        <w:rPr>
          <w:del w:id="251" w:author="NAZ, Mamoona (OLDHAM MEDICAL SERVICES)" w:date="2026-09-22T12:20:00Z" w16du:dateUtc="2026-09-22T16:20:00Z"/>
          <w:b/>
          <w:bCs/>
          <w:sz w:val="22"/>
        </w:rPr>
      </w:pPr>
    </w:p>
    <w:p w14:paraId="4FE0B9FE" w14:textId="77777777" w:rsidR="00FE615C" w:rsidRPr="004C320F" w:rsidRDefault="00FE615C" w:rsidP="00FE615C">
      <w:pPr>
        <w:pStyle w:val="BodyText"/>
        <w:rPr>
          <w:del w:id="252" w:author="NAZ, Mamoona (OLDHAM MEDICAL SERVICES)" w:date="2026-09-22T12:20:00Z" w16du:dateUtc="2026-09-22T16:20:00Z"/>
          <w:b/>
          <w:bCs/>
        </w:rPr>
      </w:pPr>
      <w:del w:id="253" w:author="NAZ, Mamoona (OLDHAM MEDICAL SERVICES)" w:date="2026-09-22T12:20:00Z" w16du:dateUtc="2026-09-22T16:20:00Z">
        <w:r>
          <w:rPr>
            <w:b/>
            <w:bCs/>
            <w:sz w:val="22"/>
          </w:rPr>
          <w:tab/>
        </w:r>
        <w:r>
          <w:rPr>
            <w:b/>
            <w:bCs/>
            <w:sz w:val="22"/>
          </w:rPr>
          <w:tab/>
        </w:r>
        <w:r>
          <w:rPr>
            <w:b/>
            <w:bCs/>
            <w:sz w:val="22"/>
          </w:rPr>
          <w:tab/>
        </w:r>
        <w:r>
          <w:rPr>
            <w:b/>
            <w:bCs/>
            <w:sz w:val="22"/>
          </w:rPr>
          <w:tab/>
        </w:r>
        <w:r>
          <w:rPr>
            <w:b/>
            <w:bCs/>
            <w:sz w:val="22"/>
          </w:rPr>
          <w:tab/>
        </w:r>
        <w:r>
          <w:rPr>
            <w:b/>
            <w:bCs/>
            <w:sz w:val="22"/>
          </w:rPr>
          <w:tab/>
        </w:r>
        <w:r>
          <w:rPr>
            <w:b/>
            <w:bCs/>
            <w:sz w:val="22"/>
          </w:rPr>
          <w:tab/>
        </w:r>
        <w:r w:rsidRPr="004C320F">
          <w:rPr>
            <w:b/>
            <w:bCs/>
          </w:rPr>
          <w:delText>Ing. Dušan   G a l l o</w:delText>
        </w:r>
      </w:del>
    </w:p>
    <w:p w14:paraId="7B4C264D" w14:textId="77777777" w:rsidR="00FE615C" w:rsidRPr="004C320F" w:rsidRDefault="00FE615C" w:rsidP="00FE615C">
      <w:pPr>
        <w:pStyle w:val="BodyText"/>
        <w:rPr>
          <w:del w:id="254" w:author="NAZ, Mamoona (OLDHAM MEDICAL SERVICES)" w:date="2026-09-22T12:20:00Z" w16du:dateUtc="2026-09-22T16:20:00Z"/>
          <w:b/>
          <w:bCs/>
        </w:rPr>
      </w:pPr>
      <w:del w:id="255" w:author="NAZ, Mamoona (OLDHAM MEDICAL SERVICES)" w:date="2026-09-22T12:20:00Z" w16du:dateUtc="2026-09-22T16:20:00Z">
        <w:r w:rsidRPr="004C320F">
          <w:rPr>
            <w:b/>
            <w:bCs/>
          </w:rPr>
          <w:tab/>
        </w:r>
        <w:r w:rsidRPr="004C320F">
          <w:rPr>
            <w:b/>
            <w:bCs/>
          </w:rPr>
          <w:tab/>
        </w:r>
        <w:r w:rsidRPr="004C320F">
          <w:rPr>
            <w:b/>
            <w:bCs/>
          </w:rPr>
          <w:tab/>
        </w:r>
        <w:r w:rsidRPr="004C320F">
          <w:rPr>
            <w:b/>
            <w:bCs/>
          </w:rPr>
          <w:tab/>
        </w:r>
        <w:r w:rsidRPr="004C320F">
          <w:rPr>
            <w:b/>
            <w:bCs/>
          </w:rPr>
          <w:tab/>
        </w:r>
        <w:r w:rsidRPr="004C320F">
          <w:rPr>
            <w:b/>
            <w:bCs/>
          </w:rPr>
          <w:tab/>
        </w:r>
        <w:r w:rsidRPr="004C320F">
          <w:rPr>
            <w:b/>
            <w:bCs/>
          </w:rPr>
          <w:tab/>
          <w:delText>starosta obce Vyšná Slaná</w:delText>
        </w:r>
      </w:del>
    </w:p>
    <w:p w14:paraId="336660CB" w14:textId="77777777" w:rsidR="00FE615C" w:rsidRPr="004C320F" w:rsidRDefault="00FE615C" w:rsidP="00FE615C">
      <w:pPr>
        <w:pStyle w:val="BodyText"/>
        <w:widowControl/>
        <w:spacing w:before="120"/>
        <w:rPr>
          <w:del w:id="256" w:author="NAZ, Mamoona (OLDHAM MEDICAL SERVICES)" w:date="2026-09-22T12:20:00Z" w16du:dateUtc="2026-09-22T16:20:00Z"/>
          <w:b/>
        </w:rPr>
      </w:pPr>
    </w:p>
    <w:p w14:paraId="799C1925" w14:textId="77777777" w:rsidR="00FE615C" w:rsidRPr="004C320F" w:rsidRDefault="00FE615C" w:rsidP="00FE615C">
      <w:pPr>
        <w:pStyle w:val="BodyText"/>
        <w:widowControl/>
        <w:spacing w:before="120"/>
        <w:rPr>
          <w:del w:id="257" w:author="NAZ, Mamoona (OLDHAM MEDICAL SERVICES)" w:date="2026-09-22T12:20:00Z" w16du:dateUtc="2026-09-22T16:20:00Z"/>
          <w:b/>
        </w:rPr>
      </w:pPr>
    </w:p>
    <w:p w14:paraId="747D92A1" w14:textId="77777777" w:rsidR="00FE615C" w:rsidRPr="004C320F" w:rsidRDefault="00FE615C" w:rsidP="00FE615C">
      <w:pPr>
        <w:pStyle w:val="BodyText"/>
        <w:rPr>
          <w:del w:id="258" w:author="NAZ, Mamoona (OLDHAM MEDICAL SERVICES)" w:date="2026-09-22T12:20:00Z" w16du:dateUtc="2026-09-22T16:20:00Z"/>
          <w:bCs/>
          <w:sz w:val="22"/>
        </w:rPr>
      </w:pPr>
      <w:del w:id="259" w:author="NAZ, Mamoona (OLDHAM MEDICAL SERVICES)" w:date="2026-09-22T12:20:00Z" w16du:dateUtc="2026-09-22T16:20:00Z">
        <w:r w:rsidRPr="004C320F">
          <w:rPr>
            <w:bCs/>
            <w:sz w:val="22"/>
          </w:rPr>
          <w:delText>Hlasovanie</w:delText>
        </w:r>
      </w:del>
    </w:p>
    <w:p w14:paraId="106F23CD" w14:textId="77777777" w:rsidR="00FE615C" w:rsidRPr="004C320F" w:rsidRDefault="00FE615C" w:rsidP="00FE615C">
      <w:pPr>
        <w:pStyle w:val="BodyText"/>
        <w:rPr>
          <w:del w:id="260" w:author="NAZ, Mamoona (OLDHAM MEDICAL SERVICES)" w:date="2026-09-22T12:20:00Z" w16du:dateUtc="2026-09-22T16:20:00Z"/>
          <w:bCs/>
          <w:sz w:val="22"/>
        </w:rPr>
      </w:pPr>
      <w:del w:id="261" w:author="NAZ, Mamoona (OLDHAM MEDICAL SERVICES)" w:date="2026-09-22T12:20:00Z" w16du:dateUtc="2026-09-22T16:20:00Z">
        <w:r w:rsidRPr="004C320F">
          <w:rPr>
            <w:bCs/>
            <w:sz w:val="22"/>
          </w:rPr>
          <w:delText>Za:</w:delText>
        </w:r>
        <w:r w:rsidRPr="004C320F">
          <w:rPr>
            <w:bCs/>
            <w:sz w:val="22"/>
          </w:rPr>
          <w:tab/>
        </w:r>
        <w:r w:rsidRPr="004C320F">
          <w:rPr>
            <w:bCs/>
            <w:sz w:val="22"/>
          </w:rPr>
          <w:tab/>
        </w:r>
        <w:r>
          <w:rPr>
            <w:bCs/>
            <w:sz w:val="22"/>
          </w:rPr>
          <w:delText>5</w:delText>
        </w:r>
        <w:r w:rsidRPr="004C320F">
          <w:rPr>
            <w:bCs/>
            <w:sz w:val="22"/>
          </w:rPr>
          <w:tab/>
        </w:r>
        <w:r w:rsidRPr="004C320F">
          <w:rPr>
            <w:bCs/>
            <w:sz w:val="22"/>
          </w:rPr>
          <w:tab/>
        </w:r>
      </w:del>
    </w:p>
    <w:p w14:paraId="12BD25F3" w14:textId="77777777" w:rsidR="00FE615C" w:rsidRPr="004C320F" w:rsidRDefault="00FE615C" w:rsidP="00FE615C">
      <w:pPr>
        <w:pStyle w:val="BodyText"/>
        <w:rPr>
          <w:del w:id="262" w:author="NAZ, Mamoona (OLDHAM MEDICAL SERVICES)" w:date="2026-09-22T12:20:00Z" w16du:dateUtc="2026-09-22T16:20:00Z"/>
          <w:bCs/>
          <w:sz w:val="22"/>
        </w:rPr>
      </w:pPr>
      <w:del w:id="263" w:author="NAZ, Mamoona (OLDHAM MEDICAL SERVICES)" w:date="2026-09-22T12:20:00Z" w16du:dateUtc="2026-09-22T16:20:00Z">
        <w:r w:rsidRPr="004C320F">
          <w:rPr>
            <w:bCs/>
            <w:sz w:val="22"/>
          </w:rPr>
          <w:delText>Proti:</w:delText>
        </w:r>
        <w:r w:rsidRPr="004C320F">
          <w:rPr>
            <w:bCs/>
            <w:sz w:val="22"/>
          </w:rPr>
          <w:tab/>
        </w:r>
        <w:r w:rsidRPr="004C320F">
          <w:rPr>
            <w:bCs/>
            <w:sz w:val="22"/>
          </w:rPr>
          <w:tab/>
        </w:r>
        <w:r>
          <w:rPr>
            <w:bCs/>
            <w:sz w:val="22"/>
          </w:rPr>
          <w:delText>0</w:delText>
        </w:r>
      </w:del>
    </w:p>
    <w:p w14:paraId="7D6590C6" w14:textId="77777777" w:rsidR="00FE615C" w:rsidRPr="004C320F" w:rsidRDefault="00FE615C" w:rsidP="00FE615C">
      <w:pPr>
        <w:pStyle w:val="BodyText"/>
        <w:rPr>
          <w:del w:id="264" w:author="NAZ, Mamoona (OLDHAM MEDICAL SERVICES)" w:date="2026-09-22T12:20:00Z" w16du:dateUtc="2026-09-22T16:20:00Z"/>
          <w:bCs/>
          <w:sz w:val="22"/>
        </w:rPr>
      </w:pPr>
      <w:del w:id="265" w:author="NAZ, Mamoona (OLDHAM MEDICAL SERVICES)" w:date="2026-09-22T12:20:00Z" w16du:dateUtc="2026-09-22T16:20:00Z">
        <w:r w:rsidRPr="004C320F">
          <w:rPr>
            <w:bCs/>
            <w:sz w:val="22"/>
          </w:rPr>
          <w:delText>Zdržal sa:</w:delText>
        </w:r>
        <w:r w:rsidRPr="004C320F">
          <w:rPr>
            <w:bCs/>
            <w:sz w:val="22"/>
          </w:rPr>
          <w:tab/>
        </w:r>
        <w:r>
          <w:rPr>
            <w:bCs/>
            <w:sz w:val="22"/>
          </w:rPr>
          <w:delText>0</w:delText>
        </w:r>
      </w:del>
    </w:p>
    <w:p w14:paraId="3C6FF04B" w14:textId="77777777" w:rsidR="00FE615C" w:rsidRDefault="00FE615C" w:rsidP="00FE615C">
      <w:pPr>
        <w:pStyle w:val="BodyText"/>
        <w:widowControl/>
        <w:spacing w:before="120"/>
        <w:rPr>
          <w:del w:id="266" w:author="NAZ, Mamoona (OLDHAM MEDICAL SERVICES)" w:date="2026-09-22T12:20:00Z" w16du:dateUtc="2026-09-22T16:20:00Z"/>
          <w:b/>
          <w:sz w:val="22"/>
          <w:szCs w:val="22"/>
        </w:rPr>
      </w:pPr>
    </w:p>
    <w:p w14:paraId="2D624A89" w14:textId="77777777" w:rsidR="00FE615C" w:rsidRDefault="00FE615C" w:rsidP="00FE615C">
      <w:pPr>
        <w:pStyle w:val="BodyText"/>
        <w:widowControl/>
        <w:spacing w:before="120"/>
        <w:rPr>
          <w:del w:id="267" w:author="NAZ, Mamoona (OLDHAM MEDICAL SERVICES)" w:date="2026-09-22T12:20:00Z" w16du:dateUtc="2026-09-22T16:20:00Z"/>
          <w:b/>
          <w:sz w:val="22"/>
          <w:szCs w:val="22"/>
        </w:rPr>
      </w:pPr>
    </w:p>
    <w:p w14:paraId="2ED222B7" w14:textId="77777777" w:rsidR="00FE615C" w:rsidRDefault="00FE615C" w:rsidP="00FE615C">
      <w:pPr>
        <w:pStyle w:val="BodyText"/>
        <w:widowControl/>
        <w:spacing w:before="120"/>
        <w:rPr>
          <w:del w:id="268" w:author="NAZ, Mamoona (OLDHAM MEDICAL SERVICES)" w:date="2026-09-22T12:20:00Z" w16du:dateUtc="2026-09-22T16:20:00Z"/>
          <w:b/>
          <w:sz w:val="22"/>
          <w:szCs w:val="22"/>
        </w:rPr>
      </w:pPr>
    </w:p>
    <w:p w14:paraId="4E8AA21E" w14:textId="77777777" w:rsidR="00FE615C" w:rsidRDefault="00FE615C" w:rsidP="00FE615C">
      <w:pPr>
        <w:pStyle w:val="BodyText"/>
        <w:widowControl/>
        <w:spacing w:before="120"/>
        <w:rPr>
          <w:del w:id="269" w:author="NAZ, Mamoona (OLDHAM MEDICAL SERVICES)" w:date="2026-09-22T12:20:00Z" w16du:dateUtc="2026-09-22T16:20:00Z"/>
          <w:b/>
          <w:sz w:val="22"/>
          <w:szCs w:val="22"/>
        </w:rPr>
      </w:pPr>
    </w:p>
    <w:p w14:paraId="377A385C" w14:textId="77777777" w:rsidR="00FE615C" w:rsidRDefault="00FE615C" w:rsidP="00FE615C">
      <w:pPr>
        <w:pStyle w:val="BodyText"/>
        <w:widowControl/>
        <w:spacing w:before="120"/>
        <w:rPr>
          <w:del w:id="270" w:author="NAZ, Mamoona (OLDHAM MEDICAL SERVICES)" w:date="2026-09-22T12:20:00Z" w16du:dateUtc="2026-09-22T16:20:00Z"/>
          <w:b/>
          <w:sz w:val="22"/>
          <w:szCs w:val="22"/>
        </w:rPr>
      </w:pPr>
    </w:p>
    <w:p w14:paraId="66D0E4A1" w14:textId="77777777" w:rsidR="00FE615C" w:rsidRDefault="00FE615C" w:rsidP="00FE615C">
      <w:pPr>
        <w:pStyle w:val="Zakladnystyl"/>
        <w:jc w:val="center"/>
        <w:rPr>
          <w:del w:id="271" w:author="NAZ, Mamoona (OLDHAM MEDICAL SERVICES)" w:date="2026-09-22T12:20:00Z" w16du:dateUtc="2026-09-22T16:20:00Z"/>
          <w:sz w:val="28"/>
          <w:szCs w:val="28"/>
        </w:rPr>
      </w:pPr>
    </w:p>
    <w:p w14:paraId="76DFF211" w14:textId="77777777" w:rsidR="00FE615C" w:rsidRDefault="00FE615C" w:rsidP="00FE615C">
      <w:pPr>
        <w:pStyle w:val="Zakladnystyl"/>
        <w:jc w:val="center"/>
        <w:rPr>
          <w:del w:id="272" w:author="NAZ, Mamoona (OLDHAM MEDICAL SERVICES)" w:date="2026-09-22T12:20:00Z" w16du:dateUtc="2026-09-22T16:20:00Z"/>
          <w:sz w:val="28"/>
          <w:szCs w:val="28"/>
        </w:rPr>
      </w:pPr>
    </w:p>
    <w:p w14:paraId="08566081" w14:textId="77777777" w:rsidR="00DC0ED4" w:rsidRDefault="00DC0ED4" w:rsidP="00FE615C">
      <w:pPr>
        <w:pStyle w:val="Zakladnystyl"/>
        <w:jc w:val="center"/>
        <w:rPr>
          <w:del w:id="273" w:author="NAZ, Mamoona (OLDHAM MEDICAL SERVICES)" w:date="2026-09-22T12:20:00Z" w16du:dateUtc="2026-09-22T16:20:00Z"/>
          <w:sz w:val="28"/>
          <w:szCs w:val="28"/>
        </w:rPr>
      </w:pPr>
    </w:p>
    <w:p w14:paraId="74C0DEBF" w14:textId="77777777" w:rsidR="00FE615C" w:rsidRDefault="00FE615C" w:rsidP="00FE615C">
      <w:pPr>
        <w:pStyle w:val="Zakladnystyl"/>
        <w:jc w:val="center"/>
        <w:rPr>
          <w:del w:id="274" w:author="NAZ, Mamoona (OLDHAM MEDICAL SERVICES)" w:date="2026-09-22T12:20:00Z" w16du:dateUtc="2026-09-22T16:20:00Z"/>
          <w:sz w:val="28"/>
          <w:szCs w:val="28"/>
        </w:rPr>
      </w:pPr>
    </w:p>
    <w:p w14:paraId="262E33D5" w14:textId="77777777" w:rsidR="00FE615C" w:rsidRDefault="00FE615C" w:rsidP="00FE615C">
      <w:pPr>
        <w:pStyle w:val="Zakladnystyl"/>
        <w:jc w:val="center"/>
        <w:rPr>
          <w:del w:id="275" w:author="NAZ, Mamoona (OLDHAM MEDICAL SERVICES)" w:date="2026-09-22T12:20:00Z" w16du:dateUtc="2026-09-22T16:20:00Z"/>
          <w:sz w:val="28"/>
          <w:szCs w:val="28"/>
        </w:rPr>
      </w:pPr>
    </w:p>
    <w:p w14:paraId="5587422D" w14:textId="77777777" w:rsidR="00FE615C" w:rsidRDefault="00FE615C" w:rsidP="00FE615C">
      <w:pPr>
        <w:pStyle w:val="Zakladnystyl"/>
        <w:jc w:val="center"/>
        <w:rPr>
          <w:del w:id="276" w:author="NAZ, Mamoona (OLDHAM MEDICAL SERVICES)" w:date="2026-09-22T12:20:00Z" w16du:dateUtc="2026-09-22T16:20:00Z"/>
          <w:sz w:val="28"/>
          <w:szCs w:val="28"/>
        </w:rPr>
      </w:pPr>
    </w:p>
    <w:p w14:paraId="4102A358" w14:textId="77777777" w:rsidR="00FE615C" w:rsidRDefault="00FE615C" w:rsidP="00FE615C">
      <w:pPr>
        <w:pStyle w:val="Zakladnystyl"/>
        <w:jc w:val="center"/>
        <w:rPr>
          <w:del w:id="277" w:author="NAZ, Mamoona (OLDHAM MEDICAL SERVICES)" w:date="2026-09-22T12:20:00Z" w16du:dateUtc="2026-09-22T16:20:00Z"/>
          <w:sz w:val="28"/>
          <w:szCs w:val="28"/>
        </w:rPr>
      </w:pPr>
    </w:p>
    <w:p w14:paraId="1D414F7F" w14:textId="77777777" w:rsidR="00FE615C" w:rsidRDefault="00FE615C" w:rsidP="00FE615C">
      <w:pPr>
        <w:pStyle w:val="Zakladnystyl"/>
        <w:jc w:val="center"/>
        <w:rPr>
          <w:del w:id="278" w:author="NAZ, Mamoona (OLDHAM MEDICAL SERVICES)" w:date="2026-09-22T12:20:00Z" w16du:dateUtc="2026-09-22T16:20:00Z"/>
          <w:sz w:val="28"/>
          <w:szCs w:val="28"/>
        </w:rPr>
      </w:pPr>
    </w:p>
    <w:p w14:paraId="6D937D85" w14:textId="77777777" w:rsidR="00FE615C" w:rsidRDefault="00FE615C" w:rsidP="00FE615C">
      <w:pPr>
        <w:pStyle w:val="Zakladnystyl"/>
        <w:jc w:val="center"/>
        <w:rPr>
          <w:del w:id="279" w:author="NAZ, Mamoona (OLDHAM MEDICAL SERVICES)" w:date="2026-09-22T12:20:00Z" w16du:dateUtc="2026-09-22T16:20:00Z"/>
          <w:sz w:val="28"/>
          <w:szCs w:val="28"/>
        </w:rPr>
      </w:pPr>
    </w:p>
    <w:p w14:paraId="4E4354F8" w14:textId="77777777" w:rsidR="00FE615C" w:rsidRDefault="00FE615C" w:rsidP="00FE615C">
      <w:pPr>
        <w:pStyle w:val="Zakladnystyl"/>
        <w:jc w:val="center"/>
        <w:rPr>
          <w:del w:id="280" w:author="NAZ, Mamoona (OLDHAM MEDICAL SERVICES)" w:date="2026-09-22T12:20:00Z" w16du:dateUtc="2026-09-22T16:20:00Z"/>
          <w:sz w:val="28"/>
          <w:szCs w:val="28"/>
        </w:rPr>
      </w:pPr>
      <w:del w:id="281" w:author="NAZ, Mamoona (OLDHAM MEDICAL SERVICES)" w:date="2026-09-22T12:20:00Z" w16du:dateUtc="2026-09-22T16:20:00Z">
        <w:r>
          <w:rPr>
            <w:sz w:val="28"/>
            <w:szCs w:val="28"/>
          </w:rPr>
          <w:delText>UZNESENIE OBECNÉHO ZASTUPITEĽSTVA VO VYŠNEJ SLANEJ</w:delText>
        </w:r>
      </w:del>
    </w:p>
    <w:p w14:paraId="081F9F77" w14:textId="77777777" w:rsidR="00FE615C" w:rsidRDefault="00FE615C" w:rsidP="00FE615C">
      <w:pPr>
        <w:pStyle w:val="Zakladnystyl"/>
        <w:jc w:val="center"/>
        <w:rPr>
          <w:del w:id="282" w:author="NAZ, Mamoona (OLDHAM MEDICAL SERVICES)" w:date="2026-09-22T12:20:00Z" w16du:dateUtc="2026-09-22T16:20:00Z"/>
          <w:b/>
          <w:bCs/>
          <w:sz w:val="32"/>
          <w:szCs w:val="32"/>
        </w:rPr>
      </w:pPr>
      <w:del w:id="283" w:author="NAZ, Mamoona (OLDHAM MEDICAL SERVICES)" w:date="2026-09-22T12:20:00Z" w16du:dateUtc="2026-09-22T16:20:00Z">
        <w:r>
          <w:rPr>
            <w:b/>
            <w:bCs/>
            <w:sz w:val="32"/>
            <w:szCs w:val="32"/>
          </w:rPr>
          <w:delText xml:space="preserve">č. </w:delText>
        </w:r>
        <w:r w:rsidR="00DC0ED4">
          <w:rPr>
            <w:b/>
            <w:bCs/>
            <w:sz w:val="32"/>
            <w:szCs w:val="32"/>
          </w:rPr>
          <w:delText>4</w:delText>
        </w:r>
      </w:del>
    </w:p>
    <w:p w14:paraId="403544E3" w14:textId="77777777" w:rsidR="00FE615C" w:rsidRDefault="00FE615C" w:rsidP="00FE615C">
      <w:pPr>
        <w:pStyle w:val="Zakladnystyl"/>
        <w:jc w:val="center"/>
        <w:rPr>
          <w:del w:id="284" w:author="NAZ, Mamoona (OLDHAM MEDICAL SERVICES)" w:date="2026-09-22T12:20:00Z" w16du:dateUtc="2026-09-22T16:20:00Z"/>
          <w:sz w:val="28"/>
          <w:szCs w:val="28"/>
        </w:rPr>
      </w:pPr>
      <w:del w:id="285" w:author="NAZ, Mamoona (OLDHAM MEDICAL SERVICES)" w:date="2026-09-22T12:20:00Z" w16du:dateUtc="2026-09-22T16:20:00Z">
        <w:r>
          <w:rPr>
            <w:sz w:val="28"/>
            <w:szCs w:val="28"/>
          </w:rPr>
          <w:delText>z</w:delText>
        </w:r>
        <w:r w:rsidR="00DC0ED4">
          <w:rPr>
            <w:sz w:val="28"/>
            <w:szCs w:val="28"/>
          </w:rPr>
          <w:delText xml:space="preserve">  20. marca </w:delText>
        </w:r>
        <w:r>
          <w:rPr>
            <w:sz w:val="28"/>
            <w:szCs w:val="28"/>
          </w:rPr>
          <w:delText xml:space="preserve"> 201</w:delText>
        </w:r>
        <w:r w:rsidR="00DC0ED4">
          <w:rPr>
            <w:sz w:val="28"/>
            <w:szCs w:val="28"/>
          </w:rPr>
          <w:delText>5</w:delText>
        </w:r>
      </w:del>
    </w:p>
    <w:p w14:paraId="56A09C31" w14:textId="77777777" w:rsidR="00FE615C" w:rsidRDefault="00FE615C" w:rsidP="00FE615C">
      <w:pPr>
        <w:pStyle w:val="Zakladnystyl"/>
        <w:jc w:val="center"/>
        <w:rPr>
          <w:del w:id="286" w:author="NAZ, Mamoona (OLDHAM MEDICAL SERVICES)" w:date="2026-09-22T12:20:00Z" w16du:dateUtc="2026-09-22T16:20:00Z"/>
          <w:sz w:val="28"/>
          <w:szCs w:val="28"/>
        </w:rPr>
      </w:pPr>
    </w:p>
    <w:tbl>
      <w:tblPr>
        <w:tblW w:w="0" w:type="auto"/>
        <w:tblCellMar>
          <w:left w:w="70" w:type="dxa"/>
          <w:right w:w="70" w:type="dxa"/>
        </w:tblCellMar>
        <w:tblLook w:val="0000" w:firstRow="0" w:lastRow="0" w:firstColumn="0" w:lastColumn="0" w:noHBand="0" w:noVBand="0"/>
      </w:tblPr>
      <w:tblGrid>
        <w:gridCol w:w="4586"/>
        <w:gridCol w:w="4580"/>
      </w:tblGrid>
      <w:tr w:rsidR="00FE615C" w:rsidRPr="004867BB" w14:paraId="1FF82F16" w14:textId="77777777" w:rsidTr="00092CEA">
        <w:trPr>
          <w:trHeight w:val="713"/>
          <w:del w:id="287" w:author="NAZ, Mamoona (OLDHAM MEDICAL SERVICES)" w:date="2026-09-22T12:20:00Z" w16du:dateUtc="2026-09-22T16:20:00Z"/>
        </w:trPr>
        <w:tc>
          <w:tcPr>
            <w:tcW w:w="9212" w:type="dxa"/>
            <w:gridSpan w:val="2"/>
          </w:tcPr>
          <w:p w14:paraId="6A94FAEF" w14:textId="77777777" w:rsidR="00FE615C" w:rsidRDefault="00FE615C" w:rsidP="00092CEA">
            <w:pPr>
              <w:rPr>
                <w:del w:id="288" w:author="NAZ, Mamoona (OLDHAM MEDICAL SERVICES)" w:date="2026-09-22T12:20:00Z" w16du:dateUtc="2026-09-22T16:20:00Z"/>
                <w:b/>
                <w:bCs/>
                <w:sz w:val="28"/>
                <w:szCs w:val="28"/>
              </w:rPr>
            </w:pPr>
          </w:p>
          <w:p w14:paraId="706B9BAE" w14:textId="77777777" w:rsidR="00FE615C" w:rsidRPr="004867BB" w:rsidRDefault="00DC0ED4" w:rsidP="00092CEA">
            <w:pPr>
              <w:rPr>
                <w:del w:id="289" w:author="NAZ, Mamoona (OLDHAM MEDICAL SERVICES)" w:date="2026-09-22T12:20:00Z" w16du:dateUtc="2026-09-22T16:20:00Z"/>
              </w:rPr>
            </w:pPr>
            <w:del w:id="290" w:author="NAZ, Mamoona (OLDHAM MEDICAL SERVICES)" w:date="2026-09-22T12:20:00Z" w16du:dateUtc="2026-09-22T16:20:00Z">
              <w:r>
                <w:rPr>
                  <w:b/>
                  <w:bCs/>
                  <w:sz w:val="28"/>
                  <w:szCs w:val="28"/>
                </w:rPr>
                <w:delText xml:space="preserve">Doplnenie členov komisií </w:delText>
              </w:r>
            </w:del>
          </w:p>
          <w:p w14:paraId="6B4061E3" w14:textId="77777777" w:rsidR="00FE615C" w:rsidRPr="004867BB" w:rsidRDefault="00FE615C" w:rsidP="00092CEA">
            <w:pPr>
              <w:rPr>
                <w:del w:id="291" w:author="NAZ, Mamoona (OLDHAM MEDICAL SERVICES)" w:date="2026-09-22T12:20:00Z" w16du:dateUtc="2026-09-22T16:20:00Z"/>
              </w:rPr>
            </w:pPr>
          </w:p>
        </w:tc>
      </w:tr>
      <w:tr w:rsidR="00FE615C" w:rsidRPr="004867BB" w14:paraId="399CA61F" w14:textId="77777777" w:rsidTr="00092CEA">
        <w:trPr>
          <w:gridAfter w:val="1"/>
          <w:wAfter w:w="4606" w:type="dxa"/>
          <w:del w:id="292" w:author="NAZ, Mamoona (OLDHAM MEDICAL SERVICES)" w:date="2026-09-22T12:20:00Z" w16du:dateUtc="2026-09-22T16:20:00Z"/>
        </w:trPr>
        <w:tc>
          <w:tcPr>
            <w:tcW w:w="4606" w:type="dxa"/>
          </w:tcPr>
          <w:p w14:paraId="0F332EF2" w14:textId="77777777" w:rsidR="00FE615C" w:rsidRPr="004867BB" w:rsidRDefault="00FE615C" w:rsidP="00092CEA">
            <w:pPr>
              <w:rPr>
                <w:del w:id="293" w:author="NAZ, Mamoona (OLDHAM MEDICAL SERVICES)" w:date="2026-09-22T12:20:00Z" w16du:dateUtc="2026-09-22T16:20:00Z"/>
              </w:rPr>
            </w:pPr>
          </w:p>
        </w:tc>
      </w:tr>
      <w:tr w:rsidR="00FE615C" w:rsidRPr="004867BB" w14:paraId="37345AE3" w14:textId="77777777" w:rsidTr="00092CEA">
        <w:trPr>
          <w:gridAfter w:val="1"/>
          <w:wAfter w:w="4606" w:type="dxa"/>
          <w:cantSplit/>
          <w:del w:id="294" w:author="NAZ, Mamoona (OLDHAM MEDICAL SERVICES)" w:date="2026-09-22T12:20:00Z" w16du:dateUtc="2026-09-22T16:20:00Z"/>
        </w:trPr>
        <w:tc>
          <w:tcPr>
            <w:tcW w:w="4606" w:type="dxa"/>
          </w:tcPr>
          <w:p w14:paraId="499DD38B" w14:textId="77777777" w:rsidR="00FE615C" w:rsidRDefault="00FE615C" w:rsidP="00092CEA">
            <w:pPr>
              <w:rPr>
                <w:del w:id="295" w:author="NAZ, Mamoona (OLDHAM MEDICAL SERVICES)" w:date="2026-09-22T12:20:00Z" w16du:dateUtc="2026-09-22T16:20:00Z"/>
              </w:rPr>
            </w:pPr>
            <w:del w:id="296" w:author="NAZ, Mamoona (OLDHAM MEDICAL SERVICES)" w:date="2026-09-22T12:20:00Z" w16du:dateUtc="2026-09-22T16:20:00Z">
              <w:r w:rsidRPr="004867BB">
                <w:rPr>
                  <w:sz w:val="22"/>
                  <w:u w:val="single"/>
                </w:rPr>
                <w:delText>Predkladá</w:delText>
              </w:r>
              <w:r w:rsidRPr="004867BB">
                <w:rPr>
                  <w:sz w:val="22"/>
                </w:rPr>
                <w:delText>:</w:delText>
              </w:r>
              <w:r>
                <w:rPr>
                  <w:sz w:val="22"/>
                </w:rPr>
                <w:delText xml:space="preserve"> Ing. Dušan Gallo, starosta obce</w:delText>
              </w:r>
            </w:del>
          </w:p>
          <w:p w14:paraId="46C964FF" w14:textId="77777777" w:rsidR="00FE615C" w:rsidRPr="004867BB" w:rsidRDefault="00FE615C" w:rsidP="00092CEA">
            <w:pPr>
              <w:rPr>
                <w:del w:id="297" w:author="NAZ, Mamoona (OLDHAM MEDICAL SERVICES)" w:date="2026-09-22T12:20:00Z" w16du:dateUtc="2026-09-22T16:20:00Z"/>
              </w:rPr>
            </w:pPr>
          </w:p>
        </w:tc>
      </w:tr>
    </w:tbl>
    <w:p w14:paraId="6E8F7E8B" w14:textId="77777777" w:rsidR="00FE615C" w:rsidRDefault="00FE615C" w:rsidP="00FE615C">
      <w:pPr>
        <w:pStyle w:val="Vlada"/>
        <w:rPr>
          <w:del w:id="298" w:author="NAZ, Mamoona (OLDHAM MEDICAL SERVICES)" w:date="2026-09-22T12:20:00Z" w16du:dateUtc="2026-09-22T16:20:00Z"/>
          <w:sz w:val="24"/>
          <w:szCs w:val="24"/>
        </w:rPr>
      </w:pPr>
      <w:del w:id="299" w:author="NAZ, Mamoona (OLDHAM MEDICAL SERVICES)" w:date="2026-09-22T12:20:00Z" w16du:dateUtc="2026-09-22T16:20:00Z">
        <w:r>
          <w:delText xml:space="preserve">Obecné zastupiteľstvo </w:delText>
        </w:r>
      </w:del>
    </w:p>
    <w:p w14:paraId="11F690A9" w14:textId="77777777" w:rsidR="00FE615C" w:rsidRDefault="00DC0ED4" w:rsidP="00FE615C">
      <w:pPr>
        <w:pStyle w:val="Heading1"/>
        <w:numPr>
          <w:ilvl w:val="0"/>
          <w:numId w:val="2"/>
        </w:numPr>
        <w:rPr>
          <w:del w:id="300" w:author="NAZ, Mamoona (OLDHAM MEDICAL SERVICES)" w:date="2026-09-22T12:20:00Z" w16du:dateUtc="2026-09-22T16:20:00Z"/>
        </w:rPr>
      </w:pPr>
      <w:del w:id="301" w:author="NAZ, Mamoona (OLDHAM MEDICAL SERVICES)" w:date="2026-09-22T12:20:00Z" w16du:dateUtc="2026-09-22T16:20:00Z">
        <w:r>
          <w:delText xml:space="preserve">s c h v a ľ u j e </w:delText>
        </w:r>
      </w:del>
    </w:p>
    <w:p w14:paraId="3B18681B" w14:textId="77777777" w:rsidR="00FE615C" w:rsidRPr="004F2D95" w:rsidRDefault="00FE615C" w:rsidP="00FE615C">
      <w:pPr>
        <w:rPr>
          <w:del w:id="302" w:author="NAZ, Mamoona (OLDHAM MEDICAL SERVICES)" w:date="2026-09-22T12:20:00Z" w16du:dateUtc="2026-09-22T16:20:00Z"/>
        </w:rPr>
      </w:pPr>
    </w:p>
    <w:p w14:paraId="325E9CF1" w14:textId="77777777" w:rsidR="00FE615C" w:rsidRPr="0055008A" w:rsidRDefault="00FE615C" w:rsidP="00FE615C">
      <w:pPr>
        <w:ind w:left="708"/>
        <w:rPr>
          <w:del w:id="303" w:author="NAZ, Mamoona (OLDHAM MEDICAL SERVICES)" w:date="2026-09-22T12:20:00Z" w16du:dateUtc="2026-09-22T16:20:00Z"/>
        </w:rPr>
      </w:pPr>
      <w:del w:id="304" w:author="NAZ, Mamoona (OLDHAM MEDICAL SERVICES)" w:date="2026-09-22T12:20:00Z" w16du:dateUtc="2026-09-22T16:20:00Z">
        <w:r w:rsidRPr="0055008A">
          <w:delText>A.1</w:delText>
        </w:r>
        <w:r w:rsidR="00DC0ED4">
          <w:delText xml:space="preserve"> za členov komisie finančnej a správy majetku:  Mária Tomášiková</w:delText>
        </w:r>
      </w:del>
    </w:p>
    <w:p w14:paraId="72B787D0" w14:textId="77777777" w:rsidR="00DC0ED4" w:rsidRDefault="00DC0ED4" w:rsidP="00FE615C">
      <w:pPr>
        <w:rPr>
          <w:del w:id="305" w:author="NAZ, Mamoona (OLDHAM MEDICAL SERVICES)" w:date="2026-09-22T12:20:00Z" w16du:dateUtc="2026-09-22T16:20:00Z"/>
          <w:sz w:val="22"/>
        </w:rPr>
      </w:pPr>
      <w:del w:id="306" w:author="NAZ, Mamoona (OLDHAM MEDICAL SERVICES)" w:date="2026-09-22T12:20:00Z" w16du:dateUtc="2026-09-22T16:20:00Z">
        <w:r>
          <w:rPr>
            <w:sz w:val="22"/>
          </w:rPr>
          <w:delText xml:space="preserve"> </w:delText>
        </w:r>
        <w:r>
          <w:rPr>
            <w:sz w:val="22"/>
          </w:rPr>
          <w:tab/>
        </w:r>
        <w:r>
          <w:rPr>
            <w:sz w:val="22"/>
          </w:rPr>
          <w:tab/>
        </w:r>
        <w:r>
          <w:rPr>
            <w:sz w:val="22"/>
          </w:rPr>
          <w:tab/>
        </w:r>
        <w:r>
          <w:rPr>
            <w:sz w:val="22"/>
          </w:rPr>
          <w:tab/>
        </w:r>
        <w:r>
          <w:rPr>
            <w:sz w:val="22"/>
          </w:rPr>
          <w:tab/>
        </w:r>
        <w:r>
          <w:rPr>
            <w:sz w:val="22"/>
          </w:rPr>
          <w:tab/>
        </w:r>
        <w:r>
          <w:rPr>
            <w:sz w:val="22"/>
          </w:rPr>
          <w:tab/>
        </w:r>
        <w:r>
          <w:rPr>
            <w:sz w:val="22"/>
          </w:rPr>
          <w:tab/>
          <w:delText>Ing. Ján Hric – Kováč</w:delText>
        </w:r>
      </w:del>
    </w:p>
    <w:p w14:paraId="05E23499" w14:textId="77777777" w:rsidR="00DC0ED4" w:rsidRDefault="00DC0ED4" w:rsidP="00FE615C">
      <w:pPr>
        <w:rPr>
          <w:del w:id="307" w:author="NAZ, Mamoona (OLDHAM MEDICAL SERVICES)" w:date="2026-09-22T12:20:00Z" w16du:dateUtc="2026-09-22T16:20:00Z"/>
          <w:sz w:val="22"/>
        </w:rPr>
      </w:pPr>
    </w:p>
    <w:p w14:paraId="520872A0" w14:textId="77777777" w:rsidR="00FE615C" w:rsidRDefault="00DC0ED4" w:rsidP="00FE615C">
      <w:pPr>
        <w:rPr>
          <w:del w:id="308" w:author="NAZ, Mamoona (OLDHAM MEDICAL SERVICES)" w:date="2026-09-22T12:20:00Z" w16du:dateUtc="2026-09-22T16:20:00Z"/>
          <w:sz w:val="22"/>
        </w:rPr>
      </w:pPr>
      <w:del w:id="309" w:author="NAZ, Mamoona (OLDHAM MEDICAL SERVICES)" w:date="2026-09-22T12:20:00Z" w16du:dateUtc="2026-09-22T16:20:00Z">
        <w:r>
          <w:rPr>
            <w:sz w:val="22"/>
          </w:rPr>
          <w:tab/>
          <w:delText xml:space="preserve">A.2 za členov komisie </w:delText>
        </w:r>
        <w:r w:rsidR="00CB0013">
          <w:rPr>
            <w:sz w:val="22"/>
          </w:rPr>
          <w:delText>vzdelávania, kultúry, mládeže a športu:</w:delText>
        </w:r>
        <w:r>
          <w:rPr>
            <w:sz w:val="22"/>
          </w:rPr>
          <w:tab/>
        </w:r>
      </w:del>
    </w:p>
    <w:p w14:paraId="292241F0" w14:textId="77777777" w:rsidR="00FE615C" w:rsidRDefault="00FE615C" w:rsidP="00FE615C">
      <w:pPr>
        <w:ind w:left="567"/>
        <w:rPr>
          <w:del w:id="310" w:author="NAZ, Mamoona (OLDHAM MEDICAL SERVICES)" w:date="2026-09-22T12:20:00Z" w16du:dateUtc="2026-09-22T16:20:00Z"/>
        </w:rPr>
      </w:pPr>
      <w:del w:id="311" w:author="NAZ, Mamoona (OLDHAM MEDICAL SERVICES)" w:date="2026-09-22T12:20:00Z" w16du:dateUtc="2026-09-22T16:20:00Z">
        <w:r>
          <w:tab/>
          <w:delText xml:space="preserve">  </w:delText>
        </w:r>
        <w:r w:rsidR="00CB0013">
          <w:tab/>
        </w:r>
        <w:r w:rsidR="00CB0013">
          <w:tab/>
        </w:r>
        <w:r w:rsidR="00CB0013">
          <w:tab/>
        </w:r>
        <w:r w:rsidR="00CB0013">
          <w:tab/>
        </w:r>
        <w:r w:rsidR="00CB0013">
          <w:tab/>
        </w:r>
        <w:r w:rsidR="00CB0013">
          <w:tab/>
        </w:r>
        <w:r w:rsidR="00CB0013">
          <w:tab/>
          <w:delText>Bc. Jana Ďurišková</w:delText>
        </w:r>
      </w:del>
    </w:p>
    <w:p w14:paraId="2248578D" w14:textId="77777777" w:rsidR="00CB0013" w:rsidRDefault="00CB0013" w:rsidP="00FE615C">
      <w:pPr>
        <w:ind w:left="567"/>
        <w:rPr>
          <w:del w:id="312" w:author="NAZ, Mamoona (OLDHAM MEDICAL SERVICES)" w:date="2026-09-22T12:20:00Z" w16du:dateUtc="2026-09-22T16:20:00Z"/>
        </w:rPr>
      </w:pPr>
      <w:del w:id="313" w:author="NAZ, Mamoona (OLDHAM MEDICAL SERVICES)" w:date="2026-09-22T12:20:00Z" w16du:dateUtc="2026-09-22T16:20:00Z">
        <w:r>
          <w:tab/>
        </w:r>
        <w:r>
          <w:tab/>
        </w:r>
        <w:r>
          <w:tab/>
        </w:r>
        <w:r>
          <w:tab/>
        </w:r>
        <w:r>
          <w:tab/>
        </w:r>
        <w:r>
          <w:tab/>
        </w:r>
        <w:r>
          <w:tab/>
        </w:r>
        <w:r>
          <w:tab/>
          <w:delText>Mgr. Mária Fifiková</w:delText>
        </w:r>
      </w:del>
    </w:p>
    <w:p w14:paraId="4C537B03" w14:textId="77777777" w:rsidR="00CB0013" w:rsidRDefault="00CB0013" w:rsidP="00FE615C">
      <w:pPr>
        <w:ind w:left="567"/>
        <w:rPr>
          <w:del w:id="314" w:author="NAZ, Mamoona (OLDHAM MEDICAL SERVICES)" w:date="2026-09-22T12:20:00Z" w16du:dateUtc="2026-09-22T16:20:00Z"/>
        </w:rPr>
      </w:pPr>
      <w:del w:id="315" w:author="NAZ, Mamoona (OLDHAM MEDICAL SERVICES)" w:date="2026-09-22T12:20:00Z" w16du:dateUtc="2026-09-22T16:20:00Z">
        <w:r>
          <w:delText xml:space="preserve"> </w:delText>
        </w:r>
        <w:r>
          <w:tab/>
          <w:delText>A.3 za členov komisie ochrany verejného poriadku, stavebnej a vodného</w:delText>
        </w:r>
      </w:del>
    </w:p>
    <w:p w14:paraId="39A3042C" w14:textId="77777777" w:rsidR="00CB0013" w:rsidRDefault="00CB0013" w:rsidP="00FE615C">
      <w:pPr>
        <w:ind w:left="567"/>
        <w:rPr>
          <w:del w:id="316" w:author="NAZ, Mamoona (OLDHAM MEDICAL SERVICES)" w:date="2026-09-22T12:20:00Z" w16du:dateUtc="2026-09-22T16:20:00Z"/>
        </w:rPr>
      </w:pPr>
      <w:del w:id="317" w:author="NAZ, Mamoona (OLDHAM MEDICAL SERVICES)" w:date="2026-09-22T12:20:00Z" w16du:dateUtc="2026-09-22T16:20:00Z">
        <w:r>
          <w:delText xml:space="preserve">        hospodárstva</w:delText>
        </w:r>
        <w:r>
          <w:tab/>
        </w:r>
        <w:r>
          <w:tab/>
        </w:r>
        <w:r>
          <w:tab/>
        </w:r>
        <w:r>
          <w:tab/>
        </w:r>
        <w:r>
          <w:tab/>
          <w:delText>Ing. Peter Lenkey</w:delText>
        </w:r>
        <w:r>
          <w:tab/>
        </w:r>
      </w:del>
    </w:p>
    <w:p w14:paraId="3DE3DCE8" w14:textId="77777777" w:rsidR="00FE615C" w:rsidRDefault="00CB0013" w:rsidP="00FE615C">
      <w:pPr>
        <w:ind w:left="567"/>
        <w:rPr>
          <w:del w:id="318" w:author="NAZ, Mamoona (OLDHAM MEDICAL SERVICES)" w:date="2026-09-22T12:20:00Z" w16du:dateUtc="2026-09-22T16:20:00Z"/>
        </w:rPr>
      </w:pPr>
      <w:del w:id="319" w:author="NAZ, Mamoona (OLDHAM MEDICAL SERVICES)" w:date="2026-09-22T12:20:00Z" w16du:dateUtc="2026-09-22T16:20:00Z">
        <w:r>
          <w:tab/>
        </w:r>
        <w:r>
          <w:tab/>
        </w:r>
        <w:r>
          <w:tab/>
        </w:r>
        <w:r>
          <w:tab/>
        </w:r>
        <w:r>
          <w:tab/>
        </w:r>
        <w:r>
          <w:tab/>
        </w:r>
        <w:r>
          <w:tab/>
        </w:r>
        <w:r>
          <w:tab/>
          <w:delText>Ondrej Hric</w:delText>
        </w:r>
      </w:del>
    </w:p>
    <w:p w14:paraId="699E90B6" w14:textId="77777777" w:rsidR="00FE615C" w:rsidRDefault="00FE615C" w:rsidP="00FE615C">
      <w:pPr>
        <w:pStyle w:val="BodyText"/>
        <w:rPr>
          <w:del w:id="320" w:author="NAZ, Mamoona (OLDHAM MEDICAL SERVICES)" w:date="2026-09-22T12:20:00Z" w16du:dateUtc="2026-09-22T16:20:00Z"/>
          <w:b/>
          <w:bCs/>
          <w:sz w:val="22"/>
        </w:rPr>
      </w:pPr>
    </w:p>
    <w:p w14:paraId="03228D8F" w14:textId="77777777" w:rsidR="00FE615C" w:rsidRDefault="00FE615C" w:rsidP="00FE615C">
      <w:pPr>
        <w:pStyle w:val="BodyText"/>
        <w:rPr>
          <w:del w:id="321" w:author="NAZ, Mamoona (OLDHAM MEDICAL SERVICES)" w:date="2026-09-22T12:20:00Z" w16du:dateUtc="2026-09-22T16:20:00Z"/>
          <w:b/>
          <w:bCs/>
          <w:sz w:val="22"/>
        </w:rPr>
      </w:pPr>
    </w:p>
    <w:p w14:paraId="5F9D4897" w14:textId="77777777" w:rsidR="00FE615C" w:rsidRDefault="00FE615C" w:rsidP="00FE615C">
      <w:pPr>
        <w:pStyle w:val="BodyText"/>
        <w:rPr>
          <w:del w:id="322" w:author="NAZ, Mamoona (OLDHAM MEDICAL SERVICES)" w:date="2026-09-22T12:20:00Z" w16du:dateUtc="2026-09-22T16:20:00Z"/>
          <w:b/>
          <w:bCs/>
          <w:sz w:val="22"/>
        </w:rPr>
      </w:pPr>
    </w:p>
    <w:p w14:paraId="2FF6B80D" w14:textId="77777777" w:rsidR="00FE615C" w:rsidRPr="004C320F" w:rsidRDefault="00FE615C" w:rsidP="00FE615C">
      <w:pPr>
        <w:pStyle w:val="BodyText"/>
        <w:rPr>
          <w:del w:id="323" w:author="NAZ, Mamoona (OLDHAM MEDICAL SERVICES)" w:date="2026-09-22T12:20:00Z" w16du:dateUtc="2026-09-22T16:20:00Z"/>
          <w:b/>
          <w:bCs/>
        </w:rPr>
      </w:pPr>
      <w:del w:id="324" w:author="NAZ, Mamoona (OLDHAM MEDICAL SERVICES)" w:date="2026-09-22T12:20:00Z" w16du:dateUtc="2026-09-22T16:20:00Z">
        <w:r>
          <w:rPr>
            <w:b/>
            <w:bCs/>
            <w:sz w:val="22"/>
          </w:rPr>
          <w:tab/>
        </w:r>
        <w:r>
          <w:rPr>
            <w:b/>
            <w:bCs/>
            <w:sz w:val="22"/>
          </w:rPr>
          <w:tab/>
        </w:r>
        <w:r>
          <w:rPr>
            <w:b/>
            <w:bCs/>
            <w:sz w:val="22"/>
          </w:rPr>
          <w:tab/>
        </w:r>
        <w:r>
          <w:rPr>
            <w:b/>
            <w:bCs/>
            <w:sz w:val="22"/>
          </w:rPr>
          <w:tab/>
        </w:r>
        <w:r>
          <w:rPr>
            <w:b/>
            <w:bCs/>
            <w:sz w:val="22"/>
          </w:rPr>
          <w:tab/>
        </w:r>
        <w:r>
          <w:rPr>
            <w:b/>
            <w:bCs/>
            <w:sz w:val="22"/>
          </w:rPr>
          <w:tab/>
        </w:r>
        <w:r>
          <w:rPr>
            <w:b/>
            <w:bCs/>
            <w:sz w:val="22"/>
          </w:rPr>
          <w:tab/>
        </w:r>
        <w:r w:rsidRPr="004C320F">
          <w:rPr>
            <w:b/>
            <w:bCs/>
          </w:rPr>
          <w:delText>Ing. Dušan   G a l l o</w:delText>
        </w:r>
      </w:del>
    </w:p>
    <w:p w14:paraId="26FFAA7C" w14:textId="77777777" w:rsidR="00FE615C" w:rsidRPr="004C320F" w:rsidRDefault="00FE615C" w:rsidP="00FE615C">
      <w:pPr>
        <w:pStyle w:val="BodyText"/>
        <w:rPr>
          <w:del w:id="325" w:author="NAZ, Mamoona (OLDHAM MEDICAL SERVICES)" w:date="2026-09-22T12:20:00Z" w16du:dateUtc="2026-09-22T16:20:00Z"/>
          <w:b/>
          <w:bCs/>
        </w:rPr>
      </w:pPr>
      <w:del w:id="326" w:author="NAZ, Mamoona (OLDHAM MEDICAL SERVICES)" w:date="2026-09-22T12:20:00Z" w16du:dateUtc="2026-09-22T16:20:00Z">
        <w:r w:rsidRPr="004C320F">
          <w:rPr>
            <w:b/>
            <w:bCs/>
          </w:rPr>
          <w:tab/>
        </w:r>
        <w:r w:rsidRPr="004C320F">
          <w:rPr>
            <w:b/>
            <w:bCs/>
          </w:rPr>
          <w:tab/>
        </w:r>
        <w:r w:rsidRPr="004C320F">
          <w:rPr>
            <w:b/>
            <w:bCs/>
          </w:rPr>
          <w:tab/>
        </w:r>
        <w:r w:rsidRPr="004C320F">
          <w:rPr>
            <w:b/>
            <w:bCs/>
          </w:rPr>
          <w:tab/>
        </w:r>
        <w:r w:rsidRPr="004C320F">
          <w:rPr>
            <w:b/>
            <w:bCs/>
          </w:rPr>
          <w:tab/>
        </w:r>
        <w:r w:rsidRPr="004C320F">
          <w:rPr>
            <w:b/>
            <w:bCs/>
          </w:rPr>
          <w:tab/>
        </w:r>
        <w:r w:rsidRPr="004C320F">
          <w:rPr>
            <w:b/>
            <w:bCs/>
          </w:rPr>
          <w:tab/>
          <w:delText>starosta obce Vyšná Slaná</w:delText>
        </w:r>
      </w:del>
    </w:p>
    <w:p w14:paraId="393C0FC5" w14:textId="77777777" w:rsidR="00FE615C" w:rsidRPr="004C320F" w:rsidRDefault="00FE615C" w:rsidP="00FE615C">
      <w:pPr>
        <w:pStyle w:val="BodyText"/>
        <w:widowControl/>
        <w:spacing w:before="120"/>
        <w:rPr>
          <w:del w:id="327" w:author="NAZ, Mamoona (OLDHAM MEDICAL SERVICES)" w:date="2026-09-22T12:20:00Z" w16du:dateUtc="2026-09-22T16:20:00Z"/>
          <w:b/>
        </w:rPr>
      </w:pPr>
    </w:p>
    <w:p w14:paraId="5035BF4C" w14:textId="77777777" w:rsidR="00FE615C" w:rsidRPr="004C320F" w:rsidRDefault="00FE615C" w:rsidP="00FE615C">
      <w:pPr>
        <w:pStyle w:val="BodyText"/>
        <w:widowControl/>
        <w:spacing w:before="120"/>
        <w:rPr>
          <w:del w:id="328" w:author="NAZ, Mamoona (OLDHAM MEDICAL SERVICES)" w:date="2026-09-22T12:20:00Z" w16du:dateUtc="2026-09-22T16:20:00Z"/>
          <w:b/>
        </w:rPr>
      </w:pPr>
    </w:p>
    <w:p w14:paraId="38F8B26F" w14:textId="77777777" w:rsidR="00FE615C" w:rsidRPr="004C320F" w:rsidRDefault="00FE615C" w:rsidP="00FE615C">
      <w:pPr>
        <w:pStyle w:val="BodyText"/>
        <w:rPr>
          <w:del w:id="329" w:author="NAZ, Mamoona (OLDHAM MEDICAL SERVICES)" w:date="2026-09-22T12:20:00Z" w16du:dateUtc="2026-09-22T16:20:00Z"/>
          <w:bCs/>
          <w:sz w:val="22"/>
        </w:rPr>
      </w:pPr>
      <w:del w:id="330" w:author="NAZ, Mamoona (OLDHAM MEDICAL SERVICES)" w:date="2026-09-22T12:20:00Z" w16du:dateUtc="2026-09-22T16:20:00Z">
        <w:r w:rsidRPr="004C320F">
          <w:rPr>
            <w:bCs/>
            <w:sz w:val="22"/>
          </w:rPr>
          <w:delText>Hlasovanie</w:delText>
        </w:r>
      </w:del>
    </w:p>
    <w:p w14:paraId="37E20E69" w14:textId="77777777" w:rsidR="00FE615C" w:rsidRPr="004C320F" w:rsidRDefault="00FE615C" w:rsidP="00FE615C">
      <w:pPr>
        <w:pStyle w:val="BodyText"/>
        <w:rPr>
          <w:del w:id="331" w:author="NAZ, Mamoona (OLDHAM MEDICAL SERVICES)" w:date="2026-09-22T12:20:00Z" w16du:dateUtc="2026-09-22T16:20:00Z"/>
          <w:bCs/>
          <w:sz w:val="22"/>
        </w:rPr>
      </w:pPr>
      <w:del w:id="332" w:author="NAZ, Mamoona (OLDHAM MEDICAL SERVICES)" w:date="2026-09-22T12:20:00Z" w16du:dateUtc="2026-09-22T16:20:00Z">
        <w:r w:rsidRPr="004C320F">
          <w:rPr>
            <w:bCs/>
            <w:sz w:val="22"/>
          </w:rPr>
          <w:delText>Za:</w:delText>
        </w:r>
        <w:r w:rsidRPr="004C320F">
          <w:rPr>
            <w:bCs/>
            <w:sz w:val="22"/>
          </w:rPr>
          <w:tab/>
        </w:r>
        <w:r w:rsidRPr="004C320F">
          <w:rPr>
            <w:bCs/>
            <w:sz w:val="22"/>
          </w:rPr>
          <w:tab/>
        </w:r>
        <w:r>
          <w:rPr>
            <w:bCs/>
            <w:sz w:val="22"/>
          </w:rPr>
          <w:delText>5</w:delText>
        </w:r>
        <w:r w:rsidRPr="004C320F">
          <w:rPr>
            <w:bCs/>
            <w:sz w:val="22"/>
          </w:rPr>
          <w:tab/>
        </w:r>
        <w:r w:rsidRPr="004C320F">
          <w:rPr>
            <w:bCs/>
            <w:sz w:val="22"/>
          </w:rPr>
          <w:tab/>
        </w:r>
      </w:del>
    </w:p>
    <w:p w14:paraId="764FB3EC" w14:textId="77777777" w:rsidR="00FE615C" w:rsidRPr="004C320F" w:rsidRDefault="00FE615C" w:rsidP="00FE615C">
      <w:pPr>
        <w:pStyle w:val="BodyText"/>
        <w:rPr>
          <w:del w:id="333" w:author="NAZ, Mamoona (OLDHAM MEDICAL SERVICES)" w:date="2026-09-22T12:20:00Z" w16du:dateUtc="2026-09-22T16:20:00Z"/>
          <w:bCs/>
          <w:sz w:val="22"/>
        </w:rPr>
      </w:pPr>
      <w:del w:id="334" w:author="NAZ, Mamoona (OLDHAM MEDICAL SERVICES)" w:date="2026-09-22T12:20:00Z" w16du:dateUtc="2026-09-22T16:20:00Z">
        <w:r w:rsidRPr="004C320F">
          <w:rPr>
            <w:bCs/>
            <w:sz w:val="22"/>
          </w:rPr>
          <w:delText>Proti:</w:delText>
        </w:r>
        <w:r w:rsidRPr="004C320F">
          <w:rPr>
            <w:bCs/>
            <w:sz w:val="22"/>
          </w:rPr>
          <w:tab/>
        </w:r>
        <w:r w:rsidRPr="004C320F">
          <w:rPr>
            <w:bCs/>
            <w:sz w:val="22"/>
          </w:rPr>
          <w:tab/>
        </w:r>
        <w:r>
          <w:rPr>
            <w:bCs/>
            <w:sz w:val="22"/>
          </w:rPr>
          <w:delText>0</w:delText>
        </w:r>
      </w:del>
    </w:p>
    <w:p w14:paraId="6AB66682" w14:textId="77777777" w:rsidR="00FE615C" w:rsidRPr="004C320F" w:rsidRDefault="00FE615C" w:rsidP="00FE615C">
      <w:pPr>
        <w:pStyle w:val="BodyText"/>
        <w:rPr>
          <w:del w:id="335" w:author="NAZ, Mamoona (OLDHAM MEDICAL SERVICES)" w:date="2026-09-22T12:20:00Z" w16du:dateUtc="2026-09-22T16:20:00Z"/>
          <w:bCs/>
          <w:sz w:val="22"/>
        </w:rPr>
      </w:pPr>
      <w:del w:id="336" w:author="NAZ, Mamoona (OLDHAM MEDICAL SERVICES)" w:date="2026-09-22T12:20:00Z" w16du:dateUtc="2026-09-22T16:20:00Z">
        <w:r w:rsidRPr="004C320F">
          <w:rPr>
            <w:bCs/>
            <w:sz w:val="22"/>
          </w:rPr>
          <w:delText>Zdržal sa:</w:delText>
        </w:r>
        <w:r w:rsidRPr="004C320F">
          <w:rPr>
            <w:bCs/>
            <w:sz w:val="22"/>
          </w:rPr>
          <w:tab/>
        </w:r>
        <w:r>
          <w:rPr>
            <w:bCs/>
            <w:sz w:val="22"/>
          </w:rPr>
          <w:delText>0</w:delText>
        </w:r>
      </w:del>
    </w:p>
    <w:p w14:paraId="72877A24" w14:textId="77777777" w:rsidR="00FE615C" w:rsidRDefault="00FE615C" w:rsidP="00FE615C">
      <w:pPr>
        <w:pStyle w:val="BodyText"/>
        <w:widowControl/>
        <w:spacing w:before="120"/>
        <w:rPr>
          <w:del w:id="337" w:author="NAZ, Mamoona (OLDHAM MEDICAL SERVICES)" w:date="2026-09-22T12:20:00Z" w16du:dateUtc="2026-09-22T16:20:00Z"/>
          <w:b/>
          <w:sz w:val="22"/>
          <w:szCs w:val="22"/>
        </w:rPr>
      </w:pPr>
    </w:p>
    <w:p w14:paraId="5265AD04" w14:textId="77777777" w:rsidR="00FE615C" w:rsidRDefault="00FE615C" w:rsidP="00FE615C">
      <w:pPr>
        <w:pStyle w:val="BodyText"/>
        <w:widowControl/>
        <w:spacing w:before="120"/>
        <w:rPr>
          <w:del w:id="338" w:author="NAZ, Mamoona (OLDHAM MEDICAL SERVICES)" w:date="2026-09-22T12:20:00Z" w16du:dateUtc="2026-09-22T16:20:00Z"/>
          <w:b/>
          <w:sz w:val="22"/>
          <w:szCs w:val="22"/>
        </w:rPr>
      </w:pPr>
    </w:p>
    <w:p w14:paraId="21AB488C" w14:textId="77777777" w:rsidR="00FE615C" w:rsidRDefault="00FE615C" w:rsidP="00FE615C">
      <w:pPr>
        <w:pStyle w:val="BodyText"/>
        <w:widowControl/>
        <w:spacing w:before="120"/>
        <w:rPr>
          <w:del w:id="339" w:author="NAZ, Mamoona (OLDHAM MEDICAL SERVICES)" w:date="2026-09-22T12:20:00Z" w16du:dateUtc="2026-09-22T16:20:00Z"/>
          <w:b/>
          <w:sz w:val="22"/>
          <w:szCs w:val="22"/>
        </w:rPr>
      </w:pPr>
    </w:p>
    <w:p w14:paraId="430AF162" w14:textId="77777777" w:rsidR="00FE615C" w:rsidRDefault="00FE615C" w:rsidP="00FE615C">
      <w:pPr>
        <w:pStyle w:val="BodyText"/>
        <w:widowControl/>
        <w:spacing w:before="120"/>
        <w:rPr>
          <w:del w:id="340" w:author="NAZ, Mamoona (OLDHAM MEDICAL SERVICES)" w:date="2026-09-22T12:20:00Z" w16du:dateUtc="2026-09-22T16:20:00Z"/>
          <w:b/>
          <w:sz w:val="22"/>
          <w:szCs w:val="22"/>
        </w:rPr>
      </w:pPr>
    </w:p>
    <w:p w14:paraId="15DB243B" w14:textId="77777777" w:rsidR="00FE615C" w:rsidRDefault="00FE615C" w:rsidP="00FE615C">
      <w:pPr>
        <w:pStyle w:val="BodyText"/>
        <w:widowControl/>
        <w:spacing w:before="120"/>
        <w:rPr>
          <w:del w:id="341" w:author="NAZ, Mamoona (OLDHAM MEDICAL SERVICES)" w:date="2026-09-22T12:20:00Z" w16du:dateUtc="2026-09-22T16:20:00Z"/>
          <w:b/>
          <w:sz w:val="22"/>
          <w:szCs w:val="22"/>
        </w:rPr>
      </w:pPr>
    </w:p>
    <w:p w14:paraId="1309A6EE" w14:textId="77777777" w:rsidR="00FE615C" w:rsidRDefault="00FE615C" w:rsidP="00FE615C">
      <w:pPr>
        <w:pStyle w:val="BodyText"/>
        <w:widowControl/>
        <w:spacing w:before="120"/>
        <w:rPr>
          <w:del w:id="342" w:author="NAZ, Mamoona (OLDHAM MEDICAL SERVICES)" w:date="2026-09-22T12:20:00Z" w16du:dateUtc="2026-09-22T16:20:00Z"/>
          <w:b/>
          <w:sz w:val="22"/>
          <w:szCs w:val="22"/>
        </w:rPr>
      </w:pPr>
    </w:p>
    <w:p w14:paraId="7455B47A" w14:textId="77777777" w:rsidR="00FE615C" w:rsidRDefault="00FE615C" w:rsidP="00FE615C">
      <w:pPr>
        <w:pStyle w:val="BodyText"/>
        <w:widowControl/>
        <w:spacing w:before="120"/>
        <w:rPr>
          <w:del w:id="343" w:author="NAZ, Mamoona (OLDHAM MEDICAL SERVICES)" w:date="2026-09-22T12:20:00Z" w16du:dateUtc="2026-09-22T16:20:00Z"/>
          <w:b/>
          <w:sz w:val="22"/>
          <w:szCs w:val="22"/>
        </w:rPr>
      </w:pPr>
    </w:p>
    <w:p w14:paraId="16F9991E" w14:textId="77777777" w:rsidR="00FE615C" w:rsidRDefault="00FE615C" w:rsidP="00FE615C">
      <w:pPr>
        <w:pStyle w:val="BodyText"/>
        <w:widowControl/>
        <w:spacing w:before="120"/>
        <w:rPr>
          <w:del w:id="344" w:author="NAZ, Mamoona (OLDHAM MEDICAL SERVICES)" w:date="2026-09-22T12:20:00Z" w16du:dateUtc="2026-09-22T16:20:00Z"/>
          <w:b/>
          <w:sz w:val="22"/>
          <w:szCs w:val="22"/>
        </w:rPr>
      </w:pPr>
    </w:p>
    <w:p w14:paraId="0073E3DA" w14:textId="77777777" w:rsidR="00FE615C" w:rsidRDefault="00FE615C" w:rsidP="00FE615C">
      <w:pPr>
        <w:pStyle w:val="BodyText"/>
        <w:widowControl/>
        <w:spacing w:before="120"/>
        <w:rPr>
          <w:del w:id="345" w:author="NAZ, Mamoona (OLDHAM MEDICAL SERVICES)" w:date="2026-09-22T12:20:00Z" w16du:dateUtc="2026-09-22T16:20:00Z"/>
          <w:b/>
          <w:sz w:val="22"/>
          <w:szCs w:val="22"/>
        </w:rPr>
      </w:pPr>
    </w:p>
    <w:p w14:paraId="78F8CE66" w14:textId="77777777" w:rsidR="00FE615C" w:rsidRDefault="00FE615C" w:rsidP="00FE615C">
      <w:pPr>
        <w:pStyle w:val="BodyText"/>
        <w:widowControl/>
        <w:spacing w:before="120"/>
        <w:rPr>
          <w:del w:id="346" w:author="NAZ, Mamoona (OLDHAM MEDICAL SERVICES)" w:date="2026-09-22T12:20:00Z" w16du:dateUtc="2026-09-22T16:20:00Z"/>
          <w:b/>
          <w:sz w:val="22"/>
          <w:szCs w:val="22"/>
        </w:rPr>
      </w:pPr>
    </w:p>
    <w:p w14:paraId="7C1325B3" w14:textId="77777777" w:rsidR="00FE615C" w:rsidRDefault="00FE615C" w:rsidP="00FE615C">
      <w:pPr>
        <w:pStyle w:val="Zakladnystyl"/>
        <w:jc w:val="center"/>
        <w:rPr>
          <w:del w:id="347" w:author="NAZ, Mamoona (OLDHAM MEDICAL SERVICES)" w:date="2026-09-22T12:20:00Z" w16du:dateUtc="2026-09-22T16:20:00Z"/>
          <w:sz w:val="28"/>
          <w:szCs w:val="28"/>
        </w:rPr>
      </w:pPr>
      <w:del w:id="348" w:author="NAZ, Mamoona (OLDHAM MEDICAL SERVICES)" w:date="2026-09-22T12:20:00Z" w16du:dateUtc="2026-09-22T16:20:00Z">
        <w:r>
          <w:rPr>
            <w:sz w:val="28"/>
            <w:szCs w:val="28"/>
          </w:rPr>
          <w:delText>UZNESENIE OBECNÉHO ZASTUPITEĽSTVA VO VYŠNEJ SLANEJ</w:delText>
        </w:r>
      </w:del>
    </w:p>
    <w:p w14:paraId="059A38FF" w14:textId="77777777" w:rsidR="00FE615C" w:rsidRDefault="00FE615C" w:rsidP="00FE615C">
      <w:pPr>
        <w:pStyle w:val="Zakladnystyl"/>
        <w:jc w:val="center"/>
        <w:rPr>
          <w:del w:id="349" w:author="NAZ, Mamoona (OLDHAM MEDICAL SERVICES)" w:date="2026-09-22T12:20:00Z" w16du:dateUtc="2026-09-22T16:20:00Z"/>
          <w:b/>
          <w:bCs/>
          <w:sz w:val="32"/>
          <w:szCs w:val="32"/>
        </w:rPr>
      </w:pPr>
      <w:del w:id="350" w:author="NAZ, Mamoona (OLDHAM MEDICAL SERVICES)" w:date="2026-09-22T12:20:00Z" w16du:dateUtc="2026-09-22T16:20:00Z">
        <w:r>
          <w:rPr>
            <w:b/>
            <w:bCs/>
            <w:sz w:val="32"/>
            <w:szCs w:val="32"/>
          </w:rPr>
          <w:delText xml:space="preserve">č. </w:delText>
        </w:r>
        <w:r w:rsidR="00CB0013">
          <w:rPr>
            <w:b/>
            <w:bCs/>
            <w:sz w:val="32"/>
            <w:szCs w:val="32"/>
          </w:rPr>
          <w:delText>5</w:delText>
        </w:r>
      </w:del>
    </w:p>
    <w:p w14:paraId="08893095" w14:textId="77777777" w:rsidR="00FE615C" w:rsidRDefault="00FE615C" w:rsidP="00FE615C">
      <w:pPr>
        <w:pStyle w:val="Zakladnystyl"/>
        <w:jc w:val="center"/>
        <w:rPr>
          <w:del w:id="351" w:author="NAZ, Mamoona (OLDHAM MEDICAL SERVICES)" w:date="2026-09-22T12:20:00Z" w16du:dateUtc="2026-09-22T16:20:00Z"/>
          <w:sz w:val="28"/>
          <w:szCs w:val="28"/>
        </w:rPr>
      </w:pPr>
      <w:del w:id="352" w:author="NAZ, Mamoona (OLDHAM MEDICAL SERVICES)" w:date="2026-09-22T12:20:00Z" w16du:dateUtc="2026-09-22T16:20:00Z">
        <w:r>
          <w:rPr>
            <w:sz w:val="28"/>
            <w:szCs w:val="28"/>
          </w:rPr>
          <w:delText>z </w:delText>
        </w:r>
        <w:r w:rsidR="00CB0013">
          <w:rPr>
            <w:sz w:val="28"/>
            <w:szCs w:val="28"/>
          </w:rPr>
          <w:delText>20</w:delText>
        </w:r>
        <w:r>
          <w:rPr>
            <w:sz w:val="28"/>
            <w:szCs w:val="28"/>
          </w:rPr>
          <w:delText xml:space="preserve">. </w:delText>
        </w:r>
        <w:r w:rsidR="00CB0013">
          <w:rPr>
            <w:sz w:val="28"/>
            <w:szCs w:val="28"/>
          </w:rPr>
          <w:delText>marca</w:delText>
        </w:r>
        <w:r>
          <w:rPr>
            <w:sz w:val="28"/>
            <w:szCs w:val="28"/>
          </w:rPr>
          <w:delText xml:space="preserve"> 201</w:delText>
        </w:r>
        <w:r w:rsidR="00CB0013">
          <w:rPr>
            <w:sz w:val="28"/>
            <w:szCs w:val="28"/>
          </w:rPr>
          <w:delText>5</w:delText>
        </w:r>
      </w:del>
    </w:p>
    <w:p w14:paraId="12198279" w14:textId="77777777" w:rsidR="00FE615C" w:rsidRDefault="00FE615C" w:rsidP="00FE615C">
      <w:pPr>
        <w:pStyle w:val="Zakladnystyl"/>
        <w:jc w:val="center"/>
        <w:rPr>
          <w:del w:id="353" w:author="NAZ, Mamoona (OLDHAM MEDICAL SERVICES)" w:date="2026-09-22T12:20:00Z" w16du:dateUtc="2026-09-22T16:20:00Z"/>
          <w:sz w:val="28"/>
          <w:szCs w:val="28"/>
        </w:rPr>
      </w:pPr>
    </w:p>
    <w:tbl>
      <w:tblPr>
        <w:tblW w:w="0" w:type="auto"/>
        <w:tblCellMar>
          <w:left w:w="70" w:type="dxa"/>
          <w:right w:w="70" w:type="dxa"/>
        </w:tblCellMar>
        <w:tblLook w:val="0000" w:firstRow="0" w:lastRow="0" w:firstColumn="0" w:lastColumn="0" w:noHBand="0" w:noVBand="0"/>
      </w:tblPr>
      <w:tblGrid>
        <w:gridCol w:w="4587"/>
        <w:gridCol w:w="4579"/>
      </w:tblGrid>
      <w:tr w:rsidR="00FE615C" w:rsidRPr="004867BB" w14:paraId="30384DBF" w14:textId="77777777" w:rsidTr="00092CEA">
        <w:trPr>
          <w:trHeight w:val="713"/>
          <w:del w:id="354" w:author="NAZ, Mamoona (OLDHAM MEDICAL SERVICES)" w:date="2026-09-22T12:20:00Z" w16du:dateUtc="2026-09-22T16:20:00Z"/>
        </w:trPr>
        <w:tc>
          <w:tcPr>
            <w:tcW w:w="9212" w:type="dxa"/>
            <w:gridSpan w:val="2"/>
          </w:tcPr>
          <w:p w14:paraId="77AF143A" w14:textId="77777777" w:rsidR="00FE615C" w:rsidRDefault="00FE615C" w:rsidP="00092CEA">
            <w:pPr>
              <w:rPr>
                <w:del w:id="355" w:author="NAZ, Mamoona (OLDHAM MEDICAL SERVICES)" w:date="2026-09-22T12:20:00Z" w16du:dateUtc="2026-09-22T16:20:00Z"/>
                <w:b/>
                <w:bCs/>
                <w:sz w:val="28"/>
                <w:szCs w:val="28"/>
              </w:rPr>
            </w:pPr>
          </w:p>
          <w:p w14:paraId="12A7DEB9" w14:textId="77777777" w:rsidR="00FE615C" w:rsidRPr="004867BB" w:rsidRDefault="00CB0013" w:rsidP="00092CEA">
            <w:pPr>
              <w:rPr>
                <w:del w:id="356" w:author="NAZ, Mamoona (OLDHAM MEDICAL SERVICES)" w:date="2026-09-22T12:20:00Z" w16du:dateUtc="2026-09-22T16:20:00Z"/>
              </w:rPr>
            </w:pPr>
            <w:del w:id="357" w:author="NAZ, Mamoona (OLDHAM MEDICAL SERVICES)" w:date="2026-09-22T12:20:00Z" w16du:dateUtc="2026-09-22T16:20:00Z">
              <w:r>
                <w:rPr>
                  <w:b/>
                  <w:bCs/>
                  <w:sz w:val="28"/>
                  <w:szCs w:val="28"/>
                </w:rPr>
                <w:delText>Žiadosť cirkevného zboru o finančný príspevok</w:delText>
              </w:r>
            </w:del>
          </w:p>
          <w:p w14:paraId="4D181707" w14:textId="77777777" w:rsidR="00FE615C" w:rsidRPr="004867BB" w:rsidRDefault="00FE615C" w:rsidP="00092CEA">
            <w:pPr>
              <w:rPr>
                <w:del w:id="358" w:author="NAZ, Mamoona (OLDHAM MEDICAL SERVICES)" w:date="2026-09-22T12:20:00Z" w16du:dateUtc="2026-09-22T16:20:00Z"/>
              </w:rPr>
            </w:pPr>
          </w:p>
        </w:tc>
      </w:tr>
      <w:tr w:rsidR="00FE615C" w:rsidRPr="004867BB" w14:paraId="7FC57CC6" w14:textId="77777777" w:rsidTr="00092CEA">
        <w:trPr>
          <w:gridAfter w:val="1"/>
          <w:wAfter w:w="4606" w:type="dxa"/>
          <w:del w:id="359" w:author="NAZ, Mamoona (OLDHAM MEDICAL SERVICES)" w:date="2026-09-22T12:20:00Z" w16du:dateUtc="2026-09-22T16:20:00Z"/>
        </w:trPr>
        <w:tc>
          <w:tcPr>
            <w:tcW w:w="4606" w:type="dxa"/>
          </w:tcPr>
          <w:p w14:paraId="7B0B68EE" w14:textId="77777777" w:rsidR="00FE615C" w:rsidRPr="004867BB" w:rsidRDefault="00FE615C" w:rsidP="00092CEA">
            <w:pPr>
              <w:rPr>
                <w:del w:id="360" w:author="NAZ, Mamoona (OLDHAM MEDICAL SERVICES)" w:date="2026-09-22T12:20:00Z" w16du:dateUtc="2026-09-22T16:20:00Z"/>
              </w:rPr>
            </w:pPr>
          </w:p>
        </w:tc>
      </w:tr>
      <w:tr w:rsidR="00FE615C" w:rsidRPr="004867BB" w14:paraId="4DFC742A" w14:textId="77777777" w:rsidTr="00092CEA">
        <w:trPr>
          <w:gridAfter w:val="1"/>
          <w:wAfter w:w="4606" w:type="dxa"/>
          <w:cantSplit/>
          <w:del w:id="361" w:author="NAZ, Mamoona (OLDHAM MEDICAL SERVICES)" w:date="2026-09-22T12:20:00Z" w16du:dateUtc="2026-09-22T16:20:00Z"/>
        </w:trPr>
        <w:tc>
          <w:tcPr>
            <w:tcW w:w="4606" w:type="dxa"/>
          </w:tcPr>
          <w:p w14:paraId="5650C3F8" w14:textId="77777777" w:rsidR="00FE615C" w:rsidRDefault="00FE615C" w:rsidP="00092CEA">
            <w:pPr>
              <w:rPr>
                <w:del w:id="362" w:author="NAZ, Mamoona (OLDHAM MEDICAL SERVICES)" w:date="2026-09-22T12:20:00Z" w16du:dateUtc="2026-09-22T16:20:00Z"/>
              </w:rPr>
            </w:pPr>
            <w:del w:id="363" w:author="NAZ, Mamoona (OLDHAM MEDICAL SERVICES)" w:date="2026-09-22T12:20:00Z" w16du:dateUtc="2026-09-22T16:20:00Z">
              <w:r w:rsidRPr="004867BB">
                <w:rPr>
                  <w:sz w:val="22"/>
                  <w:u w:val="single"/>
                </w:rPr>
                <w:delText>Predkladá</w:delText>
              </w:r>
              <w:r w:rsidRPr="004867BB">
                <w:rPr>
                  <w:sz w:val="22"/>
                </w:rPr>
                <w:delText>:</w:delText>
              </w:r>
              <w:r>
                <w:rPr>
                  <w:sz w:val="22"/>
                </w:rPr>
                <w:delText xml:space="preserve"> Ing. Dušan Gallo, starosta obce</w:delText>
              </w:r>
            </w:del>
          </w:p>
          <w:p w14:paraId="737AEDA9" w14:textId="77777777" w:rsidR="00FE615C" w:rsidRPr="004867BB" w:rsidRDefault="00FE615C" w:rsidP="00092CEA">
            <w:pPr>
              <w:rPr>
                <w:del w:id="364" w:author="NAZ, Mamoona (OLDHAM MEDICAL SERVICES)" w:date="2026-09-22T12:20:00Z" w16du:dateUtc="2026-09-22T16:20:00Z"/>
              </w:rPr>
            </w:pPr>
          </w:p>
        </w:tc>
      </w:tr>
    </w:tbl>
    <w:p w14:paraId="69014E31" w14:textId="77777777" w:rsidR="00FE615C" w:rsidRDefault="00FE615C" w:rsidP="00FE615C">
      <w:pPr>
        <w:pStyle w:val="Vlada"/>
        <w:rPr>
          <w:del w:id="365" w:author="NAZ, Mamoona (OLDHAM MEDICAL SERVICES)" w:date="2026-09-22T12:20:00Z" w16du:dateUtc="2026-09-22T16:20:00Z"/>
          <w:sz w:val="24"/>
          <w:szCs w:val="24"/>
        </w:rPr>
      </w:pPr>
      <w:del w:id="366" w:author="NAZ, Mamoona (OLDHAM MEDICAL SERVICES)" w:date="2026-09-22T12:20:00Z" w16du:dateUtc="2026-09-22T16:20:00Z">
        <w:r>
          <w:delText xml:space="preserve">Obecné zastupiteľstvo </w:delText>
        </w:r>
      </w:del>
    </w:p>
    <w:p w14:paraId="72218CF5" w14:textId="77777777" w:rsidR="00FE615C" w:rsidRDefault="00CB0013" w:rsidP="00FE615C">
      <w:pPr>
        <w:pStyle w:val="Heading1"/>
        <w:numPr>
          <w:ilvl w:val="0"/>
          <w:numId w:val="3"/>
        </w:numPr>
        <w:rPr>
          <w:del w:id="367" w:author="NAZ, Mamoona (OLDHAM MEDICAL SERVICES)" w:date="2026-09-22T12:20:00Z" w16du:dateUtc="2026-09-22T16:20:00Z"/>
        </w:rPr>
      </w:pPr>
      <w:del w:id="368" w:author="NAZ, Mamoona (OLDHAM MEDICAL SERVICES)" w:date="2026-09-22T12:20:00Z" w16du:dateUtc="2026-09-22T16:20:00Z">
        <w:r>
          <w:delText xml:space="preserve">s c h v a ľ u j e </w:delText>
        </w:r>
      </w:del>
    </w:p>
    <w:p w14:paraId="0C298712" w14:textId="77777777" w:rsidR="00FE615C" w:rsidRPr="004F2D95" w:rsidRDefault="00FE615C" w:rsidP="00FE615C">
      <w:pPr>
        <w:rPr>
          <w:del w:id="369" w:author="NAZ, Mamoona (OLDHAM MEDICAL SERVICES)" w:date="2026-09-22T12:20:00Z" w16du:dateUtc="2026-09-22T16:20:00Z"/>
        </w:rPr>
      </w:pPr>
    </w:p>
    <w:p w14:paraId="302F7EF4" w14:textId="77777777" w:rsidR="00FE615C" w:rsidRPr="0055008A" w:rsidRDefault="00FE615C" w:rsidP="00FE615C">
      <w:pPr>
        <w:ind w:left="708"/>
        <w:rPr>
          <w:del w:id="370" w:author="NAZ, Mamoona (OLDHAM MEDICAL SERVICES)" w:date="2026-09-22T12:20:00Z" w16du:dateUtc="2026-09-22T16:20:00Z"/>
        </w:rPr>
      </w:pPr>
      <w:del w:id="371" w:author="NAZ, Mamoona (OLDHAM MEDICAL SERVICES)" w:date="2026-09-22T12:20:00Z" w16du:dateUtc="2026-09-22T16:20:00Z">
        <w:r w:rsidRPr="0055008A">
          <w:delText xml:space="preserve">A.1 </w:delText>
        </w:r>
        <w:r w:rsidR="00CB0013">
          <w:delText>príspevok pre Evanjelickú cirkev a.v. vo Vyšnej Slanej finančný príspevok vo výške 300,- € na opravu strechy miestneho kostola</w:delText>
        </w:r>
      </w:del>
    </w:p>
    <w:p w14:paraId="29262012" w14:textId="77777777" w:rsidR="00FE615C" w:rsidRDefault="00FE615C" w:rsidP="00FE615C">
      <w:pPr>
        <w:rPr>
          <w:del w:id="372" w:author="NAZ, Mamoona (OLDHAM MEDICAL SERVICES)" w:date="2026-09-22T12:20:00Z" w16du:dateUtc="2026-09-22T16:20:00Z"/>
          <w:sz w:val="22"/>
        </w:rPr>
      </w:pPr>
    </w:p>
    <w:p w14:paraId="36A92CAE" w14:textId="77777777" w:rsidR="00FE615C" w:rsidRDefault="00FE615C" w:rsidP="00FE615C">
      <w:pPr>
        <w:ind w:left="567"/>
        <w:rPr>
          <w:del w:id="373" w:author="NAZ, Mamoona (OLDHAM MEDICAL SERVICES)" w:date="2026-09-22T12:20:00Z" w16du:dateUtc="2026-09-22T16:20:00Z"/>
        </w:rPr>
      </w:pPr>
      <w:del w:id="374" w:author="NAZ, Mamoona (OLDHAM MEDICAL SERVICES)" w:date="2026-09-22T12:20:00Z" w16du:dateUtc="2026-09-22T16:20:00Z">
        <w:r>
          <w:tab/>
          <w:delText xml:space="preserve">  </w:delText>
        </w:r>
      </w:del>
    </w:p>
    <w:p w14:paraId="1323D665" w14:textId="77777777" w:rsidR="00FE615C" w:rsidRDefault="00FE615C" w:rsidP="00FE615C">
      <w:pPr>
        <w:ind w:left="567"/>
        <w:rPr>
          <w:del w:id="375" w:author="NAZ, Mamoona (OLDHAM MEDICAL SERVICES)" w:date="2026-09-22T12:20:00Z" w16du:dateUtc="2026-09-22T16:20:00Z"/>
        </w:rPr>
      </w:pPr>
    </w:p>
    <w:p w14:paraId="60E4A998" w14:textId="77777777" w:rsidR="00FE615C" w:rsidRDefault="00FE615C" w:rsidP="00FE615C">
      <w:pPr>
        <w:pStyle w:val="BodyText"/>
        <w:rPr>
          <w:del w:id="376" w:author="NAZ, Mamoona (OLDHAM MEDICAL SERVICES)" w:date="2026-09-22T12:20:00Z" w16du:dateUtc="2026-09-22T16:20:00Z"/>
          <w:b/>
          <w:bCs/>
          <w:sz w:val="22"/>
        </w:rPr>
      </w:pPr>
    </w:p>
    <w:p w14:paraId="3F4B224E" w14:textId="77777777" w:rsidR="00FE615C" w:rsidRDefault="00FE615C" w:rsidP="00FE615C">
      <w:pPr>
        <w:pStyle w:val="BodyText"/>
        <w:rPr>
          <w:del w:id="377" w:author="NAZ, Mamoona (OLDHAM MEDICAL SERVICES)" w:date="2026-09-22T12:20:00Z" w16du:dateUtc="2026-09-22T16:20:00Z"/>
          <w:b/>
          <w:bCs/>
          <w:sz w:val="22"/>
        </w:rPr>
      </w:pPr>
    </w:p>
    <w:p w14:paraId="406FEE5E" w14:textId="77777777" w:rsidR="00FE615C" w:rsidRDefault="00FE615C" w:rsidP="00FE615C">
      <w:pPr>
        <w:pStyle w:val="BodyText"/>
        <w:rPr>
          <w:del w:id="378" w:author="NAZ, Mamoona (OLDHAM MEDICAL SERVICES)" w:date="2026-09-22T12:20:00Z" w16du:dateUtc="2026-09-22T16:20:00Z"/>
          <w:b/>
          <w:bCs/>
          <w:sz w:val="22"/>
        </w:rPr>
      </w:pPr>
    </w:p>
    <w:p w14:paraId="2118526F" w14:textId="77777777" w:rsidR="00FE615C" w:rsidRPr="004C320F" w:rsidRDefault="00FE615C" w:rsidP="00FE615C">
      <w:pPr>
        <w:pStyle w:val="BodyText"/>
        <w:rPr>
          <w:del w:id="379" w:author="NAZ, Mamoona (OLDHAM MEDICAL SERVICES)" w:date="2026-09-22T12:20:00Z" w16du:dateUtc="2026-09-22T16:20:00Z"/>
          <w:b/>
          <w:bCs/>
        </w:rPr>
      </w:pPr>
      <w:del w:id="380" w:author="NAZ, Mamoona (OLDHAM MEDICAL SERVICES)" w:date="2026-09-22T12:20:00Z" w16du:dateUtc="2026-09-22T16:20:00Z">
        <w:r>
          <w:rPr>
            <w:b/>
            <w:bCs/>
            <w:sz w:val="22"/>
          </w:rPr>
          <w:tab/>
        </w:r>
        <w:r>
          <w:rPr>
            <w:b/>
            <w:bCs/>
            <w:sz w:val="22"/>
          </w:rPr>
          <w:tab/>
        </w:r>
        <w:r>
          <w:rPr>
            <w:b/>
            <w:bCs/>
            <w:sz w:val="22"/>
          </w:rPr>
          <w:tab/>
        </w:r>
        <w:r>
          <w:rPr>
            <w:b/>
            <w:bCs/>
            <w:sz w:val="22"/>
          </w:rPr>
          <w:tab/>
        </w:r>
        <w:r>
          <w:rPr>
            <w:b/>
            <w:bCs/>
            <w:sz w:val="22"/>
          </w:rPr>
          <w:tab/>
        </w:r>
        <w:r>
          <w:rPr>
            <w:b/>
            <w:bCs/>
            <w:sz w:val="22"/>
          </w:rPr>
          <w:tab/>
        </w:r>
        <w:r>
          <w:rPr>
            <w:b/>
            <w:bCs/>
            <w:sz w:val="22"/>
          </w:rPr>
          <w:tab/>
        </w:r>
        <w:r w:rsidRPr="004C320F">
          <w:rPr>
            <w:b/>
            <w:bCs/>
          </w:rPr>
          <w:delText>Ing. Dušan   G a l l o</w:delText>
        </w:r>
      </w:del>
    </w:p>
    <w:p w14:paraId="3D1F2E56" w14:textId="77777777" w:rsidR="00FE615C" w:rsidRPr="004C320F" w:rsidRDefault="00FE615C" w:rsidP="00FE615C">
      <w:pPr>
        <w:pStyle w:val="BodyText"/>
        <w:rPr>
          <w:del w:id="381" w:author="NAZ, Mamoona (OLDHAM MEDICAL SERVICES)" w:date="2026-09-22T12:20:00Z" w16du:dateUtc="2026-09-22T16:20:00Z"/>
          <w:b/>
          <w:bCs/>
        </w:rPr>
      </w:pPr>
      <w:del w:id="382" w:author="NAZ, Mamoona (OLDHAM MEDICAL SERVICES)" w:date="2026-09-22T12:20:00Z" w16du:dateUtc="2026-09-22T16:20:00Z">
        <w:r w:rsidRPr="004C320F">
          <w:rPr>
            <w:b/>
            <w:bCs/>
          </w:rPr>
          <w:tab/>
        </w:r>
        <w:r w:rsidRPr="004C320F">
          <w:rPr>
            <w:b/>
            <w:bCs/>
          </w:rPr>
          <w:tab/>
        </w:r>
        <w:r w:rsidRPr="004C320F">
          <w:rPr>
            <w:b/>
            <w:bCs/>
          </w:rPr>
          <w:tab/>
        </w:r>
        <w:r w:rsidRPr="004C320F">
          <w:rPr>
            <w:b/>
            <w:bCs/>
          </w:rPr>
          <w:tab/>
        </w:r>
        <w:r w:rsidRPr="004C320F">
          <w:rPr>
            <w:b/>
            <w:bCs/>
          </w:rPr>
          <w:tab/>
        </w:r>
        <w:r w:rsidRPr="004C320F">
          <w:rPr>
            <w:b/>
            <w:bCs/>
          </w:rPr>
          <w:tab/>
        </w:r>
        <w:r w:rsidRPr="004C320F">
          <w:rPr>
            <w:b/>
            <w:bCs/>
          </w:rPr>
          <w:tab/>
          <w:delText>starosta obce Vyšná Slaná</w:delText>
        </w:r>
      </w:del>
    </w:p>
    <w:p w14:paraId="7041740D" w14:textId="77777777" w:rsidR="00FE615C" w:rsidRPr="004C320F" w:rsidRDefault="00FE615C" w:rsidP="00FE615C">
      <w:pPr>
        <w:pStyle w:val="BodyText"/>
        <w:widowControl/>
        <w:spacing w:before="120"/>
        <w:rPr>
          <w:del w:id="383" w:author="NAZ, Mamoona (OLDHAM MEDICAL SERVICES)" w:date="2026-09-22T12:20:00Z" w16du:dateUtc="2026-09-22T16:20:00Z"/>
          <w:b/>
        </w:rPr>
      </w:pPr>
    </w:p>
    <w:p w14:paraId="1A0E1C9F" w14:textId="77777777" w:rsidR="00FE615C" w:rsidRPr="004C320F" w:rsidRDefault="00FE615C" w:rsidP="00FE615C">
      <w:pPr>
        <w:pStyle w:val="BodyText"/>
        <w:widowControl/>
        <w:spacing w:before="120"/>
        <w:rPr>
          <w:del w:id="384" w:author="NAZ, Mamoona (OLDHAM MEDICAL SERVICES)" w:date="2026-09-22T12:20:00Z" w16du:dateUtc="2026-09-22T16:20:00Z"/>
          <w:b/>
        </w:rPr>
      </w:pPr>
    </w:p>
    <w:p w14:paraId="2A6CCA04" w14:textId="77777777" w:rsidR="00FE615C" w:rsidRPr="004C320F" w:rsidRDefault="00FE615C" w:rsidP="00FE615C">
      <w:pPr>
        <w:pStyle w:val="BodyText"/>
        <w:rPr>
          <w:del w:id="385" w:author="NAZ, Mamoona (OLDHAM MEDICAL SERVICES)" w:date="2026-09-22T12:20:00Z" w16du:dateUtc="2026-09-22T16:20:00Z"/>
          <w:bCs/>
          <w:sz w:val="22"/>
        </w:rPr>
      </w:pPr>
      <w:del w:id="386" w:author="NAZ, Mamoona (OLDHAM MEDICAL SERVICES)" w:date="2026-09-22T12:20:00Z" w16du:dateUtc="2026-09-22T16:20:00Z">
        <w:r w:rsidRPr="004C320F">
          <w:rPr>
            <w:bCs/>
            <w:sz w:val="22"/>
          </w:rPr>
          <w:delText>Hlasovanie</w:delText>
        </w:r>
      </w:del>
    </w:p>
    <w:p w14:paraId="2A8ED585" w14:textId="77777777" w:rsidR="00FE615C" w:rsidRPr="004C320F" w:rsidRDefault="00FE615C" w:rsidP="00FE615C">
      <w:pPr>
        <w:pStyle w:val="BodyText"/>
        <w:rPr>
          <w:del w:id="387" w:author="NAZ, Mamoona (OLDHAM MEDICAL SERVICES)" w:date="2026-09-22T12:20:00Z" w16du:dateUtc="2026-09-22T16:20:00Z"/>
          <w:bCs/>
          <w:sz w:val="22"/>
        </w:rPr>
      </w:pPr>
      <w:del w:id="388" w:author="NAZ, Mamoona (OLDHAM MEDICAL SERVICES)" w:date="2026-09-22T12:20:00Z" w16du:dateUtc="2026-09-22T16:20:00Z">
        <w:r w:rsidRPr="004C320F">
          <w:rPr>
            <w:bCs/>
            <w:sz w:val="22"/>
          </w:rPr>
          <w:delText>Za:</w:delText>
        </w:r>
        <w:r w:rsidRPr="004C320F">
          <w:rPr>
            <w:bCs/>
            <w:sz w:val="22"/>
          </w:rPr>
          <w:tab/>
        </w:r>
        <w:r w:rsidRPr="004C320F">
          <w:rPr>
            <w:bCs/>
            <w:sz w:val="22"/>
          </w:rPr>
          <w:tab/>
        </w:r>
        <w:r w:rsidR="00CB0013">
          <w:rPr>
            <w:bCs/>
            <w:sz w:val="22"/>
          </w:rPr>
          <w:delText>4</w:delText>
        </w:r>
        <w:r w:rsidRPr="004C320F">
          <w:rPr>
            <w:bCs/>
            <w:sz w:val="22"/>
          </w:rPr>
          <w:tab/>
        </w:r>
        <w:r w:rsidRPr="004C320F">
          <w:rPr>
            <w:bCs/>
            <w:sz w:val="22"/>
          </w:rPr>
          <w:tab/>
        </w:r>
      </w:del>
    </w:p>
    <w:p w14:paraId="44A20F88" w14:textId="77777777" w:rsidR="00FE615C" w:rsidRPr="004C320F" w:rsidRDefault="00FE615C" w:rsidP="00FE615C">
      <w:pPr>
        <w:pStyle w:val="BodyText"/>
        <w:rPr>
          <w:del w:id="389" w:author="NAZ, Mamoona (OLDHAM MEDICAL SERVICES)" w:date="2026-09-22T12:20:00Z" w16du:dateUtc="2026-09-22T16:20:00Z"/>
          <w:bCs/>
          <w:sz w:val="22"/>
        </w:rPr>
      </w:pPr>
      <w:del w:id="390" w:author="NAZ, Mamoona (OLDHAM MEDICAL SERVICES)" w:date="2026-09-22T12:20:00Z" w16du:dateUtc="2026-09-22T16:20:00Z">
        <w:r w:rsidRPr="004C320F">
          <w:rPr>
            <w:bCs/>
            <w:sz w:val="22"/>
          </w:rPr>
          <w:delText>Proti:</w:delText>
        </w:r>
        <w:r w:rsidRPr="004C320F">
          <w:rPr>
            <w:bCs/>
            <w:sz w:val="22"/>
          </w:rPr>
          <w:tab/>
        </w:r>
        <w:r w:rsidRPr="004C320F">
          <w:rPr>
            <w:bCs/>
            <w:sz w:val="22"/>
          </w:rPr>
          <w:tab/>
        </w:r>
        <w:r>
          <w:rPr>
            <w:bCs/>
            <w:sz w:val="22"/>
          </w:rPr>
          <w:delText>0</w:delText>
        </w:r>
      </w:del>
    </w:p>
    <w:p w14:paraId="183AA16F" w14:textId="77777777" w:rsidR="00FE615C" w:rsidRPr="004C320F" w:rsidRDefault="00FE615C" w:rsidP="00FE615C">
      <w:pPr>
        <w:pStyle w:val="BodyText"/>
        <w:rPr>
          <w:del w:id="391" w:author="NAZ, Mamoona (OLDHAM MEDICAL SERVICES)" w:date="2026-09-22T12:20:00Z" w16du:dateUtc="2026-09-22T16:20:00Z"/>
          <w:bCs/>
          <w:sz w:val="22"/>
        </w:rPr>
      </w:pPr>
      <w:del w:id="392" w:author="NAZ, Mamoona (OLDHAM MEDICAL SERVICES)" w:date="2026-09-22T12:20:00Z" w16du:dateUtc="2026-09-22T16:20:00Z">
        <w:r w:rsidRPr="004C320F">
          <w:rPr>
            <w:bCs/>
            <w:sz w:val="22"/>
          </w:rPr>
          <w:delText>Zdržal sa:</w:delText>
        </w:r>
        <w:r w:rsidRPr="004C320F">
          <w:rPr>
            <w:bCs/>
            <w:sz w:val="22"/>
          </w:rPr>
          <w:tab/>
        </w:r>
        <w:r w:rsidR="00CB0013">
          <w:rPr>
            <w:bCs/>
            <w:sz w:val="22"/>
          </w:rPr>
          <w:delText>1</w:delText>
        </w:r>
      </w:del>
    </w:p>
    <w:p w14:paraId="1C4FEEAD" w14:textId="77777777" w:rsidR="00FE615C" w:rsidRDefault="00FE615C" w:rsidP="00FE615C">
      <w:pPr>
        <w:pStyle w:val="BodyText"/>
        <w:widowControl/>
        <w:spacing w:before="120"/>
        <w:rPr>
          <w:del w:id="393" w:author="NAZ, Mamoona (OLDHAM MEDICAL SERVICES)" w:date="2026-09-22T12:20:00Z" w16du:dateUtc="2026-09-22T16:20:00Z"/>
          <w:b/>
          <w:sz w:val="22"/>
          <w:szCs w:val="22"/>
        </w:rPr>
      </w:pPr>
    </w:p>
    <w:p w14:paraId="41842409" w14:textId="77777777" w:rsidR="00FE615C" w:rsidRDefault="00FE615C" w:rsidP="00FE615C">
      <w:pPr>
        <w:pStyle w:val="BodyText"/>
        <w:widowControl/>
        <w:spacing w:before="120"/>
        <w:rPr>
          <w:del w:id="394" w:author="NAZ, Mamoona (OLDHAM MEDICAL SERVICES)" w:date="2026-09-22T12:20:00Z" w16du:dateUtc="2026-09-22T16:20:00Z"/>
          <w:b/>
          <w:sz w:val="22"/>
          <w:szCs w:val="22"/>
        </w:rPr>
      </w:pPr>
    </w:p>
    <w:p w14:paraId="05674829" w14:textId="77777777" w:rsidR="00FE615C" w:rsidRDefault="00FE615C" w:rsidP="00FE615C">
      <w:pPr>
        <w:pStyle w:val="BodyText"/>
        <w:widowControl/>
        <w:spacing w:before="120"/>
        <w:rPr>
          <w:del w:id="395" w:author="NAZ, Mamoona (OLDHAM MEDICAL SERVICES)" w:date="2026-09-22T12:20:00Z" w16du:dateUtc="2026-09-22T16:20:00Z"/>
          <w:b/>
          <w:sz w:val="22"/>
          <w:szCs w:val="22"/>
        </w:rPr>
      </w:pPr>
    </w:p>
    <w:p w14:paraId="66480D08" w14:textId="77777777" w:rsidR="00FE615C" w:rsidRDefault="00FE615C" w:rsidP="00FE615C">
      <w:pPr>
        <w:pStyle w:val="BodyText"/>
        <w:widowControl/>
        <w:spacing w:before="120"/>
        <w:rPr>
          <w:del w:id="396" w:author="NAZ, Mamoona (OLDHAM MEDICAL SERVICES)" w:date="2026-09-22T12:20:00Z" w16du:dateUtc="2026-09-22T16:20:00Z"/>
          <w:b/>
          <w:sz w:val="22"/>
          <w:szCs w:val="22"/>
        </w:rPr>
      </w:pPr>
    </w:p>
    <w:p w14:paraId="7528D853" w14:textId="77777777" w:rsidR="00FE615C" w:rsidRDefault="00FE615C" w:rsidP="00FE615C">
      <w:pPr>
        <w:pStyle w:val="Zakladnystyl"/>
        <w:jc w:val="center"/>
        <w:rPr>
          <w:del w:id="397" w:author="NAZ, Mamoona (OLDHAM MEDICAL SERVICES)" w:date="2026-09-22T12:20:00Z" w16du:dateUtc="2026-09-22T16:20:00Z"/>
          <w:sz w:val="28"/>
          <w:szCs w:val="28"/>
        </w:rPr>
      </w:pPr>
    </w:p>
    <w:p w14:paraId="3AFFE1FD" w14:textId="77777777" w:rsidR="00FE615C" w:rsidRDefault="00FE615C" w:rsidP="00FE615C">
      <w:pPr>
        <w:pStyle w:val="Zakladnystyl"/>
        <w:jc w:val="center"/>
        <w:rPr>
          <w:del w:id="398" w:author="NAZ, Mamoona (OLDHAM MEDICAL SERVICES)" w:date="2026-09-22T12:20:00Z" w16du:dateUtc="2026-09-22T16:20:00Z"/>
          <w:sz w:val="28"/>
          <w:szCs w:val="28"/>
        </w:rPr>
      </w:pPr>
    </w:p>
    <w:p w14:paraId="058D67BA" w14:textId="77777777" w:rsidR="00FE615C" w:rsidRDefault="00FE615C" w:rsidP="00FE615C">
      <w:pPr>
        <w:pStyle w:val="Zakladnystyl"/>
        <w:jc w:val="center"/>
        <w:rPr>
          <w:del w:id="399" w:author="NAZ, Mamoona (OLDHAM MEDICAL SERVICES)" w:date="2026-09-22T12:20:00Z" w16du:dateUtc="2026-09-22T16:20:00Z"/>
          <w:sz w:val="28"/>
          <w:szCs w:val="28"/>
        </w:rPr>
      </w:pPr>
    </w:p>
    <w:p w14:paraId="1CD1029F" w14:textId="77777777" w:rsidR="00FE615C" w:rsidRDefault="00FE615C" w:rsidP="00FE615C">
      <w:pPr>
        <w:pStyle w:val="Zakladnystyl"/>
        <w:jc w:val="center"/>
        <w:rPr>
          <w:del w:id="400" w:author="NAZ, Mamoona (OLDHAM MEDICAL SERVICES)" w:date="2026-09-22T12:20:00Z" w16du:dateUtc="2026-09-22T16:20:00Z"/>
          <w:sz w:val="28"/>
          <w:szCs w:val="28"/>
        </w:rPr>
      </w:pPr>
    </w:p>
    <w:p w14:paraId="195E3C25" w14:textId="77777777" w:rsidR="00FE615C" w:rsidRDefault="00FE615C" w:rsidP="00FE615C">
      <w:pPr>
        <w:pStyle w:val="Zakladnystyl"/>
        <w:jc w:val="center"/>
        <w:rPr>
          <w:del w:id="401" w:author="NAZ, Mamoona (OLDHAM MEDICAL SERVICES)" w:date="2026-09-22T12:20:00Z" w16du:dateUtc="2026-09-22T16:20:00Z"/>
          <w:sz w:val="28"/>
          <w:szCs w:val="28"/>
        </w:rPr>
      </w:pPr>
    </w:p>
    <w:p w14:paraId="4F361BA0" w14:textId="77777777" w:rsidR="006E4FA7" w:rsidRDefault="006E4FA7" w:rsidP="00FE615C">
      <w:pPr>
        <w:pStyle w:val="Zakladnystyl"/>
        <w:jc w:val="center"/>
        <w:rPr>
          <w:del w:id="402" w:author="NAZ, Mamoona (OLDHAM MEDICAL SERVICES)" w:date="2026-09-22T12:20:00Z" w16du:dateUtc="2026-09-22T16:20:00Z"/>
          <w:sz w:val="28"/>
          <w:szCs w:val="28"/>
        </w:rPr>
      </w:pPr>
    </w:p>
    <w:p w14:paraId="69CEAE33" w14:textId="77777777" w:rsidR="006E4FA7" w:rsidRDefault="006E4FA7" w:rsidP="00FE615C">
      <w:pPr>
        <w:pStyle w:val="Zakladnystyl"/>
        <w:jc w:val="center"/>
        <w:rPr>
          <w:del w:id="403" w:author="NAZ, Mamoona (OLDHAM MEDICAL SERVICES)" w:date="2026-09-22T12:20:00Z" w16du:dateUtc="2026-09-22T16:20:00Z"/>
          <w:sz w:val="28"/>
          <w:szCs w:val="28"/>
        </w:rPr>
      </w:pPr>
    </w:p>
    <w:p w14:paraId="38FDDC01" w14:textId="77777777" w:rsidR="006E4FA7" w:rsidRDefault="006E4FA7" w:rsidP="00FE615C">
      <w:pPr>
        <w:pStyle w:val="Zakladnystyl"/>
        <w:jc w:val="center"/>
        <w:rPr>
          <w:del w:id="404" w:author="NAZ, Mamoona (OLDHAM MEDICAL SERVICES)" w:date="2026-09-22T12:20:00Z" w16du:dateUtc="2026-09-22T16:20:00Z"/>
          <w:sz w:val="28"/>
          <w:szCs w:val="28"/>
        </w:rPr>
      </w:pPr>
    </w:p>
    <w:p w14:paraId="7DEDE767" w14:textId="77777777" w:rsidR="00487912" w:rsidRDefault="00487912" w:rsidP="00FE615C">
      <w:pPr>
        <w:pStyle w:val="Zakladnystyl"/>
        <w:jc w:val="center"/>
        <w:rPr>
          <w:del w:id="405" w:author="NAZ, Mamoona (OLDHAM MEDICAL SERVICES)" w:date="2026-09-22T12:20:00Z" w16du:dateUtc="2026-09-22T16:20:00Z"/>
          <w:sz w:val="28"/>
          <w:szCs w:val="28"/>
        </w:rPr>
      </w:pPr>
    </w:p>
    <w:p w14:paraId="2AD360D7" w14:textId="77777777" w:rsidR="00487912" w:rsidRDefault="00487912" w:rsidP="00487912">
      <w:pPr>
        <w:pStyle w:val="Zakladnystyl"/>
        <w:jc w:val="center"/>
        <w:rPr>
          <w:del w:id="406" w:author="NAZ, Mamoona (OLDHAM MEDICAL SERVICES)" w:date="2026-09-22T12:20:00Z" w16du:dateUtc="2026-09-22T16:20:00Z"/>
          <w:sz w:val="28"/>
          <w:szCs w:val="28"/>
        </w:rPr>
      </w:pPr>
    </w:p>
    <w:p w14:paraId="0A36ECB4" w14:textId="77777777" w:rsidR="00487912" w:rsidRPr="00050AD2" w:rsidRDefault="00487912" w:rsidP="00487912">
      <w:pPr>
        <w:pStyle w:val="Zakladnystyl"/>
        <w:pBdr>
          <w:bottom w:val="single" w:sz="6" w:space="1" w:color="auto"/>
        </w:pBdr>
        <w:jc w:val="center"/>
        <w:rPr>
          <w:del w:id="407" w:author="NAZ, Mamoona (OLDHAM MEDICAL SERVICES)" w:date="2026-09-22T12:20:00Z" w16du:dateUtc="2026-09-22T16:20:00Z"/>
          <w:b/>
          <w:sz w:val="28"/>
          <w:szCs w:val="28"/>
        </w:rPr>
      </w:pPr>
      <w:del w:id="408" w:author="NAZ, Mamoona (OLDHAM MEDICAL SERVICES)" w:date="2026-09-22T12:20:00Z" w16du:dateUtc="2026-09-22T16:20:00Z">
        <w:r w:rsidRPr="00050AD2">
          <w:rPr>
            <w:b/>
            <w:sz w:val="28"/>
            <w:szCs w:val="28"/>
          </w:rPr>
          <w:delText>Výpis z uznesenia Obecného zastupiteľstvo vo Vyšnej Slaná</w:delText>
        </w:r>
      </w:del>
    </w:p>
    <w:p w14:paraId="78236BA3" w14:textId="77777777" w:rsidR="00487912" w:rsidRDefault="00487912" w:rsidP="00487912">
      <w:pPr>
        <w:pStyle w:val="Zakladnystyl"/>
        <w:jc w:val="center"/>
        <w:rPr>
          <w:del w:id="409" w:author="NAZ, Mamoona (OLDHAM MEDICAL SERVICES)" w:date="2026-09-22T12:20:00Z" w16du:dateUtc="2026-09-22T16:20:00Z"/>
          <w:sz w:val="28"/>
          <w:szCs w:val="28"/>
        </w:rPr>
      </w:pPr>
    </w:p>
    <w:p w14:paraId="01E5398A" w14:textId="77777777" w:rsidR="00487912" w:rsidRDefault="00487912" w:rsidP="00487912">
      <w:pPr>
        <w:pStyle w:val="Zakladnystyl"/>
        <w:jc w:val="center"/>
        <w:rPr>
          <w:del w:id="410" w:author="NAZ, Mamoona (OLDHAM MEDICAL SERVICES)" w:date="2026-09-22T12:20:00Z" w16du:dateUtc="2026-09-22T16:20:00Z"/>
          <w:sz w:val="28"/>
          <w:szCs w:val="28"/>
        </w:rPr>
      </w:pPr>
      <w:del w:id="411" w:author="NAZ, Mamoona (OLDHAM MEDICAL SERVICES)" w:date="2026-09-22T12:20:00Z" w16du:dateUtc="2026-09-22T16:20:00Z">
        <w:r>
          <w:rPr>
            <w:sz w:val="28"/>
            <w:szCs w:val="28"/>
          </w:rPr>
          <w:delText>UZNESENIE OBECNÉHO ZASTUPITEĽSTVA VO VYŠNEJ SLANEJ</w:delText>
        </w:r>
      </w:del>
    </w:p>
    <w:p w14:paraId="51DD1735" w14:textId="77777777" w:rsidR="00487912" w:rsidRDefault="00487912" w:rsidP="00487912">
      <w:pPr>
        <w:pStyle w:val="Zakladnystyl"/>
        <w:jc w:val="center"/>
        <w:rPr>
          <w:del w:id="412" w:author="NAZ, Mamoona (OLDHAM MEDICAL SERVICES)" w:date="2026-09-22T12:20:00Z" w16du:dateUtc="2026-09-22T16:20:00Z"/>
          <w:b/>
          <w:bCs/>
          <w:sz w:val="32"/>
          <w:szCs w:val="32"/>
        </w:rPr>
      </w:pPr>
      <w:del w:id="413" w:author="NAZ, Mamoona (OLDHAM MEDICAL SERVICES)" w:date="2026-09-22T12:20:00Z" w16du:dateUtc="2026-09-22T16:20:00Z">
        <w:r>
          <w:rPr>
            <w:b/>
            <w:bCs/>
            <w:sz w:val="32"/>
            <w:szCs w:val="32"/>
          </w:rPr>
          <w:delText>č. 6</w:delText>
        </w:r>
      </w:del>
    </w:p>
    <w:p w14:paraId="29D02F50" w14:textId="77777777" w:rsidR="00487912" w:rsidRDefault="00487912" w:rsidP="00487912">
      <w:pPr>
        <w:pStyle w:val="Zakladnystyl"/>
        <w:jc w:val="center"/>
        <w:rPr>
          <w:del w:id="414" w:author="NAZ, Mamoona (OLDHAM MEDICAL SERVICES)" w:date="2026-09-22T12:20:00Z" w16du:dateUtc="2026-09-22T16:20:00Z"/>
          <w:sz w:val="28"/>
          <w:szCs w:val="28"/>
        </w:rPr>
      </w:pPr>
      <w:del w:id="415" w:author="NAZ, Mamoona (OLDHAM MEDICAL SERVICES)" w:date="2026-09-22T12:20:00Z" w16du:dateUtc="2026-09-22T16:20:00Z">
        <w:r>
          <w:rPr>
            <w:sz w:val="28"/>
            <w:szCs w:val="28"/>
          </w:rPr>
          <w:delText>z 20. marca 2015</w:delText>
        </w:r>
      </w:del>
    </w:p>
    <w:p w14:paraId="32B3DF7D" w14:textId="77777777" w:rsidR="00487912" w:rsidRDefault="00487912" w:rsidP="00487912">
      <w:pPr>
        <w:pStyle w:val="Zakladnystyl"/>
        <w:jc w:val="center"/>
        <w:rPr>
          <w:del w:id="416" w:author="NAZ, Mamoona (OLDHAM MEDICAL SERVICES)" w:date="2026-09-22T12:20:00Z" w16du:dateUtc="2026-09-22T16:20:00Z"/>
          <w:sz w:val="28"/>
          <w:szCs w:val="28"/>
        </w:rPr>
      </w:pPr>
    </w:p>
    <w:p w14:paraId="39918691" w14:textId="77777777" w:rsidR="00487912" w:rsidRDefault="00487912" w:rsidP="00487912">
      <w:pPr>
        <w:pStyle w:val="Zakladnystyl"/>
        <w:jc w:val="center"/>
        <w:rPr>
          <w:del w:id="417" w:author="NAZ, Mamoona (OLDHAM MEDICAL SERVICES)" w:date="2026-09-22T12:20:00Z" w16du:dateUtc="2026-09-22T16:20:00Z"/>
          <w:sz w:val="28"/>
          <w:szCs w:val="28"/>
        </w:rPr>
      </w:pPr>
      <w:del w:id="418" w:author="NAZ, Mamoona (OLDHAM MEDICAL SERVICES)" w:date="2026-09-22T12:20:00Z" w16du:dateUtc="2026-09-22T16:20:00Z">
        <w:r w:rsidRPr="00FB7E3E">
          <w:rPr>
            <w:b/>
            <w:sz w:val="28"/>
            <w:szCs w:val="28"/>
          </w:rPr>
          <w:delText>Obecné zastupiteľstvo vo Vyšnej  Slanej</w:delText>
        </w:r>
      </w:del>
    </w:p>
    <w:p w14:paraId="1EE43F72" w14:textId="77777777" w:rsidR="00487912" w:rsidRDefault="00487912" w:rsidP="00487912">
      <w:pPr>
        <w:pStyle w:val="Zakladnystyl"/>
        <w:jc w:val="center"/>
        <w:rPr>
          <w:del w:id="419" w:author="NAZ, Mamoona (OLDHAM MEDICAL SERVICES)" w:date="2026-09-22T12:20:00Z" w16du:dateUtc="2026-09-22T16:20:00Z"/>
          <w:sz w:val="28"/>
          <w:szCs w:val="28"/>
        </w:rPr>
      </w:pPr>
    </w:p>
    <w:p w14:paraId="3562B8EE" w14:textId="77777777" w:rsidR="00487912" w:rsidRDefault="00487912" w:rsidP="00487912">
      <w:pPr>
        <w:pStyle w:val="Zakladnystyl"/>
        <w:jc w:val="center"/>
        <w:rPr>
          <w:del w:id="420" w:author="NAZ, Mamoona (OLDHAM MEDICAL SERVICES)" w:date="2026-09-22T12:20:00Z" w16du:dateUtc="2026-09-22T16:20:00Z"/>
          <w:sz w:val="28"/>
          <w:szCs w:val="28"/>
        </w:rPr>
      </w:pPr>
    </w:p>
    <w:p w14:paraId="275D4500" w14:textId="77777777" w:rsidR="00487912" w:rsidRDefault="00487912" w:rsidP="00487912">
      <w:pPr>
        <w:pStyle w:val="Zakladnystyl"/>
        <w:jc w:val="center"/>
        <w:rPr>
          <w:del w:id="421" w:author="NAZ, Mamoona (OLDHAM MEDICAL SERVICES)" w:date="2026-09-22T12:20:00Z" w16du:dateUtc="2026-09-22T16:20:00Z"/>
          <w:sz w:val="28"/>
          <w:szCs w:val="28"/>
        </w:rPr>
      </w:pPr>
    </w:p>
    <w:tbl>
      <w:tblPr>
        <w:tblW w:w="0" w:type="auto"/>
        <w:tblCellMar>
          <w:left w:w="70" w:type="dxa"/>
          <w:right w:w="70" w:type="dxa"/>
        </w:tblCellMar>
        <w:tblLook w:val="0000" w:firstRow="0" w:lastRow="0" w:firstColumn="0" w:lastColumn="0" w:noHBand="0" w:noVBand="0"/>
      </w:tblPr>
      <w:tblGrid>
        <w:gridCol w:w="4587"/>
        <w:gridCol w:w="4579"/>
      </w:tblGrid>
      <w:tr w:rsidR="00487912" w:rsidRPr="004867BB" w14:paraId="38DDC20B" w14:textId="77777777" w:rsidTr="003F507B">
        <w:trPr>
          <w:trHeight w:val="713"/>
          <w:del w:id="422" w:author="NAZ, Mamoona (OLDHAM MEDICAL SERVICES)" w:date="2026-09-22T12:20:00Z" w16du:dateUtc="2026-09-22T16:20:00Z"/>
        </w:trPr>
        <w:tc>
          <w:tcPr>
            <w:tcW w:w="9212" w:type="dxa"/>
            <w:gridSpan w:val="2"/>
          </w:tcPr>
          <w:p w14:paraId="402CCFDD" w14:textId="77777777" w:rsidR="00487912" w:rsidRDefault="00A73741" w:rsidP="003F507B">
            <w:pPr>
              <w:rPr>
                <w:del w:id="423" w:author="NAZ, Mamoona (OLDHAM MEDICAL SERVICES)" w:date="2026-09-22T12:20:00Z" w16du:dateUtc="2026-09-22T16:20:00Z"/>
                <w:b/>
                <w:bCs/>
                <w:sz w:val="28"/>
                <w:szCs w:val="28"/>
              </w:rPr>
            </w:pPr>
            <w:del w:id="424" w:author="NAZ, Mamoona (OLDHAM MEDICAL SERVICES)" w:date="2026-09-22T12:20:00Z" w16du:dateUtc="2026-09-22T16:20:00Z">
              <w:r>
                <w:rPr>
                  <w:b/>
                  <w:bCs/>
                  <w:sz w:val="28"/>
                  <w:szCs w:val="28"/>
                </w:rPr>
                <w:delText>Výročná správa obce za rok 2014</w:delText>
              </w:r>
            </w:del>
          </w:p>
          <w:p w14:paraId="122F3A56" w14:textId="77777777" w:rsidR="00487912" w:rsidRPr="00487912" w:rsidRDefault="00487912" w:rsidP="00487912">
            <w:pPr>
              <w:rPr>
                <w:del w:id="425" w:author="NAZ, Mamoona (OLDHAM MEDICAL SERVICES)" w:date="2026-09-22T12:20:00Z" w16du:dateUtc="2026-09-22T16:20:00Z"/>
                <w:b/>
                <w:sz w:val="28"/>
                <w:szCs w:val="28"/>
              </w:rPr>
            </w:pPr>
            <w:del w:id="426" w:author="NAZ, Mamoona (OLDHAM MEDICAL SERVICES)" w:date="2026-09-22T12:20:00Z" w16du:dateUtc="2026-09-22T16:20:00Z">
              <w:r w:rsidRPr="00487912">
                <w:rPr>
                  <w:b/>
                  <w:sz w:val="28"/>
                  <w:szCs w:val="28"/>
                </w:rPr>
                <w:delText>Výstavba multifunkčného ihriska</w:delText>
              </w:r>
            </w:del>
          </w:p>
        </w:tc>
      </w:tr>
      <w:tr w:rsidR="00487912" w:rsidRPr="004867BB" w14:paraId="33ADAC63" w14:textId="77777777" w:rsidTr="003F507B">
        <w:trPr>
          <w:gridAfter w:val="1"/>
          <w:wAfter w:w="4606" w:type="dxa"/>
          <w:del w:id="427" w:author="NAZ, Mamoona (OLDHAM MEDICAL SERVICES)" w:date="2026-09-22T12:20:00Z" w16du:dateUtc="2026-09-22T16:20:00Z"/>
        </w:trPr>
        <w:tc>
          <w:tcPr>
            <w:tcW w:w="4606" w:type="dxa"/>
          </w:tcPr>
          <w:p w14:paraId="2E6A00CE" w14:textId="77777777" w:rsidR="00487912" w:rsidRPr="004867BB" w:rsidRDefault="00487912" w:rsidP="003F507B">
            <w:pPr>
              <w:rPr>
                <w:del w:id="428" w:author="NAZ, Mamoona (OLDHAM MEDICAL SERVICES)" w:date="2026-09-22T12:20:00Z" w16du:dateUtc="2026-09-22T16:20:00Z"/>
              </w:rPr>
            </w:pPr>
          </w:p>
        </w:tc>
      </w:tr>
      <w:tr w:rsidR="00487912" w:rsidRPr="004867BB" w14:paraId="468C9DBA" w14:textId="77777777" w:rsidTr="003F507B">
        <w:trPr>
          <w:gridAfter w:val="1"/>
          <w:wAfter w:w="4606" w:type="dxa"/>
          <w:cantSplit/>
          <w:del w:id="429" w:author="NAZ, Mamoona (OLDHAM MEDICAL SERVICES)" w:date="2026-09-22T12:20:00Z" w16du:dateUtc="2026-09-22T16:20:00Z"/>
        </w:trPr>
        <w:tc>
          <w:tcPr>
            <w:tcW w:w="4606" w:type="dxa"/>
          </w:tcPr>
          <w:p w14:paraId="28BB2BBB" w14:textId="77777777" w:rsidR="00487912" w:rsidRDefault="00487912" w:rsidP="003F507B">
            <w:pPr>
              <w:rPr>
                <w:del w:id="430" w:author="NAZ, Mamoona (OLDHAM MEDICAL SERVICES)" w:date="2026-09-22T12:20:00Z" w16du:dateUtc="2026-09-22T16:20:00Z"/>
              </w:rPr>
            </w:pPr>
            <w:del w:id="431" w:author="NAZ, Mamoona (OLDHAM MEDICAL SERVICES)" w:date="2026-09-22T12:20:00Z" w16du:dateUtc="2026-09-22T16:20:00Z">
              <w:r w:rsidRPr="004867BB">
                <w:rPr>
                  <w:sz w:val="22"/>
                  <w:u w:val="single"/>
                </w:rPr>
                <w:delText>Predkladá</w:delText>
              </w:r>
              <w:r w:rsidRPr="004867BB">
                <w:rPr>
                  <w:sz w:val="22"/>
                </w:rPr>
                <w:delText>:</w:delText>
              </w:r>
              <w:r>
                <w:rPr>
                  <w:sz w:val="22"/>
                </w:rPr>
                <w:delText xml:space="preserve"> Ing. Dušan Gallo, starosta obce</w:delText>
              </w:r>
            </w:del>
          </w:p>
          <w:p w14:paraId="2F896FA3" w14:textId="77777777" w:rsidR="00487912" w:rsidRPr="004867BB" w:rsidRDefault="00487912" w:rsidP="003F507B">
            <w:pPr>
              <w:rPr>
                <w:del w:id="432" w:author="NAZ, Mamoona (OLDHAM MEDICAL SERVICES)" w:date="2026-09-22T12:20:00Z" w16du:dateUtc="2026-09-22T16:20:00Z"/>
              </w:rPr>
            </w:pPr>
          </w:p>
        </w:tc>
      </w:tr>
    </w:tbl>
    <w:p w14:paraId="1B8BB66C" w14:textId="77777777" w:rsidR="00487912" w:rsidRDefault="00487912" w:rsidP="00487912">
      <w:pPr>
        <w:pStyle w:val="Vlada"/>
        <w:rPr>
          <w:del w:id="433" w:author="NAZ, Mamoona (OLDHAM MEDICAL SERVICES)" w:date="2026-09-22T12:20:00Z" w16du:dateUtc="2026-09-22T16:20:00Z"/>
        </w:rPr>
      </w:pPr>
      <w:del w:id="434" w:author="NAZ, Mamoona (OLDHAM MEDICAL SERVICES)" w:date="2026-09-22T12:20:00Z" w16du:dateUtc="2026-09-22T16:20:00Z">
        <w:r>
          <w:delText xml:space="preserve">Obecné zastupiteľstvo </w:delText>
        </w:r>
      </w:del>
    </w:p>
    <w:p w14:paraId="59E21C82" w14:textId="77777777" w:rsidR="00A73741" w:rsidRDefault="00A73741" w:rsidP="00487912">
      <w:pPr>
        <w:pStyle w:val="Vlada"/>
        <w:rPr>
          <w:del w:id="435" w:author="NAZ, Mamoona (OLDHAM MEDICAL SERVICES)" w:date="2026-09-22T12:20:00Z" w16du:dateUtc="2026-09-22T16:20:00Z"/>
          <w:sz w:val="28"/>
          <w:szCs w:val="28"/>
        </w:rPr>
      </w:pPr>
      <w:del w:id="436" w:author="NAZ, Mamoona (OLDHAM MEDICAL SERVICES)" w:date="2026-09-22T12:20:00Z" w16du:dateUtc="2026-09-22T16:20:00Z">
        <w:r w:rsidRPr="00A73741">
          <w:rPr>
            <w:sz w:val="28"/>
            <w:szCs w:val="28"/>
          </w:rPr>
          <w:tab/>
        </w:r>
        <w:r>
          <w:rPr>
            <w:sz w:val="28"/>
            <w:szCs w:val="28"/>
          </w:rPr>
          <w:delText>s</w:delText>
        </w:r>
        <w:r w:rsidRPr="00A73741">
          <w:rPr>
            <w:sz w:val="28"/>
            <w:szCs w:val="28"/>
          </w:rPr>
          <w:delText xml:space="preserve"> c h v a ľ u j e </w:delText>
        </w:r>
      </w:del>
    </w:p>
    <w:p w14:paraId="526C87CF" w14:textId="77777777" w:rsidR="00487912" w:rsidRPr="00A73741" w:rsidRDefault="00A73741" w:rsidP="00A73741">
      <w:pPr>
        <w:pStyle w:val="Vlada"/>
        <w:rPr>
          <w:del w:id="437" w:author="NAZ, Mamoona (OLDHAM MEDICAL SERVICES)" w:date="2026-09-22T12:20:00Z" w16du:dateUtc="2026-09-22T16:20:00Z"/>
          <w:b w:val="0"/>
          <w:sz w:val="24"/>
          <w:szCs w:val="24"/>
        </w:rPr>
      </w:pPr>
      <w:del w:id="438" w:author="NAZ, Mamoona (OLDHAM MEDICAL SERVICES)" w:date="2026-09-22T12:20:00Z" w16du:dateUtc="2026-09-22T16:20:00Z">
        <w:r>
          <w:rPr>
            <w:b w:val="0"/>
            <w:sz w:val="24"/>
            <w:szCs w:val="24"/>
          </w:rPr>
          <w:delText xml:space="preserve">A.1      </w:delText>
        </w:r>
        <w:r w:rsidRPr="00A73741">
          <w:rPr>
            <w:b w:val="0"/>
            <w:sz w:val="24"/>
            <w:szCs w:val="24"/>
          </w:rPr>
          <w:delText>Výročnú správu obce za rok 2014</w:delText>
        </w:r>
        <w:r w:rsidR="00487912">
          <w:delText xml:space="preserve"> </w:delText>
        </w:r>
      </w:del>
    </w:p>
    <w:p w14:paraId="28A2EF36" w14:textId="77777777" w:rsidR="00487912" w:rsidRPr="004F2D95" w:rsidRDefault="00487912" w:rsidP="00487912">
      <w:pPr>
        <w:rPr>
          <w:del w:id="439" w:author="NAZ, Mamoona (OLDHAM MEDICAL SERVICES)" w:date="2026-09-22T12:20:00Z" w16du:dateUtc="2026-09-22T16:20:00Z"/>
        </w:rPr>
      </w:pPr>
    </w:p>
    <w:p w14:paraId="0DBFAA62" w14:textId="77777777" w:rsidR="00487912" w:rsidRDefault="00487912" w:rsidP="00A73741">
      <w:pPr>
        <w:rPr>
          <w:del w:id="440" w:author="NAZ, Mamoona (OLDHAM MEDICAL SERVICES)" w:date="2026-09-22T12:20:00Z" w16du:dateUtc="2026-09-22T16:20:00Z"/>
        </w:rPr>
      </w:pPr>
      <w:del w:id="441" w:author="NAZ, Mamoona (OLDHAM MEDICAL SERVICES)" w:date="2026-09-22T12:20:00Z" w16du:dateUtc="2026-09-22T16:20:00Z">
        <w:r w:rsidRPr="0055008A">
          <w:delText>A.</w:delText>
        </w:r>
        <w:r w:rsidR="00A73741">
          <w:delText xml:space="preserve">2     </w:delText>
        </w:r>
        <w:r w:rsidRPr="0055008A">
          <w:delText xml:space="preserve"> </w:delText>
        </w:r>
        <w:r>
          <w:delText xml:space="preserve"> spolufinancovanie projektu „Výstavba multifunkčného ihriska“ z vlastných zdrojov obce vo výške 34 179,- €</w:delText>
        </w:r>
      </w:del>
    </w:p>
    <w:p w14:paraId="0CF83B2F" w14:textId="77777777" w:rsidR="00A73741" w:rsidRDefault="00A73741" w:rsidP="00487912">
      <w:pPr>
        <w:ind w:left="708"/>
        <w:rPr>
          <w:del w:id="442" w:author="NAZ, Mamoona (OLDHAM MEDICAL SERVICES)" w:date="2026-09-22T12:20:00Z" w16du:dateUtc="2026-09-22T16:20:00Z"/>
        </w:rPr>
      </w:pPr>
    </w:p>
    <w:p w14:paraId="2A033BCA" w14:textId="77777777" w:rsidR="00A73741" w:rsidRDefault="00A73741" w:rsidP="00487912">
      <w:pPr>
        <w:ind w:left="708"/>
        <w:rPr>
          <w:del w:id="443" w:author="NAZ, Mamoona (OLDHAM MEDICAL SERVICES)" w:date="2026-09-22T12:20:00Z" w16du:dateUtc="2026-09-22T16:20:00Z"/>
          <w:sz w:val="22"/>
        </w:rPr>
      </w:pPr>
    </w:p>
    <w:p w14:paraId="59197352" w14:textId="77777777" w:rsidR="00487912" w:rsidRDefault="00487912" w:rsidP="00A73741">
      <w:pPr>
        <w:ind w:left="567"/>
        <w:rPr>
          <w:del w:id="444" w:author="NAZ, Mamoona (OLDHAM MEDICAL SERVICES)" w:date="2026-09-22T12:20:00Z" w16du:dateUtc="2026-09-22T16:20:00Z"/>
          <w:b/>
          <w:bCs/>
          <w:sz w:val="22"/>
        </w:rPr>
      </w:pPr>
      <w:del w:id="445" w:author="NAZ, Mamoona (OLDHAM MEDICAL SERVICES)" w:date="2026-09-22T12:20:00Z" w16du:dateUtc="2026-09-22T16:20:00Z">
        <w:r>
          <w:tab/>
          <w:delText xml:space="preserve">  </w:delText>
        </w:r>
      </w:del>
    </w:p>
    <w:p w14:paraId="406A00CF" w14:textId="77777777" w:rsidR="00487912" w:rsidRDefault="00487912" w:rsidP="00487912">
      <w:pPr>
        <w:pStyle w:val="BodyText"/>
        <w:rPr>
          <w:del w:id="446" w:author="NAZ, Mamoona (OLDHAM MEDICAL SERVICES)" w:date="2026-09-22T12:20:00Z" w16du:dateUtc="2026-09-22T16:20:00Z"/>
          <w:b/>
          <w:bCs/>
          <w:sz w:val="22"/>
        </w:rPr>
      </w:pPr>
    </w:p>
    <w:p w14:paraId="3DADCDE1" w14:textId="77777777" w:rsidR="00487912" w:rsidRDefault="00487912" w:rsidP="00487912">
      <w:pPr>
        <w:pStyle w:val="BodyText"/>
        <w:rPr>
          <w:del w:id="447" w:author="NAZ, Mamoona (OLDHAM MEDICAL SERVICES)" w:date="2026-09-22T12:20:00Z" w16du:dateUtc="2026-09-22T16:20:00Z"/>
          <w:b/>
          <w:bCs/>
          <w:sz w:val="22"/>
        </w:rPr>
      </w:pPr>
    </w:p>
    <w:p w14:paraId="4FC011EB" w14:textId="77777777" w:rsidR="00487912" w:rsidRPr="004C320F" w:rsidRDefault="00487912" w:rsidP="00487912">
      <w:pPr>
        <w:pStyle w:val="BodyText"/>
        <w:rPr>
          <w:del w:id="448" w:author="NAZ, Mamoona (OLDHAM MEDICAL SERVICES)" w:date="2026-09-22T12:20:00Z" w16du:dateUtc="2026-09-22T16:20:00Z"/>
          <w:b/>
          <w:bCs/>
        </w:rPr>
      </w:pPr>
      <w:del w:id="449" w:author="NAZ, Mamoona (OLDHAM MEDICAL SERVICES)" w:date="2026-09-22T12:20:00Z" w16du:dateUtc="2026-09-22T16:20:00Z">
        <w:r>
          <w:rPr>
            <w:b/>
            <w:bCs/>
            <w:sz w:val="22"/>
          </w:rPr>
          <w:tab/>
        </w:r>
        <w:r>
          <w:rPr>
            <w:b/>
            <w:bCs/>
            <w:sz w:val="22"/>
          </w:rPr>
          <w:tab/>
        </w:r>
        <w:r>
          <w:rPr>
            <w:b/>
            <w:bCs/>
            <w:sz w:val="22"/>
          </w:rPr>
          <w:tab/>
        </w:r>
        <w:r>
          <w:rPr>
            <w:b/>
            <w:bCs/>
            <w:sz w:val="22"/>
          </w:rPr>
          <w:tab/>
        </w:r>
        <w:r>
          <w:rPr>
            <w:b/>
            <w:bCs/>
            <w:sz w:val="22"/>
          </w:rPr>
          <w:tab/>
        </w:r>
        <w:r>
          <w:rPr>
            <w:b/>
            <w:bCs/>
            <w:sz w:val="22"/>
          </w:rPr>
          <w:tab/>
        </w:r>
        <w:r>
          <w:rPr>
            <w:b/>
            <w:bCs/>
            <w:sz w:val="22"/>
          </w:rPr>
          <w:tab/>
        </w:r>
        <w:r w:rsidRPr="004C320F">
          <w:rPr>
            <w:b/>
            <w:bCs/>
          </w:rPr>
          <w:delText>Ing. Dušan   G a l l o</w:delText>
        </w:r>
      </w:del>
    </w:p>
    <w:p w14:paraId="167C54C4" w14:textId="77777777" w:rsidR="00487912" w:rsidRPr="004C320F" w:rsidRDefault="00487912" w:rsidP="00487912">
      <w:pPr>
        <w:pStyle w:val="BodyText"/>
        <w:rPr>
          <w:del w:id="450" w:author="NAZ, Mamoona (OLDHAM MEDICAL SERVICES)" w:date="2026-09-22T12:20:00Z" w16du:dateUtc="2026-09-22T16:20:00Z"/>
          <w:b/>
          <w:bCs/>
        </w:rPr>
      </w:pPr>
      <w:del w:id="451" w:author="NAZ, Mamoona (OLDHAM MEDICAL SERVICES)" w:date="2026-09-22T12:20:00Z" w16du:dateUtc="2026-09-22T16:20:00Z">
        <w:r w:rsidRPr="004C320F">
          <w:rPr>
            <w:b/>
            <w:bCs/>
          </w:rPr>
          <w:tab/>
        </w:r>
        <w:r w:rsidRPr="004C320F">
          <w:rPr>
            <w:b/>
            <w:bCs/>
          </w:rPr>
          <w:tab/>
        </w:r>
        <w:r w:rsidRPr="004C320F">
          <w:rPr>
            <w:b/>
            <w:bCs/>
          </w:rPr>
          <w:tab/>
        </w:r>
        <w:r w:rsidRPr="004C320F">
          <w:rPr>
            <w:b/>
            <w:bCs/>
          </w:rPr>
          <w:tab/>
        </w:r>
        <w:r w:rsidRPr="004C320F">
          <w:rPr>
            <w:b/>
            <w:bCs/>
          </w:rPr>
          <w:tab/>
        </w:r>
        <w:r w:rsidRPr="004C320F">
          <w:rPr>
            <w:b/>
            <w:bCs/>
          </w:rPr>
          <w:tab/>
        </w:r>
        <w:r w:rsidRPr="004C320F">
          <w:rPr>
            <w:b/>
            <w:bCs/>
          </w:rPr>
          <w:tab/>
          <w:delText>starosta obce Vyšná Slaná</w:delText>
        </w:r>
      </w:del>
    </w:p>
    <w:p w14:paraId="3ACCA85D" w14:textId="77777777" w:rsidR="00487912" w:rsidRPr="004C320F" w:rsidRDefault="00487912" w:rsidP="00487912">
      <w:pPr>
        <w:pStyle w:val="BodyText"/>
        <w:widowControl/>
        <w:spacing w:before="120"/>
        <w:rPr>
          <w:del w:id="452" w:author="NAZ, Mamoona (OLDHAM MEDICAL SERVICES)" w:date="2026-09-22T12:20:00Z" w16du:dateUtc="2026-09-22T16:20:00Z"/>
          <w:b/>
        </w:rPr>
      </w:pPr>
    </w:p>
    <w:p w14:paraId="5863C45C" w14:textId="77777777" w:rsidR="00487912" w:rsidRPr="004C320F" w:rsidRDefault="00487912" w:rsidP="00487912">
      <w:pPr>
        <w:pStyle w:val="BodyText"/>
        <w:widowControl/>
        <w:spacing w:before="120"/>
        <w:rPr>
          <w:del w:id="453" w:author="NAZ, Mamoona (OLDHAM MEDICAL SERVICES)" w:date="2026-09-22T12:20:00Z" w16du:dateUtc="2026-09-22T16:20:00Z"/>
          <w:b/>
        </w:rPr>
      </w:pPr>
    </w:p>
    <w:p w14:paraId="0670EFB1" w14:textId="77777777" w:rsidR="00487912" w:rsidRPr="004C320F" w:rsidRDefault="00487912" w:rsidP="00487912">
      <w:pPr>
        <w:pStyle w:val="BodyText"/>
        <w:rPr>
          <w:del w:id="454" w:author="NAZ, Mamoona (OLDHAM MEDICAL SERVICES)" w:date="2026-09-22T12:20:00Z" w16du:dateUtc="2026-09-22T16:20:00Z"/>
          <w:bCs/>
          <w:sz w:val="22"/>
        </w:rPr>
      </w:pPr>
      <w:del w:id="455" w:author="NAZ, Mamoona (OLDHAM MEDICAL SERVICES)" w:date="2026-09-22T12:20:00Z" w16du:dateUtc="2026-09-22T16:20:00Z">
        <w:r w:rsidRPr="004C320F">
          <w:rPr>
            <w:bCs/>
            <w:sz w:val="22"/>
          </w:rPr>
          <w:delText>Hlasovanie</w:delText>
        </w:r>
      </w:del>
    </w:p>
    <w:p w14:paraId="35A80CDA" w14:textId="77777777" w:rsidR="00487912" w:rsidRPr="004C320F" w:rsidRDefault="00487912" w:rsidP="00487912">
      <w:pPr>
        <w:pStyle w:val="BodyText"/>
        <w:rPr>
          <w:del w:id="456" w:author="NAZ, Mamoona (OLDHAM MEDICAL SERVICES)" w:date="2026-09-22T12:20:00Z" w16du:dateUtc="2026-09-22T16:20:00Z"/>
          <w:bCs/>
          <w:sz w:val="22"/>
        </w:rPr>
      </w:pPr>
      <w:del w:id="457" w:author="NAZ, Mamoona (OLDHAM MEDICAL SERVICES)" w:date="2026-09-22T12:20:00Z" w16du:dateUtc="2026-09-22T16:20:00Z">
        <w:r w:rsidRPr="004C320F">
          <w:rPr>
            <w:bCs/>
            <w:sz w:val="22"/>
          </w:rPr>
          <w:delText>Za:</w:delText>
        </w:r>
        <w:r w:rsidRPr="004C320F">
          <w:rPr>
            <w:bCs/>
            <w:sz w:val="22"/>
          </w:rPr>
          <w:tab/>
        </w:r>
        <w:r w:rsidRPr="004C320F">
          <w:rPr>
            <w:bCs/>
            <w:sz w:val="22"/>
          </w:rPr>
          <w:tab/>
        </w:r>
        <w:r>
          <w:rPr>
            <w:bCs/>
            <w:sz w:val="22"/>
          </w:rPr>
          <w:delText>5</w:delText>
        </w:r>
        <w:r w:rsidRPr="004C320F">
          <w:rPr>
            <w:bCs/>
            <w:sz w:val="22"/>
          </w:rPr>
          <w:tab/>
        </w:r>
        <w:r w:rsidRPr="004C320F">
          <w:rPr>
            <w:bCs/>
            <w:sz w:val="22"/>
          </w:rPr>
          <w:tab/>
        </w:r>
      </w:del>
    </w:p>
    <w:p w14:paraId="0B01DFD7" w14:textId="77777777" w:rsidR="00487912" w:rsidRPr="004C320F" w:rsidRDefault="00487912" w:rsidP="00487912">
      <w:pPr>
        <w:pStyle w:val="BodyText"/>
        <w:rPr>
          <w:del w:id="458" w:author="NAZ, Mamoona (OLDHAM MEDICAL SERVICES)" w:date="2026-09-22T12:20:00Z" w16du:dateUtc="2026-09-22T16:20:00Z"/>
          <w:bCs/>
          <w:sz w:val="22"/>
        </w:rPr>
      </w:pPr>
      <w:del w:id="459" w:author="NAZ, Mamoona (OLDHAM MEDICAL SERVICES)" w:date="2026-09-22T12:20:00Z" w16du:dateUtc="2026-09-22T16:20:00Z">
        <w:r w:rsidRPr="004C320F">
          <w:rPr>
            <w:bCs/>
            <w:sz w:val="22"/>
          </w:rPr>
          <w:delText>Proti:</w:delText>
        </w:r>
        <w:r w:rsidRPr="004C320F">
          <w:rPr>
            <w:bCs/>
            <w:sz w:val="22"/>
          </w:rPr>
          <w:tab/>
        </w:r>
        <w:r w:rsidRPr="004C320F">
          <w:rPr>
            <w:bCs/>
            <w:sz w:val="22"/>
          </w:rPr>
          <w:tab/>
        </w:r>
        <w:r>
          <w:rPr>
            <w:bCs/>
            <w:sz w:val="22"/>
          </w:rPr>
          <w:delText>0</w:delText>
        </w:r>
      </w:del>
    </w:p>
    <w:p w14:paraId="61F4EA02" w14:textId="77777777" w:rsidR="00487912" w:rsidRPr="004C320F" w:rsidRDefault="00487912" w:rsidP="00487912">
      <w:pPr>
        <w:pStyle w:val="BodyText"/>
        <w:rPr>
          <w:del w:id="460" w:author="NAZ, Mamoona (OLDHAM MEDICAL SERVICES)" w:date="2026-09-22T12:20:00Z" w16du:dateUtc="2026-09-22T16:20:00Z"/>
          <w:bCs/>
          <w:sz w:val="22"/>
        </w:rPr>
      </w:pPr>
      <w:del w:id="461" w:author="NAZ, Mamoona (OLDHAM MEDICAL SERVICES)" w:date="2026-09-22T12:20:00Z" w16du:dateUtc="2026-09-22T16:20:00Z">
        <w:r w:rsidRPr="004C320F">
          <w:rPr>
            <w:bCs/>
            <w:sz w:val="22"/>
          </w:rPr>
          <w:delText>Zdržal sa:</w:delText>
        </w:r>
        <w:r w:rsidRPr="004C320F">
          <w:rPr>
            <w:bCs/>
            <w:sz w:val="22"/>
          </w:rPr>
          <w:tab/>
        </w:r>
        <w:r>
          <w:rPr>
            <w:bCs/>
            <w:sz w:val="22"/>
          </w:rPr>
          <w:delText>0</w:delText>
        </w:r>
      </w:del>
    </w:p>
    <w:p w14:paraId="0BC243B1" w14:textId="77777777" w:rsidR="00487912" w:rsidRDefault="00487912" w:rsidP="00487912">
      <w:pPr>
        <w:pStyle w:val="BodyText"/>
        <w:widowControl/>
        <w:spacing w:before="120"/>
        <w:rPr>
          <w:del w:id="462" w:author="NAZ, Mamoona (OLDHAM MEDICAL SERVICES)" w:date="2026-09-22T12:20:00Z" w16du:dateUtc="2026-09-22T16:20:00Z"/>
          <w:b/>
          <w:sz w:val="22"/>
          <w:szCs w:val="22"/>
        </w:rPr>
      </w:pPr>
    </w:p>
    <w:p w14:paraId="36ABA588" w14:textId="77777777" w:rsidR="00487912" w:rsidRDefault="00487912" w:rsidP="00487912">
      <w:pPr>
        <w:pStyle w:val="BodyText"/>
        <w:widowControl/>
        <w:spacing w:before="120"/>
        <w:rPr>
          <w:del w:id="463" w:author="NAZ, Mamoona (OLDHAM MEDICAL SERVICES)" w:date="2026-09-22T12:20:00Z" w16du:dateUtc="2026-09-22T16:20:00Z"/>
          <w:b/>
          <w:sz w:val="22"/>
          <w:szCs w:val="22"/>
        </w:rPr>
      </w:pPr>
    </w:p>
    <w:p w14:paraId="71FA3024" w14:textId="77777777" w:rsidR="00487912" w:rsidRDefault="00487912" w:rsidP="00487912">
      <w:pPr>
        <w:pStyle w:val="Zakladnystyl"/>
        <w:rPr>
          <w:del w:id="464" w:author="NAZ, Mamoona (OLDHAM MEDICAL SERVICES)" w:date="2026-09-22T12:20:00Z" w16du:dateUtc="2026-09-22T16:20:00Z"/>
          <w:sz w:val="28"/>
          <w:szCs w:val="28"/>
        </w:rPr>
      </w:pPr>
    </w:p>
    <w:p w14:paraId="2615B7D6" w14:textId="77777777" w:rsidR="00487912" w:rsidRPr="00487912" w:rsidRDefault="00487912" w:rsidP="00487912">
      <w:pPr>
        <w:pStyle w:val="Zakladnystyl"/>
        <w:rPr>
          <w:del w:id="465" w:author="NAZ, Mamoona (OLDHAM MEDICAL SERVICES)" w:date="2026-09-22T12:20:00Z" w16du:dateUtc="2026-09-22T16:20:00Z"/>
          <w:sz w:val="20"/>
          <w:szCs w:val="20"/>
        </w:rPr>
      </w:pPr>
      <w:del w:id="466" w:author="NAZ, Mamoona (OLDHAM MEDICAL SERVICES)" w:date="2026-09-22T12:20:00Z" w16du:dateUtc="2026-09-22T16:20:00Z">
        <w:r w:rsidRPr="00487912">
          <w:rPr>
            <w:sz w:val="20"/>
            <w:szCs w:val="20"/>
          </w:rPr>
          <w:delText>Za správnosť výpisu:</w:delText>
        </w:r>
      </w:del>
    </w:p>
    <w:p w14:paraId="2A3A4FA8" w14:textId="77777777" w:rsidR="00487912" w:rsidRPr="00487912" w:rsidRDefault="00487912" w:rsidP="00487912">
      <w:pPr>
        <w:pStyle w:val="Zakladnystyl"/>
        <w:rPr>
          <w:del w:id="467" w:author="NAZ, Mamoona (OLDHAM MEDICAL SERVICES)" w:date="2026-09-22T12:20:00Z" w16du:dateUtc="2026-09-22T16:20:00Z"/>
          <w:sz w:val="20"/>
          <w:szCs w:val="20"/>
        </w:rPr>
      </w:pPr>
      <w:del w:id="468" w:author="NAZ, Mamoona (OLDHAM MEDICAL SERVICES)" w:date="2026-09-22T12:20:00Z" w16du:dateUtc="2026-09-22T16:20:00Z">
        <w:r w:rsidRPr="00487912">
          <w:rPr>
            <w:sz w:val="20"/>
            <w:szCs w:val="20"/>
          </w:rPr>
          <w:delText>Ing. Jana Gallová</w:delText>
        </w:r>
      </w:del>
    </w:p>
    <w:p w14:paraId="1A0E9B61" w14:textId="77777777" w:rsidR="00487912" w:rsidRDefault="00487912" w:rsidP="00FE615C">
      <w:pPr>
        <w:pStyle w:val="Zakladnystyl"/>
        <w:jc w:val="center"/>
        <w:rPr>
          <w:del w:id="469" w:author="NAZ, Mamoona (OLDHAM MEDICAL SERVICES)" w:date="2026-09-22T12:20:00Z" w16du:dateUtc="2026-09-22T16:20:00Z"/>
          <w:sz w:val="28"/>
          <w:szCs w:val="28"/>
        </w:rPr>
      </w:pPr>
    </w:p>
    <w:p w14:paraId="3D6B8652" w14:textId="77777777" w:rsidR="00487912" w:rsidRDefault="00487912" w:rsidP="00FE615C">
      <w:pPr>
        <w:pStyle w:val="Zakladnystyl"/>
        <w:jc w:val="center"/>
        <w:rPr>
          <w:del w:id="470" w:author="NAZ, Mamoona (OLDHAM MEDICAL SERVICES)" w:date="2026-09-22T12:20:00Z" w16du:dateUtc="2026-09-22T16:20:00Z"/>
          <w:sz w:val="28"/>
          <w:szCs w:val="28"/>
        </w:rPr>
      </w:pPr>
    </w:p>
    <w:p w14:paraId="610CC676" w14:textId="77777777" w:rsidR="00487912" w:rsidRDefault="00487912" w:rsidP="00FE615C">
      <w:pPr>
        <w:pStyle w:val="Zakladnystyl"/>
        <w:jc w:val="center"/>
        <w:rPr>
          <w:del w:id="471" w:author="NAZ, Mamoona (OLDHAM MEDICAL SERVICES)" w:date="2026-09-22T12:20:00Z" w16du:dateUtc="2026-09-22T16:20:00Z"/>
          <w:sz w:val="28"/>
          <w:szCs w:val="28"/>
        </w:rPr>
      </w:pPr>
    </w:p>
    <w:p w14:paraId="4226926E" w14:textId="77777777" w:rsidR="00487912" w:rsidRDefault="00487912" w:rsidP="00FE615C">
      <w:pPr>
        <w:pStyle w:val="Zakladnystyl"/>
        <w:jc w:val="center"/>
        <w:rPr>
          <w:del w:id="472" w:author="NAZ, Mamoona (OLDHAM MEDICAL SERVICES)" w:date="2026-09-22T12:20:00Z" w16du:dateUtc="2026-09-22T16:20:00Z"/>
          <w:sz w:val="28"/>
          <w:szCs w:val="28"/>
        </w:rPr>
      </w:pPr>
    </w:p>
    <w:p w14:paraId="5CCC5F93" w14:textId="77777777" w:rsidR="00487912" w:rsidRDefault="00487912" w:rsidP="00FE615C">
      <w:pPr>
        <w:pStyle w:val="Zakladnystyl"/>
        <w:jc w:val="center"/>
        <w:rPr>
          <w:del w:id="473" w:author="NAZ, Mamoona (OLDHAM MEDICAL SERVICES)" w:date="2026-09-22T12:20:00Z" w16du:dateUtc="2026-09-22T16:20:00Z"/>
          <w:sz w:val="28"/>
          <w:szCs w:val="28"/>
        </w:rPr>
      </w:pPr>
    </w:p>
    <w:p w14:paraId="277B6D89" w14:textId="77777777" w:rsidR="006E4FA7" w:rsidRPr="00050AD2" w:rsidRDefault="006E4FA7" w:rsidP="00FE615C">
      <w:pPr>
        <w:pStyle w:val="Zakladnystyl"/>
        <w:pBdr>
          <w:bottom w:val="single" w:sz="6" w:space="1" w:color="auto"/>
        </w:pBdr>
        <w:jc w:val="center"/>
        <w:rPr>
          <w:del w:id="474" w:author="NAZ, Mamoona (OLDHAM MEDICAL SERVICES)" w:date="2026-09-22T12:20:00Z" w16du:dateUtc="2026-09-22T16:20:00Z"/>
          <w:b/>
          <w:sz w:val="28"/>
          <w:szCs w:val="28"/>
        </w:rPr>
      </w:pPr>
      <w:del w:id="475" w:author="NAZ, Mamoona (OLDHAM MEDICAL SERVICES)" w:date="2026-09-22T12:20:00Z" w16du:dateUtc="2026-09-22T16:20:00Z">
        <w:r w:rsidRPr="00050AD2">
          <w:rPr>
            <w:b/>
            <w:sz w:val="28"/>
            <w:szCs w:val="28"/>
          </w:rPr>
          <w:delText>Výpis z uznesenia Obecného zastupiteľstvo vo Vyšnej Slaná</w:delText>
        </w:r>
      </w:del>
    </w:p>
    <w:p w14:paraId="4525E029" w14:textId="77777777" w:rsidR="006E4FA7" w:rsidRDefault="006E4FA7" w:rsidP="00FE615C">
      <w:pPr>
        <w:pStyle w:val="Zakladnystyl"/>
        <w:jc w:val="center"/>
        <w:rPr>
          <w:del w:id="476" w:author="NAZ, Mamoona (OLDHAM MEDICAL SERVICES)" w:date="2026-09-22T12:20:00Z" w16du:dateUtc="2026-09-22T16:20:00Z"/>
          <w:sz w:val="28"/>
          <w:szCs w:val="28"/>
        </w:rPr>
      </w:pPr>
    </w:p>
    <w:p w14:paraId="591551FF" w14:textId="77777777" w:rsidR="00050AD2" w:rsidRDefault="00050AD2" w:rsidP="00050AD2">
      <w:pPr>
        <w:pStyle w:val="Zakladnystyl"/>
        <w:jc w:val="center"/>
        <w:rPr>
          <w:del w:id="477" w:author="NAZ, Mamoona (OLDHAM MEDICAL SERVICES)" w:date="2026-09-22T12:20:00Z" w16du:dateUtc="2026-09-22T16:20:00Z"/>
          <w:sz w:val="28"/>
          <w:szCs w:val="28"/>
        </w:rPr>
      </w:pPr>
      <w:del w:id="478" w:author="NAZ, Mamoona (OLDHAM MEDICAL SERVICES)" w:date="2026-09-22T12:20:00Z" w16du:dateUtc="2026-09-22T16:20:00Z">
        <w:r>
          <w:rPr>
            <w:sz w:val="28"/>
            <w:szCs w:val="28"/>
          </w:rPr>
          <w:delText>UZNESENIE OBECNÉHO ZASTUPITEĽSTVA VO VYŠNEJ SLANEJ</w:delText>
        </w:r>
      </w:del>
    </w:p>
    <w:p w14:paraId="21F779F5" w14:textId="77777777" w:rsidR="00050AD2" w:rsidRDefault="00050AD2" w:rsidP="00050AD2">
      <w:pPr>
        <w:pStyle w:val="Zakladnystyl"/>
        <w:jc w:val="center"/>
        <w:rPr>
          <w:del w:id="479" w:author="NAZ, Mamoona (OLDHAM MEDICAL SERVICES)" w:date="2026-09-22T12:20:00Z" w16du:dateUtc="2026-09-22T16:20:00Z"/>
          <w:b/>
          <w:bCs/>
          <w:sz w:val="32"/>
          <w:szCs w:val="32"/>
        </w:rPr>
      </w:pPr>
      <w:del w:id="480" w:author="NAZ, Mamoona (OLDHAM MEDICAL SERVICES)" w:date="2026-09-22T12:20:00Z" w16du:dateUtc="2026-09-22T16:20:00Z">
        <w:r>
          <w:rPr>
            <w:b/>
            <w:bCs/>
            <w:sz w:val="32"/>
            <w:szCs w:val="32"/>
          </w:rPr>
          <w:delText>č. 1/C/C.1</w:delText>
        </w:r>
      </w:del>
    </w:p>
    <w:p w14:paraId="2E0E6912" w14:textId="77777777" w:rsidR="00050AD2" w:rsidRDefault="00050AD2" w:rsidP="00050AD2">
      <w:pPr>
        <w:pStyle w:val="Zakladnystyl"/>
        <w:jc w:val="center"/>
        <w:rPr>
          <w:del w:id="481" w:author="NAZ, Mamoona (OLDHAM MEDICAL SERVICES)" w:date="2026-09-22T12:20:00Z" w16du:dateUtc="2026-09-22T16:20:00Z"/>
          <w:sz w:val="28"/>
          <w:szCs w:val="28"/>
        </w:rPr>
      </w:pPr>
      <w:del w:id="482" w:author="NAZ, Mamoona (OLDHAM MEDICAL SERVICES)" w:date="2026-09-22T12:20:00Z" w16du:dateUtc="2026-09-22T16:20:00Z">
        <w:r>
          <w:rPr>
            <w:sz w:val="28"/>
            <w:szCs w:val="28"/>
          </w:rPr>
          <w:delText>z 20. marca 2015</w:delText>
        </w:r>
      </w:del>
    </w:p>
    <w:p w14:paraId="79E1B2CC" w14:textId="77777777" w:rsidR="00FE615C" w:rsidRDefault="00FE615C" w:rsidP="00FE615C">
      <w:pPr>
        <w:pStyle w:val="Zakladnystyl"/>
        <w:jc w:val="center"/>
        <w:rPr>
          <w:del w:id="483" w:author="NAZ, Mamoona (OLDHAM MEDICAL SERVICES)" w:date="2026-09-22T12:20:00Z" w16du:dateUtc="2026-09-22T16:20:00Z"/>
          <w:sz w:val="28"/>
          <w:szCs w:val="28"/>
        </w:rPr>
      </w:pPr>
    </w:p>
    <w:p w14:paraId="62954573" w14:textId="77777777" w:rsidR="00FB7E3E" w:rsidRPr="00FB7E3E" w:rsidRDefault="00FB7E3E" w:rsidP="00FE615C">
      <w:pPr>
        <w:pStyle w:val="Zakladnystyl"/>
        <w:jc w:val="center"/>
        <w:rPr>
          <w:del w:id="484" w:author="NAZ, Mamoona (OLDHAM MEDICAL SERVICES)" w:date="2026-09-22T12:20:00Z" w16du:dateUtc="2026-09-22T16:20:00Z"/>
          <w:b/>
          <w:sz w:val="28"/>
          <w:szCs w:val="28"/>
        </w:rPr>
      </w:pPr>
      <w:del w:id="485" w:author="NAZ, Mamoona (OLDHAM MEDICAL SERVICES)" w:date="2026-09-22T12:20:00Z" w16du:dateUtc="2026-09-22T16:20:00Z">
        <w:r w:rsidRPr="00FB7E3E">
          <w:rPr>
            <w:b/>
            <w:sz w:val="28"/>
            <w:szCs w:val="28"/>
          </w:rPr>
          <w:delText xml:space="preserve">Obecné zastupiteľstvo vo Vyšnej  Slanej </w:delText>
        </w:r>
      </w:del>
    </w:p>
    <w:p w14:paraId="13964B09" w14:textId="77777777" w:rsidR="006E4FA7" w:rsidRDefault="00050AD2" w:rsidP="00050AD2">
      <w:pPr>
        <w:pStyle w:val="Heading1"/>
        <w:numPr>
          <w:ilvl w:val="0"/>
          <w:numId w:val="0"/>
        </w:numPr>
        <w:ind w:left="567" w:hanging="567"/>
        <w:rPr>
          <w:del w:id="486" w:author="NAZ, Mamoona (OLDHAM MEDICAL SERVICES)" w:date="2026-09-22T12:20:00Z" w16du:dateUtc="2026-09-22T16:20:00Z"/>
        </w:rPr>
      </w:pPr>
      <w:del w:id="487" w:author="NAZ, Mamoona (OLDHAM MEDICAL SERVICES)" w:date="2026-09-22T12:20:00Z" w16du:dateUtc="2026-09-22T16:20:00Z">
        <w:r w:rsidRPr="00050AD2">
          <w:rPr>
            <w:b w:val="0"/>
            <w:bCs w:val="0"/>
          </w:rPr>
          <w:delText>C.</w:delText>
        </w:r>
        <w:r>
          <w:delText xml:space="preserve"> </w:delText>
        </w:r>
        <w:r>
          <w:tab/>
        </w:r>
        <w:r w:rsidR="006E4FA7">
          <w:delText xml:space="preserve">s c h v a ľ u j e </w:delText>
        </w:r>
      </w:del>
    </w:p>
    <w:p w14:paraId="07C94E39" w14:textId="77777777" w:rsidR="00050AD2" w:rsidRDefault="00050AD2" w:rsidP="00050AD2">
      <w:pPr>
        <w:pStyle w:val="Heading2"/>
        <w:numPr>
          <w:ilvl w:val="0"/>
          <w:numId w:val="0"/>
        </w:numPr>
        <w:ind w:left="567"/>
        <w:rPr>
          <w:del w:id="488" w:author="NAZ, Mamoona (OLDHAM MEDICAL SERVICES)" w:date="2026-09-22T12:20:00Z" w16du:dateUtc="2026-09-22T16:20:00Z"/>
        </w:rPr>
      </w:pPr>
    </w:p>
    <w:p w14:paraId="50CA8BCA" w14:textId="77777777" w:rsidR="00050AD2" w:rsidRDefault="00050AD2" w:rsidP="00050AD2">
      <w:pPr>
        <w:pStyle w:val="Heading2"/>
        <w:numPr>
          <w:ilvl w:val="0"/>
          <w:numId w:val="0"/>
        </w:numPr>
        <w:ind w:left="567"/>
        <w:rPr>
          <w:del w:id="489" w:author="NAZ, Mamoona (OLDHAM MEDICAL SERVICES)" w:date="2026-09-22T12:20:00Z" w16du:dateUtc="2026-09-22T16:20:00Z"/>
        </w:rPr>
      </w:pPr>
      <w:del w:id="490" w:author="NAZ, Mamoona (OLDHAM MEDICAL SERVICES)" w:date="2026-09-22T12:20:00Z" w16du:dateUtc="2026-09-22T16:20:00Z">
        <w:r>
          <w:delText xml:space="preserve">C.1 </w:delText>
        </w:r>
      </w:del>
    </w:p>
    <w:p w14:paraId="0561AF3C" w14:textId="77777777" w:rsidR="006E4FA7" w:rsidRDefault="006E4FA7" w:rsidP="00050AD2">
      <w:pPr>
        <w:pStyle w:val="Heading2"/>
        <w:numPr>
          <w:ilvl w:val="0"/>
          <w:numId w:val="0"/>
        </w:numPr>
        <w:ind w:left="567"/>
        <w:rPr>
          <w:del w:id="491" w:author="NAZ, Mamoona (OLDHAM MEDICAL SERVICES)" w:date="2026-09-22T12:20:00Z" w16du:dateUtc="2026-09-22T16:20:00Z"/>
        </w:rPr>
      </w:pPr>
      <w:del w:id="492" w:author="NAZ, Mamoona (OLDHAM MEDICAL SERVICES)" w:date="2026-09-22T12:20:00Z" w16du:dateUtc="2026-09-22T16:20:00Z">
        <w:r>
          <w:delText>predaj časti pozemku vo výlučnom  vlastníctve Obce Vyšná Slaná  v katastrálnom území Obce Vyšná Slaná č.  KNC 106 zastavaná plocha a nádvorie  vedený na liste vlastníctva č. 517  takto:</w:delText>
        </w:r>
      </w:del>
    </w:p>
    <w:p w14:paraId="0F8C4506" w14:textId="77777777" w:rsidR="006E4FA7" w:rsidRDefault="006E4FA7" w:rsidP="006E4FA7">
      <w:pPr>
        <w:pStyle w:val="Heading2"/>
        <w:numPr>
          <w:ilvl w:val="0"/>
          <w:numId w:val="8"/>
        </w:numPr>
        <w:rPr>
          <w:del w:id="493" w:author="NAZ, Mamoona (OLDHAM MEDICAL SERVICES)" w:date="2026-09-22T12:20:00Z" w16du:dateUtc="2026-09-22T16:20:00Z"/>
        </w:rPr>
      </w:pPr>
      <w:del w:id="494" w:author="NAZ, Mamoona (OLDHAM MEDICAL SERVICES)" w:date="2026-09-22T12:20:00Z" w16du:dateUtc="2026-09-22T16:20:00Z">
        <w:r>
          <w:delText>vo výmere 32 m</w:delText>
        </w:r>
        <w:r>
          <w:rPr>
            <w:vertAlign w:val="superscript"/>
          </w:rPr>
          <w:delText xml:space="preserve">2 </w:delText>
        </w:r>
        <w:r>
          <w:delText xml:space="preserve">diel 32 parcelné číslo 106/2 podľa geometrického plánu č.2/2012 autorizačne overeného dňa 7.3.2012 a úradne overeného dňa 12.4.2012  Ondrejovi Hricovi rod. Hric, nar. 9.6.1935, rodné číslo: 350609/746, trvale bytom Vyšná Slaná č. 161  v ½  a Zuzane Hricovej rod. Sentpéteryovej, nar. 9.7.1939, rodné číslo: 395709/733 trvale bytom Vyšná Slaná č. 161 v ½ </w:delText>
        </w:r>
        <w:r>
          <w:tab/>
        </w:r>
      </w:del>
    </w:p>
    <w:p w14:paraId="1340C1D0" w14:textId="77777777" w:rsidR="006E4FA7" w:rsidRDefault="006E4FA7" w:rsidP="006E4FA7">
      <w:pPr>
        <w:pStyle w:val="Heading2"/>
        <w:numPr>
          <w:ilvl w:val="0"/>
          <w:numId w:val="8"/>
        </w:numPr>
        <w:rPr>
          <w:del w:id="495" w:author="NAZ, Mamoona (OLDHAM MEDICAL SERVICES)" w:date="2026-09-22T12:20:00Z" w16du:dateUtc="2026-09-22T16:20:00Z"/>
        </w:rPr>
      </w:pPr>
      <w:del w:id="496" w:author="NAZ, Mamoona (OLDHAM MEDICAL SERVICES)" w:date="2026-09-22T12:20:00Z" w16du:dateUtc="2026-09-22T16:20:00Z">
        <w:r>
          <w:delText>vo výmere 22 m</w:delText>
        </w:r>
        <w:r>
          <w:rPr>
            <w:vertAlign w:val="superscript"/>
          </w:rPr>
          <w:delText xml:space="preserve">2  </w:delText>
        </w:r>
        <w:r>
          <w:delText xml:space="preserve"> diel 34  parcelné číslo 106/4 podľa geometrického plánu č.2/2012 autorizačne overeného dňa 7.3.2012 a úradne overeného dňa 12.4.2012</w:delText>
        </w:r>
        <w:r w:rsidRPr="00A07AED">
          <w:delText xml:space="preserve"> </w:delText>
        </w:r>
        <w:r>
          <w:delText xml:space="preserve">Ondrejovi Hricovi rod. Hric, nar. 9.6.1935, rodné číslo: 350609/746, trvale bytom Vyšná Slaná č. 161  v ½  a Zuzane Hricovej rod. Sentpéteryovej, nar. 9.7.1939, rodné číslo: 395709/733 trvale bytom Vyšná Slaná č. 161 v ½ </w:delText>
        </w:r>
        <w:r>
          <w:tab/>
        </w:r>
      </w:del>
    </w:p>
    <w:p w14:paraId="3657F8BE" w14:textId="77777777" w:rsidR="006E4FA7" w:rsidRPr="006E4FA7" w:rsidRDefault="006E4FA7" w:rsidP="006E4FA7">
      <w:pPr>
        <w:pStyle w:val="Heading2"/>
        <w:numPr>
          <w:ilvl w:val="0"/>
          <w:numId w:val="0"/>
        </w:numPr>
        <w:ind w:left="2629" w:hanging="851"/>
        <w:rPr>
          <w:del w:id="497" w:author="NAZ, Mamoona (OLDHAM MEDICAL SERVICES)" w:date="2026-09-22T12:20:00Z" w16du:dateUtc="2026-09-22T16:20:00Z"/>
        </w:rPr>
      </w:pPr>
      <w:del w:id="498" w:author="NAZ, Mamoona (OLDHAM MEDICAL SERVICES)" w:date="2026-09-22T12:20:00Z" w16du:dateUtc="2026-09-22T16:20:00Z">
        <w:r>
          <w:delText>Cena za 1m</w:delText>
        </w:r>
        <w:r>
          <w:rPr>
            <w:vertAlign w:val="superscript"/>
          </w:rPr>
          <w:delText xml:space="preserve">2  </w:delText>
        </w:r>
        <w:r>
          <w:delText>je určená vo výške 1,33 €. Celková cena je vo výške 71,82 €.</w:delText>
        </w:r>
      </w:del>
    </w:p>
    <w:p w14:paraId="67EE62FE" w14:textId="77777777" w:rsidR="00D13C8F" w:rsidRDefault="00D13C8F" w:rsidP="00D13C8F">
      <w:pPr>
        <w:pStyle w:val="BodyText"/>
        <w:ind w:left="2136" w:firstLine="696"/>
        <w:jc w:val="both"/>
        <w:rPr>
          <w:del w:id="499" w:author="NAZ, Mamoona (OLDHAM MEDICAL SERVICES)" w:date="2026-09-22T12:20:00Z" w16du:dateUtc="2026-09-22T16:20:00Z"/>
        </w:rPr>
      </w:pPr>
    </w:p>
    <w:p w14:paraId="3F589F89" w14:textId="77777777" w:rsidR="00D13C8F" w:rsidRDefault="00D13C8F" w:rsidP="00D13C8F">
      <w:pPr>
        <w:pStyle w:val="BodyText"/>
        <w:ind w:left="2136" w:firstLine="696"/>
        <w:jc w:val="both"/>
        <w:rPr>
          <w:del w:id="500" w:author="NAZ, Mamoona (OLDHAM MEDICAL SERVICES)" w:date="2026-09-22T12:20:00Z" w16du:dateUtc="2026-09-22T16:20:00Z"/>
        </w:rPr>
      </w:pPr>
      <w:del w:id="501" w:author="NAZ, Mamoona (OLDHAM MEDICAL SERVICES)" w:date="2026-09-22T12:20:00Z" w16du:dateUtc="2026-09-22T16:20:00Z">
        <w:r>
          <w:delText>Zdôvodnenie osobitného zreteľa:</w:delText>
        </w:r>
      </w:del>
    </w:p>
    <w:p w14:paraId="45ED2EE0" w14:textId="77777777" w:rsidR="00D13C8F" w:rsidRDefault="00D13C8F" w:rsidP="00D13C8F">
      <w:pPr>
        <w:pStyle w:val="Bezriadkovania2"/>
        <w:ind w:left="2832" w:firstLine="708"/>
        <w:jc w:val="both"/>
        <w:rPr>
          <w:del w:id="502" w:author="NAZ, Mamoona (OLDHAM MEDICAL SERVICES)" w:date="2026-09-22T12:20:00Z" w16du:dateUtc="2026-09-22T16:20:00Z"/>
          <w:rFonts w:ascii="Times New Roman" w:hAnsi="Times New Roman"/>
        </w:rPr>
      </w:pPr>
    </w:p>
    <w:p w14:paraId="372C14A0" w14:textId="77777777" w:rsidR="00D13C8F" w:rsidRDefault="00D13C8F" w:rsidP="00D13C8F">
      <w:pPr>
        <w:pStyle w:val="Bezriadkovania2"/>
        <w:jc w:val="both"/>
        <w:rPr>
          <w:del w:id="503" w:author="NAZ, Mamoona (OLDHAM MEDICAL SERVICES)" w:date="2026-09-22T12:20:00Z" w16du:dateUtc="2026-09-22T16:20:00Z"/>
          <w:rFonts w:ascii="Times New Roman" w:hAnsi="Times New Roman"/>
        </w:rPr>
      </w:pPr>
      <w:del w:id="504" w:author="NAZ, Mamoona (OLDHAM MEDICAL SERVICES)" w:date="2026-09-22T12:20:00Z" w16du:dateUtc="2026-09-22T16:20:00Z">
        <w:r>
          <w:rPr>
            <w:rFonts w:ascii="Times New Roman" w:hAnsi="Times New Roman"/>
          </w:rPr>
          <w:delText xml:space="preserve">Uvedené nehnuteľnosti kupujúci užívajú ako zastavanú plochu.  Prevádzané nehnuteľnosti užívajú  od roku 1960. </w:delText>
        </w:r>
      </w:del>
    </w:p>
    <w:p w14:paraId="31202261" w14:textId="77777777" w:rsidR="006E4FA7" w:rsidRDefault="006E4FA7" w:rsidP="006E4FA7">
      <w:pPr>
        <w:pStyle w:val="Heading2"/>
        <w:numPr>
          <w:ilvl w:val="0"/>
          <w:numId w:val="0"/>
        </w:numPr>
        <w:ind w:left="1418" w:hanging="851"/>
        <w:rPr>
          <w:del w:id="505" w:author="NAZ, Mamoona (OLDHAM MEDICAL SERVICES)" w:date="2026-09-22T12:20:00Z" w16du:dateUtc="2026-09-22T16:20:00Z"/>
        </w:rPr>
      </w:pPr>
    </w:p>
    <w:p w14:paraId="38D3BE6D" w14:textId="77777777" w:rsidR="00FE615C" w:rsidRDefault="00FE615C" w:rsidP="00FE615C">
      <w:pPr>
        <w:pStyle w:val="Zakladnystyl"/>
        <w:jc w:val="center"/>
        <w:rPr>
          <w:del w:id="506" w:author="NAZ, Mamoona (OLDHAM MEDICAL SERVICES)" w:date="2026-09-22T12:20:00Z" w16du:dateUtc="2026-09-22T16:20:00Z"/>
          <w:sz w:val="28"/>
          <w:szCs w:val="28"/>
        </w:rPr>
      </w:pPr>
    </w:p>
    <w:p w14:paraId="2E3D379C" w14:textId="77777777" w:rsidR="00050AD2" w:rsidRDefault="00050AD2" w:rsidP="00FE615C">
      <w:pPr>
        <w:pStyle w:val="Zakladnystyl"/>
        <w:jc w:val="center"/>
        <w:rPr>
          <w:del w:id="507" w:author="NAZ, Mamoona (OLDHAM MEDICAL SERVICES)" w:date="2026-09-22T12:20:00Z" w16du:dateUtc="2026-09-22T16:20:00Z"/>
          <w:sz w:val="28"/>
          <w:szCs w:val="28"/>
        </w:rPr>
      </w:pPr>
    </w:p>
    <w:p w14:paraId="7D8B379B" w14:textId="77777777" w:rsidR="00050AD2" w:rsidRDefault="00050AD2" w:rsidP="00050AD2">
      <w:pPr>
        <w:pStyle w:val="Zakladnystyl"/>
        <w:rPr>
          <w:del w:id="508" w:author="NAZ, Mamoona (OLDHAM MEDICAL SERVICES)" w:date="2026-09-22T12:20:00Z" w16du:dateUtc="2026-09-22T16:20:00Z"/>
          <w:sz w:val="22"/>
          <w:szCs w:val="22"/>
        </w:rPr>
      </w:pPr>
      <w:del w:id="509" w:author="NAZ, Mamoona (OLDHAM MEDICAL SERVICES)" w:date="2026-09-22T12:20:00Z" w16du:dateUtc="2026-09-22T16:20:00Z">
        <w:r w:rsidRPr="00050AD2">
          <w:rPr>
            <w:sz w:val="22"/>
            <w:szCs w:val="22"/>
          </w:rPr>
          <w:delText>Z</w:delText>
        </w:r>
        <w:r>
          <w:rPr>
            <w:sz w:val="22"/>
            <w:szCs w:val="22"/>
          </w:rPr>
          <w:delText>a správnosť vyhotovenia</w:delText>
        </w:r>
      </w:del>
    </w:p>
    <w:p w14:paraId="60E130A4" w14:textId="77777777" w:rsidR="00050AD2" w:rsidRPr="00050AD2" w:rsidRDefault="00050AD2" w:rsidP="00050AD2">
      <w:pPr>
        <w:pStyle w:val="Zakladnystyl"/>
        <w:rPr>
          <w:del w:id="510" w:author="NAZ, Mamoona (OLDHAM MEDICAL SERVICES)" w:date="2026-09-22T12:20:00Z" w16du:dateUtc="2026-09-22T16:20:00Z"/>
          <w:sz w:val="22"/>
          <w:szCs w:val="22"/>
        </w:rPr>
      </w:pPr>
      <w:del w:id="511" w:author="NAZ, Mamoona (OLDHAM MEDICAL SERVICES)" w:date="2026-09-22T12:20:00Z" w16du:dateUtc="2026-09-22T16:20:00Z">
        <w:r>
          <w:rPr>
            <w:sz w:val="22"/>
            <w:szCs w:val="22"/>
          </w:rPr>
          <w:delText>zodpovedá: Ing. Jana Gallová</w:delText>
        </w:r>
      </w:del>
    </w:p>
    <w:p w14:paraId="3A13DCAB" w14:textId="77777777" w:rsidR="00050AD2" w:rsidRDefault="00050AD2" w:rsidP="00050AD2">
      <w:pPr>
        <w:pStyle w:val="Zakladnystyl"/>
        <w:ind w:left="5664" w:firstLine="708"/>
        <w:jc w:val="both"/>
        <w:rPr>
          <w:del w:id="512" w:author="NAZ, Mamoona (OLDHAM MEDICAL SERVICES)" w:date="2026-09-22T12:20:00Z" w16du:dateUtc="2026-09-22T16:20:00Z"/>
          <w:sz w:val="28"/>
          <w:szCs w:val="28"/>
        </w:rPr>
      </w:pPr>
      <w:del w:id="513" w:author="NAZ, Mamoona (OLDHAM MEDICAL SERVICES)" w:date="2026-09-22T12:20:00Z" w16du:dateUtc="2026-09-22T16:20:00Z">
        <w:r>
          <w:rPr>
            <w:sz w:val="28"/>
            <w:szCs w:val="28"/>
          </w:rPr>
          <w:delText>Ing. Dušan Gallo</w:delText>
        </w:r>
      </w:del>
    </w:p>
    <w:p w14:paraId="270564D7" w14:textId="77777777" w:rsidR="00050AD2" w:rsidRDefault="00050AD2" w:rsidP="00050AD2">
      <w:pPr>
        <w:pStyle w:val="Zakladnystyl"/>
        <w:ind w:left="5664" w:firstLine="708"/>
        <w:jc w:val="both"/>
        <w:rPr>
          <w:del w:id="514" w:author="NAZ, Mamoona (OLDHAM MEDICAL SERVICES)" w:date="2026-09-22T12:20:00Z" w16du:dateUtc="2026-09-22T16:20:00Z"/>
          <w:sz w:val="28"/>
          <w:szCs w:val="28"/>
        </w:rPr>
      </w:pPr>
      <w:del w:id="515" w:author="NAZ, Mamoona (OLDHAM MEDICAL SERVICES)" w:date="2026-09-22T12:20:00Z" w16du:dateUtc="2026-09-22T16:20:00Z">
        <w:r>
          <w:rPr>
            <w:sz w:val="28"/>
            <w:szCs w:val="28"/>
          </w:rPr>
          <w:delText>Starosta obce</w:delText>
        </w:r>
        <w:r>
          <w:rPr>
            <w:sz w:val="28"/>
            <w:szCs w:val="28"/>
          </w:rPr>
          <w:tab/>
        </w:r>
      </w:del>
    </w:p>
    <w:p w14:paraId="14FA41FB" w14:textId="77777777" w:rsidR="00050AD2" w:rsidRDefault="00050AD2" w:rsidP="00050AD2">
      <w:pPr>
        <w:pStyle w:val="Zakladnystyl"/>
        <w:ind w:left="5664" w:firstLine="708"/>
        <w:jc w:val="both"/>
        <w:rPr>
          <w:del w:id="516" w:author="NAZ, Mamoona (OLDHAM MEDICAL SERVICES)" w:date="2026-09-22T12:20:00Z" w16du:dateUtc="2026-09-22T16:20:00Z"/>
          <w:sz w:val="28"/>
          <w:szCs w:val="28"/>
        </w:rPr>
      </w:pPr>
    </w:p>
    <w:p w14:paraId="5FC204A9" w14:textId="77777777" w:rsidR="00050AD2" w:rsidRDefault="00050AD2" w:rsidP="00050AD2">
      <w:pPr>
        <w:pStyle w:val="Zakladnystyl"/>
        <w:ind w:left="5664" w:firstLine="708"/>
        <w:jc w:val="both"/>
        <w:rPr>
          <w:del w:id="517" w:author="NAZ, Mamoona (OLDHAM MEDICAL SERVICES)" w:date="2026-09-22T12:20:00Z" w16du:dateUtc="2026-09-22T16:20:00Z"/>
          <w:sz w:val="28"/>
          <w:szCs w:val="28"/>
        </w:rPr>
      </w:pPr>
    </w:p>
    <w:p w14:paraId="3139B65D" w14:textId="77777777" w:rsidR="00050AD2" w:rsidRDefault="00050AD2" w:rsidP="00050AD2">
      <w:pPr>
        <w:pStyle w:val="Zakladnystyl"/>
        <w:ind w:left="5664" w:firstLine="708"/>
        <w:jc w:val="both"/>
        <w:rPr>
          <w:del w:id="518" w:author="NAZ, Mamoona (OLDHAM MEDICAL SERVICES)" w:date="2026-09-22T12:20:00Z" w16du:dateUtc="2026-09-22T16:20:00Z"/>
          <w:sz w:val="28"/>
          <w:szCs w:val="28"/>
        </w:rPr>
      </w:pPr>
    </w:p>
    <w:p w14:paraId="0E15E801" w14:textId="77777777" w:rsidR="00050AD2" w:rsidRDefault="00050AD2" w:rsidP="00050AD2">
      <w:pPr>
        <w:pStyle w:val="Zakladnystyl"/>
        <w:ind w:left="5664" w:firstLine="708"/>
        <w:jc w:val="center"/>
        <w:rPr>
          <w:del w:id="519" w:author="NAZ, Mamoona (OLDHAM MEDICAL SERVICES)" w:date="2026-09-22T12:20:00Z" w16du:dateUtc="2026-09-22T16:20:00Z"/>
          <w:sz w:val="28"/>
          <w:szCs w:val="28"/>
        </w:rPr>
      </w:pPr>
    </w:p>
    <w:p w14:paraId="79721626" w14:textId="77777777" w:rsidR="00D13C8F" w:rsidRDefault="00D13C8F" w:rsidP="00050AD2">
      <w:pPr>
        <w:pStyle w:val="Zakladnystyl"/>
        <w:ind w:left="5664" w:firstLine="708"/>
        <w:jc w:val="center"/>
        <w:rPr>
          <w:del w:id="520" w:author="NAZ, Mamoona (OLDHAM MEDICAL SERVICES)" w:date="2026-09-22T12:20:00Z" w16du:dateUtc="2026-09-22T16:20:00Z"/>
          <w:sz w:val="28"/>
          <w:szCs w:val="28"/>
        </w:rPr>
      </w:pPr>
    </w:p>
    <w:p w14:paraId="28C89AF4" w14:textId="77777777" w:rsidR="00D13C8F" w:rsidRDefault="00D13C8F" w:rsidP="00050AD2">
      <w:pPr>
        <w:pStyle w:val="Zakladnystyl"/>
        <w:ind w:left="5664" w:firstLine="708"/>
        <w:jc w:val="center"/>
        <w:rPr>
          <w:del w:id="521" w:author="NAZ, Mamoona (OLDHAM MEDICAL SERVICES)" w:date="2026-09-22T12:20:00Z" w16du:dateUtc="2026-09-22T16:20:00Z"/>
          <w:sz w:val="28"/>
          <w:szCs w:val="28"/>
        </w:rPr>
      </w:pPr>
    </w:p>
    <w:p w14:paraId="32ED52BD" w14:textId="77777777" w:rsidR="00D13C8F" w:rsidRDefault="00D13C8F" w:rsidP="00050AD2">
      <w:pPr>
        <w:pStyle w:val="Zakladnystyl"/>
        <w:ind w:left="5664" w:firstLine="708"/>
        <w:jc w:val="center"/>
        <w:rPr>
          <w:del w:id="522" w:author="NAZ, Mamoona (OLDHAM MEDICAL SERVICES)" w:date="2026-09-22T12:20:00Z" w16du:dateUtc="2026-09-22T16:20:00Z"/>
          <w:sz w:val="28"/>
          <w:szCs w:val="28"/>
        </w:rPr>
      </w:pPr>
    </w:p>
    <w:p w14:paraId="558BFD2B" w14:textId="77777777" w:rsidR="00D13C8F" w:rsidRPr="00050AD2" w:rsidRDefault="00D13C8F" w:rsidP="00D13C8F">
      <w:pPr>
        <w:pStyle w:val="Zakladnystyl"/>
        <w:pBdr>
          <w:bottom w:val="single" w:sz="6" w:space="1" w:color="auto"/>
        </w:pBdr>
        <w:jc w:val="center"/>
        <w:rPr>
          <w:del w:id="523" w:author="NAZ, Mamoona (OLDHAM MEDICAL SERVICES)" w:date="2026-09-22T12:20:00Z" w16du:dateUtc="2026-09-22T16:20:00Z"/>
          <w:b/>
          <w:sz w:val="28"/>
          <w:szCs w:val="28"/>
        </w:rPr>
      </w:pPr>
      <w:del w:id="524" w:author="NAZ, Mamoona (OLDHAM MEDICAL SERVICES)" w:date="2026-09-22T12:20:00Z" w16du:dateUtc="2026-09-22T16:20:00Z">
        <w:r w:rsidRPr="00050AD2">
          <w:rPr>
            <w:b/>
            <w:sz w:val="28"/>
            <w:szCs w:val="28"/>
          </w:rPr>
          <w:delText>Výpis z uznesenia Obecného zastupiteľstvo vo Vyšnej Slaná</w:delText>
        </w:r>
      </w:del>
    </w:p>
    <w:p w14:paraId="767C32A9" w14:textId="77777777" w:rsidR="00D13C8F" w:rsidRDefault="00D13C8F" w:rsidP="00D13C8F">
      <w:pPr>
        <w:pStyle w:val="Zakladnystyl"/>
        <w:jc w:val="center"/>
        <w:rPr>
          <w:del w:id="525" w:author="NAZ, Mamoona (OLDHAM MEDICAL SERVICES)" w:date="2026-09-22T12:20:00Z" w16du:dateUtc="2026-09-22T16:20:00Z"/>
          <w:sz w:val="28"/>
          <w:szCs w:val="28"/>
        </w:rPr>
      </w:pPr>
    </w:p>
    <w:p w14:paraId="15B067A5" w14:textId="77777777" w:rsidR="00D13C8F" w:rsidRDefault="00D13C8F" w:rsidP="00D13C8F">
      <w:pPr>
        <w:pStyle w:val="Zakladnystyl"/>
        <w:jc w:val="center"/>
        <w:rPr>
          <w:del w:id="526" w:author="NAZ, Mamoona (OLDHAM MEDICAL SERVICES)" w:date="2026-09-22T12:20:00Z" w16du:dateUtc="2026-09-22T16:20:00Z"/>
          <w:sz w:val="28"/>
          <w:szCs w:val="28"/>
        </w:rPr>
      </w:pPr>
      <w:del w:id="527" w:author="NAZ, Mamoona (OLDHAM MEDICAL SERVICES)" w:date="2026-09-22T12:20:00Z" w16du:dateUtc="2026-09-22T16:20:00Z">
        <w:r>
          <w:rPr>
            <w:sz w:val="28"/>
            <w:szCs w:val="28"/>
          </w:rPr>
          <w:delText>UZNESENIE OBECNÉHO ZASTUPITEĽSTVA VO VYŠNEJ SLANEJ</w:delText>
        </w:r>
      </w:del>
    </w:p>
    <w:p w14:paraId="2B84EE26" w14:textId="77777777" w:rsidR="00D13C8F" w:rsidRDefault="00D13C8F" w:rsidP="00D13C8F">
      <w:pPr>
        <w:pStyle w:val="Zakladnystyl"/>
        <w:jc w:val="center"/>
        <w:rPr>
          <w:del w:id="528" w:author="NAZ, Mamoona (OLDHAM MEDICAL SERVICES)" w:date="2026-09-22T12:20:00Z" w16du:dateUtc="2026-09-22T16:20:00Z"/>
          <w:b/>
          <w:bCs/>
          <w:sz w:val="32"/>
          <w:szCs w:val="32"/>
        </w:rPr>
      </w:pPr>
      <w:del w:id="529" w:author="NAZ, Mamoona (OLDHAM MEDICAL SERVICES)" w:date="2026-09-22T12:20:00Z" w16du:dateUtc="2026-09-22T16:20:00Z">
        <w:r>
          <w:rPr>
            <w:b/>
            <w:bCs/>
            <w:sz w:val="32"/>
            <w:szCs w:val="32"/>
          </w:rPr>
          <w:delText>č. 1/C/C.</w:delText>
        </w:r>
        <w:r w:rsidR="004D6198">
          <w:rPr>
            <w:b/>
            <w:bCs/>
            <w:sz w:val="32"/>
            <w:szCs w:val="32"/>
          </w:rPr>
          <w:delText>2</w:delText>
        </w:r>
      </w:del>
    </w:p>
    <w:p w14:paraId="25B0ED0A" w14:textId="77777777" w:rsidR="00D13C8F" w:rsidRDefault="00D13C8F" w:rsidP="00D13C8F">
      <w:pPr>
        <w:pStyle w:val="Zakladnystyl"/>
        <w:jc w:val="center"/>
        <w:rPr>
          <w:del w:id="530" w:author="NAZ, Mamoona (OLDHAM MEDICAL SERVICES)" w:date="2026-09-22T12:20:00Z" w16du:dateUtc="2026-09-22T16:20:00Z"/>
          <w:sz w:val="28"/>
          <w:szCs w:val="28"/>
        </w:rPr>
      </w:pPr>
      <w:del w:id="531" w:author="NAZ, Mamoona (OLDHAM MEDICAL SERVICES)" w:date="2026-09-22T12:20:00Z" w16du:dateUtc="2026-09-22T16:20:00Z">
        <w:r>
          <w:rPr>
            <w:sz w:val="28"/>
            <w:szCs w:val="28"/>
          </w:rPr>
          <w:delText>z 20. marca 2015</w:delText>
        </w:r>
      </w:del>
    </w:p>
    <w:p w14:paraId="0F826C2E" w14:textId="77777777" w:rsidR="00D13C8F" w:rsidRDefault="00D13C8F" w:rsidP="00D13C8F">
      <w:pPr>
        <w:pStyle w:val="Zakladnystyl"/>
        <w:jc w:val="center"/>
        <w:rPr>
          <w:del w:id="532" w:author="NAZ, Mamoona (OLDHAM MEDICAL SERVICES)" w:date="2026-09-22T12:20:00Z" w16du:dateUtc="2026-09-22T16:20:00Z"/>
          <w:sz w:val="28"/>
          <w:szCs w:val="28"/>
        </w:rPr>
      </w:pPr>
    </w:p>
    <w:p w14:paraId="197CE87F" w14:textId="77777777" w:rsidR="00D13C8F" w:rsidRPr="00FB7E3E" w:rsidRDefault="00D13C8F" w:rsidP="00D13C8F">
      <w:pPr>
        <w:pStyle w:val="Zakladnystyl"/>
        <w:jc w:val="center"/>
        <w:rPr>
          <w:del w:id="533" w:author="NAZ, Mamoona (OLDHAM MEDICAL SERVICES)" w:date="2026-09-22T12:20:00Z" w16du:dateUtc="2026-09-22T16:20:00Z"/>
          <w:b/>
          <w:sz w:val="28"/>
          <w:szCs w:val="28"/>
        </w:rPr>
      </w:pPr>
      <w:del w:id="534" w:author="NAZ, Mamoona (OLDHAM MEDICAL SERVICES)" w:date="2026-09-22T12:20:00Z" w16du:dateUtc="2026-09-22T16:20:00Z">
        <w:r w:rsidRPr="00FB7E3E">
          <w:rPr>
            <w:b/>
            <w:sz w:val="28"/>
            <w:szCs w:val="28"/>
          </w:rPr>
          <w:delText xml:space="preserve">Obecné zastupiteľstvo vo Vyšnej  Slanej </w:delText>
        </w:r>
      </w:del>
    </w:p>
    <w:p w14:paraId="67F0040F" w14:textId="77777777" w:rsidR="00D13C8F" w:rsidRDefault="00D13C8F" w:rsidP="00D13C8F">
      <w:pPr>
        <w:pStyle w:val="Heading1"/>
        <w:numPr>
          <w:ilvl w:val="0"/>
          <w:numId w:val="0"/>
        </w:numPr>
        <w:ind w:left="567" w:hanging="567"/>
        <w:rPr>
          <w:del w:id="535" w:author="NAZ, Mamoona (OLDHAM MEDICAL SERVICES)" w:date="2026-09-22T12:20:00Z" w16du:dateUtc="2026-09-22T16:20:00Z"/>
        </w:rPr>
      </w:pPr>
      <w:del w:id="536" w:author="NAZ, Mamoona (OLDHAM MEDICAL SERVICES)" w:date="2026-09-22T12:20:00Z" w16du:dateUtc="2026-09-22T16:20:00Z">
        <w:r w:rsidRPr="00050AD2">
          <w:rPr>
            <w:b w:val="0"/>
            <w:bCs w:val="0"/>
          </w:rPr>
          <w:delText>C.</w:delText>
        </w:r>
        <w:r>
          <w:delText xml:space="preserve"> </w:delText>
        </w:r>
        <w:r>
          <w:tab/>
          <w:delText xml:space="preserve">s c h v a ľ u j e </w:delText>
        </w:r>
      </w:del>
    </w:p>
    <w:p w14:paraId="7DD8AEED" w14:textId="77777777" w:rsidR="00D13C8F" w:rsidRDefault="00D13C8F" w:rsidP="00D13C8F">
      <w:pPr>
        <w:pStyle w:val="Heading2"/>
        <w:numPr>
          <w:ilvl w:val="0"/>
          <w:numId w:val="0"/>
        </w:numPr>
        <w:ind w:left="567"/>
        <w:rPr>
          <w:del w:id="537" w:author="NAZ, Mamoona (OLDHAM MEDICAL SERVICES)" w:date="2026-09-22T12:20:00Z" w16du:dateUtc="2026-09-22T16:20:00Z"/>
        </w:rPr>
      </w:pPr>
      <w:del w:id="538" w:author="NAZ, Mamoona (OLDHAM MEDICAL SERVICES)" w:date="2026-09-22T12:20:00Z" w16du:dateUtc="2026-09-22T16:20:00Z">
        <w:r>
          <w:delText>C.</w:delText>
        </w:r>
        <w:r w:rsidR="004D6198">
          <w:delText>2</w:delText>
        </w:r>
        <w:r>
          <w:delText xml:space="preserve"> </w:delText>
        </w:r>
      </w:del>
    </w:p>
    <w:p w14:paraId="7CBBC77C" w14:textId="77777777" w:rsidR="00D13C8F" w:rsidRDefault="00D13C8F" w:rsidP="00D13C8F">
      <w:pPr>
        <w:pStyle w:val="Heading2"/>
        <w:numPr>
          <w:ilvl w:val="0"/>
          <w:numId w:val="0"/>
        </w:numPr>
        <w:ind w:left="1418" w:hanging="2"/>
        <w:rPr>
          <w:del w:id="539" w:author="NAZ, Mamoona (OLDHAM MEDICAL SERVICES)" w:date="2026-09-22T12:20:00Z" w16du:dateUtc="2026-09-22T16:20:00Z"/>
        </w:rPr>
      </w:pPr>
      <w:del w:id="540" w:author="NAZ, Mamoona (OLDHAM MEDICAL SERVICES)" w:date="2026-09-22T12:20:00Z" w16du:dateUtc="2026-09-22T16:20:00Z">
        <w:r>
          <w:delText>predaj časti pozemku vo výlučnom  vlastníctve Obce Vyšná Slaná  v katastrálnom území Obce Vyšná Slaná č.  KNC 106 vedený na liste vlastníctva č. 517 takto:</w:delText>
        </w:r>
      </w:del>
    </w:p>
    <w:p w14:paraId="4AE0D6F5" w14:textId="77777777" w:rsidR="00D13C8F" w:rsidRDefault="00D13C8F" w:rsidP="00D13C8F">
      <w:pPr>
        <w:pStyle w:val="Heading2"/>
        <w:numPr>
          <w:ilvl w:val="0"/>
          <w:numId w:val="8"/>
        </w:numPr>
        <w:rPr>
          <w:del w:id="541" w:author="NAZ, Mamoona (OLDHAM MEDICAL SERVICES)" w:date="2026-09-22T12:20:00Z" w16du:dateUtc="2026-09-22T16:20:00Z"/>
        </w:rPr>
      </w:pPr>
      <w:del w:id="542" w:author="NAZ, Mamoona (OLDHAM MEDICAL SERVICES)" w:date="2026-09-22T12:20:00Z" w16du:dateUtc="2026-09-22T16:20:00Z">
        <w:r>
          <w:delText>vo výmere 33 m</w:delText>
        </w:r>
        <w:r w:rsidRPr="00CF71D7">
          <w:rPr>
            <w:vertAlign w:val="superscript"/>
          </w:rPr>
          <w:delText xml:space="preserve">2      </w:delText>
        </w:r>
        <w:r>
          <w:delText>diel 31 parcelné číslo 106/1 podľa geometrického plánu č.2/2012 autorizačne overeného dňa 7.3.2012 a úradne overeného dňa 12.4.2012  Ing. Jánovi Hricovi rod. Hric, nar. 18.5.1951 rodné číslo: 510518/005 trvale bytom Vyšná Slaná č. 162 v </w:delText>
        </w:r>
        <w:r w:rsidRPr="00CF71D7">
          <w:rPr>
            <w:vertAlign w:val="superscript"/>
          </w:rPr>
          <w:delText>2</w:delText>
        </w:r>
        <w:r>
          <w:delText>/</w:delText>
        </w:r>
        <w:r w:rsidRPr="00CF71D7">
          <w:rPr>
            <w:vertAlign w:val="subscript"/>
          </w:rPr>
          <w:delText>4</w:delText>
        </w:r>
        <w:r>
          <w:delText xml:space="preserve">,  Vladimírovi Hricovi, rod. Hric, nar. 27.11.1952, rodné číslo: 521127/221, trvale bytom Vyšná Slaná č. 160 </w:delText>
        </w:r>
        <w:r w:rsidRPr="00CF71D7">
          <w:rPr>
            <w:vertAlign w:val="superscript"/>
          </w:rPr>
          <w:delText>1</w:delText>
        </w:r>
        <w:r>
          <w:delText>/</w:delText>
        </w:r>
        <w:r w:rsidRPr="00CF71D7">
          <w:rPr>
            <w:vertAlign w:val="subscript"/>
          </w:rPr>
          <w:delText xml:space="preserve">4,   </w:delText>
        </w:r>
        <w:r>
          <w:delText xml:space="preserve"> Janke Hricovej rod. Palackovej, nar. 4.10.1958, rodné číslo:586004/6797, trvale bytom Vyšná Slaná č. 160 v </w:delText>
        </w:r>
        <w:r w:rsidRPr="00CF71D7">
          <w:rPr>
            <w:vertAlign w:val="superscript"/>
          </w:rPr>
          <w:delText>1</w:delText>
        </w:r>
        <w:r>
          <w:delText>/</w:delText>
        </w:r>
        <w:r w:rsidRPr="00CF71D7">
          <w:rPr>
            <w:vertAlign w:val="subscript"/>
          </w:rPr>
          <w:delText>4</w:delText>
        </w:r>
      </w:del>
    </w:p>
    <w:p w14:paraId="2EA35909" w14:textId="77777777" w:rsidR="00D13C8F" w:rsidRDefault="00D13C8F" w:rsidP="00D13C8F">
      <w:pPr>
        <w:pStyle w:val="Heading2"/>
        <w:numPr>
          <w:ilvl w:val="0"/>
          <w:numId w:val="0"/>
        </w:numPr>
        <w:ind w:left="1778"/>
        <w:rPr>
          <w:del w:id="543" w:author="NAZ, Mamoona (OLDHAM MEDICAL SERVICES)" w:date="2026-09-22T12:20:00Z" w16du:dateUtc="2026-09-22T16:20:00Z"/>
        </w:rPr>
      </w:pPr>
    </w:p>
    <w:p w14:paraId="4B9B748D" w14:textId="77777777" w:rsidR="00D13C8F" w:rsidRDefault="00D13C8F" w:rsidP="00D13C8F">
      <w:pPr>
        <w:pStyle w:val="Heading2"/>
        <w:numPr>
          <w:ilvl w:val="0"/>
          <w:numId w:val="8"/>
        </w:numPr>
        <w:rPr>
          <w:del w:id="544" w:author="NAZ, Mamoona (OLDHAM MEDICAL SERVICES)" w:date="2026-09-22T12:20:00Z" w16du:dateUtc="2026-09-22T16:20:00Z"/>
        </w:rPr>
      </w:pPr>
      <w:del w:id="545" w:author="NAZ, Mamoona (OLDHAM MEDICAL SERVICES)" w:date="2026-09-22T12:20:00Z" w16du:dateUtc="2026-09-22T16:20:00Z">
        <w:r>
          <w:delText>vo výmere 21 m</w:delText>
        </w:r>
        <w:r>
          <w:rPr>
            <w:vertAlign w:val="superscript"/>
          </w:rPr>
          <w:delText xml:space="preserve">2      </w:delText>
        </w:r>
        <w:r>
          <w:delText>diel 33  parcelné číslo 106/3 podľa geometrického plánu č.2/2012 autorizačne overeného dňa 7.3.2012 a úradne overeného dňa 12.4.2012  Ing. Jánovi Hricovi rod. Hric, nar. 18.5.1951 rodné číslo: 510518/005 trvale bytom Vyšná Slaná č. 162 v </w:delText>
        </w:r>
        <w:r w:rsidRPr="00CF71D7">
          <w:rPr>
            <w:vertAlign w:val="superscript"/>
          </w:rPr>
          <w:delText>2</w:delText>
        </w:r>
        <w:r>
          <w:delText>/</w:delText>
        </w:r>
        <w:r w:rsidRPr="00CF71D7">
          <w:rPr>
            <w:vertAlign w:val="subscript"/>
          </w:rPr>
          <w:delText>4</w:delText>
        </w:r>
        <w:r>
          <w:delText>,  Vladimírovi Hricovi, rod. Hric, nar. 27.11.1952, rodné číslo: 521127/221, trvale bytom Vyšná Slaná č. 160 v </w:delText>
        </w:r>
        <w:r w:rsidRPr="00CF71D7">
          <w:rPr>
            <w:vertAlign w:val="superscript"/>
          </w:rPr>
          <w:delText>1</w:delText>
        </w:r>
        <w:r>
          <w:delText>/</w:delText>
        </w:r>
        <w:r w:rsidRPr="00CF71D7">
          <w:rPr>
            <w:vertAlign w:val="subscript"/>
          </w:rPr>
          <w:delText>4</w:delText>
        </w:r>
        <w:r>
          <w:delText xml:space="preserve">, Janke Hricovej rod. Palackovej, nar. 4.10.1958, rodné číslo:586004/6797, trvale bytom Vyšná Slaná č. 160 v </w:delText>
        </w:r>
        <w:r w:rsidRPr="00CF71D7">
          <w:rPr>
            <w:vertAlign w:val="superscript"/>
          </w:rPr>
          <w:delText>1</w:delText>
        </w:r>
        <w:r>
          <w:delText>/</w:delText>
        </w:r>
        <w:r w:rsidRPr="00CF71D7">
          <w:rPr>
            <w:vertAlign w:val="subscript"/>
          </w:rPr>
          <w:delText>4</w:delText>
        </w:r>
      </w:del>
    </w:p>
    <w:p w14:paraId="25D32D9A" w14:textId="77777777" w:rsidR="00D13C8F" w:rsidRPr="006E4FA7" w:rsidRDefault="00D13C8F" w:rsidP="00D13C8F">
      <w:pPr>
        <w:pStyle w:val="Heading2"/>
        <w:numPr>
          <w:ilvl w:val="0"/>
          <w:numId w:val="0"/>
        </w:numPr>
        <w:ind w:left="2629" w:hanging="851"/>
        <w:rPr>
          <w:del w:id="546" w:author="NAZ, Mamoona (OLDHAM MEDICAL SERVICES)" w:date="2026-09-22T12:20:00Z" w16du:dateUtc="2026-09-22T16:20:00Z"/>
        </w:rPr>
      </w:pPr>
      <w:del w:id="547" w:author="NAZ, Mamoona (OLDHAM MEDICAL SERVICES)" w:date="2026-09-22T12:20:00Z" w16du:dateUtc="2026-09-22T16:20:00Z">
        <w:r>
          <w:delText>Cena za 1m</w:delText>
        </w:r>
        <w:r>
          <w:rPr>
            <w:vertAlign w:val="superscript"/>
          </w:rPr>
          <w:delText xml:space="preserve">2  </w:delText>
        </w:r>
        <w:r>
          <w:delText>je určená vo výške 1,33 €. Celková cena je vo výške 71,82 €.</w:delText>
        </w:r>
      </w:del>
    </w:p>
    <w:p w14:paraId="31892165" w14:textId="77777777" w:rsidR="00D13C8F" w:rsidRDefault="00D13C8F" w:rsidP="00D13C8F">
      <w:pPr>
        <w:pStyle w:val="Heading2"/>
        <w:numPr>
          <w:ilvl w:val="0"/>
          <w:numId w:val="0"/>
        </w:numPr>
        <w:ind w:left="1418" w:hanging="851"/>
        <w:rPr>
          <w:del w:id="548" w:author="NAZ, Mamoona (OLDHAM MEDICAL SERVICES)" w:date="2026-09-22T12:20:00Z" w16du:dateUtc="2026-09-22T16:20:00Z"/>
        </w:rPr>
      </w:pPr>
    </w:p>
    <w:p w14:paraId="74D2FF39" w14:textId="77777777" w:rsidR="004D6198" w:rsidRDefault="004D6198" w:rsidP="004D6198">
      <w:pPr>
        <w:pStyle w:val="BodyText"/>
        <w:ind w:left="2136" w:firstLine="696"/>
        <w:jc w:val="both"/>
        <w:rPr>
          <w:del w:id="549" w:author="NAZ, Mamoona (OLDHAM MEDICAL SERVICES)" w:date="2026-09-22T12:20:00Z" w16du:dateUtc="2026-09-22T16:20:00Z"/>
        </w:rPr>
      </w:pPr>
      <w:del w:id="550" w:author="NAZ, Mamoona (OLDHAM MEDICAL SERVICES)" w:date="2026-09-22T12:20:00Z" w16du:dateUtc="2026-09-22T16:20:00Z">
        <w:r>
          <w:delText>Zdôvodnenie osobitného zreteľa:</w:delText>
        </w:r>
      </w:del>
    </w:p>
    <w:p w14:paraId="5D961E3F" w14:textId="77777777" w:rsidR="004D6198" w:rsidRDefault="004D6198" w:rsidP="004D6198">
      <w:pPr>
        <w:pStyle w:val="Bezriadkovania2"/>
        <w:ind w:left="2832" w:firstLine="708"/>
        <w:jc w:val="both"/>
        <w:rPr>
          <w:del w:id="551" w:author="NAZ, Mamoona (OLDHAM MEDICAL SERVICES)" w:date="2026-09-22T12:20:00Z" w16du:dateUtc="2026-09-22T16:20:00Z"/>
          <w:rFonts w:ascii="Times New Roman" w:hAnsi="Times New Roman"/>
        </w:rPr>
      </w:pPr>
    </w:p>
    <w:p w14:paraId="63135058" w14:textId="77777777" w:rsidR="004D6198" w:rsidRDefault="004D6198" w:rsidP="004D6198">
      <w:pPr>
        <w:pStyle w:val="Bezriadkovania2"/>
        <w:jc w:val="both"/>
        <w:rPr>
          <w:del w:id="552" w:author="NAZ, Mamoona (OLDHAM MEDICAL SERVICES)" w:date="2026-09-22T12:20:00Z" w16du:dateUtc="2026-09-22T16:20:00Z"/>
          <w:rFonts w:ascii="Times New Roman" w:hAnsi="Times New Roman"/>
        </w:rPr>
      </w:pPr>
      <w:del w:id="553" w:author="NAZ, Mamoona (OLDHAM MEDICAL SERVICES)" w:date="2026-09-22T12:20:00Z" w16du:dateUtc="2026-09-22T16:20:00Z">
        <w:r>
          <w:rPr>
            <w:rFonts w:ascii="Times New Roman" w:hAnsi="Times New Roman"/>
          </w:rPr>
          <w:delText xml:space="preserve">Uvedené nehnuteľnosti kupujúci užívajú ako zastavanú plochu.  Prevádzané nehnuteľnosti užívajú  od roku 1960. </w:delText>
        </w:r>
      </w:del>
    </w:p>
    <w:p w14:paraId="76FE2AAA" w14:textId="77777777" w:rsidR="004D6198" w:rsidRDefault="004D6198" w:rsidP="004D6198">
      <w:pPr>
        <w:pStyle w:val="Zakladnystyl"/>
        <w:jc w:val="center"/>
        <w:rPr>
          <w:del w:id="554" w:author="NAZ, Mamoona (OLDHAM MEDICAL SERVICES)" w:date="2026-09-22T12:20:00Z" w16du:dateUtc="2026-09-22T16:20:00Z"/>
          <w:sz w:val="28"/>
          <w:szCs w:val="28"/>
        </w:rPr>
      </w:pPr>
    </w:p>
    <w:p w14:paraId="0FB7AEC7" w14:textId="77777777" w:rsidR="004D6198" w:rsidRDefault="004D6198" w:rsidP="004D6198">
      <w:pPr>
        <w:pStyle w:val="Zakladnystyl"/>
        <w:jc w:val="center"/>
        <w:rPr>
          <w:del w:id="555" w:author="NAZ, Mamoona (OLDHAM MEDICAL SERVICES)" w:date="2026-09-22T12:20:00Z" w16du:dateUtc="2026-09-22T16:20:00Z"/>
          <w:sz w:val="28"/>
          <w:szCs w:val="28"/>
        </w:rPr>
      </w:pPr>
    </w:p>
    <w:p w14:paraId="14B8B4E1" w14:textId="77777777" w:rsidR="004D6198" w:rsidRDefault="004D6198" w:rsidP="004D6198">
      <w:pPr>
        <w:pStyle w:val="Zakladnystyl"/>
        <w:rPr>
          <w:del w:id="556" w:author="NAZ, Mamoona (OLDHAM MEDICAL SERVICES)" w:date="2026-09-22T12:20:00Z" w16du:dateUtc="2026-09-22T16:20:00Z"/>
          <w:sz w:val="22"/>
          <w:szCs w:val="22"/>
        </w:rPr>
      </w:pPr>
      <w:del w:id="557" w:author="NAZ, Mamoona (OLDHAM MEDICAL SERVICES)" w:date="2026-09-22T12:20:00Z" w16du:dateUtc="2026-09-22T16:20:00Z">
        <w:r w:rsidRPr="00050AD2">
          <w:rPr>
            <w:sz w:val="22"/>
            <w:szCs w:val="22"/>
          </w:rPr>
          <w:delText>Z</w:delText>
        </w:r>
        <w:r>
          <w:rPr>
            <w:sz w:val="22"/>
            <w:szCs w:val="22"/>
          </w:rPr>
          <w:delText>a správnosť vyhotovenia</w:delText>
        </w:r>
      </w:del>
    </w:p>
    <w:p w14:paraId="0CFFD224" w14:textId="77777777" w:rsidR="004D6198" w:rsidRPr="00050AD2" w:rsidRDefault="004D6198" w:rsidP="004D6198">
      <w:pPr>
        <w:pStyle w:val="Zakladnystyl"/>
        <w:rPr>
          <w:del w:id="558" w:author="NAZ, Mamoona (OLDHAM MEDICAL SERVICES)" w:date="2026-09-22T12:20:00Z" w16du:dateUtc="2026-09-22T16:20:00Z"/>
          <w:sz w:val="22"/>
          <w:szCs w:val="22"/>
        </w:rPr>
      </w:pPr>
      <w:del w:id="559" w:author="NAZ, Mamoona (OLDHAM MEDICAL SERVICES)" w:date="2026-09-22T12:20:00Z" w16du:dateUtc="2026-09-22T16:20:00Z">
        <w:r>
          <w:rPr>
            <w:sz w:val="22"/>
            <w:szCs w:val="22"/>
          </w:rPr>
          <w:delText>zodpovedá: Ing. Jana Gallová</w:delText>
        </w:r>
      </w:del>
    </w:p>
    <w:p w14:paraId="4D2D5D9C" w14:textId="77777777" w:rsidR="004D6198" w:rsidRDefault="004D6198" w:rsidP="004D6198">
      <w:pPr>
        <w:pStyle w:val="Zakladnystyl"/>
        <w:ind w:left="5664" w:firstLine="708"/>
        <w:jc w:val="both"/>
        <w:rPr>
          <w:del w:id="560" w:author="NAZ, Mamoona (OLDHAM MEDICAL SERVICES)" w:date="2026-09-22T12:20:00Z" w16du:dateUtc="2026-09-22T16:20:00Z"/>
          <w:sz w:val="28"/>
          <w:szCs w:val="28"/>
        </w:rPr>
      </w:pPr>
      <w:del w:id="561" w:author="NAZ, Mamoona (OLDHAM MEDICAL SERVICES)" w:date="2026-09-22T12:20:00Z" w16du:dateUtc="2026-09-22T16:20:00Z">
        <w:r>
          <w:rPr>
            <w:sz w:val="28"/>
            <w:szCs w:val="28"/>
          </w:rPr>
          <w:delText>Ing. Dušan Gallo</w:delText>
        </w:r>
      </w:del>
    </w:p>
    <w:p w14:paraId="606CFBCB" w14:textId="77777777" w:rsidR="004D6198" w:rsidRDefault="004D6198" w:rsidP="004D6198">
      <w:pPr>
        <w:pStyle w:val="Zakladnystyl"/>
        <w:ind w:left="5664" w:firstLine="708"/>
        <w:jc w:val="both"/>
        <w:rPr>
          <w:del w:id="562" w:author="NAZ, Mamoona (OLDHAM MEDICAL SERVICES)" w:date="2026-09-22T12:20:00Z" w16du:dateUtc="2026-09-22T16:20:00Z"/>
          <w:sz w:val="28"/>
          <w:szCs w:val="28"/>
        </w:rPr>
      </w:pPr>
      <w:del w:id="563" w:author="NAZ, Mamoona (OLDHAM MEDICAL SERVICES)" w:date="2026-09-22T12:20:00Z" w16du:dateUtc="2026-09-22T16:20:00Z">
        <w:r>
          <w:rPr>
            <w:sz w:val="28"/>
            <w:szCs w:val="28"/>
          </w:rPr>
          <w:delText>Starosta obce</w:delText>
        </w:r>
        <w:r>
          <w:rPr>
            <w:sz w:val="28"/>
            <w:szCs w:val="28"/>
          </w:rPr>
          <w:tab/>
        </w:r>
      </w:del>
    </w:p>
    <w:p w14:paraId="50047795" w14:textId="77777777" w:rsidR="004D6198" w:rsidRDefault="004D6198" w:rsidP="004D6198">
      <w:pPr>
        <w:pStyle w:val="Zakladnystyl"/>
        <w:ind w:left="5664" w:firstLine="708"/>
        <w:jc w:val="both"/>
        <w:rPr>
          <w:del w:id="564" w:author="NAZ, Mamoona (OLDHAM MEDICAL SERVICES)" w:date="2026-09-22T12:20:00Z" w16du:dateUtc="2026-09-22T16:20:00Z"/>
          <w:sz w:val="28"/>
          <w:szCs w:val="28"/>
        </w:rPr>
      </w:pPr>
    </w:p>
    <w:p w14:paraId="566C6AFD" w14:textId="77777777" w:rsidR="004D6198" w:rsidRDefault="004D6198" w:rsidP="004D6198">
      <w:pPr>
        <w:pStyle w:val="Zakladnystyl"/>
        <w:ind w:left="5664" w:firstLine="708"/>
        <w:jc w:val="both"/>
        <w:rPr>
          <w:del w:id="565" w:author="NAZ, Mamoona (OLDHAM MEDICAL SERVICES)" w:date="2026-09-22T12:20:00Z" w16du:dateUtc="2026-09-22T16:20:00Z"/>
          <w:sz w:val="28"/>
          <w:szCs w:val="28"/>
        </w:rPr>
      </w:pPr>
    </w:p>
    <w:p w14:paraId="18516047" w14:textId="77777777" w:rsidR="004D6198" w:rsidRDefault="004D6198" w:rsidP="004D6198">
      <w:pPr>
        <w:pStyle w:val="Zakladnystyl"/>
        <w:ind w:left="5664" w:firstLine="708"/>
        <w:jc w:val="both"/>
        <w:rPr>
          <w:del w:id="566" w:author="NAZ, Mamoona (OLDHAM MEDICAL SERVICES)" w:date="2026-09-22T12:20:00Z" w16du:dateUtc="2026-09-22T16:20:00Z"/>
          <w:sz w:val="28"/>
          <w:szCs w:val="28"/>
        </w:rPr>
      </w:pPr>
    </w:p>
    <w:p w14:paraId="04E73AA5" w14:textId="77777777" w:rsidR="00D13C8F" w:rsidRPr="006F1C2D" w:rsidRDefault="00D13C8F" w:rsidP="006F1C2D">
      <w:pPr>
        <w:rPr>
          <w:b/>
          <w:rPrChange w:id="567" w:author="NAZ, Mamoona (OLDHAM MEDICAL SERVICES)" w:date="2026-09-22T12:20:00Z" w16du:dateUtc="2026-09-22T16:20:00Z">
            <w:rPr>
              <w:sz w:val="28"/>
              <w:szCs w:val="28"/>
            </w:rPr>
          </w:rPrChange>
        </w:rPr>
        <w:pPrChange w:id="568" w:author="NAZ, Mamoona (OLDHAM MEDICAL SERVICES)" w:date="2026-09-22T12:20:00Z" w16du:dateUtc="2026-09-22T16:20:00Z">
          <w:pPr>
            <w:pStyle w:val="Zakladnystyl"/>
            <w:ind w:left="5664" w:firstLine="708"/>
            <w:jc w:val="center"/>
          </w:pPr>
        </w:pPrChange>
      </w:pPr>
    </w:p>
    <w:sectPr w:rsidR="00D13C8F" w:rsidRPr="006F1C2D">
      <w:pgSz w:w="11906" w:h="16838"/>
      <w:pgMar w:top="1440" w:right="1440" w:bottom="1440" w:left="1440" w:header="708" w:footer="708" w:gutter="0"/>
      <w:cols w:space="708"/>
      <w:docGrid w:linePitch="360"/>
      <w:sectPrChange w:id="569" w:author="NAZ, Mamoona (OLDHAM MEDICAL SERVICES)" w:date="2026-09-22T12:20:00Z" w16du:dateUtc="2026-09-22T16:20:00Z">
        <w:sectPr w:rsidR="00D13C8F" w:rsidRPr="006F1C2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442D4"/>
    <w:multiLevelType w:val="multilevel"/>
    <w:tmpl w:val="BD480690"/>
    <w:lvl w:ilvl="0">
      <w:start w:val="1"/>
      <w:numFmt w:val="upperLetter"/>
      <w:pStyle w:val="Heading1"/>
      <w:lvlText w:val="%1."/>
      <w:lvlJc w:val="left"/>
      <w:pPr>
        <w:tabs>
          <w:tab w:val="num" w:pos="567"/>
        </w:tabs>
        <w:ind w:left="567" w:hanging="567"/>
      </w:pPr>
      <w:rPr>
        <w:rFonts w:ascii="Times New Roman" w:eastAsia="Times New Roman" w:hAnsi="Times New Roman" w:cs="Times New Roman"/>
        <w:b/>
        <w:bCs/>
        <w:i w:val="0"/>
        <w:iCs w:val="0"/>
        <w:sz w:val="28"/>
        <w:szCs w:val="28"/>
      </w:rPr>
    </w:lvl>
    <w:lvl w:ilvl="1">
      <w:start w:val="1"/>
      <w:numFmt w:val="decimal"/>
      <w:pStyle w:val="Heading2"/>
      <w:lvlText w:val="%1.%2."/>
      <w:lvlJc w:val="left"/>
      <w:pPr>
        <w:tabs>
          <w:tab w:val="num" w:pos="1418"/>
        </w:tabs>
        <w:ind w:left="1418" w:hanging="851"/>
      </w:pPr>
      <w:rPr>
        <w:rFonts w:ascii="Times New Roman" w:hAnsi="Times New Roman" w:cs="Times New Roman" w:hint="default"/>
        <w:b w:val="0"/>
        <w:bCs w:val="0"/>
        <w:i w:val="0"/>
        <w:iCs w:val="0"/>
        <w:sz w:val="24"/>
        <w:szCs w:val="24"/>
      </w:rPr>
    </w:lvl>
    <w:lvl w:ilvl="2">
      <w:start w:val="1"/>
      <w:numFmt w:val="none"/>
      <w:lvlRestart w:val="0"/>
      <w:pStyle w:val="Heading3"/>
      <w:lvlText w:val=""/>
      <w:lvlJc w:val="left"/>
      <w:pPr>
        <w:tabs>
          <w:tab w:val="num" w:pos="1418"/>
        </w:tabs>
        <w:ind w:left="1418" w:hanging="851"/>
      </w:pPr>
      <w:rPr>
        <w:rFonts w:ascii="Times New Roman" w:hAnsi="Times New Roman" w:cs="Times New Roman" w:hint="default"/>
        <w:b w:val="0"/>
        <w:bCs w:val="0"/>
        <w:i w:val="0"/>
        <w:iCs w:val="0"/>
        <w:sz w:val="24"/>
        <w:szCs w:val="24"/>
      </w:rPr>
    </w:lvl>
    <w:lvl w:ilvl="3">
      <w:start w:val="1"/>
      <w:numFmt w:val="none"/>
      <w:pStyle w:val="Heading4"/>
      <w:lvlText w:val="%4"/>
      <w:lvlJc w:val="left"/>
      <w:pPr>
        <w:tabs>
          <w:tab w:val="num" w:pos="1418"/>
        </w:tabs>
        <w:ind w:left="1418" w:hanging="1418"/>
      </w:pPr>
      <w:rPr>
        <w:rFonts w:ascii="Times New Roman" w:hAnsi="Times New Roman" w:cs="Times New Roman" w:hint="default"/>
        <w:b w:val="0"/>
        <w:bCs w:val="0"/>
        <w:i/>
        <w:iCs/>
        <w:sz w:val="24"/>
        <w:szCs w:val="24"/>
      </w:rPr>
    </w:lvl>
    <w:lvl w:ilvl="4">
      <w:start w:val="1"/>
      <w:numFmt w:val="decimal"/>
      <w:pStyle w:val="Heading5"/>
      <w:lvlText w:val="(%5)"/>
      <w:lvlJc w:val="left"/>
      <w:pPr>
        <w:tabs>
          <w:tab w:val="num" w:pos="3240"/>
        </w:tabs>
        <w:ind w:left="2880"/>
      </w:pPr>
    </w:lvl>
    <w:lvl w:ilvl="5">
      <w:start w:val="1"/>
      <w:numFmt w:val="lowerLetter"/>
      <w:pStyle w:val="Heading6"/>
      <w:lvlText w:val="(%6)"/>
      <w:lvlJc w:val="left"/>
      <w:pPr>
        <w:tabs>
          <w:tab w:val="num" w:pos="3960"/>
        </w:tabs>
        <w:ind w:left="3600"/>
      </w:pPr>
    </w:lvl>
    <w:lvl w:ilvl="6">
      <w:start w:val="1"/>
      <w:numFmt w:val="lowerRoman"/>
      <w:pStyle w:val="Heading7"/>
      <w:lvlText w:val="(%7)"/>
      <w:lvlJc w:val="left"/>
      <w:pPr>
        <w:tabs>
          <w:tab w:val="num" w:pos="4680"/>
        </w:tabs>
        <w:ind w:left="4320"/>
      </w:pPr>
    </w:lvl>
    <w:lvl w:ilvl="7">
      <w:start w:val="1"/>
      <w:numFmt w:val="lowerLetter"/>
      <w:pStyle w:val="Heading8"/>
      <w:lvlText w:val="(%8)"/>
      <w:lvlJc w:val="left"/>
      <w:pPr>
        <w:tabs>
          <w:tab w:val="num" w:pos="5400"/>
        </w:tabs>
        <w:ind w:left="5040"/>
      </w:pPr>
    </w:lvl>
    <w:lvl w:ilvl="8">
      <w:start w:val="1"/>
      <w:numFmt w:val="lowerRoman"/>
      <w:pStyle w:val="Heading9"/>
      <w:lvlText w:val="(%9)"/>
      <w:lvlJc w:val="left"/>
      <w:pPr>
        <w:tabs>
          <w:tab w:val="num" w:pos="6120"/>
        </w:tabs>
        <w:ind w:left="5760"/>
      </w:pPr>
    </w:lvl>
  </w:abstractNum>
  <w:abstractNum w:abstractNumId="2" w15:restartNumberingAfterBreak="0">
    <w:nsid w:val="1CA77890"/>
    <w:multiLevelType w:val="hybridMultilevel"/>
    <w:tmpl w:val="04A0D29A"/>
    <w:lvl w:ilvl="0" w:tplc="ECBEBC94">
      <w:numFmt w:val="bullet"/>
      <w:lvlText w:val="-"/>
      <w:lvlJc w:val="left"/>
      <w:pPr>
        <w:ind w:left="1778" w:hanging="360"/>
      </w:pPr>
      <w:rPr>
        <w:rFonts w:ascii="Times New Roman" w:eastAsia="Arial Unicode MS" w:hAnsi="Times New Roman" w:cs="Times New Roman" w:hint="default"/>
      </w:rPr>
    </w:lvl>
    <w:lvl w:ilvl="1" w:tplc="041B0003" w:tentative="1">
      <w:start w:val="1"/>
      <w:numFmt w:val="bullet"/>
      <w:lvlText w:val="o"/>
      <w:lvlJc w:val="left"/>
      <w:pPr>
        <w:ind w:left="2498" w:hanging="360"/>
      </w:pPr>
      <w:rPr>
        <w:rFonts w:ascii="Courier New" w:hAnsi="Courier New" w:cs="Courier New" w:hint="default"/>
      </w:rPr>
    </w:lvl>
    <w:lvl w:ilvl="2" w:tplc="041B0005" w:tentative="1">
      <w:start w:val="1"/>
      <w:numFmt w:val="bullet"/>
      <w:lvlText w:val=""/>
      <w:lvlJc w:val="left"/>
      <w:pPr>
        <w:ind w:left="3218" w:hanging="360"/>
      </w:pPr>
      <w:rPr>
        <w:rFonts w:ascii="Wingdings" w:hAnsi="Wingdings" w:hint="default"/>
      </w:rPr>
    </w:lvl>
    <w:lvl w:ilvl="3" w:tplc="041B0001" w:tentative="1">
      <w:start w:val="1"/>
      <w:numFmt w:val="bullet"/>
      <w:lvlText w:val=""/>
      <w:lvlJc w:val="left"/>
      <w:pPr>
        <w:ind w:left="3938" w:hanging="360"/>
      </w:pPr>
      <w:rPr>
        <w:rFonts w:ascii="Symbol" w:hAnsi="Symbol" w:hint="default"/>
      </w:rPr>
    </w:lvl>
    <w:lvl w:ilvl="4" w:tplc="041B0003" w:tentative="1">
      <w:start w:val="1"/>
      <w:numFmt w:val="bullet"/>
      <w:lvlText w:val="o"/>
      <w:lvlJc w:val="left"/>
      <w:pPr>
        <w:ind w:left="4658" w:hanging="360"/>
      </w:pPr>
      <w:rPr>
        <w:rFonts w:ascii="Courier New" w:hAnsi="Courier New" w:cs="Courier New" w:hint="default"/>
      </w:rPr>
    </w:lvl>
    <w:lvl w:ilvl="5" w:tplc="041B0005" w:tentative="1">
      <w:start w:val="1"/>
      <w:numFmt w:val="bullet"/>
      <w:lvlText w:val=""/>
      <w:lvlJc w:val="left"/>
      <w:pPr>
        <w:ind w:left="5378" w:hanging="360"/>
      </w:pPr>
      <w:rPr>
        <w:rFonts w:ascii="Wingdings" w:hAnsi="Wingdings" w:hint="default"/>
      </w:rPr>
    </w:lvl>
    <w:lvl w:ilvl="6" w:tplc="041B0001" w:tentative="1">
      <w:start w:val="1"/>
      <w:numFmt w:val="bullet"/>
      <w:lvlText w:val=""/>
      <w:lvlJc w:val="left"/>
      <w:pPr>
        <w:ind w:left="6098" w:hanging="360"/>
      </w:pPr>
      <w:rPr>
        <w:rFonts w:ascii="Symbol" w:hAnsi="Symbol" w:hint="default"/>
      </w:rPr>
    </w:lvl>
    <w:lvl w:ilvl="7" w:tplc="041B0003" w:tentative="1">
      <w:start w:val="1"/>
      <w:numFmt w:val="bullet"/>
      <w:lvlText w:val="o"/>
      <w:lvlJc w:val="left"/>
      <w:pPr>
        <w:ind w:left="6818" w:hanging="360"/>
      </w:pPr>
      <w:rPr>
        <w:rFonts w:ascii="Courier New" w:hAnsi="Courier New" w:cs="Courier New" w:hint="default"/>
      </w:rPr>
    </w:lvl>
    <w:lvl w:ilvl="8" w:tplc="041B0005" w:tentative="1">
      <w:start w:val="1"/>
      <w:numFmt w:val="bullet"/>
      <w:lvlText w:val=""/>
      <w:lvlJc w:val="left"/>
      <w:pPr>
        <w:ind w:left="7538" w:hanging="360"/>
      </w:pPr>
      <w:rPr>
        <w:rFonts w:ascii="Wingdings" w:hAnsi="Wingdings" w:hint="default"/>
      </w:rPr>
    </w:lvl>
  </w:abstractNum>
  <w:num w:numId="1" w16cid:durableId="793016782">
    <w:abstractNumId w:val="1"/>
  </w:num>
  <w:num w:numId="2" w16cid:durableId="1416364683">
    <w:abstractNumId w:val="1"/>
    <w:lvlOverride w:ilvl="0">
      <w:startOverride w:val="1"/>
    </w:lvlOverride>
  </w:num>
  <w:num w:numId="3" w16cid:durableId="1924223277">
    <w:abstractNumId w:val="1"/>
    <w:lvlOverride w:ilvl="0">
      <w:startOverride w:val="1"/>
    </w:lvlOverride>
  </w:num>
  <w:num w:numId="4" w16cid:durableId="804741520">
    <w:abstractNumId w:val="1"/>
    <w:lvlOverride w:ilvl="0">
      <w:startOverride w:val="1"/>
    </w:lvlOverride>
  </w:num>
  <w:num w:numId="5" w16cid:durableId="342628345">
    <w:abstractNumId w:val="1"/>
    <w:lvlOverride w:ilvl="0">
      <w:startOverride w:val="1"/>
    </w:lvlOverride>
  </w:num>
  <w:num w:numId="6" w16cid:durableId="1244531072">
    <w:abstractNumId w:val="1"/>
    <w:lvlOverride w:ilvl="0">
      <w:startOverride w:val="1"/>
    </w:lvlOverride>
  </w:num>
  <w:num w:numId="7" w16cid:durableId="1829443137">
    <w:abstractNumId w:val="1"/>
    <w:lvlOverride w:ilvl="0">
      <w:startOverride w:val="1"/>
    </w:lvlOverride>
  </w:num>
  <w:num w:numId="8" w16cid:durableId="136190559">
    <w:abstractNumId w:val="2"/>
  </w:num>
  <w:num w:numId="9"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E615C"/>
    <w:rsid w:val="00050AD2"/>
    <w:rsid w:val="0008331C"/>
    <w:rsid w:val="0021192C"/>
    <w:rsid w:val="00254AB7"/>
    <w:rsid w:val="00305092"/>
    <w:rsid w:val="003740F4"/>
    <w:rsid w:val="003D2C93"/>
    <w:rsid w:val="00470E64"/>
    <w:rsid w:val="00487912"/>
    <w:rsid w:val="004D6198"/>
    <w:rsid w:val="00677B90"/>
    <w:rsid w:val="006E4FA7"/>
    <w:rsid w:val="006F1C2D"/>
    <w:rsid w:val="00796251"/>
    <w:rsid w:val="00875E83"/>
    <w:rsid w:val="009337CB"/>
    <w:rsid w:val="009E5C7F"/>
    <w:rsid w:val="00A07AED"/>
    <w:rsid w:val="00A73741"/>
    <w:rsid w:val="00A8494F"/>
    <w:rsid w:val="00B925A0"/>
    <w:rsid w:val="00C2106F"/>
    <w:rsid w:val="00C834E0"/>
    <w:rsid w:val="00CB0013"/>
    <w:rsid w:val="00CE6CA9"/>
    <w:rsid w:val="00CF71D7"/>
    <w:rsid w:val="00D13C8F"/>
    <w:rsid w:val="00D84A10"/>
    <w:rsid w:val="00D9656B"/>
    <w:rsid w:val="00DC0ED4"/>
    <w:rsid w:val="00EB76BC"/>
    <w:rsid w:val="00F0476A"/>
    <w:rsid w:val="00F26689"/>
    <w:rsid w:val="00F41C3B"/>
    <w:rsid w:val="00F938F0"/>
    <w:rsid w:val="00F977F1"/>
    <w:rsid w:val="00FB7E3E"/>
    <w:rsid w:val="00FD25EC"/>
    <w:rsid w:val="00FD7208"/>
    <w:rsid w:val="00FE615C"/>
    <w:rsid w:val="00FF174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20:00Z">
        <w:pPr/>
      </w:pPrChange>
    </w:pPr>
    <w:rPr>
      <w:rFonts w:cs="Times New Roman"/>
      <w:sz w:val="24"/>
      <w:szCs w:val="24"/>
      <w:lang w:val="en-GB"/>
      <w:rPrChange w:id="0" w:author="NAZ, Mamoona (OLDHAM MEDICAL SERVICES)" w:date="2026-09-22T12:20:00Z">
        <w:rPr>
          <w:sz w:val="24"/>
          <w:szCs w:val="24"/>
          <w:lang w:val="sk-SK" w:eastAsia="sk-SK" w:bidi="ar-SA"/>
        </w:rPr>
      </w:rPrChange>
    </w:rPr>
  </w:style>
  <w:style w:type="paragraph" w:styleId="Heading1">
    <w:name w:val="heading 1"/>
    <w:basedOn w:val="Normal"/>
    <w:next w:val="Normal"/>
    <w:link w:val="Heading1Char"/>
    <w:qFormat/>
    <w:rsid w:val="00FE615C"/>
    <w:pPr>
      <w:keepNext/>
      <w:numPr>
        <w:numId w:val="1"/>
      </w:numPr>
      <w:spacing w:before="360"/>
      <w:outlineLvl w:val="0"/>
    </w:pPr>
    <w:rPr>
      <w:rFonts w:eastAsia="Arial Unicode MS"/>
      <w:b/>
      <w:bCs/>
      <w:kern w:val="32"/>
      <w:sz w:val="28"/>
      <w:szCs w:val="28"/>
    </w:rPr>
  </w:style>
  <w:style w:type="paragraph" w:styleId="Heading2">
    <w:name w:val="heading 2"/>
    <w:basedOn w:val="Normal"/>
    <w:link w:val="Heading2Char"/>
    <w:qFormat/>
    <w:rsid w:val="00FE615C"/>
    <w:pPr>
      <w:numPr>
        <w:ilvl w:val="1"/>
        <w:numId w:val="1"/>
      </w:numPr>
      <w:spacing w:before="120"/>
      <w:jc w:val="both"/>
      <w:outlineLvl w:val="1"/>
    </w:pPr>
    <w:rPr>
      <w:rFonts w:eastAsia="Arial Unicode MS"/>
    </w:rPr>
  </w:style>
  <w:style w:type="paragraph" w:styleId="Heading3">
    <w:name w:val="heading 3"/>
    <w:basedOn w:val="Normal"/>
    <w:link w:val="Heading3Char"/>
    <w:qFormat/>
    <w:rsid w:val="00FE615C"/>
    <w:pPr>
      <w:keepNext/>
      <w:numPr>
        <w:ilvl w:val="2"/>
        <w:numId w:val="1"/>
      </w:numPr>
      <w:spacing w:before="120"/>
      <w:ind w:left="2269"/>
      <w:outlineLvl w:val="2"/>
    </w:pPr>
    <w:rPr>
      <w:rFonts w:eastAsia="Arial Unicode MS"/>
    </w:rPr>
  </w:style>
  <w:style w:type="paragraph" w:styleId="Heading4">
    <w:name w:val="heading 4"/>
    <w:basedOn w:val="Normal"/>
    <w:next w:val="Heading2"/>
    <w:link w:val="Heading4Char"/>
    <w:qFormat/>
    <w:rsid w:val="00FE615C"/>
    <w:pPr>
      <w:numPr>
        <w:ilvl w:val="3"/>
        <w:numId w:val="1"/>
      </w:numPr>
      <w:spacing w:before="120" w:after="120"/>
      <w:outlineLvl w:val="3"/>
    </w:pPr>
    <w:rPr>
      <w:rFonts w:eastAsia="Arial Unicode MS"/>
      <w:i/>
      <w:iCs/>
    </w:rPr>
  </w:style>
  <w:style w:type="paragraph" w:styleId="Heading5">
    <w:name w:val="heading 5"/>
    <w:basedOn w:val="Normal"/>
    <w:next w:val="Normal"/>
    <w:link w:val="Heading5Char"/>
    <w:qFormat/>
    <w:rsid w:val="00FE615C"/>
    <w:pPr>
      <w:numPr>
        <w:ilvl w:val="4"/>
        <w:numId w:val="1"/>
      </w:numPr>
      <w:spacing w:before="240" w:after="60"/>
      <w:outlineLvl w:val="4"/>
    </w:pPr>
    <w:rPr>
      <w:rFonts w:eastAsia="Arial Unicode MS"/>
      <w:b/>
      <w:bCs/>
      <w:i/>
      <w:iCs/>
      <w:sz w:val="26"/>
      <w:szCs w:val="26"/>
    </w:rPr>
  </w:style>
  <w:style w:type="paragraph" w:styleId="Heading6">
    <w:name w:val="heading 6"/>
    <w:basedOn w:val="Normal"/>
    <w:next w:val="Normal"/>
    <w:link w:val="Heading6Char"/>
    <w:qFormat/>
    <w:rsid w:val="00FE615C"/>
    <w:pPr>
      <w:numPr>
        <w:ilvl w:val="5"/>
        <w:numId w:val="1"/>
      </w:numPr>
      <w:spacing w:before="240" w:after="60"/>
      <w:outlineLvl w:val="5"/>
    </w:pPr>
    <w:rPr>
      <w:rFonts w:eastAsia="Arial Unicode MS"/>
      <w:b/>
      <w:bCs/>
      <w:sz w:val="22"/>
      <w:szCs w:val="22"/>
    </w:rPr>
  </w:style>
  <w:style w:type="paragraph" w:styleId="Heading7">
    <w:name w:val="heading 7"/>
    <w:basedOn w:val="Normal"/>
    <w:next w:val="Normal"/>
    <w:link w:val="Heading7Char"/>
    <w:qFormat/>
    <w:rsid w:val="00FE615C"/>
    <w:pPr>
      <w:numPr>
        <w:ilvl w:val="6"/>
        <w:numId w:val="1"/>
      </w:numPr>
      <w:spacing w:before="240" w:after="60"/>
      <w:outlineLvl w:val="6"/>
    </w:pPr>
  </w:style>
  <w:style w:type="paragraph" w:styleId="Heading8">
    <w:name w:val="heading 8"/>
    <w:basedOn w:val="Normal"/>
    <w:next w:val="Normal"/>
    <w:link w:val="Heading8Char"/>
    <w:qFormat/>
    <w:rsid w:val="00FE615C"/>
    <w:pPr>
      <w:numPr>
        <w:ilvl w:val="7"/>
        <w:numId w:val="1"/>
      </w:numPr>
      <w:spacing w:before="240" w:after="60"/>
      <w:outlineLvl w:val="7"/>
    </w:pPr>
    <w:rPr>
      <w:i/>
      <w:iCs/>
    </w:rPr>
  </w:style>
  <w:style w:type="paragraph" w:styleId="Heading9">
    <w:name w:val="heading 9"/>
    <w:basedOn w:val="Normal"/>
    <w:next w:val="Normal"/>
    <w:link w:val="Heading9Char"/>
    <w:qFormat/>
    <w:rsid w:val="00FE615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615C"/>
    <w:rPr>
      <w:rFonts w:ascii="Times New Roman" w:eastAsia="Arial Unicode MS" w:hAnsi="Times New Roman" w:cs="Times New Roman"/>
      <w:b/>
      <w:bCs/>
      <w:kern w:val="32"/>
      <w:sz w:val="28"/>
      <w:szCs w:val="28"/>
      <w:lang w:eastAsia="sk-SK"/>
    </w:rPr>
  </w:style>
  <w:style w:type="character" w:customStyle="1" w:styleId="Heading2Char">
    <w:name w:val="Heading 2 Char"/>
    <w:basedOn w:val="DefaultParagraphFont"/>
    <w:link w:val="Heading2"/>
    <w:rsid w:val="00FE615C"/>
    <w:rPr>
      <w:rFonts w:ascii="Times New Roman" w:eastAsia="Arial Unicode MS" w:hAnsi="Times New Roman" w:cs="Times New Roman"/>
      <w:sz w:val="24"/>
      <w:szCs w:val="24"/>
      <w:lang w:eastAsia="sk-SK"/>
    </w:rPr>
  </w:style>
  <w:style w:type="character" w:customStyle="1" w:styleId="Heading3Char">
    <w:name w:val="Heading 3 Char"/>
    <w:basedOn w:val="DefaultParagraphFont"/>
    <w:link w:val="Heading3"/>
    <w:rsid w:val="00FE615C"/>
    <w:rPr>
      <w:rFonts w:ascii="Times New Roman" w:eastAsia="Arial Unicode MS" w:hAnsi="Times New Roman" w:cs="Times New Roman"/>
      <w:sz w:val="24"/>
      <w:szCs w:val="24"/>
      <w:lang w:eastAsia="sk-SK"/>
    </w:rPr>
  </w:style>
  <w:style w:type="character" w:customStyle="1" w:styleId="Heading4Char">
    <w:name w:val="Heading 4 Char"/>
    <w:basedOn w:val="DefaultParagraphFont"/>
    <w:link w:val="Heading4"/>
    <w:rsid w:val="00FE615C"/>
    <w:rPr>
      <w:rFonts w:ascii="Times New Roman" w:eastAsia="Arial Unicode MS" w:hAnsi="Times New Roman" w:cs="Times New Roman"/>
      <w:i/>
      <w:iCs/>
      <w:sz w:val="24"/>
      <w:szCs w:val="24"/>
      <w:lang w:eastAsia="sk-SK"/>
    </w:rPr>
  </w:style>
  <w:style w:type="character" w:customStyle="1" w:styleId="Heading5Char">
    <w:name w:val="Heading 5 Char"/>
    <w:basedOn w:val="DefaultParagraphFont"/>
    <w:link w:val="Heading5"/>
    <w:rsid w:val="00FE615C"/>
    <w:rPr>
      <w:rFonts w:ascii="Times New Roman" w:eastAsia="Arial Unicode MS" w:hAnsi="Times New Roman" w:cs="Times New Roman"/>
      <w:b/>
      <w:bCs/>
      <w:i/>
      <w:iCs/>
      <w:sz w:val="26"/>
      <w:szCs w:val="26"/>
      <w:lang w:eastAsia="sk-SK"/>
    </w:rPr>
  </w:style>
  <w:style w:type="character" w:customStyle="1" w:styleId="Heading6Char">
    <w:name w:val="Heading 6 Char"/>
    <w:basedOn w:val="DefaultParagraphFont"/>
    <w:link w:val="Heading6"/>
    <w:rsid w:val="00FE615C"/>
    <w:rPr>
      <w:rFonts w:ascii="Times New Roman" w:eastAsia="Arial Unicode MS" w:hAnsi="Times New Roman" w:cs="Times New Roman"/>
      <w:b/>
      <w:bCs/>
      <w:lang w:eastAsia="sk-SK"/>
    </w:rPr>
  </w:style>
  <w:style w:type="character" w:customStyle="1" w:styleId="Heading7Char">
    <w:name w:val="Heading 7 Char"/>
    <w:basedOn w:val="DefaultParagraphFont"/>
    <w:link w:val="Heading7"/>
    <w:rsid w:val="00FE615C"/>
    <w:rPr>
      <w:rFonts w:ascii="Times New Roman" w:eastAsia="Times New Roman" w:hAnsi="Times New Roman" w:cs="Times New Roman"/>
      <w:sz w:val="24"/>
      <w:szCs w:val="24"/>
      <w:lang w:eastAsia="sk-SK"/>
    </w:rPr>
  </w:style>
  <w:style w:type="character" w:customStyle="1" w:styleId="Heading8Char">
    <w:name w:val="Heading 8 Char"/>
    <w:basedOn w:val="DefaultParagraphFont"/>
    <w:link w:val="Heading8"/>
    <w:rsid w:val="00FE615C"/>
    <w:rPr>
      <w:rFonts w:ascii="Times New Roman" w:eastAsia="Times New Roman" w:hAnsi="Times New Roman" w:cs="Times New Roman"/>
      <w:i/>
      <w:iCs/>
      <w:sz w:val="24"/>
      <w:szCs w:val="24"/>
      <w:lang w:eastAsia="sk-SK"/>
    </w:rPr>
  </w:style>
  <w:style w:type="character" w:customStyle="1" w:styleId="Heading9Char">
    <w:name w:val="Heading 9 Char"/>
    <w:basedOn w:val="DefaultParagraphFont"/>
    <w:link w:val="Heading9"/>
    <w:rsid w:val="00FE615C"/>
    <w:rPr>
      <w:rFonts w:ascii="Arial" w:eastAsia="Times New Roman" w:hAnsi="Arial" w:cs="Arial"/>
      <w:lang w:eastAsia="sk-SK"/>
    </w:rPr>
  </w:style>
  <w:style w:type="paragraph" w:styleId="BodyText">
    <w:name w:val="Body Text"/>
    <w:basedOn w:val="Normal"/>
    <w:link w:val="BodyTextChar"/>
    <w:rsid w:val="00FE615C"/>
    <w:pPr>
      <w:widowControl w:val="0"/>
      <w:autoSpaceDE w:val="0"/>
      <w:autoSpaceDN w:val="0"/>
      <w:adjustRightInd w:val="0"/>
    </w:pPr>
    <w:rPr>
      <w:color w:val="000000"/>
      <w:lang w:val="cs-CZ"/>
    </w:rPr>
  </w:style>
  <w:style w:type="character" w:customStyle="1" w:styleId="BodyTextChar">
    <w:name w:val="Body Text Char"/>
    <w:basedOn w:val="DefaultParagraphFont"/>
    <w:link w:val="BodyText"/>
    <w:rsid w:val="00FE615C"/>
    <w:rPr>
      <w:rFonts w:ascii="Times New Roman" w:eastAsia="Times New Roman" w:hAnsi="Times New Roman" w:cs="Times New Roman"/>
      <w:color w:val="000000"/>
      <w:sz w:val="24"/>
      <w:szCs w:val="24"/>
      <w:lang w:val="cs-CZ" w:eastAsia="sk-SK"/>
    </w:rPr>
  </w:style>
  <w:style w:type="paragraph" w:customStyle="1" w:styleId="Vlada">
    <w:name w:val="Vlada"/>
    <w:basedOn w:val="Normal"/>
    <w:rsid w:val="00FE615C"/>
    <w:pPr>
      <w:spacing w:before="480" w:after="120"/>
    </w:pPr>
    <w:rPr>
      <w:b/>
      <w:bCs/>
      <w:sz w:val="32"/>
      <w:szCs w:val="32"/>
    </w:rPr>
  </w:style>
  <w:style w:type="paragraph" w:customStyle="1" w:styleId="Zakladnystyl">
    <w:name w:val="Zakladny styl"/>
    <w:rsid w:val="00FE615C"/>
    <w:pPr>
      <w:spacing w:after="0" w:line="240" w:lineRule="auto"/>
    </w:pPr>
    <w:rPr>
      <w:rFonts w:ascii="Times New Roman" w:eastAsia="Times New Roman" w:hAnsi="Times New Roman" w:cs="Times New Roman"/>
      <w:sz w:val="24"/>
      <w:szCs w:val="24"/>
      <w:lang w:eastAsia="sk-SK"/>
    </w:rPr>
  </w:style>
  <w:style w:type="paragraph" w:customStyle="1" w:styleId="Bezriadkovania2">
    <w:name w:val="Bez riadkovania2"/>
    <w:rsid w:val="00D13C8F"/>
    <w:pPr>
      <w:spacing w:after="0" w:line="240" w:lineRule="auto"/>
    </w:pPr>
    <w:rPr>
      <w:rFonts w:ascii="Calibri" w:eastAsia="Times New Roman" w:hAnsi="Calibri" w:cs="Times New Roman"/>
    </w:rPr>
  </w:style>
  <w:style w:type="paragraph" w:styleId="ListParagraph">
    <w:name w:val="List Paragraph"/>
    <w:basedOn w:val="Normal"/>
    <w:uiPriority w:val="34"/>
    <w:qFormat/>
    <w:rsid w:val="006F1C2D"/>
    <w:pPr>
      <w:ind w:left="720"/>
      <w:contextualSpacing/>
      <w:pPrChange w:id="1" w:author="NAZ, Mamoona (OLDHAM MEDICAL SERVICES)" w:date="2026-09-22T12:20:00Z">
        <w:pPr>
          <w:ind w:left="720"/>
          <w:contextualSpacing/>
        </w:pPr>
      </w:pPrChange>
    </w:pPr>
    <w:rPr>
      <w:rPrChange w:id="1" w:author="NAZ, Mamoona (OLDHAM MEDICAL SERVICES)" w:date="2026-09-22T12:20: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2205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1752</Words>
  <Characters>9989</Characters>
  <Application>Microsoft Office Word</Application>
  <DocSecurity>0</DocSecurity>
  <Lines>83</Lines>
  <Paragraphs>23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 Gallová</dc:creator>
  <cp:lastModifiedBy>Arthur Souza Rodrigues</cp:lastModifiedBy>
  <cp:revision>1</cp:revision>
  <cp:lastPrinted>2015-06-24T07:05:00Z</cp:lastPrinted>
  <dcterms:created xsi:type="dcterms:W3CDTF">2015-04-02T05:46:00Z</dcterms:created>
  <dcterms:modified xsi:type="dcterms:W3CDTF">2026-09-22T16:20:00Z</dcterms:modified>
</cp:coreProperties>
</file>