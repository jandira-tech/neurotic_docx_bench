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8AF7EC" w14:textId="77777777" w:rsidR="00D567B8" w:rsidRDefault="00D567B8">
      <w:pPr>
        <w:rPr>
          <w:rFonts w:ascii="Roboto, sans-serif" w:hAnsi="Roboto, sans-serif"/>
          <w:u w:val="single"/>
          <w:rPrChange w:id="0" w:author="Arthur Souza Rodrigues" w:date="2026-07-10T21:47:00Z" w16du:dateUtc="2026-07-11T01:47:00Z">
            <w:rPr>
              <w:b/>
              <w:bCs/>
            </w:rPr>
          </w:rPrChange>
        </w:rPr>
      </w:pPr>
      <w:r>
        <w:rPr>
          <w:rFonts w:ascii="Roboto, sans-serif" w:hAnsi="Roboto, sans-serif"/>
          <w:u w:val="single"/>
          <w:rPrChange w:id="1" w:author="Arthur Souza Rodrigues" w:date="2026-07-10T21:47:00Z" w16du:dateUtc="2026-07-11T01:47:00Z">
            <w:rPr>
              <w:b/>
              <w:bCs/>
            </w:rPr>
          </w:rPrChange>
        </w:rPr>
        <w:t>file_</w:t>
      </w:r>
      <w:ins w:id="2" w:author="Arthur Souza Rodrigues" w:date="2026-07-10T21:47:00Z" w16du:dateUtc="2026-07-11T01:47:00Z">
        <w:r w:rsidR="00827B1B">
          <w:rPr>
            <w:rFonts w:ascii="Roboto, sans-serif" w:hAnsi="Roboto, sans-serif" w:cs="Roboto, sans-serif"/>
            <w:u w:val="single"/>
          </w:rPr>
          <w:t>113</w:t>
        </w:r>
      </w:ins>
      <w:del w:id="3" w:author="Arthur Souza Rodrigues" w:date="2026-07-10T21:47:00Z" w16du:dateUtc="2026-07-11T01:47:00Z">
        <w:r>
          <w:rPr>
            <w:b/>
            <w:bCs/>
          </w:rPr>
          <w:delText>112</w:delText>
        </w:r>
      </w:del>
      <w:r>
        <w:rPr>
          <w:rFonts w:ascii="Roboto, sans-serif" w:hAnsi="Roboto, sans-serif"/>
          <w:u w:val="single"/>
          <w:rPrChange w:id="4" w:author="Arthur Souza Rodrigues" w:date="2026-07-10T21:47:00Z" w16du:dateUtc="2026-07-11T01:47:00Z">
            <w:rPr>
              <w:b/>
              <w:bCs/>
            </w:rPr>
          </w:rPrChange>
        </w:rPr>
        <w:t>.docx</w:t>
      </w:r>
    </w:p>
    <w:p w14:paraId="7E1CF359" w14:textId="22FFDB40" w:rsidR="005E607D" w:rsidRDefault="00BC1EF4">
      <w:ins w:id="5" w:author="Arthur Souza Rodrigues" w:date="2026-07-10T21:47:00Z" w16du:dateUtc="2026-07-11T01:47:00Z">
        <w:r>
          <w:rPr>
            <w:rFonts w:ascii="Roboto, sans-serif" w:hAnsi="Roboto, sans-serif" w:cs="Roboto, sans-serif"/>
            <w:u w:val="single"/>
          </w:rPr>
          <w:t>Roboto Underline</w:t>
        </w:r>
      </w:ins>
      <w:del w:id="6" w:author="Arthur Souza Rodrigues" w:date="2026-07-10T21:47:00Z" w16du:dateUtc="2026-07-11T01:47:00Z">
        <w:r>
          <w:rPr>
            <w:b/>
            <w:bCs/>
          </w:rPr>
          <w:delText>Double Spacing Bold</w:delText>
        </w:r>
      </w:del>
      <w:r>
        <w:rPr>
          <w:rFonts w:ascii="Roboto, sans-serif" w:hAnsi="Roboto, sans-serif"/>
          <w:u w:val="single"/>
          <w:rPrChange w:id="7" w:author="Arthur Souza Rodrigues" w:date="2026-07-10T21:47:00Z" w16du:dateUtc="2026-07-11T01:47:00Z">
            <w:rPr>
              <w:b/>
              <w:bCs/>
            </w:rPr>
          </w:rPrChange>
        </w:rPr>
        <w:t xml:space="preserve"> Demo</w:t>
      </w:r>
    </w:p>
    <w:p w14:paraId="2484DABB" w14:textId="77777777" w:rsidR="00B72236" w:rsidRDefault="00BC1EF4">
      <w:pPr>
        <w:rPr>
          <w:ins w:id="8" w:author="Arthur Souza Rodrigues" w:date="2026-07-10T21:47:00Z" w16du:dateUtc="2026-07-11T01:47:00Z"/>
        </w:rPr>
      </w:pPr>
      <w:r>
        <w:rPr>
          <w:rFonts w:ascii="Roboto, sans-serif" w:hAnsi="Roboto, sans-serif"/>
          <w:u w:val="single"/>
          <w:rPrChange w:id="9" w:author="Arthur Souza Rodrigues" w:date="2026-07-10T21:47:00Z" w16du:dateUtc="2026-07-11T01:47:00Z">
            <w:rPr>
              <w:b/>
              <w:bCs/>
            </w:rPr>
          </w:rPrChange>
        </w:rPr>
        <w:t xml:space="preserve">This document </w:t>
      </w:r>
      <w:ins w:id="10" w:author="Arthur Souza Rodrigues" w:date="2026-07-10T21:47:00Z" w16du:dateUtc="2026-07-11T01:47:00Z">
        <w:r>
          <w:rPr>
            <w:rFonts w:ascii="Roboto, sans-serif" w:hAnsi="Roboto, sans-serif" w:cs="Roboto, sans-serif"/>
            <w:u w:val="single"/>
          </w:rPr>
          <w:t>shows Roboto font</w:t>
        </w:r>
      </w:ins>
      <w:del w:id="11" w:author="Arthur Souza Rodrigues" w:date="2026-07-10T21:47:00Z" w16du:dateUtc="2026-07-11T01:47:00Z">
        <w:r>
          <w:rPr>
            <w:b/>
            <w:bCs/>
          </w:rPr>
          <w:delText>demonstrates double line spacing</w:delText>
        </w:r>
      </w:del>
      <w:r>
        <w:rPr>
          <w:rFonts w:ascii="Roboto, sans-serif" w:hAnsi="Roboto, sans-serif"/>
          <w:u w:val="single"/>
          <w:rPrChange w:id="12" w:author="Arthur Souza Rodrigues" w:date="2026-07-10T21:47:00Z" w16du:dateUtc="2026-07-11T01:47:00Z">
            <w:rPr>
              <w:b/>
              <w:bCs/>
            </w:rPr>
          </w:rPrChange>
        </w:rPr>
        <w:t xml:space="preserve"> with </w:t>
      </w:r>
      <w:ins w:id="13" w:author="Arthur Souza Rodrigues" w:date="2026-07-10T21:47:00Z" w16du:dateUtc="2026-07-11T01:47:00Z">
        <w:r>
          <w:rPr>
            <w:rFonts w:ascii="Roboto, sans-serif" w:hAnsi="Roboto, sans-serif" w:cs="Roboto, sans-serif"/>
            <w:u w:val="single"/>
          </w:rPr>
          <w:t>underline formatting.</w:t>
        </w:r>
      </w:ins>
    </w:p>
    <w:p w14:paraId="37B0955E" w14:textId="77777777" w:rsidR="005E607D" w:rsidRDefault="00BC1EF4">
      <w:pPr>
        <w:spacing w:line="480" w:lineRule="auto"/>
        <w:rPr>
          <w:del w:id="14" w:author="Arthur Souza Rodrigues" w:date="2026-07-10T21:47:00Z" w16du:dateUtc="2026-07-11T01:47:00Z"/>
        </w:rPr>
      </w:pPr>
      <w:ins w:id="15" w:author="Arthur Souza Rodrigues" w:date="2026-07-10T21:47:00Z" w16du:dateUtc="2026-07-11T01:47:00Z">
        <w:r>
          <w:rPr>
            <w:rFonts w:ascii="Roboto, sans-serif" w:hAnsi="Roboto, sans-serif" w:cs="Roboto, sans-serif"/>
            <w:u w:val="single"/>
          </w:rPr>
          <w:t>Roboto underlined</w:t>
        </w:r>
      </w:ins>
      <w:del w:id="16" w:author="Arthur Souza Rodrigues" w:date="2026-07-10T21:47:00Z" w16du:dateUtc="2026-07-11T01:47:00Z">
        <w:r>
          <w:rPr>
            <w:b/>
            <w:bCs/>
          </w:rPr>
          <w:delText>bold</w:delText>
        </w:r>
      </w:del>
      <w:r>
        <w:rPr>
          <w:rFonts w:ascii="Roboto, sans-serif" w:hAnsi="Roboto, sans-serif"/>
          <w:u w:val="single"/>
          <w:rPrChange w:id="17" w:author="Arthur Souza Rodrigues" w:date="2026-07-10T21:47:00Z" w16du:dateUtc="2026-07-11T01:47:00Z">
            <w:rPr>
              <w:b/>
              <w:bCs/>
            </w:rPr>
          </w:rPrChange>
        </w:rPr>
        <w:t xml:space="preserve"> text</w:t>
      </w:r>
      <w:ins w:id="18" w:author="Arthur Souza Rodrigues" w:date="2026-07-10T21:47:00Z" w16du:dateUtc="2026-07-11T01:47:00Z">
        <w:r>
          <w:rPr>
            <w:rFonts w:ascii="Roboto, sans-serif" w:hAnsi="Roboto, sans-serif" w:cs="Roboto, sans-serif"/>
            <w:u w:val="single"/>
          </w:rPr>
          <w:t xml:space="preserve"> creates a clean modern appearance.</w:t>
        </w:r>
      </w:ins>
      <w:del w:id="19" w:author="Arthur Souza Rodrigues" w:date="2026-07-10T21:47:00Z" w16du:dateUtc="2026-07-11T01:47:00Z">
        <w:r>
          <w:rPr>
            <w:b/>
            <w:bCs/>
          </w:rPr>
          <w:delText>.</w:delText>
        </w:r>
      </w:del>
    </w:p>
    <w:p w14:paraId="0C5F108B" w14:textId="77777777" w:rsidR="005E607D" w:rsidRDefault="00BC1EF4">
      <w:pPr>
        <w:pPrChange w:id="20" w:author="Arthur Souza Rodrigues" w:date="2026-07-10T21:47:00Z" w16du:dateUtc="2026-07-11T01:47:00Z">
          <w:pPr>
            <w:spacing w:line="480" w:lineRule="auto"/>
          </w:pPr>
        </w:pPrChange>
      </w:pPr>
      <w:del w:id="21" w:author="Arthur Souza Rodrigues" w:date="2026-07-10T21:47:00Z" w16du:dateUtc="2026-07-11T01:47:00Z">
        <w:r>
          <w:rPr>
            <w:b/>
            <w:bCs/>
          </w:rPr>
          <w:delText>Bold double-spaced text for easy document editing and review.</w:delText>
        </w:r>
      </w:del>
    </w:p>
    <w:sectPr w:rsidR="005E607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607D"/>
    <w:rsid w:val="0055071D"/>
    <w:rsid w:val="005E607D"/>
    <w:rsid w:val="00827B1B"/>
    <w:rsid w:val="00B72236"/>
    <w:rsid w:val="00C87C59"/>
    <w:rsid w:val="00D53FE7"/>
    <w:rsid w:val="00D5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1EC0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2026-07-11T01:47:00Z</dcterms:modified>
</cp:coreProperties>
</file>