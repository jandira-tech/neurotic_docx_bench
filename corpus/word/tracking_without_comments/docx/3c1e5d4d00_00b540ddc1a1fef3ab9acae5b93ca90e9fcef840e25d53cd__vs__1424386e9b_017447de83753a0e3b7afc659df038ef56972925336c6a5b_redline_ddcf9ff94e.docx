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98F7AD4" w14:textId="77777777" w:rsidR="00662B6A" w:rsidRPr="00662B6A" w:rsidRDefault="00426A3F" w:rsidP="00AD67D7">
      <w:pPr>
        <w:spacing w:after="0" w:line="240" w:lineRule="auto"/>
        <w:jc w:val="center"/>
        <w:rPr>
          <w:del w:id="0" w:author="Comparison" w:date="2026-09-22T12:43:00Z" w16du:dateUtc="2026-09-22T16:43:00Z"/>
          <w:rFonts w:ascii="Times New Roman" w:eastAsia="Times New Roman" w:hAnsi="Times New Roman" w:cs="Times New Roman"/>
          <w:kern w:val="0"/>
          <w:sz w:val="56"/>
          <w:szCs w:val="56"/>
          <w14:ligatures w14:val="none"/>
        </w:rPr>
      </w:pPr>
      <w:ins w:id="1" w:author="Comparison" w:date="2026-09-22T12:43:00Z" w16du:dateUtc="2026-09-22T16:43:00Z">
        <w:r>
          <w:rPr>
            <w:b/>
            <w:bCs/>
          </w:rPr>
          <w:t>ACB-kædemotor - frit konfigurerbar - CDC-1-ACB</w:t>
        </w:r>
        <w:r>
          <w:br/>
        </w:r>
        <w:r>
          <w:rPr>
            <w:b/>
            <w:bCs/>
          </w:rPr>
          <w:t>24 V DC / Tilpasset efter kundeønsker</w:t>
        </w:r>
        <w:r>
          <w:br/>
        </w:r>
        <w:r>
          <w:br/>
          <w:t>Elektrisk motor til integreret, usynlig montering i vinduesprofilen og til eftermontering.</w:t>
        </w:r>
        <w:r>
          <w:br/>
          <w:t>Praktisk til motoriseret åbning og lukning af vinduer og lemme.</w:t>
        </w:r>
        <w:r>
          <w:br/>
          <w:t>Kan bruges til Komfortopluk, røgudluftning og brandventilation iht. DS/EN12101-2</w:t>
        </w:r>
        <w:r>
          <w:br/>
          <w:t>Kan kombineres med alle D+H låsemotorer.</w:t>
        </w:r>
        <w:r>
          <w:br/>
        </w:r>
        <w:r>
          <w:br/>
        </w:r>
        <w:r>
          <w:rPr>
            <w:b/>
            <w:bCs/>
          </w:rPr>
          <w:t>Egenskaber:</w:t>
        </w:r>
        <w:r>
          <w:br/>
          <w:t>Integreret, frit parametrerbar slukningselektronik for at forhindre en defekt i tilfælde af overbelastning af vindue og motor.</w:t>
        </w:r>
        <w:r>
          <w:br/>
        </w:r>
        <w:r>
          <w:t>Integreret grænseflade ACB (Advanced Communication Bus) med åben Modbus RTU-protokol.</w:t>
        </w:r>
        <w:r>
          <w:br/>
          <w:t>Direkte integration af motoren gennem åben buskommunikation via ACB (Advanced Communication Bus), f.eks. i CTS (bygningsautomation).</w:t>
        </w:r>
        <w:r>
          <w:br/>
          <w:t>Lav driftsstøj takket være innovativ, akustisk afkobling af drevkomponenterne.</w:t>
        </w:r>
        <w:r>
          <w:br/>
          <w:t>Højpræcisionsmotor og synkron elektronik til synkron drift af op til 8 motorer.</w:t>
        </w:r>
        <w:r>
          <w:br/>
          <w:t>Korrosionsbeskyttet, hærdet, stålkæde, vedligeholdelsesfri takket være livstidssmøring.</w:t>
        </w:r>
        <w:r>
          <w:br/>
        </w:r>
        <w:r>
          <w:t>Highspeed-funktion (-HS) til hurtigt opluk af vinduer i tilfælde af brand (ABV).</w:t>
        </w:r>
        <w:r>
          <w:br/>
          <w:t>Justerbart, flertrins klembeskyttelsessystem (løbetid, kraft, åbning).</w:t>
        </w:r>
        <w:r>
          <w:br/>
          <w:t>Automatisk aflastning af tætningsbåndet efter lukning beskytter tætningslister.</w:t>
        </w:r>
        <w:r>
          <w:br/>
          <w:t>Lavt kabelforbrug med mulighed for gennemsløjfning af op til 3 motorer.</w:t>
        </w:r>
        <w:r>
          <w:br/>
          <w:t>Enkel installation takket være stik med beskyttelse mod omvendt polaritet.</w:t>
        </w:r>
        <w:r>
          <w:br/>
          <w:t>Tilslutning valgfrit mulig fra venstre eller højre (forsyning inkl. bussignaler).</w:t>
        </w:r>
        <w:r>
          <w:br/>
        </w:r>
        <w:r>
          <w:t>Kan parametriseres individuelt via D+H SCS-software.</w:t>
        </w:r>
        <w:r>
          <w:br/>
        </w:r>
        <w:r>
          <w:br/>
        </w:r>
        <w:r>
          <w:rPr>
            <w:b/>
            <w:bCs/>
          </w:rPr>
          <w:t>Funktionsbeskrivelse ACB</w:t>
        </w:r>
        <w:r>
          <w:br/>
          <w:t>Sikker ABV-central kommunikation gennem krypteret dataoverførsel mellem centraler og motorer fra D+H Mechatronic AG.</w:t>
        </w:r>
        <w:r>
          <w:br/>
          <w:t>Direkte styring af motoren via ACB mulig.</w:t>
        </w:r>
        <w:r>
          <w:br/>
          <w:t>Som standard er motoren indstillet med drift med pol-skift fra fabrikken.</w:t>
        </w:r>
        <w:r>
          <w:br/>
          <w:t>Præcis styring af position og feedback, herunder angivelser af den faktiske position.</w:t>
        </w:r>
        <w:r>
          <w:br/>
          <w:t>Åbne- og lukke meddelelser kommer direkte fra motoren via ACB-kommunikation.</w:t>
        </w:r>
        <w:r>
          <w:br/>
        </w:r>
        <w:r>
          <w:t>Motorens generelle status, som f.eks. samlet kørestrækning, antal aktiveringer, diagnostik og nødfunktion, kan evalueres.</w:t>
        </w:r>
        <w:r>
          <w:br/>
          <w:t>  </w:t>
        </w:r>
        <w:r>
          <w:br/>
        </w:r>
        <w:r>
          <w:rPr>
            <w:b/>
            <w:bCs/>
          </w:rPr>
          <w:t>Udvidelsesfunktioner:</w:t>
        </w:r>
        <w:r>
          <w:br/>
        </w:r>
        <w:r>
          <w:rPr>
            <w:b/>
            <w:bCs/>
          </w:rPr>
          <w:t>Option "SBD/SBU"</w:t>
        </w:r>
        <w:r>
          <w:t xml:space="preserve"> - Korrosionsbeskyttet, hærdet stålkæde i sidebue-design til lave karmhøjder</w:t>
        </w:r>
        <w:r>
          <w:br/>
        </w:r>
        <w:r>
          <w:rPr>
            <w:b/>
            <w:bCs/>
          </w:rPr>
          <w:t xml:space="preserve">Option "ZB" </w:t>
        </w:r>
        <w:r>
          <w:t>- Vindebroanvendelse til sidemontering af motoren på vinduet</w:t>
        </w:r>
        <w:r>
          <w:br/>
        </w:r>
        <w:r>
          <w:rPr>
            <w:b/>
            <w:bCs/>
          </w:rPr>
          <w:t xml:space="preserve">Option "CP" </w:t>
        </w:r>
        <w:r>
          <w:t>- Brugertilpasset motorfunktionsprogrammering såsom løbetid, kraft og åbning</w:t>
        </w:r>
        <w:r>
          <w:br/>
        </w:r>
        <w:r>
          <w:rPr>
            <w:b/>
            <w:bCs/>
          </w:rPr>
          <w:t xml:space="preserve">Option "HP" </w:t>
        </w:r>
        <w:r>
          <w:t>- Åbningsprogrammering</w:t>
        </w:r>
        <w:r>
          <w:br/>
        </w:r>
        <w:r>
          <w:rPr>
            <w:b/>
            <w:bCs/>
          </w:rPr>
          <w:t xml:space="preserve">Option "VP" </w:t>
        </w:r>
        <w:r>
          <w:t>- Signal til forbindelse med D+H BSY+ låsemotorer</w:t>
        </w:r>
        <w:r>
          <w:br/>
        </w:r>
        <w:r>
          <w:rPr>
            <w:b/>
            <w:bCs/>
          </w:rPr>
          <w:t xml:space="preserve">Option "KM" </w:t>
        </w:r>
        <w:r>
          <w:t>- Kraftig motor-gear-enhed med øget kraft (op til 400 N) til at åbne og lukke tunge parallelsprossede og hæve-/sænkevindue/tophængte vinduer.</w:t>
        </w:r>
        <w:r>
          <w:br/>
        </w:r>
        <w:r>
          <w:rPr>
            <w:b/>
            <w:bCs/>
          </w:rPr>
          <w:t xml:space="preserve">Option "LS" </w:t>
        </w:r>
        <w:r>
          <w:t>- Lavhastigheds-programmering i LUKKET-retning til 5 mm/s</w:t>
        </w:r>
        <w:r>
          <w:br/>
        </w:r>
        <w:r>
          <w:rPr>
            <w:b/>
            <w:bCs/>
          </w:rPr>
          <w:t>Option "SA"</w:t>
        </w:r>
        <w:r>
          <w:t xml:space="preserve"> - "Afbryder ÅBEN" endepositionsmeddelelse</w:t>
        </w:r>
        <w:r>
          <w:br/>
        </w:r>
        <w:r>
          <w:rPr>
            <w:b/>
            <w:bCs/>
          </w:rPr>
          <w:t>Option "SZ"</w:t>
        </w:r>
        <w:r>
          <w:t xml:space="preserve"> - "Afbryder LUKKET" endepositionsmeddelelse</w:t>
        </w:r>
        <w:r>
          <w:br/>
        </w:r>
        <w:r>
          <w:rPr>
            <w:b/>
            <w:bCs/>
          </w:rPr>
          <w:t>Option "SA-SZ"</w:t>
        </w:r>
        <w:r>
          <w:t xml:space="preserve"> - "Afbryder ÅBEN" og "Afbryder LUKKET" endepositionsmeddelelse</w:t>
        </w:r>
        <w:r>
          <w:br/>
        </w:r>
        <w:r>
          <w:rPr>
            <w:b/>
            <w:bCs/>
          </w:rPr>
          <w:t>Option "AS2"</w:t>
        </w:r>
        <w:r>
          <w:t xml:space="preserve"> - Akustisk signal i overensstemmelse med beskyttelsesklasse 2 i henhold til MaschRL/42/EG</w:t>
        </w:r>
        <w:r>
          <w:br/>
        </w:r>
        <w:r>
          <w:rPr>
            <w:b/>
            <w:bCs/>
          </w:rPr>
          <w:t>Option "AS3"</w:t>
        </w:r>
        <w:r>
          <w:t xml:space="preserve"> - Akustisk signal i overensstemmelse med beskyttelsesklasse 3 i henhold til MaschRL/42/EG</w:t>
        </w:r>
        <w:r>
          <w:br/>
        </w:r>
        <w:r>
          <w:rPr>
            <w:b/>
            <w:bCs/>
          </w:rPr>
          <w:t>Option "SKS"</w:t>
        </w:r>
        <w:r>
          <w:t xml:space="preserve"> - Mulighed for direkte tilslutning af en klembeskyttelsesliste eller en optisk sensor til overvågning af lukkekanten på motoren</w:t>
        </w:r>
        <w:r>
          <w:br/>
        </w:r>
        <w:r>
          <w:rPr>
            <w:b/>
            <w:bCs/>
          </w:rPr>
          <w:t xml:space="preserve">Option "specialfarve" </w:t>
        </w:r>
        <w:r>
          <w:t>- lakering til perfekt integration i facadens udseende i henhold til RAL, DB, NCS</w:t>
        </w:r>
        <w:r>
          <w:br/>
        </w:r>
        <w:r>
          <w:br/>
        </w:r>
        <w:r>
          <w:rPr>
            <w:b/>
            <w:bCs/>
          </w:rPr>
          <w:t>Tekniske data:</w:t>
        </w:r>
        <w:r>
          <w:br/>
          <w:t>Forsyning: 24 V DC / ±15 %</w:t>
        </w:r>
        <w:r>
          <w:br/>
          <w:t>Strømforbrug:</w:t>
        </w:r>
        <w:r>
          <w:br/>
        </w:r>
        <w:r>
          <w:rPr>
            <w:color w:val="E10025"/>
          </w:rPr>
          <w:t>0,6 A (til 350 mm åbning)</w:t>
        </w:r>
        <w:r>
          <w:br/>
        </w:r>
        <w:r>
          <w:rPr>
            <w:color w:val="0092D4"/>
          </w:rPr>
          <w:t>0,8 A (til 500 + 600 mm åbning)</w:t>
        </w:r>
        <w:r>
          <w:br/>
        </w:r>
        <w:r>
          <w:rPr>
            <w:color w:val="0092D4"/>
          </w:rPr>
          <w:t>1 A (til 700 mm åbning)</w:t>
        </w:r>
        <w:r>
          <w:br/>
        </w:r>
        <w:r>
          <w:rPr>
            <w:color w:val="6DB755"/>
          </w:rPr>
          <w:t>1 A (til 800 - 1300 mm åbning)</w:t>
        </w:r>
        <w:r>
          <w:br/>
          <w:t>Indkoblingstid: 30 % (TIL: 3 Min. / FRA: 7 Min.)</w:t>
        </w:r>
        <w:r>
          <w:br/>
          <w:t>Udkobling: Integreret elektronisk belastningsafbryder</w:t>
        </w:r>
        <w:r>
          <w:br/>
          <w:t>Konfiguration: Main eller Sub</w:t>
        </w:r>
        <w:r>
          <w:br/>
          <w:t>Design: Højre eller venstre</w:t>
        </w:r>
        <w:r>
          <w:br/>
          <w:t>Trykkraft: 250 N</w:t>
        </w:r>
        <w:r>
          <w:br/>
          <w:t>Trækkraft: 250 N</w:t>
        </w:r>
        <w:r>
          <w:br/>
          <w:t>Nominel låsekraft **: 1500 N</w:t>
        </w:r>
        <w:r>
          <w:br/>
          <w:t>Levetid: 20000 dobbeltoperationer *</w:t>
        </w:r>
        <w:r>
          <w:br/>
          <w:t>Åbning:300 mm - 1300 mm</w:t>
        </w:r>
        <w:r>
          <w:br/>
          <w:t>Hastighed ÅBNE: 6,7 mm/s</w:t>
        </w:r>
        <w:r>
          <w:br/>
          <w:t>Hastighed ÅBNE - ABV:</w:t>
        </w:r>
        <w:r>
          <w:br/>
        </w:r>
        <w:r>
          <w:rPr>
            <w:color w:val="E10025"/>
          </w:rPr>
          <w:t>9,4 mm/s (til 350 mm åbning)</w:t>
        </w:r>
        <w:r>
          <w:br/>
        </w:r>
        <w:r>
          <w:rPr>
            <w:color w:val="0092D4"/>
          </w:rPr>
          <w:t>13,6 mm/s (til 500 + 700 mm åbning)</w:t>
        </w:r>
        <w:r>
          <w:br/>
        </w:r>
        <w:r>
          <w:rPr>
            <w:color w:val="6DB755"/>
          </w:rPr>
          <w:t>15 mm/s (til 800 - 1300 mm åbning)</w:t>
        </w:r>
        <w:r>
          <w:br/>
          <w:t>Hastighed LUKKE:</w:t>
        </w:r>
        <w:r>
          <w:br/>
        </w:r>
        <w:r>
          <w:rPr>
            <w:color w:val="E10025"/>
          </w:rPr>
          <w:t>5 mm/s (til 350 mm åbning)</w:t>
        </w:r>
        <w:r>
          <w:br/>
        </w:r>
        <w:r>
          <w:rPr>
            <w:color w:val="0092D4"/>
          </w:rPr>
          <w:t>6,7 mm/s (til 500 + 700 mm åbning)</w:t>
        </w:r>
        <w:r>
          <w:br/>
        </w:r>
        <w:r>
          <w:rPr>
            <w:color w:val="6DB755"/>
          </w:rPr>
          <w:t>6,7 mm/s (til 800 - 1300 mm åbning)</w:t>
        </w:r>
        <w:r>
          <w:br/>
          <w:t>Beskyttelsesklasse: IP 32</w:t>
        </w:r>
        <w:r>
          <w:br/>
          <w:t>Måling af lydtryk (støjemission): LpA ≤ 35 dB(A)</w:t>
        </w:r>
        <w:r>
          <w:br/>
          <w:t>Temperaturområde: -15 °C (-5 °C ***) ... +75 °C</w:t>
        </w:r>
        <w:r>
          <w:br/>
          <w:t>Temperaturstandsikkerhed: B300 (30 min / 300 °C)</w:t>
        </w:r>
        <w:r>
          <w:br/>
          <w:t>Hus: Aluminium</w:t>
        </w:r>
        <w:r>
          <w:br/>
          <w:t>Farve: Specialfarve i henhold til RAL/DB/NCS</w:t>
        </w:r>
        <w:r>
          <w:br/>
          <w:t>Tilslutning: Silikonekabel</w:t>
        </w:r>
        <w:r>
          <w:br/>
          <w:t>B x H x D: 405-885 (åbningsafhængig) x 30 x 39 mm</w:t>
        </w:r>
        <w:r>
          <w:br/>
        </w:r>
        <w:r>
          <w:br/>
          <w:t>* Ved lodret anvendelse skal D+H-forhandleren kontaktes!</w:t>
        </w:r>
        <w:r>
          <w:br/>
          <w:t>** Afhængig af fastgørelsen, *** iht. VdS 2580</w:t>
        </w:r>
        <w:r>
          <w:br/>
        </w:r>
        <w:r>
          <w:br/>
        </w:r>
        <w:r>
          <w:rPr>
            <w:b/>
            <w:bCs/>
          </w:rPr>
          <w:t>Leverance:</w:t>
        </w:r>
        <w:r>
          <w:br/>
        </w:r>
        <w:r>
          <w:t>Motor, silikoneforbindelseskabel med systemstik, brugsanvisning</w:t>
        </w:r>
        <w:r>
          <w:br/>
        </w:r>
        <w:r>
          <w:br/>
          <w:t>Brand: D+H</w:t>
        </w:r>
        <w:r>
          <w:br/>
          <w:t>Type: CDC-1-ACB</w:t>
        </w:r>
        <w:r>
          <w:br/>
        </w:r>
        <w:r>
          <w:rPr>
            <w:b/>
            <w:bCs/>
          </w:rPr>
          <w:t>Art.nr.:</w:t>
        </w:r>
        <w:r>
          <w:t xml:space="preserve"> 26.100.00</w:t>
        </w:r>
        <w:r>
          <w:br/>
        </w:r>
        <w:r>
          <w:br/>
        </w:r>
        <w:r>
          <w:br/>
        </w:r>
        <w:r>
          <w:br/>
        </w:r>
        <w:r>
          <w:rPr>
            <w:b/>
            <w:bCs/>
          </w:rPr>
          <w:t xml:space="preserve">                    Mængde: .......... stk     Pris: ................. DKK     Total: ................. DKK</w:t>
        </w:r>
        <w:r>
          <w:br/>
        </w:r>
        <w:r>
          <w:br/>
        </w:r>
        <w:r>
          <w:br/>
        </w:r>
        <w:r>
          <w:rPr>
            <w:b/>
            <w:bCs/>
            <w:i/>
            <w:iCs/>
          </w:rPr>
          <w:t>Gør din lokale D+H-partner tilgængelig for designvarianter.</w:t>
        </w:r>
        <w:r>
          <w:br/>
        </w:r>
        <w:r>
          <w:br/>
        </w:r>
        <w:r>
          <w:br/>
        </w:r>
        <w:r>
          <w:br/>
          <w:t>https://www.dh-partner.com/dk/da/service/projekterings-hjaelp</w:t>
        </w:r>
        <w:r>
          <w:br/>
        </w:r>
        <w:r>
          <w:br/>
        </w:r>
        <w:r>
          <w:rPr>
            <w:b/>
            <w:bCs/>
          </w:rPr>
          <w:t>Vigtige noter:</w:t>
        </w:r>
        <w:r>
          <w:br/>
        </w:r>
        <w:r>
          <w:br/>
        </w:r>
        <w:r>
          <w:t>Denne produktbeskrivelse udgør ikke et udbud. Ansvaret for overensstemmelse med udbudsretlige krav påhviler den udbudsgivende projektant eller arkitekt.</w:t>
        </w:r>
        <w:r>
          <w:br/>
        </w:r>
        <w:r>
          <w:br/>
          <w:t>Montering og ibrugtagning skal ske i henhold til producentens anvisninger.</w:t>
        </w:r>
        <w:r>
          <w:br/>
        </w:r>
        <w:r>
          <w:br/>
          <w:t>Med forbehold for tekniske ændringer.</w:t>
        </w:r>
      </w:ins>
      <w:del w:id="2" w:author="Comparison" w:date="2026-09-22T12:43:00Z" w16du:dateUtc="2026-09-22T16:43:00Z">
        <w:r w:rsidR="00662B6A" w:rsidRPr="00662B6A">
          <w:rPr>
            <w:rFonts w:ascii="Times New Roman" w:eastAsia="Times New Roman" w:hAnsi="Times New Roman" w:cs="Times New Roman"/>
            <w:color w:val="000000"/>
            <w:kern w:val="0"/>
            <w:sz w:val="56"/>
            <w:szCs w:val="56"/>
            <w14:ligatures w14:val="none"/>
          </w:rPr>
          <w:delText>Sandra Magura</w:delText>
        </w:r>
      </w:del>
    </w:p>
    <w:p w14:paraId="38402263" w14:textId="41E2A487" w:rsidR="00662B6A" w:rsidRDefault="00AD67D7" w:rsidP="00D134B3">
      <w:pPr>
        <w:spacing w:after="0" w:line="240" w:lineRule="auto"/>
        <w:jc w:val="center"/>
        <w:rPr>
          <w:del w:id="3" w:author="Comparison" w:date="2026-09-22T12:43:00Z" w16du:dateUtc="2026-09-22T16:43:00Z"/>
          <w:rFonts w:ascii="Times New Roman" w:eastAsia="Times New Roman" w:hAnsi="Times New Roman" w:cs="Times New Roman"/>
          <w:color w:val="1155CC"/>
          <w:kern w:val="0"/>
          <w:sz w:val="24"/>
          <w:szCs w:val="24"/>
          <w:u w:val="single"/>
          <w14:ligatures w14:val="none"/>
        </w:rPr>
      </w:pPr>
      <w:del w:id="4" w:author="Comparison" w:date="2026-09-22T12:43:00Z" w16du:dateUtc="2026-09-22T16:43:00Z">
        <w:r>
          <w:rPr>
            <w:rFonts w:ascii="Times New Roman" w:eastAsia="Times New Roman" w:hAnsi="Times New Roman" w:cs="Times New Roman"/>
            <w:kern w:val="0"/>
            <w:sz w:val="24"/>
            <w:szCs w:val="24"/>
            <w14:ligatures w14:val="none"/>
          </w:rPr>
          <w:delText xml:space="preserve"> </w:delText>
        </w:r>
        <w:r w:rsidRPr="00662B6A">
          <w:rPr>
            <w:rFonts w:ascii="Times New Roman" w:eastAsia="Times New Roman" w:hAnsi="Times New Roman" w:cs="Times New Roman"/>
            <w:color w:val="000000"/>
            <w:kern w:val="0"/>
            <w:sz w:val="24"/>
            <w:szCs w:val="24"/>
            <w14:ligatures w14:val="none"/>
          </w:rPr>
          <w:delText>(434) 242-7754</w:delText>
        </w:r>
        <w:r>
          <w:rPr>
            <w:rFonts w:ascii="Times New Roman" w:eastAsia="Times New Roman" w:hAnsi="Times New Roman" w:cs="Times New Roman"/>
            <w:color w:val="000000"/>
            <w:kern w:val="0"/>
            <w:sz w:val="24"/>
            <w:szCs w:val="24"/>
            <w14:ligatures w14:val="none"/>
          </w:rPr>
          <w:delText xml:space="preserve"> ~ </w:delText>
        </w:r>
        <w:r w:rsidRPr="00662B6A">
          <w:rPr>
            <w:rFonts w:ascii="Times New Roman" w:eastAsia="Times New Roman" w:hAnsi="Times New Roman" w:cs="Times New Roman"/>
            <w:color w:val="000000"/>
            <w:kern w:val="0"/>
            <w:sz w:val="24"/>
            <w:szCs w:val="24"/>
            <w14:ligatures w14:val="none"/>
          </w:rPr>
          <w:delText xml:space="preserve">Email: </w:delText>
        </w:r>
        <w:r>
          <w:fldChar w:fldCharType="begin"/>
        </w:r>
        <w:r>
          <w:delInstrText>HYPERLINK "mailto:sandramagura@yahoo.com"</w:delInstrText>
        </w:r>
        <w:r>
          <w:fldChar w:fldCharType="separate"/>
        </w:r>
        <w:r w:rsidRPr="00662B6A">
          <w:rPr>
            <w:rStyle w:val="Hyperlink"/>
            <w:rFonts w:ascii="Times New Roman" w:eastAsia="Times New Roman" w:hAnsi="Times New Roman" w:cs="Times New Roman"/>
            <w:kern w:val="0"/>
            <w:sz w:val="24"/>
            <w:szCs w:val="24"/>
            <w:shd w:val="clear" w:color="auto" w:fill="FFFFFF"/>
            <w14:ligatures w14:val="none"/>
          </w:rPr>
          <w:delText>sandramagura@yahoo.com</w:delText>
        </w:r>
        <w:r>
          <w:fldChar w:fldCharType="end"/>
        </w:r>
        <w:r>
          <w:rPr>
            <w:rFonts w:ascii="Times New Roman" w:eastAsia="Times New Roman" w:hAnsi="Times New Roman" w:cs="Times New Roman"/>
            <w:kern w:val="0"/>
            <w:sz w:val="24"/>
            <w:szCs w:val="24"/>
            <w14:ligatures w14:val="none"/>
          </w:rPr>
          <w:delText xml:space="preserve"> ~ </w:delText>
        </w:r>
        <w:r w:rsidR="00662B6A" w:rsidRPr="00662B6A">
          <w:rPr>
            <w:rFonts w:ascii="Times New Roman" w:eastAsia="Times New Roman" w:hAnsi="Times New Roman" w:cs="Times New Roman"/>
            <w:color w:val="1155CC"/>
            <w:kern w:val="0"/>
            <w:sz w:val="24"/>
            <w:szCs w:val="24"/>
            <w:u w:val="single"/>
            <w:shd w:val="clear" w:color="auto" w:fill="FFFFFF"/>
            <w14:ligatures w14:val="none"/>
          </w:rPr>
          <w:delText>linkedin.com/in/sandramagura</w:delText>
        </w:r>
      </w:del>
    </w:p>
    <w:p w14:paraId="4AC9E569" w14:textId="6C7E0CC4" w:rsidR="00D134B3" w:rsidRDefault="00D134B3" w:rsidP="00D134B3">
      <w:pPr>
        <w:spacing w:after="0" w:line="240" w:lineRule="auto"/>
        <w:jc w:val="center"/>
        <w:rPr>
          <w:del w:id="5" w:author="Comparison" w:date="2026-09-22T12:43:00Z" w16du:dateUtc="2026-09-22T16:43:00Z"/>
          <w:rFonts w:ascii="Times New Roman" w:eastAsia="Times New Roman" w:hAnsi="Times New Roman" w:cs="Times New Roman"/>
          <w:kern w:val="0"/>
          <w:sz w:val="24"/>
          <w:szCs w:val="24"/>
          <w14:ligatures w14:val="none"/>
        </w:rPr>
      </w:pPr>
      <w:del w:id="6" w:author="Comparison" w:date="2026-09-22T12:43:00Z" w16du:dateUtc="2026-09-22T16:43:00Z">
        <w:r>
          <w:rPr>
            <w:rFonts w:ascii="Times New Roman" w:eastAsia="Times New Roman" w:hAnsi="Times New Roman" w:cs="Times New Roman"/>
            <w:kern w:val="0"/>
            <w:sz w:val="24"/>
            <w:szCs w:val="24"/>
            <w14:ligatures w14:val="none"/>
          </w:rPr>
          <w:delText>Fredericksburg, VA 22405</w:delText>
        </w:r>
      </w:del>
    </w:p>
    <w:p w14:paraId="0F73EEFC" w14:textId="3A5AEB4B" w:rsidR="00662B6A" w:rsidRPr="00662B6A" w:rsidRDefault="00426A3F" w:rsidP="007E7DA1">
      <w:pPr>
        <w:spacing w:after="0" w:line="240" w:lineRule="auto"/>
        <w:jc w:val="center"/>
        <w:rPr>
          <w:del w:id="7" w:author="Comparison" w:date="2026-09-22T12:43:00Z" w16du:dateUtc="2026-09-22T16:43:00Z"/>
          <w:rFonts w:ascii="Times New Roman" w:eastAsia="Times New Roman" w:hAnsi="Times New Roman" w:cs="Times New Roman"/>
          <w:kern w:val="0"/>
          <w:sz w:val="24"/>
          <w:szCs w:val="24"/>
          <w14:ligatures w14:val="none"/>
        </w:rPr>
      </w:pPr>
      <w:del w:id="8" w:author="Comparison" w:date="2026-09-22T12:43:00Z" w16du:dateUtc="2026-09-22T16:43:00Z">
        <w:r>
          <w:rPr>
            <w:noProof/>
          </w:rPr>
        </w:r>
      </w:del>
      <w:r>
        <w:pict w14:anchorId="7BF1D05B">
          <v:rect id="Horizontal Line 1" o:spid="_x0000_s1028" style="width:540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" filled="f">
            <o:lock v:ext="edit" rotation="t" aspectratio="t" verticies="t" text="t" shapetype="t"/>
            <w10:anchorlock/>
          </v:rect>
        </w:pict>
      </w:r>
    </w:p>
    <w:p w14:paraId="6DA3E3CE" w14:textId="3B7ADEF9" w:rsidR="00662B6A" w:rsidRDefault="00662B6A" w:rsidP="00662B6A">
      <w:pPr>
        <w:spacing w:after="0" w:line="240" w:lineRule="auto"/>
        <w:rPr>
          <w:del w:id="9" w:author="Comparison" w:date="2026-09-22T12:43:00Z" w16du:dateUtc="2026-09-22T16:43:00Z"/>
          <w:rFonts w:ascii="Times New Roman" w:eastAsia="Times New Roman" w:hAnsi="Times New Roman" w:cs="Times New Roman"/>
          <w:color w:val="0F0F0F"/>
          <w:kern w:val="0"/>
          <w:sz w:val="24"/>
          <w:szCs w:val="24"/>
          <w14:ligatures w14:val="none"/>
        </w:rPr>
      </w:pPr>
      <w:del w:id="10" w:author="Comparison" w:date="2026-09-22T12:43:00Z" w16du:dateUtc="2026-09-22T16:43:00Z">
        <w:r w:rsidRPr="00662B6A">
          <w:rPr>
            <w:rFonts w:ascii="Times New Roman" w:eastAsia="Times New Roman" w:hAnsi="Times New Roman" w:cs="Times New Roman"/>
            <w:color w:val="0F0F0F"/>
            <w:kern w:val="0"/>
            <w:sz w:val="24"/>
            <w:szCs w:val="24"/>
            <w14:ligatures w14:val="none"/>
          </w:rPr>
          <w:delText>Experienced professional with over 20 years in Executive Administrative Assistance and Event Planning, complemented by 15+ years as a successful owner of a virtual assistance company. Proficient in communication, leadership, and time management with exceptional organizational and multitasking skills. Adept in software like Microsoft Office, SalesForce, SharePoint, and skilled in email management, internet research, and travel planning. Possess a Bachelor's degree in Communications with a minor in Business and Marketing. Proven track record of delivering exceptional results, thriving in high-pressure environments while excelling in diverse roles, including consultancy specializing in Quality Management, Event Planning, and Marketing</w:delText>
        </w:r>
        <w:r w:rsidR="00A11BF9">
          <w:rPr>
            <w:rFonts w:ascii="Times New Roman" w:eastAsia="Times New Roman" w:hAnsi="Times New Roman" w:cs="Times New Roman"/>
            <w:color w:val="0F0F0F"/>
            <w:kern w:val="0"/>
            <w:sz w:val="24"/>
            <w:szCs w:val="24"/>
            <w14:ligatures w14:val="none"/>
          </w:rPr>
          <w:delText>.</w:delText>
        </w:r>
        <w:r w:rsidRPr="00662B6A">
          <w:rPr>
            <w:rFonts w:ascii="Times New Roman" w:eastAsia="Times New Roman" w:hAnsi="Times New Roman" w:cs="Times New Roman"/>
            <w:color w:val="0F0F0F"/>
            <w:kern w:val="0"/>
            <w:sz w:val="24"/>
            <w:szCs w:val="24"/>
            <w14:ligatures w14:val="none"/>
          </w:rPr>
          <w:delText xml:space="preserve"> Currently contributing expertise as a Quality Assurance Coordinator and Marketing/Event Planning Assistant at AMSG, actively involved in ISO 9001 certification efforts.</w:delText>
        </w:r>
      </w:del>
    </w:p>
    <w:p w14:paraId="2CD7C1D0" w14:textId="0AB30083" w:rsidR="00E91052" w:rsidRDefault="00426A3F" w:rsidP="00662B6A">
      <w:pPr>
        <w:spacing w:after="0" w:line="240" w:lineRule="auto"/>
        <w:rPr>
          <w:del w:id="11" w:author="Comparison" w:date="2026-09-22T12:43:00Z" w16du:dateUtc="2026-09-22T16:43:00Z"/>
          <w:rFonts w:ascii="Times New Roman" w:eastAsia="Times New Roman" w:hAnsi="Times New Roman" w:cs="Times New Roman"/>
          <w:kern w:val="0"/>
          <w:sz w:val="24"/>
          <w:szCs w:val="24"/>
          <w14:ligatures w14:val="none"/>
        </w:rPr>
      </w:pPr>
      <w:del w:id="12" w:author="Comparison" w:date="2026-09-22T12:43:00Z" w16du:dateUtc="2026-09-22T16:43:00Z">
        <w:r>
          <w:rPr>
            <w:noProof/>
          </w:rPr>
        </w:r>
      </w:del>
      <w:r>
        <w:pict w14:anchorId="30D4A961">
          <v:rect id="Horizontal Line 2" o:spid="_x0000_s1027" style="width:540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" filled="f">
            <o:lock v:ext="edit" rotation="t" aspectratio="t" verticies="t" text="t" shapetype="t"/>
            <w10:anchorlock/>
          </v:rect>
        </w:pict>
      </w:r>
    </w:p>
    <w:p w14:paraId="46128CE7" w14:textId="77777777" w:rsidR="00BA0ED1" w:rsidRDefault="00BA0ED1" w:rsidP="00E91052">
      <w:pPr>
        <w:spacing w:after="0" w:line="240" w:lineRule="auto"/>
        <w:jc w:val="center"/>
        <w:rPr>
          <w:del w:id="13" w:author="Comparison" w:date="2026-09-22T12:43:00Z" w16du:dateUtc="2026-09-22T16:43:00Z"/>
          <w:rFonts w:ascii="Times New Roman" w:eastAsia="Times New Roman" w:hAnsi="Times New Roman" w:cs="Times New Roman"/>
          <w:kern w:val="0"/>
          <w:sz w:val="24"/>
          <w:szCs w:val="24"/>
          <w14:ligatures w14:val="none"/>
        </w:rPr>
      </w:pPr>
    </w:p>
    <w:p w14:paraId="436740C2" w14:textId="16D6B60B" w:rsidR="00662B6A" w:rsidRDefault="00E91052" w:rsidP="00E91052">
      <w:pPr>
        <w:spacing w:after="0" w:line="240" w:lineRule="auto"/>
        <w:jc w:val="center"/>
        <w:rPr>
          <w:del w:id="14" w:author="Comparison" w:date="2026-09-22T12:43:00Z" w16du:dateUtc="2026-09-22T16:43:00Z"/>
          <w:rFonts w:ascii="Times New Roman" w:eastAsia="Times New Roman" w:hAnsi="Times New Roman" w:cs="Times New Roman"/>
          <w:kern w:val="0"/>
          <w:sz w:val="24"/>
          <w:szCs w:val="24"/>
          <w14:ligatures w14:val="none"/>
        </w:rPr>
      </w:pPr>
      <w:del w:id="15" w:author="Comparison" w:date="2026-09-22T12:43:00Z" w16du:dateUtc="2026-09-22T16:43:00Z">
        <w:r>
          <w:rPr>
            <w:rFonts w:ascii="Times New Roman" w:eastAsia="Times New Roman" w:hAnsi="Times New Roman" w:cs="Times New Roman"/>
            <w:kern w:val="0"/>
            <w:sz w:val="24"/>
            <w:szCs w:val="24"/>
            <w14:ligatures w14:val="none"/>
          </w:rPr>
          <w:delText>PROFESSIONAL EXPERIENCE</w:delText>
        </w:r>
      </w:del>
    </w:p>
    <w:p w14:paraId="76E794DD" w14:textId="77777777" w:rsidR="00662B6A" w:rsidRPr="00662B6A" w:rsidRDefault="00662B6A" w:rsidP="00662B6A">
      <w:pPr>
        <w:spacing w:before="300" w:after="0" w:line="240" w:lineRule="auto"/>
        <w:rPr>
          <w:del w:id="16" w:author="Comparison" w:date="2026-09-22T12:43:00Z" w16du:dateUtc="2026-09-22T16:43:00Z"/>
          <w:rFonts w:ascii="Times New Roman" w:eastAsia="Times New Roman" w:hAnsi="Times New Roman" w:cs="Times New Roman"/>
          <w:kern w:val="0"/>
          <w:sz w:val="24"/>
          <w:szCs w:val="24"/>
          <w14:ligatures w14:val="none"/>
        </w:rPr>
      </w:pPr>
      <w:del w:id="17" w:author="Comparison" w:date="2026-09-22T12:43:00Z" w16du:dateUtc="2026-09-22T16:43:00Z">
        <w:r w:rsidRPr="00662B6A">
          <w:rPr>
            <w:rFonts w:ascii="Times New Roman" w:eastAsia="Times New Roman" w:hAnsi="Times New Roman" w:cs="Times New Roman"/>
            <w:color w:val="0F0F0F"/>
            <w:kern w:val="0"/>
            <w:sz w:val="24"/>
            <w:szCs w:val="24"/>
            <w14:ligatures w14:val="none"/>
          </w:rPr>
          <w:delText>Executive Administrative Assistant</w:delText>
        </w:r>
      </w:del>
    </w:p>
    <w:p w14:paraId="2D46D6A6" w14:textId="77777777" w:rsidR="00662B6A" w:rsidRPr="00662B6A" w:rsidRDefault="00662B6A" w:rsidP="00662B6A">
      <w:pPr>
        <w:numPr>
          <w:ilvl w:val="0"/>
          <w:numId w:val="2"/>
        </w:numPr>
        <w:spacing w:before="300" w:after="0" w:line="240" w:lineRule="auto"/>
        <w:textAlignment w:val="baseline"/>
        <w:rPr>
          <w:del w:id="18" w:author="Comparison" w:date="2026-09-22T12:43:00Z" w16du:dateUtc="2026-09-22T16:43:00Z"/>
          <w:rFonts w:ascii="Times New Roman" w:eastAsia="Times New Roman" w:hAnsi="Times New Roman" w:cs="Times New Roman"/>
          <w:color w:val="000000"/>
          <w:kern w:val="0"/>
          <w:sz w:val="24"/>
          <w:szCs w:val="24"/>
          <w14:ligatures w14:val="none"/>
        </w:rPr>
      </w:pPr>
      <w:del w:id="19" w:author="Comparison" w:date="2026-09-22T12:43:00Z" w16du:dateUtc="2026-09-22T16:43:00Z">
        <w:r w:rsidRPr="00662B6A">
          <w:rPr>
            <w:rFonts w:ascii="Times New Roman" w:eastAsia="Times New Roman" w:hAnsi="Times New Roman" w:cs="Times New Roman"/>
            <w:color w:val="000000"/>
            <w:kern w:val="0"/>
            <w:sz w:val="24"/>
            <w:szCs w:val="24"/>
            <w14:ligatures w14:val="none"/>
          </w:rPr>
          <w:delText>Organized and managed corporate filings, tax calendars, rental payments, and financial statements for multiple companies.</w:delText>
        </w:r>
      </w:del>
    </w:p>
    <w:p w14:paraId="11A57B98" w14:textId="7A423781" w:rsidR="00662B6A" w:rsidRPr="00662B6A" w:rsidRDefault="00662B6A" w:rsidP="00662B6A">
      <w:pPr>
        <w:numPr>
          <w:ilvl w:val="0"/>
          <w:numId w:val="2"/>
        </w:numPr>
        <w:spacing w:after="0" w:line="240" w:lineRule="auto"/>
        <w:textAlignment w:val="baseline"/>
        <w:rPr>
          <w:del w:id="20" w:author="Comparison" w:date="2026-09-22T12:43:00Z" w16du:dateUtc="2026-09-22T16:43:00Z"/>
          <w:rFonts w:ascii="Times New Roman" w:eastAsia="Times New Roman" w:hAnsi="Times New Roman" w:cs="Times New Roman"/>
          <w:color w:val="000000"/>
          <w:kern w:val="0"/>
          <w:sz w:val="24"/>
          <w:szCs w:val="24"/>
          <w14:ligatures w14:val="none"/>
        </w:rPr>
      </w:pPr>
      <w:del w:id="21" w:author="Comparison" w:date="2026-09-22T12:43:00Z" w16du:dateUtc="2026-09-22T16:43:00Z">
        <w:r w:rsidRPr="00662B6A">
          <w:rPr>
            <w:rFonts w:ascii="Times New Roman" w:eastAsia="Times New Roman" w:hAnsi="Times New Roman" w:cs="Times New Roman"/>
            <w:color w:val="000000"/>
            <w:kern w:val="0"/>
            <w:sz w:val="24"/>
            <w:szCs w:val="24"/>
            <w14:ligatures w14:val="none"/>
          </w:rPr>
          <w:delText xml:space="preserve">Supervised, trained, and managed a team of over </w:delText>
        </w:r>
        <w:r w:rsidR="00CA34B2" w:rsidRPr="00662B6A">
          <w:rPr>
            <w:rFonts w:ascii="Times New Roman" w:eastAsia="Times New Roman" w:hAnsi="Times New Roman" w:cs="Times New Roman"/>
            <w:color w:val="000000"/>
            <w:kern w:val="0"/>
            <w:sz w:val="24"/>
            <w:szCs w:val="24"/>
            <w14:ligatures w14:val="none"/>
          </w:rPr>
          <w:delText>fifteen</w:delText>
        </w:r>
        <w:r w:rsidRPr="00662B6A">
          <w:rPr>
            <w:rFonts w:ascii="Times New Roman" w:eastAsia="Times New Roman" w:hAnsi="Times New Roman" w:cs="Times New Roman"/>
            <w:color w:val="000000"/>
            <w:kern w:val="0"/>
            <w:sz w:val="24"/>
            <w:szCs w:val="24"/>
            <w14:ligatures w14:val="none"/>
          </w:rPr>
          <w:delText xml:space="preserve"> employees and assistants.</w:delText>
        </w:r>
      </w:del>
    </w:p>
    <w:p w14:paraId="14832F2B" w14:textId="77777777" w:rsidR="00662B6A" w:rsidRPr="00662B6A" w:rsidRDefault="00662B6A" w:rsidP="00662B6A">
      <w:pPr>
        <w:numPr>
          <w:ilvl w:val="0"/>
          <w:numId w:val="2"/>
        </w:numPr>
        <w:spacing w:after="0" w:line="240" w:lineRule="auto"/>
        <w:textAlignment w:val="baseline"/>
        <w:rPr>
          <w:del w:id="22" w:author="Comparison" w:date="2026-09-22T12:43:00Z" w16du:dateUtc="2026-09-22T16:43:00Z"/>
          <w:rFonts w:ascii="Times New Roman" w:eastAsia="Times New Roman" w:hAnsi="Times New Roman" w:cs="Times New Roman"/>
          <w:color w:val="000000"/>
          <w:kern w:val="0"/>
          <w:sz w:val="24"/>
          <w:szCs w:val="24"/>
          <w14:ligatures w14:val="none"/>
        </w:rPr>
      </w:pPr>
      <w:del w:id="23" w:author="Comparison" w:date="2026-09-22T12:43:00Z" w16du:dateUtc="2026-09-22T16:43:00Z">
        <w:r w:rsidRPr="00662B6A">
          <w:rPr>
            <w:rFonts w:ascii="Times New Roman" w:eastAsia="Times New Roman" w:hAnsi="Times New Roman" w:cs="Times New Roman"/>
            <w:color w:val="000000"/>
            <w:kern w:val="0"/>
            <w:sz w:val="24"/>
            <w:szCs w:val="24"/>
            <w14:ligatures w14:val="none"/>
          </w:rPr>
          <w:delText>Created and maintained comprehensive filing systems (paper and electronic) and managed various websites, blogs, and calendars.</w:delText>
        </w:r>
      </w:del>
    </w:p>
    <w:p w14:paraId="07B539E6" w14:textId="77777777" w:rsidR="00662B6A" w:rsidRPr="00662B6A" w:rsidRDefault="00662B6A" w:rsidP="00662B6A">
      <w:pPr>
        <w:numPr>
          <w:ilvl w:val="0"/>
          <w:numId w:val="2"/>
        </w:numPr>
        <w:spacing w:after="0" w:line="240" w:lineRule="auto"/>
        <w:textAlignment w:val="baseline"/>
        <w:rPr>
          <w:del w:id="24" w:author="Comparison" w:date="2026-09-22T12:43:00Z" w16du:dateUtc="2026-09-22T16:43:00Z"/>
          <w:rFonts w:ascii="Times New Roman" w:eastAsia="Times New Roman" w:hAnsi="Times New Roman" w:cs="Times New Roman"/>
          <w:color w:val="000000"/>
          <w:kern w:val="0"/>
          <w:sz w:val="24"/>
          <w:szCs w:val="24"/>
          <w14:ligatures w14:val="none"/>
        </w:rPr>
      </w:pPr>
      <w:del w:id="25" w:author="Comparison" w:date="2026-09-22T12:43:00Z" w16du:dateUtc="2026-09-22T16:43:00Z">
        <w:r w:rsidRPr="00662B6A">
          <w:rPr>
            <w:rFonts w:ascii="Times New Roman" w:eastAsia="Times New Roman" w:hAnsi="Times New Roman" w:cs="Times New Roman"/>
            <w:color w:val="000000"/>
            <w:kern w:val="0"/>
            <w:sz w:val="24"/>
            <w:szCs w:val="24"/>
            <w14:ligatures w14:val="none"/>
          </w:rPr>
          <w:delText>Oversaw implementation of POS and ticketing systems, transcription tasks, and client databases.</w:delText>
        </w:r>
      </w:del>
    </w:p>
    <w:p w14:paraId="4E7AE5A6" w14:textId="7CC295F2" w:rsidR="00662B6A" w:rsidRPr="00662B6A" w:rsidRDefault="00641EDC" w:rsidP="00662B6A">
      <w:pPr>
        <w:numPr>
          <w:ilvl w:val="0"/>
          <w:numId w:val="2"/>
        </w:numPr>
        <w:spacing w:after="0" w:line="240" w:lineRule="auto"/>
        <w:textAlignment w:val="baseline"/>
        <w:rPr>
          <w:del w:id="26" w:author="Comparison" w:date="2026-09-22T12:43:00Z" w16du:dateUtc="2026-09-22T16:43:00Z"/>
          <w:rFonts w:ascii="Times New Roman" w:eastAsia="Times New Roman" w:hAnsi="Times New Roman" w:cs="Times New Roman"/>
          <w:color w:val="000000"/>
          <w:kern w:val="0"/>
          <w:sz w:val="24"/>
          <w:szCs w:val="24"/>
          <w14:ligatures w14:val="none"/>
        </w:rPr>
      </w:pPr>
      <w:del w:id="27" w:author="Comparison" w:date="2026-09-22T12:43:00Z" w16du:dateUtc="2026-09-22T16:43:00Z">
        <w:r w:rsidRPr="00662B6A">
          <w:rPr>
            <w:rFonts w:ascii="Times New Roman" w:eastAsia="Times New Roman" w:hAnsi="Times New Roman" w:cs="Times New Roman"/>
            <w:color w:val="000000"/>
            <w:kern w:val="0"/>
            <w:sz w:val="24"/>
            <w:szCs w:val="24"/>
            <w14:ligatures w14:val="none"/>
          </w:rPr>
          <w:delText>Managed</w:delText>
        </w:r>
        <w:r w:rsidR="00662B6A" w:rsidRPr="00662B6A">
          <w:rPr>
            <w:rFonts w:ascii="Times New Roman" w:eastAsia="Times New Roman" w:hAnsi="Times New Roman" w:cs="Times New Roman"/>
            <w:color w:val="000000"/>
            <w:kern w:val="0"/>
            <w:sz w:val="24"/>
            <w:szCs w:val="24"/>
            <w14:ligatures w14:val="none"/>
          </w:rPr>
          <w:delText xml:space="preserve"> expense reports, organized receipts, and managed administrative tasks including bookkeeping, invoicing, and correspondence.</w:delText>
        </w:r>
      </w:del>
    </w:p>
    <w:p w14:paraId="5BC8FAE1" w14:textId="10396B4B" w:rsidR="00662B6A" w:rsidRPr="00662B6A" w:rsidRDefault="00662B6A" w:rsidP="00662B6A">
      <w:pPr>
        <w:numPr>
          <w:ilvl w:val="0"/>
          <w:numId w:val="2"/>
        </w:numPr>
        <w:spacing w:after="0" w:line="240" w:lineRule="auto"/>
        <w:textAlignment w:val="baseline"/>
        <w:rPr>
          <w:del w:id="28" w:author="Comparison" w:date="2026-09-22T12:43:00Z" w16du:dateUtc="2026-09-22T16:43:00Z"/>
          <w:rFonts w:ascii="Times New Roman" w:eastAsia="Times New Roman" w:hAnsi="Times New Roman" w:cs="Times New Roman"/>
          <w:color w:val="000000"/>
          <w:kern w:val="0"/>
          <w:sz w:val="24"/>
          <w:szCs w:val="24"/>
          <w14:ligatures w14:val="none"/>
        </w:rPr>
      </w:pPr>
      <w:del w:id="29" w:author="Comparison" w:date="2026-09-22T12:43:00Z" w16du:dateUtc="2026-09-22T16:43:00Z">
        <w:r w:rsidRPr="00662B6A">
          <w:rPr>
            <w:rFonts w:ascii="Times New Roman" w:eastAsia="Times New Roman" w:hAnsi="Times New Roman" w:cs="Times New Roman"/>
            <w:color w:val="000000"/>
            <w:kern w:val="0"/>
            <w:sz w:val="24"/>
            <w:szCs w:val="24"/>
            <w14:ligatures w14:val="none"/>
          </w:rPr>
          <w:delText xml:space="preserve">Coordinated schedules, arranged conferences, managed travel, and </w:delText>
        </w:r>
        <w:r w:rsidR="00641EDC" w:rsidRPr="00662B6A">
          <w:rPr>
            <w:rFonts w:ascii="Times New Roman" w:eastAsia="Times New Roman" w:hAnsi="Times New Roman" w:cs="Times New Roman"/>
            <w:color w:val="000000"/>
            <w:kern w:val="0"/>
            <w:sz w:val="24"/>
            <w:szCs w:val="24"/>
            <w14:ligatures w14:val="none"/>
          </w:rPr>
          <w:delText>oversaw</w:delText>
        </w:r>
        <w:r w:rsidRPr="00662B6A">
          <w:rPr>
            <w:rFonts w:ascii="Times New Roman" w:eastAsia="Times New Roman" w:hAnsi="Times New Roman" w:cs="Times New Roman"/>
            <w:color w:val="000000"/>
            <w:kern w:val="0"/>
            <w:sz w:val="24"/>
            <w:szCs w:val="24"/>
            <w14:ligatures w14:val="none"/>
          </w:rPr>
          <w:delText xml:space="preserve"> property management duties.</w:delText>
        </w:r>
      </w:del>
    </w:p>
    <w:p w14:paraId="484D60F4" w14:textId="77777777" w:rsidR="00662B6A" w:rsidRPr="00662B6A" w:rsidRDefault="00662B6A" w:rsidP="00662B6A">
      <w:pPr>
        <w:numPr>
          <w:ilvl w:val="0"/>
          <w:numId w:val="2"/>
        </w:numPr>
        <w:spacing w:after="0" w:line="240" w:lineRule="auto"/>
        <w:textAlignment w:val="baseline"/>
        <w:rPr>
          <w:del w:id="30" w:author="Comparison" w:date="2026-09-22T12:43:00Z" w16du:dateUtc="2026-09-22T16:43:00Z"/>
          <w:rFonts w:ascii="Times New Roman" w:eastAsia="Times New Roman" w:hAnsi="Times New Roman" w:cs="Times New Roman"/>
          <w:color w:val="000000"/>
          <w:kern w:val="0"/>
          <w:sz w:val="24"/>
          <w:szCs w:val="24"/>
          <w14:ligatures w14:val="none"/>
        </w:rPr>
      </w:pPr>
      <w:del w:id="31" w:author="Comparison" w:date="2026-09-22T12:43:00Z" w16du:dateUtc="2026-09-22T16:43:00Z">
        <w:r w:rsidRPr="00662B6A">
          <w:rPr>
            <w:rFonts w:ascii="Times New Roman" w:eastAsia="Times New Roman" w:hAnsi="Times New Roman" w:cs="Times New Roman"/>
            <w:color w:val="000000"/>
            <w:kern w:val="0"/>
            <w:sz w:val="24"/>
            <w:szCs w:val="24"/>
            <w14:ligatures w14:val="none"/>
          </w:rPr>
          <w:delText>Drafted proposals, managed budgets, and performed professional organizing tasks for 7 years.</w:delText>
        </w:r>
      </w:del>
    </w:p>
    <w:p w14:paraId="57F34F11" w14:textId="7D5AE0EA" w:rsidR="00140D6E" w:rsidRPr="00662B6A" w:rsidRDefault="00662B6A" w:rsidP="002C3CDB">
      <w:pPr>
        <w:numPr>
          <w:ilvl w:val="0"/>
          <w:numId w:val="2"/>
        </w:numPr>
        <w:spacing w:after="300" w:line="240" w:lineRule="auto"/>
        <w:textAlignment w:val="baseline"/>
        <w:rPr>
          <w:del w:id="32" w:author="Comparison" w:date="2026-09-22T12:43:00Z" w16du:dateUtc="2026-09-22T16:43:00Z"/>
          <w:rFonts w:ascii="Times New Roman" w:eastAsia="Times New Roman" w:hAnsi="Times New Roman" w:cs="Times New Roman"/>
          <w:color w:val="000000"/>
          <w:kern w:val="0"/>
          <w:sz w:val="24"/>
          <w:szCs w:val="24"/>
          <w14:ligatures w14:val="none"/>
        </w:rPr>
      </w:pPr>
      <w:del w:id="33" w:author="Comparison" w:date="2026-09-22T12:43:00Z" w16du:dateUtc="2026-09-22T16:43:00Z">
        <w:r w:rsidRPr="00662B6A">
          <w:rPr>
            <w:rFonts w:ascii="Times New Roman" w:eastAsia="Times New Roman" w:hAnsi="Times New Roman" w:cs="Times New Roman"/>
            <w:color w:val="0F0F0F"/>
            <w:kern w:val="0"/>
            <w:sz w:val="24"/>
            <w:szCs w:val="24"/>
            <w14:ligatures w14:val="none"/>
          </w:rPr>
          <w:delText xml:space="preserve">Provide guidance and support in the establishment of a 501(c)(3) nonprofit </w:delText>
        </w:r>
        <w:r w:rsidR="00CA34B2" w:rsidRPr="00662B6A">
          <w:rPr>
            <w:rFonts w:ascii="Times New Roman" w:eastAsia="Times New Roman" w:hAnsi="Times New Roman" w:cs="Times New Roman"/>
            <w:color w:val="0F0F0F"/>
            <w:kern w:val="0"/>
            <w:sz w:val="24"/>
            <w:szCs w:val="24"/>
            <w14:ligatures w14:val="none"/>
          </w:rPr>
          <w:delText>organization.</w:delText>
        </w:r>
      </w:del>
    </w:p>
    <w:p w14:paraId="58E785E7" w14:textId="77777777" w:rsidR="00662B6A" w:rsidRPr="00662B6A" w:rsidRDefault="00662B6A" w:rsidP="00662B6A">
      <w:pPr>
        <w:spacing w:before="300" w:after="300" w:line="240" w:lineRule="auto"/>
        <w:rPr>
          <w:del w:id="34" w:author="Comparison" w:date="2026-09-22T12:43:00Z" w16du:dateUtc="2026-09-22T16:43:00Z"/>
          <w:rFonts w:ascii="Times New Roman" w:eastAsia="Times New Roman" w:hAnsi="Times New Roman" w:cs="Times New Roman"/>
          <w:kern w:val="0"/>
          <w:sz w:val="24"/>
          <w:szCs w:val="24"/>
          <w14:ligatures w14:val="none"/>
        </w:rPr>
      </w:pPr>
      <w:del w:id="35" w:author="Comparison" w:date="2026-09-22T12:43:00Z" w16du:dateUtc="2026-09-22T16:43:00Z">
        <w:r w:rsidRPr="00662B6A">
          <w:rPr>
            <w:rFonts w:ascii="Times New Roman" w:eastAsia="Times New Roman" w:hAnsi="Times New Roman" w:cs="Times New Roman"/>
            <w:color w:val="0F0F0F"/>
            <w:kern w:val="0"/>
            <w:sz w:val="24"/>
            <w:szCs w:val="24"/>
            <w14:ligatures w14:val="none"/>
          </w:rPr>
          <w:delText>Marketing Support Specialist encompassing Public Relations, Social Media Management, and Presentation Coordination</w:delText>
        </w:r>
      </w:del>
    </w:p>
    <w:p w14:paraId="4508D665" w14:textId="77777777" w:rsidR="00662B6A" w:rsidRPr="00662B6A" w:rsidRDefault="00662B6A" w:rsidP="00662B6A">
      <w:pPr>
        <w:numPr>
          <w:ilvl w:val="0"/>
          <w:numId w:val="3"/>
        </w:numPr>
        <w:spacing w:before="300" w:after="0" w:line="240" w:lineRule="auto"/>
        <w:textAlignment w:val="baseline"/>
        <w:rPr>
          <w:del w:id="36" w:author="Comparison" w:date="2026-09-22T12:43:00Z" w16du:dateUtc="2026-09-22T16:43:00Z"/>
          <w:rFonts w:ascii="Times New Roman" w:eastAsia="Times New Roman" w:hAnsi="Times New Roman" w:cs="Times New Roman"/>
          <w:color w:val="000000"/>
          <w:kern w:val="0"/>
          <w:sz w:val="24"/>
          <w:szCs w:val="24"/>
          <w14:ligatures w14:val="none"/>
        </w:rPr>
      </w:pPr>
      <w:del w:id="37" w:author="Comparison" w:date="2026-09-22T12:43:00Z" w16du:dateUtc="2026-09-22T16:43:00Z">
        <w:r w:rsidRPr="00662B6A">
          <w:rPr>
            <w:rFonts w:ascii="Times New Roman" w:eastAsia="Times New Roman" w:hAnsi="Times New Roman" w:cs="Times New Roman"/>
            <w:color w:val="0F0F0F"/>
            <w:kern w:val="0"/>
            <w:sz w:val="24"/>
            <w:szCs w:val="24"/>
            <w14:ligatures w14:val="none"/>
          </w:rPr>
          <w:delText>Supported media interviews for music artists, aided in newsletter creation, designed promotional materials, managed event calendars and media lists, and assisted in news release coordination.</w:delText>
        </w:r>
      </w:del>
    </w:p>
    <w:p w14:paraId="7F15B49C" w14:textId="77777777" w:rsidR="00662B6A" w:rsidRPr="00662B6A" w:rsidRDefault="00662B6A" w:rsidP="00662B6A">
      <w:pPr>
        <w:numPr>
          <w:ilvl w:val="0"/>
          <w:numId w:val="3"/>
        </w:numPr>
        <w:spacing w:after="0" w:line="240" w:lineRule="auto"/>
        <w:textAlignment w:val="baseline"/>
        <w:rPr>
          <w:del w:id="38" w:author="Comparison" w:date="2026-09-22T12:43:00Z" w16du:dateUtc="2026-09-22T16:43:00Z"/>
          <w:rFonts w:ascii="Times New Roman" w:eastAsia="Times New Roman" w:hAnsi="Times New Roman" w:cs="Times New Roman"/>
          <w:color w:val="000000"/>
          <w:kern w:val="0"/>
          <w:sz w:val="24"/>
          <w:szCs w:val="24"/>
          <w14:ligatures w14:val="none"/>
        </w:rPr>
      </w:pPr>
      <w:del w:id="39" w:author="Comparison" w:date="2026-09-22T12:43:00Z" w16du:dateUtc="2026-09-22T16:43:00Z">
        <w:r w:rsidRPr="00662B6A">
          <w:rPr>
            <w:rFonts w:ascii="Times New Roman" w:eastAsia="Times New Roman" w:hAnsi="Times New Roman" w:cs="Times New Roman"/>
            <w:color w:val="0F0F0F"/>
            <w:kern w:val="0"/>
            <w:sz w:val="24"/>
            <w:szCs w:val="24"/>
            <w14:ligatures w14:val="none"/>
          </w:rPr>
          <w:delText>Crafted press releases, managed social media, and executed strategic marketing plans.</w:delText>
        </w:r>
      </w:del>
    </w:p>
    <w:p w14:paraId="7EBEAF4B" w14:textId="77777777" w:rsidR="00662B6A" w:rsidRPr="00662B6A" w:rsidRDefault="00662B6A" w:rsidP="00662B6A">
      <w:pPr>
        <w:numPr>
          <w:ilvl w:val="0"/>
          <w:numId w:val="3"/>
        </w:numPr>
        <w:spacing w:after="0" w:line="240" w:lineRule="auto"/>
        <w:textAlignment w:val="baseline"/>
        <w:rPr>
          <w:del w:id="40" w:author="Comparison" w:date="2026-09-22T12:43:00Z" w16du:dateUtc="2026-09-22T16:43:00Z"/>
          <w:rFonts w:ascii="Times New Roman" w:eastAsia="Times New Roman" w:hAnsi="Times New Roman" w:cs="Times New Roman"/>
          <w:color w:val="000000"/>
          <w:kern w:val="0"/>
          <w:sz w:val="24"/>
          <w:szCs w:val="24"/>
          <w14:ligatures w14:val="none"/>
        </w:rPr>
      </w:pPr>
      <w:del w:id="41" w:author="Comparison" w:date="2026-09-22T12:43:00Z" w16du:dateUtc="2026-09-22T16:43:00Z">
        <w:r w:rsidRPr="00662B6A">
          <w:rPr>
            <w:rFonts w:ascii="Times New Roman" w:eastAsia="Times New Roman" w:hAnsi="Times New Roman" w:cs="Times New Roman"/>
            <w:color w:val="0F0F0F"/>
            <w:kern w:val="0"/>
            <w:sz w:val="24"/>
            <w:szCs w:val="24"/>
            <w14:ligatures w14:val="none"/>
          </w:rPr>
          <w:delText>Enhanced online performance through analyzing email campaign metrics, supporting SEO efforts, evaluating websites, updating content, and refining social media strategies.</w:delText>
        </w:r>
      </w:del>
    </w:p>
    <w:p w14:paraId="7457BC5D" w14:textId="5174ECF5" w:rsidR="00662B6A" w:rsidRPr="00662B6A" w:rsidRDefault="00662B6A" w:rsidP="00662B6A">
      <w:pPr>
        <w:numPr>
          <w:ilvl w:val="0"/>
          <w:numId w:val="3"/>
        </w:numPr>
        <w:spacing w:after="0" w:line="240" w:lineRule="auto"/>
        <w:textAlignment w:val="baseline"/>
        <w:rPr>
          <w:del w:id="42" w:author="Comparison" w:date="2026-09-22T12:43:00Z" w16du:dateUtc="2026-09-22T16:43:00Z"/>
          <w:rFonts w:ascii="Times New Roman" w:eastAsia="Times New Roman" w:hAnsi="Times New Roman" w:cs="Times New Roman"/>
          <w:color w:val="000000"/>
          <w:kern w:val="0"/>
          <w:sz w:val="24"/>
          <w:szCs w:val="24"/>
          <w14:ligatures w14:val="none"/>
        </w:rPr>
      </w:pPr>
      <w:del w:id="43" w:author="Comparison" w:date="2026-09-22T12:43:00Z" w16du:dateUtc="2026-09-22T16:43:00Z">
        <w:r w:rsidRPr="00662B6A">
          <w:rPr>
            <w:rFonts w:ascii="Times New Roman" w:eastAsia="Times New Roman" w:hAnsi="Times New Roman" w:cs="Times New Roman"/>
            <w:color w:val="0F0F0F"/>
            <w:kern w:val="0"/>
            <w:sz w:val="24"/>
            <w:szCs w:val="24"/>
            <w14:ligatures w14:val="none"/>
          </w:rPr>
          <w:delText xml:space="preserve">Supported Marketing Manager with social media, research, ads, newsletters, presentations, and weekly </w:delText>
        </w:r>
        <w:r w:rsidR="00CA34B2" w:rsidRPr="00662B6A">
          <w:rPr>
            <w:rFonts w:ascii="Times New Roman" w:eastAsia="Times New Roman" w:hAnsi="Times New Roman" w:cs="Times New Roman"/>
            <w:color w:val="0F0F0F"/>
            <w:kern w:val="0"/>
            <w:sz w:val="24"/>
            <w:szCs w:val="24"/>
            <w14:ligatures w14:val="none"/>
          </w:rPr>
          <w:delText>reports.</w:delText>
        </w:r>
      </w:del>
    </w:p>
    <w:p w14:paraId="64E2402E" w14:textId="77777777" w:rsidR="00662B6A" w:rsidRPr="00662B6A" w:rsidRDefault="00662B6A" w:rsidP="00662B6A">
      <w:pPr>
        <w:numPr>
          <w:ilvl w:val="0"/>
          <w:numId w:val="3"/>
        </w:numPr>
        <w:spacing w:after="0" w:line="240" w:lineRule="auto"/>
        <w:textAlignment w:val="baseline"/>
        <w:rPr>
          <w:del w:id="44" w:author="Comparison" w:date="2026-09-22T12:43:00Z" w16du:dateUtc="2026-09-22T16:43:00Z"/>
          <w:rFonts w:ascii="Times New Roman" w:eastAsia="Times New Roman" w:hAnsi="Times New Roman" w:cs="Times New Roman"/>
          <w:color w:val="000000"/>
          <w:kern w:val="0"/>
          <w:sz w:val="24"/>
          <w:szCs w:val="24"/>
          <w14:ligatures w14:val="none"/>
        </w:rPr>
      </w:pPr>
      <w:del w:id="45" w:author="Comparison" w:date="2026-09-22T12:43:00Z" w16du:dateUtc="2026-09-22T16:43:00Z">
        <w:r w:rsidRPr="00662B6A">
          <w:rPr>
            <w:rFonts w:ascii="Times New Roman" w:eastAsia="Times New Roman" w:hAnsi="Times New Roman" w:cs="Times New Roman"/>
            <w:color w:val="0F0F0F"/>
            <w:kern w:val="0"/>
            <w:sz w:val="24"/>
            <w:szCs w:val="24"/>
            <w14:ligatures w14:val="none"/>
          </w:rPr>
          <w:delText>Developed extensive databases, conducted data analysis, and created press databases.</w:delText>
        </w:r>
      </w:del>
    </w:p>
    <w:p w14:paraId="56C5236A" w14:textId="77777777" w:rsidR="00662B6A" w:rsidRPr="00662B6A" w:rsidRDefault="00662B6A" w:rsidP="00662B6A">
      <w:pPr>
        <w:numPr>
          <w:ilvl w:val="0"/>
          <w:numId w:val="3"/>
        </w:numPr>
        <w:spacing w:after="0" w:line="240" w:lineRule="auto"/>
        <w:textAlignment w:val="baseline"/>
        <w:rPr>
          <w:del w:id="46" w:author="Comparison" w:date="2026-09-22T12:43:00Z" w16du:dateUtc="2026-09-22T16:43:00Z"/>
          <w:rFonts w:ascii="Times New Roman" w:eastAsia="Times New Roman" w:hAnsi="Times New Roman" w:cs="Times New Roman"/>
          <w:color w:val="000000"/>
          <w:kern w:val="0"/>
          <w:sz w:val="24"/>
          <w:szCs w:val="24"/>
          <w14:ligatures w14:val="none"/>
        </w:rPr>
      </w:pPr>
      <w:del w:id="47" w:author="Comparison" w:date="2026-09-22T12:43:00Z" w16du:dateUtc="2026-09-22T16:43:00Z">
        <w:r w:rsidRPr="00662B6A">
          <w:rPr>
            <w:rFonts w:ascii="Times New Roman" w:eastAsia="Times New Roman" w:hAnsi="Times New Roman" w:cs="Times New Roman"/>
            <w:color w:val="0F0F0F"/>
            <w:kern w:val="0"/>
            <w:sz w:val="24"/>
            <w:szCs w:val="24"/>
            <w14:ligatures w14:val="none"/>
          </w:rPr>
          <w:delText>Oversaw merchandise operations, designing materials, managing budgets, and handling inventory.</w:delText>
        </w:r>
      </w:del>
    </w:p>
    <w:p w14:paraId="63EC7944" w14:textId="77777777" w:rsidR="00662B6A" w:rsidRPr="00662B6A" w:rsidRDefault="00662B6A" w:rsidP="00662B6A">
      <w:pPr>
        <w:numPr>
          <w:ilvl w:val="0"/>
          <w:numId w:val="3"/>
        </w:numPr>
        <w:spacing w:after="300" w:line="240" w:lineRule="auto"/>
        <w:textAlignment w:val="baseline"/>
        <w:rPr>
          <w:del w:id="48" w:author="Comparison" w:date="2026-09-22T12:43:00Z" w16du:dateUtc="2026-09-22T16:43:00Z"/>
          <w:rFonts w:ascii="Times New Roman" w:eastAsia="Times New Roman" w:hAnsi="Times New Roman" w:cs="Times New Roman"/>
          <w:color w:val="0F0F0F"/>
          <w:kern w:val="0"/>
          <w:sz w:val="24"/>
          <w:szCs w:val="24"/>
          <w14:ligatures w14:val="none"/>
        </w:rPr>
      </w:pPr>
      <w:del w:id="49" w:author="Comparison" w:date="2026-09-22T12:43:00Z" w16du:dateUtc="2026-09-22T16:43:00Z">
        <w:r w:rsidRPr="00662B6A">
          <w:rPr>
            <w:rFonts w:ascii="Times New Roman" w:eastAsia="Times New Roman" w:hAnsi="Times New Roman" w:cs="Times New Roman"/>
            <w:color w:val="000000"/>
            <w:kern w:val="0"/>
            <w:sz w:val="24"/>
            <w:szCs w:val="24"/>
            <w14:ligatures w14:val="none"/>
          </w:rPr>
          <w:delText>Uploaded and organized photos, created surveys, designed postcards, and updated blogs regularly.</w:delText>
        </w:r>
      </w:del>
    </w:p>
    <w:p w14:paraId="01F504CB" w14:textId="77777777" w:rsidR="00662B6A" w:rsidRPr="00662B6A" w:rsidRDefault="00662B6A" w:rsidP="00662B6A">
      <w:pPr>
        <w:spacing w:before="300" w:after="0" w:line="240" w:lineRule="auto"/>
        <w:rPr>
          <w:del w:id="50" w:author="Comparison" w:date="2026-09-22T12:43:00Z" w16du:dateUtc="2026-09-22T16:43:00Z"/>
          <w:rFonts w:ascii="Times New Roman" w:eastAsia="Times New Roman" w:hAnsi="Times New Roman" w:cs="Times New Roman"/>
          <w:kern w:val="0"/>
          <w:sz w:val="24"/>
          <w:szCs w:val="24"/>
          <w14:ligatures w14:val="none"/>
        </w:rPr>
      </w:pPr>
      <w:del w:id="51" w:author="Comparison" w:date="2026-09-22T12:43:00Z" w16du:dateUtc="2026-09-22T16:43:00Z">
        <w:r w:rsidRPr="00662B6A">
          <w:rPr>
            <w:rFonts w:ascii="Times New Roman" w:eastAsia="Times New Roman" w:hAnsi="Times New Roman" w:cs="Times New Roman"/>
            <w:color w:val="0F0F0F"/>
            <w:kern w:val="0"/>
            <w:sz w:val="24"/>
            <w:szCs w:val="24"/>
            <w14:ligatures w14:val="none"/>
          </w:rPr>
          <w:delText>Event Management, Program Development, and Nonprofit Consulting </w:delText>
        </w:r>
      </w:del>
    </w:p>
    <w:p w14:paraId="2FC5801E" w14:textId="77777777" w:rsidR="00662B6A" w:rsidRPr="00662B6A" w:rsidRDefault="00662B6A" w:rsidP="00662B6A">
      <w:pPr>
        <w:numPr>
          <w:ilvl w:val="0"/>
          <w:numId w:val="4"/>
        </w:numPr>
        <w:spacing w:before="300" w:after="0" w:line="240" w:lineRule="auto"/>
        <w:textAlignment w:val="baseline"/>
        <w:rPr>
          <w:del w:id="52" w:author="Comparison" w:date="2026-09-22T12:43:00Z" w16du:dateUtc="2026-09-22T16:43:00Z"/>
          <w:rFonts w:ascii="Times New Roman" w:eastAsia="Times New Roman" w:hAnsi="Times New Roman" w:cs="Times New Roman"/>
          <w:color w:val="0F0F0F"/>
          <w:kern w:val="0"/>
          <w:sz w:val="24"/>
          <w:szCs w:val="24"/>
          <w14:ligatures w14:val="none"/>
        </w:rPr>
      </w:pPr>
      <w:del w:id="53" w:author="Comparison" w:date="2026-09-22T12:43:00Z" w16du:dateUtc="2026-09-22T16:43:00Z">
        <w:r w:rsidRPr="00662B6A">
          <w:rPr>
            <w:rFonts w:ascii="Times New Roman" w:eastAsia="Times New Roman" w:hAnsi="Times New Roman" w:cs="Times New Roman"/>
            <w:color w:val="0F0F0F"/>
            <w:kern w:val="0"/>
            <w:sz w:val="24"/>
            <w:szCs w:val="24"/>
            <w14:ligatures w14:val="none"/>
          </w:rPr>
          <w:delText>Managed artists' contracts, payments, hospitality details, and bookings from renowned agencies.</w:delText>
        </w:r>
      </w:del>
    </w:p>
    <w:p w14:paraId="46D0C45C" w14:textId="2F815B12" w:rsidR="00662B6A" w:rsidRPr="00662B6A" w:rsidRDefault="00662B6A" w:rsidP="00662B6A">
      <w:pPr>
        <w:numPr>
          <w:ilvl w:val="0"/>
          <w:numId w:val="4"/>
        </w:numPr>
        <w:spacing w:after="0" w:line="240" w:lineRule="auto"/>
        <w:textAlignment w:val="baseline"/>
        <w:rPr>
          <w:del w:id="54" w:author="Comparison" w:date="2026-09-22T12:43:00Z" w16du:dateUtc="2026-09-22T16:43:00Z"/>
          <w:rFonts w:ascii="Times New Roman" w:eastAsia="Times New Roman" w:hAnsi="Times New Roman" w:cs="Times New Roman"/>
          <w:color w:val="000000"/>
          <w:kern w:val="0"/>
          <w:sz w:val="24"/>
          <w:szCs w:val="24"/>
          <w14:ligatures w14:val="none"/>
        </w:rPr>
      </w:pPr>
      <w:del w:id="55" w:author="Comparison" w:date="2026-09-22T12:43:00Z" w16du:dateUtc="2026-09-22T16:43:00Z">
        <w:r w:rsidRPr="00662B6A">
          <w:rPr>
            <w:rFonts w:ascii="Times New Roman" w:eastAsia="Times New Roman" w:hAnsi="Times New Roman" w:cs="Times New Roman"/>
            <w:color w:val="0F0F0F"/>
            <w:kern w:val="0"/>
            <w:sz w:val="24"/>
            <w:szCs w:val="24"/>
            <w14:ligatures w14:val="none"/>
          </w:rPr>
          <w:delText xml:space="preserve">Coordinated national fundraising events for </w:delText>
        </w:r>
        <w:r w:rsidR="00CA34B2" w:rsidRPr="00662B6A">
          <w:rPr>
            <w:rFonts w:ascii="Times New Roman" w:eastAsia="Times New Roman" w:hAnsi="Times New Roman" w:cs="Times New Roman"/>
            <w:color w:val="0F0F0F"/>
            <w:kern w:val="0"/>
            <w:sz w:val="24"/>
            <w:szCs w:val="24"/>
            <w14:ligatures w14:val="none"/>
          </w:rPr>
          <w:delText>forty</w:delText>
        </w:r>
        <w:r w:rsidRPr="00662B6A">
          <w:rPr>
            <w:rFonts w:ascii="Times New Roman" w:eastAsia="Times New Roman" w:hAnsi="Times New Roman" w:cs="Times New Roman"/>
            <w:color w:val="0F0F0F"/>
            <w:kern w:val="0"/>
            <w:sz w:val="24"/>
            <w:szCs w:val="24"/>
            <w14:ligatures w14:val="none"/>
          </w:rPr>
          <w:delText xml:space="preserve"> wounded soldiers, including extensive travel arrangements.</w:delText>
        </w:r>
      </w:del>
    </w:p>
    <w:p w14:paraId="5209D683" w14:textId="77777777" w:rsidR="00662B6A" w:rsidRPr="00662B6A" w:rsidRDefault="00662B6A" w:rsidP="00662B6A">
      <w:pPr>
        <w:numPr>
          <w:ilvl w:val="0"/>
          <w:numId w:val="4"/>
        </w:numPr>
        <w:spacing w:after="0" w:line="240" w:lineRule="auto"/>
        <w:textAlignment w:val="baseline"/>
        <w:rPr>
          <w:del w:id="56" w:author="Comparison" w:date="2026-09-22T12:43:00Z" w16du:dateUtc="2026-09-22T16:43:00Z"/>
          <w:rFonts w:ascii="Times New Roman" w:eastAsia="Times New Roman" w:hAnsi="Times New Roman" w:cs="Times New Roman"/>
          <w:color w:val="000000"/>
          <w:kern w:val="0"/>
          <w:sz w:val="24"/>
          <w:szCs w:val="24"/>
          <w14:ligatures w14:val="none"/>
        </w:rPr>
      </w:pPr>
      <w:del w:id="57" w:author="Comparison" w:date="2026-09-22T12:43:00Z" w16du:dateUtc="2026-09-22T16:43:00Z">
        <w:r w:rsidRPr="00662B6A">
          <w:rPr>
            <w:rFonts w:ascii="Times New Roman" w:eastAsia="Times New Roman" w:hAnsi="Times New Roman" w:cs="Times New Roman"/>
            <w:color w:val="000000"/>
            <w:kern w:val="0"/>
            <w:sz w:val="24"/>
            <w:szCs w:val="24"/>
            <w14:ligatures w14:val="none"/>
          </w:rPr>
          <w:delText>Supported various aspects of event planning, including database maintenance, sponsorship solicitation, and logistics.</w:delText>
        </w:r>
      </w:del>
    </w:p>
    <w:p w14:paraId="5E77384E" w14:textId="77777777" w:rsidR="00662B6A" w:rsidRPr="00662B6A" w:rsidRDefault="00662B6A" w:rsidP="00662B6A">
      <w:pPr>
        <w:numPr>
          <w:ilvl w:val="0"/>
          <w:numId w:val="4"/>
        </w:numPr>
        <w:spacing w:after="0" w:line="240" w:lineRule="auto"/>
        <w:textAlignment w:val="baseline"/>
        <w:rPr>
          <w:del w:id="58" w:author="Comparison" w:date="2026-09-22T12:43:00Z" w16du:dateUtc="2026-09-22T16:43:00Z"/>
          <w:rFonts w:ascii="Times New Roman" w:eastAsia="Times New Roman" w:hAnsi="Times New Roman" w:cs="Times New Roman"/>
          <w:color w:val="000000"/>
          <w:kern w:val="0"/>
          <w:sz w:val="24"/>
          <w:szCs w:val="24"/>
          <w14:ligatures w14:val="none"/>
        </w:rPr>
      </w:pPr>
      <w:del w:id="59" w:author="Comparison" w:date="2026-09-22T12:43:00Z" w16du:dateUtc="2026-09-22T16:43:00Z">
        <w:r w:rsidRPr="00662B6A">
          <w:rPr>
            <w:rFonts w:ascii="Times New Roman" w:eastAsia="Times New Roman" w:hAnsi="Times New Roman" w:cs="Times New Roman"/>
            <w:color w:val="000000"/>
            <w:kern w:val="0"/>
            <w:sz w:val="24"/>
            <w:szCs w:val="24"/>
            <w14:ligatures w14:val="none"/>
          </w:rPr>
          <w:delText>Assisted in photography, corporate party planning, and execution of leadership retreats and HQ events.</w:delText>
        </w:r>
      </w:del>
    </w:p>
    <w:p w14:paraId="1EB7E493" w14:textId="77777777" w:rsidR="00662B6A" w:rsidRPr="00662B6A" w:rsidRDefault="00662B6A" w:rsidP="00662B6A">
      <w:pPr>
        <w:numPr>
          <w:ilvl w:val="0"/>
          <w:numId w:val="4"/>
        </w:numPr>
        <w:spacing w:after="0" w:line="240" w:lineRule="auto"/>
        <w:textAlignment w:val="baseline"/>
        <w:rPr>
          <w:del w:id="60" w:author="Comparison" w:date="2026-09-22T12:43:00Z" w16du:dateUtc="2026-09-22T16:43:00Z"/>
          <w:rFonts w:ascii="Times New Roman" w:eastAsia="Times New Roman" w:hAnsi="Times New Roman" w:cs="Times New Roman"/>
          <w:color w:val="000000"/>
          <w:kern w:val="0"/>
          <w:sz w:val="24"/>
          <w:szCs w:val="24"/>
          <w14:ligatures w14:val="none"/>
        </w:rPr>
      </w:pPr>
      <w:del w:id="61" w:author="Comparison" w:date="2026-09-22T12:43:00Z" w16du:dateUtc="2026-09-22T16:43:00Z">
        <w:r w:rsidRPr="00662B6A">
          <w:rPr>
            <w:rFonts w:ascii="Times New Roman" w:eastAsia="Times New Roman" w:hAnsi="Times New Roman" w:cs="Times New Roman"/>
            <w:color w:val="000000"/>
            <w:kern w:val="0"/>
            <w:sz w:val="24"/>
            <w:szCs w:val="24"/>
            <w14:ligatures w14:val="none"/>
          </w:rPr>
          <w:delText>Conducted comprehensive research for venues, food menus, activities, and promotional materials.</w:delText>
        </w:r>
      </w:del>
    </w:p>
    <w:p w14:paraId="561D274D" w14:textId="24C06655" w:rsidR="00A53FCD" w:rsidRDefault="00662B6A" w:rsidP="00A53FCD">
      <w:pPr>
        <w:numPr>
          <w:ilvl w:val="0"/>
          <w:numId w:val="4"/>
        </w:numPr>
        <w:spacing w:after="0" w:line="240" w:lineRule="auto"/>
        <w:textAlignment w:val="baseline"/>
        <w:rPr>
          <w:del w:id="62" w:author="Comparison" w:date="2026-09-22T12:43:00Z" w16du:dateUtc="2026-09-22T16:43:00Z"/>
          <w:rFonts w:ascii="Times New Roman" w:eastAsia="Times New Roman" w:hAnsi="Times New Roman" w:cs="Times New Roman"/>
          <w:color w:val="000000"/>
          <w:kern w:val="0"/>
          <w:sz w:val="24"/>
          <w:szCs w:val="24"/>
          <w14:ligatures w14:val="none"/>
        </w:rPr>
      </w:pPr>
      <w:del w:id="63" w:author="Comparison" w:date="2026-09-22T12:43:00Z" w16du:dateUtc="2026-09-22T16:43:00Z">
        <w:r w:rsidRPr="00662B6A">
          <w:rPr>
            <w:rFonts w:ascii="Times New Roman" w:eastAsia="Times New Roman" w:hAnsi="Times New Roman" w:cs="Times New Roman"/>
            <w:color w:val="000000"/>
            <w:kern w:val="0"/>
            <w:sz w:val="24"/>
            <w:szCs w:val="24"/>
            <w14:ligatures w14:val="none"/>
          </w:rPr>
          <w:delText>Developed and maintained programs for a Veterans Resource Group and supported Employee Engagement Team initiatives.</w:delText>
        </w:r>
      </w:del>
    </w:p>
    <w:p w14:paraId="7507F4CB" w14:textId="77777777" w:rsidR="00A53FCD" w:rsidRDefault="00A53FCD" w:rsidP="00A53FCD">
      <w:pPr>
        <w:spacing w:after="0" w:line="240" w:lineRule="auto"/>
        <w:textAlignment w:val="baseline"/>
        <w:rPr>
          <w:del w:id="64" w:author="Comparison" w:date="2026-09-22T12:43:00Z" w16du:dateUtc="2026-09-22T16:43:00Z"/>
          <w:rFonts w:ascii="Times New Roman" w:eastAsia="Times New Roman" w:hAnsi="Times New Roman" w:cs="Times New Roman"/>
          <w:color w:val="000000"/>
          <w:kern w:val="0"/>
          <w:sz w:val="24"/>
          <w:szCs w:val="24"/>
          <w14:ligatures w14:val="none"/>
        </w:rPr>
      </w:pPr>
    </w:p>
    <w:p w14:paraId="0D03E080" w14:textId="77777777" w:rsidR="00A53FCD" w:rsidRPr="00662B6A" w:rsidRDefault="00A53FCD" w:rsidP="00A53FCD">
      <w:pPr>
        <w:spacing w:after="0" w:line="240" w:lineRule="auto"/>
        <w:rPr>
          <w:del w:id="65" w:author="Comparison" w:date="2026-09-22T12:43:00Z" w16du:dateUtc="2026-09-22T16:43:00Z"/>
          <w:rFonts w:ascii="Times New Roman" w:eastAsia="Times New Roman" w:hAnsi="Times New Roman" w:cs="Times New Roman"/>
          <w:kern w:val="0"/>
          <w:sz w:val="24"/>
          <w:szCs w:val="24"/>
          <w14:ligatures w14:val="none"/>
        </w:rPr>
      </w:pPr>
      <w:del w:id="66" w:author="Comparison" w:date="2026-09-22T12:43:00Z" w16du:dateUtc="2026-09-22T16:43:00Z">
        <w:r w:rsidRPr="00662B6A">
          <w:rPr>
            <w:rFonts w:ascii="Times New Roman" w:eastAsia="Times New Roman" w:hAnsi="Times New Roman" w:cs="Times New Roman"/>
            <w:color w:val="0F0F0F"/>
            <w:kern w:val="0"/>
            <w:sz w:val="24"/>
            <w:szCs w:val="24"/>
            <w14:ligatures w14:val="none"/>
          </w:rPr>
          <w:delText>Quality Oversight Manager, Training and Compliance Lead, Document Control Supervisor, ISO 9001 Compliance Auditor</w:delText>
        </w:r>
      </w:del>
    </w:p>
    <w:p w14:paraId="68C84CC3" w14:textId="77777777" w:rsidR="00A53FCD" w:rsidRPr="00662B6A" w:rsidRDefault="00A53FCD" w:rsidP="00A53FCD">
      <w:pPr>
        <w:numPr>
          <w:ilvl w:val="0"/>
          <w:numId w:val="1"/>
        </w:numPr>
        <w:spacing w:before="300" w:after="0" w:line="240" w:lineRule="auto"/>
        <w:textAlignment w:val="baseline"/>
        <w:rPr>
          <w:del w:id="67" w:author="Comparison" w:date="2026-09-22T12:43:00Z" w16du:dateUtc="2026-09-22T16:43:00Z"/>
          <w:rFonts w:ascii="Times New Roman" w:eastAsia="Times New Roman" w:hAnsi="Times New Roman" w:cs="Times New Roman"/>
          <w:color w:val="000000"/>
          <w:kern w:val="0"/>
          <w:sz w:val="24"/>
          <w:szCs w:val="24"/>
          <w14:ligatures w14:val="none"/>
        </w:rPr>
      </w:pPr>
      <w:del w:id="68" w:author="Comparison" w:date="2026-09-22T12:43:00Z" w16du:dateUtc="2026-09-22T16:43:00Z">
        <w:r w:rsidRPr="00662B6A">
          <w:rPr>
            <w:rFonts w:ascii="Times New Roman" w:eastAsia="Times New Roman" w:hAnsi="Times New Roman" w:cs="Times New Roman"/>
            <w:color w:val="000000"/>
            <w:kern w:val="0"/>
            <w:sz w:val="24"/>
            <w:szCs w:val="24"/>
            <w14:ligatures w14:val="none"/>
          </w:rPr>
          <w:delText>Lead ISO certification and internal audits, ensuring compliance and continuous improvement.</w:delText>
        </w:r>
      </w:del>
    </w:p>
    <w:p w14:paraId="6735D2DE" w14:textId="77777777" w:rsidR="00A53FCD" w:rsidRPr="00662B6A" w:rsidRDefault="00A53FCD" w:rsidP="00A53FCD">
      <w:pPr>
        <w:numPr>
          <w:ilvl w:val="0"/>
          <w:numId w:val="1"/>
        </w:numPr>
        <w:spacing w:after="0" w:line="240" w:lineRule="auto"/>
        <w:textAlignment w:val="baseline"/>
        <w:rPr>
          <w:del w:id="69" w:author="Comparison" w:date="2026-09-22T12:43:00Z" w16du:dateUtc="2026-09-22T16:43:00Z"/>
          <w:rFonts w:ascii="Times New Roman" w:eastAsia="Times New Roman" w:hAnsi="Times New Roman" w:cs="Times New Roman"/>
          <w:color w:val="000000"/>
          <w:kern w:val="0"/>
          <w:sz w:val="24"/>
          <w:szCs w:val="24"/>
          <w14:ligatures w14:val="none"/>
        </w:rPr>
      </w:pPr>
      <w:del w:id="70" w:author="Comparison" w:date="2026-09-22T12:43:00Z" w16du:dateUtc="2026-09-22T16:43:00Z">
        <w:r w:rsidRPr="00662B6A">
          <w:rPr>
            <w:rFonts w:ascii="Times New Roman" w:eastAsia="Times New Roman" w:hAnsi="Times New Roman" w:cs="Times New Roman"/>
            <w:color w:val="000000"/>
            <w:kern w:val="0"/>
            <w:sz w:val="24"/>
            <w:szCs w:val="24"/>
            <w14:ligatures w14:val="none"/>
          </w:rPr>
          <w:delText>Develop audit plans, oversee process reviews, and mitigate risks for the Quality Management System (QMS).</w:delText>
        </w:r>
      </w:del>
    </w:p>
    <w:p w14:paraId="16E77C6C" w14:textId="77777777" w:rsidR="00A53FCD" w:rsidRPr="00662B6A" w:rsidRDefault="00A53FCD" w:rsidP="00A53FCD">
      <w:pPr>
        <w:numPr>
          <w:ilvl w:val="0"/>
          <w:numId w:val="1"/>
        </w:numPr>
        <w:spacing w:after="0" w:line="240" w:lineRule="auto"/>
        <w:textAlignment w:val="baseline"/>
        <w:rPr>
          <w:del w:id="71" w:author="Comparison" w:date="2026-09-22T12:43:00Z" w16du:dateUtc="2026-09-22T16:43:00Z"/>
          <w:rFonts w:ascii="Times New Roman" w:eastAsia="Times New Roman" w:hAnsi="Times New Roman" w:cs="Times New Roman"/>
          <w:color w:val="000000"/>
          <w:kern w:val="0"/>
          <w:sz w:val="24"/>
          <w:szCs w:val="24"/>
          <w14:ligatures w14:val="none"/>
        </w:rPr>
      </w:pPr>
      <w:del w:id="72" w:author="Comparison" w:date="2026-09-22T12:43:00Z" w16du:dateUtc="2026-09-22T16:43:00Z">
        <w:r w:rsidRPr="00662B6A">
          <w:rPr>
            <w:rFonts w:ascii="Times New Roman" w:eastAsia="Times New Roman" w:hAnsi="Times New Roman" w:cs="Times New Roman"/>
            <w:color w:val="000000"/>
            <w:kern w:val="0"/>
            <w:sz w:val="24"/>
            <w:szCs w:val="24"/>
            <w14:ligatures w14:val="none"/>
          </w:rPr>
          <w:delText>Resolve non-compliances, maintain documentation aligned with ISO 9001, and report to management.</w:delText>
        </w:r>
      </w:del>
    </w:p>
    <w:p w14:paraId="499CF2AE" w14:textId="77777777" w:rsidR="00A53FCD" w:rsidRPr="00662B6A" w:rsidRDefault="00A53FCD" w:rsidP="00A53FCD">
      <w:pPr>
        <w:numPr>
          <w:ilvl w:val="0"/>
          <w:numId w:val="1"/>
        </w:numPr>
        <w:spacing w:after="0" w:line="240" w:lineRule="auto"/>
        <w:textAlignment w:val="baseline"/>
        <w:rPr>
          <w:del w:id="73" w:author="Comparison" w:date="2026-09-22T12:43:00Z" w16du:dateUtc="2026-09-22T16:43:00Z"/>
          <w:rFonts w:ascii="Times New Roman" w:eastAsia="Times New Roman" w:hAnsi="Times New Roman" w:cs="Times New Roman"/>
          <w:color w:val="000000"/>
          <w:kern w:val="0"/>
          <w:sz w:val="24"/>
          <w:szCs w:val="24"/>
          <w14:ligatures w14:val="none"/>
        </w:rPr>
      </w:pPr>
      <w:del w:id="74" w:author="Comparison" w:date="2026-09-22T12:43:00Z" w16du:dateUtc="2026-09-22T16:43:00Z">
        <w:r w:rsidRPr="00662B6A">
          <w:rPr>
            <w:rFonts w:ascii="Times New Roman" w:eastAsia="Times New Roman" w:hAnsi="Times New Roman" w:cs="Times New Roman"/>
            <w:color w:val="000000"/>
            <w:kern w:val="0"/>
            <w:sz w:val="24"/>
            <w:szCs w:val="24"/>
            <w14:ligatures w14:val="none"/>
          </w:rPr>
          <w:delText>Create and deliver QMS training, manage communication, and conduct Management Review Board Meetings.</w:delText>
        </w:r>
      </w:del>
    </w:p>
    <w:p w14:paraId="2516E6F0" w14:textId="77777777" w:rsidR="00A53FCD" w:rsidRPr="00662B6A" w:rsidRDefault="00A53FCD" w:rsidP="00A53FCD">
      <w:pPr>
        <w:numPr>
          <w:ilvl w:val="0"/>
          <w:numId w:val="1"/>
        </w:numPr>
        <w:spacing w:after="0" w:line="240" w:lineRule="auto"/>
        <w:textAlignment w:val="baseline"/>
        <w:rPr>
          <w:del w:id="75" w:author="Comparison" w:date="2026-09-22T12:43:00Z" w16du:dateUtc="2026-09-22T16:43:00Z"/>
          <w:rFonts w:ascii="Times New Roman" w:eastAsia="Times New Roman" w:hAnsi="Times New Roman" w:cs="Times New Roman"/>
          <w:color w:val="000000"/>
          <w:kern w:val="0"/>
          <w:sz w:val="24"/>
          <w:szCs w:val="24"/>
          <w14:ligatures w14:val="none"/>
        </w:rPr>
      </w:pPr>
      <w:del w:id="76" w:author="Comparison" w:date="2026-09-22T12:43:00Z" w16du:dateUtc="2026-09-22T16:43:00Z">
        <w:r w:rsidRPr="00662B6A">
          <w:rPr>
            <w:rFonts w:ascii="Times New Roman" w:eastAsia="Times New Roman" w:hAnsi="Times New Roman" w:cs="Times New Roman"/>
            <w:color w:val="000000"/>
            <w:kern w:val="0"/>
            <w:sz w:val="24"/>
            <w:szCs w:val="24"/>
            <w14:ligatures w14:val="none"/>
          </w:rPr>
          <w:delText>Oversee QMS documentation, collaborate to optimize processes, and track quality-related KPIs.</w:delText>
        </w:r>
      </w:del>
    </w:p>
    <w:p w14:paraId="7AA643F9" w14:textId="77777777" w:rsidR="00A53FCD" w:rsidRPr="00662B6A" w:rsidRDefault="00A53FCD" w:rsidP="00A53FCD">
      <w:pPr>
        <w:numPr>
          <w:ilvl w:val="0"/>
          <w:numId w:val="1"/>
        </w:numPr>
        <w:spacing w:after="0" w:line="240" w:lineRule="auto"/>
        <w:textAlignment w:val="baseline"/>
        <w:rPr>
          <w:del w:id="77" w:author="Comparison" w:date="2026-09-22T12:43:00Z" w16du:dateUtc="2026-09-22T16:43:00Z"/>
          <w:rFonts w:ascii="Times New Roman" w:eastAsia="Times New Roman" w:hAnsi="Times New Roman" w:cs="Times New Roman"/>
          <w:color w:val="000000"/>
          <w:kern w:val="0"/>
          <w:sz w:val="24"/>
          <w:szCs w:val="24"/>
          <w14:ligatures w14:val="none"/>
        </w:rPr>
      </w:pPr>
      <w:del w:id="78" w:author="Comparison" w:date="2026-09-22T12:43:00Z" w16du:dateUtc="2026-09-22T16:43:00Z">
        <w:r w:rsidRPr="00662B6A">
          <w:rPr>
            <w:rFonts w:ascii="Times New Roman" w:eastAsia="Times New Roman" w:hAnsi="Times New Roman" w:cs="Times New Roman"/>
            <w:color w:val="0F0F0F"/>
            <w:kern w:val="0"/>
            <w:sz w:val="24"/>
            <w:szCs w:val="24"/>
            <w14:ligatures w14:val="none"/>
          </w:rPr>
          <w:delText>Managing, structuring, and revitalizing SharePoint.</w:delText>
        </w:r>
      </w:del>
    </w:p>
    <w:p w14:paraId="1F9097B6" w14:textId="77777777" w:rsidR="00662B6A" w:rsidRPr="00662B6A" w:rsidRDefault="00662B6A" w:rsidP="00662B6A">
      <w:pPr>
        <w:spacing w:after="240" w:line="240" w:lineRule="auto"/>
        <w:rPr>
          <w:del w:id="79" w:author="Comparison" w:date="2026-09-22T12:43:00Z" w16du:dateUtc="2026-09-22T16:43:00Z"/>
          <w:rFonts w:ascii="Times New Roman" w:eastAsia="Times New Roman" w:hAnsi="Times New Roman" w:cs="Times New Roman"/>
          <w:kern w:val="0"/>
          <w:sz w:val="24"/>
          <w:szCs w:val="24"/>
          <w14:ligatures w14:val="none"/>
        </w:rPr>
      </w:pPr>
    </w:p>
    <w:p w14:paraId="0918D4F9" w14:textId="1E382BE6" w:rsidR="00662B6A" w:rsidRPr="002C3203" w:rsidRDefault="00662B6A" w:rsidP="00662B6A">
      <w:pPr>
        <w:pStyle w:val="NoSpacing"/>
        <w:rPr>
          <w:del w:id="80" w:author="Comparison" w:date="2026-09-22T12:43:00Z" w16du:dateUtc="2026-09-22T16:43:00Z"/>
          <w:rFonts w:ascii="Times New Roman" w:hAnsi="Times New Roman" w:cs="Times New Roman"/>
          <w:sz w:val="24"/>
          <w:szCs w:val="24"/>
        </w:rPr>
      </w:pPr>
      <w:del w:id="81" w:author="Comparison" w:date="2026-09-22T12:43:00Z" w16du:dateUtc="2026-09-22T16:43:00Z">
        <w:r w:rsidRPr="002C3203">
          <w:rPr>
            <w:rFonts w:ascii="Times New Roman" w:hAnsi="Times New Roman" w:cs="Times New Roman"/>
            <w:sz w:val="24"/>
            <w:szCs w:val="24"/>
          </w:rPr>
          <w:delText xml:space="preserve">FOUNDATION ORGANIZING LLC                                                                            </w:delText>
        </w:r>
        <w:r w:rsidR="00140D6E">
          <w:rPr>
            <w:rFonts w:ascii="Times New Roman" w:hAnsi="Times New Roman" w:cs="Times New Roman"/>
            <w:sz w:val="24"/>
            <w:szCs w:val="24"/>
          </w:rPr>
          <w:delText xml:space="preserve">           </w:delText>
        </w:r>
        <w:r w:rsidRPr="002C3203">
          <w:rPr>
            <w:rFonts w:ascii="Times New Roman" w:hAnsi="Times New Roman" w:cs="Times New Roman"/>
            <w:sz w:val="24"/>
            <w:szCs w:val="24"/>
          </w:rPr>
          <w:delText xml:space="preserve">  12/2017 to Present Consultant in Quality Assurance &amp; Marketing/Business Development/Professional Organizer</w:delText>
        </w:r>
      </w:del>
    </w:p>
    <w:p w14:paraId="18AEFC3F" w14:textId="77777777" w:rsidR="00662B6A" w:rsidRPr="002C3203" w:rsidRDefault="00662B6A" w:rsidP="00662B6A">
      <w:pPr>
        <w:pStyle w:val="NoSpacing"/>
        <w:rPr>
          <w:del w:id="82" w:author="Comparison" w:date="2026-09-22T12:43:00Z" w16du:dateUtc="2026-09-22T16:43:00Z"/>
          <w:rFonts w:ascii="Times New Roman" w:hAnsi="Times New Roman" w:cs="Times New Roman"/>
          <w:sz w:val="24"/>
          <w:szCs w:val="24"/>
        </w:rPr>
      </w:pPr>
    </w:p>
    <w:p w14:paraId="0C0FC1AD" w14:textId="7038FB0E" w:rsidR="00662B6A" w:rsidRPr="002C3203" w:rsidRDefault="00662B6A" w:rsidP="00662B6A">
      <w:pPr>
        <w:pStyle w:val="NoSpacing"/>
        <w:rPr>
          <w:del w:id="83" w:author="Comparison" w:date="2026-09-22T12:43:00Z" w16du:dateUtc="2026-09-22T16:43:00Z"/>
          <w:rFonts w:ascii="Times New Roman" w:hAnsi="Times New Roman" w:cs="Times New Roman"/>
          <w:sz w:val="24"/>
          <w:szCs w:val="24"/>
        </w:rPr>
      </w:pPr>
      <w:del w:id="84" w:author="Comparison" w:date="2026-09-22T12:43:00Z" w16du:dateUtc="2026-09-22T16:43:00Z">
        <w:r w:rsidRPr="002C3203">
          <w:rPr>
            <w:rFonts w:ascii="Times New Roman" w:hAnsi="Times New Roman" w:cs="Times New Roman"/>
            <w:sz w:val="24"/>
            <w:szCs w:val="24"/>
          </w:rPr>
          <w:delText>HIPPODUCK, Trouble at the Airport</w:delText>
        </w:r>
        <w:r w:rsidRPr="002C3203">
          <w:rPr>
            <w:rFonts w:ascii="Times New Roman" w:hAnsi="Times New Roman" w:cs="Times New Roman"/>
            <w:sz w:val="24"/>
            <w:szCs w:val="24"/>
          </w:rPr>
          <w:tab/>
        </w:r>
        <w:r w:rsidRPr="002C3203">
          <w:rPr>
            <w:rFonts w:ascii="Times New Roman" w:hAnsi="Times New Roman" w:cs="Times New Roman"/>
            <w:sz w:val="24"/>
            <w:szCs w:val="24"/>
          </w:rPr>
          <w:tab/>
        </w:r>
        <w:r w:rsidRPr="002C3203">
          <w:rPr>
            <w:rFonts w:ascii="Times New Roman" w:hAnsi="Times New Roman" w:cs="Times New Roman"/>
            <w:sz w:val="24"/>
            <w:szCs w:val="24"/>
          </w:rPr>
          <w:tab/>
        </w:r>
        <w:r w:rsidRPr="002C3203">
          <w:rPr>
            <w:rFonts w:ascii="Times New Roman" w:hAnsi="Times New Roman" w:cs="Times New Roman"/>
            <w:sz w:val="24"/>
            <w:szCs w:val="24"/>
          </w:rPr>
          <w:tab/>
        </w:r>
        <w:r w:rsidRPr="002C3203">
          <w:rPr>
            <w:rFonts w:ascii="Times New Roman" w:hAnsi="Times New Roman" w:cs="Times New Roman"/>
            <w:sz w:val="24"/>
            <w:szCs w:val="24"/>
          </w:rPr>
          <w:tab/>
        </w:r>
        <w:r w:rsidRPr="002C3203">
          <w:rPr>
            <w:rFonts w:ascii="Times New Roman" w:hAnsi="Times New Roman" w:cs="Times New Roman"/>
            <w:sz w:val="24"/>
            <w:szCs w:val="24"/>
          </w:rPr>
          <w:tab/>
        </w:r>
        <w:r w:rsidRPr="002C3203">
          <w:rPr>
            <w:rFonts w:ascii="Times New Roman" w:hAnsi="Times New Roman" w:cs="Times New Roman"/>
            <w:sz w:val="24"/>
            <w:szCs w:val="24"/>
          </w:rPr>
          <w:tab/>
          <w:delText xml:space="preserve">        </w:delText>
        </w:r>
        <w:r w:rsidR="00140D6E">
          <w:rPr>
            <w:rFonts w:ascii="Times New Roman" w:hAnsi="Times New Roman" w:cs="Times New Roman"/>
            <w:sz w:val="24"/>
            <w:szCs w:val="24"/>
          </w:rPr>
          <w:delText xml:space="preserve">                      </w:delText>
        </w:r>
        <w:r w:rsidRPr="002C3203">
          <w:rPr>
            <w:rFonts w:ascii="Times New Roman" w:hAnsi="Times New Roman" w:cs="Times New Roman"/>
            <w:sz w:val="24"/>
            <w:szCs w:val="24"/>
          </w:rPr>
          <w:delText>2014-2016</w:delText>
        </w:r>
      </w:del>
    </w:p>
    <w:p w14:paraId="5385B395" w14:textId="77777777" w:rsidR="00662B6A" w:rsidRPr="002C3203" w:rsidRDefault="00662B6A" w:rsidP="00662B6A">
      <w:pPr>
        <w:pStyle w:val="NoSpacing"/>
        <w:rPr>
          <w:del w:id="85" w:author="Comparison" w:date="2026-09-22T12:43:00Z" w16du:dateUtc="2026-09-22T16:43:00Z"/>
          <w:rFonts w:ascii="Times New Roman" w:hAnsi="Times New Roman" w:cs="Times New Roman"/>
          <w:sz w:val="24"/>
          <w:szCs w:val="24"/>
        </w:rPr>
      </w:pPr>
      <w:del w:id="86" w:author="Comparison" w:date="2026-09-22T12:43:00Z" w16du:dateUtc="2026-09-22T16:43:00Z">
        <w:r w:rsidRPr="002C3203">
          <w:rPr>
            <w:rFonts w:ascii="Times New Roman" w:hAnsi="Times New Roman" w:cs="Times New Roman"/>
            <w:sz w:val="24"/>
            <w:szCs w:val="24"/>
          </w:rPr>
          <w:delText>Children’s Book Author</w:delText>
        </w:r>
      </w:del>
    </w:p>
    <w:p w14:paraId="4B473BA3" w14:textId="77777777" w:rsidR="00662B6A" w:rsidRPr="002C3203" w:rsidRDefault="00662B6A" w:rsidP="00662B6A">
      <w:pPr>
        <w:pStyle w:val="NoSpacing"/>
        <w:rPr>
          <w:del w:id="87" w:author="Comparison" w:date="2026-09-22T12:43:00Z" w16du:dateUtc="2026-09-22T16:43:00Z"/>
          <w:rFonts w:ascii="Times New Roman" w:hAnsi="Times New Roman" w:cs="Times New Roman"/>
          <w:sz w:val="24"/>
          <w:szCs w:val="24"/>
        </w:rPr>
      </w:pPr>
    </w:p>
    <w:p w14:paraId="602918CA" w14:textId="78029D9D" w:rsidR="00662B6A" w:rsidRPr="002C3203" w:rsidRDefault="00662B6A" w:rsidP="00662B6A">
      <w:pPr>
        <w:pStyle w:val="NoSpacing"/>
        <w:rPr>
          <w:del w:id="88" w:author="Comparison" w:date="2026-09-22T12:43:00Z" w16du:dateUtc="2026-09-22T16:43:00Z"/>
          <w:rFonts w:ascii="Times New Roman" w:hAnsi="Times New Roman" w:cs="Times New Roman"/>
          <w:sz w:val="24"/>
          <w:szCs w:val="24"/>
        </w:rPr>
      </w:pPr>
      <w:del w:id="89" w:author="Comparison" w:date="2026-09-22T12:43:00Z" w16du:dateUtc="2026-09-22T16:43:00Z">
        <w:r w:rsidRPr="002C3203">
          <w:rPr>
            <w:rFonts w:ascii="Times New Roman" w:hAnsi="Times New Roman" w:cs="Times New Roman"/>
            <w:sz w:val="24"/>
            <w:szCs w:val="24"/>
          </w:rPr>
          <w:delText>SJ LOGISTICS LLC   </w:delText>
        </w:r>
        <w:r w:rsidRPr="002C3203">
          <w:rPr>
            <w:rFonts w:ascii="Times New Roman" w:hAnsi="Times New Roman" w:cs="Times New Roman"/>
            <w:sz w:val="24"/>
            <w:szCs w:val="24"/>
          </w:rPr>
          <w:tab/>
        </w:r>
        <w:r w:rsidRPr="002C3203">
          <w:rPr>
            <w:rFonts w:ascii="Times New Roman" w:hAnsi="Times New Roman" w:cs="Times New Roman"/>
            <w:sz w:val="24"/>
            <w:szCs w:val="24"/>
          </w:rPr>
          <w:tab/>
        </w:r>
        <w:r w:rsidRPr="002C3203">
          <w:rPr>
            <w:rFonts w:ascii="Times New Roman" w:hAnsi="Times New Roman" w:cs="Times New Roman"/>
            <w:sz w:val="24"/>
            <w:szCs w:val="24"/>
          </w:rPr>
          <w:tab/>
        </w:r>
        <w:r w:rsidRPr="002C3203">
          <w:rPr>
            <w:rFonts w:ascii="Times New Roman" w:hAnsi="Times New Roman" w:cs="Times New Roman"/>
            <w:sz w:val="24"/>
            <w:szCs w:val="24"/>
          </w:rPr>
          <w:tab/>
        </w:r>
        <w:r w:rsidRPr="002C3203">
          <w:rPr>
            <w:rFonts w:ascii="Times New Roman" w:hAnsi="Times New Roman" w:cs="Times New Roman"/>
            <w:sz w:val="24"/>
            <w:szCs w:val="24"/>
          </w:rPr>
          <w:tab/>
        </w:r>
        <w:r w:rsidRPr="002C3203">
          <w:rPr>
            <w:rFonts w:ascii="Times New Roman" w:hAnsi="Times New Roman" w:cs="Times New Roman"/>
            <w:sz w:val="24"/>
            <w:szCs w:val="24"/>
          </w:rPr>
          <w:tab/>
        </w:r>
        <w:r w:rsidRPr="002C3203">
          <w:rPr>
            <w:rFonts w:ascii="Times New Roman" w:hAnsi="Times New Roman" w:cs="Times New Roman"/>
            <w:sz w:val="24"/>
            <w:szCs w:val="24"/>
          </w:rPr>
          <w:tab/>
        </w:r>
        <w:r w:rsidRPr="002C3203">
          <w:rPr>
            <w:rFonts w:ascii="Times New Roman" w:hAnsi="Times New Roman" w:cs="Times New Roman"/>
            <w:sz w:val="24"/>
            <w:szCs w:val="24"/>
          </w:rPr>
          <w:tab/>
        </w:r>
        <w:r w:rsidRPr="002C3203">
          <w:rPr>
            <w:rFonts w:ascii="Times New Roman" w:hAnsi="Times New Roman" w:cs="Times New Roman"/>
            <w:sz w:val="24"/>
            <w:szCs w:val="24"/>
          </w:rPr>
          <w:tab/>
          <w:delText xml:space="preserve">      </w:delText>
        </w:r>
        <w:r w:rsidR="00140D6E">
          <w:rPr>
            <w:rFonts w:ascii="Times New Roman" w:hAnsi="Times New Roman" w:cs="Times New Roman"/>
            <w:sz w:val="24"/>
            <w:szCs w:val="24"/>
          </w:rPr>
          <w:delText xml:space="preserve">          </w:delText>
        </w:r>
        <w:r w:rsidRPr="002C3203">
          <w:rPr>
            <w:rFonts w:ascii="Times New Roman" w:hAnsi="Times New Roman" w:cs="Times New Roman"/>
            <w:sz w:val="24"/>
            <w:szCs w:val="24"/>
          </w:rPr>
          <w:delText xml:space="preserve">  2007-2012</w:delText>
        </w:r>
      </w:del>
    </w:p>
    <w:p w14:paraId="365B0BDD" w14:textId="1E6D3F7B" w:rsidR="00662B6A" w:rsidRPr="002C3203" w:rsidRDefault="00662B6A" w:rsidP="00662B6A">
      <w:pPr>
        <w:pStyle w:val="NoSpacing"/>
        <w:rPr>
          <w:del w:id="90" w:author="Comparison" w:date="2026-09-22T12:43:00Z" w16du:dateUtc="2026-09-22T16:43:00Z"/>
          <w:rFonts w:ascii="Times New Roman" w:hAnsi="Times New Roman" w:cs="Times New Roman"/>
          <w:sz w:val="24"/>
          <w:szCs w:val="24"/>
        </w:rPr>
      </w:pPr>
      <w:del w:id="91" w:author="Comparison" w:date="2026-09-22T12:43:00Z" w16du:dateUtc="2026-09-22T16:43:00Z">
        <w:r w:rsidRPr="002C3203">
          <w:rPr>
            <w:rFonts w:ascii="Times New Roman" w:hAnsi="Times New Roman" w:cs="Times New Roman"/>
            <w:sz w:val="24"/>
            <w:szCs w:val="24"/>
          </w:rPr>
          <w:delText>Business Consultant &amp; Executive Administrative Assistant</w:delText>
        </w:r>
      </w:del>
    </w:p>
    <w:p w14:paraId="5DE2E67D" w14:textId="77777777" w:rsidR="00662B6A" w:rsidRPr="002C3203" w:rsidRDefault="00662B6A" w:rsidP="00662B6A">
      <w:pPr>
        <w:pStyle w:val="NoSpacing"/>
        <w:rPr>
          <w:del w:id="92" w:author="Comparison" w:date="2026-09-22T12:43:00Z" w16du:dateUtc="2026-09-22T16:43:00Z"/>
          <w:rFonts w:ascii="Times New Roman" w:hAnsi="Times New Roman" w:cs="Times New Roman"/>
          <w:sz w:val="24"/>
          <w:szCs w:val="24"/>
        </w:rPr>
      </w:pPr>
    </w:p>
    <w:p w14:paraId="7D4B6145" w14:textId="543A6B84" w:rsidR="00662B6A" w:rsidRPr="002C3203" w:rsidRDefault="00662B6A" w:rsidP="00662B6A">
      <w:pPr>
        <w:pStyle w:val="NoSpacing"/>
        <w:rPr>
          <w:del w:id="93" w:author="Comparison" w:date="2026-09-22T12:43:00Z" w16du:dateUtc="2026-09-22T16:43:00Z"/>
          <w:rFonts w:ascii="Times New Roman" w:hAnsi="Times New Roman" w:cs="Times New Roman"/>
          <w:sz w:val="24"/>
          <w:szCs w:val="24"/>
        </w:rPr>
      </w:pPr>
      <w:del w:id="94" w:author="Comparison" w:date="2026-09-22T12:43:00Z" w16du:dateUtc="2026-09-22T16:43:00Z">
        <w:r w:rsidRPr="002C3203">
          <w:rPr>
            <w:rFonts w:ascii="Times New Roman" w:hAnsi="Times New Roman" w:cs="Times New Roman"/>
            <w:sz w:val="24"/>
            <w:szCs w:val="24"/>
          </w:rPr>
          <w:delText>THE STEPHEN TALKHOUSE (live music venue)</w:delText>
        </w:r>
        <w:r w:rsidRPr="002C3203">
          <w:rPr>
            <w:rFonts w:ascii="Times New Roman" w:hAnsi="Times New Roman" w:cs="Times New Roman"/>
            <w:sz w:val="24"/>
            <w:szCs w:val="24"/>
          </w:rPr>
          <w:tab/>
        </w:r>
        <w:r w:rsidRPr="002C3203">
          <w:rPr>
            <w:rFonts w:ascii="Times New Roman" w:hAnsi="Times New Roman" w:cs="Times New Roman"/>
            <w:sz w:val="24"/>
            <w:szCs w:val="24"/>
          </w:rPr>
          <w:tab/>
        </w:r>
        <w:r w:rsidRPr="002C3203">
          <w:rPr>
            <w:rFonts w:ascii="Times New Roman" w:hAnsi="Times New Roman" w:cs="Times New Roman"/>
            <w:sz w:val="24"/>
            <w:szCs w:val="24"/>
          </w:rPr>
          <w:tab/>
        </w:r>
        <w:r w:rsidRPr="002C3203">
          <w:rPr>
            <w:rFonts w:ascii="Times New Roman" w:hAnsi="Times New Roman" w:cs="Times New Roman"/>
            <w:sz w:val="24"/>
            <w:szCs w:val="24"/>
          </w:rPr>
          <w:tab/>
          <w:delText xml:space="preserve">                     </w:delText>
        </w:r>
        <w:r w:rsidR="00140D6E">
          <w:rPr>
            <w:rFonts w:ascii="Times New Roman" w:hAnsi="Times New Roman" w:cs="Times New Roman"/>
            <w:sz w:val="24"/>
            <w:szCs w:val="24"/>
          </w:rPr>
          <w:delText xml:space="preserve">    </w:delText>
        </w:r>
        <w:r w:rsidR="003E3F81">
          <w:rPr>
            <w:rFonts w:ascii="Times New Roman" w:hAnsi="Times New Roman" w:cs="Times New Roman"/>
            <w:sz w:val="24"/>
            <w:szCs w:val="24"/>
          </w:rPr>
          <w:delText xml:space="preserve">                 </w:delText>
        </w:r>
        <w:r w:rsidRPr="002C3203">
          <w:rPr>
            <w:rFonts w:ascii="Times New Roman" w:hAnsi="Times New Roman" w:cs="Times New Roman"/>
            <w:sz w:val="24"/>
            <w:szCs w:val="24"/>
          </w:rPr>
          <w:delText xml:space="preserve">2003-2007 </w:delText>
        </w:r>
        <w:r w:rsidR="003E3F81">
          <w:rPr>
            <w:rFonts w:ascii="Times New Roman" w:hAnsi="Times New Roman" w:cs="Times New Roman"/>
            <w:sz w:val="24"/>
            <w:szCs w:val="24"/>
          </w:rPr>
          <w:delText xml:space="preserve">  </w:delText>
        </w:r>
        <w:r w:rsidRPr="002C3203">
          <w:rPr>
            <w:rFonts w:ascii="Times New Roman" w:hAnsi="Times New Roman" w:cs="Times New Roman"/>
            <w:sz w:val="24"/>
            <w:szCs w:val="24"/>
          </w:rPr>
          <w:delText>Executive</w:delText>
        </w:r>
        <w:r w:rsidR="00524C17">
          <w:rPr>
            <w:rFonts w:ascii="Times New Roman" w:hAnsi="Times New Roman" w:cs="Times New Roman"/>
            <w:sz w:val="24"/>
            <w:szCs w:val="24"/>
          </w:rPr>
          <w:delText xml:space="preserve"> </w:delText>
        </w:r>
        <w:r w:rsidRPr="002C3203">
          <w:rPr>
            <w:rFonts w:ascii="Times New Roman" w:hAnsi="Times New Roman" w:cs="Times New Roman"/>
            <w:sz w:val="24"/>
            <w:szCs w:val="24"/>
          </w:rPr>
          <w:delText>Administrative Assistant &amp; Event Planner</w:delText>
        </w:r>
      </w:del>
    </w:p>
    <w:p w14:paraId="4FDF8236" w14:textId="20269FBD" w:rsidR="00662B6A" w:rsidRPr="002C3203" w:rsidRDefault="00662B6A" w:rsidP="00662B6A">
      <w:pPr>
        <w:pStyle w:val="NoSpacing"/>
        <w:rPr>
          <w:del w:id="95" w:author="Comparison" w:date="2026-09-22T12:43:00Z" w16du:dateUtc="2026-09-22T16:43:00Z"/>
          <w:rFonts w:ascii="Times New Roman" w:hAnsi="Times New Roman" w:cs="Times New Roman"/>
          <w:sz w:val="24"/>
          <w:szCs w:val="24"/>
        </w:rPr>
      </w:pPr>
      <w:del w:id="96" w:author="Comparison" w:date="2026-09-22T12:43:00Z" w16du:dateUtc="2026-09-22T16:43:00Z">
        <w:r w:rsidRPr="002C3203">
          <w:rPr>
            <w:rFonts w:ascii="Times New Roman" w:hAnsi="Times New Roman" w:cs="Times New Roman"/>
            <w:sz w:val="24"/>
            <w:szCs w:val="24"/>
          </w:rPr>
          <w:delText xml:space="preserve"> </w:delText>
        </w:r>
      </w:del>
    </w:p>
    <w:p w14:paraId="4C932C0E" w14:textId="11A73C82" w:rsidR="00662B6A" w:rsidRPr="002C3203" w:rsidRDefault="00662B6A" w:rsidP="00662B6A">
      <w:pPr>
        <w:pStyle w:val="NoSpacing"/>
        <w:rPr>
          <w:del w:id="97" w:author="Comparison" w:date="2026-09-22T12:43:00Z" w16du:dateUtc="2026-09-22T16:43:00Z"/>
          <w:rFonts w:ascii="Times New Roman" w:hAnsi="Times New Roman" w:cs="Times New Roman"/>
          <w:sz w:val="24"/>
          <w:szCs w:val="24"/>
        </w:rPr>
      </w:pPr>
      <w:del w:id="98" w:author="Comparison" w:date="2026-09-22T12:43:00Z" w16du:dateUtc="2026-09-22T16:43:00Z">
        <w:r w:rsidRPr="002C3203">
          <w:rPr>
            <w:rFonts w:ascii="Times New Roman" w:hAnsi="Times New Roman" w:cs="Times New Roman"/>
            <w:sz w:val="24"/>
            <w:szCs w:val="24"/>
          </w:rPr>
          <w:delText xml:space="preserve">SOLDIER RIDE/WOUNDED WARRIOR PROJECT   </w:delText>
        </w:r>
        <w:r w:rsidRPr="002C3203">
          <w:rPr>
            <w:rFonts w:ascii="Times New Roman" w:hAnsi="Times New Roman" w:cs="Times New Roman"/>
            <w:sz w:val="24"/>
            <w:szCs w:val="24"/>
          </w:rPr>
          <w:tab/>
        </w:r>
        <w:r w:rsidRPr="002C3203">
          <w:rPr>
            <w:rFonts w:ascii="Times New Roman" w:hAnsi="Times New Roman" w:cs="Times New Roman"/>
            <w:sz w:val="24"/>
            <w:szCs w:val="24"/>
          </w:rPr>
          <w:tab/>
        </w:r>
        <w:r w:rsidRPr="002C3203">
          <w:rPr>
            <w:rFonts w:ascii="Times New Roman" w:hAnsi="Times New Roman" w:cs="Times New Roman"/>
            <w:sz w:val="24"/>
            <w:szCs w:val="24"/>
          </w:rPr>
          <w:tab/>
        </w:r>
        <w:r w:rsidRPr="002C3203">
          <w:rPr>
            <w:rFonts w:ascii="Times New Roman" w:hAnsi="Times New Roman" w:cs="Times New Roman"/>
            <w:sz w:val="24"/>
            <w:szCs w:val="24"/>
          </w:rPr>
          <w:tab/>
          <w:delText xml:space="preserve">                    </w:delText>
        </w:r>
        <w:r w:rsidR="00140D6E">
          <w:rPr>
            <w:rFonts w:ascii="Times New Roman" w:hAnsi="Times New Roman" w:cs="Times New Roman"/>
            <w:sz w:val="24"/>
            <w:szCs w:val="24"/>
          </w:rPr>
          <w:delText xml:space="preserve">         </w:delText>
        </w:r>
        <w:r w:rsidRPr="002C3203">
          <w:rPr>
            <w:rFonts w:ascii="Times New Roman" w:hAnsi="Times New Roman" w:cs="Times New Roman"/>
            <w:sz w:val="24"/>
            <w:szCs w:val="24"/>
          </w:rPr>
          <w:delText xml:space="preserve"> 2004-2007</w:delText>
        </w:r>
      </w:del>
    </w:p>
    <w:p w14:paraId="450DF824" w14:textId="645427BE" w:rsidR="00662B6A" w:rsidRDefault="00662B6A" w:rsidP="00662B6A">
      <w:pPr>
        <w:pStyle w:val="NoSpacing"/>
        <w:rPr>
          <w:del w:id="99" w:author="Comparison" w:date="2026-09-22T12:43:00Z" w16du:dateUtc="2026-09-22T16:43:00Z"/>
          <w:rFonts w:ascii="Times New Roman" w:hAnsi="Times New Roman" w:cs="Times New Roman"/>
          <w:sz w:val="24"/>
          <w:szCs w:val="24"/>
        </w:rPr>
      </w:pPr>
      <w:del w:id="100" w:author="Comparison" w:date="2026-09-22T12:43:00Z" w16du:dateUtc="2026-09-22T16:43:00Z">
        <w:r w:rsidRPr="002C3203">
          <w:rPr>
            <w:rFonts w:ascii="Times New Roman" w:hAnsi="Times New Roman" w:cs="Times New Roman"/>
            <w:sz w:val="24"/>
            <w:szCs w:val="24"/>
          </w:rPr>
          <w:delText xml:space="preserve">Executive Administrative Assistant </w:delText>
        </w:r>
        <w:r w:rsidR="00524C17">
          <w:rPr>
            <w:rFonts w:ascii="Times New Roman" w:hAnsi="Times New Roman" w:cs="Times New Roman"/>
            <w:sz w:val="24"/>
            <w:szCs w:val="24"/>
          </w:rPr>
          <w:delText>&amp;</w:delText>
        </w:r>
        <w:r w:rsidRPr="002C3203">
          <w:rPr>
            <w:rFonts w:ascii="Times New Roman" w:hAnsi="Times New Roman" w:cs="Times New Roman"/>
            <w:sz w:val="24"/>
            <w:szCs w:val="24"/>
          </w:rPr>
          <w:delText xml:space="preserve"> Event Planner</w:delText>
        </w:r>
      </w:del>
    </w:p>
    <w:p w14:paraId="5864E8CA" w14:textId="77777777" w:rsidR="00140D6E" w:rsidRDefault="00140D6E" w:rsidP="00662B6A">
      <w:pPr>
        <w:pStyle w:val="NoSpacing"/>
        <w:rPr>
          <w:del w:id="101" w:author="Comparison" w:date="2026-09-22T12:43:00Z" w16du:dateUtc="2026-09-22T16:43:00Z"/>
          <w:rFonts w:ascii="Times New Roman" w:hAnsi="Times New Roman" w:cs="Times New Roman"/>
          <w:sz w:val="24"/>
          <w:szCs w:val="24"/>
        </w:rPr>
      </w:pPr>
    </w:p>
    <w:p w14:paraId="5FECDB17" w14:textId="493887A9" w:rsidR="00140D6E" w:rsidRPr="002C3203" w:rsidRDefault="00426A3F" w:rsidP="00662B6A">
      <w:pPr>
        <w:pStyle w:val="NoSpacing"/>
        <w:rPr>
          <w:del w:id="102" w:author="Comparison" w:date="2026-09-22T12:43:00Z" w16du:dateUtc="2026-09-22T16:43:00Z"/>
          <w:rFonts w:ascii="Times New Roman" w:hAnsi="Times New Roman" w:cs="Times New Roman"/>
          <w:sz w:val="24"/>
          <w:szCs w:val="24"/>
        </w:rPr>
      </w:pPr>
      <w:del w:id="103" w:author="Comparison" w:date="2026-09-22T12:43:00Z" w16du:dateUtc="2026-09-22T16:43:00Z">
        <w:r>
          <w:rPr>
            <w:noProof/>
          </w:rPr>
        </w:r>
      </w:del>
      <w:r>
        <w:pict w14:anchorId="7B6F0D8D">
          <v:rect id="Horizontal Line 3" o:spid="_x0000_s1026" style="width:.0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" filled="f">
            <o:lock v:ext="edit" rotation="t" aspectratio="t" verticies="t" text="t" shapetype="t"/>
            <w10:anchorlock/>
          </v:rect>
        </w:pict>
      </w:r>
    </w:p>
    <w:p w14:paraId="43F55BDD" w14:textId="77777777" w:rsidR="00662B6A" w:rsidRPr="002C3203" w:rsidRDefault="00662B6A" w:rsidP="00662B6A">
      <w:pPr>
        <w:pStyle w:val="NoSpacing"/>
        <w:rPr>
          <w:del w:id="104" w:author="Comparison" w:date="2026-09-22T12:43:00Z" w16du:dateUtc="2026-09-22T16:43:00Z"/>
          <w:rFonts w:ascii="Times New Roman" w:eastAsia="Times New Roman" w:hAnsi="Times New Roman" w:cs="Times New Roman"/>
          <w:kern w:val="0"/>
          <w:sz w:val="24"/>
          <w:szCs w:val="24"/>
          <w14:ligatures w14:val="none"/>
        </w:rPr>
      </w:pPr>
      <w:del w:id="105" w:author="Comparison" w:date="2026-09-22T12:43:00Z" w16du:dateUtc="2026-09-22T16:43:00Z">
        <w:r w:rsidRPr="002C3203">
          <w:rPr>
            <w:rFonts w:ascii="Times New Roman" w:eastAsia="Times New Roman" w:hAnsi="Times New Roman" w:cs="Times New Roman"/>
            <w:color w:val="000000"/>
            <w:kern w:val="0"/>
            <w:sz w:val="24"/>
            <w:szCs w:val="24"/>
            <w14:ligatures w14:val="none"/>
          </w:rPr>
          <w:delText>   </w:delText>
        </w:r>
        <w:r w:rsidRPr="002C3203">
          <w:rPr>
            <w:rFonts w:ascii="Times New Roman" w:eastAsia="Times New Roman" w:hAnsi="Times New Roman" w:cs="Times New Roman"/>
            <w:color w:val="000000"/>
            <w:kern w:val="0"/>
            <w:sz w:val="24"/>
            <w:szCs w:val="24"/>
            <w14:ligatures w14:val="none"/>
          </w:rPr>
          <w:tab/>
          <w:delText xml:space="preserve">                       </w:delText>
        </w:r>
        <w:r w:rsidRPr="002C3203">
          <w:rPr>
            <w:rFonts w:ascii="Times New Roman" w:eastAsia="Times New Roman" w:hAnsi="Times New Roman" w:cs="Times New Roman"/>
            <w:color w:val="000000"/>
            <w:kern w:val="0"/>
            <w:sz w:val="24"/>
            <w:szCs w:val="24"/>
            <w14:ligatures w14:val="none"/>
          </w:rPr>
          <w:tab/>
          <w:delText xml:space="preserve">          </w:delText>
        </w:r>
        <w:r w:rsidRPr="002C3203">
          <w:rPr>
            <w:rFonts w:ascii="Times New Roman" w:eastAsia="Times New Roman" w:hAnsi="Times New Roman" w:cs="Times New Roman"/>
            <w:color w:val="000000"/>
            <w:kern w:val="0"/>
            <w:sz w:val="24"/>
            <w:szCs w:val="24"/>
            <w14:ligatures w14:val="none"/>
          </w:rPr>
          <w:tab/>
        </w:r>
      </w:del>
    </w:p>
    <w:p w14:paraId="39C60A6A" w14:textId="369B898A" w:rsidR="00140D6E" w:rsidRDefault="007E7DA1" w:rsidP="00140D6E">
      <w:pPr>
        <w:spacing w:after="0" w:line="240" w:lineRule="auto"/>
        <w:jc w:val="center"/>
        <w:rPr>
          <w:del w:id="106" w:author="Comparison" w:date="2026-09-22T12:43:00Z" w16du:dateUtc="2026-09-22T16:43:00Z"/>
          <w:rFonts w:ascii="Times New Roman" w:eastAsia="Times New Roman" w:hAnsi="Times New Roman" w:cs="Times New Roman"/>
          <w:color w:val="000000"/>
          <w:kern w:val="0"/>
          <w:sz w:val="24"/>
          <w:szCs w:val="24"/>
          <w14:ligatures w14:val="none"/>
        </w:rPr>
      </w:pPr>
      <w:del w:id="107" w:author="Comparison" w:date="2026-09-22T12:43:00Z" w16du:dateUtc="2026-09-22T16:43:00Z">
        <w:r>
          <w:rPr>
            <w:rFonts w:ascii="Times New Roman" w:eastAsia="Times New Roman" w:hAnsi="Times New Roman" w:cs="Times New Roman"/>
            <w:color w:val="000000"/>
            <w:kern w:val="0"/>
            <w:sz w:val="24"/>
            <w:szCs w:val="24"/>
            <w14:ligatures w14:val="none"/>
          </w:rPr>
          <w:delText>EDUCATION</w:delText>
        </w:r>
      </w:del>
    </w:p>
    <w:p w14:paraId="3D21F2BC" w14:textId="77777777" w:rsidR="00140D6E" w:rsidRDefault="00140D6E" w:rsidP="00662B6A">
      <w:pPr>
        <w:spacing w:after="0" w:line="240" w:lineRule="auto"/>
        <w:rPr>
          <w:del w:id="108" w:author="Comparison" w:date="2026-09-22T12:43:00Z" w16du:dateUtc="2026-09-22T16:43:00Z"/>
          <w:rFonts w:ascii="Times New Roman" w:eastAsia="Times New Roman" w:hAnsi="Times New Roman" w:cs="Times New Roman"/>
          <w:color w:val="000000"/>
          <w:kern w:val="0"/>
          <w:sz w:val="24"/>
          <w:szCs w:val="24"/>
          <w14:ligatures w14:val="none"/>
        </w:rPr>
      </w:pPr>
    </w:p>
    <w:p w14:paraId="36D1FE82" w14:textId="7D8A4910" w:rsidR="00662B6A" w:rsidRPr="00662B6A" w:rsidRDefault="00662B6A" w:rsidP="00662B6A">
      <w:pPr>
        <w:spacing w:after="0" w:line="240" w:lineRule="auto"/>
        <w:rPr>
          <w:del w:id="109" w:author="Comparison" w:date="2026-09-22T12:43:00Z" w16du:dateUtc="2026-09-22T16:43:00Z"/>
          <w:rFonts w:ascii="Times New Roman" w:eastAsia="Times New Roman" w:hAnsi="Times New Roman" w:cs="Times New Roman"/>
          <w:kern w:val="0"/>
          <w:sz w:val="24"/>
          <w:szCs w:val="24"/>
          <w14:ligatures w14:val="none"/>
        </w:rPr>
      </w:pPr>
      <w:del w:id="110" w:author="Comparison" w:date="2026-09-22T12:43:00Z" w16du:dateUtc="2026-09-22T16:43:00Z">
        <w:r w:rsidRPr="00662B6A">
          <w:rPr>
            <w:rFonts w:ascii="Times New Roman" w:eastAsia="Times New Roman" w:hAnsi="Times New Roman" w:cs="Times New Roman"/>
            <w:color w:val="000000"/>
            <w:kern w:val="0"/>
            <w:sz w:val="24"/>
            <w:szCs w:val="24"/>
            <w14:ligatures w14:val="none"/>
          </w:rPr>
          <w:delText>EDUCATION &amp; CERTIFICATIONS</w:delText>
        </w:r>
      </w:del>
    </w:p>
    <w:p w14:paraId="311D972C" w14:textId="77777777" w:rsidR="00662B6A" w:rsidRPr="00662B6A" w:rsidRDefault="00662B6A" w:rsidP="00662B6A">
      <w:pPr>
        <w:spacing w:after="0" w:line="240" w:lineRule="auto"/>
        <w:rPr>
          <w:del w:id="111" w:author="Comparison" w:date="2026-09-22T12:43:00Z" w16du:dateUtc="2026-09-22T16:43:00Z"/>
          <w:rFonts w:ascii="Times New Roman" w:eastAsia="Times New Roman" w:hAnsi="Times New Roman" w:cs="Times New Roman"/>
          <w:kern w:val="0"/>
          <w:sz w:val="24"/>
          <w:szCs w:val="24"/>
          <w14:ligatures w14:val="none"/>
        </w:rPr>
      </w:pPr>
      <w:del w:id="112" w:author="Comparison" w:date="2026-09-22T12:43:00Z" w16du:dateUtc="2026-09-22T16:43:00Z">
        <w:r w:rsidRPr="00662B6A">
          <w:rPr>
            <w:rFonts w:ascii="Times New Roman" w:eastAsia="Times New Roman" w:hAnsi="Times New Roman" w:cs="Times New Roman"/>
            <w:color w:val="000000"/>
            <w:kern w:val="0"/>
            <w:sz w:val="24"/>
            <w:szCs w:val="24"/>
            <w14:ligatures w14:val="none"/>
          </w:rPr>
          <w:delText>B.A., Rhetoric &amp; Communications; Minor in Business with concentration on Marketing (2002)</w:delText>
        </w:r>
      </w:del>
    </w:p>
    <w:p w14:paraId="573D3392" w14:textId="77777777" w:rsidR="00662B6A" w:rsidRPr="00662B6A" w:rsidRDefault="00662B6A" w:rsidP="00662B6A">
      <w:pPr>
        <w:spacing w:after="0" w:line="240" w:lineRule="auto"/>
        <w:rPr>
          <w:del w:id="113" w:author="Comparison" w:date="2026-09-22T12:43:00Z" w16du:dateUtc="2026-09-22T16:43:00Z"/>
          <w:rFonts w:ascii="Times New Roman" w:eastAsia="Times New Roman" w:hAnsi="Times New Roman" w:cs="Times New Roman"/>
          <w:kern w:val="0"/>
          <w:sz w:val="24"/>
          <w:szCs w:val="24"/>
          <w14:ligatures w14:val="none"/>
        </w:rPr>
      </w:pPr>
      <w:del w:id="114" w:author="Comparison" w:date="2026-09-22T12:43:00Z" w16du:dateUtc="2026-09-22T16:43:00Z">
        <w:r w:rsidRPr="00662B6A">
          <w:rPr>
            <w:rFonts w:ascii="Times New Roman" w:eastAsia="Times New Roman" w:hAnsi="Times New Roman" w:cs="Times New Roman"/>
            <w:color w:val="000000"/>
            <w:kern w:val="0"/>
            <w:sz w:val="24"/>
            <w:szCs w:val="24"/>
            <w14:ligatures w14:val="none"/>
          </w:rPr>
          <w:delText>University At Albany, Albany, NY</w:delText>
        </w:r>
      </w:del>
    </w:p>
    <w:p w14:paraId="61F057E8" w14:textId="77777777" w:rsidR="00662B6A" w:rsidRPr="00662B6A" w:rsidRDefault="00662B6A" w:rsidP="00662B6A">
      <w:pPr>
        <w:spacing w:after="0" w:line="240" w:lineRule="auto"/>
        <w:rPr>
          <w:del w:id="115" w:author="Comparison" w:date="2026-09-22T12:43:00Z" w16du:dateUtc="2026-09-22T16:43:00Z"/>
          <w:rFonts w:ascii="Times New Roman" w:eastAsia="Times New Roman" w:hAnsi="Times New Roman" w:cs="Times New Roman"/>
          <w:kern w:val="0"/>
          <w:sz w:val="24"/>
          <w:szCs w:val="24"/>
          <w14:ligatures w14:val="none"/>
        </w:rPr>
      </w:pPr>
    </w:p>
    <w:p w14:paraId="5C694063" w14:textId="77777777" w:rsidR="00662B6A" w:rsidRPr="00662B6A" w:rsidRDefault="00662B6A" w:rsidP="00662B6A">
      <w:pPr>
        <w:spacing w:after="0" w:line="240" w:lineRule="auto"/>
        <w:rPr>
          <w:del w:id="116" w:author="Comparison" w:date="2026-09-22T12:43:00Z" w16du:dateUtc="2026-09-22T16:43:00Z"/>
          <w:rFonts w:ascii="Times New Roman" w:eastAsia="Times New Roman" w:hAnsi="Times New Roman" w:cs="Times New Roman"/>
          <w:kern w:val="0"/>
          <w:sz w:val="24"/>
          <w:szCs w:val="24"/>
          <w14:ligatures w14:val="none"/>
        </w:rPr>
      </w:pPr>
      <w:del w:id="117" w:author="Comparison" w:date="2026-09-22T12:43:00Z" w16du:dateUtc="2026-09-22T16:43:00Z">
        <w:r w:rsidRPr="00662B6A">
          <w:rPr>
            <w:rFonts w:ascii="Times New Roman" w:eastAsia="Times New Roman" w:hAnsi="Times New Roman" w:cs="Times New Roman"/>
            <w:color w:val="000000"/>
            <w:kern w:val="0"/>
            <w:sz w:val="24"/>
            <w:szCs w:val="24"/>
            <w14:ligatures w14:val="none"/>
          </w:rPr>
          <w:delText>COMPUTER/TECHNICAL SKILLS/RELEVANT TRAINING/CERTIFICATIONS</w:delText>
        </w:r>
      </w:del>
    </w:p>
    <w:p w14:paraId="4CD7FF63" w14:textId="54648952" w:rsidR="00662B6A" w:rsidRPr="00662B6A" w:rsidRDefault="00662B6A" w:rsidP="00662B6A">
      <w:pPr>
        <w:spacing w:after="0" w:line="240" w:lineRule="auto"/>
        <w:rPr>
          <w:del w:id="118" w:author="Comparison" w:date="2026-09-22T12:43:00Z" w16du:dateUtc="2026-09-22T16:43:00Z"/>
          <w:rFonts w:ascii="Times New Roman" w:eastAsia="Times New Roman" w:hAnsi="Times New Roman" w:cs="Times New Roman"/>
          <w:kern w:val="0"/>
          <w:sz w:val="24"/>
          <w:szCs w:val="24"/>
          <w14:ligatures w14:val="none"/>
        </w:rPr>
      </w:pPr>
      <w:del w:id="119" w:author="Comparison" w:date="2026-09-22T12:43:00Z" w16du:dateUtc="2026-09-22T16:43:00Z">
        <w:r w:rsidRPr="00662B6A">
          <w:rPr>
            <w:rFonts w:ascii="Times New Roman" w:eastAsia="Times New Roman" w:hAnsi="Times New Roman" w:cs="Times New Roman"/>
            <w:color w:val="000000"/>
            <w:kern w:val="0"/>
            <w:sz w:val="24"/>
            <w:szCs w:val="24"/>
            <w14:ligatures w14:val="none"/>
          </w:rPr>
          <w:delText xml:space="preserve">Microsoft 365; Teams; SharePoint; Salesforce; Mailchimp and Constant Contact; Expense Reporting; </w:delText>
        </w:r>
        <w:r w:rsidR="00FE7D1A" w:rsidRPr="00662B6A">
          <w:rPr>
            <w:rFonts w:ascii="Times New Roman" w:eastAsia="Times New Roman" w:hAnsi="Times New Roman" w:cs="Times New Roman"/>
            <w:color w:val="000000"/>
            <w:kern w:val="0"/>
            <w:sz w:val="24"/>
            <w:szCs w:val="24"/>
            <w14:ligatures w14:val="none"/>
          </w:rPr>
          <w:delText>QuickBooks</w:delText>
        </w:r>
        <w:r w:rsidRPr="00662B6A">
          <w:rPr>
            <w:rFonts w:ascii="Times New Roman" w:eastAsia="Times New Roman" w:hAnsi="Times New Roman" w:cs="Times New Roman"/>
            <w:color w:val="000000"/>
            <w:kern w:val="0"/>
            <w:sz w:val="24"/>
            <w:szCs w:val="24"/>
            <w14:ligatures w14:val="none"/>
          </w:rPr>
          <w:delText>; Oral Presentations; Transcription and Dictation; Database; Editing; Scanning; WordPress; Quicken; Photoshop (selectively); Social Media; ISO9001:2015 Internal Auditor Course; Advisera Academy</w:delText>
        </w:r>
      </w:del>
    </w:p>
    <w:p w14:paraId="33A2FDC6" w14:textId="77777777" w:rsidR="00173AEA" w:rsidRDefault="00173AEA">
      <w:pPr>
        <w:rPr>
          <w:rPrChange w:id="120" w:author="Comparison" w:date="2026-09-22T12:43:00Z" w16du:dateUtc="2026-09-22T16:43:00Z">
            <w:rPr>
              <w:rFonts w:ascii="Times New Roman" w:hAnsi="Times New Roman" w:cs="Times New Roman"/>
              <w:sz w:val="24"/>
              <w:szCs w:val="24"/>
            </w:rPr>
          </w:rPrChange>
        </w:rPr>
      </w:pPr>
    </w:p>
    <w:sectPr w:rsidR="00173AEA">
      <w:headerReference w:type="default" r:id="rId8"/>
      <w:footerReference w:type="default" r:id="rId9"/>
      <w:pgSz w:w="11905" w:h="16837"/>
      <w:pgMar w:top="1440" w:right="1440" w:bottom="1440" w:left="1440" w:header="720" w:footer="720" w:gutter="0"/>
      <w:cols w:space="720"/>
      <w:docGrid w:linePitch="0"/>
      <w:sectPrChange w:id="130" w:author="Comparison" w:date="2026-09-22T12:43:00Z" w16du:dateUtc="2026-09-22T16:43:00Z">
        <w:sectPr w:rsidR="00173AEA">
          <w:pgSz w:w="12240" w:h="15840"/>
          <w:pgMar w:top="720" w:right="720" w:bottom="720" w:left="720" w:header="720" w:footer="720" w:gutter="0"/>
          <w:docGrid w:linePitch="36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E344D3B" w14:textId="77777777" w:rsidR="00426A3F" w:rsidRDefault="00426A3F" w:rsidP="0023449D">
      <w:pPr>
        <w:spacing w:after="0" w:line="240" w:lineRule="auto"/>
      </w:pPr>
      <w:r>
        <w:separator/>
      </w:r>
    </w:p>
  </w:endnote>
  <w:endnote w:type="continuationSeparator" w:id="0">
    <w:p w14:paraId="4452ACB5" w14:textId="77777777" w:rsidR="00426A3F" w:rsidRDefault="00426A3F" w:rsidP="002344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D90D2AA" w14:textId="77777777" w:rsidR="0023449D" w:rsidRDefault="0023449D">
    <w:pPr>
      <w:pStyle w:val="Hyperlink"/>
      <w:pPrChange w:id="129" w:author="Comparison" w:date="2026-09-22T12:43:00Z" w16du:dateUtc="2026-09-22T16:43:00Z">
        <w:pPr>
          <w:pStyle w:val="Footer"/>
        </w:pPr>
      </w:pPrChan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96D4696" w14:textId="77777777" w:rsidR="00426A3F" w:rsidRDefault="00426A3F" w:rsidP="0023449D">
      <w:pPr>
        <w:spacing w:after="0" w:line="240" w:lineRule="auto"/>
      </w:pPr>
      <w:r>
        <w:separator/>
      </w:r>
    </w:p>
  </w:footnote>
  <w:footnote w:type="continuationSeparator" w:id="0">
    <w:p w14:paraId="32C449D8" w14:textId="77777777" w:rsidR="00426A3F" w:rsidRDefault="00426A3F" w:rsidP="002344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Ind w:w="10" w:type="dxa"/>
      <w:tblCellMar>
        <w:left w:w="10" w:type="dxa"/>
        <w:right w:w="10" w:type="dxa"/>
      </w:tblCellMar>
      <w:tblLook w:val="0000" w:firstRow="0" w:lastRow="0" w:firstColumn="0" w:lastColumn="0" w:noHBand="0" w:noVBand="0"/>
    </w:tblPr>
    <w:tblGrid>
      <w:gridCol w:w="4056"/>
      <w:gridCol w:w="903"/>
      <w:gridCol w:w="4056"/>
    </w:tblGrid>
    <w:tr w:rsidR="00356296" w14:paraId="5B134C9F" w14:textId="77777777">
      <w:tblPrEx>
        <w:tblCellMar>
          <w:top w:w="0" w:type="dxa"/>
          <w:bottom w:w="0" w:type="dxa"/>
        </w:tblCellMar>
      </w:tblPrEx>
      <w:trPr>
        <w:ins w:id="121" w:author="Comparison" w:date="2026-09-22T12:43:00Z" w16du:dateUtc="2026-09-22T16:43:00Z"/>
      </w:trPr>
      <w:tc>
        <w:tcPr>
          <w:tcW w:w="4500" w:type="dxa"/>
          <w:tcBorders>
            <w:bottom w:val="single" w:sz="1" w:space="0" w:color="000000"/>
          </w:tcBorders>
          <w:noWrap/>
        </w:tcPr>
        <w:p w14:paraId="52B845F8" w14:textId="77777777" w:rsidR="00356296" w:rsidRDefault="00426A3F">
          <w:pPr>
            <w:rPr>
              <w:ins w:id="122" w:author="Comparison" w:date="2026-09-22T12:43:00Z" w16du:dateUtc="2026-09-22T16:43:00Z"/>
            </w:rPr>
          </w:pPr>
          <w:ins w:id="123" w:author="Comparison" w:date="2026-09-22T12:43:00Z" w16du:dateUtc="2026-09-22T16:43:00Z">
            <w:r>
              <w:rPr>
                <w:rFonts w:ascii="Arial" w:eastAsia="Arial" w:hAnsi="Arial" w:cs="Arial"/>
                <w:color w:val="000000"/>
                <w:sz w:val="24"/>
                <w:szCs w:val="24"/>
              </w:rPr>
              <w:t>D+H</w:t>
            </w:r>
            <w:r>
              <w:rPr>
                <w:color w:val="000000"/>
              </w:rPr>
              <w:t xml:space="preserve"> | Kilde: www.dh-partner.com</w:t>
            </w:r>
          </w:ins>
        </w:p>
      </w:tc>
      <w:tc>
        <w:tcPr>
          <w:tcW w:w="1000" w:type="dxa"/>
          <w:tcBorders>
            <w:bottom w:val="single" w:sz="1" w:space="0" w:color="000000"/>
          </w:tcBorders>
          <w:noWrap/>
        </w:tcPr>
        <w:p w14:paraId="02611430" w14:textId="77777777" w:rsidR="00356296" w:rsidRDefault="00426A3F">
          <w:pPr>
            <w:jc w:val="center"/>
            <w:rPr>
              <w:ins w:id="124" w:author="Comparison" w:date="2026-09-22T12:43:00Z" w16du:dateUtc="2026-09-22T16:43:00Z"/>
            </w:rPr>
          </w:pPr>
          <w:ins w:id="125" w:author="Comparison" w:date="2026-09-22T12:43:00Z" w16du:dateUtc="2026-09-22T16:43:00Z">
            <w:r>
              <w:rPr>
                <w:color w:val="000000"/>
              </w:rPr>
              <w:t>-</w:t>
            </w:r>
            <w:r>
              <w:fldChar w:fldCharType="begin"/>
            </w:r>
            <w:r>
              <w:rPr>
                <w:color w:val="000000"/>
              </w:rPr>
              <w:instrText>PAGE</w:instrText>
            </w:r>
            <w:r>
              <w:fldChar w:fldCharType="separate"/>
            </w:r>
            <w:r>
              <w:fldChar w:fldCharType="end"/>
            </w:r>
            <w:r>
              <w:rPr>
                <w:color w:val="000000"/>
              </w:rPr>
              <w:t>-</w:t>
            </w:r>
          </w:ins>
        </w:p>
      </w:tc>
      <w:tc>
        <w:tcPr>
          <w:tcW w:w="4500" w:type="dxa"/>
          <w:tcBorders>
            <w:bottom w:val="single" w:sz="1" w:space="0" w:color="000000"/>
          </w:tcBorders>
          <w:noWrap/>
        </w:tcPr>
        <w:p w14:paraId="615027CA" w14:textId="77777777" w:rsidR="00356296" w:rsidRDefault="00426A3F">
          <w:pPr>
            <w:jc w:val="right"/>
            <w:rPr>
              <w:ins w:id="126" w:author="Comparison" w:date="2026-09-22T12:43:00Z" w16du:dateUtc="2026-09-22T16:43:00Z"/>
            </w:rPr>
          </w:pPr>
          <w:ins w:id="127" w:author="Comparison" w:date="2026-09-22T12:43:00Z" w16du:dateUtc="2026-09-22T16:43:00Z">
            <w:r>
              <w:rPr>
                <w:color w:val="000000"/>
              </w:rPr>
              <w:t>07.12.2025</w:t>
            </w:r>
          </w:ins>
        </w:p>
      </w:tc>
    </w:tr>
  </w:tbl>
  <w:p w14:paraId="6239BDE4" w14:textId="77777777" w:rsidR="0023449D" w:rsidRDefault="0023449D">
    <w:pPr>
      <w:pStyle w:val="Header"/>
      <w:rPr>
        <w:del w:id="128" w:author="Comparison" w:date="2026-09-22T12:43:00Z" w16du:dateUtc="2026-09-22T16:43:00Z"/>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D187C22"/>
    <w:multiLevelType w:val="multilevel"/>
    <w:tmpl w:val="DDAA5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9E1A6F"/>
    <w:multiLevelType w:val="multilevel"/>
    <w:tmpl w:val="75280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9287CF1"/>
    <w:multiLevelType w:val="multilevel"/>
    <w:tmpl w:val="14CEA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9520E88"/>
    <w:multiLevelType w:val="multilevel"/>
    <w:tmpl w:val="5D6C7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1265150">
    <w:abstractNumId w:val="0"/>
  </w:num>
  <w:num w:numId="2" w16cid:durableId="1255897664">
    <w:abstractNumId w:val="3"/>
  </w:num>
  <w:num w:numId="3" w16cid:durableId="991444795">
    <w:abstractNumId w:val="1"/>
  </w:num>
  <w:num w:numId="4" w16cid:durableId="1582449527">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B6A"/>
    <w:rsid w:val="00140D6E"/>
    <w:rsid w:val="00173AEA"/>
    <w:rsid w:val="0023449D"/>
    <w:rsid w:val="002C3203"/>
    <w:rsid w:val="00356296"/>
    <w:rsid w:val="003E3F81"/>
    <w:rsid w:val="00426A3F"/>
    <w:rsid w:val="00524C17"/>
    <w:rsid w:val="005A066F"/>
    <w:rsid w:val="00641EDC"/>
    <w:rsid w:val="00662B6A"/>
    <w:rsid w:val="007654DB"/>
    <w:rsid w:val="007E2F0B"/>
    <w:rsid w:val="007E7DA1"/>
    <w:rsid w:val="00875E83"/>
    <w:rsid w:val="00A11BF9"/>
    <w:rsid w:val="00A53FCD"/>
    <w:rsid w:val="00AD67D7"/>
    <w:rsid w:val="00BA0ED1"/>
    <w:rsid w:val="00BC5CF7"/>
    <w:rsid w:val="00C83DC6"/>
    <w:rsid w:val="00CA34B2"/>
    <w:rsid w:val="00D134B3"/>
    <w:rsid w:val="00E86BB5"/>
    <w:rsid w:val="00E91052"/>
    <w:rsid w:val="00FE7D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2F1A05C5"/>
  <w15:chartTrackingRefBased/>
  <w15:docId w15:val="{8591AC41-2FA9-4D9F-8541-17BE2209C0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62B6A"/>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unhideWhenUsed/>
    <w:rsid w:val="00662B6A"/>
    <w:rPr>
      <w:color w:val="0000FF"/>
      <w:u w:val="single"/>
    </w:rPr>
  </w:style>
  <w:style w:type="character" w:customStyle="1" w:styleId="apple-tab-span">
    <w:name w:val="apple-tab-span"/>
    <w:basedOn w:val="DefaultParagraphFont"/>
    <w:rsid w:val="00662B6A"/>
  </w:style>
  <w:style w:type="paragraph" w:styleId="NoSpacing">
    <w:name w:val="No Spacing"/>
    <w:uiPriority w:val="1"/>
    <w:qFormat/>
    <w:rsid w:val="00662B6A"/>
    <w:pPr>
      <w:spacing w:after="0" w:line="240" w:lineRule="auto"/>
    </w:pPr>
  </w:style>
  <w:style w:type="character" w:styleId="UnresolvedMention">
    <w:name w:val="Unresolved Mention"/>
    <w:basedOn w:val="DefaultParagraphFont"/>
    <w:uiPriority w:val="99"/>
    <w:semiHidden/>
    <w:unhideWhenUsed/>
    <w:rsid w:val="00AD67D7"/>
    <w:rPr>
      <w:color w:val="605E5C"/>
      <w:shd w:val="clear" w:color="auto" w:fill="E1DFDD"/>
    </w:rPr>
  </w:style>
  <w:style w:type="character" w:styleId="FootnoteReference">
    <w:name w:val="footnote reference"/>
    <w:semiHidden/>
    <w:unhideWhenUsed/>
    <w:rsid w:val="0023449D"/>
    <w:rPr>
      <w:vertAlign w:val="superscript"/>
    </w:rPr>
  </w:style>
  <w:style w:type="paragraph" w:styleId="Header">
    <w:name w:val="header"/>
    <w:basedOn w:val="Normal"/>
    <w:link w:val="HeaderChar"/>
    <w:uiPriority w:val="99"/>
    <w:unhideWhenUsed/>
    <w:rsid w:val="0023449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449D"/>
  </w:style>
  <w:style w:type="paragraph" w:styleId="Footer">
    <w:name w:val="footer"/>
    <w:basedOn w:val="Normal"/>
    <w:link w:val="FooterChar"/>
    <w:uiPriority w:val="99"/>
    <w:unhideWhenUsed/>
    <w:rsid w:val="0023449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44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6536340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EEF710-D7B4-4FFE-9879-881C841D34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1598</Words>
  <Characters>9109</Characters>
  <Application>Microsoft Office Word</Application>
  <DocSecurity>0</DocSecurity>
  <Lines>75</Lines>
  <Paragraphs>21</Paragraphs>
  <ScaleCrop>false</ScaleCrop>
  <Company/>
  <LinksUpToDate>false</LinksUpToDate>
  <CharactersWithSpaces>10686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Sandra Magura</dc:creator>
  <cp:keywords/>
  <dc:description/>
  <cp:lastModifiedBy>Arthur Souza Rodrigues</cp:lastModifiedBy>
  <cp:revision>1</cp:revision>
  <dcterms:created xsi:type="dcterms:W3CDTF">2023-11-28T16:36:00Z</dcterms:created>
  <dcterms:modified xsi:type="dcterms:W3CDTF">2026-09-22T16:43:00Z</dcterms:modified>
</cp:coreProperties>
</file>