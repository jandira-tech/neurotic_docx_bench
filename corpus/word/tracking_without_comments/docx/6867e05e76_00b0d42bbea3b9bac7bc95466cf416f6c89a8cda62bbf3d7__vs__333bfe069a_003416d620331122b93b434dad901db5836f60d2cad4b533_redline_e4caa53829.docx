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C4D51" w14:textId="77777777" w:rsidR="00BC32DD" w:rsidRPr="001A2552" w:rsidRDefault="00BC32DD" w:rsidP="00BC32DD">
      <w:pPr>
        <w:jc w:val="center"/>
        <w:rPr>
          <w:ins w:id="6" w:author="msi" w:date="2026-09-22T12:42:00Z" w16du:dateUtc="2026-09-22T16:42:00Z"/>
          <w:sz w:val="16"/>
          <w:szCs w:val="16"/>
        </w:rPr>
      </w:pPr>
      <w:ins w:id="7" w:author="msi" w:date="2026-09-22T12:42:00Z" w16du:dateUtc="2026-09-22T16:4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309ED4EC" w14:textId="77777777" w:rsidR="00BC32DD" w:rsidRPr="001A2552" w:rsidRDefault="00BC32DD" w:rsidP="00BC32DD">
      <w:pPr>
        <w:jc w:val="center"/>
        <w:rPr>
          <w:ins w:id="8" w:author="msi" w:date="2026-09-22T12:42:00Z" w16du:dateUtc="2026-09-22T16:42:00Z"/>
          <w:b/>
          <w:sz w:val="16"/>
          <w:szCs w:val="16"/>
        </w:rPr>
      </w:pPr>
      <w:ins w:id="9" w:author="msi" w:date="2026-09-22T12:42:00Z" w16du:dateUtc="2026-09-22T16:42:00Z">
        <w:r w:rsidRPr="001A2552">
          <w:rPr>
            <w:b/>
            <w:sz w:val="16"/>
            <w:szCs w:val="16"/>
          </w:rPr>
          <w:t>Açık Ders Malzemeleri</w:t>
        </w:r>
      </w:ins>
    </w:p>
    <w:p w14:paraId="585B39EC" w14:textId="77777777" w:rsidR="00BC32DD" w:rsidRDefault="00BC32DD" w:rsidP="00BC32DD">
      <w:pPr>
        <w:pStyle w:val="Basliklar"/>
        <w:jc w:val="center"/>
        <w:rPr>
          <w:ins w:id="10" w:author="msi" w:date="2026-09-22T12:42:00Z" w16du:dateUtc="2026-09-22T16:42:00Z"/>
          <w:sz w:val="16"/>
          <w:szCs w:val="16"/>
        </w:rPr>
      </w:pPr>
    </w:p>
    <w:p w14:paraId="3ECA0AEB" w14:textId="77777777" w:rsidR="00BC32DD" w:rsidRPr="001A2552" w:rsidRDefault="00BC32DD" w:rsidP="00BC32DD">
      <w:pPr>
        <w:pStyle w:val="Basliklar"/>
        <w:jc w:val="center"/>
        <w:rPr>
          <w:ins w:id="11" w:author="msi" w:date="2026-09-22T12:42:00Z" w16du:dateUtc="2026-09-22T16:42:00Z"/>
          <w:sz w:val="16"/>
          <w:szCs w:val="16"/>
        </w:rPr>
      </w:pPr>
      <w:ins w:id="12" w:author="msi" w:date="2026-09-22T12:42:00Z" w16du:dateUtc="2026-09-22T16:42:00Z">
        <w:r>
          <w:rPr>
            <w:sz w:val="16"/>
            <w:szCs w:val="16"/>
          </w:rPr>
          <w:t>Ders izlence Formu</w:t>
        </w:r>
      </w:ins>
    </w:p>
    <w:p w14:paraId="6811C0B2" w14:textId="77777777" w:rsidR="00BC32DD" w:rsidRPr="001A2552" w:rsidRDefault="00BC32DD" w:rsidP="00BC32DD">
      <w:pPr>
        <w:rPr>
          <w:ins w:id="13" w:author="msi" w:date="2026-09-22T12:42:00Z" w16du:dateUtc="2026-09-22T16:42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4" w:author="msi" w:date="2026-09-22T12:42:00Z" w16du:dateUtc="2026-09-22T16:42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5">
          <w:tblGrid>
            <w:gridCol w:w="55"/>
            <w:gridCol w:w="1740"/>
            <w:gridCol w:w="210"/>
            <w:gridCol w:w="740"/>
            <w:gridCol w:w="1210"/>
            <w:gridCol w:w="4858"/>
          </w:tblGrid>
        </w:tblGridChange>
      </w:tblGrid>
      <w:tr w:rsidR="009A31CE" w:rsidRPr="009A31CE" w14:paraId="55AFF8F7" w14:textId="77777777" w:rsidTr="00832AEF">
        <w:trPr>
          <w:jc w:val="center"/>
          <w:trPrChange w:id="16" w:author="msi" w:date="2026-09-22T12:42:00Z" w16du:dateUtc="2026-09-22T16:42:00Z">
            <w:trPr>
              <w:gridBefore w:val="1"/>
              <w:gridAfter w:val="1"/>
              <w:trHeight w:val="270"/>
            </w:trPr>
          </w:trPrChange>
        </w:trPr>
        <w:tc>
          <w:tcPr>
            <w:tcW w:w="2745" w:type="dxa"/>
            <w:vAlign w:val="center"/>
            <w:tcPrChange w:id="17" w:author="msi" w:date="2026-09-22T12:42:00Z" w16du:dateUtc="2026-09-22T16:42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1286505E" w14:textId="77777777" w:rsidR="009A31CE" w:rsidRPr="001A2552" w:rsidRDefault="00BC32DD" w:rsidP="00832AEF">
            <w:pPr>
              <w:pStyle w:val="DersBasliklar"/>
              <w:rPr>
                <w:rPrChange w:id="18" w:author="msi" w:date="2026-09-22T12:42:00Z" w16du:dateUtc="2026-09-22T16:42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  <w:pPrChange w:id="19" w:author="msi" w:date="2026-09-22T12:42:00Z" w16du:dateUtc="2026-09-22T16:42:00Z">
                <w:pPr>
                  <w:jc w:val="left"/>
                </w:pPr>
              </w:pPrChange>
            </w:pPr>
            <w:ins w:id="20" w:author="msi" w:date="2026-09-22T12:42:00Z" w16du:dateUtc="2026-09-22T16:42:00Z">
              <w:r w:rsidRPr="001A2552">
                <w:rPr>
                  <w:szCs w:val="16"/>
                </w:rPr>
                <w:t>Dersin Kodu ve İsmi</w:t>
              </w:r>
            </w:ins>
            <w:del w:id="21" w:author="msi" w:date="2026-09-22T12:42:00Z" w16du:dateUtc="2026-09-22T16:42:00Z">
              <w:r w:rsidR="009A31CE" w:rsidRPr="009A31CE">
                <w:rPr>
                  <w:rFonts w:ascii="Arial" w:hAnsi="Arial" w:cs="Arial"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6068" w:type="dxa"/>
            <w:tcPrChange w:id="22" w:author="msi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5C5F0B4" w14:textId="77777777" w:rsidR="009A31CE" w:rsidRPr="00B00DF3" w:rsidRDefault="00CC0B85" w:rsidP="00F95BE5">
            <w:pPr>
              <w:pStyle w:val="DersBilgileri"/>
              <w:rPr>
                <w:rPrChange w:id="23" w:author="msi" w:date="2026-09-22T12:42:00Z" w16du:dateUtc="2026-09-22T16:42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24" w:author="msi" w:date="2026-09-22T12:42:00Z" w16du:dateUtc="2026-09-22T16:42:00Z">
                <w:pPr>
                  <w:jc w:val="left"/>
                </w:pPr>
              </w:pPrChange>
            </w:pPr>
            <w:ins w:id="25" w:author="msi" w:date="2026-09-22T12:42:00Z" w16du:dateUtc="2026-09-22T16:4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9A31CE" w:rsidRPr="009A31CE" w14:paraId="1BBFFA2E" w14:textId="371209BD" w:rsidTr="00832AEF">
        <w:trPr>
          <w:jc w:val="center"/>
          <w:trPrChange w:id="26" w:author="msi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27" w:author="msi" w:date="2026-09-22T12:42:00Z" w16du:dateUtc="2026-09-22T16:42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5AEEF1D2" w14:textId="77777777" w:rsidR="009A31CE" w:rsidRPr="001A2552" w:rsidRDefault="00BC32DD" w:rsidP="00832AEF">
            <w:pPr>
              <w:pStyle w:val="DersBasliklar"/>
              <w:rPr>
                <w:rPrChange w:id="28" w:author="msi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9" w:author="msi" w:date="2026-09-22T12:42:00Z" w16du:dateUtc="2026-09-22T16:42:00Z">
                <w:pPr>
                  <w:jc w:val="center"/>
                </w:pPr>
              </w:pPrChange>
            </w:pPr>
            <w:ins w:id="30" w:author="msi" w:date="2026-09-22T12:42:00Z" w16du:dateUtc="2026-09-22T16:42:00Z">
              <w:r w:rsidRPr="001A2552">
                <w:rPr>
                  <w:szCs w:val="16"/>
                </w:rPr>
                <w:t>Dersin Sorumlusu</w:t>
              </w:r>
            </w:ins>
            <w:del w:id="31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6068" w:type="dxa"/>
            <w:tcPrChange w:id="32" w:author="msi" w:date="2026-09-22T12:42:00Z" w16du:dateUtc="2026-09-22T16:42:00Z">
              <w:tcPr>
                <w:tcW w:w="6068" w:type="dxa"/>
                <w:gridSpan w:val="2"/>
              </w:tcPr>
            </w:tcPrChange>
          </w:tcPr>
          <w:p w14:paraId="21F59129" w14:textId="77777777" w:rsidR="00F911A6" w:rsidRPr="00B00DF3" w:rsidRDefault="00F911A6" w:rsidP="00832AEF">
            <w:pPr>
              <w:pStyle w:val="DersBilgileri"/>
              <w:rPr>
                <w:szCs w:val="16"/>
              </w:rPr>
            </w:pPr>
            <w:ins w:id="33" w:author="msi" w:date="2026-09-22T12:42:00Z" w16du:dateUtc="2026-09-22T16:4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9A31CE" w:rsidRPr="009A31CE" w14:paraId="620E7871" w14:textId="77777777" w:rsidTr="00832AEF">
        <w:trPr>
          <w:jc w:val="center"/>
          <w:trPrChange w:id="34" w:author="msi" w:date="2026-09-22T12:42:00Z" w16du:dateUtc="2026-09-22T16:42:00Z">
            <w:trPr>
              <w:gridBefore w:val="1"/>
              <w:gridAfter w:val="1"/>
              <w:trHeight w:val="330"/>
            </w:trPr>
          </w:trPrChange>
        </w:trPr>
        <w:tc>
          <w:tcPr>
            <w:tcW w:w="2745" w:type="dxa"/>
            <w:vAlign w:val="center"/>
            <w:tcPrChange w:id="35" w:author="msi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EED77FA" w14:textId="77777777" w:rsidR="009A31CE" w:rsidRPr="001A2552" w:rsidRDefault="00BC32DD" w:rsidP="00832AEF">
            <w:pPr>
              <w:pStyle w:val="DersBasliklar"/>
              <w:rPr>
                <w:rPrChange w:id="36" w:author="msi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37" w:author="msi" w:date="2026-09-22T12:42:00Z" w16du:dateUtc="2026-09-22T16:42:00Z">
                <w:pPr>
                  <w:jc w:val="left"/>
                </w:pPr>
              </w:pPrChange>
            </w:pPr>
            <w:ins w:id="38" w:author="msi" w:date="2026-09-22T12:42:00Z" w16du:dateUtc="2026-09-22T16:42:00Z">
              <w:r w:rsidRPr="001A2552">
                <w:rPr>
                  <w:szCs w:val="16"/>
                </w:rPr>
                <w:t>Dersin Düzeyi</w:t>
              </w:r>
            </w:ins>
            <w:del w:id="39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6068" w:type="dxa"/>
            <w:tcPrChange w:id="40" w:author="msi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7206D50" w14:textId="77777777" w:rsidR="009A31CE" w:rsidRPr="00B00DF3" w:rsidRDefault="00F911A6" w:rsidP="00832AEF">
            <w:pPr>
              <w:pStyle w:val="DersBilgileri"/>
              <w:rPr>
                <w:rPrChange w:id="41" w:author="msi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42" w:author="msi" w:date="2026-09-22T12:42:00Z" w16du:dateUtc="2026-09-22T16:42:00Z">
                <w:pPr>
                  <w:jc w:val="center"/>
                </w:pPr>
              </w:pPrChange>
            </w:pPr>
            <w:ins w:id="43" w:author="msi" w:date="2026-09-22T12:42:00Z" w16du:dateUtc="2026-09-22T16:42:00Z">
              <w:r w:rsidRPr="00B00DF3">
                <w:rPr>
                  <w:szCs w:val="16"/>
                </w:rPr>
                <w:t>LİSANS</w:t>
              </w:r>
            </w:ins>
            <w:del w:id="44" w:author="msi" w:date="2026-09-22T12:42:00Z" w16du:dateUtc="2026-09-22T16:42:00Z">
              <w:r w:rsidR="009A31CE" w:rsidRPr="009A31CE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0F429A3B" w14:textId="77777777" w:rsidTr="00832AEF">
        <w:trPr>
          <w:jc w:val="center"/>
          <w:trPrChange w:id="45" w:author="msi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46" w:author="msi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02F73D8" w14:textId="77777777" w:rsidR="009A31CE" w:rsidRPr="001A2552" w:rsidRDefault="00BC32DD" w:rsidP="00832AEF">
            <w:pPr>
              <w:pStyle w:val="DersBasliklar"/>
              <w:rPr>
                <w:rPrChange w:id="47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48" w:author="msi" w:date="2026-09-22T12:42:00Z" w16du:dateUtc="2026-09-22T16:42:00Z">
                <w:pPr>
                  <w:jc w:val="left"/>
                </w:pPr>
              </w:pPrChange>
            </w:pPr>
            <w:ins w:id="49" w:author="msi" w:date="2026-09-22T12:42:00Z" w16du:dateUtc="2026-09-22T16:42:00Z">
              <w:r w:rsidRPr="001A2552">
                <w:rPr>
                  <w:szCs w:val="16"/>
                </w:rPr>
                <w:t>Dersin Kredisi</w:t>
              </w:r>
            </w:ins>
            <w:del w:id="50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6068" w:type="dxa"/>
            <w:tcPrChange w:id="51" w:author="msi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77C1BC9" w14:textId="77777777" w:rsidR="009A31CE" w:rsidRPr="00B00DF3" w:rsidRDefault="00F911A6" w:rsidP="00832AEF">
            <w:pPr>
              <w:pStyle w:val="DersBilgileri"/>
              <w:rPr>
                <w:rPrChange w:id="52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3" w:author="msi" w:date="2026-09-22T12:42:00Z" w16du:dateUtc="2026-09-22T16:42:00Z">
                <w:pPr>
                  <w:jc w:val="right"/>
                </w:pPr>
              </w:pPrChange>
            </w:pPr>
            <w:ins w:id="54" w:author="msi" w:date="2026-09-22T12:42:00Z" w16du:dateUtc="2026-09-22T16:42:00Z">
              <w:r w:rsidRPr="00B00DF3">
                <w:rPr>
                  <w:szCs w:val="16"/>
                </w:rPr>
                <w:t>8</w:t>
              </w:r>
            </w:ins>
            <w:del w:id="55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0068376B" w14:textId="77777777" w:rsidTr="00832AEF">
        <w:trPr>
          <w:jc w:val="center"/>
          <w:trPrChange w:id="56" w:author="msi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57" w:author="msi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923835B" w14:textId="77777777" w:rsidR="009A31CE" w:rsidRPr="001A2552" w:rsidRDefault="00BC32DD" w:rsidP="00832AEF">
            <w:pPr>
              <w:pStyle w:val="DersBasliklar"/>
              <w:rPr>
                <w:rPrChange w:id="58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9" w:author="msi" w:date="2026-09-22T12:42:00Z" w16du:dateUtc="2026-09-22T16:42:00Z">
                <w:pPr>
                  <w:jc w:val="left"/>
                </w:pPr>
              </w:pPrChange>
            </w:pPr>
            <w:ins w:id="60" w:author="msi" w:date="2026-09-22T12:42:00Z" w16du:dateUtc="2026-09-22T16:42:00Z">
              <w:r w:rsidRPr="001A2552">
                <w:rPr>
                  <w:szCs w:val="16"/>
                </w:rPr>
                <w:t>Dersin Türü</w:t>
              </w:r>
            </w:ins>
            <w:del w:id="61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6068" w:type="dxa"/>
            <w:tcPrChange w:id="62" w:author="msi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272FD32" w14:textId="77777777" w:rsidR="009A31CE" w:rsidRPr="00B00DF3" w:rsidRDefault="00F8234C" w:rsidP="00832AEF">
            <w:pPr>
              <w:pStyle w:val="DersBilgileri"/>
              <w:rPr>
                <w:rPrChange w:id="63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64" w:author="msi" w:date="2026-09-22T12:42:00Z" w16du:dateUtc="2026-09-22T16:42:00Z">
                <w:pPr>
                  <w:jc w:val="right"/>
                </w:pPr>
              </w:pPrChange>
            </w:pPr>
            <w:ins w:id="65" w:author="msi" w:date="2026-09-22T12:42:00Z" w16du:dateUtc="2026-09-22T16:42:00Z">
              <w:r>
                <w:rPr>
                  <w:szCs w:val="16"/>
                </w:rPr>
                <w:t>SEÇMELİ</w:t>
              </w:r>
            </w:ins>
            <w:del w:id="66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44AA3D0D" w14:textId="77777777" w:rsidTr="00832AEF">
        <w:trPr>
          <w:jc w:val="center"/>
          <w:trPrChange w:id="67" w:author="msi" w:date="2026-09-22T12:42:00Z" w16du:dateUtc="2026-09-22T16:42:00Z">
            <w:trPr>
              <w:gridBefore w:val="1"/>
              <w:gridAfter w:val="1"/>
              <w:trHeight w:val="300"/>
            </w:trPr>
          </w:trPrChange>
        </w:trPr>
        <w:tc>
          <w:tcPr>
            <w:tcW w:w="2745" w:type="dxa"/>
            <w:vAlign w:val="center"/>
            <w:tcPrChange w:id="68" w:author="msi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922A597" w14:textId="77777777" w:rsidR="009A31CE" w:rsidRPr="001A2552" w:rsidRDefault="00BC32DD" w:rsidP="00832AEF">
            <w:pPr>
              <w:pStyle w:val="DersBasliklar"/>
              <w:rPr>
                <w:rPrChange w:id="69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70" w:author="msi" w:date="2026-09-22T12:42:00Z" w16du:dateUtc="2026-09-22T16:42:00Z">
                <w:pPr>
                  <w:jc w:val="left"/>
                </w:pPr>
              </w:pPrChange>
            </w:pPr>
            <w:ins w:id="71" w:author="msi" w:date="2026-09-22T12:42:00Z" w16du:dateUtc="2026-09-22T16:42:00Z">
              <w:r w:rsidRPr="001A2552">
                <w:rPr>
                  <w:szCs w:val="16"/>
                </w:rPr>
                <w:t>Dersin İçeriği</w:t>
              </w:r>
            </w:ins>
            <w:del w:id="72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6068" w:type="dxa"/>
            <w:tcPrChange w:id="73" w:author="msi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ED444B6" w14:textId="77777777" w:rsidR="00F911A6" w:rsidRPr="00B00DF3" w:rsidRDefault="00F911A6" w:rsidP="00F911A6">
            <w:pPr>
              <w:rPr>
                <w:ins w:id="74" w:author="msi" w:date="2026-09-22T12:42:00Z" w16du:dateUtc="2026-09-22T16:42:00Z"/>
                <w:sz w:val="16"/>
                <w:szCs w:val="16"/>
              </w:rPr>
            </w:pPr>
          </w:p>
          <w:p w14:paraId="305CF527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42:00Z" w16du:dateUtc="2026-09-22T16:42:00Z"/>
                <w:sz w:val="16"/>
                <w:szCs w:val="16"/>
              </w:rPr>
            </w:pPr>
            <w:ins w:id="76" w:author="msi" w:date="2026-09-22T12:42:00Z" w16du:dateUtc="2026-09-22T16:4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9359662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42:00Z" w16du:dateUtc="2026-09-22T16:42:00Z"/>
                <w:sz w:val="16"/>
                <w:szCs w:val="16"/>
              </w:rPr>
            </w:pPr>
            <w:ins w:id="78" w:author="msi" w:date="2026-09-22T12:42:00Z" w16du:dateUtc="2026-09-22T16:4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7D716CE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42:00Z" w16du:dateUtc="2026-09-22T16:42:00Z"/>
                <w:sz w:val="16"/>
                <w:szCs w:val="16"/>
              </w:rPr>
            </w:pPr>
            <w:ins w:id="80" w:author="msi" w:date="2026-09-22T12:42:00Z" w16du:dateUtc="2026-09-22T16:4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1929136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42:00Z" w16du:dateUtc="2026-09-22T16:42:00Z"/>
                <w:sz w:val="16"/>
                <w:szCs w:val="16"/>
              </w:rPr>
            </w:pPr>
            <w:ins w:id="82" w:author="msi" w:date="2026-09-22T12:42:00Z" w16du:dateUtc="2026-09-22T16:4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ED99D2E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42:00Z" w16du:dateUtc="2026-09-22T16:42:00Z"/>
                <w:sz w:val="16"/>
                <w:szCs w:val="16"/>
              </w:rPr>
            </w:pPr>
            <w:ins w:id="84" w:author="msi" w:date="2026-09-22T12:42:00Z" w16du:dateUtc="2026-09-22T16:4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D6FE25F" w14:textId="77777777" w:rsidR="00F911A6" w:rsidRPr="00F8234C" w:rsidRDefault="00F911A6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ins w:id="85" w:author="msi" w:date="2026-09-22T12:42:00Z" w16du:dateUtc="2026-09-22T16:42:00Z"/>
                <w:sz w:val="16"/>
                <w:szCs w:val="16"/>
              </w:rPr>
            </w:pPr>
            <w:ins w:id="86" w:author="msi" w:date="2026-09-22T12:42:00Z" w16du:dateUtc="2026-09-22T16:4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84C4F99" w14:textId="77777777" w:rsidR="00B00DF3" w:rsidRPr="00F8234C" w:rsidRDefault="00B90493" w:rsidP="00F95BE5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ins w:id="87" w:author="msi" w:date="2026-09-22T12:42:00Z" w16du:dateUtc="2026-09-22T16:42:00Z"/>
                <w:sz w:val="16"/>
                <w:szCs w:val="16"/>
              </w:rPr>
            </w:pPr>
            <w:ins w:id="88" w:author="msi" w:date="2026-09-22T12:42:00Z" w16du:dateUtc="2026-09-22T16:4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013761A9" w14:textId="77777777" w:rsidR="009A31CE" w:rsidRPr="00B00DF3" w:rsidRDefault="00F911A6" w:rsidP="009D5F97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rPrChange w:id="89" w:author="msi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90" w:author="msi" w:date="2026-09-22T12:42:00Z" w16du:dateUtc="2026-09-22T16:42:00Z">
                <w:pPr>
                  <w:jc w:val="right"/>
                </w:pPr>
              </w:pPrChange>
            </w:pPr>
            <w:ins w:id="91" w:author="msi" w:date="2026-09-22T12:42:00Z" w16du:dateUtc="2026-09-22T16:4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92" w:author="msi" w:date="2026-09-22T12:42:00Z" w16du:dateUtc="2026-09-22T16:42:00Z">
              <w:r w:rsidR="009A31CE" w:rsidRPr="009A31CE">
                <w:rPr>
                  <w:rFonts w:ascii="Arial" w:hAnsi="Arial" w:cs="Arial"/>
                  <w:sz w:val="24"/>
                  <w:lang w:val="en-ZA" w:eastAsia="en-ZA"/>
                </w:rPr>
                <w:delText>14.8425</w:delText>
              </w:r>
            </w:del>
          </w:p>
        </w:tc>
      </w:tr>
      <w:tr w:rsidR="00BC32DD" w:rsidRPr="001A2552" w14:paraId="79F7F111" w14:textId="77777777" w:rsidTr="00832AEF">
        <w:trPr>
          <w:jc w:val="center"/>
          <w:ins w:id="93" w:author="msi" w:date="2026-09-22T12:42:00Z" w16du:dateUtc="2026-09-22T16:42:00Z"/>
        </w:trPr>
        <w:tc>
          <w:tcPr>
            <w:tcW w:w="2745" w:type="dxa"/>
            <w:vAlign w:val="center"/>
          </w:tcPr>
          <w:p w14:paraId="59F19A76" w14:textId="77777777" w:rsidR="00BC32DD" w:rsidRPr="001A2552" w:rsidRDefault="00BC32DD" w:rsidP="00832AEF">
            <w:pPr>
              <w:pStyle w:val="DersBasliklar"/>
              <w:rPr>
                <w:ins w:id="94" w:author="msi" w:date="2026-09-22T12:42:00Z" w16du:dateUtc="2026-09-22T16:42:00Z"/>
                <w:szCs w:val="16"/>
              </w:rPr>
            </w:pPr>
            <w:ins w:id="95" w:author="msi" w:date="2026-09-22T12:42:00Z" w16du:dateUtc="2026-09-22T16:4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4BF7922" w14:textId="77777777" w:rsidR="009D5F97" w:rsidRPr="009D5F97" w:rsidRDefault="009D5F97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42:00Z" w16du:dateUtc="2026-09-22T16:42:00Z"/>
                <w:sz w:val="16"/>
                <w:szCs w:val="16"/>
              </w:rPr>
            </w:pPr>
            <w:ins w:id="97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6096E624" w14:textId="77777777" w:rsidR="00CC0B85" w:rsidRDefault="00CC0B85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42:00Z" w16du:dateUtc="2026-09-22T16:42:00Z"/>
                <w:sz w:val="16"/>
                <w:szCs w:val="16"/>
              </w:rPr>
            </w:pPr>
            <w:ins w:id="99" w:author="msi" w:date="2026-09-22T12:42:00Z" w16du:dateUtc="2026-09-22T16:4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807D649" w14:textId="77777777" w:rsidR="00CC0B85" w:rsidRDefault="00B90493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42:00Z" w16du:dateUtc="2026-09-22T16:42:00Z"/>
                <w:sz w:val="16"/>
                <w:szCs w:val="16"/>
              </w:rPr>
            </w:pPr>
            <w:ins w:id="101" w:author="msi" w:date="2026-09-22T12:42:00Z" w16du:dateUtc="2026-09-22T16:4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FB474E0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42:00Z" w16du:dateUtc="2026-09-22T16:42:00Z"/>
                <w:sz w:val="16"/>
                <w:szCs w:val="16"/>
              </w:rPr>
            </w:pPr>
            <w:ins w:id="103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8F4A4B8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42:00Z" w16du:dateUtc="2026-09-22T16:42:00Z"/>
                <w:sz w:val="16"/>
                <w:szCs w:val="16"/>
              </w:rPr>
            </w:pPr>
            <w:ins w:id="105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C5FFD89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42:00Z" w16du:dateUtc="2026-09-22T16:42:00Z"/>
                <w:sz w:val="16"/>
                <w:szCs w:val="16"/>
              </w:rPr>
            </w:pPr>
            <w:ins w:id="107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98E50AE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42:00Z" w16du:dateUtc="2026-09-22T16:42:00Z"/>
                <w:sz w:val="16"/>
                <w:szCs w:val="16"/>
              </w:rPr>
            </w:pPr>
            <w:ins w:id="109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3B9E9DF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42:00Z" w16du:dateUtc="2026-09-22T16:42:00Z"/>
                <w:sz w:val="16"/>
                <w:szCs w:val="16"/>
              </w:rPr>
            </w:pPr>
            <w:ins w:id="111" w:author="msi" w:date="2026-09-22T12:42:00Z" w16du:dateUtc="2026-09-22T16:4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E4DCE81" w14:textId="77777777" w:rsidR="00BC32DD" w:rsidRPr="00B00DF3" w:rsidRDefault="00BC32DD" w:rsidP="00832AEF">
            <w:pPr>
              <w:pStyle w:val="DersBilgileri"/>
              <w:rPr>
                <w:ins w:id="112" w:author="msi" w:date="2026-09-22T12:42:00Z" w16du:dateUtc="2026-09-22T16:42:00Z"/>
                <w:szCs w:val="16"/>
              </w:rPr>
            </w:pPr>
          </w:p>
        </w:tc>
      </w:tr>
      <w:tr w:rsidR="00BC32DD" w:rsidRPr="001A2552" w14:paraId="7E578351" w14:textId="77777777" w:rsidTr="00832AEF">
        <w:trPr>
          <w:jc w:val="center"/>
          <w:ins w:id="113" w:author="msi" w:date="2026-09-22T12:42:00Z" w16du:dateUtc="2026-09-22T16:42:00Z"/>
        </w:trPr>
        <w:tc>
          <w:tcPr>
            <w:tcW w:w="2745" w:type="dxa"/>
            <w:vAlign w:val="center"/>
          </w:tcPr>
          <w:p w14:paraId="33B8E7E7" w14:textId="77777777" w:rsidR="00BC32DD" w:rsidRPr="001A2552" w:rsidRDefault="00BC32DD" w:rsidP="00832AEF">
            <w:pPr>
              <w:pStyle w:val="DersBasliklar"/>
              <w:rPr>
                <w:ins w:id="114" w:author="msi" w:date="2026-09-22T12:42:00Z" w16du:dateUtc="2026-09-22T16:42:00Z"/>
                <w:szCs w:val="16"/>
              </w:rPr>
            </w:pPr>
            <w:ins w:id="115" w:author="msi" w:date="2026-09-22T12:42:00Z" w16du:dateUtc="2026-09-22T16:4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7A55FC2" w14:textId="77777777" w:rsidR="00BC32DD" w:rsidRPr="00B00DF3" w:rsidRDefault="00F8234C" w:rsidP="00832AEF">
            <w:pPr>
              <w:pStyle w:val="DersBilgileri"/>
              <w:rPr>
                <w:ins w:id="116" w:author="msi" w:date="2026-09-22T12:42:00Z" w16du:dateUtc="2026-09-22T16:42:00Z"/>
                <w:szCs w:val="16"/>
              </w:rPr>
            </w:pPr>
            <w:ins w:id="117" w:author="msi" w:date="2026-09-22T12:42:00Z" w16du:dateUtc="2026-09-22T16:4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C1A94ED" w14:textId="77777777" w:rsidTr="00832AEF">
        <w:trPr>
          <w:jc w:val="center"/>
          <w:ins w:id="118" w:author="msi" w:date="2026-09-22T12:42:00Z" w16du:dateUtc="2026-09-22T16:42:00Z"/>
        </w:trPr>
        <w:tc>
          <w:tcPr>
            <w:tcW w:w="2745" w:type="dxa"/>
            <w:vAlign w:val="center"/>
          </w:tcPr>
          <w:p w14:paraId="33112A66" w14:textId="77777777" w:rsidR="00BC32DD" w:rsidRPr="001A2552" w:rsidRDefault="00BC32DD" w:rsidP="00832AEF">
            <w:pPr>
              <w:pStyle w:val="DersBasliklar"/>
              <w:rPr>
                <w:ins w:id="119" w:author="msi" w:date="2026-09-22T12:42:00Z" w16du:dateUtc="2026-09-22T16:42:00Z"/>
                <w:szCs w:val="16"/>
              </w:rPr>
            </w:pPr>
            <w:ins w:id="120" w:author="msi" w:date="2026-09-22T12:42:00Z" w16du:dateUtc="2026-09-22T16:4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4946605" w14:textId="77777777" w:rsidR="00BC32DD" w:rsidRPr="00B00DF3" w:rsidRDefault="00B00DF3" w:rsidP="00832AEF">
            <w:pPr>
              <w:pStyle w:val="DersBilgileri"/>
              <w:rPr>
                <w:ins w:id="121" w:author="msi" w:date="2026-09-22T12:42:00Z" w16du:dateUtc="2026-09-22T16:42:00Z"/>
                <w:szCs w:val="16"/>
              </w:rPr>
            </w:pPr>
            <w:ins w:id="122" w:author="msi" w:date="2026-09-22T12:42:00Z" w16du:dateUtc="2026-09-22T16:4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24989FA" w14:textId="77777777" w:rsidTr="00832AEF">
        <w:trPr>
          <w:jc w:val="center"/>
          <w:ins w:id="123" w:author="msi" w:date="2026-09-22T12:42:00Z" w16du:dateUtc="2026-09-22T16:42:00Z"/>
        </w:trPr>
        <w:tc>
          <w:tcPr>
            <w:tcW w:w="2745" w:type="dxa"/>
            <w:vAlign w:val="center"/>
          </w:tcPr>
          <w:p w14:paraId="5A5E4F03" w14:textId="77777777" w:rsidR="00BC32DD" w:rsidRPr="001A2552" w:rsidRDefault="00BC32DD" w:rsidP="00832AEF">
            <w:pPr>
              <w:pStyle w:val="DersBasliklar"/>
              <w:rPr>
                <w:ins w:id="124" w:author="msi" w:date="2026-09-22T12:42:00Z" w16du:dateUtc="2026-09-22T16:42:00Z"/>
                <w:szCs w:val="16"/>
              </w:rPr>
            </w:pPr>
            <w:ins w:id="125" w:author="msi" w:date="2026-09-22T12:42:00Z" w16du:dateUtc="2026-09-22T16:4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F0A1EB9" w14:textId="77777777" w:rsidR="00BC32DD" w:rsidRPr="00B00DF3" w:rsidRDefault="00BC32DD" w:rsidP="00832AEF">
            <w:pPr>
              <w:pStyle w:val="DersBilgileri"/>
              <w:rPr>
                <w:ins w:id="126" w:author="msi" w:date="2026-09-22T12:42:00Z" w16du:dateUtc="2026-09-22T16:42:00Z"/>
                <w:szCs w:val="16"/>
              </w:rPr>
            </w:pPr>
          </w:p>
        </w:tc>
      </w:tr>
      <w:tr w:rsidR="00BC32DD" w:rsidRPr="001A2552" w14:paraId="285A53F4" w14:textId="77777777" w:rsidTr="00832AEF">
        <w:trPr>
          <w:jc w:val="center"/>
          <w:ins w:id="127" w:author="msi" w:date="2026-09-22T12:42:00Z" w16du:dateUtc="2026-09-22T16:42:00Z"/>
        </w:trPr>
        <w:tc>
          <w:tcPr>
            <w:tcW w:w="2745" w:type="dxa"/>
            <w:vAlign w:val="center"/>
          </w:tcPr>
          <w:p w14:paraId="66299D9A" w14:textId="77777777" w:rsidR="00BC32DD" w:rsidRPr="001A2552" w:rsidRDefault="00BC32DD" w:rsidP="00832AEF">
            <w:pPr>
              <w:pStyle w:val="DersBasliklar"/>
              <w:rPr>
                <w:ins w:id="128" w:author="msi" w:date="2026-09-22T12:42:00Z" w16du:dateUtc="2026-09-22T16:42:00Z"/>
                <w:szCs w:val="16"/>
              </w:rPr>
            </w:pPr>
            <w:ins w:id="129" w:author="msi" w:date="2026-09-22T12:42:00Z" w16du:dateUtc="2026-09-22T16:4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59013C8" w14:textId="77777777" w:rsidR="00B00DF3" w:rsidRPr="00B00DF3" w:rsidRDefault="00B00DF3" w:rsidP="00B00DF3">
            <w:pPr>
              <w:rPr>
                <w:ins w:id="130" w:author="msi" w:date="2026-09-22T12:42:00Z" w16du:dateUtc="2026-09-22T16:42:00Z"/>
                <w:sz w:val="16"/>
                <w:szCs w:val="16"/>
              </w:rPr>
            </w:pPr>
            <w:ins w:id="131" w:author="msi" w:date="2026-09-22T12:42:00Z" w16du:dateUtc="2026-09-22T16:4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353BCA4" w14:textId="77777777" w:rsidR="00B00DF3" w:rsidRPr="00B00DF3" w:rsidRDefault="00B00DF3" w:rsidP="00B00DF3">
            <w:pPr>
              <w:rPr>
                <w:ins w:id="132" w:author="msi" w:date="2026-09-22T12:42:00Z" w16du:dateUtc="2026-09-22T16:42:00Z"/>
                <w:sz w:val="16"/>
                <w:szCs w:val="16"/>
              </w:rPr>
            </w:pPr>
            <w:ins w:id="133" w:author="msi" w:date="2026-09-22T12:42:00Z" w16du:dateUtc="2026-09-22T16:4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E78C961" w14:textId="77777777" w:rsidR="00B00DF3" w:rsidRPr="00B00DF3" w:rsidRDefault="00B00DF3" w:rsidP="00B00DF3">
            <w:pPr>
              <w:rPr>
                <w:ins w:id="134" w:author="msi" w:date="2026-09-22T12:42:00Z" w16du:dateUtc="2026-09-22T16:42:00Z"/>
                <w:sz w:val="16"/>
                <w:szCs w:val="16"/>
              </w:rPr>
            </w:pPr>
            <w:ins w:id="135" w:author="msi" w:date="2026-09-22T12:42:00Z" w16du:dateUtc="2026-09-22T16:4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AD25400" w14:textId="77777777" w:rsidR="00B00DF3" w:rsidRPr="00B00DF3" w:rsidRDefault="00B00DF3" w:rsidP="00B00DF3">
            <w:pPr>
              <w:pStyle w:val="BodyText2"/>
              <w:jc w:val="both"/>
              <w:rPr>
                <w:ins w:id="136" w:author="msi" w:date="2026-09-22T12:42:00Z" w16du:dateUtc="2026-09-22T16:42:00Z"/>
                <w:rFonts w:ascii="Verdana" w:hAnsi="Verdana"/>
                <w:sz w:val="16"/>
                <w:szCs w:val="16"/>
              </w:rPr>
            </w:pPr>
            <w:ins w:id="137" w:author="msi" w:date="2026-09-22T12:42:00Z" w16du:dateUtc="2026-09-22T16:4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1ED3B9A" w14:textId="77777777" w:rsidR="00B00DF3" w:rsidRPr="00B00DF3" w:rsidRDefault="00B00DF3" w:rsidP="00B00DF3">
            <w:pPr>
              <w:rPr>
                <w:ins w:id="138" w:author="msi" w:date="2026-09-22T12:42:00Z" w16du:dateUtc="2026-09-22T16:42:00Z"/>
                <w:sz w:val="16"/>
                <w:szCs w:val="16"/>
              </w:rPr>
            </w:pPr>
            <w:ins w:id="139" w:author="msi" w:date="2026-09-22T12:42:00Z" w16du:dateUtc="2026-09-22T16:4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5142DE1" w14:textId="77777777" w:rsidR="00B00DF3" w:rsidRPr="00B00DF3" w:rsidRDefault="00B00DF3" w:rsidP="00B00DF3">
            <w:pPr>
              <w:rPr>
                <w:ins w:id="140" w:author="msi" w:date="2026-09-22T12:42:00Z" w16du:dateUtc="2026-09-22T16:42:00Z"/>
                <w:sz w:val="16"/>
                <w:szCs w:val="16"/>
              </w:rPr>
            </w:pPr>
            <w:ins w:id="141" w:author="msi" w:date="2026-09-22T12:42:00Z" w16du:dateUtc="2026-09-22T16:4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230EDA7" w14:textId="77777777" w:rsidR="00B00DF3" w:rsidRPr="00B00DF3" w:rsidRDefault="00B00DF3" w:rsidP="00B00DF3">
            <w:pPr>
              <w:rPr>
                <w:ins w:id="142" w:author="msi" w:date="2026-09-22T12:42:00Z" w16du:dateUtc="2026-09-22T16:42:00Z"/>
                <w:sz w:val="16"/>
                <w:szCs w:val="16"/>
              </w:rPr>
            </w:pPr>
            <w:ins w:id="143" w:author="msi" w:date="2026-09-22T12:42:00Z" w16du:dateUtc="2026-09-22T16:4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A19DC23" w14:textId="77777777" w:rsidR="00B00DF3" w:rsidRPr="00B00DF3" w:rsidRDefault="00B00DF3" w:rsidP="00B00DF3">
            <w:pPr>
              <w:rPr>
                <w:ins w:id="144" w:author="msi" w:date="2026-09-22T12:42:00Z" w16du:dateUtc="2026-09-22T16:42:00Z"/>
                <w:sz w:val="16"/>
                <w:szCs w:val="16"/>
              </w:rPr>
            </w:pPr>
            <w:ins w:id="145" w:author="msi" w:date="2026-09-22T12:42:00Z" w16du:dateUtc="2026-09-22T16:42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D1EF499" w14:textId="77777777" w:rsidR="00B00DF3" w:rsidRPr="00B00DF3" w:rsidRDefault="00B00DF3" w:rsidP="00B00DF3">
            <w:pPr>
              <w:rPr>
                <w:ins w:id="146" w:author="msi" w:date="2026-09-22T12:42:00Z" w16du:dateUtc="2026-09-22T16:42:00Z"/>
                <w:sz w:val="16"/>
                <w:szCs w:val="16"/>
              </w:rPr>
            </w:pPr>
            <w:ins w:id="147" w:author="msi" w:date="2026-09-22T12:42:00Z" w16du:dateUtc="2026-09-22T16:4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79A5FCE" w14:textId="77777777" w:rsidR="00BC32DD" w:rsidRPr="00B00DF3" w:rsidRDefault="00BC32DD" w:rsidP="00832AEF">
            <w:pPr>
              <w:pStyle w:val="Kaynakca"/>
              <w:rPr>
                <w:ins w:id="148" w:author="msi" w:date="2026-09-22T12:42:00Z" w16du:dateUtc="2026-09-22T16:42:00Z"/>
                <w:szCs w:val="16"/>
                <w:lang w:val="tr-TR"/>
              </w:rPr>
            </w:pPr>
          </w:p>
        </w:tc>
      </w:tr>
      <w:tr w:rsidR="00BC32DD" w:rsidRPr="001A2552" w14:paraId="5ED20549" w14:textId="77777777" w:rsidTr="00832AEF">
        <w:trPr>
          <w:jc w:val="center"/>
          <w:ins w:id="149" w:author="msi" w:date="2026-09-22T12:42:00Z" w16du:dateUtc="2026-09-22T16:42:00Z"/>
        </w:trPr>
        <w:tc>
          <w:tcPr>
            <w:tcW w:w="2745" w:type="dxa"/>
            <w:vAlign w:val="center"/>
          </w:tcPr>
          <w:p w14:paraId="22F78F5F" w14:textId="77777777" w:rsidR="00BC32DD" w:rsidRPr="001A2552" w:rsidRDefault="00BC32DD" w:rsidP="00832AEF">
            <w:pPr>
              <w:pStyle w:val="DersBasliklar"/>
              <w:rPr>
                <w:ins w:id="150" w:author="msi" w:date="2026-09-22T12:42:00Z" w16du:dateUtc="2026-09-22T16:42:00Z"/>
                <w:szCs w:val="16"/>
              </w:rPr>
            </w:pPr>
            <w:ins w:id="151" w:author="msi" w:date="2026-09-22T12:42:00Z" w16du:dateUtc="2026-09-22T16:4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0E43EC6F" w14:textId="77777777" w:rsidR="00BC32DD" w:rsidRPr="001A2552" w:rsidRDefault="00B00DF3" w:rsidP="00832AEF">
            <w:pPr>
              <w:pStyle w:val="DersBilgileri"/>
              <w:rPr>
                <w:ins w:id="152" w:author="msi" w:date="2026-09-22T12:42:00Z" w16du:dateUtc="2026-09-22T16:42:00Z"/>
                <w:szCs w:val="16"/>
              </w:rPr>
            </w:pPr>
            <w:ins w:id="153" w:author="msi" w:date="2026-09-22T12:42:00Z" w16du:dateUtc="2026-09-22T16:4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1233E0D" w14:textId="77777777" w:rsidTr="00832AEF">
        <w:trPr>
          <w:jc w:val="center"/>
          <w:ins w:id="154" w:author="msi" w:date="2026-09-22T12:42:00Z" w16du:dateUtc="2026-09-22T16:42:00Z"/>
        </w:trPr>
        <w:tc>
          <w:tcPr>
            <w:tcW w:w="2745" w:type="dxa"/>
            <w:vAlign w:val="center"/>
          </w:tcPr>
          <w:p w14:paraId="1A9A29C9" w14:textId="77777777" w:rsidR="00BC32DD" w:rsidRPr="001A2552" w:rsidRDefault="00BC32DD" w:rsidP="00832AEF">
            <w:pPr>
              <w:pStyle w:val="DersBasliklar"/>
              <w:rPr>
                <w:ins w:id="155" w:author="msi" w:date="2026-09-22T12:42:00Z" w16du:dateUtc="2026-09-22T16:42:00Z"/>
                <w:szCs w:val="16"/>
              </w:rPr>
            </w:pPr>
            <w:ins w:id="156" w:author="msi" w:date="2026-09-22T12:42:00Z" w16du:dateUtc="2026-09-22T16:4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741C4AF" w14:textId="77777777" w:rsidR="00BC32DD" w:rsidRPr="001A2552" w:rsidRDefault="00BC32DD" w:rsidP="00832AEF">
            <w:pPr>
              <w:pStyle w:val="DersBilgileri"/>
              <w:rPr>
                <w:ins w:id="157" w:author="msi" w:date="2026-09-22T12:42:00Z" w16du:dateUtc="2026-09-22T16:42:00Z"/>
                <w:szCs w:val="16"/>
              </w:rPr>
            </w:pPr>
          </w:p>
        </w:tc>
      </w:tr>
      <w:tr w:rsidR="00BC32DD" w:rsidRPr="001A2552" w14:paraId="42764479" w14:textId="77777777" w:rsidTr="00832AEF">
        <w:trPr>
          <w:jc w:val="center"/>
          <w:ins w:id="158" w:author="msi" w:date="2026-09-22T12:42:00Z" w16du:dateUtc="2026-09-22T16:42:00Z"/>
        </w:trPr>
        <w:tc>
          <w:tcPr>
            <w:tcW w:w="2745" w:type="dxa"/>
            <w:vAlign w:val="center"/>
          </w:tcPr>
          <w:p w14:paraId="4E0F26E3" w14:textId="77777777" w:rsidR="00BC32DD" w:rsidRPr="001A2552" w:rsidRDefault="00BC32DD" w:rsidP="00832AEF">
            <w:pPr>
              <w:pStyle w:val="DersBasliklar"/>
              <w:rPr>
                <w:ins w:id="159" w:author="msi" w:date="2026-09-22T12:42:00Z" w16du:dateUtc="2026-09-22T16:42:00Z"/>
                <w:szCs w:val="16"/>
              </w:rPr>
            </w:pPr>
            <w:ins w:id="160" w:author="msi" w:date="2026-09-22T12:42:00Z" w16du:dateUtc="2026-09-22T16:4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653A88F" w14:textId="77777777" w:rsidR="00BC32DD" w:rsidRPr="001A2552" w:rsidRDefault="00BC32DD" w:rsidP="00832AEF">
            <w:pPr>
              <w:pStyle w:val="DersBilgileri"/>
              <w:rPr>
                <w:ins w:id="161" w:author="msi" w:date="2026-09-22T12:42:00Z" w16du:dateUtc="2026-09-22T16:42:00Z"/>
                <w:szCs w:val="16"/>
              </w:rPr>
            </w:pPr>
          </w:p>
        </w:tc>
      </w:tr>
    </w:tbl>
    <w:p w14:paraId="51F4FF74" w14:textId="77777777" w:rsidR="00BE7473" w:rsidRPr="001A2552" w:rsidRDefault="00BE7473" w:rsidP="00035935">
      <w:pPr>
        <w:rPr>
          <w:sz w:val="16"/>
          <w:rPrChange w:id="162" w:author="msi" w:date="2026-09-22T12:42:00Z" w16du:dateUtc="2026-09-22T16:42:00Z">
            <w:rPr/>
          </w:rPrChange>
        </w:rPr>
      </w:pPr>
    </w:p>
    <w:p w14:paraId="6AB2DD82" w14:textId="77777777" w:rsidR="00BC32DD" w:rsidRPr="001A2552" w:rsidRDefault="00BC32DD" w:rsidP="00BC32DD">
      <w:pPr>
        <w:rPr>
          <w:ins w:id="163" w:author="msi" w:date="2026-09-22T12:42:00Z" w16du:dateUtc="2026-09-22T16:42:00Z"/>
          <w:sz w:val="16"/>
          <w:szCs w:val="16"/>
        </w:rPr>
      </w:pPr>
    </w:p>
    <w:p w14:paraId="6AE8A688" w14:textId="77777777" w:rsidR="00BC32DD" w:rsidRPr="001A2552" w:rsidRDefault="00BC32DD" w:rsidP="00BC32DD">
      <w:pPr>
        <w:rPr>
          <w:ins w:id="164" w:author="msi" w:date="2026-09-22T12:42:00Z" w16du:dateUtc="2026-09-22T16:42:00Z"/>
          <w:sz w:val="16"/>
          <w:szCs w:val="16"/>
        </w:rPr>
      </w:pPr>
    </w:p>
    <w:p w14:paraId="7A49953B" w14:textId="77777777" w:rsidR="00BC32DD" w:rsidRDefault="00BC32DD" w:rsidP="00BC32DD">
      <w:pPr>
        <w:rPr>
          <w:ins w:id="165" w:author="msi" w:date="2026-09-22T12:42:00Z" w16du:dateUtc="2026-09-22T16:42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E6076" w:rsidRPr="00DE6076" w14:paraId="10ED2B74" w14:textId="77777777" w:rsidTr="00DE6076">
        <w:trPr>
          <w:trHeight w:val="315"/>
          <w:del w:id="166" w:author="msi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8E161" w14:textId="77777777" w:rsidR="00DE6076" w:rsidRPr="00DE6076" w:rsidRDefault="00DE6076" w:rsidP="00DE6076">
            <w:pPr>
              <w:jc w:val="left"/>
              <w:rPr>
                <w:del w:id="167" w:author="msi" w:date="2026-09-22T12:42:00Z" w16du:dateUtc="2026-09-22T16:42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168" w:author="msi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B10B7" w14:textId="77777777" w:rsidR="00DE6076" w:rsidRPr="00DE6076" w:rsidRDefault="00DE6076" w:rsidP="00DE6076">
            <w:pPr>
              <w:jc w:val="left"/>
              <w:rPr>
                <w:del w:id="169" w:author="msi" w:date="2026-09-22T12:42:00Z" w16du:dateUtc="2026-09-22T16:42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E6076" w:rsidRPr="00DE6076" w14:paraId="6437224B" w14:textId="77777777" w:rsidTr="00DE6076">
        <w:trPr>
          <w:trHeight w:val="315"/>
          <w:del w:id="170" w:author="msi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75A8B510" w14:textId="77777777" w:rsidR="00DE6076" w:rsidRPr="00DE6076" w:rsidRDefault="00DE6076" w:rsidP="00DE6076">
            <w:pPr>
              <w:jc w:val="center"/>
              <w:rPr>
                <w:del w:id="171" w:author="msi" w:date="2026-09-22T12:42:00Z" w16du:dateUtc="2026-09-22T16:42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2" w:author="msi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Close out Rates Crossed</w:delText>
              </w:r>
            </w:del>
          </w:p>
        </w:tc>
      </w:tr>
      <w:tr w:rsidR="00DE6076" w:rsidRPr="00DE6076" w14:paraId="6A4061E7" w14:textId="77777777" w:rsidTr="00DE6076">
        <w:trPr>
          <w:trHeight w:val="330"/>
          <w:del w:id="173" w:author="msi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22B7E46" w14:textId="77777777" w:rsidR="00DE6076" w:rsidRPr="00DE6076" w:rsidRDefault="00DE6076" w:rsidP="00DE6076">
            <w:pPr>
              <w:jc w:val="left"/>
              <w:rPr>
                <w:del w:id="174" w:author="msi" w:date="2026-09-22T12:42:00Z" w16du:dateUtc="2026-09-22T16:42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5" w:author="msi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99813E7" w14:textId="77777777" w:rsidR="00DE6076" w:rsidRPr="00DE6076" w:rsidRDefault="00DE6076" w:rsidP="00DE6076">
            <w:pPr>
              <w:jc w:val="center"/>
              <w:rPr>
                <w:del w:id="176" w:author="msi" w:date="2026-09-22T12:42:00Z" w16du:dateUtc="2026-09-22T16:42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7" w:author="msi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6FE1CDE7" w14:textId="77777777" w:rsidTr="00DE6076">
        <w:trPr>
          <w:trHeight w:val="315"/>
          <w:del w:id="178" w:author="msi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2F8C4B8" w14:textId="77777777" w:rsidR="00DE6076" w:rsidRPr="00DE6076" w:rsidRDefault="00DE6076" w:rsidP="00DE6076">
            <w:pPr>
              <w:jc w:val="left"/>
              <w:rPr>
                <w:del w:id="179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80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C9F8C9A" w14:textId="77777777" w:rsidR="00DE6076" w:rsidRPr="00DE6076" w:rsidRDefault="00DE6076" w:rsidP="00DE6076">
            <w:pPr>
              <w:jc w:val="right"/>
              <w:rPr>
                <w:del w:id="181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82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5D4E4F8C" w14:textId="77777777" w:rsidTr="00DE6076">
        <w:trPr>
          <w:trHeight w:val="315"/>
          <w:del w:id="183" w:author="msi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4A50E94" w14:textId="77777777" w:rsidR="00DE6076" w:rsidRPr="00DE6076" w:rsidRDefault="00DE6076" w:rsidP="00DE6076">
            <w:pPr>
              <w:jc w:val="left"/>
              <w:rPr>
                <w:del w:id="184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85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B2D20C1" w14:textId="77777777" w:rsidR="00DE6076" w:rsidRPr="00DE6076" w:rsidRDefault="00DE6076" w:rsidP="00DE6076">
            <w:pPr>
              <w:jc w:val="right"/>
              <w:rPr>
                <w:del w:id="186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87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06562CBE" w14:textId="77777777" w:rsidTr="00DE6076">
        <w:trPr>
          <w:trHeight w:val="300"/>
          <w:del w:id="188" w:author="msi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04E99FC" w14:textId="77777777" w:rsidR="00DE6076" w:rsidRPr="00DE6076" w:rsidRDefault="00DE6076" w:rsidP="00DE6076">
            <w:pPr>
              <w:jc w:val="left"/>
              <w:rPr>
                <w:del w:id="189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90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2761026" w14:textId="77777777" w:rsidR="00DE6076" w:rsidRPr="00DE6076" w:rsidRDefault="00DE6076" w:rsidP="00DE6076">
            <w:pPr>
              <w:jc w:val="right"/>
              <w:rPr>
                <w:del w:id="191" w:author="msi" w:date="2026-09-22T12:42:00Z" w16du:dateUtc="2026-09-22T16:42:00Z"/>
                <w:rFonts w:ascii="Arial" w:hAnsi="Arial" w:cs="Arial"/>
                <w:sz w:val="24"/>
                <w:lang w:val="en-ZA" w:eastAsia="en-ZA"/>
              </w:rPr>
            </w:pPr>
            <w:del w:id="192" w:author="msi" w:date="2026-09-22T12:42:00Z" w16du:dateUtc="2026-09-22T16:42:00Z">
              <w:r w:rsidRPr="00DE6076">
                <w:rPr>
                  <w:rFonts w:ascii="Arial" w:hAnsi="Arial" w:cs="Arial"/>
                  <w:sz w:val="24"/>
                  <w:lang w:val="en-ZA" w:eastAsia="en-ZA"/>
                </w:rPr>
                <w:delText>14.8235</w:delText>
              </w:r>
            </w:del>
          </w:p>
        </w:tc>
      </w:tr>
    </w:tbl>
    <w:p w14:paraId="32FF2B93" w14:textId="77777777" w:rsidR="00DE6076" w:rsidRPr="00035935" w:rsidRDefault="00DE6076" w:rsidP="00035935"/>
    <w:sectPr w:rsidR="00DE6076" w:rsidRPr="00035935">
      <w:pgSz w:w="11906" w:h="16838" w:code="0"/>
      <w:pgMar w:top="1417" w:right="1417" w:bottom="1417" w:left="1417" w:header="708" w:footer="708" w:gutter="0"/>
      <w:cols w:space="708"/>
      <w:titlePg w:val="0"/>
      <w:docGrid w:linePitch="360"/>
      <w:sectPrChange w:id="193" w:author="msi" w:date="2026-09-22T12:42:00Z" w16du:dateUtc="2026-09-22T16:42:00Z">
        <w:sectPr w:rsidR="00DE6076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6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8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065635">
    <w:abstractNumId w:val="11"/>
  </w:num>
  <w:num w:numId="2" w16cid:durableId="1761832319">
    <w:abstractNumId w:val="2"/>
  </w:num>
  <w:num w:numId="3" w16cid:durableId="1140538018">
    <w:abstractNumId w:val="12"/>
  </w:num>
  <w:num w:numId="4" w16cid:durableId="648946694">
    <w:abstractNumId w:val="3"/>
  </w:num>
  <w:num w:numId="5" w16cid:durableId="428620564">
    <w:abstractNumId w:val="0"/>
  </w:num>
  <w:num w:numId="6" w16cid:durableId="2095586186">
    <w:abstractNumId w:val="9"/>
  </w:num>
  <w:num w:numId="7" w16cid:durableId="26874465">
    <w:abstractNumId w:val="7"/>
  </w:num>
  <w:num w:numId="8" w16cid:durableId="1543129933">
    <w:abstractNumId w:val="6"/>
  </w:num>
  <w:num w:numId="9" w16cid:durableId="321394923">
    <w:abstractNumId w:val="8"/>
  </w:num>
  <w:num w:numId="10" w16cid:durableId="1874689923">
    <w:abstractNumId w:val="5"/>
  </w:num>
  <w:num w:numId="11" w16cid:durableId="776290009">
    <w:abstractNumId w:val="1"/>
  </w:num>
  <w:num w:numId="12" w16cid:durableId="1302735013">
    <w:abstractNumId w:val="4"/>
  </w:num>
  <w:num w:numId="13" w16cid:durableId="1342929347">
    <w:abstractNumId w:val="15"/>
  </w:num>
  <w:num w:numId="14" w16cid:durableId="2103841472">
    <w:abstractNumId w:val="13"/>
  </w:num>
  <w:num w:numId="15" w16cid:durableId="1930431482">
    <w:abstractNumId w:val="14"/>
  </w:num>
  <w:num w:numId="16" w16cid:durableId="156895357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25128"/>
    <w:rsid w:val="00035935"/>
    <w:rsid w:val="000A48ED"/>
    <w:rsid w:val="00220021"/>
    <w:rsid w:val="002961E0"/>
    <w:rsid w:val="00334276"/>
    <w:rsid w:val="004C4915"/>
    <w:rsid w:val="005E6702"/>
    <w:rsid w:val="00685853"/>
    <w:rsid w:val="0069464C"/>
    <w:rsid w:val="00775E6E"/>
    <w:rsid w:val="007E1A9E"/>
    <w:rsid w:val="00832BE3"/>
    <w:rsid w:val="00875E83"/>
    <w:rsid w:val="008A1AC8"/>
    <w:rsid w:val="009A31CE"/>
    <w:rsid w:val="009D5F97"/>
    <w:rsid w:val="00AB1328"/>
    <w:rsid w:val="00AB3092"/>
    <w:rsid w:val="00B00DF3"/>
    <w:rsid w:val="00B90493"/>
    <w:rsid w:val="00BC32DD"/>
    <w:rsid w:val="00BE7473"/>
    <w:rsid w:val="00C8566A"/>
    <w:rsid w:val="00CC0B85"/>
    <w:rsid w:val="00D54B08"/>
    <w:rsid w:val="00DE6076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42:00Z">
        <w:pPr>
          <w:jc w:val="both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42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E6076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7">
    <w:name w:val="heading 7"/>
    <w:basedOn w:val="Normal"/>
    <w:next w:val="Normal"/>
    <w:link w:val="Heading7Char"/>
    <w:qFormat/>
    <w:rsid w:val="00AB1328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DE6076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9A31CE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E6076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9A31CE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DE6076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AB1328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1" w:author="msi" w:date="2026-09-22T12:4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1" w:author="msi" w:date="2026-09-22T12:4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2" w:author="msi" w:date="2026-09-22T12:42:00Z">
        <w:pPr>
          <w:spacing w:before="80" w:after="80"/>
          <w:ind w:left="144" w:right="144"/>
          <w:jc w:val="both"/>
        </w:pPr>
      </w:pPrChange>
    </w:pPr>
    <w:rPr>
      <w:sz w:val="16"/>
      <w:rPrChange w:id="2" w:author="msi" w:date="2026-09-22T12:4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3" w:author="msi" w:date="2026-09-22T12:42:00Z">
        <w:pPr>
          <w:keepNext/>
          <w:spacing w:before="240" w:after="120"/>
        </w:pPr>
      </w:pPrChange>
    </w:pPr>
    <w:rPr>
      <w:b/>
      <w:rPrChange w:id="3" w:author="msi" w:date="2026-09-22T12:4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4" w:author="msi" w:date="2026-09-22T12:4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4" w:author="msi" w:date="2026-09-22T12:4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AB1328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AB132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5" w:author="msi" w:date="2026-09-22T12:42:00Z">
        <w:pPr>
          <w:ind w:left="720"/>
          <w:contextualSpacing/>
          <w:jc w:val="both"/>
        </w:pPr>
      </w:pPrChange>
    </w:pPr>
    <w:rPr>
      <w:rPrChange w:id="5" w:author="msi" w:date="2026-09-22T12:4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2026-09-22T16:42:00Z</dcterms:modified>
</cp:coreProperties>
</file>