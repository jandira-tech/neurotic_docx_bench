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DEDF28" w14:textId="77777777" w:rsidR="00AA6A17" w:rsidRDefault="00AA6A17" w:rsidP="009700EB">
      <w:pPr>
        <w:pStyle w:val="Default"/>
        <w:rPr>
          <w:b/>
          <w:sz w:val="22"/>
          <w:u w:val="single"/>
          <w:rPrChange w:id="4" w:author="uzivatel" w:date="2026-09-22T12:21:00Z" w16du:dateUtc="2026-09-22T16:21:00Z">
            <w:rPr>
              <w:rFonts w:ascii="Times New Roman" w:hAnsi="Times New Roman" w:cs="Times New Roman"/>
              <w:b/>
              <w:u w:val="single"/>
            </w:rPr>
          </w:rPrChange>
        </w:rPr>
        <w:pPrChange w:id="5" w:author="uzivatel" w:date="2026-09-22T12:21:00Z" w16du:dateUtc="2026-09-22T16:21:00Z">
          <w:pPr>
            <w:pStyle w:val="Normal1"/>
            <w:widowControl w:val="0"/>
            <w:spacing w:before="0" w:beforeAutospacing="0" w:after="0" w:afterAutospacing="0" w:line="240" w:lineRule="auto"/>
            <w:jc w:val="center"/>
          </w:pPr>
        </w:pPrChange>
      </w:pPr>
    </w:p>
    <w:p w14:paraId="7019D082" w14:textId="77777777" w:rsidR="002E5199" w:rsidRDefault="002E5199" w:rsidP="002E5199">
      <w:pPr>
        <w:pStyle w:val="Heading4"/>
        <w:jc w:val="center"/>
        <w:rPr>
          <w:ins w:id="6" w:author="uzivatel" w:date="2026-09-22T12:21:00Z" w16du:dateUtc="2026-09-22T16:21:00Z"/>
          <w:sz w:val="34"/>
        </w:rPr>
      </w:pPr>
      <w:ins w:id="7" w:author="uzivatel" w:date="2026-09-22T12:21:00Z" w16du:dateUtc="2026-09-22T16:21:00Z">
        <w:r>
          <w:rPr>
            <w:sz w:val="34"/>
          </w:rPr>
          <w:t>Základní škola Rumburk, U Nemocnice 1132/5, okres Děčín, p. o.</w:t>
        </w:r>
      </w:ins>
    </w:p>
    <w:p w14:paraId="2960F434" w14:textId="77777777" w:rsidR="002E5199" w:rsidRDefault="002E5199" w:rsidP="002E5199">
      <w:pPr>
        <w:rPr>
          <w:ins w:id="8" w:author="uzivatel" w:date="2026-09-22T12:21:00Z" w16du:dateUtc="2026-09-22T16:21:00Z"/>
          <w:sz w:val="16"/>
        </w:rPr>
      </w:pPr>
      <w:ins w:id="9" w:author="uzivatel" w:date="2026-09-22T12:21:00Z" w16du:dateUtc="2026-09-22T16:2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078534CD" w14:textId="77777777" w:rsidR="00067C1B" w:rsidRDefault="00067C1B" w:rsidP="002E5199">
      <w:pPr>
        <w:pStyle w:val="Default"/>
        <w:jc w:val="center"/>
        <w:rPr>
          <w:ins w:id="10" w:author="uzivatel" w:date="2026-09-22T12:21:00Z" w16du:dateUtc="2026-09-22T16:21:00Z"/>
        </w:rPr>
      </w:pPr>
    </w:p>
    <w:p w14:paraId="1C476202" w14:textId="77777777" w:rsidR="009700EB" w:rsidRPr="00AF69EB" w:rsidRDefault="009700EB" w:rsidP="002E5199">
      <w:pPr>
        <w:pStyle w:val="Default"/>
        <w:jc w:val="center"/>
        <w:rPr>
          <w:ins w:id="11" w:author="uzivatel" w:date="2026-09-22T12:21:00Z" w16du:dateUtc="2026-09-22T16:21:00Z"/>
          <w:b/>
          <w:bCs/>
          <w:sz w:val="22"/>
          <w:szCs w:val="22"/>
          <w:u w:val="single"/>
        </w:rPr>
      </w:pPr>
      <w:ins w:id="12" w:author="uzivatel" w:date="2026-09-22T12:21:00Z" w16du:dateUtc="2026-09-22T16:2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987AFC7" w14:textId="77777777" w:rsidR="009D457F" w:rsidRDefault="009D457F" w:rsidP="009700EB">
      <w:pPr>
        <w:pStyle w:val="Default"/>
        <w:rPr>
          <w:ins w:id="13" w:author="uzivatel" w:date="2026-09-22T12:21:00Z" w16du:dateUtc="2026-09-22T16:21:00Z"/>
          <w:b/>
          <w:bCs/>
          <w:sz w:val="22"/>
          <w:szCs w:val="22"/>
        </w:rPr>
      </w:pPr>
    </w:p>
    <w:p w14:paraId="656F6951" w14:textId="77777777" w:rsidR="009700EB" w:rsidRDefault="009700EB" w:rsidP="009700EB">
      <w:pPr>
        <w:pStyle w:val="Default"/>
        <w:rPr>
          <w:ins w:id="14" w:author="uzivatel" w:date="2026-09-22T12:21:00Z" w16du:dateUtc="2026-09-22T16:21:00Z"/>
          <w:rFonts w:ascii="Roboto" w:hAnsi="Roboto"/>
        </w:rPr>
      </w:pPr>
      <w:ins w:id="15" w:author="uzivatel" w:date="2026-09-22T12:21:00Z" w16du:dateUtc="2026-09-22T16:2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E282436" w14:textId="77777777" w:rsidR="004714D6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21:00Z" w16du:dateUtc="2026-09-22T16:21:00Z"/>
          <w:rFonts w:ascii="Roboto" w:hAnsi="Roboto"/>
        </w:rPr>
      </w:pPr>
      <w:ins w:id="17" w:author="uzivatel" w:date="2026-09-22T12:21:00Z" w16du:dateUtc="2026-09-22T16:2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5021903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21:00Z" w16du:dateUtc="2026-09-22T16:21:00Z"/>
          <w:rFonts w:ascii="Roboto" w:hAnsi="Roboto"/>
        </w:rPr>
      </w:pPr>
      <w:ins w:id="19" w:author="uzivatel" w:date="2026-09-22T12:21:00Z" w16du:dateUtc="2026-09-22T16:2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1C86696D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21:00Z" w16du:dateUtc="2026-09-22T16:21:00Z"/>
          <w:rFonts w:ascii="Roboto" w:hAnsi="Roboto"/>
        </w:rPr>
      </w:pPr>
      <w:ins w:id="21" w:author="uzivatel" w:date="2026-09-22T12:21:00Z" w16du:dateUtc="2026-09-22T16:2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B872C33" w14:textId="77777777" w:rsidR="003A4848" w:rsidRDefault="003A4848" w:rsidP="003A4848">
      <w:pPr>
        <w:pStyle w:val="Default"/>
        <w:numPr>
          <w:ilvl w:val="0"/>
          <w:numId w:val="10"/>
        </w:numPr>
        <w:rPr>
          <w:ins w:id="22" w:author="uzivatel" w:date="2026-09-22T12:21:00Z" w16du:dateUtc="2026-09-22T16:21:00Z"/>
          <w:rFonts w:ascii="Roboto" w:hAnsi="Roboto"/>
        </w:rPr>
      </w:pPr>
      <w:ins w:id="23" w:author="uzivatel" w:date="2026-09-22T12:21:00Z" w16du:dateUtc="2026-09-22T16:2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BB783CF" w14:textId="77777777" w:rsidR="003A4848" w:rsidRDefault="003A4848" w:rsidP="003A4848">
      <w:pPr>
        <w:pStyle w:val="Default"/>
        <w:numPr>
          <w:ilvl w:val="0"/>
          <w:numId w:val="10"/>
        </w:numPr>
        <w:rPr>
          <w:ins w:id="24" w:author="uzivatel" w:date="2026-09-22T12:21:00Z" w16du:dateUtc="2026-09-22T16:21:00Z"/>
          <w:rFonts w:ascii="Roboto" w:hAnsi="Roboto"/>
        </w:rPr>
      </w:pPr>
      <w:ins w:id="25" w:author="uzivatel" w:date="2026-09-22T12:21:00Z" w16du:dateUtc="2026-09-22T16:2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0A48699B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6" w:author="uzivatel" w:date="2026-09-22T12:21:00Z" w16du:dateUtc="2026-09-22T16:21:00Z"/>
          <w:b/>
          <w:bCs/>
          <w:sz w:val="22"/>
          <w:szCs w:val="22"/>
        </w:rPr>
      </w:pPr>
      <w:ins w:id="27" w:author="uzivatel" w:date="2026-09-22T12:21:00Z" w16du:dateUtc="2026-09-22T16:2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170804C7" w14:textId="77777777" w:rsidR="009D457F" w:rsidRPr="009D457F" w:rsidRDefault="009D457F" w:rsidP="009D457F">
      <w:pPr>
        <w:pStyle w:val="Default"/>
        <w:ind w:left="720"/>
        <w:rPr>
          <w:ins w:id="28" w:author="uzivatel" w:date="2026-09-22T12:21:00Z" w16du:dateUtc="2026-09-22T16:21:00Z"/>
          <w:b/>
          <w:bCs/>
          <w:sz w:val="22"/>
          <w:szCs w:val="22"/>
        </w:rPr>
      </w:pPr>
    </w:p>
    <w:p w14:paraId="29ABF2E1" w14:textId="77777777" w:rsidR="0071556C" w:rsidRDefault="0043051E" w:rsidP="009700EB">
      <w:pPr>
        <w:pStyle w:val="Default"/>
        <w:rPr>
          <w:ins w:id="29" w:author="uzivatel" w:date="2026-09-22T12:21:00Z" w16du:dateUtc="2026-09-22T16:21:00Z"/>
          <w:b/>
          <w:bCs/>
          <w:sz w:val="22"/>
          <w:szCs w:val="22"/>
          <w:u w:val="single"/>
        </w:rPr>
      </w:pPr>
      <w:ins w:id="30" w:author="uzivatel" w:date="2026-09-22T12:21:00Z" w16du:dateUtc="2026-09-22T16:2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44915823" w14:textId="77777777" w:rsidR="002E5199" w:rsidRPr="0043051E" w:rsidRDefault="002E5199" w:rsidP="009700EB">
      <w:pPr>
        <w:pStyle w:val="Default"/>
        <w:rPr>
          <w:ins w:id="31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16EF0B9D" w14:textId="77777777" w:rsidR="00E60474" w:rsidRDefault="00C9043F" w:rsidP="00E2631A">
      <w:pPr>
        <w:pStyle w:val="Default"/>
        <w:rPr>
          <w:ins w:id="32" w:author="uzivatel" w:date="2026-09-22T12:21:00Z" w16du:dateUtc="2026-09-22T16:21:00Z"/>
          <w:rFonts w:ascii="Roboto" w:hAnsi="Roboto"/>
        </w:rPr>
      </w:pPr>
      <w:ins w:id="33" w:author="uzivatel" w:date="2026-09-22T12:21:00Z" w16du:dateUtc="2026-09-22T16:2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B9D31CA" w14:textId="77777777" w:rsidR="00E2631A" w:rsidRPr="00E2631A" w:rsidRDefault="00E2631A" w:rsidP="00E2631A">
      <w:pPr>
        <w:pStyle w:val="Default"/>
        <w:rPr>
          <w:ins w:id="34" w:author="uzivatel" w:date="2026-09-22T12:21:00Z" w16du:dateUtc="2026-09-22T16:21:00Z"/>
          <w:rFonts w:ascii="Roboto" w:hAnsi="Roboto"/>
        </w:rPr>
      </w:pPr>
    </w:p>
    <w:p w14:paraId="088C1596" w14:textId="77777777" w:rsidR="00DF0E9B" w:rsidRPr="00E2631A" w:rsidRDefault="00DF0E9B" w:rsidP="00DF0E9B">
      <w:pPr>
        <w:pStyle w:val="Default"/>
        <w:rPr>
          <w:ins w:id="35" w:author="uzivatel" w:date="2026-09-22T12:21:00Z" w16du:dateUtc="2026-09-22T16:21:00Z"/>
          <w:rFonts w:ascii="Roboto" w:hAnsi="Roboto"/>
          <w:b/>
        </w:rPr>
      </w:pPr>
      <w:ins w:id="36" w:author="uzivatel" w:date="2026-09-22T12:21:00Z" w16du:dateUtc="2026-09-22T16:2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124D112" w14:textId="77777777" w:rsidR="000C1D5B" w:rsidRDefault="000C1D5B" w:rsidP="00222525">
      <w:pPr>
        <w:pStyle w:val="Default"/>
        <w:rPr>
          <w:ins w:id="37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7C754E24" w14:textId="77777777" w:rsidR="00222525" w:rsidRDefault="00967EDD" w:rsidP="00222525">
      <w:pPr>
        <w:pStyle w:val="Default"/>
        <w:rPr>
          <w:ins w:id="38" w:author="uzivatel" w:date="2026-09-22T12:21:00Z" w16du:dateUtc="2026-09-22T16:21:00Z"/>
          <w:b/>
          <w:bCs/>
          <w:sz w:val="22"/>
          <w:szCs w:val="22"/>
          <w:u w:val="single"/>
        </w:rPr>
      </w:pPr>
      <w:ins w:id="39" w:author="uzivatel" w:date="2026-09-22T12:21:00Z" w16du:dateUtc="2026-09-22T16:2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B43BA88" w14:textId="77777777" w:rsidR="000C1D5B" w:rsidRDefault="000C1D5B" w:rsidP="00222525">
      <w:pPr>
        <w:pStyle w:val="Default"/>
        <w:rPr>
          <w:ins w:id="40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3057D796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1" w:author="uzivatel" w:date="2026-09-22T12:21:00Z" w16du:dateUtc="2026-09-22T16:21:00Z"/>
          <w:rFonts w:ascii="Roboto" w:hAnsi="Roboto"/>
        </w:rPr>
      </w:pPr>
      <w:ins w:id="42" w:author="uzivatel" w:date="2026-09-22T12:21:00Z" w16du:dateUtc="2026-09-22T16:2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4F669B6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3" w:author="uzivatel" w:date="2026-09-22T12:21:00Z" w16du:dateUtc="2026-09-22T16:21:00Z"/>
          <w:rFonts w:ascii="Roboto" w:hAnsi="Roboto"/>
        </w:rPr>
      </w:pPr>
      <w:ins w:id="44" w:author="uzivatel" w:date="2026-09-22T12:21:00Z" w16du:dateUtc="2026-09-22T16:2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6C424B3F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5" w:author="uzivatel" w:date="2026-09-22T12:21:00Z" w16du:dateUtc="2026-09-22T16:21:00Z"/>
          <w:rFonts w:ascii="Roboto" w:hAnsi="Roboto"/>
        </w:rPr>
      </w:pPr>
      <w:ins w:id="46" w:author="uzivatel" w:date="2026-09-22T12:21:00Z" w16du:dateUtc="2026-09-22T16:21:00Z">
        <w:r w:rsidRPr="009E4030">
          <w:rPr>
            <w:rFonts w:ascii="Roboto" w:hAnsi="Roboto"/>
          </w:rPr>
          <w:t>individuální konzultace</w:t>
        </w:r>
      </w:ins>
    </w:p>
    <w:p w14:paraId="464DB1D0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7" w:author="uzivatel" w:date="2026-09-22T12:21:00Z" w16du:dateUtc="2026-09-22T16:21:00Z"/>
          <w:b/>
          <w:bCs/>
          <w:sz w:val="22"/>
          <w:szCs w:val="22"/>
          <w:u w:val="single"/>
        </w:rPr>
      </w:pPr>
      <w:ins w:id="48" w:author="uzivatel" w:date="2026-09-22T12:21:00Z" w16du:dateUtc="2026-09-22T16:2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2DAB510E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9" w:author="uzivatel" w:date="2026-09-22T12:21:00Z" w16du:dateUtc="2026-09-22T16:21:00Z"/>
          <w:rFonts w:ascii="Roboto" w:hAnsi="Roboto"/>
        </w:rPr>
      </w:pPr>
      <w:ins w:id="50" w:author="uzivatel" w:date="2026-09-22T12:21:00Z" w16du:dateUtc="2026-09-22T16:2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0514D6C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1" w:author="uzivatel" w:date="2026-09-22T12:21:00Z" w16du:dateUtc="2026-09-22T16:21:00Z"/>
          <w:rFonts w:ascii="Roboto" w:hAnsi="Roboto"/>
        </w:rPr>
      </w:pPr>
      <w:ins w:id="52" w:author="uzivatel" w:date="2026-09-22T12:21:00Z" w16du:dateUtc="2026-09-22T16:2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6A13D8B6" w14:textId="77777777" w:rsidR="00F01D59" w:rsidRDefault="00EF2DAF" w:rsidP="009E4030">
      <w:pPr>
        <w:pStyle w:val="Default"/>
        <w:numPr>
          <w:ilvl w:val="0"/>
          <w:numId w:val="7"/>
        </w:numPr>
        <w:rPr>
          <w:ins w:id="53" w:author="uzivatel" w:date="2026-09-22T12:21:00Z" w16du:dateUtc="2026-09-22T16:21:00Z"/>
          <w:rFonts w:ascii="Roboto" w:hAnsi="Roboto"/>
        </w:rPr>
      </w:pPr>
      <w:ins w:id="54" w:author="uzivatel" w:date="2026-09-22T12:21:00Z" w16du:dateUtc="2026-09-22T16:2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66DABF7" w14:textId="77777777" w:rsidR="00E2631A" w:rsidRDefault="00EF2DAF" w:rsidP="009E4030">
      <w:pPr>
        <w:pStyle w:val="Default"/>
        <w:numPr>
          <w:ilvl w:val="0"/>
          <w:numId w:val="7"/>
        </w:numPr>
        <w:rPr>
          <w:ins w:id="55" w:author="uzivatel" w:date="2026-09-22T12:21:00Z" w16du:dateUtc="2026-09-22T16:21:00Z"/>
          <w:rFonts w:ascii="Roboto" w:hAnsi="Roboto"/>
        </w:rPr>
      </w:pPr>
      <w:ins w:id="56" w:author="uzivatel" w:date="2026-09-22T12:21:00Z" w16du:dateUtc="2026-09-22T16:2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86AE126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7" w:author="uzivatel" w:date="2026-09-22T12:21:00Z" w16du:dateUtc="2026-09-22T16:21:00Z"/>
          <w:rFonts w:ascii="Times New Roman" w:hAnsi="Times New Roman" w:cs="Times New Roman"/>
        </w:rPr>
      </w:pPr>
      <w:ins w:id="58" w:author="uzivatel" w:date="2026-09-22T12:21:00Z" w16du:dateUtc="2026-09-22T16:2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74C2E0C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9" w:author="uzivatel" w:date="2026-09-22T12:21:00Z" w16du:dateUtc="2026-09-22T16:21:00Z"/>
          <w:rFonts w:ascii="Roboto" w:hAnsi="Roboto"/>
        </w:rPr>
      </w:pPr>
      <w:ins w:id="60" w:author="uzivatel" w:date="2026-09-22T12:21:00Z" w16du:dateUtc="2026-09-22T16:21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08F4187" w14:textId="77777777" w:rsidR="000C1D5B" w:rsidRDefault="000C1D5B" w:rsidP="000C1D5B">
      <w:pPr>
        <w:pStyle w:val="Default"/>
        <w:numPr>
          <w:ilvl w:val="0"/>
          <w:numId w:val="2"/>
        </w:numPr>
        <w:rPr>
          <w:ins w:id="61" w:author="uzivatel" w:date="2026-09-22T12:21:00Z" w16du:dateUtc="2026-09-22T16:21:00Z"/>
          <w:rFonts w:ascii="Roboto" w:hAnsi="Roboto"/>
        </w:rPr>
      </w:pPr>
      <w:ins w:id="62" w:author="uzivatel" w:date="2026-09-22T12:21:00Z" w16du:dateUtc="2026-09-22T16:21:00Z">
        <w:r>
          <w:rPr>
            <w:rFonts w:ascii="Roboto" w:hAnsi="Roboto"/>
          </w:rPr>
          <w:t>žáci si přinesou:</w:t>
        </w:r>
      </w:ins>
    </w:p>
    <w:p w14:paraId="62D1903D" w14:textId="77777777" w:rsidR="00992F5A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21:00Z" w16du:dateUtc="2026-09-22T16:21:00Z"/>
          <w:rFonts w:ascii="Roboto" w:hAnsi="Roboto"/>
        </w:rPr>
      </w:pPr>
      <w:ins w:id="64" w:author="uzivatel" w:date="2026-09-22T12:21:00Z" w16du:dateUtc="2026-09-22T16:2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C9756D8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5" w:author="uzivatel" w:date="2026-09-22T12:21:00Z" w16du:dateUtc="2026-09-22T16:21:00Z"/>
          <w:rFonts w:ascii="Roboto" w:hAnsi="Roboto"/>
        </w:rPr>
      </w:pPr>
      <w:ins w:id="66" w:author="uzivatel" w:date="2026-09-22T12:21:00Z" w16du:dateUtc="2026-09-22T16:2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74EB5869" w14:textId="77777777" w:rsidR="000C1D5B" w:rsidRDefault="000C1D5B" w:rsidP="000C1D5B">
      <w:pPr>
        <w:pStyle w:val="Default"/>
        <w:numPr>
          <w:ilvl w:val="0"/>
          <w:numId w:val="8"/>
        </w:numPr>
        <w:rPr>
          <w:ins w:id="67" w:author="uzivatel" w:date="2026-09-22T12:21:00Z" w16du:dateUtc="2026-09-22T16:21:00Z"/>
        </w:rPr>
      </w:pPr>
      <w:ins w:id="68" w:author="uzivatel" w:date="2026-09-22T12:21:00Z" w16du:dateUtc="2026-09-22T16:21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E7DBC55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69" w:author="uzivatel" w:date="2026-09-22T12:21:00Z" w16du:dateUtc="2026-09-22T16:21:00Z"/>
          <w:rFonts w:ascii="Times New Roman" w:hAnsi="Times New Roman" w:cs="Times New Roman"/>
          <w:b/>
          <w:u w:val="single"/>
        </w:rPr>
      </w:pPr>
    </w:p>
    <w:p w14:paraId="4776AF00" w14:textId="0582B44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70" w:author="uzivatel" w:date="2026-09-22T12:21:00Z" w16du:dateUtc="2026-09-22T16:21:00Z"/>
          <w:rFonts w:ascii="Times New Roman" w:hAnsi="Times New Roman" w:cs="Times New Roman"/>
          <w:b/>
          <w:u w:val="single"/>
        </w:rPr>
      </w:pPr>
      <w:del w:id="71" w:author="uzivatel" w:date="2026-09-22T12:21:00Z" w16du:dateUtc="2026-09-22T16:21:00Z">
        <w:r>
          <w:rPr>
            <w:rFonts w:ascii="Times New Roman" w:hAnsi="Times New Roman" w:cs="Times New Roman"/>
            <w:b/>
            <w:u w:val="single"/>
          </w:rPr>
          <w:delText>Komentář k finančnímu  hospodaření Obce Drysice a MŠ Drysice v roce 202</w:delText>
        </w:r>
        <w:r w:rsidR="00F16EEF">
          <w:rPr>
            <w:rFonts w:ascii="Times New Roman" w:hAnsi="Times New Roman" w:cs="Times New Roman"/>
            <w:b/>
            <w:u w:val="single"/>
          </w:rPr>
          <w:delText>3</w:delText>
        </w:r>
      </w:del>
    </w:p>
    <w:p w14:paraId="2F24744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72" w:author="uzivatel" w:date="2026-09-22T12:21:00Z" w16du:dateUtc="2026-09-22T16:21:00Z"/>
          <w:rFonts w:ascii="Times New Roman" w:hAnsi="Times New Roman" w:cs="Times New Roman"/>
          <w:b/>
        </w:rPr>
      </w:pPr>
    </w:p>
    <w:p w14:paraId="3D6AF507" w14:textId="0ACAF2FF" w:rsidR="006F5DF7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3" w:author="uzivatel" w:date="2026-09-22T12:21:00Z" w16du:dateUtc="2026-09-22T16:21:00Z"/>
          <w:rFonts w:ascii="Times New Roman" w:hAnsi="Times New Roman" w:cs="Times New Roman"/>
        </w:rPr>
      </w:pPr>
      <w:del w:id="74" w:author="uzivatel" w:date="2026-09-22T12:21:00Z" w16du:dateUtc="2026-09-22T16:21:00Z">
        <w:r>
          <w:rPr>
            <w:rFonts w:ascii="Times New Roman" w:hAnsi="Times New Roman" w:cs="Times New Roman"/>
          </w:rPr>
          <w:delText>Hospodaření obce Drysice probíhalo v roce 202</w:delText>
        </w:r>
        <w:r w:rsidR="00F16EEF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dle schváleného rozpočtu </w:delText>
        </w:r>
        <w:r w:rsidR="00BA453A">
          <w:rPr>
            <w:rFonts w:ascii="Times New Roman" w:hAnsi="Times New Roman" w:cs="Times New Roman"/>
          </w:rPr>
          <w:delText>ve výši :</w:delText>
        </w:r>
      </w:del>
    </w:p>
    <w:p w14:paraId="7DA2C0FE" w14:textId="18215936" w:rsidR="00AE2F55" w:rsidRDefault="00AB3DBE" w:rsidP="00751984">
      <w:pPr>
        <w:pStyle w:val="Normal1"/>
        <w:widowControl w:val="0"/>
        <w:spacing w:before="0" w:beforeAutospacing="0" w:after="0" w:afterAutospacing="0" w:line="240" w:lineRule="auto"/>
        <w:rPr>
          <w:del w:id="75" w:author="uzivatel" w:date="2026-09-22T12:21:00Z" w16du:dateUtc="2026-09-22T16:21:00Z"/>
          <w:rFonts w:ascii="Times New Roman" w:hAnsi="Times New Roman" w:cs="Times New Roman"/>
        </w:rPr>
      </w:pPr>
      <w:del w:id="76" w:author="uzivatel" w:date="2026-09-22T12:21:00Z" w16du:dateUtc="2026-09-22T16:21:00Z">
        <w:r>
          <w:rPr>
            <w:rFonts w:ascii="Times New Roman" w:hAnsi="Times New Roman" w:cs="Times New Roman"/>
          </w:rPr>
          <w:delText>Příjmy</w:delText>
        </w:r>
        <w:r w:rsidR="00751984">
          <w:rPr>
            <w:rFonts w:ascii="Times New Roman" w:hAnsi="Times New Roman" w:cs="Times New Roman"/>
          </w:rPr>
          <w:delText xml:space="preserve"> 1</w:delText>
        </w:r>
        <w:r w:rsidR="006F5DF7">
          <w:rPr>
            <w:rFonts w:ascii="Times New Roman" w:hAnsi="Times New Roman" w:cs="Times New Roman"/>
          </w:rPr>
          <w:delText>0</w:delText>
        </w:r>
        <w:r w:rsidR="00820CA0">
          <w:rPr>
            <w:rFonts w:ascii="Times New Roman" w:hAnsi="Times New Roman" w:cs="Times New Roman"/>
          </w:rPr>
          <w:delText>.406.500</w:delText>
        </w:r>
        <w:r w:rsidR="00751984">
          <w:rPr>
            <w:rFonts w:ascii="Times New Roman" w:hAnsi="Times New Roman" w:cs="Times New Roman"/>
          </w:rPr>
          <w:delText xml:space="preserve">  Kč </w:delText>
        </w:r>
        <w:r w:rsidR="00820CA0">
          <w:rPr>
            <w:rFonts w:ascii="Times New Roman" w:hAnsi="Times New Roman" w:cs="Times New Roman"/>
          </w:rPr>
          <w:delText xml:space="preserve">, výdaje </w:delText>
        </w:r>
        <w:r w:rsidR="00AE2F55">
          <w:rPr>
            <w:rFonts w:ascii="Times New Roman" w:hAnsi="Times New Roman" w:cs="Times New Roman"/>
          </w:rPr>
          <w:delText xml:space="preserve">12.939.500 Kč, financování min.let </w:delText>
        </w:r>
        <w:r w:rsidR="00F752E2">
          <w:rPr>
            <w:rFonts w:ascii="Times New Roman" w:hAnsi="Times New Roman" w:cs="Times New Roman"/>
          </w:rPr>
          <w:delText>2.533.000 Kč .</w:delText>
        </w:r>
      </w:del>
    </w:p>
    <w:p w14:paraId="248CD8FA" w14:textId="28FB0AF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7" w:author="uzivatel" w:date="2026-09-22T12:21:00Z" w16du:dateUtc="2026-09-22T16:21:00Z"/>
          <w:rFonts w:ascii="Times New Roman" w:hAnsi="Times New Roman" w:cs="Times New Roman"/>
        </w:rPr>
      </w:pPr>
      <w:del w:id="78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Bylo schváleno </w:delText>
        </w:r>
        <w:r w:rsidR="00045176">
          <w:rPr>
            <w:rFonts w:ascii="Times New Roman" w:hAnsi="Times New Roman" w:cs="Times New Roman"/>
          </w:rPr>
          <w:delText>7</w:delText>
        </w:r>
        <w:r>
          <w:rPr>
            <w:rFonts w:ascii="Times New Roman" w:hAnsi="Times New Roman" w:cs="Times New Roman"/>
          </w:rPr>
          <w:delText xml:space="preserve"> rozpočtových opatření .</w:delText>
        </w:r>
      </w:del>
    </w:p>
    <w:p w14:paraId="4A6CAFD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79" w:author="uzivatel" w:date="2026-09-22T12:21:00Z" w16du:dateUtc="2026-09-22T16:21:00Z"/>
          <w:rFonts w:ascii="Times New Roman" w:hAnsi="Times New Roman" w:cs="Times New Roman"/>
        </w:rPr>
      </w:pPr>
      <w:del w:id="80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46A357E0" w14:textId="4ACD67B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1" w:author="uzivatel" w:date="2026-09-22T12:21:00Z" w16du:dateUtc="2026-09-22T16:21:00Z"/>
          <w:rFonts w:ascii="Times New Roman" w:hAnsi="Times New Roman" w:cs="Times New Roman"/>
          <w:b/>
        </w:rPr>
      </w:pPr>
      <w:del w:id="82" w:author="uzivatel" w:date="2026-09-22T12:21:00Z" w16du:dateUtc="2026-09-22T16:21:00Z">
        <w:r>
          <w:rPr>
            <w:rFonts w:ascii="Times New Roman" w:hAnsi="Times New Roman" w:cs="Times New Roman"/>
            <w:b/>
          </w:rPr>
          <w:delText>Rozpočtové příjmy celkem   :     16.</w:delText>
        </w:r>
        <w:r w:rsidR="00773FBB">
          <w:rPr>
            <w:rFonts w:ascii="Times New Roman" w:hAnsi="Times New Roman" w:cs="Times New Roman"/>
            <w:b/>
          </w:rPr>
          <w:delText>147</w:delText>
        </w:r>
        <w:r w:rsidR="005C110E">
          <w:rPr>
            <w:rFonts w:ascii="Times New Roman" w:hAnsi="Times New Roman" w:cs="Times New Roman"/>
            <w:b/>
          </w:rPr>
          <w:delText>.356,77</w:delText>
        </w:r>
        <w:r>
          <w:rPr>
            <w:rFonts w:ascii="Times New Roman" w:hAnsi="Times New Roman" w:cs="Times New Roman"/>
            <w:b/>
          </w:rPr>
          <w:delText xml:space="preserve"> Kč  (1</w:delText>
        </w:r>
        <w:r w:rsidR="005C110E">
          <w:rPr>
            <w:rFonts w:ascii="Times New Roman" w:hAnsi="Times New Roman" w:cs="Times New Roman"/>
            <w:b/>
          </w:rPr>
          <w:delText>55,17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036EF4C2" w14:textId="782F132D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3" w:author="uzivatel" w:date="2026-09-22T12:21:00Z" w16du:dateUtc="2026-09-22T16:21:00Z"/>
          <w:rFonts w:ascii="Times New Roman" w:hAnsi="Times New Roman" w:cs="Times New Roman"/>
          <w:b/>
        </w:rPr>
      </w:pPr>
      <w:del w:id="84" w:author="uzivate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Rozpočtové výdaje  celkem  :     </w:delText>
        </w:r>
        <w:r w:rsidR="00022EE1">
          <w:rPr>
            <w:rFonts w:ascii="Times New Roman" w:hAnsi="Times New Roman" w:cs="Times New Roman"/>
            <w:b/>
          </w:rPr>
          <w:delText>12.951.676,78</w:delText>
        </w:r>
        <w:r>
          <w:rPr>
            <w:rFonts w:ascii="Times New Roman" w:hAnsi="Times New Roman" w:cs="Times New Roman"/>
            <w:b/>
          </w:rPr>
          <w:delText xml:space="preserve"> Kč  ( </w:delText>
        </w:r>
        <w:r w:rsidR="006F5BED">
          <w:rPr>
            <w:rFonts w:ascii="Times New Roman" w:hAnsi="Times New Roman" w:cs="Times New Roman"/>
            <w:b/>
          </w:rPr>
          <w:delText>100,09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52B07BC9" w14:textId="685B369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5" w:author="uzivatel" w:date="2026-09-22T12:21:00Z" w16du:dateUtc="2026-09-22T16:21:00Z"/>
          <w:rFonts w:ascii="Times New Roman" w:hAnsi="Times New Roman" w:cs="Times New Roman"/>
          <w:b/>
        </w:rPr>
      </w:pPr>
      <w:del w:id="86" w:author="uzivate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Saldo příjmů a výdajů           :      </w:delText>
        </w:r>
        <w:r w:rsidR="00802350">
          <w:rPr>
            <w:rFonts w:ascii="Times New Roman" w:hAnsi="Times New Roman" w:cs="Times New Roman"/>
            <w:b/>
          </w:rPr>
          <w:delText>3.195.679,99</w:delText>
        </w:r>
        <w:r>
          <w:rPr>
            <w:rFonts w:ascii="Times New Roman" w:hAnsi="Times New Roman" w:cs="Times New Roman"/>
            <w:b/>
          </w:rPr>
          <w:delText xml:space="preserve"> Kč</w:delText>
        </w:r>
      </w:del>
    </w:p>
    <w:p w14:paraId="5789A888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87" w:author="uzivatel" w:date="2026-09-22T12:21:00Z" w16du:dateUtc="2026-09-22T16:21:00Z"/>
          <w:rFonts w:ascii="Times New Roman" w:hAnsi="Times New Roman" w:cs="Times New Roman"/>
          <w:b/>
        </w:rPr>
      </w:pPr>
      <w:del w:id="88" w:author="uzivate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 </w:delText>
        </w:r>
      </w:del>
    </w:p>
    <w:p w14:paraId="5713536E" w14:textId="46A8D97F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89" w:author="uzivatel" w:date="2026-09-22T12:21:00Z" w16du:dateUtc="2026-09-22T16:21:00Z"/>
          <w:rFonts w:ascii="Times New Roman" w:hAnsi="Times New Roman" w:cs="Times New Roman"/>
        </w:rPr>
      </w:pPr>
      <w:del w:id="90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Finanční hospodaření obce skončilo přebytkem  ve výši </w:delText>
        </w:r>
        <w:r w:rsidR="00802350">
          <w:rPr>
            <w:rFonts w:ascii="Times New Roman" w:hAnsi="Times New Roman" w:cs="Times New Roman"/>
          </w:rPr>
          <w:delText>3.195.679,99</w:delText>
        </w:r>
        <w:r>
          <w:rPr>
            <w:rFonts w:ascii="Times New Roman" w:hAnsi="Times New Roman" w:cs="Times New Roman"/>
          </w:rPr>
          <w:delText xml:space="preserve">  Kč . Tyto finanční prostředky budou použity  na hospodaření obce v budoucích letech .</w:delText>
        </w:r>
      </w:del>
    </w:p>
    <w:p w14:paraId="1B747DA0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91" w:author="uzivatel" w:date="2026-09-22T12:21:00Z" w16du:dateUtc="2026-09-22T16:21:00Z"/>
          <w:rFonts w:ascii="Times New Roman" w:hAnsi="Times New Roman" w:cs="Times New Roman"/>
        </w:rPr>
      </w:pPr>
      <w:del w:id="92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5F0434B8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93" w:author="uzivatel" w:date="2026-09-22T12:21:00Z" w16du:dateUtc="2026-09-22T16:21:00Z"/>
          <w:rFonts w:ascii="Times New Roman" w:hAnsi="Times New Roman" w:cs="Times New Roman"/>
          <w:b/>
        </w:rPr>
      </w:pPr>
      <w:del w:id="94" w:author="uzivate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Obec obdržela tyto dotace : </w:delText>
        </w:r>
      </w:del>
    </w:p>
    <w:p w14:paraId="3F676FA1" w14:textId="568EFFC9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95" w:author="uzivatel" w:date="2026-09-22T12:21:00Z" w16du:dateUtc="2026-09-22T16:21:00Z"/>
          <w:rFonts w:ascii="Times New Roman" w:hAnsi="Times New Roman" w:cs="Times New Roman"/>
        </w:rPr>
      </w:pPr>
      <w:del w:id="96" w:author="uzivatel" w:date="2026-09-22T12:21:00Z" w16du:dateUtc="2026-09-22T16:21:00Z">
        <w:r>
          <w:rPr>
            <w:rFonts w:ascii="Times New Roman" w:hAnsi="Times New Roman" w:cs="Times New Roman"/>
          </w:rPr>
          <w:delText>-dotace na</w:delText>
        </w:r>
        <w:r w:rsidR="00BE5DE1">
          <w:rPr>
            <w:rFonts w:ascii="Times New Roman" w:hAnsi="Times New Roman" w:cs="Times New Roman"/>
          </w:rPr>
          <w:delText xml:space="preserve"> doprav.automobil pro JSDH Drysice  </w:delText>
        </w:r>
        <w:r w:rsidR="00C91CE3">
          <w:rPr>
            <w:rFonts w:ascii="Times New Roman" w:hAnsi="Times New Roman" w:cs="Times New Roman"/>
          </w:rPr>
          <w:delText>(MV)</w:delText>
        </w:r>
        <w:r w:rsidR="00BE5DE1">
          <w:rPr>
            <w:rFonts w:ascii="Times New Roman" w:hAnsi="Times New Roman" w:cs="Times New Roman"/>
          </w:rPr>
          <w:delText xml:space="preserve">        </w:delText>
        </w:r>
        <w:r>
          <w:rPr>
            <w:rFonts w:ascii="Times New Roman" w:hAnsi="Times New Roman" w:cs="Times New Roman"/>
          </w:rPr>
          <w:delText xml:space="preserve">          450.000 Kč</w:delText>
        </w:r>
      </w:del>
    </w:p>
    <w:p w14:paraId="7C04C9B4" w14:textId="4834F531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97" w:author="uzivatel" w:date="2026-09-22T12:21:00Z" w16du:dateUtc="2026-09-22T16:21:00Z"/>
          <w:rFonts w:ascii="Times New Roman" w:hAnsi="Times New Roman" w:cs="Times New Roman"/>
        </w:rPr>
      </w:pPr>
      <w:del w:id="98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-dotace na </w:delText>
        </w:r>
        <w:r w:rsidR="00C91CE3">
          <w:rPr>
            <w:rFonts w:ascii="Times New Roman" w:hAnsi="Times New Roman" w:cs="Times New Roman"/>
          </w:rPr>
          <w:delText>doprav.automobil pro JSDH</w:delText>
        </w:r>
        <w:r w:rsidR="00F16BF1">
          <w:rPr>
            <w:rFonts w:ascii="Times New Roman" w:hAnsi="Times New Roman" w:cs="Times New Roman"/>
          </w:rPr>
          <w:delText xml:space="preserve"> </w:delText>
        </w:r>
        <w:r w:rsidR="00E86E14">
          <w:rPr>
            <w:rFonts w:ascii="Times New Roman" w:hAnsi="Times New Roman" w:cs="Times New Roman"/>
          </w:rPr>
          <w:delText xml:space="preserve">Drysice </w:delText>
        </w:r>
        <w:r w:rsidR="00607BA2">
          <w:rPr>
            <w:rFonts w:ascii="Times New Roman" w:hAnsi="Times New Roman" w:cs="Times New Roman"/>
          </w:rPr>
          <w:delText xml:space="preserve"> (KÚ JMK)</w:delText>
        </w:r>
        <w:r>
          <w:rPr>
            <w:rFonts w:ascii="Times New Roman" w:hAnsi="Times New Roman" w:cs="Times New Roman"/>
          </w:rPr>
          <w:delText xml:space="preserve">          </w:delText>
        </w:r>
        <w:r w:rsidR="00607BA2">
          <w:rPr>
            <w:rFonts w:ascii="Times New Roman" w:hAnsi="Times New Roman" w:cs="Times New Roman"/>
          </w:rPr>
          <w:delText>200</w:delText>
        </w:r>
        <w:r>
          <w:rPr>
            <w:rFonts w:ascii="Times New Roman" w:hAnsi="Times New Roman" w:cs="Times New Roman"/>
          </w:rPr>
          <w:delText>.000 Kč</w:delText>
        </w:r>
      </w:del>
    </w:p>
    <w:p w14:paraId="4475B99B" w14:textId="7C733E9D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99" w:author="uzivatel" w:date="2026-09-22T12:21:00Z" w16du:dateUtc="2026-09-22T16:21:00Z"/>
          <w:rFonts w:ascii="Times New Roman" w:hAnsi="Times New Roman" w:cs="Times New Roman"/>
        </w:rPr>
      </w:pPr>
      <w:del w:id="100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-dotace na volbu prezidenta                                                               </w:delText>
        </w:r>
        <w:r w:rsidR="00476221">
          <w:rPr>
            <w:rFonts w:ascii="Times New Roman" w:hAnsi="Times New Roman" w:cs="Times New Roman"/>
          </w:rPr>
          <w:delText>38.600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735E549C" w14:textId="6951A6A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01" w:author="uzivatel" w:date="2026-09-22T12:21:00Z" w16du:dateUtc="2026-09-22T16:21:00Z"/>
          <w:rFonts w:ascii="Times New Roman" w:hAnsi="Times New Roman" w:cs="Times New Roman"/>
        </w:rPr>
      </w:pPr>
      <w:del w:id="102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-dotace na výkon státní správy                                                        </w:delText>
        </w:r>
        <w:r w:rsidR="001F4FD5">
          <w:rPr>
            <w:rFonts w:ascii="Times New Roman" w:hAnsi="Times New Roman" w:cs="Times New Roman"/>
          </w:rPr>
          <w:delText xml:space="preserve"> 154.800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04E0D4B2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03" w:author="uzivatel" w:date="2026-09-22T12:21:00Z" w16du:dateUtc="2026-09-22T16:21:00Z"/>
          <w:b/>
        </w:rPr>
      </w:pPr>
      <w:del w:id="104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  </w:delText>
        </w:r>
      </w:del>
    </w:p>
    <w:p w14:paraId="404C530E" w14:textId="0BCA79DE" w:rsidR="00751984" w:rsidRPr="001B472F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05" w:author="uzivatel" w:date="2026-09-22T12:21:00Z" w16du:dateUtc="2026-09-22T16:21:00Z"/>
          <w:rFonts w:ascii="Times New Roman" w:hAnsi="Times New Roman" w:cs="Times New Roman"/>
        </w:rPr>
      </w:pPr>
      <w:del w:id="106" w:author="uzivatel" w:date="2026-09-22T12:21:00Z" w16du:dateUtc="2026-09-22T16:21:00Z">
        <w:r>
          <w:rPr>
            <w:rFonts w:ascii="Times New Roman" w:hAnsi="Times New Roman" w:cs="Times New Roman"/>
          </w:rPr>
          <w:delText>Hlavními příjmy  obecního rozpočtu byly tak jako každý rok příjmy daňové ve výši 1</w:delText>
        </w:r>
        <w:r w:rsidR="0006662F">
          <w:rPr>
            <w:rFonts w:ascii="Times New Roman" w:hAnsi="Times New Roman" w:cs="Times New Roman"/>
          </w:rPr>
          <w:delText>3.</w:delText>
        </w:r>
        <w:r w:rsidR="00CC5CE2">
          <w:rPr>
            <w:rFonts w:ascii="Times New Roman" w:hAnsi="Times New Roman" w:cs="Times New Roman"/>
          </w:rPr>
          <w:delText>663.651,55</w:delText>
        </w:r>
        <w:r>
          <w:rPr>
            <w:rFonts w:ascii="Times New Roman" w:hAnsi="Times New Roman" w:cs="Times New Roman"/>
          </w:rPr>
          <w:delText xml:space="preserve"> Kč</w:delText>
        </w:r>
        <w:r w:rsidR="001B472F">
          <w:rPr>
            <w:rFonts w:ascii="Times New Roman" w:hAnsi="Times New Roman" w:cs="Times New Roman"/>
          </w:rPr>
          <w:delText>.</w:delText>
        </w:r>
        <w:r>
          <w:rPr>
            <w:rFonts w:ascii="Times New Roman" w:hAnsi="Times New Roman" w:cs="Times New Roman"/>
          </w:rPr>
          <w:delText xml:space="preserve"> Dále pak výše uvedené dotace, poplatky za svoz KO,  stočné  a ze psů,platby  z  pronájmu pozemků,</w:delText>
        </w:r>
        <w:r w:rsidR="00697FAB">
          <w:rPr>
            <w:rFonts w:ascii="Times New Roman" w:hAnsi="Times New Roman" w:cs="Times New Roman"/>
          </w:rPr>
          <w:delText xml:space="preserve"> z pronájmu hrobových míst,</w:delText>
        </w:r>
        <w:r>
          <w:rPr>
            <w:rFonts w:ascii="Times New Roman" w:hAnsi="Times New Roman" w:cs="Times New Roman"/>
          </w:rPr>
          <w:delText xml:space="preserve"> vodovodu a nebytových prostor  ,ze  spol. EKOKOM za zpětný odběr obalů atd.</w:delText>
        </w:r>
      </w:del>
    </w:p>
    <w:p w14:paraId="4B1B283C" w14:textId="634F0B0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07" w:author="uzivatel" w:date="2026-09-22T12:21:00Z" w16du:dateUtc="2026-09-22T16:21:00Z"/>
          <w:rFonts w:ascii="Times New Roman" w:hAnsi="Times New Roman" w:cs="Times New Roman"/>
        </w:rPr>
      </w:pPr>
      <w:del w:id="108" w:author="uzivatel" w:date="2026-09-22T12:21:00Z" w16du:dateUtc="2026-09-22T16:21:00Z">
        <w:r>
          <w:rPr>
            <w:rFonts w:ascii="Times New Roman" w:hAnsi="Times New Roman" w:cs="Times New Roman"/>
          </w:rPr>
          <w:delText>Mezi větší výdaje  patřil</w:delText>
        </w:r>
        <w:r w:rsidR="00B22CBC">
          <w:rPr>
            <w:rFonts w:ascii="Times New Roman" w:hAnsi="Times New Roman" w:cs="Times New Roman"/>
          </w:rPr>
          <w:delText>y</w:delText>
        </w:r>
        <w:r>
          <w:rPr>
            <w:rFonts w:ascii="Times New Roman" w:hAnsi="Times New Roman" w:cs="Times New Roman"/>
          </w:rPr>
          <w:delText xml:space="preserve"> v r. 202</w:delText>
        </w:r>
        <w:r w:rsidR="00093BFE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 </w:delText>
        </w:r>
        <w:r w:rsidR="00392741">
          <w:rPr>
            <w:rFonts w:ascii="Times New Roman" w:hAnsi="Times New Roman" w:cs="Times New Roman"/>
          </w:rPr>
          <w:delText xml:space="preserve">opravy místních komunikací ve výši 669.722 </w:delText>
        </w:r>
        <w:r>
          <w:rPr>
            <w:rFonts w:ascii="Times New Roman" w:hAnsi="Times New Roman" w:cs="Times New Roman"/>
          </w:rPr>
          <w:delText xml:space="preserve"> Kč , PD k DUR na kanalizaci a ČOV ve výši </w:delText>
        </w:r>
        <w:r w:rsidR="00E34501">
          <w:rPr>
            <w:rFonts w:ascii="Times New Roman" w:hAnsi="Times New Roman" w:cs="Times New Roman"/>
          </w:rPr>
          <w:delText xml:space="preserve">1.094.850 </w:delText>
        </w:r>
        <w:r>
          <w:rPr>
            <w:rFonts w:ascii="Times New Roman" w:hAnsi="Times New Roman" w:cs="Times New Roman"/>
          </w:rPr>
          <w:delText>Kč ,</w:delText>
        </w:r>
        <w:r w:rsidR="00135097">
          <w:rPr>
            <w:rFonts w:ascii="Times New Roman" w:hAnsi="Times New Roman" w:cs="Times New Roman"/>
          </w:rPr>
          <w:delText xml:space="preserve">prodloužení vodovodu ve výši 737.551 Kč </w:delText>
        </w:r>
        <w:r w:rsidR="00585413">
          <w:rPr>
            <w:rFonts w:ascii="Times New Roman" w:hAnsi="Times New Roman" w:cs="Times New Roman"/>
          </w:rPr>
          <w:delText xml:space="preserve">,oprava sochy Sv.Floriána za </w:delText>
        </w:r>
        <w:r w:rsidR="00FC5790">
          <w:rPr>
            <w:rFonts w:ascii="Times New Roman" w:hAnsi="Times New Roman" w:cs="Times New Roman"/>
          </w:rPr>
          <w:delText xml:space="preserve">363.068 Kč , </w:delText>
        </w:r>
        <w:r w:rsidR="00EA369E">
          <w:rPr>
            <w:rFonts w:ascii="Times New Roman" w:hAnsi="Times New Roman" w:cs="Times New Roman"/>
          </w:rPr>
          <w:delText>nová sestava děts.prolézaček za 223.</w:delText>
        </w:r>
        <w:r w:rsidR="00851BB4">
          <w:rPr>
            <w:rFonts w:ascii="Times New Roman" w:hAnsi="Times New Roman" w:cs="Times New Roman"/>
          </w:rPr>
          <w:delText xml:space="preserve">946 Kč , </w:delText>
        </w:r>
        <w:r w:rsidR="00457619">
          <w:rPr>
            <w:rFonts w:ascii="Times New Roman" w:hAnsi="Times New Roman" w:cs="Times New Roman"/>
          </w:rPr>
          <w:delText xml:space="preserve">výměna svítidel za LED svítidla na veřejném osvětlení ve výši </w:delText>
        </w:r>
        <w:r w:rsidR="005E7711">
          <w:rPr>
            <w:rFonts w:ascii="Times New Roman" w:hAnsi="Times New Roman" w:cs="Times New Roman"/>
          </w:rPr>
          <w:delText xml:space="preserve">728.011 Kč , </w:delText>
        </w:r>
        <w:r w:rsidR="003E2103">
          <w:rPr>
            <w:rFonts w:ascii="Times New Roman" w:hAnsi="Times New Roman" w:cs="Times New Roman"/>
          </w:rPr>
          <w:delText xml:space="preserve">výsadba nových stromů na hřbitově za </w:delText>
        </w:r>
        <w:r w:rsidR="004D09C8">
          <w:rPr>
            <w:rFonts w:ascii="Times New Roman" w:hAnsi="Times New Roman" w:cs="Times New Roman"/>
          </w:rPr>
          <w:delText xml:space="preserve">218.751 Kč , </w:delText>
        </w:r>
        <w:r w:rsidR="00D4448C">
          <w:rPr>
            <w:rFonts w:ascii="Times New Roman" w:hAnsi="Times New Roman" w:cs="Times New Roman"/>
          </w:rPr>
          <w:delText xml:space="preserve">revitalizace parku u rybníka ve výši </w:delText>
        </w:r>
        <w:r w:rsidR="007E1A29">
          <w:rPr>
            <w:rFonts w:ascii="Times New Roman" w:hAnsi="Times New Roman" w:cs="Times New Roman"/>
          </w:rPr>
          <w:delText xml:space="preserve">304.557 Kč </w:delText>
        </w:r>
        <w:r w:rsidR="00220CDF">
          <w:rPr>
            <w:rFonts w:ascii="Times New Roman" w:hAnsi="Times New Roman" w:cs="Times New Roman"/>
          </w:rPr>
          <w:delText>, oprava podlahy v MŠ Drysice za 165.0172 Kč,</w:delText>
        </w:r>
        <w:r w:rsidR="00C30A99">
          <w:rPr>
            <w:rFonts w:ascii="Times New Roman" w:hAnsi="Times New Roman" w:cs="Times New Roman"/>
          </w:rPr>
          <w:delText xml:space="preserve"> </w:delText>
        </w:r>
        <w:r w:rsidR="00220CDF">
          <w:rPr>
            <w:rFonts w:ascii="Times New Roman" w:hAnsi="Times New Roman" w:cs="Times New Roman"/>
          </w:rPr>
          <w:delText xml:space="preserve">nový </w:delText>
        </w:r>
        <w:r w:rsidR="00D350FC">
          <w:rPr>
            <w:rFonts w:ascii="Times New Roman" w:hAnsi="Times New Roman" w:cs="Times New Roman"/>
          </w:rPr>
          <w:delText xml:space="preserve">nábytek do MŠ Drysice ve výši </w:delText>
        </w:r>
        <w:r w:rsidR="00C30A99">
          <w:rPr>
            <w:rFonts w:ascii="Times New Roman" w:hAnsi="Times New Roman" w:cs="Times New Roman"/>
          </w:rPr>
          <w:delText>249.641 Kč.</w:delText>
        </w:r>
      </w:del>
    </w:p>
    <w:p w14:paraId="6BE37211" w14:textId="79A011E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09" w:author="uzivatel" w:date="2026-09-22T12:21:00Z" w16du:dateUtc="2026-09-22T16:21:00Z"/>
          <w:rFonts w:ascii="Times New Roman" w:hAnsi="Times New Roman" w:cs="Times New Roman"/>
        </w:rPr>
      </w:pPr>
      <w:del w:id="110" w:author="uzivatel" w:date="2026-09-22T12:21:00Z" w16du:dateUtc="2026-09-22T16:21:00Z">
        <w:r>
          <w:rPr>
            <w:rFonts w:ascii="Times New Roman" w:hAnsi="Times New Roman" w:cs="Times New Roman"/>
          </w:rPr>
          <w:delText>Mezi další  výdaje patř</w:delText>
        </w:r>
        <w:r w:rsidR="005D54D6">
          <w:rPr>
            <w:rFonts w:ascii="Times New Roman" w:hAnsi="Times New Roman" w:cs="Times New Roman"/>
          </w:rPr>
          <w:delText>ily</w:delText>
        </w:r>
        <w:r>
          <w:rPr>
            <w:rFonts w:ascii="Times New Roman" w:hAnsi="Times New Roman" w:cs="Times New Roman"/>
          </w:rPr>
          <w:delText xml:space="preserve"> jako každý</w:delText>
        </w:r>
        <w:r w:rsidR="002E3B38">
          <w:rPr>
            <w:rFonts w:ascii="Times New Roman" w:hAnsi="Times New Roman" w:cs="Times New Roman"/>
          </w:rPr>
          <w:delText xml:space="preserve"> rok</w:delText>
        </w:r>
        <w:r w:rsidR="005D54D6">
          <w:rPr>
            <w:rFonts w:ascii="Times New Roman" w:hAnsi="Times New Roman" w:cs="Times New Roman"/>
          </w:rPr>
          <w:delText xml:space="preserve"> </w:delText>
        </w:r>
        <w:r>
          <w:rPr>
            <w:rFonts w:ascii="Times New Roman" w:hAnsi="Times New Roman" w:cs="Times New Roman"/>
          </w:rPr>
          <w:delText xml:space="preserve">  neinv. příspěvek  na provoz MŠ ve výši </w:delText>
        </w:r>
        <w:r w:rsidR="00B93A4B">
          <w:rPr>
            <w:rFonts w:ascii="Times New Roman" w:hAnsi="Times New Roman" w:cs="Times New Roman"/>
          </w:rPr>
          <w:delText>840</w:delText>
        </w:r>
        <w:r>
          <w:rPr>
            <w:rFonts w:ascii="Times New Roman" w:hAnsi="Times New Roman" w:cs="Times New Roman"/>
          </w:rPr>
          <w:delText>.000 Kč ,  výdaje na údržbu komunikací , veřejné zeleně, na provoz  a opravy veřejného  osvětlení ,na  odpadové hospodářství, zastupitelstvo obce a provoz obecního úřadu  , SDH Drysice .</w:delText>
        </w:r>
      </w:del>
    </w:p>
    <w:p w14:paraId="0F9BE213" w14:textId="54A7892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1" w:author="uzivatel" w:date="2026-09-22T12:21:00Z" w16du:dateUtc="2026-09-22T16:21:00Z"/>
          <w:rFonts w:ascii="Times New Roman" w:hAnsi="Times New Roman" w:cs="Times New Roman"/>
        </w:rPr>
      </w:pPr>
      <w:del w:id="112" w:author="uzivatel" w:date="2026-09-22T12:21:00Z" w16du:dateUtc="2026-09-22T16:21:00Z">
        <w:r>
          <w:rPr>
            <w:rFonts w:ascii="Times New Roman" w:hAnsi="Times New Roman" w:cs="Times New Roman"/>
          </w:rPr>
          <w:delText>V měsíci lednu byla odeslána vratka nevyčerpané dotace z r.202</w:delText>
        </w:r>
        <w:r w:rsidR="00A43EE5">
          <w:rPr>
            <w:rFonts w:ascii="Times New Roman" w:hAnsi="Times New Roman" w:cs="Times New Roman"/>
          </w:rPr>
          <w:delText>2</w:delText>
        </w:r>
        <w:r>
          <w:rPr>
            <w:rFonts w:ascii="Times New Roman" w:hAnsi="Times New Roman" w:cs="Times New Roman"/>
          </w:rPr>
          <w:delText xml:space="preserve"> na volb</w:delText>
        </w:r>
        <w:r w:rsidR="00AA1BC3">
          <w:rPr>
            <w:rFonts w:ascii="Times New Roman" w:hAnsi="Times New Roman" w:cs="Times New Roman"/>
          </w:rPr>
          <w:delText xml:space="preserve">u prezidenta </w:delText>
        </w:r>
        <w:r>
          <w:rPr>
            <w:rFonts w:ascii="Times New Roman" w:hAnsi="Times New Roman" w:cs="Times New Roman"/>
          </w:rPr>
          <w:delText xml:space="preserve"> ve výši </w:delText>
        </w:r>
        <w:r w:rsidR="00AA1BC3">
          <w:rPr>
            <w:rFonts w:ascii="Times New Roman" w:hAnsi="Times New Roman" w:cs="Times New Roman"/>
          </w:rPr>
          <w:delText>9.400</w:delText>
        </w:r>
        <w:r>
          <w:rPr>
            <w:rFonts w:ascii="Times New Roman" w:hAnsi="Times New Roman" w:cs="Times New Roman"/>
          </w:rPr>
          <w:delText xml:space="preserve">  Kč .</w:delText>
        </w:r>
      </w:del>
    </w:p>
    <w:p w14:paraId="6A3CBBF5" w14:textId="16BF6CA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3" w:author="uzivatel" w:date="2026-09-22T12:21:00Z" w16du:dateUtc="2026-09-22T16:21:00Z"/>
          <w:rFonts w:ascii="Times New Roman" w:hAnsi="Times New Roman" w:cs="Times New Roman"/>
          <w:b/>
        </w:rPr>
      </w:pPr>
      <w:del w:id="114" w:author="uzivatel" w:date="2026-09-22T12:21:00Z" w16du:dateUtc="2026-09-22T16:21:00Z">
        <w:r>
          <w:rPr>
            <w:rFonts w:ascii="Times New Roman" w:hAnsi="Times New Roman" w:cs="Times New Roman"/>
            <w:b/>
          </w:rPr>
          <w:delText>K 31.12.202</w:delText>
        </w:r>
        <w:r w:rsidR="008D7808">
          <w:rPr>
            <w:rFonts w:ascii="Times New Roman" w:hAnsi="Times New Roman" w:cs="Times New Roman"/>
            <w:b/>
          </w:rPr>
          <w:delText>3</w:delText>
        </w:r>
        <w:r>
          <w:rPr>
            <w:rFonts w:ascii="Times New Roman" w:hAnsi="Times New Roman" w:cs="Times New Roman"/>
          </w:rPr>
          <w:delText xml:space="preserve">  bylo na účtech obce Drysice  celkem </w:delText>
        </w:r>
        <w:r>
          <w:rPr>
            <w:rFonts w:ascii="Times New Roman" w:hAnsi="Times New Roman" w:cs="Times New Roman"/>
            <w:b/>
          </w:rPr>
          <w:delText>1</w:delText>
        </w:r>
        <w:r w:rsidR="007763AD">
          <w:rPr>
            <w:rFonts w:ascii="Times New Roman" w:hAnsi="Times New Roman" w:cs="Times New Roman"/>
            <w:b/>
          </w:rPr>
          <w:delText>8.545.179,79</w:delText>
        </w:r>
        <w:r>
          <w:rPr>
            <w:rFonts w:ascii="Times New Roman" w:hAnsi="Times New Roman" w:cs="Times New Roman"/>
            <w:b/>
          </w:rPr>
          <w:delText xml:space="preserve"> Kč .</w:delText>
        </w:r>
      </w:del>
    </w:p>
    <w:p w14:paraId="370383A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5" w:author="uzivatel" w:date="2026-09-22T12:21:00Z" w16du:dateUtc="2026-09-22T16:21:00Z"/>
          <w:rFonts w:ascii="Times New Roman" w:hAnsi="Times New Roman" w:cs="Times New Roman"/>
          <w:b/>
        </w:rPr>
      </w:pPr>
      <w:del w:id="116" w:author="uzivate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K 31.12.2023  </w:delText>
        </w:r>
        <w:r>
          <w:rPr>
            <w:rFonts w:ascii="Times New Roman" w:hAnsi="Times New Roman" w:cs="Times New Roman"/>
            <w:bCs/>
          </w:rPr>
          <w:delText xml:space="preserve">bylo na termínovaném účtu obce Drysice </w:delText>
        </w:r>
        <w:r>
          <w:rPr>
            <w:rFonts w:ascii="Times New Roman" w:hAnsi="Times New Roman" w:cs="Times New Roman"/>
            <w:b/>
          </w:rPr>
          <w:delText>10.000.000 Kč</w:delText>
        </w:r>
      </w:del>
    </w:p>
    <w:p w14:paraId="1CDEEC8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117" w:author="uzivatel" w:date="2026-09-22T12:21:00Z" w16du:dateUtc="2026-09-22T16:21:00Z"/>
          <w:rFonts w:ascii="Times New Roman" w:hAnsi="Times New Roman" w:cs="Times New Roman"/>
          <w:b/>
        </w:rPr>
      </w:pPr>
    </w:p>
    <w:p w14:paraId="5A73BF12" w14:textId="77777777" w:rsidR="005B0038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8" w:author="uzivatel" w:date="2026-09-22T12:21:00Z" w16du:dateUtc="2026-09-22T16:21:00Z"/>
          <w:rFonts w:ascii="Times New Roman" w:hAnsi="Times New Roman" w:cs="Times New Roman"/>
          <w:bCs/>
        </w:rPr>
      </w:pPr>
      <w:del w:id="119" w:author="uzivatel" w:date="2026-09-22T12:21:00Z" w16du:dateUtc="2026-09-22T16:21:00Z">
        <w:r>
          <w:rPr>
            <w:rFonts w:ascii="Times New Roman" w:hAnsi="Times New Roman" w:cs="Times New Roman"/>
            <w:bCs/>
          </w:rPr>
          <w:delText>Podrobné rozúčtování příjmů a výdajů dle jednotlivých paragrafů a položek je uvedeno ve výkaze FIN</w:delText>
        </w:r>
      </w:del>
    </w:p>
    <w:p w14:paraId="4C5B7529" w14:textId="5C72B7FB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20" w:author="uzivatel" w:date="2026-09-22T12:21:00Z" w16du:dateUtc="2026-09-22T16:21:00Z"/>
          <w:rFonts w:ascii="Times New Roman" w:hAnsi="Times New Roman" w:cs="Times New Roman"/>
          <w:bCs/>
        </w:rPr>
      </w:pPr>
      <w:del w:id="121" w:author="uzivatel" w:date="2026-09-22T12:21:00Z" w16du:dateUtc="2026-09-22T16:21:00Z">
        <w:r>
          <w:rPr>
            <w:rFonts w:ascii="Times New Roman" w:hAnsi="Times New Roman" w:cs="Times New Roman"/>
            <w:bCs/>
          </w:rPr>
          <w:delText>2-12M.</w:delText>
        </w:r>
        <w:r w:rsidR="005B0038">
          <w:rPr>
            <w:rFonts w:ascii="Times New Roman" w:hAnsi="Times New Roman" w:cs="Times New Roman"/>
            <w:bCs/>
          </w:rPr>
          <w:delText xml:space="preserve"> </w:delText>
        </w:r>
        <w:r>
          <w:rPr>
            <w:rFonts w:ascii="Times New Roman" w:hAnsi="Times New Roman" w:cs="Times New Roman"/>
            <w:bCs/>
          </w:rPr>
          <w:delText>Obec Drysice nevede hospodářskou činnost .</w:delText>
        </w:r>
      </w:del>
    </w:p>
    <w:p w14:paraId="6BAA7DD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122" w:author="uzivatel" w:date="2026-09-22T12:21:00Z" w16du:dateUtc="2026-09-22T16:21:00Z"/>
          <w:rFonts w:ascii="Times New Roman" w:hAnsi="Times New Roman" w:cs="Times New Roman"/>
        </w:rPr>
      </w:pPr>
      <w:del w:id="123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06AB4435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24" w:author="uzivatel" w:date="2026-09-22T12:21:00Z" w16du:dateUtc="2026-09-22T16:21:00Z"/>
          <w:rFonts w:ascii="Times New Roman" w:hAnsi="Times New Roman" w:cs="Times New Roman"/>
        </w:rPr>
      </w:pPr>
      <w:del w:id="125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73644C4A" w14:textId="54DFC779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26" w:author="uzivatel" w:date="2026-09-22T12:21:00Z" w16du:dateUtc="2026-09-22T16:21:00Z"/>
          <w:rFonts w:ascii="Times New Roman" w:hAnsi="Times New Roman" w:cs="Times New Roman"/>
          <w:b/>
          <w:i/>
          <w:iCs/>
        </w:rPr>
      </w:pPr>
      <w:del w:id="127" w:author="uzivatel" w:date="2026-09-22T12:21:00Z" w16du:dateUtc="2026-09-22T16:21:00Z">
        <w:r>
          <w:rPr>
            <w:rFonts w:ascii="Times New Roman" w:hAnsi="Times New Roman" w:cs="Times New Roman"/>
            <w:b/>
            <w:iCs/>
            <w:u w:val="single"/>
          </w:rPr>
          <w:delText>Hospodaření příspěvkové organizace –  MŠ Drysice</w:delText>
        </w:r>
        <w:r w:rsidR="00235E7B"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/>
            <w:iCs/>
          </w:rPr>
          <w:tab/>
        </w:r>
      </w:del>
    </w:p>
    <w:p w14:paraId="69CFA51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28" w:author="uzivatel" w:date="2026-09-22T12:21:00Z" w16du:dateUtc="2026-09-22T16:21:00Z"/>
          <w:rFonts w:ascii="Times New Roman" w:hAnsi="Times New Roman" w:cs="Times New Roman"/>
          <w:b/>
          <w:i/>
          <w:iCs/>
        </w:rPr>
      </w:pPr>
      <w:del w:id="129" w:author="uzivatel" w:date="2026-09-22T12:21:00Z" w16du:dateUtc="2026-09-22T16:21:00Z">
        <w:r>
          <w:rPr>
            <w:rFonts w:ascii="Times New Roman" w:hAnsi="Times New Roman" w:cs="Times New Roman"/>
            <w:b/>
            <w:i/>
            <w:iCs/>
          </w:rPr>
          <w:delText xml:space="preserve"> </w:delText>
        </w:r>
      </w:del>
    </w:p>
    <w:p w14:paraId="5DFC9CD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30" w:author="uzivatel" w:date="2026-09-22T12:21:00Z" w16du:dateUtc="2026-09-22T16:21:00Z"/>
          <w:rFonts w:ascii="Times New Roman" w:hAnsi="Times New Roman" w:cs="Times New Roman"/>
          <w:iCs/>
        </w:rPr>
      </w:pPr>
      <w:del w:id="131" w:author="uzivatel" w:date="2026-09-22T12:21:00Z" w16du:dateUtc="2026-09-22T16:21:00Z">
        <w:r>
          <w:rPr>
            <w:rFonts w:ascii="Times New Roman" w:hAnsi="Times New Roman" w:cs="Times New Roman"/>
            <w:i/>
            <w:iCs/>
          </w:rPr>
          <w:tab/>
          <w:delText xml:space="preserve">                 </w:delText>
        </w:r>
        <w:r>
          <w:rPr>
            <w:rFonts w:ascii="Times New Roman" w:hAnsi="Times New Roman" w:cs="Times New Roman"/>
            <w:iCs/>
          </w:rPr>
          <w:delText xml:space="preserve">             </w:delText>
        </w:r>
        <w:r>
          <w:rPr>
            <w:rFonts w:ascii="Times New Roman" w:hAnsi="Times New Roman" w:cs="Times New Roman"/>
            <w:i/>
            <w:iCs/>
          </w:rPr>
          <w:tab/>
          <w:delText xml:space="preserve">                       </w:delText>
        </w:r>
        <w:r>
          <w:rPr>
            <w:rFonts w:ascii="Times New Roman" w:hAnsi="Times New Roman" w:cs="Times New Roman"/>
            <w:iCs/>
          </w:rPr>
          <w:delText>Příjem                       Výdej                     Zůstatek</w:delText>
        </w:r>
      </w:del>
    </w:p>
    <w:p w14:paraId="3F1A0D98" w14:textId="3D5B904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32" w:author="uzivatel" w:date="2026-09-22T12:21:00Z" w16du:dateUtc="2026-09-22T16:21:00Z"/>
          <w:rFonts w:ascii="Times New Roman" w:hAnsi="Times New Roman" w:cs="Times New Roman"/>
          <w:iCs/>
        </w:rPr>
      </w:pPr>
      <w:del w:id="133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>Státní prostředky                                     3.</w:delText>
        </w:r>
        <w:r w:rsidR="00754215">
          <w:rPr>
            <w:rFonts w:ascii="Times New Roman" w:hAnsi="Times New Roman" w:cs="Times New Roman"/>
            <w:iCs/>
          </w:rPr>
          <w:delText>683.386,00</w:delText>
        </w:r>
        <w:r>
          <w:rPr>
            <w:rFonts w:ascii="Times New Roman" w:hAnsi="Times New Roman" w:cs="Times New Roman"/>
            <w:iCs/>
          </w:rPr>
          <w:delText xml:space="preserve">            3.</w:delText>
        </w:r>
        <w:r w:rsidR="00754215">
          <w:rPr>
            <w:rFonts w:ascii="Times New Roman" w:hAnsi="Times New Roman" w:cs="Times New Roman"/>
            <w:iCs/>
          </w:rPr>
          <w:delText>683.</w:delText>
        </w:r>
        <w:r w:rsidR="005160EF">
          <w:rPr>
            <w:rFonts w:ascii="Times New Roman" w:hAnsi="Times New Roman" w:cs="Times New Roman"/>
            <w:iCs/>
          </w:rPr>
          <w:delText xml:space="preserve">386,00 </w:delText>
        </w:r>
        <w:r>
          <w:rPr>
            <w:rFonts w:ascii="Times New Roman" w:hAnsi="Times New Roman" w:cs="Times New Roman"/>
            <w:iCs/>
          </w:rPr>
          <w:delText xml:space="preserve">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6588551C" w14:textId="6B3A79B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34" w:author="uzivatel" w:date="2026-09-22T12:21:00Z" w16du:dateUtc="2026-09-22T16:21:00Z"/>
          <w:rFonts w:ascii="Times New Roman" w:hAnsi="Times New Roman" w:cs="Times New Roman"/>
          <w:iCs/>
        </w:rPr>
      </w:pPr>
      <w:del w:id="135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>Prostředky z ESF vyčerpané                      1</w:delText>
        </w:r>
        <w:r w:rsidR="005160EF">
          <w:rPr>
            <w:rFonts w:ascii="Times New Roman" w:hAnsi="Times New Roman" w:cs="Times New Roman"/>
            <w:iCs/>
          </w:rPr>
          <w:delText>01.759,08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5160EF">
          <w:rPr>
            <w:rFonts w:ascii="Times New Roman" w:hAnsi="Times New Roman" w:cs="Times New Roman"/>
            <w:iCs/>
          </w:rPr>
          <w:delText>101.759,08</w:delText>
        </w:r>
        <w:r>
          <w:rPr>
            <w:rFonts w:ascii="Times New Roman" w:hAnsi="Times New Roman" w:cs="Times New Roman"/>
            <w:iCs/>
          </w:rPr>
          <w:delText xml:space="preserve"> 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3A360BA8" w14:textId="71434CD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36" w:author="uzivatel" w:date="2026-09-22T12:21:00Z" w16du:dateUtc="2026-09-22T16:21:00Z"/>
          <w:rFonts w:ascii="Times New Roman" w:hAnsi="Times New Roman" w:cs="Times New Roman"/>
          <w:iCs/>
        </w:rPr>
      </w:pPr>
      <w:del w:id="137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Prostředky od zřizovatele                           </w:delText>
        </w:r>
        <w:r w:rsidR="004407ED">
          <w:rPr>
            <w:rFonts w:ascii="Times New Roman" w:hAnsi="Times New Roman" w:cs="Times New Roman"/>
            <w:iCs/>
          </w:rPr>
          <w:delText>840.000</w:delText>
        </w:r>
        <w:r>
          <w:rPr>
            <w:rFonts w:ascii="Times New Roman" w:hAnsi="Times New Roman" w:cs="Times New Roman"/>
            <w:iCs/>
          </w:rPr>
          <w:delText xml:space="preserve">,00               </w:delText>
        </w:r>
        <w:r w:rsidR="004407ED">
          <w:rPr>
            <w:rFonts w:ascii="Times New Roman" w:hAnsi="Times New Roman" w:cs="Times New Roman"/>
            <w:iCs/>
          </w:rPr>
          <w:delText>829.492,15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B44FCF">
          <w:rPr>
            <w:rFonts w:ascii="Times New Roman" w:hAnsi="Times New Roman" w:cs="Times New Roman"/>
            <w:iCs/>
          </w:rPr>
          <w:delText>10.507,85</w:delText>
        </w:r>
      </w:del>
    </w:p>
    <w:p w14:paraId="466A08DE" w14:textId="0E735F0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38" w:author="uzivatel" w:date="2026-09-22T12:21:00Z" w16du:dateUtc="2026-09-22T16:21:00Z"/>
          <w:rFonts w:ascii="Times New Roman" w:hAnsi="Times New Roman" w:cs="Times New Roman"/>
          <w:iCs/>
        </w:rPr>
      </w:pPr>
      <w:del w:id="139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ostatní                               </w:delText>
        </w:r>
        <w:r w:rsidR="00215610">
          <w:rPr>
            <w:rFonts w:ascii="Times New Roman" w:hAnsi="Times New Roman" w:cs="Times New Roman"/>
            <w:iCs/>
          </w:rPr>
          <w:delText>371.</w:delText>
        </w:r>
        <w:r w:rsidR="00B44FCF">
          <w:rPr>
            <w:rFonts w:ascii="Times New Roman" w:hAnsi="Times New Roman" w:cs="Times New Roman"/>
            <w:iCs/>
          </w:rPr>
          <w:delText>526,00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440CB0">
          <w:rPr>
            <w:rFonts w:ascii="Times New Roman" w:hAnsi="Times New Roman" w:cs="Times New Roman"/>
            <w:iCs/>
          </w:rPr>
          <w:delText>369.605,65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440CB0">
          <w:rPr>
            <w:rFonts w:ascii="Times New Roman" w:hAnsi="Times New Roman" w:cs="Times New Roman"/>
            <w:iCs/>
          </w:rPr>
          <w:delText xml:space="preserve">  1.920,35</w:delText>
        </w:r>
      </w:del>
    </w:p>
    <w:p w14:paraId="6CE30882" w14:textId="7003480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0" w:author="uzivatel" w:date="2026-09-22T12:21:00Z" w16du:dateUtc="2026-09-22T16:21:00Z"/>
          <w:rFonts w:ascii="Times New Roman" w:hAnsi="Times New Roman" w:cs="Times New Roman"/>
          <w:iCs/>
        </w:rPr>
      </w:pPr>
      <w:del w:id="141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VHČ                                   </w:delText>
        </w:r>
        <w:r w:rsidR="00716A44">
          <w:rPr>
            <w:rFonts w:ascii="Times New Roman" w:hAnsi="Times New Roman" w:cs="Times New Roman"/>
            <w:iCs/>
          </w:rPr>
          <w:delText>55.</w:delText>
        </w:r>
        <w:r w:rsidR="00F97377">
          <w:rPr>
            <w:rFonts w:ascii="Times New Roman" w:hAnsi="Times New Roman" w:cs="Times New Roman"/>
            <w:iCs/>
          </w:rPr>
          <w:delText>990</w:delText>
        </w:r>
        <w:r>
          <w:rPr>
            <w:rFonts w:ascii="Times New Roman" w:hAnsi="Times New Roman" w:cs="Times New Roman"/>
            <w:iCs/>
          </w:rPr>
          <w:delText xml:space="preserve">,00                 </w:delText>
        </w:r>
        <w:r w:rsidR="00072442">
          <w:rPr>
            <w:rFonts w:ascii="Times New Roman" w:hAnsi="Times New Roman" w:cs="Times New Roman"/>
            <w:iCs/>
          </w:rPr>
          <w:delText>52.663,57</w:delText>
        </w:r>
        <w:r>
          <w:rPr>
            <w:rFonts w:ascii="Times New Roman" w:hAnsi="Times New Roman" w:cs="Times New Roman"/>
            <w:iCs/>
          </w:rPr>
          <w:delText xml:space="preserve">           </w:delText>
        </w:r>
        <w:r w:rsidR="004F6505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</w:delText>
        </w:r>
        <w:r w:rsidR="003E7AC6">
          <w:rPr>
            <w:rFonts w:ascii="Times New Roman" w:hAnsi="Times New Roman" w:cs="Times New Roman"/>
            <w:iCs/>
          </w:rPr>
          <w:delText xml:space="preserve"> 3.</w:delText>
        </w:r>
        <w:r w:rsidR="004F6505">
          <w:rPr>
            <w:rFonts w:ascii="Times New Roman" w:hAnsi="Times New Roman" w:cs="Times New Roman"/>
            <w:iCs/>
          </w:rPr>
          <w:delText>326,43</w:delText>
        </w:r>
      </w:del>
    </w:p>
    <w:p w14:paraId="5CCA5797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2" w:author="uzivatel" w:date="2026-09-22T12:21:00Z" w16du:dateUtc="2026-09-22T16:21:00Z"/>
          <w:rFonts w:ascii="Times New Roman" w:hAnsi="Times New Roman" w:cs="Times New Roman"/>
          <w:iCs/>
        </w:rPr>
      </w:pPr>
      <w:del w:id="143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598F1924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4" w:author="uzivatel" w:date="2026-09-22T12:21:00Z" w16du:dateUtc="2026-09-22T16:21:00Z"/>
          <w:rFonts w:ascii="Times New Roman" w:hAnsi="Times New Roman" w:cs="Times New Roman"/>
          <w:b/>
          <w:iCs/>
        </w:rPr>
      </w:pPr>
      <w:del w:id="145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1C45963" w14:textId="3F6BE74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6" w:author="uzivatel" w:date="2026-09-22T12:21:00Z" w16du:dateUtc="2026-09-22T16:21:00Z"/>
          <w:rFonts w:ascii="Times New Roman" w:hAnsi="Times New Roman" w:cs="Times New Roman"/>
          <w:b/>
          <w:iCs/>
        </w:rPr>
      </w:pPr>
      <w:del w:id="147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>Hospodářský výsledek 2022                                                                                     1</w:delText>
        </w:r>
        <w:r w:rsidR="001E614B">
          <w:rPr>
            <w:rFonts w:ascii="Times New Roman" w:hAnsi="Times New Roman" w:cs="Times New Roman"/>
            <w:b/>
            <w:iCs/>
          </w:rPr>
          <w:delText>5.754,63</w:delText>
        </w:r>
        <w:r>
          <w:rPr>
            <w:rFonts w:ascii="Times New Roman" w:hAnsi="Times New Roman" w:cs="Times New Roman"/>
            <w:b/>
            <w:iCs/>
          </w:rPr>
          <w:delText xml:space="preserve"> Kč</w:delText>
        </w:r>
      </w:del>
    </w:p>
    <w:p w14:paraId="44A6069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8" w:author="uzivatel" w:date="2026-09-22T12:21:00Z" w16du:dateUtc="2026-09-22T16:21:00Z"/>
          <w:rFonts w:ascii="Times New Roman" w:hAnsi="Times New Roman" w:cs="Times New Roman"/>
          <w:b/>
          <w:iCs/>
        </w:rPr>
      </w:pPr>
      <w:del w:id="149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0582168" w14:textId="7708A43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0" w:author="uzivatel" w:date="2026-09-22T12:21:00Z" w16du:dateUtc="2026-09-22T16:21:00Z"/>
          <w:rFonts w:ascii="Times New Roman" w:hAnsi="Times New Roman" w:cs="Times New Roman"/>
          <w:iCs/>
        </w:rPr>
      </w:pPr>
      <w:del w:id="151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>Příspěvková organizace skončila své hospodaření přebytkem 1</w:delText>
        </w:r>
        <w:r w:rsidR="00D12462">
          <w:rPr>
            <w:rFonts w:ascii="Times New Roman" w:hAnsi="Times New Roman" w:cs="Times New Roman"/>
            <w:iCs/>
          </w:rPr>
          <w:delText>5.754,63</w:delText>
        </w:r>
        <w:r>
          <w:rPr>
            <w:rFonts w:ascii="Times New Roman" w:hAnsi="Times New Roman" w:cs="Times New Roman"/>
            <w:iCs/>
          </w:rPr>
          <w:delText xml:space="preserve">  Kč. </w:delText>
        </w:r>
      </w:del>
    </w:p>
    <w:p w14:paraId="400655FE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2" w:author="uzivatel" w:date="2026-09-22T12:21:00Z" w16du:dateUtc="2026-09-22T16:21:00Z"/>
          <w:rFonts w:ascii="Times New Roman" w:hAnsi="Times New Roman" w:cs="Times New Roman"/>
          <w:iCs/>
        </w:rPr>
      </w:pPr>
      <w:del w:id="153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Obec Drysice vykonává u PO dvakrát ročně finanční kontrolu hospodaření . </w:delText>
        </w:r>
      </w:del>
    </w:p>
    <w:p w14:paraId="4E1DC87D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4" w:author="uzivatel" w:date="2026-09-22T12:21:00Z" w16du:dateUtc="2026-09-22T16:21:00Z"/>
          <w:rFonts w:ascii="Times New Roman" w:hAnsi="Times New Roman" w:cs="Times New Roman"/>
          <w:b/>
          <w:iCs/>
        </w:rPr>
      </w:pPr>
      <w:del w:id="155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7A14DBB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6" w:author="uzivatel" w:date="2026-09-22T12:21:00Z" w16du:dateUtc="2026-09-22T16:21:00Z"/>
          <w:rFonts w:ascii="Times New Roman" w:hAnsi="Times New Roman" w:cs="Times New Roman"/>
          <w:b/>
          <w:iCs/>
        </w:rPr>
      </w:pPr>
      <w:del w:id="157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22FF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8" w:author="uzivatel" w:date="2026-09-22T12:21:00Z" w16du:dateUtc="2026-09-22T16:21:00Z"/>
          <w:rFonts w:ascii="Times New Roman" w:hAnsi="Times New Roman" w:cs="Times New Roman"/>
          <w:b/>
          <w:iCs/>
        </w:rPr>
      </w:pPr>
      <w:del w:id="159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74E8E41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0" w:author="uzivatel" w:date="2026-09-22T12:21:00Z" w16du:dateUtc="2026-09-22T16:21:00Z"/>
          <w:rFonts w:ascii="Times New Roman" w:hAnsi="Times New Roman" w:cs="Times New Roman"/>
          <w:b/>
          <w:iCs/>
        </w:rPr>
      </w:pPr>
      <w:del w:id="161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25825A76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2" w:author="uzivatel" w:date="2026-09-22T12:21:00Z" w16du:dateUtc="2026-09-22T16:21:00Z"/>
          <w:rFonts w:ascii="Times New Roman" w:hAnsi="Times New Roman" w:cs="Times New Roman"/>
          <w:b/>
          <w:iCs/>
        </w:rPr>
      </w:pPr>
      <w:del w:id="163" w:author="uzivate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14D5252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4" w:author="uzivatel" w:date="2026-09-22T12:21:00Z" w16du:dateUtc="2026-09-22T16:21:00Z"/>
          <w:rFonts w:ascii="Times New Roman" w:hAnsi="Times New Roman" w:cs="Times New Roman"/>
          <w:iCs/>
        </w:rPr>
      </w:pPr>
      <w:del w:id="165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4FFE28A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6" w:author="uzivatel" w:date="2026-09-22T12:21:00Z" w16du:dateUtc="2026-09-22T16:21:00Z"/>
          <w:rFonts w:ascii="Times New Roman" w:hAnsi="Times New Roman" w:cs="Times New Roman"/>
          <w:iCs/>
        </w:rPr>
      </w:pPr>
      <w:del w:id="167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646B2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8" w:author="uzivatel" w:date="2026-09-22T12:21:00Z" w16du:dateUtc="2026-09-22T16:21:00Z"/>
          <w:rFonts w:ascii="Times New Roman" w:hAnsi="Times New Roman" w:cs="Times New Roman"/>
          <w:iCs/>
        </w:rPr>
      </w:pPr>
      <w:del w:id="169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           </w:delText>
        </w:r>
      </w:del>
    </w:p>
    <w:p w14:paraId="7D898EB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0" w:author="uzivatel" w:date="2026-09-22T12:21:00Z" w16du:dateUtc="2026-09-22T16:21:00Z"/>
          <w:rFonts w:ascii="Times New Roman" w:hAnsi="Times New Roman" w:cs="Times New Roman"/>
        </w:rPr>
      </w:pPr>
      <w:del w:id="171" w:author="uzivate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2135C533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72" w:author="uzivatel" w:date="2026-09-22T12:21:00Z" w16du:dateUtc="2026-09-22T16:21:00Z"/>
          <w:rFonts w:ascii="Times New Roman" w:hAnsi="Times New Roman" w:cs="Times New Roman"/>
        </w:rPr>
      </w:pPr>
      <w:del w:id="173" w:author="uzivatel" w:date="2026-09-22T12:21:00Z" w16du:dateUtc="2026-09-22T16:21:00Z">
        <w:r>
          <w:rPr>
            <w:rFonts w:ascii="Times New Roman" w:hAnsi="Times New Roman" w:cs="Times New Roman"/>
          </w:rPr>
          <w:delText>Zpracovala :  Jarmila Trundová, místostarostka</w:delText>
        </w:r>
      </w:del>
    </w:p>
    <w:p w14:paraId="26DAF598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74" w:author="uzivatel" w:date="2026-09-22T12:21:00Z" w16du:dateUtc="2026-09-22T16:21:00Z"/>
          <w:rFonts w:ascii="Times New Roman" w:hAnsi="Times New Roman" w:cs="Times New Roman"/>
        </w:rPr>
      </w:pPr>
      <w:del w:id="175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390C874F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76" w:author="uzivatel" w:date="2026-09-22T12:21:00Z" w16du:dateUtc="2026-09-22T16:21:00Z"/>
          <w:rFonts w:ascii="Times New Roman" w:hAnsi="Times New Roman" w:cs="Times New Roman"/>
        </w:rPr>
      </w:pPr>
      <w:del w:id="177" w:author="uzivatel" w:date="2026-09-22T12:21:00Z" w16du:dateUtc="2026-09-22T16:21:00Z">
        <w:r>
          <w:rPr>
            <w:rFonts w:ascii="Times New Roman" w:hAnsi="Times New Roman" w:cs="Times New Roman"/>
          </w:rPr>
          <w:delText xml:space="preserve">Schválil :  Pavel Rozehnal , starosta </w:delText>
        </w:r>
      </w:del>
    </w:p>
    <w:p w14:paraId="30AFB94B" w14:textId="77777777" w:rsidR="00751984" w:rsidRDefault="00751984" w:rsidP="00751984">
      <w:pPr>
        <w:pStyle w:val="Normal11"/>
        <w:spacing w:before="0" w:beforeAutospacing="0" w:after="0" w:afterAutospacing="0" w:line="240" w:lineRule="auto"/>
        <w:rPr>
          <w:del w:id="178" w:author="uzivatel" w:date="2026-09-22T12:21:00Z" w16du:dateUtc="2026-09-22T16:21:00Z"/>
        </w:rPr>
      </w:pPr>
      <w:del w:id="179" w:author="uzivatel" w:date="2026-09-22T12:21:00Z" w16du:dateUtc="2026-09-22T16:21:00Z">
        <w:r>
          <w:delText xml:space="preserve"> </w:delText>
        </w:r>
      </w:del>
    </w:p>
    <w:p w14:paraId="606432AF" w14:textId="77777777" w:rsidR="00751984" w:rsidRDefault="00751984" w:rsidP="00751984">
      <w:pPr>
        <w:pStyle w:val="Normal12"/>
        <w:spacing w:before="0" w:beforeAutospacing="0" w:after="0" w:afterAutospacing="0" w:line="240" w:lineRule="auto"/>
        <w:rPr>
          <w:del w:id="180" w:author="uzivatel" w:date="2026-09-22T12:21:00Z" w16du:dateUtc="2026-09-22T16:21:00Z"/>
        </w:rPr>
      </w:pPr>
      <w:del w:id="181" w:author="uzivatel" w:date="2026-09-22T12:21:00Z" w16du:dateUtc="2026-09-22T16:21:00Z">
        <w:r>
          <w:delText xml:space="preserve"> </w:delText>
        </w:r>
      </w:del>
    </w:p>
    <w:p w14:paraId="7EF94581" w14:textId="77777777" w:rsidR="00751984" w:rsidRDefault="00751984" w:rsidP="00751984">
      <w:pPr>
        <w:rPr>
          <w:del w:id="182" w:author="uzivatel" w:date="2026-09-22T12:21:00Z" w16du:dateUtc="2026-09-22T16:21:00Z"/>
        </w:rPr>
      </w:pPr>
    </w:p>
    <w:p w14:paraId="39D98E55" w14:textId="77777777" w:rsidR="00353AD3" w:rsidRDefault="00353AD3" w:rsidP="006D0779">
      <w:pPr>
        <w:pStyle w:val="Default"/>
        <w:ind w:left="720"/>
        <w:rPr>
          <w:rFonts w:ascii="Roboto" w:hAnsi="Roboto"/>
          <w:rPrChange w:id="183" w:author="uzivatel" w:date="2026-09-22T12:21:00Z" w16du:dateUtc="2026-09-22T16:21:00Z">
            <w:rPr/>
          </w:rPrChange>
        </w:rPr>
        <w:pPrChange w:id="184" w:author="uzivatel" w:date="2026-09-22T12:21:00Z" w16du:dateUtc="2026-09-22T16:21:00Z">
          <w:pPr/>
        </w:pPrChange>
      </w:pPr>
    </w:p>
    <w:sectPr w:rsidR="00353AD3" w:rsidSect="00067C1B">
      <w:headerReference w:type="default" r:id="rId7"/>
      <w:footerReference w:type="default" r:id="rId8"/>
      <w:pgSz w:w="11906" w:h="16838"/>
      <w:pgMar w:top="142" w:right="849" w:bottom="142" w:left="1417" w:header="708" w:footer="708" w:gutter="0"/>
      <w:cols w:space="708"/>
      <w:docGrid w:linePitch="360"/>
      <w:sectPrChange w:id="197" w:author="uzivatel" w:date="2026-09-22T12:21:00Z" w16du:dateUtc="2026-09-22T16:21:00Z">
        <w:sectPr w:rsidR="00353AD3" w:rsidSect="00067C1B">
          <w:pgMar w:top="2410" w:right="849" w:bottom="1417" w:left="85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47E434" w14:textId="77777777" w:rsidR="00D6607B" w:rsidRDefault="00D6607B" w:rsidP="00A22D31">
      <w:pPr>
        <w:spacing w:after="0" w:line="240" w:lineRule="auto"/>
      </w:pPr>
      <w:r>
        <w:separator/>
      </w:r>
    </w:p>
  </w:endnote>
  <w:endnote w:type="continuationSeparator" w:id="0">
    <w:p w14:paraId="64B86745" w14:textId="77777777" w:rsidR="00D6607B" w:rsidRDefault="00D6607B" w:rsidP="00A2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A20D2A" w14:textId="77777777" w:rsidR="00E1598B" w:rsidRDefault="00E1598B">
    <w:pPr>
      <w:pStyle w:val="Heading8Char"/>
      <w:pPrChange w:id="196" w:author="uzivatel" w:date="2026-09-22T12:21:00Z" w16du:dateUtc="2026-09-22T16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717203" w14:textId="77777777" w:rsidR="00D6607B" w:rsidRDefault="00D6607B" w:rsidP="00A22D31">
      <w:pPr>
        <w:spacing w:after="0" w:line="240" w:lineRule="auto"/>
      </w:pPr>
      <w:r>
        <w:separator/>
      </w:r>
    </w:p>
  </w:footnote>
  <w:footnote w:type="continuationSeparator" w:id="0">
    <w:p w14:paraId="51AA3DC5" w14:textId="77777777" w:rsidR="00D6607B" w:rsidRDefault="00D6607B" w:rsidP="00A22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8211A" w14:textId="38BA82D2" w:rsidR="00A22D31" w:rsidRDefault="00A22D31" w:rsidP="00A22D31">
    <w:pPr>
      <w:widowControl w:val="0"/>
      <w:spacing w:after="0" w:line="360" w:lineRule="auto"/>
      <w:jc w:val="center"/>
      <w:rPr>
        <w:del w:id="185" w:author="uzivatel" w:date="2026-09-22T12:21:00Z" w16du:dateUtc="2026-09-22T16:21:00Z"/>
        <w:rFonts w:ascii="Times New Roman" w:eastAsia="Times New Roman" w:hAnsi="Times New Roman" w:cs="Times New Roman"/>
        <w:b/>
        <w:sz w:val="24"/>
        <w:szCs w:val="24"/>
        <w:lang w:eastAsia="cs-CZ"/>
      </w:rPr>
    </w:pPr>
    <w:del w:id="186" w:author="uzivatel" w:date="2026-09-22T12:21:00Z" w16du:dateUtc="2026-09-22T16:21:00Z">
      <w:r>
        <w:rPr>
          <w:rFonts w:ascii="Calibri" w:eastAsia="Times New Roman" w:hAnsi="Calibri" w:cs="Calibri"/>
          <w:noProof/>
          <w:sz w:val="24"/>
          <w:szCs w:val="24"/>
          <w:lang w:eastAsia="cs-CZ"/>
        </w:rPr>
        <w:drawing>
          <wp:inline distT="0" distB="0" distL="0" distR="0" wp14:anchorId="4470CD13" wp14:editId="7B0638B5">
            <wp:extent cx="716280" cy="830580"/>
            <wp:effectExtent l="0" t="0" r="7620" b="7620"/>
            <wp:docPr id="1962663126" name="Obrázek 1" descr="Obsah obrázku symbol, emblém, logo, ští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8214" name="Obrázek 1" descr="Obsah obrázku symbol, emblém, logo, ští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  <w:p w14:paraId="399ABC0F" w14:textId="77777777" w:rsidR="00A22D31" w:rsidRDefault="00A22D31" w:rsidP="00A22D31">
    <w:pPr>
      <w:widowControl w:val="0"/>
      <w:spacing w:after="0" w:line="360" w:lineRule="auto"/>
      <w:jc w:val="center"/>
      <w:rPr>
        <w:del w:id="187" w:author="uzivatel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188" w:author="uzivatel" w:date="2026-09-22T12:21:00Z" w16du:dateUtc="2026-09-22T16:21:00Z"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cs-CZ"/>
        </w:rPr>
        <w:delText>OBEC  DRYSICE</w:delText>
      </w:r>
    </w:del>
  </w:p>
  <w:p w14:paraId="002D6E95" w14:textId="77777777" w:rsidR="00A22D31" w:rsidRDefault="00A22D31" w:rsidP="00A22D31">
    <w:pPr>
      <w:widowControl w:val="0"/>
      <w:spacing w:after="0" w:line="360" w:lineRule="auto"/>
      <w:jc w:val="center"/>
      <w:rPr>
        <w:del w:id="189" w:author="uzivatel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190" w:author="uzivatel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>Drysice 120 , 683 21 Pustiměř</w:delText>
      </w:r>
    </w:del>
  </w:p>
  <w:p w14:paraId="69F80984" w14:textId="56EF0BE5" w:rsidR="00A22D31" w:rsidRDefault="00A22D31" w:rsidP="00A22D31">
    <w:pPr>
      <w:widowControl w:val="0"/>
      <w:spacing w:after="0" w:line="360" w:lineRule="auto"/>
      <w:jc w:val="center"/>
      <w:rPr>
        <w:del w:id="191" w:author="uzivatel" w:date="2026-09-22T12:21:00Z" w16du:dateUtc="2026-09-22T16:21:00Z"/>
        <w:rFonts w:ascii="Times New Roman" w:eastAsia="Times New Roman" w:hAnsi="Times New Roman" w:cs="Times New Roman"/>
        <w:i/>
        <w:sz w:val="24"/>
        <w:szCs w:val="24"/>
        <w:lang w:eastAsia="cs-CZ"/>
      </w:rPr>
    </w:pPr>
    <w:del w:id="192" w:author="uzivatel" w:date="2026-09-22T12:21:00Z" w16du:dateUtc="2026-09-22T16:21:00Z"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 xml:space="preserve">IČO 00372030      e-mail:obec.drysice@infos.cz </w:delTex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cs-CZ"/>
        </w:rPr>
        <w:delText xml:space="preserve">    </w:delText>
      </w:r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>tel.: 517 357 722     č.ú.2902530106/2010</w:delText>
      </w:r>
    </w:del>
  </w:p>
  <w:p w14:paraId="6B92006B" w14:textId="706963A8" w:rsidR="00A22D31" w:rsidRDefault="00A22D31" w:rsidP="00A22D31">
    <w:pPr>
      <w:widowControl w:val="0"/>
      <w:spacing w:after="0" w:line="360" w:lineRule="auto"/>
      <w:rPr>
        <w:del w:id="193" w:author="uzivatel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194" w:author="uzivatel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 xml:space="preserve">  Č.j. :                               Vyřizuje :                                                                           V Drysicích  dne :</w:delText>
      </w:r>
    </w:del>
  </w:p>
  <w:p w14:paraId="74CD9FAE" w14:textId="77777777" w:rsidR="00A22D31" w:rsidRDefault="00A22D31">
    <w:pPr>
      <w:pStyle w:val="Heading6Char"/>
      <w:pPrChange w:id="195" w:author="uzivatel" w:date="2026-09-22T12:21:00Z" w16du:dateUtc="2026-09-22T16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823396">
    <w:abstractNumId w:val="8"/>
  </w:num>
  <w:num w:numId="2" w16cid:durableId="1816795683">
    <w:abstractNumId w:val="10"/>
  </w:num>
  <w:num w:numId="3" w16cid:durableId="169637429">
    <w:abstractNumId w:val="9"/>
  </w:num>
  <w:num w:numId="4" w16cid:durableId="686103607">
    <w:abstractNumId w:val="2"/>
  </w:num>
  <w:num w:numId="5" w16cid:durableId="1390882768">
    <w:abstractNumId w:val="7"/>
  </w:num>
  <w:num w:numId="6" w16cid:durableId="445587162">
    <w:abstractNumId w:val="4"/>
  </w:num>
  <w:num w:numId="7" w16cid:durableId="1417630567">
    <w:abstractNumId w:val="0"/>
  </w:num>
  <w:num w:numId="8" w16cid:durableId="2125734640">
    <w:abstractNumId w:val="3"/>
  </w:num>
  <w:num w:numId="9" w16cid:durableId="343820293">
    <w:abstractNumId w:val="6"/>
  </w:num>
  <w:num w:numId="10" w16cid:durableId="250160609">
    <w:abstractNumId w:val="11"/>
  </w:num>
  <w:num w:numId="11" w16cid:durableId="598756910">
    <w:abstractNumId w:val="5"/>
  </w:num>
  <w:num w:numId="12" w16cid:durableId="16306974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D3"/>
    <w:rsid w:val="00021D99"/>
    <w:rsid w:val="00022EE1"/>
    <w:rsid w:val="0002301B"/>
    <w:rsid w:val="00045176"/>
    <w:rsid w:val="0006662F"/>
    <w:rsid w:val="00067C1B"/>
    <w:rsid w:val="00070B7A"/>
    <w:rsid w:val="00072442"/>
    <w:rsid w:val="00093BFE"/>
    <w:rsid w:val="00094328"/>
    <w:rsid w:val="000C1D5B"/>
    <w:rsid w:val="000E3B54"/>
    <w:rsid w:val="00131188"/>
    <w:rsid w:val="00135097"/>
    <w:rsid w:val="00175017"/>
    <w:rsid w:val="00186F00"/>
    <w:rsid w:val="001B472F"/>
    <w:rsid w:val="001D66D1"/>
    <w:rsid w:val="001E3745"/>
    <w:rsid w:val="001E614B"/>
    <w:rsid w:val="001F4FD5"/>
    <w:rsid w:val="00215610"/>
    <w:rsid w:val="00220CDF"/>
    <w:rsid w:val="00222525"/>
    <w:rsid w:val="00235E7B"/>
    <w:rsid w:val="0028602A"/>
    <w:rsid w:val="002A0B2E"/>
    <w:rsid w:val="002B27AF"/>
    <w:rsid w:val="002E3B38"/>
    <w:rsid w:val="002E5199"/>
    <w:rsid w:val="00332BB9"/>
    <w:rsid w:val="003377F2"/>
    <w:rsid w:val="00344CA9"/>
    <w:rsid w:val="00353AD3"/>
    <w:rsid w:val="00355828"/>
    <w:rsid w:val="00392741"/>
    <w:rsid w:val="00393DFA"/>
    <w:rsid w:val="003A4848"/>
    <w:rsid w:val="003B1F84"/>
    <w:rsid w:val="003E2103"/>
    <w:rsid w:val="003E7AC6"/>
    <w:rsid w:val="00405037"/>
    <w:rsid w:val="00421D86"/>
    <w:rsid w:val="0043051E"/>
    <w:rsid w:val="004407ED"/>
    <w:rsid w:val="00440CB0"/>
    <w:rsid w:val="004435CB"/>
    <w:rsid w:val="004531D8"/>
    <w:rsid w:val="00457619"/>
    <w:rsid w:val="004714D6"/>
    <w:rsid w:val="00476221"/>
    <w:rsid w:val="00483E0A"/>
    <w:rsid w:val="00494AC3"/>
    <w:rsid w:val="004A5136"/>
    <w:rsid w:val="004D09C8"/>
    <w:rsid w:val="004F6505"/>
    <w:rsid w:val="005160EF"/>
    <w:rsid w:val="005379D3"/>
    <w:rsid w:val="005406F7"/>
    <w:rsid w:val="005631B3"/>
    <w:rsid w:val="00585413"/>
    <w:rsid w:val="005940DB"/>
    <w:rsid w:val="00596269"/>
    <w:rsid w:val="005A3005"/>
    <w:rsid w:val="005B0038"/>
    <w:rsid w:val="005C110E"/>
    <w:rsid w:val="005D1F57"/>
    <w:rsid w:val="005D54D6"/>
    <w:rsid w:val="005E7711"/>
    <w:rsid w:val="005F4481"/>
    <w:rsid w:val="00607BA2"/>
    <w:rsid w:val="0066272E"/>
    <w:rsid w:val="00663F98"/>
    <w:rsid w:val="0069557F"/>
    <w:rsid w:val="00697FAB"/>
    <w:rsid w:val="006B75D9"/>
    <w:rsid w:val="006D0779"/>
    <w:rsid w:val="006E2F08"/>
    <w:rsid w:val="006F5BED"/>
    <w:rsid w:val="006F5DF7"/>
    <w:rsid w:val="0071556C"/>
    <w:rsid w:val="00716A44"/>
    <w:rsid w:val="007234D7"/>
    <w:rsid w:val="00751984"/>
    <w:rsid w:val="00754215"/>
    <w:rsid w:val="0077316F"/>
    <w:rsid w:val="00773FBB"/>
    <w:rsid w:val="007763AD"/>
    <w:rsid w:val="007E1A29"/>
    <w:rsid w:val="00802350"/>
    <w:rsid w:val="00820CA0"/>
    <w:rsid w:val="00851BB4"/>
    <w:rsid w:val="00875E83"/>
    <w:rsid w:val="008D7808"/>
    <w:rsid w:val="008E16D0"/>
    <w:rsid w:val="008F695B"/>
    <w:rsid w:val="00905D4F"/>
    <w:rsid w:val="00926BE8"/>
    <w:rsid w:val="00945770"/>
    <w:rsid w:val="009525D5"/>
    <w:rsid w:val="00967EDD"/>
    <w:rsid w:val="009700EB"/>
    <w:rsid w:val="00975CE3"/>
    <w:rsid w:val="00992F5A"/>
    <w:rsid w:val="009B14F4"/>
    <w:rsid w:val="009D457F"/>
    <w:rsid w:val="009E4030"/>
    <w:rsid w:val="00A22D31"/>
    <w:rsid w:val="00A43EE5"/>
    <w:rsid w:val="00AA1BC3"/>
    <w:rsid w:val="00AA6A17"/>
    <w:rsid w:val="00AB3DBE"/>
    <w:rsid w:val="00AB7A30"/>
    <w:rsid w:val="00AE2F55"/>
    <w:rsid w:val="00AF69EB"/>
    <w:rsid w:val="00B06B01"/>
    <w:rsid w:val="00B22CBC"/>
    <w:rsid w:val="00B44FCF"/>
    <w:rsid w:val="00B93A4B"/>
    <w:rsid w:val="00BA453A"/>
    <w:rsid w:val="00BD1EDF"/>
    <w:rsid w:val="00BE5DE1"/>
    <w:rsid w:val="00C30A99"/>
    <w:rsid w:val="00C9043F"/>
    <w:rsid w:val="00C91CE3"/>
    <w:rsid w:val="00CC5CE2"/>
    <w:rsid w:val="00D12462"/>
    <w:rsid w:val="00D166A3"/>
    <w:rsid w:val="00D350FC"/>
    <w:rsid w:val="00D4448C"/>
    <w:rsid w:val="00D6390C"/>
    <w:rsid w:val="00D6607B"/>
    <w:rsid w:val="00DB23CA"/>
    <w:rsid w:val="00DF0E9B"/>
    <w:rsid w:val="00E1598B"/>
    <w:rsid w:val="00E2631A"/>
    <w:rsid w:val="00E34501"/>
    <w:rsid w:val="00E35D0B"/>
    <w:rsid w:val="00E53795"/>
    <w:rsid w:val="00E60474"/>
    <w:rsid w:val="00E86E14"/>
    <w:rsid w:val="00EA369E"/>
    <w:rsid w:val="00ED3AF5"/>
    <w:rsid w:val="00EF2DAF"/>
    <w:rsid w:val="00F01D59"/>
    <w:rsid w:val="00F16BF1"/>
    <w:rsid w:val="00F16EEF"/>
    <w:rsid w:val="00F60DC1"/>
    <w:rsid w:val="00F752E2"/>
    <w:rsid w:val="00F91991"/>
    <w:rsid w:val="00F92274"/>
    <w:rsid w:val="00F97377"/>
    <w:rsid w:val="00FB2884"/>
    <w:rsid w:val="00FB6C2C"/>
    <w:rsid w:val="00FC5790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47735"/>
  <w15:chartTrackingRefBased/>
  <w15:docId w15:val="{4C9EE9EE-2FA5-4D91-A0BF-FDEA9FCB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21:00Z">
        <w:pPr>
          <w:spacing w:after="160" w:line="256" w:lineRule="auto"/>
        </w:pPr>
      </w:pPrChange>
    </w:pPr>
    <w:rPr>
      <w:kern w:val="0"/>
      <w:sz w:val="22"/>
      <w:szCs w:val="22"/>
      <w14:ligatures w14:val="none"/>
      <w:rPrChange w:id="0" w:author="uzivatel" w:date="2026-09-22T12:2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3A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21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cs-CZ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D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D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353AD3"/>
    <w:rPr>
      <w:rFonts w:ascii="Times New Roman" w:eastAsia="Times New Roman" w:hAnsi="Times New Roman" w:cs="Times New Roman"/>
      <w:b/>
      <w:kern w:val="0"/>
      <w:sz w:val="32"/>
      <w:szCs w:val="20"/>
      <w:lang w:eastAsia="cs-CZ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D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21:00Z">
        <w:pPr>
          <w:spacing w:after="200" w:line="278" w:lineRule="auto"/>
          <w:ind w:left="720"/>
          <w:contextualSpacing/>
        </w:pPr>
      </w:pPrChange>
    </w:pPr>
    <w:rPr>
      <w:rPrChange w:id="2" w:author="uzivatel" w:date="2026-09-22T12:21:00Z">
        <w:rPr>
          <w:rFonts w:asciiTheme="minorHAnsi" w:eastAsiaTheme="minorHAnsi" w:hAnsiTheme="minorHAnsi" w:cstheme="minorBidi"/>
          <w:kern w:val="2"/>
          <w:sz w:val="24"/>
          <w:szCs w:val="24"/>
          <w:lang w:val="cs-CZ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5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D3"/>
    <w:rPr>
      <w:b/>
      <w:bCs/>
      <w:smallCaps/>
      <w:color w:val="0F4761" w:themeColor="accent1" w:themeShade="BF"/>
      <w:spacing w:val="5"/>
    </w:rPr>
  </w:style>
  <w:style w:type="paragraph" w:customStyle="1" w:styleId="Normal12">
    <w:name w:val="Normal12"/>
    <w:rsid w:val="00751984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kern w:val="0"/>
      <w:lang w:eastAsia="cs-CZ"/>
      <w14:ligatures w14:val="none"/>
    </w:rPr>
  </w:style>
  <w:style w:type="paragraph" w:customStyle="1" w:styleId="Normal11">
    <w:name w:val="Normal11"/>
    <w:basedOn w:val="Normal"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cs-CZ"/>
    </w:rPr>
  </w:style>
  <w:style w:type="paragraph" w:customStyle="1" w:styleId="Normal1">
    <w:name w:val="Normal1"/>
    <w:basedOn w:val="Normal"/>
    <w:qFormat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Calibri"/>
      <w:sz w:val="24"/>
      <w:szCs w:val="24"/>
      <w:lang w:eastAsia="cs-CZ"/>
    </w:rPr>
  </w:style>
  <w:style w:type="paragraph" w:styleId="Header">
    <w:name w:val="header"/>
    <w:basedOn w:val="Normal"/>
    <w:link w:val="Head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3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31"/>
    <w:rPr>
      <w:kern w:val="0"/>
      <w:sz w:val="22"/>
      <w:szCs w:val="22"/>
      <w14:ligatures w14:val="none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spacing w:after="0" w:line="240" w:lineRule="auto"/>
      <w:pPrChange w:id="3" w:author="uzivatel" w:date="2026-09-22T12:21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kern w:val="0"/>
      <w14:ligatures w14:val="none"/>
      <w:rPrChange w:id="3" w:author="uzivatel" w:date="2026-09-22T12:21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E1598B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E1598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8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1041</Words>
  <Characters>5938</Characters>
  <Application>Microsoft Office Word</Application>
  <DocSecurity>0</DocSecurity>
  <Lines>49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Jarmila Trundová (místostarostka)</dc:creator>
  <cp:keywords/>
  <dc:description/>
  <cp:lastModifiedBy>Arthur Souza Rodrigues</cp:lastModifiedBy>
  <cp:revision>1</cp:revision>
  <dcterms:created xsi:type="dcterms:W3CDTF">2024-05-06T05:36:00Z</dcterms:created>
  <dcterms:modified xsi:type="dcterms:W3CDTF">2026-09-22T16:21:00Z</dcterms:modified>
</cp:coreProperties>
</file>