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E7FD22" w14:textId="77777777" w:rsidR="00D46904" w:rsidRDefault="00A5391B" w:rsidP="00A5391B">
      <w:pPr>
        <w:jc w:val="center"/>
        <w:rPr>
          <w:ins w:id="6" w:author="mary.inoue@fap.local" w:date="2026-09-22T12:51:00Z" w16du:dateUtc="2026-09-22T16:51:00Z"/>
          <w:rFonts w:ascii="Arial" w:hAnsi="Arial" w:cs="Arial"/>
          <w:b/>
          <w:sz w:val="28"/>
          <w:szCs w:val="28"/>
        </w:rPr>
      </w:pPr>
      <w:ins w:id="7" w:author="mary.inoue@fap.local" w:date="2026-09-22T12:51:00Z" w16du:dateUtc="2026-09-22T16:51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51E6B9EC" w14:textId="77777777" w:rsidR="00EB0E11" w:rsidRDefault="00EB0E11" w:rsidP="00A5391B">
      <w:pPr>
        <w:jc w:val="center"/>
        <w:rPr>
          <w:ins w:id="8" w:author="mary.inoue@fap.local" w:date="2026-09-22T12:51:00Z" w16du:dateUtc="2026-09-22T16:51:00Z"/>
          <w:rFonts w:ascii="Arial" w:hAnsi="Arial" w:cs="Arial"/>
          <w:b/>
          <w:sz w:val="28"/>
          <w:szCs w:val="28"/>
        </w:rPr>
      </w:pPr>
    </w:p>
    <w:p w14:paraId="1B7771E5" w14:textId="77777777" w:rsidR="00EB0E11" w:rsidRPr="00AC2557" w:rsidRDefault="00EB0E11" w:rsidP="00EB0E11">
      <w:pPr>
        <w:rPr>
          <w:ins w:id="9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10" w:author="mary.inoue@fap.local" w:date="2026-09-22T12:51:00Z" w16du:dateUtc="2026-09-22T16:51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50592BE4" w14:textId="77777777" w:rsidR="00A5391B" w:rsidRDefault="00A5391B" w:rsidP="00A5391B">
      <w:pPr>
        <w:jc w:val="center"/>
        <w:rPr>
          <w:ins w:id="11" w:author="mary.inoue@fap.local" w:date="2026-09-22T12:51:00Z" w16du:dateUtc="2026-09-22T16:51:00Z"/>
          <w:rFonts w:ascii="Arial" w:hAnsi="Arial" w:cs="Arial"/>
          <w:b/>
          <w:sz w:val="28"/>
          <w:szCs w:val="28"/>
        </w:rPr>
      </w:pPr>
    </w:p>
    <w:p w14:paraId="07F5B188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13" w:author="mary.inoue@fap.local" w:date="2026-09-22T12:51:00Z" w16du:dateUtc="2026-09-22T16:51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77A870DD" w14:textId="77777777" w:rsidR="00132F7D" w:rsidRDefault="00132F7D" w:rsidP="00A5391B">
      <w:pPr>
        <w:jc w:val="center"/>
        <w:rPr>
          <w:ins w:id="14" w:author="mary.inoue@fap.local" w:date="2026-09-22T12:51:00Z" w16du:dateUtc="2026-09-22T16:51:00Z"/>
          <w:rFonts w:ascii="Arial" w:hAnsi="Arial" w:cs="Arial"/>
          <w:b/>
          <w:sz w:val="28"/>
          <w:szCs w:val="28"/>
        </w:rPr>
      </w:pPr>
    </w:p>
    <w:p w14:paraId="13FED2E9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5" w:author="mary.inoue@fap.local" w:date="2026-09-22T12:51:00Z" w16du:dateUtc="2026-09-22T16:51:00Z"/>
          <w:rFonts w:ascii="Arial" w:hAnsi="Arial" w:cs="Arial"/>
          <w:color w:val="000000"/>
          <w:sz w:val="24"/>
          <w:szCs w:val="24"/>
        </w:rPr>
      </w:pPr>
      <w:ins w:id="16" w:author="mary.inoue@fap.local" w:date="2026-09-22T12:51:00Z" w16du:dateUtc="2026-09-22T16:5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31EDFB74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7" w:author="mary.inoue@fap.local" w:date="2026-09-22T12:51:00Z" w16du:dateUtc="2026-09-22T16:51:00Z"/>
          <w:rFonts w:ascii="Arial" w:hAnsi="Arial" w:cs="Arial"/>
          <w:color w:val="000000"/>
          <w:sz w:val="24"/>
          <w:szCs w:val="24"/>
        </w:rPr>
      </w:pPr>
    </w:p>
    <w:p w14:paraId="11D45D92" w14:textId="77777777" w:rsidR="00A5391B" w:rsidRDefault="00A5391B" w:rsidP="00A5391B">
      <w:pPr>
        <w:rPr>
          <w:ins w:id="18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19" w:author="mary.inoue@fap.local" w:date="2026-09-22T12:51:00Z" w16du:dateUtc="2026-09-22T16:51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1B166802" w14:textId="77777777" w:rsidR="00EB0E11" w:rsidRDefault="00EB0E11" w:rsidP="00A5391B">
      <w:pPr>
        <w:rPr>
          <w:ins w:id="20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21" w:author="mary.inoue@fap.local" w:date="2026-09-22T12:51:00Z" w16du:dateUtc="2026-09-22T16:51:00Z">
        <w:r>
          <w:rPr>
            <w:rFonts w:ascii="Arial" w:hAnsi="Arial" w:cs="Arial"/>
            <w:sz w:val="24"/>
            <w:szCs w:val="24"/>
          </w:rPr>
          <w:tab/>
        </w:r>
      </w:ins>
    </w:p>
    <w:p w14:paraId="45A0D085" w14:textId="77777777" w:rsidR="0065070B" w:rsidRPr="00345AD1" w:rsidRDefault="0065070B" w:rsidP="0065070B">
      <w:pPr>
        <w:pStyle w:val="Default"/>
        <w:rPr>
          <w:ins w:id="22" w:author="mary.inoue@fap.local" w:date="2026-09-22T12:51:00Z" w16du:dateUtc="2026-09-22T16:51:00Z"/>
        </w:rPr>
      </w:pPr>
      <w:ins w:id="23" w:author="mary.inoue@fap.local" w:date="2026-09-22T12:51:00Z" w16du:dateUtc="2026-09-22T16:51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456C5635" w14:textId="77777777" w:rsidR="0065070B" w:rsidRDefault="0065070B" w:rsidP="00A5391B">
      <w:pPr>
        <w:rPr>
          <w:ins w:id="24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68340B90" w14:textId="77777777" w:rsidR="00640AED" w:rsidRPr="00345AD1" w:rsidRDefault="00640AED" w:rsidP="00640AED">
      <w:pPr>
        <w:pStyle w:val="Default"/>
        <w:rPr>
          <w:ins w:id="25" w:author="mary.inoue@fap.local" w:date="2026-09-22T12:51:00Z" w16du:dateUtc="2026-09-22T16:51:00Z"/>
        </w:rPr>
      </w:pPr>
      <w:ins w:id="26" w:author="mary.inoue@fap.local" w:date="2026-09-22T12:51:00Z" w16du:dateUtc="2026-09-22T16:51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2FAC8B20" w14:textId="77777777" w:rsidR="00640AED" w:rsidRPr="00345AD1" w:rsidRDefault="00640AED" w:rsidP="00640AED">
      <w:pPr>
        <w:rPr>
          <w:ins w:id="27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09620F1D" w14:textId="77777777" w:rsidR="00C9492A" w:rsidRDefault="00C9492A" w:rsidP="00C9492A">
      <w:pPr>
        <w:rPr>
          <w:ins w:id="28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29" w:author="mary.inoue@fap.local" w:date="2026-09-22T12:51:00Z" w16du:dateUtc="2026-09-22T16:51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11EA7FC3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0" w:author="mary.inoue@fap.local" w:date="2026-09-22T12:51:00Z" w16du:dateUtc="2026-09-22T16:51:00Z"/>
          <w:rFonts w:ascii="Arial" w:hAnsi="Arial" w:cs="Arial"/>
          <w:color w:val="000000"/>
          <w:sz w:val="24"/>
          <w:szCs w:val="24"/>
        </w:rPr>
      </w:pPr>
      <w:ins w:id="31" w:author="mary.inoue@fap.local" w:date="2026-09-22T12:51:00Z" w16du:dateUtc="2026-09-22T16:5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6C342677" w14:textId="77777777" w:rsidR="00C9492A" w:rsidRDefault="00C9492A" w:rsidP="00C9492A">
      <w:pPr>
        <w:rPr>
          <w:ins w:id="32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27B4A023" w14:textId="77777777" w:rsidR="00A5391B" w:rsidRDefault="00A5391B" w:rsidP="00A5391B">
      <w:pPr>
        <w:rPr>
          <w:ins w:id="33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34" w:author="mary.inoue@fap.local" w:date="2026-09-22T12:51:00Z" w16du:dateUtc="2026-09-22T16:51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577030C3" w14:textId="77777777" w:rsidR="00EB0E11" w:rsidRPr="002D0CC2" w:rsidRDefault="00EB0E11" w:rsidP="00EB0E11">
      <w:pPr>
        <w:rPr>
          <w:ins w:id="35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36" w:author="mary.inoue@fap.local" w:date="2026-09-22T12:51:00Z" w16du:dateUtc="2026-09-22T16:51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060B7EB6" w14:textId="77777777" w:rsidR="00EB0E11" w:rsidRDefault="00EB0E11" w:rsidP="00A5391B">
      <w:pPr>
        <w:rPr>
          <w:ins w:id="37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0208C5BE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8" w:author="mary.inoue@fap.local" w:date="2026-09-22T12:51:00Z" w16du:dateUtc="2026-09-22T16:51:00Z"/>
          <w:rFonts w:ascii="Arial" w:hAnsi="Arial" w:cs="Arial"/>
          <w:color w:val="000000"/>
          <w:sz w:val="24"/>
          <w:szCs w:val="24"/>
        </w:rPr>
      </w:pPr>
      <w:ins w:id="39" w:author="mary.inoue@fap.local" w:date="2026-09-22T12:51:00Z" w16du:dateUtc="2026-09-22T16:5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2596B14A" w14:textId="77777777" w:rsidR="00C9492A" w:rsidRDefault="00C9492A" w:rsidP="00C9492A">
      <w:pPr>
        <w:rPr>
          <w:ins w:id="40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211C1E42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41" w:author="mary.inoue@fap.local" w:date="2026-09-22T12:51:00Z" w16du:dateUtc="2026-09-22T16:51:00Z"/>
          <w:rFonts w:ascii="ArialMT" w:hAnsi="ArialMT" w:cs="ArialMT"/>
          <w:sz w:val="24"/>
          <w:szCs w:val="24"/>
        </w:rPr>
      </w:pPr>
      <w:ins w:id="42" w:author="mary.inoue@fap.local" w:date="2026-09-22T12:51:00Z" w16du:dateUtc="2026-09-22T16:51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4EC18133" w14:textId="77777777" w:rsidR="00C9492A" w:rsidRDefault="00C9492A" w:rsidP="00C9492A">
      <w:pPr>
        <w:rPr>
          <w:ins w:id="43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70865658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44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45" w:author="mary.inoue@fap.local" w:date="2026-09-22T12:51:00Z" w16du:dateUtc="2026-09-22T16:51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6CAB5F7C" w14:textId="77777777" w:rsidR="002D511D" w:rsidRDefault="002D511D" w:rsidP="002D511D">
      <w:pPr>
        <w:rPr>
          <w:ins w:id="46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057AF915" w14:textId="77777777" w:rsidR="00F11D9F" w:rsidRDefault="00F11D9F" w:rsidP="00F11D9F">
      <w:pPr>
        <w:rPr>
          <w:ins w:id="47" w:author="mary.inoue@fap.local" w:date="2026-09-22T12:51:00Z" w16du:dateUtc="2026-09-22T16:51:00Z"/>
          <w:rFonts w:ascii="Arial" w:hAnsi="Arial" w:cs="Arial"/>
          <w:b/>
        </w:rPr>
      </w:pPr>
      <w:ins w:id="48" w:author="mary.inoue@fap.local" w:date="2026-09-22T12:51:00Z" w16du:dateUtc="2026-09-22T16:51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59B256CC" w14:textId="77777777" w:rsidR="00F11D9F" w:rsidRPr="00F11D9F" w:rsidRDefault="00F11D9F" w:rsidP="00F11D9F">
      <w:pPr>
        <w:rPr>
          <w:ins w:id="49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50" w:author="mary.inoue@fap.local" w:date="2026-09-22T12:51:00Z" w16du:dateUtc="2026-09-22T16:51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29B8A47B" w14:textId="77777777" w:rsidR="00F11D9F" w:rsidRDefault="00F11D9F" w:rsidP="00F11D9F">
      <w:pPr>
        <w:rPr>
          <w:ins w:id="51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2B8ACA64" w14:textId="77777777" w:rsidR="00F11D9F" w:rsidRDefault="00F11D9F" w:rsidP="002D511D">
      <w:pPr>
        <w:rPr>
          <w:ins w:id="52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068331A7" w14:textId="77777777" w:rsidR="00A5391B" w:rsidRDefault="002D22E0" w:rsidP="00A5391B">
      <w:pPr>
        <w:rPr>
          <w:ins w:id="53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54" w:author="mary.inoue@fap.local" w:date="2026-09-22T12:51:00Z" w16du:dateUtc="2026-09-22T16:51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7214868B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5" w:author="mary.inoue@fap.local" w:date="2026-09-22T12:51:00Z" w16du:dateUtc="2026-09-22T16:51:00Z"/>
          <w:rFonts w:ascii="Arial" w:hAnsi="Arial" w:cs="Arial"/>
          <w:color w:val="000000"/>
          <w:sz w:val="24"/>
          <w:szCs w:val="24"/>
        </w:rPr>
      </w:pPr>
      <w:ins w:id="56" w:author="mary.inoue@fap.local" w:date="2026-09-22T12:51:00Z" w16du:dateUtc="2026-09-22T16:5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187A6927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7" w:author="mary.inoue@fap.local" w:date="2026-09-22T12:51:00Z" w16du:dateUtc="2026-09-22T16:51:00Z"/>
          <w:rFonts w:ascii="Arial" w:hAnsi="Arial" w:cs="Arial"/>
          <w:color w:val="000000"/>
          <w:sz w:val="24"/>
          <w:szCs w:val="24"/>
        </w:rPr>
      </w:pPr>
    </w:p>
    <w:p w14:paraId="2B20AACD" w14:textId="77777777" w:rsidR="008C61C6" w:rsidRPr="00791921" w:rsidRDefault="008C61C6" w:rsidP="008C61C6">
      <w:pPr>
        <w:rPr>
          <w:ins w:id="58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59" w:author="mary.inoue@fap.local" w:date="2026-09-22T12:51:00Z" w16du:dateUtc="2026-09-22T16:51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1F4545B4" w14:textId="77777777" w:rsidR="001F3B9E" w:rsidRDefault="001F3B9E" w:rsidP="00A5391B">
      <w:pPr>
        <w:rPr>
          <w:ins w:id="60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3F8FCBF4" w14:textId="77777777" w:rsidR="001F3B9E" w:rsidRDefault="001F3B9E" w:rsidP="00A5391B">
      <w:pPr>
        <w:rPr>
          <w:ins w:id="61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0A902703" w14:textId="77777777" w:rsidR="00DC250C" w:rsidRDefault="00DC250C" w:rsidP="00A5391B">
      <w:pPr>
        <w:rPr>
          <w:ins w:id="62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63" w:author="mary.inoue@fap.local" w:date="2026-09-22T12:51:00Z" w16du:dateUtc="2026-09-22T16:51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5735499F" w14:textId="77777777" w:rsidR="008C61C6" w:rsidRPr="002D0CC2" w:rsidRDefault="008C61C6" w:rsidP="008C61C6">
      <w:pPr>
        <w:rPr>
          <w:ins w:id="64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65" w:author="mary.inoue@fap.local" w:date="2026-09-22T12:51:00Z" w16du:dateUtc="2026-09-22T16:51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3256470F" w14:textId="77777777" w:rsidR="003E02AD" w:rsidRDefault="003E02AD" w:rsidP="003E02AD">
      <w:pPr>
        <w:rPr>
          <w:ins w:id="66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32F0CC50" w14:textId="77777777" w:rsidR="003E02AD" w:rsidRDefault="003E02AD" w:rsidP="003E02AD">
      <w:pPr>
        <w:rPr>
          <w:ins w:id="67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68" w:author="mary.inoue@fap.local" w:date="2026-09-22T12:51:00Z" w16du:dateUtc="2026-09-22T16:51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5ADAE5F0" w14:textId="77777777" w:rsidR="008C61C6" w:rsidRDefault="008C61C6" w:rsidP="00A5391B">
      <w:pPr>
        <w:rPr>
          <w:ins w:id="69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1AB40FF7" w14:textId="77777777" w:rsidR="00AF3743" w:rsidRDefault="00AF3743" w:rsidP="00AF3743">
      <w:pPr>
        <w:pStyle w:val="Default"/>
        <w:rPr>
          <w:ins w:id="70" w:author="mary.inoue@fap.local" w:date="2026-09-22T12:51:00Z" w16du:dateUtc="2026-09-22T16:51:00Z"/>
          <w:rFonts w:ascii="ArialMT" w:hAnsi="ArialMT" w:cs="ArialMT"/>
        </w:rPr>
      </w:pPr>
      <w:ins w:id="71" w:author="mary.inoue@fap.local" w:date="2026-09-22T12:51:00Z" w16du:dateUtc="2026-09-22T16:51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08D5402A" w14:textId="77777777" w:rsidR="00AF3743" w:rsidRDefault="00AF3743" w:rsidP="00A5391B">
      <w:pPr>
        <w:rPr>
          <w:ins w:id="72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780B3F08" w14:textId="77777777" w:rsidR="00500EF8" w:rsidRPr="00500EF8" w:rsidRDefault="00500EF8" w:rsidP="00A5391B">
      <w:pPr>
        <w:rPr>
          <w:ins w:id="73" w:author="mary.inoue@fap.local" w:date="2026-09-22T12:51:00Z" w16du:dateUtc="2026-09-22T16:51:00Z"/>
          <w:rFonts w:ascii="Arial" w:hAnsi="Arial" w:cs="Arial"/>
          <w:sz w:val="24"/>
          <w:szCs w:val="24"/>
          <w:lang w:val="en-US"/>
        </w:rPr>
      </w:pPr>
      <w:ins w:id="74" w:author="mary.inoue@fap.local" w:date="2026-09-22T12:51:00Z" w16du:dateUtc="2026-09-22T16:51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627E0373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2:51:00Z" w16du:dateUtc="2026-09-22T16:51:00Z"/>
          <w:rFonts w:ascii="Arial" w:hAnsi="Arial" w:cs="Arial"/>
          <w:color w:val="000000"/>
          <w:sz w:val="24"/>
          <w:szCs w:val="24"/>
        </w:rPr>
      </w:pPr>
      <w:ins w:id="76" w:author="mary.inoue@fap.local" w:date="2026-09-22T12:51:00Z" w16du:dateUtc="2026-09-22T16:5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1757420C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7" w:author="mary.inoue@fap.local" w:date="2026-09-22T12:51:00Z" w16du:dateUtc="2026-09-22T16:51:00Z"/>
          <w:rFonts w:ascii="Arial" w:hAnsi="Arial" w:cs="Arial"/>
          <w:color w:val="000000"/>
          <w:sz w:val="24"/>
          <w:szCs w:val="24"/>
        </w:rPr>
      </w:pPr>
    </w:p>
    <w:p w14:paraId="098D9616" w14:textId="77777777" w:rsidR="005120F2" w:rsidRPr="000759E6" w:rsidRDefault="005120F2" w:rsidP="005120F2">
      <w:pPr>
        <w:rPr>
          <w:ins w:id="78" w:author="mary.inoue@fap.local" w:date="2026-09-22T12:51:00Z" w16du:dateUtc="2026-09-22T16:51:00Z"/>
          <w:rFonts w:ascii="Arial" w:hAnsi="Arial" w:cs="Arial"/>
          <w:sz w:val="24"/>
          <w:szCs w:val="24"/>
          <w:lang w:val="en-US"/>
        </w:rPr>
      </w:pPr>
      <w:ins w:id="79" w:author="mary.inoue@fap.local" w:date="2026-09-22T12:51:00Z" w16du:dateUtc="2026-09-22T16:51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17C387A9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51:00Z" w16du:dateUtc="2026-09-22T16:51:00Z"/>
          <w:rFonts w:ascii="Arial" w:hAnsi="Arial" w:cs="Arial"/>
          <w:color w:val="000000"/>
          <w:sz w:val="24"/>
          <w:szCs w:val="24"/>
        </w:rPr>
      </w:pPr>
    </w:p>
    <w:p w14:paraId="433824AD" w14:textId="77777777" w:rsidR="009C4CE8" w:rsidRPr="00345AD1" w:rsidRDefault="009C4CE8" w:rsidP="009C4CE8">
      <w:pPr>
        <w:pStyle w:val="Default"/>
        <w:rPr>
          <w:ins w:id="81" w:author="mary.inoue@fap.local" w:date="2026-09-22T12:51:00Z" w16du:dateUtc="2026-09-22T16:51:00Z"/>
          <w:rFonts w:ascii="ArialMT" w:hAnsi="ArialMT" w:cs="ArialMT"/>
        </w:rPr>
      </w:pPr>
    </w:p>
    <w:p w14:paraId="5BE3E939" w14:textId="77777777" w:rsidR="009C4CE8" w:rsidRDefault="009C4CE8" w:rsidP="009C4CE8">
      <w:pPr>
        <w:pStyle w:val="Default"/>
        <w:rPr>
          <w:ins w:id="82" w:author="mary.inoue@fap.local" w:date="2026-09-22T12:51:00Z" w16du:dateUtc="2026-09-22T16:51:00Z"/>
          <w:rFonts w:ascii="ArialMT" w:hAnsi="ArialMT" w:cs="ArialMT"/>
        </w:rPr>
      </w:pPr>
    </w:p>
    <w:p w14:paraId="51770A85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51:00Z" w16du:dateUtc="2026-09-22T16:51:00Z"/>
          <w:rFonts w:ascii="ArialMT" w:hAnsi="ArialMT" w:cs="ArialMT"/>
          <w:sz w:val="24"/>
          <w:szCs w:val="24"/>
        </w:rPr>
      </w:pPr>
      <w:ins w:id="84" w:author="mary.inoue@fap.local" w:date="2026-09-22T12:51:00Z" w16du:dateUtc="2026-09-22T16:51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5EDB6FD9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51:00Z" w16du:dateUtc="2026-09-22T16:51:00Z"/>
          <w:rFonts w:ascii="ArialMT" w:hAnsi="ArialMT" w:cs="ArialMT"/>
          <w:sz w:val="24"/>
          <w:szCs w:val="24"/>
        </w:rPr>
      </w:pPr>
    </w:p>
    <w:p w14:paraId="235EC860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2:51:00Z" w16du:dateUtc="2026-09-22T16:51:00Z"/>
          <w:rFonts w:ascii="ArialMT" w:hAnsi="ArialMT" w:cs="ArialMT"/>
          <w:sz w:val="24"/>
          <w:szCs w:val="24"/>
        </w:rPr>
      </w:pPr>
      <w:ins w:id="87" w:author="mary.inoue@fap.local" w:date="2026-09-22T12:51:00Z" w16du:dateUtc="2026-09-22T16:51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0639DDF9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8" w:author="mary.inoue@fap.local" w:date="2026-09-22T12:51:00Z" w16du:dateUtc="2026-09-22T16:51:00Z"/>
          <w:rFonts w:ascii="ArialMT" w:hAnsi="ArialMT" w:cs="ArialMT"/>
          <w:sz w:val="24"/>
          <w:szCs w:val="24"/>
        </w:rPr>
      </w:pPr>
    </w:p>
    <w:p w14:paraId="75055DCA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2:51:00Z" w16du:dateUtc="2026-09-22T16:51:00Z"/>
          <w:rFonts w:ascii="ArialMT" w:hAnsi="ArialMT" w:cs="ArialMT"/>
          <w:sz w:val="24"/>
          <w:szCs w:val="24"/>
        </w:rPr>
      </w:pPr>
      <w:ins w:id="90" w:author="mary.inoue@fap.local" w:date="2026-09-22T12:51:00Z" w16du:dateUtc="2026-09-22T16:51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69EC0165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2:51:00Z" w16du:dateUtc="2026-09-22T16:51:00Z"/>
          <w:rFonts w:ascii="ArialMT" w:hAnsi="ArialMT" w:cs="ArialMT"/>
          <w:sz w:val="24"/>
          <w:szCs w:val="24"/>
        </w:rPr>
      </w:pPr>
    </w:p>
    <w:p w14:paraId="1DFE7901" w14:textId="77777777" w:rsidR="004B4464" w:rsidRPr="000759E6" w:rsidRDefault="004B4464" w:rsidP="004B4464">
      <w:pPr>
        <w:rPr>
          <w:ins w:id="92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93" w:author="mary.inoue@fap.local" w:date="2026-09-22T12:51:00Z" w16du:dateUtc="2026-09-22T16:51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4674D1C3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94" w:author="mary.inoue@fap.local" w:date="2026-09-22T12:51:00Z" w16du:dateUtc="2026-09-22T16:51:00Z"/>
          <w:rFonts w:ascii="ArialMT" w:hAnsi="ArialMT" w:cs="ArialMT"/>
          <w:sz w:val="24"/>
          <w:szCs w:val="24"/>
        </w:rPr>
      </w:pPr>
    </w:p>
    <w:p w14:paraId="0A9FFABD" w14:textId="77777777" w:rsidR="009C4CE8" w:rsidRDefault="009C4CE8" w:rsidP="00A5391B">
      <w:pPr>
        <w:rPr>
          <w:ins w:id="95" w:author="mary.inoue@fap.local" w:date="2026-09-22T12:51:00Z" w16du:dateUtc="2026-09-22T16:51:00Z"/>
          <w:rFonts w:ascii="Arial" w:hAnsi="Arial" w:cs="Arial"/>
          <w:sz w:val="24"/>
          <w:szCs w:val="24"/>
          <w:lang w:val="en-US"/>
        </w:rPr>
      </w:pPr>
    </w:p>
    <w:p w14:paraId="3662D06B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6" w:author="mary.inoue@fap.local" w:date="2026-09-22T12:51:00Z" w16du:dateUtc="2026-09-22T16:51:00Z"/>
          <w:rFonts w:ascii="Arial" w:hAnsi="Arial" w:cs="Arial"/>
          <w:color w:val="000000"/>
          <w:sz w:val="24"/>
          <w:szCs w:val="24"/>
        </w:rPr>
      </w:pPr>
      <w:ins w:id="97" w:author="mary.inoue@fap.local" w:date="2026-09-22T12:51:00Z" w16du:dateUtc="2026-09-22T16:51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07E275B6" w14:textId="77777777" w:rsidR="00AA2126" w:rsidRDefault="00AA2126" w:rsidP="00A5391B">
      <w:pPr>
        <w:rPr>
          <w:ins w:id="98" w:author="mary.inoue@fap.local" w:date="2026-09-22T12:51:00Z" w16du:dateUtc="2026-09-22T16:51:00Z"/>
          <w:rFonts w:ascii="Arial" w:hAnsi="Arial" w:cs="Arial"/>
          <w:sz w:val="24"/>
          <w:szCs w:val="24"/>
          <w:lang w:val="en-US"/>
        </w:rPr>
      </w:pPr>
    </w:p>
    <w:p w14:paraId="15CA7C9E" w14:textId="77777777" w:rsidR="00DC250C" w:rsidRDefault="00500EF8" w:rsidP="00A5391B">
      <w:pPr>
        <w:rPr>
          <w:ins w:id="99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100" w:author="mary.inoue@fap.local" w:date="2026-09-22T12:51:00Z" w16du:dateUtc="2026-09-22T16:51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141B8767" w14:textId="77777777" w:rsidR="00ED46E8" w:rsidRPr="002D0762" w:rsidRDefault="00ED46E8" w:rsidP="00ED46E8">
      <w:pPr>
        <w:rPr>
          <w:ins w:id="101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102" w:author="mary.inoue@fap.local" w:date="2026-09-22T12:51:00Z" w16du:dateUtc="2026-09-22T16:51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7F263143" w14:textId="77777777" w:rsidR="00ED46E8" w:rsidRPr="00500EF8" w:rsidRDefault="00ED46E8" w:rsidP="00A5391B">
      <w:pPr>
        <w:rPr>
          <w:ins w:id="103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773CD60A" w14:textId="77777777" w:rsidR="00DC250C" w:rsidRDefault="005B3636" w:rsidP="00A5391B">
      <w:pPr>
        <w:rPr>
          <w:ins w:id="104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105" w:author="mary.inoue@fap.local" w:date="2026-09-22T12:51:00Z" w16du:dateUtc="2026-09-22T16:51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73EC43D4" w14:textId="77777777" w:rsidR="00E0284E" w:rsidRPr="00674D51" w:rsidRDefault="00E0284E" w:rsidP="00A5391B">
      <w:pPr>
        <w:rPr>
          <w:ins w:id="106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107" w:author="mary.inoue@fap.local" w:date="2026-09-22T12:51:00Z" w16du:dateUtc="2026-09-22T16:51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49F30225" w14:textId="77777777" w:rsidR="00AA2126" w:rsidRDefault="00AA2126" w:rsidP="00AA2126">
      <w:pPr>
        <w:pStyle w:val="Default"/>
        <w:rPr>
          <w:ins w:id="108" w:author="mary.inoue@fap.local" w:date="2026-09-22T12:51:00Z" w16du:dateUtc="2026-09-22T16:51:00Z"/>
        </w:rPr>
      </w:pPr>
      <w:ins w:id="109" w:author="mary.inoue@fap.local" w:date="2026-09-22T12:51:00Z" w16du:dateUtc="2026-09-22T16:51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0AA60F19" w14:textId="77777777" w:rsidR="000172AA" w:rsidRDefault="000172AA" w:rsidP="00AA2126">
      <w:pPr>
        <w:pStyle w:val="Default"/>
        <w:rPr>
          <w:ins w:id="110" w:author="mary.inoue@fap.local" w:date="2026-09-22T12:51:00Z" w16du:dateUtc="2026-09-22T16:51:00Z"/>
        </w:rPr>
      </w:pPr>
    </w:p>
    <w:p w14:paraId="1F9DFAC4" w14:textId="77777777" w:rsidR="000172AA" w:rsidRDefault="000172AA" w:rsidP="000172AA">
      <w:pPr>
        <w:rPr>
          <w:ins w:id="111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112" w:author="mary.inoue@fap.local" w:date="2026-09-22T12:51:00Z" w16du:dateUtc="2026-09-22T16:51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0AA9EC07" w14:textId="77777777" w:rsidR="000172AA" w:rsidRDefault="000172AA" w:rsidP="00AA2126">
      <w:pPr>
        <w:pStyle w:val="Default"/>
        <w:rPr>
          <w:ins w:id="113" w:author="mary.inoue@fap.local" w:date="2026-09-22T12:51:00Z" w16du:dateUtc="2026-09-22T16:51:00Z"/>
        </w:rPr>
      </w:pPr>
    </w:p>
    <w:p w14:paraId="33D06C36" w14:textId="77777777" w:rsidR="00AA2126" w:rsidRPr="00345AD1" w:rsidRDefault="00AA2126" w:rsidP="00AA2126">
      <w:pPr>
        <w:pStyle w:val="Default"/>
        <w:rPr>
          <w:ins w:id="114" w:author="mary.inoue@fap.local" w:date="2026-09-22T12:51:00Z" w16du:dateUtc="2026-09-22T16:51:00Z"/>
        </w:rPr>
      </w:pPr>
    </w:p>
    <w:p w14:paraId="5DD418C6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51:00Z" w16du:dateUtc="2026-09-22T16:51:00Z"/>
          <w:rFonts w:ascii="Arial" w:hAnsi="Arial" w:cs="Arial"/>
          <w:color w:val="000000"/>
          <w:sz w:val="24"/>
          <w:szCs w:val="24"/>
        </w:rPr>
      </w:pPr>
      <w:ins w:id="116" w:author="mary.inoue@fap.local" w:date="2026-09-22T12:51:00Z" w16du:dateUtc="2026-09-22T16:51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2CC756DF" w14:textId="77777777" w:rsidR="00AA2126" w:rsidRDefault="00AA2126" w:rsidP="00A5391B">
      <w:pPr>
        <w:rPr>
          <w:ins w:id="117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765C74E9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8" w:author="mary.inoue@fap.local" w:date="2026-09-22T12:51:00Z" w16du:dateUtc="2026-09-22T16:51:00Z"/>
          <w:rFonts w:ascii="Arial" w:hAnsi="Arial" w:cs="Arial"/>
          <w:color w:val="000000"/>
          <w:sz w:val="24"/>
          <w:szCs w:val="24"/>
        </w:rPr>
      </w:pPr>
      <w:ins w:id="119" w:author="mary.inoue@fap.local" w:date="2026-09-22T12:51:00Z" w16du:dateUtc="2026-09-22T16:51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53FE0EEC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20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548F4C60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51:00Z" w16du:dateUtc="2026-09-22T16:51:00Z"/>
          <w:rFonts w:ascii="Arial" w:hAnsi="Arial" w:cs="Arial"/>
          <w:b/>
          <w:sz w:val="24"/>
          <w:szCs w:val="24"/>
        </w:rPr>
      </w:pPr>
      <w:ins w:id="122" w:author="mary.inoue@fap.local" w:date="2026-09-22T12:51:00Z" w16du:dateUtc="2026-09-22T16:51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1871D425" w14:textId="77777777" w:rsidR="00C01CF0" w:rsidRDefault="00C01CF0" w:rsidP="00A5391B">
      <w:pPr>
        <w:rPr>
          <w:ins w:id="123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61E45E0A" w14:textId="77777777" w:rsidR="00E0284E" w:rsidRPr="006A49C0" w:rsidRDefault="006A49C0" w:rsidP="00A5391B">
      <w:pPr>
        <w:rPr>
          <w:ins w:id="124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125" w:author="mary.inoue@fap.local" w:date="2026-09-22T12:51:00Z" w16du:dateUtc="2026-09-22T16:51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10F8943B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6" w:author="mary.inoue@fap.local" w:date="2026-09-22T12:51:00Z" w16du:dateUtc="2026-09-22T16:51:00Z"/>
          <w:rFonts w:ascii="ArialMT" w:hAnsi="ArialMT" w:cs="ArialMT"/>
          <w:sz w:val="24"/>
          <w:szCs w:val="24"/>
        </w:rPr>
      </w:pPr>
    </w:p>
    <w:p w14:paraId="2B5B52CF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7" w:author="mary.inoue@fap.local" w:date="2026-09-22T12:51:00Z" w16du:dateUtc="2026-09-22T16:51:00Z"/>
          <w:rFonts w:ascii="ArialMT" w:hAnsi="ArialMT" w:cs="ArialMT"/>
          <w:sz w:val="24"/>
          <w:szCs w:val="24"/>
        </w:rPr>
      </w:pPr>
      <w:ins w:id="128" w:author="mary.inoue@fap.local" w:date="2026-09-22T12:51:00Z" w16du:dateUtc="2026-09-22T16:51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69848B97" w14:textId="77777777" w:rsidR="006575DD" w:rsidRDefault="006575DD" w:rsidP="006575DD">
      <w:pPr>
        <w:rPr>
          <w:ins w:id="129" w:author="mary.inoue@fap.local" w:date="2026-09-22T12:51:00Z" w16du:dateUtc="2026-09-22T16:51:00Z"/>
          <w:rFonts w:ascii="Arial" w:hAnsi="Arial" w:cs="Arial"/>
          <w:b/>
          <w:sz w:val="24"/>
          <w:szCs w:val="24"/>
        </w:rPr>
      </w:pPr>
    </w:p>
    <w:p w14:paraId="1CEC0922" w14:textId="77777777" w:rsidR="006A49C0" w:rsidRDefault="006575DD" w:rsidP="00A5391B">
      <w:pPr>
        <w:rPr>
          <w:ins w:id="130" w:author="mary.inoue@fap.local" w:date="2026-09-22T12:51:00Z" w16du:dateUtc="2026-09-22T16:51:00Z"/>
          <w:rFonts w:ascii="Arial" w:hAnsi="Arial" w:cs="Arial"/>
          <w:b/>
          <w:sz w:val="24"/>
          <w:szCs w:val="24"/>
        </w:rPr>
      </w:pPr>
      <w:ins w:id="131" w:author="mary.inoue@fap.local" w:date="2026-09-22T12:51:00Z" w16du:dateUtc="2026-09-22T16:51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262718B2" w14:textId="77777777" w:rsidR="004D03FD" w:rsidRDefault="004D03FD" w:rsidP="00A5391B">
      <w:pPr>
        <w:rPr>
          <w:ins w:id="132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133" w:author="mary.inoue@fap.local" w:date="2026-09-22T12:51:00Z" w16du:dateUtc="2026-09-22T16:51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44EB391C" w14:textId="77777777" w:rsidR="005B2275" w:rsidRDefault="005B2275" w:rsidP="00A5391B">
      <w:pPr>
        <w:rPr>
          <w:ins w:id="134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0EFAB5DA" w14:textId="77777777" w:rsidR="005B2275" w:rsidRPr="00FD6C0D" w:rsidRDefault="005B2275" w:rsidP="005B2275">
      <w:pPr>
        <w:rPr>
          <w:ins w:id="135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136" w:author="mary.inoue@fap.local" w:date="2026-09-22T12:51:00Z" w16du:dateUtc="2026-09-22T16:51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431F1508" w14:textId="77777777" w:rsidR="005B2275" w:rsidRPr="004D03FD" w:rsidRDefault="005B2275" w:rsidP="00A5391B">
      <w:pPr>
        <w:rPr>
          <w:ins w:id="137" w:author="mary.inoue@fap.local" w:date="2026-09-22T12:51:00Z" w16du:dateUtc="2026-09-22T16:51:00Z"/>
          <w:rFonts w:ascii="Arial" w:hAnsi="Arial" w:cs="Arial"/>
          <w:b/>
          <w:sz w:val="24"/>
          <w:szCs w:val="24"/>
        </w:rPr>
      </w:pPr>
    </w:p>
    <w:p w14:paraId="1A76AD86" w14:textId="77777777" w:rsidR="00C43956" w:rsidRDefault="00C43956" w:rsidP="00C43956">
      <w:pPr>
        <w:rPr>
          <w:ins w:id="138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139" w:author="mary.inoue@fap.local" w:date="2026-09-22T12:51:00Z" w16du:dateUtc="2026-09-22T16:51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55EBAA72" w14:textId="77777777" w:rsidR="00A54CA6" w:rsidRPr="00C6444F" w:rsidRDefault="00A54CA6" w:rsidP="00A54CA6">
      <w:pPr>
        <w:rPr>
          <w:ins w:id="140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141" w:author="mary.inoue@fap.local" w:date="2026-09-22T12:51:00Z" w16du:dateUtc="2026-09-22T16:51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4CF6BD2B" w14:textId="77777777" w:rsidR="00A54CA6" w:rsidRDefault="00A54CA6" w:rsidP="00A54CA6">
      <w:pPr>
        <w:rPr>
          <w:ins w:id="142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30C3E7B9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43" w:author="mary.inoue@fap.local" w:date="2026-09-22T12:51:00Z" w16du:dateUtc="2026-09-22T16:51:00Z"/>
          <w:rFonts w:ascii="ArialMT" w:hAnsi="ArialMT" w:cs="ArialMT"/>
          <w:sz w:val="24"/>
          <w:szCs w:val="24"/>
        </w:rPr>
      </w:pPr>
      <w:ins w:id="144" w:author="mary.inoue@fap.local" w:date="2026-09-22T12:51:00Z" w16du:dateUtc="2026-09-22T16:51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669D7A86" w14:textId="77777777" w:rsidR="00C43956" w:rsidRDefault="00C43956" w:rsidP="00A5391B">
      <w:pPr>
        <w:rPr>
          <w:ins w:id="145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42724A1C" w14:textId="77777777" w:rsidR="00ED407E" w:rsidRPr="00345AD1" w:rsidRDefault="00ED407E" w:rsidP="00ED407E">
      <w:pPr>
        <w:pStyle w:val="Default"/>
        <w:rPr>
          <w:ins w:id="146" w:author="mary.inoue@fap.local" w:date="2026-09-22T12:51:00Z" w16du:dateUtc="2026-09-22T16:51:00Z"/>
        </w:rPr>
      </w:pPr>
      <w:ins w:id="147" w:author="mary.inoue@fap.local" w:date="2026-09-22T12:51:00Z" w16du:dateUtc="2026-09-22T16:51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3591EF6F" w14:textId="77777777" w:rsidR="00ED407E" w:rsidRDefault="00ED407E" w:rsidP="00A5391B">
      <w:pPr>
        <w:rPr>
          <w:ins w:id="148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3A9B584E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9" w:author="mary.inoue@fap.local" w:date="2026-09-22T12:51:00Z" w16du:dateUtc="2026-09-22T16:51:00Z"/>
          <w:rFonts w:ascii="ArialMT" w:hAnsi="ArialMT" w:cs="ArialMT"/>
          <w:sz w:val="24"/>
          <w:szCs w:val="24"/>
        </w:rPr>
      </w:pPr>
      <w:ins w:id="150" w:author="mary.inoue@fap.local" w:date="2026-09-22T12:51:00Z" w16du:dateUtc="2026-09-22T16:51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74978026" w14:textId="77777777" w:rsidR="00AE71D2" w:rsidRDefault="00AE71D2" w:rsidP="00A5391B">
      <w:pPr>
        <w:rPr>
          <w:ins w:id="151" w:author="mary.inoue@fap.local" w:date="2026-09-22T12:51:00Z" w16du:dateUtc="2026-09-22T16:51:00Z"/>
          <w:rFonts w:ascii="Arial" w:hAnsi="Arial" w:cs="Arial"/>
          <w:color w:val="000000"/>
          <w:sz w:val="24"/>
          <w:szCs w:val="24"/>
        </w:rPr>
      </w:pPr>
    </w:p>
    <w:p w14:paraId="731C2D82" w14:textId="77777777" w:rsidR="00901CD7" w:rsidRDefault="00AE71D2" w:rsidP="00A5391B">
      <w:pPr>
        <w:rPr>
          <w:ins w:id="152" w:author="mary.inoue@fap.local" w:date="2026-09-22T12:51:00Z" w16du:dateUtc="2026-09-22T16:51:00Z"/>
          <w:rFonts w:ascii="Arial" w:hAnsi="Arial" w:cs="Arial"/>
          <w:color w:val="000000"/>
          <w:sz w:val="24"/>
          <w:szCs w:val="24"/>
        </w:rPr>
      </w:pPr>
      <w:ins w:id="153" w:author="mary.inoue@fap.local" w:date="2026-09-22T12:51:00Z" w16du:dateUtc="2026-09-22T16:5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1B0AD03C" w14:textId="77777777" w:rsidR="00D64C4F" w:rsidRPr="00345AD1" w:rsidRDefault="00D64C4F" w:rsidP="00D64C4F">
      <w:pPr>
        <w:pStyle w:val="Default"/>
        <w:rPr>
          <w:ins w:id="154" w:author="mary.inoue@fap.local" w:date="2026-09-22T12:51:00Z" w16du:dateUtc="2026-09-22T16:51:00Z"/>
        </w:rPr>
      </w:pPr>
      <w:ins w:id="155" w:author="mary.inoue@fap.local" w:date="2026-09-22T12:51:00Z" w16du:dateUtc="2026-09-22T16:51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08E358F4" w14:textId="77777777" w:rsidR="00D64C4F" w:rsidRDefault="00D64C4F" w:rsidP="00A5391B">
      <w:pPr>
        <w:rPr>
          <w:ins w:id="156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14D8433D" w14:textId="77777777" w:rsidR="00D1508E" w:rsidRDefault="00D1508E" w:rsidP="00D1508E">
      <w:pPr>
        <w:pStyle w:val="Default"/>
        <w:rPr>
          <w:ins w:id="157" w:author="mary.inoue@fap.local" w:date="2026-09-22T12:51:00Z" w16du:dateUtc="2026-09-22T16:51:00Z"/>
        </w:rPr>
      </w:pPr>
      <w:ins w:id="158" w:author="mary.inoue@fap.local" w:date="2026-09-22T12:51:00Z" w16du:dateUtc="2026-09-22T16:51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47983049" w14:textId="77777777" w:rsidR="00D1508E" w:rsidRDefault="00D1508E" w:rsidP="00A5391B">
      <w:pPr>
        <w:rPr>
          <w:ins w:id="159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3481320B" w14:textId="77777777" w:rsidR="00C43956" w:rsidRDefault="00C43956" w:rsidP="00A5391B">
      <w:pPr>
        <w:rPr>
          <w:ins w:id="160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5B699B73" w14:textId="77777777" w:rsidR="00425F7C" w:rsidRPr="009B31F7" w:rsidRDefault="009B31F7" w:rsidP="00A5391B">
      <w:pPr>
        <w:rPr>
          <w:ins w:id="161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162" w:author="mary.inoue@fap.local" w:date="2026-09-22T12:51:00Z" w16du:dateUtc="2026-09-22T16:51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7D7D613E" w14:textId="77777777" w:rsidR="00425F7C" w:rsidRDefault="00C549DE" w:rsidP="00A5391B">
      <w:pPr>
        <w:rPr>
          <w:ins w:id="163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164" w:author="mary.inoue@fap.local" w:date="2026-09-22T12:51:00Z" w16du:dateUtc="2026-09-22T16:51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4E0878E4" w14:textId="77777777" w:rsidR="0040121F" w:rsidRDefault="0040121F" w:rsidP="0040121F">
      <w:pPr>
        <w:rPr>
          <w:ins w:id="165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166" w:author="mary.inoue@fap.local" w:date="2026-09-22T12:51:00Z" w16du:dateUtc="2026-09-22T16:51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361295ED" w14:textId="77777777" w:rsidR="00A2270B" w:rsidRPr="00AF56D5" w:rsidRDefault="00A2270B" w:rsidP="00A2270B">
      <w:pPr>
        <w:rPr>
          <w:ins w:id="167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168" w:author="mary.inoue@fap.local" w:date="2026-09-22T12:51:00Z" w16du:dateUtc="2026-09-22T16:51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020E6970" w14:textId="77777777" w:rsidR="00E45383" w:rsidRDefault="00E45383" w:rsidP="00E45383">
      <w:pPr>
        <w:rPr>
          <w:ins w:id="169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7DEF93F9" w14:textId="77777777" w:rsidR="00395556" w:rsidRPr="000642ED" w:rsidRDefault="00395556" w:rsidP="00395556">
      <w:pPr>
        <w:rPr>
          <w:ins w:id="170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171" w:author="mary.inoue@fap.local" w:date="2026-09-22T12:51:00Z" w16du:dateUtc="2026-09-22T16:51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6B0CB0B1" w14:textId="77777777" w:rsidR="0040121F" w:rsidRDefault="0040121F" w:rsidP="0040121F">
      <w:pPr>
        <w:rPr>
          <w:ins w:id="172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60E36305" w14:textId="77777777" w:rsidR="00395556" w:rsidRDefault="00395556" w:rsidP="00E45383">
      <w:pPr>
        <w:rPr>
          <w:ins w:id="173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0E5AA63D" w14:textId="77777777" w:rsidR="00E45383" w:rsidRPr="0050434A" w:rsidRDefault="00E45383" w:rsidP="00E45383">
      <w:pPr>
        <w:rPr>
          <w:ins w:id="174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175" w:author="mary.inoue@fap.local" w:date="2026-09-22T12:51:00Z" w16du:dateUtc="2026-09-22T16:51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46A82975" w14:textId="77777777" w:rsidR="00723985" w:rsidRDefault="00723985" w:rsidP="00723985">
      <w:pPr>
        <w:pStyle w:val="Default"/>
        <w:rPr>
          <w:ins w:id="176" w:author="mary.inoue@fap.local" w:date="2026-09-22T12:51:00Z" w16du:dateUtc="2026-09-22T16:51:00Z"/>
        </w:rPr>
      </w:pPr>
    </w:p>
    <w:p w14:paraId="3C4B494B" w14:textId="77777777" w:rsidR="00EB44BF" w:rsidRPr="008D7954" w:rsidRDefault="00EB44BF" w:rsidP="00EB44BF">
      <w:pPr>
        <w:rPr>
          <w:ins w:id="177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178" w:author="mary.inoue@fap.local" w:date="2026-09-22T12:51:00Z" w16du:dateUtc="2026-09-22T16:51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2F478948" w14:textId="77777777" w:rsidR="00E45383" w:rsidRDefault="00E45383" w:rsidP="00723985">
      <w:pPr>
        <w:pStyle w:val="Default"/>
        <w:rPr>
          <w:ins w:id="179" w:author="mary.inoue@fap.local" w:date="2026-09-22T12:51:00Z" w16du:dateUtc="2026-09-22T16:51:00Z"/>
        </w:rPr>
      </w:pPr>
    </w:p>
    <w:p w14:paraId="666A4A1F" w14:textId="77777777" w:rsidR="00723985" w:rsidRPr="00345AD1" w:rsidRDefault="00723985" w:rsidP="00723985">
      <w:pPr>
        <w:pStyle w:val="Default"/>
        <w:rPr>
          <w:ins w:id="180" w:author="mary.inoue@fap.local" w:date="2026-09-22T12:51:00Z" w16du:dateUtc="2026-09-22T16:51:00Z"/>
        </w:rPr>
      </w:pPr>
      <w:ins w:id="181" w:author="mary.inoue@fap.local" w:date="2026-09-22T12:51:00Z" w16du:dateUtc="2026-09-22T16:51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16AA8598" w14:textId="77777777" w:rsidR="00723985" w:rsidRDefault="00723985" w:rsidP="00A5391B">
      <w:pPr>
        <w:rPr>
          <w:ins w:id="182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26D3D523" w14:textId="77777777" w:rsidR="00B30730" w:rsidRPr="00345AD1" w:rsidRDefault="00B30730" w:rsidP="00B30730">
      <w:pPr>
        <w:pStyle w:val="Default"/>
        <w:rPr>
          <w:ins w:id="183" w:author="mary.inoue@fap.local" w:date="2026-09-22T12:51:00Z" w16du:dateUtc="2026-09-22T16:51:00Z"/>
        </w:rPr>
      </w:pPr>
      <w:ins w:id="184" w:author="mary.inoue@fap.local" w:date="2026-09-22T12:51:00Z" w16du:dateUtc="2026-09-22T16:51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27A46D0B" w14:textId="77777777" w:rsidR="00B30730" w:rsidRDefault="00B30730" w:rsidP="00A5391B">
      <w:pPr>
        <w:rPr>
          <w:ins w:id="185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69F803DA" w14:textId="77777777" w:rsidR="00723985" w:rsidRDefault="00723985" w:rsidP="00A5391B">
      <w:pPr>
        <w:rPr>
          <w:ins w:id="186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6AB8BF9F" w14:textId="77777777" w:rsidR="00723985" w:rsidRDefault="00723985" w:rsidP="00A5391B">
      <w:pPr>
        <w:rPr>
          <w:ins w:id="187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4C9C3983" w14:textId="77777777" w:rsidR="00BC4C01" w:rsidRPr="00BC4C01" w:rsidRDefault="00BC4C01" w:rsidP="00A5391B">
      <w:pPr>
        <w:rPr>
          <w:ins w:id="188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189" w:author="mary.inoue@fap.local" w:date="2026-09-22T12:51:00Z" w16du:dateUtc="2026-09-22T16:51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20572F02" w14:textId="77777777" w:rsidR="00B23618" w:rsidRDefault="00B23618" w:rsidP="00B23618">
      <w:pPr>
        <w:rPr>
          <w:ins w:id="190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191" w:author="mary.inoue@fap.local" w:date="2026-09-22T12:51:00Z" w16du:dateUtc="2026-09-22T16:51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4BB32017" w14:textId="77777777" w:rsidR="00B23618" w:rsidRDefault="00B23618" w:rsidP="00A5391B">
      <w:pPr>
        <w:rPr>
          <w:ins w:id="192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31E2ED52" w14:textId="77777777" w:rsidR="00B23618" w:rsidRDefault="00B23618" w:rsidP="00A5391B">
      <w:pPr>
        <w:rPr>
          <w:ins w:id="193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69B729E5" w14:textId="77777777" w:rsidR="006D73AD" w:rsidRDefault="006F5CEB" w:rsidP="00A5391B">
      <w:pPr>
        <w:rPr>
          <w:ins w:id="194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195" w:author="mary.inoue@fap.local" w:date="2026-09-22T12:51:00Z" w16du:dateUtc="2026-09-22T16:51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32CF1E7E" w14:textId="77777777" w:rsidR="00B23618" w:rsidRPr="003A0E43" w:rsidRDefault="00B23618" w:rsidP="00B23618">
      <w:pPr>
        <w:rPr>
          <w:ins w:id="196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197" w:author="mary.inoue@fap.local" w:date="2026-09-22T12:51:00Z" w16du:dateUtc="2026-09-22T16:51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4ED19B9E" w14:textId="77777777" w:rsidR="00B30730" w:rsidRDefault="00B30730" w:rsidP="00A5391B">
      <w:pPr>
        <w:rPr>
          <w:ins w:id="198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5A4BE00D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2:51:00Z" w16du:dateUtc="2026-09-22T16:51:00Z"/>
          <w:rFonts w:ascii="ArialMT" w:hAnsi="ArialMT" w:cs="ArialMT"/>
          <w:sz w:val="24"/>
          <w:szCs w:val="24"/>
        </w:rPr>
      </w:pPr>
      <w:ins w:id="200" w:author="mary.inoue@fap.local" w:date="2026-09-22T12:51:00Z" w16du:dateUtc="2026-09-22T16:51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2BDF42E4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201" w:author="mary.inoue@fap.local" w:date="2026-09-22T12:51:00Z" w16du:dateUtc="2026-09-22T16:51:00Z"/>
          <w:rFonts w:ascii="ArialMT" w:hAnsi="ArialMT" w:cs="ArialMT"/>
          <w:sz w:val="24"/>
          <w:szCs w:val="24"/>
        </w:rPr>
      </w:pPr>
    </w:p>
    <w:p w14:paraId="2F15FB72" w14:textId="77777777" w:rsidR="00B23618" w:rsidRDefault="00B23618" w:rsidP="00B23618">
      <w:pPr>
        <w:rPr>
          <w:ins w:id="202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203" w:author="mary.inoue@fap.local" w:date="2026-09-22T12:51:00Z" w16du:dateUtc="2026-09-22T16:51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795C1D5A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204" w:author="mary.inoue@fap.local" w:date="2026-09-22T12:51:00Z" w16du:dateUtc="2026-09-22T16:51:00Z"/>
          <w:rFonts w:ascii="Arial" w:hAnsi="Arial" w:cs="Arial"/>
          <w:color w:val="000000"/>
          <w:sz w:val="24"/>
          <w:szCs w:val="24"/>
        </w:rPr>
      </w:pPr>
      <w:ins w:id="205" w:author="mary.inoue@fap.local" w:date="2026-09-22T12:51:00Z" w16du:dateUtc="2026-09-22T16:5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5DDEF6D6" w14:textId="77777777" w:rsidR="00B23618" w:rsidRPr="00345AD1" w:rsidRDefault="00B23618" w:rsidP="00B23618">
      <w:pPr>
        <w:pStyle w:val="Default"/>
        <w:rPr>
          <w:ins w:id="206" w:author="mary.inoue@fap.local" w:date="2026-09-22T12:51:00Z" w16du:dateUtc="2026-09-22T16:51:00Z"/>
        </w:rPr>
      </w:pPr>
      <w:ins w:id="207" w:author="mary.inoue@fap.local" w:date="2026-09-22T12:51:00Z" w16du:dateUtc="2026-09-22T16:51:00Z">
        <w:r w:rsidRPr="00345AD1">
          <w:t xml:space="preserve"> </w:t>
        </w:r>
      </w:ins>
    </w:p>
    <w:p w14:paraId="4DB05438" w14:textId="77777777" w:rsidR="00B23618" w:rsidRDefault="00B23618" w:rsidP="00B23618">
      <w:pPr>
        <w:rPr>
          <w:ins w:id="208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009BD871" w14:textId="77777777" w:rsidR="00B23618" w:rsidRDefault="00B23618" w:rsidP="00B23618">
      <w:pPr>
        <w:rPr>
          <w:ins w:id="209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75CB1055" w14:textId="77777777" w:rsidR="00B23618" w:rsidRDefault="00B23618" w:rsidP="00B23618">
      <w:pPr>
        <w:rPr>
          <w:ins w:id="210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211" w:author="mary.inoue@fap.local" w:date="2026-09-22T12:51:00Z" w16du:dateUtc="2026-09-22T16:51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0A3E904F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2:51:00Z" w16du:dateUtc="2026-09-22T16:51:00Z"/>
          <w:rFonts w:ascii="ArialMT" w:hAnsi="ArialMT" w:cs="ArialMT"/>
          <w:sz w:val="24"/>
          <w:szCs w:val="24"/>
        </w:rPr>
      </w:pPr>
    </w:p>
    <w:p w14:paraId="1D32D648" w14:textId="77777777" w:rsidR="00B30730" w:rsidRDefault="00B30730" w:rsidP="00A5391B">
      <w:pPr>
        <w:rPr>
          <w:ins w:id="213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425348BF" w14:textId="77777777" w:rsidR="00D1600A" w:rsidRPr="00345AD1" w:rsidRDefault="00D1600A" w:rsidP="00D1600A">
      <w:pPr>
        <w:pStyle w:val="Default"/>
        <w:rPr>
          <w:ins w:id="214" w:author="mary.inoue@fap.local" w:date="2026-09-22T12:51:00Z" w16du:dateUtc="2026-09-22T16:51:00Z"/>
        </w:rPr>
      </w:pPr>
      <w:ins w:id="215" w:author="mary.inoue@fap.local" w:date="2026-09-22T12:51:00Z" w16du:dateUtc="2026-09-22T16:51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101A90E5" w14:textId="77777777" w:rsidR="004175E5" w:rsidRDefault="004175E5" w:rsidP="00A5391B">
      <w:pPr>
        <w:rPr>
          <w:ins w:id="216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66355BEF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2:51:00Z" w16du:dateUtc="2026-09-22T16:51:00Z"/>
          <w:rFonts w:ascii="Arial" w:hAnsi="Arial" w:cs="Arial"/>
          <w:b/>
          <w:sz w:val="24"/>
          <w:szCs w:val="24"/>
        </w:rPr>
      </w:pPr>
      <w:ins w:id="218" w:author="mary.inoue@fap.local" w:date="2026-09-22T12:51:00Z" w16du:dateUtc="2026-09-22T16:51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2814C940" w14:textId="77777777" w:rsidR="00F33C0F" w:rsidRDefault="00F33C0F" w:rsidP="00A5391B">
      <w:pPr>
        <w:rPr>
          <w:ins w:id="219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40796588" w14:textId="77777777" w:rsidR="00D60738" w:rsidRDefault="00D60738" w:rsidP="00A5391B">
      <w:pPr>
        <w:rPr>
          <w:ins w:id="220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221" w:author="mary.inoue@fap.local" w:date="2026-09-22T12:51:00Z" w16du:dateUtc="2026-09-22T16:51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0C38DE9D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22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223" w:author="mary.inoue@fap.local" w:date="2026-09-22T12:51:00Z" w16du:dateUtc="2026-09-22T16:51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7CC0D618" w14:textId="77777777" w:rsidR="00A24980" w:rsidRPr="00D60738" w:rsidRDefault="00A24980" w:rsidP="00A5391B">
      <w:pPr>
        <w:rPr>
          <w:ins w:id="224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0CE2453E" w14:textId="77777777" w:rsidR="00163BDD" w:rsidRDefault="00163BDD" w:rsidP="00A5391B">
      <w:pPr>
        <w:rPr>
          <w:ins w:id="225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226" w:author="mary.inoue@fap.local" w:date="2026-09-22T12:51:00Z" w16du:dateUtc="2026-09-22T16:51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5F870C00" w14:textId="77777777" w:rsidR="00B23618" w:rsidRDefault="00B23618" w:rsidP="00A5391B">
      <w:pPr>
        <w:rPr>
          <w:ins w:id="227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5AE449D8" w14:textId="77777777" w:rsidR="00B23618" w:rsidRDefault="00B23618" w:rsidP="00B23618">
      <w:pPr>
        <w:rPr>
          <w:ins w:id="228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02F1C840" w14:textId="77777777" w:rsidR="00B23618" w:rsidRDefault="00B23618" w:rsidP="00A5391B">
      <w:pPr>
        <w:rPr>
          <w:ins w:id="229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109BFE7E" w14:textId="77777777" w:rsidR="00094AC5" w:rsidRDefault="00094AC5" w:rsidP="00094AC5">
      <w:pPr>
        <w:pStyle w:val="Default"/>
        <w:rPr>
          <w:ins w:id="230" w:author="mary.inoue@fap.local" w:date="2026-09-22T12:51:00Z" w16du:dateUtc="2026-09-22T16:51:00Z"/>
        </w:rPr>
      </w:pPr>
      <w:ins w:id="231" w:author="mary.inoue@fap.local" w:date="2026-09-22T12:51:00Z" w16du:dateUtc="2026-09-22T16:51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4B7EE6F1" w14:textId="77777777" w:rsidR="00B23618" w:rsidRDefault="00B23618" w:rsidP="00B23618">
      <w:pPr>
        <w:rPr>
          <w:ins w:id="232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5E6E7AC0" w14:textId="77777777" w:rsidR="00B23618" w:rsidRPr="003268AD" w:rsidRDefault="00B23618" w:rsidP="00B23618">
      <w:pPr>
        <w:rPr>
          <w:ins w:id="233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234" w:author="mary.inoue@fap.local" w:date="2026-09-22T12:51:00Z" w16du:dateUtc="2026-09-22T16:51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4F67F15D" w14:textId="77777777" w:rsidR="00B23618" w:rsidRPr="005B78AA" w:rsidRDefault="00B23618" w:rsidP="00B23618">
      <w:pPr>
        <w:rPr>
          <w:ins w:id="235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236" w:author="mary.inoue@fap.local" w:date="2026-09-22T12:51:00Z" w16du:dateUtc="2026-09-22T16:51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61A35FEA" w14:textId="77777777" w:rsidR="00B23618" w:rsidRPr="00345AD1" w:rsidRDefault="00B23618" w:rsidP="00094AC5">
      <w:pPr>
        <w:pStyle w:val="Default"/>
        <w:rPr>
          <w:ins w:id="237" w:author="mary.inoue@fap.local" w:date="2026-09-22T12:51:00Z" w16du:dateUtc="2026-09-22T16:51:00Z"/>
        </w:rPr>
      </w:pPr>
    </w:p>
    <w:p w14:paraId="53A379C2" w14:textId="77777777" w:rsidR="00094AC5" w:rsidRDefault="00094AC5" w:rsidP="00094AC5">
      <w:pPr>
        <w:pStyle w:val="Default"/>
        <w:rPr>
          <w:ins w:id="238" w:author="mary.inoue@fap.local" w:date="2026-09-22T12:51:00Z" w16du:dateUtc="2026-09-22T16:51:00Z"/>
        </w:rPr>
      </w:pPr>
    </w:p>
    <w:p w14:paraId="4182FAF1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9" w:author="mary.inoue@fap.local" w:date="2026-09-22T12:51:00Z" w16du:dateUtc="2026-09-22T16:51:00Z"/>
          <w:rFonts w:ascii="Arial" w:hAnsi="Arial" w:cs="Arial"/>
          <w:color w:val="000000"/>
          <w:sz w:val="24"/>
          <w:szCs w:val="24"/>
        </w:rPr>
      </w:pPr>
      <w:ins w:id="240" w:author="mary.inoue@fap.local" w:date="2026-09-22T12:51:00Z" w16du:dateUtc="2026-09-22T16:51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58E1C5DE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41" w:author="mary.inoue@fap.local" w:date="2026-09-22T12:51:00Z" w16du:dateUtc="2026-09-22T16:51:00Z"/>
          <w:rFonts w:ascii="Arial" w:hAnsi="Arial" w:cs="Arial"/>
          <w:color w:val="000000"/>
          <w:sz w:val="24"/>
          <w:szCs w:val="24"/>
        </w:rPr>
      </w:pPr>
    </w:p>
    <w:p w14:paraId="6870B913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2" w:author="mary.inoue@fap.local" w:date="2026-09-22T12:51:00Z" w16du:dateUtc="2026-09-22T16:51:00Z"/>
          <w:rFonts w:ascii="Arial" w:hAnsi="Arial" w:cs="Arial"/>
          <w:color w:val="000000"/>
          <w:sz w:val="24"/>
          <w:szCs w:val="24"/>
        </w:rPr>
      </w:pPr>
      <w:ins w:id="243" w:author="mary.inoue@fap.local" w:date="2026-09-22T12:51:00Z" w16du:dateUtc="2026-09-22T16:5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47790F87" w14:textId="77777777" w:rsidR="00094AC5" w:rsidRPr="00163BDD" w:rsidRDefault="00094AC5" w:rsidP="00A5391B">
      <w:pPr>
        <w:rPr>
          <w:ins w:id="244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0A559107" w14:textId="77777777" w:rsidR="00A5391B" w:rsidRPr="00A5391B" w:rsidRDefault="00A5391B" w:rsidP="00A5391B">
      <w:pPr>
        <w:rPr>
          <w:ins w:id="245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246" w:author="mary.inoue@fap.local" w:date="2026-09-22T12:51:00Z" w16du:dateUtc="2026-09-22T16:51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0FA96B00" w14:textId="77777777" w:rsidR="002C247D" w:rsidRDefault="002C247D" w:rsidP="002C247D">
      <w:pPr>
        <w:rPr>
          <w:ins w:id="247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248" w:author="mary.inoue@fap.local" w:date="2026-09-22T12:51:00Z" w16du:dateUtc="2026-09-22T16:51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717A8DFA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9" w:author="mary.inoue@fap.local" w:date="2026-09-22T12:51:00Z" w16du:dateUtc="2026-09-22T16:51:00Z"/>
          <w:rFonts w:ascii="ArialMT" w:hAnsi="ArialMT" w:cs="ArialMT"/>
          <w:sz w:val="24"/>
          <w:szCs w:val="24"/>
        </w:rPr>
      </w:pPr>
      <w:ins w:id="250" w:author="mary.inoue@fap.local" w:date="2026-09-22T12:51:00Z" w16du:dateUtc="2026-09-22T16:51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05A5ABC1" w14:textId="77777777" w:rsidR="00BB7F95" w:rsidRDefault="00BB7F95" w:rsidP="002C247D">
      <w:pPr>
        <w:rPr>
          <w:ins w:id="251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3FBACF39" w14:textId="77777777" w:rsidR="00BB7F95" w:rsidRDefault="00BB7F95" w:rsidP="002C247D">
      <w:pPr>
        <w:rPr>
          <w:ins w:id="252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7CAC9BD0" w14:textId="77777777" w:rsidR="00BB7F95" w:rsidRDefault="00BB7F95" w:rsidP="002C247D">
      <w:pPr>
        <w:rPr>
          <w:ins w:id="253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04E2802A" w14:textId="77777777" w:rsidR="00140891" w:rsidRDefault="00140891" w:rsidP="002C247D">
      <w:pPr>
        <w:rPr>
          <w:ins w:id="254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255" w:author="mary.inoue@fap.local" w:date="2026-09-22T12:51:00Z" w16du:dateUtc="2026-09-22T16:51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005B79A5" w14:textId="77777777" w:rsidR="00B23618" w:rsidRPr="005B78AA" w:rsidRDefault="00B23618" w:rsidP="00B23618">
      <w:pPr>
        <w:rPr>
          <w:ins w:id="256" w:author="mary.inoue@fap.local" w:date="2026-09-22T12:51:00Z" w16du:dateUtc="2026-09-22T16:51:00Z"/>
          <w:rFonts w:ascii="Arial" w:hAnsi="Arial" w:cs="Arial"/>
          <w:sz w:val="24"/>
          <w:szCs w:val="24"/>
        </w:rPr>
      </w:pPr>
      <w:bookmarkStart w:id="257" w:name="_Hlk10102745"/>
      <w:ins w:id="258" w:author="mary.inoue@fap.local" w:date="2026-09-22T12:51:00Z" w16du:dateUtc="2026-09-22T16:51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7"/>
    <w:p w14:paraId="50564CC3" w14:textId="77777777" w:rsidR="00B23618" w:rsidRPr="00140891" w:rsidRDefault="00B23618" w:rsidP="002C247D">
      <w:pPr>
        <w:rPr>
          <w:ins w:id="259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19CBB9EC" w14:textId="77777777" w:rsidR="00140891" w:rsidRDefault="00140891" w:rsidP="002C247D">
      <w:pPr>
        <w:rPr>
          <w:ins w:id="260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261" w:author="mary.inoue@fap.local" w:date="2026-09-22T12:51:00Z" w16du:dateUtc="2026-09-22T16:51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37A855DF" w14:textId="77777777" w:rsidR="00064320" w:rsidRDefault="00064320" w:rsidP="00064320">
      <w:pPr>
        <w:pStyle w:val="Default"/>
        <w:rPr>
          <w:ins w:id="262" w:author="mary.inoue@fap.local" w:date="2026-09-22T12:51:00Z" w16du:dateUtc="2026-09-22T16:51:00Z"/>
        </w:rPr>
      </w:pPr>
    </w:p>
    <w:p w14:paraId="4FF31C42" w14:textId="77777777" w:rsidR="00064320" w:rsidRPr="00345AD1" w:rsidRDefault="00064320" w:rsidP="00064320">
      <w:pPr>
        <w:pStyle w:val="Default"/>
        <w:rPr>
          <w:ins w:id="263" w:author="mary.inoue@fap.local" w:date="2026-09-22T12:51:00Z" w16du:dateUtc="2026-09-22T16:51:00Z"/>
        </w:rPr>
      </w:pPr>
      <w:ins w:id="264" w:author="mary.inoue@fap.local" w:date="2026-09-22T12:51:00Z" w16du:dateUtc="2026-09-22T16:51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3C8FFE6C" w14:textId="77777777" w:rsidR="00064320" w:rsidRDefault="00064320" w:rsidP="00064320">
      <w:pPr>
        <w:pStyle w:val="Default"/>
        <w:rPr>
          <w:ins w:id="265" w:author="mary.inoue@fap.local" w:date="2026-09-22T12:51:00Z" w16du:dateUtc="2026-09-22T16:51:00Z"/>
        </w:rPr>
      </w:pPr>
    </w:p>
    <w:p w14:paraId="7B204508" w14:textId="77777777" w:rsidR="00064320" w:rsidRPr="008A41B7" w:rsidRDefault="008A41B7" w:rsidP="002C247D">
      <w:pPr>
        <w:rPr>
          <w:ins w:id="266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267" w:author="mary.inoue@fap.local" w:date="2026-09-22T12:51:00Z" w16du:dateUtc="2026-09-22T16:51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20052EE8" w14:textId="77777777" w:rsidR="00064320" w:rsidRDefault="00064320" w:rsidP="002C247D">
      <w:pPr>
        <w:rPr>
          <w:ins w:id="268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01E53C72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9" w:author="mary.inoue@fap.local" w:date="2026-09-22T12:51:00Z" w16du:dateUtc="2026-09-22T16:51:00Z"/>
          <w:rFonts w:ascii="Arial" w:hAnsi="Arial" w:cs="Arial"/>
          <w:color w:val="000000"/>
          <w:sz w:val="24"/>
          <w:szCs w:val="24"/>
        </w:rPr>
      </w:pPr>
      <w:ins w:id="270" w:author="mary.inoue@fap.local" w:date="2026-09-22T12:51:00Z" w16du:dateUtc="2026-09-22T16:51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524CA3CD" w14:textId="77777777" w:rsidR="00706622" w:rsidRPr="00345AD1" w:rsidRDefault="00706622" w:rsidP="00706622">
      <w:pPr>
        <w:pStyle w:val="Default"/>
        <w:rPr>
          <w:ins w:id="271" w:author="mary.inoue@fap.local" w:date="2026-09-22T12:51:00Z" w16du:dateUtc="2026-09-22T16:51:00Z"/>
        </w:rPr>
      </w:pPr>
    </w:p>
    <w:p w14:paraId="6134C6C4" w14:textId="77777777" w:rsidR="00494500" w:rsidRDefault="00494500" w:rsidP="00494500">
      <w:pPr>
        <w:pStyle w:val="Default"/>
        <w:rPr>
          <w:ins w:id="272" w:author="mary.inoue@fap.local" w:date="2026-09-22T12:51:00Z" w16du:dateUtc="2026-09-22T16:51:00Z"/>
        </w:rPr>
      </w:pPr>
      <w:ins w:id="273" w:author="mary.inoue@fap.local" w:date="2026-09-22T12:51:00Z" w16du:dateUtc="2026-09-22T16:51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40BA2F22" w14:textId="77777777" w:rsidR="005201FD" w:rsidRDefault="005201FD" w:rsidP="00494500">
      <w:pPr>
        <w:pStyle w:val="Default"/>
        <w:rPr>
          <w:ins w:id="274" w:author="mary.inoue@fap.local" w:date="2026-09-22T12:51:00Z" w16du:dateUtc="2026-09-22T16:51:00Z"/>
        </w:rPr>
      </w:pPr>
    </w:p>
    <w:p w14:paraId="41AF14B3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5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276" w:author="mary.inoue@fap.local" w:date="2026-09-22T12:51:00Z" w16du:dateUtc="2026-09-22T16:51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74B9FFB3" w14:textId="77777777" w:rsidR="005201FD" w:rsidRPr="00345AD1" w:rsidRDefault="005201FD" w:rsidP="00494500">
      <w:pPr>
        <w:pStyle w:val="Default"/>
        <w:rPr>
          <w:ins w:id="277" w:author="mary.inoue@fap.local" w:date="2026-09-22T12:51:00Z" w16du:dateUtc="2026-09-22T16:51:00Z"/>
        </w:rPr>
      </w:pPr>
    </w:p>
    <w:p w14:paraId="1E936CB7" w14:textId="77777777" w:rsidR="00BD6490" w:rsidRPr="00345AD1" w:rsidRDefault="00BD6490" w:rsidP="00BD6490">
      <w:pPr>
        <w:pStyle w:val="Default"/>
        <w:rPr>
          <w:ins w:id="278" w:author="mary.inoue@fap.local" w:date="2026-09-22T12:51:00Z" w16du:dateUtc="2026-09-22T16:51:00Z"/>
        </w:rPr>
      </w:pPr>
      <w:ins w:id="279" w:author="mary.inoue@fap.local" w:date="2026-09-22T12:51:00Z" w16du:dateUtc="2026-09-22T16:51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18BE7788" w14:textId="77777777" w:rsidR="00064320" w:rsidRDefault="00064320" w:rsidP="002C247D">
      <w:pPr>
        <w:rPr>
          <w:ins w:id="280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5DFC6815" w14:textId="77777777" w:rsidR="00B9482B" w:rsidRDefault="00B9482B" w:rsidP="002C247D">
      <w:pPr>
        <w:rPr>
          <w:ins w:id="281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282" w:author="mary.inoue@fap.local" w:date="2026-09-22T12:51:00Z" w16du:dateUtc="2026-09-22T16:51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3731D901" w14:textId="77777777" w:rsidR="00B9482B" w:rsidRDefault="00B9482B" w:rsidP="002C247D">
      <w:pPr>
        <w:rPr>
          <w:ins w:id="283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284" w:author="mary.inoue@fap.local" w:date="2026-09-22T12:51:00Z" w16du:dateUtc="2026-09-22T16:51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0E5EBA02" w14:textId="77777777" w:rsidR="009801CD" w:rsidRDefault="009801CD" w:rsidP="002C247D">
      <w:pPr>
        <w:rPr>
          <w:ins w:id="285" w:author="mary.inoue@fap.local" w:date="2026-09-22T12:51:00Z" w16du:dateUtc="2026-09-22T16:51:00Z"/>
          <w:rFonts w:ascii="Arial" w:hAnsi="Arial" w:cs="Arial"/>
          <w:sz w:val="24"/>
          <w:szCs w:val="24"/>
        </w:rPr>
      </w:pPr>
      <w:ins w:id="286" w:author="mary.inoue@fap.local" w:date="2026-09-22T12:51:00Z" w16du:dateUtc="2026-09-22T16:51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63128C82" w14:textId="77777777" w:rsidR="00C10C2A" w:rsidRPr="00345AD1" w:rsidRDefault="00C10C2A" w:rsidP="00C10C2A">
      <w:pPr>
        <w:pStyle w:val="Default"/>
        <w:rPr>
          <w:ins w:id="287" w:author="mary.inoue@fap.local" w:date="2026-09-22T12:51:00Z" w16du:dateUtc="2026-09-22T16:51:00Z"/>
        </w:rPr>
      </w:pPr>
      <w:ins w:id="288" w:author="mary.inoue@fap.local" w:date="2026-09-22T12:51:00Z" w16du:dateUtc="2026-09-22T16:51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59A53064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9" w:author="mary.inoue@fap.local" w:date="2026-09-22T12:51:00Z" w16du:dateUtc="2026-09-22T16:51:00Z"/>
          <w:rFonts w:ascii="ArialMT" w:hAnsi="ArialMT" w:cs="ArialMT"/>
          <w:sz w:val="24"/>
          <w:szCs w:val="24"/>
        </w:rPr>
      </w:pPr>
    </w:p>
    <w:p w14:paraId="313E4C03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90" w:author="mary.inoue@fap.local" w:date="2026-09-22T12:51:00Z" w16du:dateUtc="2026-09-22T16:51:00Z"/>
          <w:rFonts w:ascii="ArialMT" w:hAnsi="ArialMT" w:cs="ArialMT"/>
          <w:sz w:val="24"/>
          <w:szCs w:val="24"/>
        </w:rPr>
      </w:pPr>
      <w:ins w:id="291" w:author="mary.inoue@fap.local" w:date="2026-09-22T12:51:00Z" w16du:dateUtc="2026-09-22T16:51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3DF6E735" w14:textId="77777777" w:rsidR="00C10C2A" w:rsidRPr="009801CD" w:rsidRDefault="00C10C2A" w:rsidP="002C247D">
      <w:pPr>
        <w:rPr>
          <w:ins w:id="292" w:author="mary.inoue@fap.local" w:date="2026-09-22T12:51:00Z" w16du:dateUtc="2026-09-22T16:51:00Z"/>
          <w:rFonts w:ascii="Arial" w:hAnsi="Arial" w:cs="Arial"/>
          <w:sz w:val="24"/>
          <w:szCs w:val="24"/>
        </w:rPr>
      </w:pPr>
    </w:p>
    <w:p w14:paraId="04A3BA73" w14:textId="7E3208D7" w:rsidR="00037B05" w:rsidRPr="00037B05" w:rsidRDefault="00491639" w:rsidP="00037B05">
      <w:pPr>
        <w:pStyle w:val="paragraph"/>
        <w:spacing w:before="0" w:beforeAutospacing="0" w:after="0" w:afterAutospacing="0"/>
        <w:textAlignment w:val="baseline"/>
        <w:rPr>
          <w:del w:id="293" w:author="mary.inoue@fap.local" w:date="2026-09-22T12:51:00Z" w16du:dateUtc="2026-09-22T16:51:00Z"/>
          <w:rFonts w:ascii="Avenir Next LT Pro" w:hAnsi="Avenir Next LT Pro" w:cs="Segoe UI"/>
          <w:b/>
          <w:bCs/>
          <w:color w:val="2F5496"/>
        </w:rPr>
      </w:pPr>
      <w:del w:id="294" w:author="mary.inoue@fap.local" w:date="2026-09-22T12:51:00Z" w16du:dateUtc="2026-09-22T16:51:00Z">
        <w:r w:rsidRPr="00037B05">
          <w:rPr>
            <w:rFonts w:ascii="Avenir Next LT Pro" w:hAnsi="Avenir Next LT Pro"/>
            <w:b/>
            <w:bCs/>
          </w:rPr>
          <w:delText xml:space="preserve">Work Instructions: </w:delText>
        </w:r>
        <w:r w:rsidR="00037B05" w:rsidRPr="00037B05">
          <w:rPr>
            <w:rFonts w:ascii="Avenir Next LT Pro" w:hAnsi="Avenir Next LT Pro"/>
            <w:b/>
            <w:bCs/>
          </w:rPr>
          <w:delText xml:space="preserve">How to </w:delText>
        </w:r>
        <w:r w:rsidR="003B7DBE" w:rsidRPr="00037B05">
          <w:rPr>
            <w:rStyle w:val="normaltextrun"/>
            <w:rFonts w:ascii="Avenir Next LT Pro" w:hAnsi="Avenir Next LT Pro" w:cs="Calibri"/>
            <w:b/>
            <w:bCs/>
            <w:color w:val="000000"/>
          </w:rPr>
          <w:delText>Replace</w:delText>
        </w:r>
        <w:r w:rsidR="00037B05" w:rsidRPr="00037B05">
          <w:rPr>
            <w:rStyle w:val="normaltextrun"/>
            <w:rFonts w:ascii="Avenir Next LT Pro" w:hAnsi="Avenir Next LT Pro" w:cs="Calibri"/>
            <w:b/>
            <w:bCs/>
            <w:color w:val="000000"/>
          </w:rPr>
          <w:delText xml:space="preserve"> an Air Cylinder</w:delText>
        </w:r>
        <w:r w:rsidR="00037B05" w:rsidRPr="00037B05">
          <w:rPr>
            <w:rStyle w:val="eop"/>
            <w:rFonts w:ascii="Avenir Next LT Pro" w:hAnsi="Avenir Next LT Pro" w:cs="Calibri"/>
            <w:b/>
            <w:bCs/>
            <w:color w:val="000000"/>
          </w:rPr>
          <w:delText> </w:delText>
        </w:r>
      </w:del>
    </w:p>
    <w:p w14:paraId="18347E69" w14:textId="77777777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295" w:author="mary.inoue@fap.local" w:date="2026-09-22T12:51:00Z" w16du:dateUtc="2026-09-22T16:51:00Z"/>
          <w:rFonts w:ascii="Avenir Next LT Pro" w:hAnsi="Avenir Next LT Pro" w:cs="Segoe UI"/>
        </w:rPr>
      </w:pPr>
      <w:del w:id="296" w:author="mary.inoue@fap.local" w:date="2026-09-22T12:51:00Z" w16du:dateUtc="2026-09-22T16:51:00Z">
        <w:r w:rsidRPr="00037B05">
          <w:rPr>
            <w:rStyle w:val="scxw94794337"/>
            <w:rFonts w:ascii="Avenir Next LT Pro" w:hAnsi="Avenir Next LT Pro" w:cs="Calibri"/>
          </w:rPr>
          <w:delText> </w:delText>
        </w:r>
        <w:r w:rsidRPr="00037B05">
          <w:rPr>
            <w:rFonts w:ascii="Avenir Next LT Pro" w:hAnsi="Avenir Next LT Pro" w:cs="Calibri"/>
          </w:rPr>
          <w:br/>
        </w:r>
        <w:r w:rsidRPr="00037B05">
          <w:rPr>
            <w:rStyle w:val="normaltextrun"/>
            <w:rFonts w:ascii="Avenir Next LT Pro" w:hAnsi="Avenir Next LT Pro" w:cs="Calibri"/>
            <w:b/>
            <w:bCs/>
            <w:color w:val="000000"/>
          </w:rPr>
          <w:delText>Parts Needed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30E23133" w14:textId="77777777" w:rsidR="00037B05" w:rsidRPr="00037B05" w:rsidRDefault="00037B05" w:rsidP="00037B05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del w:id="297" w:author="mary.inoue@fap.local" w:date="2026-09-22T12:51:00Z" w16du:dateUtc="2026-09-22T16:51:00Z"/>
          <w:rFonts w:ascii="Avenir Next LT Pro" w:hAnsi="Avenir Next LT Pro" w:cs="Calibri"/>
        </w:rPr>
      </w:pPr>
      <w:del w:id="298" w:author="mary.inoue@fap.loca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>Tire Shine Air Cylinder (P-TB-205)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70864E10" w14:textId="77777777" w:rsidR="00037B05" w:rsidRPr="00037B05" w:rsidRDefault="00037B05" w:rsidP="00037B05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del w:id="299" w:author="mary.inoue@fap.local" w:date="2026-09-22T12:51:00Z" w16du:dateUtc="2026-09-22T16:51:00Z"/>
          <w:rFonts w:ascii="Avenir Next LT Pro" w:hAnsi="Avenir Next LT Pro" w:cs="Calibri"/>
        </w:rPr>
      </w:pPr>
      <w:del w:id="300" w:author="mary.inoue@fap.loca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>Wrap Retract Air Cylinder (P-M2035)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6B6DA22A" w14:textId="77777777" w:rsidR="00037B05" w:rsidRPr="00037B05" w:rsidRDefault="00037B05" w:rsidP="00037B05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del w:id="301" w:author="mary.inoue@fap.local" w:date="2026-09-22T12:51:00Z" w16du:dateUtc="2026-09-22T16:51:00Z"/>
          <w:rFonts w:ascii="Avenir Next LT Pro" w:hAnsi="Avenir Next LT Pro" w:cs="Calibri"/>
        </w:rPr>
      </w:pPr>
      <w:del w:id="302" w:author="mary.inoue@fap.loca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>Blast Gate Air Cylinder (P-C2008)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67F303E4" w14:textId="77777777" w:rsidR="00037B05" w:rsidRPr="00037B05" w:rsidRDefault="00037B05" w:rsidP="00037B05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del w:id="303" w:author="mary.inoue@fap.local" w:date="2026-09-22T12:51:00Z" w16du:dateUtc="2026-09-22T16:51:00Z"/>
          <w:rFonts w:ascii="Avenir Next LT Pro" w:hAnsi="Avenir Next LT Pro" w:cs="Calibri"/>
        </w:rPr>
      </w:pPr>
      <w:del w:id="304" w:author="mary.inoue@fap.loca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>All-In-One Electric Combo Unit Air Cylinder (P-M2213)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688C90A3" w14:textId="77777777" w:rsid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305" w:author="mary.inoue@fap.local" w:date="2026-09-22T12:51:00Z" w16du:dateUtc="2026-09-22T16:51:00Z"/>
          <w:rStyle w:val="normaltextrun"/>
          <w:rFonts w:ascii="Avenir Next LT Pro" w:hAnsi="Avenir Next LT Pro" w:cs="Calibri"/>
          <w:b/>
          <w:bCs/>
          <w:color w:val="000000"/>
        </w:rPr>
      </w:pPr>
    </w:p>
    <w:p w14:paraId="70E92B8D" w14:textId="7443CFEC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306" w:author="mary.inoue@fap.local" w:date="2026-09-22T12:51:00Z" w16du:dateUtc="2026-09-22T16:51:00Z"/>
          <w:rFonts w:ascii="Avenir Next LT Pro" w:hAnsi="Avenir Next LT Pro" w:cs="Segoe UI"/>
        </w:rPr>
      </w:pPr>
      <w:del w:id="307" w:author="mary.inoue@fap.loca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b/>
            <w:bCs/>
            <w:color w:val="000000"/>
          </w:rPr>
          <w:delText>Tools Needed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3C38A560" w14:textId="77777777" w:rsidR="00037B05" w:rsidRPr="00037B05" w:rsidRDefault="00037B05" w:rsidP="00037B05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del w:id="308" w:author="mary.inoue@fap.local" w:date="2026-09-22T12:51:00Z" w16du:dateUtc="2026-09-22T16:51:00Z"/>
          <w:rFonts w:ascii="Avenir Next LT Pro" w:hAnsi="Avenir Next LT Pro" w:cs="Calibri"/>
        </w:rPr>
      </w:pPr>
      <w:del w:id="309" w:author="mary.inoue@fap.loca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>Pliers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642D361B" w14:textId="77777777" w:rsidR="00037B05" w:rsidRPr="00037B05" w:rsidRDefault="00037B05" w:rsidP="00037B05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del w:id="310" w:author="mary.inoue@fap.local" w:date="2026-09-22T12:51:00Z" w16du:dateUtc="2026-09-22T16:51:00Z"/>
          <w:rFonts w:ascii="Avenir Next LT Pro" w:hAnsi="Avenir Next LT Pro" w:cs="Calibri"/>
        </w:rPr>
      </w:pPr>
      <w:del w:id="311" w:author="mary.inoue@fap.loca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>Hammer 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4D2CC19E" w14:textId="77777777" w:rsid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312" w:author="mary.inoue@fap.local" w:date="2026-09-22T12:51:00Z" w16du:dateUtc="2026-09-22T16:51:00Z"/>
          <w:rStyle w:val="normaltextrun"/>
          <w:rFonts w:ascii="Avenir Next LT Pro" w:hAnsi="Avenir Next LT Pro" w:cs="Calibri"/>
          <w:b/>
          <w:bCs/>
          <w:color w:val="000000"/>
        </w:rPr>
      </w:pPr>
    </w:p>
    <w:p w14:paraId="358188AB" w14:textId="73959973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313" w:author="mary.inoue@fap.local" w:date="2026-09-22T12:51:00Z" w16du:dateUtc="2026-09-22T16:51:00Z"/>
          <w:rFonts w:ascii="Avenir Next LT Pro" w:hAnsi="Avenir Next LT Pro" w:cs="Segoe UI"/>
        </w:rPr>
      </w:pPr>
      <w:del w:id="314" w:author="mary.inoue@fap.loca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b/>
            <w:bCs/>
            <w:color w:val="000000"/>
          </w:rPr>
          <w:delText>Procedure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4564E050" w14:textId="77777777" w:rsidR="00037B05" w:rsidRPr="00037B05" w:rsidRDefault="00037B05" w:rsidP="00037B05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  <w:rPr>
          <w:del w:id="315" w:author="mary.inoue@fap.local" w:date="2026-09-22T12:51:00Z" w16du:dateUtc="2026-09-22T16:51:00Z"/>
          <w:rFonts w:ascii="Avenir Next LT Pro" w:hAnsi="Avenir Next LT Pro" w:cs="Calibri"/>
        </w:rPr>
      </w:pPr>
      <w:del w:id="316" w:author="mary.inoue@fap.loca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>Push in a wash stop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49FE2EE2" w14:textId="59E7E919" w:rsidR="00037B05" w:rsidRPr="00037B05" w:rsidRDefault="00037B05" w:rsidP="00037B05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del w:id="317" w:author="mary.inoue@fap.local" w:date="2026-09-22T12:51:00Z" w16du:dateUtc="2026-09-22T16:51:00Z"/>
          <w:rFonts w:ascii="Avenir Next LT Pro" w:hAnsi="Avenir Next LT Pro" w:cs="Calibri"/>
        </w:rPr>
      </w:pPr>
      <w:del w:id="318" w:author="mary.inoue@fap.loca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 xml:space="preserve">Turn </w:delText>
        </w:r>
        <w:r>
          <w:rPr>
            <w:rStyle w:val="normaltextrun"/>
            <w:rFonts w:ascii="Avenir Next LT Pro" w:hAnsi="Avenir Next LT Pro" w:cs="Calibri"/>
            <w:color w:val="000000"/>
          </w:rPr>
          <w:delText xml:space="preserve">off </w:delText>
        </w:r>
        <w:r w:rsidRPr="00037B05">
          <w:rPr>
            <w:rStyle w:val="normaltextrun"/>
            <w:rFonts w:ascii="Avenir Next LT Pro" w:hAnsi="Avenir Next LT Pro" w:cs="Calibri"/>
            <w:color w:val="000000"/>
          </w:rPr>
          <w:delText>the air going to the air cylinder</w:delText>
        </w:r>
        <w:r>
          <w:rPr>
            <w:rStyle w:val="normaltextrun"/>
            <w:rFonts w:ascii="Avenir Next LT Pro" w:hAnsi="Avenir Next LT Pro" w:cs="Calibri"/>
            <w:color w:val="000000"/>
          </w:rPr>
          <w:delText xml:space="preserve"> in the POD.</w:delText>
        </w:r>
      </w:del>
    </w:p>
    <w:p w14:paraId="45919829" w14:textId="687EF3CB" w:rsidR="00037B05" w:rsidRPr="00037B05" w:rsidRDefault="00037B05" w:rsidP="00037B05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  <w:rPr>
          <w:del w:id="319" w:author="mary.inoue@fap.local" w:date="2026-09-22T12:51:00Z" w16du:dateUtc="2026-09-22T16:51:00Z"/>
          <w:rStyle w:val="normaltextrun"/>
          <w:rFonts w:ascii="Avenir Next LT Pro" w:hAnsi="Avenir Next LT Pro" w:cs="Calibri"/>
        </w:rPr>
      </w:pPr>
      <w:del w:id="320" w:author="mary.inoue@fap.loca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 xml:space="preserve">Disconnect </w:delText>
        </w:r>
        <w:r w:rsidR="008F027A" w:rsidRPr="00037B05">
          <w:rPr>
            <w:rStyle w:val="normaltextrun"/>
            <w:rFonts w:ascii="Avenir Next LT Pro" w:hAnsi="Avenir Next LT Pro" w:cs="Calibri"/>
            <w:color w:val="000000"/>
          </w:rPr>
          <w:delText xml:space="preserve">both </w:delText>
        </w:r>
        <w:r w:rsidR="008F027A">
          <w:rPr>
            <w:rStyle w:val="normaltextrun"/>
            <w:rFonts w:ascii="Avenir Next LT Pro" w:hAnsi="Avenir Next LT Pro" w:cs="Calibri"/>
            <w:color w:val="000000"/>
          </w:rPr>
          <w:delText>airlines</w:delText>
        </w:r>
        <w:r w:rsidRPr="00037B05">
          <w:rPr>
            <w:rStyle w:val="normaltextrun"/>
            <w:rFonts w:ascii="Avenir Next LT Pro" w:hAnsi="Avenir Next LT Pro" w:cs="Calibri"/>
            <w:color w:val="000000"/>
          </w:rPr>
          <w:delText xml:space="preserve"> from the air cylinder.</w:delText>
        </w:r>
      </w:del>
    </w:p>
    <w:p w14:paraId="37597B6E" w14:textId="589EC6D5" w:rsidR="00037B05" w:rsidRPr="00037B05" w:rsidRDefault="00037B05" w:rsidP="00037B05">
      <w:pPr>
        <w:pStyle w:val="paragraph"/>
        <w:numPr>
          <w:ilvl w:val="2"/>
          <w:numId w:val="8"/>
        </w:numPr>
        <w:spacing w:before="0" w:beforeAutospacing="0" w:after="0" w:afterAutospacing="0"/>
        <w:textAlignment w:val="baseline"/>
        <w:rPr>
          <w:del w:id="321" w:author="mary.inoue@fap.local" w:date="2026-09-22T12:51:00Z" w16du:dateUtc="2026-09-22T16:51:00Z"/>
          <w:rFonts w:ascii="Avenir Next LT Pro" w:hAnsi="Avenir Next LT Pro" w:cs="Calibri"/>
        </w:rPr>
      </w:pPr>
      <w:del w:id="322" w:author="mary.inoue@fap.local" w:date="2026-09-22T12:51:00Z" w16du:dateUtc="2026-09-22T16:51:00Z">
        <w:r>
          <w:rPr>
            <w:rStyle w:val="normaltextrun"/>
            <w:rFonts w:ascii="Avenir Next LT Pro" w:hAnsi="Avenir Next LT Pro" w:cs="Calibri"/>
            <w:color w:val="000000"/>
          </w:rPr>
          <w:delText xml:space="preserve">Record what airlines go into what port. 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7EE0F0F1" w14:textId="062CB885" w:rsidR="00037B05" w:rsidRPr="00037B05" w:rsidRDefault="00037B05" w:rsidP="00037B05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del w:id="323" w:author="mary.inoue@fap.local" w:date="2026-09-22T12:51:00Z" w16du:dateUtc="2026-09-22T16:51:00Z"/>
          <w:rFonts w:ascii="Avenir Next LT Pro" w:hAnsi="Avenir Next LT Pro" w:cs="Calibri"/>
        </w:rPr>
      </w:pPr>
      <w:del w:id="324" w:author="mary.inoue@fap.loca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 xml:space="preserve">Using a pair of pliers, remove the cotter pins holding the bolts at </w:delText>
        </w:r>
        <w:r>
          <w:rPr>
            <w:rStyle w:val="normaltextrun"/>
            <w:rFonts w:ascii="Avenir Next LT Pro" w:hAnsi="Avenir Next LT Pro" w:cs="Calibri"/>
            <w:color w:val="000000"/>
          </w:rPr>
          <w:delText>both</w:delText>
        </w:r>
        <w:r w:rsidRPr="00037B05">
          <w:rPr>
            <w:rStyle w:val="normaltextrun"/>
            <w:rFonts w:ascii="Avenir Next LT Pro" w:hAnsi="Avenir Next LT Pro" w:cs="Calibri"/>
            <w:color w:val="000000"/>
          </w:rPr>
          <w:delText xml:space="preserve"> end</w:delText>
        </w:r>
        <w:r>
          <w:rPr>
            <w:rStyle w:val="normaltextrun"/>
            <w:rFonts w:ascii="Avenir Next LT Pro" w:hAnsi="Avenir Next LT Pro" w:cs="Calibri"/>
            <w:color w:val="000000"/>
          </w:rPr>
          <w:delText>s</w:delText>
        </w:r>
        <w:r w:rsidRPr="00037B05">
          <w:rPr>
            <w:rStyle w:val="normaltextrun"/>
            <w:rFonts w:ascii="Avenir Next LT Pro" w:hAnsi="Avenir Next LT Pro" w:cs="Calibri"/>
            <w:color w:val="000000"/>
          </w:rPr>
          <w:delText xml:space="preserve"> of the air cylinder.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1497B520" w14:textId="77777777" w:rsidR="00037B05" w:rsidRPr="00037B05" w:rsidRDefault="00037B05" w:rsidP="00037B05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del w:id="325" w:author="mary.inoue@fap.local" w:date="2026-09-22T12:51:00Z" w16du:dateUtc="2026-09-22T16:51:00Z"/>
          <w:rStyle w:val="normaltextrun"/>
          <w:rFonts w:ascii="Avenir Next LT Pro" w:hAnsi="Avenir Next LT Pro" w:cs="Calibri"/>
        </w:rPr>
      </w:pPr>
      <w:del w:id="326" w:author="mary.inoue@fap.loca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>Remove the bolts holding the air cylinder in place</w:delText>
        </w:r>
      </w:del>
    </w:p>
    <w:p w14:paraId="1688406B" w14:textId="15159F79" w:rsidR="00037B05" w:rsidRPr="00037B05" w:rsidRDefault="00037B05" w:rsidP="00037B05">
      <w:pPr>
        <w:pStyle w:val="paragraph"/>
        <w:numPr>
          <w:ilvl w:val="2"/>
          <w:numId w:val="10"/>
        </w:numPr>
        <w:spacing w:before="0" w:beforeAutospacing="0" w:after="0" w:afterAutospacing="0"/>
        <w:textAlignment w:val="baseline"/>
        <w:rPr>
          <w:del w:id="327" w:author="mary.inoue@fap.local" w:date="2026-09-22T12:51:00Z" w16du:dateUtc="2026-09-22T16:51:00Z"/>
          <w:rFonts w:ascii="Avenir Next LT Pro" w:hAnsi="Avenir Next LT Pro" w:cs="Calibri"/>
        </w:rPr>
      </w:pPr>
      <w:del w:id="328" w:author="mary.inoue@fap.loca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 xml:space="preserve"> </w:delText>
        </w:r>
        <w:r>
          <w:rPr>
            <w:rStyle w:val="normaltextrun"/>
            <w:rFonts w:ascii="Avenir Next LT Pro" w:hAnsi="Avenir Next LT Pro" w:cs="Calibri"/>
            <w:color w:val="000000"/>
          </w:rPr>
          <w:delText>A</w:delText>
        </w:r>
        <w:r w:rsidRPr="00037B05">
          <w:rPr>
            <w:rStyle w:val="normaltextrun"/>
            <w:rFonts w:ascii="Avenir Next LT Pro" w:hAnsi="Avenir Next LT Pro" w:cs="Calibri"/>
            <w:color w:val="000000"/>
          </w:rPr>
          <w:delText xml:space="preserve"> hammer may be necessary to help remove the bolts.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041C0DE2" w14:textId="77777777" w:rsidR="00037B05" w:rsidRPr="00037B05" w:rsidRDefault="00037B05" w:rsidP="00037B05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  <w:rPr>
          <w:del w:id="329" w:author="mary.inoue@fap.local" w:date="2026-09-22T12:51:00Z" w16du:dateUtc="2026-09-22T16:51:00Z"/>
          <w:rFonts w:ascii="Avenir Next LT Pro" w:hAnsi="Avenir Next LT Pro" w:cs="Calibri"/>
        </w:rPr>
      </w:pPr>
      <w:del w:id="330" w:author="mary.inoue@fap.loca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>Replace the old air cylinder with a new one.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434D55BE" w14:textId="77777777" w:rsidR="00037B05" w:rsidRPr="00037B05" w:rsidRDefault="00037B05" w:rsidP="00037B05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del w:id="331" w:author="mary.inoue@fap.local" w:date="2026-09-22T12:51:00Z" w16du:dateUtc="2026-09-22T16:51:00Z"/>
          <w:rFonts w:ascii="Avenir Next LT Pro" w:hAnsi="Avenir Next LT Pro" w:cs="Calibri"/>
        </w:rPr>
      </w:pPr>
      <w:del w:id="332" w:author="mary.inoue@fap.loca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>Secure the air cylinder with the bolts and cotter pins.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08DF2E2C" w14:textId="5B76027F" w:rsidR="00037B05" w:rsidRPr="00037B05" w:rsidRDefault="00037B05" w:rsidP="00037B05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del w:id="333" w:author="mary.inoue@fap.local" w:date="2026-09-22T12:51:00Z" w16du:dateUtc="2026-09-22T16:51:00Z"/>
          <w:rFonts w:ascii="Avenir Next LT Pro" w:hAnsi="Avenir Next LT Pro" w:cs="Calibri"/>
        </w:rPr>
      </w:pPr>
      <w:del w:id="334" w:author="mary.inoue@fap.local" w:date="2026-09-22T12:51:00Z" w16du:dateUtc="2026-09-22T16:51:00Z">
        <w:r>
          <w:rPr>
            <w:rStyle w:val="normaltextrun"/>
            <w:rFonts w:ascii="Avenir Next LT Pro" w:hAnsi="Avenir Next LT Pro" w:cs="Calibri"/>
            <w:color w:val="000000"/>
          </w:rPr>
          <w:delText>R</w:delText>
        </w:r>
        <w:r w:rsidRPr="00037B05">
          <w:rPr>
            <w:rStyle w:val="normaltextrun"/>
            <w:rFonts w:ascii="Avenir Next LT Pro" w:hAnsi="Avenir Next LT Pro" w:cs="Calibri"/>
            <w:color w:val="000000"/>
          </w:rPr>
          <w:delText>econnect</w:delText>
        </w:r>
        <w:r>
          <w:rPr>
            <w:rStyle w:val="normaltextrun"/>
            <w:rFonts w:ascii="Avenir Next LT Pro" w:hAnsi="Avenir Next LT Pro" w:cs="Calibri"/>
            <w:color w:val="000000"/>
          </w:rPr>
          <w:delText xml:space="preserve"> </w:delText>
        </w:r>
        <w:r w:rsidR="008F027A">
          <w:rPr>
            <w:rStyle w:val="normaltextrun"/>
            <w:rFonts w:ascii="Avenir Next LT Pro" w:hAnsi="Avenir Next LT Pro" w:cs="Calibri"/>
            <w:color w:val="000000"/>
          </w:rPr>
          <w:delText>both</w:delText>
        </w:r>
        <w:r w:rsidR="008F027A" w:rsidRPr="00037B05">
          <w:rPr>
            <w:rStyle w:val="normaltextrun"/>
            <w:rFonts w:ascii="Avenir Next LT Pro" w:hAnsi="Avenir Next LT Pro" w:cs="Calibri"/>
            <w:color w:val="000000"/>
          </w:rPr>
          <w:delText xml:space="preserve"> </w:delText>
        </w:r>
        <w:r w:rsidR="008F027A">
          <w:rPr>
            <w:rStyle w:val="normaltextrun"/>
            <w:rFonts w:ascii="Avenir Next LT Pro" w:hAnsi="Avenir Next LT Pro" w:cs="Calibri"/>
            <w:color w:val="000000"/>
          </w:rPr>
          <w:delText>airlines</w:delText>
        </w:r>
        <w:r w:rsidRPr="00037B05">
          <w:rPr>
            <w:rStyle w:val="normaltextrun"/>
            <w:rFonts w:ascii="Avenir Next LT Pro" w:hAnsi="Avenir Next LT Pro" w:cs="Calibri"/>
            <w:color w:val="000000"/>
          </w:rPr>
          <w:delText xml:space="preserve"> at the correct ports.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0EF5448A" w14:textId="77777777" w:rsidR="00037B05" w:rsidRPr="00037B05" w:rsidRDefault="00037B05" w:rsidP="00037B05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del w:id="335" w:author="mary.inoue@fap.local" w:date="2026-09-22T12:51:00Z" w16du:dateUtc="2026-09-22T16:51:00Z"/>
          <w:rStyle w:val="normaltextrun"/>
          <w:rFonts w:ascii="Avenir Next LT Pro" w:hAnsi="Avenir Next LT Pro" w:cs="Calibri"/>
        </w:rPr>
      </w:pPr>
      <w:del w:id="336" w:author="mary.inoue@fap.loca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>Turn the air going to the POD back on</w:delText>
        </w:r>
        <w:r>
          <w:rPr>
            <w:rStyle w:val="normaltextrun"/>
            <w:rFonts w:ascii="Avenir Next LT Pro" w:hAnsi="Avenir Next LT Pro" w:cs="Calibri"/>
            <w:color w:val="000000"/>
          </w:rPr>
          <w:delText>.</w:delText>
        </w:r>
      </w:del>
    </w:p>
    <w:p w14:paraId="74FB00C8" w14:textId="0D9BFFA3" w:rsidR="00037B05" w:rsidRPr="00037B05" w:rsidRDefault="00037B05" w:rsidP="00037B05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del w:id="337" w:author="mary.inoue@fap.local" w:date="2026-09-22T12:51:00Z" w16du:dateUtc="2026-09-22T16:51:00Z"/>
          <w:rStyle w:val="eop"/>
          <w:rFonts w:ascii="Avenir Next LT Pro" w:hAnsi="Avenir Next LT Pro" w:cs="Calibri"/>
        </w:rPr>
      </w:pPr>
      <w:del w:id="338" w:author="mary.inoue@fap.local" w:date="2026-09-22T12:51:00Z" w16du:dateUtc="2026-09-22T16:51:00Z">
        <w:r>
          <w:rPr>
            <w:rStyle w:val="normaltextrun"/>
            <w:rFonts w:ascii="Avenir Next LT Pro" w:hAnsi="Avenir Next LT Pro" w:cs="Calibri"/>
            <w:color w:val="000000"/>
          </w:rPr>
          <w:delText>P</w:delText>
        </w:r>
        <w:r w:rsidRPr="00037B05">
          <w:rPr>
            <w:rStyle w:val="normaltextrun"/>
            <w:rFonts w:ascii="Avenir Next LT Pro" w:hAnsi="Avenir Next LT Pro" w:cs="Calibri"/>
            <w:color w:val="000000"/>
          </w:rPr>
          <w:delText>ull out the wash stop.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34AAC916" w14:textId="5CFC896F" w:rsidR="00037B05" w:rsidRPr="00037B05" w:rsidRDefault="00037B05" w:rsidP="00037B05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del w:id="339" w:author="mary.inoue@fap.local" w:date="2026-09-22T12:51:00Z" w16du:dateUtc="2026-09-22T16:51:00Z"/>
          <w:rFonts w:ascii="Avenir Next LT Pro" w:hAnsi="Avenir Next LT Pro" w:cs="Calibri"/>
        </w:rPr>
      </w:pPr>
      <w:del w:id="340" w:author="mary.inoue@fap.local" w:date="2026-09-22T12:51:00Z" w16du:dateUtc="2026-09-22T16:51:00Z">
        <w:r>
          <w:rPr>
            <w:rStyle w:val="eop"/>
            <w:rFonts w:ascii="Avenir Next LT Pro" w:hAnsi="Avenir Next LT Pro" w:cs="Calibri"/>
            <w:color w:val="000000"/>
          </w:rPr>
          <w:delText xml:space="preserve">Verify that the new air cylinder is working </w:delText>
        </w:r>
      </w:del>
    </w:p>
    <w:p w14:paraId="09FE7DE4" w14:textId="77777777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341" w:author="mary.inoue@fap.local" w:date="2026-09-22T12:51:00Z" w16du:dateUtc="2026-09-22T16:51:00Z"/>
          <w:rStyle w:val="normaltextrun"/>
          <w:rFonts w:ascii="Avenir Next LT Pro" w:hAnsi="Avenir Next LT Pro" w:cs="Calibri"/>
          <w:b/>
          <w:bCs/>
          <w:color w:val="000000"/>
        </w:rPr>
      </w:pPr>
    </w:p>
    <w:p w14:paraId="6E79E983" w14:textId="77777777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342" w:author="mary.inoue@fap.local" w:date="2026-09-22T12:51:00Z" w16du:dateUtc="2026-09-22T16:51:00Z"/>
          <w:rStyle w:val="normaltextrun"/>
          <w:rFonts w:ascii="Avenir Next LT Pro" w:hAnsi="Avenir Next LT Pro" w:cs="Calibri"/>
          <w:b/>
          <w:bCs/>
          <w:color w:val="000000"/>
        </w:rPr>
      </w:pPr>
    </w:p>
    <w:p w14:paraId="5C59FEB4" w14:textId="03304955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343" w:author="mary.inoue@fap.local" w:date="2026-09-22T12:51:00Z" w16du:dateUtc="2026-09-22T16:51:00Z"/>
          <w:rFonts w:ascii="Avenir Next LT Pro" w:hAnsi="Avenir Next LT Pro" w:cs="Segoe UI"/>
        </w:rPr>
      </w:pPr>
      <w:del w:id="344" w:author="mary.inoue@fap.loca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b/>
            <w:bCs/>
            <w:color w:val="000000"/>
          </w:rPr>
          <w:delText>Instructional Video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038D1796" w14:textId="77777777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345" w:author="mary.inoue@fap.local" w:date="2026-09-22T12:51:00Z" w16du:dateUtc="2026-09-22T16:51:00Z"/>
          <w:rFonts w:ascii="Avenir Next LT Pro" w:hAnsi="Avenir Next LT Pro" w:cs="Segoe UI"/>
        </w:rPr>
      </w:pPr>
      <w:del w:id="346" w:author="mary.inoue@fap.local" w:date="2026-09-22T12:51:00Z" w16du:dateUtc="2026-09-22T16:51:00Z">
        <w:r>
          <w:fldChar w:fldCharType="begin"/>
        </w:r>
        <w:r>
          <w:delInstrText>HYPERLINK "https://vimeo.com/750040232" \t "_blank"</w:delInstrText>
        </w:r>
        <w:r>
          <w:fldChar w:fldCharType="separate"/>
        </w:r>
        <w:r w:rsidRPr="00037B05">
          <w:rPr>
            <w:rStyle w:val="normaltextrun"/>
            <w:rFonts w:ascii="Avenir Next LT Pro" w:hAnsi="Avenir Next LT Pro" w:cs="Calibri"/>
            <w:color w:val="0563C1"/>
            <w:u w:val="single"/>
          </w:rPr>
          <w:delText>Replacing an Air Cylinder on Vimeo</w:delText>
        </w:r>
        <w:r>
          <w:fldChar w:fldCharType="end"/>
        </w:r>
        <w:r w:rsidRPr="00037B05">
          <w:rPr>
            <w:rStyle w:val="eop"/>
            <w:rFonts w:ascii="Avenir Next LT Pro" w:hAnsi="Avenir Next LT Pro" w:cs="Calibri"/>
          </w:rPr>
          <w:delText> </w:delText>
        </w:r>
      </w:del>
    </w:p>
    <w:p w14:paraId="689FD72B" w14:textId="56CE80F3" w:rsidR="00491639" w:rsidRPr="00037B05" w:rsidRDefault="00491639" w:rsidP="00F62296">
      <w:pPr>
        <w:pStyle w:val="paragraph"/>
        <w:spacing w:before="0" w:beforeAutospacing="0" w:after="0" w:afterAutospacing="0"/>
        <w:textAlignment w:val="baseline"/>
        <w:rPr>
          <w:del w:id="347" w:author="mary.inoue@fap.local" w:date="2026-09-22T12:51:00Z" w16du:dateUtc="2026-09-22T16:51:00Z"/>
          <w:rFonts w:ascii="Avenir Next LT Pro" w:hAnsi="Avenir Next LT Pro"/>
          <w:b/>
          <w:bCs/>
        </w:rPr>
      </w:pPr>
    </w:p>
    <w:p w14:paraId="486673D7" w14:textId="77777777" w:rsidR="009D0C4C" w:rsidRDefault="009D0C4C" w:rsidP="00A5391B">
      <w:pPr>
        <w:jc w:val="center"/>
        <w:rPr>
          <w:rPrChange w:id="348" w:author="mary.inoue@fap.local" w:date="2026-09-22T12:51:00Z" w16du:dateUtc="2026-09-22T16:51:00Z">
            <w:rPr>
              <w:rFonts w:ascii="Avenir Next LT Pro" w:eastAsia="Times New Roman" w:hAnsi="Avenir Next LT Pro"/>
              <w:b/>
              <w:bCs/>
              <w:sz w:val="22"/>
              <w:szCs w:val="22"/>
              <w:bdr w:val="none" w:sz="0" w:space="0" w:color="auto"/>
            </w:rPr>
          </w:rPrChange>
        </w:rPr>
        <w:pPrChange w:id="349" w:author="mary.inoue@fap.local" w:date="2026-09-22T12:51:00Z" w16du:dateUtc="2026-09-22T16:51:00Z">
          <w:pPr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spacing w:before="100" w:beforeAutospacing="1" w:after="100" w:afterAutospacing="1"/>
            <w:outlineLvl w:val="2"/>
          </w:pPr>
        </w:pPrChange>
      </w:pPr>
    </w:p>
    <w:sectPr w:rsidR="009D0C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nextPage"/>
      <w:pgSz w:w="11906" w:h="16838"/>
      <w:pgMar w:top="1417" w:right="1701" w:bottom="1417" w:left="1701" w:header="708" w:footer="708" w:gutter="0"/>
      <w:cols w:space="708"/>
      <w:docGrid w:linePitch="360"/>
      <w:sectPrChange w:id="374" w:author="mary.inoue@fap.local" w:date="2026-09-22T12:51:00Z" w16du:dateUtc="2026-09-22T16:51:00Z">
        <w:sectPr w:rsidR="009D0C4C">
          <w:type w:val="continuous"/>
          <w:pgSz w:w="12240" w:h="15840"/>
          <w:pgMar w:top="2880" w:right="2160" w:bottom="2160" w:left="2160" w:header="720" w:footer="864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563577" w14:textId="77777777" w:rsidR="002F52C9" w:rsidRDefault="002F52C9" w:rsidP="00E3381C">
      <w:pPr>
        <w:spacing w:after="0" w:line="240" w:lineRule="auto"/>
        <w:pPrChange w:id="4" w:author="mary.inoue@fap.local" w:date="2026-09-22T12:51:00Z" w16du:dateUtc="2026-09-22T16:51:00Z">
          <w:pPr/>
        </w:pPrChange>
      </w:pPr>
      <w:r>
        <w:separator/>
      </w:r>
    </w:p>
  </w:endnote>
  <w:endnote w:type="continuationSeparator" w:id="0">
    <w:p w14:paraId="7EA97816" w14:textId="77777777" w:rsidR="002F52C9" w:rsidRDefault="002F52C9" w:rsidP="00E3381C">
      <w:pPr>
        <w:spacing w:after="0" w:line="240" w:lineRule="auto"/>
        <w:pPrChange w:id="5" w:author="mary.inoue@fap.local" w:date="2026-09-22T12:51:00Z" w16du:dateUtc="2026-09-22T16:51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venir Next LT Pro">
    <w:panose1 w:val="020B0504020202020204"/>
    <w:charset w:val="4D"/>
    <w:family w:val="swiss"/>
    <w:pitch w:val="variable"/>
    <w:sig w:usb0="800000EF" w:usb1="5000204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6664B" w14:textId="7849872D" w:rsidR="004C7523" w:rsidRDefault="00A33A04">
    <w:pPr>
      <w:pStyle w:val="Body"/>
      <w:pPrChange w:id="362" w:author="mary.inoue@fap.local" w:date="2026-09-22T12:51:00Z" w16du:dateUtc="2026-09-22T16:51:00Z">
        <w:pPr>
          <w:pStyle w:val="Footer"/>
          <w:tabs>
            <w:tab w:val="clear" w:pos="9360"/>
            <w:tab w:val="right" w:pos="7900"/>
          </w:tabs>
          <w:jc w:val="right"/>
        </w:pPr>
      </w:pPrChange>
    </w:pPr>
    <w:del w:id="363" w:author="mary.inoue@fap.local" w:date="2026-09-22T12:51:00Z" w16du:dateUtc="2026-09-22T16:51:00Z">
      <w:r>
        <w:fldChar w:fldCharType="begin"/>
      </w:r>
      <w:r>
        <w:delInstrText xml:space="preserve"> PAGE </w:delInstrText>
      </w:r>
      <w:r>
        <w:fldChar w:fldCharType="separate"/>
      </w:r>
      <w:r w:rsidR="007260E6">
        <w:rPr>
          <w:noProof/>
        </w:rPr>
        <w:delText>2</w:delText>
      </w:r>
      <w: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6664C" w14:textId="37D3B34C" w:rsidR="004C7523" w:rsidRDefault="00A33A04">
    <w:pPr>
      <w:pStyle w:val="Body"/>
      <w:pPrChange w:id="364" w:author="mary.inoue@fap.local" w:date="2026-09-22T12:51:00Z" w16du:dateUtc="2026-09-22T16:51:00Z">
        <w:pPr>
          <w:pStyle w:val="Footer"/>
          <w:tabs>
            <w:tab w:val="clear" w:pos="9360"/>
            <w:tab w:val="right" w:pos="7900"/>
          </w:tabs>
          <w:jc w:val="right"/>
        </w:pPr>
      </w:pPrChange>
    </w:pPr>
    <w:del w:id="365" w:author="mary.inoue@fap.local" w:date="2026-09-22T12:51:00Z" w16du:dateUtc="2026-09-22T16:51:00Z">
      <w:r>
        <w:fldChar w:fldCharType="begin"/>
      </w:r>
      <w:r>
        <w:delInstrText xml:space="preserve"> PAGE </w:delInstrText>
      </w:r>
      <w:r>
        <w:fldChar w:fldCharType="separate"/>
      </w:r>
      <w:r w:rsidR="007260E6">
        <w:rPr>
          <w:noProof/>
        </w:rPr>
        <w:delText>3</w:delText>
      </w:r>
      <w:r>
        <w:fldChar w:fldCharType="end"/>
      </w:r>
    </w:del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66650" w14:textId="13EF8F88" w:rsidR="004C7523" w:rsidRDefault="00A33A04">
    <w:pPr>
      <w:pStyle w:val="Body"/>
      <w:pPrChange w:id="372" w:author="mary.inoue@fap.local" w:date="2026-09-22T12:51:00Z" w16du:dateUtc="2026-09-22T16:51:00Z">
        <w:pPr>
          <w:pStyle w:val="Footer"/>
          <w:tabs>
            <w:tab w:val="clear" w:pos="9360"/>
            <w:tab w:val="right" w:pos="7900"/>
          </w:tabs>
          <w:jc w:val="right"/>
        </w:pPr>
      </w:pPrChange>
    </w:pPr>
    <w:del w:id="373" w:author="mary.inoue@fap.local" w:date="2026-09-22T12:51:00Z" w16du:dateUtc="2026-09-22T16:51:00Z">
      <w:r>
        <w:fldChar w:fldCharType="begin"/>
      </w:r>
      <w:r>
        <w:delInstrText xml:space="preserve"> PAGE </w:delInstrText>
      </w:r>
      <w:r>
        <w:fldChar w:fldCharType="separate"/>
      </w:r>
      <w:r w:rsidR="007260E6">
        <w:rPr>
          <w:noProof/>
        </w:rPr>
        <w:delText>1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F2B804" w14:textId="77777777" w:rsidR="002F52C9" w:rsidRDefault="002F52C9" w:rsidP="00E3381C">
      <w:pPr>
        <w:spacing w:after="0" w:line="240" w:lineRule="auto"/>
        <w:pPrChange w:id="2" w:author="mary.inoue@fap.local" w:date="2026-09-22T12:51:00Z" w16du:dateUtc="2026-09-22T16:51:00Z">
          <w:pPr/>
        </w:pPrChange>
      </w:pPr>
      <w:r>
        <w:separator/>
      </w:r>
    </w:p>
  </w:footnote>
  <w:footnote w:type="continuationSeparator" w:id="0">
    <w:p w14:paraId="2DCE3814" w14:textId="77777777" w:rsidR="002F52C9" w:rsidRDefault="002F52C9" w:rsidP="00E3381C">
      <w:pPr>
        <w:spacing w:after="0" w:line="240" w:lineRule="auto"/>
        <w:pPrChange w:id="3" w:author="mary.inoue@fap.local" w:date="2026-09-22T12:51:00Z" w16du:dateUtc="2026-09-22T16:51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66645" w14:textId="77777777" w:rsidR="004C7523" w:rsidRDefault="00A33A04">
    <w:pPr>
      <w:pStyle w:val="Header"/>
      <w:tabs>
        <w:tab w:val="clear" w:pos="9360"/>
        <w:tab w:val="right" w:pos="7900"/>
      </w:tabs>
      <w:spacing w:line="312" w:lineRule="auto"/>
      <w:jc w:val="center"/>
      <w:rPr>
        <w:del w:id="350" w:author="mary.inoue@fap.local" w:date="2026-09-22T12:51:00Z" w16du:dateUtc="2026-09-22T16:51:00Z"/>
      </w:rPr>
    </w:pPr>
    <w:del w:id="351" w:author="mary.inoue@fap.local" w:date="2026-09-22T12:51:00Z" w16du:dateUtc="2026-09-22T16:51:00Z">
      <w:r>
        <w:rPr>
          <w:noProof/>
        </w:rPr>
        <w:drawing>
          <wp:inline distT="0" distB="0" distL="0" distR="0" wp14:anchorId="22C66651" wp14:editId="22C66652">
            <wp:extent cx="1360705" cy="611975"/>
            <wp:effectExtent l="0" t="0" r="0" b="0"/>
            <wp:docPr id="16" name="officeArt object" descr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3" descr="Picture 23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360705" cy="6119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del>
  </w:p>
  <w:p w14:paraId="22C66646" w14:textId="77777777" w:rsidR="004C7523" w:rsidRDefault="00A33A04">
    <w:pPr>
      <w:pStyle w:val="Header"/>
      <w:tabs>
        <w:tab w:val="clear" w:pos="9360"/>
        <w:tab w:val="right" w:pos="7900"/>
      </w:tabs>
      <w:jc w:val="center"/>
      <w:rPr>
        <w:del w:id="352" w:author="mary.inoue@fap.local" w:date="2026-09-22T12:51:00Z" w16du:dateUtc="2026-09-22T16:51:00Z"/>
        <w:sz w:val="18"/>
        <w:szCs w:val="18"/>
      </w:rPr>
    </w:pPr>
    <w:del w:id="353" w:author="mary.inoue@fap.local" w:date="2026-09-22T12:51:00Z" w16du:dateUtc="2026-09-22T16:51:00Z">
      <w:r>
        <w:rPr>
          <w:b/>
          <w:bCs/>
          <w:sz w:val="18"/>
          <w:szCs w:val="18"/>
        </w:rPr>
        <w:delText xml:space="preserve">Tommy Car Wash Systems   </w:delText>
      </w:r>
      <w:r>
        <w:rPr>
          <w:sz w:val="18"/>
          <w:szCs w:val="18"/>
        </w:rPr>
        <w:delText>|   581 Ottawa Ave # 300   |  Holland, MI 49423  | Tommycarwash.com/Support</w:delText>
      </w:r>
    </w:del>
  </w:p>
  <w:p w14:paraId="22C66647" w14:textId="77777777" w:rsidR="004C7523" w:rsidRDefault="00A33A04">
    <w:pPr>
      <w:pStyle w:val="Header"/>
      <w:pPrChange w:id="354" w:author="mary.inoue@fap.local" w:date="2026-09-22T12:51:00Z" w16du:dateUtc="2026-09-22T16:51:00Z">
        <w:pPr>
          <w:pStyle w:val="Header"/>
          <w:tabs>
            <w:tab w:val="clear" w:pos="9360"/>
            <w:tab w:val="right" w:pos="7900"/>
          </w:tabs>
          <w:jc w:val="center"/>
        </w:pPr>
      </w:pPrChange>
    </w:pPr>
    <w:del w:id="355" w:author="mary.inoue@fap.local" w:date="2026-09-22T12:51:00Z" w16du:dateUtc="2026-09-22T16:51:00Z">
      <w:r>
        <w:rPr>
          <w:sz w:val="18"/>
          <w:szCs w:val="18"/>
        </w:rPr>
        <w:delText>________________________________________________________________________________________</w:delTex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66648" w14:textId="77777777" w:rsidR="004C7523" w:rsidRDefault="00A33A04">
    <w:pPr>
      <w:pStyle w:val="Header"/>
      <w:tabs>
        <w:tab w:val="clear" w:pos="9360"/>
        <w:tab w:val="right" w:pos="7900"/>
      </w:tabs>
      <w:spacing w:line="312" w:lineRule="auto"/>
      <w:jc w:val="center"/>
      <w:rPr>
        <w:del w:id="356" w:author="mary.inoue@fap.local" w:date="2026-09-22T12:51:00Z" w16du:dateUtc="2026-09-22T16:51:00Z"/>
      </w:rPr>
    </w:pPr>
    <w:del w:id="357" w:author="mary.inoue@fap.local" w:date="2026-09-22T12:51:00Z" w16du:dateUtc="2026-09-22T16:51:00Z">
      <w:r>
        <w:rPr>
          <w:noProof/>
        </w:rPr>
        <w:drawing>
          <wp:inline distT="0" distB="0" distL="0" distR="0" wp14:anchorId="22C66653" wp14:editId="22C66654">
            <wp:extent cx="1360705" cy="611975"/>
            <wp:effectExtent l="0" t="0" r="0" b="0"/>
            <wp:docPr id="17" name="officeArt object" descr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24" descr="Picture 24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360705" cy="6119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del>
  </w:p>
  <w:p w14:paraId="22C66649" w14:textId="77777777" w:rsidR="004C7523" w:rsidRDefault="00A33A04">
    <w:pPr>
      <w:pStyle w:val="Header"/>
      <w:tabs>
        <w:tab w:val="clear" w:pos="9360"/>
        <w:tab w:val="right" w:pos="7900"/>
      </w:tabs>
      <w:jc w:val="center"/>
      <w:rPr>
        <w:del w:id="358" w:author="mary.inoue@fap.local" w:date="2026-09-22T12:51:00Z" w16du:dateUtc="2026-09-22T16:51:00Z"/>
        <w:sz w:val="18"/>
        <w:szCs w:val="18"/>
      </w:rPr>
    </w:pPr>
    <w:del w:id="359" w:author="mary.inoue@fap.local" w:date="2026-09-22T12:51:00Z" w16du:dateUtc="2026-09-22T16:51:00Z">
      <w:r>
        <w:rPr>
          <w:b/>
          <w:bCs/>
          <w:sz w:val="18"/>
          <w:szCs w:val="18"/>
        </w:rPr>
        <w:delText xml:space="preserve">Tommy Car Wash Systems   </w:delText>
      </w:r>
      <w:r>
        <w:rPr>
          <w:sz w:val="18"/>
          <w:szCs w:val="18"/>
        </w:rPr>
        <w:delText>|   581 Ottawa Ave # 300   |  Holland, MI 49423  | Tommycarwash.com/Support</w:delText>
      </w:r>
    </w:del>
  </w:p>
  <w:p w14:paraId="22C6664A" w14:textId="77777777" w:rsidR="004C7523" w:rsidRDefault="00A33A04">
    <w:pPr>
      <w:pStyle w:val="Header"/>
      <w:pPrChange w:id="360" w:author="mary.inoue@fap.local" w:date="2026-09-22T12:51:00Z" w16du:dateUtc="2026-09-22T16:51:00Z">
        <w:pPr>
          <w:pStyle w:val="Header"/>
          <w:tabs>
            <w:tab w:val="clear" w:pos="9360"/>
            <w:tab w:val="right" w:pos="7900"/>
          </w:tabs>
          <w:jc w:val="center"/>
        </w:pPr>
      </w:pPrChange>
    </w:pPr>
    <w:del w:id="361" w:author="mary.inoue@fap.local" w:date="2026-09-22T12:51:00Z" w16du:dateUtc="2026-09-22T16:51:00Z">
      <w:r>
        <w:rPr>
          <w:sz w:val="18"/>
          <w:szCs w:val="18"/>
        </w:rPr>
        <w:delText>________________________________________________________________________________________</w:delText>
      </w:r>
    </w:del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6664D" w14:textId="77777777" w:rsidR="004C7523" w:rsidRDefault="00A33A04">
    <w:pPr>
      <w:pStyle w:val="Header"/>
      <w:tabs>
        <w:tab w:val="clear" w:pos="9360"/>
        <w:tab w:val="right" w:pos="7900"/>
      </w:tabs>
      <w:spacing w:line="312" w:lineRule="auto"/>
      <w:jc w:val="center"/>
      <w:rPr>
        <w:del w:id="366" w:author="mary.inoue@fap.local" w:date="2026-09-22T12:51:00Z" w16du:dateUtc="2026-09-22T16:51:00Z"/>
      </w:rPr>
    </w:pPr>
    <w:del w:id="367" w:author="mary.inoue@fap.local" w:date="2026-09-22T12:51:00Z" w16du:dateUtc="2026-09-22T16:51:00Z">
      <w:r>
        <w:rPr>
          <w:noProof/>
        </w:rPr>
        <w:drawing>
          <wp:inline distT="0" distB="0" distL="0" distR="0" wp14:anchorId="22C66655" wp14:editId="22C66656">
            <wp:extent cx="1360705" cy="611975"/>
            <wp:effectExtent l="0" t="0" r="0" b="0"/>
            <wp:docPr id="18" name="officeArt object" descr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25" descr="Picture 25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360705" cy="6119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del>
  </w:p>
  <w:p w14:paraId="22C6664E" w14:textId="77777777" w:rsidR="004C7523" w:rsidRDefault="00A33A04">
    <w:pPr>
      <w:pStyle w:val="Header"/>
      <w:tabs>
        <w:tab w:val="clear" w:pos="9360"/>
        <w:tab w:val="right" w:pos="7900"/>
      </w:tabs>
      <w:jc w:val="center"/>
      <w:rPr>
        <w:del w:id="368" w:author="mary.inoue@fap.local" w:date="2026-09-22T12:51:00Z" w16du:dateUtc="2026-09-22T16:51:00Z"/>
        <w:sz w:val="18"/>
        <w:szCs w:val="18"/>
      </w:rPr>
    </w:pPr>
    <w:del w:id="369" w:author="mary.inoue@fap.local" w:date="2026-09-22T12:51:00Z" w16du:dateUtc="2026-09-22T16:51:00Z">
      <w:r>
        <w:rPr>
          <w:b/>
          <w:bCs/>
          <w:sz w:val="18"/>
          <w:szCs w:val="18"/>
        </w:rPr>
        <w:delText xml:space="preserve">Tommy Car Wash Systems   </w:delText>
      </w:r>
      <w:r>
        <w:rPr>
          <w:sz w:val="18"/>
          <w:szCs w:val="18"/>
        </w:rPr>
        <w:delText>|   581 Ottawa Ave # 300   |  Holland, MI 49423  | Tommycarwash.com/Support</w:delText>
      </w:r>
    </w:del>
  </w:p>
  <w:p w14:paraId="22C6664F" w14:textId="77777777" w:rsidR="004C7523" w:rsidRDefault="00A33A04">
    <w:pPr>
      <w:pStyle w:val="Header"/>
      <w:pPrChange w:id="370" w:author="mary.inoue@fap.local" w:date="2026-09-22T12:51:00Z" w16du:dateUtc="2026-09-22T16:51:00Z">
        <w:pPr>
          <w:pStyle w:val="Header"/>
          <w:tabs>
            <w:tab w:val="clear" w:pos="9360"/>
            <w:tab w:val="right" w:pos="7900"/>
          </w:tabs>
          <w:jc w:val="center"/>
        </w:pPr>
      </w:pPrChange>
    </w:pPr>
    <w:del w:id="371" w:author="mary.inoue@fap.local" w:date="2026-09-22T12:51:00Z" w16du:dateUtc="2026-09-22T16:51:00Z">
      <w:r>
        <w:rPr>
          <w:sz w:val="18"/>
          <w:szCs w:val="18"/>
        </w:rPr>
        <w:delText>________________________________________________________________________________________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FE3F81"/>
    <w:multiLevelType w:val="multilevel"/>
    <w:tmpl w:val="F63E6E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44F97"/>
    <w:multiLevelType w:val="multilevel"/>
    <w:tmpl w:val="3A72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6D1C54"/>
    <w:multiLevelType w:val="multilevel"/>
    <w:tmpl w:val="DA52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2511F9"/>
    <w:multiLevelType w:val="multilevel"/>
    <w:tmpl w:val="81B699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FE3F0C"/>
    <w:multiLevelType w:val="multilevel"/>
    <w:tmpl w:val="064275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164738"/>
    <w:multiLevelType w:val="multilevel"/>
    <w:tmpl w:val="EAF66D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5C543A"/>
    <w:multiLevelType w:val="multilevel"/>
    <w:tmpl w:val="1A92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E33A1F"/>
    <w:multiLevelType w:val="multilevel"/>
    <w:tmpl w:val="DDF0DB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A266E0"/>
    <w:multiLevelType w:val="multilevel"/>
    <w:tmpl w:val="F81252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CB13B3"/>
    <w:multiLevelType w:val="hybridMultilevel"/>
    <w:tmpl w:val="CC404A8E"/>
    <w:styleLink w:val="ImportedStyle2"/>
    <w:lvl w:ilvl="0" w:tplc="A73A08AE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844BDD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D683D0A">
      <w:start w:val="1"/>
      <w:numFmt w:val="bullet"/>
      <w:lvlText w:val="▪"/>
      <w:lvlJc w:val="left"/>
      <w:pPr>
        <w:ind w:left="28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3C23678">
      <w:start w:val="1"/>
      <w:numFmt w:val="bullet"/>
      <w:lvlText w:val="•"/>
      <w:lvlJc w:val="left"/>
      <w:pPr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94CD438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E586778">
      <w:start w:val="1"/>
      <w:numFmt w:val="bullet"/>
      <w:lvlText w:val="▪"/>
      <w:lvlJc w:val="left"/>
      <w:pPr>
        <w:ind w:left="50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7A68696">
      <w:start w:val="1"/>
      <w:numFmt w:val="bullet"/>
      <w:lvlText w:val="•"/>
      <w:lvlJc w:val="left"/>
      <w:pPr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B5AF804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B9A8188">
      <w:start w:val="1"/>
      <w:numFmt w:val="bullet"/>
      <w:lvlText w:val="▪"/>
      <w:lvlJc w:val="left"/>
      <w:pPr>
        <w:ind w:left="72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5DB122E9"/>
    <w:multiLevelType w:val="multilevel"/>
    <w:tmpl w:val="FA005D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DE5937"/>
    <w:multiLevelType w:val="hybridMultilevel"/>
    <w:tmpl w:val="D71E412C"/>
    <w:styleLink w:val="ImportedStyle1"/>
    <w:lvl w:ilvl="0" w:tplc="815050FC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F32B9C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C52CACE">
      <w:start w:val="1"/>
      <w:numFmt w:val="lowerRoman"/>
      <w:lvlText w:val="%3."/>
      <w:lvlJc w:val="left"/>
      <w:pPr>
        <w:ind w:left="216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09664B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31E96C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C480B66">
      <w:start w:val="1"/>
      <w:numFmt w:val="lowerRoman"/>
      <w:lvlText w:val="%6."/>
      <w:lvlJc w:val="left"/>
      <w:pPr>
        <w:ind w:left="432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BB4598E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71CB364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87EE194">
      <w:start w:val="1"/>
      <w:numFmt w:val="lowerRoman"/>
      <w:lvlText w:val="%9."/>
      <w:lvlJc w:val="left"/>
      <w:pPr>
        <w:ind w:left="648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768F12F7"/>
    <w:multiLevelType w:val="multilevel"/>
    <w:tmpl w:val="8874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624F2E"/>
    <w:multiLevelType w:val="multilevel"/>
    <w:tmpl w:val="BD0C1F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72062">
    <w:abstractNumId w:val="11"/>
  </w:num>
  <w:num w:numId="2" w16cid:durableId="702749120">
    <w:abstractNumId w:val="9"/>
  </w:num>
  <w:num w:numId="3" w16cid:durableId="459107238">
    <w:abstractNumId w:val="2"/>
  </w:num>
  <w:num w:numId="4" w16cid:durableId="411633407">
    <w:abstractNumId w:val="6"/>
  </w:num>
  <w:num w:numId="5" w16cid:durableId="144202446">
    <w:abstractNumId w:val="1"/>
  </w:num>
  <w:num w:numId="6" w16cid:durableId="1202522996">
    <w:abstractNumId w:val="12"/>
  </w:num>
  <w:num w:numId="7" w16cid:durableId="73012914">
    <w:abstractNumId w:val="13"/>
  </w:num>
  <w:num w:numId="8" w16cid:durableId="1903830831">
    <w:abstractNumId w:val="4"/>
  </w:num>
  <w:num w:numId="9" w16cid:durableId="2130783393">
    <w:abstractNumId w:val="8"/>
  </w:num>
  <w:num w:numId="10" w16cid:durableId="1284994867">
    <w:abstractNumId w:val="7"/>
  </w:num>
  <w:num w:numId="11" w16cid:durableId="756051387">
    <w:abstractNumId w:val="3"/>
  </w:num>
  <w:num w:numId="12" w16cid:durableId="1748763190">
    <w:abstractNumId w:val="10"/>
  </w:num>
  <w:num w:numId="13" w16cid:durableId="127624977">
    <w:abstractNumId w:val="0"/>
  </w:num>
  <w:num w:numId="14" w16cid:durableId="931546916">
    <w:abstractNumId w:val="5"/>
  </w:num>
  <w:numIdMacAtCleanup w:val="1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523"/>
    <w:rsid w:val="00001733"/>
    <w:rsid w:val="00002691"/>
    <w:rsid w:val="000172AA"/>
    <w:rsid w:val="000279C3"/>
    <w:rsid w:val="00037B05"/>
    <w:rsid w:val="000412B4"/>
    <w:rsid w:val="000500D7"/>
    <w:rsid w:val="00064320"/>
    <w:rsid w:val="00066B6F"/>
    <w:rsid w:val="00073A00"/>
    <w:rsid w:val="00076FB5"/>
    <w:rsid w:val="0008291E"/>
    <w:rsid w:val="00094AC5"/>
    <w:rsid w:val="000A22E7"/>
    <w:rsid w:val="000B26E3"/>
    <w:rsid w:val="0010435E"/>
    <w:rsid w:val="00104CD5"/>
    <w:rsid w:val="001070C2"/>
    <w:rsid w:val="00112535"/>
    <w:rsid w:val="00123BF9"/>
    <w:rsid w:val="00132F7D"/>
    <w:rsid w:val="00140891"/>
    <w:rsid w:val="00154FA3"/>
    <w:rsid w:val="00155120"/>
    <w:rsid w:val="00157607"/>
    <w:rsid w:val="00163BDD"/>
    <w:rsid w:val="0017512E"/>
    <w:rsid w:val="00185FAA"/>
    <w:rsid w:val="00186D73"/>
    <w:rsid w:val="00190A5B"/>
    <w:rsid w:val="001974A3"/>
    <w:rsid w:val="001B0376"/>
    <w:rsid w:val="001B3CED"/>
    <w:rsid w:val="001B6646"/>
    <w:rsid w:val="001C407B"/>
    <w:rsid w:val="001D21B1"/>
    <w:rsid w:val="001F3B9E"/>
    <w:rsid w:val="001F611C"/>
    <w:rsid w:val="001F618E"/>
    <w:rsid w:val="00200265"/>
    <w:rsid w:val="00204A7C"/>
    <w:rsid w:val="00206152"/>
    <w:rsid w:val="0020655C"/>
    <w:rsid w:val="002112EA"/>
    <w:rsid w:val="0021575B"/>
    <w:rsid w:val="00244992"/>
    <w:rsid w:val="002849B2"/>
    <w:rsid w:val="00294A66"/>
    <w:rsid w:val="0029602C"/>
    <w:rsid w:val="002B7407"/>
    <w:rsid w:val="002B7F72"/>
    <w:rsid w:val="002C247D"/>
    <w:rsid w:val="002D22E0"/>
    <w:rsid w:val="002D28EE"/>
    <w:rsid w:val="002D511D"/>
    <w:rsid w:val="002E71A3"/>
    <w:rsid w:val="002F52C9"/>
    <w:rsid w:val="003263A0"/>
    <w:rsid w:val="00330E35"/>
    <w:rsid w:val="00331FFD"/>
    <w:rsid w:val="0034608B"/>
    <w:rsid w:val="0035107D"/>
    <w:rsid w:val="00395556"/>
    <w:rsid w:val="0039665D"/>
    <w:rsid w:val="003B0727"/>
    <w:rsid w:val="003B2BE1"/>
    <w:rsid w:val="003B7DBE"/>
    <w:rsid w:val="003C1C38"/>
    <w:rsid w:val="003C57B2"/>
    <w:rsid w:val="003D090B"/>
    <w:rsid w:val="003E02AD"/>
    <w:rsid w:val="003E207C"/>
    <w:rsid w:val="003E54C5"/>
    <w:rsid w:val="003E6519"/>
    <w:rsid w:val="0040121F"/>
    <w:rsid w:val="004175E5"/>
    <w:rsid w:val="00425F7C"/>
    <w:rsid w:val="00450871"/>
    <w:rsid w:val="00462A65"/>
    <w:rsid w:val="0047091F"/>
    <w:rsid w:val="00474806"/>
    <w:rsid w:val="00477899"/>
    <w:rsid w:val="0048132E"/>
    <w:rsid w:val="00485791"/>
    <w:rsid w:val="00491639"/>
    <w:rsid w:val="00491F13"/>
    <w:rsid w:val="00494500"/>
    <w:rsid w:val="004A67D3"/>
    <w:rsid w:val="004B1471"/>
    <w:rsid w:val="004B4464"/>
    <w:rsid w:val="004B75AF"/>
    <w:rsid w:val="004C5320"/>
    <w:rsid w:val="004C7523"/>
    <w:rsid w:val="004D0018"/>
    <w:rsid w:val="004D03FD"/>
    <w:rsid w:val="004D326A"/>
    <w:rsid w:val="004D47CA"/>
    <w:rsid w:val="004E75EC"/>
    <w:rsid w:val="004F13F0"/>
    <w:rsid w:val="00500EF8"/>
    <w:rsid w:val="00510048"/>
    <w:rsid w:val="005120F2"/>
    <w:rsid w:val="005201FD"/>
    <w:rsid w:val="00520756"/>
    <w:rsid w:val="005208C1"/>
    <w:rsid w:val="005211FA"/>
    <w:rsid w:val="00537443"/>
    <w:rsid w:val="005449F4"/>
    <w:rsid w:val="0055090A"/>
    <w:rsid w:val="00555B69"/>
    <w:rsid w:val="0056437B"/>
    <w:rsid w:val="00585ABE"/>
    <w:rsid w:val="00597A00"/>
    <w:rsid w:val="005A0A7D"/>
    <w:rsid w:val="005A11D7"/>
    <w:rsid w:val="005A1DD7"/>
    <w:rsid w:val="005A4117"/>
    <w:rsid w:val="005B2275"/>
    <w:rsid w:val="005B3636"/>
    <w:rsid w:val="005C3975"/>
    <w:rsid w:val="005E1800"/>
    <w:rsid w:val="005F29A2"/>
    <w:rsid w:val="005F5B69"/>
    <w:rsid w:val="00620117"/>
    <w:rsid w:val="00625D33"/>
    <w:rsid w:val="006307DA"/>
    <w:rsid w:val="00632DD2"/>
    <w:rsid w:val="00637D6B"/>
    <w:rsid w:val="00640AED"/>
    <w:rsid w:val="00645DB4"/>
    <w:rsid w:val="0065070B"/>
    <w:rsid w:val="00654222"/>
    <w:rsid w:val="006575DD"/>
    <w:rsid w:val="00657B13"/>
    <w:rsid w:val="00663185"/>
    <w:rsid w:val="00671741"/>
    <w:rsid w:val="00671D1B"/>
    <w:rsid w:val="00674D51"/>
    <w:rsid w:val="00683827"/>
    <w:rsid w:val="0069142D"/>
    <w:rsid w:val="00692B6D"/>
    <w:rsid w:val="006959F7"/>
    <w:rsid w:val="006A1B95"/>
    <w:rsid w:val="006A49C0"/>
    <w:rsid w:val="006D73AD"/>
    <w:rsid w:val="006E096F"/>
    <w:rsid w:val="006E186C"/>
    <w:rsid w:val="006F0CC7"/>
    <w:rsid w:val="006F5CEB"/>
    <w:rsid w:val="00704CD8"/>
    <w:rsid w:val="00706622"/>
    <w:rsid w:val="00714E1A"/>
    <w:rsid w:val="00723985"/>
    <w:rsid w:val="00725FB9"/>
    <w:rsid w:val="007260E6"/>
    <w:rsid w:val="00732882"/>
    <w:rsid w:val="00735202"/>
    <w:rsid w:val="00744EC2"/>
    <w:rsid w:val="00746B3B"/>
    <w:rsid w:val="007541E4"/>
    <w:rsid w:val="0076539B"/>
    <w:rsid w:val="00791B3F"/>
    <w:rsid w:val="007A0171"/>
    <w:rsid w:val="007B05CD"/>
    <w:rsid w:val="007B305B"/>
    <w:rsid w:val="007D51FA"/>
    <w:rsid w:val="007E2C95"/>
    <w:rsid w:val="0080023A"/>
    <w:rsid w:val="008023B2"/>
    <w:rsid w:val="0081070A"/>
    <w:rsid w:val="008168AF"/>
    <w:rsid w:val="008367A5"/>
    <w:rsid w:val="008431B9"/>
    <w:rsid w:val="00851065"/>
    <w:rsid w:val="00856DEB"/>
    <w:rsid w:val="00864703"/>
    <w:rsid w:val="00873858"/>
    <w:rsid w:val="008738BE"/>
    <w:rsid w:val="00875DE1"/>
    <w:rsid w:val="00875E83"/>
    <w:rsid w:val="00876448"/>
    <w:rsid w:val="00876D8F"/>
    <w:rsid w:val="00890013"/>
    <w:rsid w:val="00893A3D"/>
    <w:rsid w:val="008A0DAA"/>
    <w:rsid w:val="008A41B7"/>
    <w:rsid w:val="008B74B9"/>
    <w:rsid w:val="008C028A"/>
    <w:rsid w:val="008C61C6"/>
    <w:rsid w:val="008D03FE"/>
    <w:rsid w:val="008D0EF2"/>
    <w:rsid w:val="008E677A"/>
    <w:rsid w:val="008F027A"/>
    <w:rsid w:val="008F0BA7"/>
    <w:rsid w:val="008F1491"/>
    <w:rsid w:val="00901CD7"/>
    <w:rsid w:val="0090296C"/>
    <w:rsid w:val="009113C4"/>
    <w:rsid w:val="00912444"/>
    <w:rsid w:val="00917406"/>
    <w:rsid w:val="00926B4C"/>
    <w:rsid w:val="009539E0"/>
    <w:rsid w:val="00960F17"/>
    <w:rsid w:val="009612F0"/>
    <w:rsid w:val="009801CD"/>
    <w:rsid w:val="0098548D"/>
    <w:rsid w:val="00993023"/>
    <w:rsid w:val="0099751F"/>
    <w:rsid w:val="009A4C76"/>
    <w:rsid w:val="009B1D9B"/>
    <w:rsid w:val="009B31F7"/>
    <w:rsid w:val="009B71B8"/>
    <w:rsid w:val="009C2A73"/>
    <w:rsid w:val="009C4CE8"/>
    <w:rsid w:val="009C5312"/>
    <w:rsid w:val="009D0C4C"/>
    <w:rsid w:val="009D10BC"/>
    <w:rsid w:val="009F36F1"/>
    <w:rsid w:val="00A023FF"/>
    <w:rsid w:val="00A03533"/>
    <w:rsid w:val="00A140DF"/>
    <w:rsid w:val="00A20077"/>
    <w:rsid w:val="00A2270B"/>
    <w:rsid w:val="00A24980"/>
    <w:rsid w:val="00A25E8C"/>
    <w:rsid w:val="00A33A04"/>
    <w:rsid w:val="00A450DD"/>
    <w:rsid w:val="00A465B2"/>
    <w:rsid w:val="00A5391B"/>
    <w:rsid w:val="00A54CA6"/>
    <w:rsid w:val="00A70DB2"/>
    <w:rsid w:val="00A73B8A"/>
    <w:rsid w:val="00A75380"/>
    <w:rsid w:val="00A8592A"/>
    <w:rsid w:val="00A90CDA"/>
    <w:rsid w:val="00AA2126"/>
    <w:rsid w:val="00AA42CC"/>
    <w:rsid w:val="00AC54CA"/>
    <w:rsid w:val="00AE6F2F"/>
    <w:rsid w:val="00AE71D2"/>
    <w:rsid w:val="00AF3743"/>
    <w:rsid w:val="00B1097A"/>
    <w:rsid w:val="00B23618"/>
    <w:rsid w:val="00B268BB"/>
    <w:rsid w:val="00B30730"/>
    <w:rsid w:val="00B51298"/>
    <w:rsid w:val="00B61D0A"/>
    <w:rsid w:val="00B678E4"/>
    <w:rsid w:val="00B76516"/>
    <w:rsid w:val="00B9482B"/>
    <w:rsid w:val="00BA3775"/>
    <w:rsid w:val="00BA5296"/>
    <w:rsid w:val="00BA69F2"/>
    <w:rsid w:val="00BB7F95"/>
    <w:rsid w:val="00BC06F7"/>
    <w:rsid w:val="00BC4C01"/>
    <w:rsid w:val="00BD006B"/>
    <w:rsid w:val="00BD6490"/>
    <w:rsid w:val="00BE79CB"/>
    <w:rsid w:val="00BF2D05"/>
    <w:rsid w:val="00BF7F26"/>
    <w:rsid w:val="00C01CF0"/>
    <w:rsid w:val="00C04E8F"/>
    <w:rsid w:val="00C07D5D"/>
    <w:rsid w:val="00C10C2A"/>
    <w:rsid w:val="00C24D2A"/>
    <w:rsid w:val="00C43956"/>
    <w:rsid w:val="00C44A78"/>
    <w:rsid w:val="00C5285E"/>
    <w:rsid w:val="00C54201"/>
    <w:rsid w:val="00C549DE"/>
    <w:rsid w:val="00C61922"/>
    <w:rsid w:val="00C66D6E"/>
    <w:rsid w:val="00C85004"/>
    <w:rsid w:val="00C9325B"/>
    <w:rsid w:val="00C9492A"/>
    <w:rsid w:val="00C96CC6"/>
    <w:rsid w:val="00CA3D08"/>
    <w:rsid w:val="00CB0F25"/>
    <w:rsid w:val="00CC0F53"/>
    <w:rsid w:val="00CC25BB"/>
    <w:rsid w:val="00CD0C6F"/>
    <w:rsid w:val="00CF1A8E"/>
    <w:rsid w:val="00D13A64"/>
    <w:rsid w:val="00D1508E"/>
    <w:rsid w:val="00D1600A"/>
    <w:rsid w:val="00D26BE5"/>
    <w:rsid w:val="00D42246"/>
    <w:rsid w:val="00D43BC2"/>
    <w:rsid w:val="00D46904"/>
    <w:rsid w:val="00D52195"/>
    <w:rsid w:val="00D53B3D"/>
    <w:rsid w:val="00D60738"/>
    <w:rsid w:val="00D62275"/>
    <w:rsid w:val="00D63120"/>
    <w:rsid w:val="00D64842"/>
    <w:rsid w:val="00D64C4F"/>
    <w:rsid w:val="00D727B4"/>
    <w:rsid w:val="00D76423"/>
    <w:rsid w:val="00D7685D"/>
    <w:rsid w:val="00D7725F"/>
    <w:rsid w:val="00D839F3"/>
    <w:rsid w:val="00D84742"/>
    <w:rsid w:val="00D87701"/>
    <w:rsid w:val="00D95BEC"/>
    <w:rsid w:val="00DA6AC5"/>
    <w:rsid w:val="00DA7F7E"/>
    <w:rsid w:val="00DB3469"/>
    <w:rsid w:val="00DB6040"/>
    <w:rsid w:val="00DC163F"/>
    <w:rsid w:val="00DC250C"/>
    <w:rsid w:val="00DC73B7"/>
    <w:rsid w:val="00DD7DFB"/>
    <w:rsid w:val="00E012C5"/>
    <w:rsid w:val="00E0284E"/>
    <w:rsid w:val="00E0655B"/>
    <w:rsid w:val="00E17C1F"/>
    <w:rsid w:val="00E251BC"/>
    <w:rsid w:val="00E3381C"/>
    <w:rsid w:val="00E42339"/>
    <w:rsid w:val="00E45383"/>
    <w:rsid w:val="00E5323C"/>
    <w:rsid w:val="00E838A4"/>
    <w:rsid w:val="00E85433"/>
    <w:rsid w:val="00E85E0E"/>
    <w:rsid w:val="00E8660F"/>
    <w:rsid w:val="00E969DF"/>
    <w:rsid w:val="00EA1103"/>
    <w:rsid w:val="00EB0E11"/>
    <w:rsid w:val="00EB25FA"/>
    <w:rsid w:val="00EB3766"/>
    <w:rsid w:val="00EB44BF"/>
    <w:rsid w:val="00EB4E2F"/>
    <w:rsid w:val="00EB67D7"/>
    <w:rsid w:val="00EC256A"/>
    <w:rsid w:val="00ED407E"/>
    <w:rsid w:val="00ED46E8"/>
    <w:rsid w:val="00EE3D5D"/>
    <w:rsid w:val="00EE7C74"/>
    <w:rsid w:val="00EF442A"/>
    <w:rsid w:val="00EF7104"/>
    <w:rsid w:val="00F07B0E"/>
    <w:rsid w:val="00F11D9F"/>
    <w:rsid w:val="00F15F52"/>
    <w:rsid w:val="00F20228"/>
    <w:rsid w:val="00F2119B"/>
    <w:rsid w:val="00F33C0F"/>
    <w:rsid w:val="00F36D80"/>
    <w:rsid w:val="00F42908"/>
    <w:rsid w:val="00F42C3B"/>
    <w:rsid w:val="00F62296"/>
    <w:rsid w:val="00F7459D"/>
    <w:rsid w:val="00F967E6"/>
    <w:rsid w:val="00FA338A"/>
    <w:rsid w:val="00FA5408"/>
    <w:rsid w:val="00FA692E"/>
    <w:rsid w:val="00FB21B7"/>
    <w:rsid w:val="00FB5F1C"/>
    <w:rsid w:val="00FC1B09"/>
    <w:rsid w:val="00FD5EE5"/>
    <w:rsid w:val="00FE5BD6"/>
    <w:rsid w:val="00FF116D"/>
    <w:rsid w:val="12D81DA0"/>
    <w:rsid w:val="1C49AC17"/>
    <w:rsid w:val="1D2EFADA"/>
    <w:rsid w:val="1F9D784B"/>
    <w:rsid w:val="28E6367A"/>
    <w:rsid w:val="2D5392D4"/>
    <w:rsid w:val="315759FC"/>
    <w:rsid w:val="31F4C961"/>
    <w:rsid w:val="4204505D"/>
    <w:rsid w:val="4C1C46A4"/>
    <w:rsid w:val="4E8021A9"/>
    <w:rsid w:val="59583C16"/>
    <w:rsid w:val="5DAF62FD"/>
    <w:rsid w:val="6B344C14"/>
    <w:rsid w:val="7273E7EE"/>
    <w:rsid w:val="79049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6661B"/>
  <w15:docId w15:val="{665BB6C7-AE57-4477-99FF-39242DAE1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59" w:lineRule="auto"/>
      <w:pPrChange w:id="0" w:author="mary.inoue@fap.local" w:date="2026-09-22T12:51:00Z">
        <w:pPr>
          <w:pBdr>
            <w:top w:val="nil"/>
            <w:left w:val="nil"/>
            <w:bottom w:val="nil"/>
            <w:right w:val="nil"/>
            <w:between w:val="nil"/>
            <w:bar w:val="nil"/>
          </w:pBdr>
        </w:pPr>
      </w:pPrChange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pt-BR"/>
      <w:rPrChange w:id="0" w:author="mary.inoue@fap.local" w:date="2026-09-22T12:51:00Z">
        <w:rPr>
          <w:rFonts w:eastAsia="Arial Unicode MS"/>
          <w:sz w:val="24"/>
          <w:szCs w:val="24"/>
          <w:bdr w:val="nil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sz w:val="24"/>
      <w:szCs w:val="24"/>
      <w:u w:color="000000"/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ascii="Calibri" w:eastAsia="Calibri" w:hAnsi="Calibri" w:cs="Calibri"/>
      <w:color w:val="000000"/>
      <w:sz w:val="24"/>
      <w:szCs w:val="24"/>
      <w:u w:color="000000"/>
    </w:rPr>
  </w:style>
  <w:style w:type="paragraph" w:customStyle="1" w:styleId="Body">
    <w:name w:val="Body"/>
    <w:rPr>
      <w:rFonts w:ascii="Calibri" w:hAnsi="Calibri"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Index1">
    <w:name w:val="index 1"/>
    <w:next w:val="Body"/>
    <w:uiPriority w:val="99"/>
    <w:pPr>
      <w:ind w:left="240" w:hanging="240"/>
    </w:pPr>
    <w:rPr>
      <w:rFonts w:ascii="Calibri" w:hAnsi="Calibri" w:cs="Arial Unicode MS"/>
      <w:color w:val="000000"/>
      <w:sz w:val="24"/>
      <w:szCs w:val="24"/>
      <w:u w:color="000000"/>
    </w:rPr>
  </w:style>
  <w:style w:type="paragraph" w:styleId="ListParagraph">
    <w:name w:val="List Paragraph"/>
    <w:uiPriority w:val="34"/>
    <w:qFormat/>
    <w:pPr>
      <w:ind w:left="720"/>
    </w:pPr>
    <w:rPr>
      <w:rFonts w:ascii="Calibri" w:hAnsi="Calibri" w:cs="Arial Unicode MS"/>
      <w:color w:val="000000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2"/>
      </w:numPr>
    </w:pPr>
  </w:style>
  <w:style w:type="paragraph" w:customStyle="1" w:styleId="Default">
    <w:name w:val="Default"/>
    <w:rsid w:val="0065070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pPrChange w:id="1" w:author="mary.inoue@fap.local" w:date="2026-09-22T12:51:00Z">
        <w:pPr>
          <w:pBdr>
            <w:top w:val="nil"/>
            <w:left w:val="nil"/>
            <w:bottom w:val="nil"/>
            <w:right w:val="nil"/>
            <w:between w:val="nil"/>
            <w:bar w:val="nil"/>
          </w:pBdr>
          <w:spacing w:before="160" w:line="288" w:lineRule="auto"/>
        </w:pPr>
      </w:pPrChange>
    </w:pPr>
    <w:rPr>
      <w:rFonts w:ascii="Arial" w:eastAsiaTheme="minorHAnsi" w:hAnsi="Arial" w:cs="Arial"/>
      <w:color w:val="000000"/>
      <w:sz w:val="24"/>
      <w:szCs w:val="24"/>
      <w:bdr w:val="none" w:sz="0" w:space="0" w:color="auto"/>
      <w:lang w:val="pt-BR"/>
      <w:rPrChange w:id="1" w:author="mary.inoue@fap.local" w:date="2026-09-22T12:51:00Z">
        <w:rPr>
          <w:rFonts w:ascii="Helvetica Neue" w:eastAsia="Helvetica Neue" w:hAnsi="Helvetica Neue" w:cs="Helvetica Neue"/>
          <w:color w:val="000000"/>
          <w:sz w:val="24"/>
          <w:szCs w:val="24"/>
          <w:bdr w:val="nil"/>
          <w:lang w:val="en-US" w:eastAsia="en-US" w:bidi="ar-SA"/>
          <w14:textOutline w14:w="0" w14:cap="flat" w14:cmpd="sng" w14:algn="ctr">
            <w14:noFill/>
            <w14:prstDash w14:val="solid"/>
            <w14:bevel/>
          </w14:textOutline>
        </w:rPr>
      </w:rPrChange>
    </w:rPr>
  </w:style>
  <w:style w:type="paragraph" w:customStyle="1" w:styleId="paragraph">
    <w:name w:val="paragraph"/>
    <w:basedOn w:val="Normal"/>
    <w:rsid w:val="00450871"/>
    <w:pPr>
      <w:spacing w:before="100" w:beforeAutospacing="1" w:after="100" w:afterAutospacing="1"/>
    </w:pPr>
    <w:rPr>
      <w:rFonts w:eastAsia="Times New Roman"/>
    </w:rPr>
  </w:style>
  <w:style w:type="character" w:customStyle="1" w:styleId="normaltextrun">
    <w:name w:val="normaltextrun"/>
    <w:basedOn w:val="DefaultParagraphFont"/>
    <w:rsid w:val="00450871"/>
  </w:style>
  <w:style w:type="character" w:customStyle="1" w:styleId="eop">
    <w:name w:val="eop"/>
    <w:basedOn w:val="DefaultParagraphFont"/>
    <w:rsid w:val="00450871"/>
  </w:style>
  <w:style w:type="character" w:customStyle="1" w:styleId="scxw94794337">
    <w:name w:val="scxw94794337"/>
    <w:basedOn w:val="DefaultParagraphFont"/>
    <w:rsid w:val="00037B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5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2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9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0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3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8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5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0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8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ED9A7-D7B4-470A-86A3-871A0AB8C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1574</Words>
  <Characters>8974</Characters>
  <Application>Microsoft Office Word</Application>
  <DocSecurity>0</DocSecurity>
  <Lines>74</Lines>
  <Paragraphs>21</Paragraphs>
  <ScaleCrop>false</ScaleCrop>
  <Company/>
  <LinksUpToDate>false</LinksUpToDate>
  <CharactersWithSpaces>10527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Cameron Dewey</dc:creator>
  <cp:lastModifiedBy>Arthur Souza Rodrigues</cp:lastModifiedBy>
  <cp:revision>1</cp:revision>
  <dcterms:created xsi:type="dcterms:W3CDTF">2022-11-29T01:17:00Z</dcterms:created>
  <dcterms:modified xsi:type="dcterms:W3CDTF">2026-09-22T16:51:00Z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fe1a4e9759612513e2243df184ccadf29c5b45e7ca43872d11072dd1c7aca2e7</vt:lpwstr>
  </property>
</Properties>
</file>