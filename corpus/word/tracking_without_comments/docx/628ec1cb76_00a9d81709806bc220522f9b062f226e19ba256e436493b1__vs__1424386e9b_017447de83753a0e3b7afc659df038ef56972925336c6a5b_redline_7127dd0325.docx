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99AC47" w14:textId="017DDEDE" w:rsidR="005F3EE7" w:rsidRDefault="00A83843" w:rsidP="005F3EE7">
      <w:pPr>
        <w:rPr>
          <w:del w:id="0" w:author="Comparison" w:date="2026-09-22T12:41:00Z" w16du:dateUtc="2026-09-22T16:41:00Z"/>
          <w:b/>
          <w:bCs/>
          <w:sz w:val="32"/>
          <w:szCs w:val="32"/>
        </w:rPr>
      </w:pPr>
      <w:ins w:id="1" w:author="Comparison" w:date="2026-09-22T12:41:00Z" w16du:dateUtc="2026-09-22T16:41:00Z">
        <w:r>
          <w:rPr>
            <w:b/>
            <w:bCs/>
          </w:rPr>
          <w:t>ACB-kædemotor - frit konfigurerbar - CDC-1-ACB</w:t>
        </w:r>
        <w:r>
          <w:br/>
        </w:r>
        <w:r>
          <w:rPr>
            <w:b/>
            <w:bCs/>
          </w:rPr>
          <w:t>24 V DC / Tilpasset efter kundeønsker</w:t>
        </w:r>
        <w:r>
          <w:br/>
        </w:r>
        <w:r>
          <w:br/>
          <w:t>Elektrisk motor til integreret, usynlig montering i vinduesprofilen og til eftermontering.</w:t>
        </w:r>
        <w:r>
          <w:br/>
          <w:t>Praktisk til motoriseret åbning og lukning af vinduer og lemme.</w:t>
        </w:r>
        <w:r>
          <w:br/>
          <w:t>Kan bruges til Komfortopluk, røgudluftning og brandventilation iht. DS/EN12101-2</w:t>
        </w:r>
        <w:r>
          <w:br/>
          <w:t>Kan kombineres med alle D+H låsemotorer.</w:t>
        </w:r>
        <w:r>
          <w:br/>
        </w:r>
        <w:r>
          <w:br/>
        </w:r>
        <w:r>
          <w:rPr>
            <w:b/>
            <w:bCs/>
          </w:rPr>
          <w:t>Egenskaber:</w:t>
        </w:r>
        <w:r>
          <w:br/>
          <w:t>Integreret, frit parametrerbar slukningselektronik for at forhindre en defekt i tilfælde af overbelastning af vindue og motor.</w:t>
        </w:r>
        <w:r>
          <w:br/>
        </w:r>
        <w:r>
          <w:t>Integreret grænseflade ACB (Advanced Communication Bus) med åben Modbus RTU-protokol.</w:t>
        </w:r>
        <w:r>
          <w:br/>
          <w:t>Direkte integration af motoren gennem åben buskommunikation via ACB (Advanced Communication Bus), f.eks. i CTS (bygningsautomation).</w:t>
        </w:r>
        <w:r>
          <w:br/>
          <w:t>Lav driftsstøj takket være innovativ, akustisk afkobling af drevkomponenterne.</w:t>
        </w:r>
        <w:r>
          <w:br/>
          <w:t>Højpræcisionsmotor og synkron elektronik til synkron drift af op til 8 motorer.</w:t>
        </w:r>
        <w:r>
          <w:br/>
          <w:t>Korrosionsbeskyttet, hærdet, stålkæde, vedligeholdelsesfri takket være livstidssmøring.</w:t>
        </w:r>
        <w:r>
          <w:br/>
        </w:r>
        <w:r>
          <w:t>Highspeed-funktion (-HS) til hurtigt opluk af vinduer i tilfælde af brand (ABV).</w:t>
        </w:r>
        <w:r>
          <w:br/>
          <w:t>Justerbart, flertrins klembeskyttelsessystem (løbetid, kraft, åbning).</w:t>
        </w:r>
        <w:r>
          <w:br/>
          <w:t>Automatisk aflastning af tætningsbåndet efter lukning beskytter tætningslister.</w:t>
        </w:r>
        <w:r>
          <w:br/>
          <w:t>Lavt kabelforbrug med mulighed for gennemsløjfning af op til 3 motorer.</w:t>
        </w:r>
        <w:r>
          <w:br/>
          <w:t>Enkel installation takket være stik med beskyttelse mod omvendt polaritet.</w:t>
        </w:r>
        <w:r>
          <w:br/>
          <w:t>Tilslutning valgfrit mulig fra venstre eller højre (forsyning inkl. bussignaler).</w:t>
        </w:r>
        <w:r>
          <w:br/>
        </w:r>
        <w:r>
          <w:t>Kan parametriseres individuelt via D+H SCS-software.</w:t>
        </w:r>
        <w:r>
          <w:br/>
        </w:r>
        <w:r>
          <w:br/>
        </w:r>
        <w:r>
          <w:rPr>
            <w:b/>
            <w:bCs/>
          </w:rPr>
          <w:t>Funktionsbeskrivelse ACB</w:t>
        </w:r>
        <w:r>
          <w:br/>
          <w:t>Sikker ABV-central kommunikation gennem krypteret dataoverførsel mellem centraler og motorer fra D+H Mechatronic AG.</w:t>
        </w:r>
        <w:r>
          <w:br/>
          <w:t>Direkte styring af motoren via ACB mulig.</w:t>
        </w:r>
        <w:r>
          <w:br/>
          <w:t>Som standard er motoren indstillet med drift med pol-skift fra fabrikken.</w:t>
        </w:r>
        <w:r>
          <w:br/>
          <w:t>Præcis styring af position og feedback, herunder angivelser af den faktiske position.</w:t>
        </w:r>
        <w:r>
          <w:br/>
          <w:t>Åbne- og lukke meddelelser kommer direkte fra motoren via ACB-kommunikation.</w:t>
        </w:r>
        <w:r>
          <w:br/>
        </w:r>
        <w:r>
          <w:t>Motorens generelle status, som f.eks. samlet kørestrækning, antal aktiveringer, diagnostik og nødfunktion, kan evalueres.</w:t>
        </w:r>
        <w:r>
          <w:br/>
          <w:t>  </w:t>
        </w:r>
        <w:r>
          <w:br/>
        </w:r>
        <w:r>
          <w:rPr>
            <w:b/>
            <w:bCs/>
          </w:rPr>
          <w:t>Udvidelsesfunktioner:</w:t>
        </w:r>
        <w:r>
          <w:br/>
        </w:r>
        <w:r>
          <w:rPr>
            <w:b/>
            <w:bCs/>
          </w:rPr>
          <w:t>Option "SBD/SBU"</w:t>
        </w:r>
        <w:r>
          <w:t xml:space="preserve"> - Korrosionsbeskyttet, hærdet stålkæde i sidebue-design til lave karmhøjder</w:t>
        </w:r>
        <w:r>
          <w:br/>
        </w:r>
        <w:r>
          <w:rPr>
            <w:b/>
            <w:bCs/>
          </w:rPr>
          <w:t xml:space="preserve">Option "ZB" </w:t>
        </w:r>
        <w:r>
          <w:t>- Vindebroanvendelse til sidemontering af motoren på vinduet</w:t>
        </w:r>
        <w:r>
          <w:br/>
        </w:r>
        <w:r>
          <w:rPr>
            <w:b/>
            <w:bCs/>
          </w:rPr>
          <w:t xml:space="preserve">Option "CP" </w:t>
        </w:r>
        <w:r>
          <w:t>- Brugertilpasset motorfunktionsprogrammering såsom løbetid, kraft og åbning</w:t>
        </w:r>
        <w:r>
          <w:br/>
        </w:r>
        <w:r>
          <w:rPr>
            <w:b/>
            <w:bCs/>
          </w:rPr>
          <w:t xml:space="preserve">Option "HP" </w:t>
        </w:r>
        <w:r>
          <w:t>- Åbningsprogrammering</w:t>
        </w:r>
        <w:r>
          <w:br/>
        </w:r>
        <w:r>
          <w:rPr>
            <w:b/>
            <w:bCs/>
          </w:rPr>
          <w:t xml:space="preserve">Option "VP" </w:t>
        </w:r>
        <w:r>
          <w:t>- Signal til forbindelse med D+H BSY+ låsemotorer</w:t>
        </w:r>
        <w:r>
          <w:br/>
        </w:r>
        <w:r>
          <w:rPr>
            <w:b/>
            <w:bCs/>
          </w:rPr>
          <w:t xml:space="preserve">Option "KM" </w:t>
        </w:r>
        <w:r>
          <w:t>- Kraftig motor-gear-enhed med øget kraft (op til 400 N) til at åbne og lukke tunge parallelsprossede og hæve-/sænkevindue/tophængte vinduer.</w:t>
        </w:r>
        <w:r>
          <w:br/>
        </w:r>
        <w:r>
          <w:rPr>
            <w:b/>
            <w:bCs/>
          </w:rPr>
          <w:t xml:space="preserve">Option "LS" </w:t>
        </w:r>
        <w:r>
          <w:t>- Lavhastigheds-programmering i LUKKET-retning til 5 mm/s</w:t>
        </w:r>
        <w:r>
          <w:br/>
        </w:r>
        <w:r>
          <w:rPr>
            <w:b/>
            <w:bCs/>
          </w:rPr>
          <w:t>Option "SA"</w:t>
        </w:r>
        <w:r>
          <w:t xml:space="preserve"> - "Afbryder ÅBEN" endepositionsmeddelelse</w:t>
        </w:r>
        <w:r>
          <w:br/>
        </w:r>
        <w:r>
          <w:rPr>
            <w:b/>
            <w:bCs/>
          </w:rPr>
          <w:t>Option "SZ"</w:t>
        </w:r>
        <w:r>
          <w:t xml:space="preserve"> - "Afbryder LUKKET" endepositionsmeddelelse</w:t>
        </w:r>
        <w:r>
          <w:br/>
        </w:r>
        <w:r>
          <w:rPr>
            <w:b/>
            <w:bCs/>
          </w:rPr>
          <w:t>Option "SA-SZ"</w:t>
        </w:r>
        <w:r>
          <w:t xml:space="preserve"> - "Afbryder ÅBEN" og "Afbryder LUKKET" endepositionsmeddelelse</w:t>
        </w:r>
        <w:r>
          <w:br/>
        </w:r>
        <w:r>
          <w:rPr>
            <w:b/>
            <w:bCs/>
          </w:rPr>
          <w:t>Option "AS2"</w:t>
        </w:r>
        <w:r>
          <w:t xml:space="preserve"> - Akustisk signal i overensstemmelse med beskyttelsesklasse 2 i henhold til MaschRL/42/EG</w:t>
        </w:r>
        <w:r>
          <w:br/>
        </w:r>
        <w:r>
          <w:rPr>
            <w:b/>
            <w:bCs/>
          </w:rPr>
          <w:t>Option "AS3"</w:t>
        </w:r>
        <w:r>
          <w:t xml:space="preserve"> - Akustisk signal i overensstemmelse med beskyttelsesklasse 3 i henhold til MaschRL/42/EG</w:t>
        </w:r>
        <w:r>
          <w:br/>
        </w:r>
        <w:r>
          <w:rPr>
            <w:b/>
            <w:bCs/>
          </w:rPr>
          <w:t>Option "SKS"</w:t>
        </w:r>
        <w:r>
          <w:t xml:space="preserve"> - Mulighed for direkte tilslutning af en klembeskyttelsesliste eller en optisk sensor til overvågning af lukkekanten på motoren</w:t>
        </w:r>
        <w:r>
          <w:br/>
        </w:r>
        <w:r>
          <w:rPr>
            <w:b/>
            <w:bCs/>
          </w:rPr>
          <w:t xml:space="preserve">Option "specialfarve" </w:t>
        </w:r>
        <w:r>
          <w:t>- lakering til perfekt integration i facadens udseende i henhold til RAL, DB, NCS</w:t>
        </w:r>
        <w:r>
          <w:br/>
        </w:r>
        <w:r>
          <w:br/>
        </w:r>
        <w:r>
          <w:rPr>
            <w:b/>
            <w:bCs/>
          </w:rPr>
          <w:t>Tekniske data:</w:t>
        </w:r>
        <w:r>
          <w:br/>
          <w:t>Forsyning: 24 V DC / ±15 %</w:t>
        </w:r>
        <w:r>
          <w:br/>
          <w:t>Strømforbrug:</w:t>
        </w:r>
        <w:r>
          <w:br/>
        </w:r>
        <w:r>
          <w:rPr>
            <w:color w:val="E10025"/>
          </w:rPr>
          <w:t>0,6 A (til 350 mm åbning)</w:t>
        </w:r>
        <w:r>
          <w:br/>
        </w:r>
        <w:r>
          <w:rPr>
            <w:color w:val="0092D4"/>
          </w:rPr>
          <w:t>0,8 A (til 500 + 600 mm åbning)</w:t>
        </w:r>
        <w:r>
          <w:br/>
        </w:r>
        <w:r>
          <w:rPr>
            <w:color w:val="0092D4"/>
          </w:rPr>
          <w:t>1 A (til 700 mm åbning)</w:t>
        </w:r>
        <w:r>
          <w:br/>
        </w:r>
        <w:r>
          <w:rPr>
            <w:color w:val="6DB755"/>
          </w:rPr>
          <w:t>1 A (til 800 - 1300 mm åbning)</w:t>
        </w:r>
        <w:r>
          <w:br/>
          <w:t>Indkoblingstid: 30 % (TIL: 3 Min. / FRA: 7 Min.)</w:t>
        </w:r>
        <w:r>
          <w:br/>
          <w:t>Udkobling: Integreret elektronisk belastningsafbryder</w:t>
        </w:r>
        <w:r>
          <w:br/>
          <w:t>Konfiguration: Main eller Sub</w:t>
        </w:r>
        <w:r>
          <w:br/>
          <w:t>Design: Højre eller venstre</w:t>
        </w:r>
        <w:r>
          <w:br/>
          <w:t>Trykkraft: 250 N</w:t>
        </w:r>
        <w:r>
          <w:br/>
          <w:t>Trækkraft: 250 N</w:t>
        </w:r>
        <w:r>
          <w:br/>
          <w:t>Nominel låsekraft **: 1500 N</w:t>
        </w:r>
        <w:r>
          <w:br/>
          <w:t>Levetid: 20000 dobbeltoperationer *</w:t>
        </w:r>
        <w:r>
          <w:br/>
          <w:t>Åbning:300 mm - 1300 mm</w:t>
        </w:r>
        <w:r>
          <w:br/>
          <w:t>Hastighed ÅBNE: 6,7 mm/s</w:t>
        </w:r>
        <w:r>
          <w:br/>
          <w:t>Hastighed ÅBNE - ABV:</w:t>
        </w:r>
        <w:r>
          <w:br/>
        </w:r>
        <w:r>
          <w:rPr>
            <w:color w:val="E10025"/>
          </w:rPr>
          <w:t>9,4 mm/s (til 350 mm åbning)</w:t>
        </w:r>
        <w:r>
          <w:br/>
        </w:r>
        <w:r>
          <w:rPr>
            <w:color w:val="0092D4"/>
          </w:rPr>
          <w:t>13,6 mm/s (til 500 + 700 mm åbning)</w:t>
        </w:r>
        <w:r>
          <w:br/>
        </w:r>
        <w:r>
          <w:rPr>
            <w:color w:val="6DB755"/>
          </w:rPr>
          <w:t>15 mm/s (til 800 - 1300 mm åbning)</w:t>
        </w:r>
        <w:r>
          <w:br/>
          <w:t>Hastighed LUKKE:</w:t>
        </w:r>
        <w:r>
          <w:br/>
        </w:r>
        <w:r>
          <w:rPr>
            <w:color w:val="E10025"/>
          </w:rPr>
          <w:t>5 mm/s (til 350 mm åbning)</w:t>
        </w:r>
        <w:r>
          <w:br/>
        </w:r>
        <w:r>
          <w:rPr>
            <w:color w:val="0092D4"/>
          </w:rPr>
          <w:t>6,7 mm/s (til 500 + 700 mm åbning)</w:t>
        </w:r>
        <w:r>
          <w:br/>
        </w:r>
        <w:r>
          <w:rPr>
            <w:color w:val="6DB755"/>
          </w:rPr>
          <w:t>6,7 mm/s (til 800 - 1300 mm åbning)</w:t>
        </w:r>
        <w:r>
          <w:br/>
          <w:t>Beskyttelsesklasse: IP 32</w:t>
        </w:r>
        <w:r>
          <w:br/>
          <w:t>Måling af lydtryk (støjemission): LpA ≤ 35 dB(A)</w:t>
        </w:r>
        <w:r>
          <w:br/>
          <w:t>Temperaturområde: -15 °C (-5 °C ***) ... +75 °C</w:t>
        </w:r>
        <w:r>
          <w:br/>
          <w:t>Temperaturstandsikkerhed: B300 (30 min / 300 °C)</w:t>
        </w:r>
        <w:r>
          <w:br/>
          <w:t>Hus: Aluminium</w:t>
        </w:r>
        <w:r>
          <w:br/>
          <w:t>Farve: Specialfarve i henhold til RAL/DB/NCS</w:t>
        </w:r>
        <w:r>
          <w:br/>
          <w:t>Tilslutning: Silikonekabel</w:t>
        </w:r>
        <w:r>
          <w:br/>
          <w:t>B x H x D: 405-885 (åbningsafhængig) x 30 x 39 mm</w:t>
        </w:r>
        <w:r>
          <w:br/>
        </w:r>
        <w:r>
          <w:br/>
          <w:t>* Ved lodret anvendelse skal D+H-forhandleren kontaktes!</w:t>
        </w:r>
        <w:r>
          <w:br/>
          <w:t>** Afhængig af fastgørelsen, *** iht. VdS 2580</w:t>
        </w:r>
        <w:r>
          <w:br/>
        </w:r>
        <w:r>
          <w:br/>
        </w:r>
        <w:r>
          <w:rPr>
            <w:b/>
            <w:bCs/>
          </w:rPr>
          <w:t>Leverance:</w:t>
        </w:r>
        <w:r>
          <w:br/>
        </w:r>
        <w:r>
          <w:t>Motor, silikoneforbindelseskabel med systemstik, brugsanvisning</w:t>
        </w:r>
        <w:r>
          <w:br/>
        </w:r>
        <w:r>
          <w:br/>
          <w:t>Brand: D+H</w:t>
        </w:r>
        <w:r>
          <w:br/>
          <w:t>Type: CDC-1-ACB</w:t>
        </w:r>
        <w:r>
          <w:br/>
        </w:r>
        <w:r>
          <w:rPr>
            <w:b/>
            <w:bCs/>
          </w:rPr>
          <w:t>Art.nr.:</w:t>
        </w:r>
        <w:r>
          <w:t xml:space="preserve"> 26.100.00</w:t>
        </w:r>
        <w:r>
          <w:br/>
        </w:r>
        <w:r>
          <w:br/>
        </w:r>
        <w:r>
          <w:br/>
        </w:r>
        <w:r>
          <w:br/>
        </w:r>
        <w:r>
          <w:rPr>
            <w:b/>
            <w:bCs/>
          </w:rPr>
          <w:t xml:space="preserve">                    Mængde: .......... stk     Pris: ................. DKK     Total: ................. DKK</w:t>
        </w:r>
        <w:r>
          <w:br/>
        </w:r>
        <w:r>
          <w:br/>
        </w:r>
        <w:r>
          <w:br/>
        </w:r>
        <w:r>
          <w:rPr>
            <w:b/>
            <w:bCs/>
            <w:i/>
            <w:iCs/>
          </w:rPr>
          <w:t>Gør din lokale D+H-partner tilgængelig for designvarianter.</w:t>
        </w:r>
        <w:r>
          <w:br/>
        </w:r>
        <w:r>
          <w:br/>
        </w:r>
        <w:r>
          <w:br/>
        </w:r>
        <w:r>
          <w:br/>
          <w:t>https://www.dh-partner.com/dk/da/service/projekterings-hjaelp</w:t>
        </w:r>
        <w:r>
          <w:br/>
        </w:r>
        <w:r>
          <w:br/>
        </w:r>
        <w:r>
          <w:rPr>
            <w:b/>
            <w:bCs/>
          </w:rPr>
          <w:t>Vigtige noter:</w:t>
        </w:r>
        <w:r>
          <w:br/>
        </w:r>
        <w:r>
          <w:br/>
        </w:r>
        <w:r>
          <w:t>Denne produktbeskrivelse udgør ikke et udbud. Ansvaret for overensstemmelse med udbudsretlige krav påhviler den udbudsgivende projektant eller arkitekt.</w:t>
        </w:r>
        <w:r>
          <w:br/>
        </w:r>
        <w:r>
          <w:br/>
          <w:t>Montering og ibrugtagning skal ske i henhold til producentens anvisninger.</w:t>
        </w:r>
        <w:r>
          <w:br/>
        </w:r>
        <w:r>
          <w:br/>
          <w:t>Med forbehold for tekniske ændringer.</w:t>
        </w:r>
      </w:ins>
      <w:del w:id="2" w:author="Comparison" w:date="2026-09-22T12:41:00Z" w16du:dateUtc="2026-09-22T16:41:00Z">
        <w:r w:rsidR="00D527A3" w:rsidRPr="00A56C23">
          <w:rPr>
            <w:b/>
            <w:bCs/>
            <w:sz w:val="32"/>
            <w:szCs w:val="32"/>
          </w:rPr>
          <w:delText>M7 Management Review Minutes</w:delText>
        </w:r>
      </w:del>
    </w:p>
    <w:tbl>
      <w:tblPr>
        <w:tblStyle w:val="TableGrid"/>
        <w:tblW w:w="4966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7"/>
        <w:gridCol w:w="5646"/>
        <w:gridCol w:w="711"/>
        <w:gridCol w:w="1810"/>
      </w:tblGrid>
      <w:tr w:rsidR="00D527A3" w:rsidRPr="006F3C3C" w14:paraId="35741BF3" w14:textId="77777777" w:rsidTr="00560356">
        <w:trPr>
          <w:trHeight w:val="192"/>
          <w:del w:id="3" w:author="Comparison" w:date="2026-09-22T12:41:00Z" w16du:dateUtc="2026-09-22T16:41:00Z"/>
        </w:trPr>
        <w:tc>
          <w:tcPr>
            <w:tcW w:w="500" w:type="pct"/>
            <w:tcMar>
              <w:left w:w="0" w:type="dxa"/>
              <w:right w:w="0" w:type="dxa"/>
            </w:tcMar>
            <w:vAlign w:val="bottom"/>
          </w:tcPr>
          <w:p w14:paraId="703E0D5B" w14:textId="77777777" w:rsidR="00D527A3" w:rsidRPr="00F61D28" w:rsidRDefault="00D527A3" w:rsidP="00560356">
            <w:pPr>
              <w:rPr>
                <w:del w:id="4" w:author="Comparison" w:date="2026-09-22T12:41:00Z" w16du:dateUtc="2026-09-22T16:41:00Z"/>
                <w:rFonts w:asciiTheme="minorHAnsi" w:hAnsiTheme="minorHAnsi" w:cstheme="minorHAnsi"/>
                <w:b/>
                <w:sz w:val="22"/>
                <w:szCs w:val="22"/>
              </w:rPr>
            </w:pPr>
            <w:del w:id="5" w:author="Comparison" w:date="2026-09-22T12:41:00Z" w16du:dateUtc="2026-09-22T16:41:00Z">
              <w:r w:rsidRPr="00F61D28">
                <w:rPr>
                  <w:rFonts w:asciiTheme="minorHAnsi" w:hAnsiTheme="minorHAnsi" w:cstheme="minorHAnsi"/>
                  <w:b/>
                  <w:sz w:val="22"/>
                  <w:szCs w:val="22"/>
                </w:rPr>
                <w:delText>Business name:</w:delText>
              </w:r>
            </w:del>
          </w:p>
        </w:tc>
        <w:tc>
          <w:tcPr>
            <w:tcW w:w="3204" w:type="pct"/>
            <w:tcBorders>
              <w:bottom w:val="single" w:sz="4" w:space="0" w:color="auto"/>
            </w:tcBorders>
            <w:vAlign w:val="bottom"/>
          </w:tcPr>
          <w:p w14:paraId="17933CDE" w14:textId="77777777" w:rsidR="00D527A3" w:rsidRPr="00F61D28" w:rsidRDefault="00D527A3" w:rsidP="00560356">
            <w:pPr>
              <w:rPr>
                <w:del w:id="6" w:author="Comparison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2" w:type="pct"/>
            <w:vAlign w:val="bottom"/>
          </w:tcPr>
          <w:p w14:paraId="0692DE34" w14:textId="77777777" w:rsidR="00D527A3" w:rsidRPr="00F61D28" w:rsidRDefault="00D527A3" w:rsidP="00560356">
            <w:pPr>
              <w:rPr>
                <w:del w:id="7" w:author="Comparison" w:date="2026-09-22T12:41:00Z" w16du:dateUtc="2026-09-22T16:41:00Z"/>
                <w:rFonts w:asciiTheme="minorHAnsi" w:hAnsiTheme="minorHAnsi" w:cstheme="minorHAnsi"/>
                <w:b/>
                <w:sz w:val="22"/>
                <w:szCs w:val="22"/>
              </w:rPr>
            </w:pPr>
            <w:del w:id="8" w:author="Comparison" w:date="2026-09-22T12:41:00Z" w16du:dateUtc="2026-09-22T16:41:00Z">
              <w:r w:rsidRPr="00F61D28">
                <w:rPr>
                  <w:rFonts w:asciiTheme="minorHAnsi" w:hAnsiTheme="minorHAnsi" w:cstheme="minorHAnsi"/>
                  <w:b/>
                  <w:sz w:val="22"/>
                  <w:szCs w:val="22"/>
                </w:rPr>
                <w:delText>Date:</w:delText>
              </w:r>
            </w:del>
          </w:p>
        </w:tc>
        <w:tc>
          <w:tcPr>
            <w:tcW w:w="1064" w:type="pct"/>
            <w:tcBorders>
              <w:bottom w:val="single" w:sz="4" w:space="0" w:color="auto"/>
            </w:tcBorders>
          </w:tcPr>
          <w:p w14:paraId="4B63244B" w14:textId="77777777" w:rsidR="00D527A3" w:rsidRPr="00F61D28" w:rsidRDefault="00D527A3" w:rsidP="00560356">
            <w:pPr>
              <w:rPr>
                <w:del w:id="9" w:author="Comparison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tbl>
      <w:tblPr>
        <w:tblW w:w="1530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640"/>
        <w:gridCol w:w="7669"/>
      </w:tblGrid>
      <w:tr w:rsidR="00D527A3" w:rsidRPr="00F61D28" w14:paraId="21B4113C" w14:textId="77777777" w:rsidTr="0052717F">
        <w:trPr>
          <w:trHeight w:val="280"/>
          <w:del w:id="10" w:author="Comparison" w:date="2026-09-22T12:41:00Z" w16du:dateUtc="2026-09-22T16:41:00Z"/>
        </w:trPr>
        <w:tc>
          <w:tcPr>
            <w:tcW w:w="15309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6116CA" w14:textId="77777777" w:rsidR="00D527A3" w:rsidRPr="00F61D28" w:rsidRDefault="00D527A3" w:rsidP="00560356">
            <w:pPr>
              <w:pStyle w:val="Subtitle1"/>
              <w:tabs>
                <w:tab w:val="clear" w:pos="900"/>
              </w:tabs>
              <w:spacing w:before="60" w:after="60"/>
              <w:jc w:val="center"/>
              <w:rPr>
                <w:del w:id="11" w:author="Comparison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  <w:del w:id="12" w:author="Comparison" w:date="2026-09-22T12:41:00Z" w16du:dateUtc="2026-09-22T16:41:00Z">
              <w:r w:rsidRPr="00F61D28">
                <w:rPr>
                  <w:rFonts w:asciiTheme="minorHAnsi" w:hAnsiTheme="minorHAnsi" w:cstheme="minorHAnsi"/>
                  <w:caps w:val="0"/>
                  <w:sz w:val="22"/>
                  <w:szCs w:val="22"/>
                  <w:lang w:val="en-AU"/>
                </w:rPr>
                <w:delText>AGENDA ITEMS</w:delText>
              </w:r>
            </w:del>
          </w:p>
        </w:tc>
      </w:tr>
      <w:tr w:rsidR="00D527A3" w:rsidRPr="000E4E4F" w14:paraId="0D3A1449" w14:textId="77777777" w:rsidTr="00FB28AB">
        <w:trPr>
          <w:trHeight w:val="3742"/>
          <w:del w:id="13" w:author="Comparison" w:date="2026-09-22T12:41:00Z" w16du:dateUtc="2026-09-22T16:41:00Z"/>
        </w:trPr>
        <w:tc>
          <w:tcPr>
            <w:tcW w:w="7640" w:type="dxa"/>
            <w:tcBorders>
              <w:right w:val="nil"/>
            </w:tcBorders>
            <w:vAlign w:val="center"/>
          </w:tcPr>
          <w:p w14:paraId="1405FA13" w14:textId="77777777" w:rsidR="00D527A3" w:rsidRPr="00F61D28" w:rsidRDefault="00D527A3" w:rsidP="00D42740">
            <w:pPr>
              <w:pStyle w:val="ListParagraph"/>
              <w:numPr>
                <w:ilvl w:val="0"/>
                <w:numId w:val="91"/>
              </w:numPr>
              <w:spacing w:before="0" w:after="120"/>
              <w:ind w:left="714" w:hanging="357"/>
              <w:contextualSpacing w:val="0"/>
              <w:rPr>
                <w:del w:id="14" w:author="Comparison" w:date="2026-09-22T12:41:00Z" w16du:dateUtc="2026-09-22T16:41:00Z"/>
                <w:rFonts w:cstheme="minorHAnsi"/>
              </w:rPr>
            </w:pPr>
            <w:del w:id="15" w:author="Comparison" w:date="2026-09-22T12:41:00Z" w16du:dateUtc="2026-09-22T16:41:00Z">
              <w:r w:rsidRPr="00F61D28">
                <w:rPr>
                  <w:rFonts w:cstheme="minorHAnsi"/>
                </w:rPr>
                <w:delText>Previous Meeting Minutes</w:delText>
              </w:r>
            </w:del>
          </w:p>
          <w:p w14:paraId="4457651F" w14:textId="77777777" w:rsidR="00D527A3" w:rsidRPr="00F61D28" w:rsidRDefault="00D527A3" w:rsidP="00D42740">
            <w:pPr>
              <w:pStyle w:val="ListParagraph"/>
              <w:numPr>
                <w:ilvl w:val="0"/>
                <w:numId w:val="91"/>
              </w:numPr>
              <w:spacing w:before="0" w:after="120"/>
              <w:ind w:left="714" w:hanging="357"/>
              <w:contextualSpacing w:val="0"/>
              <w:rPr>
                <w:del w:id="16" w:author="Comparison" w:date="2026-09-22T12:41:00Z" w16du:dateUtc="2026-09-22T16:41:00Z"/>
                <w:rFonts w:cstheme="minorHAnsi"/>
              </w:rPr>
            </w:pPr>
            <w:del w:id="17" w:author="Comparison" w:date="2026-09-22T12:41:00Z" w16du:dateUtc="2026-09-22T16:41:00Z">
              <w:r w:rsidRPr="00F61D28">
                <w:rPr>
                  <w:rFonts w:cstheme="minorHAnsi"/>
                </w:rPr>
                <w:delText>Follow-Up of previous Customer Complaints, Non-conformance, Corrective and Preventative Action (as required).</w:delText>
              </w:r>
            </w:del>
          </w:p>
          <w:p w14:paraId="67CF3545" w14:textId="77777777" w:rsidR="00D527A3" w:rsidRPr="00F61D28" w:rsidRDefault="00D527A3" w:rsidP="00D42740">
            <w:pPr>
              <w:pStyle w:val="ListParagraph"/>
              <w:numPr>
                <w:ilvl w:val="0"/>
                <w:numId w:val="91"/>
              </w:numPr>
              <w:spacing w:before="0" w:after="120"/>
              <w:ind w:left="714" w:hanging="357"/>
              <w:contextualSpacing w:val="0"/>
              <w:rPr>
                <w:del w:id="18" w:author="Comparison" w:date="2026-09-22T12:41:00Z" w16du:dateUtc="2026-09-22T16:41:00Z"/>
                <w:rFonts w:cstheme="minorHAnsi"/>
              </w:rPr>
            </w:pPr>
            <w:del w:id="19" w:author="Comparison" w:date="2026-09-22T12:41:00Z" w16du:dateUtc="2026-09-22T16:41:00Z">
              <w:r w:rsidRPr="00F61D28">
                <w:rPr>
                  <w:rFonts w:cstheme="minorHAnsi"/>
                </w:rPr>
                <w:delText>Current Customer Complaints and feedback</w:delText>
              </w:r>
            </w:del>
          </w:p>
          <w:p w14:paraId="133B7E32" w14:textId="77777777" w:rsidR="00D527A3" w:rsidRPr="00F61D28" w:rsidRDefault="00D527A3" w:rsidP="00D42740">
            <w:pPr>
              <w:pStyle w:val="ListParagraph"/>
              <w:numPr>
                <w:ilvl w:val="0"/>
                <w:numId w:val="91"/>
              </w:numPr>
              <w:spacing w:before="0" w:after="120"/>
              <w:ind w:left="714" w:hanging="357"/>
              <w:contextualSpacing w:val="0"/>
              <w:rPr>
                <w:del w:id="20" w:author="Comparison" w:date="2026-09-22T12:41:00Z" w16du:dateUtc="2026-09-22T16:41:00Z"/>
                <w:rFonts w:cstheme="minorHAnsi"/>
                <w:caps/>
              </w:rPr>
            </w:pPr>
            <w:del w:id="21" w:author="Comparison" w:date="2026-09-22T12:41:00Z" w16du:dateUtc="2026-09-22T16:41:00Z">
              <w:r w:rsidRPr="00F61D28">
                <w:rPr>
                  <w:rFonts w:cstheme="minorHAnsi"/>
                </w:rPr>
                <w:delText xml:space="preserve">Deficiencies Identified by Corrective and Preventative Action Reports that may require changes to procedures </w:delText>
              </w:r>
            </w:del>
          </w:p>
          <w:p w14:paraId="6C650DBE" w14:textId="77777777" w:rsidR="00D527A3" w:rsidRPr="00F61D28" w:rsidRDefault="00D527A3" w:rsidP="00D42740">
            <w:pPr>
              <w:pStyle w:val="ListParagraph"/>
              <w:numPr>
                <w:ilvl w:val="0"/>
                <w:numId w:val="91"/>
              </w:numPr>
              <w:spacing w:before="0" w:after="120"/>
              <w:ind w:left="714" w:hanging="357"/>
              <w:contextualSpacing w:val="0"/>
              <w:rPr>
                <w:del w:id="22" w:author="Comparison" w:date="2026-09-22T12:41:00Z" w16du:dateUtc="2026-09-22T16:41:00Z"/>
                <w:rFonts w:cstheme="minorHAnsi"/>
                <w:caps/>
              </w:rPr>
            </w:pPr>
            <w:del w:id="23" w:author="Comparison" w:date="2026-09-22T12:41:00Z" w16du:dateUtc="2026-09-22T16:41:00Z">
              <w:r w:rsidRPr="00F61D28">
                <w:rPr>
                  <w:rFonts w:cstheme="minorHAnsi"/>
                </w:rPr>
                <w:delText>Internal Audit Results</w:delText>
              </w:r>
            </w:del>
          </w:p>
          <w:p w14:paraId="7BCD1A18" w14:textId="77777777" w:rsidR="00D527A3" w:rsidRPr="00F61D28" w:rsidRDefault="00D527A3" w:rsidP="00D42740">
            <w:pPr>
              <w:pStyle w:val="ListParagraph"/>
              <w:numPr>
                <w:ilvl w:val="0"/>
                <w:numId w:val="91"/>
              </w:numPr>
              <w:spacing w:before="0" w:after="120"/>
              <w:ind w:left="714" w:hanging="357"/>
              <w:contextualSpacing w:val="0"/>
              <w:rPr>
                <w:del w:id="24" w:author="Comparison" w:date="2026-09-22T12:41:00Z" w16du:dateUtc="2026-09-22T16:41:00Z"/>
                <w:rFonts w:cstheme="minorHAnsi"/>
                <w:caps/>
              </w:rPr>
            </w:pPr>
            <w:del w:id="25" w:author="Comparison" w:date="2026-09-22T12:41:00Z" w16du:dateUtc="2026-09-22T16:41:00Z">
              <w:r w:rsidRPr="00F61D28">
                <w:rPr>
                  <w:rFonts w:cstheme="minorHAnsi"/>
                </w:rPr>
                <w:delText>External Audit Results and preparation</w:delText>
              </w:r>
            </w:del>
          </w:p>
        </w:tc>
        <w:tc>
          <w:tcPr>
            <w:tcW w:w="7669" w:type="dxa"/>
            <w:tcBorders>
              <w:left w:val="nil"/>
            </w:tcBorders>
            <w:vAlign w:val="center"/>
          </w:tcPr>
          <w:p w14:paraId="066F1677" w14:textId="77777777" w:rsidR="00D527A3" w:rsidRPr="00F61D28" w:rsidRDefault="00D527A3" w:rsidP="00D42740">
            <w:pPr>
              <w:pStyle w:val="ListParagraph"/>
              <w:numPr>
                <w:ilvl w:val="0"/>
                <w:numId w:val="90"/>
              </w:numPr>
              <w:spacing w:before="0" w:after="120"/>
              <w:ind w:left="714" w:hanging="357"/>
              <w:contextualSpacing w:val="0"/>
              <w:rPr>
                <w:del w:id="26" w:author="Comparison" w:date="2026-09-22T12:41:00Z" w16du:dateUtc="2026-09-22T16:41:00Z"/>
                <w:rFonts w:cstheme="minorHAnsi"/>
              </w:rPr>
            </w:pPr>
            <w:del w:id="27" w:author="Comparison" w:date="2026-09-22T12:41:00Z" w16du:dateUtc="2026-09-22T16:41:00Z">
              <w:r w:rsidRPr="00F61D28">
                <w:rPr>
                  <w:rFonts w:cstheme="minorHAnsi"/>
                </w:rPr>
                <w:delText>Any Planned testing, Micro, Soil, Water tests</w:delText>
              </w:r>
            </w:del>
          </w:p>
          <w:p w14:paraId="6EBD7D90" w14:textId="77777777" w:rsidR="00D527A3" w:rsidRPr="00F61D28" w:rsidRDefault="00D527A3" w:rsidP="00D42740">
            <w:pPr>
              <w:pStyle w:val="ListParagraph"/>
              <w:numPr>
                <w:ilvl w:val="0"/>
                <w:numId w:val="90"/>
              </w:numPr>
              <w:spacing w:before="0" w:after="120"/>
              <w:ind w:left="714" w:hanging="357"/>
              <w:contextualSpacing w:val="0"/>
              <w:rPr>
                <w:del w:id="28" w:author="Comparison" w:date="2026-09-22T12:41:00Z" w16du:dateUtc="2026-09-22T16:41:00Z"/>
                <w:rFonts w:cstheme="minorHAnsi"/>
              </w:rPr>
            </w:pPr>
            <w:del w:id="29" w:author="Comparison" w:date="2026-09-22T12:41:00Z" w16du:dateUtc="2026-09-22T16:41:00Z">
              <w:r w:rsidRPr="00F61D28">
                <w:rPr>
                  <w:rFonts w:cstheme="minorHAnsi"/>
                </w:rPr>
                <w:delText>Continuing suitability and effectiveness of the Sustainability  Action plan</w:delText>
              </w:r>
            </w:del>
          </w:p>
          <w:p w14:paraId="7686EF33" w14:textId="77777777" w:rsidR="00D527A3" w:rsidRPr="00F61D28" w:rsidRDefault="00D527A3" w:rsidP="00D42740">
            <w:pPr>
              <w:pStyle w:val="ListParagraph"/>
              <w:numPr>
                <w:ilvl w:val="0"/>
                <w:numId w:val="90"/>
              </w:numPr>
              <w:spacing w:before="120" w:after="120"/>
              <w:ind w:left="714" w:hanging="357"/>
              <w:contextualSpacing w:val="0"/>
              <w:rPr>
                <w:del w:id="30" w:author="Comparison" w:date="2026-09-22T12:41:00Z" w16du:dateUtc="2026-09-22T16:41:00Z"/>
                <w:rFonts w:cstheme="minorHAnsi"/>
                <w:caps/>
              </w:rPr>
            </w:pPr>
            <w:del w:id="31" w:author="Comparison" w:date="2026-09-22T12:41:00Z" w16du:dateUtc="2026-09-22T16:41:00Z">
              <w:r w:rsidRPr="00F61D28">
                <w:rPr>
                  <w:rFonts w:cstheme="minorHAnsi"/>
                </w:rPr>
                <w:delText xml:space="preserve">Business metric report </w:delText>
              </w:r>
            </w:del>
          </w:p>
          <w:p w14:paraId="31937B54" w14:textId="77777777" w:rsidR="00D527A3" w:rsidRPr="00F61D28" w:rsidRDefault="00D527A3" w:rsidP="00D42740">
            <w:pPr>
              <w:pStyle w:val="Subtitle1"/>
              <w:numPr>
                <w:ilvl w:val="0"/>
                <w:numId w:val="90"/>
              </w:numPr>
              <w:tabs>
                <w:tab w:val="clear" w:pos="900"/>
              </w:tabs>
              <w:spacing w:before="60" w:after="120"/>
              <w:ind w:left="714" w:hanging="357"/>
              <w:jc w:val="left"/>
              <w:rPr>
                <w:del w:id="32" w:author="Comparison" w:date="2026-09-22T12:41:00Z" w16du:dateUtc="2026-09-22T16:41:00Z"/>
                <w:rFonts w:asciiTheme="minorHAnsi" w:eastAsia="SimSun" w:hAnsiTheme="minorHAnsi" w:cstheme="minorHAnsi"/>
                <w:b w:val="0"/>
                <w:caps w:val="0"/>
                <w:sz w:val="22"/>
                <w:szCs w:val="22"/>
                <w:lang w:val="en-AU" w:eastAsia="zh-CN"/>
              </w:rPr>
            </w:pPr>
            <w:del w:id="33" w:author="Comparison" w:date="2026-09-22T12:41:00Z" w16du:dateUtc="2026-09-22T16:41:00Z">
              <w:r w:rsidRPr="00F61D28">
                <w:rPr>
                  <w:rFonts w:asciiTheme="minorHAnsi" w:eastAsia="SimSun" w:hAnsiTheme="minorHAnsi" w:cstheme="minorHAnsi"/>
                  <w:b w:val="0"/>
                  <w:caps w:val="0"/>
                  <w:sz w:val="22"/>
                  <w:szCs w:val="22"/>
                  <w:lang w:val="en-AU" w:eastAsia="zh-CN"/>
                </w:rPr>
                <w:delText>Any Regulatory requirements that requires addressing</w:delText>
              </w:r>
            </w:del>
          </w:p>
          <w:p w14:paraId="01EF0C7A" w14:textId="77777777" w:rsidR="00D527A3" w:rsidRPr="00F61D28" w:rsidRDefault="00D527A3" w:rsidP="00D42740">
            <w:pPr>
              <w:pStyle w:val="ListParagraph"/>
              <w:numPr>
                <w:ilvl w:val="0"/>
                <w:numId w:val="90"/>
              </w:numPr>
              <w:spacing w:before="120" w:after="120"/>
              <w:ind w:left="714" w:hanging="357"/>
              <w:contextualSpacing w:val="0"/>
              <w:rPr>
                <w:del w:id="34" w:author="Comparison" w:date="2026-09-22T12:41:00Z" w16du:dateUtc="2026-09-22T16:41:00Z"/>
                <w:rFonts w:cstheme="minorHAnsi"/>
              </w:rPr>
            </w:pPr>
            <w:del w:id="35" w:author="Comparison" w:date="2026-09-22T12:41:00Z" w16du:dateUtc="2026-09-22T16:41:00Z">
              <w:r w:rsidRPr="00F61D28">
                <w:rPr>
                  <w:rFonts w:cstheme="minorHAnsi"/>
                </w:rPr>
                <w:delText xml:space="preserve">Training needs review </w:delText>
              </w:r>
            </w:del>
          </w:p>
          <w:p w14:paraId="4ABE5852" w14:textId="77777777" w:rsidR="00D527A3" w:rsidRPr="00F61D28" w:rsidRDefault="00D527A3" w:rsidP="00D42740">
            <w:pPr>
              <w:pStyle w:val="ListParagraph"/>
              <w:numPr>
                <w:ilvl w:val="0"/>
                <w:numId w:val="90"/>
              </w:numPr>
              <w:spacing w:before="0" w:after="120"/>
              <w:ind w:left="714" w:hanging="357"/>
              <w:contextualSpacing w:val="0"/>
              <w:rPr>
                <w:del w:id="36" w:author="Comparison" w:date="2026-09-22T12:41:00Z" w16du:dateUtc="2026-09-22T16:41:00Z"/>
                <w:rFonts w:cstheme="minorHAnsi"/>
              </w:rPr>
            </w:pPr>
            <w:del w:id="37" w:author="Comparison" w:date="2026-09-22T12:41:00Z" w16du:dateUtc="2026-09-22T16:41:00Z">
              <w:r w:rsidRPr="00F61D28">
                <w:rPr>
                  <w:rFonts w:cstheme="minorHAnsi"/>
                </w:rPr>
                <w:delText>Changes that could impact on the Environment Management System</w:delText>
              </w:r>
            </w:del>
          </w:p>
          <w:p w14:paraId="034F1DE2" w14:textId="77777777" w:rsidR="00D527A3" w:rsidRPr="00F61D28" w:rsidRDefault="00D527A3" w:rsidP="00D42740">
            <w:pPr>
              <w:pStyle w:val="Subtitle1"/>
              <w:numPr>
                <w:ilvl w:val="0"/>
                <w:numId w:val="90"/>
              </w:numPr>
              <w:spacing w:before="60" w:after="120"/>
              <w:ind w:left="714" w:hanging="357"/>
              <w:jc w:val="left"/>
              <w:rPr>
                <w:del w:id="38" w:author="Comparison" w:date="2026-09-22T12:41:00Z" w16du:dateUtc="2026-09-22T16:41:00Z"/>
                <w:rFonts w:cstheme="minorHAnsi"/>
              </w:rPr>
            </w:pPr>
            <w:del w:id="39" w:author="Comparison" w:date="2026-09-22T12:41:00Z" w16du:dateUtc="2026-09-22T16:41:00Z">
              <w:r w:rsidRPr="00F61D28">
                <w:rPr>
                  <w:rFonts w:asciiTheme="minorHAnsi" w:eastAsia="SimSun" w:hAnsiTheme="minorHAnsi" w:cstheme="minorHAnsi"/>
                  <w:b w:val="0"/>
                  <w:caps w:val="0"/>
                  <w:sz w:val="22"/>
                  <w:szCs w:val="22"/>
                  <w:lang w:val="en-AU" w:eastAsia="zh-CN"/>
                </w:rPr>
                <w:delText>Any Other Relevant Business:</w:delText>
              </w:r>
            </w:del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92"/>
        <w:gridCol w:w="1789"/>
        <w:gridCol w:w="1134"/>
      </w:tblGrid>
      <w:tr w:rsidR="00D527A3" w:rsidRPr="000E4E4F" w14:paraId="43772BC6" w14:textId="77777777" w:rsidTr="00560356">
        <w:trPr>
          <w:trHeight w:val="454"/>
          <w:del w:id="40" w:author="Comparison" w:date="2026-09-22T12:41:00Z" w16du:dateUtc="2026-09-22T16:41:00Z"/>
        </w:trPr>
        <w:tc>
          <w:tcPr>
            <w:tcW w:w="11245" w:type="dxa"/>
            <w:shd w:val="clear" w:color="auto" w:fill="D9D9D9" w:themeFill="background1" w:themeFillShade="D9"/>
          </w:tcPr>
          <w:p w14:paraId="0828FC4F" w14:textId="77777777" w:rsidR="00D527A3" w:rsidRPr="00F61D28" w:rsidRDefault="00D527A3" w:rsidP="00560356">
            <w:pPr>
              <w:jc w:val="center"/>
              <w:rPr>
                <w:del w:id="41" w:author="Comparison" w:date="2026-09-22T12:41:00Z" w16du:dateUtc="2026-09-22T16:41:00Z"/>
                <w:rFonts w:asciiTheme="minorHAnsi" w:hAnsiTheme="minorHAnsi" w:cstheme="minorHAnsi"/>
                <w:b/>
                <w:sz w:val="22"/>
                <w:szCs w:val="22"/>
              </w:rPr>
            </w:pPr>
            <w:del w:id="42" w:author="Comparison" w:date="2026-09-22T12:41:00Z" w16du:dateUtc="2026-09-22T16:41:00Z">
              <w:r w:rsidRPr="00F61D28">
                <w:rPr>
                  <w:rFonts w:asciiTheme="minorHAnsi" w:hAnsiTheme="minorHAnsi" w:cstheme="minorHAnsi"/>
                  <w:b/>
                  <w:sz w:val="22"/>
                  <w:szCs w:val="22"/>
                </w:rPr>
                <w:delText>MINUTES AND DETAILS OF ACTIONS REQUIRED</w:delText>
              </w:r>
            </w:del>
          </w:p>
        </w:tc>
        <w:tc>
          <w:tcPr>
            <w:tcW w:w="4059" w:type="dxa"/>
            <w:gridSpan w:val="2"/>
            <w:shd w:val="clear" w:color="auto" w:fill="D9D9D9" w:themeFill="background1" w:themeFillShade="D9"/>
            <w:vAlign w:val="center"/>
          </w:tcPr>
          <w:p w14:paraId="27640742" w14:textId="77777777" w:rsidR="00D527A3" w:rsidRPr="00F61D28" w:rsidRDefault="00D527A3" w:rsidP="00560356">
            <w:pPr>
              <w:jc w:val="center"/>
              <w:rPr>
                <w:del w:id="43" w:author="Comparison" w:date="2026-09-22T12:41:00Z" w16du:dateUtc="2026-09-22T16:41:00Z"/>
                <w:rFonts w:asciiTheme="minorHAnsi" w:hAnsiTheme="minorHAnsi" w:cstheme="minorHAnsi"/>
                <w:b/>
                <w:sz w:val="22"/>
                <w:szCs w:val="22"/>
              </w:rPr>
            </w:pPr>
            <w:del w:id="44" w:author="Comparison" w:date="2026-09-22T12:41:00Z" w16du:dateUtc="2026-09-22T16:41:00Z">
              <w:r w:rsidRPr="00F61D28">
                <w:rPr>
                  <w:rFonts w:asciiTheme="minorHAnsi" w:hAnsiTheme="minorHAnsi" w:cstheme="minorHAnsi"/>
                  <w:b/>
                  <w:sz w:val="22"/>
                  <w:szCs w:val="22"/>
                </w:rPr>
                <w:delText>ACTIONS REQUIRED</w:delText>
              </w:r>
            </w:del>
          </w:p>
        </w:tc>
      </w:tr>
      <w:tr w:rsidR="00D527A3" w:rsidRPr="000E4E4F" w14:paraId="34C247F2" w14:textId="77777777" w:rsidTr="00560356">
        <w:trPr>
          <w:trHeight w:val="454"/>
          <w:del w:id="45" w:author="Comparison" w:date="2026-09-22T12:41:00Z" w16du:dateUtc="2026-09-22T16:41:00Z"/>
        </w:trPr>
        <w:tc>
          <w:tcPr>
            <w:tcW w:w="11245" w:type="dxa"/>
            <w:vAlign w:val="center"/>
          </w:tcPr>
          <w:p w14:paraId="4DD711BD" w14:textId="77777777" w:rsidR="00D527A3" w:rsidRPr="00F61D28" w:rsidRDefault="00D527A3" w:rsidP="00560356">
            <w:pPr>
              <w:jc w:val="center"/>
              <w:rPr>
                <w:del w:id="46" w:author="Comparison" w:date="2026-09-22T12:41:00Z" w16du:dateUtc="2026-09-22T16:41:00Z"/>
                <w:rFonts w:asciiTheme="minorHAnsi" w:hAnsiTheme="minorHAnsi" w:cstheme="minorHAnsi"/>
                <w:b/>
                <w:sz w:val="22"/>
                <w:szCs w:val="22"/>
              </w:rPr>
            </w:pPr>
            <w:del w:id="47" w:author="Comparison" w:date="2026-09-22T12:41:00Z" w16du:dateUtc="2026-09-22T16:41:00Z">
              <w:r w:rsidRPr="00F61D28">
                <w:rPr>
                  <w:rFonts w:asciiTheme="minorHAnsi" w:hAnsiTheme="minorHAnsi" w:cstheme="minorHAnsi"/>
                  <w:b/>
                  <w:sz w:val="22"/>
                  <w:szCs w:val="22"/>
                </w:rPr>
                <w:delText>Actions to be completed:</w:delText>
              </w:r>
            </w:del>
          </w:p>
        </w:tc>
        <w:tc>
          <w:tcPr>
            <w:tcW w:w="2340" w:type="dxa"/>
            <w:vAlign w:val="center"/>
          </w:tcPr>
          <w:p w14:paraId="4ED04C16" w14:textId="77777777" w:rsidR="00D527A3" w:rsidRPr="00F61D28" w:rsidRDefault="00D527A3" w:rsidP="00560356">
            <w:pPr>
              <w:jc w:val="center"/>
              <w:rPr>
                <w:del w:id="48" w:author="Comparison" w:date="2026-09-22T12:41:00Z" w16du:dateUtc="2026-09-22T16:41:00Z"/>
                <w:rFonts w:asciiTheme="minorHAnsi" w:hAnsiTheme="minorHAnsi" w:cstheme="minorHAnsi"/>
                <w:b/>
                <w:sz w:val="22"/>
                <w:szCs w:val="22"/>
              </w:rPr>
            </w:pPr>
            <w:del w:id="49" w:author="Comparison" w:date="2026-09-22T12:41:00Z" w16du:dateUtc="2026-09-22T16:41:00Z">
              <w:r w:rsidRPr="00F61D28">
                <w:rPr>
                  <w:rFonts w:asciiTheme="minorHAnsi" w:hAnsiTheme="minorHAnsi" w:cstheme="minorHAnsi"/>
                  <w:b/>
                  <w:sz w:val="22"/>
                  <w:szCs w:val="22"/>
                </w:rPr>
                <w:delText xml:space="preserve">Worker(s) responsible </w:delText>
              </w:r>
            </w:del>
          </w:p>
        </w:tc>
        <w:tc>
          <w:tcPr>
            <w:tcW w:w="1719" w:type="dxa"/>
            <w:vAlign w:val="center"/>
          </w:tcPr>
          <w:p w14:paraId="2803CC53" w14:textId="77777777" w:rsidR="00D527A3" w:rsidRPr="00F61D28" w:rsidRDefault="00D527A3" w:rsidP="00560356">
            <w:pPr>
              <w:jc w:val="center"/>
              <w:rPr>
                <w:del w:id="50" w:author="Comparison" w:date="2026-09-22T12:41:00Z" w16du:dateUtc="2026-09-22T16:41:00Z"/>
                <w:rFonts w:asciiTheme="minorHAnsi" w:hAnsiTheme="minorHAnsi" w:cstheme="minorHAnsi"/>
                <w:b/>
                <w:sz w:val="22"/>
                <w:szCs w:val="22"/>
              </w:rPr>
            </w:pPr>
            <w:del w:id="51" w:author="Comparison" w:date="2026-09-22T12:41:00Z" w16du:dateUtc="2026-09-22T16:41:00Z">
              <w:r w:rsidRPr="00F61D28">
                <w:rPr>
                  <w:rFonts w:asciiTheme="minorHAnsi" w:hAnsiTheme="minorHAnsi" w:cstheme="minorHAnsi"/>
                  <w:b/>
                  <w:sz w:val="22"/>
                  <w:szCs w:val="22"/>
                </w:rPr>
                <w:delText>Due by</w:delText>
              </w:r>
            </w:del>
          </w:p>
        </w:tc>
      </w:tr>
      <w:tr w:rsidR="00D527A3" w:rsidRPr="000E4E4F" w14:paraId="16E16A1A" w14:textId="77777777" w:rsidTr="00560356">
        <w:trPr>
          <w:trHeight w:val="454"/>
          <w:del w:id="52" w:author="Comparison" w:date="2026-09-22T12:41:00Z" w16du:dateUtc="2026-09-22T16:41:00Z"/>
        </w:trPr>
        <w:tc>
          <w:tcPr>
            <w:tcW w:w="11245" w:type="dxa"/>
          </w:tcPr>
          <w:p w14:paraId="1C4EE6CF" w14:textId="77777777" w:rsidR="00D527A3" w:rsidRPr="00F61D28" w:rsidRDefault="00D527A3" w:rsidP="00560356">
            <w:pPr>
              <w:rPr>
                <w:del w:id="53" w:author="Comparison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40" w:type="dxa"/>
            <w:vAlign w:val="center"/>
          </w:tcPr>
          <w:p w14:paraId="19F94926" w14:textId="77777777" w:rsidR="00D527A3" w:rsidRPr="00F61D28" w:rsidRDefault="00D527A3" w:rsidP="00560356">
            <w:pPr>
              <w:jc w:val="center"/>
              <w:rPr>
                <w:del w:id="54" w:author="Comparison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9" w:type="dxa"/>
            <w:vAlign w:val="center"/>
          </w:tcPr>
          <w:p w14:paraId="0B780841" w14:textId="77777777" w:rsidR="00D527A3" w:rsidRPr="00F61D28" w:rsidRDefault="00D527A3" w:rsidP="00560356">
            <w:pPr>
              <w:jc w:val="center"/>
              <w:rPr>
                <w:del w:id="55" w:author="Comparison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527A3" w:rsidRPr="000E4E4F" w14:paraId="3025443D" w14:textId="77777777" w:rsidTr="00560356">
        <w:trPr>
          <w:trHeight w:val="454"/>
          <w:del w:id="56" w:author="Comparison" w:date="2026-09-22T12:41:00Z" w16du:dateUtc="2026-09-22T16:41:00Z"/>
        </w:trPr>
        <w:tc>
          <w:tcPr>
            <w:tcW w:w="11245" w:type="dxa"/>
          </w:tcPr>
          <w:p w14:paraId="60B01BAB" w14:textId="77777777" w:rsidR="00D527A3" w:rsidRPr="00F61D28" w:rsidRDefault="00D527A3" w:rsidP="00560356">
            <w:pPr>
              <w:rPr>
                <w:del w:id="57" w:author="Comparison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40" w:type="dxa"/>
            <w:vAlign w:val="center"/>
          </w:tcPr>
          <w:p w14:paraId="5F22601D" w14:textId="77777777" w:rsidR="00D527A3" w:rsidRPr="00F61D28" w:rsidRDefault="00D527A3" w:rsidP="00560356">
            <w:pPr>
              <w:jc w:val="center"/>
              <w:rPr>
                <w:del w:id="58" w:author="Comparison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9" w:type="dxa"/>
            <w:vAlign w:val="center"/>
          </w:tcPr>
          <w:p w14:paraId="44CE0F14" w14:textId="77777777" w:rsidR="00D527A3" w:rsidRPr="00F61D28" w:rsidRDefault="00D527A3" w:rsidP="00560356">
            <w:pPr>
              <w:jc w:val="center"/>
              <w:rPr>
                <w:del w:id="59" w:author="Comparison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527A3" w:rsidRPr="000E4E4F" w14:paraId="514DF7FF" w14:textId="77777777" w:rsidTr="00560356">
        <w:trPr>
          <w:trHeight w:val="454"/>
          <w:del w:id="60" w:author="Comparison" w:date="2026-09-22T12:41:00Z" w16du:dateUtc="2026-09-22T16:41:00Z"/>
        </w:trPr>
        <w:tc>
          <w:tcPr>
            <w:tcW w:w="11245" w:type="dxa"/>
          </w:tcPr>
          <w:p w14:paraId="20B7A710" w14:textId="77777777" w:rsidR="00D527A3" w:rsidRPr="00F61D28" w:rsidRDefault="00D527A3" w:rsidP="00560356">
            <w:pPr>
              <w:rPr>
                <w:del w:id="61" w:author="Comparison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40" w:type="dxa"/>
            <w:vAlign w:val="center"/>
          </w:tcPr>
          <w:p w14:paraId="4090CE8E" w14:textId="77777777" w:rsidR="00D527A3" w:rsidRPr="00F61D28" w:rsidRDefault="00D527A3" w:rsidP="00560356">
            <w:pPr>
              <w:jc w:val="center"/>
              <w:rPr>
                <w:del w:id="62" w:author="Comparison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9" w:type="dxa"/>
            <w:vAlign w:val="center"/>
          </w:tcPr>
          <w:p w14:paraId="0E50EAD7" w14:textId="77777777" w:rsidR="00D527A3" w:rsidRPr="00F61D28" w:rsidRDefault="00D527A3" w:rsidP="00560356">
            <w:pPr>
              <w:jc w:val="center"/>
              <w:rPr>
                <w:del w:id="63" w:author="Comparison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527A3" w:rsidRPr="000E4E4F" w14:paraId="69FF28A1" w14:textId="77777777" w:rsidTr="00560356">
        <w:trPr>
          <w:trHeight w:val="454"/>
          <w:del w:id="64" w:author="Comparison" w:date="2026-09-22T12:41:00Z" w16du:dateUtc="2026-09-22T16:41:00Z"/>
        </w:trPr>
        <w:tc>
          <w:tcPr>
            <w:tcW w:w="11245" w:type="dxa"/>
          </w:tcPr>
          <w:p w14:paraId="372FCCD3" w14:textId="77777777" w:rsidR="00D527A3" w:rsidRPr="00F61D28" w:rsidRDefault="00D527A3" w:rsidP="00560356">
            <w:pPr>
              <w:rPr>
                <w:del w:id="65" w:author="Comparison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40" w:type="dxa"/>
            <w:vAlign w:val="center"/>
          </w:tcPr>
          <w:p w14:paraId="3FD196AA" w14:textId="77777777" w:rsidR="00D527A3" w:rsidRPr="00F61D28" w:rsidRDefault="00D527A3" w:rsidP="00560356">
            <w:pPr>
              <w:jc w:val="center"/>
              <w:rPr>
                <w:del w:id="66" w:author="Comparison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9" w:type="dxa"/>
            <w:vAlign w:val="center"/>
          </w:tcPr>
          <w:p w14:paraId="668DD3B1" w14:textId="77777777" w:rsidR="00D527A3" w:rsidRPr="00F61D28" w:rsidRDefault="00D527A3" w:rsidP="00560356">
            <w:pPr>
              <w:jc w:val="center"/>
              <w:rPr>
                <w:del w:id="67" w:author="Comparison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527A3" w:rsidRPr="000E4E4F" w14:paraId="2EC0AD1B" w14:textId="77777777" w:rsidTr="00560356">
        <w:trPr>
          <w:trHeight w:val="454"/>
          <w:del w:id="68" w:author="Comparison" w:date="2026-09-22T12:41:00Z" w16du:dateUtc="2026-09-22T16:41:00Z"/>
        </w:trPr>
        <w:tc>
          <w:tcPr>
            <w:tcW w:w="11245" w:type="dxa"/>
          </w:tcPr>
          <w:p w14:paraId="7CC6A7F0" w14:textId="77777777" w:rsidR="00D527A3" w:rsidRPr="00F61D28" w:rsidRDefault="00D527A3" w:rsidP="00560356">
            <w:pPr>
              <w:rPr>
                <w:del w:id="69" w:author="Comparison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40" w:type="dxa"/>
            <w:vAlign w:val="center"/>
          </w:tcPr>
          <w:p w14:paraId="6C25A143" w14:textId="77777777" w:rsidR="00D527A3" w:rsidRPr="00F61D28" w:rsidRDefault="00D527A3" w:rsidP="00560356">
            <w:pPr>
              <w:jc w:val="center"/>
              <w:rPr>
                <w:del w:id="70" w:author="Comparison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9" w:type="dxa"/>
            <w:vAlign w:val="center"/>
          </w:tcPr>
          <w:p w14:paraId="7AA889F0" w14:textId="77777777" w:rsidR="00D527A3" w:rsidRPr="00F61D28" w:rsidRDefault="00D527A3" w:rsidP="00560356">
            <w:pPr>
              <w:jc w:val="center"/>
              <w:rPr>
                <w:del w:id="71" w:author="Comparison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527A3" w:rsidRPr="000E4E4F" w14:paraId="311B0958" w14:textId="77777777" w:rsidTr="00560356">
        <w:trPr>
          <w:trHeight w:val="454"/>
          <w:del w:id="72" w:author="Comparison" w:date="2026-09-22T12:41:00Z" w16du:dateUtc="2026-09-22T16:41:00Z"/>
        </w:trPr>
        <w:tc>
          <w:tcPr>
            <w:tcW w:w="11245" w:type="dxa"/>
          </w:tcPr>
          <w:p w14:paraId="30BDB475" w14:textId="77777777" w:rsidR="00D527A3" w:rsidRPr="00F61D28" w:rsidRDefault="00D527A3" w:rsidP="00560356">
            <w:pPr>
              <w:rPr>
                <w:del w:id="73" w:author="Comparison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40" w:type="dxa"/>
            <w:vAlign w:val="center"/>
          </w:tcPr>
          <w:p w14:paraId="78C0C990" w14:textId="77777777" w:rsidR="00D527A3" w:rsidRPr="00F61D28" w:rsidRDefault="00D527A3" w:rsidP="00560356">
            <w:pPr>
              <w:jc w:val="center"/>
              <w:rPr>
                <w:del w:id="74" w:author="Comparison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9" w:type="dxa"/>
            <w:vAlign w:val="center"/>
          </w:tcPr>
          <w:p w14:paraId="17018A15" w14:textId="77777777" w:rsidR="00D527A3" w:rsidRPr="00F61D28" w:rsidRDefault="00D527A3" w:rsidP="00560356">
            <w:pPr>
              <w:jc w:val="center"/>
              <w:rPr>
                <w:del w:id="75" w:author="Comparison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527A3" w:rsidRPr="000E4E4F" w14:paraId="76A5E4B8" w14:textId="77777777" w:rsidTr="00560356">
        <w:trPr>
          <w:trHeight w:val="454"/>
          <w:del w:id="76" w:author="Comparison" w:date="2026-09-22T12:41:00Z" w16du:dateUtc="2026-09-22T16:41:00Z"/>
        </w:trPr>
        <w:tc>
          <w:tcPr>
            <w:tcW w:w="11245" w:type="dxa"/>
          </w:tcPr>
          <w:p w14:paraId="754233E8" w14:textId="77777777" w:rsidR="00D527A3" w:rsidRPr="00F61D28" w:rsidRDefault="00D527A3" w:rsidP="00560356">
            <w:pPr>
              <w:rPr>
                <w:del w:id="77" w:author="Comparison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40" w:type="dxa"/>
            <w:vAlign w:val="center"/>
          </w:tcPr>
          <w:p w14:paraId="07CE3B4E" w14:textId="77777777" w:rsidR="00D527A3" w:rsidRPr="00F61D28" w:rsidRDefault="00D527A3" w:rsidP="00560356">
            <w:pPr>
              <w:jc w:val="center"/>
              <w:rPr>
                <w:del w:id="78" w:author="Comparison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9" w:type="dxa"/>
            <w:vAlign w:val="center"/>
          </w:tcPr>
          <w:p w14:paraId="0DC5C1BB" w14:textId="77777777" w:rsidR="00D527A3" w:rsidRPr="00F61D28" w:rsidRDefault="00D527A3" w:rsidP="00560356">
            <w:pPr>
              <w:jc w:val="center"/>
              <w:rPr>
                <w:del w:id="79" w:author="Comparison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527A3" w:rsidRPr="000E4E4F" w14:paraId="70E3B2C9" w14:textId="77777777" w:rsidTr="00560356">
        <w:trPr>
          <w:trHeight w:val="454"/>
          <w:del w:id="80" w:author="Comparison" w:date="2026-09-22T12:41:00Z" w16du:dateUtc="2026-09-22T16:41:00Z"/>
        </w:trPr>
        <w:tc>
          <w:tcPr>
            <w:tcW w:w="11245" w:type="dxa"/>
          </w:tcPr>
          <w:p w14:paraId="5544531D" w14:textId="77777777" w:rsidR="00D527A3" w:rsidRPr="00F61D28" w:rsidRDefault="00D527A3" w:rsidP="00560356">
            <w:pPr>
              <w:rPr>
                <w:del w:id="81" w:author="Comparison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40" w:type="dxa"/>
            <w:vAlign w:val="center"/>
          </w:tcPr>
          <w:p w14:paraId="39356B82" w14:textId="77777777" w:rsidR="00D527A3" w:rsidRPr="00F61D28" w:rsidRDefault="00D527A3" w:rsidP="00560356">
            <w:pPr>
              <w:jc w:val="center"/>
              <w:rPr>
                <w:del w:id="82" w:author="Comparison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9" w:type="dxa"/>
            <w:vAlign w:val="center"/>
          </w:tcPr>
          <w:p w14:paraId="516A2A40" w14:textId="77777777" w:rsidR="00D527A3" w:rsidRPr="00F61D28" w:rsidRDefault="00D527A3" w:rsidP="00560356">
            <w:pPr>
              <w:jc w:val="center"/>
              <w:rPr>
                <w:del w:id="83" w:author="Comparison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527A3" w:rsidRPr="000E4E4F" w14:paraId="3FB13BEE" w14:textId="77777777" w:rsidTr="00560356">
        <w:trPr>
          <w:trHeight w:val="454"/>
          <w:del w:id="84" w:author="Comparison" w:date="2026-09-22T12:41:00Z" w16du:dateUtc="2026-09-22T16:41:00Z"/>
        </w:trPr>
        <w:tc>
          <w:tcPr>
            <w:tcW w:w="11245" w:type="dxa"/>
          </w:tcPr>
          <w:p w14:paraId="6A4ECB8B" w14:textId="77777777" w:rsidR="00D527A3" w:rsidRPr="00F61D28" w:rsidRDefault="00D527A3" w:rsidP="00560356">
            <w:pPr>
              <w:rPr>
                <w:del w:id="85" w:author="Comparison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40" w:type="dxa"/>
            <w:vAlign w:val="center"/>
          </w:tcPr>
          <w:p w14:paraId="6BE37D84" w14:textId="77777777" w:rsidR="00D527A3" w:rsidRPr="00F61D28" w:rsidRDefault="00D527A3" w:rsidP="00560356">
            <w:pPr>
              <w:jc w:val="center"/>
              <w:rPr>
                <w:del w:id="86" w:author="Comparison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9" w:type="dxa"/>
            <w:vAlign w:val="center"/>
          </w:tcPr>
          <w:p w14:paraId="115331FC" w14:textId="77777777" w:rsidR="00D527A3" w:rsidRPr="00F61D28" w:rsidRDefault="00D527A3" w:rsidP="00560356">
            <w:pPr>
              <w:jc w:val="center"/>
              <w:rPr>
                <w:del w:id="87" w:author="Comparison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3708D3AE" w14:textId="77777777" w:rsidR="000234F6" w:rsidRDefault="000234F6" w:rsidP="00FB28AB">
      <w:pPr>
        <w:rPr>
          <w:rPrChange w:id="88" w:author="Comparison" w:date="2026-09-22T12:41:00Z" w16du:dateUtc="2026-09-22T16:41:00Z">
            <w:rPr>
              <w:b/>
              <w:bCs/>
              <w:sz w:val="4"/>
              <w:szCs w:val="4"/>
            </w:rPr>
          </w:rPrChange>
        </w:rPr>
      </w:pPr>
    </w:p>
    <w:sectPr w:rsidR="000234F6">
      <w:headerReference w:type="default" r:id="rId11"/>
      <w:footerReference w:type="default" r:id="rId12"/>
      <w:pgSz w:w="11905" w:h="16837" w:orient="portrait"/>
      <w:pgMar w:top="1440" w:right="1440" w:bottom="1440" w:left="1440" w:header="720" w:footer="720" w:gutter="0"/>
      <w:cols w:space="720"/>
      <w:docGrid w:linePitch="0"/>
      <w:sectPrChange w:id="99" w:author="Comparison" w:date="2026-09-22T12:41:00Z" w16du:dateUtc="2026-09-22T16:41:00Z">
        <w:sectPr w:rsidR="000234F6">
          <w:pgSz w:w="16838" w:h="11906" w:orient="landscape"/>
          <w:pgMar w:top="720" w:right="720" w:bottom="720" w:left="720" w:header="283" w:footer="283" w:gutter="0"/>
          <w:cols w:space="708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1AF7347" w14:textId="77777777" w:rsidR="00A83843" w:rsidRDefault="00A83843" w:rsidP="006943DA">
      <w:pPr>
        <w:spacing w:after="0" w:line="240" w:lineRule="auto"/>
      </w:pPr>
      <w:r>
        <w:separator/>
      </w:r>
    </w:p>
  </w:endnote>
  <w:endnote w:type="continuationSeparator" w:id="0">
    <w:p w14:paraId="0F1EA606" w14:textId="77777777" w:rsidR="00A83843" w:rsidRDefault="00A83843" w:rsidP="006943DA">
      <w:pPr>
        <w:spacing w:after="0" w:line="240" w:lineRule="auto"/>
      </w:pPr>
      <w:r>
        <w:continuationSeparator/>
      </w:r>
    </w:p>
  </w:endnote>
  <w:endnote w:type="continuationNotice" w:id="1">
    <w:p w14:paraId="4CFACEBF" w14:textId="77777777" w:rsidR="00A83843" w:rsidRDefault="00A8384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Handwriting">
    <w:panose1 w:val="03010101010101010101"/>
    <w:charset w:val="4D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54243F" w14:textId="77777777" w:rsidR="00E67C72" w:rsidRDefault="00E67C72">
    <w:pPr>
      <w:pStyle w:val="UnresolvedMention"/>
      <w:pPrChange w:id="97" w:author="Comparison" w:date="2026-09-22T12:41:00Z" w16du:dateUtc="2026-09-22T16:41:00Z">
        <w:pPr>
          <w:pStyle w:val="Footer"/>
          <w:tabs>
            <w:tab w:val="clear" w:pos="4513"/>
            <w:tab w:val="clear" w:pos="9026"/>
          </w:tabs>
        </w:pPr>
      </w:pPrChange>
    </w:pPr>
    <w:del w:id="98" w:author="Comparison" w:date="2026-09-22T12:41:00Z" w16du:dateUtc="2026-09-22T16:41:00Z">
      <w:r w:rsidRPr="00AF759C">
        <w:rPr>
          <w:rFonts w:asciiTheme="majorHAnsi" w:hAnsiTheme="majorHAnsi" w:cstheme="majorHAnsi"/>
          <w:sz w:val="16"/>
          <w:szCs w:val="16"/>
        </w:rPr>
        <w:delText>FRESHCARE AWISSP – VIT1</w:delText>
      </w:r>
      <w:r>
        <w:rPr>
          <w:rFonts w:asciiTheme="majorHAnsi" w:hAnsiTheme="majorHAnsi" w:cstheme="majorHAnsi"/>
          <w:sz w:val="16"/>
          <w:szCs w:val="16"/>
        </w:rPr>
        <w:ptab w:relativeTo="margin" w:alignment="center" w:leader="none"/>
      </w:r>
      <w:r>
        <w:rPr>
          <w:rFonts w:asciiTheme="majorHAnsi" w:hAnsiTheme="majorHAnsi" w:cstheme="majorHAnsi"/>
          <w:sz w:val="16"/>
          <w:szCs w:val="16"/>
        </w:rPr>
        <w:delText xml:space="preserve">FORM – </w:delText>
      </w:r>
      <w:r w:rsidRPr="009D2872">
        <w:rPr>
          <w:rFonts w:asciiTheme="majorHAnsi" w:hAnsiTheme="majorHAnsi" w:cstheme="majorHAnsi"/>
          <w:sz w:val="16"/>
          <w:szCs w:val="16"/>
        </w:rPr>
        <w:delText>M7 MANAGEMENT REVIEW MINUTES</w:delText>
      </w:r>
      <w:r>
        <w:rPr>
          <w:rFonts w:asciiTheme="majorHAnsi" w:hAnsiTheme="majorHAnsi" w:cstheme="majorHAnsi"/>
          <w:sz w:val="16"/>
          <w:szCs w:val="16"/>
        </w:rPr>
        <w:ptab w:relativeTo="margin" w:alignment="right" w:leader="none"/>
      </w:r>
      <w:r w:rsidRPr="00AF759C">
        <w:rPr>
          <w:rFonts w:asciiTheme="majorHAnsi" w:hAnsiTheme="majorHAnsi" w:cstheme="majorHAnsi"/>
          <w:sz w:val="16"/>
          <w:szCs w:val="16"/>
        </w:rPr>
        <w:delText xml:space="preserve">PAGE </w:delText>
      </w:r>
      <w:r w:rsidRPr="00AF759C">
        <w:rPr>
          <w:rFonts w:asciiTheme="majorHAnsi" w:hAnsiTheme="majorHAnsi" w:cstheme="majorHAnsi"/>
          <w:b/>
          <w:bCs/>
          <w:sz w:val="16"/>
          <w:szCs w:val="16"/>
        </w:rPr>
        <w:fldChar w:fldCharType="begin"/>
      </w:r>
      <w:r w:rsidRPr="00AF759C">
        <w:rPr>
          <w:rFonts w:asciiTheme="majorHAnsi" w:hAnsiTheme="majorHAnsi" w:cstheme="majorHAnsi"/>
          <w:b/>
          <w:bCs/>
          <w:sz w:val="16"/>
          <w:szCs w:val="16"/>
        </w:rPr>
        <w:delInstrText xml:space="preserve"> PAGE  \* Arabic  \* MERGEFORMAT </w:delInstrText>
      </w:r>
      <w:r w:rsidRPr="00AF759C">
        <w:rPr>
          <w:rFonts w:asciiTheme="majorHAnsi" w:hAnsiTheme="majorHAnsi" w:cstheme="majorHAnsi"/>
          <w:b/>
          <w:bCs/>
          <w:sz w:val="16"/>
          <w:szCs w:val="16"/>
        </w:rPr>
        <w:fldChar w:fldCharType="separate"/>
      </w:r>
      <w:r>
        <w:rPr>
          <w:rFonts w:asciiTheme="majorHAnsi" w:hAnsiTheme="majorHAnsi" w:cstheme="majorHAnsi"/>
          <w:b/>
          <w:bCs/>
          <w:sz w:val="16"/>
          <w:szCs w:val="16"/>
        </w:rPr>
        <w:delText>1</w:delText>
      </w:r>
      <w:r w:rsidRPr="00AF759C">
        <w:rPr>
          <w:rFonts w:asciiTheme="majorHAnsi" w:hAnsiTheme="majorHAnsi" w:cstheme="majorHAnsi"/>
          <w:b/>
          <w:bCs/>
          <w:sz w:val="16"/>
          <w:szCs w:val="16"/>
        </w:rPr>
        <w:fldChar w:fldCharType="end"/>
      </w:r>
      <w:r w:rsidRPr="00AF759C">
        <w:rPr>
          <w:rFonts w:asciiTheme="majorHAnsi" w:hAnsiTheme="majorHAnsi" w:cstheme="majorHAnsi"/>
          <w:sz w:val="16"/>
          <w:szCs w:val="16"/>
        </w:rPr>
        <w:delText xml:space="preserve"> OF </w:delText>
      </w:r>
      <w:r w:rsidRPr="00AF759C">
        <w:rPr>
          <w:rFonts w:asciiTheme="majorHAnsi" w:hAnsiTheme="majorHAnsi" w:cstheme="majorHAnsi"/>
          <w:b/>
          <w:bCs/>
          <w:sz w:val="16"/>
          <w:szCs w:val="16"/>
        </w:rPr>
        <w:fldChar w:fldCharType="begin"/>
      </w:r>
      <w:r w:rsidRPr="00AF759C">
        <w:rPr>
          <w:rFonts w:asciiTheme="majorHAnsi" w:hAnsiTheme="majorHAnsi" w:cstheme="majorHAnsi"/>
          <w:b/>
          <w:bCs/>
          <w:sz w:val="16"/>
          <w:szCs w:val="16"/>
        </w:rPr>
        <w:delInstrText xml:space="preserve"> NUMPAGES  \* Arabic  \* MERGEFORMAT </w:delInstrText>
      </w:r>
      <w:r w:rsidRPr="00AF759C">
        <w:rPr>
          <w:rFonts w:asciiTheme="majorHAnsi" w:hAnsiTheme="majorHAnsi" w:cstheme="majorHAnsi"/>
          <w:b/>
          <w:bCs/>
          <w:sz w:val="16"/>
          <w:szCs w:val="16"/>
        </w:rPr>
        <w:fldChar w:fldCharType="separate"/>
      </w:r>
      <w:r>
        <w:rPr>
          <w:rFonts w:asciiTheme="majorHAnsi" w:hAnsiTheme="majorHAnsi" w:cstheme="majorHAnsi"/>
          <w:b/>
          <w:bCs/>
          <w:sz w:val="16"/>
          <w:szCs w:val="16"/>
        </w:rPr>
        <w:delText>104</w:delText>
      </w:r>
      <w:r w:rsidRPr="00AF759C">
        <w:rPr>
          <w:rFonts w:asciiTheme="majorHAnsi" w:hAnsiTheme="majorHAnsi" w:cstheme="majorHAnsi"/>
          <w:b/>
          <w:bCs/>
          <w:sz w:val="16"/>
          <w:szCs w:val="16"/>
        </w:rPr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F821049" w14:textId="77777777" w:rsidR="00A83843" w:rsidRDefault="00A83843" w:rsidP="006943DA">
      <w:pPr>
        <w:spacing w:after="0" w:line="240" w:lineRule="auto"/>
      </w:pPr>
      <w:r>
        <w:separator/>
      </w:r>
    </w:p>
  </w:footnote>
  <w:footnote w:type="continuationSeparator" w:id="0">
    <w:p w14:paraId="18400B6E" w14:textId="77777777" w:rsidR="00A83843" w:rsidRDefault="00A83843" w:rsidP="006943DA">
      <w:pPr>
        <w:spacing w:after="0" w:line="240" w:lineRule="auto"/>
      </w:pPr>
      <w:r>
        <w:continuationSeparator/>
      </w:r>
    </w:p>
  </w:footnote>
  <w:footnote w:type="continuationNotice" w:id="1">
    <w:p w14:paraId="55801DAA" w14:textId="77777777" w:rsidR="00A83843" w:rsidRDefault="00A8384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056"/>
      <w:gridCol w:w="903"/>
      <w:gridCol w:w="4056"/>
    </w:tblGrid>
    <w:tr w:rsidR="00677247" w14:paraId="58768845" w14:textId="77777777">
      <w:tblPrEx>
        <w:tblCellMar>
          <w:top w:w="0" w:type="dxa"/>
          <w:bottom w:w="0" w:type="dxa"/>
        </w:tblCellMar>
      </w:tblPrEx>
      <w:trPr>
        <w:ins w:id="89" w:author="Comparison" w:date="2026-09-22T12:41:00Z" w16du:dateUtc="2026-09-22T16:41:00Z"/>
      </w:trPr>
      <w:tc>
        <w:tcPr>
          <w:tcW w:w="4500" w:type="dxa"/>
          <w:tcBorders>
            <w:bottom w:val="single" w:sz="1" w:space="0" w:color="000000"/>
          </w:tcBorders>
          <w:noWrap/>
        </w:tcPr>
        <w:p w14:paraId="2B2B2F26" w14:textId="77777777" w:rsidR="00677247" w:rsidRDefault="00A83843">
          <w:pPr>
            <w:rPr>
              <w:ins w:id="90" w:author="Comparison" w:date="2026-09-22T12:41:00Z" w16du:dateUtc="2026-09-22T16:41:00Z"/>
            </w:rPr>
          </w:pPr>
          <w:ins w:id="91" w:author="Comparison" w:date="2026-09-22T12:41:00Z" w16du:dateUtc="2026-09-22T16:41:00Z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D+H</w:t>
            </w:r>
            <w:r>
              <w:rPr>
                <w:color w:val="000000"/>
              </w:rPr>
              <w:t xml:space="preserve"> | Kilde: www.dh-partner.com</w:t>
            </w:r>
          </w:ins>
        </w:p>
      </w:tc>
      <w:tc>
        <w:tcPr>
          <w:tcW w:w="1000" w:type="dxa"/>
          <w:tcBorders>
            <w:bottom w:val="single" w:sz="1" w:space="0" w:color="000000"/>
          </w:tcBorders>
          <w:noWrap/>
        </w:tcPr>
        <w:p w14:paraId="32BC8565" w14:textId="77777777" w:rsidR="00677247" w:rsidRDefault="00A83843">
          <w:pPr>
            <w:jc w:val="center"/>
            <w:rPr>
              <w:ins w:id="92" w:author="Comparison" w:date="2026-09-22T12:41:00Z" w16du:dateUtc="2026-09-22T16:41:00Z"/>
            </w:rPr>
          </w:pPr>
          <w:ins w:id="93" w:author="Comparison" w:date="2026-09-22T12:41:00Z" w16du:dateUtc="2026-09-22T16:41:00Z">
            <w:r>
              <w:rPr>
                <w:color w:val="000000"/>
              </w:rPr>
              <w:t>-</w:t>
            </w:r>
            <w:r>
              <w:fldChar w:fldCharType="begin"/>
            </w:r>
            <w:r>
              <w:rPr>
                <w:color w:val="000000"/>
              </w:rPr>
              <w:instrText>PAGE</w:instrText>
            </w:r>
            <w:r>
              <w:fldChar w:fldCharType="separate"/>
            </w:r>
            <w:r>
              <w:fldChar w:fldCharType="end"/>
            </w:r>
            <w:r>
              <w:rPr>
                <w:color w:val="000000"/>
              </w:rPr>
              <w:t>-</w:t>
            </w:r>
          </w:ins>
        </w:p>
      </w:tc>
      <w:tc>
        <w:tcPr>
          <w:tcW w:w="4500" w:type="dxa"/>
          <w:tcBorders>
            <w:bottom w:val="single" w:sz="1" w:space="0" w:color="000000"/>
          </w:tcBorders>
          <w:noWrap/>
        </w:tcPr>
        <w:p w14:paraId="05563D33" w14:textId="77777777" w:rsidR="00677247" w:rsidRDefault="00A83843">
          <w:pPr>
            <w:jc w:val="right"/>
            <w:rPr>
              <w:ins w:id="94" w:author="Comparison" w:date="2026-09-22T12:41:00Z" w16du:dateUtc="2026-09-22T16:41:00Z"/>
            </w:rPr>
          </w:pPr>
          <w:ins w:id="95" w:author="Comparison" w:date="2026-09-22T12:41:00Z" w16du:dateUtc="2026-09-22T16:41:00Z">
            <w:r>
              <w:rPr>
                <w:color w:val="000000"/>
              </w:rPr>
              <w:t>07.12.2025</w:t>
            </w:r>
          </w:ins>
        </w:p>
      </w:tc>
    </w:tr>
  </w:tbl>
  <w:p w14:paraId="6DC0D0C4" w14:textId="77777777" w:rsidR="00022609" w:rsidRDefault="00022609">
    <w:pPr>
      <w:pStyle w:val="Header"/>
      <w:rPr>
        <w:del w:id="96" w:author="Comparison" w:date="2026-09-22T12:41:00Z" w16du:dateUtc="2026-09-22T16:41:00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445191"/>
    <w:multiLevelType w:val="hybridMultilevel"/>
    <w:tmpl w:val="B94C210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36F49"/>
    <w:multiLevelType w:val="hybridMultilevel"/>
    <w:tmpl w:val="C41AC4BA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20C42A6"/>
    <w:multiLevelType w:val="hybridMultilevel"/>
    <w:tmpl w:val="53E02FE4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264693B"/>
    <w:multiLevelType w:val="hybridMultilevel"/>
    <w:tmpl w:val="A61646E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943997"/>
    <w:multiLevelType w:val="hybridMultilevel"/>
    <w:tmpl w:val="C41E28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3A7BFF"/>
    <w:multiLevelType w:val="hybridMultilevel"/>
    <w:tmpl w:val="E104DAAE"/>
    <w:lvl w:ilvl="0" w:tplc="E406545A">
      <w:start w:val="1"/>
      <w:numFmt w:val="bullet"/>
      <w:lvlText w:val=""/>
      <w:lvlJc w:val="left"/>
      <w:pPr>
        <w:ind w:left="360" w:hanging="360"/>
      </w:pPr>
      <w:rPr>
        <w:rFonts w:ascii="Symbol" w:hAnsi="Symbol" w:hint="default"/>
        <w:b w:val="0"/>
        <w:bCs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76B3A0F"/>
    <w:multiLevelType w:val="hybridMultilevel"/>
    <w:tmpl w:val="0714FF5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280FEA"/>
    <w:multiLevelType w:val="hybridMultilevel"/>
    <w:tmpl w:val="4E9E6E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3C7598"/>
    <w:multiLevelType w:val="hybridMultilevel"/>
    <w:tmpl w:val="36FE3D5A"/>
    <w:lvl w:ilvl="0" w:tplc="2252FB9E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9" w:hanging="360"/>
      </w:pPr>
    </w:lvl>
    <w:lvl w:ilvl="2" w:tplc="0409001B" w:tentative="1">
      <w:start w:val="1"/>
      <w:numFmt w:val="lowerRoman"/>
      <w:lvlText w:val="%3."/>
      <w:lvlJc w:val="right"/>
      <w:pPr>
        <w:ind w:left="2159" w:hanging="180"/>
      </w:pPr>
    </w:lvl>
    <w:lvl w:ilvl="3" w:tplc="0409000F" w:tentative="1">
      <w:start w:val="1"/>
      <w:numFmt w:val="decimal"/>
      <w:lvlText w:val="%4."/>
      <w:lvlJc w:val="left"/>
      <w:pPr>
        <w:ind w:left="2879" w:hanging="360"/>
      </w:pPr>
    </w:lvl>
    <w:lvl w:ilvl="4" w:tplc="04090019" w:tentative="1">
      <w:start w:val="1"/>
      <w:numFmt w:val="lowerLetter"/>
      <w:lvlText w:val="%5."/>
      <w:lvlJc w:val="left"/>
      <w:pPr>
        <w:ind w:left="3599" w:hanging="360"/>
      </w:pPr>
    </w:lvl>
    <w:lvl w:ilvl="5" w:tplc="0409001B" w:tentative="1">
      <w:start w:val="1"/>
      <w:numFmt w:val="lowerRoman"/>
      <w:lvlText w:val="%6."/>
      <w:lvlJc w:val="right"/>
      <w:pPr>
        <w:ind w:left="4319" w:hanging="180"/>
      </w:pPr>
    </w:lvl>
    <w:lvl w:ilvl="6" w:tplc="0409000F" w:tentative="1">
      <w:start w:val="1"/>
      <w:numFmt w:val="decimal"/>
      <w:lvlText w:val="%7."/>
      <w:lvlJc w:val="left"/>
      <w:pPr>
        <w:ind w:left="5039" w:hanging="360"/>
      </w:pPr>
    </w:lvl>
    <w:lvl w:ilvl="7" w:tplc="04090019" w:tentative="1">
      <w:start w:val="1"/>
      <w:numFmt w:val="lowerLetter"/>
      <w:lvlText w:val="%8."/>
      <w:lvlJc w:val="left"/>
      <w:pPr>
        <w:ind w:left="5759" w:hanging="360"/>
      </w:pPr>
    </w:lvl>
    <w:lvl w:ilvl="8" w:tplc="0409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9" w15:restartNumberingAfterBreak="0">
    <w:nsid w:val="0A39515D"/>
    <w:multiLevelType w:val="hybridMultilevel"/>
    <w:tmpl w:val="C9068BE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A3C5092"/>
    <w:multiLevelType w:val="hybridMultilevel"/>
    <w:tmpl w:val="F2B0F844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AE6548D"/>
    <w:multiLevelType w:val="hybridMultilevel"/>
    <w:tmpl w:val="A39C38E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C415169"/>
    <w:multiLevelType w:val="hybridMultilevel"/>
    <w:tmpl w:val="9264A32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D2D3661"/>
    <w:multiLevelType w:val="hybridMultilevel"/>
    <w:tmpl w:val="DD28EE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DAD67F3"/>
    <w:multiLevelType w:val="hybridMultilevel"/>
    <w:tmpl w:val="53E02FE4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0DED7968"/>
    <w:multiLevelType w:val="hybridMultilevel"/>
    <w:tmpl w:val="E0825F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E1F7DA5"/>
    <w:multiLevelType w:val="hybridMultilevel"/>
    <w:tmpl w:val="B41048B8"/>
    <w:lvl w:ilvl="0" w:tplc="E4ECC9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FAF5566"/>
    <w:multiLevelType w:val="hybridMultilevel"/>
    <w:tmpl w:val="C41E285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1A8019D"/>
    <w:multiLevelType w:val="hybridMultilevel"/>
    <w:tmpl w:val="23980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1F51949"/>
    <w:multiLevelType w:val="hybridMultilevel"/>
    <w:tmpl w:val="160C18A8"/>
    <w:lvl w:ilvl="0" w:tplc="66C2BB76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122726EE"/>
    <w:multiLevelType w:val="hybridMultilevel"/>
    <w:tmpl w:val="6BA639C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2BA2FC8"/>
    <w:multiLevelType w:val="hybridMultilevel"/>
    <w:tmpl w:val="40985E96"/>
    <w:lvl w:ilvl="0" w:tplc="1DB03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136B2E56"/>
    <w:multiLevelType w:val="hybridMultilevel"/>
    <w:tmpl w:val="40985E96"/>
    <w:lvl w:ilvl="0" w:tplc="1DB03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13FD08E3"/>
    <w:multiLevelType w:val="hybridMultilevel"/>
    <w:tmpl w:val="5BF2A6B8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148E447C"/>
    <w:multiLevelType w:val="hybridMultilevel"/>
    <w:tmpl w:val="291A2EC8"/>
    <w:lvl w:ilvl="0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17BA7160"/>
    <w:multiLevelType w:val="hybridMultilevel"/>
    <w:tmpl w:val="668A2056"/>
    <w:lvl w:ilvl="0" w:tplc="8AD0D604">
      <w:start w:val="1"/>
      <w:numFmt w:val="decimal"/>
      <w:lvlText w:val="%1."/>
      <w:lvlJc w:val="left"/>
      <w:pPr>
        <w:ind w:left="363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7FF3A04"/>
    <w:multiLevelType w:val="hybridMultilevel"/>
    <w:tmpl w:val="CDE8C474"/>
    <w:lvl w:ilvl="0" w:tplc="040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C090019">
      <w:start w:val="1"/>
      <w:numFmt w:val="lowerLetter"/>
      <w:lvlText w:val="%2."/>
      <w:lvlJc w:val="left"/>
      <w:pPr>
        <w:ind w:left="1437" w:hanging="360"/>
      </w:pPr>
    </w:lvl>
    <w:lvl w:ilvl="2" w:tplc="0C09001B" w:tentative="1">
      <w:start w:val="1"/>
      <w:numFmt w:val="lowerRoman"/>
      <w:lvlText w:val="%3."/>
      <w:lvlJc w:val="right"/>
      <w:pPr>
        <w:ind w:left="2157" w:hanging="180"/>
      </w:pPr>
    </w:lvl>
    <w:lvl w:ilvl="3" w:tplc="0C09000F" w:tentative="1">
      <w:start w:val="1"/>
      <w:numFmt w:val="decimal"/>
      <w:lvlText w:val="%4."/>
      <w:lvlJc w:val="left"/>
      <w:pPr>
        <w:ind w:left="2877" w:hanging="360"/>
      </w:pPr>
    </w:lvl>
    <w:lvl w:ilvl="4" w:tplc="0C090019" w:tentative="1">
      <w:start w:val="1"/>
      <w:numFmt w:val="lowerLetter"/>
      <w:lvlText w:val="%5."/>
      <w:lvlJc w:val="left"/>
      <w:pPr>
        <w:ind w:left="3597" w:hanging="360"/>
      </w:pPr>
    </w:lvl>
    <w:lvl w:ilvl="5" w:tplc="0C09001B" w:tentative="1">
      <w:start w:val="1"/>
      <w:numFmt w:val="lowerRoman"/>
      <w:lvlText w:val="%6."/>
      <w:lvlJc w:val="right"/>
      <w:pPr>
        <w:ind w:left="4317" w:hanging="180"/>
      </w:pPr>
    </w:lvl>
    <w:lvl w:ilvl="6" w:tplc="0C09000F" w:tentative="1">
      <w:start w:val="1"/>
      <w:numFmt w:val="decimal"/>
      <w:lvlText w:val="%7."/>
      <w:lvlJc w:val="left"/>
      <w:pPr>
        <w:ind w:left="5037" w:hanging="360"/>
      </w:pPr>
    </w:lvl>
    <w:lvl w:ilvl="7" w:tplc="0C090019" w:tentative="1">
      <w:start w:val="1"/>
      <w:numFmt w:val="lowerLetter"/>
      <w:lvlText w:val="%8."/>
      <w:lvlJc w:val="left"/>
      <w:pPr>
        <w:ind w:left="5757" w:hanging="360"/>
      </w:pPr>
    </w:lvl>
    <w:lvl w:ilvl="8" w:tplc="0C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7" w15:restartNumberingAfterBreak="0">
    <w:nsid w:val="1929702F"/>
    <w:multiLevelType w:val="hybridMultilevel"/>
    <w:tmpl w:val="0B7A8580"/>
    <w:lvl w:ilvl="0" w:tplc="0C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8" w15:restartNumberingAfterBreak="0">
    <w:nsid w:val="19F04DB9"/>
    <w:multiLevelType w:val="hybridMultilevel"/>
    <w:tmpl w:val="E8466D4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BC45B2C"/>
    <w:multiLevelType w:val="hybridMultilevel"/>
    <w:tmpl w:val="C2082288"/>
    <w:lvl w:ilvl="0" w:tplc="DDD269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C301B53"/>
    <w:multiLevelType w:val="hybridMultilevel"/>
    <w:tmpl w:val="0BF87E54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1C994AC1"/>
    <w:multiLevelType w:val="hybridMultilevel"/>
    <w:tmpl w:val="7570A8BA"/>
    <w:lvl w:ilvl="0" w:tplc="FFFFFFFF">
      <w:start w:val="1"/>
      <w:numFmt w:val="decimal"/>
      <w:lvlText w:val="%1."/>
      <w:lvlJc w:val="left"/>
      <w:pPr>
        <w:ind w:left="36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D253CF6"/>
    <w:multiLevelType w:val="hybridMultilevel"/>
    <w:tmpl w:val="EE527A12"/>
    <w:lvl w:ilvl="0" w:tplc="1EEA6224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E4D1D5E"/>
    <w:multiLevelType w:val="hybridMultilevel"/>
    <w:tmpl w:val="0AF0DC9E"/>
    <w:lvl w:ilvl="0" w:tplc="DDD269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22E0613"/>
    <w:multiLevelType w:val="hybridMultilevel"/>
    <w:tmpl w:val="8F46D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32A498A"/>
    <w:multiLevelType w:val="hybridMultilevel"/>
    <w:tmpl w:val="81B80856"/>
    <w:lvl w:ilvl="0" w:tplc="358A5472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23384F01"/>
    <w:multiLevelType w:val="hybridMultilevel"/>
    <w:tmpl w:val="B8866186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7" w15:restartNumberingAfterBreak="0">
    <w:nsid w:val="246D25A7"/>
    <w:multiLevelType w:val="hybridMultilevel"/>
    <w:tmpl w:val="4F7E1C14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25486752"/>
    <w:multiLevelType w:val="hybridMultilevel"/>
    <w:tmpl w:val="245886F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57C4B4D"/>
    <w:multiLevelType w:val="hybridMultilevel"/>
    <w:tmpl w:val="446AE4E2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261F3287"/>
    <w:multiLevelType w:val="hybridMultilevel"/>
    <w:tmpl w:val="EF82CFF6"/>
    <w:lvl w:ilvl="0" w:tplc="BC8E1DC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7396D5B"/>
    <w:multiLevelType w:val="hybridMultilevel"/>
    <w:tmpl w:val="B7D6FF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787334A"/>
    <w:multiLevelType w:val="hybridMultilevel"/>
    <w:tmpl w:val="104A574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7994AA1"/>
    <w:multiLevelType w:val="hybridMultilevel"/>
    <w:tmpl w:val="3EC0B436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27FE045C"/>
    <w:multiLevelType w:val="hybridMultilevel"/>
    <w:tmpl w:val="F3CEA838"/>
    <w:lvl w:ilvl="0" w:tplc="358A5472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2B767871"/>
    <w:multiLevelType w:val="hybridMultilevel"/>
    <w:tmpl w:val="AD8424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B7737DF"/>
    <w:multiLevelType w:val="hybridMultilevel"/>
    <w:tmpl w:val="6EBA73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D1B2CA0"/>
    <w:multiLevelType w:val="hybridMultilevel"/>
    <w:tmpl w:val="57167E8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2D432C08"/>
    <w:multiLevelType w:val="hybridMultilevel"/>
    <w:tmpl w:val="D612E77C"/>
    <w:lvl w:ilvl="0" w:tplc="E3107558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F447E98"/>
    <w:multiLevelType w:val="hybridMultilevel"/>
    <w:tmpl w:val="ACD0267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0D3453E"/>
    <w:multiLevelType w:val="hybridMultilevel"/>
    <w:tmpl w:val="201AFACE"/>
    <w:lvl w:ilvl="0" w:tplc="0C09000F">
      <w:start w:val="1"/>
      <w:numFmt w:val="decimal"/>
      <w:lvlText w:val="%1."/>
      <w:lvlJc w:val="left"/>
      <w:pPr>
        <w:ind w:left="687" w:hanging="360"/>
      </w:pPr>
    </w:lvl>
    <w:lvl w:ilvl="1" w:tplc="0C090019" w:tentative="1">
      <w:start w:val="1"/>
      <w:numFmt w:val="lowerLetter"/>
      <w:lvlText w:val="%2."/>
      <w:lvlJc w:val="left"/>
      <w:pPr>
        <w:ind w:left="1407" w:hanging="360"/>
      </w:pPr>
    </w:lvl>
    <w:lvl w:ilvl="2" w:tplc="0C09001B" w:tentative="1">
      <w:start w:val="1"/>
      <w:numFmt w:val="lowerRoman"/>
      <w:lvlText w:val="%3."/>
      <w:lvlJc w:val="right"/>
      <w:pPr>
        <w:ind w:left="2127" w:hanging="180"/>
      </w:pPr>
    </w:lvl>
    <w:lvl w:ilvl="3" w:tplc="0C09000F" w:tentative="1">
      <w:start w:val="1"/>
      <w:numFmt w:val="decimal"/>
      <w:lvlText w:val="%4."/>
      <w:lvlJc w:val="left"/>
      <w:pPr>
        <w:ind w:left="2847" w:hanging="360"/>
      </w:pPr>
    </w:lvl>
    <w:lvl w:ilvl="4" w:tplc="0C090019" w:tentative="1">
      <w:start w:val="1"/>
      <w:numFmt w:val="lowerLetter"/>
      <w:lvlText w:val="%5."/>
      <w:lvlJc w:val="left"/>
      <w:pPr>
        <w:ind w:left="3567" w:hanging="360"/>
      </w:pPr>
    </w:lvl>
    <w:lvl w:ilvl="5" w:tplc="0C09001B" w:tentative="1">
      <w:start w:val="1"/>
      <w:numFmt w:val="lowerRoman"/>
      <w:lvlText w:val="%6."/>
      <w:lvlJc w:val="right"/>
      <w:pPr>
        <w:ind w:left="4287" w:hanging="180"/>
      </w:pPr>
    </w:lvl>
    <w:lvl w:ilvl="6" w:tplc="0C09000F" w:tentative="1">
      <w:start w:val="1"/>
      <w:numFmt w:val="decimal"/>
      <w:lvlText w:val="%7."/>
      <w:lvlJc w:val="left"/>
      <w:pPr>
        <w:ind w:left="5007" w:hanging="360"/>
      </w:pPr>
    </w:lvl>
    <w:lvl w:ilvl="7" w:tplc="0C090019" w:tentative="1">
      <w:start w:val="1"/>
      <w:numFmt w:val="lowerLetter"/>
      <w:lvlText w:val="%8."/>
      <w:lvlJc w:val="left"/>
      <w:pPr>
        <w:ind w:left="5727" w:hanging="360"/>
      </w:pPr>
    </w:lvl>
    <w:lvl w:ilvl="8" w:tplc="0C09001B" w:tentative="1">
      <w:start w:val="1"/>
      <w:numFmt w:val="lowerRoman"/>
      <w:lvlText w:val="%9."/>
      <w:lvlJc w:val="right"/>
      <w:pPr>
        <w:ind w:left="6447" w:hanging="180"/>
      </w:pPr>
    </w:lvl>
  </w:abstractNum>
  <w:abstractNum w:abstractNumId="51" w15:restartNumberingAfterBreak="0">
    <w:nsid w:val="30DD4241"/>
    <w:multiLevelType w:val="hybridMultilevel"/>
    <w:tmpl w:val="EF0C285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150077C"/>
    <w:multiLevelType w:val="hybridMultilevel"/>
    <w:tmpl w:val="9386E5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1623849"/>
    <w:multiLevelType w:val="hybridMultilevel"/>
    <w:tmpl w:val="FF700BC6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31C50DE2"/>
    <w:multiLevelType w:val="hybridMultilevel"/>
    <w:tmpl w:val="160C18A8"/>
    <w:lvl w:ilvl="0" w:tplc="66C2BB76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365F2659"/>
    <w:multiLevelType w:val="hybridMultilevel"/>
    <w:tmpl w:val="D7BAA620"/>
    <w:lvl w:ilvl="0" w:tplc="FFFFFFFF">
      <w:start w:val="1"/>
      <w:numFmt w:val="decimal"/>
      <w:lvlText w:val="%1."/>
      <w:lvlJc w:val="left"/>
      <w:pPr>
        <w:ind w:left="363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370E4013"/>
    <w:multiLevelType w:val="hybridMultilevel"/>
    <w:tmpl w:val="F828B5F8"/>
    <w:lvl w:ilvl="0" w:tplc="8AD0D604">
      <w:start w:val="1"/>
      <w:numFmt w:val="decimal"/>
      <w:lvlText w:val="%1."/>
      <w:lvlJc w:val="left"/>
      <w:pPr>
        <w:ind w:left="363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3" w:hanging="360"/>
      </w:pPr>
    </w:lvl>
    <w:lvl w:ilvl="2" w:tplc="0C09001B" w:tentative="1">
      <w:start w:val="1"/>
      <w:numFmt w:val="lowerRoman"/>
      <w:lvlText w:val="%3."/>
      <w:lvlJc w:val="right"/>
      <w:pPr>
        <w:ind w:left="1803" w:hanging="180"/>
      </w:pPr>
    </w:lvl>
    <w:lvl w:ilvl="3" w:tplc="0C09000F" w:tentative="1">
      <w:start w:val="1"/>
      <w:numFmt w:val="decimal"/>
      <w:lvlText w:val="%4."/>
      <w:lvlJc w:val="left"/>
      <w:pPr>
        <w:ind w:left="2523" w:hanging="360"/>
      </w:pPr>
    </w:lvl>
    <w:lvl w:ilvl="4" w:tplc="0C090019" w:tentative="1">
      <w:start w:val="1"/>
      <w:numFmt w:val="lowerLetter"/>
      <w:lvlText w:val="%5."/>
      <w:lvlJc w:val="left"/>
      <w:pPr>
        <w:ind w:left="3243" w:hanging="360"/>
      </w:pPr>
    </w:lvl>
    <w:lvl w:ilvl="5" w:tplc="0C09001B" w:tentative="1">
      <w:start w:val="1"/>
      <w:numFmt w:val="lowerRoman"/>
      <w:lvlText w:val="%6."/>
      <w:lvlJc w:val="right"/>
      <w:pPr>
        <w:ind w:left="3963" w:hanging="180"/>
      </w:pPr>
    </w:lvl>
    <w:lvl w:ilvl="6" w:tplc="0C09000F" w:tentative="1">
      <w:start w:val="1"/>
      <w:numFmt w:val="decimal"/>
      <w:lvlText w:val="%7."/>
      <w:lvlJc w:val="left"/>
      <w:pPr>
        <w:ind w:left="4683" w:hanging="360"/>
      </w:pPr>
    </w:lvl>
    <w:lvl w:ilvl="7" w:tplc="0C090019" w:tentative="1">
      <w:start w:val="1"/>
      <w:numFmt w:val="lowerLetter"/>
      <w:lvlText w:val="%8."/>
      <w:lvlJc w:val="left"/>
      <w:pPr>
        <w:ind w:left="5403" w:hanging="360"/>
      </w:pPr>
    </w:lvl>
    <w:lvl w:ilvl="8" w:tplc="0C09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57" w15:restartNumberingAfterBreak="0">
    <w:nsid w:val="38315BEA"/>
    <w:multiLevelType w:val="hybridMultilevel"/>
    <w:tmpl w:val="A3B6E4B6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38CB0935"/>
    <w:multiLevelType w:val="hybridMultilevel"/>
    <w:tmpl w:val="C014513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39983978"/>
    <w:multiLevelType w:val="hybridMultilevel"/>
    <w:tmpl w:val="E74E4C1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CB8144B"/>
    <w:multiLevelType w:val="hybridMultilevel"/>
    <w:tmpl w:val="DBC494C6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1" w15:restartNumberingAfterBreak="0">
    <w:nsid w:val="3D676935"/>
    <w:multiLevelType w:val="hybridMultilevel"/>
    <w:tmpl w:val="8F7AE388"/>
    <w:lvl w:ilvl="0" w:tplc="1EEA6224">
      <w:start w:val="1"/>
      <w:numFmt w:val="bullet"/>
      <w:lvlText w:val=""/>
      <w:lvlJc w:val="left"/>
      <w:pPr>
        <w:ind w:left="36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3F463226"/>
    <w:multiLevelType w:val="hybridMultilevel"/>
    <w:tmpl w:val="4116404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3FE45F3C"/>
    <w:multiLevelType w:val="hybridMultilevel"/>
    <w:tmpl w:val="A02079A0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4" w15:restartNumberingAfterBreak="0">
    <w:nsid w:val="41B804D7"/>
    <w:multiLevelType w:val="hybridMultilevel"/>
    <w:tmpl w:val="6F0A33B0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5" w15:restartNumberingAfterBreak="0">
    <w:nsid w:val="41C44436"/>
    <w:multiLevelType w:val="hybridMultilevel"/>
    <w:tmpl w:val="DE6A04C0"/>
    <w:lvl w:ilvl="0" w:tplc="E4ECC9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2A02D8C"/>
    <w:multiLevelType w:val="hybridMultilevel"/>
    <w:tmpl w:val="451813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2E74E7C"/>
    <w:multiLevelType w:val="hybridMultilevel"/>
    <w:tmpl w:val="154E9564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470256D3"/>
    <w:multiLevelType w:val="hybridMultilevel"/>
    <w:tmpl w:val="6420909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7E00D96"/>
    <w:multiLevelType w:val="hybridMultilevel"/>
    <w:tmpl w:val="C72213DA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0" w15:restartNumberingAfterBreak="0">
    <w:nsid w:val="4871545B"/>
    <w:multiLevelType w:val="hybridMultilevel"/>
    <w:tmpl w:val="EF78608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C2576D3"/>
    <w:multiLevelType w:val="hybridMultilevel"/>
    <w:tmpl w:val="87288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C5229EC"/>
    <w:multiLevelType w:val="hybridMultilevel"/>
    <w:tmpl w:val="7B6C4652"/>
    <w:lvl w:ilvl="0" w:tplc="2252FB9E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C8E1D78"/>
    <w:multiLevelType w:val="hybridMultilevel"/>
    <w:tmpl w:val="3DB49BE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CC971CD"/>
    <w:multiLevelType w:val="hybridMultilevel"/>
    <w:tmpl w:val="7458E62A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 w15:restartNumberingAfterBreak="0">
    <w:nsid w:val="4CDC5E4F"/>
    <w:multiLevelType w:val="hybridMultilevel"/>
    <w:tmpl w:val="9BC2D4B2"/>
    <w:lvl w:ilvl="0" w:tplc="DDD269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4DE47C70"/>
    <w:multiLevelType w:val="hybridMultilevel"/>
    <w:tmpl w:val="6F0A33B0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7" w15:restartNumberingAfterBreak="0">
    <w:nsid w:val="502F4F45"/>
    <w:multiLevelType w:val="hybridMultilevel"/>
    <w:tmpl w:val="197AB294"/>
    <w:lvl w:ilvl="0" w:tplc="E4ECC9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51947313"/>
    <w:multiLevelType w:val="hybridMultilevel"/>
    <w:tmpl w:val="C052969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1E218E7"/>
    <w:multiLevelType w:val="hybridMultilevel"/>
    <w:tmpl w:val="33A6F520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0" w15:restartNumberingAfterBreak="0">
    <w:nsid w:val="51F3304B"/>
    <w:multiLevelType w:val="hybridMultilevel"/>
    <w:tmpl w:val="D05E5630"/>
    <w:lvl w:ilvl="0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" w15:restartNumberingAfterBreak="0">
    <w:nsid w:val="548E1E3E"/>
    <w:multiLevelType w:val="hybridMultilevel"/>
    <w:tmpl w:val="0AF0DC9E"/>
    <w:lvl w:ilvl="0" w:tplc="DDD269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5222FD2"/>
    <w:multiLevelType w:val="hybridMultilevel"/>
    <w:tmpl w:val="AC3E626C"/>
    <w:lvl w:ilvl="0" w:tplc="0C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83" w15:restartNumberingAfterBreak="0">
    <w:nsid w:val="56500FEC"/>
    <w:multiLevelType w:val="hybridMultilevel"/>
    <w:tmpl w:val="97144108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4" w15:restartNumberingAfterBreak="0">
    <w:nsid w:val="577C00F9"/>
    <w:multiLevelType w:val="hybridMultilevel"/>
    <w:tmpl w:val="58B208BA"/>
    <w:lvl w:ilvl="0" w:tplc="7E5AAF9A">
      <w:start w:val="2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7BF0B0A"/>
    <w:multiLevelType w:val="hybridMultilevel"/>
    <w:tmpl w:val="8158A308"/>
    <w:lvl w:ilvl="0" w:tplc="1EEA6224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7FA4FF8"/>
    <w:multiLevelType w:val="hybridMultilevel"/>
    <w:tmpl w:val="66205DE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59E27DE1"/>
    <w:multiLevelType w:val="hybridMultilevel"/>
    <w:tmpl w:val="748467E2"/>
    <w:lvl w:ilvl="0" w:tplc="1EEA6224">
      <w:start w:val="1"/>
      <w:numFmt w:val="bullet"/>
      <w:lvlText w:val=""/>
      <w:lvlJc w:val="left"/>
      <w:pPr>
        <w:ind w:left="36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8" w15:restartNumberingAfterBreak="0">
    <w:nsid w:val="5A007EEA"/>
    <w:multiLevelType w:val="hybridMultilevel"/>
    <w:tmpl w:val="40985E96"/>
    <w:lvl w:ilvl="0" w:tplc="1DB03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9" w15:restartNumberingAfterBreak="0">
    <w:nsid w:val="5AC90EFB"/>
    <w:multiLevelType w:val="hybridMultilevel"/>
    <w:tmpl w:val="0D8CF540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0" w15:restartNumberingAfterBreak="0">
    <w:nsid w:val="5DD0414D"/>
    <w:multiLevelType w:val="hybridMultilevel"/>
    <w:tmpl w:val="E64A571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61391BD2"/>
    <w:multiLevelType w:val="hybridMultilevel"/>
    <w:tmpl w:val="C986D148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2" w15:restartNumberingAfterBreak="0">
    <w:nsid w:val="61430292"/>
    <w:multiLevelType w:val="hybridMultilevel"/>
    <w:tmpl w:val="A142FA5E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61676F22"/>
    <w:multiLevelType w:val="hybridMultilevel"/>
    <w:tmpl w:val="2FDC8956"/>
    <w:lvl w:ilvl="0" w:tplc="2EC6AE10">
      <w:start w:val="1"/>
      <w:numFmt w:val="decimal"/>
      <w:lvlText w:val="%1."/>
      <w:lvlJc w:val="left"/>
      <w:pPr>
        <w:ind w:left="403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123" w:hanging="360"/>
      </w:pPr>
    </w:lvl>
    <w:lvl w:ilvl="2" w:tplc="0C09001B" w:tentative="1">
      <w:start w:val="1"/>
      <w:numFmt w:val="lowerRoman"/>
      <w:lvlText w:val="%3."/>
      <w:lvlJc w:val="right"/>
      <w:pPr>
        <w:ind w:left="1843" w:hanging="180"/>
      </w:pPr>
    </w:lvl>
    <w:lvl w:ilvl="3" w:tplc="0C09000F" w:tentative="1">
      <w:start w:val="1"/>
      <w:numFmt w:val="decimal"/>
      <w:lvlText w:val="%4."/>
      <w:lvlJc w:val="left"/>
      <w:pPr>
        <w:ind w:left="2563" w:hanging="360"/>
      </w:pPr>
    </w:lvl>
    <w:lvl w:ilvl="4" w:tplc="0C090019" w:tentative="1">
      <w:start w:val="1"/>
      <w:numFmt w:val="lowerLetter"/>
      <w:lvlText w:val="%5."/>
      <w:lvlJc w:val="left"/>
      <w:pPr>
        <w:ind w:left="3283" w:hanging="360"/>
      </w:pPr>
    </w:lvl>
    <w:lvl w:ilvl="5" w:tplc="0C09001B" w:tentative="1">
      <w:start w:val="1"/>
      <w:numFmt w:val="lowerRoman"/>
      <w:lvlText w:val="%6."/>
      <w:lvlJc w:val="right"/>
      <w:pPr>
        <w:ind w:left="4003" w:hanging="180"/>
      </w:pPr>
    </w:lvl>
    <w:lvl w:ilvl="6" w:tplc="0C09000F" w:tentative="1">
      <w:start w:val="1"/>
      <w:numFmt w:val="decimal"/>
      <w:lvlText w:val="%7."/>
      <w:lvlJc w:val="left"/>
      <w:pPr>
        <w:ind w:left="4723" w:hanging="360"/>
      </w:pPr>
    </w:lvl>
    <w:lvl w:ilvl="7" w:tplc="0C090019" w:tentative="1">
      <w:start w:val="1"/>
      <w:numFmt w:val="lowerLetter"/>
      <w:lvlText w:val="%8."/>
      <w:lvlJc w:val="left"/>
      <w:pPr>
        <w:ind w:left="5443" w:hanging="360"/>
      </w:pPr>
    </w:lvl>
    <w:lvl w:ilvl="8" w:tplc="0C09001B" w:tentative="1">
      <w:start w:val="1"/>
      <w:numFmt w:val="lowerRoman"/>
      <w:lvlText w:val="%9."/>
      <w:lvlJc w:val="right"/>
      <w:pPr>
        <w:ind w:left="6163" w:hanging="180"/>
      </w:pPr>
    </w:lvl>
  </w:abstractNum>
  <w:abstractNum w:abstractNumId="94" w15:restartNumberingAfterBreak="0">
    <w:nsid w:val="61C50A34"/>
    <w:multiLevelType w:val="hybridMultilevel"/>
    <w:tmpl w:val="81B80856"/>
    <w:lvl w:ilvl="0" w:tplc="358A5472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5" w15:restartNumberingAfterBreak="0">
    <w:nsid w:val="62B808CC"/>
    <w:multiLevelType w:val="hybridMultilevel"/>
    <w:tmpl w:val="9CEA5CDC"/>
    <w:lvl w:ilvl="0" w:tplc="0C090001">
      <w:start w:val="1"/>
      <w:numFmt w:val="bullet"/>
      <w:lvlText w:val=""/>
      <w:lvlJc w:val="left"/>
      <w:pPr>
        <w:ind w:left="425" w:hanging="360"/>
      </w:pPr>
      <w:rPr>
        <w:rFonts w:ascii="Symbol" w:hAnsi="Symbol" w:hint="default"/>
      </w:rPr>
    </w:lvl>
    <w:lvl w:ilvl="1" w:tplc="0C090019" w:tentative="1">
      <w:start w:val="1"/>
      <w:numFmt w:val="lowerLetter"/>
      <w:lvlText w:val="%2."/>
      <w:lvlJc w:val="left"/>
      <w:pPr>
        <w:ind w:left="1505" w:hanging="360"/>
      </w:pPr>
    </w:lvl>
    <w:lvl w:ilvl="2" w:tplc="0C09001B" w:tentative="1">
      <w:start w:val="1"/>
      <w:numFmt w:val="lowerRoman"/>
      <w:lvlText w:val="%3."/>
      <w:lvlJc w:val="right"/>
      <w:pPr>
        <w:ind w:left="2225" w:hanging="180"/>
      </w:pPr>
    </w:lvl>
    <w:lvl w:ilvl="3" w:tplc="0C09000F" w:tentative="1">
      <w:start w:val="1"/>
      <w:numFmt w:val="decimal"/>
      <w:lvlText w:val="%4."/>
      <w:lvlJc w:val="left"/>
      <w:pPr>
        <w:ind w:left="2945" w:hanging="360"/>
      </w:pPr>
    </w:lvl>
    <w:lvl w:ilvl="4" w:tplc="0C090019" w:tentative="1">
      <w:start w:val="1"/>
      <w:numFmt w:val="lowerLetter"/>
      <w:lvlText w:val="%5."/>
      <w:lvlJc w:val="left"/>
      <w:pPr>
        <w:ind w:left="3665" w:hanging="360"/>
      </w:pPr>
    </w:lvl>
    <w:lvl w:ilvl="5" w:tplc="0C09001B" w:tentative="1">
      <w:start w:val="1"/>
      <w:numFmt w:val="lowerRoman"/>
      <w:lvlText w:val="%6."/>
      <w:lvlJc w:val="right"/>
      <w:pPr>
        <w:ind w:left="4385" w:hanging="180"/>
      </w:pPr>
    </w:lvl>
    <w:lvl w:ilvl="6" w:tplc="0C09000F" w:tentative="1">
      <w:start w:val="1"/>
      <w:numFmt w:val="decimal"/>
      <w:lvlText w:val="%7."/>
      <w:lvlJc w:val="left"/>
      <w:pPr>
        <w:ind w:left="5105" w:hanging="360"/>
      </w:pPr>
    </w:lvl>
    <w:lvl w:ilvl="7" w:tplc="0C090019" w:tentative="1">
      <w:start w:val="1"/>
      <w:numFmt w:val="lowerLetter"/>
      <w:lvlText w:val="%8."/>
      <w:lvlJc w:val="left"/>
      <w:pPr>
        <w:ind w:left="5825" w:hanging="360"/>
      </w:pPr>
    </w:lvl>
    <w:lvl w:ilvl="8" w:tplc="0C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6" w15:restartNumberingAfterBreak="0">
    <w:nsid w:val="642D5FD7"/>
    <w:multiLevelType w:val="hybridMultilevel"/>
    <w:tmpl w:val="2CBCA2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45565C0"/>
    <w:multiLevelType w:val="hybridMultilevel"/>
    <w:tmpl w:val="5FA497B2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98" w15:restartNumberingAfterBreak="0">
    <w:nsid w:val="656C2432"/>
    <w:multiLevelType w:val="hybridMultilevel"/>
    <w:tmpl w:val="DBC494C6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9" w15:restartNumberingAfterBreak="0">
    <w:nsid w:val="65A8231A"/>
    <w:multiLevelType w:val="hybridMultilevel"/>
    <w:tmpl w:val="A8AC40B4"/>
    <w:lvl w:ilvl="0" w:tplc="E3107558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64F35D3"/>
    <w:multiLevelType w:val="hybridMultilevel"/>
    <w:tmpl w:val="4B160F7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672A08DA"/>
    <w:multiLevelType w:val="hybridMultilevel"/>
    <w:tmpl w:val="F3CEA838"/>
    <w:lvl w:ilvl="0" w:tplc="358A5472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2" w15:restartNumberingAfterBreak="0">
    <w:nsid w:val="67E63CE5"/>
    <w:multiLevelType w:val="hybridMultilevel"/>
    <w:tmpl w:val="154E9564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6919426A"/>
    <w:multiLevelType w:val="hybridMultilevel"/>
    <w:tmpl w:val="41721F8E"/>
    <w:lvl w:ilvl="0" w:tplc="8AD0D604">
      <w:start w:val="1"/>
      <w:numFmt w:val="decimal"/>
      <w:lvlText w:val="%1."/>
      <w:lvlJc w:val="left"/>
      <w:pPr>
        <w:ind w:left="363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69EB3563"/>
    <w:multiLevelType w:val="hybridMultilevel"/>
    <w:tmpl w:val="9C5AB906"/>
    <w:lvl w:ilvl="0" w:tplc="95903D56">
      <w:start w:val="1"/>
      <w:numFmt w:val="bullet"/>
      <w:lvlText w:val="-"/>
      <w:lvlJc w:val="left"/>
      <w:pPr>
        <w:ind w:left="360" w:hanging="360"/>
      </w:pPr>
      <w:rPr>
        <w:rFonts w:ascii="Comic Sans MS" w:eastAsia="SimSun" w:hAnsi="Comic Sans MS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5" w15:restartNumberingAfterBreak="0">
    <w:nsid w:val="6A650566"/>
    <w:multiLevelType w:val="hybridMultilevel"/>
    <w:tmpl w:val="6E3089A4"/>
    <w:lvl w:ilvl="0" w:tplc="7E5AAF9A">
      <w:start w:val="2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C11089C"/>
    <w:multiLevelType w:val="hybridMultilevel"/>
    <w:tmpl w:val="3028EE9C"/>
    <w:lvl w:ilvl="0" w:tplc="61D6AB2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D4F42EC"/>
    <w:multiLevelType w:val="hybridMultilevel"/>
    <w:tmpl w:val="6F0A33B0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8" w15:restartNumberingAfterBreak="0">
    <w:nsid w:val="6FC35E56"/>
    <w:multiLevelType w:val="hybridMultilevel"/>
    <w:tmpl w:val="3EB62A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72310986"/>
    <w:multiLevelType w:val="hybridMultilevel"/>
    <w:tmpl w:val="303846F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73776E9E"/>
    <w:multiLevelType w:val="hybridMultilevel"/>
    <w:tmpl w:val="6F0A33B0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1" w15:restartNumberingAfterBreak="0">
    <w:nsid w:val="73EE4973"/>
    <w:multiLevelType w:val="hybridMultilevel"/>
    <w:tmpl w:val="1BA872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4CD3AE4"/>
    <w:multiLevelType w:val="hybridMultilevel"/>
    <w:tmpl w:val="514EA286"/>
    <w:lvl w:ilvl="0" w:tplc="269A4D6A">
      <w:start w:val="2"/>
      <w:numFmt w:val="bullet"/>
      <w:lvlText w:val="-"/>
      <w:lvlJc w:val="left"/>
      <w:pPr>
        <w:ind w:left="720" w:hanging="360"/>
      </w:pPr>
      <w:rPr>
        <w:rFonts w:ascii="Comic Sans MS" w:eastAsia="SimSun" w:hAnsi="Comic Sans MS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76B665FE"/>
    <w:multiLevelType w:val="hybridMultilevel"/>
    <w:tmpl w:val="27E0108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4" w15:restartNumberingAfterBreak="0">
    <w:nsid w:val="77A24C8D"/>
    <w:multiLevelType w:val="hybridMultilevel"/>
    <w:tmpl w:val="1010BA6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7A6B1CB2"/>
    <w:multiLevelType w:val="hybridMultilevel"/>
    <w:tmpl w:val="7EDE72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7B11144B"/>
    <w:multiLevelType w:val="hybridMultilevel"/>
    <w:tmpl w:val="5DA4D800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7" w15:restartNumberingAfterBreak="0">
    <w:nsid w:val="7B117FE7"/>
    <w:multiLevelType w:val="hybridMultilevel"/>
    <w:tmpl w:val="376E018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BE42540"/>
    <w:multiLevelType w:val="hybridMultilevel"/>
    <w:tmpl w:val="465C946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7CC56DA3"/>
    <w:multiLevelType w:val="hybridMultilevel"/>
    <w:tmpl w:val="D062BE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7F3D1906"/>
    <w:multiLevelType w:val="hybridMultilevel"/>
    <w:tmpl w:val="6F0A33B0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1" w15:restartNumberingAfterBreak="0">
    <w:nsid w:val="7FDC607C"/>
    <w:multiLevelType w:val="hybridMultilevel"/>
    <w:tmpl w:val="160C18A8"/>
    <w:lvl w:ilvl="0" w:tplc="66C2BB76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61205871">
    <w:abstractNumId w:val="28"/>
  </w:num>
  <w:num w:numId="2" w16cid:durableId="521627612">
    <w:abstractNumId w:val="49"/>
  </w:num>
  <w:num w:numId="3" w16cid:durableId="509178105">
    <w:abstractNumId w:val="15"/>
  </w:num>
  <w:num w:numId="4" w16cid:durableId="2139058695">
    <w:abstractNumId w:val="45"/>
  </w:num>
  <w:num w:numId="5" w16cid:durableId="51854917">
    <w:abstractNumId w:val="96"/>
  </w:num>
  <w:num w:numId="6" w16cid:durableId="1901793848">
    <w:abstractNumId w:val="66"/>
  </w:num>
  <w:num w:numId="7" w16cid:durableId="1935554877">
    <w:abstractNumId w:val="115"/>
  </w:num>
  <w:num w:numId="8" w16cid:durableId="1889488791">
    <w:abstractNumId w:val="106"/>
  </w:num>
  <w:num w:numId="9" w16cid:durableId="1511677130">
    <w:abstractNumId w:val="40"/>
  </w:num>
  <w:num w:numId="10" w16cid:durableId="1702172700">
    <w:abstractNumId w:val="5"/>
  </w:num>
  <w:num w:numId="11" w16cid:durableId="1847597563">
    <w:abstractNumId w:val="61"/>
  </w:num>
  <w:num w:numId="12" w16cid:durableId="1785031619">
    <w:abstractNumId w:val="87"/>
  </w:num>
  <w:num w:numId="13" w16cid:durableId="1255549783">
    <w:abstractNumId w:val="36"/>
  </w:num>
  <w:num w:numId="14" w16cid:durableId="501550780">
    <w:abstractNumId w:val="52"/>
  </w:num>
  <w:num w:numId="15" w16cid:durableId="513308135">
    <w:abstractNumId w:val="46"/>
  </w:num>
  <w:num w:numId="16" w16cid:durableId="1471825349">
    <w:abstractNumId w:val="108"/>
  </w:num>
  <w:num w:numId="17" w16cid:durableId="692847899">
    <w:abstractNumId w:val="41"/>
  </w:num>
  <w:num w:numId="18" w16cid:durableId="1568221305">
    <w:abstractNumId w:val="70"/>
  </w:num>
  <w:num w:numId="19" w16cid:durableId="2097050567">
    <w:abstractNumId w:val="53"/>
  </w:num>
  <w:num w:numId="20" w16cid:durableId="1351951493">
    <w:abstractNumId w:val="73"/>
  </w:num>
  <w:num w:numId="21" w16cid:durableId="505219052">
    <w:abstractNumId w:val="27"/>
  </w:num>
  <w:num w:numId="22" w16cid:durableId="67466221">
    <w:abstractNumId w:val="3"/>
  </w:num>
  <w:num w:numId="23" w16cid:durableId="925384143">
    <w:abstractNumId w:val="95"/>
  </w:num>
  <w:num w:numId="24" w16cid:durableId="541208972">
    <w:abstractNumId w:val="20"/>
  </w:num>
  <w:num w:numId="25" w16cid:durableId="34812554">
    <w:abstractNumId w:val="76"/>
  </w:num>
  <w:num w:numId="26" w16cid:durableId="236671482">
    <w:abstractNumId w:val="64"/>
  </w:num>
  <w:num w:numId="27" w16cid:durableId="1396970965">
    <w:abstractNumId w:val="110"/>
  </w:num>
  <w:num w:numId="28" w16cid:durableId="55782111">
    <w:abstractNumId w:val="39"/>
  </w:num>
  <w:num w:numId="29" w16cid:durableId="2091728217">
    <w:abstractNumId w:val="82"/>
  </w:num>
  <w:num w:numId="30" w16cid:durableId="1479496525">
    <w:abstractNumId w:val="90"/>
  </w:num>
  <w:num w:numId="31" w16cid:durableId="795562378">
    <w:abstractNumId w:val="21"/>
  </w:num>
  <w:num w:numId="32" w16cid:durableId="2052460792">
    <w:abstractNumId w:val="91"/>
  </w:num>
  <w:num w:numId="33" w16cid:durableId="2118599814">
    <w:abstractNumId w:val="37"/>
  </w:num>
  <w:num w:numId="34" w16cid:durableId="1158107645">
    <w:abstractNumId w:val="113"/>
  </w:num>
  <w:num w:numId="35" w16cid:durableId="1565216417">
    <w:abstractNumId w:val="11"/>
  </w:num>
  <w:num w:numId="36" w16cid:durableId="271977410">
    <w:abstractNumId w:val="24"/>
  </w:num>
  <w:num w:numId="37" w16cid:durableId="1124301329">
    <w:abstractNumId w:val="80"/>
  </w:num>
  <w:num w:numId="38" w16cid:durableId="1796483213">
    <w:abstractNumId w:val="92"/>
  </w:num>
  <w:num w:numId="39" w16cid:durableId="347101575">
    <w:abstractNumId w:val="57"/>
  </w:num>
  <w:num w:numId="40" w16cid:durableId="1468738351">
    <w:abstractNumId w:val="77"/>
  </w:num>
  <w:num w:numId="41" w16cid:durableId="1415123510">
    <w:abstractNumId w:val="16"/>
  </w:num>
  <w:num w:numId="42" w16cid:durableId="1941989592">
    <w:abstractNumId w:val="74"/>
  </w:num>
  <w:num w:numId="43" w16cid:durableId="1408113657">
    <w:abstractNumId w:val="83"/>
  </w:num>
  <w:num w:numId="44" w16cid:durableId="287393192">
    <w:abstractNumId w:val="65"/>
  </w:num>
  <w:num w:numId="45" w16cid:durableId="208345740">
    <w:abstractNumId w:val="60"/>
  </w:num>
  <w:num w:numId="46" w16cid:durableId="508107950">
    <w:abstractNumId w:val="102"/>
  </w:num>
  <w:num w:numId="47" w16cid:durableId="1349332078">
    <w:abstractNumId w:val="10"/>
  </w:num>
  <w:num w:numId="48" w16cid:durableId="1453550596">
    <w:abstractNumId w:val="86"/>
  </w:num>
  <w:num w:numId="49" w16cid:durableId="358700477">
    <w:abstractNumId w:val="43"/>
  </w:num>
  <w:num w:numId="50" w16cid:durableId="1408915164">
    <w:abstractNumId w:val="75"/>
  </w:num>
  <w:num w:numId="51" w16cid:durableId="540291920">
    <w:abstractNumId w:val="33"/>
  </w:num>
  <w:num w:numId="52" w16cid:durableId="524831621">
    <w:abstractNumId w:val="29"/>
  </w:num>
  <w:num w:numId="53" w16cid:durableId="738407399">
    <w:abstractNumId w:val="101"/>
  </w:num>
  <w:num w:numId="54" w16cid:durableId="460656368">
    <w:abstractNumId w:val="44"/>
  </w:num>
  <w:num w:numId="55" w16cid:durableId="672949263">
    <w:abstractNumId w:val="8"/>
  </w:num>
  <w:num w:numId="56" w16cid:durableId="1135214680">
    <w:abstractNumId w:val="94"/>
  </w:num>
  <w:num w:numId="57" w16cid:durableId="1865628211">
    <w:abstractNumId w:val="35"/>
  </w:num>
  <w:num w:numId="58" w16cid:durableId="189148842">
    <w:abstractNumId w:val="116"/>
  </w:num>
  <w:num w:numId="59" w16cid:durableId="1993944261">
    <w:abstractNumId w:val="63"/>
  </w:num>
  <w:num w:numId="60" w16cid:durableId="1925333107">
    <w:abstractNumId w:val="34"/>
  </w:num>
  <w:num w:numId="61" w16cid:durableId="1664701102">
    <w:abstractNumId w:val="19"/>
  </w:num>
  <w:num w:numId="62" w16cid:durableId="452019777">
    <w:abstractNumId w:val="71"/>
  </w:num>
  <w:num w:numId="63" w16cid:durableId="1277445142">
    <w:abstractNumId w:val="67"/>
  </w:num>
  <w:num w:numId="64" w16cid:durableId="1723553378">
    <w:abstractNumId w:val="81"/>
  </w:num>
  <w:num w:numId="65" w16cid:durableId="1665475986">
    <w:abstractNumId w:val="107"/>
  </w:num>
  <w:num w:numId="66" w16cid:durableId="255797549">
    <w:abstractNumId w:val="79"/>
  </w:num>
  <w:num w:numId="67" w16cid:durableId="1038966329">
    <w:abstractNumId w:val="18"/>
  </w:num>
  <w:num w:numId="68" w16cid:durableId="1216430369">
    <w:abstractNumId w:val="120"/>
  </w:num>
  <w:num w:numId="69" w16cid:durableId="1362976962">
    <w:abstractNumId w:val="26"/>
  </w:num>
  <w:num w:numId="70" w16cid:durableId="805196027">
    <w:abstractNumId w:val="1"/>
  </w:num>
  <w:num w:numId="71" w16cid:durableId="786772406">
    <w:abstractNumId w:val="30"/>
  </w:num>
  <w:num w:numId="72" w16cid:durableId="27025142">
    <w:abstractNumId w:val="98"/>
  </w:num>
  <w:num w:numId="73" w16cid:durableId="141776775">
    <w:abstractNumId w:val="88"/>
  </w:num>
  <w:num w:numId="74" w16cid:durableId="1476727473">
    <w:abstractNumId w:val="22"/>
  </w:num>
  <w:num w:numId="75" w16cid:durableId="1472482534">
    <w:abstractNumId w:val="72"/>
  </w:num>
  <w:num w:numId="76" w16cid:durableId="1489248537">
    <w:abstractNumId w:val="14"/>
  </w:num>
  <w:num w:numId="77" w16cid:durableId="1843811871">
    <w:abstractNumId w:val="2"/>
  </w:num>
  <w:num w:numId="78" w16cid:durableId="2134014195">
    <w:abstractNumId w:val="69"/>
  </w:num>
  <w:num w:numId="79" w16cid:durableId="394666871">
    <w:abstractNumId w:val="51"/>
  </w:num>
  <w:num w:numId="80" w16cid:durableId="2035810589">
    <w:abstractNumId w:val="59"/>
  </w:num>
  <w:num w:numId="81" w16cid:durableId="424572961">
    <w:abstractNumId w:val="121"/>
  </w:num>
  <w:num w:numId="82" w16cid:durableId="1064528087">
    <w:abstractNumId w:val="54"/>
  </w:num>
  <w:num w:numId="83" w16cid:durableId="1978222148">
    <w:abstractNumId w:val="99"/>
  </w:num>
  <w:num w:numId="84" w16cid:durableId="330528493">
    <w:abstractNumId w:val="48"/>
  </w:num>
  <w:num w:numId="85" w16cid:durableId="1584217169">
    <w:abstractNumId w:val="114"/>
  </w:num>
  <w:num w:numId="86" w16cid:durableId="1030838802">
    <w:abstractNumId w:val="89"/>
  </w:num>
  <w:num w:numId="87" w16cid:durableId="1145317607">
    <w:abstractNumId w:val="112"/>
  </w:num>
  <w:num w:numId="88" w16cid:durableId="1723480476">
    <w:abstractNumId w:val="84"/>
  </w:num>
  <w:num w:numId="89" w16cid:durableId="665864712">
    <w:abstractNumId w:val="105"/>
  </w:num>
  <w:num w:numId="90" w16cid:durableId="1613703807">
    <w:abstractNumId w:val="85"/>
  </w:num>
  <w:num w:numId="91" w16cid:durableId="954673661">
    <w:abstractNumId w:val="32"/>
  </w:num>
  <w:num w:numId="92" w16cid:durableId="1052079847">
    <w:abstractNumId w:val="109"/>
  </w:num>
  <w:num w:numId="93" w16cid:durableId="1714305437">
    <w:abstractNumId w:val="13"/>
  </w:num>
  <w:num w:numId="94" w16cid:durableId="1758399299">
    <w:abstractNumId w:val="7"/>
  </w:num>
  <w:num w:numId="95" w16cid:durableId="2089380079">
    <w:abstractNumId w:val="62"/>
  </w:num>
  <w:num w:numId="96" w16cid:durableId="1449352189">
    <w:abstractNumId w:val="17"/>
  </w:num>
  <w:num w:numId="97" w16cid:durableId="1708068584">
    <w:abstractNumId w:val="93"/>
  </w:num>
  <w:num w:numId="98" w16cid:durableId="88240391">
    <w:abstractNumId w:val="6"/>
  </w:num>
  <w:num w:numId="99" w16cid:durableId="1093360679">
    <w:abstractNumId w:val="58"/>
  </w:num>
  <w:num w:numId="100" w16cid:durableId="1682514442">
    <w:abstractNumId w:val="118"/>
  </w:num>
  <w:num w:numId="101" w16cid:durableId="855921654">
    <w:abstractNumId w:val="68"/>
  </w:num>
  <w:num w:numId="102" w16cid:durableId="1157500161">
    <w:abstractNumId w:val="100"/>
  </w:num>
  <w:num w:numId="103" w16cid:durableId="1129009333">
    <w:abstractNumId w:val="119"/>
  </w:num>
  <w:num w:numId="104" w16cid:durableId="146824069">
    <w:abstractNumId w:val="50"/>
  </w:num>
  <w:num w:numId="105" w16cid:durableId="2049447907">
    <w:abstractNumId w:val="9"/>
  </w:num>
  <w:num w:numId="106" w16cid:durableId="967511186">
    <w:abstractNumId w:val="0"/>
  </w:num>
  <w:num w:numId="107" w16cid:durableId="630356450">
    <w:abstractNumId w:val="47"/>
  </w:num>
  <w:num w:numId="108" w16cid:durableId="2046905448">
    <w:abstractNumId w:val="12"/>
  </w:num>
  <w:num w:numId="109" w16cid:durableId="40062776">
    <w:abstractNumId w:val="78"/>
  </w:num>
  <w:num w:numId="110" w16cid:durableId="1973367577">
    <w:abstractNumId w:val="111"/>
  </w:num>
  <w:num w:numId="111" w16cid:durableId="1647469581">
    <w:abstractNumId w:val="4"/>
  </w:num>
  <w:num w:numId="112" w16cid:durableId="1680808118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" w16cid:durableId="736704566">
    <w:abstractNumId w:val="97"/>
  </w:num>
  <w:num w:numId="114" w16cid:durableId="710426542">
    <w:abstractNumId w:val="38"/>
  </w:num>
  <w:num w:numId="115" w16cid:durableId="1093744109">
    <w:abstractNumId w:val="23"/>
  </w:num>
  <w:num w:numId="116" w16cid:durableId="211507617">
    <w:abstractNumId w:val="56"/>
  </w:num>
  <w:num w:numId="117" w16cid:durableId="61175134">
    <w:abstractNumId w:val="103"/>
  </w:num>
  <w:num w:numId="118" w16cid:durableId="1667896624">
    <w:abstractNumId w:val="25"/>
  </w:num>
  <w:num w:numId="119" w16cid:durableId="151486334">
    <w:abstractNumId w:val="31"/>
  </w:num>
  <w:num w:numId="120" w16cid:durableId="1813473885">
    <w:abstractNumId w:val="55"/>
  </w:num>
  <w:num w:numId="121" w16cid:durableId="1491484372">
    <w:abstractNumId w:val="117"/>
  </w:num>
  <w:num w:numId="122" w16cid:durableId="1686134568">
    <w:abstractNumId w:val="104"/>
  </w:num>
  <w:numIdMacAtCleanup w:val="114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254"/>
    <w:rsid w:val="00001720"/>
    <w:rsid w:val="00003901"/>
    <w:rsid w:val="00010A04"/>
    <w:rsid w:val="00011A02"/>
    <w:rsid w:val="00011E42"/>
    <w:rsid w:val="00012DE3"/>
    <w:rsid w:val="000142F4"/>
    <w:rsid w:val="00015558"/>
    <w:rsid w:val="00020687"/>
    <w:rsid w:val="00022609"/>
    <w:rsid w:val="000234F6"/>
    <w:rsid w:val="0003072C"/>
    <w:rsid w:val="00031F37"/>
    <w:rsid w:val="000321AE"/>
    <w:rsid w:val="000332BD"/>
    <w:rsid w:val="00034C95"/>
    <w:rsid w:val="00037B6F"/>
    <w:rsid w:val="0004298E"/>
    <w:rsid w:val="00042AFE"/>
    <w:rsid w:val="00042C84"/>
    <w:rsid w:val="000454DF"/>
    <w:rsid w:val="000467DF"/>
    <w:rsid w:val="00047DB3"/>
    <w:rsid w:val="00047FDB"/>
    <w:rsid w:val="00056DD3"/>
    <w:rsid w:val="00057D0D"/>
    <w:rsid w:val="00066057"/>
    <w:rsid w:val="000672F9"/>
    <w:rsid w:val="00067896"/>
    <w:rsid w:val="000701FB"/>
    <w:rsid w:val="00070413"/>
    <w:rsid w:val="00074F89"/>
    <w:rsid w:val="000770AC"/>
    <w:rsid w:val="000773D5"/>
    <w:rsid w:val="00080BE6"/>
    <w:rsid w:val="000818D8"/>
    <w:rsid w:val="000825A4"/>
    <w:rsid w:val="00084A8E"/>
    <w:rsid w:val="00085CAD"/>
    <w:rsid w:val="00085D10"/>
    <w:rsid w:val="000865AB"/>
    <w:rsid w:val="000865DB"/>
    <w:rsid w:val="00090EF3"/>
    <w:rsid w:val="00091BEF"/>
    <w:rsid w:val="00095E0A"/>
    <w:rsid w:val="0009752E"/>
    <w:rsid w:val="000978E7"/>
    <w:rsid w:val="00097FBC"/>
    <w:rsid w:val="000A0FF3"/>
    <w:rsid w:val="000A100D"/>
    <w:rsid w:val="000A2951"/>
    <w:rsid w:val="000A5C3C"/>
    <w:rsid w:val="000A7712"/>
    <w:rsid w:val="000B0769"/>
    <w:rsid w:val="000B2DC2"/>
    <w:rsid w:val="000B58C7"/>
    <w:rsid w:val="000B7770"/>
    <w:rsid w:val="000C2425"/>
    <w:rsid w:val="000C362A"/>
    <w:rsid w:val="000C383A"/>
    <w:rsid w:val="000C3E4F"/>
    <w:rsid w:val="000C430E"/>
    <w:rsid w:val="000C4622"/>
    <w:rsid w:val="000D0393"/>
    <w:rsid w:val="000D0F78"/>
    <w:rsid w:val="000D141D"/>
    <w:rsid w:val="000D6631"/>
    <w:rsid w:val="000D68D8"/>
    <w:rsid w:val="000E18C6"/>
    <w:rsid w:val="000E1D1A"/>
    <w:rsid w:val="000E39F2"/>
    <w:rsid w:val="000F2112"/>
    <w:rsid w:val="000F59C8"/>
    <w:rsid w:val="000F67AA"/>
    <w:rsid w:val="000F67EA"/>
    <w:rsid w:val="000F6D09"/>
    <w:rsid w:val="00100511"/>
    <w:rsid w:val="00104279"/>
    <w:rsid w:val="00104F92"/>
    <w:rsid w:val="00111CAD"/>
    <w:rsid w:val="001120B3"/>
    <w:rsid w:val="00114875"/>
    <w:rsid w:val="0011513C"/>
    <w:rsid w:val="00116D23"/>
    <w:rsid w:val="001221EE"/>
    <w:rsid w:val="00123FDA"/>
    <w:rsid w:val="0012516C"/>
    <w:rsid w:val="00125442"/>
    <w:rsid w:val="001307CB"/>
    <w:rsid w:val="00132DB9"/>
    <w:rsid w:val="00141E81"/>
    <w:rsid w:val="00141FEE"/>
    <w:rsid w:val="00142C31"/>
    <w:rsid w:val="0014357A"/>
    <w:rsid w:val="001439C1"/>
    <w:rsid w:val="00143E0C"/>
    <w:rsid w:val="0015020E"/>
    <w:rsid w:val="00152D29"/>
    <w:rsid w:val="0015477A"/>
    <w:rsid w:val="001548B3"/>
    <w:rsid w:val="0015544E"/>
    <w:rsid w:val="001635EF"/>
    <w:rsid w:val="0016486F"/>
    <w:rsid w:val="00166528"/>
    <w:rsid w:val="00166549"/>
    <w:rsid w:val="00166E75"/>
    <w:rsid w:val="001700D1"/>
    <w:rsid w:val="0017343D"/>
    <w:rsid w:val="001827EA"/>
    <w:rsid w:val="00185754"/>
    <w:rsid w:val="00190E35"/>
    <w:rsid w:val="001912B7"/>
    <w:rsid w:val="001932EE"/>
    <w:rsid w:val="00193831"/>
    <w:rsid w:val="00193BC9"/>
    <w:rsid w:val="00193FD6"/>
    <w:rsid w:val="00194648"/>
    <w:rsid w:val="00194A9C"/>
    <w:rsid w:val="001A1478"/>
    <w:rsid w:val="001A185C"/>
    <w:rsid w:val="001A2F56"/>
    <w:rsid w:val="001A359E"/>
    <w:rsid w:val="001B2E17"/>
    <w:rsid w:val="001C04AB"/>
    <w:rsid w:val="001C2B45"/>
    <w:rsid w:val="001C2C75"/>
    <w:rsid w:val="001C77C0"/>
    <w:rsid w:val="001D0EF8"/>
    <w:rsid w:val="001D36D6"/>
    <w:rsid w:val="001D4911"/>
    <w:rsid w:val="001E108B"/>
    <w:rsid w:val="001E255E"/>
    <w:rsid w:val="001E4218"/>
    <w:rsid w:val="001E4E92"/>
    <w:rsid w:val="001E550E"/>
    <w:rsid w:val="001E588D"/>
    <w:rsid w:val="001E5EA5"/>
    <w:rsid w:val="001E61D6"/>
    <w:rsid w:val="001E7B39"/>
    <w:rsid w:val="001E7E9F"/>
    <w:rsid w:val="001F03C5"/>
    <w:rsid w:val="001F21FD"/>
    <w:rsid w:val="001F2FC9"/>
    <w:rsid w:val="001F38FE"/>
    <w:rsid w:val="001F5460"/>
    <w:rsid w:val="00201FBD"/>
    <w:rsid w:val="00202FF9"/>
    <w:rsid w:val="0021049C"/>
    <w:rsid w:val="0021267A"/>
    <w:rsid w:val="0021498B"/>
    <w:rsid w:val="00214A94"/>
    <w:rsid w:val="00214E59"/>
    <w:rsid w:val="00216C87"/>
    <w:rsid w:val="00220954"/>
    <w:rsid w:val="00223463"/>
    <w:rsid w:val="00223857"/>
    <w:rsid w:val="00226633"/>
    <w:rsid w:val="00230110"/>
    <w:rsid w:val="00244007"/>
    <w:rsid w:val="00245BA3"/>
    <w:rsid w:val="0025003C"/>
    <w:rsid w:val="002503FD"/>
    <w:rsid w:val="00250471"/>
    <w:rsid w:val="00250B88"/>
    <w:rsid w:val="0025181B"/>
    <w:rsid w:val="00251CA9"/>
    <w:rsid w:val="00253884"/>
    <w:rsid w:val="00253DD9"/>
    <w:rsid w:val="00255D6F"/>
    <w:rsid w:val="002570DE"/>
    <w:rsid w:val="00257CFA"/>
    <w:rsid w:val="00260D9C"/>
    <w:rsid w:val="0026401E"/>
    <w:rsid w:val="0026534A"/>
    <w:rsid w:val="00265D52"/>
    <w:rsid w:val="00266D72"/>
    <w:rsid w:val="0027124C"/>
    <w:rsid w:val="0027208F"/>
    <w:rsid w:val="00273E28"/>
    <w:rsid w:val="002832B2"/>
    <w:rsid w:val="002834A0"/>
    <w:rsid w:val="002839F8"/>
    <w:rsid w:val="002843F6"/>
    <w:rsid w:val="0028742F"/>
    <w:rsid w:val="0028799E"/>
    <w:rsid w:val="00287FA1"/>
    <w:rsid w:val="002921FC"/>
    <w:rsid w:val="002932A5"/>
    <w:rsid w:val="0029418E"/>
    <w:rsid w:val="00294F7B"/>
    <w:rsid w:val="00295F97"/>
    <w:rsid w:val="00296E0A"/>
    <w:rsid w:val="002A0A1D"/>
    <w:rsid w:val="002A18C4"/>
    <w:rsid w:val="002A2396"/>
    <w:rsid w:val="002A3E86"/>
    <w:rsid w:val="002A727A"/>
    <w:rsid w:val="002B0C98"/>
    <w:rsid w:val="002B3263"/>
    <w:rsid w:val="002B4C18"/>
    <w:rsid w:val="002B501B"/>
    <w:rsid w:val="002B5C31"/>
    <w:rsid w:val="002B7917"/>
    <w:rsid w:val="002C6FE2"/>
    <w:rsid w:val="002C702D"/>
    <w:rsid w:val="002C740F"/>
    <w:rsid w:val="002D2828"/>
    <w:rsid w:val="002D7B4C"/>
    <w:rsid w:val="002E01CB"/>
    <w:rsid w:val="002E14F2"/>
    <w:rsid w:val="002E1A6D"/>
    <w:rsid w:val="002E21F5"/>
    <w:rsid w:val="002E3E57"/>
    <w:rsid w:val="002E479F"/>
    <w:rsid w:val="002E605A"/>
    <w:rsid w:val="002F0DF4"/>
    <w:rsid w:val="002F15FB"/>
    <w:rsid w:val="002F1C5F"/>
    <w:rsid w:val="002F4ECC"/>
    <w:rsid w:val="002F58C7"/>
    <w:rsid w:val="002F69E0"/>
    <w:rsid w:val="002F6B22"/>
    <w:rsid w:val="002F6C3C"/>
    <w:rsid w:val="002F77C8"/>
    <w:rsid w:val="002F7ED3"/>
    <w:rsid w:val="00302617"/>
    <w:rsid w:val="00305501"/>
    <w:rsid w:val="00307CE7"/>
    <w:rsid w:val="00307E2D"/>
    <w:rsid w:val="003105AA"/>
    <w:rsid w:val="00310D49"/>
    <w:rsid w:val="003157B0"/>
    <w:rsid w:val="003169EB"/>
    <w:rsid w:val="00317737"/>
    <w:rsid w:val="00320FC5"/>
    <w:rsid w:val="00321728"/>
    <w:rsid w:val="00321F96"/>
    <w:rsid w:val="00323FF5"/>
    <w:rsid w:val="0032466D"/>
    <w:rsid w:val="003253EE"/>
    <w:rsid w:val="003268C8"/>
    <w:rsid w:val="0032780A"/>
    <w:rsid w:val="00330132"/>
    <w:rsid w:val="00330CE1"/>
    <w:rsid w:val="00330F6D"/>
    <w:rsid w:val="00332C2A"/>
    <w:rsid w:val="0033419D"/>
    <w:rsid w:val="00334ADE"/>
    <w:rsid w:val="00336AD9"/>
    <w:rsid w:val="00341E6A"/>
    <w:rsid w:val="003434E6"/>
    <w:rsid w:val="0034351E"/>
    <w:rsid w:val="003436FF"/>
    <w:rsid w:val="00343742"/>
    <w:rsid w:val="00346C48"/>
    <w:rsid w:val="003506F2"/>
    <w:rsid w:val="00352E9F"/>
    <w:rsid w:val="00356269"/>
    <w:rsid w:val="00357E81"/>
    <w:rsid w:val="00364BBF"/>
    <w:rsid w:val="00367A8E"/>
    <w:rsid w:val="00367FD3"/>
    <w:rsid w:val="00370D18"/>
    <w:rsid w:val="00374F1C"/>
    <w:rsid w:val="00377B89"/>
    <w:rsid w:val="00377C99"/>
    <w:rsid w:val="003845BD"/>
    <w:rsid w:val="00384BDB"/>
    <w:rsid w:val="0038720A"/>
    <w:rsid w:val="003900E8"/>
    <w:rsid w:val="00395008"/>
    <w:rsid w:val="0039517E"/>
    <w:rsid w:val="003962EC"/>
    <w:rsid w:val="003A1D9C"/>
    <w:rsid w:val="003A4C2E"/>
    <w:rsid w:val="003A6C43"/>
    <w:rsid w:val="003A7BDB"/>
    <w:rsid w:val="003A7E39"/>
    <w:rsid w:val="003B100B"/>
    <w:rsid w:val="003B1B79"/>
    <w:rsid w:val="003B20C5"/>
    <w:rsid w:val="003B31AE"/>
    <w:rsid w:val="003B50A6"/>
    <w:rsid w:val="003B5475"/>
    <w:rsid w:val="003B57EB"/>
    <w:rsid w:val="003B5D56"/>
    <w:rsid w:val="003B6522"/>
    <w:rsid w:val="003B72DD"/>
    <w:rsid w:val="003B72E4"/>
    <w:rsid w:val="003C0507"/>
    <w:rsid w:val="003C3EA1"/>
    <w:rsid w:val="003C419D"/>
    <w:rsid w:val="003C4B6C"/>
    <w:rsid w:val="003C4E2F"/>
    <w:rsid w:val="003C55E8"/>
    <w:rsid w:val="003C5F3F"/>
    <w:rsid w:val="003C6048"/>
    <w:rsid w:val="003D293B"/>
    <w:rsid w:val="003D2A72"/>
    <w:rsid w:val="003D33B9"/>
    <w:rsid w:val="003D40AB"/>
    <w:rsid w:val="003D7087"/>
    <w:rsid w:val="003D7962"/>
    <w:rsid w:val="003D7C06"/>
    <w:rsid w:val="003E11BF"/>
    <w:rsid w:val="003E3205"/>
    <w:rsid w:val="003E5D69"/>
    <w:rsid w:val="003F041E"/>
    <w:rsid w:val="003F264C"/>
    <w:rsid w:val="003F3A87"/>
    <w:rsid w:val="003F4E05"/>
    <w:rsid w:val="003F7500"/>
    <w:rsid w:val="0040078C"/>
    <w:rsid w:val="00400C2D"/>
    <w:rsid w:val="00401426"/>
    <w:rsid w:val="004025B3"/>
    <w:rsid w:val="004025FD"/>
    <w:rsid w:val="0040381E"/>
    <w:rsid w:val="004055D2"/>
    <w:rsid w:val="00410990"/>
    <w:rsid w:val="00410A10"/>
    <w:rsid w:val="004155D9"/>
    <w:rsid w:val="00421AD5"/>
    <w:rsid w:val="0042243F"/>
    <w:rsid w:val="004239B3"/>
    <w:rsid w:val="004246CE"/>
    <w:rsid w:val="0042665F"/>
    <w:rsid w:val="00426BD9"/>
    <w:rsid w:val="00430422"/>
    <w:rsid w:val="00431F3B"/>
    <w:rsid w:val="0043202B"/>
    <w:rsid w:val="0043286B"/>
    <w:rsid w:val="004374B7"/>
    <w:rsid w:val="00441E0C"/>
    <w:rsid w:val="00446B62"/>
    <w:rsid w:val="00453025"/>
    <w:rsid w:val="00453A0B"/>
    <w:rsid w:val="004550B2"/>
    <w:rsid w:val="00455E58"/>
    <w:rsid w:val="004575AD"/>
    <w:rsid w:val="00457C6E"/>
    <w:rsid w:val="00462C1E"/>
    <w:rsid w:val="00464A02"/>
    <w:rsid w:val="004664E6"/>
    <w:rsid w:val="00467018"/>
    <w:rsid w:val="004701DC"/>
    <w:rsid w:val="00473E54"/>
    <w:rsid w:val="00476452"/>
    <w:rsid w:val="004764FB"/>
    <w:rsid w:val="00483633"/>
    <w:rsid w:val="0048494D"/>
    <w:rsid w:val="0048510A"/>
    <w:rsid w:val="00490D43"/>
    <w:rsid w:val="00491788"/>
    <w:rsid w:val="004924D5"/>
    <w:rsid w:val="004927C6"/>
    <w:rsid w:val="00492C57"/>
    <w:rsid w:val="004934A3"/>
    <w:rsid w:val="00496855"/>
    <w:rsid w:val="00497ED2"/>
    <w:rsid w:val="004A01FF"/>
    <w:rsid w:val="004A026A"/>
    <w:rsid w:val="004A1B9A"/>
    <w:rsid w:val="004A3292"/>
    <w:rsid w:val="004A427D"/>
    <w:rsid w:val="004A7C8F"/>
    <w:rsid w:val="004B0B15"/>
    <w:rsid w:val="004B20BD"/>
    <w:rsid w:val="004B433E"/>
    <w:rsid w:val="004B6870"/>
    <w:rsid w:val="004B7B57"/>
    <w:rsid w:val="004C1186"/>
    <w:rsid w:val="004C11EF"/>
    <w:rsid w:val="004C16B5"/>
    <w:rsid w:val="004C1A38"/>
    <w:rsid w:val="004C362B"/>
    <w:rsid w:val="004C6B88"/>
    <w:rsid w:val="004D0B8F"/>
    <w:rsid w:val="004D2347"/>
    <w:rsid w:val="004D396D"/>
    <w:rsid w:val="004D6204"/>
    <w:rsid w:val="004D7CA7"/>
    <w:rsid w:val="004E0034"/>
    <w:rsid w:val="004E289D"/>
    <w:rsid w:val="004E2E83"/>
    <w:rsid w:val="004E671A"/>
    <w:rsid w:val="004E7543"/>
    <w:rsid w:val="004E79EB"/>
    <w:rsid w:val="004F0DE2"/>
    <w:rsid w:val="004F10F0"/>
    <w:rsid w:val="004F20B4"/>
    <w:rsid w:val="004F60A7"/>
    <w:rsid w:val="004F72F9"/>
    <w:rsid w:val="004F7512"/>
    <w:rsid w:val="004F7C9B"/>
    <w:rsid w:val="005000B6"/>
    <w:rsid w:val="00500C22"/>
    <w:rsid w:val="0050223F"/>
    <w:rsid w:val="005030F0"/>
    <w:rsid w:val="0050313E"/>
    <w:rsid w:val="0050334E"/>
    <w:rsid w:val="00504C42"/>
    <w:rsid w:val="00504EC6"/>
    <w:rsid w:val="005125A2"/>
    <w:rsid w:val="005135B6"/>
    <w:rsid w:val="0051378F"/>
    <w:rsid w:val="00520720"/>
    <w:rsid w:val="00520A3C"/>
    <w:rsid w:val="00520EFB"/>
    <w:rsid w:val="00521A47"/>
    <w:rsid w:val="0052717F"/>
    <w:rsid w:val="00527236"/>
    <w:rsid w:val="005303B3"/>
    <w:rsid w:val="00530EEB"/>
    <w:rsid w:val="00532953"/>
    <w:rsid w:val="00533CFC"/>
    <w:rsid w:val="00534EA9"/>
    <w:rsid w:val="005369CE"/>
    <w:rsid w:val="005408AC"/>
    <w:rsid w:val="00543C19"/>
    <w:rsid w:val="005446FD"/>
    <w:rsid w:val="0054697B"/>
    <w:rsid w:val="0055036D"/>
    <w:rsid w:val="005504E8"/>
    <w:rsid w:val="0055149B"/>
    <w:rsid w:val="00552252"/>
    <w:rsid w:val="00552BF2"/>
    <w:rsid w:val="00555F33"/>
    <w:rsid w:val="00560356"/>
    <w:rsid w:val="00560E88"/>
    <w:rsid w:val="0056440A"/>
    <w:rsid w:val="0056516A"/>
    <w:rsid w:val="00567A1E"/>
    <w:rsid w:val="00571AB5"/>
    <w:rsid w:val="005730E3"/>
    <w:rsid w:val="005737A5"/>
    <w:rsid w:val="00575D4A"/>
    <w:rsid w:val="00576695"/>
    <w:rsid w:val="00576AF8"/>
    <w:rsid w:val="00580512"/>
    <w:rsid w:val="005840D0"/>
    <w:rsid w:val="00584EF9"/>
    <w:rsid w:val="005860CC"/>
    <w:rsid w:val="00590C62"/>
    <w:rsid w:val="00591403"/>
    <w:rsid w:val="00591AF8"/>
    <w:rsid w:val="00592B0B"/>
    <w:rsid w:val="005960EE"/>
    <w:rsid w:val="005964B5"/>
    <w:rsid w:val="005A2417"/>
    <w:rsid w:val="005A5054"/>
    <w:rsid w:val="005A6DF9"/>
    <w:rsid w:val="005B2584"/>
    <w:rsid w:val="005B2D06"/>
    <w:rsid w:val="005B35AF"/>
    <w:rsid w:val="005B3A69"/>
    <w:rsid w:val="005B5123"/>
    <w:rsid w:val="005B542E"/>
    <w:rsid w:val="005C6C1B"/>
    <w:rsid w:val="005C71BD"/>
    <w:rsid w:val="005C7917"/>
    <w:rsid w:val="005C7D1D"/>
    <w:rsid w:val="005D0F70"/>
    <w:rsid w:val="005D30A5"/>
    <w:rsid w:val="005E0B63"/>
    <w:rsid w:val="005F06F9"/>
    <w:rsid w:val="005F1BB3"/>
    <w:rsid w:val="005F3640"/>
    <w:rsid w:val="005F3EE7"/>
    <w:rsid w:val="005F542C"/>
    <w:rsid w:val="005F7C09"/>
    <w:rsid w:val="00601743"/>
    <w:rsid w:val="006035B5"/>
    <w:rsid w:val="006057F7"/>
    <w:rsid w:val="00606F81"/>
    <w:rsid w:val="0061062E"/>
    <w:rsid w:val="00612078"/>
    <w:rsid w:val="00614FAC"/>
    <w:rsid w:val="00615A12"/>
    <w:rsid w:val="00617DBC"/>
    <w:rsid w:val="00624DC7"/>
    <w:rsid w:val="00627074"/>
    <w:rsid w:val="006276D0"/>
    <w:rsid w:val="006308C0"/>
    <w:rsid w:val="006314B6"/>
    <w:rsid w:val="00633A97"/>
    <w:rsid w:val="00634DD1"/>
    <w:rsid w:val="00634F8B"/>
    <w:rsid w:val="0063674A"/>
    <w:rsid w:val="00636C15"/>
    <w:rsid w:val="00640660"/>
    <w:rsid w:val="00640C47"/>
    <w:rsid w:val="00640D44"/>
    <w:rsid w:val="0064326D"/>
    <w:rsid w:val="00643DCC"/>
    <w:rsid w:val="00645932"/>
    <w:rsid w:val="00645B8C"/>
    <w:rsid w:val="00646111"/>
    <w:rsid w:val="00650990"/>
    <w:rsid w:val="00650B0A"/>
    <w:rsid w:val="006544AC"/>
    <w:rsid w:val="00654C4D"/>
    <w:rsid w:val="00656B79"/>
    <w:rsid w:val="00666D9E"/>
    <w:rsid w:val="0066722F"/>
    <w:rsid w:val="00671ADF"/>
    <w:rsid w:val="00677247"/>
    <w:rsid w:val="006801F9"/>
    <w:rsid w:val="00681F96"/>
    <w:rsid w:val="006827CB"/>
    <w:rsid w:val="00683E23"/>
    <w:rsid w:val="00684579"/>
    <w:rsid w:val="00685D4C"/>
    <w:rsid w:val="006862C7"/>
    <w:rsid w:val="0068646B"/>
    <w:rsid w:val="00690BA7"/>
    <w:rsid w:val="006913E0"/>
    <w:rsid w:val="00693BEB"/>
    <w:rsid w:val="006943DA"/>
    <w:rsid w:val="006A1B07"/>
    <w:rsid w:val="006A40BE"/>
    <w:rsid w:val="006A517F"/>
    <w:rsid w:val="006A7005"/>
    <w:rsid w:val="006A7BF7"/>
    <w:rsid w:val="006B3560"/>
    <w:rsid w:val="006B4597"/>
    <w:rsid w:val="006B487A"/>
    <w:rsid w:val="006B5300"/>
    <w:rsid w:val="006B72CB"/>
    <w:rsid w:val="006C08F8"/>
    <w:rsid w:val="006C0F4C"/>
    <w:rsid w:val="006C25F9"/>
    <w:rsid w:val="006C2C5D"/>
    <w:rsid w:val="006C3462"/>
    <w:rsid w:val="006C435B"/>
    <w:rsid w:val="006C5829"/>
    <w:rsid w:val="006D0274"/>
    <w:rsid w:val="006D1160"/>
    <w:rsid w:val="006D14AD"/>
    <w:rsid w:val="006D314D"/>
    <w:rsid w:val="006D39C4"/>
    <w:rsid w:val="006D7636"/>
    <w:rsid w:val="006D77E7"/>
    <w:rsid w:val="006E00C8"/>
    <w:rsid w:val="006E120E"/>
    <w:rsid w:val="006E13AF"/>
    <w:rsid w:val="006E3EB0"/>
    <w:rsid w:val="006E4C55"/>
    <w:rsid w:val="006E73B5"/>
    <w:rsid w:val="006F11D2"/>
    <w:rsid w:val="006F151E"/>
    <w:rsid w:val="006F1648"/>
    <w:rsid w:val="006F3A4A"/>
    <w:rsid w:val="006F43E2"/>
    <w:rsid w:val="006F6219"/>
    <w:rsid w:val="0070237A"/>
    <w:rsid w:val="00705FBA"/>
    <w:rsid w:val="00706CFD"/>
    <w:rsid w:val="0071171E"/>
    <w:rsid w:val="00715C80"/>
    <w:rsid w:val="00720CF9"/>
    <w:rsid w:val="00722654"/>
    <w:rsid w:val="00724AA7"/>
    <w:rsid w:val="00724AD2"/>
    <w:rsid w:val="007315E1"/>
    <w:rsid w:val="00735302"/>
    <w:rsid w:val="007367E2"/>
    <w:rsid w:val="007406D2"/>
    <w:rsid w:val="00741EE6"/>
    <w:rsid w:val="00744399"/>
    <w:rsid w:val="007444A8"/>
    <w:rsid w:val="007470D6"/>
    <w:rsid w:val="007471C0"/>
    <w:rsid w:val="00750EC3"/>
    <w:rsid w:val="00752B5F"/>
    <w:rsid w:val="00753E8F"/>
    <w:rsid w:val="00757BAF"/>
    <w:rsid w:val="00761B81"/>
    <w:rsid w:val="00761BFA"/>
    <w:rsid w:val="007631F3"/>
    <w:rsid w:val="00764FA0"/>
    <w:rsid w:val="00766D81"/>
    <w:rsid w:val="00767C00"/>
    <w:rsid w:val="007702A3"/>
    <w:rsid w:val="00770A89"/>
    <w:rsid w:val="0077191F"/>
    <w:rsid w:val="00774B7E"/>
    <w:rsid w:val="00777864"/>
    <w:rsid w:val="00777BBA"/>
    <w:rsid w:val="00781845"/>
    <w:rsid w:val="0078449B"/>
    <w:rsid w:val="00784D05"/>
    <w:rsid w:val="00785495"/>
    <w:rsid w:val="007877AD"/>
    <w:rsid w:val="007903A1"/>
    <w:rsid w:val="00791711"/>
    <w:rsid w:val="0079254B"/>
    <w:rsid w:val="00794EE7"/>
    <w:rsid w:val="00796DF9"/>
    <w:rsid w:val="007978F4"/>
    <w:rsid w:val="007A0E61"/>
    <w:rsid w:val="007A1E6D"/>
    <w:rsid w:val="007A26A5"/>
    <w:rsid w:val="007A28E0"/>
    <w:rsid w:val="007A2D4B"/>
    <w:rsid w:val="007A5A17"/>
    <w:rsid w:val="007A628D"/>
    <w:rsid w:val="007A6601"/>
    <w:rsid w:val="007B3212"/>
    <w:rsid w:val="007B4482"/>
    <w:rsid w:val="007D120F"/>
    <w:rsid w:val="007D2242"/>
    <w:rsid w:val="007D3175"/>
    <w:rsid w:val="007D3511"/>
    <w:rsid w:val="007D3E74"/>
    <w:rsid w:val="007D56AD"/>
    <w:rsid w:val="007E4CC1"/>
    <w:rsid w:val="007E5BA6"/>
    <w:rsid w:val="007F1211"/>
    <w:rsid w:val="007F6B4D"/>
    <w:rsid w:val="00800536"/>
    <w:rsid w:val="00800CF7"/>
    <w:rsid w:val="008029CB"/>
    <w:rsid w:val="00802E7F"/>
    <w:rsid w:val="00807277"/>
    <w:rsid w:val="008107FD"/>
    <w:rsid w:val="00812463"/>
    <w:rsid w:val="008128CE"/>
    <w:rsid w:val="00812FBF"/>
    <w:rsid w:val="0081463F"/>
    <w:rsid w:val="00814B8E"/>
    <w:rsid w:val="00814D9C"/>
    <w:rsid w:val="00814F40"/>
    <w:rsid w:val="0081547E"/>
    <w:rsid w:val="0081558B"/>
    <w:rsid w:val="00815808"/>
    <w:rsid w:val="0081600F"/>
    <w:rsid w:val="00816786"/>
    <w:rsid w:val="00816A97"/>
    <w:rsid w:val="008176DA"/>
    <w:rsid w:val="00817F8F"/>
    <w:rsid w:val="00820E1A"/>
    <w:rsid w:val="00833C6F"/>
    <w:rsid w:val="0083406B"/>
    <w:rsid w:val="00837827"/>
    <w:rsid w:val="0084324F"/>
    <w:rsid w:val="00851FE4"/>
    <w:rsid w:val="008539C6"/>
    <w:rsid w:val="00853A76"/>
    <w:rsid w:val="008540E3"/>
    <w:rsid w:val="008563B7"/>
    <w:rsid w:val="00856774"/>
    <w:rsid w:val="0086048C"/>
    <w:rsid w:val="00861AD6"/>
    <w:rsid w:val="00862014"/>
    <w:rsid w:val="0086283E"/>
    <w:rsid w:val="00863E3C"/>
    <w:rsid w:val="00865471"/>
    <w:rsid w:val="008662FF"/>
    <w:rsid w:val="0086688A"/>
    <w:rsid w:val="00866D5B"/>
    <w:rsid w:val="008675C2"/>
    <w:rsid w:val="008702A6"/>
    <w:rsid w:val="008728E6"/>
    <w:rsid w:val="008733B7"/>
    <w:rsid w:val="00875E83"/>
    <w:rsid w:val="0088091F"/>
    <w:rsid w:val="00881794"/>
    <w:rsid w:val="0088252F"/>
    <w:rsid w:val="00883B66"/>
    <w:rsid w:val="008841A2"/>
    <w:rsid w:val="008878B6"/>
    <w:rsid w:val="008901B6"/>
    <w:rsid w:val="00893337"/>
    <w:rsid w:val="008950F4"/>
    <w:rsid w:val="008954CF"/>
    <w:rsid w:val="0089577F"/>
    <w:rsid w:val="00895C51"/>
    <w:rsid w:val="00896A85"/>
    <w:rsid w:val="008A0C77"/>
    <w:rsid w:val="008A5119"/>
    <w:rsid w:val="008B0816"/>
    <w:rsid w:val="008B5372"/>
    <w:rsid w:val="008B5EB7"/>
    <w:rsid w:val="008B6101"/>
    <w:rsid w:val="008B7338"/>
    <w:rsid w:val="008C0499"/>
    <w:rsid w:val="008C6605"/>
    <w:rsid w:val="008D0920"/>
    <w:rsid w:val="008D3B0B"/>
    <w:rsid w:val="008D5682"/>
    <w:rsid w:val="008E0FEC"/>
    <w:rsid w:val="008E2DE7"/>
    <w:rsid w:val="008E6295"/>
    <w:rsid w:val="008E66B2"/>
    <w:rsid w:val="008E7551"/>
    <w:rsid w:val="008F1292"/>
    <w:rsid w:val="008F201E"/>
    <w:rsid w:val="008F543A"/>
    <w:rsid w:val="008F6972"/>
    <w:rsid w:val="00901B2B"/>
    <w:rsid w:val="0091028E"/>
    <w:rsid w:val="009104A8"/>
    <w:rsid w:val="009113D3"/>
    <w:rsid w:val="00911488"/>
    <w:rsid w:val="00912841"/>
    <w:rsid w:val="009153AC"/>
    <w:rsid w:val="00917636"/>
    <w:rsid w:val="00917FC7"/>
    <w:rsid w:val="009213B3"/>
    <w:rsid w:val="009233F0"/>
    <w:rsid w:val="009246B9"/>
    <w:rsid w:val="00924BC4"/>
    <w:rsid w:val="00925C8F"/>
    <w:rsid w:val="00930529"/>
    <w:rsid w:val="0093424E"/>
    <w:rsid w:val="0093774D"/>
    <w:rsid w:val="00941693"/>
    <w:rsid w:val="0094188E"/>
    <w:rsid w:val="00941955"/>
    <w:rsid w:val="00942078"/>
    <w:rsid w:val="00942599"/>
    <w:rsid w:val="009441DC"/>
    <w:rsid w:val="00944A58"/>
    <w:rsid w:val="00946DE0"/>
    <w:rsid w:val="00947B98"/>
    <w:rsid w:val="00950EF4"/>
    <w:rsid w:val="00952E3D"/>
    <w:rsid w:val="00953F4A"/>
    <w:rsid w:val="00954991"/>
    <w:rsid w:val="00961FF2"/>
    <w:rsid w:val="00973795"/>
    <w:rsid w:val="00975CCC"/>
    <w:rsid w:val="0098060E"/>
    <w:rsid w:val="00981395"/>
    <w:rsid w:val="009827D6"/>
    <w:rsid w:val="00982E83"/>
    <w:rsid w:val="0098376D"/>
    <w:rsid w:val="00983AD5"/>
    <w:rsid w:val="009850F4"/>
    <w:rsid w:val="00987477"/>
    <w:rsid w:val="00990905"/>
    <w:rsid w:val="00990AA9"/>
    <w:rsid w:val="00990B5C"/>
    <w:rsid w:val="00991292"/>
    <w:rsid w:val="00991BC2"/>
    <w:rsid w:val="00994072"/>
    <w:rsid w:val="009949ED"/>
    <w:rsid w:val="0099550E"/>
    <w:rsid w:val="0099593B"/>
    <w:rsid w:val="00995961"/>
    <w:rsid w:val="00996CAB"/>
    <w:rsid w:val="00997648"/>
    <w:rsid w:val="009A05E6"/>
    <w:rsid w:val="009A0FCB"/>
    <w:rsid w:val="009A21F9"/>
    <w:rsid w:val="009A4D7E"/>
    <w:rsid w:val="009A6884"/>
    <w:rsid w:val="009B0465"/>
    <w:rsid w:val="009B0E29"/>
    <w:rsid w:val="009B1574"/>
    <w:rsid w:val="009B1AE9"/>
    <w:rsid w:val="009B1E22"/>
    <w:rsid w:val="009B2DD5"/>
    <w:rsid w:val="009B329D"/>
    <w:rsid w:val="009B3AF0"/>
    <w:rsid w:val="009B45BA"/>
    <w:rsid w:val="009B53FD"/>
    <w:rsid w:val="009B5EA0"/>
    <w:rsid w:val="009C0C95"/>
    <w:rsid w:val="009C2655"/>
    <w:rsid w:val="009C2BA5"/>
    <w:rsid w:val="009C2C3F"/>
    <w:rsid w:val="009C7737"/>
    <w:rsid w:val="009D2872"/>
    <w:rsid w:val="009D5A34"/>
    <w:rsid w:val="009D6A61"/>
    <w:rsid w:val="009E050D"/>
    <w:rsid w:val="009E2413"/>
    <w:rsid w:val="009E29FC"/>
    <w:rsid w:val="009E389A"/>
    <w:rsid w:val="009E5DCE"/>
    <w:rsid w:val="009E5FDD"/>
    <w:rsid w:val="009E6B24"/>
    <w:rsid w:val="009E6CE6"/>
    <w:rsid w:val="009F2326"/>
    <w:rsid w:val="009F2608"/>
    <w:rsid w:val="009F375E"/>
    <w:rsid w:val="009F3DB8"/>
    <w:rsid w:val="009F62FC"/>
    <w:rsid w:val="009F6DED"/>
    <w:rsid w:val="00A000B4"/>
    <w:rsid w:val="00A00EAE"/>
    <w:rsid w:val="00A01C39"/>
    <w:rsid w:val="00A035AE"/>
    <w:rsid w:val="00A03A7E"/>
    <w:rsid w:val="00A0469B"/>
    <w:rsid w:val="00A04DE1"/>
    <w:rsid w:val="00A04DF2"/>
    <w:rsid w:val="00A062E5"/>
    <w:rsid w:val="00A13BDE"/>
    <w:rsid w:val="00A1739B"/>
    <w:rsid w:val="00A173E3"/>
    <w:rsid w:val="00A174E9"/>
    <w:rsid w:val="00A20999"/>
    <w:rsid w:val="00A21D00"/>
    <w:rsid w:val="00A22155"/>
    <w:rsid w:val="00A23737"/>
    <w:rsid w:val="00A2480D"/>
    <w:rsid w:val="00A26DDD"/>
    <w:rsid w:val="00A347D2"/>
    <w:rsid w:val="00A3594A"/>
    <w:rsid w:val="00A35B09"/>
    <w:rsid w:val="00A368EA"/>
    <w:rsid w:val="00A40FA6"/>
    <w:rsid w:val="00A41A3A"/>
    <w:rsid w:val="00A43A2A"/>
    <w:rsid w:val="00A46759"/>
    <w:rsid w:val="00A50873"/>
    <w:rsid w:val="00A50B0D"/>
    <w:rsid w:val="00A525C0"/>
    <w:rsid w:val="00A53C84"/>
    <w:rsid w:val="00A54FB1"/>
    <w:rsid w:val="00A55F72"/>
    <w:rsid w:val="00A56200"/>
    <w:rsid w:val="00A56C23"/>
    <w:rsid w:val="00A56DF7"/>
    <w:rsid w:val="00A578F6"/>
    <w:rsid w:val="00A6208B"/>
    <w:rsid w:val="00A64985"/>
    <w:rsid w:val="00A65D89"/>
    <w:rsid w:val="00A71C24"/>
    <w:rsid w:val="00A725F2"/>
    <w:rsid w:val="00A732BA"/>
    <w:rsid w:val="00A81FCF"/>
    <w:rsid w:val="00A83843"/>
    <w:rsid w:val="00A8396A"/>
    <w:rsid w:val="00A92DA3"/>
    <w:rsid w:val="00A936D7"/>
    <w:rsid w:val="00A95B68"/>
    <w:rsid w:val="00AA0A16"/>
    <w:rsid w:val="00AA44C6"/>
    <w:rsid w:val="00AA4E59"/>
    <w:rsid w:val="00AA5FC2"/>
    <w:rsid w:val="00AA6ED5"/>
    <w:rsid w:val="00AB06C9"/>
    <w:rsid w:val="00AB07DE"/>
    <w:rsid w:val="00AB3F29"/>
    <w:rsid w:val="00AB4154"/>
    <w:rsid w:val="00AB4A31"/>
    <w:rsid w:val="00AC013F"/>
    <w:rsid w:val="00AC0311"/>
    <w:rsid w:val="00AC11A7"/>
    <w:rsid w:val="00AC517D"/>
    <w:rsid w:val="00AC5394"/>
    <w:rsid w:val="00AC5F58"/>
    <w:rsid w:val="00AD0B43"/>
    <w:rsid w:val="00AD0DCB"/>
    <w:rsid w:val="00AD0E18"/>
    <w:rsid w:val="00AD1F14"/>
    <w:rsid w:val="00AD21B7"/>
    <w:rsid w:val="00AD33C1"/>
    <w:rsid w:val="00AD5A5C"/>
    <w:rsid w:val="00AE4102"/>
    <w:rsid w:val="00AE689E"/>
    <w:rsid w:val="00AE726F"/>
    <w:rsid w:val="00AF0AB5"/>
    <w:rsid w:val="00AF311D"/>
    <w:rsid w:val="00AF3CFA"/>
    <w:rsid w:val="00AF759E"/>
    <w:rsid w:val="00B0083D"/>
    <w:rsid w:val="00B00E35"/>
    <w:rsid w:val="00B01389"/>
    <w:rsid w:val="00B049C5"/>
    <w:rsid w:val="00B07085"/>
    <w:rsid w:val="00B104D3"/>
    <w:rsid w:val="00B10BD2"/>
    <w:rsid w:val="00B15D6E"/>
    <w:rsid w:val="00B21E26"/>
    <w:rsid w:val="00B221D1"/>
    <w:rsid w:val="00B22A2F"/>
    <w:rsid w:val="00B23100"/>
    <w:rsid w:val="00B23EDE"/>
    <w:rsid w:val="00B31901"/>
    <w:rsid w:val="00B32208"/>
    <w:rsid w:val="00B34388"/>
    <w:rsid w:val="00B35862"/>
    <w:rsid w:val="00B35B12"/>
    <w:rsid w:val="00B3600F"/>
    <w:rsid w:val="00B37E4D"/>
    <w:rsid w:val="00B4125F"/>
    <w:rsid w:val="00B42C8D"/>
    <w:rsid w:val="00B4589F"/>
    <w:rsid w:val="00B45CA7"/>
    <w:rsid w:val="00B5013A"/>
    <w:rsid w:val="00B5410A"/>
    <w:rsid w:val="00B6082D"/>
    <w:rsid w:val="00B612AA"/>
    <w:rsid w:val="00B61B57"/>
    <w:rsid w:val="00B62667"/>
    <w:rsid w:val="00B6358D"/>
    <w:rsid w:val="00B64022"/>
    <w:rsid w:val="00B64515"/>
    <w:rsid w:val="00B65191"/>
    <w:rsid w:val="00B65735"/>
    <w:rsid w:val="00B65D15"/>
    <w:rsid w:val="00B66685"/>
    <w:rsid w:val="00B66750"/>
    <w:rsid w:val="00B7145A"/>
    <w:rsid w:val="00B744BC"/>
    <w:rsid w:val="00B7721D"/>
    <w:rsid w:val="00B776D1"/>
    <w:rsid w:val="00B81261"/>
    <w:rsid w:val="00B81AA8"/>
    <w:rsid w:val="00B82CB2"/>
    <w:rsid w:val="00B84DF3"/>
    <w:rsid w:val="00B8699E"/>
    <w:rsid w:val="00B915EA"/>
    <w:rsid w:val="00BA07DA"/>
    <w:rsid w:val="00BA5606"/>
    <w:rsid w:val="00BB07BC"/>
    <w:rsid w:val="00BB32BB"/>
    <w:rsid w:val="00BB35E6"/>
    <w:rsid w:val="00BB6CB8"/>
    <w:rsid w:val="00BB7847"/>
    <w:rsid w:val="00BB7EDA"/>
    <w:rsid w:val="00BC10A1"/>
    <w:rsid w:val="00BC1AC5"/>
    <w:rsid w:val="00BC319D"/>
    <w:rsid w:val="00BD051F"/>
    <w:rsid w:val="00BD1DD3"/>
    <w:rsid w:val="00BD603D"/>
    <w:rsid w:val="00BD61DB"/>
    <w:rsid w:val="00BD6CB9"/>
    <w:rsid w:val="00BD717A"/>
    <w:rsid w:val="00BE0BC2"/>
    <w:rsid w:val="00BE11E2"/>
    <w:rsid w:val="00BE1D9C"/>
    <w:rsid w:val="00BE2614"/>
    <w:rsid w:val="00BE2A46"/>
    <w:rsid w:val="00BE3D6C"/>
    <w:rsid w:val="00BE56A3"/>
    <w:rsid w:val="00BF0A95"/>
    <w:rsid w:val="00BF33E3"/>
    <w:rsid w:val="00BF455F"/>
    <w:rsid w:val="00BF5235"/>
    <w:rsid w:val="00BF7673"/>
    <w:rsid w:val="00C004D7"/>
    <w:rsid w:val="00C05081"/>
    <w:rsid w:val="00C05D9A"/>
    <w:rsid w:val="00C130B5"/>
    <w:rsid w:val="00C14297"/>
    <w:rsid w:val="00C15241"/>
    <w:rsid w:val="00C20023"/>
    <w:rsid w:val="00C20637"/>
    <w:rsid w:val="00C21111"/>
    <w:rsid w:val="00C233D4"/>
    <w:rsid w:val="00C24D29"/>
    <w:rsid w:val="00C256A1"/>
    <w:rsid w:val="00C2700C"/>
    <w:rsid w:val="00C27DA9"/>
    <w:rsid w:val="00C325DE"/>
    <w:rsid w:val="00C33DED"/>
    <w:rsid w:val="00C33F68"/>
    <w:rsid w:val="00C36F45"/>
    <w:rsid w:val="00C41CD6"/>
    <w:rsid w:val="00C43105"/>
    <w:rsid w:val="00C4622A"/>
    <w:rsid w:val="00C47416"/>
    <w:rsid w:val="00C50F85"/>
    <w:rsid w:val="00C512A4"/>
    <w:rsid w:val="00C5177E"/>
    <w:rsid w:val="00C5360A"/>
    <w:rsid w:val="00C54937"/>
    <w:rsid w:val="00C56E43"/>
    <w:rsid w:val="00C60D17"/>
    <w:rsid w:val="00C62E89"/>
    <w:rsid w:val="00C64B9C"/>
    <w:rsid w:val="00C66C40"/>
    <w:rsid w:val="00C67B22"/>
    <w:rsid w:val="00C727DA"/>
    <w:rsid w:val="00C768CF"/>
    <w:rsid w:val="00C76B2B"/>
    <w:rsid w:val="00C82C55"/>
    <w:rsid w:val="00C8304A"/>
    <w:rsid w:val="00C84C36"/>
    <w:rsid w:val="00C93311"/>
    <w:rsid w:val="00C9332B"/>
    <w:rsid w:val="00C941F4"/>
    <w:rsid w:val="00C94B47"/>
    <w:rsid w:val="00C95F49"/>
    <w:rsid w:val="00C96482"/>
    <w:rsid w:val="00C96EBB"/>
    <w:rsid w:val="00CA1903"/>
    <w:rsid w:val="00CA25F0"/>
    <w:rsid w:val="00CA2686"/>
    <w:rsid w:val="00CA5115"/>
    <w:rsid w:val="00CA5E20"/>
    <w:rsid w:val="00CB661F"/>
    <w:rsid w:val="00CB6977"/>
    <w:rsid w:val="00CB7BA5"/>
    <w:rsid w:val="00CC0762"/>
    <w:rsid w:val="00CC2126"/>
    <w:rsid w:val="00CC3146"/>
    <w:rsid w:val="00CC46AB"/>
    <w:rsid w:val="00CC5456"/>
    <w:rsid w:val="00CC58FE"/>
    <w:rsid w:val="00CD1F4A"/>
    <w:rsid w:val="00CD2D31"/>
    <w:rsid w:val="00CD3F0F"/>
    <w:rsid w:val="00CD4508"/>
    <w:rsid w:val="00CD5589"/>
    <w:rsid w:val="00CD64D1"/>
    <w:rsid w:val="00CE01B9"/>
    <w:rsid w:val="00CE0379"/>
    <w:rsid w:val="00CE1FC4"/>
    <w:rsid w:val="00CE2426"/>
    <w:rsid w:val="00CE4BA4"/>
    <w:rsid w:val="00CE4C28"/>
    <w:rsid w:val="00CE5A30"/>
    <w:rsid w:val="00CE5D2A"/>
    <w:rsid w:val="00CE7605"/>
    <w:rsid w:val="00CE77C9"/>
    <w:rsid w:val="00CF32AE"/>
    <w:rsid w:val="00D05A9E"/>
    <w:rsid w:val="00D0624F"/>
    <w:rsid w:val="00D14452"/>
    <w:rsid w:val="00D15C9E"/>
    <w:rsid w:val="00D1622F"/>
    <w:rsid w:val="00D16D1C"/>
    <w:rsid w:val="00D17BEC"/>
    <w:rsid w:val="00D22116"/>
    <w:rsid w:val="00D239DC"/>
    <w:rsid w:val="00D263C7"/>
    <w:rsid w:val="00D30C64"/>
    <w:rsid w:val="00D32935"/>
    <w:rsid w:val="00D35C24"/>
    <w:rsid w:val="00D37E50"/>
    <w:rsid w:val="00D42740"/>
    <w:rsid w:val="00D42DD5"/>
    <w:rsid w:val="00D431F5"/>
    <w:rsid w:val="00D43758"/>
    <w:rsid w:val="00D4518C"/>
    <w:rsid w:val="00D457D8"/>
    <w:rsid w:val="00D45DDF"/>
    <w:rsid w:val="00D46C6F"/>
    <w:rsid w:val="00D5026D"/>
    <w:rsid w:val="00D51D63"/>
    <w:rsid w:val="00D527A3"/>
    <w:rsid w:val="00D56CA0"/>
    <w:rsid w:val="00D60BCA"/>
    <w:rsid w:val="00D6452D"/>
    <w:rsid w:val="00D656F8"/>
    <w:rsid w:val="00D66303"/>
    <w:rsid w:val="00D67B78"/>
    <w:rsid w:val="00D7294B"/>
    <w:rsid w:val="00D72CD3"/>
    <w:rsid w:val="00D76B4E"/>
    <w:rsid w:val="00D77DC7"/>
    <w:rsid w:val="00D82C4C"/>
    <w:rsid w:val="00D87628"/>
    <w:rsid w:val="00D905CF"/>
    <w:rsid w:val="00D90F76"/>
    <w:rsid w:val="00D92AAD"/>
    <w:rsid w:val="00D92BA4"/>
    <w:rsid w:val="00D932A7"/>
    <w:rsid w:val="00D938FE"/>
    <w:rsid w:val="00D95B2E"/>
    <w:rsid w:val="00D95C37"/>
    <w:rsid w:val="00DA17E1"/>
    <w:rsid w:val="00DA1903"/>
    <w:rsid w:val="00DA23CD"/>
    <w:rsid w:val="00DA313D"/>
    <w:rsid w:val="00DA5275"/>
    <w:rsid w:val="00DA5F24"/>
    <w:rsid w:val="00DA74E8"/>
    <w:rsid w:val="00DC1E05"/>
    <w:rsid w:val="00DC1FF8"/>
    <w:rsid w:val="00DC2483"/>
    <w:rsid w:val="00DC4741"/>
    <w:rsid w:val="00DC6237"/>
    <w:rsid w:val="00DC649E"/>
    <w:rsid w:val="00DD0EB3"/>
    <w:rsid w:val="00DD1309"/>
    <w:rsid w:val="00DD2D09"/>
    <w:rsid w:val="00DD54FA"/>
    <w:rsid w:val="00DD5A9E"/>
    <w:rsid w:val="00DD7380"/>
    <w:rsid w:val="00DE19E8"/>
    <w:rsid w:val="00DE2EE9"/>
    <w:rsid w:val="00DE6A2D"/>
    <w:rsid w:val="00DF10F0"/>
    <w:rsid w:val="00DF4FB1"/>
    <w:rsid w:val="00DF560F"/>
    <w:rsid w:val="00E0165F"/>
    <w:rsid w:val="00E01C2E"/>
    <w:rsid w:val="00E01E4B"/>
    <w:rsid w:val="00E02A6D"/>
    <w:rsid w:val="00E02CBE"/>
    <w:rsid w:val="00E02FF8"/>
    <w:rsid w:val="00E0317A"/>
    <w:rsid w:val="00E04EF2"/>
    <w:rsid w:val="00E05448"/>
    <w:rsid w:val="00E06AA2"/>
    <w:rsid w:val="00E06F0C"/>
    <w:rsid w:val="00E0738A"/>
    <w:rsid w:val="00E1022F"/>
    <w:rsid w:val="00E12FB0"/>
    <w:rsid w:val="00E130F6"/>
    <w:rsid w:val="00E14021"/>
    <w:rsid w:val="00E153CE"/>
    <w:rsid w:val="00E159DB"/>
    <w:rsid w:val="00E16246"/>
    <w:rsid w:val="00E163D7"/>
    <w:rsid w:val="00E1747F"/>
    <w:rsid w:val="00E2045D"/>
    <w:rsid w:val="00E220C6"/>
    <w:rsid w:val="00E23D50"/>
    <w:rsid w:val="00E24FA9"/>
    <w:rsid w:val="00E2730E"/>
    <w:rsid w:val="00E30E9E"/>
    <w:rsid w:val="00E32CC5"/>
    <w:rsid w:val="00E3376E"/>
    <w:rsid w:val="00E35C2D"/>
    <w:rsid w:val="00E373EC"/>
    <w:rsid w:val="00E42B3A"/>
    <w:rsid w:val="00E456F4"/>
    <w:rsid w:val="00E45AC2"/>
    <w:rsid w:val="00E46144"/>
    <w:rsid w:val="00E46C6D"/>
    <w:rsid w:val="00E46FA2"/>
    <w:rsid w:val="00E556FD"/>
    <w:rsid w:val="00E56D3E"/>
    <w:rsid w:val="00E62C39"/>
    <w:rsid w:val="00E66998"/>
    <w:rsid w:val="00E66B48"/>
    <w:rsid w:val="00E67C72"/>
    <w:rsid w:val="00E71FED"/>
    <w:rsid w:val="00E72AB6"/>
    <w:rsid w:val="00E73233"/>
    <w:rsid w:val="00E762B9"/>
    <w:rsid w:val="00E76BBE"/>
    <w:rsid w:val="00E76EDD"/>
    <w:rsid w:val="00E7788E"/>
    <w:rsid w:val="00E82187"/>
    <w:rsid w:val="00E8338C"/>
    <w:rsid w:val="00E91031"/>
    <w:rsid w:val="00E95B62"/>
    <w:rsid w:val="00E9696E"/>
    <w:rsid w:val="00EA076A"/>
    <w:rsid w:val="00EA4FCC"/>
    <w:rsid w:val="00EA5D17"/>
    <w:rsid w:val="00EB3CF9"/>
    <w:rsid w:val="00EB416A"/>
    <w:rsid w:val="00EB444E"/>
    <w:rsid w:val="00EB526A"/>
    <w:rsid w:val="00EB5997"/>
    <w:rsid w:val="00EB6C6D"/>
    <w:rsid w:val="00EB6F47"/>
    <w:rsid w:val="00EB76AF"/>
    <w:rsid w:val="00EC3D60"/>
    <w:rsid w:val="00EC4DEB"/>
    <w:rsid w:val="00EC52CC"/>
    <w:rsid w:val="00EC683C"/>
    <w:rsid w:val="00EC7B79"/>
    <w:rsid w:val="00ED30B5"/>
    <w:rsid w:val="00ED647F"/>
    <w:rsid w:val="00EE3AD2"/>
    <w:rsid w:val="00EF06D7"/>
    <w:rsid w:val="00EF1F9B"/>
    <w:rsid w:val="00EF219A"/>
    <w:rsid w:val="00EF6F78"/>
    <w:rsid w:val="00F01DCA"/>
    <w:rsid w:val="00F065A0"/>
    <w:rsid w:val="00F10121"/>
    <w:rsid w:val="00F135AE"/>
    <w:rsid w:val="00F15FED"/>
    <w:rsid w:val="00F22DC8"/>
    <w:rsid w:val="00F22E3C"/>
    <w:rsid w:val="00F24C33"/>
    <w:rsid w:val="00F25FCA"/>
    <w:rsid w:val="00F26FBB"/>
    <w:rsid w:val="00F31544"/>
    <w:rsid w:val="00F34FE6"/>
    <w:rsid w:val="00F3738E"/>
    <w:rsid w:val="00F45A97"/>
    <w:rsid w:val="00F56C3E"/>
    <w:rsid w:val="00F60707"/>
    <w:rsid w:val="00F63387"/>
    <w:rsid w:val="00F651B3"/>
    <w:rsid w:val="00F653C7"/>
    <w:rsid w:val="00F654D9"/>
    <w:rsid w:val="00F73449"/>
    <w:rsid w:val="00F74925"/>
    <w:rsid w:val="00F7757A"/>
    <w:rsid w:val="00F77D30"/>
    <w:rsid w:val="00F832E5"/>
    <w:rsid w:val="00F86DE2"/>
    <w:rsid w:val="00F93069"/>
    <w:rsid w:val="00F932FD"/>
    <w:rsid w:val="00F93AEC"/>
    <w:rsid w:val="00F95D2C"/>
    <w:rsid w:val="00F95E0A"/>
    <w:rsid w:val="00FA0BF5"/>
    <w:rsid w:val="00FA1C49"/>
    <w:rsid w:val="00FA2150"/>
    <w:rsid w:val="00FA2E90"/>
    <w:rsid w:val="00FA497F"/>
    <w:rsid w:val="00FA599D"/>
    <w:rsid w:val="00FA6DDE"/>
    <w:rsid w:val="00FA7AA6"/>
    <w:rsid w:val="00FB0632"/>
    <w:rsid w:val="00FB134C"/>
    <w:rsid w:val="00FB28AB"/>
    <w:rsid w:val="00FB2B10"/>
    <w:rsid w:val="00FB447C"/>
    <w:rsid w:val="00FB547D"/>
    <w:rsid w:val="00FB5E3A"/>
    <w:rsid w:val="00FB78DF"/>
    <w:rsid w:val="00FC0254"/>
    <w:rsid w:val="00FC0C19"/>
    <w:rsid w:val="00FC19F6"/>
    <w:rsid w:val="00FC1D72"/>
    <w:rsid w:val="00FC3504"/>
    <w:rsid w:val="00FC391E"/>
    <w:rsid w:val="00FC4AF1"/>
    <w:rsid w:val="00FC643F"/>
    <w:rsid w:val="00FD0226"/>
    <w:rsid w:val="00FD24AF"/>
    <w:rsid w:val="00FD26B7"/>
    <w:rsid w:val="00FD2796"/>
    <w:rsid w:val="00FD3416"/>
    <w:rsid w:val="00FE2308"/>
    <w:rsid w:val="00FE3EB4"/>
    <w:rsid w:val="00FE4B31"/>
    <w:rsid w:val="00FE5403"/>
    <w:rsid w:val="00FE6651"/>
    <w:rsid w:val="00FF1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01E45C"/>
  <w15:chartTrackingRefBased/>
  <w15:docId w15:val="{2F65AEAB-DB16-4BFF-96B6-E8889A634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94D"/>
    <w:pPr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E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EA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Heading4">
    <w:name w:val="heading 4"/>
    <w:basedOn w:val="Heading5"/>
    <w:next w:val="Normal"/>
    <w:link w:val="Heading4Char"/>
    <w:qFormat/>
    <w:rsid w:val="00534EA9"/>
    <w:pPr>
      <w:keepNext w:val="0"/>
      <w:keepLines w:val="0"/>
      <w:spacing w:before="0" w:line="240" w:lineRule="auto"/>
      <w:jc w:val="both"/>
      <w:outlineLvl w:val="3"/>
    </w:pPr>
    <w:rPr>
      <w:rFonts w:ascii="Arial" w:eastAsia="Times New Roman" w:hAnsi="Arial" w:cs="Arial"/>
      <w:b/>
      <w:color w:val="auto"/>
      <w:lang w:val="en-AU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EA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C02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unhideWhenUsed/>
    <w:rsid w:val="00FC025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943DA"/>
    <w:pPr>
      <w:spacing w:after="0" w:line="240" w:lineRule="auto"/>
    </w:pPr>
    <w:rPr>
      <w:rFonts w:ascii="Arial" w:eastAsia="SimSun" w:hAnsi="Arial" w:cs="Times New Roman"/>
      <w:sz w:val="20"/>
      <w:szCs w:val="20"/>
      <w:lang w:eastAsia="en-A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6943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43DA"/>
  </w:style>
  <w:style w:type="paragraph" w:styleId="Footer">
    <w:name w:val="footer"/>
    <w:basedOn w:val="Normal"/>
    <w:link w:val="FooterChar"/>
    <w:uiPriority w:val="99"/>
    <w:unhideWhenUsed/>
    <w:rsid w:val="006943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43DA"/>
  </w:style>
  <w:style w:type="paragraph" w:styleId="ListParagraph">
    <w:name w:val="List Paragraph"/>
    <w:basedOn w:val="Normal"/>
    <w:link w:val="ListParagraphChar"/>
    <w:uiPriority w:val="34"/>
    <w:qFormat/>
    <w:rsid w:val="003253EE"/>
    <w:pPr>
      <w:spacing w:before="60" w:after="60" w:line="240" w:lineRule="auto"/>
      <w:ind w:left="720"/>
      <w:contextualSpacing/>
    </w:pPr>
    <w:rPr>
      <w:rFonts w:eastAsia="SimSun" w:cs="Times New Roman"/>
      <w:lang w:eastAsia="zh-CN"/>
    </w:rPr>
  </w:style>
  <w:style w:type="character" w:styleId="IntenseEmphasis">
    <w:name w:val="Intense Emphasis"/>
    <w:basedOn w:val="DefaultParagraphFont"/>
    <w:uiPriority w:val="21"/>
    <w:qFormat/>
    <w:rsid w:val="001E7E9F"/>
    <w:rPr>
      <w:rFonts w:ascii="Lucida Handwriting" w:hAnsi="Lucida Handwriting"/>
      <w:i/>
      <w:iCs/>
      <w:color w:val="4472C4" w:themeColor="accent1"/>
      <w:sz w:val="20"/>
      <w:szCs w:val="20"/>
    </w:rPr>
  </w:style>
  <w:style w:type="paragraph" w:styleId="BodyText">
    <w:name w:val="Body Text"/>
    <w:basedOn w:val="Normal"/>
    <w:link w:val="BodyTextChar"/>
    <w:rsid w:val="000234F6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0234F6"/>
    <w:rPr>
      <w:rFonts w:ascii="Times New Roman" w:eastAsia="Times New Roman" w:hAnsi="Times New Roman" w:cs="Times New Roman"/>
      <w:sz w:val="24"/>
      <w:szCs w:val="24"/>
    </w:rPr>
  </w:style>
  <w:style w:type="paragraph" w:customStyle="1" w:styleId="Subheading">
    <w:name w:val="Subheading"/>
    <w:basedOn w:val="Normal"/>
    <w:link w:val="SubheadingChar"/>
    <w:qFormat/>
    <w:rsid w:val="001E7B39"/>
    <w:pPr>
      <w:spacing w:before="60" w:after="120" w:line="240" w:lineRule="auto"/>
    </w:pPr>
    <w:rPr>
      <w:rFonts w:eastAsia="SimSun" w:cs="Arial"/>
      <w:b/>
      <w:lang w:val="en-US" w:eastAsia="zh-CN"/>
    </w:rPr>
  </w:style>
  <w:style w:type="character" w:customStyle="1" w:styleId="SubheadingChar">
    <w:name w:val="Subheading Char"/>
    <w:basedOn w:val="DefaultParagraphFont"/>
    <w:link w:val="Subheading"/>
    <w:rsid w:val="001E7B39"/>
    <w:rPr>
      <w:rFonts w:eastAsia="SimSun" w:cs="Arial"/>
      <w:b/>
      <w:lang w:val="en-US" w:eastAsia="zh-CN"/>
    </w:rPr>
  </w:style>
  <w:style w:type="paragraph" w:styleId="NormalWeb">
    <w:name w:val="Normal (Web)"/>
    <w:basedOn w:val="Normal"/>
    <w:uiPriority w:val="99"/>
    <w:semiHidden/>
    <w:unhideWhenUsed/>
    <w:rsid w:val="00EF1F9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AU"/>
    </w:rPr>
  </w:style>
  <w:style w:type="paragraph" w:customStyle="1" w:styleId="Default">
    <w:name w:val="Default"/>
    <w:rsid w:val="00EF1F9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paragraph" w:styleId="NoSpacing">
    <w:name w:val="No Spacing"/>
    <w:uiPriority w:val="1"/>
    <w:qFormat/>
    <w:rsid w:val="002F0DF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8494D"/>
    <w:rPr>
      <w:b/>
      <w:bCs/>
      <w:sz w:val="32"/>
      <w:szCs w:val="32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D0DCB"/>
    <w:rPr>
      <w:rFonts w:eastAsia="SimSun" w:cs="Times New Roman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EA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EA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rsid w:val="00534EA9"/>
    <w:rPr>
      <w:rFonts w:ascii="Arial" w:eastAsia="Times New Roman" w:hAnsi="Arial" w:cs="Arial"/>
      <w:b/>
    </w:rPr>
  </w:style>
  <w:style w:type="character" w:customStyle="1" w:styleId="Heading5Char">
    <w:name w:val="Heading 5 Char"/>
    <w:basedOn w:val="DefaultParagraphFont"/>
    <w:link w:val="Heading5"/>
    <w:uiPriority w:val="99"/>
    <w:semiHidden/>
    <w:rsid w:val="00534EA9"/>
    <w:rPr>
      <w:rFonts w:asciiTheme="majorHAnsi" w:eastAsiaTheme="majorEastAsia" w:hAnsiTheme="majorHAnsi" w:cstheme="majorBidi"/>
      <w:color w:val="2F5496" w:themeColor="accent1" w:themeShade="BF"/>
      <w:lang w:val="en-US"/>
    </w:rPr>
  </w:style>
  <w:style w:type="paragraph" w:styleId="BodyText2">
    <w:name w:val="Body Text 2"/>
    <w:basedOn w:val="Normal"/>
    <w:link w:val="BodyText2Char"/>
    <w:semiHidden/>
    <w:rsid w:val="00534EA9"/>
    <w:pPr>
      <w:tabs>
        <w:tab w:val="left" w:pos="-720"/>
      </w:tabs>
      <w:suppressAutoHyphens/>
      <w:spacing w:after="0" w:line="204" w:lineRule="auto"/>
    </w:pPr>
    <w:rPr>
      <w:rFonts w:ascii="Arial" w:eastAsia="Times New Roman" w:hAnsi="Arial" w:cs="Times New Roman"/>
      <w:spacing w:val="-2"/>
      <w:szCs w:val="20"/>
    </w:rPr>
  </w:style>
  <w:style w:type="character" w:customStyle="1" w:styleId="BodyText2Char">
    <w:name w:val="Body Text 2 Char"/>
    <w:basedOn w:val="DefaultParagraphFont"/>
    <w:link w:val="BodyText2"/>
    <w:semiHidden/>
    <w:rsid w:val="00534EA9"/>
    <w:rPr>
      <w:rFonts w:ascii="Arial" w:eastAsia="Times New Roman" w:hAnsi="Arial" w:cs="Times New Roman"/>
      <w:spacing w:val="-2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34EA9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534EA9"/>
    <w:pPr>
      <w:spacing w:line="240" w:lineRule="auto"/>
    </w:pPr>
    <w:rPr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rsid w:val="00534EA9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34E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34EA9"/>
    <w:rPr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4EA9"/>
    <w:pPr>
      <w:spacing w:after="0" w:line="240" w:lineRule="auto"/>
    </w:pPr>
    <w:rPr>
      <w:rFonts w:ascii="Segoe UI" w:hAnsi="Segoe UI" w:cs="Segoe UI"/>
      <w:sz w:val="18"/>
      <w:szCs w:val="18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4EA9"/>
    <w:rPr>
      <w:rFonts w:ascii="Segoe UI" w:hAnsi="Segoe UI" w:cs="Segoe UI"/>
      <w:sz w:val="18"/>
      <w:szCs w:val="18"/>
      <w:lang w:val="en-US"/>
    </w:rPr>
  </w:style>
  <w:style w:type="paragraph" w:styleId="Subtitle">
    <w:name w:val="Subtitle"/>
    <w:basedOn w:val="Normal"/>
    <w:link w:val="SubtitleChar"/>
    <w:qFormat/>
    <w:rsid w:val="00534EA9"/>
    <w:pPr>
      <w:spacing w:after="0" w:line="240" w:lineRule="auto"/>
    </w:pPr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SubtitleChar">
    <w:name w:val="Subtitle Char"/>
    <w:basedOn w:val="DefaultParagraphFont"/>
    <w:link w:val="Subtitle"/>
    <w:rsid w:val="00534EA9"/>
    <w:rPr>
      <w:rFonts w:ascii="Times New Roman" w:eastAsia="Times New Roman" w:hAnsi="Times New Roman" w:cs="Times New Roman"/>
      <w:b/>
      <w:sz w:val="28"/>
      <w:szCs w:val="20"/>
    </w:rPr>
  </w:style>
  <w:style w:type="paragraph" w:styleId="Revision">
    <w:name w:val="Revision"/>
    <w:hidden/>
    <w:uiPriority w:val="99"/>
    <w:semiHidden/>
    <w:rsid w:val="00534EA9"/>
    <w:pPr>
      <w:spacing w:after="0" w:line="240" w:lineRule="auto"/>
    </w:pPr>
    <w:rPr>
      <w:lang w:val="en-US"/>
    </w:rPr>
  </w:style>
  <w:style w:type="paragraph" w:customStyle="1" w:styleId="COP-H1">
    <w:name w:val="COP-H1"/>
    <w:basedOn w:val="Normal"/>
    <w:link w:val="COP-H1Char"/>
    <w:qFormat/>
    <w:rsid w:val="00534EA9"/>
    <w:rPr>
      <w:rFonts w:eastAsia="Times New Roman" w:cs="Arial"/>
      <w:b/>
      <w:sz w:val="28"/>
    </w:rPr>
  </w:style>
  <w:style w:type="paragraph" w:customStyle="1" w:styleId="Intro-H2">
    <w:name w:val="Intro-H2"/>
    <w:basedOn w:val="Normal"/>
    <w:link w:val="Intro-H2Char"/>
    <w:rsid w:val="00534EA9"/>
    <w:pPr>
      <w:spacing w:before="60" w:after="60" w:line="240" w:lineRule="auto"/>
    </w:pPr>
    <w:rPr>
      <w:rFonts w:cs="Arial"/>
      <w:b/>
      <w:lang w:val="en-US"/>
    </w:rPr>
  </w:style>
  <w:style w:type="character" w:customStyle="1" w:styleId="COP-H1Char">
    <w:name w:val="COP-H1 Char"/>
    <w:basedOn w:val="DefaultParagraphFont"/>
    <w:link w:val="COP-H1"/>
    <w:rsid w:val="00534EA9"/>
    <w:rPr>
      <w:rFonts w:eastAsia="Times New Roman" w:cs="Arial"/>
      <w:b/>
      <w:sz w:val="28"/>
    </w:rPr>
  </w:style>
  <w:style w:type="character" w:customStyle="1" w:styleId="Intro-H2Char">
    <w:name w:val="Intro-H2 Char"/>
    <w:basedOn w:val="DefaultParagraphFont"/>
    <w:link w:val="Intro-H2"/>
    <w:rsid w:val="00534EA9"/>
    <w:rPr>
      <w:rFonts w:cs="Arial"/>
      <w:b/>
      <w:lang w:val="en-US"/>
    </w:rPr>
  </w:style>
  <w:style w:type="paragraph" w:customStyle="1" w:styleId="COP-H2">
    <w:name w:val="COP-H2"/>
    <w:basedOn w:val="Normal"/>
    <w:link w:val="COP-H2Char"/>
    <w:qFormat/>
    <w:rsid w:val="00534EA9"/>
    <w:pPr>
      <w:tabs>
        <w:tab w:val="left" w:pos="923"/>
      </w:tabs>
      <w:spacing w:before="60" w:after="60" w:line="240" w:lineRule="auto"/>
    </w:pPr>
    <w:rPr>
      <w:b/>
      <w:lang w:val="en-US"/>
    </w:rPr>
  </w:style>
  <w:style w:type="character" w:customStyle="1" w:styleId="COP-H2Char">
    <w:name w:val="COP-H2 Char"/>
    <w:basedOn w:val="DefaultParagraphFont"/>
    <w:link w:val="COP-H2"/>
    <w:rsid w:val="00534EA9"/>
    <w:rPr>
      <w:b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534EA9"/>
    <w:pPr>
      <w:tabs>
        <w:tab w:val="right" w:leader="dot" w:pos="7329"/>
      </w:tabs>
      <w:spacing w:after="100"/>
      <w:ind w:left="284" w:hanging="284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534EA9"/>
    <w:pPr>
      <w:tabs>
        <w:tab w:val="left" w:pos="993"/>
        <w:tab w:val="right" w:leader="dot" w:pos="15389"/>
      </w:tabs>
      <w:spacing w:after="100"/>
      <w:ind w:left="220"/>
    </w:pPr>
    <w:rPr>
      <w:lang w:val="en-US"/>
    </w:rPr>
  </w:style>
  <w:style w:type="character" w:styleId="Strong">
    <w:name w:val="Strong"/>
    <w:basedOn w:val="DefaultParagraphFont"/>
    <w:uiPriority w:val="22"/>
    <w:qFormat/>
    <w:rsid w:val="00534EA9"/>
    <w:rPr>
      <w:rFonts w:ascii="Verdana" w:hAnsi="Verdana" w:hint="default"/>
      <w:b w:val="0"/>
      <w:bCs w:val="0"/>
      <w:i w:val="0"/>
      <w:iCs w:val="0"/>
    </w:rPr>
  </w:style>
  <w:style w:type="character" w:styleId="Emphasis">
    <w:name w:val="Emphasis"/>
    <w:basedOn w:val="DefaultParagraphFont"/>
    <w:uiPriority w:val="20"/>
    <w:qFormat/>
    <w:rsid w:val="00534EA9"/>
    <w:rPr>
      <w:i/>
      <w:iCs/>
    </w:rPr>
  </w:style>
  <w:style w:type="character" w:customStyle="1" w:styleId="apple-converted-space">
    <w:name w:val="apple-converted-space"/>
    <w:basedOn w:val="DefaultParagraphFont"/>
    <w:rsid w:val="00534EA9"/>
  </w:style>
  <w:style w:type="table" w:customStyle="1" w:styleId="TableGrid1">
    <w:name w:val="Table Grid1"/>
    <w:basedOn w:val="TableNormal"/>
    <w:next w:val="TableGrid"/>
    <w:uiPriority w:val="39"/>
    <w:rsid w:val="00534EA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34EA9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34EA9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534EA9"/>
    <w:rPr>
      <w:color w:val="605E5C"/>
      <w:shd w:val="clear" w:color="auto" w:fill="E1DFDD"/>
    </w:rPr>
  </w:style>
  <w:style w:type="table" w:customStyle="1" w:styleId="TableGrid2">
    <w:name w:val="Table Grid2"/>
    <w:basedOn w:val="TableNormal"/>
    <w:next w:val="TableGrid"/>
    <w:uiPriority w:val="39"/>
    <w:rsid w:val="00534EA9"/>
    <w:pPr>
      <w:spacing w:after="0" w:line="240" w:lineRule="auto"/>
    </w:pPr>
    <w:rPr>
      <w:rFonts w:ascii="Arial" w:eastAsia="SimSun" w:hAnsi="Arial" w:cs="Times New Roman"/>
      <w:sz w:val="20"/>
      <w:szCs w:val="20"/>
      <w:lang w:eastAsia="en-A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Subtitle1">
    <w:name w:val="Subtitle1"/>
    <w:basedOn w:val="Normal"/>
    <w:next w:val="NormalIndent"/>
    <w:rsid w:val="00A56C23"/>
    <w:pPr>
      <w:tabs>
        <w:tab w:val="left" w:pos="900"/>
      </w:tabs>
      <w:spacing w:after="0" w:line="240" w:lineRule="auto"/>
      <w:jc w:val="both"/>
    </w:pPr>
    <w:rPr>
      <w:rFonts w:ascii="Arial Narrow" w:eastAsia="Times New Roman" w:hAnsi="Arial Narrow" w:cs="Times New Roman"/>
      <w:b/>
      <w:caps/>
      <w:sz w:val="24"/>
      <w:szCs w:val="20"/>
      <w:lang w:val="en-GB" w:eastAsia="en-AU"/>
    </w:rPr>
  </w:style>
  <w:style w:type="paragraph" w:customStyle="1" w:styleId="trt0xe">
    <w:name w:val="trt0xe"/>
    <w:basedOn w:val="Normal"/>
    <w:rsid w:val="00A56C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NormalIndent">
    <w:name w:val="Normal Indent"/>
    <w:basedOn w:val="Normal"/>
    <w:uiPriority w:val="99"/>
    <w:semiHidden/>
    <w:unhideWhenUsed/>
    <w:rsid w:val="00A56C23"/>
    <w:pPr>
      <w:ind w:left="720"/>
    </w:pPr>
  </w:style>
  <w:style w:type="character" w:styleId="Mention">
    <w:name w:val="Mention"/>
    <w:basedOn w:val="DefaultParagraphFont"/>
    <w:uiPriority w:val="99"/>
    <w:unhideWhenUsed/>
    <w:rsid w:val="00DA5275"/>
    <w:rPr>
      <w:color w:val="2B579A"/>
      <w:shd w:val="clear" w:color="auto" w:fill="E1DFDD"/>
    </w:rPr>
  </w:style>
  <w:style w:type="character" w:styleId="FootnoteReference">
    <w:name w:val="footnote reference"/>
    <w:semiHidden/>
    <w:unhideWhenUsed/>
    <w:rsid w:val="0002260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4908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3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432f105-7698-4a9e-8b42-7de86bfcb2ad" xsi:nil="true"/>
    <lcf76f155ced4ddcb4097134ff3c332f xmlns="20d71383-da5b-476c-b0a8-300e6ee9ab73">
      <Terms xmlns="http://schemas.microsoft.com/office/infopath/2007/PartnerControls"/>
    </lcf76f155ced4ddcb4097134ff3c332f>
    <SharedWithUsers xmlns="1cdbfd6a-5ce7-4e69-afbb-faaa555e4ca1">
      <UserInfo>
        <DisplayName>Anne Lord</DisplayName>
        <AccountId>15</AccountId>
        <AccountType/>
      </UserInfo>
    </SharedWithUsers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03FA64F36A6E489418B74E733FCF4C" ma:contentTypeVersion="18" ma:contentTypeDescription="Create a new document." ma:contentTypeScope="" ma:versionID="76bb77d8f5cad64e6b36e7ad43128c76">
  <xsd:schema xmlns:xsd="http://www.w3.org/2001/XMLSchema" xmlns:xs="http://www.w3.org/2001/XMLSchema" xmlns:p="http://schemas.microsoft.com/office/2006/metadata/properties" xmlns:ns2="20d71383-da5b-476c-b0a8-300e6ee9ab73" xmlns:ns3="1cdbfd6a-5ce7-4e69-afbb-faaa555e4ca1" xmlns:ns4="3432f105-7698-4a9e-8b42-7de86bfcb2ad" targetNamespace="http://schemas.microsoft.com/office/2006/metadata/properties" ma:root="true" ma:fieldsID="089f710da2021632b66bc307a999dd6f" ns2:_="" ns3:_="" ns4:_="">
    <xsd:import namespace="20d71383-da5b-476c-b0a8-300e6ee9ab73"/>
    <xsd:import namespace="1cdbfd6a-5ce7-4e69-afbb-faaa555e4ca1"/>
    <xsd:import namespace="3432f105-7698-4a9e-8b42-7de86bfcb2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d71383-da5b-476c-b0a8-300e6ee9ab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37b940e-992c-4879-80c8-4ee9dafbb1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dbfd6a-5ce7-4e69-afbb-faaa555e4ca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32f105-7698-4a9e-8b42-7de86bfcb2ad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0ea1bf51-fd23-4d0d-9d03-8f412196aac2}" ma:internalName="TaxCatchAll" ma:showField="CatchAllData" ma:web="3432f105-7698-4a9e-8b42-7de86bfcb2a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18EC336-D05E-4B3E-9209-DCDDA2E16046}">
  <ds:schemaRefs>
    <ds:schemaRef ds:uri="http://schemas.microsoft.com/office/2006/metadata/properties"/>
    <ds:schemaRef ds:uri="http://schemas.microsoft.com/office/infopath/2007/PartnerControls"/>
    <ds:schemaRef ds:uri="3432f105-7698-4a9e-8b42-7de86bfcb2ad"/>
    <ds:schemaRef ds:uri="20d71383-da5b-476c-b0a8-300e6ee9ab73"/>
    <ds:schemaRef ds:uri="1cdbfd6a-5ce7-4e69-afbb-faaa555e4ca1"/>
  </ds:schemaRefs>
</ds:datastoreItem>
</file>

<file path=customXml/itemProps2.xml><?xml version="1.0" encoding="utf-8"?>
<ds:datastoreItem xmlns:ds="http://schemas.openxmlformats.org/officeDocument/2006/customXml" ds:itemID="{D9BFCC39-F5D1-4D53-814D-8B2C67934A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F2765B9-29C8-49AD-9335-0E87C12A84F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FA7C1E2-2CFC-4D8C-A7CA-3BDBC57B32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d71383-da5b-476c-b0a8-300e6ee9ab73"/>
    <ds:schemaRef ds:uri="1cdbfd6a-5ce7-4e69-afbb-faaa555e4ca1"/>
    <ds:schemaRef ds:uri="3432f105-7698-4a9e-8b42-7de86bfcb2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884</Words>
  <Characters>5039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5912</CharactersWithSpaces>
  <SharedDoc>false</SharedDoc>
  <HLinks>
    <vt:vector size="210" baseType="variant">
      <vt:variant>
        <vt:i4>1638414</vt:i4>
      </vt:variant>
      <vt:variant>
        <vt:i4>198</vt:i4>
      </vt:variant>
      <vt:variant>
        <vt:i4>0</vt:i4>
      </vt:variant>
      <vt:variant>
        <vt:i4>5</vt:i4>
      </vt:variant>
      <vt:variant>
        <vt:lpwstr>https://www.flick.com.au/about-flick/sustainability/</vt:lpwstr>
      </vt:variant>
      <vt:variant>
        <vt:lpwstr/>
      </vt:variant>
      <vt:variant>
        <vt:i4>7929958</vt:i4>
      </vt:variant>
      <vt:variant>
        <vt:i4>195</vt:i4>
      </vt:variant>
      <vt:variant>
        <vt:i4>0</vt:i4>
      </vt:variant>
      <vt:variant>
        <vt:i4>5</vt:i4>
      </vt:variant>
      <vt:variant>
        <vt:lpwstr>https://www.cleanaway.com.au/sustainability-report/</vt:lpwstr>
      </vt:variant>
      <vt:variant>
        <vt:lpwstr/>
      </vt:variant>
      <vt:variant>
        <vt:i4>1835058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_Toc88139626</vt:lpwstr>
      </vt:variant>
      <vt:variant>
        <vt:i4>2031666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_Toc88139625</vt:lpwstr>
      </vt:variant>
      <vt:variant>
        <vt:i4>1966130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_Toc88139624</vt:lpwstr>
      </vt:variant>
      <vt:variant>
        <vt:i4>1638450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_Toc88139623</vt:lpwstr>
      </vt:variant>
      <vt:variant>
        <vt:i4>1572914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_Toc88139622</vt:lpwstr>
      </vt:variant>
      <vt:variant>
        <vt:i4>1769522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_Toc88139621</vt:lpwstr>
      </vt:variant>
      <vt:variant>
        <vt:i4>1703986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_Toc88139620</vt:lpwstr>
      </vt:variant>
      <vt:variant>
        <vt:i4>1245233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_Toc88139619</vt:lpwstr>
      </vt:variant>
      <vt:variant>
        <vt:i4>1179697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_Toc88139618</vt:lpwstr>
      </vt:variant>
      <vt:variant>
        <vt:i4>1900593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_Toc88139617</vt:lpwstr>
      </vt:variant>
      <vt:variant>
        <vt:i4>1835057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_Toc88139616</vt:lpwstr>
      </vt:variant>
      <vt:variant>
        <vt:i4>2031665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_Toc88139615</vt:lpwstr>
      </vt:variant>
      <vt:variant>
        <vt:i4>1966129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_Toc88139614</vt:lpwstr>
      </vt:variant>
      <vt:variant>
        <vt:i4>1638449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_Toc88139613</vt:lpwstr>
      </vt:variant>
      <vt:variant>
        <vt:i4>1572913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_Toc88139612</vt:lpwstr>
      </vt:variant>
      <vt:variant>
        <vt:i4>1769521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_Toc88139611</vt:lpwstr>
      </vt:variant>
      <vt:variant>
        <vt:i4>1703985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_Toc88139610</vt:lpwstr>
      </vt:variant>
      <vt:variant>
        <vt:i4>1245232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_Toc88139609</vt:lpwstr>
      </vt:variant>
      <vt:variant>
        <vt:i4>1179696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_Toc88139608</vt:lpwstr>
      </vt:variant>
      <vt:variant>
        <vt:i4>1900592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_Toc88139607</vt:lpwstr>
      </vt:variant>
      <vt:variant>
        <vt:i4>1835056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_Toc88139606</vt:lpwstr>
      </vt:variant>
      <vt:variant>
        <vt:i4>2031664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_Toc88139605</vt:lpwstr>
      </vt:variant>
      <vt:variant>
        <vt:i4>1966128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_Toc88139604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_Toc88139603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_Toc88139602</vt:lpwstr>
      </vt:variant>
      <vt:variant>
        <vt:i4>1769520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_Toc88139601</vt:lpwstr>
      </vt:variant>
      <vt:variant>
        <vt:i4>1703984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_Toc88139600</vt:lpwstr>
      </vt:variant>
      <vt:variant>
        <vt:i4>1048633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_Toc88139599</vt:lpwstr>
      </vt:variant>
      <vt:variant>
        <vt:i4>1114169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_Toc88139598</vt:lpwstr>
      </vt:variant>
      <vt:variant>
        <vt:i4>1966137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_Toc88139597</vt:lpwstr>
      </vt:variant>
      <vt:variant>
        <vt:i4>2031673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_Toc88139596</vt:lpwstr>
      </vt:variant>
      <vt:variant>
        <vt:i4>2555979</vt:i4>
      </vt:variant>
      <vt:variant>
        <vt:i4>3</vt:i4>
      </vt:variant>
      <vt:variant>
        <vt:i4>0</vt:i4>
      </vt:variant>
      <vt:variant>
        <vt:i4>5</vt:i4>
      </vt:variant>
      <vt:variant>
        <vt:lpwstr>mailto:info@freshcare.com.au</vt:lpwstr>
      </vt:variant>
      <vt:variant>
        <vt:lpwstr/>
      </vt:variant>
      <vt:variant>
        <vt:i4>262234</vt:i4>
      </vt:variant>
      <vt:variant>
        <vt:i4>0</vt:i4>
      </vt:variant>
      <vt:variant>
        <vt:i4>0</vt:i4>
      </vt:variant>
      <vt:variant>
        <vt:i4>5</vt:i4>
      </vt:variant>
      <vt:variant>
        <vt:lpwstr>http://www.freshcare.com.au/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Christa Schwarz</dc:creator>
  <cp:keywords/>
  <dc:description/>
  <cp:lastModifiedBy>Arthur Souza Rodrigues</cp:lastModifiedBy>
  <cp:revision>1</cp:revision>
  <cp:lastPrinted>2024-04-17T03:14:00Z</cp:lastPrinted>
  <dcterms:created xsi:type="dcterms:W3CDTF">2024-04-26T08:04:00Z</dcterms:created>
  <dcterms:modified xsi:type="dcterms:W3CDTF">2026-09-22T16:41:00Z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0x010100EA03FA64F36A6E489418B74E733FCF4C</vt:lpwstr>
  </property>
  <property fmtid="{D5CDD505-2E9C-101B-9397-08002B2CF9AE}" pid="3" name="MediaServiceImageTags">
    <vt:lpwstr/>
  </property>
</Properties>
</file>