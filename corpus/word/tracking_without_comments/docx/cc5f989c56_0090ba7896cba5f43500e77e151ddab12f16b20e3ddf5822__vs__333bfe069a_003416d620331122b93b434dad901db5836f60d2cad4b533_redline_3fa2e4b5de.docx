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1F6CCE" w14:textId="77777777" w:rsidR="00BC32DD" w:rsidRPr="001A2552" w:rsidRDefault="00BC32DD" w:rsidP="00BC32DD">
      <w:pPr>
        <w:jc w:val="center"/>
        <w:rPr>
          <w:ins w:id="6" w:author="msi" w:date="2026-09-22T12:37:00Z" w16du:dateUtc="2026-09-22T16:37:00Z"/>
          <w:sz w:val="16"/>
          <w:szCs w:val="16"/>
        </w:rPr>
      </w:pPr>
      <w:ins w:id="7" w:author="msi" w:date="2026-09-22T12:37:00Z" w16du:dateUtc="2026-09-22T16:37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3E9DF2E1" w14:textId="77777777" w:rsidR="00BC32DD" w:rsidRPr="001A2552" w:rsidRDefault="00BC32DD" w:rsidP="00BC32DD">
      <w:pPr>
        <w:jc w:val="center"/>
        <w:rPr>
          <w:ins w:id="8" w:author="msi" w:date="2026-09-22T12:37:00Z" w16du:dateUtc="2026-09-22T16:37:00Z"/>
          <w:b/>
          <w:sz w:val="16"/>
          <w:szCs w:val="16"/>
        </w:rPr>
      </w:pPr>
      <w:ins w:id="9" w:author="msi" w:date="2026-09-22T12:37:00Z" w16du:dateUtc="2026-09-22T16:37:00Z">
        <w:r w:rsidRPr="001A2552">
          <w:rPr>
            <w:b/>
            <w:sz w:val="16"/>
            <w:szCs w:val="16"/>
          </w:rPr>
          <w:t>Açık Ders Malzemeleri</w:t>
        </w:r>
      </w:ins>
    </w:p>
    <w:p w14:paraId="4C7B659F" w14:textId="77777777" w:rsidR="00BC32DD" w:rsidRDefault="00BC32DD" w:rsidP="00BC32DD">
      <w:pPr>
        <w:pStyle w:val="Basliklar"/>
        <w:jc w:val="center"/>
        <w:rPr>
          <w:ins w:id="10" w:author="msi" w:date="2026-09-22T12:37:00Z" w16du:dateUtc="2026-09-22T16:37:00Z"/>
          <w:sz w:val="16"/>
          <w:szCs w:val="16"/>
        </w:rPr>
      </w:pPr>
    </w:p>
    <w:p w14:paraId="34F67455" w14:textId="77777777" w:rsidR="00BC32DD" w:rsidRPr="001A2552" w:rsidRDefault="00BC32DD" w:rsidP="00BC32DD">
      <w:pPr>
        <w:pStyle w:val="Basliklar"/>
        <w:jc w:val="center"/>
        <w:rPr>
          <w:ins w:id="11" w:author="msi" w:date="2026-09-22T12:37:00Z" w16du:dateUtc="2026-09-22T16:37:00Z"/>
          <w:sz w:val="16"/>
          <w:szCs w:val="16"/>
        </w:rPr>
      </w:pPr>
      <w:ins w:id="12" w:author="msi" w:date="2026-09-22T12:37:00Z" w16du:dateUtc="2026-09-22T16:37:00Z">
        <w:r>
          <w:rPr>
            <w:sz w:val="16"/>
            <w:szCs w:val="16"/>
          </w:rPr>
          <w:t>Ders izlence Formu</w:t>
        </w:r>
      </w:ins>
    </w:p>
    <w:p w14:paraId="6DD9A61C" w14:textId="77777777" w:rsidR="00BC32DD" w:rsidRPr="001A2552" w:rsidRDefault="00BC32DD" w:rsidP="00BC32DD">
      <w:pPr>
        <w:rPr>
          <w:ins w:id="13" w:author="msi" w:date="2026-09-22T12:37:00Z" w16du:dateUtc="2026-09-22T16:37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14" w:author="msi" w:date="2026-09-22T12:37:00Z" w16du:dateUtc="2026-09-22T16:37:00Z">
          <w:tblPr>
            <w:tblW w:w="3900" w:type="dxa"/>
            <w:tblInd w:w="93" w:type="dxa"/>
            <w:tblLook w:val="04A0" w:firstRow="1" w:lastRow="0" w:firstColumn="1" w:lastColumn="0" w:noHBand="0" w:noVBand="1"/>
          </w:tblPr>
        </w:tblPrChange>
      </w:tblPr>
      <w:tblGrid>
        <w:gridCol w:w="2745"/>
        <w:gridCol w:w="6068"/>
        <w:tblGridChange w:id="15">
          <w:tblGrid>
            <w:gridCol w:w="55"/>
            <w:gridCol w:w="1740"/>
            <w:gridCol w:w="210"/>
            <w:gridCol w:w="740"/>
            <w:gridCol w:w="1210"/>
            <w:gridCol w:w="4858"/>
          </w:tblGrid>
        </w:tblGridChange>
      </w:tblGrid>
      <w:tr w:rsidR="00597AC6" w:rsidRPr="00597AC6" w14:paraId="4700D920" w14:textId="77777777" w:rsidTr="00832AEF">
        <w:trPr>
          <w:jc w:val="center"/>
          <w:trPrChange w:id="16" w:author="msi" w:date="2026-09-22T12:37:00Z" w16du:dateUtc="2026-09-22T16:37:00Z">
            <w:trPr>
              <w:gridBefore w:val="1"/>
              <w:gridAfter w:val="1"/>
              <w:trHeight w:val="270"/>
            </w:trPr>
          </w:trPrChange>
        </w:trPr>
        <w:tc>
          <w:tcPr>
            <w:tcW w:w="2745" w:type="dxa"/>
            <w:vAlign w:val="center"/>
            <w:tcPrChange w:id="17" w:author="msi" w:date="2026-09-22T12:37:00Z" w16du:dateUtc="2026-09-22T16:37:00Z">
              <w:tcPr>
                <w:tcW w:w="174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75573031" w14:textId="77777777" w:rsidR="00597AC6" w:rsidRPr="001A2552" w:rsidRDefault="00BC32DD" w:rsidP="00832AEF">
            <w:pPr>
              <w:pStyle w:val="DersBasliklar"/>
              <w:rPr>
                <w:rPrChange w:id="18" w:author="msi" w:date="2026-09-22T12:37:00Z" w16du:dateUtc="2026-09-22T16:37:00Z">
                  <w:rPr>
                    <w:rFonts w:ascii="Arial" w:hAnsi="Arial" w:cs="Arial"/>
                    <w:b/>
                    <w:bCs/>
                    <w:szCs w:val="20"/>
                    <w:u w:val="single"/>
                    <w:lang w:val="en-ZA" w:eastAsia="en-ZA"/>
                  </w:rPr>
                </w:rPrChange>
              </w:rPr>
              <w:pPrChange w:id="19" w:author="msi" w:date="2026-09-22T12:37:00Z" w16du:dateUtc="2026-09-22T16:37:00Z">
                <w:pPr>
                  <w:jc w:val="left"/>
                </w:pPr>
              </w:pPrChange>
            </w:pPr>
            <w:ins w:id="20" w:author="msi" w:date="2026-09-22T12:37:00Z" w16du:dateUtc="2026-09-22T16:37:00Z">
              <w:r w:rsidRPr="001A2552">
                <w:rPr>
                  <w:szCs w:val="16"/>
                </w:rPr>
                <w:t>Dersin Kodu ve İsmi</w:t>
              </w:r>
            </w:ins>
            <w:del w:id="21" w:author="msi" w:date="2026-09-22T12:37:00Z" w16du:dateUtc="2026-09-22T16:37:00Z">
              <w:r w:rsidR="00597AC6" w:rsidRPr="00597AC6">
                <w:rPr>
                  <w:rFonts w:ascii="Arial" w:hAnsi="Arial" w:cs="Arial"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6068" w:type="dxa"/>
            <w:tcPrChange w:id="22" w:author="msi" w:date="2026-09-22T12:37:00Z" w16du:dateUtc="2026-09-22T16:37:00Z">
              <w:tcPr>
                <w:tcW w:w="2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2CE0CC0D" w14:textId="77777777" w:rsidR="00597AC6" w:rsidRPr="00B00DF3" w:rsidRDefault="00CC0B85" w:rsidP="00F95BE5">
            <w:pPr>
              <w:pStyle w:val="DersBilgileri"/>
              <w:rPr>
                <w:rPrChange w:id="23" w:author="msi" w:date="2026-09-22T12:37:00Z" w16du:dateUtc="2026-09-22T16:37:00Z">
                  <w:rPr>
                    <w:rFonts w:ascii="Arial" w:hAnsi="Arial" w:cs="Arial"/>
                    <w:szCs w:val="20"/>
                    <w:lang w:val="en-ZA" w:eastAsia="en-ZA"/>
                  </w:rPr>
                </w:rPrChange>
              </w:rPr>
              <w:pPrChange w:id="24" w:author="msi" w:date="2026-09-22T12:37:00Z" w16du:dateUtc="2026-09-22T16:37:00Z">
                <w:pPr>
                  <w:jc w:val="left"/>
                </w:pPr>
              </w:pPrChange>
            </w:pPr>
            <w:ins w:id="25" w:author="msi" w:date="2026-09-22T12:37:00Z" w16du:dateUtc="2026-09-22T16:37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597AC6" w:rsidRPr="00597AC6" w14:paraId="58044075" w14:textId="2B4DE4D1" w:rsidTr="00832AEF">
        <w:trPr>
          <w:jc w:val="center"/>
          <w:trPrChange w:id="26" w:author="msi" w:date="2026-09-22T12:37:00Z" w16du:dateUtc="2026-09-22T16:37:00Z">
            <w:trPr>
              <w:gridBefore w:val="1"/>
              <w:gridAfter w:val="1"/>
              <w:trHeight w:val="315"/>
            </w:trPr>
          </w:trPrChange>
        </w:trPr>
        <w:tc>
          <w:tcPr>
            <w:tcW w:w="2745" w:type="dxa"/>
            <w:vAlign w:val="center"/>
            <w:tcPrChange w:id="27" w:author="msi" w:date="2026-09-22T12:37:00Z" w16du:dateUtc="2026-09-22T16:37:00Z">
              <w:tcPr>
                <w:tcW w:w="3900" w:type="dxa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000000"/>
                </w:tcBorders>
                <w:shd w:val="clear" w:color="000000" w:fill="CC99FF"/>
                <w:noWrap/>
                <w:vAlign w:val="bottom"/>
              </w:tcPr>
            </w:tcPrChange>
          </w:tcPr>
          <w:p w14:paraId="069688A1" w14:textId="77777777" w:rsidR="00597AC6" w:rsidRPr="001A2552" w:rsidRDefault="00BC32DD" w:rsidP="00832AEF">
            <w:pPr>
              <w:pStyle w:val="DersBasliklar"/>
              <w:rPr>
                <w:rPrChange w:id="28" w:author="msi" w:date="2026-09-22T12:37:00Z" w16du:dateUtc="2026-09-22T16:37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29" w:author="msi" w:date="2026-09-22T12:37:00Z" w16du:dateUtc="2026-09-22T16:37:00Z">
                <w:pPr>
                  <w:jc w:val="center"/>
                </w:pPr>
              </w:pPrChange>
            </w:pPr>
            <w:ins w:id="30" w:author="msi" w:date="2026-09-22T12:37:00Z" w16du:dateUtc="2026-09-22T16:37:00Z">
              <w:r w:rsidRPr="001A2552">
                <w:rPr>
                  <w:szCs w:val="16"/>
                </w:rPr>
                <w:t>Dersin Sorumlusu</w:t>
              </w:r>
            </w:ins>
            <w:del w:id="31" w:author="msi" w:date="2026-09-22T12:37:00Z" w16du:dateUtc="2026-09-22T16:37:00Z">
              <w:r w:rsidR="00597AC6" w:rsidRPr="00597AC6">
                <w:rPr>
                  <w:rFonts w:ascii="Arial" w:hAnsi="Arial" w:cs="Arial"/>
                  <w:sz w:val="24"/>
                  <w:lang w:val="en-ZA" w:eastAsia="en-ZA"/>
                </w:rPr>
                <w:delText>Close out Rates Crossed</w:delText>
              </w:r>
            </w:del>
          </w:p>
        </w:tc>
        <w:tc>
          <w:tcPr>
            <w:tcW w:w="6068" w:type="dxa"/>
            <w:tcPrChange w:id="32" w:author="msi" w:date="2026-09-22T12:37:00Z" w16du:dateUtc="2026-09-22T16:37:00Z">
              <w:tcPr>
                <w:tcW w:w="6068" w:type="dxa"/>
                <w:gridSpan w:val="2"/>
              </w:tcPr>
            </w:tcPrChange>
          </w:tcPr>
          <w:p w14:paraId="538F6247" w14:textId="77777777" w:rsidR="00F911A6" w:rsidRPr="00B00DF3" w:rsidRDefault="00F911A6" w:rsidP="00832AEF">
            <w:pPr>
              <w:pStyle w:val="DersBilgileri"/>
              <w:rPr>
                <w:szCs w:val="16"/>
              </w:rPr>
            </w:pPr>
            <w:ins w:id="33" w:author="msi" w:date="2026-09-22T12:37:00Z" w16du:dateUtc="2026-09-22T16:37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597AC6" w:rsidRPr="00597AC6" w14:paraId="23932B98" w14:textId="77777777" w:rsidTr="00832AEF">
        <w:trPr>
          <w:jc w:val="center"/>
          <w:trPrChange w:id="34" w:author="msi" w:date="2026-09-22T12:37:00Z" w16du:dateUtc="2026-09-22T16:37:00Z">
            <w:trPr>
              <w:gridBefore w:val="1"/>
              <w:gridAfter w:val="1"/>
              <w:trHeight w:val="330"/>
            </w:trPr>
          </w:trPrChange>
        </w:trPr>
        <w:tc>
          <w:tcPr>
            <w:tcW w:w="2745" w:type="dxa"/>
            <w:vAlign w:val="center"/>
            <w:tcPrChange w:id="35" w:author="msi" w:date="2026-09-22T12:37:00Z" w16du:dateUtc="2026-09-22T16:37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3629BCA5" w14:textId="77777777" w:rsidR="00597AC6" w:rsidRPr="001A2552" w:rsidRDefault="00BC32DD" w:rsidP="00832AEF">
            <w:pPr>
              <w:pStyle w:val="DersBasliklar"/>
              <w:rPr>
                <w:rPrChange w:id="36" w:author="msi" w:date="2026-09-22T12:37:00Z" w16du:dateUtc="2026-09-22T16:37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37" w:author="msi" w:date="2026-09-22T12:37:00Z" w16du:dateUtc="2026-09-22T16:37:00Z">
                <w:pPr>
                  <w:jc w:val="left"/>
                </w:pPr>
              </w:pPrChange>
            </w:pPr>
            <w:ins w:id="38" w:author="msi" w:date="2026-09-22T12:37:00Z" w16du:dateUtc="2026-09-22T16:37:00Z">
              <w:r w:rsidRPr="001A2552">
                <w:rPr>
                  <w:szCs w:val="16"/>
                </w:rPr>
                <w:t>Dersin Düzeyi</w:t>
              </w:r>
            </w:ins>
            <w:del w:id="39" w:author="msi" w:date="2026-09-22T12:37:00Z" w16du:dateUtc="2026-09-22T16:37:00Z">
              <w:r w:rsidR="00597AC6" w:rsidRPr="00597AC6">
                <w:rPr>
                  <w:rFonts w:ascii="Arial" w:hAnsi="Arial" w:cs="Arial"/>
                  <w:sz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6068" w:type="dxa"/>
            <w:tcPrChange w:id="40" w:author="msi" w:date="2026-09-22T12:37:00Z" w16du:dateUtc="2026-09-22T16:37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7A36CE3E" w14:textId="77777777" w:rsidR="00597AC6" w:rsidRPr="00B00DF3" w:rsidRDefault="00F911A6" w:rsidP="00832AEF">
            <w:pPr>
              <w:pStyle w:val="DersBilgileri"/>
              <w:rPr>
                <w:rPrChange w:id="41" w:author="msi" w:date="2026-09-22T12:37:00Z" w16du:dateUtc="2026-09-22T16:37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42" w:author="msi" w:date="2026-09-22T12:37:00Z" w16du:dateUtc="2026-09-22T16:37:00Z">
                <w:pPr>
                  <w:jc w:val="center"/>
                </w:pPr>
              </w:pPrChange>
            </w:pPr>
            <w:ins w:id="43" w:author="msi" w:date="2026-09-22T12:37:00Z" w16du:dateUtc="2026-09-22T16:37:00Z">
              <w:r w:rsidRPr="00B00DF3">
                <w:rPr>
                  <w:szCs w:val="16"/>
                </w:rPr>
                <w:t>LİSANS</w:t>
              </w:r>
            </w:ins>
            <w:del w:id="44" w:author="msi" w:date="2026-09-22T12:37:00Z" w16du:dateUtc="2026-09-22T16:37:00Z">
              <w:r w:rsidR="00597AC6" w:rsidRPr="00597AC6">
                <w:rPr>
                  <w:rFonts w:ascii="Arial" w:hAnsi="Arial" w:cs="Arial"/>
                  <w:b/>
                  <w:bCs/>
                  <w:sz w:val="24"/>
                  <w:lang w:val="en-ZA" w:eastAsia="en-ZA"/>
                </w:rPr>
                <w:delText>Rate</w:delText>
              </w:r>
            </w:del>
          </w:p>
        </w:tc>
      </w:tr>
      <w:tr w:rsidR="00597AC6" w:rsidRPr="00597AC6" w14:paraId="09259CA3" w14:textId="77777777" w:rsidTr="00832AEF">
        <w:trPr>
          <w:jc w:val="center"/>
          <w:trPrChange w:id="45" w:author="msi" w:date="2026-09-22T12:37:00Z" w16du:dateUtc="2026-09-22T16:37:00Z">
            <w:trPr>
              <w:gridBefore w:val="1"/>
              <w:gridAfter w:val="1"/>
              <w:trHeight w:val="315"/>
            </w:trPr>
          </w:trPrChange>
        </w:trPr>
        <w:tc>
          <w:tcPr>
            <w:tcW w:w="2745" w:type="dxa"/>
            <w:vAlign w:val="center"/>
            <w:tcPrChange w:id="46" w:author="msi" w:date="2026-09-22T12:37:00Z" w16du:dateUtc="2026-09-22T16:37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5FFC1E7D" w14:textId="77777777" w:rsidR="00597AC6" w:rsidRPr="001A2552" w:rsidRDefault="00BC32DD" w:rsidP="00832AEF">
            <w:pPr>
              <w:pStyle w:val="DersBasliklar"/>
              <w:rPr>
                <w:rPrChange w:id="47" w:author="msi" w:date="2026-09-22T12:37:00Z" w16du:dateUtc="2026-09-22T16:37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48" w:author="msi" w:date="2026-09-22T12:37:00Z" w16du:dateUtc="2026-09-22T16:37:00Z">
                <w:pPr>
                  <w:jc w:val="left"/>
                </w:pPr>
              </w:pPrChange>
            </w:pPr>
            <w:ins w:id="49" w:author="msi" w:date="2026-09-22T12:37:00Z" w16du:dateUtc="2026-09-22T16:37:00Z">
              <w:r w:rsidRPr="001A2552">
                <w:rPr>
                  <w:szCs w:val="16"/>
                </w:rPr>
                <w:t>Dersin Kredisi</w:t>
              </w:r>
            </w:ins>
            <w:del w:id="50" w:author="msi" w:date="2026-09-22T12:37:00Z" w16du:dateUtc="2026-09-22T16:37:00Z">
              <w:r w:rsidR="00597AC6" w:rsidRPr="00597AC6">
                <w:rPr>
                  <w:rFonts w:ascii="Arial" w:hAnsi="Arial" w:cs="Arial"/>
                  <w:sz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6068" w:type="dxa"/>
            <w:tcPrChange w:id="51" w:author="msi" w:date="2026-09-22T12:37:00Z" w16du:dateUtc="2026-09-22T16:37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662A8B0F" w14:textId="77777777" w:rsidR="00597AC6" w:rsidRPr="00B00DF3" w:rsidRDefault="00F911A6" w:rsidP="00832AEF">
            <w:pPr>
              <w:pStyle w:val="DersBilgileri"/>
              <w:rPr>
                <w:rPrChange w:id="52" w:author="msi" w:date="2026-09-22T12:37:00Z" w16du:dateUtc="2026-09-22T16:37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53" w:author="msi" w:date="2026-09-22T12:37:00Z" w16du:dateUtc="2026-09-22T16:37:00Z">
                <w:pPr>
                  <w:jc w:val="right"/>
                </w:pPr>
              </w:pPrChange>
            </w:pPr>
            <w:ins w:id="54" w:author="msi" w:date="2026-09-22T12:37:00Z" w16du:dateUtc="2026-09-22T16:37:00Z">
              <w:r w:rsidRPr="00B00DF3">
                <w:rPr>
                  <w:szCs w:val="16"/>
                </w:rPr>
                <w:t>8</w:t>
              </w:r>
            </w:ins>
            <w:del w:id="55" w:author="msi" w:date="2026-09-22T12:37:00Z" w16du:dateUtc="2026-09-22T16:37:00Z">
              <w:r w:rsidR="00597AC6" w:rsidRPr="00597AC6">
                <w:rPr>
                  <w:rFonts w:ascii="Arial" w:hAnsi="Arial" w:cs="Arial"/>
                  <w:sz w:val="24"/>
                  <w:lang w:val="en-ZA" w:eastAsia="en-ZA"/>
                </w:rPr>
                <w:delText>14.3643</w:delText>
              </w:r>
            </w:del>
          </w:p>
        </w:tc>
      </w:tr>
      <w:tr w:rsidR="00597AC6" w:rsidRPr="00597AC6" w14:paraId="1F2B30D0" w14:textId="77777777" w:rsidTr="00832AEF">
        <w:trPr>
          <w:jc w:val="center"/>
          <w:trPrChange w:id="56" w:author="msi" w:date="2026-09-22T12:37:00Z" w16du:dateUtc="2026-09-22T16:37:00Z">
            <w:trPr>
              <w:gridBefore w:val="1"/>
              <w:gridAfter w:val="1"/>
              <w:trHeight w:val="315"/>
            </w:trPr>
          </w:trPrChange>
        </w:trPr>
        <w:tc>
          <w:tcPr>
            <w:tcW w:w="2745" w:type="dxa"/>
            <w:vAlign w:val="center"/>
            <w:tcPrChange w:id="57" w:author="msi" w:date="2026-09-22T12:37:00Z" w16du:dateUtc="2026-09-22T16:37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02F6D90F" w14:textId="77777777" w:rsidR="00597AC6" w:rsidRPr="001A2552" w:rsidRDefault="00BC32DD" w:rsidP="00832AEF">
            <w:pPr>
              <w:pStyle w:val="DersBasliklar"/>
              <w:rPr>
                <w:rPrChange w:id="58" w:author="msi" w:date="2026-09-22T12:37:00Z" w16du:dateUtc="2026-09-22T16:37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59" w:author="msi" w:date="2026-09-22T12:37:00Z" w16du:dateUtc="2026-09-22T16:37:00Z">
                <w:pPr>
                  <w:jc w:val="left"/>
                </w:pPr>
              </w:pPrChange>
            </w:pPr>
            <w:ins w:id="60" w:author="msi" w:date="2026-09-22T12:37:00Z" w16du:dateUtc="2026-09-22T16:37:00Z">
              <w:r w:rsidRPr="001A2552">
                <w:rPr>
                  <w:szCs w:val="16"/>
                </w:rPr>
                <w:t>Dersin Türü</w:t>
              </w:r>
            </w:ins>
            <w:del w:id="61" w:author="msi" w:date="2026-09-22T12:37:00Z" w16du:dateUtc="2026-09-22T16:37:00Z">
              <w:r w:rsidR="00597AC6" w:rsidRPr="00597AC6">
                <w:rPr>
                  <w:rFonts w:ascii="Arial" w:hAnsi="Arial" w:cs="Arial"/>
                  <w:sz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6068" w:type="dxa"/>
            <w:tcPrChange w:id="62" w:author="msi" w:date="2026-09-22T12:37:00Z" w16du:dateUtc="2026-09-22T16:37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52F1BEA2" w14:textId="77777777" w:rsidR="00597AC6" w:rsidRPr="00B00DF3" w:rsidRDefault="00F8234C" w:rsidP="00832AEF">
            <w:pPr>
              <w:pStyle w:val="DersBilgileri"/>
              <w:rPr>
                <w:rPrChange w:id="63" w:author="msi" w:date="2026-09-22T12:37:00Z" w16du:dateUtc="2026-09-22T16:37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64" w:author="msi" w:date="2026-09-22T12:37:00Z" w16du:dateUtc="2026-09-22T16:37:00Z">
                <w:pPr>
                  <w:jc w:val="right"/>
                </w:pPr>
              </w:pPrChange>
            </w:pPr>
            <w:ins w:id="65" w:author="msi" w:date="2026-09-22T12:37:00Z" w16du:dateUtc="2026-09-22T16:37:00Z">
              <w:r>
                <w:rPr>
                  <w:szCs w:val="16"/>
                </w:rPr>
                <w:t>SEÇMELİ</w:t>
              </w:r>
            </w:ins>
            <w:del w:id="66" w:author="msi" w:date="2026-09-22T12:37:00Z" w16du:dateUtc="2026-09-22T16:37:00Z">
              <w:r w:rsidR="00597AC6" w:rsidRPr="00597AC6">
                <w:rPr>
                  <w:rFonts w:ascii="Arial" w:hAnsi="Arial" w:cs="Arial"/>
                  <w:sz w:val="24"/>
                  <w:lang w:val="en-ZA" w:eastAsia="en-ZA"/>
                </w:rPr>
                <w:delText>18.4306</w:delText>
              </w:r>
            </w:del>
          </w:p>
        </w:tc>
      </w:tr>
      <w:tr w:rsidR="00597AC6" w:rsidRPr="00597AC6" w14:paraId="53D18CDD" w14:textId="77777777" w:rsidTr="00832AEF">
        <w:trPr>
          <w:jc w:val="center"/>
          <w:trPrChange w:id="67" w:author="msi" w:date="2026-09-22T12:37:00Z" w16du:dateUtc="2026-09-22T16:37:00Z">
            <w:trPr>
              <w:gridBefore w:val="1"/>
              <w:gridAfter w:val="1"/>
              <w:trHeight w:val="300"/>
            </w:trPr>
          </w:trPrChange>
        </w:trPr>
        <w:tc>
          <w:tcPr>
            <w:tcW w:w="2745" w:type="dxa"/>
            <w:vAlign w:val="center"/>
            <w:tcPrChange w:id="68" w:author="msi" w:date="2026-09-22T12:37:00Z" w16du:dateUtc="2026-09-22T16:37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56FC4B84" w14:textId="77777777" w:rsidR="00597AC6" w:rsidRPr="001A2552" w:rsidRDefault="00BC32DD" w:rsidP="00832AEF">
            <w:pPr>
              <w:pStyle w:val="DersBasliklar"/>
              <w:rPr>
                <w:rPrChange w:id="69" w:author="msi" w:date="2026-09-22T12:37:00Z" w16du:dateUtc="2026-09-22T16:37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70" w:author="msi" w:date="2026-09-22T12:37:00Z" w16du:dateUtc="2026-09-22T16:37:00Z">
                <w:pPr>
                  <w:jc w:val="left"/>
                </w:pPr>
              </w:pPrChange>
            </w:pPr>
            <w:ins w:id="71" w:author="msi" w:date="2026-09-22T12:37:00Z" w16du:dateUtc="2026-09-22T16:37:00Z">
              <w:r w:rsidRPr="001A2552">
                <w:rPr>
                  <w:szCs w:val="16"/>
                </w:rPr>
                <w:t>Dersin İçeriği</w:t>
              </w:r>
            </w:ins>
            <w:del w:id="72" w:author="msi" w:date="2026-09-22T12:37:00Z" w16du:dateUtc="2026-09-22T16:37:00Z">
              <w:r w:rsidR="00597AC6" w:rsidRPr="00597AC6">
                <w:rPr>
                  <w:rFonts w:ascii="Arial" w:hAnsi="Arial" w:cs="Arial"/>
                  <w:sz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6068" w:type="dxa"/>
            <w:tcPrChange w:id="73" w:author="msi" w:date="2026-09-22T12:37:00Z" w16du:dateUtc="2026-09-22T16:37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1630FB02" w14:textId="77777777" w:rsidR="00F911A6" w:rsidRPr="00B00DF3" w:rsidRDefault="00F911A6" w:rsidP="00F911A6">
            <w:pPr>
              <w:rPr>
                <w:ins w:id="74" w:author="msi" w:date="2026-09-22T12:37:00Z" w16du:dateUtc="2026-09-22T16:37:00Z"/>
                <w:sz w:val="16"/>
                <w:szCs w:val="16"/>
              </w:rPr>
            </w:pPr>
          </w:p>
          <w:p w14:paraId="701A39C4" w14:textId="77777777" w:rsidR="00F95BE5" w:rsidRPr="00F8234C" w:rsidRDefault="00F95BE5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75" w:author="msi" w:date="2026-09-22T12:37:00Z" w16du:dateUtc="2026-09-22T16:37:00Z"/>
                <w:sz w:val="16"/>
                <w:szCs w:val="16"/>
              </w:rPr>
            </w:pPr>
            <w:ins w:id="76" w:author="msi" w:date="2026-09-22T12:37:00Z" w16du:dateUtc="2026-09-22T16:37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3926FD54" w14:textId="77777777" w:rsidR="00F95BE5" w:rsidRPr="00F8234C" w:rsidRDefault="00F95BE5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77" w:author="msi" w:date="2026-09-22T12:37:00Z" w16du:dateUtc="2026-09-22T16:37:00Z"/>
                <w:sz w:val="16"/>
                <w:szCs w:val="16"/>
              </w:rPr>
            </w:pPr>
            <w:ins w:id="78" w:author="msi" w:date="2026-09-22T12:37:00Z" w16du:dateUtc="2026-09-22T16:37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27D1535D" w14:textId="77777777" w:rsidR="00F95BE5" w:rsidRPr="00F8234C" w:rsidRDefault="00B90493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79" w:author="msi" w:date="2026-09-22T12:37:00Z" w16du:dateUtc="2026-09-22T16:37:00Z"/>
                <w:sz w:val="16"/>
                <w:szCs w:val="16"/>
              </w:rPr>
            </w:pPr>
            <w:ins w:id="80" w:author="msi" w:date="2026-09-22T12:37:00Z" w16du:dateUtc="2026-09-22T16:37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2477D414" w14:textId="77777777" w:rsidR="00F95BE5" w:rsidRPr="00F8234C" w:rsidRDefault="00B90493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81" w:author="msi" w:date="2026-09-22T12:37:00Z" w16du:dateUtc="2026-09-22T16:37:00Z"/>
                <w:sz w:val="16"/>
                <w:szCs w:val="16"/>
              </w:rPr>
            </w:pPr>
            <w:ins w:id="82" w:author="msi" w:date="2026-09-22T12:37:00Z" w16du:dateUtc="2026-09-22T16:37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240FCD12" w14:textId="77777777" w:rsidR="00F95BE5" w:rsidRPr="00F8234C" w:rsidRDefault="00B90493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83" w:author="msi" w:date="2026-09-22T12:37:00Z" w16du:dateUtc="2026-09-22T16:37:00Z"/>
                <w:sz w:val="16"/>
                <w:szCs w:val="16"/>
              </w:rPr>
            </w:pPr>
            <w:ins w:id="84" w:author="msi" w:date="2026-09-22T12:37:00Z" w16du:dateUtc="2026-09-22T16:37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0D3B0229" w14:textId="77777777" w:rsidR="00F911A6" w:rsidRPr="00F8234C" w:rsidRDefault="00F911A6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ins w:id="85" w:author="msi" w:date="2026-09-22T12:37:00Z" w16du:dateUtc="2026-09-22T16:37:00Z"/>
                <w:sz w:val="16"/>
                <w:szCs w:val="16"/>
              </w:rPr>
            </w:pPr>
            <w:ins w:id="86" w:author="msi" w:date="2026-09-22T12:37:00Z" w16du:dateUtc="2026-09-22T16:37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2BCE9179" w14:textId="77777777" w:rsidR="00B00DF3" w:rsidRPr="00F8234C" w:rsidRDefault="00B90493" w:rsidP="00F95BE5">
            <w:pPr>
              <w:numPr>
                <w:ilvl w:val="0"/>
                <w:numId w:val="11"/>
              </w:numPr>
              <w:tabs>
                <w:tab w:val="left" w:pos="9640"/>
              </w:tabs>
              <w:jc w:val="left"/>
              <w:rPr>
                <w:ins w:id="87" w:author="msi" w:date="2026-09-22T12:37:00Z" w16du:dateUtc="2026-09-22T16:37:00Z"/>
                <w:sz w:val="16"/>
                <w:szCs w:val="16"/>
              </w:rPr>
            </w:pPr>
            <w:ins w:id="88" w:author="msi" w:date="2026-09-22T12:37:00Z" w16du:dateUtc="2026-09-22T16:37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27E9EA62" w14:textId="77777777" w:rsidR="00597AC6" w:rsidRPr="00B00DF3" w:rsidRDefault="00F911A6" w:rsidP="009D5F97">
            <w:pPr>
              <w:numPr>
                <w:ilvl w:val="0"/>
                <w:numId w:val="11"/>
              </w:numPr>
              <w:tabs>
                <w:tab w:val="left" w:pos="9640"/>
              </w:tabs>
              <w:jc w:val="left"/>
              <w:rPr>
                <w:rPrChange w:id="89" w:author="msi" w:date="2026-09-22T12:37:00Z" w16du:dateUtc="2026-09-22T16:37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90" w:author="msi" w:date="2026-09-22T12:37:00Z" w16du:dateUtc="2026-09-22T16:37:00Z">
                <w:pPr>
                  <w:jc w:val="right"/>
                </w:pPr>
              </w:pPrChange>
            </w:pPr>
            <w:ins w:id="91" w:author="msi" w:date="2026-09-22T12:37:00Z" w16du:dateUtc="2026-09-22T16:37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  <w:del w:id="92" w:author="msi" w:date="2026-09-22T12:37:00Z" w16du:dateUtc="2026-09-22T16:37:00Z">
              <w:r w:rsidR="00597AC6" w:rsidRPr="00597AC6">
                <w:rPr>
                  <w:rFonts w:ascii="Arial" w:hAnsi="Arial" w:cs="Arial"/>
                  <w:sz w:val="24"/>
                  <w:lang w:val="en-ZA" w:eastAsia="en-ZA"/>
                </w:rPr>
                <w:delText>16.5696</w:delText>
              </w:r>
            </w:del>
          </w:p>
        </w:tc>
      </w:tr>
      <w:tr w:rsidR="00BC32DD" w:rsidRPr="001A2552" w14:paraId="7B00B8BC" w14:textId="77777777" w:rsidTr="00832AEF">
        <w:trPr>
          <w:jc w:val="center"/>
          <w:ins w:id="93" w:author="msi" w:date="2026-09-22T12:37:00Z" w16du:dateUtc="2026-09-22T16:37:00Z"/>
        </w:trPr>
        <w:tc>
          <w:tcPr>
            <w:tcW w:w="2745" w:type="dxa"/>
            <w:vAlign w:val="center"/>
          </w:tcPr>
          <w:p w14:paraId="5066E893" w14:textId="77777777" w:rsidR="00BC32DD" w:rsidRPr="001A2552" w:rsidRDefault="00BC32DD" w:rsidP="00832AEF">
            <w:pPr>
              <w:pStyle w:val="DersBasliklar"/>
              <w:rPr>
                <w:ins w:id="94" w:author="msi" w:date="2026-09-22T12:37:00Z" w16du:dateUtc="2026-09-22T16:37:00Z"/>
                <w:szCs w:val="16"/>
              </w:rPr>
            </w:pPr>
            <w:ins w:id="95" w:author="msi" w:date="2026-09-22T12:37:00Z" w16du:dateUtc="2026-09-22T16:37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16F526D9" w14:textId="77777777" w:rsidR="009D5F97" w:rsidRPr="009D5F97" w:rsidRDefault="009D5F97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96" w:author="msi" w:date="2026-09-22T12:37:00Z" w16du:dateUtc="2026-09-22T16:37:00Z"/>
                <w:sz w:val="16"/>
                <w:szCs w:val="16"/>
              </w:rPr>
            </w:pPr>
            <w:ins w:id="97" w:author="msi" w:date="2026-09-22T12:37:00Z" w16du:dateUtc="2026-09-22T16:37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55E00555" w14:textId="77777777" w:rsidR="00CC0B85" w:rsidRDefault="00CC0B85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98" w:author="msi" w:date="2026-09-22T12:37:00Z" w16du:dateUtc="2026-09-22T16:37:00Z"/>
                <w:sz w:val="16"/>
                <w:szCs w:val="16"/>
              </w:rPr>
            </w:pPr>
            <w:ins w:id="99" w:author="msi" w:date="2026-09-22T12:37:00Z" w16du:dateUtc="2026-09-22T16:37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0E39780E" w14:textId="77777777" w:rsidR="00CC0B85" w:rsidRDefault="00B90493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00" w:author="msi" w:date="2026-09-22T12:37:00Z" w16du:dateUtc="2026-09-22T16:37:00Z"/>
                <w:sz w:val="16"/>
                <w:szCs w:val="16"/>
              </w:rPr>
            </w:pPr>
            <w:ins w:id="101" w:author="msi" w:date="2026-09-22T12:37:00Z" w16du:dateUtc="2026-09-22T16:37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4DBF7352" w14:textId="77777777" w:rsidR="00F911A6" w:rsidRPr="009D5F97" w:rsidRDefault="00F911A6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02" w:author="msi" w:date="2026-09-22T12:37:00Z" w16du:dateUtc="2026-09-22T16:37:00Z"/>
                <w:sz w:val="16"/>
                <w:szCs w:val="16"/>
              </w:rPr>
            </w:pPr>
            <w:ins w:id="103" w:author="msi" w:date="2026-09-22T12:37:00Z" w16du:dateUtc="2026-09-22T16:3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44B80082" w14:textId="77777777" w:rsidR="00F911A6" w:rsidRPr="009D5F97" w:rsidRDefault="00F911A6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04" w:author="msi" w:date="2026-09-22T12:37:00Z" w16du:dateUtc="2026-09-22T16:37:00Z"/>
                <w:sz w:val="16"/>
                <w:szCs w:val="16"/>
              </w:rPr>
            </w:pPr>
            <w:ins w:id="105" w:author="msi" w:date="2026-09-22T12:37:00Z" w16du:dateUtc="2026-09-22T16:3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61F84E65" w14:textId="77777777" w:rsidR="00F911A6" w:rsidRPr="009D5F97" w:rsidRDefault="00F911A6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06" w:author="msi" w:date="2026-09-22T12:37:00Z" w16du:dateUtc="2026-09-22T16:37:00Z"/>
                <w:sz w:val="16"/>
                <w:szCs w:val="16"/>
              </w:rPr>
            </w:pPr>
            <w:ins w:id="107" w:author="msi" w:date="2026-09-22T12:37:00Z" w16du:dateUtc="2026-09-22T16:3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0DE46A5C" w14:textId="77777777" w:rsidR="00F911A6" w:rsidRPr="009D5F97" w:rsidRDefault="00F911A6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08" w:author="msi" w:date="2026-09-22T12:37:00Z" w16du:dateUtc="2026-09-22T16:37:00Z"/>
                <w:sz w:val="16"/>
                <w:szCs w:val="16"/>
              </w:rPr>
            </w:pPr>
            <w:ins w:id="109" w:author="msi" w:date="2026-09-22T12:37:00Z" w16du:dateUtc="2026-09-22T16:3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0ED113F5" w14:textId="77777777" w:rsidR="00F911A6" w:rsidRPr="009D5F97" w:rsidRDefault="00F911A6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10" w:author="msi" w:date="2026-09-22T12:37:00Z" w16du:dateUtc="2026-09-22T16:37:00Z"/>
                <w:sz w:val="16"/>
                <w:szCs w:val="16"/>
              </w:rPr>
            </w:pPr>
            <w:ins w:id="111" w:author="msi" w:date="2026-09-22T12:37:00Z" w16du:dateUtc="2026-09-22T16:3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05F74AE4" w14:textId="77777777" w:rsidR="00BC32DD" w:rsidRPr="00B00DF3" w:rsidRDefault="00BC32DD" w:rsidP="00832AEF">
            <w:pPr>
              <w:pStyle w:val="DersBilgileri"/>
              <w:rPr>
                <w:ins w:id="112" w:author="msi" w:date="2026-09-22T12:37:00Z" w16du:dateUtc="2026-09-22T16:37:00Z"/>
                <w:szCs w:val="16"/>
              </w:rPr>
            </w:pPr>
          </w:p>
        </w:tc>
      </w:tr>
      <w:tr w:rsidR="00BC32DD" w:rsidRPr="001A2552" w14:paraId="1341CFAD" w14:textId="77777777" w:rsidTr="00832AEF">
        <w:trPr>
          <w:jc w:val="center"/>
          <w:ins w:id="113" w:author="msi" w:date="2026-09-22T12:37:00Z" w16du:dateUtc="2026-09-22T16:37:00Z"/>
        </w:trPr>
        <w:tc>
          <w:tcPr>
            <w:tcW w:w="2745" w:type="dxa"/>
            <w:vAlign w:val="center"/>
          </w:tcPr>
          <w:p w14:paraId="65E0F431" w14:textId="77777777" w:rsidR="00BC32DD" w:rsidRPr="001A2552" w:rsidRDefault="00BC32DD" w:rsidP="00832AEF">
            <w:pPr>
              <w:pStyle w:val="DersBasliklar"/>
              <w:rPr>
                <w:ins w:id="114" w:author="msi" w:date="2026-09-22T12:37:00Z" w16du:dateUtc="2026-09-22T16:37:00Z"/>
                <w:szCs w:val="16"/>
              </w:rPr>
            </w:pPr>
            <w:ins w:id="115" w:author="msi" w:date="2026-09-22T12:37:00Z" w16du:dateUtc="2026-09-22T16:37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0204F543" w14:textId="77777777" w:rsidR="00BC32DD" w:rsidRPr="00B00DF3" w:rsidRDefault="00F8234C" w:rsidP="00832AEF">
            <w:pPr>
              <w:pStyle w:val="DersBilgileri"/>
              <w:rPr>
                <w:ins w:id="116" w:author="msi" w:date="2026-09-22T12:37:00Z" w16du:dateUtc="2026-09-22T16:37:00Z"/>
                <w:szCs w:val="16"/>
              </w:rPr>
            </w:pPr>
            <w:ins w:id="117" w:author="msi" w:date="2026-09-22T12:37:00Z" w16du:dateUtc="2026-09-22T16:37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034EF8EF" w14:textId="77777777" w:rsidTr="00832AEF">
        <w:trPr>
          <w:jc w:val="center"/>
          <w:ins w:id="118" w:author="msi" w:date="2026-09-22T12:37:00Z" w16du:dateUtc="2026-09-22T16:37:00Z"/>
        </w:trPr>
        <w:tc>
          <w:tcPr>
            <w:tcW w:w="2745" w:type="dxa"/>
            <w:vAlign w:val="center"/>
          </w:tcPr>
          <w:p w14:paraId="66827AD7" w14:textId="77777777" w:rsidR="00BC32DD" w:rsidRPr="001A2552" w:rsidRDefault="00BC32DD" w:rsidP="00832AEF">
            <w:pPr>
              <w:pStyle w:val="DersBasliklar"/>
              <w:rPr>
                <w:ins w:id="119" w:author="msi" w:date="2026-09-22T12:37:00Z" w16du:dateUtc="2026-09-22T16:37:00Z"/>
                <w:szCs w:val="16"/>
              </w:rPr>
            </w:pPr>
            <w:ins w:id="120" w:author="msi" w:date="2026-09-22T12:37:00Z" w16du:dateUtc="2026-09-22T16:37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36AF6F56" w14:textId="77777777" w:rsidR="00BC32DD" w:rsidRPr="00B00DF3" w:rsidRDefault="00B00DF3" w:rsidP="00832AEF">
            <w:pPr>
              <w:pStyle w:val="DersBilgileri"/>
              <w:rPr>
                <w:ins w:id="121" w:author="msi" w:date="2026-09-22T12:37:00Z" w16du:dateUtc="2026-09-22T16:37:00Z"/>
                <w:szCs w:val="16"/>
              </w:rPr>
            </w:pPr>
            <w:ins w:id="122" w:author="msi" w:date="2026-09-22T12:37:00Z" w16du:dateUtc="2026-09-22T16:37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21331C5D" w14:textId="77777777" w:rsidTr="00832AEF">
        <w:trPr>
          <w:jc w:val="center"/>
          <w:ins w:id="123" w:author="msi" w:date="2026-09-22T12:37:00Z" w16du:dateUtc="2026-09-22T16:37:00Z"/>
        </w:trPr>
        <w:tc>
          <w:tcPr>
            <w:tcW w:w="2745" w:type="dxa"/>
            <w:vAlign w:val="center"/>
          </w:tcPr>
          <w:p w14:paraId="6BBA5457" w14:textId="77777777" w:rsidR="00BC32DD" w:rsidRPr="001A2552" w:rsidRDefault="00BC32DD" w:rsidP="00832AEF">
            <w:pPr>
              <w:pStyle w:val="DersBasliklar"/>
              <w:rPr>
                <w:ins w:id="124" w:author="msi" w:date="2026-09-22T12:37:00Z" w16du:dateUtc="2026-09-22T16:37:00Z"/>
                <w:szCs w:val="16"/>
              </w:rPr>
            </w:pPr>
            <w:ins w:id="125" w:author="msi" w:date="2026-09-22T12:37:00Z" w16du:dateUtc="2026-09-22T16:37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6642869D" w14:textId="77777777" w:rsidR="00BC32DD" w:rsidRPr="00B00DF3" w:rsidRDefault="00BC32DD" w:rsidP="00832AEF">
            <w:pPr>
              <w:pStyle w:val="DersBilgileri"/>
              <w:rPr>
                <w:ins w:id="126" w:author="msi" w:date="2026-09-22T12:37:00Z" w16du:dateUtc="2026-09-22T16:37:00Z"/>
                <w:szCs w:val="16"/>
              </w:rPr>
            </w:pPr>
          </w:p>
        </w:tc>
      </w:tr>
      <w:tr w:rsidR="00BC32DD" w:rsidRPr="001A2552" w14:paraId="01F5DF85" w14:textId="77777777" w:rsidTr="00832AEF">
        <w:trPr>
          <w:jc w:val="center"/>
          <w:ins w:id="127" w:author="msi" w:date="2026-09-22T12:37:00Z" w16du:dateUtc="2026-09-22T16:37:00Z"/>
        </w:trPr>
        <w:tc>
          <w:tcPr>
            <w:tcW w:w="2745" w:type="dxa"/>
            <w:vAlign w:val="center"/>
          </w:tcPr>
          <w:p w14:paraId="108EA71B" w14:textId="77777777" w:rsidR="00BC32DD" w:rsidRPr="001A2552" w:rsidRDefault="00BC32DD" w:rsidP="00832AEF">
            <w:pPr>
              <w:pStyle w:val="DersBasliklar"/>
              <w:rPr>
                <w:ins w:id="128" w:author="msi" w:date="2026-09-22T12:37:00Z" w16du:dateUtc="2026-09-22T16:37:00Z"/>
                <w:szCs w:val="16"/>
              </w:rPr>
            </w:pPr>
            <w:ins w:id="129" w:author="msi" w:date="2026-09-22T12:37:00Z" w16du:dateUtc="2026-09-22T16:37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4BAD7A2B" w14:textId="77777777" w:rsidR="00B00DF3" w:rsidRPr="00B00DF3" w:rsidRDefault="00B00DF3" w:rsidP="00B00DF3">
            <w:pPr>
              <w:rPr>
                <w:ins w:id="130" w:author="msi" w:date="2026-09-22T12:37:00Z" w16du:dateUtc="2026-09-22T16:37:00Z"/>
                <w:sz w:val="16"/>
                <w:szCs w:val="16"/>
              </w:rPr>
            </w:pPr>
            <w:ins w:id="131" w:author="msi" w:date="2026-09-22T12:37:00Z" w16du:dateUtc="2026-09-22T16:37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5934A8C6" w14:textId="77777777" w:rsidR="00B00DF3" w:rsidRPr="00B00DF3" w:rsidRDefault="00B00DF3" w:rsidP="00B00DF3">
            <w:pPr>
              <w:rPr>
                <w:ins w:id="132" w:author="msi" w:date="2026-09-22T12:37:00Z" w16du:dateUtc="2026-09-22T16:37:00Z"/>
                <w:sz w:val="16"/>
                <w:szCs w:val="16"/>
              </w:rPr>
            </w:pPr>
            <w:ins w:id="133" w:author="msi" w:date="2026-09-22T12:37:00Z" w16du:dateUtc="2026-09-22T16:37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543B9603" w14:textId="77777777" w:rsidR="00B00DF3" w:rsidRPr="00B00DF3" w:rsidRDefault="00B00DF3" w:rsidP="00B00DF3">
            <w:pPr>
              <w:rPr>
                <w:ins w:id="134" w:author="msi" w:date="2026-09-22T12:37:00Z" w16du:dateUtc="2026-09-22T16:37:00Z"/>
                <w:sz w:val="16"/>
                <w:szCs w:val="16"/>
              </w:rPr>
            </w:pPr>
            <w:ins w:id="135" w:author="msi" w:date="2026-09-22T12:37:00Z" w16du:dateUtc="2026-09-22T16:37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0CF6C204" w14:textId="77777777" w:rsidR="00B00DF3" w:rsidRPr="00B00DF3" w:rsidRDefault="00B00DF3" w:rsidP="00B00DF3">
            <w:pPr>
              <w:pStyle w:val="BodyText2"/>
              <w:jc w:val="both"/>
              <w:rPr>
                <w:ins w:id="136" w:author="msi" w:date="2026-09-22T12:37:00Z" w16du:dateUtc="2026-09-22T16:37:00Z"/>
                <w:rFonts w:ascii="Verdana" w:hAnsi="Verdana"/>
                <w:sz w:val="16"/>
                <w:szCs w:val="16"/>
              </w:rPr>
            </w:pPr>
            <w:ins w:id="137" w:author="msi" w:date="2026-09-22T12:37:00Z" w16du:dateUtc="2026-09-22T16:37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717DCD85" w14:textId="77777777" w:rsidR="00B00DF3" w:rsidRPr="00B00DF3" w:rsidRDefault="00B00DF3" w:rsidP="00B00DF3">
            <w:pPr>
              <w:rPr>
                <w:ins w:id="138" w:author="msi" w:date="2026-09-22T12:37:00Z" w16du:dateUtc="2026-09-22T16:37:00Z"/>
                <w:sz w:val="16"/>
                <w:szCs w:val="16"/>
              </w:rPr>
            </w:pPr>
            <w:ins w:id="139" w:author="msi" w:date="2026-09-22T12:37:00Z" w16du:dateUtc="2026-09-22T16:37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02425EC2" w14:textId="77777777" w:rsidR="00B00DF3" w:rsidRPr="00B00DF3" w:rsidRDefault="00B00DF3" w:rsidP="00B00DF3">
            <w:pPr>
              <w:rPr>
                <w:ins w:id="140" w:author="msi" w:date="2026-09-22T12:37:00Z" w16du:dateUtc="2026-09-22T16:37:00Z"/>
                <w:sz w:val="16"/>
                <w:szCs w:val="16"/>
              </w:rPr>
            </w:pPr>
            <w:ins w:id="141" w:author="msi" w:date="2026-09-22T12:37:00Z" w16du:dateUtc="2026-09-22T16:37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4739DA1F" w14:textId="77777777" w:rsidR="00B00DF3" w:rsidRPr="00B00DF3" w:rsidRDefault="00B00DF3" w:rsidP="00B00DF3">
            <w:pPr>
              <w:rPr>
                <w:ins w:id="142" w:author="msi" w:date="2026-09-22T12:37:00Z" w16du:dateUtc="2026-09-22T16:37:00Z"/>
                <w:sz w:val="16"/>
                <w:szCs w:val="16"/>
              </w:rPr>
            </w:pPr>
            <w:ins w:id="143" w:author="msi" w:date="2026-09-22T12:37:00Z" w16du:dateUtc="2026-09-22T16:37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1171A019" w14:textId="77777777" w:rsidR="00B00DF3" w:rsidRPr="00B00DF3" w:rsidRDefault="00B00DF3" w:rsidP="00B00DF3">
            <w:pPr>
              <w:rPr>
                <w:ins w:id="144" w:author="msi" w:date="2026-09-22T12:37:00Z" w16du:dateUtc="2026-09-22T16:37:00Z"/>
                <w:sz w:val="16"/>
                <w:szCs w:val="16"/>
              </w:rPr>
            </w:pPr>
            <w:ins w:id="145" w:author="msi" w:date="2026-09-22T12:37:00Z" w16du:dateUtc="2026-09-22T16:37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4F17987A" w14:textId="77777777" w:rsidR="00B00DF3" w:rsidRPr="00B00DF3" w:rsidRDefault="00B00DF3" w:rsidP="00B00DF3">
            <w:pPr>
              <w:rPr>
                <w:ins w:id="146" w:author="msi" w:date="2026-09-22T12:37:00Z" w16du:dateUtc="2026-09-22T16:37:00Z"/>
                <w:sz w:val="16"/>
                <w:szCs w:val="16"/>
              </w:rPr>
            </w:pPr>
            <w:ins w:id="147" w:author="msi" w:date="2026-09-22T12:37:00Z" w16du:dateUtc="2026-09-22T16:37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57415F67" w14:textId="77777777" w:rsidR="00BC32DD" w:rsidRPr="00B00DF3" w:rsidRDefault="00BC32DD" w:rsidP="00832AEF">
            <w:pPr>
              <w:pStyle w:val="Kaynakca"/>
              <w:rPr>
                <w:ins w:id="148" w:author="msi" w:date="2026-09-22T12:37:00Z" w16du:dateUtc="2026-09-22T16:37:00Z"/>
                <w:szCs w:val="16"/>
                <w:lang w:val="tr-TR"/>
              </w:rPr>
            </w:pPr>
          </w:p>
        </w:tc>
      </w:tr>
      <w:tr w:rsidR="00BC32DD" w:rsidRPr="001A2552" w14:paraId="2CC78A23" w14:textId="77777777" w:rsidTr="00832AEF">
        <w:trPr>
          <w:jc w:val="center"/>
          <w:ins w:id="149" w:author="msi" w:date="2026-09-22T12:37:00Z" w16du:dateUtc="2026-09-22T16:37:00Z"/>
        </w:trPr>
        <w:tc>
          <w:tcPr>
            <w:tcW w:w="2745" w:type="dxa"/>
            <w:vAlign w:val="center"/>
          </w:tcPr>
          <w:p w14:paraId="20210B2D" w14:textId="77777777" w:rsidR="00BC32DD" w:rsidRPr="001A2552" w:rsidRDefault="00BC32DD" w:rsidP="00832AEF">
            <w:pPr>
              <w:pStyle w:val="DersBasliklar"/>
              <w:rPr>
                <w:ins w:id="150" w:author="msi" w:date="2026-09-22T12:37:00Z" w16du:dateUtc="2026-09-22T16:37:00Z"/>
                <w:szCs w:val="16"/>
              </w:rPr>
            </w:pPr>
            <w:ins w:id="151" w:author="msi" w:date="2026-09-22T12:37:00Z" w16du:dateUtc="2026-09-22T16:37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2EB69038" w14:textId="77777777" w:rsidR="00BC32DD" w:rsidRPr="001A2552" w:rsidRDefault="00B00DF3" w:rsidP="00832AEF">
            <w:pPr>
              <w:pStyle w:val="DersBilgileri"/>
              <w:rPr>
                <w:ins w:id="152" w:author="msi" w:date="2026-09-22T12:37:00Z" w16du:dateUtc="2026-09-22T16:37:00Z"/>
                <w:szCs w:val="16"/>
              </w:rPr>
            </w:pPr>
            <w:ins w:id="153" w:author="msi" w:date="2026-09-22T12:37:00Z" w16du:dateUtc="2026-09-22T16:37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09E3ABB7" w14:textId="77777777" w:rsidTr="00832AEF">
        <w:trPr>
          <w:jc w:val="center"/>
          <w:ins w:id="154" w:author="msi" w:date="2026-09-22T12:37:00Z" w16du:dateUtc="2026-09-22T16:37:00Z"/>
        </w:trPr>
        <w:tc>
          <w:tcPr>
            <w:tcW w:w="2745" w:type="dxa"/>
            <w:vAlign w:val="center"/>
          </w:tcPr>
          <w:p w14:paraId="64A379FE" w14:textId="77777777" w:rsidR="00BC32DD" w:rsidRPr="001A2552" w:rsidRDefault="00BC32DD" w:rsidP="00832AEF">
            <w:pPr>
              <w:pStyle w:val="DersBasliklar"/>
              <w:rPr>
                <w:ins w:id="155" w:author="msi" w:date="2026-09-22T12:37:00Z" w16du:dateUtc="2026-09-22T16:37:00Z"/>
                <w:szCs w:val="16"/>
              </w:rPr>
            </w:pPr>
            <w:ins w:id="156" w:author="msi" w:date="2026-09-22T12:37:00Z" w16du:dateUtc="2026-09-22T16:37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6E8BF284" w14:textId="77777777" w:rsidR="00BC32DD" w:rsidRPr="001A2552" w:rsidRDefault="00BC32DD" w:rsidP="00832AEF">
            <w:pPr>
              <w:pStyle w:val="DersBilgileri"/>
              <w:rPr>
                <w:ins w:id="157" w:author="msi" w:date="2026-09-22T12:37:00Z" w16du:dateUtc="2026-09-22T16:37:00Z"/>
                <w:szCs w:val="16"/>
              </w:rPr>
            </w:pPr>
          </w:p>
        </w:tc>
      </w:tr>
      <w:tr w:rsidR="00BC32DD" w:rsidRPr="001A2552" w14:paraId="5F9631F0" w14:textId="77777777" w:rsidTr="00832AEF">
        <w:trPr>
          <w:jc w:val="center"/>
          <w:ins w:id="158" w:author="msi" w:date="2026-09-22T12:37:00Z" w16du:dateUtc="2026-09-22T16:37:00Z"/>
        </w:trPr>
        <w:tc>
          <w:tcPr>
            <w:tcW w:w="2745" w:type="dxa"/>
            <w:vAlign w:val="center"/>
          </w:tcPr>
          <w:p w14:paraId="7CD18C7F" w14:textId="77777777" w:rsidR="00BC32DD" w:rsidRPr="001A2552" w:rsidRDefault="00BC32DD" w:rsidP="00832AEF">
            <w:pPr>
              <w:pStyle w:val="DersBasliklar"/>
              <w:rPr>
                <w:ins w:id="159" w:author="msi" w:date="2026-09-22T12:37:00Z" w16du:dateUtc="2026-09-22T16:37:00Z"/>
                <w:szCs w:val="16"/>
              </w:rPr>
            </w:pPr>
            <w:ins w:id="160" w:author="msi" w:date="2026-09-22T12:37:00Z" w16du:dateUtc="2026-09-22T16:37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0E07E2D8" w14:textId="77777777" w:rsidR="00BC32DD" w:rsidRPr="001A2552" w:rsidRDefault="00BC32DD" w:rsidP="00832AEF">
            <w:pPr>
              <w:pStyle w:val="DersBilgileri"/>
              <w:rPr>
                <w:ins w:id="161" w:author="msi" w:date="2026-09-22T12:37:00Z" w16du:dateUtc="2026-09-22T16:37:00Z"/>
                <w:szCs w:val="16"/>
              </w:rPr>
            </w:pPr>
          </w:p>
        </w:tc>
      </w:tr>
    </w:tbl>
    <w:p w14:paraId="2915DD44" w14:textId="77777777" w:rsidR="00BE7473" w:rsidRPr="001A2552" w:rsidRDefault="00BE7473" w:rsidP="00035935">
      <w:pPr>
        <w:rPr>
          <w:sz w:val="16"/>
          <w:rPrChange w:id="162" w:author="msi" w:date="2026-09-22T12:37:00Z" w16du:dateUtc="2026-09-22T16:37:00Z">
            <w:rPr/>
          </w:rPrChange>
        </w:rPr>
      </w:pPr>
    </w:p>
    <w:p w14:paraId="4C83C94F" w14:textId="77777777" w:rsidR="00BC32DD" w:rsidRPr="001A2552" w:rsidRDefault="00BC32DD" w:rsidP="00BC32DD">
      <w:pPr>
        <w:rPr>
          <w:ins w:id="163" w:author="msi" w:date="2026-09-22T12:37:00Z" w16du:dateUtc="2026-09-22T16:37:00Z"/>
          <w:sz w:val="16"/>
          <w:szCs w:val="16"/>
        </w:rPr>
      </w:pPr>
    </w:p>
    <w:p w14:paraId="76CEA859" w14:textId="77777777" w:rsidR="00BC32DD" w:rsidRPr="001A2552" w:rsidRDefault="00BC32DD" w:rsidP="00BC32DD">
      <w:pPr>
        <w:rPr>
          <w:ins w:id="164" w:author="msi" w:date="2026-09-22T12:37:00Z" w16du:dateUtc="2026-09-22T16:37:00Z"/>
          <w:sz w:val="16"/>
          <w:szCs w:val="16"/>
        </w:rPr>
      </w:pPr>
    </w:p>
    <w:p w14:paraId="711D5790" w14:textId="77777777" w:rsidR="00BC32DD" w:rsidRDefault="00BC32DD" w:rsidP="00BC32DD">
      <w:pPr>
        <w:rPr>
          <w:ins w:id="165" w:author="msi" w:date="2026-09-22T12:37:00Z" w16du:dateUtc="2026-09-22T16:37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E368F8" w:rsidRPr="00E368F8" w14:paraId="1A1198F7" w14:textId="77777777" w:rsidTr="00E368F8">
        <w:trPr>
          <w:trHeight w:val="270"/>
          <w:del w:id="166" w:author="msi" w:date="2026-09-22T12:37:00Z" w16du:dateUtc="2026-09-22T16:37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65185" w14:textId="77777777" w:rsidR="00E368F8" w:rsidRPr="00E368F8" w:rsidRDefault="00E368F8" w:rsidP="00E368F8">
            <w:pPr>
              <w:jc w:val="left"/>
              <w:rPr>
                <w:del w:id="167" w:author="msi" w:date="2026-09-22T12:37:00Z" w16du:dateUtc="2026-09-22T16:37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168" w:author="msi" w:date="2026-09-22T12:37:00Z" w16du:dateUtc="2026-09-22T16:37:00Z">
              <w:r w:rsidRPr="00E368F8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NY 10AM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230A9" w14:textId="77777777" w:rsidR="00E368F8" w:rsidRPr="00E368F8" w:rsidRDefault="00E368F8" w:rsidP="00E368F8">
            <w:pPr>
              <w:jc w:val="left"/>
              <w:rPr>
                <w:del w:id="169" w:author="msi" w:date="2026-09-22T12:37:00Z" w16du:dateUtc="2026-09-22T16:37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E368F8" w:rsidRPr="00E368F8" w14:paraId="3CD4B937" w14:textId="77777777" w:rsidTr="00E368F8">
        <w:trPr>
          <w:trHeight w:val="315"/>
          <w:del w:id="170" w:author="msi" w:date="2026-09-22T12:37:00Z" w16du:dateUtc="2026-09-22T16:37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3025FFD7" w14:textId="77777777" w:rsidR="00E368F8" w:rsidRPr="00E368F8" w:rsidRDefault="00E368F8" w:rsidP="00E368F8">
            <w:pPr>
              <w:jc w:val="center"/>
              <w:rPr>
                <w:del w:id="171" w:author="msi" w:date="2026-09-22T12:37:00Z" w16du:dateUtc="2026-09-22T16:37:00Z"/>
                <w:rFonts w:ascii="Arial" w:hAnsi="Arial" w:cs="Arial"/>
                <w:b/>
                <w:bCs/>
                <w:sz w:val="24"/>
                <w:lang w:val="en-ZA" w:eastAsia="en-ZA"/>
              </w:rPr>
            </w:pPr>
            <w:del w:id="172" w:author="msi" w:date="2026-09-22T12:37:00Z" w16du:dateUtc="2026-09-22T16:37:00Z">
              <w:r w:rsidRPr="00E368F8">
                <w:rPr>
                  <w:rFonts w:ascii="Arial" w:hAnsi="Arial" w:cs="Arial"/>
                  <w:b/>
                  <w:bCs/>
                  <w:sz w:val="24"/>
                  <w:lang w:val="en-ZA" w:eastAsia="en-ZA"/>
                </w:rPr>
                <w:delText>Close out Rates Crossed</w:delText>
              </w:r>
            </w:del>
          </w:p>
        </w:tc>
      </w:tr>
      <w:tr w:rsidR="00E368F8" w:rsidRPr="00E368F8" w14:paraId="6B25AFE2" w14:textId="77777777" w:rsidTr="00E368F8">
        <w:trPr>
          <w:trHeight w:val="330"/>
          <w:del w:id="173" w:author="msi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7D25237" w14:textId="77777777" w:rsidR="00E368F8" w:rsidRPr="00E368F8" w:rsidRDefault="00E368F8" w:rsidP="00E368F8">
            <w:pPr>
              <w:jc w:val="left"/>
              <w:rPr>
                <w:del w:id="174" w:author="msi" w:date="2026-09-22T12:37:00Z" w16du:dateUtc="2026-09-22T16:37:00Z"/>
                <w:rFonts w:ascii="Arial" w:hAnsi="Arial" w:cs="Arial"/>
                <w:b/>
                <w:bCs/>
                <w:sz w:val="24"/>
                <w:lang w:val="en-ZA" w:eastAsia="en-ZA"/>
              </w:rPr>
            </w:pPr>
            <w:del w:id="175" w:author="msi" w:date="2026-09-22T12:37:00Z" w16du:dateUtc="2026-09-22T16:37:00Z">
              <w:r w:rsidRPr="00E368F8">
                <w:rPr>
                  <w:rFonts w:ascii="Arial" w:hAnsi="Arial" w:cs="Arial"/>
                  <w:b/>
                  <w:bCs/>
                  <w:sz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AA8DCA6" w14:textId="77777777" w:rsidR="00E368F8" w:rsidRPr="00E368F8" w:rsidRDefault="00E368F8" w:rsidP="00E368F8">
            <w:pPr>
              <w:jc w:val="center"/>
              <w:rPr>
                <w:del w:id="176" w:author="msi" w:date="2026-09-22T12:37:00Z" w16du:dateUtc="2026-09-22T16:37:00Z"/>
                <w:rFonts w:ascii="Arial" w:hAnsi="Arial" w:cs="Arial"/>
                <w:b/>
                <w:bCs/>
                <w:sz w:val="24"/>
                <w:lang w:val="en-ZA" w:eastAsia="en-ZA"/>
              </w:rPr>
            </w:pPr>
            <w:del w:id="177" w:author="msi" w:date="2026-09-22T12:37:00Z" w16du:dateUtc="2026-09-22T16:37:00Z">
              <w:r w:rsidRPr="00E368F8">
                <w:rPr>
                  <w:rFonts w:ascii="Arial" w:hAnsi="Arial" w:cs="Arial"/>
                  <w:b/>
                  <w:bCs/>
                  <w:sz w:val="24"/>
                  <w:lang w:val="en-ZA" w:eastAsia="en-ZA"/>
                </w:rPr>
                <w:delText>Rate</w:delText>
              </w:r>
            </w:del>
          </w:p>
        </w:tc>
      </w:tr>
      <w:tr w:rsidR="00E368F8" w:rsidRPr="00E368F8" w14:paraId="30F61CAF" w14:textId="77777777" w:rsidTr="00E368F8">
        <w:trPr>
          <w:trHeight w:val="315"/>
          <w:del w:id="178" w:author="msi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FD95A4E" w14:textId="77777777" w:rsidR="00E368F8" w:rsidRPr="00E368F8" w:rsidRDefault="00E368F8" w:rsidP="00E368F8">
            <w:pPr>
              <w:jc w:val="left"/>
              <w:rPr>
                <w:del w:id="179" w:author="msi" w:date="2026-09-22T12:37:00Z" w16du:dateUtc="2026-09-22T16:37:00Z"/>
                <w:rFonts w:ascii="Arial" w:hAnsi="Arial" w:cs="Arial"/>
                <w:sz w:val="24"/>
                <w:lang w:val="en-ZA" w:eastAsia="en-ZA"/>
              </w:rPr>
            </w:pPr>
            <w:del w:id="180" w:author="msi" w:date="2026-09-22T12:37:00Z" w16du:dateUtc="2026-09-22T16:37:00Z">
              <w:r w:rsidRPr="00E368F8">
                <w:rPr>
                  <w:rFonts w:ascii="Arial" w:hAnsi="Arial" w:cs="Arial"/>
                  <w:sz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706A16B5" w14:textId="77777777" w:rsidR="00E368F8" w:rsidRPr="00E368F8" w:rsidRDefault="00E368F8" w:rsidP="00E368F8">
            <w:pPr>
              <w:jc w:val="right"/>
              <w:rPr>
                <w:del w:id="181" w:author="msi" w:date="2026-09-22T12:37:00Z" w16du:dateUtc="2026-09-22T16:37:00Z"/>
                <w:rFonts w:ascii="Arial" w:hAnsi="Arial" w:cs="Arial"/>
                <w:sz w:val="24"/>
                <w:lang w:val="en-ZA" w:eastAsia="en-ZA"/>
              </w:rPr>
            </w:pPr>
            <w:del w:id="182" w:author="msi" w:date="2026-09-22T12:37:00Z" w16du:dateUtc="2026-09-22T16:37:00Z">
              <w:r w:rsidRPr="00E368F8">
                <w:rPr>
                  <w:rFonts w:ascii="Arial" w:hAnsi="Arial" w:cs="Arial"/>
                  <w:sz w:val="24"/>
                  <w:lang w:val="en-ZA" w:eastAsia="en-ZA"/>
                </w:rPr>
                <w:delText>14.3885</w:delText>
              </w:r>
            </w:del>
          </w:p>
        </w:tc>
      </w:tr>
      <w:tr w:rsidR="00E368F8" w:rsidRPr="00E368F8" w14:paraId="0740E5F1" w14:textId="77777777" w:rsidTr="00E368F8">
        <w:trPr>
          <w:trHeight w:val="315"/>
          <w:del w:id="183" w:author="msi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CB733DF" w14:textId="77777777" w:rsidR="00E368F8" w:rsidRPr="00E368F8" w:rsidRDefault="00E368F8" w:rsidP="00E368F8">
            <w:pPr>
              <w:jc w:val="left"/>
              <w:rPr>
                <w:del w:id="184" w:author="msi" w:date="2026-09-22T12:37:00Z" w16du:dateUtc="2026-09-22T16:37:00Z"/>
                <w:rFonts w:ascii="Arial" w:hAnsi="Arial" w:cs="Arial"/>
                <w:sz w:val="24"/>
                <w:lang w:val="en-ZA" w:eastAsia="en-ZA"/>
              </w:rPr>
            </w:pPr>
            <w:del w:id="185" w:author="msi" w:date="2026-09-22T12:37:00Z" w16du:dateUtc="2026-09-22T16:37:00Z">
              <w:r w:rsidRPr="00E368F8">
                <w:rPr>
                  <w:rFonts w:ascii="Arial" w:hAnsi="Arial" w:cs="Arial"/>
                  <w:sz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B4DEB18" w14:textId="77777777" w:rsidR="00E368F8" w:rsidRPr="00E368F8" w:rsidRDefault="00E368F8" w:rsidP="00E368F8">
            <w:pPr>
              <w:jc w:val="right"/>
              <w:rPr>
                <w:del w:id="186" w:author="msi" w:date="2026-09-22T12:37:00Z" w16du:dateUtc="2026-09-22T16:37:00Z"/>
                <w:rFonts w:ascii="Arial" w:hAnsi="Arial" w:cs="Arial"/>
                <w:sz w:val="24"/>
                <w:lang w:val="en-ZA" w:eastAsia="en-ZA"/>
              </w:rPr>
            </w:pPr>
            <w:del w:id="187" w:author="msi" w:date="2026-09-22T12:37:00Z" w16du:dateUtc="2026-09-22T16:37:00Z">
              <w:r w:rsidRPr="00E368F8">
                <w:rPr>
                  <w:rFonts w:ascii="Arial" w:hAnsi="Arial" w:cs="Arial"/>
                  <w:sz w:val="24"/>
                  <w:lang w:val="en-ZA" w:eastAsia="en-ZA"/>
                </w:rPr>
                <w:delText>18.5057</w:delText>
              </w:r>
            </w:del>
          </w:p>
        </w:tc>
      </w:tr>
      <w:tr w:rsidR="00E368F8" w:rsidRPr="00E368F8" w14:paraId="0C1B428D" w14:textId="77777777" w:rsidTr="00E368F8">
        <w:trPr>
          <w:trHeight w:val="300"/>
          <w:del w:id="188" w:author="msi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FC20971" w14:textId="77777777" w:rsidR="00E368F8" w:rsidRPr="00E368F8" w:rsidRDefault="00E368F8" w:rsidP="00E368F8">
            <w:pPr>
              <w:jc w:val="left"/>
              <w:rPr>
                <w:del w:id="189" w:author="msi" w:date="2026-09-22T12:37:00Z" w16du:dateUtc="2026-09-22T16:37:00Z"/>
                <w:rFonts w:ascii="Arial" w:hAnsi="Arial" w:cs="Arial"/>
                <w:sz w:val="24"/>
                <w:lang w:val="en-ZA" w:eastAsia="en-ZA"/>
              </w:rPr>
            </w:pPr>
            <w:del w:id="190" w:author="msi" w:date="2026-09-22T12:37:00Z" w16du:dateUtc="2026-09-22T16:37:00Z">
              <w:r w:rsidRPr="00E368F8">
                <w:rPr>
                  <w:rFonts w:ascii="Arial" w:hAnsi="Arial" w:cs="Arial"/>
                  <w:sz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1F12B6A" w14:textId="77777777" w:rsidR="00E368F8" w:rsidRPr="00E368F8" w:rsidRDefault="00E368F8" w:rsidP="00E368F8">
            <w:pPr>
              <w:jc w:val="right"/>
              <w:rPr>
                <w:del w:id="191" w:author="msi" w:date="2026-09-22T12:37:00Z" w16du:dateUtc="2026-09-22T16:37:00Z"/>
                <w:rFonts w:ascii="Arial" w:hAnsi="Arial" w:cs="Arial"/>
                <w:sz w:val="24"/>
                <w:lang w:val="en-ZA" w:eastAsia="en-ZA"/>
              </w:rPr>
            </w:pPr>
            <w:del w:id="192" w:author="msi" w:date="2026-09-22T12:37:00Z" w16du:dateUtc="2026-09-22T16:37:00Z">
              <w:r w:rsidRPr="00E368F8">
                <w:rPr>
                  <w:rFonts w:ascii="Arial" w:hAnsi="Arial" w:cs="Arial"/>
                  <w:sz w:val="24"/>
                  <w:lang w:val="en-ZA" w:eastAsia="en-ZA"/>
                </w:rPr>
                <w:delText>16.5746</w:delText>
              </w:r>
            </w:del>
          </w:p>
        </w:tc>
      </w:tr>
    </w:tbl>
    <w:p w14:paraId="0CD4C1D0" w14:textId="77777777" w:rsidR="00E368F8" w:rsidRPr="00035935" w:rsidRDefault="00E368F8" w:rsidP="00035935"/>
    <w:sectPr w:rsidR="00E368F8" w:rsidRPr="00035935">
      <w:pgSz w:w="11906" w:h="16838" w:code="0"/>
      <w:pgMar w:top="1417" w:right="1417" w:bottom="1417" w:left="1417" w:header="708" w:footer="708" w:gutter="0"/>
      <w:cols w:space="708"/>
      <w:titlePg w:val="0"/>
      <w:docGrid w:linePitch="360"/>
      <w:sectPrChange w:id="193" w:author="msi" w:date="2026-09-22T12:37:00Z" w16du:dateUtc="2026-09-22T16:37:00Z">
        <w:sectPr w:rsidR="00E368F8" w:rsidRPr="00035935">
          <w:pgSz w:w="12240" w:h="15840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4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6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7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8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9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10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11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15707353">
    <w:abstractNumId w:val="11"/>
  </w:num>
  <w:num w:numId="2" w16cid:durableId="1073311045">
    <w:abstractNumId w:val="2"/>
  </w:num>
  <w:num w:numId="3" w16cid:durableId="702562565">
    <w:abstractNumId w:val="12"/>
  </w:num>
  <w:num w:numId="4" w16cid:durableId="1299916107">
    <w:abstractNumId w:val="3"/>
  </w:num>
  <w:num w:numId="5" w16cid:durableId="564995957">
    <w:abstractNumId w:val="0"/>
  </w:num>
  <w:num w:numId="6" w16cid:durableId="988901282">
    <w:abstractNumId w:val="9"/>
  </w:num>
  <w:num w:numId="7" w16cid:durableId="1341736900">
    <w:abstractNumId w:val="7"/>
  </w:num>
  <w:num w:numId="8" w16cid:durableId="1753694360">
    <w:abstractNumId w:val="6"/>
  </w:num>
  <w:num w:numId="9" w16cid:durableId="1498185425">
    <w:abstractNumId w:val="8"/>
  </w:num>
  <w:num w:numId="10" w16cid:durableId="1034236471">
    <w:abstractNumId w:val="5"/>
  </w:num>
  <w:num w:numId="11" w16cid:durableId="1274900630">
    <w:abstractNumId w:val="1"/>
  </w:num>
  <w:num w:numId="12" w16cid:durableId="1279876691">
    <w:abstractNumId w:val="4"/>
  </w:num>
  <w:num w:numId="13" w16cid:durableId="45447308">
    <w:abstractNumId w:val="15"/>
  </w:num>
  <w:num w:numId="14" w16cid:durableId="1877112845">
    <w:abstractNumId w:val="13"/>
  </w:num>
  <w:num w:numId="15" w16cid:durableId="1721132426">
    <w:abstractNumId w:val="14"/>
  </w:num>
  <w:num w:numId="16" w16cid:durableId="237176698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7AC6"/>
    <w:rsid w:val="00025128"/>
    <w:rsid w:val="00035935"/>
    <w:rsid w:val="000A48ED"/>
    <w:rsid w:val="00220021"/>
    <w:rsid w:val="002961E0"/>
    <w:rsid w:val="00334276"/>
    <w:rsid w:val="00597AC6"/>
    <w:rsid w:val="005E6702"/>
    <w:rsid w:val="00675A55"/>
    <w:rsid w:val="00685853"/>
    <w:rsid w:val="0069464C"/>
    <w:rsid w:val="00775E6E"/>
    <w:rsid w:val="007E1A9E"/>
    <w:rsid w:val="00832BE3"/>
    <w:rsid w:val="00875E83"/>
    <w:rsid w:val="008A1AC8"/>
    <w:rsid w:val="009C4692"/>
    <w:rsid w:val="009D5F97"/>
    <w:rsid w:val="00AB3092"/>
    <w:rsid w:val="00B00DF3"/>
    <w:rsid w:val="00B90493"/>
    <w:rsid w:val="00BC32DD"/>
    <w:rsid w:val="00BE7473"/>
    <w:rsid w:val="00C8566A"/>
    <w:rsid w:val="00CC0B85"/>
    <w:rsid w:val="00D54B08"/>
    <w:rsid w:val="00E368F8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37:00Z">
        <w:pPr>
          <w:jc w:val="both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37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E368F8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E368F8"/>
    <w:pPr>
      <w:keepNext/>
      <w:spacing w:before="240" w:after="60"/>
      <w:outlineLvl w:val="1"/>
    </w:pPr>
    <w:rPr>
      <w:rFonts w:cs="Arial"/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E368F8"/>
    <w:pPr>
      <w:keepNext/>
      <w:spacing w:before="240" w:after="60"/>
      <w:outlineLvl w:val="2"/>
    </w:pPr>
    <w:rPr>
      <w:rFonts w:cs="Arial"/>
      <w:b/>
      <w:bCs/>
      <w:i/>
      <w:szCs w:val="26"/>
    </w:rPr>
  </w:style>
  <w:style w:type="paragraph" w:styleId="Heading7">
    <w:name w:val="heading 7"/>
    <w:basedOn w:val="Normal"/>
    <w:next w:val="Normal"/>
    <w:link w:val="Heading7Char"/>
    <w:qFormat/>
    <w:rsid w:val="009C4692"/>
    <w:pPr>
      <w:keepNext/>
      <w:spacing w:before="120" w:after="120" w:line="360" w:lineRule="auto"/>
      <w:jc w:val="left"/>
      <w:outlineLvl w:val="6"/>
    </w:pPr>
    <w:rPr>
      <w:rFonts w:ascii="Times New Roman" w:hAnsi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E368F8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597AC6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597AC6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E368F8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E368F8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E368F8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E368F8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597AC6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E368F8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597AC6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rsid w:val="00E368F8"/>
    <w:rPr>
      <w:color w:val="0000FF"/>
      <w:u w:val="single"/>
    </w:rPr>
  </w:style>
  <w:style w:type="character" w:customStyle="1" w:styleId="Heading7Char">
    <w:name w:val="Heading 7 Char"/>
    <w:basedOn w:val="DefaultParagraphFont"/>
    <w:link w:val="Heading7"/>
    <w:rsid w:val="009C4692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1" w:author="msi" w:date="2026-09-22T12:37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1" w:author="msi" w:date="2026-09-22T12:37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2" w:author="msi" w:date="2026-09-22T12:37:00Z">
        <w:pPr>
          <w:spacing w:before="80" w:after="80"/>
          <w:ind w:left="144" w:right="144"/>
          <w:jc w:val="both"/>
        </w:pPr>
      </w:pPrChange>
    </w:pPr>
    <w:rPr>
      <w:sz w:val="16"/>
      <w:rPrChange w:id="2" w:author="msi" w:date="2026-09-22T12:37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3" w:author="msi" w:date="2026-09-22T12:37:00Z">
        <w:pPr>
          <w:keepNext/>
          <w:spacing w:before="240" w:after="120"/>
        </w:pPr>
      </w:pPrChange>
    </w:pPr>
    <w:rPr>
      <w:b/>
      <w:rPrChange w:id="3" w:author="msi" w:date="2026-09-22T12:37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4" w:author="msi" w:date="2026-09-22T12:37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4" w:author="msi" w:date="2026-09-22T12:37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9C4692"/>
    <w:pPr>
      <w:jc w:val="left"/>
    </w:pPr>
    <w:rPr>
      <w:rFonts w:ascii="Times New Roman" w:hAnsi="Times New Roman"/>
      <w:sz w:val="22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9C4692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5" w:author="msi" w:date="2026-09-22T12:37:00Z">
        <w:pPr>
          <w:ind w:left="720"/>
          <w:contextualSpacing/>
          <w:jc w:val="both"/>
        </w:pPr>
      </w:pPrChange>
    </w:pPr>
    <w:rPr>
      <w:rPrChange w:id="5" w:author="msi" w:date="2026-09-22T12:37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69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1</TotalTime>
  <Pages>2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2018-08-21T09:01:00Z</dcterms:created>
  <dcterms:modified xsi:type="dcterms:W3CDTF">2026-09-22T16:37:00Z</dcterms:modified>
</cp:coreProperties>
</file>