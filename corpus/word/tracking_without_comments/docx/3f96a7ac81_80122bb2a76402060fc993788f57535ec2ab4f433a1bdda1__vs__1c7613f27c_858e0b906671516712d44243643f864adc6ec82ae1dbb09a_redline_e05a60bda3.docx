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725C6E" w14:textId="7227085C" w:rsidR="6BEB4C8B" w:rsidRDefault="6BEB4C8B" w:rsidP="69CB7BB1">
      <w:pPr>
        <w:jc w:val="center"/>
        <w:rPr>
          <w:ins w:id="0" w:author="Tia Doherty" w:date="2026-09-25T20:00:00Z" w16du:dateUtc="2026-09-26T00:00:00Z"/>
          <w:sz w:val="20"/>
          <w:szCs w:val="20"/>
        </w:rPr>
      </w:pPr>
      <w:ins w:id="1" w:author="Tia Doherty" w:date="2026-09-25T20:00:00Z" w16du:dateUtc="2026-09-26T00:00:00Z">
        <w:r w:rsidRPr="69CB7BB1">
          <w:rPr>
            <w:b/>
            <w:bCs/>
            <w:sz w:val="32"/>
            <w:szCs w:val="32"/>
            <w:u w:val="single"/>
          </w:rPr>
          <w:t>Home Learning Activities</w:t>
        </w:r>
        <w:r w:rsidRPr="69CB7BB1">
          <w:t xml:space="preserve"> </w:t>
        </w:r>
      </w:ins>
    </w:p>
    <w:p w14:paraId="528C80E6" w14:textId="7F911E20" w:rsidR="00025C5F" w:rsidRDefault="00025C5F" w:rsidP="69CB7BB1">
      <w:pPr>
        <w:rPr>
          <w:ins w:id="2" w:author="Tia Doherty" w:date="2026-09-25T20:00:00Z" w16du:dateUtc="2026-09-26T00:00:00Z"/>
          <w:sz w:val="24"/>
          <w:szCs w:val="24"/>
        </w:rPr>
      </w:pPr>
      <w:ins w:id="3" w:author="Tia Doherty" w:date="2026-09-25T20:00:00Z" w16du:dateUtc="2026-09-26T00:00:00Z">
        <w:r w:rsidRPr="69CB7BB1">
          <w:rPr>
            <w:sz w:val="28"/>
            <w:szCs w:val="28"/>
          </w:rPr>
          <w:t>Week two</w:t>
        </w:r>
        <w:r w:rsidR="5786ABFB" w:rsidRPr="69CB7BB1">
          <w:rPr>
            <w:sz w:val="28"/>
            <w:szCs w:val="28"/>
          </w:rPr>
          <w:t xml:space="preserve">- </w:t>
        </w:r>
        <w:r w:rsidRPr="69CB7BB1">
          <w:rPr>
            <w:sz w:val="28"/>
            <w:szCs w:val="28"/>
          </w:rPr>
          <w:t>Week beginning: 30</w:t>
        </w:r>
        <w:r w:rsidRPr="69CB7BB1">
          <w:rPr>
            <w:sz w:val="28"/>
            <w:szCs w:val="28"/>
            <w:vertAlign w:val="superscript"/>
          </w:rPr>
          <w:t>th</w:t>
        </w:r>
        <w:r w:rsidRPr="69CB7BB1">
          <w:rPr>
            <w:sz w:val="28"/>
            <w:szCs w:val="28"/>
          </w:rPr>
          <w:t xml:space="preserve"> March 2020</w:t>
        </w:r>
      </w:ins>
    </w:p>
    <w:tbl>
      <w:tblPr>
        <w:tblStyle w:val="TableGrid"/>
        <w:tblW w:w="10857" w:type="dxa"/>
        <w:tblInd w:w="-709" w:type="dxa"/>
        <w:tblLayout w:type="fixed"/>
        <w:tblLook w:val="04A0" w:firstRow="1" w:lastRow="0" w:firstColumn="1" w:lastColumn="0" w:noHBand="0" w:noVBand="1"/>
      </w:tblPr>
      <w:tblGrid>
        <w:gridCol w:w="2550"/>
        <w:gridCol w:w="4511"/>
        <w:gridCol w:w="3796"/>
      </w:tblGrid>
      <w:tr w:rsidR="00025C5F" w:rsidRPr="002B53CB" w14:paraId="7D2E02E5" w14:textId="77777777" w:rsidTr="69CB7BB1">
        <w:trPr>
          <w:trHeight w:val="518"/>
          <w:ins w:id="4" w:author="Tia Doherty" w:date="2026-09-25T20:00:00Z" w16du:dateUtc="2026-09-26T00:00:00Z"/>
        </w:trPr>
        <w:tc>
          <w:tcPr>
            <w:tcW w:w="2550" w:type="dxa"/>
          </w:tcPr>
          <w:p w14:paraId="7FD2AE12" w14:textId="77777777" w:rsidR="00025C5F" w:rsidRPr="002B53CB" w:rsidRDefault="00025C5F" w:rsidP="008F200C">
            <w:pPr>
              <w:jc w:val="center"/>
              <w:rPr>
                <w:ins w:id="5" w:author="Tia Doherty" w:date="2026-09-25T20:00:00Z" w16du:dateUtc="2026-09-26T00:00:00Z"/>
                <w:b/>
                <w:sz w:val="40"/>
              </w:rPr>
            </w:pPr>
            <w:ins w:id="6" w:author="Tia Doherty" w:date="2026-09-25T20:00:00Z" w16du:dateUtc="2026-09-26T00:00:00Z">
              <w:r w:rsidRPr="002B53CB">
                <w:rPr>
                  <w:b/>
                  <w:sz w:val="40"/>
                </w:rPr>
                <w:t>Literacy</w:t>
              </w:r>
            </w:ins>
          </w:p>
        </w:tc>
        <w:tc>
          <w:tcPr>
            <w:tcW w:w="4511" w:type="dxa"/>
          </w:tcPr>
          <w:p w14:paraId="727B1198" w14:textId="77777777" w:rsidR="00025C5F" w:rsidRPr="002B53CB" w:rsidRDefault="00025C5F" w:rsidP="008F200C">
            <w:pPr>
              <w:jc w:val="center"/>
              <w:rPr>
                <w:ins w:id="7" w:author="Tia Doherty" w:date="2026-09-25T20:00:00Z" w16du:dateUtc="2026-09-26T00:00:00Z"/>
                <w:b/>
                <w:sz w:val="40"/>
              </w:rPr>
            </w:pPr>
            <w:ins w:id="8" w:author="Tia Doherty" w:date="2026-09-25T20:00:00Z" w16du:dateUtc="2026-09-26T00:00:00Z">
              <w:r w:rsidRPr="002B53CB">
                <w:rPr>
                  <w:b/>
                  <w:sz w:val="40"/>
                </w:rPr>
                <w:t>Numeracy</w:t>
              </w:r>
            </w:ins>
          </w:p>
        </w:tc>
        <w:tc>
          <w:tcPr>
            <w:tcW w:w="3796" w:type="dxa"/>
          </w:tcPr>
          <w:p w14:paraId="16734F49" w14:textId="77777777" w:rsidR="00025C5F" w:rsidRPr="002B53CB" w:rsidRDefault="00025C5F" w:rsidP="008F200C">
            <w:pPr>
              <w:jc w:val="center"/>
              <w:rPr>
                <w:ins w:id="9" w:author="Tia Doherty" w:date="2026-09-25T20:00:00Z" w16du:dateUtc="2026-09-26T00:00:00Z"/>
                <w:b/>
                <w:sz w:val="40"/>
              </w:rPr>
            </w:pPr>
            <w:ins w:id="10" w:author="Tia Doherty" w:date="2026-09-25T20:00:00Z" w16du:dateUtc="2026-09-26T00:00:00Z">
              <w:r w:rsidRPr="002B53CB">
                <w:rPr>
                  <w:b/>
                  <w:sz w:val="40"/>
                </w:rPr>
                <w:t>World Around Us</w:t>
              </w:r>
            </w:ins>
          </w:p>
        </w:tc>
      </w:tr>
      <w:tr w:rsidR="00025C5F" w:rsidRPr="002B53CB" w14:paraId="33A88873" w14:textId="77777777" w:rsidTr="69CB7BB1">
        <w:trPr>
          <w:trHeight w:val="3292"/>
          <w:ins w:id="11" w:author="Tia Doherty" w:date="2026-09-25T20:00:00Z" w16du:dateUtc="2026-09-26T00:00:00Z"/>
        </w:trPr>
        <w:tc>
          <w:tcPr>
            <w:tcW w:w="2550" w:type="dxa"/>
            <w:vMerge w:val="restart"/>
          </w:tcPr>
          <w:p w14:paraId="518C094A" w14:textId="15348425" w:rsidR="00025C5F" w:rsidRPr="00AD0588" w:rsidRDefault="00025C5F" w:rsidP="00AD0588">
            <w:pPr>
              <w:pStyle w:val="ListParagraph"/>
              <w:numPr>
                <w:ilvl w:val="0"/>
                <w:numId w:val="6"/>
              </w:numPr>
              <w:rPr>
                <w:ins w:id="12" w:author="Tia Doherty" w:date="2026-09-25T20:00:00Z" w16du:dateUtc="2026-09-26T00:00:00Z"/>
                <w:b/>
                <w:sz w:val="20"/>
                <w:szCs w:val="16"/>
                <w:u w:val="single"/>
              </w:rPr>
            </w:pPr>
            <w:ins w:id="13" w:author="Tia Doherty" w:date="2026-09-25T20:00:00Z" w16du:dateUtc="2026-09-26T00:00:00Z">
              <w:r w:rsidRPr="00AD0588">
                <w:rPr>
                  <w:b/>
                  <w:sz w:val="20"/>
                  <w:szCs w:val="16"/>
                  <w:u w:val="single"/>
                </w:rPr>
                <w:t xml:space="preserve">Spelling activity: </w:t>
              </w:r>
            </w:ins>
          </w:p>
          <w:p w14:paraId="672A6659" w14:textId="3859A2CA" w:rsidR="00025C5F" w:rsidRPr="002B53CB" w:rsidRDefault="00025C5F" w:rsidP="69CB7BB1">
            <w:pPr>
              <w:rPr>
                <w:ins w:id="14" w:author="Tia Doherty" w:date="2026-09-25T20:00:00Z" w16du:dateUtc="2026-09-26T00:00:00Z"/>
                <w:sz w:val="20"/>
                <w:szCs w:val="20"/>
              </w:rPr>
            </w:pPr>
            <w:ins w:id="15" w:author="Tia Doherty" w:date="2026-09-25T20:00:00Z" w16du:dateUtc="2026-09-26T00:00:00Z">
              <w:r w:rsidRPr="69CB7BB1">
                <w:rPr>
                  <w:sz w:val="20"/>
                  <w:szCs w:val="20"/>
                </w:rPr>
                <w:t>Practise your spellings using</w:t>
              </w:r>
              <w:r w:rsidR="5CA44C3E" w:rsidRPr="69CB7BB1">
                <w:rPr>
                  <w:sz w:val="20"/>
                  <w:szCs w:val="20"/>
                </w:rPr>
                <w:t xml:space="preserve"> one o</w:t>
              </w:r>
              <w:r w:rsidR="11B5E1F3" w:rsidRPr="69CB7BB1">
                <w:rPr>
                  <w:sz w:val="20"/>
                  <w:szCs w:val="20"/>
                </w:rPr>
                <w:t>f the spelling challenges (See webpage)</w:t>
              </w:r>
            </w:ins>
          </w:p>
          <w:p w14:paraId="2FC34A7E" w14:textId="6A8956CD" w:rsidR="69CB7BB1" w:rsidRDefault="69CB7BB1" w:rsidP="69CB7BB1">
            <w:pPr>
              <w:rPr>
                <w:ins w:id="16" w:author="Tia Doherty" w:date="2026-09-25T20:00:00Z" w16du:dateUtc="2026-09-26T00:00:00Z"/>
                <w:sz w:val="20"/>
                <w:szCs w:val="20"/>
              </w:rPr>
            </w:pPr>
          </w:p>
          <w:p w14:paraId="0A37501D" w14:textId="0044ABEC" w:rsidR="00025C5F" w:rsidRPr="00AD0588" w:rsidRDefault="00025C5F" w:rsidP="00AD0588">
            <w:pPr>
              <w:pStyle w:val="ListParagraph"/>
              <w:numPr>
                <w:ilvl w:val="0"/>
                <w:numId w:val="6"/>
              </w:numPr>
              <w:rPr>
                <w:ins w:id="17" w:author="Tia Doherty" w:date="2026-09-25T20:00:00Z" w16du:dateUtc="2026-09-26T00:00:00Z"/>
                <w:b/>
                <w:sz w:val="20"/>
                <w:szCs w:val="16"/>
                <w:u w:val="single"/>
              </w:rPr>
            </w:pPr>
            <w:ins w:id="18" w:author="Tia Doherty" w:date="2026-09-25T20:00:00Z" w16du:dateUtc="2026-09-26T00:00:00Z">
              <w:r w:rsidRPr="00AD0588">
                <w:rPr>
                  <w:b/>
                  <w:sz w:val="20"/>
                  <w:szCs w:val="16"/>
                  <w:u w:val="single"/>
                </w:rPr>
                <w:t xml:space="preserve">Comprehension </w:t>
              </w:r>
            </w:ins>
          </w:p>
          <w:p w14:paraId="6E1A1B4F" w14:textId="374BAEEC" w:rsidR="2FE45ADC" w:rsidRDefault="2FE45ADC" w:rsidP="69CB7BB1">
            <w:pPr>
              <w:spacing w:line="259" w:lineRule="auto"/>
              <w:rPr>
                <w:ins w:id="19" w:author="Tia Doherty" w:date="2026-09-25T20:00:00Z" w16du:dateUtc="2026-09-26T00:00:00Z"/>
                <w:bCs/>
                <w:sz w:val="18"/>
                <w:szCs w:val="18"/>
              </w:rPr>
            </w:pPr>
            <w:ins w:id="20" w:author="Tia Doherty" w:date="2026-09-25T20:00:00Z" w16du:dateUtc="2026-09-26T00:00:00Z">
              <w:r w:rsidRPr="00AD0588">
                <w:rPr>
                  <w:bCs/>
                  <w:sz w:val="18"/>
                  <w:szCs w:val="18"/>
                </w:rPr>
                <w:t xml:space="preserve">Digestive System Comprehension –look for the star rating on bottom of </w:t>
              </w:r>
              <w:r w:rsidR="2E7547BC" w:rsidRPr="00AD0588">
                <w:rPr>
                  <w:bCs/>
                  <w:sz w:val="18"/>
                  <w:szCs w:val="18"/>
                </w:rPr>
                <w:t xml:space="preserve">each </w:t>
              </w:r>
              <w:r w:rsidRPr="00AD0588">
                <w:rPr>
                  <w:bCs/>
                  <w:sz w:val="18"/>
                  <w:szCs w:val="18"/>
                </w:rPr>
                <w:t>page:</w:t>
              </w:r>
            </w:ins>
          </w:p>
          <w:p w14:paraId="2769AF57" w14:textId="751B9F5F" w:rsidR="69CB7BB1" w:rsidRPr="000C6C05" w:rsidRDefault="000C6C05" w:rsidP="69CB7BB1">
            <w:pPr>
              <w:spacing w:line="259" w:lineRule="auto"/>
              <w:rPr>
                <w:ins w:id="21" w:author="Tia Doherty" w:date="2026-09-25T20:00:00Z" w16du:dateUtc="2026-09-26T00:00:00Z"/>
                <w:bCs/>
                <w:sz w:val="8"/>
                <w:szCs w:val="18"/>
              </w:rPr>
            </w:pPr>
            <w:ins w:id="22" w:author="Tia Doherty" w:date="2026-09-25T20:00:00Z" w16du:dateUtc="2026-09-26T00:00:00Z">
              <w:r>
                <w:fldChar w:fldCharType="begin"/>
              </w:r>
              <w:r>
                <w:instrText>HYPERLINK "https://www.twinkl.co.uk/resource/cfe-t2-e-2196-the-digestive-system-differentiated-reading-comprehension-activity"</w:instrText>
              </w:r>
              <w:r>
                <w:fldChar w:fldCharType="separate"/>
              </w:r>
              <w:r w:rsidRPr="000C6C05">
                <w:rPr>
                  <w:rStyle w:val="Hyperlink"/>
                  <w:sz w:val="18"/>
                </w:rPr>
                <w:t>https://www.twinkl.co.uk/resource/cfe-t2-e-2196-the-digestive-system-differentiated-reading-comprehension-activity</w:t>
              </w:r>
              <w:r>
                <w:fldChar w:fldCharType="end"/>
              </w:r>
            </w:ins>
          </w:p>
          <w:p w14:paraId="6F5ED987" w14:textId="1F1157B3" w:rsidR="2FE45ADC" w:rsidRDefault="2FE45ADC" w:rsidP="69CB7BB1">
            <w:pPr>
              <w:spacing w:line="259" w:lineRule="auto"/>
              <w:rPr>
                <w:ins w:id="23" w:author="Tia Doherty" w:date="2026-09-25T20:00:00Z" w16du:dateUtc="2026-09-26T00:00:00Z"/>
                <w:b/>
                <w:bCs/>
                <w:color w:val="FF0000"/>
                <w:sz w:val="18"/>
                <w:szCs w:val="18"/>
              </w:rPr>
            </w:pPr>
            <w:ins w:id="24" w:author="Tia Doherty" w:date="2026-09-25T20:00:00Z" w16du:dateUtc="2026-09-26T00:00:00Z">
              <w:r w:rsidRPr="69CB7BB1">
                <w:rPr>
                  <w:b/>
                  <w:bCs/>
                  <w:color w:val="FF0000"/>
                  <w:sz w:val="18"/>
                  <w:szCs w:val="18"/>
                </w:rPr>
                <w:t>Purple/Orange</w:t>
              </w:r>
              <w:r w:rsidR="234D7FD5" w:rsidRPr="69CB7BB1">
                <w:rPr>
                  <w:b/>
                  <w:bCs/>
                  <w:color w:val="FF0000"/>
                  <w:sz w:val="18"/>
                  <w:szCs w:val="18"/>
                </w:rPr>
                <w:t xml:space="preserve"> group</w:t>
              </w:r>
              <w:r w:rsidRPr="69CB7BB1">
                <w:rPr>
                  <w:b/>
                  <w:bCs/>
                  <w:color w:val="FF0000"/>
                  <w:sz w:val="18"/>
                  <w:szCs w:val="18"/>
                </w:rPr>
                <w:t xml:space="preserve">: *** </w:t>
              </w:r>
              <w:r w:rsidR="3F8CF200" w:rsidRPr="69CB7BB1">
                <w:rPr>
                  <w:b/>
                  <w:bCs/>
                  <w:color w:val="FF0000"/>
                  <w:sz w:val="18"/>
                  <w:szCs w:val="18"/>
                </w:rPr>
                <w:t>(3 stars)</w:t>
              </w:r>
            </w:ins>
          </w:p>
          <w:p w14:paraId="23919216" w14:textId="201EF086" w:rsidR="2FE45ADC" w:rsidRDefault="2FE45ADC" w:rsidP="69CB7BB1">
            <w:pPr>
              <w:spacing w:line="259" w:lineRule="auto"/>
              <w:rPr>
                <w:ins w:id="25" w:author="Tia Doherty" w:date="2026-09-25T20:00:00Z" w16du:dateUtc="2026-09-26T00:00:00Z"/>
                <w:b/>
                <w:bCs/>
                <w:color w:val="FF0000"/>
                <w:sz w:val="18"/>
                <w:szCs w:val="18"/>
              </w:rPr>
            </w:pPr>
            <w:ins w:id="26" w:author="Tia Doherty" w:date="2026-09-25T20:00:00Z" w16du:dateUtc="2026-09-26T00:00:00Z">
              <w:r w:rsidRPr="69CB7BB1">
                <w:rPr>
                  <w:b/>
                  <w:bCs/>
                  <w:color w:val="FF0000"/>
                  <w:sz w:val="18"/>
                  <w:szCs w:val="18"/>
                </w:rPr>
                <w:t>Yellow</w:t>
              </w:r>
              <w:r w:rsidR="0D175B4B" w:rsidRPr="69CB7BB1">
                <w:rPr>
                  <w:b/>
                  <w:bCs/>
                  <w:color w:val="FF0000"/>
                  <w:sz w:val="18"/>
                  <w:szCs w:val="18"/>
                </w:rPr>
                <w:t xml:space="preserve"> group</w:t>
              </w:r>
              <w:r w:rsidRPr="69CB7BB1">
                <w:rPr>
                  <w:b/>
                  <w:bCs/>
                  <w:color w:val="FF0000"/>
                  <w:sz w:val="18"/>
                  <w:szCs w:val="18"/>
                </w:rPr>
                <w:t>: *</w:t>
              </w:r>
              <w:r w:rsidR="42582D07" w:rsidRPr="69CB7BB1">
                <w:rPr>
                  <w:b/>
                  <w:bCs/>
                  <w:color w:val="FF0000"/>
                  <w:sz w:val="18"/>
                  <w:szCs w:val="18"/>
                </w:rPr>
                <w:t xml:space="preserve"> (1 star)</w:t>
              </w:r>
            </w:ins>
          </w:p>
          <w:p w14:paraId="266248B7" w14:textId="7054FB54" w:rsidR="69CB7BB1" w:rsidRDefault="69CB7BB1" w:rsidP="69CB7BB1">
            <w:pPr>
              <w:rPr>
                <w:ins w:id="27" w:author="Tia Doherty" w:date="2026-09-25T20:00:00Z" w16du:dateUtc="2026-09-26T00:00:00Z"/>
                <w:b/>
                <w:bCs/>
                <w:color w:val="FF0000"/>
                <w:sz w:val="20"/>
                <w:szCs w:val="20"/>
              </w:rPr>
            </w:pPr>
          </w:p>
          <w:p w14:paraId="1C99603B" w14:textId="2CAAFB75" w:rsidR="4609A7B9" w:rsidRPr="00AD0588" w:rsidRDefault="4609A7B9" w:rsidP="00AD0588">
            <w:pPr>
              <w:pStyle w:val="ListParagraph"/>
              <w:numPr>
                <w:ilvl w:val="0"/>
                <w:numId w:val="6"/>
              </w:numPr>
              <w:rPr>
                <w:ins w:id="28" w:author="Tia Doherty" w:date="2026-09-25T20:00:00Z" w16du:dateUtc="2026-09-26T00:00:00Z"/>
                <w:b/>
                <w:bCs/>
                <w:sz w:val="20"/>
                <w:szCs w:val="20"/>
                <w:u w:val="single"/>
              </w:rPr>
            </w:pPr>
            <w:ins w:id="29" w:author="Tia Doherty" w:date="2026-09-25T20:00:00Z" w16du:dateUtc="2026-09-26T00:00:00Z">
              <w:r w:rsidRPr="00AD0588">
                <w:rPr>
                  <w:b/>
                  <w:bCs/>
                  <w:sz w:val="20"/>
                  <w:szCs w:val="20"/>
                  <w:u w:val="single"/>
                </w:rPr>
                <w:t>Creative Writing</w:t>
              </w:r>
              <w:r w:rsidRPr="00AD0588">
                <w:rPr>
                  <w:b/>
                  <w:bCs/>
                  <w:sz w:val="20"/>
                  <w:szCs w:val="20"/>
                </w:rPr>
                <w:t xml:space="preserve"> using this link. Follow instructions; </w:t>
              </w:r>
            </w:ins>
          </w:p>
          <w:p w14:paraId="135F36DB" w14:textId="77777777" w:rsidR="00AD0588" w:rsidRDefault="4609A7B9" w:rsidP="69CB7BB1">
            <w:pPr>
              <w:rPr>
                <w:ins w:id="30" w:author="Tia Doherty" w:date="2026-09-25T20:00:00Z" w16du:dateUtc="2026-09-26T00:00:00Z"/>
                <w:rFonts w:ascii="Calibri" w:eastAsia="Calibri" w:hAnsi="Calibri" w:cs="Calibri"/>
                <w:sz w:val="20"/>
                <w:szCs w:val="20"/>
              </w:rPr>
            </w:pPr>
            <w:ins w:id="31" w:author="Tia Doherty" w:date="2026-09-25T20:00:00Z" w16du:dateUtc="2026-09-26T00:00:00Z">
              <w:r>
                <w:fldChar w:fldCharType="begin"/>
              </w:r>
              <w:r>
                <w:instrText>HYPERLINK "http://www.pobble365.com/the-magic-tree" \h</w:instrText>
              </w:r>
              <w:r>
                <w:fldChar w:fldCharType="separate"/>
              </w:r>
              <w:r w:rsidRPr="69CB7BB1">
                <w:rPr>
                  <w:rStyle w:val="Hyperlink"/>
                  <w:rFonts w:ascii="Calibri" w:eastAsia="Calibri" w:hAnsi="Calibri" w:cs="Calibri"/>
                  <w:sz w:val="20"/>
                  <w:szCs w:val="20"/>
                </w:rPr>
                <w:t>http://www.pobble365.com/the-magic-tree</w:t>
              </w:r>
              <w:r>
                <w:fldChar w:fldCharType="end"/>
              </w:r>
              <w:r w:rsidRPr="69CB7BB1">
                <w:rPr>
                  <w:rFonts w:ascii="Calibri" w:eastAsia="Calibri" w:hAnsi="Calibri" w:cs="Calibri"/>
                  <w:sz w:val="20"/>
                  <w:szCs w:val="20"/>
                </w:rPr>
                <w:t xml:space="preserve">  </w:t>
              </w:r>
            </w:ins>
          </w:p>
          <w:p w14:paraId="09DA8094" w14:textId="77777777" w:rsidR="00AD0588" w:rsidRDefault="00AD0588" w:rsidP="69CB7BB1">
            <w:pPr>
              <w:rPr>
                <w:ins w:id="32" w:author="Tia Doherty" w:date="2026-09-25T20:00:00Z" w16du:dateUtc="2026-09-26T00:00:00Z"/>
                <w:rFonts w:ascii="Calibri" w:eastAsia="Calibri" w:hAnsi="Calibri" w:cs="Calibri"/>
                <w:sz w:val="20"/>
                <w:szCs w:val="20"/>
              </w:rPr>
            </w:pPr>
          </w:p>
          <w:p w14:paraId="5B465CBB" w14:textId="2C58571B" w:rsidR="4609A7B9" w:rsidRPr="00AD0588" w:rsidRDefault="00AD0588" w:rsidP="00AD0588">
            <w:pPr>
              <w:pStyle w:val="ListParagraph"/>
              <w:numPr>
                <w:ilvl w:val="0"/>
                <w:numId w:val="6"/>
              </w:numPr>
              <w:rPr>
                <w:ins w:id="33" w:author="Tia Doherty" w:date="2026-09-25T20:00:00Z" w16du:dateUtc="2026-09-26T00:00:00Z"/>
                <w:b/>
                <w:u w:val="single"/>
              </w:rPr>
            </w:pPr>
            <w:ins w:id="34" w:author="Tia Doherty" w:date="2026-09-25T20:00:00Z" w16du:dateUtc="2026-09-26T00:00:00Z">
              <w:r w:rsidRPr="00AD0588">
                <w:rPr>
                  <w:rFonts w:ascii="Calibri" w:eastAsia="Calibri" w:hAnsi="Calibri" w:cs="Calibri"/>
                  <w:b/>
                  <w:sz w:val="20"/>
                  <w:szCs w:val="20"/>
                  <w:u w:val="single"/>
                </w:rPr>
                <w:t xml:space="preserve">Independent writing: </w:t>
              </w:r>
              <w:r w:rsidR="4609A7B9" w:rsidRPr="00AD0588">
                <w:rPr>
                  <w:rFonts w:ascii="Calibri" w:eastAsia="Calibri" w:hAnsi="Calibri" w:cs="Calibri"/>
                  <w:b/>
                  <w:sz w:val="20"/>
                  <w:szCs w:val="20"/>
                  <w:u w:val="single"/>
                </w:rPr>
                <w:t xml:space="preserve"> </w:t>
              </w:r>
            </w:ins>
          </w:p>
          <w:p w14:paraId="3AE8BF99" w14:textId="10E86721" w:rsidR="69CB7BB1" w:rsidRDefault="00AD0588" w:rsidP="69CB7BB1">
            <w:pPr>
              <w:rPr>
                <w:ins w:id="35" w:author="Tia Doherty" w:date="2026-09-25T20:00:00Z" w16du:dateUtc="2026-09-26T00:00:00Z"/>
                <w:rFonts w:ascii="Calibri" w:eastAsia="Calibri" w:hAnsi="Calibri" w:cs="Calibri"/>
                <w:sz w:val="20"/>
                <w:szCs w:val="20"/>
              </w:rPr>
            </w:pPr>
            <w:ins w:id="36" w:author="Tia Doherty" w:date="2026-09-25T20:00:00Z" w16du:dateUtc="2026-09-26T00:00:00Z">
              <w:r>
                <w:rPr>
                  <w:rFonts w:ascii="Calibri" w:eastAsia="Calibri" w:hAnsi="Calibri" w:cs="Calibri"/>
                  <w:sz w:val="20"/>
                  <w:szCs w:val="20"/>
                </w:rPr>
                <w:t xml:space="preserve">Write a diary entry into your journals each night. This will be an interesting read in years to come to describe what you got up to during this pandemic. </w:t>
              </w:r>
            </w:ins>
          </w:p>
          <w:p w14:paraId="09DD3197" w14:textId="51DB2A34" w:rsidR="69CB7BB1" w:rsidRDefault="69CB7BB1" w:rsidP="69CB7BB1">
            <w:pPr>
              <w:rPr>
                <w:ins w:id="37" w:author="Tia Doherty" w:date="2026-09-25T20:00:00Z" w16du:dateUtc="2026-09-26T00:00:00Z"/>
                <w:rFonts w:ascii="Calibri" w:eastAsia="Calibri" w:hAnsi="Calibri" w:cs="Calibri"/>
                <w:sz w:val="20"/>
                <w:szCs w:val="20"/>
              </w:rPr>
            </w:pPr>
          </w:p>
          <w:p w14:paraId="78B0A52B" w14:textId="54DB25E0" w:rsidR="00632655" w:rsidRPr="00D654EC" w:rsidRDefault="00632655" w:rsidP="00632655">
            <w:pPr>
              <w:pStyle w:val="ListParagraph"/>
              <w:numPr>
                <w:ilvl w:val="0"/>
                <w:numId w:val="6"/>
              </w:numPr>
              <w:rPr>
                <w:ins w:id="38" w:author="Tia Doherty" w:date="2026-09-25T20:00:00Z" w16du:dateUtc="2026-09-26T00:00:00Z"/>
                <w:b/>
                <w:sz w:val="20"/>
                <w:u w:val="single"/>
              </w:rPr>
            </w:pPr>
            <w:ins w:id="39" w:author="Tia Doherty" w:date="2026-09-25T20:00:00Z" w16du:dateUtc="2026-09-26T00:00:00Z">
              <w:r w:rsidRPr="00D654EC">
                <w:rPr>
                  <w:b/>
                  <w:sz w:val="20"/>
                  <w:u w:val="single"/>
                </w:rPr>
                <w:t>Reading</w:t>
              </w:r>
            </w:ins>
          </w:p>
          <w:p w14:paraId="2BBD4D8C" w14:textId="77777777" w:rsidR="00632655" w:rsidRPr="00D654EC" w:rsidRDefault="00632655" w:rsidP="00632655">
            <w:pPr>
              <w:rPr>
                <w:ins w:id="40" w:author="Tia Doherty" w:date="2026-09-25T20:00:00Z" w16du:dateUtc="2026-09-26T00:00:00Z"/>
                <w:sz w:val="20"/>
              </w:rPr>
            </w:pPr>
            <w:ins w:id="41" w:author="Tia Doherty" w:date="2026-09-25T20:00:00Z" w16du:dateUtc="2026-09-26T00:00:00Z">
              <w:r w:rsidRPr="00D654EC">
                <w:rPr>
                  <w:sz w:val="20"/>
                </w:rPr>
                <w:t>Continue with 20 mins</w:t>
              </w:r>
            </w:ins>
          </w:p>
          <w:p w14:paraId="1854AF21" w14:textId="77777777" w:rsidR="00632655" w:rsidRPr="00D654EC" w:rsidRDefault="00632655" w:rsidP="00632655">
            <w:pPr>
              <w:rPr>
                <w:ins w:id="42" w:author="Tia Doherty" w:date="2026-09-25T20:00:00Z" w16du:dateUtc="2026-09-26T00:00:00Z"/>
                <w:sz w:val="20"/>
              </w:rPr>
            </w:pPr>
            <w:ins w:id="43" w:author="Tia Doherty" w:date="2026-09-25T20:00:00Z" w16du:dateUtc="2026-09-26T00:00:00Z">
              <w:r w:rsidRPr="00D654EC">
                <w:rPr>
                  <w:sz w:val="20"/>
                </w:rPr>
                <w:t>reading each day:</w:t>
              </w:r>
            </w:ins>
          </w:p>
          <w:p w14:paraId="03CF5278" w14:textId="4A1EA1D4" w:rsidR="00632655" w:rsidRPr="00D654EC" w:rsidRDefault="00632655" w:rsidP="00632655">
            <w:pPr>
              <w:rPr>
                <w:ins w:id="44" w:author="Tia Doherty" w:date="2026-09-25T20:00:00Z" w16du:dateUtc="2026-09-26T00:00:00Z"/>
                <w:sz w:val="20"/>
              </w:rPr>
            </w:pPr>
            <w:ins w:id="45" w:author="Tia Doherty" w:date="2026-09-25T20:00:00Z" w16du:dateUtc="2026-09-26T00:00:00Z">
              <w:r w:rsidRPr="00D654EC">
                <w:rPr>
                  <w:sz w:val="20"/>
                </w:rPr>
                <w:t>· AR Books</w:t>
              </w:r>
            </w:ins>
          </w:p>
          <w:p w14:paraId="439B7207" w14:textId="77777777" w:rsidR="00632655" w:rsidRPr="00D654EC" w:rsidRDefault="00632655" w:rsidP="00632655">
            <w:pPr>
              <w:rPr>
                <w:ins w:id="46" w:author="Tia Doherty" w:date="2026-09-25T20:00:00Z" w16du:dateUtc="2026-09-26T00:00:00Z"/>
                <w:sz w:val="20"/>
              </w:rPr>
            </w:pPr>
            <w:ins w:id="47" w:author="Tia Doherty" w:date="2026-09-25T20:00:00Z" w16du:dateUtc="2026-09-26T00:00:00Z">
              <w:r w:rsidRPr="00D654EC">
                <w:rPr>
                  <w:sz w:val="20"/>
                </w:rPr>
                <w:t>· Oxford E-books</w:t>
              </w:r>
            </w:ins>
          </w:p>
          <w:p w14:paraId="3D72455E" w14:textId="77777777" w:rsidR="00632655" w:rsidRPr="00D654EC" w:rsidRDefault="00632655" w:rsidP="00632655">
            <w:pPr>
              <w:rPr>
                <w:ins w:id="48" w:author="Tia Doherty" w:date="2026-09-25T20:00:00Z" w16du:dateUtc="2026-09-26T00:00:00Z"/>
                <w:sz w:val="20"/>
              </w:rPr>
            </w:pPr>
            <w:ins w:id="49" w:author="Tia Doherty" w:date="2026-09-25T20:00:00Z" w16du:dateUtc="2026-09-26T00:00:00Z">
              <w:r w:rsidRPr="00D654EC">
                <w:rPr>
                  <w:sz w:val="20"/>
                </w:rPr>
                <w:t>Record reading in H/W</w:t>
              </w:r>
            </w:ins>
          </w:p>
          <w:p w14:paraId="63DC0448" w14:textId="1D322DE1" w:rsidR="00632655" w:rsidRPr="00D654EC" w:rsidRDefault="00632655" w:rsidP="00632655">
            <w:pPr>
              <w:rPr>
                <w:ins w:id="50" w:author="Tia Doherty" w:date="2026-09-25T20:00:00Z" w16du:dateUtc="2026-09-26T00:00:00Z"/>
                <w:sz w:val="20"/>
              </w:rPr>
            </w:pPr>
            <w:ins w:id="51" w:author="Tia Doherty" w:date="2026-09-25T20:00:00Z" w16du:dateUtc="2026-09-26T00:00:00Z">
              <w:r w:rsidRPr="00D654EC">
                <w:rPr>
                  <w:sz w:val="20"/>
                </w:rPr>
                <w:t>Diary/AR record for test results.</w:t>
              </w:r>
            </w:ins>
          </w:p>
          <w:p w14:paraId="0A9D35E5" w14:textId="77777777" w:rsidR="00632655" w:rsidRPr="00D654EC" w:rsidRDefault="00632655" w:rsidP="00632655">
            <w:pPr>
              <w:rPr>
                <w:ins w:id="52" w:author="Tia Doherty" w:date="2026-09-25T20:00:00Z" w16du:dateUtc="2026-09-26T00:00:00Z"/>
                <w:sz w:val="20"/>
              </w:rPr>
            </w:pPr>
            <w:ins w:id="53" w:author="Tia Doherty" w:date="2026-09-25T20:00:00Z" w16du:dateUtc="2026-09-26T00:00:00Z">
              <w:r w:rsidRPr="00D654EC">
                <w:rPr>
                  <w:sz w:val="20"/>
                </w:rPr>
                <w:t>Complete AR tests (9am-</w:t>
              </w:r>
            </w:ins>
          </w:p>
          <w:p w14:paraId="4C294FB5" w14:textId="3B337C41" w:rsidR="00632655" w:rsidRPr="00D654EC" w:rsidRDefault="00632655" w:rsidP="00632655">
            <w:pPr>
              <w:rPr>
                <w:ins w:id="54" w:author="Tia Doherty" w:date="2026-09-25T20:00:00Z" w16du:dateUtc="2026-09-26T00:00:00Z"/>
                <w:sz w:val="20"/>
              </w:rPr>
            </w:pPr>
            <w:ins w:id="55" w:author="Tia Doherty" w:date="2026-09-25T20:00:00Z" w16du:dateUtc="2026-09-26T00:00:00Z">
              <w:r w:rsidRPr="00D654EC">
                <w:rPr>
                  <w:sz w:val="20"/>
                </w:rPr>
                <w:t>3pm Monday- Friday)</w:t>
              </w:r>
            </w:ins>
          </w:p>
          <w:p w14:paraId="67E3B176" w14:textId="77777777" w:rsidR="00632655" w:rsidRPr="00D654EC" w:rsidRDefault="00632655" w:rsidP="00632655">
            <w:pPr>
              <w:rPr>
                <w:ins w:id="56" w:author="Tia Doherty" w:date="2026-09-25T20:00:00Z" w16du:dateUtc="2026-09-26T00:00:00Z"/>
                <w:sz w:val="20"/>
              </w:rPr>
            </w:pPr>
            <w:ins w:id="57" w:author="Tia Doherty" w:date="2026-09-25T20:00:00Z" w16du:dateUtc="2026-09-26T00:00:00Z">
              <w:r w:rsidRPr="00D654EC">
                <w:rPr>
                  <w:sz w:val="20"/>
                </w:rPr>
                <w:t>Also listening to stories</w:t>
              </w:r>
            </w:ins>
          </w:p>
          <w:p w14:paraId="41C8F396" w14:textId="02FFB2E8" w:rsidR="00025C5F" w:rsidRPr="005238D1" w:rsidRDefault="005238D1" w:rsidP="008F200C">
            <w:pPr>
              <w:rPr>
                <w:ins w:id="58" w:author="Tia Doherty" w:date="2026-09-25T20:00:00Z" w16du:dateUtc="2026-09-26T00:00:00Z"/>
                <w:sz w:val="20"/>
              </w:rPr>
            </w:pPr>
            <w:ins w:id="59" w:author="Tia Doherty" w:date="2026-09-25T20:00:00Z" w16du:dateUtc="2026-09-26T00:00:00Z">
              <w:r>
                <w:rPr>
                  <w:sz w:val="20"/>
                </w:rPr>
                <w:t>(David Walliams ‘Elevenses’</w:t>
              </w:r>
            </w:ins>
          </w:p>
        </w:tc>
        <w:tc>
          <w:tcPr>
            <w:tcW w:w="4511" w:type="dxa"/>
            <w:vMerge w:val="restart"/>
          </w:tcPr>
          <w:p w14:paraId="70E964EC" w14:textId="77777777" w:rsidR="00025C5F" w:rsidRPr="00AD0588" w:rsidRDefault="00025C5F" w:rsidP="008F200C">
            <w:pPr>
              <w:rPr>
                <w:ins w:id="60" w:author="Tia Doherty" w:date="2026-09-25T20:00:00Z" w16du:dateUtc="2026-09-26T00:00:00Z"/>
                <w:b/>
                <w:i/>
                <w:sz w:val="20"/>
                <w:szCs w:val="16"/>
              </w:rPr>
            </w:pPr>
            <w:ins w:id="61" w:author="Tia Doherty" w:date="2026-09-25T20:00:00Z" w16du:dateUtc="2026-09-26T00:00:00Z">
              <w:r w:rsidRPr="00AD0588">
                <w:rPr>
                  <w:b/>
                  <w:i/>
                  <w:sz w:val="20"/>
                  <w:szCs w:val="16"/>
                </w:rPr>
                <w:t xml:space="preserve">Mental Maths label activities daily- sheet has been sent home in polypocket. One mental maths focus per week. </w:t>
              </w:r>
            </w:ins>
          </w:p>
          <w:p w14:paraId="72A3D3EC" w14:textId="77777777" w:rsidR="00025C5F" w:rsidRPr="002B53CB" w:rsidRDefault="00025C5F" w:rsidP="008F200C">
            <w:pPr>
              <w:rPr>
                <w:ins w:id="62" w:author="Tia Doherty" w:date="2026-09-25T20:00:00Z" w16du:dateUtc="2026-09-26T00:00:00Z"/>
                <w:b/>
                <w:sz w:val="20"/>
                <w:szCs w:val="16"/>
                <w:u w:val="single"/>
              </w:rPr>
            </w:pPr>
          </w:p>
          <w:p w14:paraId="14AB61DF" w14:textId="77777777" w:rsidR="00025C5F" w:rsidRDefault="00025C5F" w:rsidP="69CB7BB1">
            <w:pPr>
              <w:rPr>
                <w:ins w:id="63" w:author="Tia Doherty" w:date="2026-09-25T20:00:00Z" w16du:dateUtc="2026-09-26T00:00:00Z"/>
                <w:b/>
                <w:bCs/>
                <w:i/>
                <w:iCs/>
                <w:sz w:val="20"/>
                <w:szCs w:val="20"/>
              </w:rPr>
            </w:pPr>
            <w:ins w:id="64" w:author="Tia Doherty" w:date="2026-09-25T20:00:00Z" w16du:dateUtc="2026-09-26T00:00:00Z">
              <w:r w:rsidRPr="69CB7BB1">
                <w:rPr>
                  <w:b/>
                  <w:bCs/>
                  <w:i/>
                  <w:iCs/>
                  <w:sz w:val="20"/>
                  <w:szCs w:val="20"/>
                </w:rPr>
                <w:t>4 Numeracy lessons per week:</w:t>
              </w:r>
              <w:r w:rsidRPr="69CB7BB1">
                <w:rPr>
                  <w:b/>
                  <w:bCs/>
                  <w:i/>
                  <w:iCs/>
                  <w:sz w:val="20"/>
                  <w:szCs w:val="20"/>
                  <w:u w:val="single"/>
                </w:rPr>
                <w:t xml:space="preserve"> </w:t>
              </w:r>
            </w:ins>
          </w:p>
          <w:p w14:paraId="0D0B940D" w14:textId="77777777" w:rsidR="00025C5F" w:rsidRDefault="00025C5F" w:rsidP="00025C5F">
            <w:pPr>
              <w:rPr>
                <w:ins w:id="65" w:author="Tia Doherty" w:date="2026-09-25T20:00:00Z" w16du:dateUtc="2026-09-26T00:00:00Z"/>
                <w:b/>
                <w:sz w:val="20"/>
                <w:szCs w:val="16"/>
                <w:u w:val="single"/>
              </w:rPr>
            </w:pPr>
          </w:p>
          <w:p w14:paraId="56F73BAF" w14:textId="2BC1E786" w:rsidR="00025C5F" w:rsidRDefault="00025C5F" w:rsidP="69CB7BB1">
            <w:pPr>
              <w:pStyle w:val="ListParagraph"/>
              <w:numPr>
                <w:ilvl w:val="0"/>
                <w:numId w:val="4"/>
              </w:numPr>
              <w:rPr>
                <w:ins w:id="66" w:author="Tia Doherty" w:date="2026-09-25T20:00:00Z" w16du:dateUtc="2026-09-26T00:00:00Z"/>
                <w:b/>
                <w:bCs/>
                <w:color w:val="FF0000"/>
                <w:sz w:val="20"/>
                <w:szCs w:val="20"/>
              </w:rPr>
            </w:pPr>
            <w:ins w:id="67" w:author="Tia Doherty" w:date="2026-09-25T20:00:00Z" w16du:dateUtc="2026-09-26T00:00:00Z">
              <w:r w:rsidRPr="69CB7BB1">
                <w:rPr>
                  <w:b/>
                  <w:bCs/>
                  <w:sz w:val="20"/>
                  <w:szCs w:val="20"/>
                </w:rPr>
                <w:t>WALT: Read and understand word problem</w:t>
              </w:r>
              <w:r w:rsidR="6F073339" w:rsidRPr="69CB7BB1">
                <w:rPr>
                  <w:b/>
                  <w:bCs/>
                  <w:sz w:val="20"/>
                  <w:szCs w:val="20"/>
                </w:rPr>
                <w:t>s</w:t>
              </w:r>
            </w:ins>
          </w:p>
          <w:p w14:paraId="608E1B3B" w14:textId="16FFF7D7" w:rsidR="20BB5AC9" w:rsidRDefault="20BB5AC9" w:rsidP="69CB7BB1">
            <w:pPr>
              <w:rPr>
                <w:ins w:id="68" w:author="Tia Doherty" w:date="2026-09-25T20:00:00Z" w16du:dateUtc="2026-09-26T00:00:00Z"/>
              </w:rPr>
            </w:pPr>
            <w:ins w:id="69" w:author="Tia Doherty" w:date="2026-09-25T20:00:00Z" w16du:dateUtc="2026-09-26T00:00:00Z">
              <w:r>
                <w:fldChar w:fldCharType="begin"/>
              </w:r>
              <w:r>
                <w:instrText>HYPERLINK "https://www.twinkl.co.uk/resource/t2-m-17189-rucsac-powerpoint" \h</w:instrText>
              </w:r>
              <w:r>
                <w:fldChar w:fldCharType="separate"/>
              </w:r>
              <w:r w:rsidRPr="69CB7BB1">
                <w:rPr>
                  <w:rStyle w:val="Hyperlink"/>
                  <w:rFonts w:ascii="Calibri" w:eastAsia="Calibri" w:hAnsi="Calibri" w:cs="Calibri"/>
                  <w:sz w:val="20"/>
                  <w:szCs w:val="20"/>
                </w:rPr>
                <w:t>https://www.twinkl.co.uk/resource/t2-m-17189-rucsac-powerpoint</w:t>
              </w:r>
              <w:r>
                <w:fldChar w:fldCharType="end"/>
              </w:r>
            </w:ins>
          </w:p>
          <w:p w14:paraId="0CD6AA75" w14:textId="23D9D6F6" w:rsidR="6F073339" w:rsidRDefault="00B44061" w:rsidP="69CB7BB1">
            <w:pPr>
              <w:spacing w:line="259" w:lineRule="auto"/>
              <w:rPr>
                <w:ins w:id="70" w:author="Tia Doherty" w:date="2026-09-25T20:00:00Z" w16du:dateUtc="2026-09-26T00:00:00Z"/>
                <w:b/>
                <w:bCs/>
                <w:color w:val="FF0000"/>
                <w:sz w:val="20"/>
                <w:szCs w:val="20"/>
              </w:rPr>
            </w:pPr>
            <w:ins w:id="71" w:author="Tia Doherty" w:date="2026-09-25T20:00:00Z" w16du:dateUtc="2026-09-26T00:00:00Z">
              <w:r>
                <w:rPr>
                  <w:b/>
                  <w:bCs/>
                  <w:color w:val="FF0000"/>
                  <w:sz w:val="20"/>
                  <w:szCs w:val="20"/>
                </w:rPr>
                <w:t xml:space="preserve">Triangles and Rectangles: </w:t>
              </w:r>
              <w:r>
                <w:fldChar w:fldCharType="begin"/>
              </w:r>
              <w:r>
                <w:instrText>HYPERLINK "https://www.twinkl.co.uk/resource/tp2-m-41280-multi-step-word-problems-activity-sheet"</w:instrText>
              </w:r>
              <w:r>
                <w:fldChar w:fldCharType="separate"/>
              </w:r>
              <w:r w:rsidRPr="00B44061">
                <w:rPr>
                  <w:rStyle w:val="Hyperlink"/>
                  <w:sz w:val="18"/>
                </w:rPr>
                <w:t>https://www.twinkl.co.uk/resource/tp2-m-41280-multi-step-word-problems-activity-sheet</w:t>
              </w:r>
              <w:r>
                <w:fldChar w:fldCharType="end"/>
              </w:r>
            </w:ins>
          </w:p>
          <w:p w14:paraId="758770B6" w14:textId="3837BCA5" w:rsidR="00B44061" w:rsidRDefault="00B44061" w:rsidP="69CB7BB1">
            <w:pPr>
              <w:spacing w:line="259" w:lineRule="auto"/>
              <w:rPr>
                <w:ins w:id="72" w:author="Tia Doherty" w:date="2026-09-25T20:00:00Z" w16du:dateUtc="2026-09-26T00:00:00Z"/>
                <w:b/>
                <w:bCs/>
                <w:color w:val="FF0000"/>
                <w:sz w:val="20"/>
                <w:szCs w:val="20"/>
              </w:rPr>
            </w:pPr>
            <w:ins w:id="73" w:author="Tia Doherty" w:date="2026-09-25T20:00:00Z" w16du:dateUtc="2026-09-26T00:00:00Z">
              <w:r>
                <w:rPr>
                  <w:b/>
                  <w:bCs/>
                  <w:color w:val="FF0000"/>
                  <w:sz w:val="20"/>
                  <w:szCs w:val="20"/>
                </w:rPr>
                <w:t>Circles: On website</w:t>
              </w:r>
            </w:ins>
          </w:p>
          <w:p w14:paraId="36C585D2" w14:textId="503E8C8B" w:rsidR="69CB7BB1" w:rsidRDefault="69CB7BB1" w:rsidP="69CB7BB1">
            <w:pPr>
              <w:rPr>
                <w:ins w:id="74" w:author="Tia Doherty" w:date="2026-09-25T20:00:00Z" w16du:dateUtc="2026-09-26T00:00:00Z"/>
                <w:b/>
                <w:bCs/>
                <w:color w:val="FF0000"/>
                <w:sz w:val="20"/>
                <w:szCs w:val="20"/>
                <w:u w:val="single"/>
              </w:rPr>
            </w:pPr>
          </w:p>
          <w:p w14:paraId="06A508CF" w14:textId="77777777" w:rsidR="00025C5F" w:rsidRPr="00B31274" w:rsidRDefault="00025C5F" w:rsidP="69CB7BB1">
            <w:pPr>
              <w:pStyle w:val="ListParagraph"/>
              <w:numPr>
                <w:ilvl w:val="0"/>
                <w:numId w:val="4"/>
              </w:numPr>
              <w:rPr>
                <w:ins w:id="75" w:author="Tia Doherty" w:date="2026-09-25T20:00:00Z" w16du:dateUtc="2026-09-26T00:00:00Z"/>
                <w:b/>
                <w:bCs/>
                <w:color w:val="FF0000"/>
                <w:sz w:val="20"/>
                <w:szCs w:val="20"/>
              </w:rPr>
            </w:pPr>
            <w:ins w:id="76" w:author="Tia Doherty" w:date="2026-09-25T20:00:00Z" w16du:dateUtc="2026-09-26T00:00:00Z">
              <w:r w:rsidRPr="69CB7BB1">
                <w:rPr>
                  <w:b/>
                  <w:bCs/>
                  <w:sz w:val="20"/>
                  <w:szCs w:val="20"/>
                </w:rPr>
                <w:t>WALT: understand multiples</w:t>
              </w:r>
              <w:r w:rsidR="00B31274" w:rsidRPr="69CB7BB1">
                <w:rPr>
                  <w:b/>
                  <w:bCs/>
                  <w:sz w:val="20"/>
                  <w:szCs w:val="20"/>
                </w:rPr>
                <w:t xml:space="preserve"> of numbers</w:t>
              </w:r>
            </w:ins>
          </w:p>
          <w:p w14:paraId="3934B1EC" w14:textId="752F3626" w:rsidR="3690A6A7" w:rsidRDefault="3690A6A7" w:rsidP="69CB7BB1">
            <w:pPr>
              <w:rPr>
                <w:ins w:id="77" w:author="Tia Doherty" w:date="2026-09-25T20:00:00Z" w16du:dateUtc="2026-09-26T00:00:00Z"/>
              </w:rPr>
            </w:pPr>
            <w:ins w:id="78" w:author="Tia Doherty" w:date="2026-09-25T20:00:00Z" w16du:dateUtc="2026-09-26T00:00:00Z">
              <w:r>
                <w:fldChar w:fldCharType="begin"/>
              </w:r>
              <w:r>
                <w:instrText>HYPERLINK "https://www.twinkl.co.uk/resource/tp2-m-41322-planit-maths-y5-multiplication-and-division-multiples-and-factors-1-lesson-pack" \h</w:instrText>
              </w:r>
              <w:r>
                <w:fldChar w:fldCharType="separate"/>
              </w:r>
              <w:r w:rsidRPr="69CB7BB1">
                <w:rPr>
                  <w:rStyle w:val="Hyperlink"/>
                  <w:rFonts w:ascii="Calibri" w:eastAsia="Calibri" w:hAnsi="Calibri" w:cs="Calibri"/>
                  <w:sz w:val="20"/>
                  <w:szCs w:val="20"/>
                </w:rPr>
                <w:t>https://www.twinkl.co.uk/resource/tp2-m-41322-planit-maths-y5-multiplication-and-division-multiples-and-factors-1-lesson-pack</w:t>
              </w:r>
              <w:r>
                <w:fldChar w:fldCharType="end"/>
              </w:r>
            </w:ins>
          </w:p>
          <w:p w14:paraId="1A6C9BE6" w14:textId="439DF6B2" w:rsidR="69CB7BB1" w:rsidRDefault="69CB7BB1" w:rsidP="69CB7BB1">
            <w:pPr>
              <w:rPr>
                <w:ins w:id="79" w:author="Tia Doherty" w:date="2026-09-25T20:00:00Z" w16du:dateUtc="2026-09-26T00:00:00Z"/>
                <w:rFonts w:ascii="Calibri" w:eastAsia="Calibri" w:hAnsi="Calibri" w:cs="Calibri"/>
                <w:sz w:val="20"/>
                <w:szCs w:val="20"/>
              </w:rPr>
            </w:pPr>
          </w:p>
          <w:p w14:paraId="5F7086D8" w14:textId="2CC25DEB" w:rsidR="00025C5F" w:rsidRDefault="00025C5F" w:rsidP="69CB7BB1">
            <w:pPr>
              <w:rPr>
                <w:ins w:id="80" w:author="Tia Doherty" w:date="2026-09-25T20:00:00Z" w16du:dateUtc="2026-09-26T00:00:00Z"/>
                <w:b/>
                <w:bCs/>
                <w:sz w:val="20"/>
                <w:szCs w:val="20"/>
              </w:rPr>
            </w:pPr>
            <w:ins w:id="81" w:author="Tia Doherty" w:date="2026-09-25T20:00:00Z" w16du:dateUtc="2026-09-26T00:00:00Z">
              <w:r w:rsidRPr="69CB7BB1">
                <w:rPr>
                  <w:sz w:val="20"/>
                  <w:szCs w:val="20"/>
                </w:rPr>
                <w:t>Venn diagrams two hoops or loops of string, sticky notes</w:t>
              </w:r>
              <w:r w:rsidR="40AB57F6" w:rsidRPr="69CB7BB1">
                <w:rPr>
                  <w:sz w:val="20"/>
                  <w:szCs w:val="20"/>
                </w:rPr>
                <w:t>.</w:t>
              </w:r>
              <w:r w:rsidRPr="69CB7BB1">
                <w:rPr>
                  <w:sz w:val="20"/>
                  <w:szCs w:val="20"/>
                </w:rPr>
                <w:t xml:space="preserve"> Use two hoops or loops of strings and label them, e.g. 4 and 5. The children write the multiples of each table on pieces of paper or sticky notes and place them in the hoops. Cross the hoops over each other to create a Venn diagram and ask them to find the numbers which appear in both and place them in the middle as the common multiples. Identify the lowest common multiple.</w:t>
              </w:r>
              <w:r w:rsidR="00B31274" w:rsidRPr="69CB7BB1">
                <w:rPr>
                  <w:b/>
                  <w:bCs/>
                  <w:sz w:val="20"/>
                  <w:szCs w:val="20"/>
                </w:rPr>
                <w:t xml:space="preserve"> </w:t>
              </w:r>
            </w:ins>
          </w:p>
          <w:p w14:paraId="44EAFD9C" w14:textId="77777777" w:rsidR="00B31274" w:rsidRDefault="00B31274" w:rsidP="00025C5F">
            <w:pPr>
              <w:rPr>
                <w:ins w:id="82" w:author="Tia Doherty" w:date="2026-09-25T20:00:00Z" w16du:dateUtc="2026-09-26T00:00:00Z"/>
                <w:b/>
                <w:sz w:val="20"/>
                <w:szCs w:val="20"/>
              </w:rPr>
            </w:pPr>
          </w:p>
          <w:p w14:paraId="7FEE323D" w14:textId="2AC2DEB2" w:rsidR="5D7F211B" w:rsidRPr="00B44061" w:rsidRDefault="00B44061" w:rsidP="00AD0588">
            <w:pPr>
              <w:spacing w:line="259" w:lineRule="auto"/>
              <w:rPr>
                <w:ins w:id="83" w:author="Tia Doherty" w:date="2026-09-25T20:00:00Z" w16du:dateUtc="2026-09-26T00:00:00Z"/>
                <w:b/>
                <w:bCs/>
                <w:color w:val="FF0000"/>
                <w:sz w:val="16"/>
                <w:szCs w:val="20"/>
              </w:rPr>
            </w:pPr>
            <w:ins w:id="84" w:author="Tia Doherty" w:date="2026-09-25T20:00:00Z" w16du:dateUtc="2026-09-26T00:00:00Z">
              <w:r>
                <w:rPr>
                  <w:b/>
                  <w:bCs/>
                  <w:color w:val="FF0000"/>
                  <w:sz w:val="20"/>
                  <w:szCs w:val="20"/>
                </w:rPr>
                <w:t xml:space="preserve">Triangles and Rectangles: </w:t>
              </w:r>
              <w:r>
                <w:fldChar w:fldCharType="begin"/>
              </w:r>
              <w:r>
                <w:instrText>HYPERLINK "https://www.twinkl.co.uk/resource/tp2-m-41286-differentiated-common-factors-common-multiples-and-prime-numbers-activity-sheets"</w:instrText>
              </w:r>
              <w:r>
                <w:fldChar w:fldCharType="separate"/>
              </w:r>
              <w:r w:rsidRPr="00B44061">
                <w:rPr>
                  <w:rStyle w:val="Hyperlink"/>
                  <w:sz w:val="18"/>
                </w:rPr>
                <w:t>https://www.twinkl.co.uk/resource/tp2-m-41286-differentiated-common-factors-common-multiples-and-prime-numbers-activity-sheets</w:t>
              </w:r>
              <w:r>
                <w:fldChar w:fldCharType="end"/>
              </w:r>
            </w:ins>
          </w:p>
          <w:p w14:paraId="7AE75763" w14:textId="77777777" w:rsidR="00B44061" w:rsidRDefault="00B44061" w:rsidP="00AD0588">
            <w:pPr>
              <w:spacing w:line="259" w:lineRule="auto"/>
              <w:rPr>
                <w:ins w:id="85" w:author="Tia Doherty" w:date="2026-09-25T20:00:00Z" w16du:dateUtc="2026-09-26T00:00:00Z"/>
                <w:b/>
                <w:bCs/>
                <w:color w:val="FF0000"/>
                <w:sz w:val="20"/>
                <w:szCs w:val="20"/>
              </w:rPr>
            </w:pPr>
          </w:p>
          <w:p w14:paraId="4B94D5A5" w14:textId="4FF50CF7" w:rsidR="00B31274" w:rsidRDefault="00B44061" w:rsidP="00025C5F">
            <w:pPr>
              <w:rPr>
                <w:ins w:id="86" w:author="Tia Doherty" w:date="2026-09-25T20:00:00Z" w16du:dateUtc="2026-09-26T00:00:00Z"/>
              </w:rPr>
            </w:pPr>
            <w:ins w:id="87" w:author="Tia Doherty" w:date="2026-09-25T20:00:00Z" w16du:dateUtc="2026-09-26T00:00:00Z">
              <w:r>
                <w:rPr>
                  <w:b/>
                  <w:bCs/>
                  <w:color w:val="FF0000"/>
                  <w:sz w:val="20"/>
                  <w:szCs w:val="20"/>
                </w:rPr>
                <w:t xml:space="preserve">Circles: </w:t>
              </w:r>
              <w:r>
                <w:fldChar w:fldCharType="begin"/>
              </w:r>
              <w:r>
                <w:instrText>HYPERLINK "https://www.twinkl.co.uk/resource/t2-m-5799-identifying-multiples-of-2-5-and-10-activity-sheet"</w:instrText>
              </w:r>
              <w:r>
                <w:fldChar w:fldCharType="separate"/>
              </w:r>
              <w:r w:rsidRPr="00B44061">
                <w:rPr>
                  <w:rStyle w:val="Hyperlink"/>
                  <w:sz w:val="20"/>
                </w:rPr>
                <w:t>https://www.twinkl.co.uk/resource/t2-m-5799-identifying-multiples-of-2-5-and-10-activity-sheet</w:t>
              </w:r>
              <w:r>
                <w:fldChar w:fldCharType="end"/>
              </w:r>
            </w:ins>
          </w:p>
          <w:p w14:paraId="06FF2D6F" w14:textId="77777777" w:rsidR="00B44061" w:rsidRDefault="00B44061" w:rsidP="00025C5F">
            <w:pPr>
              <w:rPr>
                <w:ins w:id="88" w:author="Tia Doherty" w:date="2026-09-25T20:00:00Z" w16du:dateUtc="2026-09-26T00:00:00Z"/>
                <w:b/>
                <w:color w:val="FF0000"/>
                <w:sz w:val="20"/>
                <w:szCs w:val="16"/>
              </w:rPr>
            </w:pPr>
          </w:p>
          <w:p w14:paraId="6E312D06" w14:textId="77777777" w:rsidR="00B31274" w:rsidRPr="00B31274" w:rsidRDefault="00B31274" w:rsidP="69CB7BB1">
            <w:pPr>
              <w:pStyle w:val="ListParagraph"/>
              <w:numPr>
                <w:ilvl w:val="0"/>
                <w:numId w:val="4"/>
              </w:numPr>
              <w:rPr>
                <w:ins w:id="89" w:author="Tia Doherty" w:date="2026-09-25T20:00:00Z" w16du:dateUtc="2026-09-26T00:00:00Z"/>
                <w:b/>
                <w:bCs/>
                <w:color w:val="FF0000"/>
                <w:sz w:val="20"/>
                <w:szCs w:val="20"/>
              </w:rPr>
            </w:pPr>
            <w:ins w:id="90" w:author="Tia Doherty" w:date="2026-09-25T20:00:00Z" w16du:dateUtc="2026-09-26T00:00:00Z">
              <w:r w:rsidRPr="69CB7BB1">
                <w:rPr>
                  <w:b/>
                  <w:bCs/>
                  <w:sz w:val="20"/>
                  <w:szCs w:val="20"/>
                </w:rPr>
                <w:t>WALT: recognise 12 and 24 hour time</w:t>
              </w:r>
            </w:ins>
          </w:p>
          <w:p w14:paraId="3DEEC669" w14:textId="02450B1C" w:rsidR="00B31274" w:rsidRDefault="007704BB" w:rsidP="00B31274">
            <w:pPr>
              <w:rPr>
                <w:ins w:id="91" w:author="Tia Doherty" w:date="2026-09-25T20:00:00Z" w16du:dateUtc="2026-09-26T00:00:00Z"/>
                <w:b/>
                <w:bCs/>
                <w:color w:val="FF0000"/>
                <w:sz w:val="20"/>
                <w:szCs w:val="20"/>
              </w:rPr>
            </w:pPr>
            <w:ins w:id="92" w:author="Tia Doherty" w:date="2026-09-25T20:00:00Z" w16du:dateUtc="2026-09-26T00:00:00Z">
              <w:r>
                <w:fldChar w:fldCharType="begin"/>
              </w:r>
              <w:r>
                <w:instrText>HYPERLINK "https://www.twinkl.co.uk/resource/t2-m-2487-lks2-24-hour-time-powerpoint"</w:instrText>
              </w:r>
              <w:r>
                <w:fldChar w:fldCharType="separate"/>
              </w:r>
              <w:r>
                <w:rPr>
                  <w:rStyle w:val="Hyperlink"/>
                </w:rPr>
                <w:t>https://www.twinkl.co.uk/resource/t2-m-2487-lks2-24-hour-time-powerpoint</w:t>
              </w:r>
              <w:r>
                <w:fldChar w:fldCharType="end"/>
              </w:r>
            </w:ins>
          </w:p>
          <w:p w14:paraId="7D001EFE" w14:textId="45E550A3" w:rsidR="002744C2" w:rsidRDefault="002744C2" w:rsidP="00B31274">
            <w:pPr>
              <w:rPr>
                <w:ins w:id="93" w:author="Tia Doherty" w:date="2026-09-25T20:00:00Z" w16du:dateUtc="2026-09-26T00:00:00Z"/>
                <w:b/>
                <w:bCs/>
                <w:color w:val="FF0000"/>
                <w:sz w:val="20"/>
                <w:szCs w:val="20"/>
              </w:rPr>
            </w:pPr>
            <w:ins w:id="94" w:author="Tia Doherty" w:date="2026-09-25T20:00:00Z" w16du:dateUtc="2026-09-26T00:00:00Z">
              <w:r>
                <w:rPr>
                  <w:b/>
                  <w:bCs/>
                  <w:color w:val="FF0000"/>
                  <w:sz w:val="20"/>
                  <w:szCs w:val="20"/>
                </w:rPr>
                <w:t xml:space="preserve">Time Activities on Education City </w:t>
              </w:r>
            </w:ins>
          </w:p>
          <w:p w14:paraId="5D95E674" w14:textId="098A6894" w:rsidR="00C73564" w:rsidRDefault="00C73564" w:rsidP="00B31274">
            <w:pPr>
              <w:rPr>
                <w:ins w:id="95" w:author="Tia Doherty" w:date="2026-09-25T20:00:00Z" w16du:dateUtc="2026-09-26T00:00:00Z"/>
                <w:b/>
                <w:bCs/>
                <w:color w:val="FF0000"/>
                <w:sz w:val="20"/>
                <w:szCs w:val="20"/>
              </w:rPr>
            </w:pPr>
            <w:ins w:id="96" w:author="Tia Doherty" w:date="2026-09-25T20:00:00Z" w16du:dateUtc="2026-09-26T00:00:00Z">
              <w:r>
                <w:rPr>
                  <w:b/>
                  <w:bCs/>
                  <w:color w:val="FF0000"/>
                  <w:sz w:val="20"/>
                  <w:szCs w:val="20"/>
                </w:rPr>
                <w:t xml:space="preserve">Circles: Activity on website </w:t>
              </w:r>
            </w:ins>
          </w:p>
          <w:p w14:paraId="2DC7E686" w14:textId="77777777" w:rsidR="00870C06" w:rsidRPr="002744C2" w:rsidRDefault="00870C06" w:rsidP="00B31274">
            <w:pPr>
              <w:rPr>
                <w:ins w:id="97" w:author="Tia Doherty" w:date="2026-09-25T20:00:00Z" w16du:dateUtc="2026-09-26T00:00:00Z"/>
                <w:b/>
                <w:bCs/>
                <w:color w:val="FF0000"/>
                <w:sz w:val="20"/>
                <w:szCs w:val="20"/>
              </w:rPr>
            </w:pPr>
          </w:p>
          <w:p w14:paraId="20742A4E" w14:textId="5AC59032" w:rsidR="00B31274" w:rsidRPr="00B31274" w:rsidRDefault="00B31274" w:rsidP="69CB7BB1">
            <w:pPr>
              <w:pStyle w:val="ListParagraph"/>
              <w:numPr>
                <w:ilvl w:val="0"/>
                <w:numId w:val="4"/>
              </w:numPr>
              <w:rPr>
                <w:ins w:id="98" w:author="Tia Doherty" w:date="2026-09-25T20:00:00Z" w16du:dateUtc="2026-09-26T00:00:00Z"/>
                <w:b/>
                <w:bCs/>
                <w:sz w:val="20"/>
                <w:szCs w:val="20"/>
              </w:rPr>
            </w:pPr>
            <w:ins w:id="99" w:author="Tia Doherty" w:date="2026-09-25T20:00:00Z" w16du:dateUtc="2026-09-26T00:00:00Z">
              <w:r w:rsidRPr="69CB7BB1">
                <w:rPr>
                  <w:b/>
                  <w:bCs/>
                  <w:sz w:val="20"/>
                  <w:szCs w:val="20"/>
                </w:rPr>
                <w:t>WALT: Find the difference between times/adding on times</w:t>
              </w:r>
              <w:r w:rsidR="6EBF046E" w:rsidRPr="69CB7BB1">
                <w:rPr>
                  <w:b/>
                  <w:bCs/>
                  <w:sz w:val="20"/>
                  <w:szCs w:val="20"/>
                </w:rPr>
                <w:t xml:space="preserve"> –Time Problems </w:t>
              </w:r>
            </w:ins>
          </w:p>
          <w:p w14:paraId="7641A52A" w14:textId="338EB91E" w:rsidR="00B44061" w:rsidRDefault="00B44061" w:rsidP="00B31274">
            <w:pPr>
              <w:rPr>
                <w:ins w:id="100" w:author="Tia Doherty" w:date="2026-09-25T20:00:00Z" w16du:dateUtc="2026-09-26T00:00:00Z"/>
              </w:rPr>
            </w:pPr>
            <w:ins w:id="101" w:author="Tia Doherty" w:date="2026-09-25T20:00:00Z" w16du:dateUtc="2026-09-26T00:00:00Z">
              <w:r>
                <w:fldChar w:fldCharType="begin"/>
              </w:r>
              <w:r>
                <w:instrText>HYPERLINK "https://www.twinkl.co.uk/resource/t-n-6300-time-word-problems-cards"</w:instrText>
              </w:r>
              <w:r>
                <w:fldChar w:fldCharType="separate"/>
              </w:r>
              <w:r>
                <w:rPr>
                  <w:rStyle w:val="Hyperlink"/>
                </w:rPr>
                <w:t>https://www.twinkl.co.uk/resource/t-n-6300-time-word-problems-cards</w:t>
              </w:r>
              <w:r>
                <w:fldChar w:fldCharType="end"/>
              </w:r>
            </w:ins>
          </w:p>
          <w:p w14:paraId="3656B9AB" w14:textId="05608859" w:rsidR="00632655" w:rsidRPr="002744C2" w:rsidRDefault="002744C2" w:rsidP="00B31274">
            <w:pPr>
              <w:rPr>
                <w:ins w:id="102" w:author="Tia Doherty" w:date="2026-09-25T20:00:00Z" w16du:dateUtc="2026-09-26T00:00:00Z"/>
                <w:b/>
                <w:color w:val="FF0000"/>
                <w:sz w:val="20"/>
                <w:szCs w:val="16"/>
                <w:u w:val="single"/>
              </w:rPr>
            </w:pPr>
            <w:ins w:id="103" w:author="Tia Doherty" w:date="2026-09-25T20:00:00Z" w16du:dateUtc="2026-09-26T00:00:00Z">
              <w:r w:rsidRPr="002744C2">
                <w:rPr>
                  <w:b/>
                  <w:color w:val="000000"/>
                  <w:szCs w:val="27"/>
                  <w:u w:val="single"/>
                </w:rPr>
                <w:lastRenderedPageBreak/>
                <w:t>Complete 5 Times Tables Rock Stars studio sessions each week</w:t>
              </w:r>
            </w:ins>
          </w:p>
        </w:tc>
        <w:tc>
          <w:tcPr>
            <w:tcW w:w="3796" w:type="dxa"/>
          </w:tcPr>
          <w:p w14:paraId="1D5CE1C8" w14:textId="77777777" w:rsidR="00B31274" w:rsidRDefault="00B31274" w:rsidP="00B31274">
            <w:pPr>
              <w:rPr>
                <w:ins w:id="104" w:author="Tia Doherty" w:date="2026-09-25T20:00:00Z" w16du:dateUtc="2026-09-26T00:00:00Z"/>
                <w:b/>
                <w:szCs w:val="20"/>
              </w:rPr>
            </w:pPr>
            <w:ins w:id="105" w:author="Tia Doherty" w:date="2026-09-25T20:00:00Z" w16du:dateUtc="2026-09-26T00:00:00Z">
              <w:r w:rsidRPr="00FD33AA">
                <w:rPr>
                  <w:b/>
                  <w:szCs w:val="20"/>
                </w:rPr>
                <w:lastRenderedPageBreak/>
                <w:t>Heart</w:t>
              </w:r>
              <w:r>
                <w:rPr>
                  <w:b/>
                  <w:szCs w:val="20"/>
                </w:rPr>
                <w:t>- Pule Rate Investigation</w:t>
              </w:r>
            </w:ins>
          </w:p>
          <w:p w14:paraId="3BD43EDE" w14:textId="77777777" w:rsidR="00B31274" w:rsidRDefault="00B31274" w:rsidP="00B31274">
            <w:pPr>
              <w:numPr>
                <w:ilvl w:val="0"/>
                <w:numId w:val="5"/>
              </w:numPr>
              <w:rPr>
                <w:ins w:id="106" w:author="Tia Doherty" w:date="2026-09-25T20:00:00Z" w16du:dateUtc="2026-09-26T00:00:00Z"/>
                <w:szCs w:val="20"/>
              </w:rPr>
            </w:pPr>
            <w:ins w:id="107" w:author="Tia Doherty" w:date="2026-09-25T20:00:00Z" w16du:dateUtc="2026-09-26T00:00:00Z">
              <w:r>
                <w:rPr>
                  <w:szCs w:val="20"/>
                </w:rPr>
                <w:t>Discuss the heart; where is it located? What is its primary function?</w:t>
              </w:r>
            </w:ins>
          </w:p>
          <w:p w14:paraId="15A0596B" w14:textId="77777777" w:rsidR="00B31274" w:rsidRDefault="00B31274" w:rsidP="00B31274">
            <w:pPr>
              <w:numPr>
                <w:ilvl w:val="0"/>
                <w:numId w:val="5"/>
              </w:numPr>
              <w:rPr>
                <w:ins w:id="108" w:author="Tia Doherty" w:date="2026-09-25T20:00:00Z" w16du:dateUtc="2026-09-26T00:00:00Z"/>
                <w:szCs w:val="20"/>
              </w:rPr>
            </w:pPr>
            <w:ins w:id="109" w:author="Tia Doherty" w:date="2026-09-25T20:00:00Z" w16du:dateUtc="2026-09-26T00:00:00Z">
              <w:r>
                <w:rPr>
                  <w:szCs w:val="20"/>
                </w:rPr>
                <w:t xml:space="preserve">Watch video </w:t>
              </w:r>
              <w:r>
                <w:fldChar w:fldCharType="begin"/>
              </w:r>
              <w:r>
                <w:instrText>HYPERLINK "http://www.bbc.co.uk/education/clips/z9dg9j6"</w:instrText>
              </w:r>
              <w:r>
                <w:fldChar w:fldCharType="separate"/>
              </w:r>
              <w:r w:rsidRPr="00D92AFD">
                <w:rPr>
                  <w:rStyle w:val="Hyperlink"/>
                  <w:szCs w:val="20"/>
                </w:rPr>
                <w:t>http://www.bbc.co.uk/education/clips/z9dg9j6</w:t>
              </w:r>
              <w:r>
                <w:fldChar w:fldCharType="end"/>
              </w:r>
            </w:ins>
          </w:p>
          <w:p w14:paraId="6937C5B7" w14:textId="77777777" w:rsidR="00B31274" w:rsidRDefault="00B31274" w:rsidP="00B31274">
            <w:pPr>
              <w:numPr>
                <w:ilvl w:val="0"/>
                <w:numId w:val="5"/>
              </w:numPr>
              <w:rPr>
                <w:ins w:id="110" w:author="Tia Doherty" w:date="2026-09-25T20:00:00Z" w16du:dateUtc="2026-09-26T00:00:00Z"/>
                <w:szCs w:val="20"/>
              </w:rPr>
            </w:pPr>
            <w:ins w:id="111" w:author="Tia Doherty" w:date="2026-09-25T20:00:00Z" w16du:dateUtc="2026-09-26T00:00:00Z">
              <w:r>
                <w:rPr>
                  <w:szCs w:val="20"/>
                </w:rPr>
                <w:t>How can we measure our heart is beating?</w:t>
              </w:r>
            </w:ins>
          </w:p>
          <w:p w14:paraId="723B7FC5" w14:textId="77777777" w:rsidR="00B31274" w:rsidRPr="00FD33AA" w:rsidRDefault="00B31274" w:rsidP="00B31274">
            <w:pPr>
              <w:numPr>
                <w:ilvl w:val="0"/>
                <w:numId w:val="5"/>
              </w:numPr>
              <w:rPr>
                <w:ins w:id="112" w:author="Tia Doherty" w:date="2026-09-25T20:00:00Z" w16du:dateUtc="2026-09-26T00:00:00Z"/>
                <w:szCs w:val="20"/>
              </w:rPr>
            </w:pPr>
            <w:ins w:id="113" w:author="Tia Doherty" w:date="2026-09-25T20:00:00Z" w16du:dateUtc="2026-09-26T00:00:00Z">
              <w:r>
                <w:rPr>
                  <w:szCs w:val="20"/>
                </w:rPr>
                <w:t xml:space="preserve">Refer to the pulse in the wrist. Encourage all pupils to find the pulse. </w:t>
              </w:r>
            </w:ins>
          </w:p>
          <w:p w14:paraId="45FB0818" w14:textId="77777777" w:rsidR="00B31274" w:rsidRDefault="00B31274" w:rsidP="00B31274">
            <w:pPr>
              <w:rPr>
                <w:ins w:id="114" w:author="Tia Doherty" w:date="2026-09-25T20:00:00Z" w16du:dateUtc="2026-09-26T00:00:00Z"/>
                <w:szCs w:val="20"/>
              </w:rPr>
            </w:pPr>
          </w:p>
          <w:p w14:paraId="34D7C468" w14:textId="79625BC8" w:rsidR="00B31274" w:rsidRDefault="00B31274" w:rsidP="69CB7BB1">
            <w:pPr>
              <w:rPr>
                <w:ins w:id="115" w:author="Tia Doherty" w:date="2026-09-25T20:00:00Z" w16du:dateUtc="2026-09-26T00:00:00Z"/>
              </w:rPr>
            </w:pPr>
            <w:ins w:id="116" w:author="Tia Doherty" w:date="2026-09-25T20:00:00Z" w16du:dateUtc="2026-09-26T00:00:00Z">
              <w:r w:rsidRPr="69CB7BB1">
                <w:rPr>
                  <w:b/>
                  <w:bCs/>
                </w:rPr>
                <w:t>Task:</w:t>
              </w:r>
              <w:r>
                <w:t xml:space="preserve"> Carry out pulse rate experiments</w:t>
              </w:r>
              <w:r w:rsidR="75B32D30">
                <w:t xml:space="preserve">. </w:t>
              </w:r>
            </w:ins>
          </w:p>
          <w:p w14:paraId="07BEBDEE" w14:textId="77777777" w:rsidR="00B31274" w:rsidRDefault="00B31274" w:rsidP="00B31274">
            <w:pPr>
              <w:rPr>
                <w:ins w:id="117" w:author="Tia Doherty" w:date="2026-09-25T20:00:00Z" w16du:dateUtc="2026-09-26T00:00:00Z"/>
                <w:szCs w:val="20"/>
              </w:rPr>
            </w:pPr>
            <w:ins w:id="118" w:author="Tia Doherty" w:date="2026-09-25T20:00:00Z" w16du:dateUtc="2026-09-26T00:00:00Z">
              <w:r>
                <w:rPr>
                  <w:szCs w:val="20"/>
                </w:rPr>
                <w:t xml:space="preserve">Complete pulse rate worksheet; label pulse rate at specified activity  </w:t>
              </w:r>
            </w:ins>
          </w:p>
          <w:p w14:paraId="049F31CB" w14:textId="77777777" w:rsidR="00025C5F" w:rsidRPr="002B53CB" w:rsidRDefault="00025C5F" w:rsidP="008F200C">
            <w:pPr>
              <w:rPr>
                <w:ins w:id="119" w:author="Tia Doherty" w:date="2026-09-25T20:00:00Z" w16du:dateUtc="2026-09-26T00:00:00Z"/>
                <w:sz w:val="20"/>
                <w:szCs w:val="16"/>
              </w:rPr>
            </w:pPr>
          </w:p>
        </w:tc>
      </w:tr>
      <w:tr w:rsidR="00025C5F" w:rsidRPr="002B53CB" w14:paraId="7079C5D7" w14:textId="77777777" w:rsidTr="69CB7BB1">
        <w:trPr>
          <w:trHeight w:val="3292"/>
          <w:ins w:id="120" w:author="Tia Doherty" w:date="2026-09-25T20:00:00Z" w16du:dateUtc="2026-09-26T00:00:00Z"/>
        </w:trPr>
        <w:tc>
          <w:tcPr>
            <w:tcW w:w="2550" w:type="dxa"/>
            <w:vMerge/>
          </w:tcPr>
          <w:p w14:paraId="53128261" w14:textId="08B1F235" w:rsidR="00025C5F" w:rsidRPr="002B53CB" w:rsidRDefault="00025C5F" w:rsidP="008F200C">
            <w:pPr>
              <w:rPr>
                <w:ins w:id="121" w:author="Tia Doherty" w:date="2026-09-25T20:00:00Z" w16du:dateUtc="2026-09-26T00:00:00Z"/>
                <w:b/>
                <w:sz w:val="20"/>
                <w:szCs w:val="16"/>
                <w:u w:val="single"/>
              </w:rPr>
            </w:pPr>
          </w:p>
        </w:tc>
        <w:tc>
          <w:tcPr>
            <w:tcW w:w="4511" w:type="dxa"/>
            <w:vMerge/>
          </w:tcPr>
          <w:p w14:paraId="62486C05" w14:textId="77777777" w:rsidR="00025C5F" w:rsidRPr="002B53CB" w:rsidRDefault="00025C5F" w:rsidP="008F200C">
            <w:pPr>
              <w:rPr>
                <w:ins w:id="122" w:author="Tia Doherty" w:date="2026-09-25T20:00:00Z" w16du:dateUtc="2026-09-26T00:00:00Z"/>
                <w:b/>
                <w:sz w:val="20"/>
                <w:szCs w:val="16"/>
                <w:u w:val="single"/>
              </w:rPr>
            </w:pPr>
          </w:p>
        </w:tc>
        <w:tc>
          <w:tcPr>
            <w:tcW w:w="3796" w:type="dxa"/>
          </w:tcPr>
          <w:p w14:paraId="4101652C" w14:textId="606B74E2" w:rsidR="00025C5F" w:rsidRPr="002B53CB" w:rsidRDefault="00025C5F" w:rsidP="00AD0588">
            <w:pPr>
              <w:jc w:val="center"/>
              <w:rPr>
                <w:ins w:id="123" w:author="Tia Doherty" w:date="2026-09-25T20:00:00Z" w16du:dateUtc="2026-09-26T00:00:00Z"/>
                <w:b/>
                <w:sz w:val="40"/>
              </w:rPr>
            </w:pPr>
            <w:ins w:id="124" w:author="Tia Doherty" w:date="2026-09-25T20:00:00Z" w16du:dateUtc="2026-09-26T00:00:00Z">
              <w:r w:rsidRPr="002B53CB">
                <w:rPr>
                  <w:b/>
                  <w:sz w:val="40"/>
                </w:rPr>
                <w:t>Other</w:t>
              </w:r>
            </w:ins>
          </w:p>
          <w:p w14:paraId="16F27C90" w14:textId="77777777" w:rsidR="00025C5F" w:rsidRPr="002B53CB" w:rsidRDefault="00B31274" w:rsidP="69CB7BB1">
            <w:pPr>
              <w:rPr>
                <w:ins w:id="125" w:author="Tia Doherty" w:date="2026-09-25T20:00:00Z" w16du:dateUtc="2026-09-26T00:00:00Z"/>
                <w:sz w:val="20"/>
                <w:szCs w:val="20"/>
              </w:rPr>
            </w:pPr>
            <w:ins w:id="126" w:author="Tia Doherty" w:date="2026-09-25T20:00:00Z" w16du:dateUtc="2026-09-26T00:00:00Z">
              <w:r w:rsidRPr="00AD0588">
                <w:rPr>
                  <w:b/>
                  <w:sz w:val="20"/>
                  <w:szCs w:val="20"/>
                </w:rPr>
                <w:t>PE</w:t>
              </w:r>
              <w:r w:rsidRPr="69CB7BB1">
                <w:rPr>
                  <w:sz w:val="20"/>
                  <w:szCs w:val="20"/>
                </w:rPr>
                <w:t>: circuit activities</w:t>
              </w:r>
            </w:ins>
          </w:p>
          <w:p w14:paraId="191E5077" w14:textId="77777777" w:rsidR="00632655" w:rsidRDefault="00EE6CBE" w:rsidP="69CB7BB1">
            <w:pPr>
              <w:rPr>
                <w:ins w:id="127" w:author="Tia Doherty" w:date="2026-09-25T20:00:00Z" w16du:dateUtc="2026-09-26T00:00:00Z"/>
                <w:sz w:val="20"/>
                <w:szCs w:val="20"/>
              </w:rPr>
            </w:pPr>
            <w:ins w:id="128" w:author="Tia Doherty" w:date="2026-09-25T20:00:00Z" w16du:dateUtc="2026-09-26T00:00:00Z">
              <w:r w:rsidRPr="69CB7BB1">
                <w:rPr>
                  <w:sz w:val="20"/>
                  <w:szCs w:val="20"/>
                </w:rPr>
                <w:t>Go Noodle: online resource for brain breaks</w:t>
              </w:r>
            </w:ins>
          </w:p>
          <w:p w14:paraId="390D26E2" w14:textId="3087EC2E" w:rsidR="00025C5F" w:rsidRDefault="00632655" w:rsidP="00632655">
            <w:pPr>
              <w:rPr>
                <w:ins w:id="129" w:author="Tia Doherty" w:date="2026-09-25T20:00:00Z" w16du:dateUtc="2026-09-26T00:00:00Z"/>
                <w:sz w:val="20"/>
              </w:rPr>
            </w:pPr>
            <w:ins w:id="130" w:author="Tia Doherty" w:date="2026-09-25T20:00:00Z" w16du:dateUtc="2026-09-26T00:00:00Z">
              <w:r w:rsidRPr="00632655">
                <w:rPr>
                  <w:sz w:val="20"/>
                </w:rPr>
                <w:t>Joe Wicks morning workout on Youtube</w:t>
              </w:r>
              <w:r w:rsidR="00EE6CBE" w:rsidRPr="00632655">
                <w:rPr>
                  <w:sz w:val="20"/>
                </w:rPr>
                <w:t xml:space="preserve"> </w:t>
              </w:r>
            </w:ins>
          </w:p>
          <w:p w14:paraId="65EC769C" w14:textId="77777777" w:rsidR="00632655" w:rsidRPr="00632655" w:rsidRDefault="00632655" w:rsidP="00632655">
            <w:pPr>
              <w:rPr>
                <w:ins w:id="131" w:author="Tia Doherty" w:date="2026-09-25T20:00:00Z" w16du:dateUtc="2026-09-26T00:00:00Z"/>
                <w:sz w:val="20"/>
              </w:rPr>
            </w:pPr>
          </w:p>
          <w:p w14:paraId="2CF846EF" w14:textId="27C6D09F" w:rsidR="45E46786" w:rsidRDefault="45E46786" w:rsidP="69CB7BB1">
            <w:pPr>
              <w:rPr>
                <w:ins w:id="132" w:author="Tia Doherty" w:date="2026-09-25T20:00:00Z" w16du:dateUtc="2026-09-26T00:00:00Z"/>
                <w:sz w:val="20"/>
                <w:szCs w:val="20"/>
              </w:rPr>
            </w:pPr>
            <w:ins w:id="133" w:author="Tia Doherty" w:date="2026-09-25T20:00:00Z" w16du:dateUtc="2026-09-26T00:00:00Z">
              <w:r w:rsidRPr="69CB7BB1">
                <w:rPr>
                  <w:sz w:val="20"/>
                  <w:szCs w:val="20"/>
                </w:rPr>
                <w:t xml:space="preserve">David Walliams free audio story each day. </w:t>
              </w:r>
              <w:r>
                <w:fldChar w:fldCharType="begin"/>
              </w:r>
              <w:r>
                <w:instrText>HYPERLINK "http://bit.ly/AudioElevenses" \h</w:instrText>
              </w:r>
              <w:r>
                <w:fldChar w:fldCharType="separate"/>
              </w:r>
              <w:r w:rsidRPr="69CB7BB1">
                <w:rPr>
                  <w:rStyle w:val="Hyperlink"/>
                  <w:sz w:val="20"/>
                  <w:szCs w:val="20"/>
                </w:rPr>
                <w:t>http://bit.ly/AudioElevenses</w:t>
              </w:r>
              <w:r>
                <w:fldChar w:fldCharType="end"/>
              </w:r>
              <w:r w:rsidRPr="69CB7BB1">
                <w:rPr>
                  <w:sz w:val="20"/>
                  <w:szCs w:val="20"/>
                </w:rPr>
                <w:t xml:space="preserve"> </w:t>
              </w:r>
            </w:ins>
          </w:p>
          <w:p w14:paraId="4B99056E" w14:textId="77777777" w:rsidR="00EE6CBE" w:rsidRDefault="00EE6CBE" w:rsidP="69CB7BB1">
            <w:pPr>
              <w:rPr>
                <w:ins w:id="134" w:author="Tia Doherty" w:date="2026-09-25T20:00:00Z" w16du:dateUtc="2026-09-26T00:00:00Z"/>
                <w:sz w:val="20"/>
                <w:szCs w:val="20"/>
              </w:rPr>
            </w:pPr>
          </w:p>
          <w:p w14:paraId="0AE8152E" w14:textId="77777777" w:rsidR="00B44061" w:rsidRDefault="00025C5F" w:rsidP="69CB7BB1">
            <w:pPr>
              <w:rPr>
                <w:ins w:id="135" w:author="Tia Doherty" w:date="2026-09-25T20:00:00Z" w16du:dateUtc="2026-09-26T00:00:00Z"/>
                <w:sz w:val="18"/>
              </w:rPr>
            </w:pPr>
            <w:ins w:id="136" w:author="Tia Doherty" w:date="2026-09-25T20:00:00Z" w16du:dateUtc="2026-09-26T00:00:00Z">
              <w:r w:rsidRPr="00AD0588">
                <w:rPr>
                  <w:b/>
                  <w:sz w:val="20"/>
                  <w:szCs w:val="20"/>
                </w:rPr>
                <w:t>ART</w:t>
              </w:r>
              <w:r w:rsidRPr="69CB7BB1">
                <w:rPr>
                  <w:sz w:val="20"/>
                  <w:szCs w:val="20"/>
                </w:rPr>
                <w:t>:</w:t>
              </w:r>
              <w:r w:rsidR="681700DB" w:rsidRPr="69CB7BB1">
                <w:rPr>
                  <w:sz w:val="20"/>
                  <w:szCs w:val="20"/>
                </w:rPr>
                <w:t xml:space="preserve"> </w:t>
              </w:r>
              <w:r w:rsidR="00EE6CBE" w:rsidRPr="69CB7BB1">
                <w:rPr>
                  <w:sz w:val="20"/>
                  <w:szCs w:val="20"/>
                </w:rPr>
                <w:t>Van Gough</w:t>
              </w:r>
              <w:r w:rsidR="1ABDFC7A" w:rsidRPr="69CB7BB1">
                <w:rPr>
                  <w:sz w:val="20"/>
                  <w:szCs w:val="20"/>
                </w:rPr>
                <w:t xml:space="preserve"> information PowerPoint. </w:t>
              </w:r>
              <w:r w:rsidR="00B44061">
                <w:fldChar w:fldCharType="begin"/>
              </w:r>
              <w:r w:rsidR="00B44061">
                <w:instrText>HYPERLINK "https://www.twinkl.co.uk/resource/t-t-2547004-van-gogh-information-powerpoint"</w:instrText>
              </w:r>
              <w:r w:rsidR="00B44061">
                <w:fldChar w:fldCharType="separate"/>
              </w:r>
              <w:r w:rsidR="00B44061" w:rsidRPr="00B44061">
                <w:rPr>
                  <w:rStyle w:val="Hyperlink"/>
                  <w:sz w:val="18"/>
                </w:rPr>
                <w:t>https://www.twinkl.co.uk/resource/t-t-2547004-van-gogh-information-powerpoint</w:t>
              </w:r>
              <w:r w:rsidR="00B44061">
                <w:fldChar w:fldCharType="end"/>
              </w:r>
            </w:ins>
          </w:p>
          <w:p w14:paraId="6E163CDB" w14:textId="04814853" w:rsidR="00025C5F" w:rsidRDefault="1ABDFC7A" w:rsidP="69CB7BB1">
            <w:pPr>
              <w:rPr>
                <w:ins w:id="137" w:author="Tia Doherty" w:date="2026-09-25T20:00:00Z" w16du:dateUtc="2026-09-26T00:00:00Z"/>
                <w:sz w:val="20"/>
                <w:szCs w:val="20"/>
              </w:rPr>
            </w:pPr>
            <w:ins w:id="138" w:author="Tia Doherty" w:date="2026-09-25T20:00:00Z" w16du:dateUtc="2026-09-26T00:00:00Z">
              <w:r w:rsidRPr="69CB7BB1">
                <w:rPr>
                  <w:sz w:val="20"/>
                  <w:szCs w:val="20"/>
                </w:rPr>
                <w:t xml:space="preserve">Choose one of his paintings and try to draw, paint, colour. </w:t>
              </w:r>
            </w:ins>
          </w:p>
          <w:p w14:paraId="413295AA" w14:textId="77777777" w:rsidR="00632655" w:rsidRDefault="00632655" w:rsidP="69CB7BB1">
            <w:pPr>
              <w:rPr>
                <w:ins w:id="139" w:author="Tia Doherty" w:date="2026-09-25T20:00:00Z" w16du:dateUtc="2026-09-26T00:00:00Z"/>
                <w:sz w:val="20"/>
                <w:szCs w:val="20"/>
              </w:rPr>
            </w:pPr>
          </w:p>
          <w:p w14:paraId="081A2522" w14:textId="77777777" w:rsidR="00632655" w:rsidRDefault="00632655" w:rsidP="00632655">
            <w:pPr>
              <w:rPr>
                <w:ins w:id="140" w:author="Tia Doherty" w:date="2026-09-25T20:00:00Z" w16du:dateUtc="2026-09-26T00:00:00Z"/>
                <w:sz w:val="20"/>
              </w:rPr>
            </w:pPr>
            <w:ins w:id="141" w:author="Tia Doherty" w:date="2026-09-25T20:00:00Z" w16du:dateUtc="2026-09-26T00:00:00Z">
              <w:r w:rsidRPr="00632655">
                <w:rPr>
                  <w:b/>
                  <w:sz w:val="20"/>
                </w:rPr>
                <w:t>R.E</w:t>
              </w:r>
              <w:r w:rsidRPr="00632655">
                <w:rPr>
                  <w:sz w:val="20"/>
                </w:rPr>
                <w:t xml:space="preserve">.: Login on the www.growinlove.ie website with the following details: </w:t>
              </w:r>
            </w:ins>
          </w:p>
          <w:p w14:paraId="5B8BCC71" w14:textId="4FB21A53" w:rsidR="00632655" w:rsidRDefault="00632655" w:rsidP="00632655">
            <w:pPr>
              <w:rPr>
                <w:ins w:id="142" w:author="Tia Doherty" w:date="2026-09-25T20:00:00Z" w16du:dateUtc="2026-09-26T00:00:00Z"/>
                <w:sz w:val="20"/>
              </w:rPr>
            </w:pPr>
            <w:ins w:id="143" w:author="Tia Doherty" w:date="2026-09-25T20:00:00Z" w16du:dateUtc="2026-09-26T00:00:00Z">
              <w:r w:rsidRPr="00632655">
                <w:rPr>
                  <w:sz w:val="20"/>
                </w:rPr>
                <w:t xml:space="preserve">Email: </w:t>
              </w:r>
              <w:r>
                <w:fldChar w:fldCharType="begin"/>
              </w:r>
              <w:r>
                <w:instrText>HYPERLINK "mailto:trial@growinlove.ie"</w:instrText>
              </w:r>
              <w:r>
                <w:fldChar w:fldCharType="separate"/>
              </w:r>
              <w:r w:rsidRPr="0006515B">
                <w:rPr>
                  <w:rStyle w:val="Hyperlink"/>
                  <w:sz w:val="20"/>
                </w:rPr>
                <w:t>trial@growinlove.ie</w:t>
              </w:r>
              <w:r>
                <w:fldChar w:fldCharType="end"/>
              </w:r>
              <w:r w:rsidRPr="00632655">
                <w:rPr>
                  <w:sz w:val="20"/>
                </w:rPr>
                <w:t xml:space="preserve"> </w:t>
              </w:r>
            </w:ins>
          </w:p>
          <w:p w14:paraId="7EA8CD97" w14:textId="77777777" w:rsidR="00632655" w:rsidRDefault="00632655" w:rsidP="00632655">
            <w:pPr>
              <w:rPr>
                <w:ins w:id="144" w:author="Tia Doherty" w:date="2026-09-25T20:00:00Z" w16du:dateUtc="2026-09-26T00:00:00Z"/>
                <w:sz w:val="20"/>
              </w:rPr>
            </w:pPr>
            <w:ins w:id="145" w:author="Tia Doherty" w:date="2026-09-25T20:00:00Z" w16du:dateUtc="2026-09-26T00:00:00Z">
              <w:r w:rsidRPr="00632655">
                <w:rPr>
                  <w:sz w:val="20"/>
                </w:rPr>
                <w:t xml:space="preserve">Password: growinlove </w:t>
              </w:r>
            </w:ins>
          </w:p>
          <w:p w14:paraId="4CA4829C" w14:textId="2CE41916" w:rsidR="00632655" w:rsidRPr="00632655" w:rsidRDefault="00632655" w:rsidP="00632655">
            <w:pPr>
              <w:rPr>
                <w:ins w:id="146" w:author="Tia Doherty" w:date="2026-09-25T20:00:00Z" w16du:dateUtc="2026-09-26T00:00:00Z"/>
                <w:sz w:val="20"/>
              </w:rPr>
            </w:pPr>
            <w:ins w:id="147" w:author="Tia Doherty" w:date="2026-09-25T20:00:00Z" w16du:dateUtc="2026-09-26T00:00:00Z">
              <w:r w:rsidRPr="00632655">
                <w:rPr>
                  <w:sz w:val="20"/>
                </w:rPr>
                <w:t>Click ‘read the e-book' on right side icon. P55-57. Theme 7 ‘Holy Week &amp; Easter’: Lesson 1 Complete activities p55 &amp; p56</w:t>
              </w:r>
            </w:ins>
          </w:p>
          <w:p w14:paraId="340759D4" w14:textId="5F5F7D60" w:rsidR="00025C5F" w:rsidRPr="002B53CB" w:rsidRDefault="00025C5F" w:rsidP="69CB7BB1">
            <w:pPr>
              <w:rPr>
                <w:ins w:id="148" w:author="Tia Doherty" w:date="2026-09-25T20:00:00Z" w16du:dateUtc="2026-09-26T00:00:00Z"/>
                <w:b/>
                <w:bCs/>
                <w:sz w:val="20"/>
                <w:szCs w:val="20"/>
                <w:u w:val="single"/>
              </w:rPr>
            </w:pPr>
          </w:p>
          <w:p w14:paraId="3588E7E8" w14:textId="46E558CB" w:rsidR="00025C5F" w:rsidRPr="002B53CB" w:rsidRDefault="7A5ED53C" w:rsidP="69CB7BB1">
            <w:pPr>
              <w:rPr>
                <w:ins w:id="149" w:author="Tia Doherty" w:date="2026-09-25T20:00:00Z" w16du:dateUtc="2026-09-26T00:00:00Z"/>
                <w:b/>
                <w:bCs/>
                <w:sz w:val="20"/>
                <w:szCs w:val="20"/>
                <w:u w:val="single"/>
              </w:rPr>
            </w:pPr>
            <w:ins w:id="150" w:author="Tia Doherty" w:date="2026-09-25T20:00:00Z" w16du:dateUtc="2026-09-26T00:00:00Z">
              <w:r w:rsidRPr="69CB7BB1">
                <w:rPr>
                  <w:b/>
                  <w:bCs/>
                  <w:sz w:val="20"/>
                  <w:szCs w:val="20"/>
                  <w:u w:val="single"/>
                </w:rPr>
                <w:t>Homework</w:t>
              </w:r>
            </w:ins>
          </w:p>
          <w:p w14:paraId="54057D9C" w14:textId="2784AD04" w:rsidR="00025C5F" w:rsidRPr="002B53CB" w:rsidRDefault="7A5ED53C" w:rsidP="69CB7BB1">
            <w:pPr>
              <w:rPr>
                <w:ins w:id="151" w:author="Tia Doherty" w:date="2026-09-25T20:00:00Z" w16du:dateUtc="2026-09-26T00:00:00Z"/>
                <w:sz w:val="20"/>
                <w:szCs w:val="20"/>
              </w:rPr>
            </w:pPr>
            <w:ins w:id="152" w:author="Tia Doherty" w:date="2026-09-25T20:00:00Z" w16du:dateUtc="2026-09-26T00:00:00Z">
              <w:r w:rsidRPr="69CB7BB1">
                <w:rPr>
                  <w:sz w:val="20"/>
                  <w:szCs w:val="20"/>
                </w:rPr>
                <w:t>Literacy homework book Day 89-92</w:t>
              </w:r>
            </w:ins>
          </w:p>
          <w:p w14:paraId="6F52130D" w14:textId="4D068E8F" w:rsidR="00025C5F" w:rsidRPr="002B53CB" w:rsidRDefault="7A5ED53C" w:rsidP="69CB7BB1">
            <w:pPr>
              <w:rPr>
                <w:ins w:id="153" w:author="Tia Doherty" w:date="2026-09-25T20:00:00Z" w16du:dateUtc="2026-09-26T00:00:00Z"/>
                <w:sz w:val="20"/>
                <w:szCs w:val="20"/>
              </w:rPr>
            </w:pPr>
            <w:ins w:id="154" w:author="Tia Doherty" w:date="2026-09-25T20:00:00Z" w16du:dateUtc="2026-09-26T00:00:00Z">
              <w:r w:rsidRPr="69CB7BB1">
                <w:rPr>
                  <w:sz w:val="20"/>
                  <w:szCs w:val="20"/>
                </w:rPr>
                <w:t>MA S2 T1</w:t>
              </w:r>
              <w:r w:rsidR="24496F9C" w:rsidRPr="69CB7BB1">
                <w:rPr>
                  <w:sz w:val="20"/>
                  <w:szCs w:val="20"/>
                </w:rPr>
                <w:t>2</w:t>
              </w:r>
              <w:r w:rsidRPr="69CB7BB1">
                <w:rPr>
                  <w:sz w:val="20"/>
                  <w:szCs w:val="20"/>
                </w:rPr>
                <w:t xml:space="preserve"> PA,B&amp;C</w:t>
              </w:r>
            </w:ins>
          </w:p>
          <w:p w14:paraId="1D250F68" w14:textId="03986D36" w:rsidR="00025C5F" w:rsidRPr="002B53CB" w:rsidRDefault="7A5ED53C" w:rsidP="69CB7BB1">
            <w:pPr>
              <w:rPr>
                <w:ins w:id="155" w:author="Tia Doherty" w:date="2026-09-25T20:00:00Z" w16du:dateUtc="2026-09-26T00:00:00Z"/>
                <w:sz w:val="20"/>
                <w:szCs w:val="20"/>
              </w:rPr>
            </w:pPr>
            <w:ins w:id="156" w:author="Tia Doherty" w:date="2026-09-25T20:00:00Z" w16du:dateUtc="2026-09-26T00:00:00Z">
              <w:r w:rsidRPr="69CB7BB1">
                <w:rPr>
                  <w:sz w:val="20"/>
                  <w:szCs w:val="20"/>
                </w:rPr>
                <w:t xml:space="preserve">Mental Maths Label </w:t>
              </w:r>
            </w:ins>
          </w:p>
          <w:p w14:paraId="19C2F2CC" w14:textId="37F07FF6" w:rsidR="00025C5F" w:rsidRPr="002B53CB" w:rsidRDefault="7A5ED53C" w:rsidP="69CB7BB1">
            <w:pPr>
              <w:rPr>
                <w:ins w:id="157" w:author="Tia Doherty" w:date="2026-09-25T20:00:00Z" w16du:dateUtc="2026-09-26T00:00:00Z"/>
                <w:sz w:val="20"/>
                <w:szCs w:val="20"/>
              </w:rPr>
            </w:pPr>
            <w:ins w:id="158" w:author="Tia Doherty" w:date="2026-09-25T20:00:00Z" w16du:dateUtc="2026-09-26T00:00:00Z">
              <w:r w:rsidRPr="69CB7BB1">
                <w:rPr>
                  <w:sz w:val="20"/>
                  <w:szCs w:val="20"/>
                </w:rPr>
                <w:t xml:space="preserve">Spelling activities </w:t>
              </w:r>
            </w:ins>
          </w:p>
          <w:p w14:paraId="4270D6E7" w14:textId="6D660014" w:rsidR="00025C5F" w:rsidRPr="002B53CB" w:rsidRDefault="7A5ED53C" w:rsidP="69CB7BB1">
            <w:pPr>
              <w:rPr>
                <w:ins w:id="159" w:author="Tia Doherty" w:date="2026-09-25T20:00:00Z" w16du:dateUtc="2026-09-26T00:00:00Z"/>
                <w:sz w:val="20"/>
                <w:szCs w:val="20"/>
              </w:rPr>
            </w:pPr>
            <w:ins w:id="160" w:author="Tia Doherty" w:date="2026-09-25T20:00:00Z" w16du:dateUtc="2026-09-26T00:00:00Z">
              <w:r w:rsidRPr="69CB7BB1">
                <w:rPr>
                  <w:sz w:val="20"/>
                  <w:szCs w:val="20"/>
                </w:rPr>
                <w:t>Reading</w:t>
              </w:r>
            </w:ins>
          </w:p>
          <w:p w14:paraId="1299C43A" w14:textId="5D7F86FC" w:rsidR="00025C5F" w:rsidRPr="002B53CB" w:rsidRDefault="00025C5F" w:rsidP="69CB7BB1">
            <w:pPr>
              <w:rPr>
                <w:ins w:id="161" w:author="Tia Doherty" w:date="2026-09-25T20:00:00Z" w16du:dateUtc="2026-09-26T00:00:00Z"/>
                <w:b/>
                <w:bCs/>
                <w:sz w:val="28"/>
                <w:szCs w:val="28"/>
              </w:rPr>
            </w:pPr>
          </w:p>
        </w:tc>
      </w:tr>
    </w:tbl>
    <w:p w14:paraId="2EED588A" w14:textId="2D7CB2AD" w:rsidR="002A14CC" w:rsidRPr="00510638" w:rsidRDefault="00510638" w:rsidP="00510638">
      <w:pPr>
        <w:jc w:val="center"/>
        <w:rPr>
          <w:del w:id="162" w:author="Tia Doherty" w:date="2026-09-25T20:00:00Z" w16du:dateUtc="2026-09-26T00:00:00Z"/>
          <w:rFonts w:ascii="Times New Roman" w:hAnsi="Times New Roman" w:cs="Times New Roman"/>
          <w:b/>
          <w:sz w:val="24"/>
          <w:szCs w:val="24"/>
        </w:rPr>
      </w:pPr>
      <w:del w:id="163" w:author="Tia Doherty" w:date="2026-09-25T20:00:00Z" w16du:dateUtc="2026-09-26T00:00:00Z">
        <w:r w:rsidRPr="00510638">
          <w:rPr>
            <w:rFonts w:ascii="Times New Roman" w:hAnsi="Times New Roman" w:cs="Times New Roman"/>
            <w:b/>
            <w:sz w:val="24"/>
            <w:szCs w:val="24"/>
          </w:rPr>
          <w:delText>THE CHURCH, THE BODY OF CHRIST,</w:delText>
        </w:r>
      </w:del>
    </w:p>
    <w:p w14:paraId="23DF697F" w14:textId="5C903138" w:rsidR="00510638" w:rsidRDefault="00510638" w:rsidP="00510638">
      <w:pPr>
        <w:jc w:val="center"/>
        <w:rPr>
          <w:del w:id="164" w:author="Tia Doherty" w:date="2026-09-25T20:00:00Z" w16du:dateUtc="2026-09-26T00:00:00Z"/>
          <w:rFonts w:ascii="Times New Roman" w:hAnsi="Times New Roman" w:cs="Times New Roman"/>
          <w:b/>
          <w:sz w:val="24"/>
          <w:szCs w:val="24"/>
        </w:rPr>
      </w:pPr>
      <w:del w:id="165" w:author="Tia Doherty" w:date="2026-09-25T20:00:00Z" w16du:dateUtc="2026-09-26T00:00:00Z">
        <w:r w:rsidRPr="00510638">
          <w:rPr>
            <w:rFonts w:ascii="Times New Roman" w:hAnsi="Times New Roman" w:cs="Times New Roman"/>
            <w:b/>
            <w:sz w:val="24"/>
            <w:szCs w:val="24"/>
          </w:rPr>
          <w:delText>ALSO PRAYS WITH THE BODY! (PART THREE)</w:delText>
        </w:r>
      </w:del>
    </w:p>
    <w:p w14:paraId="22BD1B38" w14:textId="3D7FA25C" w:rsidR="00510638" w:rsidRDefault="00510638" w:rsidP="00510638">
      <w:pPr>
        <w:jc w:val="both"/>
        <w:rPr>
          <w:del w:id="166" w:author="Tia Doherty" w:date="2026-09-25T20:00:00Z" w16du:dateUtc="2026-09-26T00:00:00Z"/>
          <w:rFonts w:ascii="Times New Roman" w:hAnsi="Times New Roman" w:cs="Times New Roman"/>
          <w:sz w:val="24"/>
          <w:szCs w:val="24"/>
        </w:rPr>
      </w:pPr>
      <w:del w:id="167" w:author="Tia Doherty" w:date="2026-09-25T20:00:00Z" w16du:dateUtc="2026-09-26T00:00:00Z">
        <w:r>
          <w:rPr>
            <w:rFonts w:ascii="Times New Roman" w:hAnsi="Times New Roman" w:cs="Times New Roman"/>
            <w:sz w:val="24"/>
            <w:szCs w:val="24"/>
          </w:rPr>
          <w:delText xml:space="preserve">In the third and final part of our brief series on how we pray with our bodies, we are going to explore the various gestures and postures that we use in prayer (especially during the celebration of Mass). We </w:delText>
        </w:r>
        <w:r w:rsidR="00201501">
          <w:rPr>
            <w:rFonts w:ascii="Times New Roman" w:hAnsi="Times New Roman" w:cs="Times New Roman"/>
            <w:sz w:val="24"/>
            <w:szCs w:val="24"/>
          </w:rPr>
          <w:delText>have seen how</w:delText>
        </w:r>
        <w:r>
          <w:rPr>
            <w:rFonts w:ascii="Times New Roman" w:hAnsi="Times New Roman" w:cs="Times New Roman"/>
            <w:sz w:val="24"/>
            <w:szCs w:val="24"/>
          </w:rPr>
          <w:delText xml:space="preserve"> we are both body </w:delText>
        </w:r>
        <w:r w:rsidRPr="00087DEB">
          <w:rPr>
            <w:rFonts w:ascii="Times New Roman" w:hAnsi="Times New Roman" w:cs="Times New Roman"/>
            <w:b/>
            <w:sz w:val="24"/>
            <w:szCs w:val="24"/>
          </w:rPr>
          <w:delText>and</w:delText>
        </w:r>
        <w:r>
          <w:rPr>
            <w:rFonts w:ascii="Times New Roman" w:hAnsi="Times New Roman" w:cs="Times New Roman"/>
            <w:sz w:val="24"/>
            <w:szCs w:val="24"/>
          </w:rPr>
          <w:delText xml:space="preserve"> spirit and that we are</w:delText>
        </w:r>
        <w:r w:rsidR="00087DEB">
          <w:rPr>
            <w:rFonts w:ascii="Times New Roman" w:hAnsi="Times New Roman" w:cs="Times New Roman"/>
            <w:sz w:val="24"/>
            <w:szCs w:val="24"/>
          </w:rPr>
          <w:delText xml:space="preserve"> also</w:delText>
        </w:r>
        <w:r>
          <w:rPr>
            <w:rFonts w:ascii="Times New Roman" w:hAnsi="Times New Roman" w:cs="Times New Roman"/>
            <w:sz w:val="24"/>
            <w:szCs w:val="24"/>
          </w:rPr>
          <w:delText xml:space="preserve"> ritual beings</w:delText>
        </w:r>
        <w:r w:rsidR="005E38CA">
          <w:rPr>
            <w:rFonts w:ascii="Times New Roman" w:hAnsi="Times New Roman" w:cs="Times New Roman"/>
            <w:sz w:val="24"/>
            <w:szCs w:val="24"/>
          </w:rPr>
          <w:delText>. Therefore,</w:delText>
        </w:r>
        <w:r>
          <w:rPr>
            <w:rFonts w:ascii="Times New Roman" w:hAnsi="Times New Roman" w:cs="Times New Roman"/>
            <w:sz w:val="24"/>
            <w:szCs w:val="24"/>
          </w:rPr>
          <w:delText xml:space="preserve"> it should not surprise us that physical space, our senses, our gestures and our posture</w:delText>
        </w:r>
        <w:r w:rsidR="00201501">
          <w:rPr>
            <w:rFonts w:ascii="Times New Roman" w:hAnsi="Times New Roman" w:cs="Times New Roman"/>
            <w:sz w:val="24"/>
            <w:szCs w:val="24"/>
          </w:rPr>
          <w:delText>s</w:delText>
        </w:r>
        <w:r>
          <w:rPr>
            <w:rFonts w:ascii="Times New Roman" w:hAnsi="Times New Roman" w:cs="Times New Roman"/>
            <w:sz w:val="24"/>
            <w:szCs w:val="24"/>
          </w:rPr>
          <w:delText xml:space="preserve"> during </w:delText>
        </w:r>
        <w:r w:rsidR="00201501">
          <w:rPr>
            <w:rFonts w:ascii="Times New Roman" w:hAnsi="Times New Roman" w:cs="Times New Roman"/>
            <w:sz w:val="24"/>
            <w:szCs w:val="24"/>
          </w:rPr>
          <w:delText>the Mass</w:delText>
        </w:r>
        <w:r>
          <w:rPr>
            <w:rFonts w:ascii="Times New Roman" w:hAnsi="Times New Roman" w:cs="Times New Roman"/>
            <w:sz w:val="24"/>
            <w:szCs w:val="24"/>
          </w:rPr>
          <w:delText xml:space="preserve"> are very much part of praying.</w:delText>
        </w:r>
        <w:r w:rsidR="00386928">
          <w:rPr>
            <w:rFonts w:ascii="Times New Roman" w:hAnsi="Times New Roman" w:cs="Times New Roman"/>
            <w:sz w:val="24"/>
            <w:szCs w:val="24"/>
          </w:rPr>
          <w:delText xml:space="preserve"> </w:delText>
        </w:r>
        <w:r w:rsidR="00201501">
          <w:rPr>
            <w:rFonts w:ascii="Times New Roman" w:hAnsi="Times New Roman" w:cs="Times New Roman"/>
            <w:sz w:val="24"/>
            <w:szCs w:val="24"/>
          </w:rPr>
          <w:delText xml:space="preserve">Indeed, </w:delText>
        </w:r>
        <w:r w:rsidR="00386928">
          <w:rPr>
            <w:rFonts w:ascii="Times New Roman" w:hAnsi="Times New Roman" w:cs="Times New Roman"/>
            <w:sz w:val="24"/>
            <w:szCs w:val="24"/>
          </w:rPr>
          <w:delText xml:space="preserve">our postures and gestures are never </w:delText>
        </w:r>
        <w:r w:rsidR="00386928" w:rsidRPr="00201501">
          <w:rPr>
            <w:rFonts w:ascii="Times New Roman" w:hAnsi="Times New Roman" w:cs="Times New Roman"/>
            <w:i/>
            <w:sz w:val="24"/>
            <w:szCs w:val="24"/>
          </w:rPr>
          <w:delText>just</w:delText>
        </w:r>
        <w:r w:rsidR="00386928">
          <w:rPr>
            <w:rFonts w:ascii="Times New Roman" w:hAnsi="Times New Roman" w:cs="Times New Roman"/>
            <w:sz w:val="24"/>
            <w:szCs w:val="24"/>
          </w:rPr>
          <w:delText xml:space="preserve"> </w:delText>
        </w:r>
        <w:r w:rsidR="005710C3">
          <w:rPr>
            <w:rFonts w:ascii="Times New Roman" w:hAnsi="Times New Roman" w:cs="Times New Roman"/>
            <w:sz w:val="24"/>
            <w:szCs w:val="24"/>
          </w:rPr>
          <w:delText xml:space="preserve">sitting, kneeling etc. No, they are </w:delText>
        </w:r>
        <w:r w:rsidR="000D54C3">
          <w:rPr>
            <w:rFonts w:ascii="Times New Roman" w:hAnsi="Times New Roman" w:cs="Times New Roman"/>
            <w:sz w:val="24"/>
            <w:szCs w:val="24"/>
          </w:rPr>
          <w:delText xml:space="preserve">potent </w:delText>
        </w:r>
        <w:r w:rsidR="005710C3">
          <w:rPr>
            <w:rFonts w:ascii="Times New Roman" w:hAnsi="Times New Roman" w:cs="Times New Roman"/>
            <w:sz w:val="24"/>
            <w:szCs w:val="24"/>
          </w:rPr>
          <w:delText>symbols of deeper and spiritual</w:delText>
        </w:r>
        <w:r w:rsidR="00087DEB">
          <w:rPr>
            <w:rFonts w:ascii="Times New Roman" w:hAnsi="Times New Roman" w:cs="Times New Roman"/>
            <w:sz w:val="24"/>
            <w:szCs w:val="24"/>
          </w:rPr>
          <w:delText xml:space="preserve"> realities</w:delText>
        </w:r>
        <w:r w:rsidR="005710C3">
          <w:rPr>
            <w:rFonts w:ascii="Times New Roman" w:hAnsi="Times New Roman" w:cs="Times New Roman"/>
            <w:sz w:val="24"/>
            <w:szCs w:val="24"/>
          </w:rPr>
          <w:delText>.</w:delText>
        </w:r>
      </w:del>
    </w:p>
    <w:p w14:paraId="5C3DB77B" w14:textId="3B357028" w:rsidR="00510638" w:rsidRDefault="00510638" w:rsidP="00510638">
      <w:pPr>
        <w:jc w:val="both"/>
        <w:rPr>
          <w:del w:id="168" w:author="Tia Doherty" w:date="2026-09-25T20:00:00Z" w16du:dateUtc="2026-09-26T00:00:00Z"/>
          <w:rFonts w:ascii="Times New Roman" w:hAnsi="Times New Roman" w:cs="Times New Roman"/>
          <w:sz w:val="24"/>
          <w:szCs w:val="24"/>
        </w:rPr>
      </w:pPr>
      <w:del w:id="169" w:author="Tia Doherty" w:date="2026-09-25T20:00:00Z" w16du:dateUtc="2026-09-26T00:00:00Z">
        <w:r>
          <w:rPr>
            <w:rFonts w:ascii="Times New Roman" w:hAnsi="Times New Roman" w:cs="Times New Roman"/>
            <w:sz w:val="24"/>
            <w:szCs w:val="24"/>
          </w:rPr>
          <w:delText>There are so many gestures and postures that are part and parcel of our celebration of Mass</w:delText>
        </w:r>
        <w:r w:rsidR="00DF2372">
          <w:rPr>
            <w:rFonts w:ascii="Times New Roman" w:hAnsi="Times New Roman" w:cs="Times New Roman"/>
            <w:sz w:val="24"/>
            <w:szCs w:val="24"/>
          </w:rPr>
          <w:delText xml:space="preserve">. In fact, </w:delText>
        </w:r>
        <w:r>
          <w:rPr>
            <w:rFonts w:ascii="Times New Roman" w:hAnsi="Times New Roman" w:cs="Times New Roman"/>
            <w:sz w:val="24"/>
            <w:szCs w:val="24"/>
          </w:rPr>
          <w:delText xml:space="preserve">they are so familiar to us that we might just </w:delText>
        </w:r>
        <w:r w:rsidR="00201501">
          <w:rPr>
            <w:rFonts w:ascii="Times New Roman" w:hAnsi="Times New Roman" w:cs="Times New Roman"/>
            <w:sz w:val="24"/>
            <w:szCs w:val="24"/>
          </w:rPr>
          <w:delText>do</w:delText>
        </w:r>
        <w:r>
          <w:rPr>
            <w:rFonts w:ascii="Times New Roman" w:hAnsi="Times New Roman" w:cs="Times New Roman"/>
            <w:sz w:val="24"/>
            <w:szCs w:val="24"/>
          </w:rPr>
          <w:delText xml:space="preserve"> them </w:delText>
        </w:r>
        <w:r w:rsidR="00087DEB">
          <w:rPr>
            <w:rFonts w:ascii="Times New Roman" w:hAnsi="Times New Roman" w:cs="Times New Roman"/>
            <w:sz w:val="24"/>
            <w:szCs w:val="24"/>
          </w:rPr>
          <w:delText>without thinking</w:delText>
        </w:r>
        <w:r>
          <w:rPr>
            <w:rFonts w:ascii="Times New Roman" w:hAnsi="Times New Roman" w:cs="Times New Roman"/>
            <w:sz w:val="24"/>
            <w:szCs w:val="24"/>
          </w:rPr>
          <w:delText xml:space="preserve">. </w:delText>
        </w:r>
        <w:r w:rsidR="00201501">
          <w:rPr>
            <w:rFonts w:ascii="Times New Roman" w:hAnsi="Times New Roman" w:cs="Times New Roman"/>
            <w:sz w:val="24"/>
            <w:szCs w:val="24"/>
          </w:rPr>
          <w:delText>W</w:delText>
        </w:r>
        <w:r w:rsidR="000D54C3">
          <w:rPr>
            <w:rFonts w:ascii="Times New Roman" w:hAnsi="Times New Roman" w:cs="Times New Roman"/>
            <w:sz w:val="24"/>
            <w:szCs w:val="24"/>
          </w:rPr>
          <w:delText xml:space="preserve">hy </w:delText>
        </w:r>
        <w:r>
          <w:rPr>
            <w:rFonts w:ascii="Times New Roman" w:hAnsi="Times New Roman" w:cs="Times New Roman"/>
            <w:sz w:val="24"/>
            <w:szCs w:val="24"/>
          </w:rPr>
          <w:delText>do we</w:delText>
        </w:r>
        <w:r w:rsidR="00201501">
          <w:rPr>
            <w:rFonts w:ascii="Times New Roman" w:hAnsi="Times New Roman" w:cs="Times New Roman"/>
            <w:sz w:val="24"/>
            <w:szCs w:val="24"/>
          </w:rPr>
          <w:delText>, for example,</w:delText>
        </w:r>
        <w:r>
          <w:rPr>
            <w:rFonts w:ascii="Times New Roman" w:hAnsi="Times New Roman" w:cs="Times New Roman"/>
            <w:sz w:val="24"/>
            <w:szCs w:val="24"/>
          </w:rPr>
          <w:delText xml:space="preserve"> stand during some parts of the Mass?</w:delText>
        </w:r>
        <w:r w:rsidR="00DF2372">
          <w:rPr>
            <w:rFonts w:ascii="Times New Roman" w:hAnsi="Times New Roman" w:cs="Times New Roman"/>
            <w:sz w:val="24"/>
            <w:szCs w:val="24"/>
          </w:rPr>
          <w:delText xml:space="preserve"> Standing </w:delText>
        </w:r>
        <w:r w:rsidR="00201501">
          <w:rPr>
            <w:rFonts w:ascii="Times New Roman" w:hAnsi="Times New Roman" w:cs="Times New Roman"/>
            <w:sz w:val="24"/>
            <w:szCs w:val="24"/>
          </w:rPr>
          <w:delText>indicates</w:delText>
        </w:r>
        <w:r w:rsidR="00DF2372">
          <w:rPr>
            <w:rFonts w:ascii="Times New Roman" w:hAnsi="Times New Roman" w:cs="Times New Roman"/>
            <w:sz w:val="24"/>
            <w:szCs w:val="24"/>
          </w:rPr>
          <w:delText xml:space="preserve"> that we are ready, attentive and waiting</w:delText>
        </w:r>
        <w:r w:rsidR="00386928">
          <w:rPr>
            <w:rFonts w:ascii="Times New Roman" w:hAnsi="Times New Roman" w:cs="Times New Roman"/>
            <w:sz w:val="24"/>
            <w:szCs w:val="24"/>
          </w:rPr>
          <w:delText xml:space="preserve"> for the Lord</w:delText>
        </w:r>
        <w:r w:rsidR="00DF2372">
          <w:rPr>
            <w:rFonts w:ascii="Times New Roman" w:hAnsi="Times New Roman" w:cs="Times New Roman"/>
            <w:sz w:val="24"/>
            <w:szCs w:val="24"/>
          </w:rPr>
          <w:delText>. We can think of that passage in Scrip</w:delText>
        </w:r>
        <w:r w:rsidR="00386928">
          <w:rPr>
            <w:rFonts w:ascii="Times New Roman" w:hAnsi="Times New Roman" w:cs="Times New Roman"/>
            <w:sz w:val="24"/>
            <w:szCs w:val="24"/>
          </w:rPr>
          <w:delText>t</w:delText>
        </w:r>
        <w:r w:rsidR="00DF2372">
          <w:rPr>
            <w:rFonts w:ascii="Times New Roman" w:hAnsi="Times New Roman" w:cs="Times New Roman"/>
            <w:sz w:val="24"/>
            <w:szCs w:val="24"/>
          </w:rPr>
          <w:delText>ure: “stand erect and hold your heads high</w:delText>
        </w:r>
        <w:r w:rsidR="00386928">
          <w:rPr>
            <w:rFonts w:ascii="Times New Roman" w:hAnsi="Times New Roman" w:cs="Times New Roman"/>
            <w:sz w:val="24"/>
            <w:szCs w:val="24"/>
          </w:rPr>
          <w:delText xml:space="preserve"> because your redemption is drawing near” (Luke 21: 28). </w:delText>
        </w:r>
        <w:r w:rsidR="00994A6D">
          <w:rPr>
            <w:rFonts w:ascii="Times New Roman" w:hAnsi="Times New Roman" w:cs="Times New Roman"/>
            <w:sz w:val="24"/>
            <w:szCs w:val="24"/>
          </w:rPr>
          <w:delText xml:space="preserve">That is one reason why we stand for the Gospel reading. </w:delText>
        </w:r>
        <w:r w:rsidR="00386928">
          <w:rPr>
            <w:rFonts w:ascii="Times New Roman" w:hAnsi="Times New Roman" w:cs="Times New Roman"/>
            <w:sz w:val="24"/>
            <w:szCs w:val="24"/>
          </w:rPr>
          <w:delText xml:space="preserve">Practically speaking, </w:delText>
        </w:r>
        <w:r w:rsidR="00201501">
          <w:rPr>
            <w:rFonts w:ascii="Times New Roman" w:hAnsi="Times New Roman" w:cs="Times New Roman"/>
            <w:sz w:val="24"/>
            <w:szCs w:val="24"/>
          </w:rPr>
          <w:delText>standing</w:delText>
        </w:r>
        <w:r w:rsidR="00386928">
          <w:rPr>
            <w:rFonts w:ascii="Times New Roman" w:hAnsi="Times New Roman" w:cs="Times New Roman"/>
            <w:sz w:val="24"/>
            <w:szCs w:val="24"/>
          </w:rPr>
          <w:delText xml:space="preserve"> also helps us </w:delText>
        </w:r>
        <w:r w:rsidR="00087DEB">
          <w:rPr>
            <w:rFonts w:ascii="Times New Roman" w:hAnsi="Times New Roman" w:cs="Times New Roman"/>
            <w:sz w:val="24"/>
            <w:szCs w:val="24"/>
          </w:rPr>
          <w:delText>in our</w:delText>
        </w:r>
        <w:r w:rsidR="00386928">
          <w:rPr>
            <w:rFonts w:ascii="Times New Roman" w:hAnsi="Times New Roman" w:cs="Times New Roman"/>
            <w:sz w:val="24"/>
            <w:szCs w:val="24"/>
          </w:rPr>
          <w:delText xml:space="preserve"> sing</w:delText>
        </w:r>
        <w:r w:rsidR="00087DEB">
          <w:rPr>
            <w:rFonts w:ascii="Times New Roman" w:hAnsi="Times New Roman" w:cs="Times New Roman"/>
            <w:sz w:val="24"/>
            <w:szCs w:val="24"/>
          </w:rPr>
          <w:delText>ing</w:delText>
        </w:r>
        <w:r w:rsidR="00386928">
          <w:rPr>
            <w:rFonts w:ascii="Times New Roman" w:hAnsi="Times New Roman" w:cs="Times New Roman"/>
            <w:sz w:val="24"/>
            <w:szCs w:val="24"/>
          </w:rPr>
          <w:delText xml:space="preserve"> or speak</w:delText>
        </w:r>
        <w:r w:rsidR="00087DEB">
          <w:rPr>
            <w:rFonts w:ascii="Times New Roman" w:hAnsi="Times New Roman" w:cs="Times New Roman"/>
            <w:sz w:val="24"/>
            <w:szCs w:val="24"/>
          </w:rPr>
          <w:delText xml:space="preserve">ing </w:delText>
        </w:r>
        <w:r w:rsidR="00386928">
          <w:rPr>
            <w:rFonts w:ascii="Times New Roman" w:hAnsi="Times New Roman" w:cs="Times New Roman"/>
            <w:sz w:val="24"/>
            <w:szCs w:val="24"/>
          </w:rPr>
          <w:delText>(when Catholics do sing, that is!)</w:delText>
        </w:r>
        <w:r w:rsidR="005E38CA">
          <w:rPr>
            <w:rFonts w:ascii="Times New Roman" w:hAnsi="Times New Roman" w:cs="Times New Roman"/>
            <w:sz w:val="24"/>
            <w:szCs w:val="24"/>
          </w:rPr>
          <w:delText>;</w:delText>
        </w:r>
        <w:r w:rsidR="00087DEB">
          <w:rPr>
            <w:rFonts w:ascii="Times New Roman" w:hAnsi="Times New Roman" w:cs="Times New Roman"/>
            <w:sz w:val="24"/>
            <w:szCs w:val="24"/>
          </w:rPr>
          <w:delText xml:space="preserve"> </w:delText>
        </w:r>
        <w:r w:rsidR="00994A6D">
          <w:rPr>
            <w:rFonts w:ascii="Times New Roman" w:hAnsi="Times New Roman" w:cs="Times New Roman"/>
            <w:sz w:val="24"/>
            <w:szCs w:val="24"/>
          </w:rPr>
          <w:delText>as for example, at the beginning and end of Mass, or when we recite the Creed</w:delText>
        </w:r>
        <w:r w:rsidR="00386928">
          <w:rPr>
            <w:rFonts w:ascii="Times New Roman" w:hAnsi="Times New Roman" w:cs="Times New Roman"/>
            <w:sz w:val="24"/>
            <w:szCs w:val="24"/>
          </w:rPr>
          <w:delText xml:space="preserve">. It is also a traditional posture for prayer in many cultures. </w:delText>
        </w:r>
        <w:r w:rsidR="00201501">
          <w:rPr>
            <w:rFonts w:ascii="Times New Roman" w:hAnsi="Times New Roman" w:cs="Times New Roman"/>
            <w:sz w:val="24"/>
            <w:szCs w:val="24"/>
          </w:rPr>
          <w:delText>Additionally, f</w:delText>
        </w:r>
        <w:r w:rsidR="00386928">
          <w:rPr>
            <w:rFonts w:ascii="Times New Roman" w:hAnsi="Times New Roman" w:cs="Times New Roman"/>
            <w:sz w:val="24"/>
            <w:szCs w:val="24"/>
          </w:rPr>
          <w:delText xml:space="preserve">or Christians, standing is the traditional posture </w:delText>
        </w:r>
        <w:r w:rsidR="00201501">
          <w:rPr>
            <w:rFonts w:ascii="Times New Roman" w:hAnsi="Times New Roman" w:cs="Times New Roman"/>
            <w:sz w:val="24"/>
            <w:szCs w:val="24"/>
          </w:rPr>
          <w:delText>for</w:delText>
        </w:r>
        <w:r w:rsidR="00386928">
          <w:rPr>
            <w:rFonts w:ascii="Times New Roman" w:hAnsi="Times New Roman" w:cs="Times New Roman"/>
            <w:sz w:val="24"/>
            <w:szCs w:val="24"/>
          </w:rPr>
          <w:delText xml:space="preserve"> Easter: rejoicing in the Lord’s resurrection and waiting for His return.</w:delText>
        </w:r>
      </w:del>
    </w:p>
    <w:p w14:paraId="09FA88CD" w14:textId="7ED16263" w:rsidR="00386928" w:rsidRDefault="00386928" w:rsidP="00510638">
      <w:pPr>
        <w:jc w:val="both"/>
        <w:rPr>
          <w:del w:id="170" w:author="Tia Doherty" w:date="2026-09-25T20:00:00Z" w16du:dateUtc="2026-09-26T00:00:00Z"/>
          <w:rFonts w:ascii="Times New Roman" w:hAnsi="Times New Roman" w:cs="Times New Roman"/>
          <w:sz w:val="24"/>
          <w:szCs w:val="24"/>
        </w:rPr>
      </w:pPr>
      <w:del w:id="171" w:author="Tia Doherty" w:date="2026-09-25T20:00:00Z" w16du:dateUtc="2026-09-26T00:00:00Z">
        <w:r>
          <w:rPr>
            <w:rFonts w:ascii="Times New Roman" w:hAnsi="Times New Roman" w:cs="Times New Roman"/>
            <w:sz w:val="24"/>
            <w:szCs w:val="24"/>
          </w:rPr>
          <w:delText>Sitting, in some senses, is a fairly recent addition to our posture</w:delText>
        </w:r>
        <w:r w:rsidR="00201501">
          <w:rPr>
            <w:rFonts w:ascii="Times New Roman" w:hAnsi="Times New Roman" w:cs="Times New Roman"/>
            <w:sz w:val="24"/>
            <w:szCs w:val="24"/>
          </w:rPr>
          <w:delText>s</w:delText>
        </w:r>
        <w:r>
          <w:rPr>
            <w:rFonts w:ascii="Times New Roman" w:hAnsi="Times New Roman" w:cs="Times New Roman"/>
            <w:sz w:val="24"/>
            <w:szCs w:val="24"/>
          </w:rPr>
          <w:delText xml:space="preserve"> during Mass. Until the early Middle Ages, many churches had no general</w:delText>
        </w:r>
        <w:r w:rsidR="005E38CA">
          <w:rPr>
            <w:rFonts w:ascii="Times New Roman" w:hAnsi="Times New Roman" w:cs="Times New Roman"/>
            <w:sz w:val="24"/>
            <w:szCs w:val="24"/>
          </w:rPr>
          <w:delText xml:space="preserve"> benches or seats (except </w:delText>
        </w:r>
        <w:r>
          <w:rPr>
            <w:rFonts w:ascii="Times New Roman" w:hAnsi="Times New Roman" w:cs="Times New Roman"/>
            <w:sz w:val="24"/>
            <w:szCs w:val="24"/>
          </w:rPr>
          <w:delText xml:space="preserve">for a few particular people, or symbolic seats such as the Bishop’s chair or </w:delText>
        </w:r>
        <w:r w:rsidRPr="00386928">
          <w:rPr>
            <w:rFonts w:ascii="Times New Roman" w:hAnsi="Times New Roman" w:cs="Times New Roman"/>
            <w:i/>
            <w:sz w:val="24"/>
            <w:szCs w:val="24"/>
          </w:rPr>
          <w:delText>cathedra</w:delText>
        </w:r>
        <w:r>
          <w:rPr>
            <w:rFonts w:ascii="Times New Roman" w:hAnsi="Times New Roman" w:cs="Times New Roman"/>
            <w:sz w:val="24"/>
            <w:szCs w:val="24"/>
          </w:rPr>
          <w:delText xml:space="preserve"> that is a symbol of his teaching authority). Sitting has become associated with listening. The child Jesus sat and listened in the Temple (Luke 2: 4) and Mary sat at the Lord’s feet and listened to him while Martha bustled around (Luke 10: 39).</w:delText>
        </w:r>
        <w:r w:rsidR="00994A6D">
          <w:rPr>
            <w:rFonts w:ascii="Times New Roman" w:hAnsi="Times New Roman" w:cs="Times New Roman"/>
            <w:sz w:val="24"/>
            <w:szCs w:val="24"/>
          </w:rPr>
          <w:delText xml:space="preserve"> So, at Mass, we sit for the readings or for the homily</w:delText>
        </w:r>
        <w:r w:rsidR="00201501">
          <w:rPr>
            <w:rFonts w:ascii="Times New Roman" w:hAnsi="Times New Roman" w:cs="Times New Roman"/>
            <w:sz w:val="24"/>
            <w:szCs w:val="24"/>
          </w:rPr>
          <w:delText xml:space="preserve"> </w:delText>
        </w:r>
        <w:r w:rsidR="00087DEB">
          <w:rPr>
            <w:rFonts w:ascii="Times New Roman" w:hAnsi="Times New Roman" w:cs="Times New Roman"/>
            <w:sz w:val="24"/>
            <w:szCs w:val="24"/>
          </w:rPr>
          <w:delText>as a sign of</w:delText>
        </w:r>
        <w:r w:rsidR="00201501">
          <w:rPr>
            <w:rFonts w:ascii="Times New Roman" w:hAnsi="Times New Roman" w:cs="Times New Roman"/>
            <w:sz w:val="24"/>
            <w:szCs w:val="24"/>
          </w:rPr>
          <w:delText xml:space="preserve"> our attentive listening</w:delText>
        </w:r>
        <w:r w:rsidR="00994A6D">
          <w:rPr>
            <w:rFonts w:ascii="Times New Roman" w:hAnsi="Times New Roman" w:cs="Times New Roman"/>
            <w:sz w:val="24"/>
            <w:szCs w:val="24"/>
          </w:rPr>
          <w:delText>.</w:delText>
        </w:r>
      </w:del>
    </w:p>
    <w:p w14:paraId="4DB68EBD" w14:textId="2D956793" w:rsidR="00386928" w:rsidRDefault="00386928" w:rsidP="00510638">
      <w:pPr>
        <w:jc w:val="both"/>
        <w:rPr>
          <w:del w:id="172" w:author="Tia Doherty" w:date="2026-09-25T20:00:00Z" w16du:dateUtc="2026-09-26T00:00:00Z"/>
          <w:rFonts w:ascii="Times New Roman" w:hAnsi="Times New Roman" w:cs="Times New Roman"/>
          <w:sz w:val="24"/>
          <w:szCs w:val="24"/>
        </w:rPr>
      </w:pPr>
      <w:del w:id="173" w:author="Tia Doherty" w:date="2026-09-25T20:00:00Z" w16du:dateUtc="2026-09-26T00:00:00Z">
        <w:r>
          <w:rPr>
            <w:rFonts w:ascii="Times New Roman" w:hAnsi="Times New Roman" w:cs="Times New Roman"/>
            <w:sz w:val="24"/>
            <w:szCs w:val="24"/>
          </w:rPr>
          <w:delText xml:space="preserve">As we discussed earlier, kneeling has </w:delText>
        </w:r>
        <w:r w:rsidR="005710C3">
          <w:rPr>
            <w:rFonts w:ascii="Times New Roman" w:hAnsi="Times New Roman" w:cs="Times New Roman"/>
            <w:sz w:val="24"/>
            <w:szCs w:val="24"/>
          </w:rPr>
          <w:delText>many levels of meaning.</w:delText>
        </w:r>
        <w:r w:rsidR="005E38CA">
          <w:rPr>
            <w:rFonts w:ascii="Times New Roman" w:hAnsi="Times New Roman" w:cs="Times New Roman"/>
            <w:sz w:val="24"/>
            <w:szCs w:val="24"/>
          </w:rPr>
          <w:delText xml:space="preserve"> It can be a sign of repentance. P</w:delText>
        </w:r>
        <w:r w:rsidR="005710C3">
          <w:rPr>
            <w:rFonts w:ascii="Times New Roman" w:hAnsi="Times New Roman" w:cs="Times New Roman"/>
            <w:sz w:val="24"/>
            <w:szCs w:val="24"/>
          </w:rPr>
          <w:delText>enitents, for example, knelt as a sign of their sorrow. It is also a posture of intense prayer and petition. St. Stephen knelt as he prayed before his martyrdom (Acts 7: 60). Kneeling also symbolizes respect, adoration, th</w:delText>
        </w:r>
        <w:r w:rsidR="005E38CA">
          <w:rPr>
            <w:rFonts w:ascii="Times New Roman" w:hAnsi="Times New Roman" w:cs="Times New Roman"/>
            <w:sz w:val="24"/>
            <w:szCs w:val="24"/>
          </w:rPr>
          <w:delText>anksgiving and humility (namely,</w:delText>
        </w:r>
        <w:r w:rsidR="005710C3">
          <w:rPr>
            <w:rFonts w:ascii="Times New Roman" w:hAnsi="Times New Roman" w:cs="Times New Roman"/>
            <w:sz w:val="24"/>
            <w:szCs w:val="24"/>
          </w:rPr>
          <w:delText xml:space="preserve"> acknowledging that we are creatures and not God</w:delText>
        </w:r>
        <w:r w:rsidR="00201501">
          <w:rPr>
            <w:rFonts w:ascii="Times New Roman" w:hAnsi="Times New Roman" w:cs="Times New Roman"/>
            <w:sz w:val="24"/>
            <w:szCs w:val="24"/>
          </w:rPr>
          <w:delText>,</w:delText>
        </w:r>
        <w:r w:rsidR="005710C3">
          <w:rPr>
            <w:rFonts w:ascii="Times New Roman" w:hAnsi="Times New Roman" w:cs="Times New Roman"/>
            <w:sz w:val="24"/>
            <w:szCs w:val="24"/>
          </w:rPr>
          <w:delText xml:space="preserve"> and that all we have is gift). That is why, wherever possible, we kneel during the Eucharistic Prayer and also from the Lamb of God until we come up to receive </w:delText>
        </w:r>
        <w:r w:rsidR="005710C3" w:rsidRPr="005710C3">
          <w:rPr>
            <w:rFonts w:ascii="Times New Roman" w:hAnsi="Times New Roman" w:cs="Times New Roman"/>
            <w:i/>
            <w:sz w:val="24"/>
            <w:szCs w:val="24"/>
          </w:rPr>
          <w:delText xml:space="preserve">the </w:delText>
        </w:r>
        <w:r w:rsidR="005710C3">
          <w:rPr>
            <w:rFonts w:ascii="Times New Roman" w:hAnsi="Times New Roman" w:cs="Times New Roman"/>
            <w:sz w:val="24"/>
            <w:szCs w:val="24"/>
          </w:rPr>
          <w:delText>gift: the Eucharist</w:delText>
        </w:r>
        <w:r w:rsidR="00EE337F">
          <w:rPr>
            <w:rFonts w:ascii="Times New Roman" w:hAnsi="Times New Roman" w:cs="Times New Roman"/>
            <w:sz w:val="24"/>
            <w:szCs w:val="24"/>
          </w:rPr>
          <w:delText xml:space="preserve"> (cf. GIRM 43).</w:delText>
        </w:r>
        <w:r w:rsidR="005710C3">
          <w:rPr>
            <w:rFonts w:ascii="Times New Roman" w:hAnsi="Times New Roman" w:cs="Times New Roman"/>
            <w:sz w:val="24"/>
            <w:szCs w:val="24"/>
          </w:rPr>
          <w:delText xml:space="preserve"> As an often quoted saying goes: “the </w:delText>
        </w:r>
        <w:r w:rsidR="00994A6D">
          <w:rPr>
            <w:rFonts w:ascii="Times New Roman" w:hAnsi="Times New Roman" w:cs="Times New Roman"/>
            <w:sz w:val="24"/>
            <w:szCs w:val="24"/>
          </w:rPr>
          <w:delText>person</w:delText>
        </w:r>
        <w:r w:rsidR="005710C3">
          <w:rPr>
            <w:rFonts w:ascii="Times New Roman" w:hAnsi="Times New Roman" w:cs="Times New Roman"/>
            <w:sz w:val="24"/>
            <w:szCs w:val="24"/>
          </w:rPr>
          <w:delText xml:space="preserve"> who kneels before God can stand before anyone.”</w:delText>
        </w:r>
        <w:r w:rsidR="005E38CA">
          <w:rPr>
            <w:rFonts w:ascii="Times New Roman" w:hAnsi="Times New Roman" w:cs="Times New Roman"/>
            <w:sz w:val="24"/>
            <w:szCs w:val="24"/>
          </w:rPr>
          <w:delText xml:space="preserve"> I also like the old Irish proverb: you should get on your knees to thank God that you can stand on your feet!</w:delText>
        </w:r>
      </w:del>
    </w:p>
    <w:p w14:paraId="762E6A83" w14:textId="773462C5" w:rsidR="00994A6D" w:rsidRDefault="00994A6D" w:rsidP="00510638">
      <w:pPr>
        <w:jc w:val="both"/>
        <w:rPr>
          <w:del w:id="174" w:author="Tia Doherty" w:date="2026-09-25T20:00:00Z" w16du:dateUtc="2026-09-26T00:00:00Z"/>
          <w:rFonts w:ascii="Times New Roman" w:hAnsi="Times New Roman" w:cs="Times New Roman"/>
          <w:sz w:val="24"/>
          <w:szCs w:val="24"/>
        </w:rPr>
      </w:pPr>
      <w:del w:id="175" w:author="Tia Doherty" w:date="2026-09-25T20:00:00Z" w16du:dateUtc="2026-09-26T00:00:00Z">
        <w:r>
          <w:rPr>
            <w:rFonts w:ascii="Times New Roman" w:hAnsi="Times New Roman" w:cs="Times New Roman"/>
            <w:sz w:val="24"/>
            <w:szCs w:val="24"/>
          </w:rPr>
          <w:delText>Bowing and genuflecting are two postures or gestures that have similar meaning and force in many cultures</w:delText>
        </w:r>
        <w:r w:rsidR="00EE337F">
          <w:rPr>
            <w:rFonts w:ascii="Times New Roman" w:hAnsi="Times New Roman" w:cs="Times New Roman"/>
            <w:sz w:val="24"/>
            <w:szCs w:val="24"/>
          </w:rPr>
          <w:delText>.</w:delText>
        </w:r>
        <w:r>
          <w:rPr>
            <w:rFonts w:ascii="Times New Roman" w:hAnsi="Times New Roman" w:cs="Times New Roman"/>
            <w:sz w:val="24"/>
            <w:szCs w:val="24"/>
          </w:rPr>
          <w:delText xml:space="preserve"> In Japan, for example, there is a whole etiquette of bowing, with three main types of bow. Generally, these actions are to show respect and devotion either to people (especially the office that they embody) or to sacred objects (and who or what they represent). This is why we genuflec</w:delText>
        </w:r>
        <w:r w:rsidR="005E38CA">
          <w:rPr>
            <w:rFonts w:ascii="Times New Roman" w:hAnsi="Times New Roman" w:cs="Times New Roman"/>
            <w:sz w:val="24"/>
            <w:szCs w:val="24"/>
          </w:rPr>
          <w:delText>t when passing the tabernacle. Also, t</w:delText>
        </w:r>
        <w:r>
          <w:rPr>
            <w:rFonts w:ascii="Times New Roman" w:hAnsi="Times New Roman" w:cs="Times New Roman"/>
            <w:sz w:val="24"/>
            <w:szCs w:val="24"/>
          </w:rPr>
          <w:delText>his is why we bow to the altar or the cross (symbols of Christ)</w:delText>
        </w:r>
        <w:r w:rsidR="00201501">
          <w:rPr>
            <w:rFonts w:ascii="Times New Roman" w:hAnsi="Times New Roman" w:cs="Times New Roman"/>
            <w:sz w:val="24"/>
            <w:szCs w:val="24"/>
          </w:rPr>
          <w:delText>,</w:delText>
        </w:r>
        <w:r>
          <w:rPr>
            <w:rFonts w:ascii="Times New Roman" w:hAnsi="Times New Roman" w:cs="Times New Roman"/>
            <w:sz w:val="24"/>
            <w:szCs w:val="24"/>
          </w:rPr>
          <w:delText xml:space="preserve"> or as we are about to receive Holy Communion (the real presence of our Lord). It is good to make sure that our bow or genuflection is sincere and real. A bow, for example, should be a bow</w:delText>
        </w:r>
        <w:r w:rsidR="005E5D34">
          <w:rPr>
            <w:rFonts w:ascii="Times New Roman" w:hAnsi="Times New Roman" w:cs="Times New Roman"/>
            <w:sz w:val="24"/>
            <w:szCs w:val="24"/>
          </w:rPr>
          <w:delText>;</w:delText>
        </w:r>
        <w:r>
          <w:rPr>
            <w:rFonts w:ascii="Times New Roman" w:hAnsi="Times New Roman" w:cs="Times New Roman"/>
            <w:sz w:val="24"/>
            <w:szCs w:val="24"/>
          </w:rPr>
          <w:delText xml:space="preserve"> not just a quick twitch of the head</w:delText>
        </w:r>
        <w:r w:rsidR="005E38CA">
          <w:rPr>
            <w:rFonts w:ascii="Times New Roman" w:hAnsi="Times New Roman" w:cs="Times New Roman"/>
            <w:sz w:val="24"/>
            <w:szCs w:val="24"/>
          </w:rPr>
          <w:delText xml:space="preserve"> or body</w:delText>
        </w:r>
        <w:r>
          <w:rPr>
            <w:rFonts w:ascii="Times New Roman" w:hAnsi="Times New Roman" w:cs="Times New Roman"/>
            <w:sz w:val="24"/>
            <w:szCs w:val="24"/>
          </w:rPr>
          <w:delText>!</w:delText>
        </w:r>
      </w:del>
    </w:p>
    <w:p w14:paraId="5BD450D8" w14:textId="114C34EE" w:rsidR="008C13D7" w:rsidRDefault="008C13D7" w:rsidP="00510638">
      <w:pPr>
        <w:jc w:val="both"/>
        <w:rPr>
          <w:del w:id="176" w:author="Tia Doherty" w:date="2026-09-25T20:00:00Z" w16du:dateUtc="2026-09-26T00:00:00Z"/>
          <w:rFonts w:ascii="Times New Roman" w:hAnsi="Times New Roman" w:cs="Times New Roman"/>
          <w:sz w:val="24"/>
          <w:szCs w:val="24"/>
        </w:rPr>
      </w:pPr>
      <w:del w:id="177" w:author="Tia Doherty" w:date="2026-09-25T20:00:00Z" w16du:dateUtc="2026-09-26T00:00:00Z">
        <w:r>
          <w:rPr>
            <w:rFonts w:ascii="Times New Roman" w:hAnsi="Times New Roman" w:cs="Times New Roman"/>
            <w:sz w:val="24"/>
            <w:szCs w:val="24"/>
          </w:rPr>
          <w:delText>Our hands are so expressive and this is certainly true during the celebration of Mas</w:delText>
        </w:r>
        <w:r w:rsidR="005E38CA">
          <w:rPr>
            <w:rFonts w:ascii="Times New Roman" w:hAnsi="Times New Roman" w:cs="Times New Roman"/>
            <w:sz w:val="24"/>
            <w:szCs w:val="24"/>
          </w:rPr>
          <w:delText xml:space="preserve">s. For example, there is </w:delText>
        </w:r>
        <w:r>
          <w:rPr>
            <w:rFonts w:ascii="Times New Roman" w:hAnsi="Times New Roman" w:cs="Times New Roman"/>
            <w:sz w:val="24"/>
            <w:szCs w:val="24"/>
          </w:rPr>
          <w:delText>the “orans” (or praying) position that the priest adopts when he prays on behalf of people and representing Christ</w:delText>
        </w:r>
        <w:r w:rsidR="005E38CA">
          <w:rPr>
            <w:rFonts w:ascii="Times New Roman" w:hAnsi="Times New Roman" w:cs="Times New Roman"/>
            <w:sz w:val="24"/>
            <w:szCs w:val="24"/>
          </w:rPr>
          <w:delText xml:space="preserve"> </w:delText>
        </w:r>
        <w:r>
          <w:rPr>
            <w:rFonts w:ascii="Times New Roman" w:hAnsi="Times New Roman" w:cs="Times New Roman"/>
            <w:sz w:val="24"/>
            <w:szCs w:val="24"/>
          </w:rPr>
          <w:delText>during the Eucharistic Prayer or other important prayers.  Here, we can recall the story of how Israel prevailed in battle</w:delText>
        </w:r>
        <w:r w:rsidR="005E38CA">
          <w:rPr>
            <w:rFonts w:ascii="Times New Roman" w:hAnsi="Times New Roman" w:cs="Times New Roman"/>
            <w:sz w:val="24"/>
            <w:szCs w:val="24"/>
          </w:rPr>
          <w:delText>;</w:delText>
        </w:r>
        <w:r>
          <w:rPr>
            <w:rFonts w:ascii="Times New Roman" w:hAnsi="Times New Roman" w:cs="Times New Roman"/>
            <w:sz w:val="24"/>
            <w:szCs w:val="24"/>
          </w:rPr>
          <w:delText xml:space="preserve"> as long as Moses stretched out his hands in prayer (Exodus 17: 9-14). Jesus himself stretched out his hands in prayer as he hung upon the cross. If we receive Holy Communion on the hand, we stretch out our hands, one on top of the other: a sign that we are receiving a wonderful and undeserved gift. We use our hands to make the sign of the cross or to bless ou</w:delText>
        </w:r>
        <w:r w:rsidR="005E38CA">
          <w:rPr>
            <w:rFonts w:ascii="Times New Roman" w:hAnsi="Times New Roman" w:cs="Times New Roman"/>
            <w:sz w:val="24"/>
            <w:szCs w:val="24"/>
          </w:rPr>
          <w:delText>rselves. We shake hands at the Sign of P</w:delText>
        </w:r>
        <w:r>
          <w:rPr>
            <w:rFonts w:ascii="Times New Roman" w:hAnsi="Times New Roman" w:cs="Times New Roman"/>
            <w:sz w:val="24"/>
            <w:szCs w:val="24"/>
          </w:rPr>
          <w:delText xml:space="preserve">eace (a symbol of friendship and goodwill in many cultures). We sign ourselves three times as we greet the Gospel: a symbol that the words of </w:delText>
        </w:r>
        <w:r w:rsidR="000A3C8F">
          <w:rPr>
            <w:rFonts w:ascii="Times New Roman" w:hAnsi="Times New Roman" w:cs="Times New Roman"/>
            <w:sz w:val="24"/>
            <w:szCs w:val="24"/>
          </w:rPr>
          <w:delText xml:space="preserve">the </w:delText>
        </w:r>
        <w:r>
          <w:rPr>
            <w:rFonts w:ascii="Times New Roman" w:hAnsi="Times New Roman" w:cs="Times New Roman"/>
            <w:sz w:val="24"/>
            <w:szCs w:val="24"/>
          </w:rPr>
          <w:delText xml:space="preserve">Lord that we are about to hear will be in our minds (signing the forehead), on our lips and </w:delText>
        </w:r>
        <w:r w:rsidR="00201501">
          <w:rPr>
            <w:rFonts w:ascii="Times New Roman" w:hAnsi="Times New Roman" w:cs="Times New Roman"/>
            <w:sz w:val="24"/>
            <w:szCs w:val="24"/>
          </w:rPr>
          <w:delText xml:space="preserve">reside </w:delText>
        </w:r>
        <w:r>
          <w:rPr>
            <w:rFonts w:ascii="Times New Roman" w:hAnsi="Times New Roman" w:cs="Times New Roman"/>
            <w:sz w:val="24"/>
            <w:szCs w:val="24"/>
          </w:rPr>
          <w:delText>in our hea</w:delText>
        </w:r>
        <w:r w:rsidR="00AF4A86">
          <w:rPr>
            <w:rFonts w:ascii="Times New Roman" w:hAnsi="Times New Roman" w:cs="Times New Roman"/>
            <w:sz w:val="24"/>
            <w:szCs w:val="24"/>
          </w:rPr>
          <w:delText>r</w:delText>
        </w:r>
        <w:r>
          <w:rPr>
            <w:rFonts w:ascii="Times New Roman" w:hAnsi="Times New Roman" w:cs="Times New Roman"/>
            <w:sz w:val="24"/>
            <w:szCs w:val="24"/>
          </w:rPr>
          <w:delText xml:space="preserve">ts. </w:delText>
        </w:r>
      </w:del>
    </w:p>
    <w:p w14:paraId="58F37429" w14:textId="0D4720BC" w:rsidR="008302ED" w:rsidRDefault="005E38CA" w:rsidP="00510638">
      <w:pPr>
        <w:jc w:val="both"/>
        <w:rPr>
          <w:del w:id="178" w:author="Tia Doherty" w:date="2026-09-25T20:00:00Z" w16du:dateUtc="2026-09-26T00:00:00Z"/>
          <w:rFonts w:ascii="Times New Roman" w:hAnsi="Times New Roman" w:cs="Times New Roman"/>
          <w:sz w:val="24"/>
          <w:szCs w:val="24"/>
        </w:rPr>
      </w:pPr>
      <w:del w:id="179" w:author="Tia Doherty" w:date="2026-09-25T20:00:00Z" w16du:dateUtc="2026-09-26T00:00:00Z">
        <w:r>
          <w:rPr>
            <w:rFonts w:ascii="Times New Roman" w:hAnsi="Times New Roman" w:cs="Times New Roman"/>
            <w:sz w:val="24"/>
            <w:szCs w:val="24"/>
          </w:rPr>
          <w:delText xml:space="preserve">We even move </w:delText>
        </w:r>
        <w:r w:rsidR="00AF4A86">
          <w:rPr>
            <w:rFonts w:ascii="Times New Roman" w:hAnsi="Times New Roman" w:cs="Times New Roman"/>
            <w:sz w:val="24"/>
            <w:szCs w:val="24"/>
          </w:rPr>
          <w:delText>our bodies to underline what is happening in our prayer. We turn to face the Gospel as it is read</w:delText>
        </w:r>
        <w:r w:rsidR="00201501">
          <w:rPr>
            <w:rFonts w:ascii="Times New Roman" w:hAnsi="Times New Roman" w:cs="Times New Roman"/>
            <w:sz w:val="24"/>
            <w:szCs w:val="24"/>
          </w:rPr>
          <w:delText>;</w:delText>
        </w:r>
        <w:r>
          <w:rPr>
            <w:rFonts w:ascii="Times New Roman" w:hAnsi="Times New Roman" w:cs="Times New Roman"/>
            <w:sz w:val="24"/>
            <w:szCs w:val="24"/>
          </w:rPr>
          <w:delText xml:space="preserve"> thereby showing</w:delText>
        </w:r>
        <w:r w:rsidR="00AF4A86">
          <w:rPr>
            <w:rFonts w:ascii="Times New Roman" w:hAnsi="Times New Roman" w:cs="Times New Roman"/>
            <w:sz w:val="24"/>
            <w:szCs w:val="24"/>
          </w:rPr>
          <w:delText xml:space="preserve"> that we are listening to the Lord’s words to us. In the ancient baptism rites, those who were to be baptized </w:delText>
        </w:r>
        <w:r w:rsidR="008302ED">
          <w:rPr>
            <w:rFonts w:ascii="Times New Roman" w:hAnsi="Times New Roman" w:cs="Times New Roman"/>
            <w:sz w:val="24"/>
            <w:szCs w:val="24"/>
          </w:rPr>
          <w:delText>first turned to the west (the domain of evil!) to renounce the devil and then to the east to proclaim Christ (the risen Son of God). Incidentally, in some rites people also spat to the west: but this gesture is now omitted</w:delText>
        </w:r>
        <w:r w:rsidR="00201501">
          <w:rPr>
            <w:rFonts w:ascii="Times New Roman" w:hAnsi="Times New Roman" w:cs="Times New Roman"/>
            <w:sz w:val="24"/>
            <w:szCs w:val="24"/>
          </w:rPr>
          <w:delText>…</w:delText>
        </w:r>
        <w:r>
          <w:rPr>
            <w:rFonts w:ascii="Times New Roman" w:hAnsi="Times New Roman" w:cs="Times New Roman"/>
            <w:sz w:val="24"/>
            <w:szCs w:val="24"/>
          </w:rPr>
          <w:delText>!</w:delText>
        </w:r>
        <w:r w:rsidR="008302ED">
          <w:rPr>
            <w:rFonts w:ascii="Times New Roman" w:hAnsi="Times New Roman" w:cs="Times New Roman"/>
            <w:sz w:val="24"/>
            <w:szCs w:val="24"/>
          </w:rPr>
          <w:delText xml:space="preserve"> </w:delText>
        </w:r>
      </w:del>
    </w:p>
    <w:p w14:paraId="7DB4FD2F" w14:textId="1C61DC23" w:rsidR="00AF4A86" w:rsidRDefault="008302ED" w:rsidP="00510638">
      <w:pPr>
        <w:jc w:val="both"/>
        <w:rPr>
          <w:del w:id="180" w:author="Tia Doherty" w:date="2026-09-25T20:00:00Z" w16du:dateUtc="2026-09-26T00:00:00Z"/>
          <w:rFonts w:ascii="Times New Roman" w:hAnsi="Times New Roman" w:cs="Times New Roman"/>
          <w:sz w:val="24"/>
          <w:szCs w:val="24"/>
        </w:rPr>
      </w:pPr>
      <w:del w:id="181" w:author="Tia Doherty" w:date="2026-09-25T20:00:00Z" w16du:dateUtc="2026-09-26T00:00:00Z">
        <w:r>
          <w:rPr>
            <w:rFonts w:ascii="Times New Roman" w:hAnsi="Times New Roman" w:cs="Times New Roman"/>
            <w:sz w:val="24"/>
            <w:szCs w:val="24"/>
          </w:rPr>
          <w:delText>This symbolism of facing to the east (“ad orientem”); that is</w:delText>
        </w:r>
        <w:r w:rsidR="000A3C8F">
          <w:rPr>
            <w:rFonts w:ascii="Times New Roman" w:hAnsi="Times New Roman" w:cs="Times New Roman"/>
            <w:sz w:val="24"/>
            <w:szCs w:val="24"/>
          </w:rPr>
          <w:delText>,</w:delText>
        </w:r>
        <w:r>
          <w:rPr>
            <w:rFonts w:ascii="Times New Roman" w:hAnsi="Times New Roman" w:cs="Times New Roman"/>
            <w:sz w:val="24"/>
            <w:szCs w:val="24"/>
          </w:rPr>
          <w:delText xml:space="preserve"> the place of the rising sun and so a sign of the risen Christ, is powerful. Many churches were</w:delText>
        </w:r>
        <w:r w:rsidR="00967866">
          <w:rPr>
            <w:rFonts w:ascii="Times New Roman" w:hAnsi="Times New Roman" w:cs="Times New Roman"/>
            <w:sz w:val="24"/>
            <w:szCs w:val="24"/>
          </w:rPr>
          <w:delText xml:space="preserve"> built with the </w:delText>
        </w:r>
        <w:r w:rsidR="00205FBA">
          <w:rPr>
            <w:rFonts w:ascii="Times New Roman" w:hAnsi="Times New Roman" w:cs="Times New Roman"/>
            <w:sz w:val="24"/>
            <w:szCs w:val="24"/>
          </w:rPr>
          <w:delText>main</w:delText>
        </w:r>
        <w:r w:rsidR="00967866">
          <w:rPr>
            <w:rFonts w:ascii="Times New Roman" w:hAnsi="Times New Roman" w:cs="Times New Roman"/>
            <w:sz w:val="24"/>
            <w:szCs w:val="24"/>
          </w:rPr>
          <w:delText xml:space="preserve"> altar</w:delText>
        </w:r>
        <w:r>
          <w:rPr>
            <w:rFonts w:ascii="Times New Roman" w:hAnsi="Times New Roman" w:cs="Times New Roman"/>
            <w:sz w:val="24"/>
            <w:szCs w:val="24"/>
          </w:rPr>
          <w:delText xml:space="preserve"> o</w:delText>
        </w:r>
        <w:r w:rsidRPr="008302ED">
          <w:rPr>
            <w:rFonts w:ascii="Times New Roman" w:hAnsi="Times New Roman" w:cs="Times New Roman"/>
            <w:i/>
            <w:sz w:val="24"/>
            <w:szCs w:val="24"/>
          </w:rPr>
          <w:delText>riented</w:delText>
        </w:r>
        <w:r>
          <w:rPr>
            <w:rFonts w:ascii="Times New Roman" w:hAnsi="Times New Roman" w:cs="Times New Roman"/>
            <w:i/>
            <w:sz w:val="24"/>
            <w:szCs w:val="24"/>
          </w:rPr>
          <w:delText xml:space="preserve"> </w:delText>
        </w:r>
        <w:r>
          <w:rPr>
            <w:rFonts w:ascii="Times New Roman" w:hAnsi="Times New Roman" w:cs="Times New Roman"/>
            <w:sz w:val="24"/>
            <w:szCs w:val="24"/>
          </w:rPr>
          <w:delText>to the east. There has been much discussion about which way the priest should face when celebrating the Eucharist. Scholars seem divided on past practices</w:delText>
        </w:r>
        <w:r w:rsidR="00967866">
          <w:rPr>
            <w:rFonts w:ascii="Times New Roman" w:hAnsi="Times New Roman" w:cs="Times New Roman"/>
            <w:sz w:val="24"/>
            <w:szCs w:val="24"/>
          </w:rPr>
          <w:delText xml:space="preserve">. Our current rite makes allowances for older churches </w:delText>
        </w:r>
        <w:r w:rsidR="000D54C3">
          <w:rPr>
            <w:rFonts w:ascii="Times New Roman" w:hAnsi="Times New Roman" w:cs="Times New Roman"/>
            <w:sz w:val="24"/>
            <w:szCs w:val="24"/>
          </w:rPr>
          <w:delText xml:space="preserve">or other circumstances </w:delText>
        </w:r>
        <w:r w:rsidR="00967866">
          <w:rPr>
            <w:rFonts w:ascii="Times New Roman" w:hAnsi="Times New Roman" w:cs="Times New Roman"/>
            <w:sz w:val="24"/>
            <w:szCs w:val="24"/>
          </w:rPr>
          <w:delText xml:space="preserve">where </w:delText>
        </w:r>
        <w:r w:rsidR="000D54C3">
          <w:rPr>
            <w:rFonts w:ascii="Times New Roman" w:hAnsi="Times New Roman" w:cs="Times New Roman"/>
            <w:sz w:val="24"/>
            <w:szCs w:val="24"/>
          </w:rPr>
          <w:delText xml:space="preserve">the priest facing </w:delText>
        </w:r>
        <w:r w:rsidR="000D54C3" w:rsidRPr="00EE337F">
          <w:rPr>
            <w:rFonts w:ascii="Times New Roman" w:hAnsi="Times New Roman" w:cs="Times New Roman"/>
            <w:i/>
            <w:sz w:val="24"/>
            <w:szCs w:val="24"/>
          </w:rPr>
          <w:delText>ad orientem</w:delText>
        </w:r>
        <w:r w:rsidR="000D54C3">
          <w:rPr>
            <w:rFonts w:ascii="Times New Roman" w:hAnsi="Times New Roman" w:cs="Times New Roman"/>
            <w:sz w:val="24"/>
            <w:szCs w:val="24"/>
          </w:rPr>
          <w:delText xml:space="preserve"> </w:delText>
        </w:r>
        <w:r w:rsidR="00967866">
          <w:rPr>
            <w:rFonts w:ascii="Times New Roman" w:hAnsi="Times New Roman" w:cs="Times New Roman"/>
            <w:sz w:val="24"/>
            <w:szCs w:val="24"/>
          </w:rPr>
          <w:delText>may still need to be done</w:delText>
        </w:r>
        <w:r w:rsidR="00205FBA">
          <w:rPr>
            <w:rFonts w:ascii="Times New Roman" w:hAnsi="Times New Roman" w:cs="Times New Roman"/>
            <w:sz w:val="24"/>
            <w:szCs w:val="24"/>
          </w:rPr>
          <w:delText>;</w:delText>
        </w:r>
        <w:r w:rsidR="00967866">
          <w:rPr>
            <w:rFonts w:ascii="Times New Roman" w:hAnsi="Times New Roman" w:cs="Times New Roman"/>
            <w:sz w:val="24"/>
            <w:szCs w:val="24"/>
          </w:rPr>
          <w:delText xml:space="preserve"> but also recommend</w:delText>
        </w:r>
        <w:r w:rsidR="00EE337F">
          <w:rPr>
            <w:rFonts w:ascii="Times New Roman" w:hAnsi="Times New Roman" w:cs="Times New Roman"/>
            <w:sz w:val="24"/>
            <w:szCs w:val="24"/>
          </w:rPr>
          <w:delText>s</w:delText>
        </w:r>
        <w:r w:rsidR="00967866">
          <w:rPr>
            <w:rFonts w:ascii="Times New Roman" w:hAnsi="Times New Roman" w:cs="Times New Roman"/>
            <w:sz w:val="24"/>
            <w:szCs w:val="24"/>
          </w:rPr>
          <w:delText xml:space="preserve"> </w:delText>
        </w:r>
        <w:r w:rsidR="00FB0066">
          <w:rPr>
            <w:rFonts w:ascii="Times New Roman" w:hAnsi="Times New Roman" w:cs="Times New Roman"/>
            <w:sz w:val="24"/>
            <w:szCs w:val="24"/>
          </w:rPr>
          <w:delText>“</w:delText>
        </w:r>
        <w:r w:rsidR="00967866">
          <w:rPr>
            <w:rFonts w:ascii="Times New Roman" w:hAnsi="Times New Roman" w:cs="Times New Roman"/>
            <w:sz w:val="24"/>
            <w:szCs w:val="24"/>
          </w:rPr>
          <w:delText>where</w:delText>
        </w:r>
        <w:r w:rsidR="000D54C3">
          <w:rPr>
            <w:rFonts w:ascii="Times New Roman" w:hAnsi="Times New Roman" w:cs="Times New Roman"/>
            <w:sz w:val="24"/>
            <w:szCs w:val="24"/>
          </w:rPr>
          <w:delText>ver</w:delText>
        </w:r>
        <w:r w:rsidR="00967866">
          <w:rPr>
            <w:rFonts w:ascii="Times New Roman" w:hAnsi="Times New Roman" w:cs="Times New Roman"/>
            <w:sz w:val="24"/>
            <w:szCs w:val="24"/>
          </w:rPr>
          <w:delText xml:space="preserve"> possible</w:delText>
        </w:r>
        <w:r w:rsidR="00FB0066">
          <w:rPr>
            <w:rFonts w:ascii="Times New Roman" w:hAnsi="Times New Roman" w:cs="Times New Roman"/>
            <w:sz w:val="24"/>
            <w:szCs w:val="24"/>
          </w:rPr>
          <w:delText xml:space="preserve">” </w:delText>
        </w:r>
        <w:r w:rsidR="00EE337F">
          <w:rPr>
            <w:rFonts w:ascii="Times New Roman" w:hAnsi="Times New Roman" w:cs="Times New Roman"/>
            <w:sz w:val="24"/>
            <w:szCs w:val="24"/>
          </w:rPr>
          <w:delText xml:space="preserve">that the altar be free-standing, so that, for example, the priest can face the people </w:delText>
        </w:r>
        <w:r w:rsidR="00FB0066">
          <w:rPr>
            <w:rFonts w:ascii="Times New Roman" w:hAnsi="Times New Roman" w:cs="Times New Roman"/>
            <w:sz w:val="24"/>
            <w:szCs w:val="24"/>
          </w:rPr>
          <w:delText>(GIRM 299)</w:delText>
        </w:r>
        <w:r w:rsidR="00967866">
          <w:rPr>
            <w:rFonts w:ascii="Times New Roman" w:hAnsi="Times New Roman" w:cs="Times New Roman"/>
            <w:sz w:val="24"/>
            <w:szCs w:val="24"/>
          </w:rPr>
          <w:delText xml:space="preserve">. </w:delText>
        </w:r>
      </w:del>
    </w:p>
    <w:p w14:paraId="4A32AD4A" w14:textId="7CBF7D12" w:rsidR="00967866" w:rsidRDefault="00967866" w:rsidP="00510638">
      <w:pPr>
        <w:jc w:val="both"/>
        <w:rPr>
          <w:del w:id="182" w:author="Tia Doherty" w:date="2026-09-25T20:00:00Z" w16du:dateUtc="2026-09-26T00:00:00Z"/>
          <w:rFonts w:ascii="Times New Roman" w:hAnsi="Times New Roman" w:cs="Times New Roman"/>
          <w:sz w:val="24"/>
          <w:szCs w:val="24"/>
        </w:rPr>
      </w:pPr>
      <w:del w:id="183" w:author="Tia Doherty" w:date="2026-09-25T20:00:00Z" w16du:dateUtc="2026-09-26T00:00:00Z">
        <w:r>
          <w:rPr>
            <w:rFonts w:ascii="Times New Roman" w:hAnsi="Times New Roman" w:cs="Times New Roman"/>
            <w:sz w:val="24"/>
            <w:szCs w:val="24"/>
          </w:rPr>
          <w:delText xml:space="preserve">Hopefully, our series may help in our understanding of how we pray with our bodies, especially during Mass. </w:delText>
        </w:r>
        <w:r w:rsidR="00087DEB">
          <w:rPr>
            <w:rFonts w:ascii="Times New Roman" w:hAnsi="Times New Roman" w:cs="Times New Roman"/>
            <w:sz w:val="24"/>
            <w:szCs w:val="24"/>
          </w:rPr>
          <w:delText>Being aware of</w:delText>
        </w:r>
        <w:r>
          <w:rPr>
            <w:rFonts w:ascii="Times New Roman" w:hAnsi="Times New Roman" w:cs="Times New Roman"/>
            <w:sz w:val="24"/>
            <w:szCs w:val="24"/>
          </w:rPr>
          <w:delText xml:space="preserve"> the underlying symbolism of all the postures and gestures may help us to deepen our “full, conscious and active participation” in that great prayer: th</w:delText>
        </w:r>
        <w:r w:rsidR="00205FBA">
          <w:rPr>
            <w:rFonts w:ascii="Times New Roman" w:hAnsi="Times New Roman" w:cs="Times New Roman"/>
            <w:sz w:val="24"/>
            <w:szCs w:val="24"/>
          </w:rPr>
          <w:delText xml:space="preserve">at is the </w:delText>
        </w:r>
        <w:r>
          <w:rPr>
            <w:rFonts w:ascii="Times New Roman" w:hAnsi="Times New Roman" w:cs="Times New Roman"/>
            <w:sz w:val="24"/>
            <w:szCs w:val="24"/>
          </w:rPr>
          <w:delText>Mass</w:delText>
        </w:r>
        <w:r w:rsidR="00205FBA">
          <w:rPr>
            <w:rFonts w:ascii="Times New Roman" w:hAnsi="Times New Roman" w:cs="Times New Roman"/>
            <w:sz w:val="24"/>
            <w:szCs w:val="24"/>
          </w:rPr>
          <w:delText>.</w:delText>
        </w:r>
        <w:r w:rsidR="005E38CA">
          <w:rPr>
            <w:rFonts w:ascii="Times New Roman" w:hAnsi="Times New Roman" w:cs="Times New Roman"/>
            <w:sz w:val="24"/>
            <w:szCs w:val="24"/>
          </w:rPr>
          <w:delText xml:space="preserve"> </w:delText>
        </w:r>
      </w:del>
    </w:p>
    <w:p w14:paraId="755E5A2B" w14:textId="77777777" w:rsidR="00510638" w:rsidRDefault="00510638" w:rsidP="005238D1">
      <w:pPr>
        <w:rPr>
          <w:rPrChange w:id="184" w:author="Tia Doherty" w:date="2026-09-25T20:00:00Z" w16du:dateUtc="2026-09-26T00:00:00Z">
            <w:rPr>
              <w:rFonts w:ascii="Times New Roman" w:hAnsi="Times New Roman" w:cs="Times New Roman"/>
              <w:sz w:val="24"/>
              <w:szCs w:val="24"/>
            </w:rPr>
          </w:rPrChange>
        </w:rPr>
        <w:pPrChange w:id="185" w:author="Tia Doherty" w:date="2026-09-25T20:00:00Z" w16du:dateUtc="2026-09-26T00:00:00Z">
          <w:pPr>
            <w:jc w:val="both"/>
          </w:pPr>
        </w:pPrChange>
      </w:pPr>
    </w:p>
    <w:sectPr w:rsidR="00510638">
      <w:pgSz w:w="11906" w:h="16838"/>
      <w:pgMar w:top="1440" w:right="1440" w:bottom="1440" w:left="1440" w:header="708" w:footer="708" w:gutter="0"/>
      <w:cols w:space="708"/>
      <w:docGrid w:linePitch="360"/>
      <w:sectPrChange w:id="186" w:author="Tia Doherty" w:date="2026-09-25T20:00:00Z" w16du:dateUtc="2026-09-26T00:00:00Z">
        <w:sectPr w:rsidR="00510638">
          <w:pgSz w:w="12240" w:h="15840"/>
          <w:pgMar w:top="1440" w:right="1440" w:bottom="1440" w:left="144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BE0E66"/>
    <w:multiLevelType w:val="hybridMultilevel"/>
    <w:tmpl w:val="E3D638A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3884B7E"/>
    <w:multiLevelType w:val="hybridMultilevel"/>
    <w:tmpl w:val="9D96F71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3A750A3"/>
    <w:multiLevelType w:val="hybridMultilevel"/>
    <w:tmpl w:val="69D4637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8C48D8"/>
    <w:multiLevelType w:val="hybridMultilevel"/>
    <w:tmpl w:val="1A547CB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2293FE2"/>
    <w:multiLevelType w:val="hybridMultilevel"/>
    <w:tmpl w:val="AB487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FE53970"/>
    <w:multiLevelType w:val="hybridMultilevel"/>
    <w:tmpl w:val="6A04A6C4"/>
    <w:lvl w:ilvl="0" w:tplc="0809000F">
      <w:start w:val="1"/>
      <w:numFmt w:val="decimal"/>
      <w:lvlText w:val="%1."/>
      <w:lvlJc w:val="left"/>
      <w:pPr>
        <w:ind w:left="502" w:hanging="360"/>
      </w:pPr>
      <w:rPr>
        <w:rFonts w:hint="default"/>
        <w:color w:val="auto"/>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num w:numId="1" w16cid:durableId="708914384">
    <w:abstractNumId w:val="2"/>
  </w:num>
  <w:num w:numId="2" w16cid:durableId="2097944985">
    <w:abstractNumId w:val="3"/>
  </w:num>
  <w:num w:numId="3" w16cid:durableId="1540319141">
    <w:abstractNumId w:val="1"/>
  </w:num>
  <w:num w:numId="4" w16cid:durableId="859589039">
    <w:abstractNumId w:val="5"/>
  </w:num>
  <w:num w:numId="5" w16cid:durableId="1881162295">
    <w:abstractNumId w:val="4"/>
  </w:num>
  <w:num w:numId="6" w16cid:durableId="12729730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638"/>
    <w:rsid w:val="00025C5F"/>
    <w:rsid w:val="00087DEB"/>
    <w:rsid w:val="000A3C8F"/>
    <w:rsid w:val="000C6C05"/>
    <w:rsid w:val="000D54C3"/>
    <w:rsid w:val="00116198"/>
    <w:rsid w:val="001D0D35"/>
    <w:rsid w:val="00201501"/>
    <w:rsid w:val="00205FBA"/>
    <w:rsid w:val="002624DE"/>
    <w:rsid w:val="002744C2"/>
    <w:rsid w:val="002A14CC"/>
    <w:rsid w:val="00312ECC"/>
    <w:rsid w:val="00350DDD"/>
    <w:rsid w:val="00386928"/>
    <w:rsid w:val="00463949"/>
    <w:rsid w:val="004A1E08"/>
    <w:rsid w:val="00510638"/>
    <w:rsid w:val="005238D1"/>
    <w:rsid w:val="005710C3"/>
    <w:rsid w:val="005E33BB"/>
    <w:rsid w:val="005E38CA"/>
    <w:rsid w:val="005E5D34"/>
    <w:rsid w:val="00632655"/>
    <w:rsid w:val="006667CD"/>
    <w:rsid w:val="007704BB"/>
    <w:rsid w:val="007A4EC0"/>
    <w:rsid w:val="008302ED"/>
    <w:rsid w:val="00870C06"/>
    <w:rsid w:val="008C13D7"/>
    <w:rsid w:val="00967866"/>
    <w:rsid w:val="00994A6D"/>
    <w:rsid w:val="00AD0588"/>
    <w:rsid w:val="00AF4A86"/>
    <w:rsid w:val="00B259D4"/>
    <w:rsid w:val="00B31274"/>
    <w:rsid w:val="00B44061"/>
    <w:rsid w:val="00B6104A"/>
    <w:rsid w:val="00C73564"/>
    <w:rsid w:val="00D006C8"/>
    <w:rsid w:val="00D654EC"/>
    <w:rsid w:val="00DF2372"/>
    <w:rsid w:val="00EE337F"/>
    <w:rsid w:val="00EE6CBE"/>
    <w:rsid w:val="00F0366F"/>
    <w:rsid w:val="00F124BD"/>
    <w:rsid w:val="00F571CD"/>
    <w:rsid w:val="00FB0066"/>
    <w:rsid w:val="00FF6DFE"/>
    <w:rsid w:val="05C8423E"/>
    <w:rsid w:val="099011F9"/>
    <w:rsid w:val="0D175B4B"/>
    <w:rsid w:val="0E167864"/>
    <w:rsid w:val="0F2E11CB"/>
    <w:rsid w:val="11B5E1F3"/>
    <w:rsid w:val="166CF474"/>
    <w:rsid w:val="1ABDFC7A"/>
    <w:rsid w:val="1D606489"/>
    <w:rsid w:val="1EC7E507"/>
    <w:rsid w:val="1FFC1D9D"/>
    <w:rsid w:val="20BB5AC9"/>
    <w:rsid w:val="234D7FD5"/>
    <w:rsid w:val="24496F9C"/>
    <w:rsid w:val="26F66958"/>
    <w:rsid w:val="29BA6A71"/>
    <w:rsid w:val="2A2E6F04"/>
    <w:rsid w:val="2B26680E"/>
    <w:rsid w:val="2B71A8A3"/>
    <w:rsid w:val="2CF59D96"/>
    <w:rsid w:val="2E15402E"/>
    <w:rsid w:val="2E7547BC"/>
    <w:rsid w:val="2E8783FA"/>
    <w:rsid w:val="2FE45ADC"/>
    <w:rsid w:val="30F6DDDE"/>
    <w:rsid w:val="31AC4AD7"/>
    <w:rsid w:val="33F0D4CD"/>
    <w:rsid w:val="35CA7F61"/>
    <w:rsid w:val="3690A6A7"/>
    <w:rsid w:val="382A40B1"/>
    <w:rsid w:val="3D00765D"/>
    <w:rsid w:val="3F00DBA3"/>
    <w:rsid w:val="3F8CF200"/>
    <w:rsid w:val="3F9974D0"/>
    <w:rsid w:val="40AB57F6"/>
    <w:rsid w:val="413C88A8"/>
    <w:rsid w:val="42582D07"/>
    <w:rsid w:val="428DD9D4"/>
    <w:rsid w:val="45E46786"/>
    <w:rsid w:val="4609A7B9"/>
    <w:rsid w:val="4796B3C6"/>
    <w:rsid w:val="49B4CCF5"/>
    <w:rsid w:val="4D62C0ED"/>
    <w:rsid w:val="4F33F487"/>
    <w:rsid w:val="568F822D"/>
    <w:rsid w:val="5786ABFB"/>
    <w:rsid w:val="5A3032D3"/>
    <w:rsid w:val="5BF5335B"/>
    <w:rsid w:val="5CA44C3E"/>
    <w:rsid w:val="5D7F211B"/>
    <w:rsid w:val="604EE915"/>
    <w:rsid w:val="62A7A0D7"/>
    <w:rsid w:val="637863D5"/>
    <w:rsid w:val="6415C6CC"/>
    <w:rsid w:val="663D3D2E"/>
    <w:rsid w:val="66FDAA9C"/>
    <w:rsid w:val="681700DB"/>
    <w:rsid w:val="684B4F26"/>
    <w:rsid w:val="69CB7BB1"/>
    <w:rsid w:val="6AEE8B65"/>
    <w:rsid w:val="6BEB4C8B"/>
    <w:rsid w:val="6EBF046E"/>
    <w:rsid w:val="6F073339"/>
    <w:rsid w:val="6FDC9A3E"/>
    <w:rsid w:val="7057081F"/>
    <w:rsid w:val="72C647C7"/>
    <w:rsid w:val="746C2D6C"/>
    <w:rsid w:val="74C6A4AB"/>
    <w:rsid w:val="75B32D30"/>
    <w:rsid w:val="77A1B618"/>
    <w:rsid w:val="79E222B6"/>
    <w:rsid w:val="7A5ED53C"/>
    <w:rsid w:val="7FDB5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A59C4"/>
  <w15:chartTrackingRefBased/>
  <w15:docId w15:val="{0AF5D2CB-5EB2-452E-8E03-D23ABDFBA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124BD"/>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124BD"/>
    <w:pPr>
      <w:ind w:left="720"/>
      <w:contextualSpacing/>
    </w:pPr>
    <w:rPr>
      <w:lang w:val="en-GB"/>
    </w:rPr>
  </w:style>
  <w:style w:type="character" w:styleId="Hyperlink">
    <w:name w:val="Hyperlink"/>
    <w:basedOn w:val="DefaultParagraphFont"/>
    <w:uiPriority w:val="99"/>
    <w:unhideWhenUsed/>
    <w:rsid w:val="00F124BD"/>
    <w:rPr>
      <w:color w:val="0563C1" w:themeColor="hyperlink"/>
      <w:u w:val="single"/>
    </w:rPr>
  </w:style>
  <w:style w:type="paragraph" w:styleId="NormalWeb">
    <w:name w:val="Normal (Web)"/>
    <w:basedOn w:val="Normal"/>
    <w:uiPriority w:val="99"/>
    <w:semiHidden/>
    <w:unhideWhenUsed/>
    <w:rsid w:val="00F124B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FollowedHyperlink">
    <w:name w:val="FollowedHyperlink"/>
    <w:basedOn w:val="DefaultParagraphFont"/>
    <w:uiPriority w:val="99"/>
    <w:semiHidden/>
    <w:unhideWhenUsed/>
    <w:rsid w:val="00F124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2670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2</Pages>
  <Words>1631</Words>
  <Characters>9297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dc:creator>
  <cp:keywords/>
  <dc:description/>
  <cp:lastModifiedBy>Arthur Souza Rodrigues</cp:lastModifiedBy>
  <cp:revision>1</cp:revision>
  <dcterms:created xsi:type="dcterms:W3CDTF">2018-02-07T12:59:00Z</dcterms:created>
  <dcterms:modified xsi:type="dcterms:W3CDTF">2026-09-26T00:00:00Z</dcterms:modified>
</cp:coreProperties>
</file>