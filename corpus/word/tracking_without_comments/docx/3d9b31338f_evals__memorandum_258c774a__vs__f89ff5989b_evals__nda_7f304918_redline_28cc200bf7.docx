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75B8B" w14:textId="77777777" w:rsidR="008A63F6" w:rsidRDefault="004E15C2" w:rsidP="008A63F6">
      <w:pPr>
        <w:rPr>
          <w:del w:id="36" w:author="Andrii Orlov" w:date="2026-08-03T22:17:00Z" w16du:dateUtc="2026-08-04T02:17:00Z"/>
        </w:rPr>
      </w:pPr>
      <w:ins w:id="37" w:author="Andrii Orlov" w:date="2026-08-03T22:17:00Z" w16du:dateUtc="2026-08-04T02:17:00Z">
        <w:r>
          <w:t>MUTUAL NON-DISCLOSURE AGREEMENT</w:t>
        </w:r>
      </w:ins>
      <w:del w:id="38" w:author="Andrii Orlov" w:date="2026-08-03T22:17:00Z" w16du:dateUtc="2026-08-04T02:17:00Z">
        <w:r w:rsidR="008A63F6">
          <w:delText>MEMORANDUM</w:delText>
        </w:r>
      </w:del>
    </w:p>
    <w:p w14:paraId="09EFB3E6" w14:textId="77777777" w:rsidR="008A63F6" w:rsidRDefault="008A63F6" w:rsidP="008A63F6">
      <w:pPr>
        <w:rPr>
          <w:del w:id="39" w:author="Andrii Orlov" w:date="2026-08-03T22:17:00Z" w16du:dateUtc="2026-08-04T02:17:00Z"/>
        </w:rPr>
      </w:pPr>
    </w:p>
    <w:p w14:paraId="4BD52E35" w14:textId="77777777" w:rsidR="008A63F6" w:rsidRDefault="008A63F6" w:rsidP="008A63F6">
      <w:pPr>
        <w:rPr>
          <w:del w:id="40" w:author="Andrii Orlov" w:date="2026-08-03T22:17:00Z" w16du:dateUtc="2026-08-04T02:17:00Z"/>
        </w:rPr>
      </w:pPr>
      <w:del w:id="41" w:author="Andrii Orlov" w:date="2026-08-03T22:17:00Z" w16du:dateUtc="2026-08-04T02:17:00Z">
        <w:r>
          <w:delText>TO: General Counsel</w:delText>
        </w:r>
      </w:del>
    </w:p>
    <w:p w14:paraId="4C5A952C" w14:textId="77777777" w:rsidR="008A63F6" w:rsidRDefault="008A63F6" w:rsidP="008A63F6">
      <w:pPr>
        <w:rPr>
          <w:del w:id="42" w:author="Andrii Orlov" w:date="2026-08-03T22:17:00Z" w16du:dateUtc="2026-08-04T02:17:00Z"/>
        </w:rPr>
      </w:pPr>
      <w:del w:id="43" w:author="Andrii Orlov" w:date="2026-08-03T22:17:00Z" w16du:dateUtc="2026-08-04T02:17:00Z">
        <w:r>
          <w:delText>FROM: M&amp;A Practice Group</w:delText>
        </w:r>
      </w:del>
    </w:p>
    <w:p w14:paraId="4A19A4BB" w14:textId="074A4048" w:rsidR="008A63F6" w:rsidRDefault="008A63F6" w:rsidP="008A63F6">
      <w:pPr>
        <w:rPr>
          <w:del w:id="44" w:author="Andrii Orlov" w:date="2026-08-03T22:17:00Z" w16du:dateUtc="2026-08-04T02:17:00Z"/>
        </w:rPr>
      </w:pPr>
      <w:del w:id="45" w:author="Andrii Orlov" w:date="2026-08-03T22:17:00Z" w16du:dateUtc="2026-08-04T02:17:00Z">
        <w:r>
          <w:delText xml:space="preserve">DATE: </w:delText>
        </w:r>
        <w:r w:rsidR="00172B27">
          <w:delText>December 30</w:delText>
        </w:r>
        <w:r>
          <w:delText>, 202</w:delText>
        </w:r>
        <w:r w:rsidR="00172B27">
          <w:delText>4</w:delText>
        </w:r>
      </w:del>
    </w:p>
    <w:p w14:paraId="61619373" w14:textId="77777777" w:rsidR="008A63F6" w:rsidRDefault="008A63F6">
      <w:pPr>
        <w:pStyle w:val="Heading1"/>
        <w:rPr>
          <w:moveTo w:id="46" w:author="Andrii Orlov" w:date="2026-08-03T22:17:00Z" w16du:dateUtc="2026-08-04T02:17:00Z"/>
        </w:rPr>
        <w:pPrChange w:id="47" w:author="Andrii Orlov" w:date="2026-08-03T22:17:00Z" w16du:dateUtc="2026-08-04T02:17:00Z">
          <w:pPr/>
        </w:pPrChange>
      </w:pPr>
      <w:del w:id="48" w:author="Andrii Orlov" w:date="2026-08-03T22:17:00Z" w16du:dateUtc="2026-08-04T02:17:00Z">
        <w:r>
          <w:delText>RE: Interim Operating Covenants Under Merger</w:delText>
        </w:r>
      </w:del>
      <w:moveToRangeStart w:id="49" w:author="Andrii Orlov" w:date="2026-08-03T22:17:00Z" w:name="move236687864"/>
    </w:p>
    <w:p w14:paraId="54D17B6A" w14:textId="77777777" w:rsidR="008A63F6" w:rsidRDefault="008A63F6" w:rsidP="008A63F6">
      <w:pPr>
        <w:rPr>
          <w:del w:id="50" w:author="Andrii Orlov" w:date="2026-08-03T22:17:00Z" w16du:dateUtc="2026-08-04T02:17:00Z"/>
        </w:rPr>
      </w:pPr>
      <w:moveTo w:id="51" w:author="Andrii Orlov" w:date="2026-08-03T22:17:00Z" w16du:dateUtc="2026-08-04T02:17:00Z">
        <w:r>
          <w:t xml:space="preserve">This </w:t>
        </w:r>
      </w:moveTo>
      <w:moveToRangeEnd w:id="49"/>
      <w:ins w:id="52" w:author="Andrii Orlov" w:date="2026-08-03T22:17:00Z" w16du:dateUtc="2026-08-04T02:17:00Z">
        <w:r w:rsidR="004E15C2">
          <w:t>Mutual Non-Disclosure</w:t>
        </w:r>
      </w:ins>
      <w:r>
        <w:t xml:space="preserve"> Agreement</w:t>
      </w:r>
    </w:p>
    <w:p w14:paraId="0378776A" w14:textId="77777777" w:rsidR="008A63F6" w:rsidRDefault="008A63F6" w:rsidP="008A63F6">
      <w:pPr>
        <w:rPr>
          <w:del w:id="53" w:author="Andrii Orlov" w:date="2026-08-03T22:17:00Z" w16du:dateUtc="2026-08-04T02:17:00Z"/>
        </w:rPr>
      </w:pPr>
    </w:p>
    <w:p w14:paraId="3F89D22F" w14:textId="77777777" w:rsidR="008A63F6" w:rsidRDefault="008A63F6" w:rsidP="008A63F6">
      <w:pPr>
        <w:rPr>
          <w:del w:id="54" w:author="Andrii Orlov" w:date="2026-08-03T22:17:00Z" w16du:dateUtc="2026-08-04T02:17:00Z"/>
        </w:rPr>
      </w:pPr>
      <w:del w:id="55" w:author="Andrii Orlov" w:date="2026-08-03T22:17:00Z" w16du:dateUtc="2026-08-04T02:17:00Z">
        <w:r>
          <w:delText>Dear General Counsel,</w:delText>
        </w:r>
      </w:del>
    </w:p>
    <w:p w14:paraId="25512327" w14:textId="77777777" w:rsidR="008A63F6" w:rsidRDefault="008A63F6">
      <w:pPr>
        <w:pStyle w:val="Heading1"/>
        <w:rPr>
          <w:moveFrom w:id="56" w:author="Andrii Orlov" w:date="2026-08-03T22:17:00Z" w16du:dateUtc="2026-08-04T02:17:00Z"/>
        </w:rPr>
        <w:pPrChange w:id="57" w:author="Andrii Orlov" w:date="2026-08-03T22:17:00Z" w16du:dateUtc="2026-08-04T02:17:00Z">
          <w:pPr/>
        </w:pPrChange>
      </w:pPr>
      <w:moveFromRangeStart w:id="58" w:author="Andrii Orlov" w:date="2026-08-03T22:17:00Z" w:name="move236687864"/>
    </w:p>
    <w:p w14:paraId="34BE4CFC" w14:textId="77777777" w:rsidR="008A63F6" w:rsidRDefault="008A63F6" w:rsidP="008A63F6">
      <w:moveFrom w:id="59" w:author="Andrii Orlov" w:date="2026-08-03T22:17:00Z" w16du:dateUtc="2026-08-04T02:17:00Z">
        <w:r>
          <w:t xml:space="preserve">This </w:t>
        </w:r>
      </w:moveFrom>
      <w:moveFromRangeEnd w:id="58"/>
      <w:ins w:id="60" w:author="Andrii Orlov" w:date="2026-08-03T22:17:00Z" w16du:dateUtc="2026-08-04T02:17:00Z">
        <w:r w:rsidR="004E15C2">
          <w:t xml:space="preserve"> (</w:t>
        </w:r>
      </w:ins>
      <w:del w:id="61" w:author="Andrii Orlov" w:date="2026-08-03T22:17:00Z" w16du:dateUtc="2026-08-04T02:17:00Z">
        <w:r>
          <w:delText xml:space="preserve">memorandum outlines your company's key obligations during </w:delText>
        </w:r>
      </w:del>
      <w:r>
        <w:t xml:space="preserve">the </w:t>
      </w:r>
      <w:ins w:id="62" w:author="Andrii Orlov" w:date="2026-08-03T22:17:00Z" w16du:dateUtc="2026-08-04T02:17:00Z">
        <w:r w:rsidR="004E15C2">
          <w:t xml:space="preserve">"Agreement") is entered into as of January 15, 2025 (the "Effective Date"), by and </w:t>
        </w:r>
      </w:ins>
      <w:del w:id="63" w:author="Andrii Orlov" w:date="2026-08-03T22:17:00Z" w16du:dateUtc="2026-08-04T02:17:00Z">
        <w:r>
          <w:delText xml:space="preserve">period </w:delText>
        </w:r>
      </w:del>
      <w:r>
        <w:t>between</w:t>
      </w:r>
      <w:ins w:id="64" w:author="Andrii Orlov" w:date="2026-08-03T22:17:00Z" w16du:dateUtc="2026-08-04T02:17:00Z">
        <w:r w:rsidR="004E15C2">
          <w:t>:</w:t>
        </w:r>
      </w:ins>
      <w:del w:id="65" w:author="Andrii Orlov" w:date="2026-08-03T22:17:00Z" w16du:dateUtc="2026-08-04T02:17:00Z">
        <w:r>
          <w:delText xml:space="preserve"> signing and closing of the merger agreement. These covenants are designed to preserve the business value for the buyer and maintain operational stability during the interim period.</w:delText>
        </w:r>
      </w:del>
    </w:p>
    <w:p w14:paraId="5E6D57A5" w14:textId="1B773329" w:rsidR="00A47B7D" w:rsidRDefault="00A910F3">
      <w:pPr>
        <w:rPr>
          <w:ins w:id="66" w:author="Andrii Orlov" w:date="2026-08-03T22:17:00Z" w16du:dateUtc="2026-08-04T02:17:00Z"/>
        </w:rPr>
      </w:pPr>
      <w:ins w:id="67" w:author="Andrii Orlov" w:date="2026-08-03T22:17:00Z" w16du:dateUtc="2026-08-04T02:17:00Z">
        <w:r>
          <w:t>Amazing Corp, a corporation organized under the laws of the State of Delaware, with its principal office at 200 Tech Boulevard, Suite 400, San Jose, CA 95110 (the "Disclosing Party"), contact: legal@amazing.com</w:t>
        </w:r>
      </w:ins>
    </w:p>
    <w:p w14:paraId="23C84842" w14:textId="77777777" w:rsidR="00A47B7D" w:rsidRDefault="004E15C2">
      <w:pPr>
        <w:rPr>
          <w:ins w:id="68" w:author="Andrii Orlov" w:date="2026-08-03T22:17:00Z" w16du:dateUtc="2026-08-04T02:17:00Z"/>
        </w:rPr>
      </w:pPr>
      <w:ins w:id="69" w:author="Andrii Orlov" w:date="2026-08-03T22:17:00Z" w16du:dateUtc="2026-08-04T02:17:00Z">
        <w:r>
          <w:t>and</w:t>
        </w:r>
      </w:ins>
    </w:p>
    <w:p w14:paraId="5588D45B" w14:textId="37740C87" w:rsidR="00A47B7D" w:rsidRDefault="0016576B">
      <w:pPr>
        <w:rPr>
          <w:ins w:id="70" w:author="Andrii Orlov" w:date="2026-08-03T22:17:00Z" w16du:dateUtc="2026-08-04T02:17:00Z"/>
        </w:rPr>
      </w:pPr>
      <w:ins w:id="71" w:author="Andrii Orlov" w:date="2026-08-03T22:17:00Z" w16du:dateUtc="2026-08-04T02:17:00Z">
        <w:r>
          <w:t>TechCraft LLC, a limited liability company organized under the laws of the State of New York, with its principal office at 50 Innovation Way, New York, NY 10001 (the "Receiving Party").</w:t>
        </w:r>
      </w:ins>
    </w:p>
    <w:p w14:paraId="7762963D" w14:textId="77777777" w:rsidR="008A63F6" w:rsidRDefault="004E15C2" w:rsidP="008A63F6">
      <w:pPr>
        <w:rPr>
          <w:moveTo w:id="72" w:author="Andrii Orlov" w:date="2026-08-03T22:17:00Z" w16du:dateUtc="2026-08-04T02:17:00Z"/>
        </w:rPr>
      </w:pPr>
      <w:ins w:id="73" w:author="Andrii Orlov" w:date="2026-08-03T22:17:00Z" w16du:dateUtc="2026-08-04T02:17:00Z">
        <w:r>
          <w:t>Each referred to individually as a "Party" and collectively as the "Parties".</w:t>
        </w:r>
      </w:ins>
      <w:moveToRangeStart w:id="74" w:author="Andrii Orlov" w:date="2026-08-03T22:17:00Z" w:name="move236687865"/>
    </w:p>
    <w:p w14:paraId="3DD4EA73" w14:textId="77777777" w:rsidR="00A47B7D" w:rsidRDefault="008A63F6">
      <w:pPr>
        <w:pStyle w:val="Heading2"/>
        <w:rPr>
          <w:ins w:id="75" w:author="Andrii Orlov" w:date="2026-08-03T22:17:00Z" w16du:dateUtc="2026-08-04T02:17:00Z"/>
        </w:rPr>
      </w:pPr>
      <w:moveTo w:id="76" w:author="Andrii Orlov" w:date="2026-08-03T22:17:00Z" w16du:dateUtc="2026-08-04T02:17:00Z">
        <w:r>
          <w:t xml:space="preserve">1. </w:t>
        </w:r>
      </w:moveTo>
      <w:moveToRangeEnd w:id="74"/>
      <w:ins w:id="77" w:author="Andrii Orlov" w:date="2026-08-03T22:17:00Z" w16du:dateUtc="2026-08-04T02:17:00Z">
        <w:r w:rsidR="004E15C2">
          <w:t>Definitions</w:t>
        </w:r>
      </w:ins>
    </w:p>
    <w:p w14:paraId="2C330170" w14:textId="77777777" w:rsidR="00A47B7D" w:rsidRDefault="004E15C2">
      <w:pPr>
        <w:rPr>
          <w:ins w:id="78" w:author="Andrii Orlov" w:date="2026-08-03T22:17:00Z" w16du:dateUtc="2026-08-04T02:17:00Z"/>
        </w:rPr>
      </w:pPr>
      <w:ins w:id="79" w:author="Andrii Orlov" w:date="2026-08-03T22:17:00Z" w16du:dateUtc="2026-08-04T02:17:00Z">
        <w:r>
          <w:t>"Confidential Information" means any and all non-public, proprietary, or confidential information disclosed by either Party to the other Party, whether orally, in writing, or by inspection of tangible objects, including but not limited to: trade secrets, business plans, financial data, customer lists, technical specifications, software code, product roadmaps, and marketing strategies.</w:t>
        </w:r>
      </w:ins>
    </w:p>
    <w:p w14:paraId="2A066521" w14:textId="77777777" w:rsidR="008A63F6" w:rsidRDefault="004E15C2" w:rsidP="008A63F6">
      <w:pPr>
        <w:rPr>
          <w:del w:id="80" w:author="Andrii Orlov" w:date="2026-08-03T22:17:00Z" w16du:dateUtc="2026-08-04T02:17:00Z"/>
        </w:rPr>
      </w:pPr>
      <w:ins w:id="81" w:author="Andrii Orlov" w:date="2026-08-03T22:17:00Z" w16du:dateUtc="2026-08-04T02:17:00Z">
        <w:r>
          <w:t>2.</w:t>
        </w:r>
      </w:ins>
    </w:p>
    <w:p w14:paraId="52625976" w14:textId="77777777" w:rsidR="008A63F6" w:rsidRDefault="008A63F6" w:rsidP="008A63F6">
      <w:pPr>
        <w:rPr>
          <w:del w:id="82" w:author="Andrii Orlov" w:date="2026-08-03T22:17:00Z" w16du:dateUtc="2026-08-04T02:17:00Z"/>
        </w:rPr>
      </w:pPr>
      <w:del w:id="83" w:author="Andrii Orlov" w:date="2026-08-03T22:17:00Z" w16du:dateUtc="2026-08-04T02:17:00Z">
        <w:r>
          <w:delText>OPERATIONAL COVENANTS</w:delText>
        </w:r>
      </w:del>
    </w:p>
    <w:p w14:paraId="220EDFBB" w14:textId="77777777" w:rsidR="008A63F6" w:rsidRDefault="008A63F6" w:rsidP="008A63F6">
      <w:pPr>
        <w:rPr>
          <w:del w:id="84" w:author="Andrii Orlov" w:date="2026-08-03T22:17:00Z" w16du:dateUtc="2026-08-04T02:17:00Z"/>
        </w:rPr>
      </w:pPr>
    </w:p>
    <w:p w14:paraId="2FA9D6EF" w14:textId="77777777" w:rsidR="008A63F6" w:rsidRDefault="008A63F6">
      <w:pPr>
        <w:pStyle w:val="Heading2"/>
        <w:pPrChange w:id="85" w:author="Andrii Orlov" w:date="2026-08-03T22:17:00Z" w16du:dateUtc="2026-08-04T02:17:00Z">
          <w:pPr/>
        </w:pPrChange>
      </w:pPr>
      <w:del w:id="86" w:author="Andrii Orlov" w:date="2026-08-03T22:17:00Z" w16du:dateUtc="2026-08-04T02:17:00Z">
        <w:r>
          <w:delText>Affirmative</w:delText>
        </w:r>
      </w:del>
      <w:r>
        <w:t xml:space="preserve"> Obligations </w:t>
      </w:r>
      <w:ins w:id="87" w:author="Andrii Orlov" w:date="2026-08-03T22:17:00Z" w16du:dateUtc="2026-08-04T02:17:00Z">
        <w:r w:rsidR="004E15C2">
          <w:t>of Receiving Party</w:t>
        </w:r>
      </w:ins>
      <w:del w:id="88" w:author="Andrii Orlov" w:date="2026-08-03T22:17:00Z" w16du:dateUtc="2026-08-04T02:17:00Z">
        <w:r>
          <w:delText>(What You Must Do)</w:delText>
        </w:r>
      </w:del>
    </w:p>
    <w:p w14:paraId="75D94E4A" w14:textId="77777777" w:rsidR="00A47B7D" w:rsidRDefault="004E15C2">
      <w:pPr>
        <w:rPr>
          <w:ins w:id="89" w:author="Andrii Orlov" w:date="2026-08-03T22:17:00Z" w16du:dateUtc="2026-08-04T02:17:00Z"/>
        </w:rPr>
      </w:pPr>
      <w:ins w:id="90" w:author="Andrii Orlov" w:date="2026-08-03T22:17:00Z" w16du:dateUtc="2026-08-04T02:17:00Z">
        <w:r>
          <w:t>The Receiving Party agrees to the following obligations with respect to Confidential Information:</w:t>
        </w:r>
      </w:ins>
    </w:p>
    <w:p w14:paraId="21A76C0A" w14:textId="77777777" w:rsidR="008A63F6" w:rsidRDefault="008A63F6" w:rsidP="008A63F6">
      <w:pPr>
        <w:rPr>
          <w:moveFrom w:id="91" w:author="Andrii Orlov" w:date="2026-08-03T22:17:00Z" w16du:dateUtc="2026-08-04T02:17:00Z"/>
        </w:rPr>
      </w:pPr>
      <w:moveFromRangeStart w:id="92" w:author="Andrii Orlov" w:date="2026-08-03T22:17:00Z" w:name="move236687865"/>
    </w:p>
    <w:p w14:paraId="2EE86D9D" w14:textId="77777777" w:rsidR="008A63F6" w:rsidRDefault="008A63F6" w:rsidP="008A63F6">
      <w:pPr>
        <w:rPr>
          <w:del w:id="93" w:author="Andrii Orlov" w:date="2026-08-03T22:17:00Z" w16du:dateUtc="2026-08-04T02:17:00Z"/>
        </w:rPr>
      </w:pPr>
      <w:moveFrom w:id="94" w:author="Andrii Orlov" w:date="2026-08-03T22:17:00Z" w16du:dateUtc="2026-08-04T02:17:00Z">
        <w:r>
          <w:t xml:space="preserve">1. </w:t>
        </w:r>
      </w:moveFrom>
      <w:moveFromRangeEnd w:id="92"/>
      <w:del w:id="95" w:author="Andrii Orlov" w:date="2026-08-03T22:17:00Z" w16du:dateUtc="2026-08-04T02:17:00Z">
        <w:r>
          <w:delText>Business Operations</w:delText>
        </w:r>
      </w:del>
    </w:p>
    <w:p w14:paraId="25C1D96F" w14:textId="77777777" w:rsidR="008A63F6" w:rsidRDefault="008A63F6" w:rsidP="008A63F6">
      <w:pPr>
        <w:rPr>
          <w:del w:id="96" w:author="Andrii Orlov" w:date="2026-08-03T22:17:00Z" w16du:dateUtc="2026-08-04T02:17:00Z"/>
        </w:rPr>
      </w:pPr>
      <w:del w:id="97" w:author="Andrii Orlov" w:date="2026-08-03T22:17:00Z" w16du:dateUtc="2026-08-04T02:17:00Z">
        <w:r>
          <w:delText xml:space="preserve">   - </w:delText>
        </w:r>
      </w:del>
      <w:r>
        <w:t xml:space="preserve">Maintain the </w:t>
      </w:r>
      <w:ins w:id="98" w:author="Andrii Orlov" w:date="2026-08-03T22:17:00Z" w16du:dateUtc="2026-08-04T02:17:00Z">
        <w:r w:rsidR="004E15C2">
          <w:t>confidentiality of all Confidential Information using the same degree of care as it uses</w:t>
        </w:r>
      </w:ins>
      <w:del w:id="99" w:author="Andrii Orlov" w:date="2026-08-03T22:17:00Z" w16du:dateUtc="2026-08-04T02:17:00Z">
        <w:r>
          <w:delText>company in good standing under applicable laws</w:delText>
        </w:r>
      </w:del>
    </w:p>
    <w:p w14:paraId="18BF300C" w14:textId="4737A796" w:rsidR="008A63F6" w:rsidRDefault="008A63F6" w:rsidP="008A63F6">
      <w:pPr>
        <w:rPr>
          <w:del w:id="100" w:author="Andrii Orlov" w:date="2026-08-03T22:17:00Z" w16du:dateUtc="2026-08-04T02:17:00Z"/>
        </w:rPr>
      </w:pPr>
      <w:del w:id="101" w:author="Andrii Orlov" w:date="2026-08-03T22:17:00Z" w16du:dateUtc="2026-08-04T02:17:00Z">
        <w:r>
          <w:delText xml:space="preserve">   - Conduct business in the ordinary course, with exceptions</w:delText>
        </w:r>
      </w:del>
      <w:r>
        <w:t xml:space="preserve"> for </w:t>
      </w:r>
      <w:ins w:id="102" w:author="Andrii Orlov" w:date="2026-08-03T22:17:00Z" w16du:dateUtc="2026-08-04T02:17:00Z">
        <w:r w:rsidR="004E15C2">
          <w:t xml:space="preserve">its own confidential information, but no less than </w:t>
        </w:r>
      </w:ins>
      <w:del w:id="103" w:author="Andrii Orlov" w:date="2026-08-03T22:17:00Z" w16du:dateUtc="2026-08-04T02:17:00Z">
        <w:r w:rsidR="00407C3C">
          <w:delText>an ongoing real estate sale</w:delText>
        </w:r>
        <w:r>
          <w:delText xml:space="preserve"> measures</w:delText>
        </w:r>
      </w:del>
    </w:p>
    <w:p w14:paraId="79A30317" w14:textId="77777777" w:rsidR="008A63F6" w:rsidRDefault="008A63F6">
      <w:pPr>
        <w:pStyle w:val="ListBullet"/>
        <w:pPrChange w:id="104" w:author="Andrii Orlov" w:date="2026-08-03T22:17:00Z" w16du:dateUtc="2026-08-04T02:17:00Z">
          <w:pPr/>
        </w:pPrChange>
      </w:pPr>
      <w:del w:id="105" w:author="Andrii Orlov" w:date="2026-08-03T22:17:00Z" w16du:dateUtc="2026-08-04T02:17:00Z">
        <w:r>
          <w:delText xml:space="preserve">   - Use </w:delText>
        </w:r>
      </w:del>
      <w:r>
        <w:t xml:space="preserve">reasonable </w:t>
      </w:r>
      <w:ins w:id="106" w:author="Andrii Orlov" w:date="2026-08-03T22:17:00Z" w16du:dateUtc="2026-08-04T02:17:00Z">
        <w:r w:rsidR="004E15C2">
          <w:t>care.</w:t>
        </w:r>
      </w:ins>
      <w:del w:id="107" w:author="Andrii Orlov" w:date="2026-08-03T22:17:00Z" w16du:dateUtc="2026-08-04T02:17:00Z">
        <w:r>
          <w:delText>best efforts to preserve material assets, contracts, and business relationships</w:delText>
        </w:r>
      </w:del>
    </w:p>
    <w:p w14:paraId="2D522378" w14:textId="77777777" w:rsidR="00A47B7D" w:rsidRDefault="004E15C2">
      <w:pPr>
        <w:pStyle w:val="ListBullet"/>
        <w:rPr>
          <w:ins w:id="108" w:author="Andrii Orlov" w:date="2026-08-03T22:17:00Z" w16du:dateUtc="2026-08-04T02:17:00Z"/>
        </w:rPr>
      </w:pPr>
      <w:ins w:id="109" w:author="Andrii Orlov" w:date="2026-08-03T22:17:00Z" w16du:dateUtc="2026-08-04T02:17:00Z">
        <w:r>
          <w:t>Not disclose Confidential Information to any third party without the prior written consent of the Disclosing Party.</w:t>
        </w:r>
      </w:ins>
    </w:p>
    <w:p w14:paraId="7DBA752D" w14:textId="77777777" w:rsidR="008A63F6" w:rsidRDefault="004E15C2" w:rsidP="008A63F6">
      <w:pPr>
        <w:rPr>
          <w:del w:id="110" w:author="Andrii Orlov" w:date="2026-08-03T22:17:00Z" w16du:dateUtc="2026-08-04T02:17:00Z"/>
        </w:rPr>
      </w:pPr>
      <w:ins w:id="111" w:author="Andrii Orlov" w:date="2026-08-03T22:17:00Z" w16du:dateUtc="2026-08-04T02:17:00Z">
        <w:r>
          <w:t xml:space="preserve">Restrict access to Confidential Information to </w:t>
        </w:r>
      </w:ins>
      <w:del w:id="112" w:author="Andrii Orlov" w:date="2026-08-03T22:17:00Z" w16du:dateUtc="2026-08-04T02:17:00Z">
        <w:r w:rsidR="008A63F6">
          <w:delText xml:space="preserve">   - Maintain current insurance levels</w:delText>
        </w:r>
      </w:del>
    </w:p>
    <w:p w14:paraId="752E27DF" w14:textId="77777777" w:rsidR="008A63F6" w:rsidRDefault="008A63F6" w:rsidP="008A63F6">
      <w:pPr>
        <w:rPr>
          <w:del w:id="113" w:author="Andrii Orlov" w:date="2026-08-03T22:17:00Z" w16du:dateUtc="2026-08-04T02:17:00Z"/>
        </w:rPr>
      </w:pPr>
      <w:del w:id="114" w:author="Andrii Orlov" w:date="2026-08-03T22:17:00Z" w16du:dateUtc="2026-08-04T02:17:00Z">
        <w:r>
          <w:delText xml:space="preserve">   - Keep current officers and key </w:delText>
        </w:r>
      </w:del>
      <w:r>
        <w:t xml:space="preserve">employees </w:t>
      </w:r>
      <w:del w:id="115" w:author="Andrii Orlov" w:date="2026-08-03T22:17:00Z" w16du:dateUtc="2026-08-04T02:17:00Z">
        <w:r>
          <w:delText>available</w:delText>
        </w:r>
      </w:del>
    </w:p>
    <w:p w14:paraId="06BC7ED7" w14:textId="77777777" w:rsidR="008A63F6" w:rsidRDefault="008A63F6" w:rsidP="008A63F6">
      <w:pPr>
        <w:rPr>
          <w:del w:id="116" w:author="Andrii Orlov" w:date="2026-08-03T22:17:00Z" w16du:dateUtc="2026-08-04T02:17:00Z"/>
        </w:rPr>
      </w:pPr>
    </w:p>
    <w:p w14:paraId="085AB615" w14:textId="77777777" w:rsidR="008A63F6" w:rsidRDefault="008A63F6" w:rsidP="008A63F6">
      <w:pPr>
        <w:rPr>
          <w:del w:id="117" w:author="Andrii Orlov" w:date="2026-08-03T22:17:00Z" w16du:dateUtc="2026-08-04T02:17:00Z"/>
        </w:rPr>
      </w:pPr>
      <w:del w:id="118" w:author="Andrii Orlov" w:date="2026-08-03T22:17:00Z" w16du:dateUtc="2026-08-04T02:17:00Z">
        <w:r>
          <w:delText>2. Stakeholder Relations</w:delText>
        </w:r>
      </w:del>
    </w:p>
    <w:p w14:paraId="1B07EB0B" w14:textId="77777777" w:rsidR="008A63F6" w:rsidRDefault="008A63F6" w:rsidP="008A63F6">
      <w:pPr>
        <w:rPr>
          <w:del w:id="119" w:author="Andrii Orlov" w:date="2026-08-03T22:17:00Z" w16du:dateUtc="2026-08-04T02:17:00Z"/>
        </w:rPr>
      </w:pPr>
      <w:del w:id="120" w:author="Andrii Orlov" w:date="2026-08-03T22:17:00Z" w16du:dateUtc="2026-08-04T02:17:00Z">
        <w:r>
          <w:delText xml:space="preserve">   - Preserve relationships with customers, suppliers, partners, platform providers, manufacturers, distributors, lessors, licensors, licensees, creditors, </w:delText>
        </w:r>
      </w:del>
      <w:r>
        <w:t>and contractors</w:t>
      </w:r>
    </w:p>
    <w:p w14:paraId="19D0CD4E" w14:textId="77777777" w:rsidR="008A63F6" w:rsidRDefault="008A63F6" w:rsidP="008A63F6">
      <w:pPr>
        <w:rPr>
          <w:del w:id="121" w:author="Andrii Orlov" w:date="2026-08-03T22:17:00Z" w16du:dateUtc="2026-08-04T02:17:00Z"/>
        </w:rPr>
      </w:pPr>
      <w:del w:id="122" w:author="Andrii Orlov" w:date="2026-08-03T22:17:00Z" w16du:dateUtc="2026-08-04T02:17:00Z">
        <w:r>
          <w:delText xml:space="preserve">   - Maintain goodwill with all key business relationships</w:delText>
        </w:r>
      </w:del>
    </w:p>
    <w:p w14:paraId="7A60E7AC" w14:textId="77777777" w:rsidR="008A63F6" w:rsidRDefault="008A63F6" w:rsidP="008A63F6">
      <w:pPr>
        <w:rPr>
          <w:del w:id="123" w:author="Andrii Orlov" w:date="2026-08-03T22:17:00Z" w16du:dateUtc="2026-08-04T02:17:00Z"/>
        </w:rPr>
      </w:pPr>
    </w:p>
    <w:p w14:paraId="72A4B67B" w14:textId="77777777" w:rsidR="008A63F6" w:rsidRDefault="008A63F6" w:rsidP="008A63F6">
      <w:pPr>
        <w:rPr>
          <w:del w:id="124" w:author="Andrii Orlov" w:date="2026-08-03T22:17:00Z" w16du:dateUtc="2026-08-04T02:17:00Z"/>
        </w:rPr>
      </w:pPr>
      <w:del w:id="125" w:author="Andrii Orlov" w:date="2026-08-03T22:17:00Z" w16du:dateUtc="2026-08-04T02:17:00Z">
        <w:r>
          <w:delText>Restrictive Covenants (What You Cannot Do)</w:delText>
        </w:r>
      </w:del>
    </w:p>
    <w:p w14:paraId="33F97669" w14:textId="77777777" w:rsidR="008A63F6" w:rsidRDefault="008A63F6" w:rsidP="008A63F6">
      <w:pPr>
        <w:rPr>
          <w:del w:id="126" w:author="Andrii Orlov" w:date="2026-08-03T22:17:00Z" w16du:dateUtc="2026-08-04T02:17:00Z"/>
        </w:rPr>
      </w:pPr>
    </w:p>
    <w:p w14:paraId="04405903" w14:textId="77777777" w:rsidR="008A63F6" w:rsidRDefault="008A63F6" w:rsidP="008A63F6">
      <w:pPr>
        <w:rPr>
          <w:del w:id="127" w:author="Andrii Orlov" w:date="2026-08-03T22:17:00Z" w16du:dateUtc="2026-08-04T02:17:00Z"/>
        </w:rPr>
      </w:pPr>
      <w:del w:id="128" w:author="Andrii Orlov" w:date="2026-08-03T22:17:00Z" w16du:dateUtc="2026-08-04T02:17:00Z">
        <w:r>
          <w:delText>1. Corporate Structure and Governance</w:delText>
        </w:r>
      </w:del>
    </w:p>
    <w:p w14:paraId="33A38AC7" w14:textId="77777777" w:rsidR="008A63F6" w:rsidRDefault="008A63F6" w:rsidP="008A63F6">
      <w:pPr>
        <w:rPr>
          <w:del w:id="129" w:author="Andrii Orlov" w:date="2026-08-03T22:17:00Z" w16du:dateUtc="2026-08-04T02:17:00Z"/>
        </w:rPr>
      </w:pPr>
      <w:del w:id="130" w:author="Andrii Orlov" w:date="2026-08-03T22:17:00Z" w16du:dateUtc="2026-08-04T02:17:00Z">
        <w:r>
          <w:delText xml:space="preserve">   - No amendments to charter, bylaws, or organizational documents (except minor administrative changes for wholly-owned subsidiaries)</w:delText>
        </w:r>
      </w:del>
    </w:p>
    <w:p w14:paraId="240FC119" w14:textId="77777777" w:rsidR="008A63F6" w:rsidRDefault="008A63F6" w:rsidP="008A63F6">
      <w:pPr>
        <w:rPr>
          <w:del w:id="131" w:author="Andrii Orlov" w:date="2026-08-03T22:17:00Z" w16du:dateUtc="2026-08-04T02:17:00Z"/>
        </w:rPr>
      </w:pPr>
      <w:del w:id="132" w:author="Andrii Orlov" w:date="2026-08-03T22:17:00Z" w16du:dateUtc="2026-08-04T02:17:00Z">
        <w:r>
          <w:delText xml:space="preserve">   - No liquidation, dissolution, merger, consolidation, restructuring, or reorganization</w:delText>
        </w:r>
      </w:del>
    </w:p>
    <w:p w14:paraId="0B6F9688" w14:textId="77777777" w:rsidR="008A63F6" w:rsidRDefault="008A63F6" w:rsidP="008A63F6">
      <w:pPr>
        <w:rPr>
          <w:del w:id="133" w:author="Andrii Orlov" w:date="2026-08-03T22:17:00Z" w16du:dateUtc="2026-08-04T02:17:00Z"/>
        </w:rPr>
      </w:pPr>
      <w:del w:id="134" w:author="Andrii Orlov" w:date="2026-08-03T22:17:00Z" w16du:dateUtc="2026-08-04T02:17:00Z">
        <w:r>
          <w:delText xml:space="preserve">   - No entry into new business segments unrelated to existing operations</w:delText>
        </w:r>
      </w:del>
    </w:p>
    <w:p w14:paraId="52EE8698" w14:textId="77777777" w:rsidR="008A63F6" w:rsidRDefault="008A63F6" w:rsidP="008A63F6">
      <w:pPr>
        <w:rPr>
          <w:del w:id="135" w:author="Andrii Orlov" w:date="2026-08-03T22:17:00Z" w16du:dateUtc="2026-08-04T02:17:00Z"/>
        </w:rPr>
      </w:pPr>
    </w:p>
    <w:p w14:paraId="23AE4EFC" w14:textId="77777777" w:rsidR="008A63F6" w:rsidRDefault="008A63F6" w:rsidP="008A63F6">
      <w:pPr>
        <w:rPr>
          <w:del w:id="136" w:author="Andrii Orlov" w:date="2026-08-03T22:17:00Z" w16du:dateUtc="2026-08-04T02:17:00Z"/>
        </w:rPr>
      </w:pPr>
      <w:del w:id="137" w:author="Andrii Orlov" w:date="2026-08-03T22:17:00Z" w16du:dateUtc="2026-08-04T02:17:00Z">
        <w:r>
          <w:delText>2. Securities and Capital Structure</w:delText>
        </w:r>
      </w:del>
    </w:p>
    <w:p w14:paraId="7118E43F" w14:textId="77777777" w:rsidR="008A63F6" w:rsidRDefault="008A63F6" w:rsidP="008A63F6">
      <w:pPr>
        <w:rPr>
          <w:del w:id="138" w:author="Andrii Orlov" w:date="2026-08-03T22:17:00Z" w16du:dateUtc="2026-08-04T02:17:00Z"/>
        </w:rPr>
      </w:pPr>
      <w:del w:id="139" w:author="Andrii Orlov" w:date="2026-08-03T22:17:00Z" w16du:dateUtc="2026-08-04T02:17:00Z">
        <w:r>
          <w:delText xml:space="preserve">   - No issuance, sale, or delivery of company securities (subject to limited exceptions)</w:delText>
        </w:r>
      </w:del>
    </w:p>
    <w:p w14:paraId="62F948C2" w14:textId="77777777" w:rsidR="008A63F6" w:rsidRDefault="008A63F6" w:rsidP="008A63F6">
      <w:pPr>
        <w:rPr>
          <w:del w:id="140" w:author="Andrii Orlov" w:date="2026-08-03T22:17:00Z" w16du:dateUtc="2026-08-04T02:17:00Z"/>
        </w:rPr>
      </w:pPr>
      <w:del w:id="141" w:author="Andrii Orlov" w:date="2026-08-03T22:17:00Z" w16du:dateUtc="2026-08-04T02:17:00Z">
        <w:r>
          <w:delText xml:space="preserve">   - No stock splits, combinations, or reclassifications</w:delText>
        </w:r>
      </w:del>
    </w:p>
    <w:p w14:paraId="10692EB2" w14:textId="77777777" w:rsidR="008A63F6" w:rsidRDefault="008A63F6" w:rsidP="008A63F6">
      <w:pPr>
        <w:rPr>
          <w:del w:id="142" w:author="Andrii Orlov" w:date="2026-08-03T22:17:00Z" w16du:dateUtc="2026-08-04T02:17:00Z"/>
        </w:rPr>
      </w:pPr>
      <w:del w:id="143" w:author="Andrii Orlov" w:date="2026-08-03T22:17:00Z" w16du:dateUtc="2026-08-04T02:17:00Z">
        <w:r>
          <w:delText xml:space="preserve">   - No declaration of dividends or distributions (subject to specific exceptions)</w:delText>
        </w:r>
      </w:del>
    </w:p>
    <w:p w14:paraId="2E310B94" w14:textId="77777777" w:rsidR="008A63F6" w:rsidRDefault="008A63F6" w:rsidP="008A63F6">
      <w:pPr>
        <w:rPr>
          <w:del w:id="144" w:author="Andrii Orlov" w:date="2026-08-03T22:17:00Z" w16du:dateUtc="2026-08-04T02:17:00Z"/>
        </w:rPr>
      </w:pPr>
      <w:del w:id="145" w:author="Andrii Orlov" w:date="2026-08-03T22:17:00Z" w16du:dateUtc="2026-08-04T02:17:00Z">
        <w:r>
          <w:delText xml:space="preserve">   - No pledging or encumbering of capital stock</w:delText>
        </w:r>
      </w:del>
    </w:p>
    <w:p w14:paraId="2A95E6FD" w14:textId="77777777" w:rsidR="008A63F6" w:rsidRDefault="008A63F6">
      <w:pPr>
        <w:pStyle w:val="ListBullet"/>
        <w:rPr>
          <w:moveFrom w:id="146" w:author="Andrii Orlov" w:date="2026-08-03T22:17:00Z" w16du:dateUtc="2026-08-04T02:17:00Z"/>
        </w:rPr>
        <w:pPrChange w:id="147" w:author="Andrii Orlov" w:date="2026-08-03T22:17:00Z" w16du:dateUtc="2026-08-04T02:17:00Z">
          <w:pPr/>
        </w:pPrChange>
      </w:pPr>
      <w:moveFromRangeStart w:id="148" w:author="Andrii Orlov" w:date="2026-08-03T22:17:00Z" w:name="move236687866"/>
    </w:p>
    <w:p w14:paraId="53CB308E" w14:textId="77777777" w:rsidR="008A63F6" w:rsidRDefault="008A63F6" w:rsidP="008A63F6">
      <w:pPr>
        <w:rPr>
          <w:del w:id="149" w:author="Andrii Orlov" w:date="2026-08-03T22:17:00Z" w16du:dateUtc="2026-08-04T02:17:00Z"/>
        </w:rPr>
      </w:pPr>
      <w:moveFrom w:id="150" w:author="Andrii Orlov" w:date="2026-08-03T22:17:00Z" w16du:dateUtc="2026-08-04T02:17:00Z">
        <w:r>
          <w:t xml:space="preserve">3. </w:t>
        </w:r>
      </w:moveFrom>
      <w:moveFromRangeEnd w:id="148"/>
      <w:del w:id="151" w:author="Andrii Orlov" w:date="2026-08-03T22:17:00Z" w16du:dateUtc="2026-08-04T02:17:00Z">
        <w:r>
          <w:delText>Financial Matters</w:delText>
        </w:r>
      </w:del>
    </w:p>
    <w:p w14:paraId="35129DB7" w14:textId="77777777" w:rsidR="008A63F6" w:rsidRDefault="008A63F6" w:rsidP="008A63F6">
      <w:pPr>
        <w:rPr>
          <w:del w:id="152" w:author="Andrii Orlov" w:date="2026-08-03T22:17:00Z" w16du:dateUtc="2026-08-04T02:17:00Z"/>
        </w:rPr>
      </w:pPr>
      <w:del w:id="153" w:author="Andrii Orlov" w:date="2026-08-03T22:17:00Z" w16du:dateUtc="2026-08-04T02:17:00Z">
        <w:r>
          <w:delText xml:space="preserve">   - No incurrence of new indebtedness (subject to exceptions)</w:delText>
        </w:r>
      </w:del>
    </w:p>
    <w:p w14:paraId="26393F10" w14:textId="77777777" w:rsidR="008A63F6" w:rsidRDefault="008A63F6" w:rsidP="008A63F6">
      <w:pPr>
        <w:rPr>
          <w:del w:id="154" w:author="Andrii Orlov" w:date="2026-08-03T22:17:00Z" w16du:dateUtc="2026-08-04T02:17:00Z"/>
        </w:rPr>
      </w:pPr>
      <w:del w:id="155" w:author="Andrii Orlov" w:date="2026-08-03T22:17:00Z" w16du:dateUtc="2026-08-04T02:17:00Z">
        <w:r>
          <w:delText xml:space="preserve">   - No assumption of third-party obligations (except for wholly-owned subsidiaries)</w:delText>
        </w:r>
      </w:del>
    </w:p>
    <w:p w14:paraId="7D350A85" w14:textId="77777777" w:rsidR="008A63F6" w:rsidRDefault="008A63F6" w:rsidP="008A63F6">
      <w:pPr>
        <w:rPr>
          <w:del w:id="156" w:author="Andrii Orlov" w:date="2026-08-03T22:17:00Z" w16du:dateUtc="2026-08-04T02:17:00Z"/>
        </w:rPr>
      </w:pPr>
      <w:del w:id="157" w:author="Andrii Orlov" w:date="2026-08-03T22:17:00Z" w16du:dateUtc="2026-08-04T02:17:00Z">
        <w:r>
          <w:delText xml:space="preserve">   - No creation of liens (other than permitted liens)</w:delText>
        </w:r>
      </w:del>
    </w:p>
    <w:p w14:paraId="76E19BFB" w14:textId="77777777" w:rsidR="008A63F6" w:rsidRDefault="008A63F6" w:rsidP="008A63F6">
      <w:pPr>
        <w:rPr>
          <w:del w:id="158" w:author="Andrii Orlov" w:date="2026-08-03T22:17:00Z" w16du:dateUtc="2026-08-04T02:17:00Z"/>
        </w:rPr>
      </w:pPr>
      <w:del w:id="159" w:author="Andrii Orlov" w:date="2026-08-03T22:17:00Z" w16du:dateUtc="2026-08-04T02:17:00Z">
        <w:r>
          <w:delText xml:space="preserve">   - No material changes to accounting practices (unless required by law or GAAP)</w:delText>
        </w:r>
      </w:del>
    </w:p>
    <w:p w14:paraId="4829DC34" w14:textId="77777777" w:rsidR="008A63F6" w:rsidRDefault="008A63F6" w:rsidP="008A63F6">
      <w:pPr>
        <w:rPr>
          <w:moveFrom w:id="160" w:author="Andrii Orlov" w:date="2026-08-03T22:17:00Z" w16du:dateUtc="2026-08-04T02:17:00Z"/>
        </w:rPr>
      </w:pPr>
      <w:moveFromRangeStart w:id="161" w:author="Andrii Orlov" w:date="2026-08-03T22:17:00Z" w:name="move236687867"/>
    </w:p>
    <w:p w14:paraId="08F17FA6" w14:textId="77777777" w:rsidR="008A63F6" w:rsidRDefault="008A63F6" w:rsidP="008A63F6">
      <w:pPr>
        <w:rPr>
          <w:del w:id="162" w:author="Andrii Orlov" w:date="2026-08-03T22:17:00Z" w16du:dateUtc="2026-08-04T02:17:00Z"/>
        </w:rPr>
      </w:pPr>
      <w:moveFrom w:id="163" w:author="Andrii Orlov" w:date="2026-08-03T22:17:00Z" w16du:dateUtc="2026-08-04T02:17:00Z">
        <w:r>
          <w:t xml:space="preserve">4. </w:t>
        </w:r>
      </w:moveFrom>
      <w:moveFromRangeEnd w:id="161"/>
      <w:del w:id="164" w:author="Andrii Orlov" w:date="2026-08-03T22:17:00Z" w16du:dateUtc="2026-08-04T02:17:00Z">
        <w:r>
          <w:delText>Employee Matters</w:delText>
        </w:r>
      </w:del>
    </w:p>
    <w:p w14:paraId="33BAC518" w14:textId="2127C097" w:rsidR="008A63F6" w:rsidRDefault="008A63F6" w:rsidP="008A63F6">
      <w:pPr>
        <w:rPr>
          <w:del w:id="165" w:author="Andrii Orlov" w:date="2026-08-03T22:17:00Z" w16du:dateUtc="2026-08-04T02:17:00Z"/>
        </w:rPr>
      </w:pPr>
      <w:del w:id="166" w:author="Andrii Orlov" w:date="2026-08-03T22:17:00Z" w16du:dateUtc="2026-08-04T02:17:00Z">
        <w:r>
          <w:delText xml:space="preserve">   - No termination or hiring of </w:delText>
        </w:r>
        <w:r w:rsidR="00BF0C4A">
          <w:delText>any</w:delText>
        </w:r>
        <w:r>
          <w:delText xml:space="preserve"> employees or above without buyer consultation</w:delText>
        </w:r>
      </w:del>
    </w:p>
    <w:p w14:paraId="1F27EFA1" w14:textId="77777777" w:rsidR="008A63F6" w:rsidRDefault="008A63F6" w:rsidP="008A63F6">
      <w:pPr>
        <w:rPr>
          <w:del w:id="167" w:author="Andrii Orlov" w:date="2026-08-03T22:17:00Z" w16du:dateUtc="2026-08-04T02:17:00Z"/>
        </w:rPr>
      </w:pPr>
      <w:del w:id="168" w:author="Andrii Orlov" w:date="2026-08-03T22:17:00Z" w16du:dateUtc="2026-08-04T02:17:00Z">
        <w:r>
          <w:delText xml:space="preserve">   - No adoption or modification of employee benefit plans (subject to exceptions)</w:delText>
        </w:r>
      </w:del>
    </w:p>
    <w:p w14:paraId="5A20B905" w14:textId="77777777" w:rsidR="008A63F6" w:rsidRDefault="008A63F6" w:rsidP="008A63F6">
      <w:pPr>
        <w:rPr>
          <w:del w:id="169" w:author="Andrii Orlov" w:date="2026-08-03T22:17:00Z" w16du:dateUtc="2026-08-04T02:17:00Z"/>
        </w:rPr>
      </w:pPr>
      <w:del w:id="170" w:author="Andrii Orlov" w:date="2026-08-03T22:17:00Z" w16du:dateUtc="2026-08-04T02:17:00Z">
        <w:r>
          <w:delText xml:space="preserve">   - No compensation increases or special bonuses</w:delText>
        </w:r>
      </w:del>
    </w:p>
    <w:p w14:paraId="3466E43C" w14:textId="77777777" w:rsidR="008A63F6" w:rsidRDefault="008A63F6" w:rsidP="008A63F6">
      <w:pPr>
        <w:rPr>
          <w:del w:id="171" w:author="Andrii Orlov" w:date="2026-08-03T22:17:00Z" w16du:dateUtc="2026-08-04T02:17:00Z"/>
        </w:rPr>
      </w:pPr>
      <w:del w:id="172" w:author="Andrii Orlov" w:date="2026-08-03T22:17:00Z" w16du:dateUtc="2026-08-04T02:17:00Z">
        <w:r>
          <w:delText xml:space="preserve">   - No new severance arrangements</w:delText>
        </w:r>
      </w:del>
    </w:p>
    <w:p w14:paraId="6A4EAF74" w14:textId="77777777" w:rsidR="008A63F6" w:rsidRDefault="008A63F6" w:rsidP="008A63F6">
      <w:pPr>
        <w:rPr>
          <w:del w:id="173" w:author="Andrii Orlov" w:date="2026-08-03T22:17:00Z" w16du:dateUtc="2026-08-04T02:17:00Z"/>
        </w:rPr>
      </w:pPr>
      <w:del w:id="174" w:author="Andrii Orlov" w:date="2026-08-03T22:17:00Z" w16du:dateUtc="2026-08-04T02:17:00Z">
        <w:r>
          <w:delText xml:space="preserve">   - No plant closings or mass layoffs</w:delText>
        </w:r>
      </w:del>
    </w:p>
    <w:p w14:paraId="67ADF74A" w14:textId="77777777" w:rsidR="008A63F6" w:rsidRDefault="008A63F6" w:rsidP="008A63F6">
      <w:pPr>
        <w:rPr>
          <w:del w:id="175" w:author="Andrii Orlov" w:date="2026-08-03T22:17:00Z" w16du:dateUtc="2026-08-04T02:17:00Z"/>
        </w:rPr>
      </w:pPr>
      <w:del w:id="176" w:author="Andrii Orlov" w:date="2026-08-03T22:17:00Z" w16du:dateUtc="2026-08-04T02:17:00Z">
        <w:r>
          <w:delText xml:space="preserve">   - No voluntary recognition of labor unions</w:delText>
        </w:r>
      </w:del>
    </w:p>
    <w:p w14:paraId="17F4BF48" w14:textId="77777777" w:rsidR="008A63F6" w:rsidRDefault="008A63F6" w:rsidP="008A63F6">
      <w:pPr>
        <w:rPr>
          <w:del w:id="177" w:author="Andrii Orlov" w:date="2026-08-03T22:17:00Z" w16du:dateUtc="2026-08-04T02:17:00Z"/>
        </w:rPr>
      </w:pPr>
    </w:p>
    <w:p w14:paraId="235AE820" w14:textId="77777777" w:rsidR="008A63F6" w:rsidRDefault="008A63F6" w:rsidP="008A63F6">
      <w:pPr>
        <w:rPr>
          <w:del w:id="178" w:author="Andrii Orlov" w:date="2026-08-03T22:17:00Z" w16du:dateUtc="2026-08-04T02:17:00Z"/>
        </w:rPr>
      </w:pPr>
      <w:del w:id="179" w:author="Andrii Orlov" w:date="2026-08-03T22:17:00Z" w16du:dateUtc="2026-08-04T02:17:00Z">
        <w:r>
          <w:delText>5. Tax Matters</w:delText>
        </w:r>
      </w:del>
    </w:p>
    <w:p w14:paraId="7187EB97" w14:textId="77777777" w:rsidR="008A63F6" w:rsidRDefault="008A63F6" w:rsidP="008A63F6">
      <w:pPr>
        <w:rPr>
          <w:del w:id="180" w:author="Andrii Orlov" w:date="2026-08-03T22:17:00Z" w16du:dateUtc="2026-08-04T02:17:00Z"/>
        </w:rPr>
      </w:pPr>
      <w:del w:id="181" w:author="Andrii Orlov" w:date="2026-08-03T22:17:00Z" w16du:dateUtc="2026-08-04T02:17:00Z">
        <w:r>
          <w:delText xml:space="preserve">   - No amendment of material tax returns</w:delText>
        </w:r>
      </w:del>
    </w:p>
    <w:p w14:paraId="0665E324" w14:textId="77777777" w:rsidR="008A63F6" w:rsidRDefault="008A63F6" w:rsidP="008A63F6">
      <w:pPr>
        <w:rPr>
          <w:del w:id="182" w:author="Andrii Orlov" w:date="2026-08-03T22:17:00Z" w16du:dateUtc="2026-08-04T02:17:00Z"/>
        </w:rPr>
      </w:pPr>
      <w:del w:id="183" w:author="Andrii Orlov" w:date="2026-08-03T22:17:00Z" w16du:dateUtc="2026-08-04T02:17:00Z">
        <w:r>
          <w:delText xml:space="preserve">   - No material tax elections or changes in accounting methods</w:delText>
        </w:r>
      </w:del>
    </w:p>
    <w:p w14:paraId="0DC7831F" w14:textId="77777777" w:rsidR="008A63F6" w:rsidRDefault="008A63F6" w:rsidP="008A63F6">
      <w:pPr>
        <w:rPr>
          <w:del w:id="184" w:author="Andrii Orlov" w:date="2026-08-03T22:17:00Z" w16du:dateUtc="2026-08-04T02:17:00Z"/>
        </w:rPr>
      </w:pPr>
      <w:del w:id="185" w:author="Andrii Orlov" w:date="2026-08-03T22:17:00Z" w16du:dateUtc="2026-08-04T02:17:00Z">
        <w:r>
          <w:delText xml:space="preserve">   - No settlements of material tax claims</w:delText>
        </w:r>
      </w:del>
    </w:p>
    <w:p w14:paraId="39FDE1BA" w14:textId="77777777" w:rsidR="008A63F6" w:rsidRDefault="008A63F6" w:rsidP="008A63F6">
      <w:pPr>
        <w:rPr>
          <w:del w:id="186" w:author="Andrii Orlov" w:date="2026-08-03T22:17:00Z" w16du:dateUtc="2026-08-04T02:17:00Z"/>
        </w:rPr>
      </w:pPr>
      <w:del w:id="187" w:author="Andrii Orlov" w:date="2026-08-03T22:17:00Z" w16du:dateUtc="2026-08-04T02:17:00Z">
        <w:r>
          <w:delText xml:space="preserve">   - No extension of limitation periods for material tax claims</w:delText>
        </w:r>
      </w:del>
    </w:p>
    <w:p w14:paraId="5BC96F84" w14:textId="77777777" w:rsidR="008A63F6" w:rsidRDefault="008A63F6" w:rsidP="008A63F6">
      <w:pPr>
        <w:rPr>
          <w:moveFrom w:id="188" w:author="Andrii Orlov" w:date="2026-08-03T22:17:00Z" w16du:dateUtc="2026-08-04T02:17:00Z"/>
        </w:rPr>
      </w:pPr>
      <w:moveFromRangeStart w:id="189" w:author="Andrii Orlov" w:date="2026-08-03T22:17:00Z" w:name="move236687868"/>
    </w:p>
    <w:p w14:paraId="59C7F7B7" w14:textId="77777777" w:rsidR="008A63F6" w:rsidRDefault="008A63F6" w:rsidP="008A63F6">
      <w:pPr>
        <w:rPr>
          <w:del w:id="190" w:author="Andrii Orlov" w:date="2026-08-03T22:17:00Z" w16du:dateUtc="2026-08-04T02:17:00Z"/>
        </w:rPr>
      </w:pPr>
      <w:moveFrom w:id="191" w:author="Andrii Orlov" w:date="2026-08-03T22:17:00Z" w16du:dateUtc="2026-08-04T02:17:00Z">
        <w:r>
          <w:t xml:space="preserve">6. </w:t>
        </w:r>
      </w:moveFrom>
      <w:moveFromRangeEnd w:id="189"/>
      <w:ins w:id="192" w:author="Andrii Orlov" w:date="2026-08-03T22:17:00Z" w16du:dateUtc="2026-08-04T02:17:00Z">
        <w:r w:rsidR="004E15C2">
          <w:t xml:space="preserve"> who have a need to know</w:t>
        </w:r>
      </w:ins>
      <w:del w:id="193" w:author="Andrii Orlov" w:date="2026-08-03T22:17:00Z" w16du:dateUtc="2026-08-04T02:17:00Z">
        <w:r>
          <w:delText>Commercial Operations</w:delText>
        </w:r>
      </w:del>
    </w:p>
    <w:p w14:paraId="6776FC5F" w14:textId="77777777" w:rsidR="008A63F6" w:rsidRDefault="008A63F6" w:rsidP="008A63F6">
      <w:pPr>
        <w:rPr>
          <w:del w:id="194" w:author="Andrii Orlov" w:date="2026-08-03T22:17:00Z" w16du:dateUtc="2026-08-04T02:17:00Z"/>
        </w:rPr>
      </w:pPr>
      <w:del w:id="195" w:author="Andrii Orlov" w:date="2026-08-03T22:17:00Z" w16du:dateUtc="2026-08-04T02:17:00Z">
        <w:r>
          <w:delText xml:space="preserve">   - No capital expenditures outside approved budget</w:delText>
        </w:r>
      </w:del>
    </w:p>
    <w:p w14:paraId="5ABCC0FF" w14:textId="77777777" w:rsidR="008A63F6" w:rsidRDefault="008A63F6" w:rsidP="008A63F6">
      <w:pPr>
        <w:rPr>
          <w:del w:id="196" w:author="Andrii Orlov" w:date="2026-08-03T22:17:00Z" w16du:dateUtc="2026-08-04T02:17:00Z"/>
        </w:rPr>
      </w:pPr>
      <w:del w:id="197" w:author="Andrii Orlov" w:date="2026-08-03T22:17:00Z" w16du:dateUtc="2026-08-04T02:17:00Z">
        <w:r>
          <w:delText xml:space="preserve">   - No material modifications to significant contracts</w:delText>
        </w:r>
      </w:del>
    </w:p>
    <w:p w14:paraId="1644D37A" w14:textId="77777777" w:rsidR="008A63F6" w:rsidRDefault="008A63F6" w:rsidP="008A63F6">
      <w:pPr>
        <w:rPr>
          <w:del w:id="198" w:author="Andrii Orlov" w:date="2026-08-03T22:17:00Z" w16du:dateUtc="2026-08-04T02:17:00Z"/>
        </w:rPr>
      </w:pPr>
      <w:del w:id="199" w:author="Andrii Orlov" w:date="2026-08-03T22:17:00Z" w16du:dateUtc="2026-08-04T02:17:00Z">
        <w:r>
          <w:delText xml:space="preserve">   - No material customer refunds or credits outside ordinary course</w:delText>
        </w:r>
      </w:del>
    </w:p>
    <w:p w14:paraId="6971A4D1" w14:textId="77777777" w:rsidR="008A63F6" w:rsidRDefault="008A63F6" w:rsidP="008A63F6">
      <w:pPr>
        <w:rPr>
          <w:del w:id="200" w:author="Andrii Orlov" w:date="2026-08-03T22:17:00Z" w16du:dateUtc="2026-08-04T02:17:00Z"/>
        </w:rPr>
      </w:pPr>
      <w:del w:id="201" w:author="Andrii Orlov" w:date="2026-08-03T22:17:00Z" w16du:dateUtc="2026-08-04T02:17:00Z">
        <w:r>
          <w:delText xml:space="preserve">   - No disposal of material business lines</w:delText>
        </w:r>
      </w:del>
    </w:p>
    <w:p w14:paraId="47CCDA4A" w14:textId="77777777" w:rsidR="008A63F6" w:rsidRDefault="008A63F6" w:rsidP="008A63F6">
      <w:pPr>
        <w:rPr>
          <w:del w:id="202" w:author="Andrii Orlov" w:date="2026-08-03T22:17:00Z" w16du:dateUtc="2026-08-04T02:17:00Z"/>
        </w:rPr>
      </w:pPr>
      <w:del w:id="203" w:author="Andrii Orlov" w:date="2026-08-03T22:17:00Z" w16du:dateUtc="2026-08-04T02:17:00Z">
        <w:r>
          <w:delText xml:space="preserve">   - No material changes to privacy policies or IT security</w:delText>
        </w:r>
      </w:del>
    </w:p>
    <w:p w14:paraId="18DF2619" w14:textId="77777777" w:rsidR="008A63F6" w:rsidRDefault="008A63F6" w:rsidP="008A63F6">
      <w:pPr>
        <w:rPr>
          <w:del w:id="204" w:author="Andrii Orlov" w:date="2026-08-03T22:17:00Z" w16du:dateUtc="2026-08-04T02:17:00Z"/>
        </w:rPr>
      </w:pPr>
    </w:p>
    <w:p w14:paraId="43C53F0F" w14:textId="77777777" w:rsidR="008A63F6" w:rsidRDefault="008A63F6" w:rsidP="008A63F6">
      <w:pPr>
        <w:rPr>
          <w:del w:id="205" w:author="Andrii Orlov" w:date="2026-08-03T22:17:00Z" w16du:dateUtc="2026-08-04T02:17:00Z"/>
        </w:rPr>
      </w:pPr>
      <w:del w:id="206" w:author="Andrii Orlov" w:date="2026-08-03T22:17:00Z" w16du:dateUtc="2026-08-04T02:17:00Z">
        <w:r>
          <w:delText>Key Monetary Thresholds</w:delText>
        </w:r>
      </w:del>
    </w:p>
    <w:p w14:paraId="01110236" w14:textId="3498EAD3" w:rsidR="008A63F6" w:rsidRDefault="008A63F6" w:rsidP="008A63F6">
      <w:pPr>
        <w:rPr>
          <w:del w:id="207" w:author="Andrii Orlov" w:date="2026-08-03T22:17:00Z" w16du:dateUtc="2026-08-04T02:17:00Z"/>
        </w:rPr>
      </w:pPr>
      <w:del w:id="208" w:author="Andrii Orlov" w:date="2026-08-03T22:17:00Z" w16du:dateUtc="2026-08-04T02:17:00Z">
        <w:r>
          <w:delText>- Acquisitions limited to $</w:delText>
        </w:r>
        <w:r w:rsidR="00407C3C">
          <w:delText>25</w:delText>
        </w:r>
        <w:r>
          <w:delText>,000,000 per transaction or $</w:delText>
        </w:r>
        <w:r w:rsidR="00407C3C">
          <w:delText>1</w:delText>
        </w:r>
        <w:r>
          <w:delText>50,000,000 aggregate</w:delText>
        </w:r>
      </w:del>
    </w:p>
    <w:p w14:paraId="048E8A58" w14:textId="77777777" w:rsidR="008A63F6" w:rsidRDefault="008A63F6" w:rsidP="008A63F6">
      <w:pPr>
        <w:rPr>
          <w:del w:id="209" w:author="Andrii Orlov" w:date="2026-08-03T22:17:00Z" w16du:dateUtc="2026-08-04T02:17:00Z"/>
        </w:rPr>
      </w:pPr>
      <w:del w:id="210" w:author="Andrii Orlov" w:date="2026-08-03T22:17:00Z" w16du:dateUtc="2026-08-04T02:17:00Z">
        <w:r>
          <w:delText>- Other specific thresholds as detailed in the disclosure schedules</w:delText>
        </w:r>
      </w:del>
    </w:p>
    <w:p w14:paraId="6B5DF256" w14:textId="77777777" w:rsidR="008A63F6" w:rsidRDefault="008A63F6" w:rsidP="008A63F6">
      <w:pPr>
        <w:rPr>
          <w:del w:id="211" w:author="Andrii Orlov" w:date="2026-08-03T22:17:00Z" w16du:dateUtc="2026-08-04T02:17:00Z"/>
        </w:rPr>
      </w:pPr>
    </w:p>
    <w:p w14:paraId="0E26C492" w14:textId="77777777" w:rsidR="008A63F6" w:rsidRDefault="008A63F6" w:rsidP="008A63F6">
      <w:pPr>
        <w:rPr>
          <w:del w:id="212" w:author="Andrii Orlov" w:date="2026-08-03T22:17:00Z" w16du:dateUtc="2026-08-04T02:17:00Z"/>
        </w:rPr>
      </w:pPr>
      <w:del w:id="213" w:author="Andrii Orlov" w:date="2026-08-03T22:17:00Z" w16du:dateUtc="2026-08-04T02:17:00Z">
        <w:r>
          <w:delText>Process for Exceptions</w:delText>
        </w:r>
      </w:del>
    </w:p>
    <w:p w14:paraId="004FBF61" w14:textId="77777777" w:rsidR="008A63F6" w:rsidRDefault="008A63F6" w:rsidP="008A63F6">
      <w:pPr>
        <w:rPr>
          <w:del w:id="214" w:author="Andrii Orlov" w:date="2026-08-03T22:17:00Z" w16du:dateUtc="2026-08-04T02:17:00Z"/>
        </w:rPr>
      </w:pPr>
      <w:del w:id="215" w:author="Andrii Orlov" w:date="2026-08-03T22:17:00Z" w16du:dateUtc="2026-08-04T02:17:00Z">
        <w:r>
          <w:delText>1. Any proposed actions that may violate these covenants should be promptly brought to our attention</w:delText>
        </w:r>
      </w:del>
    </w:p>
    <w:p w14:paraId="0E6D9168" w14:textId="77777777" w:rsidR="008A63F6" w:rsidRDefault="008A63F6" w:rsidP="008A63F6">
      <w:pPr>
        <w:rPr>
          <w:del w:id="216" w:author="Andrii Orlov" w:date="2026-08-03T22:17:00Z" w16du:dateUtc="2026-08-04T02:17:00Z"/>
        </w:rPr>
      </w:pPr>
      <w:del w:id="217" w:author="Andrii Orlov" w:date="2026-08-03T22:17:00Z" w16du:dateUtc="2026-08-04T02:17:00Z">
        <w:r>
          <w:delText>2. We can help assess whether the action falls within any exceptions or requires buyer consent</w:delText>
        </w:r>
      </w:del>
    </w:p>
    <w:p w14:paraId="1C6FF9DC" w14:textId="77777777" w:rsidR="008A63F6" w:rsidRDefault="008A63F6" w:rsidP="008A63F6">
      <w:pPr>
        <w:rPr>
          <w:del w:id="218" w:author="Andrii Orlov" w:date="2026-08-03T22:17:00Z" w16du:dateUtc="2026-08-04T02:17:00Z"/>
        </w:rPr>
      </w:pPr>
      <w:del w:id="219" w:author="Andrii Orlov" w:date="2026-08-03T22:17:00Z" w16du:dateUtc="2026-08-04T02:17:00Z">
        <w:r>
          <w:delText>3. When in doubt, consult with us before proceeding</w:delText>
        </w:r>
      </w:del>
    </w:p>
    <w:p w14:paraId="42F2AD6C" w14:textId="77777777" w:rsidR="00B23137" w:rsidRDefault="00B23137" w:rsidP="008A63F6">
      <w:pPr>
        <w:rPr>
          <w:del w:id="220" w:author="Andrii Orlov" w:date="2026-08-03T22:17:00Z" w16du:dateUtc="2026-08-04T02:17:00Z"/>
        </w:rPr>
      </w:pPr>
    </w:p>
    <w:p w14:paraId="2C5A1274" w14:textId="77777777" w:rsidR="00B23137" w:rsidRDefault="00B23137" w:rsidP="00B23137">
      <w:pPr>
        <w:rPr>
          <w:del w:id="221" w:author="Andrii Orlov" w:date="2026-08-03T22:17:00Z" w16du:dateUtc="2026-08-04T02:17:00Z"/>
        </w:rPr>
      </w:pPr>
      <w:del w:id="222" w:author="Andrii Orlov" w:date="2026-08-03T22:17:00Z" w16du:dateUtc="2026-08-04T02:17:00Z">
        <w:r>
          <w:delText>CRITICAL DEAL-RELATED OBLIGATIONS</w:delText>
        </w:r>
      </w:del>
    </w:p>
    <w:p w14:paraId="1682A9BC" w14:textId="77777777" w:rsidR="00B23137" w:rsidRDefault="00B23137" w:rsidP="00B23137">
      <w:pPr>
        <w:rPr>
          <w:del w:id="223" w:author="Andrii Orlov" w:date="2026-08-03T22:17:00Z" w16du:dateUtc="2026-08-04T02:17:00Z"/>
        </w:rPr>
      </w:pPr>
    </w:p>
    <w:p w14:paraId="2DB6509D" w14:textId="77777777" w:rsidR="00B23137" w:rsidRDefault="00B23137" w:rsidP="00B23137">
      <w:pPr>
        <w:rPr>
          <w:del w:id="224" w:author="Andrii Orlov" w:date="2026-08-03T22:17:00Z" w16du:dateUtc="2026-08-04T02:17:00Z"/>
        </w:rPr>
      </w:pPr>
      <w:del w:id="225" w:author="Andrii Orlov" w:date="2026-08-03T22:17:00Z" w16du:dateUtc="2026-08-04T02:17:00Z">
        <w:r>
          <w:delText>1. Public Communications</w:delText>
        </w:r>
      </w:del>
    </w:p>
    <w:p w14:paraId="463F5D2B" w14:textId="77777777" w:rsidR="00B23137" w:rsidRDefault="00B23137" w:rsidP="00B23137">
      <w:pPr>
        <w:rPr>
          <w:del w:id="226" w:author="Andrii Orlov" w:date="2026-08-03T22:17:00Z" w16du:dateUtc="2026-08-04T02:17:00Z"/>
        </w:rPr>
      </w:pPr>
      <w:del w:id="227" w:author="Andrii Orlov" w:date="2026-08-03T22:17:00Z" w16du:dateUtc="2026-08-04T02:17:00Z">
        <w:r>
          <w:delText xml:space="preserve">   - Coordinate all deal-related communications with the Acquiror</w:delText>
        </w:r>
      </w:del>
    </w:p>
    <w:p w14:paraId="07E61510" w14:textId="77777777" w:rsidR="00B23137" w:rsidRDefault="00B23137">
      <w:pPr>
        <w:pStyle w:val="ListBullet"/>
        <w:pPrChange w:id="228" w:author="Andrii Orlov" w:date="2026-08-03T22:17:00Z" w16du:dateUtc="2026-08-04T02:17:00Z">
          <w:pPr/>
        </w:pPrChange>
      </w:pPr>
      <w:del w:id="229" w:author="Andrii Orlov" w:date="2026-08-03T22:17:00Z" w16du:dateUtc="2026-08-04T02:17:00Z">
        <w:r>
          <w:delText xml:space="preserve">   - Any press releases, employee communications, or public statements about the transaction must be reviewed</w:delText>
        </w:r>
      </w:del>
      <w:r>
        <w:t xml:space="preserve"> and </w:t>
      </w:r>
      <w:ins w:id="230" w:author="Andrii Orlov" w:date="2026-08-03T22:17:00Z" w16du:dateUtc="2026-08-04T02:17:00Z">
        <w:r w:rsidR="004E15C2">
          <w:t>are bound by confidentiality obligations.</w:t>
        </w:r>
      </w:ins>
      <w:del w:id="231" w:author="Andrii Orlov" w:date="2026-08-03T22:17:00Z" w16du:dateUtc="2026-08-04T02:17:00Z">
        <w:r>
          <w:delText>approved by the Acquiror in advance</w:delText>
        </w:r>
      </w:del>
    </w:p>
    <w:p w14:paraId="20C2C382" w14:textId="77777777" w:rsidR="00B23137" w:rsidRDefault="004E15C2" w:rsidP="00B23137">
      <w:pPr>
        <w:rPr>
          <w:del w:id="232" w:author="Andrii Orlov" w:date="2026-08-03T22:17:00Z" w16du:dateUtc="2026-08-04T02:17:00Z"/>
        </w:rPr>
      </w:pPr>
      <w:ins w:id="233" w:author="Andrii Orlov" w:date="2026-08-03T22:17:00Z" w16du:dateUtc="2026-08-04T02:17:00Z">
        <w:r>
          <w:t>Not use Confidential Information for any purpose</w:t>
        </w:r>
      </w:ins>
      <w:del w:id="234" w:author="Andrii Orlov" w:date="2026-08-03T22:17:00Z" w16du:dateUtc="2026-08-04T02:17:00Z">
        <w:r w:rsidR="00B23137">
          <w:delText xml:space="preserve">   - Exercise particular caution in social media communications that could relate to the transaction</w:delText>
        </w:r>
      </w:del>
    </w:p>
    <w:p w14:paraId="6AD30AA5" w14:textId="77777777" w:rsidR="00B23137" w:rsidRDefault="00B23137" w:rsidP="00B23137">
      <w:pPr>
        <w:rPr>
          <w:del w:id="235" w:author="Andrii Orlov" w:date="2026-08-03T22:17:00Z" w16du:dateUtc="2026-08-04T02:17:00Z"/>
        </w:rPr>
      </w:pPr>
    </w:p>
    <w:p w14:paraId="3D4C5387" w14:textId="77777777" w:rsidR="00B23137" w:rsidRDefault="00B23137" w:rsidP="00B23137">
      <w:pPr>
        <w:rPr>
          <w:del w:id="236" w:author="Andrii Orlov" w:date="2026-08-03T22:17:00Z" w16du:dateUtc="2026-08-04T02:17:00Z"/>
        </w:rPr>
      </w:pPr>
      <w:del w:id="237" w:author="Andrii Orlov" w:date="2026-08-03T22:17:00Z" w16du:dateUtc="2026-08-04T02:17:00Z">
        <w:r>
          <w:delText>2. Alternative Transaction Proposals</w:delText>
        </w:r>
      </w:del>
    </w:p>
    <w:p w14:paraId="342D37FD" w14:textId="77777777" w:rsidR="00B23137" w:rsidRDefault="00B23137" w:rsidP="00B23137">
      <w:pPr>
        <w:rPr>
          <w:del w:id="238" w:author="Andrii Orlov" w:date="2026-08-03T22:17:00Z" w16du:dateUtc="2026-08-04T02:17:00Z"/>
        </w:rPr>
      </w:pPr>
      <w:del w:id="239" w:author="Andrii Orlov" w:date="2026-08-03T22:17:00Z" w16du:dateUtc="2026-08-04T02:17:00Z">
        <w:r>
          <w:delText xml:space="preserve">   - Exercise extreme caution regarding any incoming inquiries about alternative transactions</w:delText>
        </w:r>
      </w:del>
    </w:p>
    <w:p w14:paraId="45C9A580" w14:textId="77777777" w:rsidR="00B23137" w:rsidRDefault="00B23137" w:rsidP="00B23137">
      <w:pPr>
        <w:rPr>
          <w:del w:id="240" w:author="Andrii Orlov" w:date="2026-08-03T22:17:00Z" w16du:dateUtc="2026-08-04T02:17:00Z"/>
        </w:rPr>
      </w:pPr>
      <w:del w:id="241" w:author="Andrii Orlov" w:date="2026-08-03T22:17:00Z" w16du:dateUtc="2026-08-04T02:17:00Z">
        <w:r>
          <w:delText xml:space="preserve">   - Promptly notify the Acquiror of any alternative transaction proposals received</w:delText>
        </w:r>
      </w:del>
    </w:p>
    <w:p w14:paraId="63DEE901" w14:textId="4D81D62B" w:rsidR="00B23137" w:rsidRDefault="00B23137" w:rsidP="00B23137">
      <w:pPr>
        <w:rPr>
          <w:del w:id="242" w:author="Andrii Orlov" w:date="2026-08-03T22:17:00Z" w16du:dateUtc="2026-08-04T02:17:00Z"/>
        </w:rPr>
      </w:pPr>
      <w:del w:id="243" w:author="Andrii Orlov" w:date="2026-08-03T22:17:00Z" w16du:dateUtc="2026-08-04T02:17:00Z">
        <w:r>
          <w:delText xml:space="preserve">   - Do not encourage or solicit alternative proposals</w:delText>
        </w:r>
        <w:r w:rsidR="00407C3C">
          <w:delText>,</w:delText>
        </w:r>
      </w:del>
      <w:r w:rsidR="00407C3C">
        <w:t xml:space="preserve"> other than </w:t>
      </w:r>
      <w:ins w:id="244" w:author="Andrii Orlov" w:date="2026-08-03T22:17:00Z" w16du:dateUtc="2026-08-04T02:17:00Z">
        <w:r w:rsidR="004E15C2">
          <w:t>evaluating the</w:t>
        </w:r>
      </w:ins>
      <w:del w:id="245" w:author="Andrii Orlov" w:date="2026-08-03T22:17:00Z" w16du:dateUtc="2026-08-04T02:17:00Z">
        <w:r w:rsidR="00407C3C">
          <w:delText>during the go-shop period (March 1-31, 2025)</w:delText>
        </w:r>
      </w:del>
    </w:p>
    <w:p w14:paraId="799DAC78" w14:textId="77777777" w:rsidR="00B23137" w:rsidRDefault="00B23137">
      <w:pPr>
        <w:pStyle w:val="ListBullet"/>
        <w:pPrChange w:id="246" w:author="Andrii Orlov" w:date="2026-08-03T22:17:00Z" w16du:dateUtc="2026-08-04T02:17:00Z">
          <w:pPr/>
        </w:pPrChange>
      </w:pPr>
      <w:del w:id="247" w:author="Andrii Orlov" w:date="2026-08-03T22:17:00Z" w16du:dateUtc="2026-08-04T02:17:00Z">
        <w:r>
          <w:delText xml:space="preserve">   - Maintain careful records of any interactions with third parties regarding</w:delText>
        </w:r>
      </w:del>
      <w:r>
        <w:t xml:space="preserve"> potential </w:t>
      </w:r>
      <w:ins w:id="248" w:author="Andrii Orlov" w:date="2026-08-03T22:17:00Z" w16du:dateUtc="2026-08-04T02:17:00Z">
        <w:r w:rsidR="004E15C2">
          <w:t>business relationship between the Parties.</w:t>
        </w:r>
      </w:ins>
      <w:del w:id="249" w:author="Andrii Orlov" w:date="2026-08-03T22:17:00Z" w16du:dateUtc="2026-08-04T02:17:00Z">
        <w:r>
          <w:delText>transactions</w:delText>
        </w:r>
      </w:del>
    </w:p>
    <w:p w14:paraId="11DB7D14" w14:textId="440CC62C" w:rsidR="00B23137" w:rsidRDefault="004E15C2" w:rsidP="008A63F6">
      <w:pPr>
        <w:rPr>
          <w:del w:id="250" w:author="Andrii Orlov" w:date="2026-08-03T22:17:00Z" w16du:dateUtc="2026-08-04T02:17:00Z"/>
        </w:rPr>
      </w:pPr>
      <w:ins w:id="251" w:author="Andrii Orlov" w:date="2026-08-03T22:17:00Z" w16du:dateUtc="2026-08-04T02:17:00Z">
        <w:r>
          <w:t>Promptly notify the Disclosing Party of any unauthorized use or disclosure of Confidential Information.</w:t>
        </w:r>
      </w:ins>
      <w:del w:id="252" w:author="Andrii Orlov" w:date="2026-08-03T22:17:00Z" w16du:dateUtc="2026-08-04T02:17:00Z">
        <w:r w:rsidR="00B23137">
          <w:delText xml:space="preserve">   - Consult with counsel immediately upon receiving any alternative proposal</w:delText>
        </w:r>
      </w:del>
    </w:p>
    <w:p w14:paraId="0ED11BD0" w14:textId="77777777" w:rsidR="008A63F6" w:rsidRDefault="008A63F6" w:rsidP="008A63F6">
      <w:pPr>
        <w:rPr>
          <w:del w:id="253" w:author="Andrii Orlov" w:date="2026-08-03T22:17:00Z" w16du:dateUtc="2026-08-04T02:17:00Z"/>
        </w:rPr>
      </w:pPr>
    </w:p>
    <w:p w14:paraId="0724AAAC" w14:textId="77777777" w:rsidR="008A63F6" w:rsidRDefault="008A63F6" w:rsidP="008A63F6">
      <w:pPr>
        <w:rPr>
          <w:del w:id="254" w:author="Andrii Orlov" w:date="2026-08-03T22:17:00Z" w16du:dateUtc="2026-08-04T02:17:00Z"/>
        </w:rPr>
      </w:pPr>
      <w:del w:id="255" w:author="Andrii Orlov" w:date="2026-08-03T22:17:00Z" w16du:dateUtc="2026-08-04T02:17:00Z">
        <w:r>
          <w:delText>Please note that this summary is not exhaustive, and specific exceptions exist for many of these restrictions. We recommend consulting with us before taking any significant actions that could implicate these covenants.</w:delText>
        </w:r>
      </w:del>
    </w:p>
    <w:p w14:paraId="24B42D20" w14:textId="77777777" w:rsidR="008A63F6" w:rsidRDefault="008A63F6" w:rsidP="008A63F6">
      <w:pPr>
        <w:rPr>
          <w:del w:id="256" w:author="Andrii Orlov" w:date="2026-08-03T22:17:00Z" w16du:dateUtc="2026-08-04T02:17:00Z"/>
        </w:rPr>
      </w:pPr>
    </w:p>
    <w:p w14:paraId="2F33F7A6" w14:textId="77777777" w:rsidR="008A63F6" w:rsidRDefault="008A63F6" w:rsidP="008A63F6">
      <w:pPr>
        <w:rPr>
          <w:del w:id="257" w:author="Andrii Orlov" w:date="2026-08-03T22:17:00Z" w16du:dateUtc="2026-08-04T02:17:00Z"/>
        </w:rPr>
      </w:pPr>
      <w:del w:id="258" w:author="Andrii Orlov" w:date="2026-08-03T22:17:00Z" w16du:dateUtc="2026-08-04T02:17:00Z">
        <w:r>
          <w:delText>Best regards,</w:delText>
        </w:r>
      </w:del>
    </w:p>
    <w:p w14:paraId="77B058AB" w14:textId="77777777" w:rsidR="008A63F6" w:rsidRDefault="008A63F6" w:rsidP="008A63F6">
      <w:pPr>
        <w:rPr>
          <w:del w:id="259" w:author="Andrii Orlov" w:date="2026-08-03T22:17:00Z" w16du:dateUtc="2026-08-04T02:17:00Z"/>
        </w:rPr>
      </w:pPr>
    </w:p>
    <w:p w14:paraId="58065E23" w14:textId="77777777" w:rsidR="008A63F6" w:rsidRDefault="008A63F6">
      <w:pPr>
        <w:pStyle w:val="ListBullet"/>
        <w:rPr>
          <w:moveTo w:id="260" w:author="Andrii Orlov" w:date="2026-08-03T22:17:00Z" w16du:dateUtc="2026-08-04T02:17:00Z"/>
        </w:rPr>
        <w:pPrChange w:id="261" w:author="Andrii Orlov" w:date="2026-08-03T22:17:00Z" w16du:dateUtc="2026-08-04T02:17:00Z">
          <w:pPr/>
        </w:pPrChange>
      </w:pPr>
      <w:del w:id="262" w:author="Andrii Orlov" w:date="2026-08-03T22:17:00Z" w16du:dateUtc="2026-08-04T02:17:00Z">
        <w:r>
          <w:delText>[lawyer</w:delText>
        </w:r>
      </w:del>
      <w:moveToRangeStart w:id="263" w:author="Andrii Orlov" w:date="2026-08-03T22:17:00Z" w:name="move236687866"/>
    </w:p>
    <w:p w14:paraId="029E3AA3" w14:textId="77777777" w:rsidR="00A47B7D" w:rsidRDefault="008A63F6">
      <w:pPr>
        <w:pStyle w:val="Heading2"/>
        <w:rPr>
          <w:ins w:id="264" w:author="Andrii Orlov" w:date="2026-08-03T22:17:00Z" w16du:dateUtc="2026-08-04T02:17:00Z"/>
        </w:rPr>
      </w:pPr>
      <w:moveTo w:id="265" w:author="Andrii Orlov" w:date="2026-08-03T22:17:00Z" w16du:dateUtc="2026-08-04T02:17:00Z">
        <w:r>
          <w:t xml:space="preserve">3. </w:t>
        </w:r>
      </w:moveTo>
      <w:moveToRangeEnd w:id="263"/>
      <w:ins w:id="266" w:author="Andrii Orlov" w:date="2026-08-03T22:17:00Z" w16du:dateUtc="2026-08-04T02:17:00Z">
        <w:r w:rsidR="004E15C2">
          <w:t>Exclusions</w:t>
        </w:r>
      </w:ins>
    </w:p>
    <w:p w14:paraId="362DF3EE" w14:textId="77777777" w:rsidR="008A63F6" w:rsidRDefault="004E15C2" w:rsidP="008A63F6">
      <w:pPr>
        <w:rPr>
          <w:moveTo w:id="267" w:author="Andrii Orlov" w:date="2026-08-03T22:17:00Z" w16du:dateUtc="2026-08-04T02:17:00Z"/>
        </w:rPr>
      </w:pPr>
      <w:ins w:id="268" w:author="Andrii Orlov" w:date="2026-08-03T22:17:00Z" w16du:dateUtc="2026-08-04T02:17:00Z">
        <w:r>
          <w:t>Confidential Information shall not include information that: (a) is or becomes publicly available through no fault of the Receiving Party; (b) was known to the Receiving Party prior to disclosure; (c) is independently developed by the Receiving Party without use of the Confidential Information; or (d) is rightfully obtained from a third party without restriction on disclosure.</w:t>
        </w:r>
      </w:ins>
      <w:moveToRangeStart w:id="269" w:author="Andrii Orlov" w:date="2026-08-03T22:17:00Z" w:name="move236687867"/>
    </w:p>
    <w:p w14:paraId="21740AD4" w14:textId="77777777" w:rsidR="00A47B7D" w:rsidRDefault="008A63F6">
      <w:pPr>
        <w:pStyle w:val="Heading2"/>
        <w:rPr>
          <w:ins w:id="270" w:author="Andrii Orlov" w:date="2026-08-03T22:17:00Z" w16du:dateUtc="2026-08-04T02:17:00Z"/>
        </w:rPr>
      </w:pPr>
      <w:moveTo w:id="271" w:author="Andrii Orlov" w:date="2026-08-03T22:17:00Z" w16du:dateUtc="2026-08-04T02:17:00Z">
        <w:r>
          <w:lastRenderedPageBreak/>
          <w:t xml:space="preserve">4. </w:t>
        </w:r>
      </w:moveTo>
      <w:moveToRangeEnd w:id="269"/>
      <w:ins w:id="272" w:author="Andrii Orlov" w:date="2026-08-03T22:17:00Z" w16du:dateUtc="2026-08-04T02:17:00Z">
        <w:r w:rsidR="004E15C2">
          <w:t>Term and Termination</w:t>
        </w:r>
      </w:ins>
    </w:p>
    <w:p w14:paraId="7BD02844" w14:textId="77777777" w:rsidR="00A47B7D" w:rsidRDefault="004E15C2">
      <w:pPr>
        <w:rPr>
          <w:ins w:id="273" w:author="Andrii Orlov" w:date="2026-08-03T22:17:00Z" w16du:dateUtc="2026-08-04T02:17:00Z"/>
        </w:rPr>
      </w:pPr>
      <w:ins w:id="274" w:author="Andrii Orlov" w:date="2026-08-03T22:17:00Z" w16du:dateUtc="2026-08-04T02:17:00Z">
        <w:r>
          <w:t>This Agreement shall remain in effect for a period of two (2) years from the Effective Date, January 15, 2025. Either Party may terminate this Agreement upon thirty (30) days' written notice to the other Party. The obligations of confidentiality shall survive termination for a period of five (5) years.</w:t>
        </w:r>
      </w:ins>
    </w:p>
    <w:p w14:paraId="7BA5B1AC" w14:textId="77777777" w:rsidR="00A47B7D" w:rsidRDefault="004E15C2">
      <w:pPr>
        <w:pStyle w:val="Heading2"/>
        <w:rPr>
          <w:ins w:id="275" w:author="Andrii Orlov" w:date="2026-08-03T22:17:00Z" w16du:dateUtc="2026-08-04T02:17:00Z"/>
        </w:rPr>
      </w:pPr>
      <w:ins w:id="276" w:author="Andrii Orlov" w:date="2026-08-03T22:17:00Z" w16du:dateUtc="2026-08-04T02:17:00Z">
        <w:r>
          <w:t>5. Indemnification</w:t>
        </w:r>
      </w:ins>
    </w:p>
    <w:p w14:paraId="1DBE1280" w14:textId="77777777" w:rsidR="008A63F6" w:rsidRDefault="004E15C2" w:rsidP="008A63F6">
      <w:pPr>
        <w:rPr>
          <w:moveTo w:id="277" w:author="Andrii Orlov" w:date="2026-08-03T22:17:00Z" w16du:dateUtc="2026-08-04T02:17:00Z"/>
        </w:rPr>
      </w:pPr>
      <w:ins w:id="278" w:author="Andrii Orlov" w:date="2026-08-03T22:17:00Z" w16du:dateUtc="2026-08-04T02:17:00Z">
        <w:r>
          <w:t>Each Party shall mutually indemnify, defend, and hold harmless the other Party from and against any and all claims, damages, losses, costs, and expenses (including reasonable attorneys' fees) arising out of or relating to any breach of this Agreement. The total liability under this section shall not exceed $500,000.</w:t>
        </w:r>
      </w:ins>
      <w:moveToRangeStart w:id="279" w:author="Andrii Orlov" w:date="2026-08-03T22:17:00Z" w:name="move236687868"/>
    </w:p>
    <w:p w14:paraId="3001A8B9" w14:textId="77777777" w:rsidR="00A47B7D" w:rsidRDefault="008A63F6">
      <w:pPr>
        <w:pStyle w:val="Heading2"/>
        <w:rPr>
          <w:ins w:id="280" w:author="Andrii Orlov" w:date="2026-08-03T22:17:00Z" w16du:dateUtc="2026-08-04T02:17:00Z"/>
        </w:rPr>
      </w:pPr>
      <w:moveTo w:id="281" w:author="Andrii Orlov" w:date="2026-08-03T22:17:00Z" w16du:dateUtc="2026-08-04T02:17:00Z">
        <w:r>
          <w:t xml:space="preserve">6. </w:t>
        </w:r>
      </w:moveTo>
      <w:moveToRangeEnd w:id="279"/>
      <w:ins w:id="282" w:author="Andrii Orlov" w:date="2026-08-03T22:17:00Z" w16du:dateUtc="2026-08-04T02:17:00Z">
        <w:r w:rsidR="004E15C2">
          <w:t>Governing Law</w:t>
        </w:r>
      </w:ins>
    </w:p>
    <w:p w14:paraId="4AB2877D" w14:textId="77777777" w:rsidR="00A47B7D" w:rsidRDefault="004E15C2">
      <w:pPr>
        <w:rPr>
          <w:ins w:id="283" w:author="Andrii Orlov" w:date="2026-08-03T22:17:00Z" w16du:dateUtc="2026-08-04T02:17:00Z"/>
        </w:rPr>
      </w:pPr>
      <w:ins w:id="284" w:author="Andrii Orlov" w:date="2026-08-03T22:17:00Z" w16du:dateUtc="2026-08-04T02:17:00Z">
        <w:r>
          <w:t>This Agreement shall be governed by and construed in accordance with the laws of the State of Delaware, without regard to its conflict of laws principles.</w:t>
        </w:r>
      </w:ins>
    </w:p>
    <w:p w14:paraId="3E04AEC9" w14:textId="77777777" w:rsidR="00A47B7D" w:rsidRDefault="004E15C2">
      <w:pPr>
        <w:pStyle w:val="Heading2"/>
        <w:rPr>
          <w:ins w:id="285" w:author="Andrii Orlov" w:date="2026-08-03T22:17:00Z" w16du:dateUtc="2026-08-04T02:17:00Z"/>
        </w:rPr>
      </w:pPr>
      <w:ins w:id="286" w:author="Andrii Orlov" w:date="2026-08-03T22:17:00Z" w16du:dateUtc="2026-08-04T02:17:00Z">
        <w:r>
          <w:t>7. Miscellaneous</w:t>
        </w:r>
      </w:ins>
    </w:p>
    <w:p w14:paraId="54B22FD5" w14:textId="77777777" w:rsidR="00A47B7D" w:rsidRDefault="004E15C2">
      <w:pPr>
        <w:rPr>
          <w:ins w:id="287" w:author="Andrii Orlov" w:date="2026-08-03T22:17:00Z" w16du:dateUtc="2026-08-04T02:17:00Z"/>
        </w:rPr>
      </w:pPr>
      <w:ins w:id="288" w:author="Andrii Orlov" w:date="2026-08-03T22:17:00Z" w16du:dateUtc="2026-08-04T02:17:00Z">
        <w:r>
          <w:t>This Agreement constitutes the entire agreement between the Parties with respect to the subject matter hereof and supersedes all prior or contemporaneous agreements, whether written or oral. No amendment to this Agreement shall be effective unless made in writing and signed by both Parties.</w:t>
        </w:r>
      </w:ins>
    </w:p>
    <w:p w14:paraId="52E1DDE9" w14:textId="77777777" w:rsidR="00A47B7D" w:rsidRDefault="00A47B7D">
      <w:pPr>
        <w:rPr>
          <w:ins w:id="289" w:author="Andrii Orlov" w:date="2026-08-03T22:17:00Z" w16du:dateUtc="2026-08-04T02:17:00Z"/>
        </w:rPr>
      </w:pPr>
    </w:p>
    <w:p w14:paraId="3E0B2430" w14:textId="77777777" w:rsidR="00A47B7D" w:rsidRDefault="004E15C2">
      <w:pPr>
        <w:rPr>
          <w:ins w:id="290" w:author="Andrii Orlov" w:date="2026-08-03T22:17:00Z" w16du:dateUtc="2026-08-04T02:17:00Z"/>
        </w:rPr>
      </w:pPr>
      <w:ins w:id="291" w:author="Andrii Orlov" w:date="2026-08-03T22:17:00Z" w16du:dateUtc="2026-08-04T02:17:00Z">
        <w:r>
          <w:t>IN WITNESS WHEREOF, the Parties have executed this Agreement as of the Effective Date.</w:t>
        </w:r>
      </w:ins>
    </w:p>
    <w:p w14:paraId="4C781888" w14:textId="77777777" w:rsidR="00A47B7D" w:rsidRDefault="00A47B7D">
      <w:pPr>
        <w:rPr>
          <w:ins w:id="292" w:author="Andrii Orlov" w:date="2026-08-03T22:17:00Z" w16du:dateUtc="2026-08-04T02:17:00Z"/>
        </w:rPr>
      </w:pPr>
    </w:p>
    <w:p w14:paraId="3652041B" w14:textId="77777777" w:rsidR="00A47B7D" w:rsidRDefault="004E15C2">
      <w:pPr>
        <w:rPr>
          <w:ins w:id="293" w:author="Andrii Orlov" w:date="2026-08-03T22:17:00Z" w16du:dateUtc="2026-08-04T02:17:00Z"/>
        </w:rPr>
      </w:pPr>
      <w:ins w:id="294" w:author="Andrii Orlov" w:date="2026-08-03T22:17:00Z" w16du:dateUtc="2026-08-04T02:17:00Z">
        <w:r>
          <w:t>Disclosing Party: [Party A Signature]</w:t>
        </w:r>
      </w:ins>
    </w:p>
    <w:p w14:paraId="03744C77" w14:textId="77777777" w:rsidR="00A47B7D" w:rsidRDefault="004E15C2">
      <w:pPr>
        <w:rPr>
          <w:ins w:id="295" w:author="Andrii Orlov" w:date="2026-08-03T22:17:00Z" w16du:dateUtc="2026-08-04T02:17:00Z"/>
        </w:rPr>
      </w:pPr>
      <w:ins w:id="296" w:author="Andrii Orlov" w:date="2026-08-03T22:17:00Z" w16du:dateUtc="2026-08-04T02:17:00Z">
        <w:r>
          <w:t>Receiving Party: [Party B Signature]</w:t>
        </w:r>
      </w:ins>
    </w:p>
    <w:p w14:paraId="681A6722" w14:textId="7DDCE012" w:rsidR="00D43771" w:rsidRDefault="004E15C2" w:rsidP="008A63F6">
      <w:ins w:id="297" w:author="Andrii Orlov" w:date="2026-08-03T22:17:00Z" w16du:dateUtc="2026-08-04T02:17:00Z">
        <w:r>
          <w:t>Date: [Date</w:t>
        </w:r>
      </w:ins>
      <w:r w:rsidR="008A63F6">
        <w:t>]</w:t>
      </w:r>
    </w:p>
    <w:sectPr w:rsidR="00D43771" w:rsidSect="00034616">
      <w:pgSz w:w="12240" w:h="15840"/>
      <w:pgMar w:top="1440" w:right="1800" w:bottom="1440" w:left="1800" w:header="720" w:footer="720" w:gutter="0"/>
      <w:cols w:space="720"/>
      <w:docGrid w:linePitch="360"/>
      <w:sectPrChange w:id="298" w:author="Andrii Orlov" w:date="2026-08-03T22:17:00Z" w16du:dateUtc="2026-08-04T02:17:00Z">
        <w:sectPr w:rsidR="00D43771" w:rsidSect="00034616">
          <w:pgMar w:top="1440" w:right="1440" w:bottom="1440" w:left="1440" w:header="720" w:footer="720"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222996">
    <w:abstractNumId w:val="8"/>
  </w:num>
  <w:num w:numId="2" w16cid:durableId="1798835058">
    <w:abstractNumId w:val="6"/>
  </w:num>
  <w:num w:numId="3" w16cid:durableId="1560556228">
    <w:abstractNumId w:val="5"/>
  </w:num>
  <w:num w:numId="4" w16cid:durableId="301882927">
    <w:abstractNumId w:val="4"/>
  </w:num>
  <w:num w:numId="5" w16cid:durableId="2009550434">
    <w:abstractNumId w:val="7"/>
  </w:num>
  <w:num w:numId="6" w16cid:durableId="1656759260">
    <w:abstractNumId w:val="3"/>
  </w:num>
  <w:num w:numId="7" w16cid:durableId="2131969040">
    <w:abstractNumId w:val="2"/>
  </w:num>
  <w:num w:numId="8" w16cid:durableId="1862232444">
    <w:abstractNumId w:val="1"/>
  </w:num>
  <w:num w:numId="9" w16cid:durableId="1691712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3F6"/>
    <w:rsid w:val="00034616"/>
    <w:rsid w:val="0006063C"/>
    <w:rsid w:val="0015074B"/>
    <w:rsid w:val="0016576B"/>
    <w:rsid w:val="00172B27"/>
    <w:rsid w:val="0029639D"/>
    <w:rsid w:val="002B1C2A"/>
    <w:rsid w:val="002B3696"/>
    <w:rsid w:val="00326F90"/>
    <w:rsid w:val="00407C3C"/>
    <w:rsid w:val="004E15C2"/>
    <w:rsid w:val="005B61B1"/>
    <w:rsid w:val="008A63F6"/>
    <w:rsid w:val="009B7FA2"/>
    <w:rsid w:val="00A27FC9"/>
    <w:rsid w:val="00A47B7D"/>
    <w:rsid w:val="00A910F3"/>
    <w:rsid w:val="00AA1D8D"/>
    <w:rsid w:val="00AC3F47"/>
    <w:rsid w:val="00B23137"/>
    <w:rsid w:val="00B47730"/>
    <w:rsid w:val="00BF0C4A"/>
    <w:rsid w:val="00C61255"/>
    <w:rsid w:val="00CA3F7B"/>
    <w:rsid w:val="00CB0664"/>
    <w:rsid w:val="00D05C5C"/>
    <w:rsid w:val="00D43771"/>
    <w:rsid w:val="00FC6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51FDAA"/>
  <w15:chartTrackingRefBased/>
  <w15:docId w15:val="{D5901B39-4A78-3E47-A6FB-1B02DFCE1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93F"/>
    <w:pPr>
      <w:keepNext/>
      <w:keepLines/>
      <w:spacing w:before="480" w:line="276" w:lineRule="auto"/>
      <w:outlineLvl w:val="0"/>
      <w:pPrChange w:id="0" w:author="Andrii Orlov" w:date="2026-08-03T22:17:00Z">
        <w:pPr>
          <w:keepNext/>
          <w:keepLines/>
          <w:spacing w:before="360" w:after="80"/>
          <w:outlineLvl w:val="0"/>
        </w:pPr>
      </w:pPrChange>
    </w:pPr>
    <w:rPr>
      <w:rFonts w:asciiTheme="majorHAnsi" w:eastAsiaTheme="majorEastAsia" w:hAnsiTheme="majorHAnsi" w:cstheme="majorBidi"/>
      <w:b/>
      <w:bCs/>
      <w:color w:val="0F4761" w:themeColor="accent1" w:themeShade="BF"/>
      <w:kern w:val="0"/>
      <w:sz w:val="28"/>
      <w:szCs w:val="28"/>
      <w14:ligatures w14:val="none"/>
      <w:rPrChange w:id="0" w:author="Andrii Orlov" w:date="2026-08-03T22:17:00Z">
        <w:rPr>
          <w:rFonts w:asciiTheme="majorHAnsi" w:eastAsiaTheme="majorEastAsia" w:hAnsiTheme="majorHAnsi" w:cstheme="majorBidi"/>
          <w:color w:val="0F4761" w:themeColor="accent1" w:themeShade="BF"/>
          <w:kern w:val="2"/>
          <w:sz w:val="40"/>
          <w:szCs w:val="40"/>
          <w:lang w:val="en-US" w:eastAsia="en-US" w:bidi="ar-SA"/>
          <w14:ligatures w14:val="standardContextual"/>
        </w:rPr>
      </w:rPrChange>
    </w:rPr>
  </w:style>
  <w:style w:type="paragraph" w:styleId="Heading2">
    <w:name w:val="heading 2"/>
    <w:basedOn w:val="Normal"/>
    <w:next w:val="Normal"/>
    <w:link w:val="Heading2Char"/>
    <w:uiPriority w:val="9"/>
    <w:unhideWhenUsed/>
    <w:qFormat/>
    <w:rsid w:val="00FC693F"/>
    <w:pPr>
      <w:keepNext/>
      <w:keepLines/>
      <w:spacing w:before="200" w:line="276" w:lineRule="auto"/>
      <w:outlineLvl w:val="1"/>
      <w:pPrChange w:id="1" w:author="Andrii Orlov" w:date="2026-08-03T22:17:00Z">
        <w:pPr>
          <w:keepNext/>
          <w:keepLines/>
          <w:spacing w:before="160" w:after="80"/>
          <w:outlineLvl w:val="1"/>
        </w:pPr>
      </w:pPrChange>
    </w:pPr>
    <w:rPr>
      <w:rFonts w:asciiTheme="majorHAnsi" w:eastAsiaTheme="majorEastAsia" w:hAnsiTheme="majorHAnsi" w:cstheme="majorBidi"/>
      <w:b/>
      <w:bCs/>
      <w:color w:val="156082" w:themeColor="accent1"/>
      <w:kern w:val="0"/>
      <w:sz w:val="26"/>
      <w:szCs w:val="26"/>
      <w14:ligatures w14:val="none"/>
      <w:rPrChange w:id="1" w:author="Andrii Orlov" w:date="2026-08-03T22:17:00Z">
        <w:rPr>
          <w:rFonts w:asciiTheme="majorHAnsi" w:eastAsiaTheme="majorEastAsia" w:hAnsiTheme="majorHAnsi" w:cstheme="majorBidi"/>
          <w:color w:val="0F4761" w:themeColor="accent1" w:themeShade="BF"/>
          <w:kern w:val="2"/>
          <w:sz w:val="32"/>
          <w:szCs w:val="32"/>
          <w:lang w:val="en-US" w:eastAsia="en-US" w:bidi="ar-SA"/>
          <w14:ligatures w14:val="standardContextual"/>
        </w:rPr>
      </w:rPrChange>
    </w:rPr>
  </w:style>
  <w:style w:type="paragraph" w:styleId="Heading3">
    <w:name w:val="heading 3"/>
    <w:basedOn w:val="Normal"/>
    <w:next w:val="Normal"/>
    <w:link w:val="Heading3Char"/>
    <w:uiPriority w:val="9"/>
    <w:unhideWhenUsed/>
    <w:qFormat/>
    <w:rsid w:val="00FC693F"/>
    <w:pPr>
      <w:keepNext/>
      <w:keepLines/>
      <w:spacing w:before="200" w:line="276" w:lineRule="auto"/>
      <w:outlineLvl w:val="2"/>
      <w:pPrChange w:id="2" w:author="Andrii Orlov" w:date="2026-08-03T22:17:00Z">
        <w:pPr>
          <w:keepNext/>
          <w:keepLines/>
          <w:spacing w:before="160" w:after="80"/>
          <w:outlineLvl w:val="2"/>
        </w:pPr>
      </w:pPrChange>
    </w:pPr>
    <w:rPr>
      <w:rFonts w:asciiTheme="majorHAnsi" w:eastAsiaTheme="majorEastAsia" w:hAnsiTheme="majorHAnsi" w:cstheme="majorBidi"/>
      <w:b/>
      <w:bCs/>
      <w:color w:val="156082" w:themeColor="accent1"/>
      <w:kern w:val="0"/>
      <w:sz w:val="22"/>
      <w:szCs w:val="22"/>
      <w14:ligatures w14:val="none"/>
      <w:rPrChange w:id="2" w:author="Andrii Orlov" w:date="2026-08-03T22:17:00Z">
        <w:rPr>
          <w:rFonts w:asciiTheme="minorHAnsi" w:eastAsiaTheme="majorEastAsia" w:hAnsiTheme="minorHAnsi" w:cstheme="majorBidi"/>
          <w:color w:val="0F4761" w:themeColor="accent1" w:themeShade="BF"/>
          <w:kern w:val="2"/>
          <w:sz w:val="28"/>
          <w:szCs w:val="28"/>
          <w:lang w:val="en-US" w:eastAsia="en-US" w:bidi="ar-SA"/>
          <w14:ligatures w14:val="standardContextual"/>
        </w:rPr>
      </w:rPrChange>
    </w:rPr>
  </w:style>
  <w:style w:type="paragraph" w:styleId="Heading4">
    <w:name w:val="heading 4"/>
    <w:basedOn w:val="Normal"/>
    <w:next w:val="Normal"/>
    <w:link w:val="Heading4Char"/>
    <w:uiPriority w:val="9"/>
    <w:semiHidden/>
    <w:unhideWhenUsed/>
    <w:qFormat/>
    <w:rsid w:val="00FC693F"/>
    <w:pPr>
      <w:keepNext/>
      <w:keepLines/>
      <w:spacing w:before="200" w:line="276" w:lineRule="auto"/>
      <w:outlineLvl w:val="3"/>
      <w:pPrChange w:id="3" w:author="Andrii Orlov" w:date="2026-08-03T22:17:00Z">
        <w:pPr>
          <w:keepNext/>
          <w:keepLines/>
          <w:spacing w:before="80" w:after="40"/>
          <w:outlineLvl w:val="3"/>
        </w:pPr>
      </w:pPrChange>
    </w:pPr>
    <w:rPr>
      <w:rFonts w:asciiTheme="majorHAnsi" w:eastAsiaTheme="majorEastAsia" w:hAnsiTheme="majorHAnsi" w:cstheme="majorBidi"/>
      <w:b/>
      <w:bCs/>
      <w:i/>
      <w:iCs/>
      <w:color w:val="156082" w:themeColor="accent1"/>
      <w:kern w:val="0"/>
      <w:sz w:val="22"/>
      <w:szCs w:val="22"/>
      <w14:ligatures w14:val="none"/>
      <w:rPrChange w:id="3" w:author="Andrii Orlov" w:date="2026-08-03T22:17:00Z">
        <w:rPr>
          <w:rFonts w:asciiTheme="minorHAnsi" w:eastAsiaTheme="majorEastAsia" w:hAnsiTheme="minorHAnsi" w:cstheme="majorBidi"/>
          <w:i/>
          <w:iCs/>
          <w:color w:val="0F4761" w:themeColor="accent1" w:themeShade="BF"/>
          <w:kern w:val="2"/>
          <w:sz w:val="24"/>
          <w:szCs w:val="24"/>
          <w:lang w:val="en-US" w:eastAsia="en-US" w:bidi="ar-SA"/>
          <w14:ligatures w14:val="standardContextual"/>
        </w:rPr>
      </w:rPrChange>
    </w:rPr>
  </w:style>
  <w:style w:type="paragraph" w:styleId="Heading5">
    <w:name w:val="heading 5"/>
    <w:basedOn w:val="Normal"/>
    <w:next w:val="Normal"/>
    <w:link w:val="Heading5Char"/>
    <w:uiPriority w:val="9"/>
    <w:semiHidden/>
    <w:unhideWhenUsed/>
    <w:qFormat/>
    <w:rsid w:val="00FC693F"/>
    <w:pPr>
      <w:keepNext/>
      <w:keepLines/>
      <w:spacing w:before="200" w:line="276" w:lineRule="auto"/>
      <w:outlineLvl w:val="4"/>
      <w:pPrChange w:id="4" w:author="Andrii Orlov" w:date="2026-08-03T22:17:00Z">
        <w:pPr>
          <w:keepNext/>
          <w:keepLines/>
          <w:spacing w:before="80" w:after="40"/>
          <w:outlineLvl w:val="4"/>
        </w:pPr>
      </w:pPrChange>
    </w:pPr>
    <w:rPr>
      <w:rFonts w:asciiTheme="majorHAnsi" w:eastAsiaTheme="majorEastAsia" w:hAnsiTheme="majorHAnsi" w:cstheme="majorBidi"/>
      <w:color w:val="0A2F40" w:themeColor="accent1" w:themeShade="7F"/>
      <w:kern w:val="0"/>
      <w:sz w:val="22"/>
      <w:szCs w:val="22"/>
      <w14:ligatures w14:val="none"/>
      <w:rPrChange w:id="4" w:author="Andrii Orlov" w:date="2026-08-03T22:17:00Z">
        <w:rPr>
          <w:rFonts w:asciiTheme="minorHAnsi" w:eastAsiaTheme="majorEastAsia" w:hAnsiTheme="minorHAnsi" w:cstheme="majorBidi"/>
          <w:color w:val="0F4761" w:themeColor="accent1" w:themeShade="BF"/>
          <w:kern w:val="2"/>
          <w:sz w:val="24"/>
          <w:szCs w:val="24"/>
          <w:lang w:val="en-US" w:eastAsia="en-US" w:bidi="ar-SA"/>
          <w14:ligatures w14:val="standardContextual"/>
        </w:rPr>
      </w:rPrChange>
    </w:rPr>
  </w:style>
  <w:style w:type="paragraph" w:styleId="Heading6">
    <w:name w:val="heading 6"/>
    <w:basedOn w:val="Normal"/>
    <w:next w:val="Normal"/>
    <w:link w:val="Heading6Char"/>
    <w:uiPriority w:val="9"/>
    <w:semiHidden/>
    <w:unhideWhenUsed/>
    <w:qFormat/>
    <w:rsid w:val="00FC693F"/>
    <w:pPr>
      <w:keepNext/>
      <w:keepLines/>
      <w:spacing w:before="200" w:line="276" w:lineRule="auto"/>
      <w:outlineLvl w:val="5"/>
      <w:pPrChange w:id="5" w:author="Andrii Orlov" w:date="2026-08-03T22:17:00Z">
        <w:pPr>
          <w:keepNext/>
          <w:keepLines/>
          <w:spacing w:before="40"/>
          <w:outlineLvl w:val="5"/>
        </w:pPr>
      </w:pPrChange>
    </w:pPr>
    <w:rPr>
      <w:rFonts w:asciiTheme="majorHAnsi" w:eastAsiaTheme="majorEastAsia" w:hAnsiTheme="majorHAnsi" w:cstheme="majorBidi"/>
      <w:i/>
      <w:iCs/>
      <w:color w:val="0A2F40" w:themeColor="accent1" w:themeShade="7F"/>
      <w:kern w:val="0"/>
      <w:sz w:val="22"/>
      <w:szCs w:val="22"/>
      <w14:ligatures w14:val="none"/>
      <w:rPrChange w:id="5" w:author="Andrii Orlov" w:date="2026-08-03T22:17:00Z">
        <w:rPr>
          <w:rFonts w:asciiTheme="minorHAnsi" w:eastAsiaTheme="majorEastAsia" w:hAnsiTheme="minorHAnsi" w:cstheme="majorBidi"/>
          <w:i/>
          <w:iCs/>
          <w:color w:val="595959" w:themeColor="text1" w:themeTint="A6"/>
          <w:kern w:val="2"/>
          <w:sz w:val="24"/>
          <w:szCs w:val="24"/>
          <w:lang w:val="en-US" w:eastAsia="en-US" w:bidi="ar-SA"/>
          <w14:ligatures w14:val="standardContextual"/>
        </w:rPr>
      </w:rPrChange>
    </w:rPr>
  </w:style>
  <w:style w:type="paragraph" w:styleId="Heading7">
    <w:name w:val="heading 7"/>
    <w:basedOn w:val="Normal"/>
    <w:next w:val="Normal"/>
    <w:link w:val="Heading7Char"/>
    <w:uiPriority w:val="9"/>
    <w:semiHidden/>
    <w:unhideWhenUsed/>
    <w:qFormat/>
    <w:rsid w:val="00FC693F"/>
    <w:pPr>
      <w:keepNext/>
      <w:keepLines/>
      <w:spacing w:before="200" w:line="276" w:lineRule="auto"/>
      <w:outlineLvl w:val="6"/>
      <w:pPrChange w:id="6" w:author="Andrii Orlov" w:date="2026-08-03T22:17:00Z">
        <w:pPr>
          <w:keepNext/>
          <w:keepLines/>
          <w:spacing w:before="40"/>
          <w:outlineLvl w:val="6"/>
        </w:pPr>
      </w:pPrChange>
    </w:pPr>
    <w:rPr>
      <w:rFonts w:asciiTheme="majorHAnsi" w:eastAsiaTheme="majorEastAsia" w:hAnsiTheme="majorHAnsi" w:cstheme="majorBidi"/>
      <w:i/>
      <w:iCs/>
      <w:color w:val="404040" w:themeColor="text1" w:themeTint="BF"/>
      <w:kern w:val="0"/>
      <w:sz w:val="22"/>
      <w:szCs w:val="22"/>
      <w14:ligatures w14:val="none"/>
      <w:rPrChange w:id="6" w:author="Andrii Orlov" w:date="2026-08-03T22:17:00Z">
        <w:rPr>
          <w:rFonts w:asciiTheme="minorHAnsi" w:eastAsiaTheme="majorEastAsia" w:hAnsiTheme="minorHAnsi" w:cstheme="majorBidi"/>
          <w:color w:val="595959" w:themeColor="text1" w:themeTint="A6"/>
          <w:kern w:val="2"/>
          <w:sz w:val="24"/>
          <w:szCs w:val="24"/>
          <w:lang w:val="en-US" w:eastAsia="en-US" w:bidi="ar-SA"/>
          <w14:ligatures w14:val="standardContextual"/>
        </w:rPr>
      </w:rPrChange>
    </w:rPr>
  </w:style>
  <w:style w:type="paragraph" w:styleId="Heading8">
    <w:name w:val="heading 8"/>
    <w:basedOn w:val="Normal"/>
    <w:next w:val="Normal"/>
    <w:link w:val="Heading8Char"/>
    <w:uiPriority w:val="9"/>
    <w:semiHidden/>
    <w:unhideWhenUsed/>
    <w:qFormat/>
    <w:rsid w:val="00FC693F"/>
    <w:pPr>
      <w:keepNext/>
      <w:keepLines/>
      <w:spacing w:before="200" w:line="276" w:lineRule="auto"/>
      <w:outlineLvl w:val="7"/>
      <w:pPrChange w:id="7" w:author="Andrii Orlov" w:date="2026-08-03T22:17:00Z">
        <w:pPr>
          <w:keepNext/>
          <w:keepLines/>
          <w:outlineLvl w:val="7"/>
        </w:pPr>
      </w:pPrChange>
    </w:pPr>
    <w:rPr>
      <w:rFonts w:asciiTheme="majorHAnsi" w:eastAsiaTheme="majorEastAsia" w:hAnsiTheme="majorHAnsi" w:cstheme="majorBidi"/>
      <w:color w:val="156082" w:themeColor="accent1"/>
      <w:kern w:val="0"/>
      <w:sz w:val="20"/>
      <w:szCs w:val="20"/>
      <w14:ligatures w14:val="none"/>
      <w:rPrChange w:id="7" w:author="Andrii Orlov" w:date="2026-08-03T22:17:00Z">
        <w:rPr>
          <w:rFonts w:asciiTheme="minorHAnsi" w:eastAsiaTheme="majorEastAsia" w:hAnsiTheme="minorHAnsi" w:cstheme="majorBidi"/>
          <w:i/>
          <w:iCs/>
          <w:color w:val="272727" w:themeColor="text1" w:themeTint="D8"/>
          <w:kern w:val="2"/>
          <w:sz w:val="24"/>
          <w:szCs w:val="24"/>
          <w:lang w:val="en-US" w:eastAsia="en-US" w:bidi="ar-SA"/>
          <w14:ligatures w14:val="standardContextual"/>
        </w:rPr>
      </w:rPrChange>
    </w:rPr>
  </w:style>
  <w:style w:type="paragraph" w:styleId="Heading9">
    <w:name w:val="heading 9"/>
    <w:basedOn w:val="Normal"/>
    <w:next w:val="Normal"/>
    <w:link w:val="Heading9Char"/>
    <w:uiPriority w:val="9"/>
    <w:semiHidden/>
    <w:unhideWhenUsed/>
    <w:qFormat/>
    <w:rsid w:val="00FC693F"/>
    <w:pPr>
      <w:keepNext/>
      <w:keepLines/>
      <w:spacing w:before="200" w:line="276" w:lineRule="auto"/>
      <w:outlineLvl w:val="8"/>
      <w:pPrChange w:id="8" w:author="Andrii Orlov" w:date="2026-08-03T22:17:00Z">
        <w:pPr>
          <w:keepNext/>
          <w:keepLines/>
          <w:outlineLvl w:val="8"/>
        </w:pPr>
      </w:pPrChange>
    </w:pPr>
    <w:rPr>
      <w:rFonts w:asciiTheme="majorHAnsi" w:eastAsiaTheme="majorEastAsia" w:hAnsiTheme="majorHAnsi" w:cstheme="majorBidi"/>
      <w:i/>
      <w:iCs/>
      <w:color w:val="404040" w:themeColor="text1" w:themeTint="BF"/>
      <w:kern w:val="0"/>
      <w:sz w:val="20"/>
      <w:szCs w:val="20"/>
      <w14:ligatures w14:val="none"/>
      <w:rPrChange w:id="8" w:author="Andrii Orlov" w:date="2026-08-03T22:17:00Z">
        <w:rPr>
          <w:rFonts w:asciiTheme="minorHAnsi" w:eastAsiaTheme="majorEastAsia" w:hAnsiTheme="minorHAnsi" w:cstheme="majorBidi"/>
          <w:color w:val="272727" w:themeColor="text1" w:themeTint="D8"/>
          <w:kern w:val="2"/>
          <w:sz w:val="24"/>
          <w:szCs w:val="24"/>
          <w:lang w:val="en-US"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3F6"/>
    <w:rPr>
      <w:rFonts w:asciiTheme="majorHAnsi" w:eastAsiaTheme="majorEastAsia" w:hAnsiTheme="majorHAnsi" w:cstheme="majorBidi"/>
      <w:b/>
      <w:bCs/>
      <w:color w:val="0F4761" w:themeColor="accent1" w:themeShade="BF"/>
      <w:kern w:val="0"/>
      <w:sz w:val="28"/>
      <w:szCs w:val="28"/>
      <w14:ligatures w14:val="none"/>
    </w:rPr>
  </w:style>
  <w:style w:type="character" w:customStyle="1" w:styleId="Heading2Char">
    <w:name w:val="Heading 2 Char"/>
    <w:basedOn w:val="DefaultParagraphFont"/>
    <w:link w:val="Heading2"/>
    <w:uiPriority w:val="9"/>
    <w:rsid w:val="008A63F6"/>
    <w:rPr>
      <w:rFonts w:asciiTheme="majorHAnsi" w:eastAsiaTheme="majorEastAsia" w:hAnsiTheme="majorHAnsi" w:cstheme="majorBidi"/>
      <w:b/>
      <w:bCs/>
      <w:color w:val="156082" w:themeColor="accent1"/>
      <w:kern w:val="0"/>
      <w:sz w:val="26"/>
      <w:szCs w:val="26"/>
      <w14:ligatures w14:val="none"/>
    </w:rPr>
  </w:style>
  <w:style w:type="character" w:customStyle="1" w:styleId="Heading3Char">
    <w:name w:val="Heading 3 Char"/>
    <w:basedOn w:val="DefaultParagraphFont"/>
    <w:link w:val="Heading3"/>
    <w:uiPriority w:val="9"/>
    <w:rsid w:val="008A63F6"/>
    <w:rPr>
      <w:rFonts w:asciiTheme="majorHAnsi" w:eastAsiaTheme="majorEastAsia" w:hAnsiTheme="majorHAnsi" w:cstheme="majorBidi"/>
      <w:b/>
      <w:bCs/>
      <w:color w:val="156082" w:themeColor="accent1"/>
      <w:kern w:val="0"/>
      <w:sz w:val="22"/>
      <w:szCs w:val="22"/>
      <w14:ligatures w14:val="none"/>
    </w:rPr>
  </w:style>
  <w:style w:type="character" w:customStyle="1" w:styleId="Heading4Char">
    <w:name w:val="Heading 4 Char"/>
    <w:basedOn w:val="DefaultParagraphFont"/>
    <w:link w:val="Heading4"/>
    <w:uiPriority w:val="9"/>
    <w:semiHidden/>
    <w:rsid w:val="008A63F6"/>
    <w:rPr>
      <w:rFonts w:asciiTheme="majorHAnsi" w:eastAsiaTheme="majorEastAsia" w:hAnsiTheme="majorHAnsi" w:cstheme="majorBidi"/>
      <w:b/>
      <w:bCs/>
      <w:i/>
      <w:iCs/>
      <w:color w:val="156082" w:themeColor="accent1"/>
      <w:kern w:val="0"/>
      <w:sz w:val="22"/>
      <w:szCs w:val="22"/>
      <w14:ligatures w14:val="none"/>
    </w:rPr>
  </w:style>
  <w:style w:type="character" w:customStyle="1" w:styleId="Heading5Char">
    <w:name w:val="Heading 5 Char"/>
    <w:basedOn w:val="DefaultParagraphFont"/>
    <w:link w:val="Heading5"/>
    <w:uiPriority w:val="9"/>
    <w:semiHidden/>
    <w:rsid w:val="008A63F6"/>
    <w:rPr>
      <w:rFonts w:asciiTheme="majorHAnsi" w:eastAsiaTheme="majorEastAsia" w:hAnsiTheme="majorHAnsi" w:cstheme="majorBidi"/>
      <w:color w:val="0A2F40" w:themeColor="accent1" w:themeShade="7F"/>
      <w:kern w:val="0"/>
      <w:sz w:val="22"/>
      <w:szCs w:val="22"/>
      <w14:ligatures w14:val="none"/>
    </w:rPr>
  </w:style>
  <w:style w:type="character" w:customStyle="1" w:styleId="Heading6Char">
    <w:name w:val="Heading 6 Char"/>
    <w:basedOn w:val="DefaultParagraphFont"/>
    <w:link w:val="Heading6"/>
    <w:uiPriority w:val="9"/>
    <w:semiHidden/>
    <w:rsid w:val="008A63F6"/>
    <w:rPr>
      <w:rFonts w:asciiTheme="majorHAnsi" w:eastAsiaTheme="majorEastAsia" w:hAnsiTheme="majorHAnsi" w:cstheme="majorBidi"/>
      <w:i/>
      <w:iCs/>
      <w:color w:val="0A2F40" w:themeColor="accent1" w:themeShade="7F"/>
      <w:kern w:val="0"/>
      <w:sz w:val="22"/>
      <w:szCs w:val="22"/>
      <w14:ligatures w14:val="none"/>
    </w:rPr>
  </w:style>
  <w:style w:type="character" w:customStyle="1" w:styleId="Heading7Char">
    <w:name w:val="Heading 7 Char"/>
    <w:basedOn w:val="DefaultParagraphFont"/>
    <w:link w:val="Heading7"/>
    <w:uiPriority w:val="9"/>
    <w:semiHidden/>
    <w:rsid w:val="008A63F6"/>
    <w:rPr>
      <w:rFonts w:asciiTheme="majorHAnsi" w:eastAsiaTheme="majorEastAsia" w:hAnsiTheme="majorHAnsi" w:cstheme="majorBidi"/>
      <w:i/>
      <w:iCs/>
      <w:color w:val="404040" w:themeColor="text1" w:themeTint="BF"/>
      <w:kern w:val="0"/>
      <w:sz w:val="22"/>
      <w:szCs w:val="22"/>
      <w14:ligatures w14:val="none"/>
    </w:rPr>
  </w:style>
  <w:style w:type="character" w:customStyle="1" w:styleId="Heading8Char">
    <w:name w:val="Heading 8 Char"/>
    <w:basedOn w:val="DefaultParagraphFont"/>
    <w:link w:val="Heading8"/>
    <w:uiPriority w:val="9"/>
    <w:semiHidden/>
    <w:rsid w:val="008A63F6"/>
    <w:rPr>
      <w:rFonts w:asciiTheme="majorHAnsi" w:eastAsiaTheme="majorEastAsia" w:hAnsiTheme="majorHAnsi" w:cstheme="majorBidi"/>
      <w:color w:val="156082" w:themeColor="accent1"/>
      <w:kern w:val="0"/>
      <w:sz w:val="20"/>
      <w:szCs w:val="20"/>
      <w14:ligatures w14:val="none"/>
    </w:rPr>
  </w:style>
  <w:style w:type="character" w:customStyle="1" w:styleId="Heading9Char">
    <w:name w:val="Heading 9 Char"/>
    <w:basedOn w:val="DefaultParagraphFont"/>
    <w:link w:val="Heading9"/>
    <w:uiPriority w:val="9"/>
    <w:semiHidden/>
    <w:rsid w:val="008A63F6"/>
    <w:rPr>
      <w:rFonts w:asciiTheme="majorHAnsi" w:eastAsiaTheme="majorEastAsia" w:hAnsiTheme="majorHAnsi" w:cstheme="majorBidi"/>
      <w:i/>
      <w:iCs/>
      <w:color w:val="404040" w:themeColor="text1" w:themeTint="BF"/>
      <w:kern w:val="0"/>
      <w:sz w:val="20"/>
      <w:szCs w:val="20"/>
      <w14:ligatures w14:val="none"/>
    </w:rPr>
  </w:style>
  <w:style w:type="paragraph" w:styleId="Title">
    <w:name w:val="Title"/>
    <w:basedOn w:val="Normal"/>
    <w:next w:val="Normal"/>
    <w:link w:val="TitleChar"/>
    <w:uiPriority w:val="10"/>
    <w:qFormat/>
    <w:rsid w:val="00FC693F"/>
    <w:pPr>
      <w:pBdr>
        <w:bottom w:val="single" w:sz="8" w:space="4" w:color="156082" w:themeColor="accent1"/>
      </w:pBdr>
      <w:spacing w:after="300"/>
      <w:contextualSpacing/>
      <w:pPrChange w:id="9" w:author="Andrii Orlov" w:date="2026-08-03T22:17:00Z">
        <w:pPr>
          <w:spacing w:after="80"/>
          <w:contextualSpacing/>
        </w:pPr>
      </w:pPrChange>
    </w:pPr>
    <w:rPr>
      <w:rFonts w:asciiTheme="majorHAnsi" w:eastAsiaTheme="majorEastAsia" w:hAnsiTheme="majorHAnsi" w:cstheme="majorBidi"/>
      <w:color w:val="0A1D30" w:themeColor="text2" w:themeShade="BF"/>
      <w:spacing w:val="5"/>
      <w:kern w:val="28"/>
      <w:sz w:val="52"/>
      <w:szCs w:val="52"/>
      <w14:ligatures w14:val="none"/>
      <w:rPrChange w:id="9" w:author="Andrii Orlov" w:date="2026-08-03T22:17:00Z">
        <w:rPr>
          <w:rFonts w:asciiTheme="majorHAnsi" w:eastAsiaTheme="majorEastAsia" w:hAnsiTheme="majorHAnsi" w:cstheme="majorBidi"/>
          <w:spacing w:val="-10"/>
          <w:kern w:val="28"/>
          <w:sz w:val="56"/>
          <w:szCs w:val="56"/>
          <w:lang w:val="en-US" w:eastAsia="en-US" w:bidi="ar-SA"/>
          <w14:ligatures w14:val="standardContextual"/>
        </w:rPr>
      </w:rPrChange>
    </w:rPr>
  </w:style>
  <w:style w:type="character" w:customStyle="1" w:styleId="TitleChar">
    <w:name w:val="Title Char"/>
    <w:basedOn w:val="DefaultParagraphFont"/>
    <w:link w:val="Title"/>
    <w:uiPriority w:val="10"/>
    <w:rsid w:val="008A63F6"/>
    <w:rPr>
      <w:rFonts w:asciiTheme="majorHAnsi" w:eastAsiaTheme="majorEastAsia" w:hAnsiTheme="majorHAnsi" w:cstheme="majorBidi"/>
      <w:color w:val="0A1D30" w:themeColor="text2" w:themeShade="BF"/>
      <w:spacing w:val="5"/>
      <w:kern w:val="28"/>
      <w:sz w:val="52"/>
      <w:szCs w:val="52"/>
      <w14:ligatures w14:val="none"/>
    </w:rPr>
  </w:style>
  <w:style w:type="paragraph" w:styleId="Subtitle">
    <w:name w:val="Subtitle"/>
    <w:basedOn w:val="Normal"/>
    <w:next w:val="Normal"/>
    <w:link w:val="SubtitleChar"/>
    <w:uiPriority w:val="11"/>
    <w:qFormat/>
    <w:rsid w:val="00FC693F"/>
    <w:pPr>
      <w:numPr>
        <w:ilvl w:val="1"/>
      </w:numPr>
      <w:spacing w:after="200" w:line="276" w:lineRule="auto"/>
      <w:pPrChange w:id="10" w:author="Andrii Orlov" w:date="2026-08-03T22:17:00Z">
        <w:pPr>
          <w:numPr>
            <w:ilvl w:val="1"/>
          </w:numPr>
          <w:spacing w:after="160"/>
        </w:pPr>
      </w:pPrChange>
    </w:pPr>
    <w:rPr>
      <w:rFonts w:asciiTheme="majorHAnsi" w:eastAsiaTheme="majorEastAsia" w:hAnsiTheme="majorHAnsi" w:cstheme="majorBidi"/>
      <w:i/>
      <w:iCs/>
      <w:color w:val="156082" w:themeColor="accent1"/>
      <w:spacing w:val="15"/>
      <w:kern w:val="0"/>
      <w14:ligatures w14:val="none"/>
      <w:rPrChange w:id="10" w:author="Andrii Orlov" w:date="2026-08-03T22:17:00Z">
        <w:rPr>
          <w:rFonts w:asciiTheme="minorHAnsi" w:eastAsiaTheme="majorEastAsia" w:hAnsiTheme="minorHAnsi" w:cstheme="majorBidi"/>
          <w:color w:val="595959" w:themeColor="text1" w:themeTint="A6"/>
          <w:spacing w:val="15"/>
          <w:kern w:val="2"/>
          <w:sz w:val="28"/>
          <w:szCs w:val="28"/>
          <w:lang w:val="en-US" w:eastAsia="en-US" w:bidi="ar-SA"/>
          <w14:ligatures w14:val="standardContextual"/>
        </w:rPr>
      </w:rPrChange>
    </w:rPr>
  </w:style>
  <w:style w:type="character" w:customStyle="1" w:styleId="SubtitleChar">
    <w:name w:val="Subtitle Char"/>
    <w:basedOn w:val="DefaultParagraphFont"/>
    <w:link w:val="Subtitle"/>
    <w:uiPriority w:val="11"/>
    <w:rsid w:val="008A63F6"/>
    <w:rPr>
      <w:rFonts w:asciiTheme="majorHAnsi" w:eastAsiaTheme="majorEastAsia" w:hAnsiTheme="majorHAnsi" w:cstheme="majorBidi"/>
      <w:i/>
      <w:iCs/>
      <w:color w:val="156082" w:themeColor="accent1"/>
      <w:spacing w:val="15"/>
      <w:kern w:val="0"/>
      <w14:ligatures w14:val="none"/>
    </w:rPr>
  </w:style>
  <w:style w:type="paragraph" w:styleId="Quote">
    <w:name w:val="Quote"/>
    <w:basedOn w:val="Normal"/>
    <w:next w:val="Normal"/>
    <w:link w:val="QuoteChar"/>
    <w:uiPriority w:val="29"/>
    <w:qFormat/>
    <w:rsid w:val="00FC693F"/>
    <w:pPr>
      <w:spacing w:after="200" w:line="276" w:lineRule="auto"/>
      <w:pPrChange w:id="11" w:author="Andrii Orlov" w:date="2026-08-03T22:17:00Z">
        <w:pPr>
          <w:spacing w:before="160" w:after="160"/>
          <w:jc w:val="center"/>
        </w:pPr>
      </w:pPrChange>
    </w:pPr>
    <w:rPr>
      <w:rFonts w:eastAsiaTheme="minorEastAsia"/>
      <w:i/>
      <w:iCs/>
      <w:color w:val="000000" w:themeColor="text1"/>
      <w:kern w:val="0"/>
      <w:sz w:val="22"/>
      <w:szCs w:val="22"/>
      <w14:ligatures w14:val="none"/>
      <w:rPrChange w:id="11" w:author="Andrii Orlov" w:date="2026-08-03T22:17:00Z">
        <w:rPr>
          <w:rFonts w:asciiTheme="minorHAnsi" w:eastAsiaTheme="minorHAnsi" w:hAnsiTheme="minorHAnsi" w:cstheme="minorBidi"/>
          <w:i/>
          <w:iCs/>
          <w:color w:val="404040" w:themeColor="text1" w:themeTint="BF"/>
          <w:kern w:val="2"/>
          <w:sz w:val="24"/>
          <w:szCs w:val="24"/>
          <w:lang w:val="en-US" w:eastAsia="en-US" w:bidi="ar-SA"/>
          <w14:ligatures w14:val="standardContextual"/>
        </w:rPr>
      </w:rPrChange>
    </w:rPr>
  </w:style>
  <w:style w:type="character" w:customStyle="1" w:styleId="QuoteChar">
    <w:name w:val="Quote Char"/>
    <w:basedOn w:val="DefaultParagraphFont"/>
    <w:link w:val="Quote"/>
    <w:uiPriority w:val="29"/>
    <w:rsid w:val="008A63F6"/>
    <w:rPr>
      <w:rFonts w:eastAsiaTheme="minorEastAsia"/>
      <w:i/>
      <w:iCs/>
      <w:color w:val="000000" w:themeColor="text1"/>
      <w:kern w:val="0"/>
      <w:sz w:val="22"/>
      <w:szCs w:val="22"/>
      <w14:ligatures w14:val="none"/>
    </w:rPr>
  </w:style>
  <w:style w:type="paragraph" w:styleId="ListParagraph">
    <w:name w:val="List Paragraph"/>
    <w:basedOn w:val="Normal"/>
    <w:uiPriority w:val="34"/>
    <w:qFormat/>
    <w:rsid w:val="008A63F6"/>
    <w:pPr>
      <w:ind w:left="720"/>
      <w:contextualSpacing/>
    </w:pPr>
  </w:style>
  <w:style w:type="character" w:styleId="IntenseEmphasis">
    <w:name w:val="Intense Emphasis"/>
    <w:basedOn w:val="DefaultParagraphFont"/>
    <w:uiPriority w:val="21"/>
    <w:qFormat/>
    <w:rsid w:val="00FC693F"/>
    <w:rPr>
      <w:b/>
      <w:bCs/>
      <w:i/>
      <w:iCs/>
      <w:color w:val="156082" w:themeColor="accent1"/>
      <w:rPrChange w:id="12" w:author="Andrii Orlov" w:date="2026-08-03T22:17:00Z">
        <w:rPr>
          <w:i/>
          <w:iCs/>
          <w:color w:val="0F4761" w:themeColor="accent1" w:themeShade="BF"/>
        </w:rPr>
      </w:rPrChange>
    </w:rPr>
  </w:style>
  <w:style w:type="paragraph" w:styleId="IntenseQuote">
    <w:name w:val="Intense Quote"/>
    <w:basedOn w:val="Normal"/>
    <w:next w:val="Normal"/>
    <w:link w:val="IntenseQuoteChar"/>
    <w:uiPriority w:val="30"/>
    <w:qFormat/>
    <w:rsid w:val="00FC693F"/>
    <w:pPr>
      <w:pBdr>
        <w:bottom w:val="single" w:sz="4" w:space="4" w:color="156082" w:themeColor="accent1"/>
      </w:pBdr>
      <w:spacing w:before="200" w:after="280" w:line="276" w:lineRule="auto"/>
      <w:ind w:left="936" w:right="936"/>
      <w:pPrChange w:id="13" w:author="Andrii Orlov" w:date="2026-08-03T22:17:00Z">
        <w:pPr>
          <w:pBdr>
            <w:top w:val="single" w:sz="4" w:space="10" w:color="0F4761" w:themeColor="accent1" w:themeShade="BF"/>
            <w:bottom w:val="single" w:sz="4" w:space="10" w:color="0F4761" w:themeColor="accent1" w:themeShade="BF"/>
          </w:pBdr>
          <w:spacing w:before="360" w:after="360"/>
          <w:ind w:left="864" w:right="864"/>
          <w:jc w:val="center"/>
        </w:pPr>
      </w:pPrChange>
    </w:pPr>
    <w:rPr>
      <w:rFonts w:eastAsiaTheme="minorEastAsia"/>
      <w:b/>
      <w:bCs/>
      <w:i/>
      <w:iCs/>
      <w:color w:val="156082" w:themeColor="accent1"/>
      <w:kern w:val="0"/>
      <w:sz w:val="22"/>
      <w:szCs w:val="22"/>
      <w14:ligatures w14:val="none"/>
      <w:rPrChange w:id="13" w:author="Andrii Orlov" w:date="2026-08-03T22:17:00Z">
        <w:rPr>
          <w:rFonts w:asciiTheme="minorHAnsi" w:eastAsiaTheme="minorHAnsi" w:hAnsiTheme="minorHAnsi" w:cstheme="minorBidi"/>
          <w:i/>
          <w:iCs/>
          <w:color w:val="0F4761" w:themeColor="accent1" w:themeShade="BF"/>
          <w:kern w:val="2"/>
          <w:sz w:val="24"/>
          <w:szCs w:val="24"/>
          <w:lang w:val="en-US" w:eastAsia="en-US" w:bidi="ar-SA"/>
          <w14:ligatures w14:val="standardContextual"/>
        </w:rPr>
      </w:rPrChange>
    </w:rPr>
  </w:style>
  <w:style w:type="character" w:customStyle="1" w:styleId="IntenseQuoteChar">
    <w:name w:val="Intense Quote Char"/>
    <w:basedOn w:val="DefaultParagraphFont"/>
    <w:link w:val="IntenseQuote"/>
    <w:uiPriority w:val="30"/>
    <w:rsid w:val="008A63F6"/>
    <w:rPr>
      <w:rFonts w:eastAsiaTheme="minorEastAsia"/>
      <w:b/>
      <w:bCs/>
      <w:i/>
      <w:iCs/>
      <w:color w:val="156082" w:themeColor="accent1"/>
      <w:kern w:val="0"/>
      <w:sz w:val="22"/>
      <w:szCs w:val="22"/>
      <w14:ligatures w14:val="none"/>
    </w:rPr>
  </w:style>
  <w:style w:type="character" w:styleId="IntenseReference">
    <w:name w:val="Intense Reference"/>
    <w:basedOn w:val="DefaultParagraphFont"/>
    <w:uiPriority w:val="32"/>
    <w:qFormat/>
    <w:rsid w:val="00FC693F"/>
    <w:rPr>
      <w:b/>
      <w:bCs/>
      <w:smallCaps/>
      <w:color w:val="E97132" w:themeColor="accent2"/>
      <w:spacing w:val="5"/>
      <w:u w:val="single"/>
      <w:rPrChange w:id="14" w:author="Andrii Orlov" w:date="2026-08-03T22:17:00Z">
        <w:rPr>
          <w:b/>
          <w:bCs/>
          <w:smallCaps/>
          <w:color w:val="0F4761" w:themeColor="accent1" w:themeShade="BF"/>
          <w:spacing w:val="5"/>
        </w:rPr>
      </w:rPrChange>
    </w:rPr>
  </w:style>
  <w:style w:type="paragraph" w:styleId="Header">
    <w:name w:val="header"/>
    <w:basedOn w:val="Normal"/>
    <w:link w:val="HeaderChar"/>
    <w:uiPriority w:val="99"/>
    <w:unhideWhenUsed/>
    <w:rsid w:val="00E618BF"/>
    <w:pPr>
      <w:tabs>
        <w:tab w:val="center" w:pos="4680"/>
        <w:tab w:val="right" w:pos="9360"/>
      </w:tabs>
      <w:pPrChange w:id="15" w:author="Andrii Orlov" w:date="2026-08-03T22:17:00Z">
        <w:pPr>
          <w:tabs>
            <w:tab w:val="center" w:pos="4680"/>
            <w:tab w:val="right" w:pos="9360"/>
          </w:tabs>
        </w:pPr>
      </w:pPrChange>
    </w:pPr>
    <w:rPr>
      <w:rFonts w:eastAsiaTheme="minorEastAsia"/>
      <w:kern w:val="0"/>
      <w:sz w:val="22"/>
      <w:szCs w:val="22"/>
      <w14:ligatures w14:val="none"/>
      <w:rPrChange w:id="15" w:author="Andrii Orlov" w:date="2026-08-03T22:17:00Z">
        <w:rPr>
          <w:rFonts w:asciiTheme="minorHAnsi" w:eastAsiaTheme="minorEastAsia" w:hAnsiTheme="minorHAnsi" w:cstheme="minorBidi"/>
          <w:sz w:val="22"/>
          <w:szCs w:val="22"/>
          <w:lang w:val="en-US" w:eastAsia="en-US" w:bidi="ar-SA"/>
        </w:rPr>
      </w:rPrChange>
    </w:rPr>
  </w:style>
  <w:style w:type="character" w:customStyle="1" w:styleId="HeaderChar">
    <w:name w:val="Header Char"/>
    <w:basedOn w:val="DefaultParagraphFont"/>
    <w:link w:val="Header"/>
    <w:uiPriority w:val="99"/>
    <w:rsid w:val="002B3696"/>
    <w:rPr>
      <w:rFonts w:eastAsiaTheme="minorEastAsia"/>
      <w:kern w:val="0"/>
      <w:sz w:val="22"/>
      <w:szCs w:val="22"/>
      <w14:ligatures w14:val="none"/>
    </w:rPr>
  </w:style>
  <w:style w:type="paragraph" w:styleId="Footer">
    <w:name w:val="footer"/>
    <w:basedOn w:val="Normal"/>
    <w:link w:val="FooterChar"/>
    <w:uiPriority w:val="99"/>
    <w:unhideWhenUsed/>
    <w:rsid w:val="00E618BF"/>
    <w:pPr>
      <w:tabs>
        <w:tab w:val="center" w:pos="4680"/>
        <w:tab w:val="right" w:pos="9360"/>
      </w:tabs>
      <w:pPrChange w:id="16" w:author="Andrii Orlov" w:date="2026-08-03T22:17:00Z">
        <w:pPr>
          <w:tabs>
            <w:tab w:val="center" w:pos="4680"/>
            <w:tab w:val="right" w:pos="9360"/>
          </w:tabs>
        </w:pPr>
      </w:pPrChange>
    </w:pPr>
    <w:rPr>
      <w:rFonts w:eastAsiaTheme="minorEastAsia"/>
      <w:kern w:val="0"/>
      <w:sz w:val="22"/>
      <w:szCs w:val="22"/>
      <w14:ligatures w14:val="none"/>
      <w:rPrChange w:id="16" w:author="Andrii Orlov" w:date="2026-08-03T22:17:00Z">
        <w:rPr>
          <w:rFonts w:asciiTheme="minorHAnsi" w:eastAsiaTheme="minorEastAsia" w:hAnsiTheme="minorHAnsi" w:cstheme="minorBidi"/>
          <w:sz w:val="22"/>
          <w:szCs w:val="22"/>
          <w:lang w:val="en-US" w:eastAsia="en-US" w:bidi="ar-SA"/>
        </w:rPr>
      </w:rPrChange>
    </w:rPr>
  </w:style>
  <w:style w:type="character" w:customStyle="1" w:styleId="FooterChar">
    <w:name w:val="Footer Char"/>
    <w:basedOn w:val="DefaultParagraphFont"/>
    <w:link w:val="Footer"/>
    <w:uiPriority w:val="99"/>
    <w:rsid w:val="002B3696"/>
    <w:rPr>
      <w:rFonts w:eastAsiaTheme="minorEastAsia"/>
      <w:kern w:val="0"/>
      <w:sz w:val="22"/>
      <w:szCs w:val="22"/>
      <w14:ligatures w14:val="none"/>
    </w:rPr>
  </w:style>
  <w:style w:type="paragraph" w:styleId="NoSpacing">
    <w:name w:val="No Spacing"/>
    <w:uiPriority w:val="1"/>
    <w:qFormat/>
    <w:rsid w:val="00FC693F"/>
    <w:pPr>
      <w:pPrChange w:id="17" w:author="Andrii Orlov" w:date="2026-08-03T22:17:00Z">
        <w:pPr/>
      </w:pPrChange>
    </w:pPr>
    <w:rPr>
      <w:rFonts w:eastAsiaTheme="minorEastAsia"/>
      <w:kern w:val="0"/>
      <w:sz w:val="22"/>
      <w:szCs w:val="22"/>
      <w14:ligatures w14:val="none"/>
      <w:rPrChange w:id="17" w:author="Andrii Orlov" w:date="2026-08-03T22:17:00Z">
        <w:rPr>
          <w:rFonts w:asciiTheme="minorHAnsi" w:eastAsiaTheme="minorEastAsia" w:hAnsiTheme="minorHAnsi" w:cstheme="minorBidi"/>
          <w:sz w:val="22"/>
          <w:szCs w:val="22"/>
          <w:lang w:val="en-US" w:eastAsia="en-US" w:bidi="ar-SA"/>
        </w:rPr>
      </w:rPrChange>
    </w:rPr>
  </w:style>
  <w:style w:type="paragraph" w:styleId="BodyText">
    <w:name w:val="Body Text"/>
    <w:basedOn w:val="Normal"/>
    <w:link w:val="BodyTextChar"/>
    <w:uiPriority w:val="99"/>
    <w:unhideWhenUsed/>
    <w:rsid w:val="00AA1D8D"/>
    <w:pPr>
      <w:spacing w:after="120" w:line="276" w:lineRule="auto"/>
      <w:pPrChange w:id="18" w:author="Andrii Orlov" w:date="2026-08-03T22:17:00Z">
        <w:pPr>
          <w:spacing w:after="120" w:line="276" w:lineRule="auto"/>
        </w:pPr>
      </w:pPrChange>
    </w:pPr>
    <w:rPr>
      <w:rFonts w:eastAsiaTheme="minorEastAsia"/>
      <w:kern w:val="0"/>
      <w:sz w:val="22"/>
      <w:szCs w:val="22"/>
      <w14:ligatures w14:val="none"/>
      <w:rPrChange w:id="18" w:author="Andrii Orlov" w:date="2026-08-03T22:17:00Z">
        <w:rPr>
          <w:rFonts w:asciiTheme="minorHAnsi" w:eastAsiaTheme="minorEastAsia" w:hAnsiTheme="minorHAnsi" w:cstheme="minorBidi"/>
          <w:sz w:val="22"/>
          <w:szCs w:val="22"/>
          <w:lang w:val="en-US" w:eastAsia="en-US" w:bidi="ar-SA"/>
        </w:rPr>
      </w:rPrChange>
    </w:rPr>
  </w:style>
  <w:style w:type="character" w:customStyle="1" w:styleId="BodyTextChar">
    <w:name w:val="Body Text Char"/>
    <w:basedOn w:val="DefaultParagraphFont"/>
    <w:link w:val="BodyText"/>
    <w:uiPriority w:val="99"/>
    <w:rsid w:val="002B3696"/>
    <w:rPr>
      <w:rFonts w:eastAsiaTheme="minorEastAsia"/>
      <w:kern w:val="0"/>
      <w:sz w:val="22"/>
      <w:szCs w:val="22"/>
      <w14:ligatures w14:val="none"/>
    </w:rPr>
  </w:style>
  <w:style w:type="paragraph" w:styleId="BodyText2">
    <w:name w:val="Body Text 2"/>
    <w:basedOn w:val="Normal"/>
    <w:link w:val="BodyText2Char"/>
    <w:uiPriority w:val="99"/>
    <w:unhideWhenUsed/>
    <w:rsid w:val="00AA1D8D"/>
    <w:pPr>
      <w:spacing w:after="120" w:line="480" w:lineRule="auto"/>
      <w:pPrChange w:id="19" w:author="Andrii Orlov" w:date="2026-08-03T22:17:00Z">
        <w:pPr>
          <w:spacing w:after="120" w:line="480" w:lineRule="auto"/>
        </w:pPr>
      </w:pPrChange>
    </w:pPr>
    <w:rPr>
      <w:rFonts w:eastAsiaTheme="minorEastAsia"/>
      <w:kern w:val="0"/>
      <w:sz w:val="22"/>
      <w:szCs w:val="22"/>
      <w14:ligatures w14:val="none"/>
      <w:rPrChange w:id="19" w:author="Andrii Orlov" w:date="2026-08-03T22:17:00Z">
        <w:rPr>
          <w:rFonts w:asciiTheme="minorHAnsi" w:eastAsiaTheme="minorEastAsia" w:hAnsiTheme="minorHAnsi" w:cstheme="minorBidi"/>
          <w:sz w:val="22"/>
          <w:szCs w:val="22"/>
          <w:lang w:val="en-US" w:eastAsia="en-US" w:bidi="ar-SA"/>
        </w:rPr>
      </w:rPrChange>
    </w:rPr>
  </w:style>
  <w:style w:type="character" w:customStyle="1" w:styleId="BodyText2Char">
    <w:name w:val="Body Text 2 Char"/>
    <w:basedOn w:val="DefaultParagraphFont"/>
    <w:link w:val="BodyText2"/>
    <w:uiPriority w:val="99"/>
    <w:rsid w:val="002B3696"/>
    <w:rPr>
      <w:rFonts w:eastAsiaTheme="minorEastAsia"/>
      <w:kern w:val="0"/>
      <w:sz w:val="22"/>
      <w:szCs w:val="22"/>
      <w14:ligatures w14:val="none"/>
    </w:rPr>
  </w:style>
  <w:style w:type="paragraph" w:styleId="BodyText3">
    <w:name w:val="Body Text 3"/>
    <w:basedOn w:val="Normal"/>
    <w:link w:val="BodyText3Char"/>
    <w:uiPriority w:val="99"/>
    <w:unhideWhenUsed/>
    <w:rsid w:val="00AA1D8D"/>
    <w:pPr>
      <w:spacing w:after="120" w:line="276" w:lineRule="auto"/>
      <w:pPrChange w:id="20" w:author="Andrii Orlov" w:date="2026-08-03T22:17:00Z">
        <w:pPr>
          <w:spacing w:after="120" w:line="276" w:lineRule="auto"/>
        </w:pPr>
      </w:pPrChange>
    </w:pPr>
    <w:rPr>
      <w:rFonts w:eastAsiaTheme="minorEastAsia"/>
      <w:kern w:val="0"/>
      <w:sz w:val="16"/>
      <w:szCs w:val="16"/>
      <w14:ligatures w14:val="none"/>
      <w:rPrChange w:id="20" w:author="Andrii Orlov" w:date="2026-08-03T22:17:00Z">
        <w:rPr>
          <w:rFonts w:asciiTheme="minorHAnsi" w:eastAsiaTheme="minorEastAsia" w:hAnsiTheme="minorHAnsi" w:cstheme="minorBidi"/>
          <w:sz w:val="16"/>
          <w:szCs w:val="16"/>
          <w:lang w:val="en-US" w:eastAsia="en-US" w:bidi="ar-SA"/>
        </w:rPr>
      </w:rPrChange>
    </w:rPr>
  </w:style>
  <w:style w:type="character" w:customStyle="1" w:styleId="BodyText3Char">
    <w:name w:val="Body Text 3 Char"/>
    <w:basedOn w:val="DefaultParagraphFont"/>
    <w:link w:val="BodyText3"/>
    <w:uiPriority w:val="99"/>
    <w:rsid w:val="002B3696"/>
    <w:rPr>
      <w:rFonts w:eastAsiaTheme="minorEastAsia"/>
      <w:kern w:val="0"/>
      <w:sz w:val="16"/>
      <w:szCs w:val="16"/>
      <w14:ligatures w14:val="none"/>
    </w:rPr>
  </w:style>
  <w:style w:type="paragraph" w:styleId="List">
    <w:name w:val="List"/>
    <w:basedOn w:val="Normal"/>
    <w:uiPriority w:val="99"/>
    <w:unhideWhenUsed/>
    <w:rsid w:val="00AA1D8D"/>
    <w:pPr>
      <w:spacing w:after="200" w:line="276" w:lineRule="auto"/>
      <w:ind w:left="360" w:hanging="360"/>
      <w:contextualSpacing/>
      <w:pPrChange w:id="21" w:author="Andrii Orlov" w:date="2026-08-03T22:17:00Z">
        <w:pPr>
          <w:spacing w:after="200" w:line="276" w:lineRule="auto"/>
          <w:ind w:left="360" w:hanging="360"/>
          <w:contextualSpacing/>
        </w:pPr>
      </w:pPrChange>
    </w:pPr>
    <w:rPr>
      <w:rFonts w:eastAsiaTheme="minorEastAsia"/>
      <w:kern w:val="0"/>
      <w:sz w:val="22"/>
      <w:szCs w:val="22"/>
      <w14:ligatures w14:val="none"/>
      <w:rPrChange w:id="21" w:author="Andrii Orlov" w:date="2026-08-03T22:17:00Z">
        <w:rPr>
          <w:rFonts w:asciiTheme="minorHAnsi" w:eastAsiaTheme="minorEastAsia" w:hAnsiTheme="minorHAnsi" w:cstheme="minorBidi"/>
          <w:sz w:val="22"/>
          <w:szCs w:val="22"/>
          <w:lang w:val="en-US" w:eastAsia="en-US" w:bidi="ar-SA"/>
        </w:rPr>
      </w:rPrChange>
    </w:rPr>
  </w:style>
  <w:style w:type="paragraph" w:styleId="List2">
    <w:name w:val="List 2"/>
    <w:basedOn w:val="Normal"/>
    <w:uiPriority w:val="99"/>
    <w:unhideWhenUsed/>
    <w:rsid w:val="00326F90"/>
    <w:pPr>
      <w:spacing w:after="200" w:line="276" w:lineRule="auto"/>
      <w:ind w:left="720" w:hanging="360"/>
      <w:contextualSpacing/>
      <w:pPrChange w:id="22" w:author="Andrii Orlov" w:date="2026-08-03T22:17:00Z">
        <w:pPr>
          <w:spacing w:after="200" w:line="276" w:lineRule="auto"/>
          <w:ind w:left="720" w:hanging="360"/>
          <w:contextualSpacing/>
        </w:pPr>
      </w:pPrChange>
    </w:pPr>
    <w:rPr>
      <w:rFonts w:eastAsiaTheme="minorEastAsia"/>
      <w:kern w:val="0"/>
      <w:sz w:val="22"/>
      <w:szCs w:val="22"/>
      <w14:ligatures w14:val="none"/>
      <w:rPrChange w:id="22" w:author="Andrii Orlov" w:date="2026-08-03T22:17:00Z">
        <w:rPr>
          <w:rFonts w:asciiTheme="minorHAnsi" w:eastAsiaTheme="minorEastAsia" w:hAnsiTheme="minorHAnsi" w:cstheme="minorBidi"/>
          <w:sz w:val="22"/>
          <w:szCs w:val="22"/>
          <w:lang w:val="en-US" w:eastAsia="en-US" w:bidi="ar-SA"/>
        </w:rPr>
      </w:rPrChange>
    </w:rPr>
  </w:style>
  <w:style w:type="paragraph" w:styleId="List3">
    <w:name w:val="List 3"/>
    <w:basedOn w:val="Normal"/>
    <w:uiPriority w:val="99"/>
    <w:unhideWhenUsed/>
    <w:rsid w:val="00326F90"/>
    <w:pPr>
      <w:spacing w:after="200" w:line="276" w:lineRule="auto"/>
      <w:ind w:left="1080" w:hanging="360"/>
      <w:contextualSpacing/>
      <w:pPrChange w:id="23" w:author="Andrii Orlov" w:date="2026-08-03T22:17:00Z">
        <w:pPr>
          <w:spacing w:after="200" w:line="276" w:lineRule="auto"/>
          <w:ind w:left="1080" w:hanging="360"/>
          <w:contextualSpacing/>
        </w:pPr>
      </w:pPrChange>
    </w:pPr>
    <w:rPr>
      <w:rFonts w:eastAsiaTheme="minorEastAsia"/>
      <w:kern w:val="0"/>
      <w:sz w:val="22"/>
      <w:szCs w:val="22"/>
      <w14:ligatures w14:val="none"/>
      <w:rPrChange w:id="23" w:author="Andrii Orlov" w:date="2026-08-03T22:17:00Z">
        <w:rPr>
          <w:rFonts w:asciiTheme="minorHAnsi" w:eastAsiaTheme="minorEastAsia" w:hAnsiTheme="minorHAnsi" w:cstheme="minorBidi"/>
          <w:sz w:val="22"/>
          <w:szCs w:val="22"/>
          <w:lang w:val="en-US" w:eastAsia="en-US" w:bidi="ar-SA"/>
        </w:rPr>
      </w:rPrChange>
    </w:rPr>
  </w:style>
  <w:style w:type="paragraph" w:styleId="ListBullet">
    <w:name w:val="List Bullet"/>
    <w:basedOn w:val="Normal"/>
    <w:uiPriority w:val="99"/>
    <w:unhideWhenUsed/>
    <w:rsid w:val="00326F90"/>
    <w:pPr>
      <w:numPr>
        <w:numId w:val="1"/>
      </w:numPr>
      <w:spacing w:after="200" w:line="276" w:lineRule="auto"/>
      <w:contextualSpacing/>
      <w:pPrChange w:id="24" w:author="Andrii Orlov" w:date="2026-08-03T22:17:00Z">
        <w:pPr>
          <w:numPr>
            <w:numId w:val="1"/>
          </w:numPr>
          <w:tabs>
            <w:tab w:val="num" w:pos="360"/>
          </w:tabs>
          <w:spacing w:after="200" w:line="276" w:lineRule="auto"/>
          <w:ind w:left="360" w:hanging="360"/>
          <w:contextualSpacing/>
        </w:pPr>
      </w:pPrChange>
    </w:pPr>
    <w:rPr>
      <w:rFonts w:eastAsiaTheme="minorEastAsia"/>
      <w:kern w:val="0"/>
      <w:sz w:val="22"/>
      <w:szCs w:val="22"/>
      <w14:ligatures w14:val="none"/>
      <w:rPrChange w:id="24" w:author="Andrii Orlov" w:date="2026-08-03T22:17:00Z">
        <w:rPr>
          <w:rFonts w:asciiTheme="minorHAnsi" w:eastAsiaTheme="minorEastAsia" w:hAnsiTheme="minorHAnsi" w:cstheme="minorBidi"/>
          <w:sz w:val="22"/>
          <w:szCs w:val="22"/>
          <w:lang w:val="en-US" w:eastAsia="en-US" w:bidi="ar-SA"/>
        </w:rPr>
      </w:rPrChange>
    </w:rPr>
  </w:style>
  <w:style w:type="paragraph" w:styleId="ListBullet2">
    <w:name w:val="List Bullet 2"/>
    <w:basedOn w:val="Normal"/>
    <w:uiPriority w:val="99"/>
    <w:unhideWhenUsed/>
    <w:rsid w:val="00326F90"/>
    <w:pPr>
      <w:numPr>
        <w:numId w:val="2"/>
      </w:numPr>
      <w:spacing w:after="200" w:line="276" w:lineRule="auto"/>
      <w:contextualSpacing/>
      <w:pPrChange w:id="25" w:author="Andrii Orlov" w:date="2026-08-03T22:17:00Z">
        <w:pPr>
          <w:numPr>
            <w:numId w:val="2"/>
          </w:numPr>
          <w:tabs>
            <w:tab w:val="num" w:pos="720"/>
          </w:tabs>
          <w:spacing w:after="200" w:line="276" w:lineRule="auto"/>
          <w:ind w:left="720" w:hanging="360"/>
          <w:contextualSpacing/>
        </w:pPr>
      </w:pPrChange>
    </w:pPr>
    <w:rPr>
      <w:rFonts w:eastAsiaTheme="minorEastAsia"/>
      <w:kern w:val="0"/>
      <w:sz w:val="22"/>
      <w:szCs w:val="22"/>
      <w14:ligatures w14:val="none"/>
      <w:rPrChange w:id="25" w:author="Andrii Orlov" w:date="2026-08-03T22:17:00Z">
        <w:rPr>
          <w:rFonts w:asciiTheme="minorHAnsi" w:eastAsiaTheme="minorEastAsia" w:hAnsiTheme="minorHAnsi" w:cstheme="minorBidi"/>
          <w:sz w:val="22"/>
          <w:szCs w:val="22"/>
          <w:lang w:val="en-US" w:eastAsia="en-US" w:bidi="ar-SA"/>
        </w:rPr>
      </w:rPrChange>
    </w:rPr>
  </w:style>
  <w:style w:type="paragraph" w:styleId="ListBullet3">
    <w:name w:val="List Bullet 3"/>
    <w:basedOn w:val="Normal"/>
    <w:uiPriority w:val="99"/>
    <w:unhideWhenUsed/>
    <w:rsid w:val="00326F90"/>
    <w:pPr>
      <w:numPr>
        <w:numId w:val="3"/>
      </w:numPr>
      <w:spacing w:after="200" w:line="276" w:lineRule="auto"/>
      <w:contextualSpacing/>
      <w:pPrChange w:id="26" w:author="Andrii Orlov" w:date="2026-08-03T22:17:00Z">
        <w:pPr>
          <w:numPr>
            <w:numId w:val="3"/>
          </w:numPr>
          <w:tabs>
            <w:tab w:val="num" w:pos="1080"/>
          </w:tabs>
          <w:spacing w:after="200" w:line="276" w:lineRule="auto"/>
          <w:ind w:left="1080" w:hanging="360"/>
          <w:contextualSpacing/>
        </w:pPr>
      </w:pPrChange>
    </w:pPr>
    <w:rPr>
      <w:rFonts w:eastAsiaTheme="minorEastAsia"/>
      <w:kern w:val="0"/>
      <w:sz w:val="22"/>
      <w:szCs w:val="22"/>
      <w14:ligatures w14:val="none"/>
      <w:rPrChange w:id="26" w:author="Andrii Orlov" w:date="2026-08-03T22:17:00Z">
        <w:rPr>
          <w:rFonts w:asciiTheme="minorHAnsi" w:eastAsiaTheme="minorEastAsia" w:hAnsiTheme="minorHAnsi" w:cstheme="minorBidi"/>
          <w:sz w:val="22"/>
          <w:szCs w:val="22"/>
          <w:lang w:val="en-US" w:eastAsia="en-US" w:bidi="ar-SA"/>
        </w:rPr>
      </w:rPrChange>
    </w:rPr>
  </w:style>
  <w:style w:type="paragraph" w:styleId="ListNumber">
    <w:name w:val="List Number"/>
    <w:basedOn w:val="Normal"/>
    <w:uiPriority w:val="99"/>
    <w:unhideWhenUsed/>
    <w:rsid w:val="00326F90"/>
    <w:pPr>
      <w:numPr>
        <w:numId w:val="5"/>
      </w:numPr>
      <w:spacing w:after="200" w:line="276" w:lineRule="auto"/>
      <w:contextualSpacing/>
      <w:pPrChange w:id="27" w:author="Andrii Orlov" w:date="2026-08-03T22:17:00Z">
        <w:pPr>
          <w:numPr>
            <w:numId w:val="5"/>
          </w:numPr>
          <w:tabs>
            <w:tab w:val="num" w:pos="360"/>
          </w:tabs>
          <w:spacing w:after="200" w:line="276" w:lineRule="auto"/>
          <w:ind w:left="360" w:hanging="360"/>
          <w:contextualSpacing/>
        </w:pPr>
      </w:pPrChange>
    </w:pPr>
    <w:rPr>
      <w:rFonts w:eastAsiaTheme="minorEastAsia"/>
      <w:kern w:val="0"/>
      <w:sz w:val="22"/>
      <w:szCs w:val="22"/>
      <w14:ligatures w14:val="none"/>
      <w:rPrChange w:id="27" w:author="Andrii Orlov" w:date="2026-08-03T22:17:00Z">
        <w:rPr>
          <w:rFonts w:asciiTheme="minorHAnsi" w:eastAsiaTheme="minorEastAsia" w:hAnsiTheme="minorHAnsi" w:cstheme="minorBidi"/>
          <w:sz w:val="22"/>
          <w:szCs w:val="22"/>
          <w:lang w:val="en-US" w:eastAsia="en-US" w:bidi="ar-SA"/>
        </w:rPr>
      </w:rPrChange>
    </w:rPr>
  </w:style>
  <w:style w:type="paragraph" w:styleId="ListNumber2">
    <w:name w:val="List Number 2"/>
    <w:basedOn w:val="Normal"/>
    <w:uiPriority w:val="99"/>
    <w:unhideWhenUsed/>
    <w:rsid w:val="0029639D"/>
    <w:pPr>
      <w:numPr>
        <w:numId w:val="6"/>
      </w:numPr>
      <w:spacing w:after="200" w:line="276" w:lineRule="auto"/>
      <w:contextualSpacing/>
      <w:pPrChange w:id="28" w:author="Andrii Orlov" w:date="2026-08-03T22:17:00Z">
        <w:pPr>
          <w:numPr>
            <w:numId w:val="6"/>
          </w:numPr>
          <w:tabs>
            <w:tab w:val="num" w:pos="720"/>
          </w:tabs>
          <w:spacing w:after="200" w:line="276" w:lineRule="auto"/>
          <w:ind w:left="720" w:hanging="360"/>
          <w:contextualSpacing/>
        </w:pPr>
      </w:pPrChange>
    </w:pPr>
    <w:rPr>
      <w:rFonts w:eastAsiaTheme="minorEastAsia"/>
      <w:kern w:val="0"/>
      <w:sz w:val="22"/>
      <w:szCs w:val="22"/>
      <w14:ligatures w14:val="none"/>
      <w:rPrChange w:id="28" w:author="Andrii Orlov" w:date="2026-08-03T22:17:00Z">
        <w:rPr>
          <w:rFonts w:asciiTheme="minorHAnsi" w:eastAsiaTheme="minorEastAsia" w:hAnsiTheme="minorHAnsi" w:cstheme="minorBidi"/>
          <w:sz w:val="22"/>
          <w:szCs w:val="22"/>
          <w:lang w:val="en-US" w:eastAsia="en-US" w:bidi="ar-SA"/>
        </w:rPr>
      </w:rPrChange>
    </w:rPr>
  </w:style>
  <w:style w:type="paragraph" w:styleId="ListNumber3">
    <w:name w:val="List Number 3"/>
    <w:basedOn w:val="Normal"/>
    <w:uiPriority w:val="99"/>
    <w:unhideWhenUsed/>
    <w:rsid w:val="0029639D"/>
    <w:pPr>
      <w:numPr>
        <w:numId w:val="7"/>
      </w:numPr>
      <w:spacing w:after="200" w:line="276" w:lineRule="auto"/>
      <w:contextualSpacing/>
      <w:pPrChange w:id="29" w:author="Andrii Orlov" w:date="2026-08-03T22:17:00Z">
        <w:pPr>
          <w:numPr>
            <w:numId w:val="7"/>
          </w:numPr>
          <w:tabs>
            <w:tab w:val="num" w:pos="1080"/>
          </w:tabs>
          <w:spacing w:after="200" w:line="276" w:lineRule="auto"/>
          <w:ind w:left="1080" w:hanging="360"/>
          <w:contextualSpacing/>
        </w:pPr>
      </w:pPrChange>
    </w:pPr>
    <w:rPr>
      <w:rFonts w:eastAsiaTheme="minorEastAsia"/>
      <w:kern w:val="0"/>
      <w:sz w:val="22"/>
      <w:szCs w:val="22"/>
      <w14:ligatures w14:val="none"/>
      <w:rPrChange w:id="29" w:author="Andrii Orlov" w:date="2026-08-03T22:17:00Z">
        <w:rPr>
          <w:rFonts w:asciiTheme="minorHAnsi" w:eastAsiaTheme="minorEastAsia" w:hAnsiTheme="minorHAnsi" w:cstheme="minorBidi"/>
          <w:sz w:val="22"/>
          <w:szCs w:val="22"/>
          <w:lang w:val="en-US" w:eastAsia="en-US" w:bidi="ar-SA"/>
        </w:rPr>
      </w:rPrChange>
    </w:rPr>
  </w:style>
  <w:style w:type="paragraph" w:styleId="ListContinue">
    <w:name w:val="List Continue"/>
    <w:basedOn w:val="Normal"/>
    <w:uiPriority w:val="99"/>
    <w:unhideWhenUsed/>
    <w:rsid w:val="0029639D"/>
    <w:pPr>
      <w:spacing w:after="120" w:line="276" w:lineRule="auto"/>
      <w:ind w:left="360"/>
      <w:contextualSpacing/>
      <w:pPrChange w:id="30" w:author="Andrii Orlov" w:date="2026-08-03T22:17:00Z">
        <w:pPr>
          <w:spacing w:after="120" w:line="276" w:lineRule="auto"/>
          <w:ind w:left="360"/>
          <w:contextualSpacing/>
        </w:pPr>
      </w:pPrChange>
    </w:pPr>
    <w:rPr>
      <w:rFonts w:eastAsiaTheme="minorEastAsia"/>
      <w:kern w:val="0"/>
      <w:sz w:val="22"/>
      <w:szCs w:val="22"/>
      <w14:ligatures w14:val="none"/>
      <w:rPrChange w:id="30" w:author="Andrii Orlov" w:date="2026-08-03T22:17:00Z">
        <w:rPr>
          <w:rFonts w:asciiTheme="minorHAnsi" w:eastAsiaTheme="minorEastAsia" w:hAnsiTheme="minorHAnsi" w:cstheme="minorBidi"/>
          <w:sz w:val="22"/>
          <w:szCs w:val="22"/>
          <w:lang w:val="en-US" w:eastAsia="en-US" w:bidi="ar-SA"/>
        </w:rPr>
      </w:rPrChange>
    </w:rPr>
  </w:style>
  <w:style w:type="paragraph" w:styleId="ListContinue2">
    <w:name w:val="List Continue 2"/>
    <w:basedOn w:val="Normal"/>
    <w:uiPriority w:val="99"/>
    <w:unhideWhenUsed/>
    <w:rsid w:val="0029639D"/>
    <w:pPr>
      <w:spacing w:after="120" w:line="276" w:lineRule="auto"/>
      <w:ind w:left="720"/>
      <w:contextualSpacing/>
      <w:pPrChange w:id="31" w:author="Andrii Orlov" w:date="2026-08-03T22:17:00Z">
        <w:pPr>
          <w:spacing w:after="120" w:line="276" w:lineRule="auto"/>
          <w:ind w:left="720"/>
          <w:contextualSpacing/>
        </w:pPr>
      </w:pPrChange>
    </w:pPr>
    <w:rPr>
      <w:rFonts w:eastAsiaTheme="minorEastAsia"/>
      <w:kern w:val="0"/>
      <w:sz w:val="22"/>
      <w:szCs w:val="22"/>
      <w14:ligatures w14:val="none"/>
      <w:rPrChange w:id="31" w:author="Andrii Orlov" w:date="2026-08-03T22:17:00Z">
        <w:rPr>
          <w:rFonts w:asciiTheme="minorHAnsi" w:eastAsiaTheme="minorEastAsia" w:hAnsiTheme="minorHAnsi" w:cstheme="minorBidi"/>
          <w:sz w:val="22"/>
          <w:szCs w:val="22"/>
          <w:lang w:val="en-US" w:eastAsia="en-US" w:bidi="ar-SA"/>
        </w:rPr>
      </w:rPrChange>
    </w:rPr>
  </w:style>
  <w:style w:type="paragraph" w:styleId="ListContinue3">
    <w:name w:val="List Continue 3"/>
    <w:basedOn w:val="Normal"/>
    <w:uiPriority w:val="99"/>
    <w:unhideWhenUsed/>
    <w:rsid w:val="0029639D"/>
    <w:pPr>
      <w:spacing w:after="120" w:line="276" w:lineRule="auto"/>
      <w:ind w:left="1080"/>
      <w:contextualSpacing/>
      <w:pPrChange w:id="32" w:author="Andrii Orlov" w:date="2026-08-03T22:17:00Z">
        <w:pPr>
          <w:spacing w:after="120" w:line="276" w:lineRule="auto"/>
          <w:ind w:left="1080"/>
          <w:contextualSpacing/>
        </w:pPr>
      </w:pPrChange>
    </w:pPr>
    <w:rPr>
      <w:rFonts w:eastAsiaTheme="minorEastAsia"/>
      <w:kern w:val="0"/>
      <w:sz w:val="22"/>
      <w:szCs w:val="22"/>
      <w14:ligatures w14:val="none"/>
      <w:rPrChange w:id="32" w:author="Andrii Orlov" w:date="2026-08-03T22:17:00Z">
        <w:rPr>
          <w:rFonts w:asciiTheme="minorHAnsi" w:eastAsiaTheme="minorEastAsia" w:hAnsiTheme="minorHAnsi" w:cstheme="minorBidi"/>
          <w:sz w:val="22"/>
          <w:szCs w:val="22"/>
          <w:lang w:val="en-US" w:eastAsia="en-US" w:bidi="ar-SA"/>
        </w:rPr>
      </w:rPrChange>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Change w:id="33" w:author="Andrii Orlov" w:date="2026-08-03T22:17:00Z">
        <w:pPr>
          <w:tabs>
            <w:tab w:val="left" w:pos="576"/>
            <w:tab w:val="left" w:pos="1152"/>
            <w:tab w:val="left" w:pos="1728"/>
            <w:tab w:val="left" w:pos="2304"/>
            <w:tab w:val="left" w:pos="2880"/>
            <w:tab w:val="left" w:pos="3456"/>
            <w:tab w:val="left" w:pos="4032"/>
          </w:tabs>
          <w:spacing w:after="200" w:line="276" w:lineRule="auto"/>
        </w:pPr>
      </w:pPrChange>
    </w:pPr>
    <w:rPr>
      <w:rFonts w:ascii="Courier" w:eastAsiaTheme="minorEastAsia" w:hAnsi="Courier"/>
      <w:kern w:val="0"/>
      <w:sz w:val="20"/>
      <w:szCs w:val="20"/>
      <w14:ligatures w14:val="none"/>
      <w:rPrChange w:id="33" w:author="Andrii Orlov" w:date="2026-08-03T22:17:00Z">
        <w:rPr>
          <w:rFonts w:ascii="Courier" w:eastAsiaTheme="minorEastAsia" w:hAnsi="Courier" w:cstheme="minorBidi"/>
          <w:lang w:val="en-US" w:eastAsia="en-US" w:bidi="ar-SA"/>
        </w:rPr>
      </w:rPrChange>
    </w:rPr>
  </w:style>
  <w:style w:type="character" w:customStyle="1" w:styleId="MacroTextChar">
    <w:name w:val="Macro Text Char"/>
    <w:basedOn w:val="DefaultParagraphFont"/>
    <w:link w:val="MacroText"/>
    <w:uiPriority w:val="99"/>
    <w:rsid w:val="002B3696"/>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FC693F"/>
    <w:pPr>
      <w:spacing w:after="200"/>
      <w:pPrChange w:id="34" w:author="Andrii Orlov" w:date="2026-08-03T22:17:00Z">
        <w:pPr>
          <w:spacing w:after="200"/>
        </w:pPr>
      </w:pPrChange>
    </w:pPr>
    <w:rPr>
      <w:rFonts w:eastAsiaTheme="minorEastAsia"/>
      <w:b/>
      <w:bCs/>
      <w:color w:val="156082" w:themeColor="accent1"/>
      <w:kern w:val="0"/>
      <w:sz w:val="18"/>
      <w:szCs w:val="18"/>
      <w14:ligatures w14:val="none"/>
      <w:rPrChange w:id="34" w:author="Andrii Orlov" w:date="2026-08-03T22:17:00Z">
        <w:rPr>
          <w:rFonts w:asciiTheme="minorHAnsi" w:eastAsiaTheme="minorEastAsia" w:hAnsiTheme="minorHAnsi" w:cstheme="minorBidi"/>
          <w:b/>
          <w:bCs/>
          <w:color w:val="156082" w:themeColor="accent1"/>
          <w:sz w:val="18"/>
          <w:szCs w:val="18"/>
          <w:lang w:val="en-US" w:eastAsia="en-US" w:bidi="ar-SA"/>
        </w:rPr>
      </w:rPrChange>
    </w:rPr>
  </w:style>
  <w:style w:type="character" w:styleId="Strong">
    <w:name w:val="Strong"/>
    <w:basedOn w:val="DefaultParagraphFont"/>
    <w:uiPriority w:val="22"/>
    <w:qFormat/>
    <w:rsid w:val="002B3696"/>
    <w:rPr>
      <w:b/>
      <w:bCs/>
    </w:rPr>
  </w:style>
  <w:style w:type="character" w:styleId="Emphasis">
    <w:name w:val="Emphasis"/>
    <w:basedOn w:val="DefaultParagraphFont"/>
    <w:uiPriority w:val="20"/>
    <w:qFormat/>
    <w:rsid w:val="002B3696"/>
    <w:rPr>
      <w:i/>
      <w:iCs/>
    </w:rPr>
  </w:style>
  <w:style w:type="character" w:styleId="SubtleEmphasis">
    <w:name w:val="Subtle Emphasis"/>
    <w:basedOn w:val="DefaultParagraphFont"/>
    <w:uiPriority w:val="19"/>
    <w:qFormat/>
    <w:rsid w:val="002B3696"/>
    <w:rPr>
      <w:i/>
      <w:iCs/>
      <w:color w:val="808080" w:themeColor="text1" w:themeTint="7F"/>
    </w:rPr>
  </w:style>
  <w:style w:type="character" w:styleId="SubtleReference">
    <w:name w:val="Subtle Reference"/>
    <w:basedOn w:val="DefaultParagraphFont"/>
    <w:uiPriority w:val="31"/>
    <w:qFormat/>
    <w:rsid w:val="002B3696"/>
    <w:rPr>
      <w:smallCaps/>
      <w:color w:val="E97132" w:themeColor="accent2"/>
      <w:u w:val="single"/>
    </w:rPr>
  </w:style>
  <w:style w:type="character" w:styleId="BookTitle">
    <w:name w:val="Book Title"/>
    <w:basedOn w:val="DefaultParagraphFont"/>
    <w:uiPriority w:val="33"/>
    <w:qFormat/>
    <w:rsid w:val="002B3696"/>
    <w:rPr>
      <w:b/>
      <w:bCs/>
      <w:smallCaps/>
      <w:spacing w:val="5"/>
    </w:rPr>
  </w:style>
  <w:style w:type="paragraph" w:styleId="TOCHeading">
    <w:name w:val="TOC Heading"/>
    <w:basedOn w:val="Heading1"/>
    <w:next w:val="Normal"/>
    <w:uiPriority w:val="39"/>
    <w:semiHidden/>
    <w:unhideWhenUsed/>
    <w:qFormat/>
    <w:rsid w:val="00FC693F"/>
    <w:pPr>
      <w:outlineLvl w:val="9"/>
      <w:pPrChange w:id="35" w:author="Andrii Orlov" w:date="2026-08-03T22:17:00Z">
        <w:pPr>
          <w:keepNext/>
          <w:keepLines/>
          <w:spacing w:before="480" w:line="276" w:lineRule="auto"/>
        </w:pPr>
      </w:pPrChange>
    </w:pPr>
    <w:rPr>
      <w:rPrChange w:id="35" w:author="Andrii Orlov" w:date="2026-08-03T22:17:00Z">
        <w:rPr>
          <w:rFonts w:asciiTheme="majorHAnsi" w:eastAsiaTheme="majorEastAsia" w:hAnsiTheme="majorHAnsi" w:cstheme="majorBidi"/>
          <w:color w:val="0F4761" w:themeColor="accent1" w:themeShade="BF"/>
          <w:sz w:val="28"/>
          <w:szCs w:val="28"/>
          <w:lang w:val="en-US" w:eastAsia="en-US" w:bidi="ar-SA"/>
        </w:rPr>
      </w:rPrChange>
    </w:rPr>
  </w:style>
  <w:style w:type="table" w:styleId="TableGrid">
    <w:name w:val="Table Grid"/>
    <w:basedOn w:val="TableNormal"/>
    <w:uiPriority w:val="59"/>
    <w:rsid w:val="002B3696"/>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2B3696"/>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2B3696"/>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B3696"/>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2B3696"/>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2B3696"/>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2B3696"/>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2B3696"/>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2B3696"/>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2B3696"/>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2B3696"/>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2B3696"/>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2B3696"/>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2B3696"/>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2B3696"/>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2B3696"/>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2B3696"/>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2B3696"/>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2B3696"/>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2B3696"/>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2B3696"/>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2B3696"/>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2B3696"/>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2B3696"/>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2B3696"/>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2B3696"/>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2B3696"/>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2B3696"/>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2B3696"/>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2B3696"/>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2B3696"/>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B3696"/>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B3696"/>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B3696"/>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B3696"/>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B3696"/>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2B3696"/>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2B3696"/>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2B3696"/>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2B3696"/>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2B3696"/>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2B3696"/>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2B3696"/>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2B3696"/>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2B3696"/>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2B3696"/>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2B3696"/>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2B3696"/>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2B3696"/>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2B3696"/>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2B3696"/>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2B3696"/>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2B3696"/>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2B3696"/>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2B3696"/>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2B3696"/>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2B3696"/>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2B3696"/>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2B3696"/>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2B3696"/>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2B3696"/>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2B3696"/>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2B3696"/>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2B3696"/>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2B3696"/>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2B3696"/>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2B3696"/>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2B3696"/>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2B3696"/>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2B3696"/>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2B3696"/>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2B3696"/>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2B3696"/>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2B3696"/>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2B3696"/>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2B3696"/>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2B3696"/>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2B3696"/>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2B3696"/>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2B3696"/>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2B3696"/>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2B3696"/>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2B3696"/>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2B3696"/>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2B3696"/>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2B3696"/>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2B3696"/>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2B3696"/>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2B3696"/>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2B3696"/>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2B3696"/>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2B3696"/>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2B3696"/>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2B3696"/>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2B3696"/>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2B3696"/>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2B3696"/>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2B3696"/>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2B3696"/>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EF9850-3C65-F54B-BEA4-3BA3587F4F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1201</Words>
  <Characters>6846</Characters>
  <Application>Microsoft Office Word</Application>
  <DocSecurity>0</DocSecurity>
  <Lines>57</Lines>
  <Paragraphs>16</Paragraphs>
  <ScaleCrop>false</ScaleCrop>
  <Company/>
  <LinksUpToDate>false</LinksUpToDate>
  <CharactersWithSpaces>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Lebens</dc:creator>
  <cp:keywords/>
  <dc:description/>
  <cp:lastModifiedBy>Arthur Souza Rodrigues</cp:lastModifiedBy>
  <cp:revision>1</cp:revision>
  <dcterms:created xsi:type="dcterms:W3CDTF">2025-01-30T17:52:00Z</dcterms:created>
  <dcterms:modified xsi:type="dcterms:W3CDTF">2026-08-04T02:17:00Z</dcterms:modified>
</cp:coreProperties>
</file>