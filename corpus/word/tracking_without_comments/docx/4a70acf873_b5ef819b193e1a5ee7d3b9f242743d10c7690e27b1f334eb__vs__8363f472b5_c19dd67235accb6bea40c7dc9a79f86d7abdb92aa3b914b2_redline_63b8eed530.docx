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C575D" w14:textId="77777777" w:rsidR="002F7F93" w:rsidRDefault="002F7F93" w:rsidP="002F7F93">
      <w:pPr>
        <w:pStyle w:val="NoSpacing"/>
        <w:jc w:val="center"/>
        <w:rPr>
          <w:ins w:id="3" w:author="Town Peru" w:date="2026-09-25T20:04:00Z" w16du:dateUtc="2026-09-26T00:04:00Z"/>
          <w:rFonts w:ascii="Baskerville Old Face" w:hAnsi="Baskerville Old Face"/>
          <w:b/>
          <w:bCs/>
          <w:sz w:val="44"/>
          <w:szCs w:val="44"/>
        </w:rPr>
      </w:pPr>
      <w:ins w:id="4" w:author="Town Peru" w:date="2026-09-25T20:04:00Z" w16du:dateUtc="2026-09-26T00:04:00Z">
        <w:r>
          <w:rPr>
            <w:rFonts w:ascii="Baskerville Old Face" w:hAnsi="Baskerville Old Face"/>
            <w:b/>
            <w:bCs/>
            <w:sz w:val="44"/>
            <w:szCs w:val="44"/>
          </w:rPr>
          <w:t>TOWN OF PERU</w:t>
        </w:r>
      </w:ins>
    </w:p>
    <w:p w14:paraId="2C80436F" w14:textId="77777777" w:rsidR="002F7F93" w:rsidRDefault="002F7F93" w:rsidP="002F7F93">
      <w:pPr>
        <w:pStyle w:val="NoSpacing"/>
        <w:jc w:val="center"/>
        <w:rPr>
          <w:ins w:id="5" w:author="Town Peru" w:date="2026-09-25T20:04:00Z" w16du:dateUtc="2026-09-26T00:04:00Z"/>
          <w:rFonts w:ascii="Baskerville Old Face" w:hAnsi="Baskerville Old Face"/>
          <w:sz w:val="40"/>
          <w:szCs w:val="40"/>
        </w:rPr>
      </w:pPr>
      <w:ins w:id="6" w:author="Town Peru" w:date="2026-09-25T20:04:00Z" w16du:dateUtc="2026-09-26T00:04:00Z">
        <w:r>
          <w:rPr>
            <w:rFonts w:ascii="Baskerville Old Face" w:hAnsi="Baskerville Old Face"/>
            <w:sz w:val="40"/>
            <w:szCs w:val="40"/>
          </w:rPr>
          <w:t>Selectboard Meeting</w:t>
        </w:r>
      </w:ins>
    </w:p>
    <w:p w14:paraId="4FA7B916" w14:textId="430D1058" w:rsidR="002F7F93" w:rsidRDefault="002F7F93" w:rsidP="002F7F93">
      <w:pPr>
        <w:pStyle w:val="NoSpacing"/>
        <w:rPr>
          <w:ins w:id="7" w:author="Town Peru" w:date="2026-09-25T20:04:00Z" w16du:dateUtc="2026-09-26T00:04:00Z"/>
          <w:rFonts w:ascii="Baskerville Old Face" w:hAnsi="Baskerville Old Face"/>
          <w:sz w:val="40"/>
          <w:szCs w:val="40"/>
        </w:rPr>
      </w:pPr>
      <w:ins w:id="8" w:author="Town Peru" w:date="2026-09-25T20:04:00Z" w16du:dateUtc="2026-09-26T00:04:00Z">
        <w:r>
          <w:rPr>
            <w:rFonts w:ascii="Baskerville Old Face" w:hAnsi="Baskerville Old Face"/>
            <w:sz w:val="40"/>
            <w:szCs w:val="40"/>
          </w:rPr>
          <w:t xml:space="preserve">                                  March 15, 2023</w:t>
        </w:r>
      </w:ins>
    </w:p>
    <w:p w14:paraId="707470EF" w14:textId="77777777" w:rsidR="002F7F93" w:rsidRDefault="002F7F93" w:rsidP="002F7F93">
      <w:pPr>
        <w:pStyle w:val="NoSpacing"/>
        <w:rPr>
          <w:ins w:id="9" w:author="Town Peru" w:date="2026-09-25T20:04:00Z" w16du:dateUtc="2026-09-26T00:04:00Z"/>
          <w:rFonts w:ascii="Baskerville Old Face" w:hAnsi="Baskerville Old Face"/>
          <w:sz w:val="40"/>
          <w:szCs w:val="40"/>
        </w:rPr>
      </w:pPr>
    </w:p>
    <w:p w14:paraId="3E1D68E6" w14:textId="76746B4F" w:rsidR="002F7F93" w:rsidRPr="002F7F93" w:rsidRDefault="002F7F93" w:rsidP="002F7F93">
      <w:pPr>
        <w:pStyle w:val="NoSpacing"/>
        <w:rPr>
          <w:ins w:id="10" w:author="Town Peru" w:date="2026-09-25T20:04:00Z" w16du:dateUtc="2026-09-26T00:04:00Z"/>
          <w:rFonts w:ascii="Baskerville Old Face" w:hAnsi="Baskerville Old Face"/>
          <w:sz w:val="32"/>
          <w:szCs w:val="32"/>
        </w:rPr>
      </w:pPr>
      <w:ins w:id="11" w:author="Town Peru" w:date="2026-09-25T20:04:00Z" w16du:dateUtc="2026-09-26T00:04:00Z">
        <w:r>
          <w:rPr>
            <w:rFonts w:ascii="Baskerville Old Face" w:hAnsi="Baskerville Old Face"/>
            <w:b/>
            <w:bCs/>
            <w:sz w:val="32"/>
            <w:szCs w:val="32"/>
          </w:rPr>
          <w:t xml:space="preserve">Present: </w:t>
        </w:r>
        <w:r>
          <w:rPr>
            <w:rFonts w:ascii="Baskerville Old Face" w:hAnsi="Baskerville Old Face"/>
            <w:sz w:val="32"/>
            <w:szCs w:val="32"/>
          </w:rPr>
          <w:t>Jon Mowry, Alex Sheets, Barbara Petra, Jim Potter, Melinda Beebe.</w:t>
        </w:r>
      </w:ins>
    </w:p>
    <w:p w14:paraId="094E24F0" w14:textId="77777777" w:rsidR="002F7F93" w:rsidRPr="00E87B58" w:rsidRDefault="002F7F93" w:rsidP="002F7F93">
      <w:pPr>
        <w:pStyle w:val="NoSpacing"/>
        <w:rPr>
          <w:ins w:id="12" w:author="Town Peru" w:date="2026-09-25T20:04:00Z" w16du:dateUtc="2026-09-26T00:04:00Z"/>
          <w:rFonts w:ascii="Baskerville Old Face" w:hAnsi="Baskerville Old Face"/>
          <w:sz w:val="32"/>
          <w:szCs w:val="32"/>
        </w:rPr>
      </w:pPr>
    </w:p>
    <w:p w14:paraId="15EBB573" w14:textId="79F0EC23" w:rsidR="002F7F93" w:rsidRPr="00C5723E" w:rsidRDefault="002F7F93" w:rsidP="002F7F93">
      <w:pPr>
        <w:pStyle w:val="NoSpacing"/>
        <w:rPr>
          <w:ins w:id="13" w:author="Town Peru" w:date="2026-09-25T20:04:00Z" w16du:dateUtc="2026-09-26T00:04:00Z"/>
          <w:rFonts w:ascii="Baskerville Old Face" w:hAnsi="Baskerville Old Face"/>
          <w:sz w:val="32"/>
          <w:szCs w:val="32"/>
        </w:rPr>
      </w:pPr>
      <w:ins w:id="14" w:author="Town Peru" w:date="2026-09-25T20:04:00Z" w16du:dateUtc="2026-09-26T00:04:00Z">
        <w:r>
          <w:rPr>
            <w:rFonts w:ascii="Baskerville Old Face" w:hAnsi="Baskerville Old Face"/>
            <w:b/>
            <w:bCs/>
            <w:sz w:val="32"/>
            <w:szCs w:val="32"/>
          </w:rPr>
          <w:t>Meeting Called to Order:</w:t>
        </w:r>
        <w:r w:rsidRPr="002F7F93">
          <w:rPr>
            <w:rFonts w:ascii="Baskerville Old Face" w:hAnsi="Baskerville Old Face"/>
            <w:sz w:val="32"/>
            <w:szCs w:val="32"/>
          </w:rPr>
          <w:t xml:space="preserve"> Jon</w:t>
        </w:r>
        <w:r>
          <w:rPr>
            <w:rFonts w:ascii="Baskerville Old Face" w:hAnsi="Baskerville Old Face"/>
            <w:b/>
            <w:bCs/>
            <w:sz w:val="32"/>
            <w:szCs w:val="32"/>
          </w:rPr>
          <w:t xml:space="preserve"> </w:t>
        </w:r>
        <w:r w:rsidRPr="002F7F93">
          <w:rPr>
            <w:rFonts w:ascii="Baskerville Old Face" w:hAnsi="Baskerville Old Face"/>
            <w:sz w:val="32"/>
            <w:szCs w:val="32"/>
          </w:rPr>
          <w:t>called the meeting to order at 6:37</w:t>
        </w:r>
        <w:r>
          <w:rPr>
            <w:rFonts w:ascii="Baskerville Old Face" w:hAnsi="Baskerville Old Face"/>
            <w:sz w:val="32"/>
            <w:szCs w:val="32"/>
          </w:rPr>
          <w:t>pm. Jon welcomed our new Selectboard Member, Alex Sheets, to his first meeting.</w:t>
        </w:r>
      </w:ins>
    </w:p>
    <w:p w14:paraId="0E9CC157" w14:textId="77777777" w:rsidR="002F7F93" w:rsidRDefault="002F7F93" w:rsidP="002F7F93">
      <w:pPr>
        <w:pStyle w:val="NoSpacing"/>
        <w:rPr>
          <w:ins w:id="15" w:author="Town Peru" w:date="2026-09-25T20:04:00Z" w16du:dateUtc="2026-09-26T00:04:00Z"/>
          <w:rFonts w:ascii="Baskerville Old Face" w:hAnsi="Baskerville Old Face"/>
          <w:sz w:val="32"/>
          <w:szCs w:val="32"/>
        </w:rPr>
      </w:pPr>
    </w:p>
    <w:p w14:paraId="2EB1E1CD" w14:textId="3C61A35E" w:rsidR="002F7F93" w:rsidRPr="002F7F93" w:rsidRDefault="002F7F93" w:rsidP="002F7F93">
      <w:pPr>
        <w:pStyle w:val="NoSpacing"/>
        <w:rPr>
          <w:ins w:id="16" w:author="Town Peru" w:date="2026-09-25T20:04:00Z" w16du:dateUtc="2026-09-26T00:04:00Z"/>
          <w:rFonts w:ascii="Baskerville Old Face" w:hAnsi="Baskerville Old Face"/>
          <w:sz w:val="32"/>
          <w:szCs w:val="32"/>
        </w:rPr>
      </w:pPr>
      <w:ins w:id="17" w:author="Town Peru" w:date="2026-09-25T20:04:00Z" w16du:dateUtc="2026-09-26T00:04:00Z">
        <w:r>
          <w:rPr>
            <w:rFonts w:ascii="Baskerville Old Face" w:hAnsi="Baskerville Old Face"/>
            <w:b/>
            <w:bCs/>
            <w:sz w:val="32"/>
            <w:szCs w:val="32"/>
          </w:rPr>
          <w:t xml:space="preserve">Review/Approve </w:t>
        </w:r>
        <w:r w:rsidRPr="00830490">
          <w:rPr>
            <w:rFonts w:ascii="Baskerville Old Face" w:hAnsi="Baskerville Old Face"/>
            <w:b/>
            <w:bCs/>
            <w:sz w:val="32"/>
            <w:szCs w:val="32"/>
          </w:rPr>
          <w:t>Minutes</w:t>
        </w:r>
        <w:r w:rsidRPr="002F7F93">
          <w:rPr>
            <w:rFonts w:ascii="Baskerville Old Face" w:hAnsi="Baskerville Old Face"/>
            <w:sz w:val="32"/>
            <w:szCs w:val="32"/>
          </w:rPr>
          <w:t>: The March 1</w:t>
        </w:r>
        <w:r w:rsidRPr="002F7F93">
          <w:rPr>
            <w:rFonts w:ascii="Baskerville Old Face" w:hAnsi="Baskerville Old Face"/>
            <w:sz w:val="32"/>
            <w:szCs w:val="32"/>
            <w:vertAlign w:val="superscript"/>
          </w:rPr>
          <w:t>st</w:t>
        </w:r>
        <w:r w:rsidRPr="002F7F93">
          <w:rPr>
            <w:rFonts w:ascii="Baskerville Old Face" w:hAnsi="Baskerville Old Face"/>
            <w:sz w:val="32"/>
            <w:szCs w:val="32"/>
          </w:rPr>
          <w:t xml:space="preserve"> meeting was canceled due to </w:t>
        </w:r>
      </w:ins>
    </w:p>
    <w:p w14:paraId="08C52DE2" w14:textId="0F15F2C9" w:rsidR="002F7F93" w:rsidRPr="002F7F93" w:rsidRDefault="002F7F93" w:rsidP="002F7F93">
      <w:pPr>
        <w:pStyle w:val="NoSpacing"/>
        <w:rPr>
          <w:ins w:id="18" w:author="Town Peru" w:date="2026-09-25T20:04:00Z" w16du:dateUtc="2026-09-26T00:04:00Z"/>
          <w:rFonts w:ascii="Baskerville Old Face" w:hAnsi="Baskerville Old Face"/>
          <w:sz w:val="32"/>
          <w:szCs w:val="32"/>
        </w:rPr>
      </w:pPr>
      <w:ins w:id="19" w:author="Town Peru" w:date="2026-09-25T20:04:00Z" w16du:dateUtc="2026-09-26T00:04:00Z">
        <w:r w:rsidRPr="002F7F93">
          <w:rPr>
            <w:rFonts w:ascii="Baskerville Old Face" w:hAnsi="Baskerville Old Face"/>
            <w:sz w:val="32"/>
            <w:szCs w:val="32"/>
          </w:rPr>
          <w:t>the lack of a quorum</w:t>
        </w:r>
        <w:r>
          <w:rPr>
            <w:rFonts w:ascii="Baskerville Old Face" w:hAnsi="Baskerville Old Face"/>
            <w:sz w:val="32"/>
            <w:szCs w:val="32"/>
          </w:rPr>
          <w:t>.</w:t>
        </w:r>
      </w:ins>
    </w:p>
    <w:p w14:paraId="79303BFA" w14:textId="77777777" w:rsidR="002F7F93" w:rsidRDefault="002F7F93" w:rsidP="002F7F93">
      <w:pPr>
        <w:pStyle w:val="NoSpacing"/>
        <w:rPr>
          <w:ins w:id="20" w:author="Town Peru" w:date="2026-09-25T20:04:00Z" w16du:dateUtc="2026-09-26T00:04:00Z"/>
          <w:rFonts w:ascii="Baskerville Old Face" w:hAnsi="Baskerville Old Face"/>
          <w:b/>
          <w:bCs/>
          <w:sz w:val="32"/>
          <w:szCs w:val="32"/>
        </w:rPr>
      </w:pPr>
    </w:p>
    <w:p w14:paraId="4A79E31A" w14:textId="5501F739" w:rsidR="002F7F93" w:rsidRPr="00583970" w:rsidRDefault="002F7F93" w:rsidP="002F7F93">
      <w:pPr>
        <w:pStyle w:val="NoSpacing"/>
        <w:rPr>
          <w:ins w:id="21" w:author="Town Peru" w:date="2026-09-25T20:04:00Z" w16du:dateUtc="2026-09-26T00:04:00Z"/>
          <w:rFonts w:ascii="Baskerville Old Face" w:hAnsi="Baskerville Old Face"/>
          <w:sz w:val="32"/>
          <w:szCs w:val="32"/>
        </w:rPr>
      </w:pPr>
      <w:ins w:id="22" w:author="Town Peru" w:date="2026-09-25T20:04:00Z" w16du:dateUtc="2026-09-26T00:04:00Z">
        <w:r>
          <w:rPr>
            <w:rFonts w:ascii="Baskerville Old Face" w:hAnsi="Baskerville Old Face"/>
            <w:b/>
            <w:bCs/>
            <w:sz w:val="32"/>
            <w:szCs w:val="32"/>
          </w:rPr>
          <w:t>Request to Change Agenda</w:t>
        </w:r>
        <w:r w:rsidRPr="00583970">
          <w:rPr>
            <w:rFonts w:ascii="Baskerville Old Face" w:hAnsi="Baskerville Old Face"/>
            <w:sz w:val="32"/>
            <w:szCs w:val="32"/>
          </w:rPr>
          <w:t>:</w:t>
        </w:r>
        <w:r>
          <w:rPr>
            <w:rFonts w:ascii="Baskerville Old Face" w:hAnsi="Baskerville Old Face"/>
            <w:sz w:val="32"/>
            <w:szCs w:val="32"/>
          </w:rPr>
          <w:t xml:space="preserve"> None</w:t>
        </w:r>
      </w:ins>
    </w:p>
    <w:p w14:paraId="410A2AE5" w14:textId="77777777" w:rsidR="002F7F93" w:rsidRDefault="002F7F93" w:rsidP="002F7F93">
      <w:pPr>
        <w:pStyle w:val="NoSpacing"/>
        <w:rPr>
          <w:ins w:id="23" w:author="Town Peru" w:date="2026-09-25T20:04:00Z" w16du:dateUtc="2026-09-26T00:04:00Z"/>
          <w:rFonts w:ascii="Baskerville Old Face" w:hAnsi="Baskerville Old Face"/>
          <w:sz w:val="32"/>
          <w:szCs w:val="32"/>
        </w:rPr>
      </w:pPr>
    </w:p>
    <w:p w14:paraId="3E1C73D9" w14:textId="4EE3C13A" w:rsidR="002F7F93" w:rsidRPr="00583970" w:rsidRDefault="002F7F93" w:rsidP="002F7F93">
      <w:pPr>
        <w:pStyle w:val="NoSpacing"/>
        <w:rPr>
          <w:ins w:id="24" w:author="Town Peru" w:date="2026-09-25T20:04:00Z" w16du:dateUtc="2026-09-26T00:04:00Z"/>
          <w:rFonts w:ascii="Baskerville Old Face" w:hAnsi="Baskerville Old Face"/>
          <w:sz w:val="32"/>
          <w:szCs w:val="32"/>
        </w:rPr>
      </w:pPr>
      <w:ins w:id="25" w:author="Town Peru" w:date="2026-09-25T20:04:00Z" w16du:dateUtc="2026-09-26T00:04:00Z">
        <w:r>
          <w:rPr>
            <w:rFonts w:ascii="Baskerville Old Face" w:hAnsi="Baskerville Old Face"/>
            <w:b/>
            <w:bCs/>
            <w:sz w:val="32"/>
            <w:szCs w:val="32"/>
          </w:rPr>
          <w:t>Public Comment:</w:t>
        </w:r>
        <w:r w:rsidRPr="002F7F93">
          <w:rPr>
            <w:rFonts w:ascii="Baskerville Old Face" w:hAnsi="Baskerville Old Face"/>
            <w:sz w:val="32"/>
            <w:szCs w:val="32"/>
          </w:rPr>
          <w:t xml:space="preserve"> None</w:t>
        </w:r>
      </w:ins>
    </w:p>
    <w:p w14:paraId="649531CF" w14:textId="77777777" w:rsidR="002F7F93" w:rsidRDefault="002F7F93" w:rsidP="002F7F93">
      <w:pPr>
        <w:pStyle w:val="NoSpacing"/>
        <w:rPr>
          <w:ins w:id="26" w:author="Town Peru" w:date="2026-09-25T20:04:00Z" w16du:dateUtc="2026-09-26T00:04:00Z"/>
          <w:rFonts w:ascii="Baskerville Old Face" w:hAnsi="Baskerville Old Face"/>
          <w:sz w:val="32"/>
          <w:szCs w:val="32"/>
        </w:rPr>
      </w:pPr>
    </w:p>
    <w:p w14:paraId="4AA4B435" w14:textId="7BF3F067" w:rsidR="002F7F93" w:rsidRPr="00C5723E" w:rsidRDefault="002F7F93" w:rsidP="002F7F93">
      <w:pPr>
        <w:pStyle w:val="NoSpacing"/>
        <w:rPr>
          <w:ins w:id="27" w:author="Town Peru" w:date="2026-09-25T20:04:00Z" w16du:dateUtc="2026-09-26T00:04:00Z"/>
          <w:rFonts w:ascii="Baskerville Old Face" w:hAnsi="Baskerville Old Face"/>
          <w:sz w:val="32"/>
          <w:szCs w:val="32"/>
        </w:rPr>
      </w:pPr>
      <w:ins w:id="28" w:author="Town Peru" w:date="2026-09-25T20:04:00Z" w16du:dateUtc="2026-09-26T00:04:00Z">
        <w:r>
          <w:rPr>
            <w:rFonts w:ascii="Baskerville Old Face" w:hAnsi="Baskerville Old Face"/>
            <w:b/>
            <w:bCs/>
            <w:sz w:val="32"/>
            <w:szCs w:val="32"/>
          </w:rPr>
          <w:t>Road Foreman Report</w:t>
        </w:r>
        <w:r w:rsidRPr="00C5723E">
          <w:rPr>
            <w:rFonts w:ascii="Baskerville Old Face" w:hAnsi="Baskerville Old Face"/>
            <w:sz w:val="32"/>
            <w:szCs w:val="32"/>
          </w:rPr>
          <w:t>:</w:t>
        </w:r>
        <w:r>
          <w:rPr>
            <w:rFonts w:ascii="Baskerville Old Face" w:hAnsi="Baskerville Old Face"/>
            <w:sz w:val="32"/>
            <w:szCs w:val="32"/>
          </w:rPr>
          <w:t xml:space="preserve"> No Road Forman report. Wayne is getting some much deserved rest after the huge snowstorm and a rough couple of days.</w:t>
        </w:r>
      </w:ins>
    </w:p>
    <w:p w14:paraId="2BA21F36" w14:textId="77777777" w:rsidR="002F7F93" w:rsidRDefault="002F7F93" w:rsidP="002F7F93">
      <w:pPr>
        <w:pStyle w:val="NoSpacing"/>
        <w:rPr>
          <w:ins w:id="29" w:author="Town Peru" w:date="2026-09-25T20:04:00Z" w16du:dateUtc="2026-09-26T00:04:00Z"/>
          <w:rFonts w:ascii="Baskerville Old Face" w:hAnsi="Baskerville Old Face"/>
          <w:sz w:val="32"/>
          <w:szCs w:val="32"/>
        </w:rPr>
      </w:pPr>
      <w:ins w:id="30" w:author="Town Peru" w:date="2026-09-25T20:04:00Z" w16du:dateUtc="2026-09-26T00:04:00Z">
        <w:r>
          <w:rPr>
            <w:rFonts w:ascii="Baskerville Old Face" w:hAnsi="Baskerville Old Face"/>
            <w:b/>
            <w:bCs/>
            <w:sz w:val="32"/>
            <w:szCs w:val="32"/>
          </w:rPr>
          <w:t xml:space="preserve">   </w:t>
        </w:r>
      </w:ins>
    </w:p>
    <w:p w14:paraId="36B587BD" w14:textId="77777777" w:rsidR="00846C7A" w:rsidRDefault="002F7F93" w:rsidP="002F7F93">
      <w:pPr>
        <w:pStyle w:val="NoSpacing"/>
        <w:rPr>
          <w:ins w:id="31" w:author="Town Peru" w:date="2026-09-25T20:04:00Z" w16du:dateUtc="2026-09-26T00:04:00Z"/>
          <w:rFonts w:ascii="Baskerville Old Face" w:hAnsi="Baskerville Old Face"/>
          <w:sz w:val="32"/>
          <w:szCs w:val="32"/>
        </w:rPr>
      </w:pPr>
      <w:ins w:id="32" w:author="Town Peru" w:date="2026-09-25T20:04:00Z" w16du:dateUtc="2026-09-26T00:04:00Z">
        <w:r w:rsidRPr="00C5723E">
          <w:rPr>
            <w:rFonts w:ascii="Baskerville Old Face" w:hAnsi="Baskerville Old Face"/>
            <w:b/>
            <w:bCs/>
            <w:sz w:val="32"/>
            <w:szCs w:val="32"/>
          </w:rPr>
          <w:t>New Business</w:t>
        </w:r>
        <w:r w:rsidRPr="00C5723E">
          <w:rPr>
            <w:rFonts w:ascii="Baskerville Old Face" w:hAnsi="Baskerville Old Face"/>
            <w:sz w:val="32"/>
            <w:szCs w:val="32"/>
          </w:rPr>
          <w:t xml:space="preserve">:  </w:t>
        </w:r>
      </w:ins>
    </w:p>
    <w:p w14:paraId="710FA1FB" w14:textId="05BDAFCE" w:rsidR="00D90A5A" w:rsidRDefault="00846C7A" w:rsidP="002F7F93">
      <w:pPr>
        <w:pStyle w:val="NoSpacing"/>
        <w:rPr>
          <w:ins w:id="33" w:author="Town Peru" w:date="2026-09-25T20:04:00Z" w16du:dateUtc="2026-09-26T00:04:00Z"/>
          <w:rFonts w:ascii="Baskerville Old Face" w:hAnsi="Baskerville Old Face"/>
          <w:sz w:val="32"/>
          <w:szCs w:val="32"/>
        </w:rPr>
      </w:pPr>
      <w:ins w:id="34" w:author="Town Peru" w:date="2026-09-25T20:04:00Z" w16du:dateUtc="2026-09-26T00:04:00Z">
        <w:r w:rsidRPr="00793A00">
          <w:rPr>
            <w:rFonts w:ascii="Baskerville Old Face" w:hAnsi="Baskerville Old Face"/>
            <w:b/>
            <w:bCs/>
            <w:i/>
            <w:iCs/>
            <w:sz w:val="32"/>
            <w:szCs w:val="32"/>
          </w:rPr>
          <w:t>Appoint Town Officers as needed</w:t>
        </w:r>
        <w:r w:rsidR="002F7F93" w:rsidRPr="00793A00">
          <w:rPr>
            <w:rFonts w:ascii="Baskerville Old Face" w:hAnsi="Baskerville Old Face"/>
            <w:i/>
            <w:iCs/>
            <w:sz w:val="32"/>
            <w:szCs w:val="32"/>
          </w:rPr>
          <w:t>:</w:t>
        </w:r>
        <w:r w:rsidR="002F7F93">
          <w:rPr>
            <w:rFonts w:ascii="Baskerville Old Face" w:hAnsi="Baskerville Old Face"/>
            <w:sz w:val="32"/>
            <w:szCs w:val="32"/>
          </w:rPr>
          <w:t xml:space="preserve"> Alex nominates Jon Mowry, Jon seconded. All in favor. </w:t>
        </w:r>
        <w:r>
          <w:rPr>
            <w:rFonts w:ascii="Baskerville Old Face" w:hAnsi="Baskerville Old Face"/>
            <w:sz w:val="32"/>
            <w:szCs w:val="32"/>
          </w:rPr>
          <w:t xml:space="preserve">Jon motioned we reappoint all previous boards to </w:t>
        </w:r>
        <w:r w:rsidR="008F7E3F">
          <w:rPr>
            <w:rFonts w:ascii="Baskerville Old Face" w:hAnsi="Baskerville Old Face"/>
            <w:sz w:val="32"/>
            <w:szCs w:val="32"/>
          </w:rPr>
          <w:t>include:</w:t>
        </w:r>
      </w:ins>
    </w:p>
    <w:p w14:paraId="1AB87C16" w14:textId="2AFE14C8" w:rsidR="002F7F93" w:rsidRDefault="00846C7A" w:rsidP="002F7F93">
      <w:pPr>
        <w:pStyle w:val="NoSpacing"/>
        <w:rPr>
          <w:ins w:id="35" w:author="Town Peru" w:date="2026-09-25T20:04:00Z" w16du:dateUtc="2026-09-26T00:04:00Z"/>
          <w:rFonts w:ascii="Baskerville Old Face" w:hAnsi="Baskerville Old Face"/>
          <w:sz w:val="32"/>
          <w:szCs w:val="32"/>
        </w:rPr>
      </w:pPr>
      <w:ins w:id="36" w:author="Town Peru" w:date="2026-09-25T20:04:00Z" w16du:dateUtc="2026-09-26T00:04:00Z">
        <w:r w:rsidRPr="00846C7A">
          <w:rPr>
            <w:rFonts w:ascii="Baskerville Old Face" w:hAnsi="Baskerville Old Face"/>
            <w:b/>
            <w:bCs/>
            <w:sz w:val="32"/>
            <w:szCs w:val="32"/>
          </w:rPr>
          <w:t>Planning Commission</w:t>
        </w:r>
        <w:r>
          <w:rPr>
            <w:rFonts w:ascii="Baskerville Old Face" w:hAnsi="Baskerville Old Face"/>
            <w:b/>
            <w:bCs/>
            <w:sz w:val="32"/>
            <w:szCs w:val="32"/>
          </w:rPr>
          <w:t xml:space="preserve">  </w:t>
        </w:r>
        <w:r w:rsidR="00D90A5A">
          <w:rPr>
            <w:rFonts w:ascii="Baskerville Old Face" w:hAnsi="Baskerville Old Face"/>
            <w:sz w:val="32"/>
            <w:szCs w:val="32"/>
          </w:rPr>
          <w:t xml:space="preserve">  Term Expires</w:t>
        </w:r>
        <w:r w:rsidR="008F7E3F">
          <w:rPr>
            <w:rFonts w:ascii="Baskerville Old Face" w:hAnsi="Baskerville Old Face"/>
            <w:sz w:val="32"/>
            <w:szCs w:val="32"/>
          </w:rPr>
          <w:t xml:space="preserve">   </w:t>
        </w:r>
        <w:r w:rsidR="008F7E3F" w:rsidRPr="001E3A92">
          <w:rPr>
            <w:rFonts w:ascii="Baskerville Old Face" w:hAnsi="Baskerville Old Face"/>
            <w:b/>
            <w:bCs/>
            <w:sz w:val="32"/>
            <w:szCs w:val="32"/>
          </w:rPr>
          <w:t>Zoning Board</w:t>
        </w:r>
        <w:r w:rsidR="001E3A92">
          <w:rPr>
            <w:rFonts w:ascii="Baskerville Old Face" w:hAnsi="Baskerville Old Face"/>
            <w:sz w:val="32"/>
            <w:szCs w:val="32"/>
          </w:rPr>
          <w:t xml:space="preserve">      Term Expires</w:t>
        </w:r>
      </w:ins>
    </w:p>
    <w:p w14:paraId="345E57AB" w14:textId="2B397F0A" w:rsidR="00D90A5A" w:rsidRDefault="00D90A5A" w:rsidP="002F7F93">
      <w:pPr>
        <w:pStyle w:val="NoSpacing"/>
        <w:rPr>
          <w:ins w:id="37" w:author="Town Peru" w:date="2026-09-25T20:04:00Z" w16du:dateUtc="2026-09-26T00:04:00Z"/>
          <w:rFonts w:ascii="Baskerville Old Face" w:hAnsi="Baskerville Old Face"/>
          <w:sz w:val="32"/>
          <w:szCs w:val="32"/>
        </w:rPr>
      </w:pPr>
      <w:ins w:id="38" w:author="Town Peru" w:date="2026-09-25T20:04:00Z" w16du:dateUtc="2026-09-26T00:04:00Z">
        <w:r>
          <w:rPr>
            <w:rFonts w:ascii="Baskerville Old Face" w:hAnsi="Baskerville Old Face"/>
            <w:sz w:val="32"/>
            <w:szCs w:val="32"/>
          </w:rPr>
          <w:t>Andy Dahlstrom</w:t>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t>2026</w:t>
        </w:r>
        <w:r w:rsidR="001E3A92">
          <w:rPr>
            <w:rFonts w:ascii="Baskerville Old Face" w:hAnsi="Baskerville Old Face"/>
            <w:sz w:val="32"/>
            <w:szCs w:val="32"/>
          </w:rPr>
          <w:t xml:space="preserve">           Chuck Black</w:t>
        </w:r>
        <w:r w:rsidR="001E3A92">
          <w:rPr>
            <w:rFonts w:ascii="Baskerville Old Face" w:hAnsi="Baskerville Old Face"/>
            <w:sz w:val="32"/>
            <w:szCs w:val="32"/>
          </w:rPr>
          <w:tab/>
        </w:r>
        <w:r w:rsidR="001E3A92">
          <w:rPr>
            <w:rFonts w:ascii="Baskerville Old Face" w:hAnsi="Baskerville Old Face"/>
            <w:sz w:val="32"/>
            <w:szCs w:val="32"/>
          </w:rPr>
          <w:tab/>
          <w:t>2026</w:t>
        </w:r>
      </w:ins>
    </w:p>
    <w:p w14:paraId="38F63114" w14:textId="7E669884" w:rsidR="00D90A5A" w:rsidRDefault="00D90A5A" w:rsidP="002F7F93">
      <w:pPr>
        <w:pStyle w:val="NoSpacing"/>
        <w:rPr>
          <w:ins w:id="39" w:author="Town Peru" w:date="2026-09-25T20:04:00Z" w16du:dateUtc="2026-09-26T00:04:00Z"/>
          <w:rFonts w:ascii="Baskerville Old Face" w:hAnsi="Baskerville Old Face"/>
          <w:sz w:val="32"/>
          <w:szCs w:val="32"/>
        </w:rPr>
      </w:pPr>
      <w:ins w:id="40" w:author="Town Peru" w:date="2026-09-25T20:04:00Z" w16du:dateUtc="2026-09-26T00:04:00Z">
        <w:r>
          <w:rPr>
            <w:rFonts w:ascii="Baskerville Old Face" w:hAnsi="Baskerville Old Face"/>
            <w:sz w:val="32"/>
            <w:szCs w:val="32"/>
          </w:rPr>
          <w:t>Jim Jordan</w:t>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t>2026</w:t>
        </w:r>
        <w:r w:rsidR="001E3A92">
          <w:rPr>
            <w:rFonts w:ascii="Baskerville Old Face" w:hAnsi="Baskerville Old Face"/>
            <w:sz w:val="32"/>
            <w:szCs w:val="32"/>
          </w:rPr>
          <w:t xml:space="preserve">           Peter Bradford</w:t>
        </w:r>
        <w:r w:rsidR="001E3A92">
          <w:rPr>
            <w:rFonts w:ascii="Baskerville Old Face" w:hAnsi="Baskerville Old Face"/>
            <w:sz w:val="32"/>
            <w:szCs w:val="32"/>
          </w:rPr>
          <w:tab/>
        </w:r>
        <w:r w:rsidR="001E3A92">
          <w:rPr>
            <w:rFonts w:ascii="Baskerville Old Face" w:hAnsi="Baskerville Old Face"/>
            <w:sz w:val="32"/>
            <w:szCs w:val="32"/>
          </w:rPr>
          <w:tab/>
          <w:t>2024</w:t>
        </w:r>
      </w:ins>
    </w:p>
    <w:p w14:paraId="3552A86A" w14:textId="42C278E2" w:rsidR="00D90A5A" w:rsidRDefault="00D90A5A" w:rsidP="002F7F93">
      <w:pPr>
        <w:pStyle w:val="NoSpacing"/>
        <w:rPr>
          <w:ins w:id="41" w:author="Town Peru" w:date="2026-09-25T20:04:00Z" w16du:dateUtc="2026-09-26T00:04:00Z"/>
          <w:rFonts w:ascii="Baskerville Old Face" w:hAnsi="Baskerville Old Face"/>
          <w:sz w:val="32"/>
          <w:szCs w:val="32"/>
        </w:rPr>
      </w:pPr>
      <w:ins w:id="42" w:author="Town Peru" w:date="2026-09-25T20:04:00Z" w16du:dateUtc="2026-09-26T00:04:00Z">
        <w:r>
          <w:rPr>
            <w:rFonts w:ascii="Baskerville Old Face" w:hAnsi="Baskerville Old Face"/>
            <w:sz w:val="32"/>
            <w:szCs w:val="32"/>
          </w:rPr>
          <w:t>LJ Petra</w:t>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t>2024</w:t>
        </w:r>
        <w:r w:rsidR="001E3A92">
          <w:rPr>
            <w:rFonts w:ascii="Baskerville Old Face" w:hAnsi="Baskerville Old Face"/>
            <w:sz w:val="32"/>
            <w:szCs w:val="32"/>
          </w:rPr>
          <w:t xml:space="preserve">           Charles Howard</w:t>
        </w:r>
        <w:r w:rsidR="001E3A92">
          <w:rPr>
            <w:rFonts w:ascii="Baskerville Old Face" w:hAnsi="Baskerville Old Face"/>
            <w:sz w:val="32"/>
            <w:szCs w:val="32"/>
          </w:rPr>
          <w:tab/>
        </w:r>
        <w:r w:rsidR="001E3A92">
          <w:rPr>
            <w:rFonts w:ascii="Baskerville Old Face" w:hAnsi="Baskerville Old Face"/>
            <w:sz w:val="32"/>
            <w:szCs w:val="32"/>
          </w:rPr>
          <w:tab/>
          <w:t>2025</w:t>
        </w:r>
        <w:r w:rsidR="001E3A92">
          <w:rPr>
            <w:rFonts w:ascii="Baskerville Old Face" w:hAnsi="Baskerville Old Face"/>
            <w:sz w:val="32"/>
            <w:szCs w:val="32"/>
          </w:rPr>
          <w:tab/>
        </w:r>
      </w:ins>
    </w:p>
    <w:p w14:paraId="6D85F12A" w14:textId="2E568C35" w:rsidR="00D90A5A" w:rsidRDefault="00D90A5A" w:rsidP="002F7F93">
      <w:pPr>
        <w:pStyle w:val="NoSpacing"/>
        <w:rPr>
          <w:ins w:id="43" w:author="Town Peru" w:date="2026-09-25T20:04:00Z" w16du:dateUtc="2026-09-26T00:04:00Z"/>
          <w:rFonts w:ascii="Baskerville Old Face" w:hAnsi="Baskerville Old Face"/>
          <w:sz w:val="32"/>
          <w:szCs w:val="32"/>
        </w:rPr>
      </w:pPr>
      <w:ins w:id="44" w:author="Town Peru" w:date="2026-09-25T20:04:00Z" w16du:dateUtc="2026-09-26T00:04:00Z">
        <w:r>
          <w:rPr>
            <w:rFonts w:ascii="Baskerville Old Face" w:hAnsi="Baskerville Old Face"/>
            <w:sz w:val="32"/>
            <w:szCs w:val="32"/>
          </w:rPr>
          <w:t>Mike Gayda</w:t>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t>2024</w:t>
        </w:r>
        <w:r w:rsidR="001E3A92">
          <w:rPr>
            <w:rFonts w:ascii="Baskerville Old Face" w:hAnsi="Baskerville Old Face"/>
            <w:sz w:val="32"/>
            <w:szCs w:val="32"/>
          </w:rPr>
          <w:t xml:space="preserve">           David Utiger</w:t>
        </w:r>
        <w:r w:rsidR="001E3A92">
          <w:rPr>
            <w:rFonts w:ascii="Baskerville Old Face" w:hAnsi="Baskerville Old Face"/>
            <w:sz w:val="32"/>
            <w:szCs w:val="32"/>
          </w:rPr>
          <w:tab/>
        </w:r>
        <w:r w:rsidR="001E3A92">
          <w:rPr>
            <w:rFonts w:ascii="Baskerville Old Face" w:hAnsi="Baskerville Old Face"/>
            <w:sz w:val="32"/>
            <w:szCs w:val="32"/>
          </w:rPr>
          <w:tab/>
          <w:t xml:space="preserve">2025          </w:t>
        </w:r>
      </w:ins>
    </w:p>
    <w:p w14:paraId="3E19247E" w14:textId="0A013987" w:rsidR="00D90A5A" w:rsidRDefault="00D90A5A" w:rsidP="002F7F93">
      <w:pPr>
        <w:pStyle w:val="NoSpacing"/>
        <w:rPr>
          <w:ins w:id="45" w:author="Town Peru" w:date="2026-09-25T20:04:00Z" w16du:dateUtc="2026-09-26T00:04:00Z"/>
          <w:rFonts w:ascii="Baskerville Old Face" w:hAnsi="Baskerville Old Face"/>
          <w:sz w:val="32"/>
          <w:szCs w:val="32"/>
        </w:rPr>
      </w:pPr>
      <w:ins w:id="46" w:author="Town Peru" w:date="2026-09-25T20:04:00Z" w16du:dateUtc="2026-09-26T00:04:00Z">
        <w:r>
          <w:rPr>
            <w:rFonts w:ascii="Baskerville Old Face" w:hAnsi="Baskerville Old Face"/>
            <w:sz w:val="32"/>
            <w:szCs w:val="32"/>
          </w:rPr>
          <w:t>Lucas Hughes</w:t>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t>2025</w:t>
        </w:r>
      </w:ins>
    </w:p>
    <w:p w14:paraId="3BDBDE67" w14:textId="39A44BAC" w:rsidR="00D90A5A" w:rsidRDefault="00D90A5A" w:rsidP="002F7F93">
      <w:pPr>
        <w:pStyle w:val="NoSpacing"/>
        <w:rPr>
          <w:ins w:id="47" w:author="Town Peru" w:date="2026-09-25T20:04:00Z" w16du:dateUtc="2026-09-26T00:04:00Z"/>
          <w:rFonts w:ascii="Baskerville Old Face" w:hAnsi="Baskerville Old Face"/>
          <w:sz w:val="32"/>
          <w:szCs w:val="32"/>
        </w:rPr>
      </w:pPr>
      <w:ins w:id="48" w:author="Town Peru" w:date="2026-09-25T20:04:00Z" w16du:dateUtc="2026-09-26T00:04:00Z">
        <w:r>
          <w:rPr>
            <w:rFonts w:ascii="Baskerville Old Face" w:hAnsi="Baskerville Old Face"/>
            <w:sz w:val="32"/>
            <w:szCs w:val="32"/>
          </w:rPr>
          <w:t>Vacant</w:t>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r>
        <w:r>
          <w:rPr>
            <w:rFonts w:ascii="Baskerville Old Face" w:hAnsi="Baskerville Old Face"/>
            <w:sz w:val="32"/>
            <w:szCs w:val="32"/>
          </w:rPr>
          <w:tab/>
          <w:t>2025</w:t>
        </w:r>
      </w:ins>
    </w:p>
    <w:p w14:paraId="6EF7C997" w14:textId="02EF961E" w:rsidR="001E3A92" w:rsidRDefault="001E3A92" w:rsidP="002F7F93">
      <w:pPr>
        <w:pStyle w:val="NoSpacing"/>
        <w:rPr>
          <w:ins w:id="49" w:author="Town Peru" w:date="2026-09-25T20:04:00Z" w16du:dateUtc="2026-09-26T00:04:00Z"/>
          <w:rFonts w:ascii="Baskerville Old Face" w:hAnsi="Baskerville Old Face"/>
          <w:sz w:val="32"/>
          <w:szCs w:val="32"/>
        </w:rPr>
      </w:pPr>
      <w:ins w:id="50" w:author="Town Peru" w:date="2026-09-25T20:04:00Z" w16du:dateUtc="2026-09-26T00:04:00Z">
        <w:r w:rsidRPr="001E3A92">
          <w:rPr>
            <w:rFonts w:ascii="Baskerville Old Face" w:hAnsi="Baskerville Old Face"/>
            <w:b/>
            <w:bCs/>
            <w:sz w:val="32"/>
            <w:szCs w:val="32"/>
          </w:rPr>
          <w:t>Zoning Administrator</w:t>
        </w:r>
        <w:r>
          <w:rPr>
            <w:rFonts w:ascii="Baskerville Old Face" w:hAnsi="Baskerville Old Face"/>
            <w:b/>
            <w:bCs/>
            <w:sz w:val="32"/>
            <w:szCs w:val="32"/>
          </w:rPr>
          <w:t xml:space="preserve">: </w:t>
        </w:r>
        <w:r>
          <w:rPr>
            <w:rFonts w:ascii="Baskerville Old Face" w:hAnsi="Baskerville Old Face"/>
            <w:b/>
            <w:bCs/>
            <w:sz w:val="32"/>
            <w:szCs w:val="32"/>
          </w:rPr>
          <w:tab/>
        </w:r>
        <w:r>
          <w:rPr>
            <w:rFonts w:ascii="Baskerville Old Face" w:hAnsi="Baskerville Old Face"/>
            <w:b/>
            <w:bCs/>
            <w:sz w:val="32"/>
            <w:szCs w:val="32"/>
          </w:rPr>
          <w:tab/>
        </w:r>
        <w:r w:rsidRPr="001E3A92">
          <w:rPr>
            <w:rFonts w:ascii="Baskerville Old Face" w:hAnsi="Baskerville Old Face"/>
            <w:sz w:val="32"/>
            <w:szCs w:val="32"/>
          </w:rPr>
          <w:t>William Goodwin</w:t>
        </w:r>
      </w:ins>
    </w:p>
    <w:p w14:paraId="2C2F985F" w14:textId="14C145A9" w:rsidR="001E3A92" w:rsidRDefault="001E3A92" w:rsidP="002F7F93">
      <w:pPr>
        <w:pStyle w:val="NoSpacing"/>
        <w:rPr>
          <w:ins w:id="51" w:author="Town Peru" w:date="2026-09-25T20:04:00Z" w16du:dateUtc="2026-09-26T00:04:00Z"/>
          <w:rFonts w:ascii="Baskerville Old Face" w:hAnsi="Baskerville Old Face"/>
          <w:sz w:val="32"/>
          <w:szCs w:val="32"/>
        </w:rPr>
      </w:pPr>
      <w:ins w:id="52" w:author="Town Peru" w:date="2026-09-25T20:04:00Z" w16du:dateUtc="2026-09-26T00:04:00Z">
        <w:r w:rsidRPr="001E3A92">
          <w:rPr>
            <w:rFonts w:ascii="Baskerville Old Face" w:hAnsi="Baskerville Old Face"/>
            <w:b/>
            <w:bCs/>
            <w:sz w:val="32"/>
            <w:szCs w:val="32"/>
          </w:rPr>
          <w:t>Sexton</w:t>
        </w:r>
        <w:r>
          <w:rPr>
            <w:rFonts w:ascii="Baskerville Old Face" w:hAnsi="Baskerville Old Face"/>
            <w:b/>
            <w:bCs/>
            <w:sz w:val="32"/>
            <w:szCs w:val="32"/>
          </w:rPr>
          <w:t>:</w:t>
        </w:r>
        <w:r>
          <w:rPr>
            <w:rFonts w:ascii="Baskerville Old Face" w:hAnsi="Baskerville Old Face"/>
            <w:b/>
            <w:bCs/>
            <w:sz w:val="32"/>
            <w:szCs w:val="32"/>
          </w:rPr>
          <w:tab/>
        </w:r>
        <w:r>
          <w:rPr>
            <w:rFonts w:ascii="Baskerville Old Face" w:hAnsi="Baskerville Old Face"/>
            <w:b/>
            <w:bCs/>
            <w:sz w:val="32"/>
            <w:szCs w:val="32"/>
          </w:rPr>
          <w:tab/>
        </w:r>
        <w:r>
          <w:rPr>
            <w:rFonts w:ascii="Baskerville Old Face" w:hAnsi="Baskerville Old Face"/>
            <w:b/>
            <w:bCs/>
            <w:sz w:val="32"/>
            <w:szCs w:val="32"/>
          </w:rPr>
          <w:tab/>
        </w:r>
        <w:r>
          <w:rPr>
            <w:rFonts w:ascii="Baskerville Old Face" w:hAnsi="Baskerville Old Face"/>
            <w:b/>
            <w:bCs/>
            <w:sz w:val="32"/>
            <w:szCs w:val="32"/>
          </w:rPr>
          <w:tab/>
        </w:r>
        <w:r>
          <w:rPr>
            <w:rFonts w:ascii="Baskerville Old Face" w:hAnsi="Baskerville Old Face"/>
            <w:b/>
            <w:bCs/>
            <w:sz w:val="32"/>
            <w:szCs w:val="32"/>
          </w:rPr>
          <w:tab/>
        </w:r>
        <w:r w:rsidRPr="001E3A92">
          <w:rPr>
            <w:rFonts w:ascii="Baskerville Old Face" w:hAnsi="Baskerville Old Face"/>
            <w:sz w:val="32"/>
            <w:szCs w:val="32"/>
          </w:rPr>
          <w:t>C</w:t>
        </w:r>
        <w:r>
          <w:rPr>
            <w:rFonts w:ascii="Baskerville Old Face" w:hAnsi="Baskerville Old Face"/>
            <w:sz w:val="32"/>
            <w:szCs w:val="32"/>
          </w:rPr>
          <w:t>arl Holcomb</w:t>
        </w:r>
      </w:ins>
    </w:p>
    <w:p w14:paraId="303CBBF0" w14:textId="5C328B0B" w:rsidR="001E3A92" w:rsidRDefault="001E3A92" w:rsidP="002F7F93">
      <w:pPr>
        <w:pStyle w:val="NoSpacing"/>
        <w:rPr>
          <w:ins w:id="53" w:author="Town Peru" w:date="2026-09-25T20:04:00Z" w16du:dateUtc="2026-09-26T00:04:00Z"/>
          <w:rFonts w:ascii="Baskerville Old Face" w:hAnsi="Baskerville Old Face"/>
          <w:sz w:val="32"/>
          <w:szCs w:val="32"/>
        </w:rPr>
      </w:pPr>
      <w:ins w:id="54" w:author="Town Peru" w:date="2026-09-25T20:04:00Z" w16du:dateUtc="2026-09-26T00:04:00Z">
        <w:r w:rsidRPr="001E3A92">
          <w:rPr>
            <w:rFonts w:ascii="Baskerville Old Face" w:hAnsi="Baskerville Old Face"/>
            <w:b/>
            <w:bCs/>
            <w:sz w:val="32"/>
            <w:szCs w:val="32"/>
          </w:rPr>
          <w:lastRenderedPageBreak/>
          <w:t>Town Service Officer</w:t>
        </w:r>
        <w:r>
          <w:rPr>
            <w:rFonts w:ascii="Baskerville Old Face" w:hAnsi="Baskerville Old Face"/>
            <w:b/>
            <w:bCs/>
            <w:sz w:val="32"/>
            <w:szCs w:val="32"/>
          </w:rPr>
          <w:t>:</w:t>
        </w:r>
        <w:r>
          <w:rPr>
            <w:rFonts w:ascii="Baskerville Old Face" w:hAnsi="Baskerville Old Face"/>
            <w:b/>
            <w:bCs/>
            <w:sz w:val="32"/>
            <w:szCs w:val="32"/>
          </w:rPr>
          <w:tab/>
        </w:r>
        <w:r>
          <w:rPr>
            <w:rFonts w:ascii="Baskerville Old Face" w:hAnsi="Baskerville Old Face"/>
            <w:b/>
            <w:bCs/>
            <w:sz w:val="32"/>
            <w:szCs w:val="32"/>
          </w:rPr>
          <w:tab/>
        </w:r>
        <w:r>
          <w:rPr>
            <w:rFonts w:ascii="Baskerville Old Face" w:hAnsi="Baskerville Old Face"/>
            <w:b/>
            <w:bCs/>
            <w:sz w:val="32"/>
            <w:szCs w:val="32"/>
          </w:rPr>
          <w:tab/>
        </w:r>
        <w:r w:rsidRPr="001E3A92">
          <w:rPr>
            <w:rFonts w:ascii="Baskerville Old Face" w:hAnsi="Baskerville Old Face"/>
            <w:sz w:val="32"/>
            <w:szCs w:val="32"/>
          </w:rPr>
          <w:t>Melissa O’Brien</w:t>
        </w:r>
      </w:ins>
    </w:p>
    <w:p w14:paraId="1A0D0415" w14:textId="54D1C8A0" w:rsidR="001E3A92" w:rsidRDefault="001E3A92" w:rsidP="002F7F93">
      <w:pPr>
        <w:pStyle w:val="NoSpacing"/>
        <w:rPr>
          <w:ins w:id="55" w:author="Town Peru" w:date="2026-09-25T20:04:00Z" w16du:dateUtc="2026-09-26T00:04:00Z"/>
          <w:rFonts w:ascii="Baskerville Old Face" w:hAnsi="Baskerville Old Face"/>
          <w:sz w:val="32"/>
          <w:szCs w:val="32"/>
        </w:rPr>
      </w:pPr>
      <w:ins w:id="56" w:author="Town Peru" w:date="2026-09-25T20:04:00Z" w16du:dateUtc="2026-09-26T00:04:00Z">
        <w:r w:rsidRPr="001E3A92">
          <w:rPr>
            <w:rFonts w:ascii="Baskerville Old Face" w:hAnsi="Baskerville Old Face"/>
            <w:b/>
            <w:bCs/>
            <w:sz w:val="32"/>
            <w:szCs w:val="32"/>
          </w:rPr>
          <w:t>Health Officer</w:t>
        </w:r>
        <w:r>
          <w:rPr>
            <w:rFonts w:ascii="Baskerville Old Face" w:hAnsi="Baskerville Old Face"/>
            <w:b/>
            <w:bCs/>
            <w:sz w:val="32"/>
            <w:szCs w:val="32"/>
          </w:rPr>
          <w:t>:</w:t>
        </w:r>
        <w:r>
          <w:rPr>
            <w:rFonts w:ascii="Baskerville Old Face" w:hAnsi="Baskerville Old Face"/>
            <w:b/>
            <w:bCs/>
            <w:sz w:val="32"/>
            <w:szCs w:val="32"/>
          </w:rPr>
          <w:tab/>
        </w:r>
        <w:r>
          <w:rPr>
            <w:rFonts w:ascii="Baskerville Old Face" w:hAnsi="Baskerville Old Face"/>
            <w:b/>
            <w:bCs/>
            <w:sz w:val="32"/>
            <w:szCs w:val="32"/>
          </w:rPr>
          <w:tab/>
        </w:r>
        <w:r>
          <w:rPr>
            <w:rFonts w:ascii="Baskerville Old Face" w:hAnsi="Baskerville Old Face"/>
            <w:b/>
            <w:bCs/>
            <w:sz w:val="32"/>
            <w:szCs w:val="32"/>
          </w:rPr>
          <w:tab/>
        </w:r>
        <w:r>
          <w:rPr>
            <w:rFonts w:ascii="Baskerville Old Face" w:hAnsi="Baskerville Old Face"/>
            <w:b/>
            <w:bCs/>
            <w:sz w:val="32"/>
            <w:szCs w:val="32"/>
          </w:rPr>
          <w:tab/>
        </w:r>
        <w:r w:rsidRPr="001E3A92">
          <w:rPr>
            <w:rFonts w:ascii="Baskerville Old Face" w:hAnsi="Baskerville Old Face"/>
            <w:sz w:val="32"/>
            <w:szCs w:val="32"/>
          </w:rPr>
          <w:t>Mike Gayda</w:t>
        </w:r>
      </w:ins>
    </w:p>
    <w:p w14:paraId="0F0A7779" w14:textId="5D9598C4" w:rsidR="001E3A92" w:rsidRDefault="001E3A92" w:rsidP="002F7F93">
      <w:pPr>
        <w:pStyle w:val="NoSpacing"/>
        <w:rPr>
          <w:ins w:id="57" w:author="Town Peru" w:date="2026-09-25T20:04:00Z" w16du:dateUtc="2026-09-26T00:04:00Z"/>
          <w:rFonts w:ascii="Baskerville Old Face" w:hAnsi="Baskerville Old Face"/>
          <w:sz w:val="32"/>
          <w:szCs w:val="32"/>
        </w:rPr>
      </w:pPr>
      <w:ins w:id="58" w:author="Town Peru" w:date="2026-09-25T20:04:00Z" w16du:dateUtc="2026-09-26T00:04:00Z">
        <w:r w:rsidRPr="001E3A92">
          <w:rPr>
            <w:rFonts w:ascii="Baskerville Old Face" w:hAnsi="Baskerville Old Face"/>
            <w:b/>
            <w:bCs/>
            <w:sz w:val="32"/>
            <w:szCs w:val="32"/>
          </w:rPr>
          <w:t>Deputy Health Officer</w:t>
        </w:r>
        <w:r>
          <w:rPr>
            <w:rFonts w:ascii="Baskerville Old Face" w:hAnsi="Baskerville Old Face"/>
            <w:b/>
            <w:bCs/>
            <w:sz w:val="32"/>
            <w:szCs w:val="32"/>
          </w:rPr>
          <w:t>:</w:t>
        </w:r>
        <w:r>
          <w:rPr>
            <w:rFonts w:ascii="Baskerville Old Face" w:hAnsi="Baskerville Old Face"/>
            <w:b/>
            <w:bCs/>
            <w:sz w:val="32"/>
            <w:szCs w:val="32"/>
          </w:rPr>
          <w:tab/>
        </w:r>
        <w:r>
          <w:rPr>
            <w:rFonts w:ascii="Baskerville Old Face" w:hAnsi="Baskerville Old Face"/>
            <w:b/>
            <w:bCs/>
            <w:sz w:val="32"/>
            <w:szCs w:val="32"/>
          </w:rPr>
          <w:tab/>
        </w:r>
        <w:r w:rsidRPr="001E3A92">
          <w:rPr>
            <w:rFonts w:ascii="Baskerville Old Face" w:hAnsi="Baskerville Old Face"/>
            <w:sz w:val="32"/>
            <w:szCs w:val="32"/>
          </w:rPr>
          <w:t>Josh Witkin</w:t>
        </w:r>
      </w:ins>
    </w:p>
    <w:p w14:paraId="4F1274A3" w14:textId="053BEA55" w:rsidR="001E3A92" w:rsidRDefault="001E3A92" w:rsidP="002F7F93">
      <w:pPr>
        <w:pStyle w:val="NoSpacing"/>
        <w:rPr>
          <w:ins w:id="59" w:author="Town Peru" w:date="2026-09-25T20:04:00Z" w16du:dateUtc="2026-09-26T00:04:00Z"/>
          <w:rFonts w:ascii="Baskerville Old Face" w:hAnsi="Baskerville Old Face"/>
          <w:sz w:val="32"/>
          <w:szCs w:val="32"/>
        </w:rPr>
      </w:pPr>
      <w:ins w:id="60" w:author="Town Peru" w:date="2026-09-25T20:04:00Z" w16du:dateUtc="2026-09-26T00:04:00Z">
        <w:r>
          <w:rPr>
            <w:rFonts w:ascii="Baskerville Old Face" w:hAnsi="Baskerville Old Face"/>
            <w:b/>
            <w:bCs/>
            <w:sz w:val="32"/>
            <w:szCs w:val="32"/>
          </w:rPr>
          <w:t>Road Commissioner:</w:t>
        </w:r>
        <w:r>
          <w:rPr>
            <w:rFonts w:ascii="Baskerville Old Face" w:hAnsi="Baskerville Old Face"/>
            <w:b/>
            <w:bCs/>
            <w:sz w:val="32"/>
            <w:szCs w:val="32"/>
          </w:rPr>
          <w:tab/>
        </w:r>
        <w:r>
          <w:rPr>
            <w:rFonts w:ascii="Baskerville Old Face" w:hAnsi="Baskerville Old Face"/>
            <w:b/>
            <w:bCs/>
            <w:sz w:val="32"/>
            <w:szCs w:val="32"/>
          </w:rPr>
          <w:tab/>
        </w:r>
        <w:r>
          <w:rPr>
            <w:rFonts w:ascii="Baskerville Old Face" w:hAnsi="Baskerville Old Face"/>
            <w:b/>
            <w:bCs/>
            <w:sz w:val="32"/>
            <w:szCs w:val="32"/>
          </w:rPr>
          <w:tab/>
        </w:r>
        <w:r w:rsidRPr="001E3A92">
          <w:rPr>
            <w:rFonts w:ascii="Baskerville Old Face" w:hAnsi="Baskerville Old Face"/>
            <w:sz w:val="32"/>
            <w:szCs w:val="32"/>
          </w:rPr>
          <w:t>Todd Williams</w:t>
        </w:r>
      </w:ins>
    </w:p>
    <w:p w14:paraId="669976A0" w14:textId="20F38E4B" w:rsidR="001E3A92" w:rsidRDefault="00811B4D" w:rsidP="002F7F93">
      <w:pPr>
        <w:pStyle w:val="NoSpacing"/>
        <w:rPr>
          <w:ins w:id="61" w:author="Town Peru" w:date="2026-09-25T20:04:00Z" w16du:dateUtc="2026-09-26T00:04:00Z"/>
          <w:rFonts w:ascii="Baskerville Old Face" w:hAnsi="Baskerville Old Face"/>
          <w:sz w:val="32"/>
          <w:szCs w:val="32"/>
        </w:rPr>
      </w:pPr>
      <w:ins w:id="62" w:author="Town Peru" w:date="2026-09-25T20:04:00Z" w16du:dateUtc="2026-09-26T00:04:00Z">
        <w:r w:rsidRPr="00811B4D">
          <w:rPr>
            <w:rFonts w:ascii="Baskerville Old Face" w:hAnsi="Baskerville Old Face"/>
            <w:b/>
            <w:bCs/>
            <w:sz w:val="32"/>
            <w:szCs w:val="32"/>
          </w:rPr>
          <w:t>Emergency Manager:</w:t>
        </w:r>
        <w:r>
          <w:rPr>
            <w:rFonts w:ascii="Baskerville Old Face" w:hAnsi="Baskerville Old Face"/>
            <w:b/>
            <w:bCs/>
            <w:sz w:val="32"/>
            <w:szCs w:val="32"/>
          </w:rPr>
          <w:t xml:space="preserve">  </w:t>
        </w:r>
        <w:r>
          <w:rPr>
            <w:rFonts w:ascii="Baskerville Old Face" w:hAnsi="Baskerville Old Face"/>
            <w:b/>
            <w:bCs/>
            <w:sz w:val="32"/>
            <w:szCs w:val="32"/>
          </w:rPr>
          <w:tab/>
        </w:r>
        <w:r>
          <w:rPr>
            <w:rFonts w:ascii="Baskerville Old Face" w:hAnsi="Baskerville Old Face"/>
            <w:b/>
            <w:bCs/>
            <w:sz w:val="32"/>
            <w:szCs w:val="32"/>
          </w:rPr>
          <w:tab/>
        </w:r>
        <w:r>
          <w:rPr>
            <w:rFonts w:ascii="Baskerville Old Face" w:hAnsi="Baskerville Old Face"/>
            <w:b/>
            <w:bCs/>
            <w:sz w:val="32"/>
            <w:szCs w:val="32"/>
          </w:rPr>
          <w:tab/>
        </w:r>
        <w:r w:rsidRPr="00811B4D">
          <w:rPr>
            <w:rFonts w:ascii="Baskerville Old Face" w:hAnsi="Baskerville Old Face"/>
            <w:sz w:val="32"/>
            <w:szCs w:val="32"/>
          </w:rPr>
          <w:t>Chuck Black and Todd Williams</w:t>
        </w:r>
      </w:ins>
    </w:p>
    <w:p w14:paraId="72AE90A2" w14:textId="3773A4E2" w:rsidR="00811B4D" w:rsidRDefault="00811B4D" w:rsidP="002F7F93">
      <w:pPr>
        <w:pStyle w:val="NoSpacing"/>
        <w:rPr>
          <w:ins w:id="63" w:author="Town Peru" w:date="2026-09-25T20:04:00Z" w16du:dateUtc="2026-09-26T00:04:00Z"/>
          <w:rFonts w:ascii="Baskerville Old Face" w:hAnsi="Baskerville Old Face"/>
          <w:sz w:val="32"/>
          <w:szCs w:val="32"/>
        </w:rPr>
      </w:pPr>
      <w:ins w:id="64" w:author="Town Peru" w:date="2026-09-25T20:04:00Z" w16du:dateUtc="2026-09-26T00:04:00Z">
        <w:r>
          <w:rPr>
            <w:rFonts w:ascii="Baskerville Old Face" w:hAnsi="Baskerville Old Face"/>
            <w:sz w:val="32"/>
            <w:szCs w:val="32"/>
          </w:rPr>
          <w:t>Alex seconded</w:t>
        </w:r>
        <w:r w:rsidR="00350269">
          <w:rPr>
            <w:rFonts w:ascii="Baskerville Old Face" w:hAnsi="Baskerville Old Face"/>
            <w:sz w:val="32"/>
            <w:szCs w:val="32"/>
          </w:rPr>
          <w:t>.</w:t>
        </w:r>
        <w:r>
          <w:rPr>
            <w:rFonts w:ascii="Baskerville Old Face" w:hAnsi="Baskerville Old Face"/>
            <w:sz w:val="32"/>
            <w:szCs w:val="32"/>
          </w:rPr>
          <w:t xml:space="preserve"> </w:t>
        </w:r>
        <w:r w:rsidR="00350269">
          <w:rPr>
            <w:rFonts w:ascii="Baskerville Old Face" w:hAnsi="Baskerville Old Face"/>
            <w:sz w:val="32"/>
            <w:szCs w:val="32"/>
          </w:rPr>
          <w:t>A</w:t>
        </w:r>
        <w:r>
          <w:rPr>
            <w:rFonts w:ascii="Baskerville Old Face" w:hAnsi="Baskerville Old Face"/>
            <w:sz w:val="32"/>
            <w:szCs w:val="32"/>
          </w:rPr>
          <w:t>ll in favor</w:t>
        </w:r>
        <w:r w:rsidR="00350269">
          <w:rPr>
            <w:rFonts w:ascii="Baskerville Old Face" w:hAnsi="Baskerville Old Face"/>
            <w:sz w:val="32"/>
            <w:szCs w:val="32"/>
          </w:rPr>
          <w:t>.</w:t>
        </w:r>
        <w:r>
          <w:rPr>
            <w:rFonts w:ascii="Baskerville Old Face" w:hAnsi="Baskerville Old Face"/>
            <w:sz w:val="32"/>
            <w:szCs w:val="32"/>
          </w:rPr>
          <w:t xml:space="preserve"> </w:t>
        </w:r>
        <w:r w:rsidR="00350269">
          <w:rPr>
            <w:rFonts w:ascii="Baskerville Old Face" w:hAnsi="Baskerville Old Face"/>
            <w:sz w:val="32"/>
            <w:szCs w:val="32"/>
          </w:rPr>
          <w:t>M</w:t>
        </w:r>
        <w:r>
          <w:rPr>
            <w:rFonts w:ascii="Baskerville Old Face" w:hAnsi="Baskerville Old Face"/>
            <w:sz w:val="32"/>
            <w:szCs w:val="32"/>
          </w:rPr>
          <w:t>otion passed.</w:t>
        </w:r>
      </w:ins>
    </w:p>
    <w:p w14:paraId="28F78215" w14:textId="5A9108E2" w:rsidR="002F7F93" w:rsidRDefault="00830490" w:rsidP="002F7F93">
      <w:pPr>
        <w:pStyle w:val="NoSpacing"/>
        <w:rPr>
          <w:ins w:id="65" w:author="Town Peru" w:date="2026-09-25T20:04:00Z" w16du:dateUtc="2026-09-26T00:04:00Z"/>
          <w:rFonts w:ascii="Baskerville Old Face" w:hAnsi="Baskerville Old Face"/>
          <w:sz w:val="32"/>
          <w:szCs w:val="32"/>
        </w:rPr>
      </w:pPr>
      <w:ins w:id="66" w:author="Town Peru" w:date="2026-09-25T20:04:00Z" w16du:dateUtc="2026-09-26T00:04:00Z">
        <w:r>
          <w:rPr>
            <w:rFonts w:ascii="Baskerville Old Face" w:hAnsi="Baskerville Old Face"/>
            <w:b/>
            <w:bCs/>
            <w:i/>
            <w:iCs/>
            <w:sz w:val="32"/>
            <w:szCs w:val="32"/>
          </w:rPr>
          <w:t xml:space="preserve">  </w:t>
        </w:r>
        <w:r w:rsidR="002F7F93" w:rsidRPr="00830490">
          <w:rPr>
            <w:rFonts w:ascii="Baskerville Old Face" w:hAnsi="Baskerville Old Face"/>
            <w:b/>
            <w:bCs/>
            <w:i/>
            <w:iCs/>
            <w:sz w:val="32"/>
            <w:szCs w:val="32"/>
          </w:rPr>
          <w:t xml:space="preserve">Designate Posting locations </w:t>
        </w:r>
        <w:r w:rsidR="00846C7A" w:rsidRPr="00830490">
          <w:rPr>
            <w:rFonts w:ascii="Baskerville Old Face" w:hAnsi="Baskerville Old Face"/>
            <w:b/>
            <w:bCs/>
            <w:i/>
            <w:iCs/>
            <w:sz w:val="32"/>
            <w:szCs w:val="32"/>
          </w:rPr>
          <w:t>for public notices:</w:t>
        </w:r>
        <w:r w:rsidR="00846C7A">
          <w:rPr>
            <w:rFonts w:ascii="Baskerville Old Face" w:hAnsi="Baskerville Old Face"/>
            <w:b/>
            <w:bCs/>
            <w:sz w:val="32"/>
            <w:szCs w:val="32"/>
          </w:rPr>
          <w:t xml:space="preserve"> </w:t>
        </w:r>
        <w:r w:rsidR="00350269" w:rsidRPr="00350269">
          <w:rPr>
            <w:rFonts w:ascii="Baskerville Old Face" w:hAnsi="Baskerville Old Face"/>
            <w:sz w:val="32"/>
            <w:szCs w:val="32"/>
          </w:rPr>
          <w:t>Jon made the motion</w:t>
        </w:r>
        <w:r w:rsidR="00350269">
          <w:rPr>
            <w:rFonts w:ascii="Baskerville Old Face" w:hAnsi="Baskerville Old Face"/>
            <w:sz w:val="32"/>
            <w:szCs w:val="32"/>
          </w:rPr>
          <w:t xml:space="preserve"> to have all Warnings, </w:t>
        </w:r>
        <w:r>
          <w:rPr>
            <w:rFonts w:ascii="Baskerville Old Face" w:hAnsi="Baskerville Old Face"/>
            <w:sz w:val="32"/>
            <w:szCs w:val="32"/>
          </w:rPr>
          <w:t>Agendas</w:t>
        </w:r>
        <w:r w:rsidR="00350269">
          <w:rPr>
            <w:rFonts w:ascii="Baskerville Old Face" w:hAnsi="Baskerville Old Face"/>
            <w:sz w:val="32"/>
            <w:szCs w:val="32"/>
          </w:rPr>
          <w:t xml:space="preserve"> &amp; Minutes posted inside and outside at the Town Office. They will also be posted at the Post Office and on the Peru Town Website. Alex seconded. Motion passed.</w:t>
        </w:r>
      </w:ins>
    </w:p>
    <w:p w14:paraId="021AF109" w14:textId="3BB098F6" w:rsidR="00350269" w:rsidRDefault="00830490" w:rsidP="002F7F93">
      <w:pPr>
        <w:pStyle w:val="NoSpacing"/>
        <w:rPr>
          <w:ins w:id="67" w:author="Town Peru" w:date="2026-09-25T20:04:00Z" w16du:dateUtc="2026-09-26T00:04:00Z"/>
          <w:rFonts w:ascii="Baskerville Old Face" w:hAnsi="Baskerville Old Face"/>
          <w:sz w:val="32"/>
          <w:szCs w:val="32"/>
        </w:rPr>
      </w:pPr>
      <w:ins w:id="68" w:author="Town Peru" w:date="2026-09-25T20:04:00Z" w16du:dateUtc="2026-09-26T00:04:00Z">
        <w:r>
          <w:rPr>
            <w:rFonts w:ascii="Baskerville Old Face" w:hAnsi="Baskerville Old Face"/>
            <w:b/>
            <w:bCs/>
            <w:i/>
            <w:iCs/>
            <w:sz w:val="32"/>
            <w:szCs w:val="32"/>
          </w:rPr>
          <w:t xml:space="preserve">  </w:t>
        </w:r>
        <w:r w:rsidR="00350269" w:rsidRPr="00830490">
          <w:rPr>
            <w:rFonts w:ascii="Baskerville Old Face" w:hAnsi="Baskerville Old Face"/>
            <w:b/>
            <w:bCs/>
            <w:i/>
            <w:iCs/>
            <w:sz w:val="32"/>
            <w:szCs w:val="32"/>
          </w:rPr>
          <w:t xml:space="preserve">Set time for Selectboard Meetings:  </w:t>
        </w:r>
        <w:r w:rsidR="00350269" w:rsidRPr="00350269">
          <w:rPr>
            <w:rFonts w:ascii="Baskerville Old Face" w:hAnsi="Baskerville Old Face"/>
            <w:sz w:val="32"/>
            <w:szCs w:val="32"/>
          </w:rPr>
          <w:t>Jon</w:t>
        </w:r>
        <w:r w:rsidR="00350269">
          <w:rPr>
            <w:rFonts w:ascii="Baskerville Old Face" w:hAnsi="Baskerville Old Face"/>
            <w:sz w:val="32"/>
            <w:szCs w:val="32"/>
          </w:rPr>
          <w:t xml:space="preserve"> moves that selectboard meetings take place at 6:30pm the first and third Wednesday of the month. Alex seconded. Motion passed.</w:t>
        </w:r>
      </w:ins>
    </w:p>
    <w:p w14:paraId="15516889" w14:textId="65E249AC" w:rsidR="00350269" w:rsidRDefault="00830490" w:rsidP="002F7F93">
      <w:pPr>
        <w:pStyle w:val="NoSpacing"/>
        <w:rPr>
          <w:ins w:id="69" w:author="Town Peru" w:date="2026-09-25T20:04:00Z" w16du:dateUtc="2026-09-26T00:04:00Z"/>
          <w:rFonts w:ascii="Baskerville Old Face" w:hAnsi="Baskerville Old Face"/>
          <w:sz w:val="32"/>
          <w:szCs w:val="32"/>
        </w:rPr>
      </w:pPr>
      <w:ins w:id="70" w:author="Town Peru" w:date="2026-09-25T20:04:00Z" w16du:dateUtc="2026-09-26T00:04:00Z">
        <w:r>
          <w:rPr>
            <w:rFonts w:ascii="Baskerville Old Face" w:hAnsi="Baskerville Old Face"/>
            <w:sz w:val="32"/>
            <w:szCs w:val="32"/>
          </w:rPr>
          <w:t xml:space="preserve">  </w:t>
        </w:r>
        <w:r w:rsidR="00793A00" w:rsidRPr="00830490">
          <w:rPr>
            <w:rFonts w:ascii="Baskerville Old Face" w:hAnsi="Baskerville Old Face"/>
            <w:b/>
            <w:bCs/>
            <w:i/>
            <w:iCs/>
            <w:sz w:val="32"/>
            <w:szCs w:val="32"/>
          </w:rPr>
          <w:t xml:space="preserve"> </w:t>
        </w:r>
        <w:r w:rsidR="00350269" w:rsidRPr="00830490">
          <w:rPr>
            <w:rFonts w:ascii="Baskerville Old Face" w:hAnsi="Baskerville Old Face"/>
            <w:b/>
            <w:bCs/>
            <w:i/>
            <w:iCs/>
            <w:sz w:val="32"/>
            <w:szCs w:val="32"/>
          </w:rPr>
          <w:t>Pay Rate for Town Treasurer:</w:t>
        </w:r>
        <w:r w:rsidR="00350269">
          <w:rPr>
            <w:rFonts w:ascii="Baskerville Old Face" w:hAnsi="Baskerville Old Face"/>
            <w:b/>
            <w:bCs/>
            <w:sz w:val="32"/>
            <w:szCs w:val="32"/>
          </w:rPr>
          <w:t xml:space="preserve">  </w:t>
        </w:r>
        <w:r w:rsidR="00350269" w:rsidRPr="007528C1">
          <w:rPr>
            <w:rFonts w:ascii="Baskerville Old Face" w:hAnsi="Baskerville Old Face"/>
            <w:sz w:val="32"/>
            <w:szCs w:val="32"/>
          </w:rPr>
          <w:t>Jon motions we continue to pay Donna Williams what she is making now</w:t>
        </w:r>
        <w:r w:rsidR="007528C1" w:rsidRPr="007528C1">
          <w:rPr>
            <w:rFonts w:ascii="Baskerville Old Face" w:hAnsi="Baskerville Old Face"/>
            <w:sz w:val="32"/>
            <w:szCs w:val="32"/>
          </w:rPr>
          <w:t xml:space="preserve"> for as long as she is training the new treasurer. Alex seconded. Motion passed</w:t>
        </w:r>
        <w:r w:rsidR="007528C1">
          <w:rPr>
            <w:rFonts w:ascii="Baskerville Old Face" w:hAnsi="Baskerville Old Face"/>
            <w:sz w:val="32"/>
            <w:szCs w:val="32"/>
          </w:rPr>
          <w:t>. Alex motions that the new treasurer, Cheryl Fox, be paid $20.00 per hour. Jon seconded. Motion passed.</w:t>
        </w:r>
      </w:ins>
    </w:p>
    <w:p w14:paraId="5B17B6B6" w14:textId="07E3A5E6" w:rsidR="007528C1" w:rsidRDefault="007528C1" w:rsidP="002F7F93">
      <w:pPr>
        <w:pStyle w:val="NoSpacing"/>
        <w:rPr>
          <w:ins w:id="71" w:author="Town Peru" w:date="2026-09-25T20:04:00Z" w16du:dateUtc="2026-09-26T00:04:00Z"/>
          <w:rFonts w:ascii="Baskerville Old Face" w:hAnsi="Baskerville Old Face"/>
          <w:sz w:val="32"/>
          <w:szCs w:val="32"/>
        </w:rPr>
      </w:pPr>
      <w:ins w:id="72" w:author="Town Peru" w:date="2026-09-25T20:04:00Z" w16du:dateUtc="2026-09-26T00:04:00Z">
        <w:r>
          <w:rPr>
            <w:rFonts w:ascii="Baskerville Old Face" w:hAnsi="Baskerville Old Face"/>
            <w:sz w:val="32"/>
            <w:szCs w:val="32"/>
          </w:rPr>
          <w:t>Discussion on Donna continuing until such time that the new treasurer,</w:t>
        </w:r>
      </w:ins>
    </w:p>
    <w:p w14:paraId="718C3B10" w14:textId="7A5EE16D" w:rsidR="007528C1" w:rsidRDefault="007528C1" w:rsidP="002F7F93">
      <w:pPr>
        <w:pStyle w:val="NoSpacing"/>
        <w:rPr>
          <w:ins w:id="73" w:author="Town Peru" w:date="2026-09-25T20:04:00Z" w16du:dateUtc="2026-09-26T00:04:00Z"/>
          <w:rFonts w:ascii="Baskerville Old Face" w:hAnsi="Baskerville Old Face"/>
          <w:sz w:val="32"/>
          <w:szCs w:val="32"/>
        </w:rPr>
      </w:pPr>
      <w:ins w:id="74" w:author="Town Peru" w:date="2026-09-25T20:04:00Z" w16du:dateUtc="2026-09-26T00:04:00Z">
        <w:r>
          <w:rPr>
            <w:rFonts w:ascii="Baskerville Old Face" w:hAnsi="Baskerville Old Face"/>
            <w:sz w:val="32"/>
            <w:szCs w:val="32"/>
          </w:rPr>
          <w:t>Cheryl Fox</w:t>
        </w:r>
        <w:r w:rsidR="00BF12B9">
          <w:rPr>
            <w:rFonts w:ascii="Baskerville Old Face" w:hAnsi="Baskerville Old Face"/>
            <w:sz w:val="32"/>
            <w:szCs w:val="32"/>
          </w:rPr>
          <w:t>,</w:t>
        </w:r>
        <w:r>
          <w:rPr>
            <w:rFonts w:ascii="Baskerville Old Face" w:hAnsi="Baskerville Old Face"/>
            <w:sz w:val="32"/>
            <w:szCs w:val="32"/>
          </w:rPr>
          <w:t xml:space="preserve"> is ready to be on her own. </w:t>
        </w:r>
      </w:ins>
    </w:p>
    <w:p w14:paraId="2DEFC62B" w14:textId="6D60BE2B" w:rsidR="008E4DD9" w:rsidRPr="00BF12B9" w:rsidRDefault="00830490" w:rsidP="002F7F93">
      <w:pPr>
        <w:pStyle w:val="NoSpacing"/>
        <w:rPr>
          <w:ins w:id="75" w:author="Town Peru" w:date="2026-09-25T20:04:00Z" w16du:dateUtc="2026-09-26T00:04:00Z"/>
          <w:rFonts w:ascii="Baskerville Old Face" w:hAnsi="Baskerville Old Face"/>
          <w:b/>
          <w:bCs/>
          <w:sz w:val="32"/>
          <w:szCs w:val="32"/>
        </w:rPr>
      </w:pPr>
      <w:ins w:id="76" w:author="Town Peru" w:date="2026-09-25T20:04:00Z" w16du:dateUtc="2026-09-26T00:04:00Z">
        <w:r>
          <w:rPr>
            <w:rFonts w:ascii="Baskerville Old Face" w:hAnsi="Baskerville Old Face"/>
            <w:sz w:val="32"/>
            <w:szCs w:val="32"/>
          </w:rPr>
          <w:t xml:space="preserve">  </w:t>
        </w:r>
        <w:r w:rsidR="00EB7512" w:rsidRPr="00830490">
          <w:rPr>
            <w:rFonts w:ascii="Baskerville Old Face" w:hAnsi="Baskerville Old Face"/>
            <w:b/>
            <w:bCs/>
            <w:i/>
            <w:iCs/>
            <w:sz w:val="32"/>
            <w:szCs w:val="32"/>
          </w:rPr>
          <w:t>Feasibility</w:t>
        </w:r>
        <w:r w:rsidR="00820C8E" w:rsidRPr="00830490">
          <w:rPr>
            <w:rFonts w:ascii="Baskerville Old Face" w:hAnsi="Baskerville Old Face"/>
            <w:b/>
            <w:bCs/>
            <w:i/>
            <w:iCs/>
            <w:sz w:val="32"/>
            <w:szCs w:val="32"/>
          </w:rPr>
          <w:t xml:space="preserve"> </w:t>
        </w:r>
        <w:r w:rsidR="00EB7512" w:rsidRPr="00830490">
          <w:rPr>
            <w:rFonts w:ascii="Baskerville Old Face" w:hAnsi="Baskerville Old Face"/>
            <w:b/>
            <w:bCs/>
            <w:i/>
            <w:iCs/>
            <w:sz w:val="32"/>
            <w:szCs w:val="32"/>
          </w:rPr>
          <w:t>S</w:t>
        </w:r>
        <w:r w:rsidR="00820C8E" w:rsidRPr="00830490">
          <w:rPr>
            <w:rFonts w:ascii="Baskerville Old Face" w:hAnsi="Baskerville Old Face"/>
            <w:b/>
            <w:bCs/>
            <w:i/>
            <w:iCs/>
            <w:sz w:val="32"/>
            <w:szCs w:val="32"/>
          </w:rPr>
          <w:t xml:space="preserve">tudy for </w:t>
        </w:r>
        <w:r w:rsidR="00EB7512" w:rsidRPr="00830490">
          <w:rPr>
            <w:rFonts w:ascii="Baskerville Old Face" w:hAnsi="Baskerville Old Face"/>
            <w:b/>
            <w:bCs/>
            <w:i/>
            <w:iCs/>
            <w:sz w:val="32"/>
            <w:szCs w:val="32"/>
          </w:rPr>
          <w:t>changes to Hapgood Pond Rd and Main Street Inter</w:t>
        </w:r>
        <w:r w:rsidR="00793A00" w:rsidRPr="00830490">
          <w:rPr>
            <w:rFonts w:ascii="Baskerville Old Face" w:hAnsi="Baskerville Old Face"/>
            <w:b/>
            <w:bCs/>
            <w:i/>
            <w:iCs/>
            <w:sz w:val="32"/>
            <w:szCs w:val="32"/>
          </w:rPr>
          <w:t>s</w:t>
        </w:r>
        <w:r w:rsidR="00EB7512" w:rsidRPr="00830490">
          <w:rPr>
            <w:rFonts w:ascii="Baskerville Old Face" w:hAnsi="Baskerville Old Face"/>
            <w:b/>
            <w:bCs/>
            <w:i/>
            <w:iCs/>
            <w:sz w:val="32"/>
            <w:szCs w:val="32"/>
          </w:rPr>
          <w:t>ection:</w:t>
        </w:r>
        <w:r w:rsidR="00EB7512">
          <w:rPr>
            <w:rFonts w:ascii="Baskerville Old Face" w:hAnsi="Baskerville Old Face"/>
            <w:sz w:val="32"/>
            <w:szCs w:val="32"/>
          </w:rPr>
          <w:t xml:space="preserve"> Dis</w:t>
        </w:r>
        <w:r w:rsidR="00BF12B9">
          <w:rPr>
            <w:rFonts w:ascii="Baskerville Old Face" w:hAnsi="Baskerville Old Face"/>
            <w:sz w:val="32"/>
            <w:szCs w:val="32"/>
          </w:rPr>
          <w:t>cuss</w:t>
        </w:r>
        <w:r w:rsidR="00EB7512">
          <w:rPr>
            <w:rFonts w:ascii="Baskerville Old Face" w:hAnsi="Baskerville Old Face"/>
            <w:sz w:val="32"/>
            <w:szCs w:val="32"/>
          </w:rPr>
          <w:t>ion on using ARPA funds to reroute where Hapgood Road meets Main Street, making it a true 90 degree turn. We would have to hire a firm to do the feasibility study and then go from there. Engineers would be needed for the actual project.</w:t>
        </w:r>
        <w:r w:rsidR="00BF12B9">
          <w:rPr>
            <w:rFonts w:ascii="Baskerville Old Face" w:hAnsi="Baskerville Old Face"/>
            <w:b/>
            <w:bCs/>
            <w:sz w:val="32"/>
            <w:szCs w:val="32"/>
          </w:rPr>
          <w:t xml:space="preserve"> </w:t>
        </w:r>
        <w:r w:rsidR="00EB7512">
          <w:rPr>
            <w:rFonts w:ascii="Baskerville Old Face" w:hAnsi="Baskerville Old Face"/>
            <w:sz w:val="32"/>
            <w:szCs w:val="32"/>
          </w:rPr>
          <w:t xml:space="preserve">Barbara Petra inquired what else could be done to slow people down. Jim Potter spoke about installing solar signs that flash at both intersections. </w:t>
        </w:r>
        <w:r w:rsidR="008E4DD9">
          <w:rPr>
            <w:rFonts w:ascii="Baskerville Old Face" w:hAnsi="Baskerville Old Face"/>
            <w:sz w:val="32"/>
            <w:szCs w:val="32"/>
          </w:rPr>
          <w:t>Installing</w:t>
        </w:r>
        <w:r w:rsidR="00EB7512">
          <w:rPr>
            <w:rFonts w:ascii="Baskerville Old Face" w:hAnsi="Baskerville Old Face"/>
            <w:sz w:val="32"/>
            <w:szCs w:val="32"/>
          </w:rPr>
          <w:t xml:space="preserve"> crosswalks and </w:t>
        </w:r>
        <w:r w:rsidR="008E4DD9">
          <w:rPr>
            <w:rFonts w:ascii="Baskerville Old Face" w:hAnsi="Baskerville Old Face"/>
            <w:sz w:val="32"/>
            <w:szCs w:val="32"/>
          </w:rPr>
          <w:t>reverse</w:t>
        </w:r>
        <w:r w:rsidR="00EB7512">
          <w:rPr>
            <w:rFonts w:ascii="Baskerville Old Face" w:hAnsi="Baskerville Old Face"/>
            <w:sz w:val="32"/>
            <w:szCs w:val="32"/>
          </w:rPr>
          <w:t xml:space="preserve"> speed bumps were also discussed.</w:t>
        </w:r>
        <w:r w:rsidR="00820C8E">
          <w:rPr>
            <w:rFonts w:ascii="Baskerville Old Face" w:hAnsi="Baskerville Old Face"/>
            <w:sz w:val="32"/>
            <w:szCs w:val="32"/>
          </w:rPr>
          <w:t xml:space="preserve"> </w:t>
        </w:r>
        <w:r w:rsidR="008E4DD9">
          <w:rPr>
            <w:rFonts w:ascii="Baskerville Old Face" w:hAnsi="Baskerville Old Face"/>
            <w:sz w:val="32"/>
            <w:szCs w:val="32"/>
          </w:rPr>
          <w:t>Jon stated that it would be possible to roll these ideas into the feasibility study. .Jon made a motion to earmark, not more than, $5000.00 for said feasibility study. Alex seconded. Motion passed.</w:t>
        </w:r>
      </w:ins>
    </w:p>
    <w:p w14:paraId="2AEFF442" w14:textId="43E9A38E" w:rsidR="00820C8E" w:rsidRDefault="00830490" w:rsidP="002F7F93">
      <w:pPr>
        <w:pStyle w:val="NoSpacing"/>
        <w:rPr>
          <w:ins w:id="77" w:author="Town Peru" w:date="2026-09-25T20:04:00Z" w16du:dateUtc="2026-09-26T00:04:00Z"/>
          <w:rFonts w:ascii="Baskerville Old Face" w:hAnsi="Baskerville Old Face"/>
          <w:sz w:val="32"/>
          <w:szCs w:val="32"/>
        </w:rPr>
      </w:pPr>
      <w:ins w:id="78" w:author="Town Peru" w:date="2026-09-25T20:04:00Z" w16du:dateUtc="2026-09-26T00:04:00Z">
        <w:r>
          <w:rPr>
            <w:rFonts w:ascii="Baskerville Old Face" w:hAnsi="Baskerville Old Face"/>
            <w:sz w:val="32"/>
            <w:szCs w:val="32"/>
          </w:rPr>
          <w:t xml:space="preserve">  </w:t>
        </w:r>
        <w:r w:rsidR="008E4DD9" w:rsidRPr="00830490">
          <w:rPr>
            <w:rFonts w:ascii="Baskerville Old Face" w:hAnsi="Baskerville Old Face"/>
            <w:b/>
            <w:bCs/>
            <w:i/>
            <w:iCs/>
            <w:sz w:val="32"/>
            <w:szCs w:val="32"/>
          </w:rPr>
          <w:t>Proposal for work on Town Center:</w:t>
        </w:r>
        <w:r w:rsidR="008E4DD9" w:rsidRPr="008E4DD9">
          <w:rPr>
            <w:rFonts w:ascii="Baskerville Old Face" w:hAnsi="Baskerville Old Face"/>
            <w:b/>
            <w:bCs/>
            <w:sz w:val="32"/>
            <w:szCs w:val="32"/>
          </w:rPr>
          <w:t xml:space="preserve"> </w:t>
        </w:r>
        <w:r w:rsidR="008E4DD9">
          <w:rPr>
            <w:rFonts w:ascii="Baskerville Old Face" w:hAnsi="Baskerville Old Face"/>
            <w:sz w:val="32"/>
            <w:szCs w:val="32"/>
          </w:rPr>
          <w:t xml:space="preserve">This is a proposal about upgrading the downstairs of the Town Center to house the Town Archives that are now located upstairs in the </w:t>
        </w:r>
        <w:r w:rsidR="00BF12B9">
          <w:rPr>
            <w:rFonts w:ascii="Baskerville Old Face" w:hAnsi="Baskerville Old Face"/>
            <w:sz w:val="32"/>
            <w:szCs w:val="32"/>
          </w:rPr>
          <w:t>O</w:t>
        </w:r>
        <w:r w:rsidR="008E4DD9">
          <w:rPr>
            <w:rFonts w:ascii="Baskerville Old Face" w:hAnsi="Baskerville Old Face"/>
            <w:sz w:val="32"/>
            <w:szCs w:val="32"/>
          </w:rPr>
          <w:t xml:space="preserve">ld </w:t>
        </w:r>
        <w:r w:rsidR="00BF12B9">
          <w:rPr>
            <w:rFonts w:ascii="Baskerville Old Face" w:hAnsi="Baskerville Old Face"/>
            <w:sz w:val="32"/>
            <w:szCs w:val="32"/>
          </w:rPr>
          <w:t>C</w:t>
        </w:r>
        <w:r w:rsidR="008E4DD9">
          <w:rPr>
            <w:rFonts w:ascii="Baskerville Old Face" w:hAnsi="Baskerville Old Face"/>
            <w:sz w:val="32"/>
            <w:szCs w:val="32"/>
          </w:rPr>
          <w:t>reamery. Discussion was tabled until the next meeting.</w:t>
        </w:r>
      </w:ins>
    </w:p>
    <w:p w14:paraId="07CB83F5" w14:textId="44383544" w:rsidR="008E4DD9" w:rsidRDefault="00830490" w:rsidP="002F7F93">
      <w:pPr>
        <w:pStyle w:val="NoSpacing"/>
        <w:rPr>
          <w:ins w:id="79" w:author="Town Peru" w:date="2026-09-25T20:04:00Z" w16du:dateUtc="2026-09-26T00:04:00Z"/>
          <w:rFonts w:ascii="Baskerville Old Face" w:hAnsi="Baskerville Old Face"/>
          <w:sz w:val="32"/>
          <w:szCs w:val="32"/>
        </w:rPr>
      </w:pPr>
      <w:ins w:id="80" w:author="Town Peru" w:date="2026-09-25T20:04:00Z" w16du:dateUtc="2026-09-26T00:04:00Z">
        <w:r>
          <w:rPr>
            <w:rFonts w:ascii="Baskerville Old Face" w:hAnsi="Baskerville Old Face"/>
            <w:sz w:val="32"/>
            <w:szCs w:val="32"/>
          </w:rPr>
          <w:t xml:space="preserve">  </w:t>
        </w:r>
        <w:r w:rsidR="008E4DD9" w:rsidRPr="00793A00">
          <w:rPr>
            <w:rFonts w:ascii="Baskerville Old Face" w:hAnsi="Baskerville Old Face"/>
            <w:b/>
            <w:bCs/>
            <w:i/>
            <w:iCs/>
            <w:sz w:val="32"/>
            <w:szCs w:val="32"/>
          </w:rPr>
          <w:t>Sharing a Town Zoning Administrator:</w:t>
        </w:r>
        <w:r w:rsidR="008E4DD9">
          <w:rPr>
            <w:rFonts w:ascii="Baskerville Old Face" w:hAnsi="Baskerville Old Face"/>
            <w:b/>
            <w:bCs/>
            <w:sz w:val="32"/>
            <w:szCs w:val="32"/>
          </w:rPr>
          <w:t xml:space="preserve"> </w:t>
        </w:r>
        <w:r w:rsidR="008E4DD9" w:rsidRPr="008E4DD9">
          <w:rPr>
            <w:rFonts w:ascii="Baskerville Old Face" w:hAnsi="Baskerville Old Face"/>
            <w:sz w:val="32"/>
            <w:szCs w:val="32"/>
          </w:rPr>
          <w:t xml:space="preserve">Jon Spoke of having a conversation with Will Goodwin about the possibility of sharing a Zoning Administrator much like the </w:t>
        </w:r>
        <w:r w:rsidR="00DD3F67">
          <w:rPr>
            <w:rFonts w:ascii="Baskerville Old Face" w:hAnsi="Baskerville Old Face"/>
            <w:sz w:val="32"/>
            <w:szCs w:val="32"/>
          </w:rPr>
          <w:t>M</w:t>
        </w:r>
        <w:r w:rsidR="008E4DD9" w:rsidRPr="008E4DD9">
          <w:rPr>
            <w:rFonts w:ascii="Baskerville Old Face" w:hAnsi="Baskerville Old Face"/>
            <w:sz w:val="32"/>
            <w:szCs w:val="32"/>
          </w:rPr>
          <w:t xml:space="preserve">ountain </w:t>
        </w:r>
        <w:r w:rsidR="00DD3F67">
          <w:rPr>
            <w:rFonts w:ascii="Baskerville Old Face" w:hAnsi="Baskerville Old Face"/>
            <w:sz w:val="32"/>
            <w:szCs w:val="32"/>
          </w:rPr>
          <w:t>T</w:t>
        </w:r>
        <w:r w:rsidR="008E4DD9" w:rsidRPr="008E4DD9">
          <w:rPr>
            <w:rFonts w:ascii="Baskerville Old Face" w:hAnsi="Baskerville Old Face"/>
            <w:sz w:val="32"/>
            <w:szCs w:val="32"/>
          </w:rPr>
          <w:t>owns will be sharing a Rec</w:t>
        </w:r>
        <w:r w:rsidR="00DD3F67">
          <w:rPr>
            <w:rFonts w:ascii="Baskerville Old Face" w:hAnsi="Baskerville Old Face"/>
            <w:sz w:val="32"/>
            <w:szCs w:val="32"/>
          </w:rPr>
          <w:t>reation</w:t>
        </w:r>
        <w:r w:rsidR="008E4DD9" w:rsidRPr="008E4DD9">
          <w:rPr>
            <w:rFonts w:ascii="Baskerville Old Face" w:hAnsi="Baskerville Old Face"/>
            <w:sz w:val="32"/>
            <w:szCs w:val="32"/>
          </w:rPr>
          <w:t xml:space="preserve"> Director</w:t>
        </w:r>
        <w:r w:rsidR="00DD3F67">
          <w:rPr>
            <w:rFonts w:ascii="Baskerville Old Face" w:hAnsi="Baskerville Old Face"/>
            <w:sz w:val="32"/>
            <w:szCs w:val="32"/>
          </w:rPr>
          <w:t>. All surrounding towns would contract with one person to serve. Concerns were raised as to how the time would be divided fairly among the towns. Jon stated that this is a very early discussion and many details would have to be addressed.</w:t>
        </w:r>
      </w:ins>
    </w:p>
    <w:p w14:paraId="339782BA" w14:textId="735F48B5" w:rsidR="00DD3F67" w:rsidRDefault="00830490" w:rsidP="002F7F93">
      <w:pPr>
        <w:pStyle w:val="NoSpacing"/>
        <w:rPr>
          <w:ins w:id="81" w:author="Town Peru" w:date="2026-09-25T20:04:00Z" w16du:dateUtc="2026-09-26T00:04:00Z"/>
          <w:rFonts w:ascii="Baskerville Old Face" w:hAnsi="Baskerville Old Face"/>
          <w:sz w:val="32"/>
          <w:szCs w:val="32"/>
        </w:rPr>
      </w:pPr>
      <w:ins w:id="82" w:author="Town Peru" w:date="2026-09-25T20:04:00Z" w16du:dateUtc="2026-09-26T00:04:00Z">
        <w:r>
          <w:rPr>
            <w:rFonts w:ascii="Baskerville Old Face" w:hAnsi="Baskerville Old Face"/>
            <w:b/>
            <w:bCs/>
            <w:sz w:val="32"/>
            <w:szCs w:val="32"/>
          </w:rPr>
          <w:t xml:space="preserve">  </w:t>
        </w:r>
        <w:r w:rsidR="004845DF" w:rsidRPr="00793A00">
          <w:rPr>
            <w:rFonts w:ascii="Baskerville Old Face" w:hAnsi="Baskerville Old Face"/>
            <w:b/>
            <w:bCs/>
            <w:i/>
            <w:iCs/>
            <w:sz w:val="32"/>
            <w:szCs w:val="32"/>
          </w:rPr>
          <w:t>Town Forest Updates:</w:t>
        </w:r>
        <w:r w:rsidR="004845DF">
          <w:rPr>
            <w:rFonts w:ascii="Baskerville Old Face" w:hAnsi="Baskerville Old Face"/>
            <w:b/>
            <w:bCs/>
            <w:sz w:val="32"/>
            <w:szCs w:val="32"/>
          </w:rPr>
          <w:t xml:space="preserve">  </w:t>
        </w:r>
        <w:r w:rsidR="004845DF">
          <w:rPr>
            <w:rFonts w:ascii="Baskerville Old Face" w:hAnsi="Baskerville Old Face"/>
            <w:sz w:val="32"/>
            <w:szCs w:val="32"/>
          </w:rPr>
          <w:t xml:space="preserve">The County Forester inquired </w:t>
        </w:r>
        <w:r w:rsidR="00BF12B9">
          <w:rPr>
            <w:rFonts w:ascii="Baskerville Old Face" w:hAnsi="Baskerville Old Face"/>
            <w:sz w:val="32"/>
            <w:szCs w:val="32"/>
          </w:rPr>
          <w:t>whether</w:t>
        </w:r>
        <w:r w:rsidR="004845DF">
          <w:rPr>
            <w:rFonts w:ascii="Baskerville Old Face" w:hAnsi="Baskerville Old Face"/>
            <w:sz w:val="32"/>
            <w:szCs w:val="32"/>
          </w:rPr>
          <w:t xml:space="preserve"> the Town of Peru wants its forest boundaries painting and if we want to be enrolled in the American Tree Farm Program</w:t>
        </w:r>
        <w:r w:rsidR="0017728F">
          <w:rPr>
            <w:rFonts w:ascii="Baskerville Old Face" w:hAnsi="Baskerville Old Face"/>
            <w:sz w:val="32"/>
            <w:szCs w:val="32"/>
          </w:rPr>
          <w:t xml:space="preserve">. Jon Motioned that the town take advantage of </w:t>
        </w:r>
        <w:r w:rsidR="00DA2933">
          <w:rPr>
            <w:rFonts w:ascii="Baskerville Old Face" w:hAnsi="Baskerville Old Face"/>
            <w:sz w:val="32"/>
            <w:szCs w:val="32"/>
          </w:rPr>
          <w:t>both</w:t>
        </w:r>
        <w:r w:rsidR="0017728F">
          <w:rPr>
            <w:rFonts w:ascii="Baskerville Old Face" w:hAnsi="Baskerville Old Face"/>
            <w:sz w:val="32"/>
            <w:szCs w:val="32"/>
          </w:rPr>
          <w:t xml:space="preserve"> offerings</w:t>
        </w:r>
        <w:r w:rsidR="00DA2933">
          <w:rPr>
            <w:rFonts w:ascii="Baskerville Old Face" w:hAnsi="Baskerville Old Face"/>
            <w:sz w:val="32"/>
            <w:szCs w:val="32"/>
          </w:rPr>
          <w:t>. Alex seconded. Motion passed.</w:t>
        </w:r>
      </w:ins>
    </w:p>
    <w:p w14:paraId="554B831C" w14:textId="66303A82" w:rsidR="00DA2933" w:rsidRDefault="00830490" w:rsidP="002F7F93">
      <w:pPr>
        <w:pStyle w:val="NoSpacing"/>
        <w:rPr>
          <w:ins w:id="83" w:author="Town Peru" w:date="2026-09-25T20:04:00Z" w16du:dateUtc="2026-09-26T00:04:00Z"/>
          <w:rFonts w:ascii="Baskerville Old Face" w:hAnsi="Baskerville Old Face"/>
          <w:sz w:val="32"/>
          <w:szCs w:val="32"/>
        </w:rPr>
      </w:pPr>
      <w:ins w:id="84" w:author="Town Peru" w:date="2026-09-25T20:04:00Z" w16du:dateUtc="2026-09-26T00:04:00Z">
        <w:r>
          <w:rPr>
            <w:rFonts w:ascii="Baskerville Old Face" w:hAnsi="Baskerville Old Face"/>
            <w:sz w:val="32"/>
            <w:szCs w:val="32"/>
          </w:rPr>
          <w:t xml:space="preserve">  </w:t>
        </w:r>
        <w:r w:rsidR="00DA2933" w:rsidRPr="00793A00">
          <w:rPr>
            <w:rFonts w:ascii="Baskerville Old Face" w:hAnsi="Baskerville Old Face"/>
            <w:b/>
            <w:bCs/>
            <w:i/>
            <w:iCs/>
            <w:sz w:val="32"/>
            <w:szCs w:val="32"/>
          </w:rPr>
          <w:t>Next steps on Short Term Rental Ordinance:</w:t>
        </w:r>
        <w:r w:rsidR="00DA2933">
          <w:rPr>
            <w:rFonts w:ascii="Baskerville Old Face" w:hAnsi="Baskerville Old Face"/>
            <w:b/>
            <w:bCs/>
            <w:sz w:val="32"/>
            <w:szCs w:val="32"/>
          </w:rPr>
          <w:t xml:space="preserve"> </w:t>
        </w:r>
        <w:r w:rsidR="00DA2933" w:rsidRPr="00DA2933">
          <w:rPr>
            <w:rFonts w:ascii="Baskerville Old Face" w:hAnsi="Baskerville Old Face"/>
            <w:sz w:val="32"/>
            <w:szCs w:val="32"/>
          </w:rPr>
          <w:t>STRO</w:t>
        </w:r>
        <w:r w:rsidR="00DA2933">
          <w:rPr>
            <w:rFonts w:ascii="Baskerville Old Face" w:hAnsi="Baskerville Old Face"/>
            <w:sz w:val="32"/>
            <w:szCs w:val="32"/>
          </w:rPr>
          <w:t xml:space="preserve"> will take </w:t>
        </w:r>
        <w:r w:rsidR="00BF12B9">
          <w:rPr>
            <w:rFonts w:ascii="Baskerville Old Face" w:hAnsi="Baskerville Old Face"/>
            <w:sz w:val="32"/>
            <w:szCs w:val="32"/>
          </w:rPr>
          <w:t>affect.</w:t>
        </w:r>
      </w:ins>
    </w:p>
    <w:p w14:paraId="3E7EACE3" w14:textId="5B48C048" w:rsidR="00793A00" w:rsidRDefault="00DA2933" w:rsidP="002F7F93">
      <w:pPr>
        <w:pStyle w:val="NoSpacing"/>
        <w:rPr>
          <w:ins w:id="85" w:author="Town Peru" w:date="2026-09-25T20:04:00Z" w16du:dateUtc="2026-09-26T00:04:00Z"/>
          <w:rFonts w:ascii="Baskerville Old Face" w:hAnsi="Baskerville Old Face"/>
          <w:sz w:val="32"/>
          <w:szCs w:val="32"/>
        </w:rPr>
      </w:pPr>
      <w:ins w:id="86" w:author="Town Peru" w:date="2026-09-25T20:04:00Z" w16du:dateUtc="2026-09-26T00:04:00Z">
        <w:r>
          <w:rPr>
            <w:rFonts w:ascii="Baskerville Old Face" w:hAnsi="Baskerville Old Face"/>
            <w:sz w:val="32"/>
            <w:szCs w:val="32"/>
          </w:rPr>
          <w:t xml:space="preserve">60 days from the time it was passed by </w:t>
        </w:r>
        <w:r w:rsidR="00793A00">
          <w:rPr>
            <w:rFonts w:ascii="Baskerville Old Face" w:hAnsi="Baskerville Old Face"/>
            <w:sz w:val="32"/>
            <w:szCs w:val="32"/>
          </w:rPr>
          <w:t xml:space="preserve">the </w:t>
        </w:r>
        <w:r>
          <w:rPr>
            <w:rFonts w:ascii="Baskerville Old Face" w:hAnsi="Baskerville Old Face"/>
            <w:sz w:val="32"/>
            <w:szCs w:val="32"/>
          </w:rPr>
          <w:t>selectboard, April 15, 2023. Landlords need to register with the town within 90 days after that time.</w:t>
        </w:r>
      </w:ins>
    </w:p>
    <w:p w14:paraId="09F16E9C" w14:textId="58C6D039" w:rsidR="00DA2933" w:rsidRPr="00DA2933" w:rsidRDefault="00793A00" w:rsidP="002F7F93">
      <w:pPr>
        <w:pStyle w:val="NoSpacing"/>
        <w:rPr>
          <w:ins w:id="87" w:author="Town Peru" w:date="2026-09-25T20:04:00Z" w16du:dateUtc="2026-09-26T00:04:00Z"/>
          <w:rFonts w:ascii="Baskerville Old Face" w:hAnsi="Baskerville Old Face"/>
          <w:sz w:val="32"/>
          <w:szCs w:val="32"/>
        </w:rPr>
      </w:pPr>
      <w:ins w:id="88" w:author="Town Peru" w:date="2026-09-25T20:04:00Z" w16du:dateUtc="2026-09-26T00:04:00Z">
        <w:r>
          <w:rPr>
            <w:rFonts w:ascii="Baskerville Old Face" w:hAnsi="Baskerville Old Face"/>
            <w:sz w:val="32"/>
            <w:szCs w:val="32"/>
          </w:rPr>
          <w:t>Many details need to be worked out for this ordinance to be implement-ed. The process is continuing to get these details worked out.</w:t>
        </w:r>
      </w:ins>
    </w:p>
    <w:p w14:paraId="5F1C7401" w14:textId="619B3A14" w:rsidR="007528C1" w:rsidRDefault="007528C1" w:rsidP="002F7F93">
      <w:pPr>
        <w:pStyle w:val="NoSpacing"/>
        <w:rPr>
          <w:ins w:id="89" w:author="Town Peru" w:date="2026-09-25T20:04:00Z" w16du:dateUtc="2026-09-26T00:04:00Z"/>
          <w:rFonts w:ascii="Baskerville Old Face" w:hAnsi="Baskerville Old Face"/>
          <w:sz w:val="32"/>
          <w:szCs w:val="32"/>
        </w:rPr>
      </w:pPr>
    </w:p>
    <w:p w14:paraId="02B7C610" w14:textId="46AC3415" w:rsidR="002F7F93" w:rsidRDefault="002F7F93" w:rsidP="002F7F93">
      <w:pPr>
        <w:pStyle w:val="NoSpacing"/>
        <w:rPr>
          <w:ins w:id="90" w:author="Town Peru" w:date="2026-09-25T20:04:00Z" w16du:dateUtc="2026-09-26T00:04:00Z"/>
          <w:rFonts w:ascii="Baskerville Old Face" w:hAnsi="Baskerville Old Face"/>
          <w:sz w:val="32"/>
          <w:szCs w:val="32"/>
        </w:rPr>
      </w:pPr>
      <w:ins w:id="91" w:author="Town Peru" w:date="2026-09-25T20:04:00Z" w16du:dateUtc="2026-09-26T00:04:00Z">
        <w:r w:rsidRPr="00C5723E">
          <w:rPr>
            <w:rFonts w:ascii="Baskerville Old Face" w:hAnsi="Baskerville Old Face"/>
            <w:b/>
            <w:bCs/>
            <w:sz w:val="32"/>
            <w:szCs w:val="32"/>
          </w:rPr>
          <w:t>Old Business:</w:t>
        </w:r>
        <w:r w:rsidR="00793A00">
          <w:rPr>
            <w:rFonts w:ascii="Baskerville Old Face" w:hAnsi="Baskerville Old Face"/>
            <w:b/>
            <w:bCs/>
            <w:sz w:val="32"/>
            <w:szCs w:val="32"/>
          </w:rPr>
          <w:t xml:space="preserve"> </w:t>
        </w:r>
        <w:r w:rsidR="00793A00" w:rsidRPr="00793A00">
          <w:rPr>
            <w:rFonts w:ascii="Baskerville Old Face" w:hAnsi="Baskerville Old Face"/>
            <w:sz w:val="32"/>
            <w:szCs w:val="32"/>
          </w:rPr>
          <w:t>None</w:t>
        </w:r>
        <w:r w:rsidRPr="00C5723E">
          <w:rPr>
            <w:rFonts w:ascii="Baskerville Old Face" w:hAnsi="Baskerville Old Face"/>
            <w:sz w:val="32"/>
            <w:szCs w:val="32"/>
          </w:rPr>
          <w:t xml:space="preserve"> </w:t>
        </w:r>
      </w:ins>
    </w:p>
    <w:p w14:paraId="5F3600D8" w14:textId="77777777" w:rsidR="002F7F93" w:rsidRDefault="002F7F93" w:rsidP="002F7F93">
      <w:pPr>
        <w:pStyle w:val="NoSpacing"/>
        <w:rPr>
          <w:ins w:id="92" w:author="Town Peru" w:date="2026-09-25T20:04:00Z" w16du:dateUtc="2026-09-26T00:04:00Z"/>
          <w:rFonts w:ascii="Baskerville Old Face" w:hAnsi="Baskerville Old Face"/>
          <w:sz w:val="32"/>
          <w:szCs w:val="32"/>
        </w:rPr>
      </w:pPr>
    </w:p>
    <w:p w14:paraId="35CB3EAE" w14:textId="6D145845" w:rsidR="002F7F93" w:rsidRDefault="002F7F93" w:rsidP="002F7F93">
      <w:pPr>
        <w:pStyle w:val="NoSpacing"/>
        <w:rPr>
          <w:ins w:id="93" w:author="Town Peru" w:date="2026-09-25T20:04:00Z" w16du:dateUtc="2026-09-26T00:04:00Z"/>
          <w:rFonts w:ascii="Baskerville Old Face" w:hAnsi="Baskerville Old Face"/>
          <w:b/>
          <w:bCs/>
          <w:sz w:val="32"/>
          <w:szCs w:val="32"/>
        </w:rPr>
      </w:pPr>
      <w:ins w:id="94" w:author="Town Peru" w:date="2026-09-25T20:04:00Z" w16du:dateUtc="2026-09-26T00:04:00Z">
        <w:r>
          <w:rPr>
            <w:rFonts w:ascii="Baskerville Old Face" w:hAnsi="Baskerville Old Face"/>
            <w:sz w:val="32"/>
            <w:szCs w:val="32"/>
          </w:rPr>
          <w:t>O</w:t>
        </w:r>
        <w:r w:rsidRPr="00C5723E">
          <w:rPr>
            <w:rFonts w:ascii="Baskerville Old Face" w:hAnsi="Baskerville Old Face"/>
            <w:b/>
            <w:bCs/>
            <w:sz w:val="32"/>
            <w:szCs w:val="32"/>
          </w:rPr>
          <w:t>ther Business:</w:t>
        </w:r>
        <w:r>
          <w:rPr>
            <w:rFonts w:ascii="Baskerville Old Face" w:hAnsi="Baskerville Old Face"/>
            <w:b/>
            <w:bCs/>
            <w:sz w:val="32"/>
            <w:szCs w:val="32"/>
          </w:rPr>
          <w:t xml:space="preserve"> </w:t>
        </w:r>
        <w:r w:rsidR="00830490" w:rsidRPr="00830490">
          <w:rPr>
            <w:rFonts w:ascii="Baskerville Old Face" w:hAnsi="Baskerville Old Face"/>
            <w:sz w:val="32"/>
            <w:szCs w:val="32"/>
          </w:rPr>
          <w:t>Jon motions that the board approve three overweight permits</w:t>
        </w:r>
        <w:r w:rsidR="00BF12B9">
          <w:rPr>
            <w:rFonts w:ascii="Baskerville Old Face" w:hAnsi="Baskerville Old Face"/>
            <w:sz w:val="32"/>
            <w:szCs w:val="32"/>
          </w:rPr>
          <w:t>:</w:t>
        </w:r>
        <w:r w:rsidR="00830490" w:rsidRPr="00830490">
          <w:rPr>
            <w:rFonts w:ascii="Baskerville Old Face" w:hAnsi="Baskerville Old Face"/>
            <w:sz w:val="32"/>
            <w:szCs w:val="32"/>
          </w:rPr>
          <w:t xml:space="preserve"> Chave’s Construction, Cardinal Logistics &amp; rk Miles. Alex seconded. Motion passed</w:t>
        </w:r>
        <w:r w:rsidR="00830490">
          <w:rPr>
            <w:rFonts w:ascii="Baskerville Old Face" w:hAnsi="Baskerville Old Face"/>
            <w:b/>
            <w:bCs/>
            <w:sz w:val="32"/>
            <w:szCs w:val="32"/>
          </w:rPr>
          <w:t xml:space="preserve">. </w:t>
        </w:r>
      </w:ins>
    </w:p>
    <w:p w14:paraId="4B6E36D7" w14:textId="5E3AB8C9" w:rsidR="00830490" w:rsidRDefault="00830490" w:rsidP="002F7F93">
      <w:pPr>
        <w:pStyle w:val="NoSpacing"/>
        <w:rPr>
          <w:ins w:id="95" w:author="Town Peru" w:date="2026-09-25T20:04:00Z" w16du:dateUtc="2026-09-26T00:04:00Z"/>
          <w:rFonts w:ascii="Baskerville Old Face" w:hAnsi="Baskerville Old Face"/>
          <w:b/>
          <w:bCs/>
          <w:sz w:val="32"/>
          <w:szCs w:val="32"/>
        </w:rPr>
      </w:pPr>
    </w:p>
    <w:p w14:paraId="51306C61" w14:textId="21C2C7B3" w:rsidR="002F7F93" w:rsidRPr="00890379" w:rsidRDefault="002F7F93" w:rsidP="002F7F93">
      <w:pPr>
        <w:pStyle w:val="NoSpacing"/>
        <w:rPr>
          <w:ins w:id="96" w:author="Town Peru" w:date="2026-09-25T20:04:00Z" w16du:dateUtc="2026-09-26T00:04:00Z"/>
          <w:rFonts w:ascii="Baskerville Old Face" w:hAnsi="Baskerville Old Face"/>
          <w:sz w:val="32"/>
          <w:szCs w:val="32"/>
        </w:rPr>
      </w:pPr>
      <w:ins w:id="97" w:author="Town Peru" w:date="2026-09-25T20:04:00Z" w16du:dateUtc="2026-09-26T00:04:00Z">
        <w:r w:rsidRPr="00C5723E">
          <w:rPr>
            <w:rFonts w:ascii="Baskerville Old Face" w:hAnsi="Baskerville Old Face"/>
            <w:b/>
            <w:bCs/>
            <w:sz w:val="32"/>
            <w:szCs w:val="32"/>
          </w:rPr>
          <w:t>Review Bills/Approve Payments:</w:t>
        </w:r>
        <w:r>
          <w:rPr>
            <w:rFonts w:ascii="Baskerville Old Face" w:hAnsi="Baskerville Old Face"/>
            <w:b/>
            <w:bCs/>
            <w:sz w:val="32"/>
            <w:szCs w:val="32"/>
          </w:rPr>
          <w:t xml:space="preserve"> </w:t>
        </w:r>
        <w:r w:rsidR="00830490" w:rsidRPr="00830490">
          <w:rPr>
            <w:rFonts w:ascii="Baskerville Old Face" w:hAnsi="Baskerville Old Face"/>
            <w:sz w:val="32"/>
            <w:szCs w:val="32"/>
          </w:rPr>
          <w:t>All bills were approved for payment</w:t>
        </w:r>
        <w:r w:rsidR="00830490">
          <w:rPr>
            <w:rFonts w:ascii="Baskerville Old Face" w:hAnsi="Baskerville Old Face"/>
            <w:b/>
            <w:bCs/>
            <w:sz w:val="32"/>
            <w:szCs w:val="32"/>
          </w:rPr>
          <w:t>.</w:t>
        </w:r>
      </w:ins>
    </w:p>
    <w:p w14:paraId="49BAB6E7" w14:textId="77777777" w:rsidR="002F7F93" w:rsidRDefault="002F7F93" w:rsidP="002F7F93">
      <w:pPr>
        <w:pStyle w:val="NoSpacing"/>
        <w:rPr>
          <w:ins w:id="98" w:author="Town Peru" w:date="2026-09-25T20:04:00Z" w16du:dateUtc="2026-09-26T00:04:00Z"/>
          <w:rFonts w:ascii="Baskerville Old Face" w:hAnsi="Baskerville Old Face"/>
          <w:b/>
          <w:bCs/>
          <w:sz w:val="32"/>
          <w:szCs w:val="32"/>
        </w:rPr>
      </w:pPr>
    </w:p>
    <w:p w14:paraId="1B07AAD0" w14:textId="31EF0D23" w:rsidR="002F7F93" w:rsidRDefault="002F7F93" w:rsidP="002F7F93">
      <w:pPr>
        <w:pStyle w:val="NoSpacing"/>
        <w:rPr>
          <w:ins w:id="99" w:author="Town Peru" w:date="2026-09-25T20:04:00Z" w16du:dateUtc="2026-09-26T00:04:00Z"/>
          <w:rFonts w:ascii="Baskerville Old Face" w:hAnsi="Baskerville Old Face"/>
          <w:sz w:val="32"/>
          <w:szCs w:val="32"/>
        </w:rPr>
      </w:pPr>
      <w:ins w:id="100" w:author="Town Peru" w:date="2026-09-25T20:04:00Z" w16du:dateUtc="2026-09-26T00:04:00Z">
        <w:r w:rsidRPr="00C5723E">
          <w:rPr>
            <w:rFonts w:ascii="Baskerville Old Face" w:hAnsi="Baskerville Old Face"/>
            <w:b/>
            <w:bCs/>
            <w:sz w:val="32"/>
            <w:szCs w:val="32"/>
          </w:rPr>
          <w:t>Adjournment:</w:t>
        </w:r>
        <w:r>
          <w:rPr>
            <w:rFonts w:ascii="Baskerville Old Face" w:hAnsi="Baskerville Old Face"/>
            <w:b/>
            <w:bCs/>
            <w:sz w:val="32"/>
            <w:szCs w:val="32"/>
          </w:rPr>
          <w:t xml:space="preserve"> </w:t>
        </w:r>
        <w:r w:rsidRPr="00830490">
          <w:rPr>
            <w:rFonts w:ascii="Baskerville Old Face" w:hAnsi="Baskerville Old Face"/>
            <w:sz w:val="32"/>
            <w:szCs w:val="32"/>
          </w:rPr>
          <w:t xml:space="preserve"> </w:t>
        </w:r>
        <w:r w:rsidR="00830490" w:rsidRPr="00830490">
          <w:rPr>
            <w:rFonts w:ascii="Baskerville Old Face" w:hAnsi="Baskerville Old Face"/>
            <w:sz w:val="32"/>
            <w:szCs w:val="32"/>
          </w:rPr>
          <w:t>Jon moved we adjourn at 7:41 pm, Alex seconded. Motion passed</w:t>
        </w:r>
        <w:r w:rsidR="00830490">
          <w:rPr>
            <w:rFonts w:ascii="Baskerville Old Face" w:hAnsi="Baskerville Old Face"/>
            <w:sz w:val="32"/>
            <w:szCs w:val="32"/>
          </w:rPr>
          <w:t>.</w:t>
        </w:r>
      </w:ins>
    </w:p>
    <w:p w14:paraId="1030C0D0" w14:textId="77777777" w:rsidR="002F7F93" w:rsidRDefault="002F7F93" w:rsidP="002F7F93">
      <w:pPr>
        <w:pStyle w:val="NoSpacing"/>
        <w:rPr>
          <w:ins w:id="101" w:author="Town Peru" w:date="2026-09-25T20:04:00Z" w16du:dateUtc="2026-09-26T00:04:00Z"/>
          <w:rFonts w:ascii="Baskerville Old Face" w:hAnsi="Baskerville Old Face"/>
          <w:sz w:val="32"/>
          <w:szCs w:val="32"/>
        </w:rPr>
      </w:pPr>
    </w:p>
    <w:p w14:paraId="39619779" w14:textId="77777777" w:rsidR="002F7F93" w:rsidRDefault="002F7F93" w:rsidP="002F7F93">
      <w:pPr>
        <w:pStyle w:val="NoSpacing"/>
        <w:rPr>
          <w:ins w:id="102" w:author="Town Peru" w:date="2026-09-25T20:04:00Z" w16du:dateUtc="2026-09-26T00:04:00Z"/>
          <w:rFonts w:ascii="Baskerville Old Face" w:hAnsi="Baskerville Old Face"/>
          <w:sz w:val="32"/>
          <w:szCs w:val="32"/>
        </w:rPr>
      </w:pPr>
    </w:p>
    <w:p w14:paraId="6FFCC15D" w14:textId="3AD7D0F5" w:rsidR="002F7F93" w:rsidRDefault="002F7F93" w:rsidP="002F7F93">
      <w:pPr>
        <w:pStyle w:val="NoSpacing"/>
        <w:rPr>
          <w:ins w:id="103" w:author="Town Peru" w:date="2026-09-25T20:04:00Z" w16du:dateUtc="2026-09-26T00:04:00Z"/>
          <w:rFonts w:ascii="Baskerville Old Face" w:hAnsi="Baskerville Old Face"/>
          <w:sz w:val="32"/>
          <w:szCs w:val="32"/>
        </w:rPr>
      </w:pPr>
      <w:ins w:id="104" w:author="Town Peru" w:date="2026-09-25T20:04:00Z" w16du:dateUtc="2026-09-26T00:04:00Z">
        <w:r>
          <w:rPr>
            <w:rFonts w:ascii="Baskerville Old Face" w:hAnsi="Baskerville Old Face"/>
            <w:sz w:val="32"/>
            <w:szCs w:val="32"/>
          </w:rPr>
          <w:t>Respectfully Submitted,</w:t>
        </w:r>
      </w:ins>
    </w:p>
    <w:p w14:paraId="0478074C" w14:textId="16484878" w:rsidR="00830490" w:rsidRDefault="00830490" w:rsidP="002F7F93">
      <w:pPr>
        <w:pStyle w:val="NoSpacing"/>
        <w:rPr>
          <w:ins w:id="105" w:author="Town Peru" w:date="2026-09-25T20:04:00Z" w16du:dateUtc="2026-09-26T00:04:00Z"/>
          <w:rFonts w:ascii="Baskerville Old Face" w:hAnsi="Baskerville Old Face"/>
          <w:sz w:val="32"/>
          <w:szCs w:val="32"/>
        </w:rPr>
      </w:pPr>
      <w:ins w:id="106" w:author="Town Peru" w:date="2026-09-25T20:04:00Z" w16du:dateUtc="2026-09-26T00:04:00Z">
        <w:r>
          <w:rPr>
            <w:rFonts w:ascii="Baskerville Old Face" w:hAnsi="Baskerville Old Face"/>
            <w:sz w:val="32"/>
            <w:szCs w:val="32"/>
          </w:rPr>
          <w:t>Melinda M. Beebe</w:t>
        </w:r>
      </w:ins>
    </w:p>
    <w:p w14:paraId="6E10D3B2" w14:textId="21DC7728" w:rsidR="00830490" w:rsidRDefault="00830490" w:rsidP="002F7F93">
      <w:pPr>
        <w:pStyle w:val="NoSpacing"/>
        <w:rPr>
          <w:ins w:id="107" w:author="Town Peru" w:date="2026-09-25T20:04:00Z" w16du:dateUtc="2026-09-26T00:04:00Z"/>
          <w:rFonts w:ascii="Baskerville Old Face" w:hAnsi="Baskerville Old Face"/>
          <w:sz w:val="32"/>
          <w:szCs w:val="32"/>
        </w:rPr>
      </w:pPr>
      <w:ins w:id="108" w:author="Town Peru" w:date="2026-09-25T20:04:00Z" w16du:dateUtc="2026-09-26T00:04:00Z">
        <w:r>
          <w:rPr>
            <w:rFonts w:ascii="Baskerville Old Face" w:hAnsi="Baskerville Old Face"/>
            <w:sz w:val="32"/>
            <w:szCs w:val="32"/>
          </w:rPr>
          <w:t>Town Clerk</w:t>
        </w:r>
      </w:ins>
    </w:p>
    <w:p w14:paraId="21D3F8EC" w14:textId="37F7A66E" w:rsidR="00830490" w:rsidRDefault="00830490" w:rsidP="002F7F93">
      <w:pPr>
        <w:pStyle w:val="NoSpacing"/>
        <w:rPr>
          <w:ins w:id="109" w:author="Town Peru" w:date="2026-09-25T20:04:00Z" w16du:dateUtc="2026-09-26T00:04:00Z"/>
          <w:rFonts w:ascii="Baskerville Old Face" w:hAnsi="Baskerville Old Face"/>
          <w:sz w:val="32"/>
          <w:szCs w:val="32"/>
        </w:rPr>
      </w:pPr>
      <w:ins w:id="110" w:author="Town Peru" w:date="2026-09-25T20:04:00Z" w16du:dateUtc="2026-09-26T00:04:00Z">
        <w:r>
          <w:rPr>
            <w:rFonts w:ascii="Baskerville Old Face" w:hAnsi="Baskerville Old Face"/>
            <w:sz w:val="32"/>
            <w:szCs w:val="32"/>
          </w:rPr>
          <w:t>Peru, VT</w:t>
        </w:r>
      </w:ins>
    </w:p>
    <w:p w14:paraId="4E9306C5" w14:textId="77777777" w:rsidR="002F7F93" w:rsidRDefault="002F7F93" w:rsidP="002F7F93">
      <w:pPr>
        <w:pStyle w:val="NoSpacing"/>
        <w:rPr>
          <w:ins w:id="111" w:author="Town Peru" w:date="2026-09-25T20:04:00Z" w16du:dateUtc="2026-09-26T00:04:00Z"/>
          <w:rFonts w:ascii="Baskerville Old Face" w:hAnsi="Baskerville Old Face"/>
          <w:sz w:val="32"/>
          <w:szCs w:val="32"/>
        </w:rPr>
      </w:pPr>
    </w:p>
    <w:p w14:paraId="79778250" w14:textId="77777777" w:rsidR="002F7F93" w:rsidRDefault="002F7F93" w:rsidP="002F7F93">
      <w:pPr>
        <w:pStyle w:val="NoSpacing"/>
        <w:rPr>
          <w:ins w:id="112" w:author="Town Peru" w:date="2026-09-25T20:04:00Z" w16du:dateUtc="2026-09-26T00:04:00Z"/>
          <w:rFonts w:ascii="Baskerville Old Face" w:hAnsi="Baskerville Old Face"/>
          <w:sz w:val="32"/>
          <w:szCs w:val="32"/>
        </w:rPr>
      </w:pPr>
    </w:p>
    <w:p w14:paraId="3DE3BE9F" w14:textId="21708BFD" w:rsidR="00567A81" w:rsidRDefault="00567A81" w:rsidP="00567A81">
      <w:pPr>
        <w:rPr>
          <w:del w:id="113" w:author="Town Peru" w:date="2026-09-25T20:04:00Z" w16du:dateUtc="2026-09-26T00:04:00Z"/>
        </w:rPr>
      </w:pPr>
      <w:del w:id="114" w:author="Town Peru" w:date="2026-09-25T20:04:00Z" w16du:dateUtc="2026-09-26T00:04:00Z">
        <w:r w:rsidRPr="00567A81">
          <w:delText>Legislative Update December 11 2024</w:delText>
        </w:r>
      </w:del>
    </w:p>
    <w:p w14:paraId="6623EDA6" w14:textId="77777777" w:rsidR="00567A81" w:rsidRDefault="00567A81" w:rsidP="00567A81">
      <w:pPr>
        <w:rPr>
          <w:del w:id="115" w:author="Town Peru" w:date="2026-09-25T20:04:00Z" w16du:dateUtc="2026-09-26T00:04:00Z"/>
        </w:rPr>
      </w:pPr>
    </w:p>
    <w:p w14:paraId="4116D8A7" w14:textId="6514B300" w:rsidR="00567A81" w:rsidRPr="00567A81" w:rsidRDefault="00567A81" w:rsidP="00567A81">
      <w:pPr>
        <w:rPr>
          <w:del w:id="116" w:author="Town Peru" w:date="2026-09-25T20:04:00Z" w16du:dateUtc="2026-09-26T00:04:00Z"/>
        </w:rPr>
      </w:pPr>
      <w:del w:id="117" w:author="Town Peru" w:date="2026-09-25T20:04:00Z" w16du:dateUtc="2026-09-26T00:04:00Z">
        <w:r w:rsidRPr="00567A81">
          <w:delText>The North Carolina House reconvened today (December 11) for its final session of the year, focusing primarily on overriding Governor Roy Cooper's veto of </w:delText>
        </w:r>
        <w:r w:rsidRPr="00567A81">
          <w:rPr>
            <w:u w:val="single"/>
          </w:rPr>
          <w:delText>Senate Bill 382, Disaster Relief-3/Budget/Various Law Changes</w:delText>
        </w:r>
        <w:r w:rsidRPr="00567A81">
          <w:delText>. The Senate met on December 2 and voted to override the Governor’s veto along party lines. Senate Bill 382 contained some disaster relief provisions, but also restructured elements of state government and included various other provisions. A more detailed summary of Senate Bill 382 is below. </w:delText>
        </w:r>
      </w:del>
    </w:p>
    <w:p w14:paraId="248268B2" w14:textId="77777777" w:rsidR="00567A81" w:rsidRPr="00567A81" w:rsidRDefault="00567A81" w:rsidP="00567A81">
      <w:pPr>
        <w:rPr>
          <w:del w:id="118" w:author="Town Peru" w:date="2026-09-25T20:04:00Z" w16du:dateUtc="2026-09-26T00:04:00Z"/>
        </w:rPr>
      </w:pPr>
      <w:del w:id="119" w:author="Town Peru" w:date="2026-09-25T20:04:00Z" w16du:dateUtc="2026-09-26T00:04:00Z">
        <w:r w:rsidRPr="00567A81">
          <w:delText> </w:delText>
        </w:r>
      </w:del>
    </w:p>
    <w:p w14:paraId="39F728F7" w14:textId="77777777" w:rsidR="00567A81" w:rsidRPr="00567A81" w:rsidRDefault="00567A81" w:rsidP="00567A81">
      <w:pPr>
        <w:rPr>
          <w:del w:id="120" w:author="Town Peru" w:date="2026-09-25T20:04:00Z" w16du:dateUtc="2026-09-26T00:04:00Z"/>
        </w:rPr>
      </w:pPr>
      <w:del w:id="121" w:author="Town Peru" w:date="2026-09-25T20:04:00Z" w16du:dateUtc="2026-09-26T00:04:00Z">
        <w:r w:rsidRPr="00567A81">
          <w:delText>During the initial vote on the bill, three Republicans from Western North Carolina opposed the bill. There was much speculation about whether these three Republicans would vote to override – for without all three votes, the Republicans may not have the 72 votes they need to override the veto. Ultimately the three House Republicans voted to override the veto, and the veto was overridden by a vote of 72-46, along party lines. Senate Bill 382 is now law. </w:delText>
        </w:r>
      </w:del>
    </w:p>
    <w:p w14:paraId="59EB5D53" w14:textId="77777777" w:rsidR="00567A81" w:rsidRPr="00567A81" w:rsidRDefault="00567A81" w:rsidP="00567A81">
      <w:pPr>
        <w:rPr>
          <w:del w:id="122" w:author="Town Peru" w:date="2026-09-25T20:04:00Z" w16du:dateUtc="2026-09-26T00:04:00Z"/>
        </w:rPr>
      </w:pPr>
      <w:del w:id="123" w:author="Town Peru" w:date="2026-09-25T20:04:00Z" w16du:dateUtc="2026-09-26T00:04:00Z">
        <w:r w:rsidRPr="00567A81">
          <w:delText> </w:delText>
        </w:r>
      </w:del>
    </w:p>
    <w:p w14:paraId="356831F0" w14:textId="77777777" w:rsidR="00567A81" w:rsidRPr="00567A81" w:rsidRDefault="00567A81" w:rsidP="00567A81">
      <w:pPr>
        <w:rPr>
          <w:del w:id="124" w:author="Town Peru" w:date="2026-09-25T20:04:00Z" w16du:dateUtc="2026-09-26T00:04:00Z"/>
        </w:rPr>
      </w:pPr>
      <w:del w:id="125" w:author="Town Peru" w:date="2026-09-25T20:04:00Z" w16du:dateUtc="2026-09-26T00:04:00Z">
        <w:r w:rsidRPr="00567A81">
          <w:delText>In addition to the veto override, the House passed a constitutional amendment to require voter ID for in-person voting and for absentee ballots submitted by mail.  This constitutional amendment will appear on the November 2026 ballot. </w:delText>
        </w:r>
      </w:del>
    </w:p>
    <w:p w14:paraId="79509688" w14:textId="77777777" w:rsidR="00567A81" w:rsidRPr="00567A81" w:rsidRDefault="00567A81" w:rsidP="00567A81">
      <w:pPr>
        <w:rPr>
          <w:del w:id="126" w:author="Town Peru" w:date="2026-09-25T20:04:00Z" w16du:dateUtc="2026-09-26T00:04:00Z"/>
        </w:rPr>
      </w:pPr>
      <w:del w:id="127" w:author="Town Peru" w:date="2026-09-25T20:04:00Z" w16du:dateUtc="2026-09-26T00:04:00Z">
        <w:r w:rsidRPr="00567A81">
          <w:delText> </w:delText>
        </w:r>
      </w:del>
    </w:p>
    <w:p w14:paraId="23ABD126" w14:textId="77777777" w:rsidR="00567A81" w:rsidRPr="00567A81" w:rsidRDefault="00567A81" w:rsidP="00567A81">
      <w:pPr>
        <w:rPr>
          <w:del w:id="128" w:author="Town Peru" w:date="2026-09-25T20:04:00Z" w16du:dateUtc="2026-09-26T00:04:00Z"/>
        </w:rPr>
      </w:pPr>
      <w:del w:id="129" w:author="Town Peru" w:date="2026-09-25T20:04:00Z" w16du:dateUtc="2026-09-26T00:04:00Z">
        <w:r w:rsidRPr="00567A81">
          <w:delText>With the close of today’s legislative session, the House and Senate are officially adjourned for 2024. The General Assembly will reconvene on January 8 to swear in new legislators for the new biennium; and will be back in late January to start the long session. Without a Republican veto-proof supermajority in 2025, the dynamics between the General Assembly and incoming Governor-Elect Josh Stein could shift significantly, influencing the legislative agenda and the state's political landscape moving forward.</w:delText>
        </w:r>
      </w:del>
    </w:p>
    <w:p w14:paraId="11836E4F" w14:textId="77777777" w:rsidR="00567A81" w:rsidRPr="00567A81" w:rsidRDefault="00567A81" w:rsidP="00567A81">
      <w:pPr>
        <w:rPr>
          <w:del w:id="130" w:author="Town Peru" w:date="2026-09-25T20:04:00Z" w16du:dateUtc="2026-09-26T00:04:00Z"/>
        </w:rPr>
      </w:pPr>
      <w:del w:id="131" w:author="Town Peru" w:date="2026-09-25T20:04:00Z" w16du:dateUtc="2026-09-26T00:04:00Z">
        <w:r w:rsidRPr="00567A81">
          <w:delText> </w:delText>
        </w:r>
      </w:del>
    </w:p>
    <w:p w14:paraId="7A2B7575" w14:textId="77777777" w:rsidR="00567A81" w:rsidRPr="00567A81" w:rsidRDefault="00567A81" w:rsidP="00567A81">
      <w:pPr>
        <w:rPr>
          <w:del w:id="132" w:author="Town Peru" w:date="2026-09-25T20:04:00Z" w16du:dateUtc="2026-09-26T00:04:00Z"/>
        </w:rPr>
      </w:pPr>
      <w:del w:id="133" w:author="Town Peru" w:date="2026-09-25T20:04:00Z" w16du:dateUtc="2026-09-26T00:04:00Z">
        <w:r w:rsidRPr="00567A81">
          <w:delText>++++++++++++++++</w:delText>
        </w:r>
      </w:del>
    </w:p>
    <w:p w14:paraId="70460283" w14:textId="77777777" w:rsidR="00567A81" w:rsidRPr="00567A81" w:rsidRDefault="00567A81" w:rsidP="00567A81">
      <w:pPr>
        <w:rPr>
          <w:del w:id="134" w:author="Town Peru" w:date="2026-09-25T20:04:00Z" w16du:dateUtc="2026-09-26T00:04:00Z"/>
        </w:rPr>
      </w:pPr>
      <w:del w:id="135" w:author="Town Peru" w:date="2026-09-25T20:04:00Z" w16du:dateUtc="2026-09-26T00:04:00Z">
        <w:r w:rsidRPr="00567A81">
          <w:rPr>
            <w:u w:val="single"/>
          </w:rPr>
          <w:delText>Senate Bill 382, Disaster Relief-3/Budget/Various Law Changes</w:delText>
        </w:r>
        <w:r w:rsidRPr="00567A81">
          <w:delText>, addressing disaster relief for Western North Carolina, technical budget adjustments, modifications to appointment powers and other powers of the executive branch, and various other technical and substantive law changes. The bill contains the following provisions: </w:delText>
        </w:r>
      </w:del>
    </w:p>
    <w:p w14:paraId="48DB42EA" w14:textId="77777777" w:rsidR="00567A81" w:rsidRPr="00567A81" w:rsidRDefault="00567A81" w:rsidP="00567A81">
      <w:pPr>
        <w:rPr>
          <w:del w:id="136" w:author="Town Peru" w:date="2026-09-25T20:04:00Z" w16du:dateUtc="2026-09-26T00:04:00Z"/>
        </w:rPr>
      </w:pPr>
      <w:del w:id="137" w:author="Town Peru" w:date="2026-09-25T20:04:00Z" w16du:dateUtc="2026-09-26T00:04:00Z">
        <w:r w:rsidRPr="00567A81">
          <w:delText>·         Transfers $227 million from the Savings Reserve to the Helene Fund for hurricane relief efforts.</w:delText>
        </w:r>
      </w:del>
    </w:p>
    <w:p w14:paraId="1EA2F76E" w14:textId="77777777" w:rsidR="00567A81" w:rsidRPr="00567A81" w:rsidRDefault="00567A81" w:rsidP="00567A81">
      <w:pPr>
        <w:rPr>
          <w:del w:id="138" w:author="Town Peru" w:date="2026-09-25T20:04:00Z" w16du:dateUtc="2026-09-26T00:04:00Z"/>
        </w:rPr>
      </w:pPr>
      <w:del w:id="139" w:author="Town Peru" w:date="2026-09-25T20:04:00Z" w16du:dateUtc="2026-09-26T00:04:00Z">
        <w:r w:rsidRPr="00567A81">
          <w:delText>·         Allocates $33.75 million to continue the compensation grants portion of the Child Care Stabilization Grants, providing a third quarter of reduced funding.</w:delText>
        </w:r>
      </w:del>
    </w:p>
    <w:p w14:paraId="6CFB0A6E" w14:textId="77777777" w:rsidR="00567A81" w:rsidRPr="00567A81" w:rsidRDefault="00567A81" w:rsidP="00567A81">
      <w:pPr>
        <w:rPr>
          <w:del w:id="140" w:author="Town Peru" w:date="2026-09-25T20:04:00Z" w16du:dateUtc="2026-09-26T00:04:00Z"/>
        </w:rPr>
      </w:pPr>
      <w:del w:id="141" w:author="Town Peru" w:date="2026-09-25T20:04:00Z" w16du:dateUtc="2026-09-26T00:04:00Z">
        <w:r w:rsidRPr="00567A81">
          <w:delText>·         Transfer the State Board of Elections from an independent agency under the Governor to the Department of the State Auditor. While the State Auditor will oversee the Board’s budget, they will not direct its management functions. The Auditor will assume responsibility for appointing members of the State Board and county board chairs. Key implementation milestones include:</w:delText>
        </w:r>
      </w:del>
    </w:p>
    <w:p w14:paraId="75CC0522" w14:textId="77777777" w:rsidR="00567A81" w:rsidRPr="00567A81" w:rsidRDefault="00567A81" w:rsidP="00567A81">
      <w:pPr>
        <w:numPr>
          <w:ilvl w:val="1"/>
          <w:numId w:val="1"/>
        </w:numPr>
        <w:rPr>
          <w:del w:id="142" w:author="Town Peru" w:date="2026-09-25T20:04:00Z" w16du:dateUtc="2026-09-26T00:04:00Z"/>
        </w:rPr>
      </w:pPr>
      <w:del w:id="143" w:author="Town Peru" w:date="2026-09-25T20:04:00Z" w16du:dateUtc="2026-09-26T00:04:00Z">
        <w:r w:rsidRPr="00567A81">
          <w:delText>New State Board appointed in May 2025</w:delText>
        </w:r>
        <w:r w:rsidRPr="00567A81">
          <w:rPr>
            <w:b/>
            <w:bCs/>
          </w:rPr>
          <w:delText>.</w:delText>
        </w:r>
      </w:del>
    </w:p>
    <w:p w14:paraId="2EEDEE33" w14:textId="77777777" w:rsidR="00567A81" w:rsidRPr="00567A81" w:rsidRDefault="00567A81" w:rsidP="00567A81">
      <w:pPr>
        <w:numPr>
          <w:ilvl w:val="1"/>
          <w:numId w:val="1"/>
        </w:numPr>
        <w:rPr>
          <w:del w:id="144" w:author="Town Peru" w:date="2026-09-25T20:04:00Z" w16du:dateUtc="2026-09-26T00:04:00Z"/>
        </w:rPr>
      </w:pPr>
      <w:del w:id="145" w:author="Town Peru" w:date="2026-09-25T20:04:00Z" w16du:dateUtc="2026-09-26T00:04:00Z">
        <w:r w:rsidRPr="00567A81">
          <w:delText>New county boards and chairs appointed in June 2025.</w:delText>
        </w:r>
      </w:del>
    </w:p>
    <w:p w14:paraId="78D7F650" w14:textId="77777777" w:rsidR="00567A81" w:rsidRPr="00567A81" w:rsidRDefault="00567A81" w:rsidP="00567A81">
      <w:pPr>
        <w:numPr>
          <w:ilvl w:val="1"/>
          <w:numId w:val="1"/>
        </w:numPr>
        <w:rPr>
          <w:del w:id="146" w:author="Town Peru" w:date="2026-09-25T20:04:00Z" w16du:dateUtc="2026-09-26T00:04:00Z"/>
        </w:rPr>
      </w:pPr>
      <w:del w:id="147" w:author="Town Peru" w:date="2026-09-25T20:04:00Z" w16du:dateUtc="2026-09-26T00:04:00Z">
        <w:r w:rsidRPr="00567A81">
          <w:delText>Budget oversight transferred to the Auditor starting with the 2025-26 fiscal year</w:delText>
        </w:r>
        <w:r w:rsidRPr="00567A81">
          <w:rPr>
            <w:b/>
            <w:bCs/>
          </w:rPr>
          <w:delText>.</w:delText>
        </w:r>
      </w:del>
    </w:p>
    <w:p w14:paraId="10114876" w14:textId="77777777" w:rsidR="00567A81" w:rsidRPr="00567A81" w:rsidRDefault="00567A81" w:rsidP="00567A81">
      <w:pPr>
        <w:rPr>
          <w:del w:id="148" w:author="Town Peru" w:date="2026-09-25T20:04:00Z" w16du:dateUtc="2026-09-26T00:04:00Z"/>
        </w:rPr>
      </w:pPr>
      <w:del w:id="149" w:author="Town Peru" w:date="2026-09-25T20:04:00Z" w16du:dateUtc="2026-09-26T00:04:00Z">
        <w:r w:rsidRPr="00567A81">
          <w:delText>·         Modifies the Governor’s appointment process and clarifies the Senate’s authority of advice and consent regarding appointments</w:delText>
        </w:r>
      </w:del>
    </w:p>
    <w:p w14:paraId="021591D7" w14:textId="77777777" w:rsidR="00567A81" w:rsidRPr="00567A81" w:rsidRDefault="00567A81" w:rsidP="00567A81">
      <w:pPr>
        <w:rPr>
          <w:del w:id="150" w:author="Town Peru" w:date="2026-09-25T20:04:00Z" w16du:dateUtc="2026-09-26T00:04:00Z"/>
        </w:rPr>
      </w:pPr>
      <w:del w:id="151" w:author="Town Peru" w:date="2026-09-25T20:04:00Z" w16du:dateUtc="2026-09-26T00:04:00Z">
        <w:r w:rsidRPr="00567A81">
          <w:delText>·         Requires the Governor to fill Supreme Court and Court of Appeals vacancies from a list of three recommendations provided by the political party of the vacating judge or justice at the time of their election.</w:delText>
        </w:r>
      </w:del>
    </w:p>
    <w:p w14:paraId="108896B6" w14:textId="77777777" w:rsidR="00567A81" w:rsidRPr="00567A81" w:rsidRDefault="00567A81" w:rsidP="00567A81">
      <w:pPr>
        <w:rPr>
          <w:del w:id="152" w:author="Town Peru" w:date="2026-09-25T20:04:00Z" w16du:dateUtc="2026-09-26T00:04:00Z"/>
        </w:rPr>
      </w:pPr>
      <w:del w:id="153" w:author="Town Peru" w:date="2026-09-25T20:04:00Z" w16du:dateUtc="2026-09-26T00:04:00Z">
        <w:r w:rsidRPr="00567A81">
          <w:delText>·         Removes the Attorney General's authority to intervene in matters before the NC Utilities Commission</w:delText>
        </w:r>
        <w:r w:rsidRPr="00567A81">
          <w:rPr>
            <w:b/>
            <w:bCs/>
          </w:rPr>
          <w:delText> </w:delText>
        </w:r>
        <w:r w:rsidRPr="00567A81">
          <w:delText>and clarifies that the Judicial Departmentand Council of State agencies are not required to seek approval from the Attorney General or the Governor to retain private counsel.</w:delText>
        </w:r>
      </w:del>
    </w:p>
    <w:p w14:paraId="630A8109" w14:textId="77777777" w:rsidR="00567A81" w:rsidRPr="00567A81" w:rsidRDefault="00567A81" w:rsidP="00567A81">
      <w:pPr>
        <w:rPr>
          <w:del w:id="154" w:author="Town Peru" w:date="2026-09-25T20:04:00Z" w16du:dateUtc="2026-09-26T00:04:00Z"/>
        </w:rPr>
      </w:pPr>
      <w:del w:id="155" w:author="Town Peru" w:date="2026-09-25T20:04:00Z" w16du:dateUtc="2026-09-26T00:04:00Z">
        <w:r w:rsidRPr="00567A81">
          <w:delText>·         Establishes the State Highway Patrol (SHP) as an independent, cabinet-level department, and transfers the State Capital Police and the License and Theft Bureau within the Division of Motor Vehicles to this new department. ALE is </w:delText>
        </w:r>
        <w:r w:rsidRPr="00567A81">
          <w:rPr>
            <w:u w:val="single"/>
          </w:rPr>
          <w:delText>not </w:delText>
        </w:r>
        <w:r w:rsidRPr="00567A81">
          <w:delText>transferred to this new agency. </w:delText>
        </w:r>
      </w:del>
    </w:p>
    <w:p w14:paraId="25051A9A" w14:textId="77777777" w:rsidR="00567A81" w:rsidRPr="00567A81" w:rsidRDefault="00567A81" w:rsidP="00567A81">
      <w:pPr>
        <w:numPr>
          <w:ilvl w:val="0"/>
          <w:numId w:val="2"/>
        </w:numPr>
        <w:rPr>
          <w:del w:id="156" w:author="Town Peru" w:date="2026-09-25T20:04:00Z" w16du:dateUtc="2026-09-26T00:04:00Z"/>
        </w:rPr>
      </w:pPr>
      <w:del w:id="157" w:author="Town Peru" w:date="2026-09-25T20:04:00Z" w16du:dateUtc="2026-09-26T00:04:00Z">
        <w:r w:rsidRPr="00567A81">
          <w:delText>Eliminates one Governor-appointed seat on the NC Utilities Commission and assigns this appointment to the State Treasurer; and requires the Chair of the Utilities Commission to be elected by a vote of the Commission members (was, designated by the Governor)</w:delText>
        </w:r>
      </w:del>
    </w:p>
    <w:p w14:paraId="4FDA41BD" w14:textId="77777777" w:rsidR="00567A81" w:rsidRPr="00567A81" w:rsidRDefault="00567A81" w:rsidP="00567A81">
      <w:pPr>
        <w:rPr>
          <w:del w:id="158" w:author="Town Peru" w:date="2026-09-25T20:04:00Z" w16du:dateUtc="2026-09-26T00:04:00Z"/>
        </w:rPr>
      </w:pPr>
      <w:del w:id="159" w:author="Town Peru" w:date="2026-09-25T20:04:00Z" w16du:dateUtc="2026-09-26T00:04:00Z">
        <w:r w:rsidRPr="00567A81">
          <w:delText> </w:delText>
        </w:r>
      </w:del>
    </w:p>
    <w:p w14:paraId="0318C78E" w14:textId="77777777" w:rsidR="00567A81" w:rsidRPr="00567A81" w:rsidRDefault="00567A81" w:rsidP="00567A81">
      <w:pPr>
        <w:rPr>
          <w:del w:id="160" w:author="Town Peru" w:date="2026-09-25T20:04:00Z" w16du:dateUtc="2026-09-26T00:04:00Z"/>
        </w:rPr>
      </w:pPr>
      <w:del w:id="161" w:author="Town Peru" w:date="2026-09-25T20:04:00Z" w16du:dateUtc="2026-09-26T00:04:00Z">
        <w:r w:rsidRPr="00567A81">
          <w:delText> </w:delText>
        </w:r>
      </w:del>
    </w:p>
    <w:tbl>
      <w:tblPr>
        <w:tblW w:w="5000" w:type="pct"/>
        <w:tblCellMar>
          <w:left w:w="0" w:type="dxa"/>
          <w:right w:w="0" w:type="dxa"/>
        </w:tblCellMar>
        <w:tblLook w:val="04A0" w:firstRow="1" w:lastRow="0" w:firstColumn="1" w:lastColumn="0" w:noHBand="0" w:noVBand="1"/>
      </w:tblPr>
      <w:tblGrid>
        <w:gridCol w:w="9360"/>
      </w:tblGrid>
      <w:tr w:rsidR="00567A81" w:rsidRPr="00567A81" w14:paraId="23402566" w14:textId="77777777" w:rsidTr="00567A81">
        <w:trPr>
          <w:del w:id="162" w:author="Town Peru" w:date="2026-09-25T20:04:00Z" w16du:dateUtc="2026-09-26T00:04:00Z"/>
        </w:trPr>
        <w:tc>
          <w:tcPr>
            <w:tcW w:w="0" w:type="auto"/>
            <w:hideMark/>
          </w:tcPr>
          <w:tbl>
            <w:tblPr>
              <w:tblW w:w="0" w:type="auto"/>
              <w:tblCellMar>
                <w:left w:w="0" w:type="dxa"/>
                <w:right w:w="0" w:type="dxa"/>
              </w:tblCellMar>
              <w:tblLook w:val="04A0" w:firstRow="1" w:lastRow="0" w:firstColumn="1" w:lastColumn="0" w:noHBand="0" w:noVBand="1"/>
            </w:tblPr>
            <w:tblGrid>
              <w:gridCol w:w="3960"/>
            </w:tblGrid>
            <w:tr w:rsidR="00567A81" w:rsidRPr="00567A81" w14:paraId="43786CE1" w14:textId="77777777">
              <w:trPr>
                <w:del w:id="163" w:author="Town Peru" w:date="2026-09-25T20:04:00Z" w16du:dateUtc="2026-09-26T00:04:00Z"/>
              </w:trPr>
              <w:tc>
                <w:tcPr>
                  <w:tcW w:w="0" w:type="auto"/>
                  <w:hideMark/>
                </w:tcPr>
                <w:tbl>
                  <w:tblPr>
                    <w:tblW w:w="0" w:type="auto"/>
                    <w:tblCellMar>
                      <w:left w:w="0" w:type="dxa"/>
                      <w:right w:w="0" w:type="dxa"/>
                    </w:tblCellMar>
                    <w:tblLook w:val="04A0" w:firstRow="1" w:lastRow="0" w:firstColumn="1" w:lastColumn="0" w:noHBand="0" w:noVBand="1"/>
                  </w:tblPr>
                  <w:tblGrid>
                    <w:gridCol w:w="3750"/>
                  </w:tblGrid>
                  <w:tr w:rsidR="00567A81" w:rsidRPr="00567A81" w14:paraId="34678138" w14:textId="77777777">
                    <w:trPr>
                      <w:del w:id="164" w:author="Town Peru" w:date="2026-09-25T20:04:00Z" w16du:dateUtc="2026-09-26T00:04:00Z"/>
                    </w:trPr>
                    <w:tc>
                      <w:tcPr>
                        <w:tcW w:w="0" w:type="auto"/>
                        <w:hideMark/>
                      </w:tcPr>
                      <w:p w14:paraId="68AC4888" w14:textId="77777777" w:rsidR="00567A81" w:rsidRPr="00567A81" w:rsidRDefault="00567A81" w:rsidP="00567A81">
                        <w:pPr>
                          <w:rPr>
                            <w:del w:id="165" w:author="Town Peru" w:date="2026-09-25T20:04:00Z" w16du:dateUtc="2026-09-26T00:04:00Z"/>
                          </w:rPr>
                        </w:pPr>
                        <w:del w:id="166" w:author="Town Peru" w:date="2026-09-25T20:04:00Z" w16du:dateUtc="2026-09-26T00:04:00Z">
                          <w:r w:rsidRPr="00567A81">
                            <w:rPr>
                              <w:b/>
                              <w:bCs/>
                            </w:rPr>
                            <w:delText>David P. Ferrell</w:delText>
                          </w:r>
                          <w:r w:rsidRPr="00567A81">
                            <w:rPr>
                              <w:rFonts w:ascii="Arial" w:hAnsi="Arial" w:cs="Arial"/>
                              <w:b/>
                              <w:bCs/>
                            </w:rPr>
                            <w:delText>​​​​</w:delText>
                          </w:r>
                        </w:del>
                      </w:p>
                    </w:tc>
                  </w:tr>
                  <w:tr w:rsidR="00567A81" w:rsidRPr="00567A81" w14:paraId="6FC95FE4" w14:textId="77777777">
                    <w:trPr>
                      <w:del w:id="167" w:author="Town Peru" w:date="2026-09-25T20:04:00Z" w16du:dateUtc="2026-09-26T00:04:00Z"/>
                    </w:trPr>
                    <w:tc>
                      <w:tcPr>
                        <w:tcW w:w="0" w:type="auto"/>
                        <w:hideMark/>
                      </w:tcPr>
                      <w:tbl>
                        <w:tblPr>
                          <w:tblW w:w="0" w:type="auto"/>
                          <w:tblCellMar>
                            <w:left w:w="0" w:type="dxa"/>
                            <w:right w:w="0" w:type="dxa"/>
                          </w:tblCellMar>
                          <w:tblLook w:val="04A0" w:firstRow="1" w:lastRow="0" w:firstColumn="1" w:lastColumn="0" w:noHBand="0" w:noVBand="1"/>
                        </w:tblPr>
                        <w:tblGrid>
                          <w:gridCol w:w="1268"/>
                          <w:gridCol w:w="163"/>
                          <w:gridCol w:w="2319"/>
                        </w:tblGrid>
                        <w:tr w:rsidR="00567A81" w:rsidRPr="00567A81" w14:paraId="40DF76FB" w14:textId="77777777">
                          <w:trPr>
                            <w:del w:id="168" w:author="Town Peru" w:date="2026-09-25T20:04:00Z" w16du:dateUtc="2026-09-26T00:04:00Z"/>
                          </w:trPr>
                          <w:tc>
                            <w:tcPr>
                              <w:tcW w:w="0" w:type="auto"/>
                              <w:hideMark/>
                            </w:tcPr>
                            <w:p w14:paraId="01D51CD6" w14:textId="77777777" w:rsidR="00567A81" w:rsidRPr="00567A81" w:rsidRDefault="00567A81" w:rsidP="00567A81">
                              <w:pPr>
                                <w:rPr>
                                  <w:del w:id="169" w:author="Town Peru" w:date="2026-09-25T20:04:00Z" w16du:dateUtc="2026-09-26T00:04:00Z"/>
                                </w:rPr>
                              </w:pPr>
                              <w:del w:id="170" w:author="Town Peru" w:date="2026-09-25T20:04:00Z" w16du:dateUtc="2026-09-26T00:04:00Z">
                                <w:r w:rsidRPr="00567A81">
                                  <w:delText>Shareholder</w:delText>
                                </w:r>
                              </w:del>
                            </w:p>
                          </w:tc>
                          <w:tc>
                            <w:tcPr>
                              <w:tcW w:w="0" w:type="auto"/>
                              <w:hideMark/>
                            </w:tcPr>
                            <w:p w14:paraId="67BFE8E6" w14:textId="77777777" w:rsidR="00567A81" w:rsidRPr="00567A81" w:rsidRDefault="00567A81" w:rsidP="00567A81">
                              <w:pPr>
                                <w:rPr>
                                  <w:del w:id="171" w:author="Town Peru" w:date="2026-09-25T20:04:00Z" w16du:dateUtc="2026-09-26T00:04:00Z"/>
                                </w:rPr>
                              </w:pPr>
                              <w:del w:id="172" w:author="Town Peru" w:date="2026-09-25T20:04:00Z" w16du:dateUtc="2026-09-26T00:04:00Z">
                                <w:r w:rsidRPr="00567A81">
                                  <w:delText> | </w:delText>
                                </w:r>
                              </w:del>
                            </w:p>
                          </w:tc>
                          <w:tc>
                            <w:tcPr>
                              <w:tcW w:w="0" w:type="auto"/>
                              <w:hideMark/>
                            </w:tcPr>
                            <w:p w14:paraId="4856B15F" w14:textId="77777777" w:rsidR="00567A81" w:rsidRPr="00567A81" w:rsidRDefault="00567A81" w:rsidP="00567A81">
                              <w:pPr>
                                <w:rPr>
                                  <w:del w:id="173" w:author="Town Peru" w:date="2026-09-25T20:04:00Z" w16du:dateUtc="2026-09-26T00:04:00Z"/>
                                </w:rPr>
                              </w:pPr>
                              <w:del w:id="174" w:author="Town Peru" w:date="2026-09-25T20:04:00Z" w16du:dateUtc="2026-09-26T00:04:00Z">
                                <w:r w:rsidRPr="00567A81">
                                  <w:delText>Government Solutions</w:delText>
                                </w:r>
                              </w:del>
                            </w:p>
                          </w:tc>
                        </w:tr>
                      </w:tbl>
                      <w:p w14:paraId="57E4637C" w14:textId="77777777" w:rsidR="00567A81" w:rsidRPr="00567A81" w:rsidRDefault="00567A81" w:rsidP="00567A81">
                        <w:pPr>
                          <w:rPr>
                            <w:del w:id="175" w:author="Town Peru" w:date="2026-09-25T20:04:00Z" w16du:dateUtc="2026-09-26T00:04:00Z"/>
                          </w:rPr>
                        </w:pPr>
                      </w:p>
                    </w:tc>
                  </w:tr>
                  <w:tr w:rsidR="00567A81" w:rsidRPr="00567A81" w14:paraId="04F713B8" w14:textId="77777777">
                    <w:trPr>
                      <w:del w:id="176" w:author="Town Peru" w:date="2026-09-25T20:04:00Z" w16du:dateUtc="2026-09-26T00:04:00Z"/>
                    </w:trPr>
                    <w:tc>
                      <w:tcPr>
                        <w:tcW w:w="0" w:type="auto"/>
                        <w:hideMark/>
                      </w:tcPr>
                      <w:tbl>
                        <w:tblPr>
                          <w:tblW w:w="0" w:type="auto"/>
                          <w:tblCellMar>
                            <w:left w:w="0" w:type="dxa"/>
                            <w:right w:w="0" w:type="dxa"/>
                          </w:tblCellMar>
                          <w:tblLook w:val="04A0" w:firstRow="1" w:lastRow="0" w:firstColumn="1" w:lastColumn="0" w:noHBand="0" w:noVBand="1"/>
                        </w:tblPr>
                        <w:tblGrid>
                          <w:gridCol w:w="1800"/>
                          <w:gridCol w:w="6"/>
                        </w:tblGrid>
                        <w:tr w:rsidR="00567A81" w:rsidRPr="00567A81" w14:paraId="72F580CF" w14:textId="77777777">
                          <w:trPr>
                            <w:del w:id="177" w:author="Town Peru" w:date="2026-09-25T20:04:00Z" w16du:dateUtc="2026-09-26T00:04:00Z"/>
                          </w:trPr>
                          <w:tc>
                            <w:tcPr>
                              <w:tcW w:w="0" w:type="auto"/>
                              <w:hideMark/>
                            </w:tcPr>
                            <w:p w14:paraId="1B70917C" w14:textId="77777777" w:rsidR="00567A81" w:rsidRPr="00567A81" w:rsidRDefault="00567A81" w:rsidP="00567A81">
                              <w:pPr>
                                <w:rPr>
                                  <w:del w:id="178" w:author="Town Peru" w:date="2026-09-25T20:04:00Z" w16du:dateUtc="2026-09-26T00:04:00Z"/>
                                </w:rPr>
                              </w:pPr>
                              <w:del w:id="179" w:author="Town Peru" w:date="2026-09-25T20:04:00Z" w16du:dateUtc="2026-09-26T00:04:00Z">
                                <w:r w:rsidRPr="00567A81">
                                  <w:delText>P: (919) 573</w:delText>
                                </w:r>
                                <w:r w:rsidRPr="00567A81">
                                  <w:noBreakHyphen/>
                                  <w:delText>7421</w:delText>
                                </w:r>
                              </w:del>
                            </w:p>
                          </w:tc>
                          <w:tc>
                            <w:tcPr>
                              <w:tcW w:w="0" w:type="auto"/>
                              <w:hideMark/>
                            </w:tcPr>
                            <w:p w14:paraId="488A0BDA" w14:textId="77777777" w:rsidR="00567A81" w:rsidRPr="00567A81" w:rsidRDefault="00567A81" w:rsidP="00567A81">
                              <w:pPr>
                                <w:rPr>
                                  <w:del w:id="180" w:author="Town Peru" w:date="2026-09-25T20:04:00Z" w16du:dateUtc="2026-09-26T00:04:00Z"/>
                                </w:rPr>
                              </w:pPr>
                            </w:p>
                          </w:tc>
                        </w:tr>
                      </w:tbl>
                      <w:p w14:paraId="4F5B8480" w14:textId="77777777" w:rsidR="00567A81" w:rsidRPr="00567A81" w:rsidRDefault="00567A81" w:rsidP="00567A81">
                        <w:pPr>
                          <w:rPr>
                            <w:del w:id="181" w:author="Town Peru" w:date="2026-09-25T20:04:00Z" w16du:dateUtc="2026-09-26T00:04:00Z"/>
                          </w:rPr>
                        </w:pPr>
                      </w:p>
                    </w:tc>
                  </w:tr>
                  <w:tr w:rsidR="00567A81" w:rsidRPr="00567A81" w14:paraId="7FE5CDD9" w14:textId="77777777">
                    <w:trPr>
                      <w:del w:id="182" w:author="Town Peru" w:date="2026-09-25T20:04:00Z" w16du:dateUtc="2026-09-26T00:04:00Z"/>
                    </w:trPr>
                    <w:tc>
                      <w:tcPr>
                        <w:tcW w:w="0" w:type="auto"/>
                        <w:hideMark/>
                      </w:tcPr>
                      <w:tbl>
                        <w:tblPr>
                          <w:tblW w:w="0" w:type="auto"/>
                          <w:tblCellMar>
                            <w:left w:w="0" w:type="dxa"/>
                            <w:right w:w="0" w:type="dxa"/>
                          </w:tblCellMar>
                          <w:tblLook w:val="04A0" w:firstRow="1" w:lastRow="0" w:firstColumn="1" w:lastColumn="0" w:noHBand="0" w:noVBand="1"/>
                        </w:tblPr>
                        <w:tblGrid>
                          <w:gridCol w:w="3203"/>
                        </w:tblGrid>
                        <w:tr w:rsidR="00567A81" w:rsidRPr="00567A81" w14:paraId="71C6F611" w14:textId="77777777">
                          <w:trPr>
                            <w:del w:id="183" w:author="Town Peru" w:date="2026-09-25T20:04:00Z" w16du:dateUtc="2026-09-26T00:04:00Z"/>
                          </w:trPr>
                          <w:tc>
                            <w:tcPr>
                              <w:tcW w:w="0" w:type="auto"/>
                              <w:hideMark/>
                            </w:tcPr>
                            <w:p w14:paraId="15BC3EEE" w14:textId="77777777" w:rsidR="00567A81" w:rsidRPr="00567A81" w:rsidRDefault="00567A81" w:rsidP="00567A81">
                              <w:pPr>
                                <w:rPr>
                                  <w:del w:id="184" w:author="Town Peru" w:date="2026-09-25T20:04:00Z" w16du:dateUtc="2026-09-26T00:04:00Z"/>
                                </w:rPr>
                              </w:pPr>
                              <w:del w:id="185" w:author="Town Peru" w:date="2026-09-25T20:04:00Z" w16du:dateUtc="2026-09-26T00:04:00Z">
                                <w:r>
                                  <w:fldChar w:fldCharType="begin"/>
                                </w:r>
                                <w:r>
                                  <w:delInstrText>HYPERLINK "mailto:DFerrell@maynardnexsen.com" \t "_blank" \o "mailto:DFerrell@maynardnexsen.com"</w:delInstrText>
                                </w:r>
                                <w:r>
                                  <w:fldChar w:fldCharType="separate"/>
                                </w:r>
                                <w:r w:rsidRPr="00567A81">
                                  <w:rPr>
                                    <w:rStyle w:val="Hyperlink"/>
                                  </w:rPr>
                                  <w:delText>DFerrell@maynardnexsen.com</w:delText>
                                </w:r>
                                <w:r>
                                  <w:fldChar w:fldCharType="end"/>
                                </w:r>
                              </w:del>
                            </w:p>
                          </w:tc>
                        </w:tr>
                      </w:tbl>
                      <w:p w14:paraId="78DAE08F" w14:textId="77777777" w:rsidR="00567A81" w:rsidRPr="00567A81" w:rsidRDefault="00567A81" w:rsidP="00567A81">
                        <w:pPr>
                          <w:rPr>
                            <w:del w:id="186" w:author="Town Peru" w:date="2026-09-25T20:04:00Z" w16du:dateUtc="2026-09-26T00:04:00Z"/>
                          </w:rPr>
                        </w:pPr>
                      </w:p>
                    </w:tc>
                  </w:tr>
                </w:tbl>
                <w:p w14:paraId="2E17006F" w14:textId="77777777" w:rsidR="00567A81" w:rsidRPr="00567A81" w:rsidRDefault="00567A81" w:rsidP="00567A81">
                  <w:pPr>
                    <w:rPr>
                      <w:del w:id="187" w:author="Town Peru" w:date="2026-09-25T20:04:00Z" w16du:dateUtc="2026-09-26T00:04:00Z"/>
                    </w:rPr>
                  </w:pPr>
                </w:p>
              </w:tc>
            </w:tr>
            <w:tr w:rsidR="00567A81" w:rsidRPr="00567A81" w14:paraId="5852AA27" w14:textId="77777777">
              <w:trPr>
                <w:del w:id="188" w:author="Town Peru" w:date="2026-09-25T20:04:00Z" w16du:dateUtc="2026-09-26T00:04:00Z"/>
              </w:trPr>
              <w:tc>
                <w:tcPr>
                  <w:tcW w:w="0" w:type="auto"/>
                  <w:hideMark/>
                </w:tcPr>
                <w:p w14:paraId="7DF5C34F" w14:textId="77777777" w:rsidR="00567A81" w:rsidRPr="00567A81" w:rsidRDefault="00567A81" w:rsidP="00567A81">
                  <w:pPr>
                    <w:rPr>
                      <w:del w:id="189" w:author="Town Peru" w:date="2026-09-25T20:04:00Z" w16du:dateUtc="2026-09-26T00:04:00Z"/>
                    </w:rPr>
                  </w:pPr>
                </w:p>
              </w:tc>
            </w:tr>
            <w:tr w:rsidR="00567A81" w:rsidRPr="00567A81" w14:paraId="7C660049" w14:textId="77777777">
              <w:trPr>
                <w:del w:id="190" w:author="Town Peru" w:date="2026-09-25T20:04:00Z" w16du:dateUtc="2026-09-26T00:04:00Z"/>
              </w:trPr>
              <w:tc>
                <w:tcPr>
                  <w:tcW w:w="0" w:type="auto"/>
                  <w:tcMar>
                    <w:top w:w="165" w:type="dxa"/>
                    <w:left w:w="0" w:type="dxa"/>
                    <w:bottom w:w="0" w:type="dxa"/>
                    <w:right w:w="0" w:type="dxa"/>
                  </w:tcMar>
                  <w:hideMark/>
                </w:tcPr>
                <w:tbl>
                  <w:tblPr>
                    <w:tblW w:w="0" w:type="auto"/>
                    <w:tblCellMar>
                      <w:left w:w="0" w:type="dxa"/>
                      <w:right w:w="0" w:type="dxa"/>
                    </w:tblCellMar>
                    <w:tblLook w:val="04A0" w:firstRow="1" w:lastRow="0" w:firstColumn="1" w:lastColumn="0" w:noHBand="0" w:noVBand="1"/>
                  </w:tblPr>
                  <w:tblGrid>
                    <w:gridCol w:w="3103"/>
                  </w:tblGrid>
                  <w:tr w:rsidR="00567A81" w:rsidRPr="00567A81" w14:paraId="71BDD394" w14:textId="77777777">
                    <w:trPr>
                      <w:del w:id="191" w:author="Town Peru" w:date="2026-09-25T20:04:00Z" w16du:dateUtc="2026-09-26T00:04:00Z"/>
                    </w:trPr>
                    <w:tc>
                      <w:tcPr>
                        <w:tcW w:w="0" w:type="auto"/>
                        <w:hideMark/>
                      </w:tcPr>
                      <w:p w14:paraId="76568F21" w14:textId="77777777" w:rsidR="00567A81" w:rsidRPr="00567A81" w:rsidRDefault="00567A81" w:rsidP="00567A81">
                        <w:pPr>
                          <w:rPr>
                            <w:del w:id="192" w:author="Town Peru" w:date="2026-09-25T20:04:00Z" w16du:dateUtc="2026-09-26T00:04:00Z"/>
                          </w:rPr>
                        </w:pPr>
                        <w:del w:id="193" w:author="Town Peru" w:date="2026-09-25T20:04:00Z" w16du:dateUtc="2026-09-26T00:04:00Z">
                          <w:r w:rsidRPr="00567A81">
                            <w:delText>4141 Parklake Avenue </w:delText>
                          </w:r>
                          <w:r w:rsidRPr="00567A81">
                            <w:br/>
                            <w:delText>Suite 200</w:delText>
                          </w:r>
                        </w:del>
                      </w:p>
                    </w:tc>
                  </w:tr>
                  <w:tr w:rsidR="00567A81" w:rsidRPr="00567A81" w14:paraId="6AB00DE7" w14:textId="77777777">
                    <w:trPr>
                      <w:del w:id="194" w:author="Town Peru" w:date="2026-09-25T20:04:00Z" w16du:dateUtc="2026-09-26T00:04:00Z"/>
                    </w:trPr>
                    <w:tc>
                      <w:tcPr>
                        <w:tcW w:w="0" w:type="auto"/>
                        <w:hideMark/>
                      </w:tcPr>
                      <w:tbl>
                        <w:tblPr>
                          <w:tblW w:w="0" w:type="auto"/>
                          <w:tblCellMar>
                            <w:left w:w="0" w:type="dxa"/>
                            <w:right w:w="0" w:type="dxa"/>
                          </w:tblCellMar>
                          <w:tblLook w:val="04A0" w:firstRow="1" w:lastRow="0" w:firstColumn="1" w:lastColumn="0" w:noHBand="0" w:noVBand="1"/>
                        </w:tblPr>
                        <w:tblGrid>
                          <w:gridCol w:w="770"/>
                          <w:gridCol w:w="118"/>
                          <w:gridCol w:w="1524"/>
                          <w:gridCol w:w="49"/>
                          <w:gridCol w:w="642"/>
                        </w:tblGrid>
                        <w:tr w:rsidR="00567A81" w:rsidRPr="00567A81" w14:paraId="3A9FAD1A" w14:textId="77777777">
                          <w:trPr>
                            <w:del w:id="195" w:author="Town Peru" w:date="2026-09-25T20:04:00Z" w16du:dateUtc="2026-09-26T00:04:00Z"/>
                          </w:trPr>
                          <w:tc>
                            <w:tcPr>
                              <w:tcW w:w="0" w:type="auto"/>
                              <w:hideMark/>
                            </w:tcPr>
                            <w:p w14:paraId="1A6AD8DE" w14:textId="77777777" w:rsidR="00567A81" w:rsidRPr="00567A81" w:rsidRDefault="00567A81" w:rsidP="00567A81">
                              <w:pPr>
                                <w:rPr>
                                  <w:del w:id="196" w:author="Town Peru" w:date="2026-09-25T20:04:00Z" w16du:dateUtc="2026-09-26T00:04:00Z"/>
                                </w:rPr>
                              </w:pPr>
                              <w:del w:id="197" w:author="Town Peru" w:date="2026-09-25T20:04:00Z" w16du:dateUtc="2026-09-26T00:04:00Z">
                                <w:r w:rsidRPr="00567A81">
                                  <w:delText>Raleigh</w:delText>
                                </w:r>
                              </w:del>
                            </w:p>
                          </w:tc>
                          <w:tc>
                            <w:tcPr>
                              <w:tcW w:w="0" w:type="auto"/>
                              <w:hideMark/>
                            </w:tcPr>
                            <w:p w14:paraId="100E791E" w14:textId="77777777" w:rsidR="00567A81" w:rsidRPr="00567A81" w:rsidRDefault="00567A81" w:rsidP="00567A81">
                              <w:pPr>
                                <w:rPr>
                                  <w:del w:id="198" w:author="Town Peru" w:date="2026-09-25T20:04:00Z" w16du:dateUtc="2026-09-26T00:04:00Z"/>
                                </w:rPr>
                              </w:pPr>
                              <w:del w:id="199" w:author="Town Peru" w:date="2026-09-25T20:04:00Z" w16du:dateUtc="2026-09-26T00:04:00Z">
                                <w:r w:rsidRPr="00567A81">
                                  <w:delText>, </w:delText>
                                </w:r>
                              </w:del>
                            </w:p>
                          </w:tc>
                          <w:tc>
                            <w:tcPr>
                              <w:tcW w:w="0" w:type="auto"/>
                              <w:hideMark/>
                            </w:tcPr>
                            <w:p w14:paraId="16493DC8" w14:textId="77777777" w:rsidR="00567A81" w:rsidRPr="00567A81" w:rsidRDefault="00567A81" w:rsidP="00567A81">
                              <w:pPr>
                                <w:rPr>
                                  <w:del w:id="200" w:author="Town Peru" w:date="2026-09-25T20:04:00Z" w16du:dateUtc="2026-09-26T00:04:00Z"/>
                                </w:rPr>
                              </w:pPr>
                              <w:del w:id="201" w:author="Town Peru" w:date="2026-09-25T20:04:00Z" w16du:dateUtc="2026-09-26T00:04:00Z">
                                <w:r w:rsidRPr="00567A81">
                                  <w:delText>North Carolina</w:delText>
                                </w:r>
                              </w:del>
                            </w:p>
                          </w:tc>
                          <w:tc>
                            <w:tcPr>
                              <w:tcW w:w="0" w:type="auto"/>
                              <w:hideMark/>
                            </w:tcPr>
                            <w:p w14:paraId="12D3D8E2" w14:textId="77777777" w:rsidR="00567A81" w:rsidRPr="00567A81" w:rsidRDefault="00567A81" w:rsidP="00567A81">
                              <w:pPr>
                                <w:rPr>
                                  <w:del w:id="202" w:author="Town Peru" w:date="2026-09-25T20:04:00Z" w16du:dateUtc="2026-09-26T00:04:00Z"/>
                                </w:rPr>
                              </w:pPr>
                              <w:del w:id="203" w:author="Town Peru" w:date="2026-09-25T20:04:00Z" w16du:dateUtc="2026-09-26T00:04:00Z">
                                <w:r w:rsidRPr="00567A81">
                                  <w:delText> </w:delText>
                                </w:r>
                              </w:del>
                            </w:p>
                          </w:tc>
                          <w:tc>
                            <w:tcPr>
                              <w:tcW w:w="0" w:type="auto"/>
                              <w:hideMark/>
                            </w:tcPr>
                            <w:p w14:paraId="6434048E" w14:textId="77777777" w:rsidR="00567A81" w:rsidRPr="00567A81" w:rsidRDefault="00567A81" w:rsidP="00567A81">
                              <w:pPr>
                                <w:rPr>
                                  <w:del w:id="204" w:author="Town Peru" w:date="2026-09-25T20:04:00Z" w16du:dateUtc="2026-09-26T00:04:00Z"/>
                                </w:rPr>
                              </w:pPr>
                              <w:del w:id="205" w:author="Town Peru" w:date="2026-09-25T20:04:00Z" w16du:dateUtc="2026-09-26T00:04:00Z">
                                <w:r w:rsidRPr="00567A81">
                                  <w:delText>27612</w:delText>
                                </w:r>
                              </w:del>
                            </w:p>
                          </w:tc>
                        </w:tr>
                      </w:tbl>
                      <w:p w14:paraId="1AC09F68" w14:textId="77777777" w:rsidR="00567A81" w:rsidRPr="00567A81" w:rsidRDefault="00567A81" w:rsidP="00567A81">
                        <w:pPr>
                          <w:rPr>
                            <w:del w:id="206" w:author="Town Peru" w:date="2026-09-25T20:04:00Z" w16du:dateUtc="2026-09-26T00:04:00Z"/>
                          </w:rPr>
                        </w:pPr>
                      </w:p>
                    </w:tc>
                  </w:tr>
                </w:tbl>
                <w:p w14:paraId="7F124ECD" w14:textId="77777777" w:rsidR="00567A81" w:rsidRPr="00567A81" w:rsidRDefault="00567A81" w:rsidP="00567A81">
                  <w:pPr>
                    <w:rPr>
                      <w:del w:id="207" w:author="Town Peru" w:date="2026-09-25T20:04:00Z" w16du:dateUtc="2026-09-26T00:04:00Z"/>
                    </w:rPr>
                  </w:pPr>
                </w:p>
              </w:tc>
            </w:tr>
            <w:tr w:rsidR="00567A81" w:rsidRPr="00567A81" w14:paraId="7A1240A4" w14:textId="77777777">
              <w:trPr>
                <w:del w:id="208" w:author="Town Peru" w:date="2026-09-25T20:04:00Z" w16du:dateUtc="2026-09-26T00:04:00Z"/>
              </w:trPr>
              <w:tc>
                <w:tcPr>
                  <w:tcW w:w="0" w:type="auto"/>
                  <w:tcMar>
                    <w:top w:w="195" w:type="dxa"/>
                    <w:left w:w="0" w:type="dxa"/>
                    <w:bottom w:w="0" w:type="dxa"/>
                    <w:right w:w="0" w:type="dxa"/>
                  </w:tcMar>
                  <w:hideMark/>
                </w:tcPr>
                <w:p w14:paraId="7025ED6C" w14:textId="728D7948" w:rsidR="00567A81" w:rsidRPr="00567A81" w:rsidRDefault="00567A81" w:rsidP="00567A81">
                  <w:pPr>
                    <w:rPr>
                      <w:del w:id="209" w:author="Town Peru" w:date="2026-09-25T20:04:00Z" w16du:dateUtc="2026-09-26T00:04:00Z"/>
                    </w:rPr>
                  </w:pPr>
                  <w:del w:id="210" w:author="Town Peru" w:date="2026-09-25T20:04:00Z" w16du:dateUtc="2026-09-26T00:04:00Z">
                    <w:r w:rsidRPr="00567A81">
                      <w:rPr>
                        <w:noProof/>
                      </w:rPr>
                      <w:drawing>
                        <wp:inline distT="0" distB="0" distL="0" distR="0" wp14:anchorId="11994C75" wp14:editId="07160369">
                          <wp:extent cx="2514600" cy="838200"/>
                          <wp:effectExtent l="0" t="0" r="0" b="0"/>
                          <wp:docPr id="18664409" name="Picture 2" descr="Image">
                            <a:hlinkClick xmlns:a="http://schemas.openxmlformats.org/drawingml/2006/main" r:id="rId7" tgtFrame="_blank" tooltip="https://www.maynardnexsen.co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838200"/>
                                  </a:xfrm>
                                  <a:prstGeom prst="rect">
                                    <a:avLst/>
                                  </a:prstGeom>
                                  <a:noFill/>
                                  <a:ln>
                                    <a:noFill/>
                                  </a:ln>
                                </pic:spPr>
                              </pic:pic>
                            </a:graphicData>
                          </a:graphic>
                        </wp:inline>
                      </w:drawing>
                    </w:r>
                  </w:del>
                </w:p>
              </w:tc>
            </w:tr>
            <w:tr w:rsidR="00567A81" w:rsidRPr="00567A81" w14:paraId="1CA1F821" w14:textId="77777777">
              <w:trPr>
                <w:del w:id="211" w:author="Town Peru" w:date="2026-09-25T20:04:00Z" w16du:dateUtc="2026-09-26T00:04:00Z"/>
              </w:trPr>
              <w:tc>
                <w:tcPr>
                  <w:tcW w:w="0" w:type="auto"/>
                  <w:tcMar>
                    <w:top w:w="120" w:type="dxa"/>
                    <w:left w:w="0" w:type="dxa"/>
                    <w:bottom w:w="0" w:type="dxa"/>
                    <w:right w:w="0" w:type="dxa"/>
                  </w:tcMar>
                  <w:hideMark/>
                </w:tcPr>
                <w:p w14:paraId="2946CFE3" w14:textId="77777777" w:rsidR="00567A81" w:rsidRPr="00567A81" w:rsidRDefault="00567A81" w:rsidP="00567A81">
                  <w:pPr>
                    <w:rPr>
                      <w:del w:id="212" w:author="Town Peru" w:date="2026-09-25T20:04:00Z" w16du:dateUtc="2026-09-26T00:04:00Z"/>
                    </w:rPr>
                  </w:pPr>
                  <w:del w:id="213" w:author="Town Peru" w:date="2026-09-25T20:04:00Z" w16du:dateUtc="2026-09-26T00:04:00Z">
                    <w:r w:rsidRPr="00567A81">
                      <w:br/>
                      <w:delText> </w:delText>
                    </w:r>
                  </w:del>
                </w:p>
              </w:tc>
            </w:tr>
            <w:tr w:rsidR="00567A81" w:rsidRPr="00567A81" w14:paraId="2AA1BDDB" w14:textId="77777777">
              <w:trPr>
                <w:del w:id="214" w:author="Town Peru" w:date="2026-09-25T20:04:00Z" w16du:dateUtc="2026-09-26T00:04:00Z"/>
              </w:trPr>
              <w:tc>
                <w:tcPr>
                  <w:tcW w:w="0" w:type="auto"/>
                  <w:vAlign w:val="center"/>
                  <w:hideMark/>
                </w:tcPr>
                <w:p w14:paraId="0CB8DA77" w14:textId="77777777" w:rsidR="00567A81" w:rsidRPr="00567A81" w:rsidRDefault="00567A81" w:rsidP="00567A81">
                  <w:pPr>
                    <w:rPr>
                      <w:del w:id="215" w:author="Town Peru" w:date="2026-09-25T20:04:00Z" w16du:dateUtc="2026-09-26T00:04:00Z"/>
                    </w:rPr>
                  </w:pPr>
                  <w:del w:id="216" w:author="Town Peru" w:date="2026-09-25T20:04:00Z" w16du:dateUtc="2026-09-26T00:04:00Z">
                    <w:r w:rsidRPr="00567A81">
                      <w:delText> </w:delText>
                    </w:r>
                  </w:del>
                </w:p>
              </w:tc>
            </w:tr>
          </w:tbl>
          <w:p w14:paraId="19FD3DFF" w14:textId="77777777" w:rsidR="00567A81" w:rsidRPr="00567A81" w:rsidRDefault="00567A81" w:rsidP="00567A81">
            <w:pPr>
              <w:rPr>
                <w:del w:id="217" w:author="Town Peru" w:date="2026-09-25T20:04:00Z" w16du:dateUtc="2026-09-26T00:04:00Z"/>
              </w:rPr>
            </w:pPr>
          </w:p>
        </w:tc>
      </w:tr>
    </w:tbl>
    <w:p w14:paraId="6F0EB37B" w14:textId="77777777" w:rsidR="00567A81" w:rsidRDefault="00567A81"/>
    <w:sectPr w:rsidR="00567A8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342D86" w14:textId="77777777" w:rsidR="00877880" w:rsidRDefault="00877880" w:rsidP="00055C34">
      <w:pPr>
        <w:spacing w:after="0" w:line="240" w:lineRule="auto"/>
      </w:pPr>
      <w:r>
        <w:separator/>
      </w:r>
    </w:p>
  </w:endnote>
  <w:endnote w:type="continuationSeparator" w:id="0">
    <w:p w14:paraId="153FE626" w14:textId="77777777" w:rsidR="00877880" w:rsidRDefault="00877880" w:rsidP="00055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skerville Old Face">
    <w:panose1 w:val="02020602080505020303"/>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E03E8" w14:textId="77777777" w:rsidR="00055C34" w:rsidRDefault="00055C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5B8C86" w14:textId="77777777" w:rsidR="00055C34" w:rsidRDefault="00055C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ECBF4" w14:textId="77777777" w:rsidR="00055C34" w:rsidRDefault="00055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46BFED" w14:textId="77777777" w:rsidR="00877880" w:rsidRDefault="00877880" w:rsidP="00055C34">
      <w:pPr>
        <w:spacing w:after="0" w:line="240" w:lineRule="auto"/>
      </w:pPr>
      <w:r>
        <w:separator/>
      </w:r>
    </w:p>
  </w:footnote>
  <w:footnote w:type="continuationSeparator" w:id="0">
    <w:p w14:paraId="39C4920F" w14:textId="77777777" w:rsidR="00877880" w:rsidRDefault="00877880" w:rsidP="00055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59923" w14:textId="77777777" w:rsidR="00055C34" w:rsidRDefault="00055C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029A60" w14:textId="77777777" w:rsidR="00055C34" w:rsidRDefault="00055C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855E2" w14:textId="77777777" w:rsidR="00055C34" w:rsidRDefault="00055C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43026"/>
    <w:multiLevelType w:val="multilevel"/>
    <w:tmpl w:val="CDB4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856BDF"/>
    <w:multiLevelType w:val="multilevel"/>
    <w:tmpl w:val="56A2D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4859544">
    <w:abstractNumId w:val="1"/>
  </w:num>
  <w:num w:numId="2" w16cid:durableId="310909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A81"/>
    <w:rsid w:val="00055C34"/>
    <w:rsid w:val="0017728F"/>
    <w:rsid w:val="001E3A92"/>
    <w:rsid w:val="0020080F"/>
    <w:rsid w:val="002D66F4"/>
    <w:rsid w:val="002F7F93"/>
    <w:rsid w:val="00350269"/>
    <w:rsid w:val="004845DF"/>
    <w:rsid w:val="004A11DF"/>
    <w:rsid w:val="004F19BD"/>
    <w:rsid w:val="00567A81"/>
    <w:rsid w:val="005E33BB"/>
    <w:rsid w:val="006275D2"/>
    <w:rsid w:val="007528C1"/>
    <w:rsid w:val="00773A0D"/>
    <w:rsid w:val="00793A00"/>
    <w:rsid w:val="007B0590"/>
    <w:rsid w:val="00811B4D"/>
    <w:rsid w:val="00820C8E"/>
    <w:rsid w:val="00830490"/>
    <w:rsid w:val="00846C7A"/>
    <w:rsid w:val="00877880"/>
    <w:rsid w:val="008E4DD9"/>
    <w:rsid w:val="008F7E3F"/>
    <w:rsid w:val="00B37874"/>
    <w:rsid w:val="00BF12B9"/>
    <w:rsid w:val="00D90A5A"/>
    <w:rsid w:val="00DA2933"/>
    <w:rsid w:val="00DD3F67"/>
    <w:rsid w:val="00EB7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14BDA4"/>
  <w15:chartTrackingRefBased/>
  <w15:docId w15:val="{8BFA0306-371D-804A-AF5B-89DBB01A8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A81"/>
    <w:rPr>
      <w:rFonts w:eastAsiaTheme="majorEastAsia" w:cstheme="majorBidi"/>
      <w:color w:val="272727" w:themeColor="text1" w:themeTint="D8"/>
    </w:rPr>
  </w:style>
  <w:style w:type="paragraph" w:styleId="Title">
    <w:name w:val="Title"/>
    <w:basedOn w:val="Normal"/>
    <w:next w:val="Normal"/>
    <w:link w:val="TitleChar"/>
    <w:uiPriority w:val="10"/>
    <w:qFormat/>
    <w:rsid w:val="00567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A81"/>
    <w:pPr>
      <w:spacing w:before="160"/>
      <w:jc w:val="center"/>
    </w:pPr>
    <w:rPr>
      <w:i/>
      <w:iCs/>
      <w:color w:val="404040" w:themeColor="text1" w:themeTint="BF"/>
    </w:rPr>
  </w:style>
  <w:style w:type="character" w:customStyle="1" w:styleId="QuoteChar">
    <w:name w:val="Quote Char"/>
    <w:basedOn w:val="DefaultParagraphFont"/>
    <w:link w:val="Quote"/>
    <w:uiPriority w:val="29"/>
    <w:rsid w:val="00567A81"/>
    <w:rPr>
      <w:i/>
      <w:iCs/>
      <w:color w:val="404040" w:themeColor="text1" w:themeTint="BF"/>
    </w:rPr>
  </w:style>
  <w:style w:type="paragraph" w:styleId="ListParagraph">
    <w:name w:val="List Paragraph"/>
    <w:basedOn w:val="Normal"/>
    <w:uiPriority w:val="34"/>
    <w:qFormat/>
    <w:rsid w:val="00567A81"/>
    <w:pPr>
      <w:ind w:left="720"/>
      <w:contextualSpacing/>
    </w:pPr>
  </w:style>
  <w:style w:type="character" w:styleId="IntenseEmphasis">
    <w:name w:val="Intense Emphasis"/>
    <w:basedOn w:val="DefaultParagraphFont"/>
    <w:uiPriority w:val="21"/>
    <w:qFormat/>
    <w:rsid w:val="00567A81"/>
    <w:rPr>
      <w:i/>
      <w:iCs/>
      <w:color w:val="0F4761" w:themeColor="accent1" w:themeShade="BF"/>
    </w:rPr>
  </w:style>
  <w:style w:type="paragraph" w:styleId="IntenseQuote">
    <w:name w:val="Intense Quote"/>
    <w:basedOn w:val="Normal"/>
    <w:next w:val="Normal"/>
    <w:link w:val="IntenseQuoteChar"/>
    <w:uiPriority w:val="30"/>
    <w:qFormat/>
    <w:rsid w:val="00567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A81"/>
    <w:rPr>
      <w:i/>
      <w:iCs/>
      <w:color w:val="0F4761" w:themeColor="accent1" w:themeShade="BF"/>
    </w:rPr>
  </w:style>
  <w:style w:type="character" w:styleId="IntenseReference">
    <w:name w:val="Intense Reference"/>
    <w:basedOn w:val="DefaultParagraphFont"/>
    <w:uiPriority w:val="32"/>
    <w:qFormat/>
    <w:rsid w:val="00567A81"/>
    <w:rPr>
      <w:b/>
      <w:bCs/>
      <w:smallCaps/>
      <w:color w:val="0F4761" w:themeColor="accent1" w:themeShade="BF"/>
      <w:spacing w:val="5"/>
    </w:rPr>
  </w:style>
  <w:style w:type="character" w:styleId="Hyperlink">
    <w:name w:val="Hyperlink"/>
    <w:basedOn w:val="DefaultParagraphFont"/>
    <w:uiPriority w:val="99"/>
    <w:unhideWhenUsed/>
    <w:rsid w:val="00567A81"/>
    <w:rPr>
      <w:color w:val="467886" w:themeColor="hyperlink"/>
      <w:u w:val="single"/>
    </w:rPr>
  </w:style>
  <w:style w:type="character" w:styleId="UnresolvedMention">
    <w:name w:val="Unresolved Mention"/>
    <w:basedOn w:val="DefaultParagraphFont"/>
    <w:uiPriority w:val="99"/>
    <w:semiHidden/>
    <w:unhideWhenUsed/>
    <w:rsid w:val="00567A81"/>
    <w:rPr>
      <w:color w:val="605E5C"/>
      <w:shd w:val="clear" w:color="auto" w:fill="E1DFDD"/>
    </w:rPr>
  </w:style>
  <w:style w:type="paragraph" w:styleId="NoSpacing">
    <w:name w:val="No Spacing"/>
    <w:uiPriority w:val="1"/>
    <w:qFormat/>
    <w:rsid w:val="002F7F93"/>
    <w:pPr>
      <w:spacing w:after="0" w:line="240" w:lineRule="auto"/>
      <w:pPrChange w:id="0" w:author="Town Peru" w:date="2026-09-25T20:04:00Z">
        <w:pPr/>
      </w:pPrChange>
    </w:pPr>
    <w:rPr>
      <w:kern w:val="0"/>
      <w:sz w:val="22"/>
      <w:szCs w:val="22"/>
      <w14:ligatures w14:val="none"/>
      <w:rPrChange w:id="0" w:author="Town Peru" w:date="2026-09-25T20:04:00Z">
        <w:rPr>
          <w:rFonts w:asciiTheme="minorHAnsi" w:eastAsiaTheme="minorHAnsi" w:hAnsiTheme="minorHAnsi" w:cstheme="minorBidi"/>
          <w:sz w:val="22"/>
          <w:szCs w:val="22"/>
          <w:lang w:val="en-US" w:eastAsia="en-US" w:bidi="ar-SA"/>
        </w:rPr>
      </w:rPrChange>
    </w:rPr>
  </w:style>
  <w:style w:type="paragraph" w:styleId="Header">
    <w:name w:val="header"/>
    <w:basedOn w:val="Normal"/>
    <w:link w:val="HeaderChar"/>
    <w:uiPriority w:val="99"/>
    <w:unhideWhenUsed/>
    <w:rsid w:val="004A11DF"/>
    <w:pPr>
      <w:tabs>
        <w:tab w:val="center" w:pos="4680"/>
        <w:tab w:val="right" w:pos="9360"/>
      </w:tabs>
      <w:spacing w:after="0" w:line="240" w:lineRule="auto"/>
      <w:pPrChange w:id="1" w:author="Town Peru" w:date="2026-09-25T20:04:00Z">
        <w:pPr>
          <w:tabs>
            <w:tab w:val="center" w:pos="4680"/>
            <w:tab w:val="right" w:pos="9360"/>
          </w:tabs>
        </w:pPr>
      </w:pPrChange>
    </w:pPr>
    <w:rPr>
      <w:kern w:val="0"/>
      <w:sz w:val="22"/>
      <w:szCs w:val="22"/>
      <w14:ligatures w14:val="none"/>
      <w:rPrChange w:id="1" w:author="Town Peru" w:date="2026-09-25T20:04: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055C34"/>
    <w:rPr>
      <w:kern w:val="0"/>
      <w:sz w:val="22"/>
      <w:szCs w:val="22"/>
      <w14:ligatures w14:val="none"/>
    </w:rPr>
  </w:style>
  <w:style w:type="paragraph" w:styleId="Footer">
    <w:name w:val="footer"/>
    <w:basedOn w:val="Normal"/>
    <w:link w:val="FooterChar"/>
    <w:uiPriority w:val="99"/>
    <w:unhideWhenUsed/>
    <w:rsid w:val="004A11DF"/>
    <w:pPr>
      <w:tabs>
        <w:tab w:val="center" w:pos="4680"/>
        <w:tab w:val="right" w:pos="9360"/>
      </w:tabs>
      <w:spacing w:after="0" w:line="240" w:lineRule="auto"/>
      <w:pPrChange w:id="2" w:author="Town Peru" w:date="2026-09-25T20:04:00Z">
        <w:pPr>
          <w:tabs>
            <w:tab w:val="center" w:pos="4680"/>
            <w:tab w:val="right" w:pos="9360"/>
          </w:tabs>
        </w:pPr>
      </w:pPrChange>
    </w:pPr>
    <w:rPr>
      <w:kern w:val="0"/>
      <w:sz w:val="22"/>
      <w:szCs w:val="22"/>
      <w14:ligatures w14:val="none"/>
      <w:rPrChange w:id="2" w:author="Town Peru" w:date="2026-09-25T20:04: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055C3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159764">
      <w:bodyDiv w:val="1"/>
      <w:marLeft w:val="0"/>
      <w:marRight w:val="0"/>
      <w:marTop w:val="0"/>
      <w:marBottom w:val="0"/>
      <w:divBdr>
        <w:top w:val="none" w:sz="0" w:space="0" w:color="auto"/>
        <w:left w:val="none" w:sz="0" w:space="0" w:color="auto"/>
        <w:bottom w:val="none" w:sz="0" w:space="0" w:color="auto"/>
        <w:right w:val="none" w:sz="0" w:space="0" w:color="auto"/>
      </w:divBdr>
      <w:divsChild>
        <w:div w:id="182329360">
          <w:marLeft w:val="0"/>
          <w:marRight w:val="0"/>
          <w:marTop w:val="0"/>
          <w:marBottom w:val="0"/>
          <w:divBdr>
            <w:top w:val="none" w:sz="0" w:space="0" w:color="auto"/>
            <w:left w:val="none" w:sz="0" w:space="0" w:color="auto"/>
            <w:bottom w:val="none" w:sz="0" w:space="0" w:color="auto"/>
            <w:right w:val="none" w:sz="0" w:space="0" w:color="auto"/>
          </w:divBdr>
          <w:divsChild>
            <w:div w:id="11019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3535">
      <w:bodyDiv w:val="1"/>
      <w:marLeft w:val="0"/>
      <w:marRight w:val="0"/>
      <w:marTop w:val="0"/>
      <w:marBottom w:val="0"/>
      <w:divBdr>
        <w:top w:val="none" w:sz="0" w:space="0" w:color="auto"/>
        <w:left w:val="none" w:sz="0" w:space="0" w:color="auto"/>
        <w:bottom w:val="none" w:sz="0" w:space="0" w:color="auto"/>
        <w:right w:val="none" w:sz="0" w:space="0" w:color="auto"/>
      </w:divBdr>
      <w:divsChild>
        <w:div w:id="1769619279">
          <w:marLeft w:val="0"/>
          <w:marRight w:val="0"/>
          <w:marTop w:val="0"/>
          <w:marBottom w:val="0"/>
          <w:divBdr>
            <w:top w:val="none" w:sz="0" w:space="0" w:color="auto"/>
            <w:left w:val="none" w:sz="0" w:space="0" w:color="auto"/>
            <w:bottom w:val="none" w:sz="0" w:space="0" w:color="auto"/>
            <w:right w:val="none" w:sz="0" w:space="0" w:color="auto"/>
          </w:divBdr>
          <w:divsChild>
            <w:div w:id="3973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maynardnexsen.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1348</Words>
  <Characters>7688</Characters>
  <Application>Microsoft Office Word</Application>
  <DocSecurity>0</DocSecurity>
  <Lines>64</Lines>
  <Paragraphs>18</Paragraphs>
  <ScaleCrop>false</ScaleCrop>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Gail Craft</dc:creator>
  <cp:keywords/>
  <dc:description/>
  <cp:lastModifiedBy>Arthur Souza Rodrigues</cp:lastModifiedBy>
  <cp:revision>1</cp:revision>
  <dcterms:created xsi:type="dcterms:W3CDTF">2024-12-12T12:45:00Z</dcterms:created>
  <dcterms:modified xsi:type="dcterms:W3CDTF">2026-09-26T00:04:00Z</dcterms:modified>
</cp:coreProperties>
</file>