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93316" w14:textId="77777777" w:rsidR="009F3B3F" w:rsidRDefault="00575B9A">
      <w:r>
        <w:rPr>
          <w:rFonts w:ascii="Roboto, sans-serif" w:hAnsi="Roboto, sans-serif"/>
          <w:u w:val="single"/>
          <w:rPrChange w:id="0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 xml:space="preserve">Roboto </w:t>
      </w:r>
      <w:ins w:id="1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t>Underline</w:t>
        </w:r>
      </w:ins>
      <w:del w:id="2" w:author="Comparison" w:date="2026-09-26T14:43:00Z" w16du:dateUtc="2026-09-26T18:43:00Z">
        <w:r>
          <w:rPr>
            <w:rFonts w:ascii="Roboto, sans-serif" w:hAnsi="Roboto, sans-serif" w:cs="Roboto, sans-serif"/>
          </w:rPr>
          <w:delText>Font</w:delText>
        </w:r>
      </w:del>
      <w:r>
        <w:rPr>
          <w:rFonts w:ascii="Roboto, sans-serif" w:hAnsi="Roboto, sans-serif"/>
          <w:u w:val="single"/>
          <w:rPrChange w:id="3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 xml:space="preserve"> Demo</w:t>
      </w:r>
    </w:p>
    <w:p w14:paraId="6709BB37" w14:textId="77777777" w:rsidR="009F3B3F" w:rsidRDefault="00575B9A">
      <w:r>
        <w:rPr>
          <w:rFonts w:ascii="Roboto, sans-serif" w:hAnsi="Roboto, sans-serif"/>
          <w:u w:val="single"/>
          <w:rPrChange w:id="4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 xml:space="preserve">This document </w:t>
      </w:r>
      <w:ins w:id="5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t>shows</w:t>
        </w:r>
      </w:ins>
      <w:del w:id="6" w:author="Comparison" w:date="2026-09-26T14:43:00Z" w16du:dateUtc="2026-09-26T18:43:00Z">
        <w:r>
          <w:rPr>
            <w:rFonts w:ascii="Roboto, sans-serif" w:hAnsi="Roboto, sans-serif" w:cs="Roboto, sans-serif"/>
          </w:rPr>
          <w:delText>uses the</w:delText>
        </w:r>
      </w:del>
      <w:r>
        <w:rPr>
          <w:rFonts w:ascii="Roboto, sans-serif" w:hAnsi="Roboto, sans-serif"/>
          <w:u w:val="single"/>
          <w:rPrChange w:id="7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 xml:space="preserve"> Roboto font </w:t>
      </w:r>
      <w:ins w:id="8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t>with underline formatting</w:t>
        </w:r>
      </w:ins>
      <w:del w:id="9" w:author="Comparison" w:date="2026-09-26T14:43:00Z" w16du:dateUtc="2026-09-26T18:43:00Z">
        <w:r>
          <w:rPr>
            <w:rFonts w:ascii="Roboto, sans-serif" w:hAnsi="Roboto, sans-serif" w:cs="Roboto, sans-serif"/>
          </w:rPr>
          <w:delText>family</w:delText>
        </w:r>
      </w:del>
      <w:r>
        <w:rPr>
          <w:rFonts w:ascii="Roboto, sans-serif" w:hAnsi="Roboto, sans-serif"/>
          <w:u w:val="single"/>
          <w:rPrChange w:id="10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>.</w:t>
      </w:r>
    </w:p>
    <w:p w14:paraId="7B602038" w14:textId="77777777" w:rsidR="009F3B3F" w:rsidRDefault="00575B9A">
      <w:r>
        <w:rPr>
          <w:rFonts w:ascii="Roboto, sans-serif" w:hAnsi="Roboto, sans-serif"/>
          <w:u w:val="single"/>
          <w:rPrChange w:id="11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 xml:space="preserve">Roboto </w:t>
      </w:r>
      <w:ins w:id="12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t>underlined text creates a clean modern appearance</w:t>
        </w:r>
      </w:ins>
      <w:del w:id="13" w:author="Comparison" w:date="2026-09-26T14:43:00Z" w16du:dateUtc="2026-09-26T18:43:00Z">
        <w:r>
          <w:rPr>
            <w:rFonts w:ascii="Roboto, sans-serif" w:hAnsi="Roboto, sans-serif" w:cs="Roboto, sans-serif"/>
          </w:rPr>
          <w:delText>is used in Material Design and Android apps</w:delText>
        </w:r>
      </w:del>
      <w:r>
        <w:rPr>
          <w:rFonts w:ascii="Roboto, sans-serif" w:hAnsi="Roboto, sans-serif"/>
          <w:u w:val="single"/>
          <w:rPrChange w:id="14" w:author="Comparison" w:date="2026-09-26T14:43:00Z" w16du:dateUtc="2026-09-26T18:43:00Z">
            <w:rPr>
              <w:rFonts w:ascii="Roboto, sans-serif" w:hAnsi="Roboto, sans-serif" w:cs="Roboto, sans-serif"/>
            </w:rPr>
          </w:rPrChange>
        </w:rPr>
        <w:t>.</w:t>
      </w:r>
    </w:p>
    <w:sectPr w:rsidR="009F3B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B3F"/>
    <w:rsid w:val="005017B3"/>
    <w:rsid w:val="00575B9A"/>
    <w:rsid w:val="00763D21"/>
    <w:rsid w:val="007A2734"/>
    <w:rsid w:val="009F3B3F"/>
    <w:rsid w:val="00F2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39E7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2026-09-26T18:43:00Z</dcterms:modified>
</cp:coreProperties>
</file>