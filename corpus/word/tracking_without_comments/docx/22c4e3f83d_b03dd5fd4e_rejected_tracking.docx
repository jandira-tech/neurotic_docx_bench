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2"/>
        <w:gridCol w:w="4453"/>
      </w:tblGrid>
      <w:tr w:rsidR="00FC4836" w14:paraId="34CFB46B" w14:textId="77777777">
        <w:tc>
          <w:tcPr>
            <w:tcW w:w="4500" w:type="dxa"/>
          </w:tcPr>
          <w:p w14:paraId="21DFF0C6" w14:textId="77777777" w:rsidR="00FC4836" w:rsidRDefault="00A41ED7">
            <w:pPr>
              <w:pStyle w:val="AlignCenter2"/>
            </w:pPr>
            <w:r w:rsidRPr="008622AC">
              <w:rPr>
                <w:noProof/>
              </w:rPr>
              <w:pict w14:anchorId="1B04BB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228.1pt;height:174.2pt;visibility:visible;mso-wrap-style:square">
                  <v:imagedata r:id="rId7" o:title=""/>
                  <o:lock v:ext="edit" rotation="t" cropping="t" verticies="t"/>
                </v:shape>
              </w:pict>
            </w:r>
          </w:p>
        </w:tc>
        <w:tc>
          <w:tcPr>
            <w:tcW w:w="4500" w:type="dxa"/>
            <w:shd w:val="clear" w:color="auto" w:fill="287C96"/>
            <w:vAlign w:val="center"/>
          </w:tcPr>
          <w:p w14:paraId="2724AA88" w14:textId="77777777" w:rsidR="00FC4836" w:rsidRDefault="004A5EA0">
            <w:pPr>
              <w:pStyle w:val="AlignCenter"/>
            </w:pPr>
            <w:r>
              <w:rPr>
                <w:color w:val="FFFFFF"/>
              </w:rPr>
              <w:t>ASSOCIATE</w:t>
            </w:r>
          </w:p>
          <w:p w14:paraId="44AEEBA3" w14:textId="77777777" w:rsidR="00FC4836" w:rsidRDefault="004A5EA0">
            <w:pPr>
              <w:pStyle w:val="AlignCenter"/>
            </w:pPr>
            <w:r>
              <w:rPr>
                <w:color w:val="FFFFFF"/>
                <w:sz w:val="34"/>
                <w:szCs w:val="34"/>
              </w:rPr>
              <w:t>CODY J. COLDREN</w:t>
            </w:r>
          </w:p>
          <w:p w14:paraId="0592A9F4" w14:textId="77777777" w:rsidR="00FC4836" w:rsidRDefault="004A5EA0">
            <w:pPr>
              <w:pStyle w:val="AlignCenter2"/>
            </w:pPr>
            <w:r>
              <w:rPr>
                <w:b/>
                <w:bCs/>
                <w:color w:val="FFFFFF"/>
              </w:rPr>
              <w:t xml:space="preserve">T. </w:t>
            </w:r>
            <w:r>
              <w:rPr>
                <w:color w:val="FFFFFF"/>
              </w:rPr>
              <w:t>317-637-0700 x204</w:t>
            </w:r>
          </w:p>
          <w:p w14:paraId="668EB208" w14:textId="77777777" w:rsidR="00FC4836" w:rsidRDefault="004A5EA0">
            <w:pPr>
              <w:pStyle w:val="AlignCenter2"/>
            </w:pPr>
            <w:r>
              <w:rPr>
                <w:b/>
                <w:bCs/>
                <w:color w:val="FFFFFF"/>
              </w:rPr>
              <w:t xml:space="preserve">E. </w:t>
            </w:r>
            <w:r>
              <w:rPr>
                <w:color w:val="FFFFFF"/>
              </w:rPr>
              <w:t>ccoldren@psrb.com</w:t>
            </w:r>
          </w:p>
          <w:p w14:paraId="0B50C62F" w14:textId="77777777" w:rsidR="00FC4836" w:rsidRDefault="004A5EA0">
            <w:pPr>
              <w:pStyle w:val="AlignCenter2"/>
            </w:pPr>
            <w:hyperlink r:id="rId8" w:history="1">
              <w:r>
                <w:rPr>
                  <w:color w:val="FFFFFF"/>
                </w:rPr>
                <w:t>Office: Indianapolis</w:t>
              </w:r>
            </w:hyperlink>
          </w:p>
        </w:tc>
      </w:tr>
    </w:tbl>
    <w:p w14:paraId="1F494151" w14:textId="77777777" w:rsidR="00FC4836" w:rsidRDefault="00FC4836"/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6750"/>
      </w:tblGrid>
      <w:tr w:rsidR="00FC4836" w14:paraId="662774D3" w14:textId="77777777">
        <w:tc>
          <w:tcPr>
            <w:tcW w:w="2250" w:type="dxa"/>
          </w:tcPr>
          <w:p w14:paraId="585B8F19" w14:textId="77777777" w:rsidR="00FC4836" w:rsidRDefault="004A5EA0">
            <w:pPr>
              <w:pStyle w:val="Heading3"/>
            </w:pPr>
            <w:r>
              <w:t>Practices</w:t>
            </w:r>
          </w:p>
          <w:p w14:paraId="4B8DA7A5" w14:textId="77777777" w:rsidR="00FC4836" w:rsidRDefault="004A5EA0">
            <w:hyperlink r:id="rId9" w:history="1">
              <w:r>
                <w:t>Business</w:t>
              </w:r>
            </w:hyperlink>
          </w:p>
          <w:p w14:paraId="14653E8F" w14:textId="77777777" w:rsidR="00FC4836" w:rsidRDefault="004A5EA0">
            <w:hyperlink r:id="rId10" w:history="1">
              <w:r>
                <w:t>Real Estate</w:t>
              </w:r>
            </w:hyperlink>
          </w:p>
          <w:p w14:paraId="0B1DB0B8" w14:textId="77777777" w:rsidR="00FC4836" w:rsidRDefault="004A5EA0">
            <w:pPr>
              <w:pStyle w:val="Heading3"/>
            </w:pPr>
            <w:r>
              <w:t>Industries</w:t>
            </w:r>
          </w:p>
          <w:p w14:paraId="0D11423D" w14:textId="77777777" w:rsidR="00FC4836" w:rsidRDefault="004A5EA0">
            <w:hyperlink r:id="rId11" w:history="1">
              <w:r>
                <w:t>Energy &amp; Utilities</w:t>
              </w:r>
            </w:hyperlink>
          </w:p>
          <w:p w14:paraId="6A26C4E5" w14:textId="77777777" w:rsidR="00FC4836" w:rsidRDefault="004A5EA0">
            <w:hyperlink r:id="rId12" w:history="1">
              <w:r>
                <w:t>Individuals &amp; Closely Held Businesses</w:t>
              </w:r>
            </w:hyperlink>
          </w:p>
          <w:p w14:paraId="6C5C81DF" w14:textId="77777777" w:rsidR="00FC4836" w:rsidRDefault="004A5EA0">
            <w:hyperlink r:id="rId13" w:history="1">
              <w:r>
                <w:t>Petroleum Marketers</w:t>
              </w:r>
            </w:hyperlink>
          </w:p>
          <w:p w14:paraId="33EF2B71" w14:textId="77777777" w:rsidR="00FC4836" w:rsidRDefault="004A5EA0">
            <w:hyperlink r:id="rId14" w:history="1">
              <w:r>
                <w:t>Real Estate Development &amp; Construction</w:t>
              </w:r>
            </w:hyperlink>
          </w:p>
        </w:tc>
        <w:tc>
          <w:tcPr>
            <w:tcW w:w="6750" w:type="dxa"/>
          </w:tcPr>
          <w:p w14:paraId="79626963" w14:textId="77777777" w:rsidR="00FC4836" w:rsidRDefault="004A5EA0">
            <w:pPr>
              <w:pStyle w:val="Heading1"/>
            </w:pPr>
            <w:r>
              <w:t>Overview</w:t>
            </w:r>
          </w:p>
          <w:p w14:paraId="4F71E4EA" w14:textId="77777777" w:rsidR="00FC4836" w:rsidRDefault="004A5EA0">
            <w:r>
              <w:t xml:space="preserve">Cody Coldren has joined PSRB as an associate attorney and is focusing his practice in the areas of business litigation and transactional law. During his undergraduate career, Cody was a Division I athlete at Indiana University and studied management at the IU Kelley School of Business. During law school, Cody served as an article editor for the </w:t>
            </w:r>
            <w:r>
              <w:rPr>
                <w:i/>
                <w:iCs/>
              </w:rPr>
              <w:t>Indiana Law Review</w:t>
            </w:r>
            <w:r>
              <w:t xml:space="preserve"> and focused his studies on corporate and commercial law. Cody has represented the State of Indiana as a Deputy Prosecuting Attorney for the Marion County Prosecutor’s Office, whereafter he shifted his practice towards the representation of small business owners – primarily with a focus on construction contracts and litigation. Cody is currently a member of the Executive Committee for the Indianapolis Bar Association’s Litigation Group.</w:t>
            </w:r>
          </w:p>
          <w:p w14:paraId="5F67B8B3" w14:textId="77777777" w:rsidR="00FC4836" w:rsidRDefault="004A5EA0">
            <w:pPr>
              <w:pStyle w:val="Heading1"/>
            </w:pPr>
            <w:r>
              <w:t>Education</w:t>
            </w:r>
          </w:p>
          <w:p w14:paraId="2925A71C" w14:textId="77777777" w:rsidR="00FC4836" w:rsidRDefault="004A5EA0">
            <w:pPr>
              <w:numPr>
                <w:ilvl w:val="0"/>
                <w:numId w:val="1"/>
              </w:numPr>
            </w:pPr>
            <w:r>
              <w:t>B.S., Indiana University Bloomington, Kelley School of Business (2018)</w:t>
            </w:r>
          </w:p>
          <w:p w14:paraId="2488AF38" w14:textId="77777777" w:rsidR="00FC4836" w:rsidRDefault="004A5EA0">
            <w:pPr>
              <w:numPr>
                <w:ilvl w:val="0"/>
                <w:numId w:val="1"/>
              </w:numPr>
            </w:pPr>
            <w:r>
              <w:t>J.D., Indiana University Robert H. McKinney School of Law (2021)</w:t>
            </w:r>
          </w:p>
          <w:p w14:paraId="2AB6CD37" w14:textId="77777777" w:rsidR="00FC4836" w:rsidRDefault="004A5EA0">
            <w:pPr>
              <w:pStyle w:val="Heading1"/>
            </w:pPr>
            <w:r>
              <w:t>Bar Admissions</w:t>
            </w:r>
          </w:p>
          <w:p w14:paraId="41EB709A" w14:textId="77777777" w:rsidR="00FC4836" w:rsidRDefault="004A5EA0">
            <w:pPr>
              <w:numPr>
                <w:ilvl w:val="0"/>
                <w:numId w:val="2"/>
              </w:numPr>
            </w:pPr>
            <w:r>
              <w:t>State of Indiana (2021)</w:t>
            </w:r>
          </w:p>
          <w:p w14:paraId="004B9193" w14:textId="77777777" w:rsidR="00FC4836" w:rsidRDefault="004A5EA0">
            <w:pPr>
              <w:numPr>
                <w:ilvl w:val="0"/>
                <w:numId w:val="2"/>
              </w:numPr>
            </w:pPr>
            <w:r>
              <w:t>United States District Court for the Northern District of Indiana (2021)</w:t>
            </w:r>
          </w:p>
          <w:p w14:paraId="6E1C6EC5" w14:textId="77777777" w:rsidR="00FC4836" w:rsidRDefault="004A5EA0">
            <w:pPr>
              <w:numPr>
                <w:ilvl w:val="0"/>
                <w:numId w:val="2"/>
              </w:numPr>
            </w:pPr>
            <w:r>
              <w:t>United States District Court for the Southern District of Indiana (2021)</w:t>
            </w:r>
          </w:p>
          <w:p w14:paraId="53D26883" w14:textId="77777777" w:rsidR="00FC4836" w:rsidRDefault="004A5EA0">
            <w:pPr>
              <w:numPr>
                <w:ilvl w:val="0"/>
                <w:numId w:val="2"/>
              </w:numPr>
            </w:pPr>
            <w:r>
              <w:t xml:space="preserve">United States Bankruptcy Court for the Southern District of Indiana </w:t>
            </w:r>
            <w:r>
              <w:lastRenderedPageBreak/>
              <w:t>(2023)</w:t>
            </w:r>
          </w:p>
          <w:p w14:paraId="4A0055DC" w14:textId="77777777" w:rsidR="00FC4836" w:rsidRDefault="004A5EA0">
            <w:pPr>
              <w:pStyle w:val="Heading1"/>
            </w:pPr>
            <w:r>
              <w:t>Affiliations</w:t>
            </w:r>
          </w:p>
          <w:p w14:paraId="09EAC4D2" w14:textId="77777777" w:rsidR="00FC4836" w:rsidRDefault="004A5EA0">
            <w:pPr>
              <w:pStyle w:val="Heading2"/>
            </w:pPr>
            <w:r>
              <w:t>Professional Affiliations</w:t>
            </w:r>
          </w:p>
          <w:p w14:paraId="0E8D7559" w14:textId="77777777" w:rsidR="00FC4836" w:rsidRDefault="004A5EA0">
            <w:pPr>
              <w:numPr>
                <w:ilvl w:val="0"/>
                <w:numId w:val="3"/>
              </w:numPr>
            </w:pPr>
            <w:r>
              <w:t>Member, Indiana State Bar Association</w:t>
            </w:r>
          </w:p>
          <w:p w14:paraId="63DB8EA1" w14:textId="77777777" w:rsidR="00FC4836" w:rsidRDefault="004A5EA0">
            <w:pPr>
              <w:numPr>
                <w:ilvl w:val="0"/>
                <w:numId w:val="3"/>
              </w:numPr>
            </w:pPr>
            <w:r>
              <w:t>Member, Indianapolis Bar Association</w:t>
            </w:r>
          </w:p>
          <w:p w14:paraId="78FB9246" w14:textId="77777777" w:rsidR="00FC4836" w:rsidRDefault="004A5EA0">
            <w:pPr>
              <w:numPr>
                <w:ilvl w:val="0"/>
                <w:numId w:val="3"/>
              </w:numPr>
            </w:pPr>
            <w:r>
              <w:t>Executive Committee Member, Indianapolis Bar Association – Litigation Section</w:t>
            </w:r>
          </w:p>
        </w:tc>
      </w:tr>
    </w:tbl>
    <w:p w14:paraId="12B9A3FD" w14:textId="77777777" w:rsidR="00EF0849" w:rsidRDefault="00EF0849"/>
    <w:sectPr w:rsidR="00EF0849" w:rsidSect="007B0578">
      <w:headerReference w:type="default" r:id="rId15"/>
      <w:footerReference w:type="default" r:id="rId16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04ACB3" w14:textId="77777777" w:rsidR="00A41ED7" w:rsidRDefault="00A41ED7">
      <w:pPr>
        <w:spacing w:after="0" w:line="240" w:lineRule="auto"/>
      </w:pPr>
      <w:r>
        <w:separator/>
      </w:r>
    </w:p>
  </w:endnote>
  <w:endnote w:type="continuationSeparator" w:id="0">
    <w:p w14:paraId="2156AEE0" w14:textId="77777777" w:rsidR="00A41ED7" w:rsidRDefault="00A41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F71034" w14:textId="77777777" w:rsidR="00FC4836" w:rsidRDefault="00A41ED7">
    <w:del w:id="0" w:author="Li, Qingqin [JRDUS]" w:date="2026-09-25T20:09:00Z" w16du:dateUtc="2026-09-26T00:09:00Z">
      <w:r>
        <w:pict w14:anchorId="3DD58C9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alt="" style="width:450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strokeweight="1pt"/>
        </w:pict>
      </w:r>
    </w:del>
  </w:p>
  <w:p w14:paraId="7035496B" w14:textId="77777777" w:rsidR="00FC4836" w:rsidRDefault="004A5EA0" w:rsidP="007B0578">
    <w:pPr>
      <w:pStyle w:val="leftRight"/>
    </w:pPr>
    <w:r>
      <w:rPr>
        <w:sz w:val="18"/>
        <w:szCs w:val="18"/>
      </w:rPr>
      <w:t>©2024 Plews Shadley Racher &amp; Braun LLP. All Rights Reserved.</w:t>
    </w:r>
    <w:r>
      <w:rPr>
        <w:sz w:val="18"/>
        <w:szCs w:val="18"/>
      </w:rPr>
      <w:tab/>
      <w:t xml:space="preserve">Page </w:t>
    </w:r>
    <w:r>
      <w:fldChar w:fldCharType="begin"/>
    </w:r>
    <w:r>
      <w:rPr>
        <w:sz w:val="18"/>
        <w:szCs w:val="18"/>
      </w:rPr>
      <w:instrText>PAGE</w:instrText>
    </w:r>
    <w:r>
      <w:fldChar w:fldCharType="separate"/>
    </w:r>
    <w:r w:rsidR="00CC7098">
      <w:rPr>
        <w:noProof/>
        <w:sz w:val="18"/>
        <w:szCs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954A09" w14:textId="77777777" w:rsidR="00A41ED7" w:rsidRDefault="00A41ED7">
      <w:pPr>
        <w:spacing w:after="0" w:line="240" w:lineRule="auto"/>
      </w:pPr>
      <w:r>
        <w:separator/>
      </w:r>
    </w:p>
  </w:footnote>
  <w:footnote w:type="continuationSeparator" w:id="0">
    <w:p w14:paraId="5D037A33" w14:textId="77777777" w:rsidR="00A41ED7" w:rsidRDefault="00A41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00"/>
      <w:gridCol w:w="4500"/>
    </w:tblGrid>
    <w:tr w:rsidR="00FC4836" w14:paraId="4D6AC456" w14:textId="77777777">
      <w:tc>
        <w:tcPr>
          <w:tcW w:w="4500" w:type="dxa"/>
        </w:tcPr>
        <w:p w14:paraId="76D4D282" w14:textId="77777777" w:rsidR="00FC4836" w:rsidRDefault="00A41ED7">
          <w:r w:rsidRPr="000B411A">
            <w:rPr>
              <w:noProof/>
            </w:rPr>
            <w:pict w14:anchorId="72F4FBC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160.1pt;height:58.9pt;visibility:visible;mso-wrap-style:square">
                <v:imagedata r:id="rId1" o:title=""/>
                <o:lock v:ext="edit" rotation="t" cropping="t" verticies="t"/>
              </v:shape>
            </w:pict>
          </w:r>
        </w:p>
      </w:tc>
      <w:tc>
        <w:tcPr>
          <w:tcW w:w="4500" w:type="dxa"/>
        </w:tcPr>
        <w:p w14:paraId="5D9CCEDE" w14:textId="77777777" w:rsidR="00FC4836" w:rsidRDefault="004A5EA0">
          <w:pPr>
            <w:spacing w:after="0"/>
            <w:jc w:val="right"/>
          </w:pPr>
          <w:r>
            <w:t>CODY J. COLDREN</w:t>
          </w:r>
        </w:p>
        <w:p w14:paraId="63B90E69" w14:textId="77777777" w:rsidR="00FC4836" w:rsidRDefault="004A5EA0">
          <w:pPr>
            <w:spacing w:after="0"/>
            <w:jc w:val="right"/>
          </w:pPr>
          <w:hyperlink r:id="rId2" w:history="1">
            <w:r>
              <w:rPr>
                <w:color w:val="D75504"/>
              </w:rPr>
              <w:t>www.psrb.com</w:t>
            </w:r>
          </w:hyperlink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DB26CA1"/>
    <w:multiLevelType w:val="hybridMultilevel"/>
    <w:tmpl w:val="D2DCB73A"/>
    <w:lvl w:ilvl="0" w:tplc="E0AE19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DE4232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8C0FF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71DEB9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B030BA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A4688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C7F224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66BEFB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66246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5F324A0"/>
    <w:multiLevelType w:val="hybridMultilevel"/>
    <w:tmpl w:val="DE74AAF2"/>
    <w:lvl w:ilvl="0" w:tplc="83B8D3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75DA8B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C9459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5F5495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6BEAF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B68DF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146D2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E20A37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9AC27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FE93B0C"/>
    <w:multiLevelType w:val="hybridMultilevel"/>
    <w:tmpl w:val="15082AD4"/>
    <w:lvl w:ilvl="0" w:tplc="5ACA73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47260F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6BA21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80584F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FDA76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CE058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5B067A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5A863D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A0AD9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51790538">
    <w:abstractNumId w:val="1"/>
  </w:num>
  <w:num w:numId="2" w16cid:durableId="512770265">
    <w:abstractNumId w:val="2"/>
  </w:num>
  <w:num w:numId="3" w16cid:durableId="17748635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836"/>
    <w:rsid w:val="000D276A"/>
    <w:rsid w:val="003E4507"/>
    <w:rsid w:val="004A5EA0"/>
    <w:rsid w:val="00567025"/>
    <w:rsid w:val="005E33BB"/>
    <w:rsid w:val="00626617"/>
    <w:rsid w:val="007B0578"/>
    <w:rsid w:val="00A41ED7"/>
    <w:rsid w:val="00CC7098"/>
    <w:rsid w:val="00EF0849"/>
    <w:rsid w:val="00FC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FE4F528D-A5F1-6049-BE78-B20F218D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6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leftRight">
    <w:name w:val="leftRight"/>
    <w:basedOn w:val="Normal"/>
    <w:pPr>
      <w:tabs>
        <w:tab w:val="right" w:pos="9025"/>
      </w:tabs>
    </w:pPr>
  </w:style>
  <w:style w:type="paragraph" w:customStyle="1" w:styleId="AlignCenter">
    <w:name w:val="AlignCenter"/>
    <w:basedOn w:val="Normal"/>
    <w:pPr>
      <w:jc w:val="center"/>
    </w:pPr>
  </w:style>
  <w:style w:type="paragraph" w:customStyle="1" w:styleId="AlignCenter2">
    <w:name w:val="AlignCenter2"/>
    <w:basedOn w:val="Normal"/>
    <w:pPr>
      <w:spacing w:after="0"/>
      <w:jc w:val="center"/>
    </w:pPr>
  </w:style>
  <w:style w:type="paragraph" w:customStyle="1" w:styleId="Heading1">
    <w:name w:val="Heading1"/>
    <w:basedOn w:val="Normal"/>
    <w:pPr>
      <w:spacing w:before="400" w:after="100"/>
    </w:pPr>
    <w:rPr>
      <w:caps/>
      <w:color w:val="D75504"/>
      <w:sz w:val="28"/>
      <w:szCs w:val="28"/>
    </w:rPr>
  </w:style>
  <w:style w:type="paragraph" w:customStyle="1" w:styleId="Heading2">
    <w:name w:val="Heading2"/>
    <w:basedOn w:val="Normal"/>
    <w:pPr>
      <w:spacing w:before="300"/>
    </w:pPr>
    <w:rPr>
      <w:caps/>
      <w:color w:val="287C96"/>
      <w:sz w:val="24"/>
      <w:szCs w:val="24"/>
    </w:rPr>
  </w:style>
  <w:style w:type="paragraph" w:customStyle="1" w:styleId="Heading3">
    <w:name w:val="Heading3"/>
    <w:basedOn w:val="Normal"/>
    <w:pPr>
      <w:spacing w:before="200"/>
    </w:pPr>
    <w:rPr>
      <w:b/>
      <w:bCs/>
    </w:rPr>
  </w:style>
  <w:style w:type="paragraph" w:customStyle="1" w:styleId="Heading4">
    <w:name w:val="Heading4"/>
    <w:basedOn w:val="Normal"/>
    <w:pPr>
      <w:spacing w:before="200"/>
    </w:pPr>
    <w:rPr>
      <w:b/>
      <w:bCs/>
    </w:rPr>
  </w:style>
  <w:style w:type="paragraph" w:customStyle="1" w:styleId="Heading5">
    <w:name w:val="Heading5"/>
    <w:basedOn w:val="Normal"/>
    <w:pPr>
      <w:spacing w:before="200"/>
    </w:pPr>
    <w:rPr>
      <w:b/>
      <w:bCs/>
    </w:rPr>
  </w:style>
  <w:style w:type="paragraph" w:customStyle="1" w:styleId="Heading6">
    <w:name w:val="Heading6"/>
    <w:basedOn w:val="Normal"/>
    <w:pPr>
      <w:spacing w:before="20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EF084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eastAsiaTheme="minorEastAsia" w:hAnsiTheme="minorHAnsi" w:cstheme="minorBidi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srb.com/office-location/indianapolis/" TargetMode="External"/><Relationship Id="rId13" Type="http://schemas.openxmlformats.org/officeDocument/2006/relationships/hyperlink" Target="https://www.psrb.com/industry/petroleum-marketer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psrb.com/industry/individuals-closely-held-businesse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srb.com/industry/energy-utilities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psrb.com/practice/real-esta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srb.com/practice/business/" TargetMode="External"/><Relationship Id="rId14" Type="http://schemas.openxmlformats.org/officeDocument/2006/relationships/hyperlink" Target="https://www.psrb.com/industry/real-estate-development-construction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srb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1820</Characters>
  <Application>Microsoft Office Word</Application>
  <DocSecurity>0</DocSecurity>
  <Lines>15</Lines>
  <Paragraphs>4</Paragraphs>
  <ScaleCrop>false</ScaleCrop>
  <Manager/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2026-09-29T04:11:00Z</dcterms:created>
  <dcterms:modified xsi:type="dcterms:W3CDTF">2026-09-29T04:11:00Z</dcterms:modified>
  <cp:category/>
</cp:coreProperties>
</file>