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A35B87" w14:textId="77777777" w:rsidR="001E08FA" w:rsidRDefault="001E08FA" w:rsidP="001E08FA">
      <w:pPr>
        <w:rPr>
          <w:ins w:id="10" w:author="1" w:date="2026-09-22T12:26:00Z" w16du:dateUtc="2026-09-22T16:26:00Z"/>
          <w:szCs w:val="24"/>
        </w:rPr>
      </w:pPr>
    </w:p>
    <w:p w14:paraId="1FFB06E3" w14:textId="77777777" w:rsidR="001E08FA" w:rsidRDefault="00C40747" w:rsidP="001E08FA">
      <w:pPr>
        <w:rPr>
          <w:ins w:id="11" w:author="1" w:date="2026-09-22T12:26:00Z" w16du:dateUtc="2026-09-22T16:26:00Z"/>
          <w:b/>
          <w:szCs w:val="24"/>
        </w:rPr>
      </w:pPr>
      <w:ins w:id="12" w:author="1" w:date="2026-09-22T12:26:00Z" w16du:dateUtc="2026-09-22T16:26:00Z">
        <w:r>
          <w:rPr>
            <w:b/>
            <w:noProof/>
            <w:szCs w:val="24"/>
          </w:rPr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2561590</wp:posOffset>
              </wp:positionH>
              <wp:positionV relativeFrom="paragraph">
                <wp:posOffset>-77470</wp:posOffset>
              </wp:positionV>
              <wp:extent cx="889635" cy="714375"/>
              <wp:effectExtent l="19050" t="0" r="5715" b="0"/>
              <wp:wrapSquare wrapText="bothSides"/>
              <wp:docPr id="3" name="Рисунок 0" descr="стрельна.jp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Рисунок 0" descr="стрельна.jpg"/>
                      <pic:cNvPicPr>
                        <a:picLocks noChangeAspect="1" noChangeArrowheads="1"/>
                      </pic:cNvPicPr>
                    </pic:nvPicPr>
                    <pic:blipFill>
                      <a:blip r:embed="rId6" cstate="print">
                        <a:lum bright="-20000" contrast="40000"/>
                      </a:blip>
                      <a:srcRect l="22966" t="29781" r="23471" b="29781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89635" cy="7143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pic:spPr>
                  </pic:pic>
                </a:graphicData>
              </a:graphic>
            </wp:anchor>
          </w:drawing>
        </w:r>
      </w:ins>
    </w:p>
    <w:p w14:paraId="7C43F8D2" w14:textId="77777777" w:rsidR="001E08FA" w:rsidRDefault="001E08FA" w:rsidP="001E08FA">
      <w:pPr>
        <w:jc w:val="center"/>
        <w:rPr>
          <w:ins w:id="13" w:author="1" w:date="2026-09-22T12:26:00Z" w16du:dateUtc="2026-09-22T16:26:00Z"/>
          <w:b/>
          <w:szCs w:val="24"/>
        </w:rPr>
      </w:pPr>
    </w:p>
    <w:p w14:paraId="56AD7FA2" w14:textId="77777777" w:rsidR="001E08FA" w:rsidRDefault="001E08FA" w:rsidP="001E08FA">
      <w:pPr>
        <w:jc w:val="center"/>
        <w:rPr>
          <w:ins w:id="14" w:author="1" w:date="2026-09-22T12:26:00Z" w16du:dateUtc="2026-09-22T16:26:00Z"/>
          <w:b/>
          <w:szCs w:val="24"/>
        </w:rPr>
      </w:pPr>
    </w:p>
    <w:p w14:paraId="5906408B" w14:textId="77777777" w:rsidR="001E08FA" w:rsidRPr="001E08FA" w:rsidRDefault="001E08FA" w:rsidP="001E08FA">
      <w:pPr>
        <w:rPr>
          <w:ins w:id="15" w:author="1" w:date="2026-09-22T12:26:00Z" w16du:dateUtc="2026-09-22T16:26:00Z"/>
          <w:rFonts w:ascii="Times New Roman" w:hAnsi="Times New Roman" w:cs="Times New Roman"/>
          <w:b/>
          <w:sz w:val="24"/>
          <w:szCs w:val="24"/>
        </w:rPr>
      </w:pPr>
    </w:p>
    <w:p w14:paraId="5FE6F467" w14:textId="77777777" w:rsidR="001E08FA" w:rsidRDefault="001E08FA" w:rsidP="001E08FA">
      <w:pPr>
        <w:jc w:val="center"/>
        <w:rPr>
          <w:ins w:id="16" w:author="1" w:date="2026-09-22T12:26:00Z" w16du:dateUtc="2026-09-22T16:26:00Z"/>
          <w:rFonts w:ascii="Times New Roman" w:hAnsi="Times New Roman" w:cs="Times New Roman"/>
          <w:b/>
          <w:sz w:val="24"/>
          <w:szCs w:val="24"/>
        </w:rPr>
      </w:pPr>
    </w:p>
    <w:p w14:paraId="3A3B0070" w14:textId="77777777" w:rsidR="00F37F73" w:rsidRDefault="001E08FA" w:rsidP="001E08FA">
      <w:pPr>
        <w:jc w:val="center"/>
        <w:rPr>
          <w:ins w:id="17" w:author="1" w:date="2026-09-22T12:26:00Z" w16du:dateUtc="2026-09-22T16:26:00Z"/>
          <w:rFonts w:ascii="Times New Roman" w:hAnsi="Times New Roman" w:cs="Times New Roman"/>
          <w:b/>
          <w:sz w:val="24"/>
          <w:szCs w:val="24"/>
        </w:rPr>
      </w:pPr>
      <w:ins w:id="18" w:author="1" w:date="2026-09-22T12:26:00Z" w16du:dateUtc="2026-09-22T16:26:00Z">
        <w:r w:rsidRPr="001E08FA">
          <w:rPr>
            <w:rFonts w:ascii="Times New Roman" w:hAnsi="Times New Roman" w:cs="Times New Roman"/>
            <w:b/>
            <w:sz w:val="24"/>
            <w:szCs w:val="24"/>
          </w:rPr>
          <w:t xml:space="preserve">МУНИЦИПАЛЬНЫЙ СОВЕТ </w:t>
        </w:r>
      </w:ins>
    </w:p>
    <w:p w14:paraId="048CAD8C" w14:textId="77777777" w:rsidR="001E08FA" w:rsidRPr="001E08FA" w:rsidRDefault="001E08FA" w:rsidP="001E08FA">
      <w:pPr>
        <w:jc w:val="center"/>
        <w:rPr>
          <w:ins w:id="19" w:author="1" w:date="2026-09-22T12:26:00Z" w16du:dateUtc="2026-09-22T16:26:00Z"/>
          <w:rFonts w:ascii="Times New Roman" w:hAnsi="Times New Roman" w:cs="Times New Roman"/>
          <w:b/>
          <w:sz w:val="24"/>
          <w:szCs w:val="24"/>
        </w:rPr>
      </w:pPr>
      <w:ins w:id="20" w:author="1" w:date="2026-09-22T12:26:00Z" w16du:dateUtc="2026-09-22T16:26:00Z">
        <w:r w:rsidRPr="001E08FA">
          <w:rPr>
            <w:rFonts w:ascii="Times New Roman" w:hAnsi="Times New Roman" w:cs="Times New Roman"/>
            <w:b/>
            <w:sz w:val="24"/>
            <w:szCs w:val="24"/>
          </w:rPr>
          <w:t>МУНИЦИПАЛЬНОГО ОБРАЗОВАНИЯ ПОСЕЛОК СТРЕЛЬНА</w:t>
        </w:r>
      </w:ins>
    </w:p>
    <w:p w14:paraId="23EA73B5" w14:textId="77777777" w:rsidR="001E08FA" w:rsidRPr="001E08FA" w:rsidRDefault="001E08FA" w:rsidP="001E08FA">
      <w:pPr>
        <w:pBdr>
          <w:bottom w:val="single" w:sz="12" w:space="1" w:color="auto"/>
        </w:pBdr>
        <w:jc w:val="center"/>
        <w:rPr>
          <w:ins w:id="21" w:author="1" w:date="2026-09-22T12:26:00Z" w16du:dateUtc="2026-09-22T16:26:00Z"/>
          <w:rFonts w:ascii="Times New Roman" w:hAnsi="Times New Roman" w:cs="Times New Roman"/>
          <w:b/>
          <w:sz w:val="24"/>
          <w:szCs w:val="24"/>
        </w:rPr>
      </w:pPr>
      <w:ins w:id="22" w:author="1" w:date="2026-09-22T12:26:00Z" w16du:dateUtc="2026-09-22T16:26:00Z">
        <w:r w:rsidRPr="001E08FA">
          <w:rPr>
            <w:rFonts w:ascii="Times New Roman" w:hAnsi="Times New Roman" w:cs="Times New Roman"/>
            <w:b/>
            <w:sz w:val="24"/>
            <w:szCs w:val="24"/>
            <w:lang w:val="en-US"/>
          </w:rPr>
          <w:t>V</w:t>
        </w:r>
        <w:r w:rsidRPr="001E08FA">
          <w:rPr>
            <w:rFonts w:ascii="Times New Roman" w:hAnsi="Times New Roman" w:cs="Times New Roman"/>
            <w:b/>
            <w:sz w:val="24"/>
            <w:szCs w:val="24"/>
          </w:rPr>
          <w:t xml:space="preserve"> СОЗЫВА</w:t>
        </w:r>
      </w:ins>
    </w:p>
    <w:p w14:paraId="7465A1CB" w14:textId="77777777" w:rsidR="001E08FA" w:rsidRPr="001E08FA" w:rsidRDefault="001E08FA" w:rsidP="001E08FA">
      <w:pPr>
        <w:pStyle w:val="Heading1"/>
        <w:tabs>
          <w:tab w:val="num" w:pos="0"/>
        </w:tabs>
        <w:suppressAutoHyphens/>
        <w:ind w:left="432" w:hanging="432"/>
        <w:jc w:val="center"/>
        <w:rPr>
          <w:ins w:id="23" w:author="1" w:date="2026-09-22T12:26:00Z" w16du:dateUtc="2026-09-22T16:26:00Z"/>
          <w:b/>
          <w:sz w:val="24"/>
          <w:szCs w:val="24"/>
        </w:rPr>
      </w:pPr>
    </w:p>
    <w:p w14:paraId="79FCEE0A" w14:textId="77777777" w:rsidR="001E08FA" w:rsidRPr="001E08FA" w:rsidRDefault="001E08FA" w:rsidP="001E08FA">
      <w:pPr>
        <w:pStyle w:val="Heading1"/>
        <w:tabs>
          <w:tab w:val="num" w:pos="0"/>
        </w:tabs>
        <w:suppressAutoHyphens/>
        <w:ind w:left="432" w:hanging="432"/>
        <w:jc w:val="center"/>
        <w:rPr>
          <w:ins w:id="24" w:author="1" w:date="2026-09-22T12:26:00Z" w16du:dateUtc="2026-09-22T16:26:00Z"/>
          <w:b/>
          <w:sz w:val="24"/>
          <w:szCs w:val="24"/>
        </w:rPr>
      </w:pPr>
      <w:ins w:id="25" w:author="1" w:date="2026-09-22T12:26:00Z" w16du:dateUtc="2026-09-22T16:26:00Z">
        <w:r w:rsidRPr="001E08FA">
          <w:rPr>
            <w:b/>
            <w:sz w:val="24"/>
            <w:szCs w:val="24"/>
          </w:rPr>
          <w:t>РЕШЕНИЕ (проект)</w:t>
        </w:r>
      </w:ins>
    </w:p>
    <w:p w14:paraId="7744FB3A" w14:textId="77777777" w:rsidR="001E08FA" w:rsidRPr="001E08FA" w:rsidRDefault="001E08FA" w:rsidP="001E08FA">
      <w:pPr>
        <w:rPr>
          <w:ins w:id="26" w:author="1" w:date="2026-09-22T12:26:00Z" w16du:dateUtc="2026-09-22T16:26:00Z"/>
          <w:rFonts w:ascii="Times New Roman" w:hAnsi="Times New Roman" w:cs="Times New Roman"/>
          <w:sz w:val="24"/>
          <w:szCs w:val="24"/>
        </w:rPr>
      </w:pPr>
    </w:p>
    <w:p w14:paraId="2C66DB2E" w14:textId="77777777" w:rsidR="001E08FA" w:rsidRPr="001E08FA" w:rsidRDefault="001E08FA" w:rsidP="001E08FA">
      <w:pPr>
        <w:rPr>
          <w:ins w:id="27" w:author="1" w:date="2026-09-22T12:26:00Z" w16du:dateUtc="2026-09-22T16:26:00Z"/>
          <w:rFonts w:ascii="Times New Roman" w:hAnsi="Times New Roman" w:cs="Times New Roman"/>
          <w:sz w:val="24"/>
          <w:szCs w:val="24"/>
        </w:rPr>
      </w:pPr>
      <w:ins w:id="28" w:author="1" w:date="2026-09-22T12:26:00Z" w16du:dateUtc="2026-09-22T16:26:00Z">
        <w:r w:rsidRPr="001E08FA">
          <w:rPr>
            <w:rFonts w:ascii="Times New Roman" w:hAnsi="Times New Roman" w:cs="Times New Roman"/>
            <w:sz w:val="24"/>
            <w:szCs w:val="24"/>
          </w:rPr>
          <w:t xml:space="preserve">  от __________ 2017 года                                                                                                      №__</w:t>
        </w:r>
      </w:ins>
    </w:p>
    <w:p w14:paraId="00F337FA" w14:textId="77777777" w:rsidR="001E08FA" w:rsidRPr="001E08FA" w:rsidRDefault="001E08FA" w:rsidP="001E08FA">
      <w:pPr>
        <w:rPr>
          <w:ins w:id="29" w:author="1" w:date="2026-09-22T12:26:00Z" w16du:dateUtc="2026-09-22T16:26:00Z"/>
          <w:rFonts w:ascii="Times New Roman" w:hAnsi="Times New Roman" w:cs="Times New Roman"/>
          <w:b/>
          <w:bCs/>
          <w:sz w:val="24"/>
          <w:szCs w:val="24"/>
        </w:rPr>
      </w:pPr>
    </w:p>
    <w:p w14:paraId="0DB71125" w14:textId="77777777" w:rsidR="001E08FA" w:rsidRPr="001E08FA" w:rsidRDefault="001E08FA" w:rsidP="001E08FA">
      <w:pPr>
        <w:rPr>
          <w:ins w:id="30" w:author="1" w:date="2026-09-22T12:26:00Z" w16du:dateUtc="2026-09-22T16:26:00Z"/>
          <w:rFonts w:ascii="Times New Roman" w:hAnsi="Times New Roman" w:cs="Times New Roman"/>
          <w:sz w:val="24"/>
          <w:szCs w:val="24"/>
        </w:rPr>
      </w:pPr>
    </w:p>
    <w:p w14:paraId="43196912" w14:textId="77777777" w:rsidR="00F37F73" w:rsidRDefault="00F37F73" w:rsidP="001E08FA">
      <w:pPr>
        <w:pStyle w:val="NormalWeb"/>
        <w:spacing w:before="0" w:beforeAutospacing="0" w:after="0" w:afterAutospacing="0"/>
        <w:jc w:val="center"/>
        <w:rPr>
          <w:ins w:id="31" w:author="1" w:date="2026-09-22T12:26:00Z" w16du:dateUtc="2026-09-22T16:26:00Z"/>
          <w:b/>
          <w:spacing w:val="-2"/>
        </w:rPr>
      </w:pPr>
    </w:p>
    <w:p w14:paraId="40E0B876" w14:textId="77777777" w:rsidR="001E08FA" w:rsidRPr="001E08FA" w:rsidRDefault="00F37F73" w:rsidP="00F37F73">
      <w:pPr>
        <w:pStyle w:val="NormalWeb"/>
        <w:spacing w:before="0" w:beforeAutospacing="0" w:after="0" w:afterAutospacing="0"/>
        <w:jc w:val="center"/>
        <w:rPr>
          <w:ins w:id="32" w:author="1" w:date="2026-09-22T12:26:00Z" w16du:dateUtc="2026-09-22T16:26:00Z"/>
          <w:b/>
          <w:spacing w:val="-2"/>
        </w:rPr>
      </w:pPr>
      <w:ins w:id="33" w:author="1" w:date="2026-09-22T12:26:00Z" w16du:dateUtc="2026-09-22T16:26:00Z">
        <w:r>
          <w:rPr>
            <w:b/>
            <w:spacing w:val="-2"/>
          </w:rPr>
          <w:t xml:space="preserve">О внесении изменений в </w:t>
        </w:r>
        <w:r>
          <w:rPr>
            <w:b/>
          </w:rPr>
          <w:t>Положение</w:t>
        </w:r>
        <w:r w:rsidR="001E08FA">
          <w:rPr>
            <w:b/>
          </w:rPr>
          <w:t xml:space="preserve"> «Об осуществлении благоустройства территории Внутригородского муниципального образования Санкт-Петербурга поселок Стрельна»</w:t>
        </w:r>
        <w:r>
          <w:rPr>
            <w:b/>
          </w:rPr>
          <w:t>, утвержденное решением Муниципального Совета Муниципального образования поселок Стрельна от 05.09.2017 №56</w:t>
        </w:r>
      </w:ins>
    </w:p>
    <w:p w14:paraId="08114BBB" w14:textId="77777777" w:rsidR="001E08FA" w:rsidRPr="001E08FA" w:rsidRDefault="001E08FA" w:rsidP="001E08FA">
      <w:pPr>
        <w:pStyle w:val="NormalWeb"/>
        <w:spacing w:before="0" w:beforeAutospacing="0" w:after="0" w:afterAutospacing="0"/>
        <w:jc w:val="center"/>
        <w:rPr>
          <w:ins w:id="34" w:author="1" w:date="2026-09-22T12:26:00Z" w16du:dateUtc="2026-09-22T16:26:00Z"/>
          <w:b/>
          <w:spacing w:val="-2"/>
        </w:rPr>
      </w:pPr>
    </w:p>
    <w:p w14:paraId="1A92F5A4" w14:textId="77777777" w:rsidR="001E08FA" w:rsidRDefault="001E08FA" w:rsidP="001E08FA">
      <w:pPr>
        <w:pStyle w:val="21"/>
        <w:jc w:val="center"/>
        <w:rPr>
          <w:ins w:id="35" w:author="1" w:date="2026-09-22T12:26:00Z" w16du:dateUtc="2026-09-22T16:26:00Z"/>
          <w:sz w:val="24"/>
          <w:szCs w:val="24"/>
        </w:rPr>
      </w:pPr>
    </w:p>
    <w:p w14:paraId="2267F0C1" w14:textId="77777777" w:rsidR="00293E72" w:rsidRPr="00BC7992" w:rsidRDefault="001E08FA" w:rsidP="00BC7992">
      <w:pPr>
        <w:tabs>
          <w:tab w:val="left" w:pos="720"/>
        </w:tabs>
        <w:ind w:left="-567" w:firstLine="567"/>
        <w:jc w:val="center"/>
        <w:rPr>
          <w:del w:id="36" w:author="1" w:date="2026-09-22T12:26:00Z" w16du:dateUtc="2026-09-22T16:26:00Z"/>
          <w:rFonts w:ascii="Times New Roman" w:hAnsi="Times New Roman" w:cs="Times New Roman"/>
          <w:color w:val="FF33FF"/>
          <w:sz w:val="28"/>
          <w:szCs w:val="28"/>
        </w:rPr>
      </w:pPr>
      <w:ins w:id="37" w:author="1" w:date="2026-09-22T12:26:00Z" w16du:dateUtc="2026-09-22T16:26:00Z">
        <w:r>
          <w:rPr>
            <w:sz w:val="24"/>
            <w:szCs w:val="24"/>
          </w:rPr>
          <w:tab/>
          <w:t xml:space="preserve">В </w:t>
        </w:r>
      </w:ins>
      <w:del w:id="38" w:author="1" w:date="2026-09-22T12:26:00Z" w16du:dateUtc="2026-09-22T16:26:00Z">
        <w:r w:rsidR="00293E72" w:rsidRPr="00BC7992">
          <w:rPr>
            <w:rFonts w:ascii="Times New Roman" w:hAnsi="Times New Roman" w:cs="Times New Roman"/>
            <w:b/>
            <w:bCs/>
            <w:color w:val="000000"/>
            <w:sz w:val="28"/>
            <w:szCs w:val="28"/>
            <w:u w:val="single"/>
            <w:lang w:eastAsia="ar-SA"/>
          </w:rPr>
          <w:delText>Перечень услуг, оказываемых школой</w:delText>
        </w:r>
      </w:del>
    </w:p>
    <w:p w14:paraId="088BED7D" w14:textId="77777777" w:rsidR="00293E72" w:rsidRPr="00BC7992" w:rsidRDefault="00293E72" w:rsidP="00BC7992">
      <w:pPr>
        <w:tabs>
          <w:tab w:val="left" w:pos="720"/>
        </w:tabs>
        <w:ind w:left="-567" w:firstLine="567"/>
        <w:jc w:val="center"/>
        <w:rPr>
          <w:del w:id="39" w:author="1" w:date="2026-09-22T12:26:00Z" w16du:dateUtc="2026-09-22T16:26:00Z"/>
          <w:rFonts w:ascii="Times New Roman" w:hAnsi="Times New Roman" w:cs="Times New Roman"/>
          <w:color w:val="FF33FF"/>
          <w:sz w:val="28"/>
          <w:szCs w:val="28"/>
        </w:rPr>
      </w:pPr>
      <w:del w:id="40" w:author="1" w:date="2026-09-22T12:26:00Z" w16du:dateUtc="2026-09-22T16:26:00Z">
        <w:r w:rsidRPr="00BC7992">
          <w:rPr>
            <w:rFonts w:ascii="Times New Roman" w:hAnsi="Times New Roman" w:cs="Times New Roman"/>
            <w:b/>
            <w:bCs/>
            <w:color w:val="000000"/>
            <w:sz w:val="28"/>
            <w:szCs w:val="28"/>
            <w:u w:val="single"/>
            <w:lang w:eastAsia="ar-SA"/>
          </w:rPr>
          <w:delText>за счет бюджетных средств</w:delText>
        </w:r>
      </w:del>
    </w:p>
    <w:p w14:paraId="7B2291EC" w14:textId="77777777" w:rsidR="00293E72" w:rsidRPr="00BC7992" w:rsidRDefault="00293E72" w:rsidP="00BC7992">
      <w:pPr>
        <w:tabs>
          <w:tab w:val="left" w:pos="720"/>
        </w:tabs>
        <w:ind w:left="-567" w:firstLine="567"/>
        <w:jc w:val="both"/>
        <w:rPr>
          <w:del w:id="41" w:author="1" w:date="2026-09-22T12:26:00Z" w16du:dateUtc="2026-09-22T16:26:00Z"/>
          <w:rFonts w:ascii="Times New Roman" w:hAnsi="Times New Roman" w:cs="Times New Roman"/>
          <w:color w:val="FF33FF"/>
          <w:sz w:val="28"/>
          <w:szCs w:val="28"/>
        </w:rPr>
      </w:pPr>
      <w:del w:id="42" w:author="1" w:date="2026-09-22T12:26:00Z" w16du:dateUtc="2026-09-22T16:26:00Z">
        <w:r w:rsidRPr="00BC7992">
          <w:rPr>
            <w:rFonts w:ascii="Times New Roman" w:hAnsi="Times New Roman" w:cs="Times New Roman"/>
            <w:color w:val="000000"/>
            <w:sz w:val="28"/>
            <w:szCs w:val="28"/>
          </w:rPr>
          <w:delText xml:space="preserve">    Школа осуществляет свою деятельность в </w:delText>
        </w:r>
      </w:del>
      <w:r>
        <w:rPr>
          <w:sz w:val="24"/>
          <w:rPrChange w:id="43" w:author="1" w:date="2026-09-22T12:26:00Z" w16du:dateUtc="2026-09-22T16:26:00Z"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eastAsia="ru-RU"/>
            </w:rPr>
          </w:rPrChange>
        </w:rPr>
        <w:t xml:space="preserve">соответствии с </w:t>
      </w:r>
      <w:ins w:id="44" w:author="1" w:date="2026-09-22T12:26:00Z" w16du:dateUtc="2026-09-22T16:26:00Z">
        <w:r w:rsidR="009C61C2" w:rsidRPr="009C61C2">
          <w:rPr>
            <w:rFonts w:eastAsia="Calibri"/>
            <w:sz w:val="24"/>
            <w:szCs w:val="24"/>
          </w:rPr>
          <w:t>Законом Санкт-Петербурга от 23.09.2009 № 420-79</w:t>
        </w:r>
        <w:r w:rsidR="009C61C2" w:rsidRPr="009C61C2">
          <w:rPr>
            <w:sz w:val="24"/>
            <w:szCs w:val="24"/>
          </w:rPr>
          <w:t xml:space="preserve"> «</w:t>
        </w:r>
        <w:r w:rsidR="009C61C2" w:rsidRPr="009C61C2">
          <w:rPr>
            <w:rFonts w:eastAsia="Calibri"/>
            <w:sz w:val="24"/>
            <w:szCs w:val="24"/>
          </w:rPr>
          <w:t>Об организации местного самоуправления в Санкт-Петербурге»</w:t>
        </w:r>
        <w:r w:rsidR="009C61C2">
          <w:rPr>
            <w:rFonts w:eastAsia="Calibri"/>
            <w:sz w:val="24"/>
            <w:szCs w:val="24"/>
          </w:rPr>
          <w:t>,</w:t>
        </w:r>
      </w:ins>
      <w:del w:id="45" w:author="1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 xml:space="preserve">предметом и целями деятельности, определёнными </w:delText>
        </w:r>
      </w:del>
    </w:p>
    <w:p w14:paraId="78450FCE" w14:textId="77777777" w:rsidR="00293E72" w:rsidRPr="00BC7992" w:rsidRDefault="00293E72" w:rsidP="00BC7992">
      <w:pPr>
        <w:tabs>
          <w:tab w:val="left" w:pos="720"/>
        </w:tabs>
        <w:ind w:left="-567" w:firstLine="567"/>
        <w:jc w:val="both"/>
        <w:rPr>
          <w:del w:id="46" w:author="1" w:date="2026-09-22T12:26:00Z" w16du:dateUtc="2026-09-22T16:26:00Z"/>
          <w:rFonts w:ascii="Times New Roman" w:hAnsi="Times New Roman" w:cs="Times New Roman"/>
          <w:color w:val="FF33FF"/>
          <w:sz w:val="28"/>
          <w:szCs w:val="28"/>
        </w:rPr>
      </w:pPr>
      <w:del w:id="47" w:author="1" w:date="2026-09-22T12:26:00Z" w16du:dateUtc="2026-09-22T16:26:00Z">
        <w:r w:rsidRPr="00BC7992">
          <w:rPr>
            <w:rFonts w:ascii="Times New Roman" w:hAnsi="Times New Roman" w:cs="Times New Roman"/>
            <w:color w:val="000000"/>
            <w:sz w:val="28"/>
            <w:szCs w:val="28"/>
          </w:rPr>
          <w:delText xml:space="preserve">законодательством  Российской Федерации, </w:delText>
        </w:r>
        <w:r w:rsidR="00BC7992">
          <w:rPr>
            <w:rFonts w:ascii="Times New Roman" w:hAnsi="Times New Roman" w:cs="Times New Roman"/>
            <w:color w:val="000000"/>
            <w:sz w:val="28"/>
            <w:szCs w:val="28"/>
          </w:rPr>
          <w:delText xml:space="preserve">РСО-Алания </w:delText>
        </w:r>
        <w:r w:rsidRPr="00BC7992">
          <w:rPr>
            <w:rFonts w:ascii="Times New Roman" w:hAnsi="Times New Roman" w:cs="Times New Roman"/>
            <w:color w:val="000000"/>
            <w:sz w:val="28"/>
            <w:szCs w:val="28"/>
          </w:rPr>
          <w:delText xml:space="preserve"> и настоящим</w:delText>
        </w:r>
      </w:del>
      <w:r>
        <w:rPr>
          <w:sz w:val="24"/>
          <w:rPrChange w:id="48" w:author="1" w:date="2026-09-22T12:26:00Z" w16du:dateUtc="2026-09-22T16:26:00Z"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eastAsia="ru-RU"/>
            </w:rPr>
          </w:rPrChange>
        </w:rPr>
        <w:t xml:space="preserve"> Уставом</w:t>
      </w:r>
      <w:ins w:id="49" w:author="1" w:date="2026-09-22T12:26:00Z" w16du:dateUtc="2026-09-22T16:26:00Z">
        <w:r w:rsidR="009C61C2">
          <w:rPr>
            <w:rFonts w:eastAsia="Calibri"/>
            <w:sz w:val="24"/>
            <w:szCs w:val="24"/>
          </w:rPr>
          <w:t xml:space="preserve"> Внутригородского муниципального </w:t>
        </w:r>
      </w:ins>
      <w:del w:id="50" w:author="1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 xml:space="preserve">, путём выполнения работ, </w:delText>
        </w:r>
      </w:del>
    </w:p>
    <w:p w14:paraId="0C7C4275" w14:textId="77777777" w:rsidR="00293E72" w:rsidRPr="00BC7992" w:rsidRDefault="00293E72" w:rsidP="00BC7992">
      <w:pPr>
        <w:tabs>
          <w:tab w:val="left" w:pos="720"/>
        </w:tabs>
        <w:ind w:left="-567" w:firstLine="567"/>
        <w:jc w:val="both"/>
        <w:rPr>
          <w:del w:id="51" w:author="1" w:date="2026-09-22T12:26:00Z" w16du:dateUtc="2026-09-22T16:26:00Z"/>
          <w:rFonts w:ascii="Times New Roman" w:hAnsi="Times New Roman" w:cs="Times New Roman"/>
          <w:color w:val="FF33FF"/>
          <w:sz w:val="28"/>
          <w:szCs w:val="28"/>
        </w:rPr>
      </w:pPr>
      <w:del w:id="52" w:author="1" w:date="2026-09-22T12:26:00Z" w16du:dateUtc="2026-09-22T16:26:00Z">
        <w:r w:rsidRPr="00BC7992">
          <w:rPr>
            <w:rFonts w:ascii="Times New Roman" w:hAnsi="Times New Roman" w:cs="Times New Roman"/>
            <w:color w:val="000000"/>
            <w:sz w:val="28"/>
            <w:szCs w:val="28"/>
          </w:rPr>
          <w:delText>оказания муниципальных  услуг в сфере образования.</w:delText>
        </w:r>
      </w:del>
    </w:p>
    <w:p w14:paraId="160E3648" w14:textId="77777777" w:rsidR="00293E72" w:rsidRPr="00BC7992" w:rsidRDefault="00293E72" w:rsidP="00BC7992">
      <w:pPr>
        <w:tabs>
          <w:tab w:val="left" w:pos="0"/>
        </w:tabs>
        <w:ind w:left="-540" w:firstLine="540"/>
        <w:jc w:val="both"/>
        <w:rPr>
          <w:del w:id="53" w:author="1" w:date="2026-09-22T12:26:00Z" w16du:dateUtc="2026-09-22T16:26:00Z"/>
          <w:rFonts w:ascii="Times New Roman" w:hAnsi="Times New Roman" w:cs="Times New Roman"/>
          <w:color w:val="FF33FF"/>
          <w:sz w:val="28"/>
          <w:szCs w:val="28"/>
        </w:rPr>
      </w:pPr>
      <w:del w:id="54" w:author="1" w:date="2026-09-22T12:26:00Z" w16du:dateUtc="2026-09-22T16:26:00Z">
        <w:r w:rsidRPr="00BC7992">
          <w:rPr>
            <w:rFonts w:ascii="Times New Roman" w:hAnsi="Times New Roman" w:cs="Times New Roman"/>
            <w:color w:val="000000"/>
            <w:sz w:val="28"/>
            <w:szCs w:val="28"/>
          </w:rPr>
          <w:delText>1.1.Основным предметом деятельности Школы</w:delText>
        </w:r>
        <w:r w:rsidRPr="00BC7992">
          <w:rPr>
            <w:rFonts w:ascii="Times New Roman" w:hAnsi="Times New Roman" w:cs="Times New Roman"/>
            <w:bCs/>
            <w:color w:val="000000"/>
            <w:sz w:val="28"/>
            <w:szCs w:val="28"/>
          </w:rPr>
          <w:delText xml:space="preserve"> является</w:delText>
        </w:r>
        <w:r w:rsidRPr="00BC7992">
          <w:rPr>
            <w:rFonts w:ascii="Times New Roman" w:hAnsi="Times New Roman" w:cs="Times New Roman"/>
            <w:color w:val="000000"/>
            <w:sz w:val="28"/>
            <w:szCs w:val="28"/>
          </w:rPr>
          <w:delText xml:space="preserve"> осуществление государственной политики в области образования. </w:delText>
        </w:r>
      </w:del>
    </w:p>
    <w:p w14:paraId="3A452F57" w14:textId="77777777" w:rsidR="00293E72" w:rsidRPr="00BC7992" w:rsidRDefault="00293E72" w:rsidP="00BC7992">
      <w:pPr>
        <w:tabs>
          <w:tab w:val="left" w:pos="0"/>
        </w:tabs>
        <w:ind w:left="-540" w:firstLine="540"/>
        <w:jc w:val="both"/>
        <w:rPr>
          <w:del w:id="55" w:author="1" w:date="2026-09-22T12:26:00Z" w16du:dateUtc="2026-09-22T16:26:00Z"/>
          <w:rFonts w:ascii="Times New Roman" w:hAnsi="Times New Roman" w:cs="Times New Roman"/>
          <w:color w:val="FF33FF"/>
          <w:sz w:val="28"/>
          <w:szCs w:val="28"/>
        </w:rPr>
      </w:pPr>
      <w:del w:id="56" w:author="1" w:date="2026-09-22T12:26:00Z" w16du:dateUtc="2026-09-22T16:26:00Z">
        <w:r w:rsidRPr="00BC7992">
          <w:rPr>
            <w:rFonts w:ascii="Times New Roman" w:hAnsi="Times New Roman" w:cs="Times New Roman"/>
            <w:color w:val="000000"/>
            <w:sz w:val="28"/>
            <w:szCs w:val="28"/>
          </w:rPr>
          <w:delText xml:space="preserve">Реализация общеобразовательных программ начального общего, основного общего, среднего (полного) общего </w:delText>
        </w:r>
      </w:del>
    </w:p>
    <w:p w14:paraId="0B35E584" w14:textId="77777777" w:rsidR="00293E72" w:rsidRDefault="00293E72" w:rsidP="009C61C2">
      <w:pPr>
        <w:pStyle w:val="21"/>
        <w:jc w:val="both"/>
        <w:rPr>
          <w:sz w:val="24"/>
          <w:rPrChange w:id="57" w:author="1" w:date="2026-09-22T12:26:00Z" w16du:dateUtc="2026-09-22T16:26:00Z">
            <w:rPr>
              <w:rFonts w:ascii="Times New Roman" w:eastAsia="Times New Roman" w:hAnsi="Times New Roman" w:cs="Times New Roman"/>
              <w:color w:val="FF33FF"/>
              <w:sz w:val="28"/>
              <w:szCs w:val="28"/>
              <w:lang w:eastAsia="ru-RU"/>
            </w:rPr>
          </w:rPrChange>
        </w:rPr>
        <w:pPrChange w:id="58" w:author="1" w:date="2026-09-22T12:26:00Z" w16du:dateUtc="2026-09-22T16:26:00Z">
          <w:pPr>
            <w:tabs>
              <w:tab w:val="left" w:pos="0"/>
            </w:tabs>
            <w:spacing w:after="0" w:line="240" w:lineRule="auto"/>
            <w:ind w:left="-540" w:firstLine="540"/>
            <w:jc w:val="both"/>
          </w:pPr>
        </w:pPrChange>
      </w:pPr>
      <w:r>
        <w:rPr>
          <w:sz w:val="24"/>
          <w:rPrChange w:id="59" w:author="1" w:date="2026-09-22T12:26:00Z" w16du:dateUtc="2026-09-22T16:26:00Z"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eastAsia="ru-RU"/>
            </w:rPr>
          </w:rPrChange>
        </w:rPr>
        <w:t xml:space="preserve">образования </w:t>
      </w:r>
      <w:ins w:id="60" w:author="1" w:date="2026-09-22T12:26:00Z" w16du:dateUtc="2026-09-22T16:26:00Z">
        <w:r w:rsidR="009C61C2">
          <w:rPr>
            <w:rFonts w:eastAsia="Calibri"/>
            <w:sz w:val="24"/>
            <w:szCs w:val="24"/>
          </w:rPr>
          <w:t xml:space="preserve">Санкт-Петербурга поселок Стрельна </w:t>
        </w:r>
      </w:ins>
      <w:del w:id="61" w:author="1" w:date="2026-09-22T12:26:00Z" w16du:dateUtc="2026-09-22T16:26:00Z">
        <w:r w:rsidRPr="00BC7992">
          <w:rPr>
            <w:color w:val="000000"/>
            <w:sz w:val="28"/>
            <w:szCs w:val="28"/>
            <w:lang w:eastAsia="ru-RU"/>
          </w:rPr>
          <w:delText>и обеспечение обучения и воспитания обучающихся по принципу общедоступности и бесплатности начального общего, основного общего и среднего (полного) общего образования.</w:delText>
        </w:r>
      </w:del>
    </w:p>
    <w:p w14:paraId="27C8CE5D" w14:textId="77777777" w:rsidR="001E08FA" w:rsidRDefault="001E08FA" w:rsidP="001E08FA">
      <w:pPr>
        <w:pStyle w:val="21"/>
        <w:jc w:val="center"/>
        <w:rPr>
          <w:ins w:id="62" w:author="1" w:date="2026-09-22T12:26:00Z" w16du:dateUtc="2026-09-22T16:26:00Z"/>
          <w:sz w:val="24"/>
          <w:szCs w:val="24"/>
        </w:rPr>
      </w:pPr>
    </w:p>
    <w:p w14:paraId="5DA18626" w14:textId="77777777" w:rsidR="001E08FA" w:rsidRPr="001E08FA" w:rsidRDefault="001E08FA" w:rsidP="001E08FA">
      <w:pPr>
        <w:pStyle w:val="21"/>
        <w:jc w:val="center"/>
        <w:rPr>
          <w:ins w:id="63" w:author="1" w:date="2026-09-22T12:26:00Z" w16du:dateUtc="2026-09-22T16:26:00Z"/>
          <w:b/>
          <w:sz w:val="24"/>
          <w:szCs w:val="24"/>
        </w:rPr>
      </w:pPr>
      <w:ins w:id="64" w:author="1" w:date="2026-09-22T12:26:00Z" w16du:dateUtc="2026-09-22T16:26:00Z">
        <w:r w:rsidRPr="001E08FA">
          <w:rPr>
            <w:sz w:val="24"/>
            <w:szCs w:val="24"/>
          </w:rPr>
          <w:t> </w:t>
        </w:r>
        <w:r w:rsidRPr="001E08FA">
          <w:rPr>
            <w:b/>
            <w:sz w:val="24"/>
            <w:szCs w:val="24"/>
          </w:rPr>
          <w:t>МУНИЦИПАЛЬНЫЙ СОВЕТ</w:t>
        </w:r>
      </w:ins>
    </w:p>
    <w:p w14:paraId="18A43AC5" w14:textId="77777777" w:rsidR="001E08FA" w:rsidRPr="001E08FA" w:rsidRDefault="001E08FA" w:rsidP="001E08FA">
      <w:pPr>
        <w:pStyle w:val="21"/>
        <w:jc w:val="center"/>
        <w:rPr>
          <w:ins w:id="65" w:author="1" w:date="2026-09-22T12:26:00Z" w16du:dateUtc="2026-09-22T16:26:00Z"/>
          <w:b/>
          <w:sz w:val="24"/>
          <w:szCs w:val="24"/>
        </w:rPr>
      </w:pPr>
      <w:ins w:id="66" w:author="1" w:date="2026-09-22T12:26:00Z" w16du:dateUtc="2026-09-22T16:26:00Z">
        <w:r w:rsidRPr="001E08FA">
          <w:rPr>
            <w:b/>
            <w:sz w:val="24"/>
            <w:szCs w:val="24"/>
          </w:rPr>
          <w:t>РЕШИЛ:</w:t>
        </w:r>
      </w:ins>
    </w:p>
    <w:p w14:paraId="6F6F5EAC" w14:textId="77777777" w:rsidR="001E08FA" w:rsidRPr="001E08FA" w:rsidRDefault="001E08FA" w:rsidP="001E08FA">
      <w:pPr>
        <w:pStyle w:val="21"/>
        <w:jc w:val="center"/>
        <w:rPr>
          <w:ins w:id="67" w:author="1" w:date="2026-09-22T12:26:00Z" w16du:dateUtc="2026-09-22T16:26:00Z"/>
          <w:b/>
          <w:sz w:val="24"/>
          <w:szCs w:val="24"/>
        </w:rPr>
      </w:pPr>
    </w:p>
    <w:p w14:paraId="1E8FD4C9" w14:textId="77777777" w:rsidR="00F37F73" w:rsidRDefault="00F37F73" w:rsidP="00F37F73">
      <w:pPr>
        <w:numPr>
          <w:ilvl w:val="0"/>
          <w:numId w:val="18"/>
        </w:numPr>
        <w:ind w:left="0" w:firstLine="709"/>
        <w:jc w:val="both"/>
        <w:rPr>
          <w:ins w:id="68" w:author="1" w:date="2026-09-22T12:26:00Z" w16du:dateUtc="2026-09-22T16:26:00Z"/>
          <w:rFonts w:ascii="Times New Roman" w:hAnsi="Times New Roman" w:cs="Times New Roman"/>
          <w:sz w:val="24"/>
          <w:szCs w:val="24"/>
        </w:rPr>
      </w:pPr>
      <w:ins w:id="69" w:author="1" w:date="2026-09-22T12:26:00Z" w16du:dateUtc="2026-09-22T16:26:00Z">
        <w:r w:rsidRPr="00F37F73">
          <w:rPr>
            <w:rFonts w:ascii="Times New Roman" w:hAnsi="Times New Roman" w:cs="Times New Roman"/>
            <w:sz w:val="24"/>
            <w:szCs w:val="24"/>
          </w:rPr>
          <w:t>Внести следующие изменения в Положение «Об осуществлении благоустройства территории Внутригородского муниципального образования Санкт-Петербурга поселок Стрельна», утвержденное решением Муниципального Совета Муниципального образования поселок Стрельна от 05.09.2017 №56</w:t>
        </w:r>
        <w:r w:rsidR="000B0709">
          <w:rPr>
            <w:rFonts w:ascii="Times New Roman" w:hAnsi="Times New Roman" w:cs="Times New Roman"/>
            <w:sz w:val="24"/>
            <w:szCs w:val="24"/>
          </w:rPr>
          <w:t xml:space="preserve"> (далее – Положение)</w:t>
        </w:r>
        <w:r>
          <w:rPr>
            <w:rFonts w:ascii="Times New Roman" w:hAnsi="Times New Roman" w:cs="Times New Roman"/>
            <w:sz w:val="24"/>
            <w:szCs w:val="24"/>
          </w:rPr>
          <w:t>:</w:t>
        </w:r>
      </w:ins>
    </w:p>
    <w:p w14:paraId="2DB2A251" w14:textId="77777777" w:rsidR="00293E72" w:rsidRPr="00BC7992" w:rsidRDefault="000B0709" w:rsidP="00BC7992">
      <w:pPr>
        <w:tabs>
          <w:tab w:val="left" w:pos="720"/>
        </w:tabs>
        <w:ind w:left="-567" w:firstLine="567"/>
        <w:jc w:val="both"/>
        <w:rPr>
          <w:del w:id="70" w:author="1" w:date="2026-09-22T12:26:00Z" w16du:dateUtc="2026-09-22T16:26:00Z"/>
          <w:rFonts w:ascii="Times New Roman" w:hAnsi="Times New Roman" w:cs="Times New Roman"/>
          <w:color w:val="FF33FF"/>
          <w:sz w:val="28"/>
          <w:szCs w:val="28"/>
        </w:rPr>
      </w:pPr>
      <w:ins w:id="71" w:author="1" w:date="2026-09-22T12:26:00Z" w16du:dateUtc="2026-09-22T16:26:00Z">
        <w:r>
          <w:rPr>
            <w:rFonts w:ascii="Times New Roman" w:hAnsi="Times New Roman"/>
            <w:sz w:val="24"/>
            <w:szCs w:val="24"/>
          </w:rPr>
          <w:t xml:space="preserve">В пункте </w:t>
        </w:r>
      </w:ins>
      <w:del w:id="72" w:author="1" w:date="2026-09-22T12:26:00Z" w16du:dateUtc="2026-09-22T16:26:00Z">
        <w:r w:rsidR="00293E72" w:rsidRPr="00BC7992">
          <w:rPr>
            <w:rFonts w:ascii="Times New Roman" w:hAnsi="Times New Roman" w:cs="Times New Roman"/>
            <w:color w:val="000000"/>
            <w:sz w:val="28"/>
            <w:szCs w:val="28"/>
          </w:rPr>
          <w:delText xml:space="preserve">1.2. Целью деятельности Школы является обеспечение реализации предусмотренных законодательством Российской Федерации полномочий в сфере образования: </w:delText>
        </w:r>
      </w:del>
    </w:p>
    <w:p w14:paraId="0EE2F6DE" w14:textId="77777777" w:rsidR="00F37F73" w:rsidRDefault="00293E72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ins w:id="73" w:author="1" w:date="2026-09-22T12:26:00Z" w16du:dateUtc="2026-09-22T16:26:00Z"/>
          <w:rFonts w:ascii="Times New Roman" w:hAnsi="Times New Roman"/>
          <w:sz w:val="24"/>
          <w:szCs w:val="24"/>
        </w:rPr>
      </w:pPr>
      <w:del w:id="74" w:author="1" w:date="2026-09-22T12:26:00Z" w16du:dateUtc="2026-09-22T16:26:00Z">
        <w:r w:rsidRPr="00BC7992">
          <w:rPr>
            <w:rFonts w:ascii="Times New Roman" w:hAnsi="Times New Roman"/>
            <w:color w:val="000000"/>
            <w:sz w:val="28"/>
            <w:szCs w:val="28"/>
          </w:rPr>
          <w:delText>- формирование общей культуры личности обучающихся</w:delText>
        </w:r>
      </w:del>
      <w:moveToRangeStart w:id="75" w:author="1" w:date="2026-09-22T12:26:00Z" w:name="move240972388"/>
      <w:moveTo w:id="76" w:author="1" w:date="2026-09-22T12:26:00Z" w16du:dateUtc="2026-09-22T16:26:00Z">
        <w:r>
          <w:rPr>
            <w:rFonts w:ascii="Times New Roman" w:hAnsi="Times New Roman"/>
            <w:sz w:val="24"/>
            <w:rPrChange w:id="77" w:author="1" w:date="2026-09-22T12:26:00Z" w16du:dateUtc="2026-09-22T16:26:00Z">
              <w:rPr>
                <w:rFonts w:ascii="Times New Roman" w:hAnsi="Times New Roman"/>
                <w:color w:val="000000"/>
                <w:sz w:val="28"/>
                <w:szCs w:val="28"/>
              </w:rPr>
            </w:rPrChange>
          </w:rPr>
          <w:t xml:space="preserve">1.4. </w:t>
        </w:r>
      </w:moveTo>
      <w:moveToRangeEnd w:id="75"/>
      <w:ins w:id="78" w:author="1" w:date="2026-09-22T12:26:00Z" w16du:dateUtc="2026-09-22T16:26:00Z">
        <w:r w:rsidR="000B0709">
          <w:rPr>
            <w:rFonts w:ascii="Times New Roman" w:hAnsi="Times New Roman"/>
            <w:sz w:val="24"/>
            <w:szCs w:val="24"/>
          </w:rPr>
          <w:t>Положения слова «</w:t>
        </w:r>
        <w:r w:rsidR="000B0709" w:rsidRPr="000B0709">
          <w:rPr>
            <w:rFonts w:ascii="Times New Roman" w:hAnsi="Times New Roman"/>
            <w:sz w:val="24"/>
            <w:szCs w:val="24"/>
          </w:rPr>
          <w:t>, а также за счет средств бюджета Санкт-Петербурга</w:t>
        </w:r>
        <w:r w:rsidR="000B0709">
          <w:rPr>
            <w:rFonts w:ascii="Times New Roman" w:hAnsi="Times New Roman"/>
            <w:sz w:val="24"/>
            <w:szCs w:val="24"/>
          </w:rPr>
          <w:t>» исключить.</w:t>
        </w:r>
      </w:ins>
    </w:p>
    <w:p w14:paraId="34255FF1" w14:textId="77777777" w:rsidR="00F37F73" w:rsidRDefault="00FF542C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ins w:id="79" w:author="1" w:date="2026-09-22T12:26:00Z" w16du:dateUtc="2026-09-22T16:26:00Z"/>
          <w:rFonts w:ascii="Times New Roman" w:hAnsi="Times New Roman"/>
          <w:sz w:val="24"/>
          <w:szCs w:val="24"/>
        </w:rPr>
      </w:pPr>
      <w:ins w:id="80" w:author="1" w:date="2026-09-22T12:26:00Z" w16du:dateUtc="2026-09-22T16:26:00Z">
        <w:r w:rsidRPr="00FF542C">
          <w:rPr>
            <w:rFonts w:ascii="Times New Roman" w:hAnsi="Times New Roman"/>
            <w:sz w:val="24"/>
            <w:szCs w:val="24"/>
          </w:rPr>
          <w:t xml:space="preserve">Пункт </w:t>
        </w:r>
        <w:r>
          <w:rPr>
            <w:rFonts w:ascii="Times New Roman" w:hAnsi="Times New Roman"/>
            <w:sz w:val="24"/>
            <w:szCs w:val="24"/>
          </w:rPr>
          <w:t>2.5.1. Положения дополнить словом «уличная» перед словом «мебель».</w:t>
        </w:r>
      </w:ins>
    </w:p>
    <w:p w14:paraId="18DE6A5C" w14:textId="77777777" w:rsidR="00FF542C" w:rsidRDefault="00FF542C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ins w:id="81" w:author="1" w:date="2026-09-22T12:26:00Z" w16du:dateUtc="2026-09-22T16:26:00Z"/>
          <w:rFonts w:ascii="Times New Roman" w:hAnsi="Times New Roman"/>
          <w:sz w:val="24"/>
          <w:szCs w:val="24"/>
        </w:rPr>
      </w:pPr>
      <w:ins w:id="82" w:author="1" w:date="2026-09-22T12:26:00Z" w16du:dateUtc="2026-09-22T16:26:00Z">
        <w:r>
          <w:rPr>
            <w:rFonts w:ascii="Times New Roman" w:hAnsi="Times New Roman"/>
            <w:sz w:val="24"/>
            <w:szCs w:val="24"/>
          </w:rPr>
          <w:t>Пункт 2.5.3. Положения дополнить словом «уличной» перед словом «мебели».</w:t>
        </w:r>
      </w:ins>
    </w:p>
    <w:p w14:paraId="27A2FBAD" w14:textId="77777777" w:rsidR="00FF542C" w:rsidRDefault="00FF542C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ins w:id="83" w:author="1" w:date="2026-09-22T12:26:00Z" w16du:dateUtc="2026-09-22T16:26:00Z"/>
          <w:rFonts w:ascii="Times New Roman" w:hAnsi="Times New Roman"/>
          <w:sz w:val="24"/>
          <w:szCs w:val="24"/>
        </w:rPr>
      </w:pPr>
      <w:ins w:id="84" w:author="1" w:date="2026-09-22T12:26:00Z" w16du:dateUtc="2026-09-22T16:26:00Z">
        <w:r w:rsidRPr="00FF542C">
          <w:rPr>
            <w:rFonts w:ascii="Times New Roman" w:hAnsi="Times New Roman"/>
            <w:sz w:val="24"/>
            <w:szCs w:val="24"/>
          </w:rPr>
          <w:t>Абзац 1 пункта 2.11.5 Положения после слов «местного значения» дополнить словами «, взамен уничтоженных или поврежденных»</w:t>
        </w:r>
        <w:r>
          <w:rPr>
            <w:rFonts w:ascii="Times New Roman" w:hAnsi="Times New Roman"/>
            <w:sz w:val="24"/>
            <w:szCs w:val="24"/>
          </w:rPr>
          <w:t>.</w:t>
        </w:r>
      </w:ins>
    </w:p>
    <w:p w14:paraId="329DF4CA" w14:textId="77777777" w:rsidR="00F37F73" w:rsidRDefault="00FF542C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ins w:id="85" w:author="1" w:date="2026-09-22T12:26:00Z" w16du:dateUtc="2026-09-22T16:26:00Z"/>
          <w:rFonts w:ascii="Times New Roman" w:hAnsi="Times New Roman"/>
          <w:sz w:val="24"/>
          <w:szCs w:val="24"/>
        </w:rPr>
      </w:pPr>
      <w:ins w:id="86" w:author="1" w:date="2026-09-22T12:26:00Z" w16du:dateUtc="2026-09-22T16:26:00Z">
        <w:r>
          <w:rPr>
            <w:rFonts w:ascii="Times New Roman" w:hAnsi="Times New Roman"/>
            <w:sz w:val="24"/>
            <w:szCs w:val="24"/>
          </w:rPr>
          <w:t>Пункт 2.12.4. Положения исключить.</w:t>
        </w:r>
        <w:r w:rsidRPr="00FF542C">
          <w:rPr>
            <w:rFonts w:ascii="Times New Roman" w:hAnsi="Times New Roman"/>
            <w:sz w:val="24"/>
            <w:szCs w:val="24"/>
          </w:rPr>
          <w:t xml:space="preserve"> </w:t>
        </w:r>
      </w:ins>
    </w:p>
    <w:p w14:paraId="70C4B429" w14:textId="77777777" w:rsidR="00FF542C" w:rsidRPr="00FF542C" w:rsidRDefault="00FF542C" w:rsidP="00FF542C">
      <w:pPr>
        <w:pStyle w:val="ListParagraph"/>
        <w:tabs>
          <w:tab w:val="left" w:pos="1134"/>
        </w:tabs>
        <w:ind w:left="709"/>
        <w:jc w:val="both"/>
        <w:rPr>
          <w:ins w:id="87" w:author="1" w:date="2026-09-22T12:26:00Z" w16du:dateUtc="2026-09-22T16:26:00Z"/>
          <w:rFonts w:ascii="Times New Roman" w:hAnsi="Times New Roman"/>
          <w:sz w:val="24"/>
          <w:szCs w:val="24"/>
        </w:rPr>
      </w:pPr>
    </w:p>
    <w:p w14:paraId="45406D60" w14:textId="77777777" w:rsidR="009C61C2" w:rsidRPr="00637047" w:rsidRDefault="001E08FA" w:rsidP="009C61C2">
      <w:pPr>
        <w:numPr>
          <w:ilvl w:val="0"/>
          <w:numId w:val="18"/>
        </w:numPr>
        <w:spacing w:after="240"/>
        <w:ind w:left="0" w:firstLine="709"/>
        <w:jc w:val="both"/>
        <w:rPr>
          <w:ins w:id="88" w:author="1" w:date="2026-09-22T12:26:00Z" w16du:dateUtc="2026-09-22T16:26:00Z"/>
          <w:rFonts w:ascii="Times New Roman" w:hAnsi="Times New Roman" w:cs="Times New Roman"/>
          <w:sz w:val="24"/>
          <w:szCs w:val="24"/>
        </w:rPr>
      </w:pPr>
      <w:ins w:id="89" w:author="1" w:date="2026-09-22T12:26:00Z" w16du:dateUtc="2026-09-22T16:26:00Z">
        <w:r w:rsidRPr="00637047">
          <w:rPr>
            <w:rFonts w:ascii="Times New Roman" w:hAnsi="Times New Roman" w:cs="Times New Roman"/>
            <w:sz w:val="24"/>
            <w:szCs w:val="24"/>
          </w:rPr>
          <w:t>Контроль за исполнением настоящего решения возложить на Главу Муниципального образования поселок Стрельна</w:t>
        </w:r>
        <w:r w:rsidRPr="00637047">
          <w:rPr>
            <w:rFonts w:ascii="Times New Roman" w:hAnsi="Times New Roman" w:cs="Times New Roman"/>
            <w:spacing w:val="-2"/>
            <w:sz w:val="24"/>
            <w:szCs w:val="24"/>
          </w:rPr>
          <w:t xml:space="preserve"> Беленкова Валерия Николаевича.                                                                         </w:t>
        </w:r>
      </w:ins>
    </w:p>
    <w:p w14:paraId="53B0C5AE" w14:textId="77777777" w:rsidR="001E08FA" w:rsidRPr="009C61C2" w:rsidRDefault="001E08FA" w:rsidP="009C61C2">
      <w:pPr>
        <w:numPr>
          <w:ilvl w:val="0"/>
          <w:numId w:val="18"/>
        </w:numPr>
        <w:spacing w:after="240"/>
        <w:ind w:left="0" w:firstLine="709"/>
        <w:jc w:val="both"/>
        <w:rPr>
          <w:ins w:id="90" w:author="1" w:date="2026-09-22T12:26:00Z" w16du:dateUtc="2026-09-22T16:26:00Z"/>
          <w:rFonts w:ascii="Times New Roman" w:hAnsi="Times New Roman" w:cs="Times New Roman"/>
          <w:sz w:val="24"/>
          <w:szCs w:val="24"/>
        </w:rPr>
      </w:pPr>
      <w:ins w:id="91" w:author="1" w:date="2026-09-22T12:26:00Z" w16du:dateUtc="2026-09-22T16:26:00Z">
        <w:r w:rsidRPr="009C61C2">
          <w:rPr>
            <w:rFonts w:ascii="Times New Roman" w:hAnsi="Times New Roman" w:cs="Times New Roman"/>
            <w:sz w:val="24"/>
            <w:szCs w:val="24"/>
          </w:rPr>
          <w:t xml:space="preserve">Настоящее решение вступает в силу со дня </w:t>
        </w:r>
        <w:r w:rsidR="009C61C2">
          <w:rPr>
            <w:rFonts w:ascii="Times New Roman" w:hAnsi="Times New Roman" w:cs="Times New Roman"/>
            <w:sz w:val="24"/>
            <w:szCs w:val="24"/>
          </w:rPr>
          <w:t xml:space="preserve">его </w:t>
        </w:r>
        <w:r w:rsidR="00637047">
          <w:rPr>
            <w:rFonts w:ascii="Times New Roman" w:hAnsi="Times New Roman" w:cs="Times New Roman"/>
            <w:sz w:val="24"/>
            <w:szCs w:val="24"/>
          </w:rPr>
          <w:t>официального опубликования (обнародования).</w:t>
        </w:r>
      </w:ins>
    </w:p>
    <w:p w14:paraId="3F9C7AD4" w14:textId="77777777" w:rsidR="001E08FA" w:rsidRPr="001E08FA" w:rsidRDefault="001E08FA" w:rsidP="001E08FA">
      <w:pPr>
        <w:rPr>
          <w:ins w:id="92" w:author="1" w:date="2026-09-22T12:26:00Z" w16du:dateUtc="2026-09-22T16:26:00Z"/>
          <w:rFonts w:ascii="Times New Roman" w:hAnsi="Times New Roman" w:cs="Times New Roman"/>
          <w:sz w:val="24"/>
          <w:szCs w:val="24"/>
        </w:rPr>
      </w:pPr>
    </w:p>
    <w:p w14:paraId="7120EFF4" w14:textId="77777777" w:rsidR="001E08FA" w:rsidRPr="001E08FA" w:rsidRDefault="001E08FA" w:rsidP="001E08FA">
      <w:pPr>
        <w:rPr>
          <w:ins w:id="93" w:author="1" w:date="2026-09-22T12:26:00Z" w16du:dateUtc="2026-09-22T16:26:00Z"/>
          <w:rFonts w:ascii="Times New Roman" w:hAnsi="Times New Roman" w:cs="Times New Roman"/>
          <w:sz w:val="24"/>
          <w:szCs w:val="24"/>
        </w:rPr>
      </w:pPr>
    </w:p>
    <w:p w14:paraId="17A254C9" w14:textId="77777777" w:rsidR="001E08FA" w:rsidRPr="001E08FA" w:rsidRDefault="001E08FA" w:rsidP="001E08FA">
      <w:pPr>
        <w:rPr>
          <w:ins w:id="94" w:author="1" w:date="2026-09-22T12:26:00Z" w16du:dateUtc="2026-09-22T16:26:00Z"/>
          <w:rFonts w:ascii="Times New Roman" w:hAnsi="Times New Roman" w:cs="Times New Roman"/>
          <w:sz w:val="24"/>
          <w:szCs w:val="24"/>
        </w:rPr>
      </w:pPr>
      <w:ins w:id="95" w:author="1" w:date="2026-09-22T12:26:00Z" w16du:dateUtc="2026-09-22T16:26:00Z">
        <w:r w:rsidRPr="001E08FA">
          <w:rPr>
            <w:rFonts w:ascii="Times New Roman" w:hAnsi="Times New Roman" w:cs="Times New Roman"/>
            <w:sz w:val="24"/>
            <w:szCs w:val="24"/>
          </w:rPr>
          <w:t xml:space="preserve">Глава Муниципального образования, </w:t>
        </w:r>
      </w:ins>
    </w:p>
    <w:p w14:paraId="499B6123" w14:textId="77777777" w:rsidR="001E08FA" w:rsidRPr="001E08FA" w:rsidRDefault="001E08FA" w:rsidP="001E08FA">
      <w:pPr>
        <w:rPr>
          <w:ins w:id="96" w:author="1" w:date="2026-09-22T12:26:00Z" w16du:dateUtc="2026-09-22T16:26:00Z"/>
          <w:rFonts w:ascii="Times New Roman" w:hAnsi="Times New Roman" w:cs="Times New Roman"/>
          <w:sz w:val="24"/>
          <w:szCs w:val="24"/>
        </w:rPr>
      </w:pPr>
      <w:ins w:id="97" w:author="1" w:date="2026-09-22T12:26:00Z" w16du:dateUtc="2026-09-22T16:26:00Z">
        <w:r w:rsidRPr="001E08FA">
          <w:rPr>
            <w:rFonts w:ascii="Times New Roman" w:hAnsi="Times New Roman" w:cs="Times New Roman"/>
            <w:sz w:val="24"/>
            <w:szCs w:val="24"/>
          </w:rPr>
          <w:t>исполняющий полномочия</w:t>
        </w:r>
      </w:ins>
    </w:p>
    <w:p w14:paraId="68EA4571" w14:textId="77777777" w:rsidR="001E08FA" w:rsidRPr="001E08FA" w:rsidRDefault="001E08FA" w:rsidP="001E08FA">
      <w:pPr>
        <w:rPr>
          <w:ins w:id="98" w:author="1" w:date="2026-09-22T12:26:00Z" w16du:dateUtc="2026-09-22T16:26:00Z"/>
          <w:rFonts w:ascii="Times New Roman" w:hAnsi="Times New Roman" w:cs="Times New Roman"/>
          <w:sz w:val="24"/>
          <w:szCs w:val="24"/>
        </w:rPr>
      </w:pPr>
      <w:ins w:id="99" w:author="1" w:date="2026-09-22T12:26:00Z" w16du:dateUtc="2026-09-22T16:26:00Z">
        <w:r w:rsidRPr="001E08FA">
          <w:rPr>
            <w:rFonts w:ascii="Times New Roman" w:hAnsi="Times New Roman" w:cs="Times New Roman"/>
            <w:sz w:val="24"/>
            <w:szCs w:val="24"/>
          </w:rPr>
          <w:t>председателя Муниципального Совета</w:t>
        </w:r>
        <w:r w:rsidRPr="001E08FA">
          <w:rPr>
            <w:rFonts w:ascii="Times New Roman" w:hAnsi="Times New Roman" w:cs="Times New Roman"/>
            <w:sz w:val="24"/>
            <w:szCs w:val="24"/>
          </w:rPr>
          <w:tab/>
        </w:r>
        <w:r w:rsidRPr="001E08FA">
          <w:rPr>
            <w:rFonts w:ascii="Times New Roman" w:hAnsi="Times New Roman" w:cs="Times New Roman"/>
            <w:sz w:val="24"/>
            <w:szCs w:val="24"/>
          </w:rPr>
          <w:tab/>
        </w:r>
        <w:r w:rsidRPr="001E08FA">
          <w:rPr>
            <w:rFonts w:ascii="Times New Roman" w:hAnsi="Times New Roman" w:cs="Times New Roman"/>
            <w:sz w:val="24"/>
            <w:szCs w:val="24"/>
          </w:rPr>
          <w:tab/>
          <w:t xml:space="preserve">                              В.Н. Беленков</w:t>
        </w:r>
      </w:ins>
    </w:p>
    <w:p w14:paraId="7E76F60F" w14:textId="77777777" w:rsidR="001E08FA" w:rsidRPr="001E08FA" w:rsidRDefault="001E08FA" w:rsidP="001E08FA">
      <w:pPr>
        <w:rPr>
          <w:ins w:id="100" w:author="1" w:date="2026-09-22T12:26:00Z" w16du:dateUtc="2026-09-22T16:26:00Z"/>
          <w:rFonts w:ascii="Times New Roman" w:hAnsi="Times New Roman" w:cs="Times New Roman"/>
          <w:sz w:val="24"/>
          <w:szCs w:val="24"/>
        </w:rPr>
      </w:pPr>
    </w:p>
    <w:p w14:paraId="3909BB18" w14:textId="77777777" w:rsidR="00293E72" w:rsidRPr="00BC7992" w:rsidRDefault="00293E72" w:rsidP="00BC7992">
      <w:pPr>
        <w:tabs>
          <w:tab w:val="left" w:pos="720"/>
        </w:tabs>
        <w:ind w:left="-567" w:firstLine="567"/>
        <w:jc w:val="both"/>
        <w:rPr>
          <w:del w:id="101" w:author="1" w:date="2026-09-22T12:26:00Z" w16du:dateUtc="2026-09-22T16:26:00Z"/>
          <w:rFonts w:ascii="Times New Roman" w:hAnsi="Times New Roman" w:cs="Times New Roman"/>
          <w:color w:val="FF33FF"/>
          <w:sz w:val="28"/>
          <w:szCs w:val="28"/>
        </w:rPr>
      </w:pPr>
      <w:del w:id="102" w:author="1" w:date="2026-09-22T12:26:00Z" w16du:dateUtc="2026-09-22T16:26:00Z">
        <w:r w:rsidRPr="00BC7992">
          <w:rPr>
            <w:rFonts w:ascii="Times New Roman" w:hAnsi="Times New Roman" w:cs="Times New Roman"/>
            <w:color w:val="000000"/>
            <w:sz w:val="28"/>
            <w:szCs w:val="28"/>
          </w:rPr>
          <w:delText xml:space="preserve"> на основе усвоения обязательного минимума содержания общеобразовательных программ;</w:delText>
        </w:r>
      </w:del>
    </w:p>
    <w:p w14:paraId="455B4E00" w14:textId="77777777" w:rsidR="00293E72" w:rsidRPr="00BC7992" w:rsidRDefault="00293E72" w:rsidP="00BC7992">
      <w:pPr>
        <w:tabs>
          <w:tab w:val="left" w:pos="720"/>
        </w:tabs>
        <w:ind w:left="-567" w:firstLine="567"/>
        <w:jc w:val="both"/>
        <w:rPr>
          <w:del w:id="103" w:author="1" w:date="2026-09-22T12:26:00Z" w16du:dateUtc="2026-09-22T16:26:00Z"/>
          <w:rFonts w:ascii="Times New Roman" w:hAnsi="Times New Roman" w:cs="Times New Roman"/>
          <w:color w:val="FF33FF"/>
          <w:sz w:val="28"/>
          <w:szCs w:val="28"/>
        </w:rPr>
      </w:pPr>
      <w:del w:id="104" w:author="1" w:date="2026-09-22T12:26:00Z" w16du:dateUtc="2026-09-22T16:26:00Z">
        <w:r w:rsidRPr="00BC7992">
          <w:rPr>
            <w:rFonts w:ascii="Times New Roman" w:hAnsi="Times New Roman" w:cs="Times New Roman"/>
            <w:color w:val="000000"/>
            <w:sz w:val="28"/>
            <w:szCs w:val="28"/>
          </w:rPr>
          <w:delText>- адаптация обучающихся к жизни в обществе;</w:delText>
        </w:r>
      </w:del>
    </w:p>
    <w:p w14:paraId="5ACC3E60" w14:textId="77777777" w:rsidR="00293E72" w:rsidRPr="00BC7992" w:rsidRDefault="00293E72" w:rsidP="00BC7992">
      <w:pPr>
        <w:tabs>
          <w:tab w:val="left" w:pos="720"/>
        </w:tabs>
        <w:ind w:left="-567" w:firstLine="567"/>
        <w:jc w:val="both"/>
        <w:rPr>
          <w:del w:id="105" w:author="1" w:date="2026-09-22T12:26:00Z" w16du:dateUtc="2026-09-22T16:26:00Z"/>
          <w:rFonts w:ascii="Times New Roman" w:hAnsi="Times New Roman" w:cs="Times New Roman"/>
          <w:color w:val="FF33FF"/>
          <w:sz w:val="28"/>
          <w:szCs w:val="28"/>
        </w:rPr>
      </w:pPr>
      <w:del w:id="106" w:author="1" w:date="2026-09-22T12:26:00Z" w16du:dateUtc="2026-09-22T16:26:00Z">
        <w:r w:rsidRPr="00BC7992">
          <w:rPr>
            <w:rFonts w:ascii="Times New Roman" w:hAnsi="Times New Roman" w:cs="Times New Roman"/>
            <w:color w:val="000000"/>
            <w:sz w:val="28"/>
            <w:szCs w:val="28"/>
          </w:rPr>
          <w:delText>- создание основы для осознанного выбора и последующего освоения профессиональных образовательных программ, непрерывного образования и самореализации обучающихся;</w:delText>
        </w:r>
      </w:del>
    </w:p>
    <w:p w14:paraId="6881C3B0" w14:textId="77777777" w:rsidR="00293E72" w:rsidRPr="00BC7992" w:rsidRDefault="00293E72" w:rsidP="00BC7992">
      <w:pPr>
        <w:tabs>
          <w:tab w:val="left" w:pos="720"/>
        </w:tabs>
        <w:ind w:left="-567" w:firstLine="567"/>
        <w:jc w:val="both"/>
        <w:rPr>
          <w:del w:id="107" w:author="1" w:date="2026-09-22T12:26:00Z" w16du:dateUtc="2026-09-22T16:26:00Z"/>
          <w:rFonts w:ascii="Times New Roman" w:hAnsi="Times New Roman" w:cs="Times New Roman"/>
          <w:color w:val="FF33FF"/>
          <w:sz w:val="28"/>
          <w:szCs w:val="28"/>
        </w:rPr>
      </w:pPr>
      <w:del w:id="108" w:author="1" w:date="2026-09-22T12:26:00Z" w16du:dateUtc="2026-09-22T16:26:00Z">
        <w:r w:rsidRPr="00BC7992">
          <w:rPr>
            <w:rFonts w:ascii="Times New Roman" w:hAnsi="Times New Roman" w:cs="Times New Roman"/>
            <w:color w:val="000000"/>
            <w:sz w:val="28"/>
            <w:szCs w:val="28"/>
          </w:rPr>
          <w:delText>- воспитание гражданственности, трудолюбия, уважения к правам и свободам человека, любви к окружающей природе, Родине, семье;</w:delText>
        </w:r>
      </w:del>
    </w:p>
    <w:p w14:paraId="553D1678" w14:textId="77777777" w:rsidR="00293E72" w:rsidRPr="00BC7992" w:rsidRDefault="00293E72" w:rsidP="00BC7992">
      <w:pPr>
        <w:tabs>
          <w:tab w:val="left" w:pos="720"/>
        </w:tabs>
        <w:ind w:left="-567" w:firstLine="567"/>
        <w:jc w:val="both"/>
        <w:rPr>
          <w:del w:id="109" w:author="1" w:date="2026-09-22T12:26:00Z" w16du:dateUtc="2026-09-22T16:26:00Z"/>
          <w:rFonts w:ascii="Times New Roman" w:hAnsi="Times New Roman" w:cs="Times New Roman"/>
          <w:color w:val="FF33FF"/>
          <w:sz w:val="28"/>
          <w:szCs w:val="28"/>
        </w:rPr>
      </w:pPr>
      <w:del w:id="110" w:author="1" w:date="2026-09-22T12:26:00Z" w16du:dateUtc="2026-09-22T16:26:00Z">
        <w:r w:rsidRPr="00BC7992">
          <w:rPr>
            <w:rFonts w:ascii="Times New Roman" w:hAnsi="Times New Roman" w:cs="Times New Roman"/>
            <w:color w:val="000000"/>
            <w:sz w:val="28"/>
            <w:szCs w:val="28"/>
          </w:rPr>
          <w:delText>- формирование здорового образа жизни и экологической культуры.</w:delText>
        </w:r>
      </w:del>
    </w:p>
    <w:p w14:paraId="2393EA23" w14:textId="77777777" w:rsidR="00293E72" w:rsidRPr="00BC7992" w:rsidRDefault="00293E72" w:rsidP="00BC7992">
      <w:pPr>
        <w:tabs>
          <w:tab w:val="left" w:pos="720"/>
        </w:tabs>
        <w:ind w:left="-567" w:firstLine="567"/>
        <w:jc w:val="both"/>
        <w:rPr>
          <w:del w:id="111" w:author="1" w:date="2026-09-22T12:26:00Z" w16du:dateUtc="2026-09-22T16:26:00Z"/>
          <w:rFonts w:ascii="Times New Roman" w:hAnsi="Times New Roman" w:cs="Times New Roman"/>
          <w:color w:val="FF33FF"/>
          <w:sz w:val="28"/>
          <w:szCs w:val="28"/>
        </w:rPr>
      </w:pPr>
      <w:del w:id="112" w:author="1" w:date="2026-09-22T12:26:00Z" w16du:dateUtc="2026-09-22T16:26:00Z">
        <w:r w:rsidRPr="00BC7992">
          <w:rPr>
            <w:rFonts w:ascii="Times New Roman" w:hAnsi="Times New Roman" w:cs="Times New Roman"/>
            <w:color w:val="000000"/>
            <w:sz w:val="28"/>
            <w:szCs w:val="28"/>
          </w:rPr>
          <w:delText>1.3. Для достижения указанной цели Школа выполняет следующие основные виды деятельности:</w:delText>
        </w:r>
      </w:del>
    </w:p>
    <w:p w14:paraId="7C8A13CF" w14:textId="77777777" w:rsidR="00293E72" w:rsidRPr="00BC7992" w:rsidRDefault="00293E72" w:rsidP="00BC7992">
      <w:pPr>
        <w:tabs>
          <w:tab w:val="left" w:pos="0"/>
        </w:tabs>
        <w:ind w:left="-540" w:firstLine="540"/>
        <w:jc w:val="both"/>
        <w:rPr>
          <w:del w:id="113" w:author="1" w:date="2026-09-22T12:26:00Z" w16du:dateUtc="2026-09-22T16:26:00Z"/>
          <w:rFonts w:ascii="Times New Roman" w:hAnsi="Times New Roman" w:cs="Times New Roman"/>
          <w:color w:val="FF33FF"/>
          <w:sz w:val="28"/>
          <w:szCs w:val="28"/>
        </w:rPr>
      </w:pPr>
      <w:del w:id="114" w:author="1" w:date="2026-09-22T12:26:00Z" w16du:dateUtc="2026-09-22T16:26:00Z">
        <w:r w:rsidRPr="00BC7992">
          <w:rPr>
            <w:rFonts w:ascii="Times New Roman" w:hAnsi="Times New Roman" w:cs="Times New Roman"/>
            <w:color w:val="000000"/>
            <w:sz w:val="28"/>
            <w:szCs w:val="28"/>
          </w:rPr>
          <w:delText xml:space="preserve">1.3.1. Школа реализует основные образовательные программы начального общего, основного общего и  среднего (полного) общего образования,  дополнительные образовательные программы, программы специального (коррекционного) обучения,  </w:delText>
        </w:r>
      </w:del>
    </w:p>
    <w:p w14:paraId="5826D6E5" w14:textId="77777777" w:rsidR="00293E72" w:rsidRPr="00BC7992" w:rsidRDefault="00293E72" w:rsidP="00BC7992">
      <w:pPr>
        <w:tabs>
          <w:tab w:val="left" w:pos="0"/>
        </w:tabs>
        <w:ind w:left="-540" w:firstLine="540"/>
        <w:jc w:val="both"/>
        <w:rPr>
          <w:del w:id="115" w:author="1" w:date="2026-09-22T12:26:00Z" w16du:dateUtc="2026-09-22T16:26:00Z"/>
          <w:rFonts w:ascii="Times New Roman" w:hAnsi="Times New Roman" w:cs="Times New Roman"/>
          <w:color w:val="FF33FF"/>
          <w:sz w:val="28"/>
          <w:szCs w:val="28"/>
        </w:rPr>
      </w:pPr>
      <w:del w:id="116" w:author="1" w:date="2026-09-22T12:26:00Z" w16du:dateUtc="2026-09-22T16:26:00Z">
        <w:r w:rsidRPr="00BC7992">
          <w:rPr>
            <w:rFonts w:ascii="Times New Roman" w:hAnsi="Times New Roman" w:cs="Times New Roman"/>
            <w:color w:val="000000"/>
            <w:sz w:val="28"/>
            <w:szCs w:val="28"/>
          </w:rPr>
          <w:delText xml:space="preserve">начальной профессиональной подготовки (при наличии лицензии) в соответствии с правом граждан на получение общедоступного </w:delText>
        </w:r>
      </w:del>
    </w:p>
    <w:p w14:paraId="650F0234" w14:textId="77777777" w:rsidR="00293E72" w:rsidRPr="00BC7992" w:rsidRDefault="00293E72" w:rsidP="00BC7992">
      <w:pPr>
        <w:tabs>
          <w:tab w:val="left" w:pos="0"/>
        </w:tabs>
        <w:ind w:left="-540" w:firstLine="540"/>
        <w:jc w:val="both"/>
        <w:rPr>
          <w:del w:id="117" w:author="1" w:date="2026-09-22T12:26:00Z" w16du:dateUtc="2026-09-22T16:26:00Z"/>
          <w:rFonts w:ascii="Times New Roman" w:hAnsi="Times New Roman" w:cs="Times New Roman"/>
          <w:color w:val="FF33FF"/>
          <w:sz w:val="28"/>
          <w:szCs w:val="28"/>
        </w:rPr>
      </w:pPr>
      <w:del w:id="118" w:author="1" w:date="2026-09-22T12:26:00Z" w16du:dateUtc="2026-09-22T16:26:00Z">
        <w:r w:rsidRPr="00BC7992">
          <w:rPr>
            <w:rFonts w:ascii="Times New Roman" w:hAnsi="Times New Roman" w:cs="Times New Roman"/>
            <w:color w:val="000000"/>
            <w:sz w:val="28"/>
            <w:szCs w:val="28"/>
          </w:rPr>
          <w:delText xml:space="preserve">и бесплатного образования в пределах федеральных государственных образовательных стандартов. С учётом потребностей и </w:delText>
        </w:r>
      </w:del>
    </w:p>
    <w:p w14:paraId="0BD47E21" w14:textId="77777777" w:rsidR="00293E72" w:rsidRPr="00BC7992" w:rsidRDefault="00293E72" w:rsidP="00BC7992">
      <w:pPr>
        <w:tabs>
          <w:tab w:val="left" w:pos="0"/>
        </w:tabs>
        <w:ind w:left="-540" w:firstLine="540"/>
        <w:jc w:val="both"/>
        <w:rPr>
          <w:del w:id="119" w:author="1" w:date="2026-09-22T12:26:00Z" w16du:dateUtc="2026-09-22T16:26:00Z"/>
          <w:rFonts w:ascii="Times New Roman" w:hAnsi="Times New Roman" w:cs="Times New Roman"/>
          <w:color w:val="FF33FF"/>
          <w:sz w:val="28"/>
          <w:szCs w:val="28"/>
        </w:rPr>
      </w:pPr>
      <w:del w:id="120" w:author="1" w:date="2026-09-22T12:26:00Z" w16du:dateUtc="2026-09-22T16:26:00Z">
        <w:r w:rsidRPr="00BC7992">
          <w:rPr>
            <w:rFonts w:ascii="Times New Roman" w:hAnsi="Times New Roman" w:cs="Times New Roman"/>
            <w:color w:val="000000"/>
            <w:sz w:val="28"/>
            <w:szCs w:val="28"/>
          </w:rPr>
          <w:delText xml:space="preserve">возможностей личности общеобразовательные программы в общеобразовательном учреждении осваиваются в очной, заочной </w:delText>
        </w:r>
      </w:del>
    </w:p>
    <w:p w14:paraId="71F7676A" w14:textId="77777777" w:rsidR="00293E72" w:rsidRPr="00BC7992" w:rsidRDefault="00293E72" w:rsidP="00BC7992">
      <w:pPr>
        <w:tabs>
          <w:tab w:val="left" w:pos="0"/>
        </w:tabs>
        <w:ind w:left="-540" w:firstLine="540"/>
        <w:jc w:val="both"/>
        <w:rPr>
          <w:del w:id="121" w:author="1" w:date="2026-09-22T12:26:00Z" w16du:dateUtc="2026-09-22T16:26:00Z"/>
          <w:rFonts w:ascii="Times New Roman" w:hAnsi="Times New Roman" w:cs="Times New Roman"/>
          <w:color w:val="FF33FF"/>
          <w:sz w:val="28"/>
          <w:szCs w:val="28"/>
        </w:rPr>
      </w:pPr>
      <w:del w:id="122" w:author="1" w:date="2026-09-22T12:26:00Z" w16du:dateUtc="2026-09-22T16:26:00Z">
        <w:r w:rsidRPr="00BC7992">
          <w:rPr>
            <w:rFonts w:ascii="Times New Roman" w:hAnsi="Times New Roman" w:cs="Times New Roman"/>
            <w:color w:val="000000"/>
            <w:sz w:val="28"/>
            <w:szCs w:val="28"/>
          </w:rPr>
          <w:delText xml:space="preserve">формах, в  форме семейного образования, самообразования, экстерната. Допускается сочетание указанных форм </w:delText>
        </w:r>
      </w:del>
    </w:p>
    <w:p w14:paraId="3B474CE3" w14:textId="77777777" w:rsidR="00293E72" w:rsidRPr="00BC7992" w:rsidRDefault="00293E72" w:rsidP="00BC7992">
      <w:pPr>
        <w:tabs>
          <w:tab w:val="left" w:pos="0"/>
        </w:tabs>
        <w:ind w:left="-540" w:firstLine="540"/>
        <w:jc w:val="both"/>
        <w:rPr>
          <w:del w:id="123" w:author="1" w:date="2026-09-22T12:26:00Z" w16du:dateUtc="2026-09-22T16:26:00Z"/>
          <w:rFonts w:ascii="Times New Roman" w:hAnsi="Times New Roman" w:cs="Times New Roman"/>
          <w:color w:val="FF33FF"/>
          <w:sz w:val="28"/>
          <w:szCs w:val="28"/>
        </w:rPr>
      </w:pPr>
      <w:del w:id="124" w:author="1" w:date="2026-09-22T12:26:00Z" w16du:dateUtc="2026-09-22T16:26:00Z">
        <w:r w:rsidRPr="00BC7992">
          <w:rPr>
            <w:rFonts w:ascii="Times New Roman" w:hAnsi="Times New Roman" w:cs="Times New Roman"/>
            <w:color w:val="000000"/>
            <w:sz w:val="28"/>
            <w:szCs w:val="28"/>
          </w:rPr>
          <w:delText>освоения общеобразовательных программ. Для всех форм получения образования в рамках конкретной основной общеобразовательной программы действует единый государственный образовательный стандарт.</w:delText>
        </w:r>
      </w:del>
    </w:p>
    <w:p w14:paraId="395D7236" w14:textId="77777777" w:rsidR="00293E72" w:rsidRPr="00BC7992" w:rsidRDefault="00293E72" w:rsidP="00BC7992">
      <w:pPr>
        <w:tabs>
          <w:tab w:val="left" w:pos="720"/>
        </w:tabs>
        <w:ind w:left="-567" w:firstLine="567"/>
        <w:jc w:val="both"/>
        <w:rPr>
          <w:del w:id="125" w:author="1" w:date="2026-09-22T12:26:00Z" w16du:dateUtc="2026-09-22T16:26:00Z"/>
          <w:rFonts w:ascii="Times New Roman" w:hAnsi="Times New Roman" w:cs="Times New Roman"/>
          <w:color w:val="FF33FF"/>
          <w:sz w:val="28"/>
          <w:szCs w:val="28"/>
        </w:rPr>
      </w:pPr>
      <w:del w:id="126" w:author="1" w:date="2026-09-22T12:26:00Z" w16du:dateUtc="2026-09-22T16:26:00Z">
        <w:r w:rsidRPr="00BC7992">
          <w:rPr>
            <w:rFonts w:ascii="Times New Roman" w:hAnsi="Times New Roman" w:cs="Times New Roman"/>
            <w:color w:val="000000"/>
            <w:sz w:val="28"/>
            <w:szCs w:val="28"/>
          </w:rPr>
          <w:delText xml:space="preserve">1.3.2. Содержание образования обеспечивает получение обучающимися соответствующего уровня начального общего, основного </w:delText>
        </w:r>
      </w:del>
    </w:p>
    <w:p w14:paraId="50F361F9" w14:textId="77777777" w:rsidR="00293E72" w:rsidRPr="00BC7992" w:rsidRDefault="00293E72" w:rsidP="00BC7992">
      <w:pPr>
        <w:tabs>
          <w:tab w:val="left" w:pos="720"/>
        </w:tabs>
        <w:ind w:left="-567" w:firstLine="567"/>
        <w:jc w:val="both"/>
        <w:rPr>
          <w:del w:id="127" w:author="1" w:date="2026-09-22T12:26:00Z" w16du:dateUtc="2026-09-22T16:26:00Z"/>
          <w:rFonts w:ascii="Times New Roman" w:hAnsi="Times New Roman" w:cs="Times New Roman"/>
          <w:color w:val="FF33FF"/>
          <w:sz w:val="28"/>
          <w:szCs w:val="28"/>
        </w:rPr>
      </w:pPr>
      <w:del w:id="128" w:author="1" w:date="2026-09-22T12:26:00Z" w16du:dateUtc="2026-09-22T16:26:00Z">
        <w:r w:rsidRPr="00BC7992">
          <w:rPr>
            <w:rFonts w:ascii="Times New Roman" w:hAnsi="Times New Roman" w:cs="Times New Roman"/>
            <w:color w:val="000000"/>
            <w:sz w:val="28"/>
            <w:szCs w:val="28"/>
          </w:rPr>
          <w:delText xml:space="preserve">общего и  среднего (полного) общего образования, а также содействует взаимопониманию и сотрудничеству между людьми </w:delText>
        </w:r>
      </w:del>
    </w:p>
    <w:p w14:paraId="24027DED" w14:textId="77777777" w:rsidR="00293E72" w:rsidRPr="00BC7992" w:rsidRDefault="00293E72" w:rsidP="00BC7992">
      <w:pPr>
        <w:tabs>
          <w:tab w:val="left" w:pos="720"/>
        </w:tabs>
        <w:ind w:left="-567" w:firstLine="567"/>
        <w:jc w:val="both"/>
        <w:rPr>
          <w:del w:id="129" w:author="1" w:date="2026-09-22T12:26:00Z" w16du:dateUtc="2026-09-22T16:26:00Z"/>
          <w:rFonts w:ascii="Times New Roman" w:hAnsi="Times New Roman" w:cs="Times New Roman"/>
          <w:color w:val="FF33FF"/>
          <w:sz w:val="28"/>
          <w:szCs w:val="28"/>
        </w:rPr>
      </w:pPr>
      <w:del w:id="130" w:author="1" w:date="2026-09-22T12:26:00Z" w16du:dateUtc="2026-09-22T16:26:00Z">
        <w:r w:rsidRPr="00BC7992">
          <w:rPr>
            <w:rFonts w:ascii="Times New Roman" w:hAnsi="Times New Roman" w:cs="Times New Roman"/>
            <w:color w:val="000000"/>
            <w:sz w:val="28"/>
            <w:szCs w:val="28"/>
          </w:rPr>
          <w:delText>различных национальностей, этнических, религиозных и социальных групп, способствует реализации права обучающихся на свободное выражение мнений и убеждений, воспитанию бережного отношения к окружающей природе, Родине, семье.</w:delText>
        </w:r>
      </w:del>
    </w:p>
    <w:p w14:paraId="0EA5B93A" w14:textId="77777777" w:rsidR="00293E72" w:rsidRPr="00BC7992" w:rsidRDefault="00293E72" w:rsidP="00BC7992">
      <w:pPr>
        <w:tabs>
          <w:tab w:val="left" w:pos="720"/>
        </w:tabs>
        <w:ind w:left="-567" w:firstLine="567"/>
        <w:jc w:val="both"/>
        <w:rPr>
          <w:del w:id="131" w:author="1" w:date="2026-09-22T12:26:00Z" w16du:dateUtc="2026-09-22T16:26:00Z"/>
          <w:rFonts w:ascii="Times New Roman" w:hAnsi="Times New Roman" w:cs="Times New Roman"/>
          <w:color w:val="FF33FF"/>
          <w:sz w:val="28"/>
          <w:szCs w:val="28"/>
        </w:rPr>
      </w:pPr>
      <w:moveFromRangeStart w:id="132" w:author="1" w:date="2026-09-22T12:26:00Z" w:name="move240972388"/>
      <w:moveFrom w:id="133" w:author="1" w:date="2026-09-22T12:26:00Z" w16du:dateUtc="2026-09-22T16:26:00Z">
        <w:r>
          <w:rPr>
            <w:rFonts w:ascii="Times New Roman" w:hAnsi="Times New Roman"/>
            <w:sz w:val="24"/>
            <w:rPrChange w:id="134" w:author="1" w:date="2026-09-22T12:26:00Z" w16du:dateUtc="2026-09-22T16:26:00Z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rPrChange>
          </w:rPr>
          <w:t xml:space="preserve">1.4. </w:t>
        </w:r>
      </w:moveFrom>
      <w:moveFromRangeEnd w:id="132"/>
      <w:del w:id="135" w:author="1" w:date="2026-09-22T12:26:00Z" w16du:dateUtc="2026-09-22T16:26:00Z">
        <w:r w:rsidRPr="00BC7992">
          <w:rPr>
            <w:rFonts w:ascii="Times New Roman" w:hAnsi="Times New Roman" w:cs="Times New Roman"/>
            <w:color w:val="000000"/>
            <w:sz w:val="28"/>
            <w:szCs w:val="28"/>
          </w:rPr>
          <w:delText>Школа вправе сверх установленного муниципального задания, а также в случаях, определённых федеральными законами,</w:delText>
        </w:r>
      </w:del>
    </w:p>
    <w:p w14:paraId="06BFAE88" w14:textId="77777777" w:rsidR="00293E72" w:rsidRPr="00BC7992" w:rsidRDefault="00293E72" w:rsidP="00BC7992">
      <w:pPr>
        <w:tabs>
          <w:tab w:val="left" w:pos="720"/>
        </w:tabs>
        <w:ind w:left="-567" w:firstLine="567"/>
        <w:jc w:val="both"/>
        <w:rPr>
          <w:del w:id="136" w:author="1" w:date="2026-09-22T12:26:00Z" w16du:dateUtc="2026-09-22T16:26:00Z"/>
          <w:rFonts w:ascii="Times New Roman" w:hAnsi="Times New Roman" w:cs="Times New Roman"/>
          <w:color w:val="FF33FF"/>
          <w:sz w:val="28"/>
          <w:szCs w:val="28"/>
        </w:rPr>
      </w:pPr>
      <w:del w:id="137" w:author="1" w:date="2026-09-22T12:26:00Z" w16du:dateUtc="2026-09-22T16:26:00Z">
        <w:r w:rsidRPr="00BC7992">
          <w:rPr>
            <w:rFonts w:ascii="Times New Roman" w:hAnsi="Times New Roman" w:cs="Times New Roman"/>
            <w:color w:val="000000"/>
            <w:sz w:val="28"/>
            <w:szCs w:val="28"/>
          </w:rPr>
          <w:delText xml:space="preserve"> в пределах установленного муниципального задания выполнять работы, оказывать услуги, относящиеся к его основным видам деятельности, для граждан и юридических лиц за плату и на одинаковых при оказании одних и тех же услуг условиях. </w:delText>
        </w:r>
      </w:del>
    </w:p>
    <w:p w14:paraId="02973D53" w14:textId="77777777" w:rsidR="00293E72" w:rsidRPr="00BC7992" w:rsidRDefault="00293E72" w:rsidP="00BC7992">
      <w:pPr>
        <w:tabs>
          <w:tab w:val="left" w:pos="720"/>
        </w:tabs>
        <w:ind w:left="-567" w:firstLine="567"/>
        <w:jc w:val="both"/>
        <w:rPr>
          <w:del w:id="138" w:author="1" w:date="2026-09-22T12:26:00Z" w16du:dateUtc="2026-09-22T16:26:00Z"/>
          <w:rFonts w:ascii="Times New Roman" w:hAnsi="Times New Roman" w:cs="Times New Roman"/>
          <w:color w:val="FF33FF"/>
          <w:sz w:val="28"/>
          <w:szCs w:val="28"/>
        </w:rPr>
      </w:pPr>
      <w:del w:id="139" w:author="1" w:date="2026-09-22T12:26:00Z" w16du:dateUtc="2026-09-22T16:26:00Z">
        <w:r w:rsidRPr="00BC7992">
          <w:rPr>
            <w:rFonts w:ascii="Times New Roman" w:hAnsi="Times New Roman" w:cs="Times New Roman"/>
            <w:color w:val="000000"/>
            <w:sz w:val="28"/>
            <w:szCs w:val="28"/>
          </w:rPr>
          <w:delText>Порядок определения указанной платы устанавливается Учредителем.</w:delText>
        </w:r>
      </w:del>
    </w:p>
    <w:p w14:paraId="7F18492E" w14:textId="77777777" w:rsidR="00293E72" w:rsidRPr="00BC7992" w:rsidRDefault="00293E72" w:rsidP="00BC7992">
      <w:pPr>
        <w:tabs>
          <w:tab w:val="left" w:pos="720"/>
        </w:tabs>
        <w:ind w:left="-567" w:firstLine="567"/>
        <w:jc w:val="both"/>
        <w:rPr>
          <w:del w:id="140" w:author="1" w:date="2026-09-22T12:26:00Z" w16du:dateUtc="2026-09-22T16:26:00Z"/>
          <w:rFonts w:ascii="Times New Roman" w:hAnsi="Times New Roman" w:cs="Times New Roman"/>
          <w:color w:val="FF33FF"/>
          <w:sz w:val="28"/>
          <w:szCs w:val="28"/>
        </w:rPr>
      </w:pPr>
      <w:del w:id="141" w:author="1" w:date="2026-09-22T12:26:00Z" w16du:dateUtc="2026-09-22T16:26:00Z">
        <w:r w:rsidRPr="00BC7992">
          <w:rPr>
            <w:rFonts w:ascii="Times New Roman" w:hAnsi="Times New Roman" w:cs="Times New Roman"/>
            <w:color w:val="000000"/>
            <w:sz w:val="28"/>
            <w:szCs w:val="28"/>
          </w:rPr>
          <w:delText>1.5. Школа вправе осуществлять следующие иные виды деятельности, направленные на достижение целей, ради которых оно создано:</w:delText>
        </w:r>
      </w:del>
    </w:p>
    <w:p w14:paraId="61BC541C" w14:textId="77777777" w:rsidR="00293E72" w:rsidRPr="00BC7992" w:rsidRDefault="00293E72" w:rsidP="00BC7992">
      <w:pPr>
        <w:tabs>
          <w:tab w:val="left" w:pos="720"/>
        </w:tabs>
        <w:ind w:left="-567" w:firstLine="567"/>
        <w:jc w:val="both"/>
        <w:rPr>
          <w:del w:id="142" w:author="1" w:date="2026-09-22T12:26:00Z" w16du:dateUtc="2026-09-22T16:26:00Z"/>
          <w:rFonts w:ascii="Times New Roman" w:hAnsi="Times New Roman" w:cs="Times New Roman"/>
          <w:color w:val="FF33FF"/>
          <w:sz w:val="28"/>
          <w:szCs w:val="28"/>
        </w:rPr>
      </w:pPr>
      <w:del w:id="143" w:author="1" w:date="2026-09-22T12:26:00Z" w16du:dateUtc="2026-09-22T16:26:00Z">
        <w:r w:rsidRPr="00BC7992">
          <w:rPr>
            <w:rFonts w:ascii="Times New Roman" w:hAnsi="Times New Roman" w:cs="Times New Roman"/>
            <w:color w:val="000000"/>
            <w:sz w:val="28"/>
            <w:szCs w:val="28"/>
          </w:rPr>
          <w:delText>1.5.1. Организация работы по повышению квалификации работников школы.</w:delText>
        </w:r>
      </w:del>
    </w:p>
    <w:p w14:paraId="10F3A43F" w14:textId="77777777" w:rsidR="00293E72" w:rsidRPr="00BC7992" w:rsidRDefault="00293E72" w:rsidP="00BC7992">
      <w:pPr>
        <w:tabs>
          <w:tab w:val="left" w:pos="720"/>
        </w:tabs>
        <w:ind w:left="-567" w:firstLine="567"/>
        <w:jc w:val="both"/>
        <w:rPr>
          <w:del w:id="144" w:author="1" w:date="2026-09-22T12:26:00Z" w16du:dateUtc="2026-09-22T16:26:00Z"/>
          <w:rFonts w:ascii="Times New Roman" w:hAnsi="Times New Roman" w:cs="Times New Roman"/>
          <w:color w:val="FF33FF"/>
          <w:sz w:val="28"/>
          <w:szCs w:val="28"/>
        </w:rPr>
      </w:pPr>
      <w:del w:id="145" w:author="1" w:date="2026-09-22T12:26:00Z" w16du:dateUtc="2026-09-22T16:26:00Z">
        <w:r w:rsidRPr="00BC7992">
          <w:rPr>
            <w:rFonts w:ascii="Times New Roman" w:hAnsi="Times New Roman" w:cs="Times New Roman"/>
            <w:color w:val="000000"/>
            <w:sz w:val="28"/>
            <w:szCs w:val="28"/>
          </w:rPr>
          <w:delText>1.5.2.Разработка учебных планов, программ, учебных пособий, методической, справочной литературы, аудио-, видеопродукции, компьютерных программ, баз данных, технических средств обучения.</w:delText>
        </w:r>
      </w:del>
    </w:p>
    <w:p w14:paraId="6DF0B1D7" w14:textId="77777777" w:rsidR="00293E72" w:rsidRPr="00BC7992" w:rsidRDefault="00293E72" w:rsidP="00BC7992">
      <w:pPr>
        <w:tabs>
          <w:tab w:val="left" w:pos="720"/>
        </w:tabs>
        <w:ind w:left="-567" w:firstLine="567"/>
        <w:jc w:val="both"/>
        <w:rPr>
          <w:del w:id="146" w:author="1" w:date="2026-09-22T12:26:00Z" w16du:dateUtc="2026-09-22T16:26:00Z"/>
          <w:rFonts w:ascii="Times New Roman" w:hAnsi="Times New Roman" w:cs="Times New Roman"/>
          <w:color w:val="FF33FF"/>
          <w:sz w:val="28"/>
          <w:szCs w:val="28"/>
        </w:rPr>
      </w:pPr>
      <w:del w:id="147" w:author="1" w:date="2026-09-22T12:26:00Z" w16du:dateUtc="2026-09-22T16:26:00Z">
        <w:r w:rsidRPr="00BC7992">
          <w:rPr>
            <w:rFonts w:ascii="Times New Roman" w:hAnsi="Times New Roman" w:cs="Times New Roman"/>
            <w:color w:val="000000"/>
            <w:sz w:val="28"/>
            <w:szCs w:val="28"/>
          </w:rPr>
          <w:delText>1.5.3.Проведение психологической диагностики, тестирования .</w:delText>
        </w:r>
      </w:del>
    </w:p>
    <w:p w14:paraId="45E384B5" w14:textId="77777777" w:rsidR="00293E72" w:rsidRPr="00BC7992" w:rsidRDefault="00293E72" w:rsidP="00BC7992">
      <w:pPr>
        <w:tabs>
          <w:tab w:val="left" w:pos="720"/>
        </w:tabs>
        <w:ind w:left="-567" w:firstLine="567"/>
        <w:jc w:val="both"/>
        <w:rPr>
          <w:del w:id="148" w:author="1" w:date="2026-09-22T12:26:00Z" w16du:dateUtc="2026-09-22T16:26:00Z"/>
          <w:rFonts w:ascii="Times New Roman" w:hAnsi="Times New Roman" w:cs="Times New Roman"/>
          <w:color w:val="FF33FF"/>
          <w:sz w:val="28"/>
          <w:szCs w:val="28"/>
        </w:rPr>
      </w:pPr>
      <w:del w:id="149" w:author="1" w:date="2026-09-22T12:26:00Z" w16du:dateUtc="2026-09-22T16:26:00Z">
        <w:r w:rsidRPr="00BC7992">
          <w:rPr>
            <w:rFonts w:ascii="Times New Roman" w:hAnsi="Times New Roman" w:cs="Times New Roman"/>
            <w:color w:val="000000"/>
            <w:sz w:val="28"/>
            <w:szCs w:val="28"/>
          </w:rPr>
          <w:delText>1.5.4. Организация семинаров, конференций, конкурсов, олимпиад. концертов, выставок.</w:delText>
        </w:r>
      </w:del>
    </w:p>
    <w:p w14:paraId="4466FA7B" w14:textId="77777777" w:rsidR="00293E72" w:rsidRPr="00BC7992" w:rsidRDefault="00293E72" w:rsidP="00BC7992">
      <w:pPr>
        <w:tabs>
          <w:tab w:val="left" w:pos="720"/>
        </w:tabs>
        <w:ind w:left="-567" w:firstLine="567"/>
        <w:jc w:val="both"/>
        <w:rPr>
          <w:del w:id="150" w:author="1" w:date="2026-09-22T12:26:00Z" w16du:dateUtc="2026-09-22T16:26:00Z"/>
          <w:rFonts w:ascii="Times New Roman" w:hAnsi="Times New Roman" w:cs="Times New Roman"/>
          <w:color w:val="FF33FF"/>
          <w:sz w:val="28"/>
          <w:szCs w:val="28"/>
        </w:rPr>
      </w:pPr>
      <w:del w:id="151" w:author="1" w:date="2026-09-22T12:26:00Z" w16du:dateUtc="2026-09-22T16:26:00Z">
        <w:r w:rsidRPr="00BC7992">
          <w:rPr>
            <w:rFonts w:ascii="Times New Roman" w:hAnsi="Times New Roman" w:cs="Times New Roman"/>
            <w:color w:val="000000"/>
            <w:sz w:val="28"/>
            <w:szCs w:val="28"/>
          </w:rPr>
          <w:delText>1.5.5. Реализация углубленных образовательных программ по изучению ряда предметов;</w:delText>
        </w:r>
      </w:del>
    </w:p>
    <w:p w14:paraId="3DA41BA6" w14:textId="77777777" w:rsidR="00293E72" w:rsidRPr="00BC7992" w:rsidRDefault="00293E72" w:rsidP="00BC7992">
      <w:pPr>
        <w:tabs>
          <w:tab w:val="left" w:pos="720"/>
        </w:tabs>
        <w:ind w:left="-567" w:firstLine="567"/>
        <w:jc w:val="both"/>
        <w:rPr>
          <w:del w:id="152" w:author="1" w:date="2026-09-22T12:26:00Z" w16du:dateUtc="2026-09-22T16:26:00Z"/>
          <w:rFonts w:ascii="Times New Roman" w:hAnsi="Times New Roman" w:cs="Times New Roman"/>
          <w:color w:val="FF33FF"/>
          <w:sz w:val="28"/>
          <w:szCs w:val="28"/>
        </w:rPr>
      </w:pPr>
      <w:del w:id="153" w:author="1" w:date="2026-09-22T12:26:00Z" w16du:dateUtc="2026-09-22T16:26:00Z">
        <w:r w:rsidRPr="00BC7992">
          <w:rPr>
            <w:rFonts w:ascii="Times New Roman" w:hAnsi="Times New Roman" w:cs="Times New Roman"/>
            <w:color w:val="000000"/>
            <w:sz w:val="28"/>
            <w:szCs w:val="28"/>
          </w:rPr>
          <w:delText>1.5.6.Оказание социально-психологической и педагогической помощи обучающимся, имеющим ограниченные возможности здоровья, либо проблемы в обучении.</w:delText>
        </w:r>
      </w:del>
    </w:p>
    <w:p w14:paraId="5BC57669" w14:textId="77777777" w:rsidR="00293E72" w:rsidRPr="00BC7992" w:rsidRDefault="00293E72" w:rsidP="00BC7992">
      <w:pPr>
        <w:tabs>
          <w:tab w:val="left" w:pos="720"/>
        </w:tabs>
        <w:ind w:left="-567" w:firstLine="567"/>
        <w:jc w:val="both"/>
        <w:rPr>
          <w:del w:id="154" w:author="1" w:date="2026-09-22T12:26:00Z" w16du:dateUtc="2026-09-22T16:26:00Z"/>
          <w:rFonts w:ascii="Times New Roman" w:hAnsi="Times New Roman" w:cs="Times New Roman"/>
          <w:color w:val="FF33FF"/>
          <w:sz w:val="28"/>
          <w:szCs w:val="28"/>
        </w:rPr>
      </w:pPr>
      <w:del w:id="155" w:author="1" w:date="2026-09-22T12:26:00Z" w16du:dateUtc="2026-09-22T16:26:00Z">
        <w:r w:rsidRPr="00BC7992">
          <w:rPr>
            <w:rFonts w:ascii="Times New Roman" w:hAnsi="Times New Roman" w:cs="Times New Roman"/>
            <w:color w:val="000000"/>
            <w:sz w:val="28"/>
            <w:szCs w:val="28"/>
          </w:rPr>
          <w:delText xml:space="preserve">1.5.7.Выявление обучающихся, находящихся в социально-опасном положении, </w:delText>
        </w:r>
      </w:del>
    </w:p>
    <w:p w14:paraId="415C8272" w14:textId="77777777" w:rsidR="00293E72" w:rsidRPr="00BC7992" w:rsidRDefault="00293E72" w:rsidP="00BC7992">
      <w:pPr>
        <w:tabs>
          <w:tab w:val="left" w:pos="720"/>
        </w:tabs>
        <w:ind w:left="-567" w:firstLine="567"/>
        <w:jc w:val="both"/>
        <w:rPr>
          <w:del w:id="156" w:author="1" w:date="2026-09-22T12:26:00Z" w16du:dateUtc="2026-09-22T16:26:00Z"/>
          <w:rFonts w:ascii="Times New Roman" w:hAnsi="Times New Roman" w:cs="Times New Roman"/>
          <w:color w:val="FF33FF"/>
          <w:sz w:val="28"/>
          <w:szCs w:val="28"/>
        </w:rPr>
      </w:pPr>
      <w:del w:id="157" w:author="1" w:date="2026-09-22T12:26:00Z" w16du:dateUtc="2026-09-22T16:26:00Z">
        <w:r w:rsidRPr="00BC7992">
          <w:rPr>
            <w:rFonts w:ascii="Times New Roman" w:hAnsi="Times New Roman" w:cs="Times New Roman"/>
            <w:color w:val="000000"/>
            <w:sz w:val="28"/>
            <w:szCs w:val="28"/>
          </w:rPr>
          <w:delText>а также не посещающих или систематически не посещающих занятия без уважительной причины, принимает меры по их воспитанию и получению ими образования в рамках реализуемых образовательных программ.</w:delText>
        </w:r>
      </w:del>
    </w:p>
    <w:p w14:paraId="15052343" w14:textId="77777777" w:rsidR="00293E72" w:rsidRPr="00BC7992" w:rsidRDefault="00293E72" w:rsidP="00BC7992">
      <w:pPr>
        <w:tabs>
          <w:tab w:val="left" w:pos="720"/>
        </w:tabs>
        <w:ind w:left="-567" w:firstLine="567"/>
        <w:jc w:val="both"/>
        <w:rPr>
          <w:del w:id="158" w:author="1" w:date="2026-09-22T12:26:00Z" w16du:dateUtc="2026-09-22T16:26:00Z"/>
          <w:rFonts w:ascii="Times New Roman" w:hAnsi="Times New Roman" w:cs="Times New Roman"/>
          <w:color w:val="FF33FF"/>
          <w:sz w:val="28"/>
          <w:szCs w:val="28"/>
        </w:rPr>
      </w:pPr>
      <w:del w:id="159" w:author="1" w:date="2026-09-22T12:26:00Z" w16du:dateUtc="2026-09-22T16:26:00Z">
        <w:r w:rsidRPr="00BC7992">
          <w:rPr>
            <w:rFonts w:ascii="Times New Roman" w:hAnsi="Times New Roman" w:cs="Times New Roman"/>
            <w:color w:val="000000"/>
            <w:sz w:val="28"/>
            <w:szCs w:val="28"/>
          </w:rPr>
          <w:delText>1.5.8.Выявление семей, находящихся в социально-опасном положении и оказание им помощи в обучении и воспитании детей.</w:delText>
        </w:r>
      </w:del>
    </w:p>
    <w:p w14:paraId="01267EA3" w14:textId="77777777" w:rsidR="00293E72" w:rsidRPr="00BC7992" w:rsidRDefault="00293E72" w:rsidP="00BC7992">
      <w:pPr>
        <w:tabs>
          <w:tab w:val="left" w:pos="720"/>
        </w:tabs>
        <w:ind w:left="-567" w:firstLine="567"/>
        <w:jc w:val="both"/>
        <w:rPr>
          <w:del w:id="160" w:author="1" w:date="2026-09-22T12:26:00Z" w16du:dateUtc="2026-09-22T16:26:00Z"/>
          <w:rFonts w:ascii="Times New Roman" w:hAnsi="Times New Roman" w:cs="Times New Roman"/>
          <w:color w:val="FF33FF"/>
          <w:sz w:val="28"/>
          <w:szCs w:val="28"/>
        </w:rPr>
      </w:pPr>
      <w:del w:id="161" w:author="1" w:date="2026-09-22T12:26:00Z" w16du:dateUtc="2026-09-22T16:26:00Z">
        <w:r w:rsidRPr="00BC7992">
          <w:rPr>
            <w:rFonts w:ascii="Times New Roman" w:hAnsi="Times New Roman" w:cs="Times New Roman"/>
            <w:color w:val="000000"/>
            <w:sz w:val="28"/>
            <w:szCs w:val="28"/>
          </w:rPr>
          <w:delText>1.5.9.Обеспечение организации общедоступных спортивных секций, технических и иных кружков, клубов и привлечение к участию в них обучающихся.</w:delText>
        </w:r>
      </w:del>
    </w:p>
    <w:p w14:paraId="3CD4D6A8" w14:textId="77777777" w:rsidR="00293E72" w:rsidRPr="00BC7992" w:rsidRDefault="00293E72" w:rsidP="00BC7992">
      <w:pPr>
        <w:tabs>
          <w:tab w:val="left" w:pos="720"/>
        </w:tabs>
        <w:ind w:left="-567" w:firstLine="567"/>
        <w:jc w:val="both"/>
        <w:rPr>
          <w:del w:id="162" w:author="1" w:date="2026-09-22T12:26:00Z" w16du:dateUtc="2026-09-22T16:26:00Z"/>
          <w:rFonts w:ascii="Times New Roman" w:hAnsi="Times New Roman" w:cs="Times New Roman"/>
          <w:color w:val="FF33FF"/>
          <w:sz w:val="28"/>
          <w:szCs w:val="28"/>
        </w:rPr>
      </w:pPr>
      <w:del w:id="163" w:author="1" w:date="2026-09-22T12:26:00Z" w16du:dateUtc="2026-09-22T16:26:00Z">
        <w:r w:rsidRPr="00BC7992">
          <w:rPr>
            <w:rFonts w:ascii="Times New Roman" w:hAnsi="Times New Roman" w:cs="Times New Roman"/>
            <w:color w:val="000000"/>
            <w:sz w:val="28"/>
            <w:szCs w:val="28"/>
          </w:rPr>
          <w:delText>1.5.10.Осуществление мер по реализации программ и методик, направленных на формирование законопослушного поведения обучающихся.</w:delText>
        </w:r>
      </w:del>
    </w:p>
    <w:p w14:paraId="4C3BC1A6" w14:textId="77777777" w:rsidR="00293E72" w:rsidRPr="00BC7992" w:rsidRDefault="00293E72" w:rsidP="00BC7992">
      <w:pPr>
        <w:tabs>
          <w:tab w:val="left" w:pos="720"/>
        </w:tabs>
        <w:ind w:left="-567" w:firstLine="567"/>
        <w:jc w:val="both"/>
        <w:rPr>
          <w:del w:id="164" w:author="1" w:date="2026-09-22T12:26:00Z" w16du:dateUtc="2026-09-22T16:26:00Z"/>
          <w:rFonts w:ascii="Times New Roman" w:hAnsi="Times New Roman" w:cs="Times New Roman"/>
          <w:color w:val="FF33FF"/>
          <w:sz w:val="28"/>
          <w:szCs w:val="28"/>
        </w:rPr>
      </w:pPr>
      <w:del w:id="165" w:author="1" w:date="2026-09-22T12:26:00Z" w16du:dateUtc="2026-09-22T16:26:00Z">
        <w:r w:rsidRPr="00BC7992">
          <w:rPr>
            <w:rFonts w:ascii="Times New Roman" w:hAnsi="Times New Roman" w:cs="Times New Roman"/>
            <w:color w:val="000000"/>
            <w:sz w:val="28"/>
            <w:szCs w:val="28"/>
          </w:rPr>
          <w:delText>1.5.11.Обеспечение физического и эмоционального благополучия каждого ребенка.</w:delText>
        </w:r>
      </w:del>
    </w:p>
    <w:p w14:paraId="2B80E1B6" w14:textId="77777777" w:rsidR="00293E72" w:rsidRPr="00BC7992" w:rsidRDefault="00293E72" w:rsidP="00BC7992">
      <w:pPr>
        <w:tabs>
          <w:tab w:val="left" w:pos="720"/>
        </w:tabs>
        <w:ind w:left="-567" w:firstLine="567"/>
        <w:jc w:val="both"/>
        <w:rPr>
          <w:del w:id="166" w:author="1" w:date="2026-09-22T12:26:00Z" w16du:dateUtc="2026-09-22T16:26:00Z"/>
          <w:rFonts w:ascii="Times New Roman" w:hAnsi="Times New Roman" w:cs="Times New Roman"/>
          <w:color w:val="FF33FF"/>
          <w:sz w:val="28"/>
          <w:szCs w:val="28"/>
        </w:rPr>
      </w:pPr>
      <w:del w:id="167" w:author="1" w:date="2026-09-22T12:26:00Z" w16du:dateUtc="2026-09-22T16:26:00Z">
        <w:r w:rsidRPr="00BC7992">
          <w:rPr>
            <w:rFonts w:ascii="Times New Roman" w:hAnsi="Times New Roman" w:cs="Times New Roman"/>
            <w:color w:val="000000"/>
            <w:sz w:val="28"/>
            <w:szCs w:val="28"/>
          </w:rPr>
          <w:delText>1.5.12.Выявление и развитие способностей детей, обеспечение непрерывности образования.</w:delText>
        </w:r>
      </w:del>
    </w:p>
    <w:p w14:paraId="0A5FC5E2" w14:textId="77777777" w:rsidR="00293E72" w:rsidRPr="00BC7992" w:rsidRDefault="00293E72" w:rsidP="00BC7992">
      <w:pPr>
        <w:tabs>
          <w:tab w:val="left" w:pos="720"/>
        </w:tabs>
        <w:ind w:left="-567" w:firstLine="567"/>
        <w:jc w:val="both"/>
        <w:rPr>
          <w:del w:id="168" w:author="1" w:date="2026-09-22T12:26:00Z" w16du:dateUtc="2026-09-22T16:26:00Z"/>
          <w:rFonts w:ascii="Times New Roman" w:hAnsi="Times New Roman" w:cs="Times New Roman"/>
          <w:color w:val="FF33FF"/>
          <w:sz w:val="28"/>
          <w:szCs w:val="28"/>
        </w:rPr>
      </w:pPr>
      <w:del w:id="169" w:author="1" w:date="2026-09-22T12:26:00Z" w16du:dateUtc="2026-09-22T16:26:00Z">
        <w:r w:rsidRPr="00BC7992">
          <w:rPr>
            <w:rFonts w:ascii="Times New Roman" w:hAnsi="Times New Roman" w:cs="Times New Roman"/>
            <w:color w:val="000000"/>
            <w:sz w:val="28"/>
            <w:szCs w:val="28"/>
          </w:rPr>
          <w:delText>1.5.13.Консультирование родителей (законных представителей), представителей общественности и иных заинтересованных лиц по вопросам возрастной психологи и педагогики.</w:delText>
        </w:r>
      </w:del>
    </w:p>
    <w:p w14:paraId="17371C83" w14:textId="77777777" w:rsidR="00293E72" w:rsidRPr="00BC7992" w:rsidRDefault="00293E72" w:rsidP="00BC7992">
      <w:pPr>
        <w:tabs>
          <w:tab w:val="left" w:pos="720"/>
        </w:tabs>
        <w:ind w:left="-567" w:firstLine="567"/>
        <w:jc w:val="both"/>
        <w:rPr>
          <w:del w:id="170" w:author="1" w:date="2026-09-22T12:26:00Z" w16du:dateUtc="2026-09-22T16:26:00Z"/>
          <w:rFonts w:ascii="Times New Roman" w:hAnsi="Times New Roman" w:cs="Times New Roman"/>
          <w:color w:val="FF33FF"/>
          <w:sz w:val="28"/>
          <w:szCs w:val="28"/>
        </w:rPr>
      </w:pPr>
      <w:del w:id="171" w:author="1" w:date="2026-09-22T12:26:00Z" w16du:dateUtc="2026-09-22T16:26:00Z">
        <w:r w:rsidRPr="00BC7992">
          <w:rPr>
            <w:rFonts w:ascii="Times New Roman" w:hAnsi="Times New Roman" w:cs="Times New Roman"/>
            <w:color w:val="000000"/>
            <w:sz w:val="28"/>
            <w:szCs w:val="28"/>
          </w:rPr>
          <w:delText>1.5.14. Разработка, апробация и внедрение прогрессивных образовательных и воспитательных программ и технологий.</w:delText>
        </w:r>
      </w:del>
    </w:p>
    <w:p w14:paraId="384D83EA" w14:textId="77777777" w:rsidR="00293E72" w:rsidRPr="00BC7992" w:rsidRDefault="00293E72" w:rsidP="00BC7992">
      <w:pPr>
        <w:tabs>
          <w:tab w:val="left" w:pos="720"/>
        </w:tabs>
        <w:ind w:left="-567" w:firstLine="567"/>
        <w:jc w:val="both"/>
        <w:rPr>
          <w:del w:id="172" w:author="1" w:date="2026-09-22T12:26:00Z" w16du:dateUtc="2026-09-22T16:26:00Z"/>
          <w:rFonts w:ascii="Times New Roman" w:hAnsi="Times New Roman" w:cs="Times New Roman"/>
          <w:color w:val="FF33FF"/>
          <w:sz w:val="28"/>
          <w:szCs w:val="28"/>
        </w:rPr>
      </w:pPr>
      <w:del w:id="173" w:author="1" w:date="2026-09-22T12:26:00Z" w16du:dateUtc="2026-09-22T16:26:00Z">
        <w:r w:rsidRPr="00BC7992">
          <w:rPr>
            <w:rFonts w:ascii="Times New Roman" w:hAnsi="Times New Roman" w:cs="Times New Roman"/>
            <w:color w:val="000000"/>
            <w:sz w:val="28"/>
            <w:szCs w:val="28"/>
          </w:rPr>
          <w:delText>1.6. Школа может оказывать обучающимся, населению, предприятиям, учреждениям и организациям на договорной основе (в не</w:delText>
        </w:r>
        <w:r w:rsidRPr="00BC7992">
          <w:rPr>
            <w:rFonts w:ascii="Times New Roman" w:hAnsi="Times New Roman" w:cs="Times New Roman"/>
            <w:color w:val="000000"/>
            <w:sz w:val="28"/>
            <w:szCs w:val="28"/>
          </w:rPr>
          <w:softHyphen/>
          <w:delText>обходимых случаях — при наличии соответствующей лицензии) следующие виды приносящей доходы деятельности:</w:delText>
        </w:r>
      </w:del>
    </w:p>
    <w:p w14:paraId="10CA75F0" w14:textId="77777777" w:rsidR="00293E72" w:rsidRPr="00BC7992" w:rsidRDefault="00293E72" w:rsidP="00BC7992">
      <w:pPr>
        <w:tabs>
          <w:tab w:val="left" w:pos="720"/>
        </w:tabs>
        <w:ind w:left="-567" w:firstLine="567"/>
        <w:jc w:val="both"/>
        <w:rPr>
          <w:del w:id="174" w:author="1" w:date="2026-09-22T12:26:00Z" w16du:dateUtc="2026-09-22T16:26:00Z"/>
          <w:rFonts w:ascii="Times New Roman" w:hAnsi="Times New Roman" w:cs="Times New Roman"/>
          <w:color w:val="FF33FF"/>
          <w:sz w:val="28"/>
          <w:szCs w:val="28"/>
        </w:rPr>
      </w:pPr>
      <w:del w:id="175" w:author="1" w:date="2026-09-22T12:26:00Z" w16du:dateUtc="2026-09-22T16:26:00Z">
        <w:r w:rsidRPr="00BC7992">
          <w:rPr>
            <w:rFonts w:ascii="Times New Roman" w:hAnsi="Times New Roman" w:cs="Times New Roman"/>
            <w:color w:val="000000"/>
            <w:sz w:val="28"/>
            <w:szCs w:val="28"/>
          </w:rPr>
          <w:delText>1.6.1. По договорам и совместно с предприятиями, учреждениями, организациями  проводить профессиональ</w:delText>
        </w:r>
        <w:r w:rsidRPr="00BC7992">
          <w:rPr>
            <w:rFonts w:ascii="Times New Roman" w:hAnsi="Times New Roman" w:cs="Times New Roman"/>
            <w:color w:val="000000"/>
            <w:sz w:val="28"/>
            <w:szCs w:val="28"/>
          </w:rPr>
          <w:softHyphen/>
          <w:delText>ную подготовку обучающихся.</w:delText>
        </w:r>
      </w:del>
    </w:p>
    <w:p w14:paraId="421B2811" w14:textId="77777777" w:rsidR="00293E72" w:rsidRPr="00BC7992" w:rsidRDefault="00293E72" w:rsidP="00BC7992">
      <w:pPr>
        <w:tabs>
          <w:tab w:val="left" w:pos="720"/>
        </w:tabs>
        <w:ind w:left="-567" w:firstLine="567"/>
        <w:jc w:val="both"/>
        <w:rPr>
          <w:del w:id="176" w:author="1" w:date="2026-09-22T12:26:00Z" w16du:dateUtc="2026-09-22T16:26:00Z"/>
          <w:rFonts w:ascii="Times New Roman" w:hAnsi="Times New Roman" w:cs="Times New Roman"/>
          <w:color w:val="FF33FF"/>
          <w:sz w:val="28"/>
          <w:szCs w:val="28"/>
        </w:rPr>
      </w:pPr>
      <w:del w:id="177" w:author="1" w:date="2026-09-22T12:26:00Z" w16du:dateUtc="2026-09-22T16:26:00Z">
        <w:r w:rsidRPr="00BC7992">
          <w:rPr>
            <w:rFonts w:ascii="Times New Roman" w:hAnsi="Times New Roman" w:cs="Times New Roman"/>
            <w:color w:val="000000"/>
            <w:spacing w:val="-1"/>
            <w:sz w:val="28"/>
            <w:szCs w:val="28"/>
          </w:rPr>
          <w:delText>1.6.2. О</w:delText>
        </w:r>
        <w:r w:rsidRPr="00BC7992">
          <w:rPr>
            <w:rFonts w:ascii="Times New Roman" w:hAnsi="Times New Roman" w:cs="Times New Roman"/>
            <w:color w:val="000000"/>
            <w:sz w:val="28"/>
            <w:szCs w:val="28"/>
          </w:rPr>
          <w:delText>рганизовывать изучение специальных дисциплин сверх часов и сверх программы по данной дисципли</w:delText>
        </w:r>
        <w:r w:rsidRPr="00BC7992">
          <w:rPr>
            <w:rFonts w:ascii="Times New Roman" w:hAnsi="Times New Roman" w:cs="Times New Roman"/>
            <w:color w:val="000000"/>
            <w:sz w:val="28"/>
            <w:szCs w:val="28"/>
          </w:rPr>
          <w:softHyphen/>
          <w:delText>не, предусмотренной учебным планом.</w:delText>
        </w:r>
      </w:del>
    </w:p>
    <w:p w14:paraId="26DCF0A4" w14:textId="77777777" w:rsidR="00293E72" w:rsidRPr="00BC7992" w:rsidRDefault="00293E72" w:rsidP="00BC7992">
      <w:pPr>
        <w:tabs>
          <w:tab w:val="left" w:pos="720"/>
        </w:tabs>
        <w:ind w:left="-567" w:firstLine="567"/>
        <w:jc w:val="both"/>
        <w:rPr>
          <w:del w:id="178" w:author="1" w:date="2026-09-22T12:26:00Z" w16du:dateUtc="2026-09-22T16:26:00Z"/>
          <w:rFonts w:ascii="Times New Roman" w:hAnsi="Times New Roman" w:cs="Times New Roman"/>
          <w:color w:val="FF33FF"/>
          <w:sz w:val="28"/>
          <w:szCs w:val="28"/>
        </w:rPr>
      </w:pPr>
      <w:del w:id="179" w:author="1" w:date="2026-09-22T12:26:00Z" w16du:dateUtc="2026-09-22T16:26:00Z">
        <w:r w:rsidRPr="00BC7992">
          <w:rPr>
            <w:rFonts w:ascii="Times New Roman" w:hAnsi="Times New Roman" w:cs="Times New Roman"/>
            <w:color w:val="000000"/>
            <w:sz w:val="28"/>
            <w:szCs w:val="28"/>
          </w:rPr>
          <w:delText>1.6.3.Проводить репетиторство с обучающимися другого образовательного учреждения.</w:delText>
        </w:r>
      </w:del>
    </w:p>
    <w:p w14:paraId="05087C9A" w14:textId="77777777" w:rsidR="00293E72" w:rsidRPr="00BC7992" w:rsidRDefault="00293E72" w:rsidP="00BC7992">
      <w:pPr>
        <w:tabs>
          <w:tab w:val="left" w:pos="720"/>
        </w:tabs>
        <w:ind w:left="-567" w:firstLine="567"/>
        <w:jc w:val="both"/>
        <w:rPr>
          <w:del w:id="180" w:author="1" w:date="2026-09-22T12:26:00Z" w16du:dateUtc="2026-09-22T16:26:00Z"/>
          <w:rFonts w:ascii="Times New Roman" w:hAnsi="Times New Roman" w:cs="Times New Roman"/>
          <w:color w:val="FF33FF"/>
          <w:sz w:val="28"/>
          <w:szCs w:val="28"/>
        </w:rPr>
      </w:pPr>
      <w:del w:id="181" w:author="1" w:date="2026-09-22T12:26:00Z" w16du:dateUtc="2026-09-22T16:26:00Z">
        <w:r w:rsidRPr="00BC7992">
          <w:rPr>
            <w:rFonts w:ascii="Times New Roman" w:hAnsi="Times New Roman" w:cs="Times New Roman"/>
            <w:color w:val="000000"/>
            <w:spacing w:val="-1"/>
            <w:sz w:val="28"/>
            <w:szCs w:val="28"/>
          </w:rPr>
          <w:delText xml:space="preserve">1.6.4. Организовывать курсы </w:delText>
        </w:r>
        <w:r w:rsidRPr="00BC7992">
          <w:rPr>
            <w:rFonts w:ascii="Times New Roman" w:hAnsi="Times New Roman" w:cs="Times New Roman"/>
            <w:color w:val="000000"/>
            <w:sz w:val="28"/>
            <w:szCs w:val="28"/>
          </w:rPr>
          <w:delText xml:space="preserve">по подготовке к поступлению в средние </w:delText>
        </w:r>
        <w:r w:rsidRPr="00BC7992">
          <w:rPr>
            <w:rFonts w:ascii="Times New Roman" w:hAnsi="Times New Roman" w:cs="Times New Roman"/>
            <w:bCs/>
            <w:color w:val="000000"/>
            <w:sz w:val="28"/>
            <w:szCs w:val="28"/>
          </w:rPr>
          <w:delText>и высшие</w:delText>
        </w:r>
        <w:r w:rsidRPr="00BC7992">
          <w:rPr>
            <w:rFonts w:ascii="Times New Roman" w:hAnsi="Times New Roman" w:cs="Times New Roman"/>
            <w:b/>
            <w:bCs/>
            <w:color w:val="000000"/>
            <w:sz w:val="28"/>
            <w:szCs w:val="28"/>
          </w:rPr>
          <w:delText xml:space="preserve"> </w:delText>
        </w:r>
        <w:r w:rsidRPr="00BC7992">
          <w:rPr>
            <w:rFonts w:ascii="Times New Roman" w:hAnsi="Times New Roman" w:cs="Times New Roman"/>
            <w:color w:val="000000"/>
            <w:sz w:val="28"/>
            <w:szCs w:val="28"/>
          </w:rPr>
          <w:delText>профессиональные образовательные учреждения:</w:delText>
        </w:r>
      </w:del>
    </w:p>
    <w:p w14:paraId="31A0DC30" w14:textId="77777777" w:rsidR="00293E72" w:rsidRPr="00BC7992" w:rsidRDefault="00293E72" w:rsidP="00BC7992">
      <w:pPr>
        <w:tabs>
          <w:tab w:val="left" w:pos="720"/>
        </w:tabs>
        <w:ind w:left="-567" w:firstLine="567"/>
        <w:jc w:val="both"/>
        <w:rPr>
          <w:del w:id="182" w:author="1" w:date="2026-09-22T12:26:00Z" w16du:dateUtc="2026-09-22T16:26:00Z"/>
          <w:rFonts w:ascii="Times New Roman" w:hAnsi="Times New Roman" w:cs="Times New Roman"/>
          <w:color w:val="FF33FF"/>
          <w:sz w:val="28"/>
          <w:szCs w:val="28"/>
        </w:rPr>
      </w:pPr>
      <w:del w:id="183" w:author="1" w:date="2026-09-22T12:26:00Z" w16du:dateUtc="2026-09-22T16:26:00Z">
        <w:r w:rsidRPr="00BC7992">
          <w:rPr>
            <w:rFonts w:ascii="Times New Roman" w:hAnsi="Times New Roman" w:cs="Times New Roman"/>
            <w:color w:val="000000"/>
            <w:sz w:val="28"/>
            <w:szCs w:val="28"/>
          </w:rPr>
          <w:delText>по изучению иностранных языков;</w:delText>
        </w:r>
      </w:del>
    </w:p>
    <w:p w14:paraId="032BF8C7" w14:textId="77777777" w:rsidR="00293E72" w:rsidRPr="00BC7992" w:rsidRDefault="00293E72" w:rsidP="00BC7992">
      <w:pPr>
        <w:tabs>
          <w:tab w:val="left" w:pos="720"/>
        </w:tabs>
        <w:ind w:left="-567" w:firstLine="567"/>
        <w:jc w:val="both"/>
        <w:rPr>
          <w:del w:id="184" w:author="1" w:date="2026-09-22T12:26:00Z" w16du:dateUtc="2026-09-22T16:26:00Z"/>
          <w:rFonts w:ascii="Times New Roman" w:hAnsi="Times New Roman" w:cs="Times New Roman"/>
          <w:color w:val="FF33FF"/>
          <w:sz w:val="28"/>
          <w:szCs w:val="28"/>
        </w:rPr>
      </w:pPr>
      <w:del w:id="185" w:author="1" w:date="2026-09-22T12:26:00Z" w16du:dateUtc="2026-09-22T16:26:00Z">
        <w:r w:rsidRPr="00BC7992">
          <w:rPr>
            <w:rFonts w:ascii="Times New Roman" w:hAnsi="Times New Roman" w:cs="Times New Roman"/>
            <w:color w:val="000000"/>
            <w:sz w:val="28"/>
            <w:szCs w:val="28"/>
          </w:rPr>
          <w:delText>повышения квалификации;</w:delText>
        </w:r>
      </w:del>
    </w:p>
    <w:p w14:paraId="48F3ADE1" w14:textId="77777777" w:rsidR="00293E72" w:rsidRPr="00BC7992" w:rsidRDefault="00293E72" w:rsidP="00BC7992">
      <w:pPr>
        <w:tabs>
          <w:tab w:val="left" w:pos="720"/>
        </w:tabs>
        <w:ind w:left="-567" w:firstLine="567"/>
        <w:jc w:val="both"/>
        <w:rPr>
          <w:del w:id="186" w:author="1" w:date="2026-09-22T12:26:00Z" w16du:dateUtc="2026-09-22T16:26:00Z"/>
          <w:rFonts w:ascii="Times New Roman" w:hAnsi="Times New Roman" w:cs="Times New Roman"/>
          <w:color w:val="FF33FF"/>
          <w:sz w:val="28"/>
          <w:szCs w:val="28"/>
        </w:rPr>
      </w:pPr>
      <w:del w:id="187" w:author="1" w:date="2026-09-22T12:26:00Z" w16du:dateUtc="2026-09-22T16:26:00Z">
        <w:r w:rsidRPr="00BC7992">
          <w:rPr>
            <w:rFonts w:ascii="Times New Roman" w:hAnsi="Times New Roman" w:cs="Times New Roman"/>
            <w:color w:val="000000"/>
            <w:sz w:val="28"/>
            <w:szCs w:val="28"/>
          </w:rPr>
          <w:delText>по переподготовке кадров с освоением новых специальностей, в том числе вождение автомобиля, машинопись, стенография.</w:delText>
        </w:r>
      </w:del>
    </w:p>
    <w:p w14:paraId="4762646F" w14:textId="77777777" w:rsidR="00293E72" w:rsidRPr="00BC7992" w:rsidRDefault="00293E72" w:rsidP="00BC7992">
      <w:pPr>
        <w:tabs>
          <w:tab w:val="left" w:pos="720"/>
        </w:tabs>
        <w:ind w:left="-567" w:firstLine="567"/>
        <w:jc w:val="both"/>
        <w:rPr>
          <w:del w:id="188" w:author="1" w:date="2026-09-22T12:26:00Z" w16du:dateUtc="2026-09-22T16:26:00Z"/>
          <w:rFonts w:ascii="Times New Roman" w:hAnsi="Times New Roman" w:cs="Times New Roman"/>
          <w:color w:val="FF33FF"/>
          <w:sz w:val="28"/>
          <w:szCs w:val="28"/>
        </w:rPr>
      </w:pPr>
      <w:del w:id="189" w:author="1" w:date="2026-09-22T12:26:00Z" w16du:dateUtc="2026-09-22T16:26:00Z">
        <w:r w:rsidRPr="00BC7992">
          <w:rPr>
            <w:rFonts w:ascii="Times New Roman" w:hAnsi="Times New Roman" w:cs="Times New Roman"/>
            <w:color w:val="000000"/>
            <w:sz w:val="28"/>
            <w:szCs w:val="28"/>
          </w:rPr>
          <w:delText>1.6.5. Создавать кружки:</w:delText>
        </w:r>
      </w:del>
    </w:p>
    <w:p w14:paraId="24B3E30C" w14:textId="77777777" w:rsidR="00293E72" w:rsidRPr="00BC7992" w:rsidRDefault="00293E72" w:rsidP="00BC7992">
      <w:pPr>
        <w:tabs>
          <w:tab w:val="left" w:pos="720"/>
        </w:tabs>
        <w:ind w:left="-567" w:firstLine="567"/>
        <w:jc w:val="both"/>
        <w:rPr>
          <w:del w:id="190" w:author="1" w:date="2026-09-22T12:26:00Z" w16du:dateUtc="2026-09-22T16:26:00Z"/>
          <w:rFonts w:ascii="Times New Roman" w:hAnsi="Times New Roman" w:cs="Times New Roman"/>
          <w:color w:val="FF33FF"/>
          <w:sz w:val="28"/>
          <w:szCs w:val="28"/>
        </w:rPr>
      </w:pPr>
      <w:del w:id="191" w:author="1" w:date="2026-09-22T12:26:00Z" w16du:dateUtc="2026-09-22T16:26:00Z">
        <w:r w:rsidRPr="00BC7992">
          <w:rPr>
            <w:rFonts w:ascii="Times New Roman" w:hAnsi="Times New Roman" w:cs="Times New Roman"/>
            <w:color w:val="000000"/>
            <w:sz w:val="28"/>
            <w:szCs w:val="28"/>
          </w:rPr>
          <w:delText>по обучению игре на музыкальных инструментах;</w:delText>
        </w:r>
      </w:del>
    </w:p>
    <w:p w14:paraId="241A0C57" w14:textId="77777777" w:rsidR="00293E72" w:rsidRPr="00BC7992" w:rsidRDefault="00293E72" w:rsidP="00BC7992">
      <w:pPr>
        <w:tabs>
          <w:tab w:val="left" w:pos="720"/>
        </w:tabs>
        <w:ind w:left="-567" w:firstLine="567"/>
        <w:jc w:val="both"/>
        <w:rPr>
          <w:del w:id="192" w:author="1" w:date="2026-09-22T12:26:00Z" w16du:dateUtc="2026-09-22T16:26:00Z"/>
          <w:rFonts w:ascii="Times New Roman" w:hAnsi="Times New Roman" w:cs="Times New Roman"/>
          <w:color w:val="FF33FF"/>
          <w:sz w:val="28"/>
          <w:szCs w:val="28"/>
        </w:rPr>
      </w:pPr>
      <w:del w:id="193" w:author="1" w:date="2026-09-22T12:26:00Z" w16du:dateUtc="2026-09-22T16:26:00Z">
        <w:r w:rsidRPr="00BC7992">
          <w:rPr>
            <w:rFonts w:ascii="Times New Roman" w:hAnsi="Times New Roman" w:cs="Times New Roman"/>
            <w:color w:val="000000"/>
            <w:sz w:val="28"/>
            <w:szCs w:val="28"/>
          </w:rPr>
          <w:delText>фото-, кино-, видео- , радиоделу;</w:delText>
        </w:r>
      </w:del>
    </w:p>
    <w:p w14:paraId="16583C4D" w14:textId="77777777" w:rsidR="00293E72" w:rsidRPr="00BC7992" w:rsidRDefault="00293E72" w:rsidP="00BC7992">
      <w:pPr>
        <w:tabs>
          <w:tab w:val="left" w:pos="720"/>
        </w:tabs>
        <w:ind w:left="-567" w:firstLine="567"/>
        <w:jc w:val="both"/>
        <w:rPr>
          <w:del w:id="194" w:author="1" w:date="2026-09-22T12:26:00Z" w16du:dateUtc="2026-09-22T16:26:00Z"/>
          <w:rFonts w:ascii="Times New Roman" w:hAnsi="Times New Roman" w:cs="Times New Roman"/>
          <w:color w:val="FF33FF"/>
          <w:sz w:val="28"/>
          <w:szCs w:val="28"/>
        </w:rPr>
      </w:pPr>
      <w:del w:id="195" w:author="1" w:date="2026-09-22T12:26:00Z" w16du:dateUtc="2026-09-22T16:26:00Z">
        <w:r w:rsidRPr="00BC7992">
          <w:rPr>
            <w:rFonts w:ascii="Times New Roman" w:hAnsi="Times New Roman" w:cs="Times New Roman"/>
            <w:color w:val="000000"/>
            <w:sz w:val="28"/>
            <w:szCs w:val="28"/>
          </w:rPr>
          <w:delText>кройке и шитью, вязанию, домоводству;</w:delText>
        </w:r>
      </w:del>
    </w:p>
    <w:p w14:paraId="520E0F84" w14:textId="77777777" w:rsidR="00293E72" w:rsidRPr="00BC7992" w:rsidRDefault="00293E72" w:rsidP="00BC7992">
      <w:pPr>
        <w:tabs>
          <w:tab w:val="left" w:pos="720"/>
        </w:tabs>
        <w:ind w:left="-567" w:firstLine="567"/>
        <w:jc w:val="both"/>
        <w:rPr>
          <w:del w:id="196" w:author="1" w:date="2026-09-22T12:26:00Z" w16du:dateUtc="2026-09-22T16:26:00Z"/>
          <w:rFonts w:ascii="Times New Roman" w:hAnsi="Times New Roman" w:cs="Times New Roman"/>
          <w:color w:val="FF33FF"/>
          <w:sz w:val="28"/>
          <w:szCs w:val="28"/>
        </w:rPr>
      </w:pPr>
      <w:del w:id="197" w:author="1" w:date="2026-09-22T12:26:00Z" w16du:dateUtc="2026-09-22T16:26:00Z">
        <w:r w:rsidRPr="00BC7992">
          <w:rPr>
            <w:rFonts w:ascii="Times New Roman" w:hAnsi="Times New Roman" w:cs="Times New Roman"/>
            <w:color w:val="000000"/>
            <w:spacing w:val="-1"/>
            <w:sz w:val="28"/>
            <w:szCs w:val="28"/>
          </w:rPr>
          <w:delText>танцам.</w:delText>
        </w:r>
      </w:del>
    </w:p>
    <w:p w14:paraId="007627FA" w14:textId="77777777" w:rsidR="00293E72" w:rsidRPr="00BC7992" w:rsidRDefault="00293E72" w:rsidP="00BC7992">
      <w:pPr>
        <w:tabs>
          <w:tab w:val="left" w:pos="720"/>
        </w:tabs>
        <w:ind w:left="-567" w:firstLine="567"/>
        <w:jc w:val="both"/>
        <w:rPr>
          <w:del w:id="198" w:author="1" w:date="2026-09-22T12:26:00Z" w16du:dateUtc="2026-09-22T16:26:00Z"/>
          <w:rFonts w:ascii="Times New Roman" w:hAnsi="Times New Roman" w:cs="Times New Roman"/>
          <w:color w:val="FF33FF"/>
          <w:sz w:val="28"/>
          <w:szCs w:val="28"/>
        </w:rPr>
      </w:pPr>
      <w:del w:id="199" w:author="1" w:date="2026-09-22T12:26:00Z" w16du:dateUtc="2026-09-22T16:26:00Z">
        <w:r w:rsidRPr="00BC7992">
          <w:rPr>
            <w:rFonts w:ascii="Times New Roman" w:hAnsi="Times New Roman" w:cs="Times New Roman"/>
            <w:color w:val="000000"/>
            <w:sz w:val="28"/>
            <w:szCs w:val="28"/>
          </w:rPr>
          <w:delText>1.6.6. Создавать студии, группы, школы, факультативы, работающие по программам дополнительного образо</w:delText>
        </w:r>
        <w:r w:rsidRPr="00BC7992">
          <w:rPr>
            <w:rFonts w:ascii="Times New Roman" w:hAnsi="Times New Roman" w:cs="Times New Roman"/>
            <w:color w:val="000000"/>
            <w:sz w:val="28"/>
            <w:szCs w:val="28"/>
          </w:rPr>
          <w:softHyphen/>
        </w:r>
        <w:r w:rsidRPr="00BC7992">
          <w:rPr>
            <w:rFonts w:ascii="Times New Roman" w:hAnsi="Times New Roman" w:cs="Times New Roman"/>
            <w:color w:val="000000"/>
            <w:spacing w:val="-1"/>
            <w:sz w:val="28"/>
            <w:szCs w:val="28"/>
          </w:rPr>
          <w:delText>вания детей:</w:delText>
        </w:r>
      </w:del>
    </w:p>
    <w:p w14:paraId="4FE8604F" w14:textId="77777777" w:rsidR="00293E72" w:rsidRPr="00BC7992" w:rsidRDefault="00293E72" w:rsidP="00BC7992">
      <w:pPr>
        <w:tabs>
          <w:tab w:val="left" w:pos="720"/>
        </w:tabs>
        <w:ind w:left="-567" w:firstLine="567"/>
        <w:jc w:val="both"/>
        <w:rPr>
          <w:del w:id="200" w:author="1" w:date="2026-09-22T12:26:00Z" w16du:dateUtc="2026-09-22T16:26:00Z"/>
          <w:rFonts w:ascii="Times New Roman" w:hAnsi="Times New Roman" w:cs="Times New Roman"/>
          <w:color w:val="FF33FF"/>
          <w:sz w:val="28"/>
          <w:szCs w:val="28"/>
        </w:rPr>
      </w:pPr>
      <w:del w:id="201" w:author="1" w:date="2026-09-22T12:26:00Z" w16du:dateUtc="2026-09-22T16:26:00Z">
        <w:r w:rsidRPr="00BC7992">
          <w:rPr>
            <w:rFonts w:ascii="Times New Roman" w:hAnsi="Times New Roman" w:cs="Times New Roman"/>
            <w:color w:val="000000"/>
            <w:sz w:val="28"/>
            <w:szCs w:val="28"/>
          </w:rPr>
          <w:delText>по обучению живописи, графике, скульптуре, народным промыслам;</w:delText>
        </w:r>
      </w:del>
    </w:p>
    <w:p w14:paraId="20C3A346" w14:textId="77777777" w:rsidR="00293E72" w:rsidRPr="00BC7992" w:rsidRDefault="00293E72" w:rsidP="00BC7992">
      <w:pPr>
        <w:tabs>
          <w:tab w:val="left" w:pos="720"/>
        </w:tabs>
        <w:ind w:left="-567" w:firstLine="567"/>
        <w:jc w:val="both"/>
        <w:rPr>
          <w:del w:id="202" w:author="1" w:date="2026-09-22T12:26:00Z" w16du:dateUtc="2026-09-22T16:26:00Z"/>
          <w:rFonts w:ascii="Times New Roman" w:hAnsi="Times New Roman" w:cs="Times New Roman"/>
          <w:color w:val="FF33FF"/>
          <w:sz w:val="28"/>
          <w:szCs w:val="28"/>
        </w:rPr>
      </w:pPr>
      <w:del w:id="203" w:author="1" w:date="2026-09-22T12:26:00Z" w16du:dateUtc="2026-09-22T16:26:00Z">
        <w:r w:rsidRPr="00BC7992">
          <w:rPr>
            <w:rFonts w:ascii="Times New Roman" w:hAnsi="Times New Roman" w:cs="Times New Roman"/>
            <w:color w:val="000000"/>
            <w:sz w:val="28"/>
            <w:szCs w:val="28"/>
          </w:rPr>
          <w:delText>по изучению истории мировой культуры.</w:delText>
        </w:r>
      </w:del>
    </w:p>
    <w:p w14:paraId="0C5B7AF1" w14:textId="77777777" w:rsidR="00293E72" w:rsidRPr="00BC7992" w:rsidRDefault="00293E72" w:rsidP="00BC7992">
      <w:pPr>
        <w:tabs>
          <w:tab w:val="left" w:pos="720"/>
        </w:tabs>
        <w:ind w:left="-567" w:firstLine="567"/>
        <w:jc w:val="both"/>
        <w:rPr>
          <w:del w:id="204" w:author="1" w:date="2026-09-22T12:26:00Z" w16du:dateUtc="2026-09-22T16:26:00Z"/>
          <w:rFonts w:ascii="Times New Roman" w:hAnsi="Times New Roman" w:cs="Times New Roman"/>
          <w:color w:val="FF33FF"/>
          <w:sz w:val="28"/>
          <w:szCs w:val="28"/>
        </w:rPr>
      </w:pPr>
      <w:del w:id="205" w:author="1" w:date="2026-09-22T12:26:00Z" w16du:dateUtc="2026-09-22T16:26:00Z">
        <w:r w:rsidRPr="00BC7992">
          <w:rPr>
            <w:rFonts w:ascii="Times New Roman" w:hAnsi="Times New Roman" w:cs="Times New Roman"/>
            <w:color w:val="000000"/>
            <w:sz w:val="28"/>
            <w:szCs w:val="28"/>
          </w:rPr>
          <w:delText>1.6.7.Организовывать учебные группы для обучения детей с отклонениями в развитии.</w:delText>
        </w:r>
      </w:del>
    </w:p>
    <w:p w14:paraId="2C88201B" w14:textId="77777777" w:rsidR="00293E72" w:rsidRPr="00BC7992" w:rsidRDefault="00293E72" w:rsidP="00BC7992">
      <w:pPr>
        <w:tabs>
          <w:tab w:val="left" w:pos="720"/>
        </w:tabs>
        <w:ind w:left="-567" w:firstLine="567"/>
        <w:jc w:val="both"/>
        <w:rPr>
          <w:del w:id="206" w:author="1" w:date="2026-09-22T12:26:00Z" w16du:dateUtc="2026-09-22T16:26:00Z"/>
          <w:rFonts w:ascii="Times New Roman" w:hAnsi="Times New Roman" w:cs="Times New Roman"/>
          <w:color w:val="FF33FF"/>
          <w:sz w:val="28"/>
          <w:szCs w:val="28"/>
        </w:rPr>
      </w:pPr>
      <w:del w:id="207" w:author="1" w:date="2026-09-22T12:26:00Z" w16du:dateUtc="2026-09-22T16:26:00Z">
        <w:r w:rsidRPr="00BC7992">
          <w:rPr>
            <w:rFonts w:ascii="Times New Roman" w:hAnsi="Times New Roman" w:cs="Times New Roman"/>
            <w:color w:val="000000"/>
            <w:sz w:val="28"/>
            <w:szCs w:val="28"/>
          </w:rPr>
          <w:delText xml:space="preserve">1.6.8. Создавать группы по адаптации детей к условиям школьной жизни (подготовительные к учебе в школе группы для детей, </w:delText>
        </w:r>
      </w:del>
    </w:p>
    <w:p w14:paraId="7D447A41" w14:textId="77777777" w:rsidR="00293E72" w:rsidRPr="00BC7992" w:rsidRDefault="00293E72" w:rsidP="00BC7992">
      <w:pPr>
        <w:tabs>
          <w:tab w:val="left" w:pos="720"/>
        </w:tabs>
        <w:ind w:left="-567" w:firstLine="567"/>
        <w:jc w:val="both"/>
        <w:rPr>
          <w:del w:id="208" w:author="1" w:date="2026-09-22T12:26:00Z" w16du:dateUtc="2026-09-22T16:26:00Z"/>
          <w:rFonts w:ascii="Times New Roman" w:hAnsi="Times New Roman" w:cs="Times New Roman"/>
          <w:color w:val="FF33FF"/>
          <w:sz w:val="28"/>
          <w:szCs w:val="28"/>
        </w:rPr>
      </w:pPr>
      <w:del w:id="209" w:author="1" w:date="2026-09-22T12:26:00Z" w16du:dateUtc="2026-09-22T16:26:00Z">
        <w:r w:rsidRPr="00BC7992">
          <w:rPr>
            <w:rFonts w:ascii="Times New Roman" w:hAnsi="Times New Roman" w:cs="Times New Roman"/>
            <w:color w:val="000000"/>
            <w:sz w:val="28"/>
            <w:szCs w:val="28"/>
          </w:rPr>
          <w:delText>которые не посещали дошкольные образовательные учреждения).</w:delText>
        </w:r>
      </w:del>
    </w:p>
    <w:p w14:paraId="471316A2" w14:textId="77777777" w:rsidR="00293E72" w:rsidRPr="00BC7992" w:rsidRDefault="00293E72" w:rsidP="00BC7992">
      <w:pPr>
        <w:tabs>
          <w:tab w:val="left" w:pos="720"/>
        </w:tabs>
        <w:ind w:left="-567" w:firstLine="567"/>
        <w:jc w:val="both"/>
        <w:rPr>
          <w:del w:id="210" w:author="1" w:date="2026-09-22T12:26:00Z" w16du:dateUtc="2026-09-22T16:26:00Z"/>
          <w:rFonts w:ascii="Times New Roman" w:hAnsi="Times New Roman" w:cs="Times New Roman"/>
          <w:color w:val="FF33FF"/>
          <w:sz w:val="28"/>
          <w:szCs w:val="28"/>
        </w:rPr>
      </w:pPr>
      <w:del w:id="211" w:author="1" w:date="2026-09-22T12:26:00Z" w16du:dateUtc="2026-09-22T16:26:00Z">
        <w:r w:rsidRPr="00BC7992">
          <w:rPr>
            <w:rFonts w:ascii="Times New Roman" w:hAnsi="Times New Roman" w:cs="Times New Roman"/>
            <w:color w:val="000000"/>
            <w:sz w:val="28"/>
            <w:szCs w:val="28"/>
          </w:rPr>
          <w:delText>1.6.9. Создавать спортивные и физкультурные секции, группы по видам спорта и физической подготовки.</w:delText>
        </w:r>
      </w:del>
    </w:p>
    <w:p w14:paraId="42582AD4" w14:textId="77777777" w:rsidR="00293E72" w:rsidRPr="00BC7992" w:rsidRDefault="00293E72" w:rsidP="00BC7992">
      <w:pPr>
        <w:ind w:left="-540" w:firstLine="540"/>
        <w:jc w:val="both"/>
        <w:rPr>
          <w:del w:id="212" w:author="1" w:date="2026-09-22T12:26:00Z" w16du:dateUtc="2026-09-22T16:26:00Z"/>
          <w:rFonts w:ascii="Times New Roman" w:hAnsi="Times New Roman" w:cs="Times New Roman"/>
          <w:color w:val="FF33FF"/>
          <w:sz w:val="28"/>
          <w:szCs w:val="28"/>
        </w:rPr>
      </w:pPr>
      <w:del w:id="213" w:author="1" w:date="2026-09-22T12:26:00Z" w16du:dateUtc="2026-09-22T16:26:00Z">
        <w:r w:rsidRPr="00BC7992">
          <w:rPr>
            <w:rFonts w:ascii="Times New Roman" w:hAnsi="Times New Roman" w:cs="Times New Roman"/>
            <w:color w:val="000000"/>
            <w:sz w:val="28"/>
            <w:szCs w:val="28"/>
          </w:rPr>
          <w:delText>Доход от указанной деятельности Школы используется Школой  в соответствии с уставными целями.</w:delText>
        </w:r>
      </w:del>
    </w:p>
    <w:p w14:paraId="4B6FE905" w14:textId="77777777" w:rsidR="00293E72" w:rsidRPr="00BC7992" w:rsidRDefault="00293E72" w:rsidP="00BC7992">
      <w:pPr>
        <w:ind w:left="-540" w:firstLine="540"/>
        <w:jc w:val="both"/>
        <w:rPr>
          <w:del w:id="214" w:author="1" w:date="2026-09-22T12:26:00Z" w16du:dateUtc="2026-09-22T16:26:00Z"/>
          <w:rFonts w:ascii="Times New Roman" w:hAnsi="Times New Roman" w:cs="Times New Roman"/>
          <w:color w:val="FF33FF"/>
          <w:sz w:val="28"/>
          <w:szCs w:val="28"/>
        </w:rPr>
      </w:pPr>
      <w:del w:id="215" w:author="1" w:date="2026-09-22T12:26:00Z" w16du:dateUtc="2026-09-22T16:26:00Z">
        <w:r w:rsidRPr="00BC7992">
          <w:rPr>
            <w:rFonts w:ascii="Times New Roman" w:hAnsi="Times New Roman" w:cs="Times New Roman"/>
            <w:color w:val="000000"/>
            <w:sz w:val="28"/>
            <w:szCs w:val="28"/>
          </w:rPr>
          <w:delText xml:space="preserve">Платные образовательные услуги не могут быть оказаны Школой взамен или в рамках основной образовательной деятельности, в рамках основных образовательных программ, учебных планов, федеральных государственных образовательных стандартов и </w:delText>
        </w:r>
      </w:del>
    </w:p>
    <w:p w14:paraId="1F4B5523" w14:textId="77777777" w:rsidR="00293E72" w:rsidRPr="00BC7992" w:rsidRDefault="00293E72" w:rsidP="00BC7992">
      <w:pPr>
        <w:ind w:left="-540" w:firstLine="540"/>
        <w:jc w:val="both"/>
        <w:rPr>
          <w:del w:id="216" w:author="1" w:date="2026-09-22T12:26:00Z" w16du:dateUtc="2026-09-22T16:26:00Z"/>
          <w:rFonts w:ascii="Times New Roman" w:hAnsi="Times New Roman" w:cs="Times New Roman"/>
          <w:color w:val="FF33FF"/>
          <w:sz w:val="28"/>
          <w:szCs w:val="28"/>
        </w:rPr>
      </w:pPr>
      <w:del w:id="217" w:author="1" w:date="2026-09-22T12:26:00Z" w16du:dateUtc="2026-09-22T16:26:00Z">
        <w:r w:rsidRPr="00BC7992">
          <w:rPr>
            <w:rFonts w:ascii="Times New Roman" w:hAnsi="Times New Roman" w:cs="Times New Roman"/>
            <w:color w:val="000000"/>
            <w:sz w:val="28"/>
            <w:szCs w:val="28"/>
          </w:rPr>
          <w:delText xml:space="preserve">федеральных государственных требований, а также в случаях, предусмотренных законодательством Российской Федерации в области образования в рамках образовательных стандартов и требований, финансируемой за счет средств соответствующего бюджета </w:delText>
        </w:r>
      </w:del>
    </w:p>
    <w:p w14:paraId="280DDDE8" w14:textId="77777777" w:rsidR="00293E72" w:rsidRPr="00BC7992" w:rsidRDefault="00293E72" w:rsidP="00BC7992">
      <w:pPr>
        <w:ind w:left="-540" w:firstLine="540"/>
        <w:jc w:val="both"/>
        <w:rPr>
          <w:del w:id="218" w:author="1" w:date="2026-09-22T12:26:00Z" w16du:dateUtc="2026-09-22T16:26:00Z"/>
          <w:rFonts w:ascii="Times New Roman" w:hAnsi="Times New Roman" w:cs="Times New Roman"/>
          <w:color w:val="FF33FF"/>
          <w:sz w:val="28"/>
          <w:szCs w:val="28"/>
        </w:rPr>
      </w:pPr>
      <w:del w:id="219" w:author="1" w:date="2026-09-22T12:26:00Z" w16du:dateUtc="2026-09-22T16:26:00Z">
        <w:r w:rsidRPr="00BC7992">
          <w:rPr>
            <w:rFonts w:ascii="Times New Roman" w:hAnsi="Times New Roman" w:cs="Times New Roman"/>
            <w:color w:val="000000"/>
            <w:sz w:val="28"/>
            <w:szCs w:val="28"/>
          </w:rPr>
          <w:delText>Отказ потребителя от предлагаемых платных образовательных услуг не может быть причиной уменьшения объема предоставляемых ему образовательным учреждением основных образовательных услуг.</w:delText>
        </w:r>
      </w:del>
    </w:p>
    <w:p w14:paraId="3706DDFB" w14:textId="77777777" w:rsidR="00293E72" w:rsidRPr="00BC7992" w:rsidRDefault="00293E72" w:rsidP="00BC7992">
      <w:pPr>
        <w:ind w:left="-540" w:firstLine="540"/>
        <w:jc w:val="both"/>
        <w:rPr>
          <w:del w:id="220" w:author="1" w:date="2026-09-22T12:26:00Z" w16du:dateUtc="2026-09-22T16:26:00Z"/>
          <w:rFonts w:ascii="Times New Roman" w:hAnsi="Times New Roman" w:cs="Times New Roman"/>
          <w:color w:val="FF33FF"/>
          <w:sz w:val="28"/>
          <w:szCs w:val="28"/>
        </w:rPr>
      </w:pPr>
      <w:del w:id="221" w:author="1" w:date="2026-09-22T12:26:00Z" w16du:dateUtc="2026-09-22T16:26:00Z">
        <w:r w:rsidRPr="00BC7992">
          <w:rPr>
            <w:rFonts w:ascii="Times New Roman" w:hAnsi="Times New Roman" w:cs="Times New Roman"/>
            <w:color w:val="000000"/>
            <w:sz w:val="28"/>
            <w:szCs w:val="28"/>
          </w:rPr>
          <w:delText xml:space="preserve"> Требования к оказанию образовательных услуг, в том числе к содержанию образовательных программ, </w:delText>
        </w:r>
      </w:del>
    </w:p>
    <w:p w14:paraId="1D7EB1B7" w14:textId="77777777" w:rsidR="00293E72" w:rsidRPr="00BC7992" w:rsidRDefault="00293E72" w:rsidP="00BC7992">
      <w:pPr>
        <w:ind w:left="-540" w:firstLine="540"/>
        <w:jc w:val="both"/>
        <w:rPr>
          <w:del w:id="222" w:author="1" w:date="2026-09-22T12:26:00Z" w16du:dateUtc="2026-09-22T16:26:00Z"/>
          <w:rFonts w:ascii="Times New Roman" w:hAnsi="Times New Roman" w:cs="Times New Roman"/>
          <w:color w:val="FF33FF"/>
          <w:sz w:val="28"/>
          <w:szCs w:val="28"/>
        </w:rPr>
      </w:pPr>
      <w:del w:id="223" w:author="1" w:date="2026-09-22T12:26:00Z" w16du:dateUtc="2026-09-22T16:26:00Z">
        <w:r w:rsidRPr="00BC7992">
          <w:rPr>
            <w:rFonts w:ascii="Times New Roman" w:hAnsi="Times New Roman" w:cs="Times New Roman"/>
            <w:color w:val="000000"/>
            <w:sz w:val="28"/>
            <w:szCs w:val="28"/>
          </w:rPr>
          <w:delText xml:space="preserve">специальных курсов, определяются  по соглашению сторон и могут быть выше, чем это предусмотрено федеральными </w:delText>
        </w:r>
      </w:del>
    </w:p>
    <w:p w14:paraId="2074708E" w14:textId="77777777" w:rsidR="00293E72" w:rsidRPr="00BC7992" w:rsidRDefault="00293E72" w:rsidP="00BC7992">
      <w:pPr>
        <w:ind w:left="-540" w:firstLine="540"/>
        <w:jc w:val="both"/>
        <w:rPr>
          <w:del w:id="224" w:author="1" w:date="2026-09-22T12:26:00Z" w16du:dateUtc="2026-09-22T16:26:00Z"/>
          <w:rFonts w:ascii="Times New Roman" w:hAnsi="Times New Roman" w:cs="Times New Roman"/>
          <w:color w:val="FF33FF"/>
          <w:sz w:val="28"/>
          <w:szCs w:val="28"/>
        </w:rPr>
      </w:pPr>
      <w:del w:id="225" w:author="1" w:date="2026-09-22T12:26:00Z" w16du:dateUtc="2026-09-22T16:26:00Z">
        <w:r w:rsidRPr="00BC7992">
          <w:rPr>
            <w:rFonts w:ascii="Times New Roman" w:hAnsi="Times New Roman" w:cs="Times New Roman"/>
            <w:color w:val="000000"/>
            <w:sz w:val="28"/>
            <w:szCs w:val="28"/>
          </w:rPr>
          <w:delText xml:space="preserve">государственными образовательными стандартами и федеральными государственными требованиями. </w:delText>
        </w:r>
      </w:del>
    </w:p>
    <w:p w14:paraId="2E0EBE78" w14:textId="77777777" w:rsidR="00293E72" w:rsidRPr="00BC7992" w:rsidRDefault="00293E72" w:rsidP="00BC7992">
      <w:pPr>
        <w:ind w:left="-540" w:firstLine="540"/>
        <w:jc w:val="both"/>
        <w:rPr>
          <w:del w:id="226" w:author="1" w:date="2026-09-22T12:26:00Z" w16du:dateUtc="2026-09-22T16:26:00Z"/>
          <w:rFonts w:ascii="Times New Roman" w:hAnsi="Times New Roman" w:cs="Times New Roman"/>
          <w:color w:val="FF33FF"/>
          <w:sz w:val="28"/>
          <w:szCs w:val="28"/>
        </w:rPr>
      </w:pPr>
      <w:del w:id="227" w:author="1" w:date="2026-09-22T12:26:00Z" w16du:dateUtc="2026-09-22T16:26:00Z">
        <w:r w:rsidRPr="00BC7992">
          <w:rPr>
            <w:rFonts w:ascii="Times New Roman" w:hAnsi="Times New Roman" w:cs="Times New Roman"/>
            <w:color w:val="000000"/>
            <w:sz w:val="28"/>
            <w:szCs w:val="28"/>
          </w:rPr>
          <w:delText xml:space="preserve">Исполнитель обязан обеспечить оказание платных образовательных услуг в полном объеме в соответствии с </w:delText>
        </w:r>
      </w:del>
    </w:p>
    <w:p w14:paraId="06ADD4FE" w14:textId="77777777" w:rsidR="00293E72" w:rsidRPr="00BC7992" w:rsidRDefault="00293E72" w:rsidP="00BC7992">
      <w:pPr>
        <w:ind w:left="-540" w:firstLine="540"/>
        <w:jc w:val="both"/>
        <w:rPr>
          <w:del w:id="228" w:author="1" w:date="2026-09-22T12:26:00Z" w16du:dateUtc="2026-09-22T16:26:00Z"/>
          <w:rFonts w:ascii="Times New Roman" w:hAnsi="Times New Roman" w:cs="Times New Roman"/>
          <w:color w:val="FF33FF"/>
          <w:sz w:val="28"/>
          <w:szCs w:val="28"/>
        </w:rPr>
      </w:pPr>
      <w:del w:id="229" w:author="1" w:date="2026-09-22T12:26:00Z" w16du:dateUtc="2026-09-22T16:26:00Z">
        <w:r w:rsidRPr="00BC7992">
          <w:rPr>
            <w:rFonts w:ascii="Times New Roman" w:hAnsi="Times New Roman" w:cs="Times New Roman"/>
            <w:color w:val="000000"/>
            <w:sz w:val="28"/>
            <w:szCs w:val="28"/>
          </w:rPr>
          <w:delText xml:space="preserve">образовательными программами и условиями договора об оказании платных образовательных услуг (далее именуется - </w:delText>
        </w:r>
      </w:del>
    </w:p>
    <w:p w14:paraId="55D0CE1E" w14:textId="77777777" w:rsidR="00293E72" w:rsidRPr="00BC7992" w:rsidRDefault="00293E72" w:rsidP="00BC7992">
      <w:pPr>
        <w:ind w:left="-540" w:firstLine="540"/>
        <w:jc w:val="both"/>
        <w:rPr>
          <w:del w:id="230" w:author="1" w:date="2026-09-22T12:26:00Z" w16du:dateUtc="2026-09-22T16:26:00Z"/>
          <w:rFonts w:ascii="Times New Roman" w:hAnsi="Times New Roman" w:cs="Times New Roman"/>
          <w:color w:val="FF33FF"/>
          <w:sz w:val="28"/>
          <w:szCs w:val="28"/>
        </w:rPr>
      </w:pPr>
      <w:del w:id="231" w:author="1" w:date="2026-09-22T12:26:00Z" w16du:dateUtc="2026-09-22T16:26:00Z">
        <w:r w:rsidRPr="00BC7992">
          <w:rPr>
            <w:rFonts w:ascii="Times New Roman" w:hAnsi="Times New Roman" w:cs="Times New Roman"/>
            <w:color w:val="000000"/>
            <w:sz w:val="28"/>
            <w:szCs w:val="28"/>
          </w:rPr>
          <w:delText>договор), а при наличии свидетельства о государственной аккредитации - и в соответствии с федеральными государственными образовательными стандартами и федеральными государственными требованиями.</w:delText>
        </w:r>
      </w:del>
    </w:p>
    <w:p w14:paraId="4680376E" w14:textId="77777777" w:rsidR="00293E72" w:rsidRPr="00BC7992" w:rsidRDefault="00293E72" w:rsidP="00BC7992">
      <w:pPr>
        <w:ind w:left="-540" w:firstLine="540"/>
        <w:jc w:val="both"/>
        <w:rPr>
          <w:del w:id="232" w:author="1" w:date="2026-09-22T12:26:00Z" w16du:dateUtc="2026-09-22T16:26:00Z"/>
          <w:rFonts w:ascii="Times New Roman" w:hAnsi="Times New Roman" w:cs="Times New Roman"/>
          <w:color w:val="FF33FF"/>
          <w:sz w:val="28"/>
          <w:szCs w:val="28"/>
        </w:rPr>
      </w:pPr>
      <w:del w:id="233" w:author="1" w:date="2026-09-22T12:26:00Z" w16du:dateUtc="2026-09-22T16:26:00Z">
        <w:r w:rsidRPr="00BC7992">
          <w:rPr>
            <w:rFonts w:ascii="Times New Roman" w:hAnsi="Times New Roman" w:cs="Times New Roman"/>
            <w:color w:val="000000"/>
            <w:sz w:val="28"/>
            <w:szCs w:val="28"/>
          </w:rPr>
          <w:delText xml:space="preserve"> Порядок оказания платных образовательных услуг регулируется «Положением о платных дополнительных образовательных услугах».</w:delText>
        </w:r>
      </w:del>
    </w:p>
    <w:p w14:paraId="3FDB4B55" w14:textId="77777777" w:rsidR="00293E72" w:rsidRPr="00BC7992" w:rsidRDefault="00293E72" w:rsidP="00BC7992">
      <w:pPr>
        <w:ind w:left="-540" w:firstLine="540"/>
        <w:jc w:val="both"/>
        <w:rPr>
          <w:del w:id="234" w:author="1" w:date="2026-09-22T12:26:00Z" w16du:dateUtc="2026-09-22T16:26:00Z"/>
          <w:rFonts w:ascii="Times New Roman" w:hAnsi="Times New Roman" w:cs="Times New Roman"/>
          <w:color w:val="FF33FF"/>
          <w:sz w:val="28"/>
          <w:szCs w:val="28"/>
        </w:rPr>
      </w:pPr>
      <w:del w:id="235" w:author="1" w:date="2026-09-22T12:26:00Z" w16du:dateUtc="2026-09-22T16:26:00Z">
        <w:r w:rsidRPr="00BC7992">
          <w:rPr>
            <w:rFonts w:ascii="Times New Roman" w:hAnsi="Times New Roman" w:cs="Times New Roman"/>
            <w:color w:val="000000"/>
            <w:sz w:val="28"/>
            <w:szCs w:val="28"/>
          </w:rPr>
          <w:delText xml:space="preserve">1.7. Право Школы осуществлять деятельность, на которую в соответствии с законодательством Российской Федерации </w:delText>
        </w:r>
      </w:del>
    </w:p>
    <w:p w14:paraId="5AE5C395" w14:textId="77777777" w:rsidR="00293E72" w:rsidRPr="00BC7992" w:rsidRDefault="00293E72" w:rsidP="00BC7992">
      <w:pPr>
        <w:ind w:left="-540" w:firstLine="540"/>
        <w:jc w:val="both"/>
        <w:rPr>
          <w:del w:id="236" w:author="1" w:date="2026-09-22T12:26:00Z" w16du:dateUtc="2026-09-22T16:26:00Z"/>
          <w:rFonts w:ascii="Times New Roman" w:hAnsi="Times New Roman" w:cs="Times New Roman"/>
          <w:color w:val="FF33FF"/>
          <w:sz w:val="28"/>
          <w:szCs w:val="28"/>
        </w:rPr>
      </w:pPr>
      <w:del w:id="237" w:author="1" w:date="2026-09-22T12:26:00Z" w16du:dateUtc="2026-09-22T16:26:00Z">
        <w:r w:rsidRPr="00BC7992">
          <w:rPr>
            <w:rFonts w:ascii="Times New Roman" w:hAnsi="Times New Roman" w:cs="Times New Roman"/>
            <w:color w:val="000000"/>
            <w:sz w:val="28"/>
            <w:szCs w:val="28"/>
          </w:rPr>
          <w:delText xml:space="preserve">требуется специальное разрешение (лицензия), возникает у Школы с момента его получения или в указанный в ней срок и </w:delText>
        </w:r>
      </w:del>
    </w:p>
    <w:p w14:paraId="3B8D24D0" w14:textId="77777777" w:rsidR="00293E72" w:rsidRPr="00BC7992" w:rsidRDefault="00293E72" w:rsidP="00BC7992">
      <w:pPr>
        <w:ind w:left="-540" w:firstLine="540"/>
        <w:jc w:val="both"/>
        <w:rPr>
          <w:del w:id="238" w:author="1" w:date="2026-09-22T12:26:00Z" w16du:dateUtc="2026-09-22T16:26:00Z"/>
          <w:rFonts w:ascii="Times New Roman" w:hAnsi="Times New Roman" w:cs="Times New Roman"/>
          <w:color w:val="FF33FF"/>
          <w:sz w:val="28"/>
          <w:szCs w:val="28"/>
        </w:rPr>
      </w:pPr>
      <w:del w:id="239" w:author="1" w:date="2026-09-22T12:26:00Z" w16du:dateUtc="2026-09-22T16:26:00Z">
        <w:r w:rsidRPr="00BC7992">
          <w:rPr>
            <w:rFonts w:ascii="Times New Roman" w:hAnsi="Times New Roman" w:cs="Times New Roman"/>
            <w:color w:val="000000"/>
            <w:sz w:val="28"/>
            <w:szCs w:val="28"/>
          </w:rPr>
          <w:delText>прекращается по истечении срока её действия, если иное не установлено законодательством Российской Федерации.</w:delText>
        </w:r>
      </w:del>
    </w:p>
    <w:p w14:paraId="30CA18CE" w14:textId="77777777" w:rsidR="00293E72" w:rsidRPr="00BC7992" w:rsidRDefault="00293E72" w:rsidP="00BC7992">
      <w:pPr>
        <w:spacing w:before="100" w:beforeAutospacing="1" w:after="100" w:afterAutospacing="1"/>
        <w:jc w:val="both"/>
        <w:rPr>
          <w:del w:id="240" w:author="1" w:date="2026-09-22T12:26:00Z" w16du:dateUtc="2026-09-22T16:26:00Z"/>
          <w:rFonts w:ascii="Times New Roman" w:hAnsi="Times New Roman" w:cs="Times New Roman"/>
          <w:color w:val="FF33FF"/>
          <w:sz w:val="28"/>
          <w:szCs w:val="28"/>
        </w:rPr>
      </w:pPr>
      <w:del w:id="241" w:author="1" w:date="2026-09-22T12:26:00Z" w16du:dateUtc="2026-09-22T16:26:00Z">
        <w:r w:rsidRPr="00BC7992">
          <w:rPr>
            <w:rFonts w:ascii="Times New Roman" w:hAnsi="Times New Roman" w:cs="Times New Roman"/>
            <w:color w:val="000000"/>
            <w:sz w:val="28"/>
            <w:szCs w:val="28"/>
          </w:rPr>
          <w:delText>1.8. Школа выполняет муниципальное задание, установленное Учредителем, в соответствии с предусмотренной настоящим Уставом основной деятельностью</w:delText>
        </w:r>
      </w:del>
    </w:p>
    <w:p w14:paraId="54265720" w14:textId="77777777" w:rsidR="00293E72" w:rsidRPr="00BC7992" w:rsidRDefault="00293E72" w:rsidP="00BC7992">
      <w:pPr>
        <w:spacing w:before="100" w:beforeAutospacing="1" w:after="100" w:afterAutospacing="1"/>
        <w:jc w:val="both"/>
        <w:rPr>
          <w:del w:id="242" w:author="1" w:date="2026-09-22T12:26:00Z" w16du:dateUtc="2026-09-22T16:26:00Z"/>
          <w:rFonts w:ascii="Times New Roman" w:hAnsi="Times New Roman" w:cs="Times New Roman"/>
          <w:color w:val="FF33FF"/>
          <w:sz w:val="28"/>
          <w:szCs w:val="28"/>
        </w:rPr>
      </w:pPr>
      <w:del w:id="243" w:author="1" w:date="2026-09-22T12:26:00Z" w16du:dateUtc="2026-09-22T16:26:00Z">
        <w:r w:rsidRPr="00BC7992">
          <w:rPr>
            <w:rFonts w:ascii="Times New Roman" w:hAnsi="Times New Roman" w:cs="Times New Roman"/>
            <w:color w:val="FF33FF"/>
            <w:sz w:val="28"/>
            <w:szCs w:val="28"/>
          </w:rPr>
          <w:delText> </w:delText>
        </w:r>
      </w:del>
    </w:p>
    <w:p w14:paraId="5DE93A9E" w14:textId="77777777" w:rsidR="007B3707" w:rsidRPr="001E08FA" w:rsidRDefault="007B3707" w:rsidP="00FF542C">
      <w:pPr>
        <w:autoSpaceDE w:val="0"/>
        <w:rPr>
          <w:rFonts w:ascii="Times New Roman" w:hAnsi="Times New Roman"/>
          <w:sz w:val="24"/>
          <w:rPrChange w:id="244" w:author="1" w:date="2026-09-22T12:26:00Z" w16du:dateUtc="2026-09-22T16:26:00Z">
            <w:rPr>
              <w:rFonts w:ascii="Times New Roman" w:hAnsi="Times New Roman" w:cs="Times New Roman"/>
              <w:sz w:val="28"/>
              <w:szCs w:val="28"/>
            </w:rPr>
          </w:rPrChange>
        </w:rPr>
        <w:pPrChange w:id="245" w:author="1" w:date="2026-09-22T12:26:00Z" w16du:dateUtc="2026-09-22T16:26:00Z">
          <w:pPr>
            <w:jc w:val="both"/>
          </w:pPr>
        </w:pPrChange>
      </w:pPr>
    </w:p>
    <w:sectPr w:rsidR="007B3707" w:rsidRPr="001E08FA" w:rsidSect="006E54AE">
      <w:pgSz w:w="11906" w:h="16838"/>
      <w:pgMar w:top="1079" w:right="850" w:bottom="1134" w:left="1440" w:header="708" w:footer="708" w:gutter="0"/>
      <w:cols w:space="708"/>
      <w:docGrid w:linePitch="360"/>
      <w:sectPrChange w:id="246" w:author="1" w:date="2026-09-22T12:26:00Z" w16du:dateUtc="2026-09-22T16:26:00Z">
        <w:sectPr w:rsidR="007B3707" w:rsidRPr="001E08FA" w:rsidSect="006E54AE">
          <w:pgMar w:top="1134" w:right="850" w:bottom="1134" w:left="1701" w:header="708" w:footer="708" w:gutter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AA2696"/>
    <w:multiLevelType w:val="hybridMultilevel"/>
    <w:tmpl w:val="704EF3E6"/>
    <w:lvl w:ilvl="0" w:tplc="A99AFDC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84C027F"/>
    <w:multiLevelType w:val="hybridMultilevel"/>
    <w:tmpl w:val="26F4B4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FB353A"/>
    <w:multiLevelType w:val="multilevel"/>
    <w:tmpl w:val="573E77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0CFE1C0A"/>
    <w:multiLevelType w:val="multilevel"/>
    <w:tmpl w:val="29A03F5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880"/>
        </w:tabs>
        <w:ind w:left="288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3960"/>
        </w:tabs>
        <w:ind w:left="396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5400"/>
        </w:tabs>
        <w:ind w:left="540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6480"/>
        </w:tabs>
        <w:ind w:left="64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7920"/>
        </w:tabs>
        <w:ind w:left="792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9000"/>
        </w:tabs>
        <w:ind w:left="900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0440"/>
        </w:tabs>
        <w:ind w:left="10440" w:hanging="1800"/>
      </w:pPr>
      <w:rPr>
        <w:rFonts w:hint="default"/>
        <w:b/>
      </w:rPr>
    </w:lvl>
  </w:abstractNum>
  <w:abstractNum w:abstractNumId="4" w15:restartNumberingAfterBreak="0">
    <w:nsid w:val="0F235899"/>
    <w:multiLevelType w:val="multilevel"/>
    <w:tmpl w:val="71D8F962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0F2D6818"/>
    <w:multiLevelType w:val="hybridMultilevel"/>
    <w:tmpl w:val="3C8C40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CA5DE9"/>
    <w:multiLevelType w:val="multilevel"/>
    <w:tmpl w:val="054C828A"/>
    <w:lvl w:ilvl="0">
      <w:start w:val="2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11"/>
      <w:numFmt w:val="decimal"/>
      <w:lvlText w:val="%1.%2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 w15:restartNumberingAfterBreak="0">
    <w:nsid w:val="2DE44539"/>
    <w:multiLevelType w:val="multilevel"/>
    <w:tmpl w:val="D6A4F16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8" w15:restartNumberingAfterBreak="0">
    <w:nsid w:val="2E35708B"/>
    <w:multiLevelType w:val="hybridMultilevel"/>
    <w:tmpl w:val="FCA28C66"/>
    <w:lvl w:ilvl="0" w:tplc="8D961832">
      <w:start w:val="1"/>
      <w:numFmt w:val="decimal"/>
      <w:lvlText w:val="%1."/>
      <w:lvlJc w:val="left"/>
      <w:pPr>
        <w:ind w:left="1617" w:hanging="105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2FB50155"/>
    <w:multiLevelType w:val="hybridMultilevel"/>
    <w:tmpl w:val="76063F86"/>
    <w:lvl w:ilvl="0" w:tplc="20688FC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1CA5810"/>
    <w:multiLevelType w:val="multilevel"/>
    <w:tmpl w:val="71D8F96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1" w15:restartNumberingAfterBreak="0">
    <w:nsid w:val="37F8614A"/>
    <w:multiLevelType w:val="hybridMultilevel"/>
    <w:tmpl w:val="60C25676"/>
    <w:lvl w:ilvl="0" w:tplc="8E5CCF98">
      <w:start w:val="1"/>
      <w:numFmt w:val="bullet"/>
      <w:lvlText w:val="­"/>
      <w:lvlJc w:val="left"/>
      <w:pPr>
        <w:tabs>
          <w:tab w:val="num" w:pos="1428"/>
        </w:tabs>
        <w:ind w:left="14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4170222E"/>
    <w:multiLevelType w:val="multilevel"/>
    <w:tmpl w:val="573E77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43926AA4"/>
    <w:multiLevelType w:val="hybridMultilevel"/>
    <w:tmpl w:val="36AE284A"/>
    <w:lvl w:ilvl="0" w:tplc="3A227C88">
      <w:start w:val="1"/>
      <w:numFmt w:val="decimal"/>
      <w:lvlText w:val="%1."/>
      <w:lvlJc w:val="left"/>
      <w:pPr>
        <w:tabs>
          <w:tab w:val="num" w:pos="2415"/>
        </w:tabs>
        <w:ind w:left="2415" w:hanging="11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14" w15:restartNumberingAfterBreak="0">
    <w:nsid w:val="4A501B3D"/>
    <w:multiLevelType w:val="hybridMultilevel"/>
    <w:tmpl w:val="65143600"/>
    <w:lvl w:ilvl="0" w:tplc="7C38ECE8">
      <w:start w:val="1"/>
      <w:numFmt w:val="decimal"/>
      <w:lvlText w:val="%1.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15" w15:restartNumberingAfterBreak="0">
    <w:nsid w:val="4C6E4C20"/>
    <w:multiLevelType w:val="hybridMultilevel"/>
    <w:tmpl w:val="ED22F2A8"/>
    <w:lvl w:ilvl="0" w:tplc="9728727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AEA46818">
      <w:numFmt w:val="none"/>
      <w:lvlText w:val=""/>
      <w:lvlJc w:val="left"/>
      <w:pPr>
        <w:tabs>
          <w:tab w:val="num" w:pos="360"/>
        </w:tabs>
      </w:pPr>
    </w:lvl>
    <w:lvl w:ilvl="2" w:tplc="B8400022">
      <w:numFmt w:val="none"/>
      <w:lvlText w:val=""/>
      <w:lvlJc w:val="left"/>
      <w:pPr>
        <w:tabs>
          <w:tab w:val="num" w:pos="360"/>
        </w:tabs>
      </w:pPr>
    </w:lvl>
    <w:lvl w:ilvl="3" w:tplc="94644126">
      <w:numFmt w:val="none"/>
      <w:lvlText w:val=""/>
      <w:lvlJc w:val="left"/>
      <w:pPr>
        <w:tabs>
          <w:tab w:val="num" w:pos="360"/>
        </w:tabs>
      </w:pPr>
    </w:lvl>
    <w:lvl w:ilvl="4" w:tplc="A7307092">
      <w:numFmt w:val="none"/>
      <w:lvlText w:val=""/>
      <w:lvlJc w:val="left"/>
      <w:pPr>
        <w:tabs>
          <w:tab w:val="num" w:pos="360"/>
        </w:tabs>
      </w:pPr>
    </w:lvl>
    <w:lvl w:ilvl="5" w:tplc="EA0C7760">
      <w:numFmt w:val="none"/>
      <w:lvlText w:val=""/>
      <w:lvlJc w:val="left"/>
      <w:pPr>
        <w:tabs>
          <w:tab w:val="num" w:pos="360"/>
        </w:tabs>
      </w:pPr>
    </w:lvl>
    <w:lvl w:ilvl="6" w:tplc="06484688">
      <w:numFmt w:val="none"/>
      <w:lvlText w:val=""/>
      <w:lvlJc w:val="left"/>
      <w:pPr>
        <w:tabs>
          <w:tab w:val="num" w:pos="360"/>
        </w:tabs>
      </w:pPr>
    </w:lvl>
    <w:lvl w:ilvl="7" w:tplc="22E2B3FA">
      <w:numFmt w:val="none"/>
      <w:lvlText w:val=""/>
      <w:lvlJc w:val="left"/>
      <w:pPr>
        <w:tabs>
          <w:tab w:val="num" w:pos="360"/>
        </w:tabs>
      </w:pPr>
    </w:lvl>
    <w:lvl w:ilvl="8" w:tplc="0B6EECE8">
      <w:numFmt w:val="none"/>
      <w:lvlText w:val=""/>
      <w:lvlJc w:val="left"/>
      <w:pPr>
        <w:tabs>
          <w:tab w:val="num" w:pos="360"/>
        </w:tabs>
      </w:pPr>
    </w:lvl>
  </w:abstractNum>
  <w:abstractNum w:abstractNumId="16" w15:restartNumberingAfterBreak="0">
    <w:nsid w:val="6C2C1744"/>
    <w:multiLevelType w:val="multilevel"/>
    <w:tmpl w:val="60FC31D0"/>
    <w:lvl w:ilvl="0">
      <w:start w:val="2"/>
      <w:numFmt w:val="decimal"/>
      <w:lvlText w:val="%1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3"/>
        </w:tabs>
        <w:ind w:left="1983" w:hanging="127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995"/>
        </w:tabs>
        <w:ind w:left="1995" w:hanging="1275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399"/>
        </w:tabs>
        <w:ind w:left="3399" w:hanging="127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07"/>
        </w:tabs>
        <w:ind w:left="4107" w:hanging="127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815"/>
        </w:tabs>
        <w:ind w:left="4815" w:hanging="127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396"/>
        </w:tabs>
        <w:ind w:left="639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17" w15:restartNumberingAfterBreak="0">
    <w:nsid w:val="6F2F347E"/>
    <w:multiLevelType w:val="hybridMultilevel"/>
    <w:tmpl w:val="2DE876AA"/>
    <w:lvl w:ilvl="0" w:tplc="B3BA628C">
      <w:start w:val="1"/>
      <w:numFmt w:val="decimal"/>
      <w:lvlText w:val="%1)"/>
      <w:lvlJc w:val="left"/>
      <w:pPr>
        <w:ind w:left="927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 w15:restartNumberingAfterBreak="0">
    <w:nsid w:val="79C42339"/>
    <w:multiLevelType w:val="hybridMultilevel"/>
    <w:tmpl w:val="F6304FB6"/>
    <w:lvl w:ilvl="0" w:tplc="78AAA8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340F352">
      <w:numFmt w:val="none"/>
      <w:lvlText w:val=""/>
      <w:lvlJc w:val="left"/>
      <w:pPr>
        <w:tabs>
          <w:tab w:val="num" w:pos="360"/>
        </w:tabs>
      </w:pPr>
    </w:lvl>
    <w:lvl w:ilvl="2" w:tplc="51B2B004">
      <w:numFmt w:val="none"/>
      <w:lvlText w:val=""/>
      <w:lvlJc w:val="left"/>
      <w:pPr>
        <w:tabs>
          <w:tab w:val="num" w:pos="360"/>
        </w:tabs>
      </w:pPr>
    </w:lvl>
    <w:lvl w:ilvl="3" w:tplc="079AF9DA">
      <w:numFmt w:val="none"/>
      <w:lvlText w:val=""/>
      <w:lvlJc w:val="left"/>
      <w:pPr>
        <w:tabs>
          <w:tab w:val="num" w:pos="360"/>
        </w:tabs>
      </w:pPr>
    </w:lvl>
    <w:lvl w:ilvl="4" w:tplc="A5647D28">
      <w:numFmt w:val="none"/>
      <w:lvlText w:val=""/>
      <w:lvlJc w:val="left"/>
      <w:pPr>
        <w:tabs>
          <w:tab w:val="num" w:pos="360"/>
        </w:tabs>
      </w:pPr>
    </w:lvl>
    <w:lvl w:ilvl="5" w:tplc="D6A882DA">
      <w:numFmt w:val="none"/>
      <w:lvlText w:val=""/>
      <w:lvlJc w:val="left"/>
      <w:pPr>
        <w:tabs>
          <w:tab w:val="num" w:pos="360"/>
        </w:tabs>
      </w:pPr>
    </w:lvl>
    <w:lvl w:ilvl="6" w:tplc="67FEF586">
      <w:numFmt w:val="none"/>
      <w:lvlText w:val=""/>
      <w:lvlJc w:val="left"/>
      <w:pPr>
        <w:tabs>
          <w:tab w:val="num" w:pos="360"/>
        </w:tabs>
      </w:pPr>
    </w:lvl>
    <w:lvl w:ilvl="7" w:tplc="AA6C9A88">
      <w:numFmt w:val="none"/>
      <w:lvlText w:val=""/>
      <w:lvlJc w:val="left"/>
      <w:pPr>
        <w:tabs>
          <w:tab w:val="num" w:pos="360"/>
        </w:tabs>
      </w:pPr>
    </w:lvl>
    <w:lvl w:ilvl="8" w:tplc="EE582C20">
      <w:numFmt w:val="none"/>
      <w:lvlText w:val=""/>
      <w:lvlJc w:val="left"/>
      <w:pPr>
        <w:tabs>
          <w:tab w:val="num" w:pos="360"/>
        </w:tabs>
      </w:pPr>
    </w:lvl>
  </w:abstractNum>
  <w:num w:numId="1" w16cid:durableId="421613103">
    <w:abstractNumId w:val="15"/>
  </w:num>
  <w:num w:numId="2" w16cid:durableId="1889146661">
    <w:abstractNumId w:val="14"/>
  </w:num>
  <w:num w:numId="3" w16cid:durableId="1683973341">
    <w:abstractNumId w:val="16"/>
  </w:num>
  <w:num w:numId="4" w16cid:durableId="634718558">
    <w:abstractNumId w:val="13"/>
  </w:num>
  <w:num w:numId="5" w16cid:durableId="969477583">
    <w:abstractNumId w:val="6"/>
  </w:num>
  <w:num w:numId="6" w16cid:durableId="1191719280">
    <w:abstractNumId w:val="18"/>
  </w:num>
  <w:num w:numId="7" w16cid:durableId="990136163">
    <w:abstractNumId w:val="7"/>
  </w:num>
  <w:num w:numId="8" w16cid:durableId="483162107">
    <w:abstractNumId w:val="11"/>
  </w:num>
  <w:num w:numId="9" w16cid:durableId="2055805603">
    <w:abstractNumId w:val="4"/>
  </w:num>
  <w:num w:numId="10" w16cid:durableId="777526851">
    <w:abstractNumId w:val="10"/>
  </w:num>
  <w:num w:numId="11" w16cid:durableId="237058536">
    <w:abstractNumId w:val="3"/>
  </w:num>
  <w:num w:numId="12" w16cid:durableId="1535314363">
    <w:abstractNumId w:val="1"/>
  </w:num>
  <w:num w:numId="13" w16cid:durableId="443352513">
    <w:abstractNumId w:val="2"/>
  </w:num>
  <w:num w:numId="14" w16cid:durableId="194470989">
    <w:abstractNumId w:val="5"/>
  </w:num>
  <w:num w:numId="15" w16cid:durableId="934557511">
    <w:abstractNumId w:val="8"/>
  </w:num>
  <w:num w:numId="16" w16cid:durableId="1876305452">
    <w:abstractNumId w:val="17"/>
  </w:num>
  <w:num w:numId="17" w16cid:durableId="180510790">
    <w:abstractNumId w:val="12"/>
  </w:num>
  <w:num w:numId="18" w16cid:durableId="684867622">
    <w:abstractNumId w:val="0"/>
  </w:num>
  <w:num w:numId="19" w16cid:durableId="211367104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360160120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3E72"/>
    <w:rsid w:val="000024EF"/>
    <w:rsid w:val="00004082"/>
    <w:rsid w:val="00006004"/>
    <w:rsid w:val="00006C34"/>
    <w:rsid w:val="00007443"/>
    <w:rsid w:val="00010880"/>
    <w:rsid w:val="000122E8"/>
    <w:rsid w:val="00012D91"/>
    <w:rsid w:val="000134DD"/>
    <w:rsid w:val="00015F5E"/>
    <w:rsid w:val="00024C46"/>
    <w:rsid w:val="00025421"/>
    <w:rsid w:val="00025975"/>
    <w:rsid w:val="000271AF"/>
    <w:rsid w:val="00027DEF"/>
    <w:rsid w:val="0003164B"/>
    <w:rsid w:val="000522D1"/>
    <w:rsid w:val="00056A73"/>
    <w:rsid w:val="00065CBD"/>
    <w:rsid w:val="0008309E"/>
    <w:rsid w:val="00086483"/>
    <w:rsid w:val="00092A9F"/>
    <w:rsid w:val="00092F3A"/>
    <w:rsid w:val="000A0CCE"/>
    <w:rsid w:val="000A1A40"/>
    <w:rsid w:val="000A2FB9"/>
    <w:rsid w:val="000A5A91"/>
    <w:rsid w:val="000B0174"/>
    <w:rsid w:val="000B0709"/>
    <w:rsid w:val="000B174C"/>
    <w:rsid w:val="000B182B"/>
    <w:rsid w:val="000C302C"/>
    <w:rsid w:val="000C519C"/>
    <w:rsid w:val="000C6636"/>
    <w:rsid w:val="000D414E"/>
    <w:rsid w:val="000E2BFB"/>
    <w:rsid w:val="000E3424"/>
    <w:rsid w:val="000E39D9"/>
    <w:rsid w:val="000E52FD"/>
    <w:rsid w:val="000E5369"/>
    <w:rsid w:val="000F034A"/>
    <w:rsid w:val="000F37A3"/>
    <w:rsid w:val="000F3C79"/>
    <w:rsid w:val="000F5984"/>
    <w:rsid w:val="000F59BD"/>
    <w:rsid w:val="0010369E"/>
    <w:rsid w:val="0011068A"/>
    <w:rsid w:val="00111AAA"/>
    <w:rsid w:val="001124FA"/>
    <w:rsid w:val="001156CC"/>
    <w:rsid w:val="00125AAB"/>
    <w:rsid w:val="001265ED"/>
    <w:rsid w:val="001302F9"/>
    <w:rsid w:val="0013247A"/>
    <w:rsid w:val="0013625A"/>
    <w:rsid w:val="001473B9"/>
    <w:rsid w:val="00147CBB"/>
    <w:rsid w:val="0015568D"/>
    <w:rsid w:val="00156BA3"/>
    <w:rsid w:val="00160B41"/>
    <w:rsid w:val="0016591D"/>
    <w:rsid w:val="0016779F"/>
    <w:rsid w:val="0017118E"/>
    <w:rsid w:val="00171919"/>
    <w:rsid w:val="00176308"/>
    <w:rsid w:val="00181288"/>
    <w:rsid w:val="00182395"/>
    <w:rsid w:val="00183182"/>
    <w:rsid w:val="00185E2D"/>
    <w:rsid w:val="001906B0"/>
    <w:rsid w:val="00196BAD"/>
    <w:rsid w:val="001A21E3"/>
    <w:rsid w:val="001A4164"/>
    <w:rsid w:val="001A5104"/>
    <w:rsid w:val="001A5AAC"/>
    <w:rsid w:val="001B0554"/>
    <w:rsid w:val="001B6472"/>
    <w:rsid w:val="001B799A"/>
    <w:rsid w:val="001C133F"/>
    <w:rsid w:val="001C7240"/>
    <w:rsid w:val="001D0726"/>
    <w:rsid w:val="001D167C"/>
    <w:rsid w:val="001D2A1D"/>
    <w:rsid w:val="001D591F"/>
    <w:rsid w:val="001D7E0F"/>
    <w:rsid w:val="001E03AD"/>
    <w:rsid w:val="001E08FA"/>
    <w:rsid w:val="001E1D37"/>
    <w:rsid w:val="001E353C"/>
    <w:rsid w:val="001E460C"/>
    <w:rsid w:val="001E4F04"/>
    <w:rsid w:val="001E5457"/>
    <w:rsid w:val="001E6B73"/>
    <w:rsid w:val="001E6FF6"/>
    <w:rsid w:val="001E74A2"/>
    <w:rsid w:val="001F2969"/>
    <w:rsid w:val="001F4798"/>
    <w:rsid w:val="001F75C6"/>
    <w:rsid w:val="002035C1"/>
    <w:rsid w:val="0020723A"/>
    <w:rsid w:val="00207B33"/>
    <w:rsid w:val="00216BA5"/>
    <w:rsid w:val="00217736"/>
    <w:rsid w:val="00222C60"/>
    <w:rsid w:val="002260A7"/>
    <w:rsid w:val="0022733A"/>
    <w:rsid w:val="002308CA"/>
    <w:rsid w:val="00241FBA"/>
    <w:rsid w:val="00244108"/>
    <w:rsid w:val="00246E3C"/>
    <w:rsid w:val="0025088D"/>
    <w:rsid w:val="00252300"/>
    <w:rsid w:val="00252DF1"/>
    <w:rsid w:val="00253DC5"/>
    <w:rsid w:val="00262000"/>
    <w:rsid w:val="00262A9A"/>
    <w:rsid w:val="00262B2F"/>
    <w:rsid w:val="00263E44"/>
    <w:rsid w:val="002725B2"/>
    <w:rsid w:val="0027525B"/>
    <w:rsid w:val="00284F1D"/>
    <w:rsid w:val="00285FFD"/>
    <w:rsid w:val="00290449"/>
    <w:rsid w:val="00290613"/>
    <w:rsid w:val="00293E72"/>
    <w:rsid w:val="0029493B"/>
    <w:rsid w:val="002A07A9"/>
    <w:rsid w:val="002A62DA"/>
    <w:rsid w:val="002A74BD"/>
    <w:rsid w:val="002B2AF1"/>
    <w:rsid w:val="002B35B4"/>
    <w:rsid w:val="002C10DE"/>
    <w:rsid w:val="002C2415"/>
    <w:rsid w:val="002C4E4C"/>
    <w:rsid w:val="002C6404"/>
    <w:rsid w:val="002D10C2"/>
    <w:rsid w:val="002D3324"/>
    <w:rsid w:val="002D76D9"/>
    <w:rsid w:val="002D7BCF"/>
    <w:rsid w:val="002E2200"/>
    <w:rsid w:val="002E29B5"/>
    <w:rsid w:val="002E2B79"/>
    <w:rsid w:val="002E5391"/>
    <w:rsid w:val="002F08F7"/>
    <w:rsid w:val="002F307F"/>
    <w:rsid w:val="002F6801"/>
    <w:rsid w:val="002F6B3B"/>
    <w:rsid w:val="0030328E"/>
    <w:rsid w:val="003032A4"/>
    <w:rsid w:val="003112D5"/>
    <w:rsid w:val="00316246"/>
    <w:rsid w:val="00316CFA"/>
    <w:rsid w:val="003248AA"/>
    <w:rsid w:val="00334406"/>
    <w:rsid w:val="00335088"/>
    <w:rsid w:val="00336395"/>
    <w:rsid w:val="003363CB"/>
    <w:rsid w:val="003370C3"/>
    <w:rsid w:val="0034111E"/>
    <w:rsid w:val="00343108"/>
    <w:rsid w:val="003456A4"/>
    <w:rsid w:val="003516AC"/>
    <w:rsid w:val="003516D1"/>
    <w:rsid w:val="003551AF"/>
    <w:rsid w:val="0036012D"/>
    <w:rsid w:val="003A4E09"/>
    <w:rsid w:val="003A6248"/>
    <w:rsid w:val="003A6526"/>
    <w:rsid w:val="003A7B90"/>
    <w:rsid w:val="003B1829"/>
    <w:rsid w:val="003B22EA"/>
    <w:rsid w:val="003C2265"/>
    <w:rsid w:val="003C316A"/>
    <w:rsid w:val="003C4569"/>
    <w:rsid w:val="003D2AF2"/>
    <w:rsid w:val="003D4511"/>
    <w:rsid w:val="003D7A03"/>
    <w:rsid w:val="003D7B9F"/>
    <w:rsid w:val="003E2429"/>
    <w:rsid w:val="003E320D"/>
    <w:rsid w:val="003F0DB9"/>
    <w:rsid w:val="003F30D8"/>
    <w:rsid w:val="003F5013"/>
    <w:rsid w:val="003F5C69"/>
    <w:rsid w:val="003F7D5B"/>
    <w:rsid w:val="00400709"/>
    <w:rsid w:val="00402203"/>
    <w:rsid w:val="004022DB"/>
    <w:rsid w:val="00405B33"/>
    <w:rsid w:val="004062D2"/>
    <w:rsid w:val="004125E1"/>
    <w:rsid w:val="00412DD0"/>
    <w:rsid w:val="00420A30"/>
    <w:rsid w:val="00420CE3"/>
    <w:rsid w:val="00426403"/>
    <w:rsid w:val="00430045"/>
    <w:rsid w:val="00436FE4"/>
    <w:rsid w:val="00442F5D"/>
    <w:rsid w:val="00443152"/>
    <w:rsid w:val="00443A89"/>
    <w:rsid w:val="004471B2"/>
    <w:rsid w:val="00452B89"/>
    <w:rsid w:val="00456E15"/>
    <w:rsid w:val="004659AA"/>
    <w:rsid w:val="004661BF"/>
    <w:rsid w:val="00472C81"/>
    <w:rsid w:val="004737DB"/>
    <w:rsid w:val="00474EC5"/>
    <w:rsid w:val="00477836"/>
    <w:rsid w:val="00481981"/>
    <w:rsid w:val="00481AEA"/>
    <w:rsid w:val="00481D99"/>
    <w:rsid w:val="00486346"/>
    <w:rsid w:val="004901E8"/>
    <w:rsid w:val="00492362"/>
    <w:rsid w:val="00494F22"/>
    <w:rsid w:val="0049692D"/>
    <w:rsid w:val="004A5AB0"/>
    <w:rsid w:val="004B2313"/>
    <w:rsid w:val="004B3724"/>
    <w:rsid w:val="004C4550"/>
    <w:rsid w:val="004C712E"/>
    <w:rsid w:val="004C7F34"/>
    <w:rsid w:val="004D195C"/>
    <w:rsid w:val="004D21EA"/>
    <w:rsid w:val="004E2A6F"/>
    <w:rsid w:val="004E4A1B"/>
    <w:rsid w:val="004E6165"/>
    <w:rsid w:val="004E664F"/>
    <w:rsid w:val="004F068E"/>
    <w:rsid w:val="004F214E"/>
    <w:rsid w:val="004F4BA5"/>
    <w:rsid w:val="004F7CE1"/>
    <w:rsid w:val="00500277"/>
    <w:rsid w:val="00500EAE"/>
    <w:rsid w:val="005013D9"/>
    <w:rsid w:val="00503055"/>
    <w:rsid w:val="00511ECB"/>
    <w:rsid w:val="00512D95"/>
    <w:rsid w:val="0052257A"/>
    <w:rsid w:val="005242EE"/>
    <w:rsid w:val="00530DFC"/>
    <w:rsid w:val="00531B8F"/>
    <w:rsid w:val="00533E93"/>
    <w:rsid w:val="00536C62"/>
    <w:rsid w:val="0054404A"/>
    <w:rsid w:val="005442E2"/>
    <w:rsid w:val="005449A7"/>
    <w:rsid w:val="005469B0"/>
    <w:rsid w:val="00554BC8"/>
    <w:rsid w:val="00557396"/>
    <w:rsid w:val="00560BBE"/>
    <w:rsid w:val="00562214"/>
    <w:rsid w:val="0056468E"/>
    <w:rsid w:val="00564900"/>
    <w:rsid w:val="00567470"/>
    <w:rsid w:val="00567F31"/>
    <w:rsid w:val="0057060A"/>
    <w:rsid w:val="00572A08"/>
    <w:rsid w:val="005751CB"/>
    <w:rsid w:val="00575505"/>
    <w:rsid w:val="005778D0"/>
    <w:rsid w:val="00582CF4"/>
    <w:rsid w:val="005846DE"/>
    <w:rsid w:val="005A0ADA"/>
    <w:rsid w:val="005A0C9E"/>
    <w:rsid w:val="005A0CCA"/>
    <w:rsid w:val="005A3F1D"/>
    <w:rsid w:val="005B0BBB"/>
    <w:rsid w:val="005B2404"/>
    <w:rsid w:val="005B5DAC"/>
    <w:rsid w:val="005B764D"/>
    <w:rsid w:val="005C088C"/>
    <w:rsid w:val="005C4087"/>
    <w:rsid w:val="005C41D2"/>
    <w:rsid w:val="005C4234"/>
    <w:rsid w:val="005C62C9"/>
    <w:rsid w:val="005D0880"/>
    <w:rsid w:val="005E7D0A"/>
    <w:rsid w:val="005F0ABC"/>
    <w:rsid w:val="005F1D9B"/>
    <w:rsid w:val="005F3D55"/>
    <w:rsid w:val="005F59C2"/>
    <w:rsid w:val="006003FB"/>
    <w:rsid w:val="00600A66"/>
    <w:rsid w:val="00602695"/>
    <w:rsid w:val="00603653"/>
    <w:rsid w:val="00611BF0"/>
    <w:rsid w:val="006121C2"/>
    <w:rsid w:val="00612C19"/>
    <w:rsid w:val="00612F40"/>
    <w:rsid w:val="006138D4"/>
    <w:rsid w:val="006160EB"/>
    <w:rsid w:val="00620D05"/>
    <w:rsid w:val="0062204A"/>
    <w:rsid w:val="00622A5A"/>
    <w:rsid w:val="00624C13"/>
    <w:rsid w:val="00624DF3"/>
    <w:rsid w:val="006258ED"/>
    <w:rsid w:val="00630270"/>
    <w:rsid w:val="00635D0B"/>
    <w:rsid w:val="00637047"/>
    <w:rsid w:val="006441DD"/>
    <w:rsid w:val="006457D9"/>
    <w:rsid w:val="006555B9"/>
    <w:rsid w:val="006616BF"/>
    <w:rsid w:val="006626B8"/>
    <w:rsid w:val="0066277F"/>
    <w:rsid w:val="006641C7"/>
    <w:rsid w:val="00673BE3"/>
    <w:rsid w:val="00673C00"/>
    <w:rsid w:val="0067785F"/>
    <w:rsid w:val="00680896"/>
    <w:rsid w:val="00680D39"/>
    <w:rsid w:val="00682DCB"/>
    <w:rsid w:val="00684C68"/>
    <w:rsid w:val="006949E1"/>
    <w:rsid w:val="00694EF8"/>
    <w:rsid w:val="006A3A7E"/>
    <w:rsid w:val="006A61A4"/>
    <w:rsid w:val="006B0AA2"/>
    <w:rsid w:val="006B13D8"/>
    <w:rsid w:val="006B5E48"/>
    <w:rsid w:val="006B71B1"/>
    <w:rsid w:val="006B73DB"/>
    <w:rsid w:val="006B7C35"/>
    <w:rsid w:val="006C14CF"/>
    <w:rsid w:val="006C52C9"/>
    <w:rsid w:val="006C6FDD"/>
    <w:rsid w:val="006C73FE"/>
    <w:rsid w:val="006D0A9E"/>
    <w:rsid w:val="006D25E6"/>
    <w:rsid w:val="006D32AF"/>
    <w:rsid w:val="006D57F9"/>
    <w:rsid w:val="006E3286"/>
    <w:rsid w:val="006E4D2B"/>
    <w:rsid w:val="006E54AE"/>
    <w:rsid w:val="006E6DA8"/>
    <w:rsid w:val="006E7BC6"/>
    <w:rsid w:val="006F02BB"/>
    <w:rsid w:val="006F2129"/>
    <w:rsid w:val="006F3588"/>
    <w:rsid w:val="006F6586"/>
    <w:rsid w:val="006F7DD5"/>
    <w:rsid w:val="00701899"/>
    <w:rsid w:val="00702449"/>
    <w:rsid w:val="007026EE"/>
    <w:rsid w:val="00705A55"/>
    <w:rsid w:val="00710492"/>
    <w:rsid w:val="007135C5"/>
    <w:rsid w:val="00717FD3"/>
    <w:rsid w:val="00720433"/>
    <w:rsid w:val="00724F5C"/>
    <w:rsid w:val="00726661"/>
    <w:rsid w:val="007338BD"/>
    <w:rsid w:val="00737085"/>
    <w:rsid w:val="00743253"/>
    <w:rsid w:val="00743B55"/>
    <w:rsid w:val="0075100C"/>
    <w:rsid w:val="00751D91"/>
    <w:rsid w:val="007522E5"/>
    <w:rsid w:val="00752498"/>
    <w:rsid w:val="00763C2A"/>
    <w:rsid w:val="007710E5"/>
    <w:rsid w:val="00776916"/>
    <w:rsid w:val="007819AA"/>
    <w:rsid w:val="00796731"/>
    <w:rsid w:val="00796986"/>
    <w:rsid w:val="007A3353"/>
    <w:rsid w:val="007A6304"/>
    <w:rsid w:val="007B214B"/>
    <w:rsid w:val="007B3707"/>
    <w:rsid w:val="007B68D8"/>
    <w:rsid w:val="007C41AB"/>
    <w:rsid w:val="007C4E40"/>
    <w:rsid w:val="007D36E4"/>
    <w:rsid w:val="007D39AD"/>
    <w:rsid w:val="007D417A"/>
    <w:rsid w:val="007E173A"/>
    <w:rsid w:val="007E1A57"/>
    <w:rsid w:val="007E3401"/>
    <w:rsid w:val="007F2089"/>
    <w:rsid w:val="007F516C"/>
    <w:rsid w:val="007F7CBE"/>
    <w:rsid w:val="00805A52"/>
    <w:rsid w:val="00813B10"/>
    <w:rsid w:val="0082083D"/>
    <w:rsid w:val="00834528"/>
    <w:rsid w:val="008410CB"/>
    <w:rsid w:val="00843ACF"/>
    <w:rsid w:val="00851C18"/>
    <w:rsid w:val="00857BAC"/>
    <w:rsid w:val="00862F59"/>
    <w:rsid w:val="00866A05"/>
    <w:rsid w:val="00870738"/>
    <w:rsid w:val="00870E01"/>
    <w:rsid w:val="00871676"/>
    <w:rsid w:val="00875E83"/>
    <w:rsid w:val="00876071"/>
    <w:rsid w:val="0088009C"/>
    <w:rsid w:val="00882DA3"/>
    <w:rsid w:val="00892E3A"/>
    <w:rsid w:val="008947BA"/>
    <w:rsid w:val="00894842"/>
    <w:rsid w:val="008A41B9"/>
    <w:rsid w:val="008A58AF"/>
    <w:rsid w:val="008A7FDC"/>
    <w:rsid w:val="008B6947"/>
    <w:rsid w:val="008C0E15"/>
    <w:rsid w:val="008C1958"/>
    <w:rsid w:val="008C2558"/>
    <w:rsid w:val="008C7443"/>
    <w:rsid w:val="008D3162"/>
    <w:rsid w:val="008D444E"/>
    <w:rsid w:val="008D546A"/>
    <w:rsid w:val="008D6F84"/>
    <w:rsid w:val="008E1C5E"/>
    <w:rsid w:val="008E2298"/>
    <w:rsid w:val="008E64A0"/>
    <w:rsid w:val="008E791D"/>
    <w:rsid w:val="008E7C45"/>
    <w:rsid w:val="008F28E3"/>
    <w:rsid w:val="008F2A06"/>
    <w:rsid w:val="008F4F99"/>
    <w:rsid w:val="00900A56"/>
    <w:rsid w:val="00901678"/>
    <w:rsid w:val="00901B73"/>
    <w:rsid w:val="00907ABD"/>
    <w:rsid w:val="009113AC"/>
    <w:rsid w:val="0091493C"/>
    <w:rsid w:val="00921512"/>
    <w:rsid w:val="00922796"/>
    <w:rsid w:val="009263C3"/>
    <w:rsid w:val="0093054E"/>
    <w:rsid w:val="00930BAF"/>
    <w:rsid w:val="009340E2"/>
    <w:rsid w:val="00934DFB"/>
    <w:rsid w:val="009373B9"/>
    <w:rsid w:val="00940796"/>
    <w:rsid w:val="00950C6A"/>
    <w:rsid w:val="00956EE7"/>
    <w:rsid w:val="009613A6"/>
    <w:rsid w:val="00962BCF"/>
    <w:rsid w:val="0096674C"/>
    <w:rsid w:val="0097100D"/>
    <w:rsid w:val="00973CD1"/>
    <w:rsid w:val="00974E36"/>
    <w:rsid w:val="00985F19"/>
    <w:rsid w:val="00990487"/>
    <w:rsid w:val="009910F1"/>
    <w:rsid w:val="009951D9"/>
    <w:rsid w:val="00997F01"/>
    <w:rsid w:val="009A05C0"/>
    <w:rsid w:val="009A289B"/>
    <w:rsid w:val="009A4B45"/>
    <w:rsid w:val="009A75DE"/>
    <w:rsid w:val="009B5531"/>
    <w:rsid w:val="009C2277"/>
    <w:rsid w:val="009C240E"/>
    <w:rsid w:val="009C2F31"/>
    <w:rsid w:val="009C5FCB"/>
    <w:rsid w:val="009C61C2"/>
    <w:rsid w:val="009D466C"/>
    <w:rsid w:val="009E097A"/>
    <w:rsid w:val="009E3492"/>
    <w:rsid w:val="009E4951"/>
    <w:rsid w:val="009E7863"/>
    <w:rsid w:val="009F31AE"/>
    <w:rsid w:val="009F3ACD"/>
    <w:rsid w:val="009F4757"/>
    <w:rsid w:val="009F686B"/>
    <w:rsid w:val="009F7986"/>
    <w:rsid w:val="00A0254C"/>
    <w:rsid w:val="00A03A78"/>
    <w:rsid w:val="00A05031"/>
    <w:rsid w:val="00A13EEB"/>
    <w:rsid w:val="00A16139"/>
    <w:rsid w:val="00A206BD"/>
    <w:rsid w:val="00A23900"/>
    <w:rsid w:val="00A24DA5"/>
    <w:rsid w:val="00A26C2F"/>
    <w:rsid w:val="00A33AA9"/>
    <w:rsid w:val="00A36331"/>
    <w:rsid w:val="00A4155E"/>
    <w:rsid w:val="00A50A51"/>
    <w:rsid w:val="00A515CB"/>
    <w:rsid w:val="00A534B6"/>
    <w:rsid w:val="00A55CBA"/>
    <w:rsid w:val="00A73B17"/>
    <w:rsid w:val="00A75F22"/>
    <w:rsid w:val="00A82FD8"/>
    <w:rsid w:val="00A90570"/>
    <w:rsid w:val="00A90C22"/>
    <w:rsid w:val="00A96B4D"/>
    <w:rsid w:val="00AA0759"/>
    <w:rsid w:val="00AA0D5F"/>
    <w:rsid w:val="00AA3851"/>
    <w:rsid w:val="00AA425E"/>
    <w:rsid w:val="00AA7060"/>
    <w:rsid w:val="00AB30FE"/>
    <w:rsid w:val="00AB6F5C"/>
    <w:rsid w:val="00AC2AC2"/>
    <w:rsid w:val="00AC391E"/>
    <w:rsid w:val="00AC42AD"/>
    <w:rsid w:val="00AC4731"/>
    <w:rsid w:val="00AC50C8"/>
    <w:rsid w:val="00AC54C0"/>
    <w:rsid w:val="00AC649A"/>
    <w:rsid w:val="00AD520C"/>
    <w:rsid w:val="00AD7B63"/>
    <w:rsid w:val="00AE3D77"/>
    <w:rsid w:val="00AF23C6"/>
    <w:rsid w:val="00AF4401"/>
    <w:rsid w:val="00B01029"/>
    <w:rsid w:val="00B02076"/>
    <w:rsid w:val="00B02C67"/>
    <w:rsid w:val="00B02F71"/>
    <w:rsid w:val="00B04D33"/>
    <w:rsid w:val="00B06159"/>
    <w:rsid w:val="00B100B1"/>
    <w:rsid w:val="00B13135"/>
    <w:rsid w:val="00B16632"/>
    <w:rsid w:val="00B17F6E"/>
    <w:rsid w:val="00B2018E"/>
    <w:rsid w:val="00B20BCA"/>
    <w:rsid w:val="00B4135B"/>
    <w:rsid w:val="00B44A31"/>
    <w:rsid w:val="00B51379"/>
    <w:rsid w:val="00B53EA4"/>
    <w:rsid w:val="00B542D2"/>
    <w:rsid w:val="00B6249E"/>
    <w:rsid w:val="00B62625"/>
    <w:rsid w:val="00B63154"/>
    <w:rsid w:val="00B636BF"/>
    <w:rsid w:val="00B72EED"/>
    <w:rsid w:val="00B77586"/>
    <w:rsid w:val="00B80D88"/>
    <w:rsid w:val="00B812C8"/>
    <w:rsid w:val="00B83077"/>
    <w:rsid w:val="00B83215"/>
    <w:rsid w:val="00B86CA0"/>
    <w:rsid w:val="00B92FB1"/>
    <w:rsid w:val="00B931BE"/>
    <w:rsid w:val="00B97BA2"/>
    <w:rsid w:val="00BA06B2"/>
    <w:rsid w:val="00BA20E8"/>
    <w:rsid w:val="00BA5A56"/>
    <w:rsid w:val="00BA74BA"/>
    <w:rsid w:val="00BC1E5F"/>
    <w:rsid w:val="00BC5303"/>
    <w:rsid w:val="00BC6832"/>
    <w:rsid w:val="00BC779E"/>
    <w:rsid w:val="00BC7992"/>
    <w:rsid w:val="00BC7D29"/>
    <w:rsid w:val="00BD0012"/>
    <w:rsid w:val="00BD0CF2"/>
    <w:rsid w:val="00BD0F13"/>
    <w:rsid w:val="00BD1FCE"/>
    <w:rsid w:val="00BD3E0E"/>
    <w:rsid w:val="00BF28FE"/>
    <w:rsid w:val="00BF3146"/>
    <w:rsid w:val="00BF432F"/>
    <w:rsid w:val="00BF497A"/>
    <w:rsid w:val="00BF706C"/>
    <w:rsid w:val="00BF73E1"/>
    <w:rsid w:val="00C00560"/>
    <w:rsid w:val="00C03404"/>
    <w:rsid w:val="00C04091"/>
    <w:rsid w:val="00C071FB"/>
    <w:rsid w:val="00C10BB4"/>
    <w:rsid w:val="00C116AA"/>
    <w:rsid w:val="00C13EC6"/>
    <w:rsid w:val="00C14D8F"/>
    <w:rsid w:val="00C165FF"/>
    <w:rsid w:val="00C176B6"/>
    <w:rsid w:val="00C21ECD"/>
    <w:rsid w:val="00C27769"/>
    <w:rsid w:val="00C31ACA"/>
    <w:rsid w:val="00C3269A"/>
    <w:rsid w:val="00C40747"/>
    <w:rsid w:val="00C412D8"/>
    <w:rsid w:val="00C425B9"/>
    <w:rsid w:val="00C42827"/>
    <w:rsid w:val="00C51761"/>
    <w:rsid w:val="00C52A67"/>
    <w:rsid w:val="00C53F8E"/>
    <w:rsid w:val="00C70FB8"/>
    <w:rsid w:val="00C76845"/>
    <w:rsid w:val="00C76F13"/>
    <w:rsid w:val="00C77429"/>
    <w:rsid w:val="00C9363A"/>
    <w:rsid w:val="00C9509C"/>
    <w:rsid w:val="00C963BB"/>
    <w:rsid w:val="00C97A4E"/>
    <w:rsid w:val="00CB312A"/>
    <w:rsid w:val="00CB4ED4"/>
    <w:rsid w:val="00CB53B7"/>
    <w:rsid w:val="00CB78CC"/>
    <w:rsid w:val="00CC0206"/>
    <w:rsid w:val="00CC0ED6"/>
    <w:rsid w:val="00CC5F13"/>
    <w:rsid w:val="00CD433B"/>
    <w:rsid w:val="00CD5E45"/>
    <w:rsid w:val="00CD6515"/>
    <w:rsid w:val="00CE1B16"/>
    <w:rsid w:val="00CE1DBE"/>
    <w:rsid w:val="00CF2072"/>
    <w:rsid w:val="00CF217C"/>
    <w:rsid w:val="00CF5BE4"/>
    <w:rsid w:val="00D0034D"/>
    <w:rsid w:val="00D04B49"/>
    <w:rsid w:val="00D06A93"/>
    <w:rsid w:val="00D15EDC"/>
    <w:rsid w:val="00D23514"/>
    <w:rsid w:val="00D3401C"/>
    <w:rsid w:val="00D428C6"/>
    <w:rsid w:val="00D44210"/>
    <w:rsid w:val="00D5063C"/>
    <w:rsid w:val="00D50E5C"/>
    <w:rsid w:val="00D57F92"/>
    <w:rsid w:val="00D601CF"/>
    <w:rsid w:val="00D6027E"/>
    <w:rsid w:val="00D60888"/>
    <w:rsid w:val="00D644D1"/>
    <w:rsid w:val="00D72347"/>
    <w:rsid w:val="00D7505A"/>
    <w:rsid w:val="00D834C8"/>
    <w:rsid w:val="00D926D1"/>
    <w:rsid w:val="00D92A47"/>
    <w:rsid w:val="00DA2AB4"/>
    <w:rsid w:val="00DA38E0"/>
    <w:rsid w:val="00DA49FF"/>
    <w:rsid w:val="00DA549E"/>
    <w:rsid w:val="00DA60C4"/>
    <w:rsid w:val="00DB4797"/>
    <w:rsid w:val="00DB6B2F"/>
    <w:rsid w:val="00DB74D2"/>
    <w:rsid w:val="00DC1FB9"/>
    <w:rsid w:val="00DC293C"/>
    <w:rsid w:val="00DC4316"/>
    <w:rsid w:val="00DC623E"/>
    <w:rsid w:val="00DC6B75"/>
    <w:rsid w:val="00DC73B8"/>
    <w:rsid w:val="00DD164D"/>
    <w:rsid w:val="00DD4AB3"/>
    <w:rsid w:val="00DD5349"/>
    <w:rsid w:val="00DD5E6A"/>
    <w:rsid w:val="00DF069E"/>
    <w:rsid w:val="00DF0959"/>
    <w:rsid w:val="00DF1BFF"/>
    <w:rsid w:val="00DF4ADF"/>
    <w:rsid w:val="00E00F3A"/>
    <w:rsid w:val="00E10B99"/>
    <w:rsid w:val="00E11A54"/>
    <w:rsid w:val="00E15856"/>
    <w:rsid w:val="00E159BB"/>
    <w:rsid w:val="00E23D7D"/>
    <w:rsid w:val="00E255FC"/>
    <w:rsid w:val="00E25B9E"/>
    <w:rsid w:val="00E25F45"/>
    <w:rsid w:val="00E27E08"/>
    <w:rsid w:val="00E30088"/>
    <w:rsid w:val="00E30432"/>
    <w:rsid w:val="00E33A50"/>
    <w:rsid w:val="00E34856"/>
    <w:rsid w:val="00E40B3D"/>
    <w:rsid w:val="00E4233A"/>
    <w:rsid w:val="00E46F6F"/>
    <w:rsid w:val="00E54AAD"/>
    <w:rsid w:val="00E55B36"/>
    <w:rsid w:val="00E563CD"/>
    <w:rsid w:val="00E57EB9"/>
    <w:rsid w:val="00E60F66"/>
    <w:rsid w:val="00E63FD4"/>
    <w:rsid w:val="00E722BF"/>
    <w:rsid w:val="00E72BE3"/>
    <w:rsid w:val="00E85195"/>
    <w:rsid w:val="00E86264"/>
    <w:rsid w:val="00E86E61"/>
    <w:rsid w:val="00E87018"/>
    <w:rsid w:val="00E96AF8"/>
    <w:rsid w:val="00EA6537"/>
    <w:rsid w:val="00EA7F3B"/>
    <w:rsid w:val="00EB1311"/>
    <w:rsid w:val="00EB237B"/>
    <w:rsid w:val="00EB3E7C"/>
    <w:rsid w:val="00EB6A46"/>
    <w:rsid w:val="00EB7E61"/>
    <w:rsid w:val="00EC017A"/>
    <w:rsid w:val="00EC2F28"/>
    <w:rsid w:val="00EC3309"/>
    <w:rsid w:val="00EC7FF7"/>
    <w:rsid w:val="00ED6183"/>
    <w:rsid w:val="00ED737E"/>
    <w:rsid w:val="00EE0F06"/>
    <w:rsid w:val="00EE1E64"/>
    <w:rsid w:val="00EF05A7"/>
    <w:rsid w:val="00EF16A3"/>
    <w:rsid w:val="00F0207E"/>
    <w:rsid w:val="00F02A16"/>
    <w:rsid w:val="00F0536E"/>
    <w:rsid w:val="00F0629E"/>
    <w:rsid w:val="00F064AB"/>
    <w:rsid w:val="00F10A59"/>
    <w:rsid w:val="00F11B01"/>
    <w:rsid w:val="00F147B1"/>
    <w:rsid w:val="00F21879"/>
    <w:rsid w:val="00F23058"/>
    <w:rsid w:val="00F259CC"/>
    <w:rsid w:val="00F2691D"/>
    <w:rsid w:val="00F26961"/>
    <w:rsid w:val="00F31C12"/>
    <w:rsid w:val="00F32B8A"/>
    <w:rsid w:val="00F37F73"/>
    <w:rsid w:val="00F46238"/>
    <w:rsid w:val="00F4682B"/>
    <w:rsid w:val="00F46CEF"/>
    <w:rsid w:val="00F47F86"/>
    <w:rsid w:val="00F57A84"/>
    <w:rsid w:val="00F67AB3"/>
    <w:rsid w:val="00F7304E"/>
    <w:rsid w:val="00F821B4"/>
    <w:rsid w:val="00F84815"/>
    <w:rsid w:val="00F86FB9"/>
    <w:rsid w:val="00F9659B"/>
    <w:rsid w:val="00F96E80"/>
    <w:rsid w:val="00FA3BEF"/>
    <w:rsid w:val="00FB01E9"/>
    <w:rsid w:val="00FB04AF"/>
    <w:rsid w:val="00FB13E9"/>
    <w:rsid w:val="00FB21C0"/>
    <w:rsid w:val="00FB24D3"/>
    <w:rsid w:val="00FB5E37"/>
    <w:rsid w:val="00FC5A01"/>
    <w:rsid w:val="00FC5B2A"/>
    <w:rsid w:val="00FD0348"/>
    <w:rsid w:val="00FD5C73"/>
    <w:rsid w:val="00FD71EB"/>
    <w:rsid w:val="00FE220B"/>
    <w:rsid w:val="00FE4540"/>
    <w:rsid w:val="00FE4F05"/>
    <w:rsid w:val="00FE68F0"/>
    <w:rsid w:val="00FE6ACC"/>
    <w:rsid w:val="00FF0113"/>
    <w:rsid w:val="00FF0A2F"/>
    <w:rsid w:val="00FF1131"/>
    <w:rsid w:val="00FF17DB"/>
    <w:rsid w:val="00FF5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5AB0"/>
    <w:pPr>
      <w:spacing w:after="0" w:line="240" w:lineRule="auto"/>
      <w:pPrChange w:id="0" w:author="1" w:date="2026-09-22T12:26:00Z">
        <w:pPr>
          <w:spacing w:after="200" w:line="276" w:lineRule="auto"/>
        </w:pPr>
      </w:pPrChange>
    </w:pPr>
    <w:rPr>
      <w:rFonts w:ascii="Arial" w:eastAsia="Times New Roman" w:hAnsi="Arial" w:cs="Arial"/>
      <w:sz w:val="18"/>
      <w:szCs w:val="18"/>
      <w:lang w:eastAsia="ru-RU"/>
      <w:rPrChange w:id="0" w:author="1" w:date="2026-09-22T12:26:00Z">
        <w:rPr>
          <w:rFonts w:asciiTheme="minorHAnsi" w:eastAsiaTheme="minorHAnsi" w:hAnsiTheme="minorHAnsi" w:cstheme="minorBidi"/>
          <w:sz w:val="22"/>
          <w:szCs w:val="22"/>
          <w:lang w:val="ru-RU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2C10DE"/>
    <w:pPr>
      <w:keepNext/>
      <w:outlineLvl w:val="0"/>
      <w:pPrChange w:id="1" w:author="1" w:date="2026-09-22T12:26:00Z">
        <w:pPr>
          <w:keepNext/>
          <w:outlineLvl w:val="0"/>
        </w:pPr>
      </w:pPrChange>
    </w:pPr>
    <w:rPr>
      <w:rFonts w:ascii="Times New Roman" w:hAnsi="Times New Roman" w:cs="Times New Roman"/>
      <w:sz w:val="32"/>
      <w:szCs w:val="20"/>
      <w:rPrChange w:id="1" w:author="1" w:date="2026-09-22T12:26:00Z">
        <w:rPr>
          <w:sz w:val="32"/>
          <w:lang w:val="ru-RU" w:eastAsia="ru-RU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E08FA"/>
    <w:pPr>
      <w:spacing w:before="100" w:beforeAutospacing="1" w:after="100" w:afterAutospacing="1"/>
      <w:pPrChange w:id="2" w:author="1" w:date="2026-09-22T12:26:00Z">
        <w:pPr>
          <w:spacing w:before="100" w:beforeAutospacing="1" w:after="100" w:afterAutospacing="1"/>
        </w:pPr>
      </w:pPrChange>
    </w:pPr>
    <w:rPr>
      <w:rFonts w:ascii="Times New Roman" w:hAnsi="Times New Roman" w:cs="Times New Roman"/>
      <w:sz w:val="24"/>
      <w:szCs w:val="24"/>
      <w:rPrChange w:id="2" w:author="1" w:date="2026-09-22T12:26:00Z">
        <w:rPr>
          <w:rFonts w:ascii="Verdana" w:hAnsi="Verdana"/>
          <w:color w:val="FF33FF"/>
          <w:lang w:val="ru-RU" w:eastAsia="ru-RU" w:bidi="ar-SA"/>
        </w:rPr>
      </w:rPrChange>
    </w:rPr>
  </w:style>
  <w:style w:type="character" w:styleId="Strong">
    <w:name w:val="Strong"/>
    <w:basedOn w:val="DefaultParagraphFont"/>
    <w:uiPriority w:val="22"/>
    <w:qFormat/>
    <w:rsid w:val="00293E72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8947BA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customStyle="1" w:styleId="a">
    <w:name w:val="Прижатый влево"/>
    <w:basedOn w:val="Normal"/>
    <w:next w:val="Normal"/>
    <w:rsid w:val="00BC5303"/>
    <w:pPr>
      <w:autoSpaceDE w:val="0"/>
      <w:autoSpaceDN w:val="0"/>
      <w:adjustRightInd w:val="0"/>
      <w:pPrChange w:id="3" w:author="1" w:date="2026-09-22T12:26:00Z">
        <w:pPr>
          <w:autoSpaceDE w:val="0"/>
          <w:autoSpaceDN w:val="0"/>
          <w:adjustRightInd w:val="0"/>
        </w:pPr>
      </w:pPrChange>
    </w:pPr>
    <w:rPr>
      <w:rFonts w:cs="Times New Roman"/>
      <w:sz w:val="24"/>
      <w:szCs w:val="24"/>
      <w:rPrChange w:id="3" w:author="1" w:date="2026-09-22T12:26:00Z">
        <w:rPr>
          <w:rFonts w:ascii="Arial" w:hAnsi="Arial"/>
          <w:sz w:val="24"/>
          <w:szCs w:val="24"/>
          <w:lang w:val="ru-RU" w:eastAsia="ru-RU" w:bidi="ar-SA"/>
        </w:rPr>
      </w:rPrChange>
    </w:rPr>
  </w:style>
  <w:style w:type="paragraph" w:customStyle="1" w:styleId="1">
    <w:name w:val="çàãîëîâîê 1"/>
    <w:basedOn w:val="Normal"/>
    <w:next w:val="Normal"/>
    <w:rsid w:val="002C10DE"/>
    <w:pPr>
      <w:keepNext/>
      <w:pPrChange w:id="4" w:author="1" w:date="2026-09-22T12:26:00Z">
        <w:pPr>
          <w:keepNext/>
        </w:pPr>
      </w:pPrChange>
    </w:pPr>
    <w:rPr>
      <w:rFonts w:ascii="Times New Roman" w:hAnsi="Times New Roman" w:cs="Times New Roman"/>
      <w:b/>
      <w:sz w:val="24"/>
      <w:szCs w:val="20"/>
      <w:rPrChange w:id="4" w:author="1" w:date="2026-09-22T12:26:00Z">
        <w:rPr>
          <w:b/>
          <w:sz w:val="24"/>
          <w:lang w:val="ru-RU" w:eastAsia="ru-RU" w:bidi="ar-SA"/>
        </w:rPr>
      </w:rPrChange>
    </w:rPr>
  </w:style>
  <w:style w:type="paragraph" w:customStyle="1" w:styleId="2">
    <w:name w:val="çàãîëîâîê 2"/>
    <w:basedOn w:val="Normal"/>
    <w:next w:val="Normal"/>
    <w:rsid w:val="002C10DE"/>
    <w:pPr>
      <w:keepNext/>
      <w:jc w:val="center"/>
      <w:pPrChange w:id="5" w:author="1" w:date="2026-09-22T12:26:00Z">
        <w:pPr>
          <w:keepNext/>
          <w:jc w:val="center"/>
        </w:pPr>
      </w:pPrChange>
    </w:pPr>
    <w:rPr>
      <w:rFonts w:ascii="Times New Roman" w:hAnsi="Times New Roman" w:cs="Times New Roman"/>
      <w:b/>
      <w:sz w:val="28"/>
      <w:szCs w:val="20"/>
      <w:rPrChange w:id="5" w:author="1" w:date="2026-09-22T12:26:00Z">
        <w:rPr>
          <w:b/>
          <w:sz w:val="28"/>
          <w:lang w:val="ru-RU" w:eastAsia="ru-RU" w:bidi="ar-SA"/>
        </w:rPr>
      </w:rPrChange>
    </w:rPr>
  </w:style>
  <w:style w:type="character" w:customStyle="1" w:styleId="FontStyle21">
    <w:name w:val="Font Style21"/>
    <w:basedOn w:val="DefaultParagraphFont"/>
    <w:rsid w:val="008947BA"/>
    <w:rPr>
      <w:rFonts w:ascii="Times New Roman" w:hAnsi="Times New Roman" w:cs="Times New Roman"/>
      <w:sz w:val="16"/>
      <w:szCs w:val="16"/>
    </w:rPr>
  </w:style>
  <w:style w:type="character" w:customStyle="1" w:styleId="a0">
    <w:name w:val="Гипертекстовая ссылка"/>
    <w:basedOn w:val="DefaultParagraphFont"/>
    <w:uiPriority w:val="99"/>
    <w:rsid w:val="008947BA"/>
    <w:rPr>
      <w:color w:val="008000"/>
    </w:rPr>
  </w:style>
  <w:style w:type="paragraph" w:styleId="ListParagraph">
    <w:name w:val="List Paragraph"/>
    <w:basedOn w:val="Normal"/>
    <w:link w:val="ListParagraphChar"/>
    <w:uiPriority w:val="34"/>
    <w:qFormat/>
    <w:rsid w:val="00DC1FB9"/>
    <w:pPr>
      <w:ind w:left="708"/>
      <w:pPrChange w:id="6" w:author="1" w:date="2026-09-22T12:26:00Z">
        <w:pPr>
          <w:ind w:left="708"/>
        </w:pPr>
      </w:pPrChange>
    </w:pPr>
    <w:rPr>
      <w:rFonts w:cs="Times New Roman"/>
      <w:rPrChange w:id="6" w:author="1" w:date="2026-09-22T12:26:00Z">
        <w:rPr>
          <w:rFonts w:ascii="Arial" w:hAnsi="Arial"/>
          <w:sz w:val="18"/>
          <w:szCs w:val="18"/>
          <w:lang w:val="ru-RU" w:eastAsia="ru-RU" w:bidi="ar-SA"/>
        </w:rPr>
      </w:rPrChange>
    </w:rPr>
  </w:style>
  <w:style w:type="character" w:customStyle="1" w:styleId="ListParagraphChar">
    <w:name w:val="List Paragraph Char"/>
    <w:link w:val="ListParagraph"/>
    <w:uiPriority w:val="34"/>
    <w:locked/>
    <w:rsid w:val="008947BA"/>
    <w:rPr>
      <w:rFonts w:ascii="Arial" w:eastAsia="Times New Roman" w:hAnsi="Arial" w:cs="Times New Roman"/>
      <w:sz w:val="18"/>
      <w:szCs w:val="18"/>
      <w:lang w:eastAsia="ru-RU"/>
    </w:rPr>
  </w:style>
  <w:style w:type="paragraph" w:styleId="BalloonText">
    <w:name w:val="Balloon Text"/>
    <w:basedOn w:val="Normal"/>
    <w:link w:val="BalloonTextChar"/>
    <w:rsid w:val="001E08FA"/>
    <w:pPr>
      <w:pPrChange w:id="7" w:author="1" w:date="2026-09-22T12:26:00Z">
        <w:pPr/>
      </w:pPrChange>
    </w:pPr>
    <w:rPr>
      <w:rFonts w:ascii="Tahoma" w:hAnsi="Tahoma" w:cs="Tahoma"/>
      <w:sz w:val="16"/>
      <w:szCs w:val="16"/>
      <w:rPrChange w:id="7" w:author="1" w:date="2026-09-22T12:26:00Z">
        <w:rPr>
          <w:rFonts w:ascii="Tahoma" w:hAnsi="Tahoma" w:cs="Tahoma"/>
          <w:sz w:val="16"/>
          <w:szCs w:val="16"/>
          <w:lang w:val="ru-RU" w:eastAsia="ru-RU" w:bidi="ar-SA"/>
        </w:rPr>
      </w:rPrChange>
    </w:rPr>
  </w:style>
  <w:style w:type="character" w:customStyle="1" w:styleId="BalloonTextChar">
    <w:name w:val="Balloon Text Char"/>
    <w:basedOn w:val="DefaultParagraphFont"/>
    <w:link w:val="BalloonText"/>
    <w:rsid w:val="008947BA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21">
    <w:name w:val="Основной текст 21"/>
    <w:basedOn w:val="Normal"/>
    <w:rsid w:val="001E08FA"/>
    <w:pPr>
      <w:suppressAutoHyphens/>
      <w:pPrChange w:id="8" w:author="1" w:date="2026-09-22T12:26:00Z">
        <w:pPr>
          <w:suppressAutoHyphens/>
        </w:pPr>
      </w:pPrChange>
    </w:pPr>
    <w:rPr>
      <w:rFonts w:ascii="Times New Roman" w:hAnsi="Times New Roman" w:cs="Times New Roman"/>
      <w:bCs/>
      <w:sz w:val="20"/>
      <w:szCs w:val="20"/>
      <w:lang w:eastAsia="ar-SA"/>
      <w:rPrChange w:id="8" w:author="1" w:date="2026-09-22T12:26:00Z">
        <w:rPr>
          <w:bCs/>
          <w:lang w:val="ru-RU" w:eastAsia="ar-SA" w:bidi="ar-SA"/>
        </w:rPr>
      </w:rPrChange>
    </w:rPr>
  </w:style>
  <w:style w:type="paragraph" w:styleId="BodyTextIndent">
    <w:name w:val="Body Text Indent"/>
    <w:basedOn w:val="Normal"/>
    <w:link w:val="BodyTextIndentChar"/>
    <w:uiPriority w:val="99"/>
    <w:unhideWhenUsed/>
    <w:rsid w:val="001E08FA"/>
    <w:pPr>
      <w:spacing w:before="100" w:beforeAutospacing="1" w:after="100" w:afterAutospacing="1"/>
      <w:pPrChange w:id="9" w:author="1" w:date="2026-09-22T12:26:00Z">
        <w:pPr>
          <w:spacing w:before="100" w:beforeAutospacing="1" w:after="100" w:afterAutospacing="1"/>
        </w:pPr>
      </w:pPrChange>
    </w:pPr>
    <w:rPr>
      <w:rFonts w:ascii="Times New Roman" w:hAnsi="Times New Roman" w:cs="Times New Roman"/>
      <w:sz w:val="24"/>
      <w:szCs w:val="24"/>
      <w:rPrChange w:id="9" w:author="1" w:date="2026-09-22T12:26:00Z">
        <w:rPr>
          <w:sz w:val="24"/>
          <w:szCs w:val="24"/>
          <w:lang w:val="ru-RU" w:eastAsia="ru-RU" w:bidi="ar-SA"/>
        </w:rPr>
      </w:rPrChange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8947BA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7995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2A477D5-4F38-EB47-B45C-861D7FBD9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1585</Words>
  <Characters>9035</Characters>
  <Application>Microsoft Office Word</Application>
  <DocSecurity>0</DocSecurity>
  <Lines>75</Lines>
  <Paragraphs>21</Paragraphs>
  <ScaleCrop>false</ScaleCrop>
  <Company>Microsoft</Company>
  <LinksUpToDate>false</LinksUpToDate>
  <CharactersWithSpaces>10599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Arthur Souza Rodrigues</cp:lastModifiedBy>
  <cp:revision>1</cp:revision>
  <dcterms:created xsi:type="dcterms:W3CDTF">2013-10-31T10:08:00Z</dcterms:created>
  <dcterms:modified xsi:type="dcterms:W3CDTF">2026-09-22T16:26:00Z</dcterms:modified>
</cp:coreProperties>
</file>