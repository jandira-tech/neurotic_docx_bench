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4E6F" w14:textId="507E7B28" w:rsidR="003C58BC" w:rsidRDefault="00C84C6E">
      <w:pPr>
        <w:rPr>
          <w:del w:id="0" w:author="Nick Bernal" w:date="2026-08-03T22:17:00Z" w16du:dateUtc="2026-08-04T02:17:00Z"/>
        </w:rPr>
      </w:pPr>
      <w:del w:id="1" w:author="Nick Bernal" w:date="2026-08-03T22:17:00Z" w16du:dateUtc="2026-08-04T02:17:00Z">
        <w:r>
          <w:delText xml:space="preserve">This is a cool doc </w:delText>
        </w:r>
      </w:del>
    </w:p>
    <w:p w14:paraId="38F0F223" w14:textId="77777777" w:rsidR="00C84C6E" w:rsidRDefault="00C84C6E">
      <w:pPr>
        <w:rPr>
          <w:del w:id="2" w:author="Nick Bernal" w:date="2026-08-03T22:17:00Z" w16du:dateUtc="2026-08-04T02:17:00Z"/>
        </w:rPr>
      </w:pPr>
    </w:p>
    <w:p w14:paraId="4789E2D5" w14:textId="10C44F1B" w:rsidR="00C84C6E" w:rsidRDefault="00C84C6E">
      <w:pPr>
        <w:rPr>
          <w:del w:id="3" w:author="Nick Bernal" w:date="2026-08-03T22:17:00Z" w16du:dateUtc="2026-08-04T02:17:00Z"/>
        </w:rPr>
      </w:pPr>
      <w:del w:id="4" w:author="Nick Bernal" w:date="2026-08-03T22:17:00Z" w16du:dateUtc="2026-08-04T02:17:00Z">
        <w:r>
          <w:delText>Brand new suggestion</w:delText>
        </w:r>
      </w:del>
    </w:p>
    <w:p w14:paraId="47A7AF93" w14:textId="77777777" w:rsidR="00C84C6E" w:rsidRDefault="00C84C6E">
      <w:pPr>
        <w:rPr>
          <w:del w:id="5" w:author="Nick Bernal" w:date="2026-08-03T22:17:00Z" w16du:dateUtc="2026-08-04T02:17:00Z"/>
        </w:rPr>
      </w:pPr>
    </w:p>
    <w:p w14:paraId="1CCEE4CD" w14:textId="1F477BD5" w:rsidR="00C84C6E" w:rsidRDefault="00C84C6E">
      <w:del w:id="6" w:author="Nick Bernal" w:date="2026-08-03T22:17:00Z" w16du:dateUtc="2026-08-04T02:17:00Z">
        <w:r>
          <w:delText>Deletion of text</w:delText>
        </w:r>
      </w:del>
    </w:p>
    <w:sectPr w:rsidR="00C84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6E"/>
    <w:rsid w:val="0014569D"/>
    <w:rsid w:val="002B1C2A"/>
    <w:rsid w:val="00360F1B"/>
    <w:rsid w:val="003C1D14"/>
    <w:rsid w:val="003C58BC"/>
    <w:rsid w:val="00727A29"/>
    <w:rsid w:val="00931F1A"/>
    <w:rsid w:val="00960ED7"/>
    <w:rsid w:val="00C84C6E"/>
    <w:rsid w:val="00E83F25"/>
    <w:rsid w:val="00F3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279CC"/>
  <w15:chartTrackingRefBased/>
  <w15:docId w15:val="{47D7C710-3F38-E24F-A4F4-908D4474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C6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C6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C6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C6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C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C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C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C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C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C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C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C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C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C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C6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84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2025-11-15T21:49:00Z</dcterms:created>
  <dcterms:modified xsi:type="dcterms:W3CDTF">2026-08-04T02:17:00Z</dcterms:modified>
</cp:coreProperties>
</file>