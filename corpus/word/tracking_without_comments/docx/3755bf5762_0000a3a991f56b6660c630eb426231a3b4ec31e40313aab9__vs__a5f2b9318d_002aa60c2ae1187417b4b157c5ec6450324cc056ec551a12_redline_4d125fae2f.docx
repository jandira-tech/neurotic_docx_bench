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40DD68" w14:textId="77777777" w:rsidR="00D46904" w:rsidRDefault="00A5391B" w:rsidP="00A5391B">
      <w:pPr>
        <w:jc w:val="center"/>
        <w:rPr>
          <w:ins w:id="5" w:author="mary.inoue@fap.local" w:date="2026-09-22T12:12:00Z" w16du:dateUtc="2026-09-22T16:12:00Z"/>
          <w:rFonts w:ascii="Arial" w:hAnsi="Arial" w:cs="Arial"/>
          <w:b/>
          <w:sz w:val="28"/>
          <w:szCs w:val="28"/>
        </w:rPr>
      </w:pPr>
      <w:ins w:id="6" w:author="mary.inoue@fap.local" w:date="2026-09-22T12:12:00Z" w16du:dateUtc="2026-09-22T16:12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1C7AC177" w14:textId="77777777" w:rsidR="00EB0E11" w:rsidRDefault="00EB0E11" w:rsidP="00A5391B">
      <w:pPr>
        <w:jc w:val="center"/>
        <w:rPr>
          <w:ins w:id="7" w:author="mary.inoue@fap.local" w:date="2026-09-22T12:12:00Z" w16du:dateUtc="2026-09-22T16:12:00Z"/>
          <w:rFonts w:ascii="Arial" w:hAnsi="Arial" w:cs="Arial"/>
          <w:b/>
          <w:sz w:val="28"/>
          <w:szCs w:val="28"/>
        </w:rPr>
      </w:pPr>
    </w:p>
    <w:p w14:paraId="2C5CAE2D" w14:textId="77777777" w:rsidR="00EB0E11" w:rsidRPr="00AC2557" w:rsidRDefault="00EB0E11" w:rsidP="00EB0E11">
      <w:pPr>
        <w:rPr>
          <w:ins w:id="8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9" w:author="mary.inoue@fap.local" w:date="2026-09-22T12:12:00Z" w16du:dateUtc="2026-09-22T16:12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7A92B3CF" w14:textId="77777777" w:rsidR="00A5391B" w:rsidRDefault="00A5391B" w:rsidP="00A5391B">
      <w:pPr>
        <w:jc w:val="center"/>
        <w:rPr>
          <w:ins w:id="10" w:author="mary.inoue@fap.local" w:date="2026-09-22T12:12:00Z" w16du:dateUtc="2026-09-22T16:12:00Z"/>
          <w:rFonts w:ascii="Arial" w:hAnsi="Arial" w:cs="Arial"/>
          <w:b/>
          <w:sz w:val="28"/>
          <w:szCs w:val="28"/>
        </w:rPr>
      </w:pPr>
    </w:p>
    <w:p w14:paraId="690906A1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2" w:author="mary.inoue@fap.local" w:date="2026-09-22T12:12:00Z" w16du:dateUtc="2026-09-22T16:12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1A50470D" w14:textId="77777777" w:rsidR="00132F7D" w:rsidRDefault="00132F7D" w:rsidP="00A5391B">
      <w:pPr>
        <w:jc w:val="center"/>
        <w:rPr>
          <w:ins w:id="13" w:author="mary.inoue@fap.local" w:date="2026-09-22T12:12:00Z" w16du:dateUtc="2026-09-22T16:12:00Z"/>
          <w:rFonts w:ascii="Arial" w:hAnsi="Arial" w:cs="Arial"/>
          <w:b/>
          <w:sz w:val="28"/>
          <w:szCs w:val="28"/>
        </w:rPr>
      </w:pPr>
    </w:p>
    <w:p w14:paraId="14C27B2B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4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15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03FBD201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6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6EB4185F" w14:textId="77777777" w:rsidR="00A5391B" w:rsidRDefault="00A5391B" w:rsidP="00A5391B">
      <w:pPr>
        <w:rPr>
          <w:ins w:id="17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8" w:author="mary.inoue@fap.local" w:date="2026-09-22T12:12:00Z" w16du:dateUtc="2026-09-22T16:12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0E17F491" w14:textId="77777777" w:rsidR="00EB0E11" w:rsidRDefault="00EB0E11" w:rsidP="00A5391B">
      <w:pPr>
        <w:rPr>
          <w:ins w:id="1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0" w:author="mary.inoue@fap.local" w:date="2026-09-22T12:12:00Z" w16du:dateUtc="2026-09-22T16:12:00Z">
        <w:r>
          <w:rPr>
            <w:rFonts w:ascii="Arial" w:hAnsi="Arial" w:cs="Arial"/>
            <w:sz w:val="24"/>
            <w:szCs w:val="24"/>
          </w:rPr>
          <w:tab/>
        </w:r>
      </w:ins>
    </w:p>
    <w:p w14:paraId="480E227C" w14:textId="77777777" w:rsidR="0065070B" w:rsidRPr="00345AD1" w:rsidRDefault="0065070B" w:rsidP="0065070B">
      <w:pPr>
        <w:pStyle w:val="Default"/>
        <w:rPr>
          <w:ins w:id="21" w:author="mary.inoue@fap.local" w:date="2026-09-22T12:12:00Z" w16du:dateUtc="2026-09-22T16:12:00Z"/>
        </w:rPr>
      </w:pPr>
      <w:ins w:id="22" w:author="mary.inoue@fap.local" w:date="2026-09-22T12:12:00Z" w16du:dateUtc="2026-09-22T16:12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614DD7A5" w14:textId="77777777" w:rsidR="0065070B" w:rsidRDefault="0065070B" w:rsidP="00A5391B">
      <w:pPr>
        <w:rPr>
          <w:ins w:id="23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256C4AA" w14:textId="77777777" w:rsidR="00640AED" w:rsidRPr="00345AD1" w:rsidRDefault="00640AED" w:rsidP="00640AED">
      <w:pPr>
        <w:pStyle w:val="Default"/>
        <w:rPr>
          <w:ins w:id="24" w:author="mary.inoue@fap.local" w:date="2026-09-22T12:12:00Z" w16du:dateUtc="2026-09-22T16:12:00Z"/>
        </w:rPr>
      </w:pPr>
      <w:ins w:id="25" w:author="mary.inoue@fap.local" w:date="2026-09-22T12:12:00Z" w16du:dateUtc="2026-09-22T16:12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55C35A90" w14:textId="77777777" w:rsidR="00640AED" w:rsidRPr="00345AD1" w:rsidRDefault="00640AED" w:rsidP="00640AED">
      <w:pPr>
        <w:rPr>
          <w:ins w:id="2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27637FB" w14:textId="77777777" w:rsidR="00C9492A" w:rsidRDefault="00C9492A" w:rsidP="00C9492A">
      <w:pPr>
        <w:rPr>
          <w:ins w:id="27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8" w:author="mary.inoue@fap.local" w:date="2026-09-22T12:12:00Z" w16du:dateUtc="2026-09-22T16:12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4C4E77B7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9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30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79539805" w14:textId="77777777" w:rsidR="00C9492A" w:rsidRDefault="00C9492A" w:rsidP="00C9492A">
      <w:pPr>
        <w:rPr>
          <w:ins w:id="3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16FBF147" w14:textId="77777777" w:rsidR="00A5391B" w:rsidRDefault="00A5391B" w:rsidP="00A5391B">
      <w:pPr>
        <w:rPr>
          <w:ins w:id="32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33" w:author="mary.inoue@fap.local" w:date="2026-09-22T12:12:00Z" w16du:dateUtc="2026-09-22T16:12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5A63F534" w14:textId="77777777" w:rsidR="00EB0E11" w:rsidRPr="002D0CC2" w:rsidRDefault="00EB0E11" w:rsidP="00EB0E11">
      <w:pPr>
        <w:rPr>
          <w:ins w:id="3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35" w:author="mary.inoue@fap.local" w:date="2026-09-22T12:12:00Z" w16du:dateUtc="2026-09-22T16:12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47C29F83" w14:textId="77777777" w:rsidR="00EB0E11" w:rsidRDefault="00EB0E11" w:rsidP="00A5391B">
      <w:pPr>
        <w:rPr>
          <w:ins w:id="3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106E3358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7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38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6EB466C5" w14:textId="77777777" w:rsidR="00C9492A" w:rsidRDefault="00C9492A" w:rsidP="00C9492A">
      <w:pPr>
        <w:rPr>
          <w:ins w:id="39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19D78F6D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41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7DA605D0" w14:textId="77777777" w:rsidR="00C9492A" w:rsidRDefault="00C9492A" w:rsidP="00C9492A">
      <w:pPr>
        <w:rPr>
          <w:ins w:id="4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539E5C3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3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44" w:author="mary.inoue@fap.local" w:date="2026-09-22T12:12:00Z" w16du:dateUtc="2026-09-22T16:12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79304493" w14:textId="77777777" w:rsidR="002D511D" w:rsidRDefault="002D511D" w:rsidP="002D511D">
      <w:pPr>
        <w:rPr>
          <w:ins w:id="45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BC3BA55" w14:textId="77777777" w:rsidR="00F11D9F" w:rsidRDefault="00F11D9F" w:rsidP="00F11D9F">
      <w:pPr>
        <w:rPr>
          <w:ins w:id="46" w:author="mary.inoue@fap.local" w:date="2026-09-22T12:12:00Z" w16du:dateUtc="2026-09-22T16:12:00Z"/>
          <w:rFonts w:ascii="Arial" w:hAnsi="Arial" w:cs="Arial"/>
          <w:b/>
        </w:rPr>
      </w:pPr>
      <w:ins w:id="47" w:author="mary.inoue@fap.local" w:date="2026-09-22T12:12:00Z" w16du:dateUtc="2026-09-22T16:12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2ED01D2E" w14:textId="77777777" w:rsidR="00F11D9F" w:rsidRPr="00F11D9F" w:rsidRDefault="00F11D9F" w:rsidP="00F11D9F">
      <w:pPr>
        <w:rPr>
          <w:ins w:id="48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49" w:author="mary.inoue@fap.local" w:date="2026-09-22T12:12:00Z" w16du:dateUtc="2026-09-22T16:12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00FC4070" w14:textId="77777777" w:rsidR="00F11D9F" w:rsidRDefault="00F11D9F" w:rsidP="00F11D9F">
      <w:pPr>
        <w:rPr>
          <w:ins w:id="50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840AA2E" w14:textId="77777777" w:rsidR="00F11D9F" w:rsidRDefault="00F11D9F" w:rsidP="002D511D">
      <w:pPr>
        <w:rPr>
          <w:ins w:id="5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13CD87F9" w14:textId="77777777" w:rsidR="00A5391B" w:rsidRDefault="002D22E0" w:rsidP="00A5391B">
      <w:pPr>
        <w:rPr>
          <w:ins w:id="52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53" w:author="mary.inoue@fap.local" w:date="2026-09-22T12:12:00Z" w16du:dateUtc="2026-09-22T16:12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4EE6118E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4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55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6B3C53F8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6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046E33B4" w14:textId="77777777" w:rsidR="008C61C6" w:rsidRPr="00791921" w:rsidRDefault="008C61C6" w:rsidP="008C61C6">
      <w:pPr>
        <w:rPr>
          <w:ins w:id="57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58" w:author="mary.inoue@fap.local" w:date="2026-09-22T12:12:00Z" w16du:dateUtc="2026-09-22T16:12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2C2355E" w14:textId="77777777" w:rsidR="001F3B9E" w:rsidRDefault="001F3B9E" w:rsidP="00A5391B">
      <w:pPr>
        <w:rPr>
          <w:ins w:id="59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3F861ABC" w14:textId="77777777" w:rsidR="001F3B9E" w:rsidRDefault="001F3B9E" w:rsidP="00A5391B">
      <w:pPr>
        <w:rPr>
          <w:ins w:id="60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16BC71FF" w14:textId="77777777" w:rsidR="00DC250C" w:rsidRDefault="00DC250C" w:rsidP="00A5391B">
      <w:pPr>
        <w:rPr>
          <w:ins w:id="61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62" w:author="mary.inoue@fap.local" w:date="2026-09-22T12:12:00Z" w16du:dateUtc="2026-09-22T16:12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566DF2FE" w14:textId="77777777" w:rsidR="008C61C6" w:rsidRPr="002D0CC2" w:rsidRDefault="008C61C6" w:rsidP="008C61C6">
      <w:pPr>
        <w:rPr>
          <w:ins w:id="63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64" w:author="mary.inoue@fap.local" w:date="2026-09-22T12:12:00Z" w16du:dateUtc="2026-09-22T16:12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530FCC52" w14:textId="77777777" w:rsidR="003E02AD" w:rsidRDefault="003E02AD" w:rsidP="003E02AD">
      <w:pPr>
        <w:rPr>
          <w:ins w:id="65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01E3BA9" w14:textId="77777777" w:rsidR="003E02AD" w:rsidRDefault="003E02AD" w:rsidP="003E02AD">
      <w:pPr>
        <w:rPr>
          <w:ins w:id="66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67" w:author="mary.inoue@fap.local" w:date="2026-09-22T12:12:00Z" w16du:dateUtc="2026-09-22T16:12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42E37C04" w14:textId="77777777" w:rsidR="008C61C6" w:rsidRDefault="008C61C6" w:rsidP="00A5391B">
      <w:pPr>
        <w:rPr>
          <w:ins w:id="68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C197315" w14:textId="77777777" w:rsidR="00AF3743" w:rsidRDefault="00AF3743" w:rsidP="00AF3743">
      <w:pPr>
        <w:pStyle w:val="Default"/>
        <w:rPr>
          <w:ins w:id="69" w:author="mary.inoue@fap.local" w:date="2026-09-22T12:12:00Z" w16du:dateUtc="2026-09-22T16:12:00Z"/>
          <w:rFonts w:ascii="ArialMT" w:hAnsi="ArialMT" w:cs="ArialMT"/>
        </w:rPr>
      </w:pPr>
      <w:ins w:id="70" w:author="mary.inoue@fap.local" w:date="2026-09-22T12:12:00Z" w16du:dateUtc="2026-09-22T16:12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6760A6FF" w14:textId="77777777" w:rsidR="00AF3743" w:rsidRDefault="00AF3743" w:rsidP="00A5391B">
      <w:pPr>
        <w:rPr>
          <w:ins w:id="7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1F37196" w14:textId="77777777" w:rsidR="00500EF8" w:rsidRPr="00500EF8" w:rsidRDefault="00500EF8" w:rsidP="00A5391B">
      <w:pPr>
        <w:rPr>
          <w:ins w:id="72" w:author="mary.inoue@fap.local" w:date="2026-09-22T12:12:00Z" w16du:dateUtc="2026-09-22T16:12:00Z"/>
          <w:rFonts w:ascii="Arial" w:hAnsi="Arial" w:cs="Arial"/>
          <w:sz w:val="24"/>
          <w:szCs w:val="24"/>
          <w:lang w:val="en-US"/>
        </w:rPr>
      </w:pPr>
      <w:ins w:id="73" w:author="mary.inoue@fap.local" w:date="2026-09-22T12:12:00Z" w16du:dateUtc="2026-09-22T16:12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73593F03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75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41D346C9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6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614F5E9D" w14:textId="77777777" w:rsidR="005120F2" w:rsidRPr="000759E6" w:rsidRDefault="005120F2" w:rsidP="005120F2">
      <w:pPr>
        <w:rPr>
          <w:ins w:id="77" w:author="mary.inoue@fap.local" w:date="2026-09-22T12:12:00Z" w16du:dateUtc="2026-09-22T16:12:00Z"/>
          <w:rFonts w:ascii="Arial" w:hAnsi="Arial" w:cs="Arial"/>
          <w:sz w:val="24"/>
          <w:szCs w:val="24"/>
          <w:lang w:val="en-US"/>
        </w:rPr>
      </w:pPr>
      <w:ins w:id="78" w:author="mary.inoue@fap.local" w:date="2026-09-22T12:12:00Z" w16du:dateUtc="2026-09-22T16:12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3CEDA5D2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03FF3BA4" w14:textId="77777777" w:rsidR="009C4CE8" w:rsidRPr="00345AD1" w:rsidRDefault="009C4CE8" w:rsidP="009C4CE8">
      <w:pPr>
        <w:pStyle w:val="Default"/>
        <w:rPr>
          <w:ins w:id="80" w:author="mary.inoue@fap.local" w:date="2026-09-22T12:12:00Z" w16du:dateUtc="2026-09-22T16:12:00Z"/>
          <w:rFonts w:ascii="ArialMT" w:hAnsi="ArialMT" w:cs="ArialMT"/>
        </w:rPr>
      </w:pPr>
    </w:p>
    <w:p w14:paraId="719FA797" w14:textId="77777777" w:rsidR="009C4CE8" w:rsidRDefault="009C4CE8" w:rsidP="009C4CE8">
      <w:pPr>
        <w:pStyle w:val="Default"/>
        <w:rPr>
          <w:ins w:id="81" w:author="mary.inoue@fap.local" w:date="2026-09-22T12:12:00Z" w16du:dateUtc="2026-09-22T16:12:00Z"/>
          <w:rFonts w:ascii="ArialMT" w:hAnsi="ArialMT" w:cs="ArialMT"/>
        </w:rPr>
      </w:pPr>
    </w:p>
    <w:p w14:paraId="14ED41B8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83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6CFEFF0A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0D8B229D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86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2DBB9DCE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11A1A73A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89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0199292D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6BCD534D" w14:textId="77777777" w:rsidR="004B4464" w:rsidRPr="000759E6" w:rsidRDefault="004B4464" w:rsidP="004B4464">
      <w:pPr>
        <w:rPr>
          <w:ins w:id="91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92" w:author="mary.inoue@fap.local" w:date="2026-09-22T12:12:00Z" w16du:dateUtc="2026-09-22T16:12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F019467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3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3AA71A25" w14:textId="77777777" w:rsidR="009C4CE8" w:rsidRDefault="009C4CE8" w:rsidP="00A5391B">
      <w:pPr>
        <w:rPr>
          <w:ins w:id="94" w:author="mary.inoue@fap.local" w:date="2026-09-22T12:12:00Z" w16du:dateUtc="2026-09-22T16:12:00Z"/>
          <w:rFonts w:ascii="Arial" w:hAnsi="Arial" w:cs="Arial"/>
          <w:sz w:val="24"/>
          <w:szCs w:val="24"/>
          <w:lang w:val="en-US"/>
        </w:rPr>
      </w:pPr>
    </w:p>
    <w:p w14:paraId="37A2D868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5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96" w:author="mary.inoue@fap.local" w:date="2026-09-22T12:12:00Z" w16du:dateUtc="2026-09-22T16:12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7D54D4E3" w14:textId="77777777" w:rsidR="00AA2126" w:rsidRDefault="00AA2126" w:rsidP="00A5391B">
      <w:pPr>
        <w:rPr>
          <w:ins w:id="97" w:author="mary.inoue@fap.local" w:date="2026-09-22T12:12:00Z" w16du:dateUtc="2026-09-22T16:12:00Z"/>
          <w:rFonts w:ascii="Arial" w:hAnsi="Arial" w:cs="Arial"/>
          <w:sz w:val="24"/>
          <w:szCs w:val="24"/>
          <w:lang w:val="en-US"/>
        </w:rPr>
      </w:pPr>
    </w:p>
    <w:p w14:paraId="3A77F0C4" w14:textId="77777777" w:rsidR="00DC250C" w:rsidRDefault="00500EF8" w:rsidP="00A5391B">
      <w:pPr>
        <w:rPr>
          <w:ins w:id="98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99" w:author="mary.inoue@fap.local" w:date="2026-09-22T12:12:00Z" w16du:dateUtc="2026-09-22T16:12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265C630D" w14:textId="77777777" w:rsidR="00ED46E8" w:rsidRPr="002D0762" w:rsidRDefault="00ED46E8" w:rsidP="00ED46E8">
      <w:pPr>
        <w:rPr>
          <w:ins w:id="100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01" w:author="mary.inoue@fap.local" w:date="2026-09-22T12:12:00Z" w16du:dateUtc="2026-09-22T16:12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4150A704" w14:textId="77777777" w:rsidR="00ED46E8" w:rsidRPr="00500EF8" w:rsidRDefault="00ED46E8" w:rsidP="00A5391B">
      <w:pPr>
        <w:rPr>
          <w:ins w:id="10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E240E42" w14:textId="77777777" w:rsidR="00DC250C" w:rsidRDefault="005B3636" w:rsidP="00A5391B">
      <w:pPr>
        <w:rPr>
          <w:ins w:id="103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04" w:author="mary.inoue@fap.local" w:date="2026-09-22T12:12:00Z" w16du:dateUtc="2026-09-22T16:12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5843D098" w14:textId="77777777" w:rsidR="00E0284E" w:rsidRPr="00674D51" w:rsidRDefault="00E0284E" w:rsidP="00A5391B">
      <w:pPr>
        <w:rPr>
          <w:ins w:id="105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06" w:author="mary.inoue@fap.local" w:date="2026-09-22T12:12:00Z" w16du:dateUtc="2026-09-22T16:12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3CA63029" w14:textId="77777777" w:rsidR="00AA2126" w:rsidRDefault="00AA2126" w:rsidP="00AA2126">
      <w:pPr>
        <w:pStyle w:val="Default"/>
        <w:rPr>
          <w:ins w:id="107" w:author="mary.inoue@fap.local" w:date="2026-09-22T12:12:00Z" w16du:dateUtc="2026-09-22T16:12:00Z"/>
        </w:rPr>
      </w:pPr>
      <w:ins w:id="108" w:author="mary.inoue@fap.local" w:date="2026-09-22T12:12:00Z" w16du:dateUtc="2026-09-22T16:12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4E925FAC" w14:textId="77777777" w:rsidR="000172AA" w:rsidRDefault="000172AA" w:rsidP="00AA2126">
      <w:pPr>
        <w:pStyle w:val="Default"/>
        <w:rPr>
          <w:ins w:id="109" w:author="mary.inoue@fap.local" w:date="2026-09-22T12:12:00Z" w16du:dateUtc="2026-09-22T16:12:00Z"/>
        </w:rPr>
      </w:pPr>
    </w:p>
    <w:p w14:paraId="606D2DF6" w14:textId="77777777" w:rsidR="000172AA" w:rsidRDefault="000172AA" w:rsidP="000172AA">
      <w:pPr>
        <w:rPr>
          <w:ins w:id="110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11" w:author="mary.inoue@fap.local" w:date="2026-09-22T12:12:00Z" w16du:dateUtc="2026-09-22T16:12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57892675" w14:textId="77777777" w:rsidR="000172AA" w:rsidRDefault="000172AA" w:rsidP="00AA2126">
      <w:pPr>
        <w:pStyle w:val="Default"/>
        <w:rPr>
          <w:ins w:id="112" w:author="mary.inoue@fap.local" w:date="2026-09-22T12:12:00Z" w16du:dateUtc="2026-09-22T16:12:00Z"/>
        </w:rPr>
      </w:pPr>
    </w:p>
    <w:p w14:paraId="43954C84" w14:textId="77777777" w:rsidR="00AA2126" w:rsidRPr="00345AD1" w:rsidRDefault="00AA2126" w:rsidP="00AA2126">
      <w:pPr>
        <w:pStyle w:val="Default"/>
        <w:rPr>
          <w:ins w:id="113" w:author="mary.inoue@fap.local" w:date="2026-09-22T12:12:00Z" w16du:dateUtc="2026-09-22T16:12:00Z"/>
        </w:rPr>
      </w:pPr>
    </w:p>
    <w:p w14:paraId="51A54103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BBC00DB" w14:textId="77777777" w:rsidR="00AA2126" w:rsidRDefault="00AA2126" w:rsidP="00A5391B">
      <w:pPr>
        <w:rPr>
          <w:ins w:id="11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679B99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118" w:author="mary.inoue@fap.local" w:date="2026-09-22T12:12:00Z" w16du:dateUtc="2026-09-22T16:12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06D0814A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9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7FC9B4D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12:00Z" w16du:dateUtc="2026-09-22T16:12:00Z"/>
          <w:rFonts w:ascii="Arial" w:hAnsi="Arial" w:cs="Arial"/>
          <w:b/>
          <w:sz w:val="24"/>
          <w:szCs w:val="24"/>
        </w:rPr>
      </w:pPr>
      <w:ins w:id="121" w:author="mary.inoue@fap.local" w:date="2026-09-22T12:12:00Z" w16du:dateUtc="2026-09-22T16:12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00DE7AEB" w14:textId="77777777" w:rsidR="00C01CF0" w:rsidRDefault="00C01CF0" w:rsidP="00A5391B">
      <w:pPr>
        <w:rPr>
          <w:ins w:id="12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721E47B5" w14:textId="77777777" w:rsidR="00E0284E" w:rsidRPr="006A49C0" w:rsidRDefault="006A49C0" w:rsidP="00A5391B">
      <w:pPr>
        <w:rPr>
          <w:ins w:id="123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24" w:author="mary.inoue@fap.local" w:date="2026-09-22T12:12:00Z" w16du:dateUtc="2026-09-22T16:12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0EB1EFC2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5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5B478DDD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6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27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31A2D73" w14:textId="77777777" w:rsidR="006575DD" w:rsidRDefault="006575DD" w:rsidP="006575DD">
      <w:pPr>
        <w:rPr>
          <w:ins w:id="128" w:author="mary.inoue@fap.local" w:date="2026-09-22T12:12:00Z" w16du:dateUtc="2026-09-22T16:12:00Z"/>
          <w:rFonts w:ascii="Arial" w:hAnsi="Arial" w:cs="Arial"/>
          <w:b/>
          <w:sz w:val="24"/>
          <w:szCs w:val="24"/>
        </w:rPr>
      </w:pPr>
    </w:p>
    <w:p w14:paraId="7E4E90A1" w14:textId="77777777" w:rsidR="006A49C0" w:rsidRDefault="006575DD" w:rsidP="00A5391B">
      <w:pPr>
        <w:rPr>
          <w:ins w:id="129" w:author="mary.inoue@fap.local" w:date="2026-09-22T12:12:00Z" w16du:dateUtc="2026-09-22T16:12:00Z"/>
          <w:rFonts w:ascii="Arial" w:hAnsi="Arial" w:cs="Arial"/>
          <w:b/>
          <w:sz w:val="24"/>
          <w:szCs w:val="24"/>
        </w:rPr>
      </w:pPr>
      <w:ins w:id="130" w:author="mary.inoue@fap.local" w:date="2026-09-22T12:12:00Z" w16du:dateUtc="2026-09-22T16:12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270F7A5C" w14:textId="77777777" w:rsidR="004D03FD" w:rsidRDefault="004D03FD" w:rsidP="00A5391B">
      <w:pPr>
        <w:rPr>
          <w:ins w:id="131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32" w:author="mary.inoue@fap.local" w:date="2026-09-22T12:12:00Z" w16du:dateUtc="2026-09-22T16:12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17D5D74B" w14:textId="77777777" w:rsidR="005B2275" w:rsidRDefault="005B2275" w:rsidP="00A5391B">
      <w:pPr>
        <w:rPr>
          <w:ins w:id="133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1B110BF" w14:textId="77777777" w:rsidR="005B2275" w:rsidRPr="00FD6C0D" w:rsidRDefault="005B2275" w:rsidP="005B2275">
      <w:pPr>
        <w:rPr>
          <w:ins w:id="13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35" w:author="mary.inoue@fap.local" w:date="2026-09-22T12:12:00Z" w16du:dateUtc="2026-09-22T16:12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00DC2138" w14:textId="77777777" w:rsidR="005B2275" w:rsidRPr="004D03FD" w:rsidRDefault="005B2275" w:rsidP="00A5391B">
      <w:pPr>
        <w:rPr>
          <w:ins w:id="136" w:author="mary.inoue@fap.local" w:date="2026-09-22T12:12:00Z" w16du:dateUtc="2026-09-22T16:12:00Z"/>
          <w:rFonts w:ascii="Arial" w:hAnsi="Arial" w:cs="Arial"/>
          <w:b/>
          <w:sz w:val="24"/>
          <w:szCs w:val="24"/>
        </w:rPr>
      </w:pPr>
    </w:p>
    <w:p w14:paraId="17F30CCF" w14:textId="77777777" w:rsidR="00C43956" w:rsidRDefault="00C43956" w:rsidP="00C43956">
      <w:pPr>
        <w:rPr>
          <w:ins w:id="137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38" w:author="mary.inoue@fap.local" w:date="2026-09-22T12:12:00Z" w16du:dateUtc="2026-09-22T16:12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623F12CB" w14:textId="77777777" w:rsidR="00A54CA6" w:rsidRPr="00C6444F" w:rsidRDefault="00A54CA6" w:rsidP="00A54CA6">
      <w:pPr>
        <w:rPr>
          <w:ins w:id="13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40" w:author="mary.inoue@fap.local" w:date="2026-09-22T12:12:00Z" w16du:dateUtc="2026-09-22T16:12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28C0EC44" w14:textId="77777777" w:rsidR="00A54CA6" w:rsidRDefault="00A54CA6" w:rsidP="00A54CA6">
      <w:pPr>
        <w:rPr>
          <w:ins w:id="14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C34B5B0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42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43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D2AD144" w14:textId="77777777" w:rsidR="00C43956" w:rsidRDefault="00C43956" w:rsidP="00A5391B">
      <w:pPr>
        <w:rPr>
          <w:ins w:id="144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EAAFD9C" w14:textId="77777777" w:rsidR="00ED407E" w:rsidRPr="00345AD1" w:rsidRDefault="00ED407E" w:rsidP="00ED407E">
      <w:pPr>
        <w:pStyle w:val="Default"/>
        <w:rPr>
          <w:ins w:id="145" w:author="mary.inoue@fap.local" w:date="2026-09-22T12:12:00Z" w16du:dateUtc="2026-09-22T16:12:00Z"/>
        </w:rPr>
      </w:pPr>
      <w:ins w:id="146" w:author="mary.inoue@fap.local" w:date="2026-09-22T12:12:00Z" w16du:dateUtc="2026-09-22T16:12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10D036B2" w14:textId="77777777" w:rsidR="00ED407E" w:rsidRDefault="00ED407E" w:rsidP="00A5391B">
      <w:pPr>
        <w:rPr>
          <w:ins w:id="14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1ECF0928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8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49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079F09BE" w14:textId="77777777" w:rsidR="00AE71D2" w:rsidRDefault="00AE71D2" w:rsidP="00A5391B">
      <w:pPr>
        <w:rPr>
          <w:ins w:id="150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7B457910" w14:textId="77777777" w:rsidR="00901CD7" w:rsidRDefault="00AE71D2" w:rsidP="00A5391B">
      <w:pPr>
        <w:rPr>
          <w:ins w:id="151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152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3342601C" w14:textId="77777777" w:rsidR="00D64C4F" w:rsidRPr="00345AD1" w:rsidRDefault="00D64C4F" w:rsidP="00D64C4F">
      <w:pPr>
        <w:pStyle w:val="Default"/>
        <w:rPr>
          <w:ins w:id="153" w:author="mary.inoue@fap.local" w:date="2026-09-22T12:12:00Z" w16du:dateUtc="2026-09-22T16:12:00Z"/>
        </w:rPr>
      </w:pPr>
      <w:ins w:id="154" w:author="mary.inoue@fap.local" w:date="2026-09-22T12:12:00Z" w16du:dateUtc="2026-09-22T16:12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146DF169" w14:textId="77777777" w:rsidR="00D64C4F" w:rsidRDefault="00D64C4F" w:rsidP="00A5391B">
      <w:pPr>
        <w:rPr>
          <w:ins w:id="155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8D2F773" w14:textId="77777777" w:rsidR="00D1508E" w:rsidRDefault="00D1508E" w:rsidP="00D1508E">
      <w:pPr>
        <w:pStyle w:val="Default"/>
        <w:rPr>
          <w:ins w:id="156" w:author="mary.inoue@fap.local" w:date="2026-09-22T12:12:00Z" w16du:dateUtc="2026-09-22T16:12:00Z"/>
        </w:rPr>
      </w:pPr>
      <w:ins w:id="157" w:author="mary.inoue@fap.local" w:date="2026-09-22T12:12:00Z" w16du:dateUtc="2026-09-22T16:12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306BDA5C" w14:textId="77777777" w:rsidR="00D1508E" w:rsidRDefault="00D1508E" w:rsidP="00A5391B">
      <w:pPr>
        <w:rPr>
          <w:ins w:id="158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34A4BE42" w14:textId="77777777" w:rsidR="00C43956" w:rsidRDefault="00C43956" w:rsidP="00A5391B">
      <w:pPr>
        <w:rPr>
          <w:ins w:id="159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F23C4B7" w14:textId="77777777" w:rsidR="00425F7C" w:rsidRPr="009B31F7" w:rsidRDefault="009B31F7" w:rsidP="00A5391B">
      <w:pPr>
        <w:rPr>
          <w:ins w:id="160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61" w:author="mary.inoue@fap.local" w:date="2026-09-22T12:12:00Z" w16du:dateUtc="2026-09-22T16:12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0A3E790D" w14:textId="77777777" w:rsidR="00425F7C" w:rsidRDefault="00C549DE" w:rsidP="00A5391B">
      <w:pPr>
        <w:rPr>
          <w:ins w:id="162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63" w:author="mary.inoue@fap.local" w:date="2026-09-22T12:12:00Z" w16du:dateUtc="2026-09-22T16:12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19B68FA9" w14:textId="77777777" w:rsidR="0040121F" w:rsidRDefault="0040121F" w:rsidP="0040121F">
      <w:pPr>
        <w:rPr>
          <w:ins w:id="16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65" w:author="mary.inoue@fap.local" w:date="2026-09-22T12:12:00Z" w16du:dateUtc="2026-09-22T16:12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0BB2191E" w14:textId="77777777" w:rsidR="00A2270B" w:rsidRPr="00AF56D5" w:rsidRDefault="00A2270B" w:rsidP="00A2270B">
      <w:pPr>
        <w:rPr>
          <w:ins w:id="166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67" w:author="mary.inoue@fap.local" w:date="2026-09-22T12:12:00Z" w16du:dateUtc="2026-09-22T16:12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4A7A5BC1" w14:textId="77777777" w:rsidR="00E45383" w:rsidRDefault="00E45383" w:rsidP="00E45383">
      <w:pPr>
        <w:rPr>
          <w:ins w:id="168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31EDC5F" w14:textId="77777777" w:rsidR="00395556" w:rsidRPr="000642ED" w:rsidRDefault="00395556" w:rsidP="00395556">
      <w:pPr>
        <w:rPr>
          <w:ins w:id="16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70" w:author="mary.inoue@fap.local" w:date="2026-09-22T12:12:00Z" w16du:dateUtc="2026-09-22T16:12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61F8F982" w14:textId="77777777" w:rsidR="0040121F" w:rsidRDefault="0040121F" w:rsidP="0040121F">
      <w:pPr>
        <w:rPr>
          <w:ins w:id="17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788D7A1" w14:textId="77777777" w:rsidR="00395556" w:rsidRDefault="00395556" w:rsidP="00E45383">
      <w:pPr>
        <w:rPr>
          <w:ins w:id="17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7C50871" w14:textId="77777777" w:rsidR="00E45383" w:rsidRPr="0050434A" w:rsidRDefault="00E45383" w:rsidP="00E45383">
      <w:pPr>
        <w:rPr>
          <w:ins w:id="173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74" w:author="mary.inoue@fap.local" w:date="2026-09-22T12:12:00Z" w16du:dateUtc="2026-09-22T16:12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6CE19F6E" w14:textId="77777777" w:rsidR="00723985" w:rsidRDefault="00723985" w:rsidP="00723985">
      <w:pPr>
        <w:pStyle w:val="Default"/>
        <w:rPr>
          <w:ins w:id="175" w:author="mary.inoue@fap.local" w:date="2026-09-22T12:12:00Z" w16du:dateUtc="2026-09-22T16:12:00Z"/>
        </w:rPr>
      </w:pPr>
    </w:p>
    <w:p w14:paraId="26AE2AA3" w14:textId="77777777" w:rsidR="00EB44BF" w:rsidRPr="008D7954" w:rsidRDefault="00EB44BF" w:rsidP="00EB44BF">
      <w:pPr>
        <w:rPr>
          <w:ins w:id="176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77" w:author="mary.inoue@fap.local" w:date="2026-09-22T12:12:00Z" w16du:dateUtc="2026-09-22T16:12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02A66372" w14:textId="77777777" w:rsidR="00E45383" w:rsidRDefault="00E45383" w:rsidP="00723985">
      <w:pPr>
        <w:pStyle w:val="Default"/>
        <w:rPr>
          <w:ins w:id="178" w:author="mary.inoue@fap.local" w:date="2026-09-22T12:12:00Z" w16du:dateUtc="2026-09-22T16:12:00Z"/>
        </w:rPr>
      </w:pPr>
    </w:p>
    <w:p w14:paraId="4441B0AE" w14:textId="77777777" w:rsidR="00723985" w:rsidRPr="00345AD1" w:rsidRDefault="00723985" w:rsidP="00723985">
      <w:pPr>
        <w:pStyle w:val="Default"/>
        <w:rPr>
          <w:ins w:id="179" w:author="mary.inoue@fap.local" w:date="2026-09-22T12:12:00Z" w16du:dateUtc="2026-09-22T16:12:00Z"/>
        </w:rPr>
      </w:pPr>
      <w:ins w:id="180" w:author="mary.inoue@fap.local" w:date="2026-09-22T12:12:00Z" w16du:dateUtc="2026-09-22T16:12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723D9C2" w14:textId="77777777" w:rsidR="00723985" w:rsidRDefault="00723985" w:rsidP="00A5391B">
      <w:pPr>
        <w:rPr>
          <w:ins w:id="18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565AA17" w14:textId="77777777" w:rsidR="00B30730" w:rsidRPr="00345AD1" w:rsidRDefault="00B30730" w:rsidP="00B30730">
      <w:pPr>
        <w:pStyle w:val="Default"/>
        <w:rPr>
          <w:ins w:id="182" w:author="mary.inoue@fap.local" w:date="2026-09-22T12:12:00Z" w16du:dateUtc="2026-09-22T16:12:00Z"/>
        </w:rPr>
      </w:pPr>
      <w:ins w:id="183" w:author="mary.inoue@fap.local" w:date="2026-09-22T12:12:00Z" w16du:dateUtc="2026-09-22T16:12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483AFA30" w14:textId="77777777" w:rsidR="00B30730" w:rsidRDefault="00B30730" w:rsidP="00A5391B">
      <w:pPr>
        <w:rPr>
          <w:ins w:id="184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199CE85E" w14:textId="77777777" w:rsidR="00723985" w:rsidRDefault="00723985" w:rsidP="00A5391B">
      <w:pPr>
        <w:rPr>
          <w:ins w:id="185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338B2B53" w14:textId="77777777" w:rsidR="00723985" w:rsidRDefault="00723985" w:rsidP="00A5391B">
      <w:pPr>
        <w:rPr>
          <w:ins w:id="18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7D09EC6F" w14:textId="77777777" w:rsidR="00BC4C01" w:rsidRPr="00BC4C01" w:rsidRDefault="00BC4C01" w:rsidP="00A5391B">
      <w:pPr>
        <w:rPr>
          <w:ins w:id="187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88" w:author="mary.inoue@fap.local" w:date="2026-09-22T12:12:00Z" w16du:dateUtc="2026-09-22T16:12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00C06400" w14:textId="77777777" w:rsidR="00B23618" w:rsidRDefault="00B23618" w:rsidP="00B23618">
      <w:pPr>
        <w:rPr>
          <w:ins w:id="18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90" w:author="mary.inoue@fap.local" w:date="2026-09-22T12:12:00Z" w16du:dateUtc="2026-09-22T16:12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6FC90945" w14:textId="77777777" w:rsidR="00B23618" w:rsidRDefault="00B23618" w:rsidP="00A5391B">
      <w:pPr>
        <w:rPr>
          <w:ins w:id="19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E75A1E5" w14:textId="77777777" w:rsidR="00B23618" w:rsidRDefault="00B23618" w:rsidP="00A5391B">
      <w:pPr>
        <w:rPr>
          <w:ins w:id="19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1D07694" w14:textId="77777777" w:rsidR="006D73AD" w:rsidRDefault="006F5CEB" w:rsidP="00A5391B">
      <w:pPr>
        <w:rPr>
          <w:ins w:id="193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94" w:author="mary.inoue@fap.local" w:date="2026-09-22T12:12:00Z" w16du:dateUtc="2026-09-22T16:12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4561E1EF" w14:textId="77777777" w:rsidR="00B23618" w:rsidRPr="003A0E43" w:rsidRDefault="00B23618" w:rsidP="00B23618">
      <w:pPr>
        <w:rPr>
          <w:ins w:id="195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96" w:author="mary.inoue@fap.local" w:date="2026-09-22T12:12:00Z" w16du:dateUtc="2026-09-22T16:12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57256351" w14:textId="77777777" w:rsidR="00B30730" w:rsidRDefault="00B30730" w:rsidP="00A5391B">
      <w:pPr>
        <w:rPr>
          <w:ins w:id="19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05FFDEE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99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0D9D75B2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200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6CB8E628" w14:textId="77777777" w:rsidR="00B23618" w:rsidRDefault="00B23618" w:rsidP="00B23618">
      <w:pPr>
        <w:rPr>
          <w:ins w:id="201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02" w:author="mary.inoue@fap.local" w:date="2026-09-22T12:12:00Z" w16du:dateUtc="2026-09-22T16:12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0C628B17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3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204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3B7E9CE4" w14:textId="77777777" w:rsidR="00B23618" w:rsidRPr="00345AD1" w:rsidRDefault="00B23618" w:rsidP="00B23618">
      <w:pPr>
        <w:pStyle w:val="Default"/>
        <w:rPr>
          <w:ins w:id="205" w:author="mary.inoue@fap.local" w:date="2026-09-22T12:12:00Z" w16du:dateUtc="2026-09-22T16:12:00Z"/>
        </w:rPr>
      </w:pPr>
      <w:ins w:id="206" w:author="mary.inoue@fap.local" w:date="2026-09-22T12:12:00Z" w16du:dateUtc="2026-09-22T16:12:00Z">
        <w:r w:rsidRPr="00345AD1">
          <w:t xml:space="preserve"> </w:t>
        </w:r>
      </w:ins>
    </w:p>
    <w:p w14:paraId="03559EC3" w14:textId="77777777" w:rsidR="00B23618" w:rsidRDefault="00B23618" w:rsidP="00B23618">
      <w:pPr>
        <w:rPr>
          <w:ins w:id="20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6B860B5" w14:textId="77777777" w:rsidR="00B23618" w:rsidRDefault="00B23618" w:rsidP="00B23618">
      <w:pPr>
        <w:rPr>
          <w:ins w:id="208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A62A644" w14:textId="77777777" w:rsidR="00B23618" w:rsidRDefault="00B23618" w:rsidP="00B23618">
      <w:pPr>
        <w:rPr>
          <w:ins w:id="20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10" w:author="mary.inoue@fap.local" w:date="2026-09-22T12:12:00Z" w16du:dateUtc="2026-09-22T16:12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6591667A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1615461E" w14:textId="77777777" w:rsidR="00B30730" w:rsidRDefault="00B30730" w:rsidP="00A5391B">
      <w:pPr>
        <w:rPr>
          <w:ins w:id="21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92FA0AC" w14:textId="77777777" w:rsidR="00D1600A" w:rsidRPr="00345AD1" w:rsidRDefault="00D1600A" w:rsidP="00D1600A">
      <w:pPr>
        <w:pStyle w:val="Default"/>
        <w:rPr>
          <w:ins w:id="213" w:author="mary.inoue@fap.local" w:date="2026-09-22T12:12:00Z" w16du:dateUtc="2026-09-22T16:12:00Z"/>
        </w:rPr>
      </w:pPr>
      <w:ins w:id="214" w:author="mary.inoue@fap.local" w:date="2026-09-22T12:12:00Z" w16du:dateUtc="2026-09-22T16:12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333D408" w14:textId="77777777" w:rsidR="004175E5" w:rsidRDefault="004175E5" w:rsidP="00A5391B">
      <w:pPr>
        <w:rPr>
          <w:ins w:id="215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3659FFD0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12:00Z" w16du:dateUtc="2026-09-22T16:12:00Z"/>
          <w:rFonts w:ascii="Arial" w:hAnsi="Arial" w:cs="Arial"/>
          <w:b/>
          <w:sz w:val="24"/>
          <w:szCs w:val="24"/>
        </w:rPr>
      </w:pPr>
      <w:ins w:id="217" w:author="mary.inoue@fap.local" w:date="2026-09-22T12:12:00Z" w16du:dateUtc="2026-09-22T16:12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35B79E4A" w14:textId="77777777" w:rsidR="00F33C0F" w:rsidRDefault="00F33C0F" w:rsidP="00A5391B">
      <w:pPr>
        <w:rPr>
          <w:ins w:id="218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0403A8C" w14:textId="77777777" w:rsidR="00D60738" w:rsidRDefault="00D60738" w:rsidP="00A5391B">
      <w:pPr>
        <w:rPr>
          <w:ins w:id="21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20" w:author="mary.inoue@fap.local" w:date="2026-09-22T12:12:00Z" w16du:dateUtc="2026-09-22T16:12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1B12F982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21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22" w:author="mary.inoue@fap.local" w:date="2026-09-22T12:12:00Z" w16du:dateUtc="2026-09-22T16:12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41FAB23D" w14:textId="77777777" w:rsidR="00A24980" w:rsidRPr="00D60738" w:rsidRDefault="00A24980" w:rsidP="00A5391B">
      <w:pPr>
        <w:rPr>
          <w:ins w:id="223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994A8F9" w14:textId="77777777" w:rsidR="00163BDD" w:rsidRDefault="00163BDD" w:rsidP="00A5391B">
      <w:pPr>
        <w:rPr>
          <w:ins w:id="22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25" w:author="mary.inoue@fap.local" w:date="2026-09-22T12:12:00Z" w16du:dateUtc="2026-09-22T16:12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672337FD" w14:textId="77777777" w:rsidR="00B23618" w:rsidRDefault="00B23618" w:rsidP="00A5391B">
      <w:pPr>
        <w:rPr>
          <w:ins w:id="22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D27D574" w14:textId="77777777" w:rsidR="00B23618" w:rsidRDefault="00B23618" w:rsidP="00B23618">
      <w:pPr>
        <w:rPr>
          <w:ins w:id="22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C34963D" w14:textId="77777777" w:rsidR="00B23618" w:rsidRDefault="00B23618" w:rsidP="00A5391B">
      <w:pPr>
        <w:rPr>
          <w:ins w:id="228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874667E" w14:textId="77777777" w:rsidR="00094AC5" w:rsidRDefault="00094AC5" w:rsidP="00094AC5">
      <w:pPr>
        <w:pStyle w:val="Default"/>
        <w:rPr>
          <w:ins w:id="229" w:author="mary.inoue@fap.local" w:date="2026-09-22T12:12:00Z" w16du:dateUtc="2026-09-22T16:12:00Z"/>
        </w:rPr>
      </w:pPr>
      <w:ins w:id="230" w:author="mary.inoue@fap.local" w:date="2026-09-22T12:12:00Z" w16du:dateUtc="2026-09-22T16:12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048CE2CB" w14:textId="77777777" w:rsidR="00B23618" w:rsidRDefault="00B23618" w:rsidP="00B23618">
      <w:pPr>
        <w:rPr>
          <w:ins w:id="23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BE53241" w14:textId="77777777" w:rsidR="00B23618" w:rsidRPr="003268AD" w:rsidRDefault="00B23618" w:rsidP="00B23618">
      <w:pPr>
        <w:rPr>
          <w:ins w:id="232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33" w:author="mary.inoue@fap.local" w:date="2026-09-22T12:12:00Z" w16du:dateUtc="2026-09-22T16:12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12C5BD69" w14:textId="77777777" w:rsidR="00B23618" w:rsidRPr="005B78AA" w:rsidRDefault="00B23618" w:rsidP="00B23618">
      <w:pPr>
        <w:rPr>
          <w:ins w:id="23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35" w:author="mary.inoue@fap.local" w:date="2026-09-22T12:12:00Z" w16du:dateUtc="2026-09-22T16:1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470017CC" w14:textId="77777777" w:rsidR="00B23618" w:rsidRPr="00345AD1" w:rsidRDefault="00B23618" w:rsidP="00094AC5">
      <w:pPr>
        <w:pStyle w:val="Default"/>
        <w:rPr>
          <w:ins w:id="236" w:author="mary.inoue@fap.local" w:date="2026-09-22T12:12:00Z" w16du:dateUtc="2026-09-22T16:12:00Z"/>
        </w:rPr>
      </w:pPr>
    </w:p>
    <w:p w14:paraId="699DBEDB" w14:textId="77777777" w:rsidR="00094AC5" w:rsidRDefault="00094AC5" w:rsidP="00094AC5">
      <w:pPr>
        <w:pStyle w:val="Default"/>
        <w:rPr>
          <w:ins w:id="237" w:author="mary.inoue@fap.local" w:date="2026-09-22T12:12:00Z" w16du:dateUtc="2026-09-22T16:12:00Z"/>
        </w:rPr>
      </w:pPr>
    </w:p>
    <w:p w14:paraId="63AFB7EA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8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672F7C79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40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23C72073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1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242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934A43C" w14:textId="77777777" w:rsidR="00094AC5" w:rsidRPr="00163BDD" w:rsidRDefault="00094AC5" w:rsidP="00A5391B">
      <w:pPr>
        <w:rPr>
          <w:ins w:id="243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38D5E12" w14:textId="77777777" w:rsidR="00A5391B" w:rsidRPr="00A5391B" w:rsidRDefault="00A5391B" w:rsidP="00A5391B">
      <w:pPr>
        <w:rPr>
          <w:ins w:id="24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45" w:author="mary.inoue@fap.local" w:date="2026-09-22T12:12:00Z" w16du:dateUtc="2026-09-22T16:12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415ED54B" w14:textId="77777777" w:rsidR="002C247D" w:rsidRDefault="002C247D" w:rsidP="002C247D">
      <w:pPr>
        <w:rPr>
          <w:ins w:id="246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47" w:author="mary.inoue@fap.local" w:date="2026-09-22T12:12:00Z" w16du:dateUtc="2026-09-22T16:12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6E2988A4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8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249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4A6BF915" w14:textId="77777777" w:rsidR="00BB7F95" w:rsidRDefault="00BB7F95" w:rsidP="002C247D">
      <w:pPr>
        <w:rPr>
          <w:ins w:id="250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B3F7E0F" w14:textId="77777777" w:rsidR="00BB7F95" w:rsidRDefault="00BB7F95" w:rsidP="002C247D">
      <w:pPr>
        <w:rPr>
          <w:ins w:id="25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3DD3E0B6" w14:textId="77777777" w:rsidR="00BB7F95" w:rsidRDefault="00BB7F95" w:rsidP="002C247D">
      <w:pPr>
        <w:rPr>
          <w:ins w:id="25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460891A" w14:textId="77777777" w:rsidR="00140891" w:rsidRDefault="00140891" w:rsidP="002C247D">
      <w:pPr>
        <w:rPr>
          <w:ins w:id="253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54" w:author="mary.inoue@fap.local" w:date="2026-09-22T12:12:00Z" w16du:dateUtc="2026-09-22T16:12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06785BE7" w14:textId="77777777" w:rsidR="00B23618" w:rsidRPr="005B78AA" w:rsidRDefault="00B23618" w:rsidP="00B23618">
      <w:pPr>
        <w:rPr>
          <w:ins w:id="255" w:author="mary.inoue@fap.local" w:date="2026-09-22T12:12:00Z" w16du:dateUtc="2026-09-22T16:12:00Z"/>
          <w:rFonts w:ascii="Arial" w:hAnsi="Arial" w:cs="Arial"/>
          <w:sz w:val="24"/>
          <w:szCs w:val="24"/>
        </w:rPr>
      </w:pPr>
      <w:bookmarkStart w:id="256" w:name="_Hlk10102745"/>
      <w:ins w:id="257" w:author="mary.inoue@fap.local" w:date="2026-09-22T12:12:00Z" w16du:dateUtc="2026-09-22T16:1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6"/>
    <w:p w14:paraId="526A5BE6" w14:textId="77777777" w:rsidR="00B23618" w:rsidRPr="00140891" w:rsidRDefault="00B23618" w:rsidP="002C247D">
      <w:pPr>
        <w:rPr>
          <w:ins w:id="258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5545C1F" w14:textId="77777777" w:rsidR="00140891" w:rsidRDefault="00140891" w:rsidP="002C247D">
      <w:pPr>
        <w:rPr>
          <w:ins w:id="25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60" w:author="mary.inoue@fap.local" w:date="2026-09-22T12:12:00Z" w16du:dateUtc="2026-09-22T16:12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205EFBBD" w14:textId="77777777" w:rsidR="00064320" w:rsidRDefault="00064320" w:rsidP="00064320">
      <w:pPr>
        <w:pStyle w:val="Default"/>
        <w:rPr>
          <w:ins w:id="261" w:author="mary.inoue@fap.local" w:date="2026-09-22T12:12:00Z" w16du:dateUtc="2026-09-22T16:12:00Z"/>
        </w:rPr>
      </w:pPr>
    </w:p>
    <w:p w14:paraId="76EC3967" w14:textId="77777777" w:rsidR="00064320" w:rsidRPr="00345AD1" w:rsidRDefault="00064320" w:rsidP="00064320">
      <w:pPr>
        <w:pStyle w:val="Default"/>
        <w:rPr>
          <w:ins w:id="262" w:author="mary.inoue@fap.local" w:date="2026-09-22T12:12:00Z" w16du:dateUtc="2026-09-22T16:12:00Z"/>
        </w:rPr>
      </w:pPr>
      <w:ins w:id="263" w:author="mary.inoue@fap.local" w:date="2026-09-22T12:12:00Z" w16du:dateUtc="2026-09-22T16:12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5F632A03" w14:textId="77777777" w:rsidR="00064320" w:rsidRDefault="00064320" w:rsidP="00064320">
      <w:pPr>
        <w:pStyle w:val="Default"/>
        <w:rPr>
          <w:ins w:id="264" w:author="mary.inoue@fap.local" w:date="2026-09-22T12:12:00Z" w16du:dateUtc="2026-09-22T16:12:00Z"/>
        </w:rPr>
      </w:pPr>
    </w:p>
    <w:p w14:paraId="7A4FB032" w14:textId="77777777" w:rsidR="00064320" w:rsidRPr="008A41B7" w:rsidRDefault="008A41B7" w:rsidP="002C247D">
      <w:pPr>
        <w:rPr>
          <w:ins w:id="265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66" w:author="mary.inoue@fap.local" w:date="2026-09-22T12:12:00Z" w16du:dateUtc="2026-09-22T16:12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5E2758B6" w14:textId="77777777" w:rsidR="00064320" w:rsidRDefault="00064320" w:rsidP="002C247D">
      <w:pPr>
        <w:rPr>
          <w:ins w:id="26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6832333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8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269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0FEA1048" w14:textId="77777777" w:rsidR="00706622" w:rsidRPr="00345AD1" w:rsidRDefault="00706622" w:rsidP="00706622">
      <w:pPr>
        <w:pStyle w:val="Default"/>
        <w:rPr>
          <w:ins w:id="270" w:author="mary.inoue@fap.local" w:date="2026-09-22T12:12:00Z" w16du:dateUtc="2026-09-22T16:12:00Z"/>
        </w:rPr>
      </w:pPr>
    </w:p>
    <w:p w14:paraId="217F48D7" w14:textId="77777777" w:rsidR="00494500" w:rsidRDefault="00494500" w:rsidP="00494500">
      <w:pPr>
        <w:pStyle w:val="Default"/>
        <w:rPr>
          <w:ins w:id="271" w:author="mary.inoue@fap.local" w:date="2026-09-22T12:12:00Z" w16du:dateUtc="2026-09-22T16:12:00Z"/>
        </w:rPr>
      </w:pPr>
      <w:ins w:id="272" w:author="mary.inoue@fap.local" w:date="2026-09-22T12:12:00Z" w16du:dateUtc="2026-09-22T16:12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B1A19CD" w14:textId="77777777" w:rsidR="005201FD" w:rsidRDefault="005201FD" w:rsidP="00494500">
      <w:pPr>
        <w:pStyle w:val="Default"/>
        <w:rPr>
          <w:ins w:id="273" w:author="mary.inoue@fap.local" w:date="2026-09-22T12:12:00Z" w16du:dateUtc="2026-09-22T16:12:00Z"/>
        </w:rPr>
      </w:pPr>
    </w:p>
    <w:p w14:paraId="235CA212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75" w:author="mary.inoue@fap.local" w:date="2026-09-22T12:12:00Z" w16du:dateUtc="2026-09-22T16:12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33C242CA" w14:textId="77777777" w:rsidR="005201FD" w:rsidRPr="00345AD1" w:rsidRDefault="005201FD" w:rsidP="00494500">
      <w:pPr>
        <w:pStyle w:val="Default"/>
        <w:rPr>
          <w:ins w:id="276" w:author="mary.inoue@fap.local" w:date="2026-09-22T12:12:00Z" w16du:dateUtc="2026-09-22T16:12:00Z"/>
        </w:rPr>
      </w:pPr>
    </w:p>
    <w:p w14:paraId="3E890657" w14:textId="77777777" w:rsidR="00BD6490" w:rsidRPr="00345AD1" w:rsidRDefault="00BD6490" w:rsidP="00BD6490">
      <w:pPr>
        <w:pStyle w:val="Default"/>
        <w:rPr>
          <w:ins w:id="277" w:author="mary.inoue@fap.local" w:date="2026-09-22T12:12:00Z" w16du:dateUtc="2026-09-22T16:12:00Z"/>
        </w:rPr>
      </w:pPr>
      <w:ins w:id="278" w:author="mary.inoue@fap.local" w:date="2026-09-22T12:12:00Z" w16du:dateUtc="2026-09-22T16:12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9C511F8" w14:textId="77777777" w:rsidR="00064320" w:rsidRDefault="00064320" w:rsidP="002C247D">
      <w:pPr>
        <w:rPr>
          <w:ins w:id="279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84F332F" w14:textId="77777777" w:rsidR="00B9482B" w:rsidRDefault="00B9482B" w:rsidP="002C247D">
      <w:pPr>
        <w:rPr>
          <w:ins w:id="280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81" w:author="mary.inoue@fap.local" w:date="2026-09-22T12:12:00Z" w16du:dateUtc="2026-09-22T16:12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616B4E9D" w14:textId="77777777" w:rsidR="00B9482B" w:rsidRDefault="00B9482B" w:rsidP="002C247D">
      <w:pPr>
        <w:rPr>
          <w:ins w:id="282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83" w:author="mary.inoue@fap.local" w:date="2026-09-22T12:12:00Z" w16du:dateUtc="2026-09-22T16:12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6CB3D43E" w14:textId="77777777" w:rsidR="009801CD" w:rsidRDefault="009801CD" w:rsidP="002C247D">
      <w:pPr>
        <w:rPr>
          <w:ins w:id="28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85" w:author="mary.inoue@fap.local" w:date="2026-09-22T12:12:00Z" w16du:dateUtc="2026-09-22T16:12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49E24E5A" w14:textId="77777777" w:rsidR="00C10C2A" w:rsidRPr="00345AD1" w:rsidRDefault="00C10C2A" w:rsidP="00C10C2A">
      <w:pPr>
        <w:pStyle w:val="Default"/>
        <w:rPr>
          <w:ins w:id="286" w:author="mary.inoue@fap.local" w:date="2026-09-22T12:12:00Z" w16du:dateUtc="2026-09-22T16:12:00Z"/>
        </w:rPr>
      </w:pPr>
      <w:ins w:id="287" w:author="mary.inoue@fap.local" w:date="2026-09-22T12:12:00Z" w16du:dateUtc="2026-09-22T16:12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09E4A7E4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8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24099D76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9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290" w:author="mary.inoue@fap.local" w:date="2026-09-22T12:12:00Z" w16du:dateUtc="2026-09-22T16:12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1FEA8439" w14:textId="77777777" w:rsidR="00C10C2A" w:rsidRPr="009801CD" w:rsidRDefault="00C10C2A" w:rsidP="002C247D">
      <w:pPr>
        <w:rPr>
          <w:ins w:id="29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B7E392F" w14:textId="77777777" w:rsidR="004E6ED9" w:rsidRPr="006928CE" w:rsidRDefault="00CD529D" w:rsidP="004E6ED9">
      <w:pPr>
        <w:jc w:val="center"/>
        <w:rPr>
          <w:del w:id="292" w:author="mary.inoue@fap.local" w:date="2026-09-22T12:12:00Z" w16du:dateUtc="2026-09-22T16:12:00Z"/>
          <w:b/>
          <w:sz w:val="28"/>
          <w:szCs w:val="28"/>
        </w:rPr>
      </w:pPr>
      <w:del w:id="293" w:author="mary.inoue@fap.local" w:date="2026-09-22T12:12:00Z" w16du:dateUtc="2026-09-22T16:12:00Z">
        <w:r w:rsidRPr="006928CE">
          <w:rPr>
            <w:b/>
            <w:sz w:val="28"/>
            <w:szCs w:val="28"/>
          </w:rPr>
          <w:delText xml:space="preserve">Protokół Nr </w:delText>
        </w:r>
        <w:r w:rsidR="00690B53">
          <w:rPr>
            <w:b/>
            <w:sz w:val="28"/>
            <w:szCs w:val="28"/>
          </w:rPr>
          <w:delText>2</w:delText>
        </w:r>
        <w:r w:rsidR="00B511E0" w:rsidRPr="006928CE">
          <w:rPr>
            <w:b/>
            <w:sz w:val="28"/>
            <w:szCs w:val="28"/>
          </w:rPr>
          <w:delText>/</w:delText>
        </w:r>
        <w:r w:rsidR="001C1CE1">
          <w:rPr>
            <w:b/>
            <w:sz w:val="28"/>
            <w:szCs w:val="28"/>
          </w:rPr>
          <w:delText>24</w:delText>
        </w:r>
      </w:del>
    </w:p>
    <w:p w14:paraId="4464A7ED" w14:textId="77777777" w:rsidR="004F0D53" w:rsidRDefault="00236D7B" w:rsidP="004E6ED9">
      <w:pPr>
        <w:jc w:val="center"/>
        <w:rPr>
          <w:del w:id="294" w:author="mary.inoue@fap.local" w:date="2026-09-22T12:12:00Z" w16du:dateUtc="2026-09-22T16:12:00Z"/>
          <w:b/>
          <w:sz w:val="28"/>
          <w:szCs w:val="28"/>
        </w:rPr>
      </w:pPr>
      <w:del w:id="295" w:author="mary.inoue@fap.local" w:date="2026-09-22T12:12:00Z" w16du:dateUtc="2026-09-22T16:12:00Z">
        <w:r w:rsidRPr="006928CE">
          <w:rPr>
            <w:b/>
            <w:sz w:val="28"/>
            <w:szCs w:val="28"/>
          </w:rPr>
          <w:delText>p</w:delText>
        </w:r>
        <w:r w:rsidR="00CD529D" w:rsidRPr="006928CE">
          <w:rPr>
            <w:b/>
            <w:sz w:val="28"/>
            <w:szCs w:val="28"/>
          </w:rPr>
          <w:delText>osiedzenia</w:delText>
        </w:r>
        <w:r w:rsidR="004E6ED9" w:rsidRPr="006928CE">
          <w:rPr>
            <w:b/>
            <w:sz w:val="28"/>
            <w:szCs w:val="28"/>
          </w:rPr>
          <w:delText xml:space="preserve"> </w:delText>
        </w:r>
        <w:r w:rsidR="006A5EB5" w:rsidRPr="00D57435">
          <w:rPr>
            <w:b/>
            <w:sz w:val="28"/>
            <w:szCs w:val="28"/>
          </w:rPr>
          <w:delText>Komisj</w:delText>
        </w:r>
        <w:r w:rsidR="009D0D05">
          <w:rPr>
            <w:b/>
            <w:sz w:val="28"/>
            <w:szCs w:val="28"/>
          </w:rPr>
          <w:delText>a Edukacji</w:delText>
        </w:r>
        <w:r w:rsidR="00CD529D" w:rsidRPr="006928CE">
          <w:rPr>
            <w:b/>
            <w:sz w:val="28"/>
            <w:szCs w:val="28"/>
          </w:rPr>
          <w:delText xml:space="preserve"> </w:delText>
        </w:r>
        <w:r w:rsidR="00931CAE">
          <w:rPr>
            <w:b/>
            <w:sz w:val="28"/>
            <w:szCs w:val="28"/>
          </w:rPr>
          <w:delText xml:space="preserve"> </w:delText>
        </w:r>
      </w:del>
    </w:p>
    <w:p w14:paraId="648AFF7E" w14:textId="77777777" w:rsidR="00236D7B" w:rsidRPr="006928CE" w:rsidRDefault="004F0D53" w:rsidP="004E6ED9">
      <w:pPr>
        <w:jc w:val="center"/>
        <w:rPr>
          <w:del w:id="296" w:author="mary.inoue@fap.local" w:date="2026-09-22T12:12:00Z" w16du:dateUtc="2026-09-22T16:12:00Z"/>
          <w:b/>
          <w:sz w:val="28"/>
          <w:szCs w:val="28"/>
        </w:rPr>
      </w:pPr>
      <w:del w:id="297" w:author="mary.inoue@fap.local" w:date="2026-09-22T12:12:00Z" w16du:dateUtc="2026-09-22T16:12:00Z">
        <w:r>
          <w:rPr>
            <w:b/>
            <w:sz w:val="28"/>
            <w:szCs w:val="28"/>
          </w:rPr>
          <w:delText>Rad</w:delText>
        </w:r>
        <w:r w:rsidR="003C439D">
          <w:rPr>
            <w:b/>
            <w:sz w:val="28"/>
            <w:szCs w:val="28"/>
          </w:rPr>
          <w:delText>y</w:delText>
        </w:r>
        <w:r>
          <w:rPr>
            <w:b/>
            <w:sz w:val="28"/>
            <w:szCs w:val="28"/>
          </w:rPr>
          <w:delText xml:space="preserve"> </w:delText>
        </w:r>
        <w:r w:rsidR="00CD529D" w:rsidRPr="006928CE">
          <w:rPr>
            <w:b/>
            <w:sz w:val="28"/>
            <w:szCs w:val="28"/>
          </w:rPr>
          <w:delText>Miasta Bydgoszczy</w:delText>
        </w:r>
      </w:del>
    </w:p>
    <w:p w14:paraId="43788128" w14:textId="77777777" w:rsidR="00CD529D" w:rsidRPr="006928CE" w:rsidRDefault="00B511E0" w:rsidP="00236D7B">
      <w:pPr>
        <w:jc w:val="center"/>
        <w:rPr>
          <w:del w:id="298" w:author="mary.inoue@fap.local" w:date="2026-09-22T12:12:00Z" w16du:dateUtc="2026-09-22T16:12:00Z"/>
          <w:b/>
          <w:sz w:val="28"/>
          <w:szCs w:val="28"/>
        </w:rPr>
      </w:pPr>
      <w:del w:id="299" w:author="mary.inoue@fap.local" w:date="2026-09-22T12:12:00Z" w16du:dateUtc="2026-09-22T16:12:00Z">
        <w:r w:rsidRPr="006928CE">
          <w:rPr>
            <w:b/>
            <w:sz w:val="28"/>
            <w:szCs w:val="28"/>
          </w:rPr>
          <w:delText xml:space="preserve">w dniu </w:delText>
        </w:r>
        <w:r w:rsidR="00956A04">
          <w:rPr>
            <w:b/>
            <w:sz w:val="28"/>
            <w:szCs w:val="28"/>
          </w:rPr>
          <w:delText>18 czerwca</w:delText>
        </w:r>
        <w:r w:rsidR="00EF07D9">
          <w:rPr>
            <w:b/>
            <w:sz w:val="28"/>
            <w:szCs w:val="28"/>
          </w:rPr>
          <w:delText xml:space="preserve"> 2024</w:delText>
        </w:r>
        <w:r w:rsidR="004E6ED9" w:rsidRPr="006928CE">
          <w:rPr>
            <w:b/>
            <w:sz w:val="28"/>
            <w:szCs w:val="28"/>
          </w:rPr>
          <w:delText xml:space="preserve"> r.</w:delText>
        </w:r>
      </w:del>
    </w:p>
    <w:p w14:paraId="00FFA318" w14:textId="77777777" w:rsidR="00CD529D" w:rsidRPr="004E6ED9" w:rsidRDefault="00CD529D" w:rsidP="00CD529D">
      <w:pPr>
        <w:jc w:val="both"/>
        <w:rPr>
          <w:del w:id="300" w:author="mary.inoue@fap.local" w:date="2026-09-22T12:12:00Z" w16du:dateUtc="2026-09-22T16:12:00Z"/>
          <w:sz w:val="28"/>
          <w:szCs w:val="28"/>
        </w:rPr>
      </w:pPr>
    </w:p>
    <w:p w14:paraId="6A206EBD" w14:textId="77777777" w:rsidR="00690B53" w:rsidRPr="00D57435" w:rsidRDefault="00690B53" w:rsidP="008317F9">
      <w:pPr>
        <w:pStyle w:val="BodyTextIndent"/>
        <w:spacing w:before="120" w:line="240" w:lineRule="auto"/>
        <w:ind w:left="0"/>
        <w:rPr>
          <w:del w:id="301" w:author="mary.inoue@fap.local" w:date="2026-09-22T12:12:00Z" w16du:dateUtc="2026-09-22T16:12:00Z"/>
          <w:rFonts w:ascii="Times New Roman" w:hAnsi="Times New Roman" w:cs="Times New Roman"/>
          <w:i/>
          <w:sz w:val="28"/>
          <w:szCs w:val="28"/>
        </w:rPr>
      </w:pPr>
      <w:del w:id="302" w:author="mary.inoue@fap.local" w:date="2026-09-22T12:12:00Z" w16du:dateUtc="2026-09-22T16:12:00Z">
        <w:r w:rsidRPr="00D57435">
          <w:rPr>
            <w:rFonts w:ascii="Times New Roman" w:hAnsi="Times New Roman" w:cs="Times New Roman"/>
            <w:sz w:val="28"/>
            <w:szCs w:val="28"/>
          </w:rPr>
          <w:delText xml:space="preserve">Obecni – zgodnie z załączoną listą obecności – </w:delText>
        </w:r>
        <w:r w:rsidRPr="00D57435">
          <w:rPr>
            <w:rFonts w:ascii="Times New Roman" w:hAnsi="Times New Roman" w:cs="Times New Roman"/>
            <w:i/>
            <w:sz w:val="28"/>
            <w:szCs w:val="28"/>
          </w:rPr>
          <w:delText>zał. do protokołu.</w:delText>
        </w:r>
      </w:del>
    </w:p>
    <w:p w14:paraId="79452A24" w14:textId="77777777" w:rsidR="00690B53" w:rsidRPr="00D57435" w:rsidRDefault="00690B53" w:rsidP="008317F9">
      <w:pPr>
        <w:pStyle w:val="NoSpacing"/>
        <w:spacing w:after="120"/>
        <w:jc w:val="both"/>
        <w:rPr>
          <w:del w:id="303" w:author="mary.inoue@fap.local" w:date="2026-09-22T12:12:00Z" w16du:dateUtc="2026-09-22T16:12:00Z"/>
          <w:rFonts w:ascii="Times New Roman" w:hAnsi="Times New Roman" w:cs="Times New Roman"/>
          <w:i/>
          <w:sz w:val="28"/>
          <w:szCs w:val="28"/>
        </w:rPr>
      </w:pPr>
      <w:del w:id="304" w:author="mary.inoue@fap.local" w:date="2026-09-22T12:12:00Z" w16du:dateUtc="2026-09-22T16:12:00Z">
        <w:r w:rsidRPr="00D57435">
          <w:rPr>
            <w:rFonts w:ascii="Times New Roman" w:hAnsi="Times New Roman" w:cs="Times New Roman"/>
            <w:b/>
            <w:noProof/>
            <w:sz w:val="28"/>
            <w:szCs w:val="28"/>
          </w:rPr>
          <w:delText>Przewodnicząc</w:delText>
        </w:r>
        <w:r>
          <w:rPr>
            <w:rFonts w:ascii="Times New Roman" w:hAnsi="Times New Roman" w:cs="Times New Roman"/>
            <w:b/>
            <w:noProof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b/>
            <w:sz w:val="28"/>
            <w:szCs w:val="28"/>
          </w:rPr>
          <w:delText xml:space="preserve"> Komisji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Maria Gałęska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>, po stwierdzeniu kworum, zaproponował</w:delText>
        </w:r>
        <w:r>
          <w:rPr>
            <w:rFonts w:ascii="Times New Roman" w:hAnsi="Times New Roman" w:cs="Times New Roman"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 xml:space="preserve"> przyjęcie porządku obrad, </w:delText>
        </w:r>
        <w:r w:rsidRPr="00D57435">
          <w:rPr>
            <w:rFonts w:ascii="Times New Roman" w:hAnsi="Times New Roman" w:cs="Times New Roman"/>
            <w:i/>
            <w:sz w:val="28"/>
            <w:szCs w:val="28"/>
          </w:rPr>
          <w:delText>zał. do protokołu.</w:delText>
        </w:r>
      </w:del>
    </w:p>
    <w:p w14:paraId="6D6E9871" w14:textId="77777777" w:rsidR="006A5EB5" w:rsidRDefault="00690B53" w:rsidP="00690B53">
      <w:pPr>
        <w:jc w:val="both"/>
        <w:rPr>
          <w:del w:id="305" w:author="mary.inoue@fap.local" w:date="2026-09-22T12:12:00Z" w16du:dateUtc="2026-09-22T16:12:00Z"/>
          <w:b/>
          <w:sz w:val="28"/>
          <w:szCs w:val="28"/>
        </w:rPr>
      </w:pPr>
      <w:del w:id="306" w:author="mary.inoue@fap.local" w:date="2026-09-22T12:12:00Z" w16du:dateUtc="2026-09-22T16:12:00Z">
        <w:r w:rsidRPr="00D57435">
          <w:rPr>
            <w:sz w:val="28"/>
            <w:szCs w:val="28"/>
          </w:rPr>
          <w:delText xml:space="preserve">Radni przyjęli proponowany porządek obrad jednomyślnie – </w:delText>
        </w:r>
        <w:r w:rsidR="00B11472">
          <w:rPr>
            <w:sz w:val="28"/>
            <w:szCs w:val="28"/>
          </w:rPr>
          <w:delText>13</w:delText>
        </w:r>
        <w:r>
          <w:rPr>
            <w:sz w:val="28"/>
            <w:szCs w:val="28"/>
          </w:rPr>
          <w:delText xml:space="preserve"> głosami „za”, </w:delText>
        </w:r>
        <w:r>
          <w:rPr>
            <w:sz w:val="28"/>
            <w:szCs w:val="28"/>
          </w:rPr>
          <w:br/>
        </w:r>
        <w:r w:rsidRPr="00D57435">
          <w:rPr>
            <w:sz w:val="28"/>
            <w:szCs w:val="28"/>
          </w:rPr>
          <w:delText>w następującym brzmieniu:</w:delText>
        </w:r>
      </w:del>
    </w:p>
    <w:p w14:paraId="46DB2082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307" w:author="mary.inoue@fap.local" w:date="2026-09-22T12:12:00Z" w16du:dateUtc="2026-09-22T16:12:00Z"/>
          <w:color w:val="000000"/>
          <w:sz w:val="28"/>
          <w:szCs w:val="28"/>
        </w:rPr>
      </w:pPr>
      <w:del w:id="308" w:author="mary.inoue@fap.local" w:date="2026-09-22T12:12:00Z" w16du:dateUtc="2026-09-22T16:12:00Z">
        <w:r w:rsidRPr="00690B53">
          <w:rPr>
            <w:color w:val="000000"/>
            <w:sz w:val="28"/>
            <w:szCs w:val="28"/>
          </w:rPr>
          <w:delText>Otwarcie posiedzenia.</w:delText>
        </w:r>
      </w:del>
    </w:p>
    <w:p w14:paraId="5F7B05FF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309" w:author="mary.inoue@fap.local" w:date="2026-09-22T12:12:00Z" w16du:dateUtc="2026-09-22T16:12:00Z"/>
          <w:color w:val="000000"/>
          <w:sz w:val="28"/>
          <w:szCs w:val="28"/>
        </w:rPr>
      </w:pPr>
      <w:del w:id="310" w:author="mary.inoue@fap.local" w:date="2026-09-22T12:12:00Z" w16du:dateUtc="2026-09-22T16:12:00Z">
        <w:r w:rsidRPr="00690B53">
          <w:rPr>
            <w:color w:val="000000"/>
            <w:sz w:val="28"/>
            <w:szCs w:val="28"/>
          </w:rPr>
          <w:delText>Stwierdzenie kworum.</w:delText>
        </w:r>
      </w:del>
    </w:p>
    <w:p w14:paraId="0DA201A0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311" w:author="mary.inoue@fap.local" w:date="2026-09-22T12:12:00Z" w16du:dateUtc="2026-09-22T16:12:00Z"/>
          <w:color w:val="000000"/>
          <w:sz w:val="28"/>
          <w:szCs w:val="28"/>
        </w:rPr>
      </w:pPr>
      <w:del w:id="312" w:author="mary.inoue@fap.local" w:date="2026-09-22T12:12:00Z" w16du:dateUtc="2026-09-22T16:12:00Z">
        <w:r w:rsidRPr="00690B53">
          <w:rPr>
            <w:color w:val="000000"/>
            <w:sz w:val="28"/>
            <w:szCs w:val="28"/>
          </w:rPr>
          <w:delText>Przyjęcie porządku obrad.</w:delText>
        </w:r>
      </w:del>
    </w:p>
    <w:p w14:paraId="1B24FF84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313" w:author="mary.inoue@fap.local" w:date="2026-09-22T12:12:00Z" w16du:dateUtc="2026-09-22T16:12:00Z"/>
          <w:sz w:val="28"/>
          <w:szCs w:val="28"/>
        </w:rPr>
      </w:pPr>
      <w:del w:id="314" w:author="mary.inoue@fap.local" w:date="2026-09-22T12:12:00Z" w16du:dateUtc="2026-09-22T16:12:00Z">
        <w:r w:rsidRPr="00690B53">
          <w:rPr>
            <w:sz w:val="28"/>
            <w:szCs w:val="28"/>
          </w:rPr>
          <w:delText xml:space="preserve">Zaopiniowanie projektu uchwały w sprawie rozpatrzenia i zatwierdzenia sprawozdania finansowanego Miasta Bydgoszczy wraz ze sprawozdaniem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z wykonania budżetu za 2023 rok.</w:delText>
        </w:r>
      </w:del>
    </w:p>
    <w:p w14:paraId="756B1AC1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315" w:author="mary.inoue@fap.local" w:date="2026-09-22T12:12:00Z" w16du:dateUtc="2026-09-22T16:12:00Z"/>
          <w:sz w:val="28"/>
          <w:szCs w:val="28"/>
        </w:rPr>
      </w:pPr>
      <w:del w:id="316" w:author="mary.inoue@fap.local" w:date="2026-09-22T12:12:00Z" w16du:dateUtc="2026-09-22T16:12:00Z">
        <w:r w:rsidRPr="00690B53">
          <w:rPr>
            <w:sz w:val="28"/>
            <w:szCs w:val="28"/>
          </w:rPr>
          <w:delText>Raport o stanie Miasta Bydgoszczy za 2023 rok.</w:delText>
        </w:r>
      </w:del>
    </w:p>
    <w:p w14:paraId="28EE59F9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317" w:author="mary.inoue@fap.local" w:date="2026-09-22T12:12:00Z" w16du:dateUtc="2026-09-22T16:12:00Z"/>
          <w:sz w:val="28"/>
          <w:szCs w:val="28"/>
        </w:rPr>
      </w:pPr>
      <w:del w:id="318" w:author="mary.inoue@fap.local" w:date="2026-09-22T12:12:00Z" w16du:dateUtc="2026-09-22T16:12:00Z">
        <w:r w:rsidRPr="00690B53">
          <w:rPr>
            <w:sz w:val="28"/>
            <w:szCs w:val="28"/>
          </w:rPr>
          <w:delText xml:space="preserve">Informacja nt. efektów współpracy Miasta Bydgoszczy z organizacjami prowadzącymi działalność pożytku publicznego na wykonanie zadań publicznych w zakresie wspierania zadań oświatowo-wychowawczych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w 2023 roku.</w:delText>
        </w:r>
      </w:del>
    </w:p>
    <w:p w14:paraId="5AFE62AC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jc w:val="both"/>
        <w:rPr>
          <w:del w:id="319" w:author="mary.inoue@fap.local" w:date="2026-09-22T12:12:00Z" w16du:dateUtc="2026-09-22T16:12:00Z"/>
          <w:sz w:val="28"/>
          <w:szCs w:val="28"/>
        </w:rPr>
      </w:pPr>
      <w:del w:id="320" w:author="mary.inoue@fap.local" w:date="2026-09-22T12:12:00Z" w16du:dateUtc="2026-09-22T16:12:00Z">
        <w:r w:rsidRPr="00690B53">
          <w:rPr>
            <w:sz w:val="28"/>
            <w:szCs w:val="28"/>
          </w:rPr>
          <w:delText>Sprawy bieżące.</w:delText>
        </w:r>
      </w:del>
    </w:p>
    <w:p w14:paraId="6C1C49AE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jc w:val="both"/>
        <w:rPr>
          <w:del w:id="321" w:author="mary.inoue@fap.local" w:date="2026-09-22T12:12:00Z" w16du:dateUtc="2026-09-22T16:12:00Z"/>
          <w:sz w:val="28"/>
          <w:szCs w:val="28"/>
        </w:rPr>
      </w:pPr>
      <w:del w:id="322" w:author="mary.inoue@fap.local" w:date="2026-09-22T12:12:00Z" w16du:dateUtc="2026-09-22T16:12:00Z">
        <w:r w:rsidRPr="00690B53">
          <w:rPr>
            <w:sz w:val="28"/>
            <w:szCs w:val="28"/>
          </w:rPr>
          <w:delText>Zamknięcie posiedzenia.</w:delText>
        </w:r>
      </w:del>
    </w:p>
    <w:p w14:paraId="14439951" w14:textId="77777777" w:rsidR="006A5EB5" w:rsidRPr="006A5EB5" w:rsidRDefault="00685CC3" w:rsidP="005766E4">
      <w:pPr>
        <w:pStyle w:val="ListParagraph"/>
        <w:spacing w:before="480"/>
        <w:ind w:left="0"/>
        <w:contextualSpacing w:val="0"/>
        <w:jc w:val="both"/>
        <w:rPr>
          <w:del w:id="323" w:author="mary.inoue@fap.local" w:date="2026-09-22T12:12:00Z" w16du:dateUtc="2026-09-22T16:12:00Z"/>
          <w:i/>
          <w:sz w:val="28"/>
          <w:szCs w:val="28"/>
        </w:rPr>
      </w:pPr>
      <w:del w:id="324" w:author="mary.inoue@fap.local" w:date="2026-09-22T12:12:00Z" w16du:dateUtc="2026-09-22T16:12:00Z">
        <w:r w:rsidRPr="00B87522">
          <w:rPr>
            <w:sz w:val="16"/>
            <w:szCs w:val="16"/>
          </w:rPr>
          <w:delText xml:space="preserve"> </w:delText>
        </w:r>
        <w:r w:rsidR="006A5EB5" w:rsidRPr="006A5EB5">
          <w:rPr>
            <w:i/>
            <w:sz w:val="28"/>
            <w:szCs w:val="28"/>
          </w:rPr>
          <w:delText>Ad 4.</w:delText>
        </w:r>
      </w:del>
    </w:p>
    <w:p w14:paraId="005D6AB5" w14:textId="77777777" w:rsidR="00690B53" w:rsidRDefault="00690B53" w:rsidP="00531327">
      <w:pPr>
        <w:spacing w:before="120" w:after="120"/>
        <w:jc w:val="both"/>
        <w:rPr>
          <w:del w:id="325" w:author="mary.inoue@fap.local" w:date="2026-09-22T12:12:00Z" w16du:dateUtc="2026-09-22T16:12:00Z"/>
          <w:bCs/>
          <w:iCs/>
          <w:sz w:val="28"/>
          <w:szCs w:val="28"/>
        </w:rPr>
      </w:pPr>
      <w:del w:id="326" w:author="mary.inoue@fap.local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 w:rsidRPr="00690B53">
          <w:rPr>
            <w:color w:val="00000A"/>
            <w:sz w:val="28"/>
            <w:szCs w:val="28"/>
          </w:rPr>
          <w:delText>przedstawił</w:delText>
        </w:r>
        <w:r w:rsidRPr="00E205B3">
          <w:rPr>
            <w:b/>
            <w:color w:val="00000A"/>
            <w:sz w:val="28"/>
            <w:szCs w:val="28"/>
          </w:rPr>
          <w:delText xml:space="preserve"> </w:delText>
        </w:r>
        <w:r w:rsidRPr="00473B75">
          <w:rPr>
            <w:sz w:val="28"/>
            <w:szCs w:val="28"/>
          </w:rPr>
          <w:delText>projekt uchwały w sprawie rozpatrzenia i zatwierdzenia sprawozdania finansowego Miasta Bydgoszczy wraz ze sprawozdaniem z wykonania budżetu za 202</w:delText>
        </w:r>
        <w:r>
          <w:rPr>
            <w:sz w:val="28"/>
            <w:szCs w:val="28"/>
          </w:rPr>
          <w:delText>3</w:delText>
        </w:r>
        <w:r w:rsidRPr="00473B75">
          <w:rPr>
            <w:sz w:val="28"/>
            <w:szCs w:val="28"/>
          </w:rPr>
          <w:delText xml:space="preserve"> rok</w:delText>
        </w:r>
        <w:r w:rsidRPr="00473B75">
          <w:rPr>
            <w:bCs/>
            <w:iCs/>
            <w:sz w:val="28"/>
            <w:szCs w:val="28"/>
          </w:rPr>
          <w:delText>.</w:delText>
        </w:r>
      </w:del>
    </w:p>
    <w:p w14:paraId="1AD350A9" w14:textId="77777777" w:rsidR="00E52A02" w:rsidRDefault="00E52A02" w:rsidP="00531327">
      <w:pPr>
        <w:spacing w:before="120" w:after="120"/>
        <w:jc w:val="both"/>
        <w:rPr>
          <w:del w:id="327" w:author="mary.inoue@fap.local" w:date="2026-09-22T12:12:00Z" w16du:dateUtc="2026-09-22T16:12:00Z"/>
          <w:bCs/>
          <w:iCs/>
          <w:sz w:val="28"/>
          <w:szCs w:val="28"/>
        </w:rPr>
      </w:pPr>
      <w:del w:id="328" w:author="mary.inoue@fap.local" w:date="2026-09-22T12:12:00Z" w16du:dateUtc="2026-09-22T16:12:00Z">
        <w:r w:rsidRPr="00E52A02">
          <w:rPr>
            <w:b/>
            <w:bCs/>
            <w:iCs/>
            <w:sz w:val="28"/>
            <w:szCs w:val="28"/>
          </w:rPr>
          <w:delText>Radna Joanna Czerska-Thomas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nadmieniła, ż</w:delText>
        </w:r>
        <w:r w:rsidR="005665D8">
          <w:rPr>
            <w:bCs/>
            <w:iCs/>
            <w:sz w:val="28"/>
            <w:szCs w:val="28"/>
          </w:rPr>
          <w:delText xml:space="preserve">e zgodnie z ustawą z 15 maja 2024 roku o zmianie ustawy o pomocy obywatelom Ukrainy w związku </w:delText>
        </w:r>
        <w:r w:rsidR="00737CA5">
          <w:rPr>
            <w:bCs/>
            <w:iCs/>
            <w:sz w:val="28"/>
            <w:szCs w:val="28"/>
          </w:rPr>
          <w:br/>
        </w:r>
        <w:r w:rsidR="005665D8">
          <w:rPr>
            <w:bCs/>
            <w:iCs/>
            <w:sz w:val="28"/>
            <w:szCs w:val="28"/>
          </w:rPr>
          <w:delText>z konfliktem zbrojnym jed</w:delText>
        </w:r>
        <w:r w:rsidR="00737CA5">
          <w:rPr>
            <w:bCs/>
            <w:iCs/>
            <w:sz w:val="28"/>
            <w:szCs w:val="28"/>
          </w:rPr>
          <w:delText>e</w:delText>
        </w:r>
        <w:r w:rsidR="005665D8">
          <w:rPr>
            <w:bCs/>
            <w:iCs/>
            <w:sz w:val="28"/>
            <w:szCs w:val="28"/>
          </w:rPr>
          <w:delText>n z punktów</w:delText>
        </w:r>
        <w:r w:rsidR="00737CA5">
          <w:rPr>
            <w:bCs/>
            <w:iCs/>
            <w:sz w:val="28"/>
            <w:szCs w:val="28"/>
          </w:rPr>
          <w:delText xml:space="preserve"> zawiera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u</w:delText>
        </w:r>
        <w:r w:rsidR="005665D8" w:rsidRPr="005665D8">
          <w:rPr>
            <w:bCs/>
            <w:iCs/>
            <w:sz w:val="28"/>
            <w:szCs w:val="28"/>
          </w:rPr>
          <w:delText>tworzenie stanowiska asystenta międzykulturowego, który zatrudniony w szkołach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będzie udzielał osobom niebędącym obywatelami polskimi, podlegającym obowiązkowi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szkolnemu lub obowiązkowi nauki, które nie znają języka polskiego albo znają go na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poziomie niewystarczającym do korzystania z nauki, pomocy w kontaktach ze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środowiskiem szkolnym, a także współdziałał z ich rodzicami oraz ze szkołą</w:delText>
        </w:r>
        <w:r w:rsidR="005665D8">
          <w:rPr>
            <w:bCs/>
            <w:iCs/>
            <w:sz w:val="28"/>
            <w:szCs w:val="28"/>
          </w:rPr>
          <w:delText>. Zapytała</w:delText>
        </w:r>
        <w:r w:rsidR="00737CA5">
          <w:rPr>
            <w:bCs/>
            <w:iCs/>
            <w:sz w:val="28"/>
            <w:szCs w:val="28"/>
          </w:rPr>
          <w:delText>,</w:delText>
        </w:r>
        <w:r w:rsidR="005665D8">
          <w:rPr>
            <w:bCs/>
            <w:iCs/>
            <w:sz w:val="28"/>
            <w:szCs w:val="28"/>
          </w:rPr>
          <w:delText xml:space="preserve"> czy </w:delText>
        </w:r>
        <w:r w:rsidR="00737CA5">
          <w:rPr>
            <w:bCs/>
            <w:iCs/>
            <w:sz w:val="28"/>
            <w:szCs w:val="28"/>
          </w:rPr>
          <w:delText>Miasto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9845B9">
          <w:rPr>
            <w:bCs/>
            <w:iCs/>
            <w:sz w:val="28"/>
            <w:szCs w:val="28"/>
          </w:rPr>
          <w:delText xml:space="preserve">posiada </w:delText>
        </w:r>
        <w:r w:rsidR="005665D8">
          <w:rPr>
            <w:bCs/>
            <w:iCs/>
            <w:sz w:val="28"/>
            <w:szCs w:val="28"/>
          </w:rPr>
          <w:delText xml:space="preserve">na to środki i czy </w:delText>
        </w:r>
        <w:r w:rsidR="00737CA5">
          <w:rPr>
            <w:bCs/>
            <w:iCs/>
            <w:sz w:val="28"/>
            <w:szCs w:val="28"/>
          </w:rPr>
          <w:delText>ten przepis</w:delText>
        </w:r>
        <w:r w:rsidR="005665D8">
          <w:rPr>
            <w:bCs/>
            <w:iCs/>
            <w:sz w:val="28"/>
            <w:szCs w:val="28"/>
          </w:rPr>
          <w:delText xml:space="preserve"> będzie </w:delText>
        </w:r>
        <w:r w:rsidR="00737CA5">
          <w:rPr>
            <w:bCs/>
            <w:iCs/>
            <w:sz w:val="28"/>
            <w:szCs w:val="28"/>
          </w:rPr>
          <w:delText>obowiązywał</w:delText>
        </w:r>
        <w:r w:rsidR="005665D8">
          <w:rPr>
            <w:bCs/>
            <w:iCs/>
            <w:sz w:val="28"/>
            <w:szCs w:val="28"/>
          </w:rPr>
          <w:delText xml:space="preserve"> od przyszłego roku szkolnego?</w:delText>
        </w:r>
      </w:del>
    </w:p>
    <w:p w14:paraId="37CA31FF" w14:textId="77777777" w:rsidR="0091517E" w:rsidRDefault="00447E79" w:rsidP="00531327">
      <w:pPr>
        <w:spacing w:before="120" w:after="120"/>
        <w:jc w:val="both"/>
        <w:rPr>
          <w:del w:id="329" w:author="mary.inoue@fap.local" w:date="2026-09-22T12:12:00Z" w16du:dateUtc="2026-09-22T16:12:00Z"/>
          <w:color w:val="00000A"/>
          <w:sz w:val="28"/>
          <w:szCs w:val="28"/>
        </w:rPr>
      </w:pPr>
      <w:del w:id="330" w:author="mary.inoue@fap.local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737CA5">
          <w:rPr>
            <w:color w:val="00000A"/>
            <w:sz w:val="28"/>
            <w:szCs w:val="28"/>
          </w:rPr>
          <w:delText xml:space="preserve">pomimo zwiększanych środków w budżecie, </w:delText>
        </w:r>
        <w:r w:rsidR="000C568D">
          <w:rPr>
            <w:color w:val="00000A"/>
            <w:sz w:val="28"/>
            <w:szCs w:val="28"/>
          </w:rPr>
          <w:delText xml:space="preserve">wydatki na oświatę rosną </w:delText>
        </w:r>
        <w:r w:rsidR="00737CA5">
          <w:rPr>
            <w:color w:val="00000A"/>
            <w:sz w:val="28"/>
            <w:szCs w:val="28"/>
          </w:rPr>
          <w:delText>bardzo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0C568D">
          <w:rPr>
            <w:color w:val="00000A"/>
            <w:sz w:val="28"/>
            <w:szCs w:val="28"/>
          </w:rPr>
          <w:delText>dynamicznie</w:delText>
        </w:r>
        <w:r w:rsidR="005F0DCC">
          <w:rPr>
            <w:color w:val="00000A"/>
            <w:sz w:val="28"/>
            <w:szCs w:val="28"/>
          </w:rPr>
          <w:delText>. Uważa, że s</w:delText>
        </w:r>
        <w:r w:rsidR="000C568D">
          <w:rPr>
            <w:color w:val="00000A"/>
            <w:sz w:val="28"/>
            <w:szCs w:val="28"/>
          </w:rPr>
          <w:delText>powod</w:delText>
        </w:r>
        <w:r w:rsidR="005F0DCC">
          <w:rPr>
            <w:color w:val="00000A"/>
            <w:sz w:val="28"/>
            <w:szCs w:val="28"/>
          </w:rPr>
          <w:delText xml:space="preserve">owane jest to </w:delText>
        </w:r>
        <w:r w:rsidR="005B09A0">
          <w:rPr>
            <w:color w:val="00000A"/>
            <w:sz w:val="28"/>
            <w:szCs w:val="28"/>
          </w:rPr>
          <w:delText xml:space="preserve">między innymi tworzeniem nowych stanowisk, generujących nowe wydatki np. asystentów różnego rodzaju, których w szkołach pojawia się coraz więcej. Jest to reakcja związana z pojawieniem się nowej sytuacji i chęcią rozwiązania problemów z nią związanych. </w:delText>
        </w:r>
        <w:r w:rsidR="00E41686">
          <w:rPr>
            <w:color w:val="00000A"/>
            <w:sz w:val="28"/>
            <w:szCs w:val="28"/>
          </w:rPr>
          <w:delText>Dlatego mówi się, że powinniśmy zastanowić się nad organizacją jednostek szkolnych. Z jednej strony pojawiają się słuszne potrzeby, gdy przykładowo uczniom o takich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a nie innych cechach potrzebne jest wsparcie, a z drugiej strony </w:delText>
        </w:r>
        <w:r w:rsidR="005B09A0">
          <w:rPr>
            <w:color w:val="00000A"/>
            <w:sz w:val="28"/>
            <w:szCs w:val="28"/>
          </w:rPr>
          <w:delText xml:space="preserve">zarzuca się </w:delText>
        </w:r>
        <w:r w:rsidR="00E41686">
          <w:rPr>
            <w:color w:val="00000A"/>
            <w:sz w:val="28"/>
            <w:szCs w:val="28"/>
          </w:rPr>
          <w:delText>likwidowa</w:delText>
        </w:r>
        <w:r w:rsidR="005B09A0">
          <w:rPr>
            <w:color w:val="00000A"/>
            <w:sz w:val="28"/>
            <w:szCs w:val="28"/>
          </w:rPr>
          <w:delText>nie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AB1EC9">
          <w:rPr>
            <w:color w:val="00000A"/>
            <w:sz w:val="28"/>
            <w:szCs w:val="28"/>
          </w:rPr>
          <w:br/>
        </w:r>
        <w:r w:rsidR="00E41686">
          <w:rPr>
            <w:color w:val="00000A"/>
            <w:sz w:val="28"/>
            <w:szCs w:val="28"/>
          </w:rPr>
          <w:delText>w małych miejscowościach szk</w:delText>
        </w:r>
        <w:r w:rsidR="00AB1EC9">
          <w:rPr>
            <w:color w:val="00000A"/>
            <w:sz w:val="28"/>
            <w:szCs w:val="28"/>
          </w:rPr>
          <w:delText>ó</w:delText>
        </w:r>
        <w:r w:rsidR="00E41686">
          <w:rPr>
            <w:color w:val="00000A"/>
            <w:sz w:val="28"/>
            <w:szCs w:val="28"/>
          </w:rPr>
          <w:delText>ł</w:delText>
        </w:r>
        <w:r w:rsidR="00AB1EC9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do których </w:delText>
        </w:r>
        <w:r w:rsidR="00AB1EC9">
          <w:rPr>
            <w:color w:val="00000A"/>
            <w:sz w:val="28"/>
            <w:szCs w:val="28"/>
          </w:rPr>
          <w:delText>uczęszcza</w:delText>
        </w:r>
        <w:r w:rsidR="00E41686">
          <w:rPr>
            <w:color w:val="00000A"/>
            <w:sz w:val="28"/>
            <w:szCs w:val="28"/>
          </w:rPr>
          <w:delText xml:space="preserve"> 10-20 osób. Zatem jeżeli ma</w:delText>
        </w:r>
        <w:r w:rsidR="00F46EE8">
          <w:rPr>
            <w:color w:val="00000A"/>
            <w:sz w:val="28"/>
            <w:szCs w:val="28"/>
          </w:rPr>
          <w:delText>my zapewnić</w:delText>
        </w:r>
        <w:r w:rsidR="00E41686">
          <w:rPr>
            <w:color w:val="00000A"/>
            <w:sz w:val="28"/>
            <w:szCs w:val="28"/>
          </w:rPr>
          <w:delText xml:space="preserve"> jakość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to niestety </w:delText>
        </w:r>
        <w:r w:rsidR="0091517E">
          <w:rPr>
            <w:color w:val="00000A"/>
            <w:sz w:val="28"/>
            <w:szCs w:val="28"/>
          </w:rPr>
          <w:delText>pewne</w:delText>
        </w:r>
        <w:r w:rsidR="00E41686">
          <w:rPr>
            <w:color w:val="00000A"/>
            <w:sz w:val="28"/>
            <w:szCs w:val="28"/>
          </w:rPr>
          <w:delText xml:space="preserve"> elementy trzeba łączyć. Dlatego należy zastanowić się nad kształtem oświaty, jak realizować </w:delText>
        </w:r>
        <w:r w:rsidR="00AB1EC9">
          <w:rPr>
            <w:color w:val="00000A"/>
            <w:sz w:val="28"/>
            <w:szCs w:val="28"/>
          </w:rPr>
          <w:delText>dodatkowe zadania związane z tworzeniem nowych stanowisk</w:delText>
        </w:r>
        <w:r w:rsidR="00E41686">
          <w:rPr>
            <w:color w:val="00000A"/>
            <w:sz w:val="28"/>
            <w:szCs w:val="28"/>
          </w:rPr>
          <w:delText xml:space="preserve">, </w:delText>
        </w:r>
        <w:r w:rsidR="00AB1EC9">
          <w:rPr>
            <w:color w:val="00000A"/>
            <w:sz w:val="28"/>
            <w:szCs w:val="28"/>
          </w:rPr>
          <w:delText xml:space="preserve">które nie będą powodowały  dodatkowych kosztów. </w:delText>
        </w:r>
        <w:r w:rsidR="00E41686">
          <w:rPr>
            <w:color w:val="00000A"/>
            <w:sz w:val="28"/>
            <w:szCs w:val="28"/>
          </w:rPr>
          <w:delText xml:space="preserve">   </w:delText>
        </w:r>
      </w:del>
    </w:p>
    <w:p w14:paraId="62ECDA41" w14:textId="77777777" w:rsidR="00447E79" w:rsidRPr="00416960" w:rsidRDefault="0091517E" w:rsidP="00531327">
      <w:pPr>
        <w:spacing w:before="120" w:after="120"/>
        <w:jc w:val="both"/>
        <w:rPr>
          <w:del w:id="331" w:author="mary.inoue@fap.local" w:date="2026-09-22T12:12:00Z" w16du:dateUtc="2026-09-22T16:12:00Z"/>
          <w:color w:val="00000A"/>
          <w:sz w:val="28"/>
          <w:szCs w:val="28"/>
        </w:rPr>
      </w:pPr>
      <w:del w:id="332" w:author="mary.inoue@fap.local" w:date="2026-09-22T12:12:00Z" w16du:dateUtc="2026-09-22T16:12:00Z">
        <w:r w:rsidRPr="00416960">
          <w:rPr>
            <w:b/>
            <w:bCs/>
            <w:iCs/>
            <w:sz w:val="28"/>
            <w:szCs w:val="28"/>
          </w:rPr>
          <w:delText>Radna Joanna Czerska-Thomas</w:delText>
        </w:r>
        <w:r w:rsidRPr="00416960">
          <w:rPr>
            <w:bCs/>
            <w:iCs/>
            <w:sz w:val="28"/>
            <w:szCs w:val="28"/>
          </w:rPr>
          <w:delText xml:space="preserve"> n</w:delText>
        </w:r>
        <w:r w:rsidRPr="00416960">
          <w:rPr>
            <w:color w:val="00000A"/>
            <w:sz w:val="28"/>
            <w:szCs w:val="28"/>
          </w:rPr>
          <w:delText xml:space="preserve">admieniła, że </w:delText>
        </w:r>
        <w:r w:rsidR="00B2653E" w:rsidRPr="00416960">
          <w:rPr>
            <w:color w:val="00000A"/>
            <w:sz w:val="28"/>
            <w:szCs w:val="28"/>
          </w:rPr>
          <w:delText xml:space="preserve">od nowego roku szkolnego </w:delText>
        </w:r>
        <w:r w:rsidRPr="00416960">
          <w:rPr>
            <w:color w:val="00000A"/>
            <w:sz w:val="28"/>
            <w:szCs w:val="28"/>
          </w:rPr>
          <w:delText xml:space="preserve"> obowiąz</w:delText>
        </w:r>
        <w:r w:rsidR="00B2653E" w:rsidRPr="00416960">
          <w:rPr>
            <w:color w:val="00000A"/>
            <w:sz w:val="28"/>
            <w:szCs w:val="28"/>
          </w:rPr>
          <w:delText>e</w:delText>
        </w:r>
        <w:r w:rsidRPr="00416960">
          <w:rPr>
            <w:color w:val="00000A"/>
            <w:sz w:val="28"/>
            <w:szCs w:val="28"/>
          </w:rPr>
          <w:delText xml:space="preserve">k kształcenia </w:delText>
        </w:r>
        <w:r w:rsidR="00B2653E" w:rsidRPr="00416960">
          <w:rPr>
            <w:color w:val="00000A"/>
            <w:sz w:val="28"/>
            <w:szCs w:val="28"/>
          </w:rPr>
          <w:delText>w polskich szko</w:delText>
        </w:r>
        <w:r w:rsidR="00416960">
          <w:rPr>
            <w:color w:val="00000A"/>
            <w:sz w:val="28"/>
            <w:szCs w:val="28"/>
          </w:rPr>
          <w:delText>łach</w:delText>
        </w:r>
        <w:r w:rsidR="00B2653E" w:rsidRPr="00416960">
          <w:rPr>
            <w:color w:val="00000A"/>
            <w:sz w:val="28"/>
            <w:szCs w:val="28"/>
          </w:rPr>
          <w:delText xml:space="preserve"> będzie dotyczył </w:delText>
        </w:r>
        <w:r w:rsidR="00416960">
          <w:rPr>
            <w:color w:val="00000A"/>
            <w:sz w:val="28"/>
            <w:szCs w:val="28"/>
          </w:rPr>
          <w:delText xml:space="preserve">również </w:delText>
        </w:r>
        <w:r w:rsidRPr="00416960">
          <w:rPr>
            <w:color w:val="00000A"/>
            <w:sz w:val="28"/>
            <w:szCs w:val="28"/>
          </w:rPr>
          <w:delText>wszystkich dzieci ukraińskich</w:delText>
        </w:r>
        <w:r w:rsidR="00B2653E" w:rsidRPr="00416960">
          <w:rPr>
            <w:color w:val="00000A"/>
            <w:sz w:val="28"/>
            <w:szCs w:val="28"/>
          </w:rPr>
          <w:delText xml:space="preserve">. Oznacza to, że </w:delText>
        </w:r>
        <w:r w:rsidR="00416960" w:rsidRPr="00416960">
          <w:rPr>
            <w:color w:val="00000A"/>
            <w:sz w:val="28"/>
            <w:szCs w:val="28"/>
          </w:rPr>
          <w:delText xml:space="preserve">dzieci i młodzież </w:delText>
        </w:r>
        <w:r w:rsidR="00B2653E" w:rsidRPr="00416960">
          <w:rPr>
            <w:sz w:val="28"/>
            <w:szCs w:val="28"/>
          </w:rPr>
          <w:delText>ucząc</w:delText>
        </w:r>
        <w:r w:rsidR="00416960" w:rsidRPr="00416960">
          <w:rPr>
            <w:sz w:val="28"/>
            <w:szCs w:val="28"/>
          </w:rPr>
          <w:delText>a</w:delText>
        </w:r>
        <w:r w:rsidR="00B2653E" w:rsidRPr="00416960">
          <w:rPr>
            <w:sz w:val="28"/>
            <w:szCs w:val="28"/>
          </w:rPr>
          <w:delText xml:space="preserve"> się dotąd zdaln</w:delText>
        </w:r>
        <w:r w:rsidR="00416960" w:rsidRPr="00416960">
          <w:rPr>
            <w:sz w:val="28"/>
            <w:szCs w:val="28"/>
          </w:rPr>
          <w:delText xml:space="preserve">ie </w:delText>
        </w:r>
        <w:r w:rsidR="00416960">
          <w:rPr>
            <w:sz w:val="28"/>
            <w:szCs w:val="28"/>
          </w:rPr>
          <w:br/>
        </w:r>
        <w:r w:rsidR="00416960" w:rsidRPr="00416960">
          <w:rPr>
            <w:sz w:val="28"/>
            <w:szCs w:val="28"/>
          </w:rPr>
          <w:delText>w ukraińskich placówkach</w:delText>
        </w:r>
        <w:r w:rsidR="00416960">
          <w:rPr>
            <w:sz w:val="28"/>
            <w:szCs w:val="28"/>
          </w:rPr>
          <w:delText>,</w:delText>
        </w:r>
        <w:r w:rsidR="00416960" w:rsidRPr="00416960">
          <w:rPr>
            <w:sz w:val="28"/>
            <w:szCs w:val="28"/>
          </w:rPr>
          <w:delText xml:space="preserve"> będzie</w:delText>
        </w:r>
        <w:r w:rsidR="00B2653E" w:rsidRPr="00416960">
          <w:rPr>
            <w:sz w:val="28"/>
            <w:szCs w:val="28"/>
          </w:rPr>
          <w:delText xml:space="preserve"> musi</w:delText>
        </w:r>
        <w:r w:rsidR="00416960" w:rsidRPr="00416960">
          <w:rPr>
            <w:sz w:val="28"/>
            <w:szCs w:val="28"/>
          </w:rPr>
          <w:delText>ała</w:delText>
        </w:r>
        <w:r w:rsidR="00B2653E" w:rsidRPr="00416960">
          <w:rPr>
            <w:sz w:val="28"/>
            <w:szCs w:val="28"/>
          </w:rPr>
          <w:delText xml:space="preserve"> zacząć chodzić do polskich szkół </w:delText>
        </w:r>
        <w:r w:rsidR="00416960">
          <w:rPr>
            <w:sz w:val="28"/>
            <w:szCs w:val="28"/>
          </w:rPr>
          <w:br/>
        </w:r>
        <w:r w:rsidR="00B2653E" w:rsidRPr="00416960">
          <w:rPr>
            <w:sz w:val="28"/>
            <w:szCs w:val="28"/>
          </w:rPr>
          <w:delText>i przedszkoli</w:delText>
        </w:r>
        <w:r w:rsidR="00B2653E" w:rsidRPr="00416960">
          <w:rPr>
            <w:color w:val="00000A"/>
            <w:sz w:val="28"/>
            <w:szCs w:val="28"/>
          </w:rPr>
          <w:delText xml:space="preserve"> </w:delText>
        </w:r>
        <w:r w:rsidR="00416960" w:rsidRPr="00416960">
          <w:rPr>
            <w:sz w:val="28"/>
            <w:szCs w:val="28"/>
          </w:rPr>
          <w:delText>(na najmłodsze dzieci spadnie obowiązek rocznego przygotowania przedszkolnego).</w:delText>
        </w:r>
        <w:r w:rsidR="00416960" w:rsidRPr="00416960">
          <w:rPr>
            <w:color w:val="00000A"/>
            <w:sz w:val="28"/>
            <w:szCs w:val="28"/>
          </w:rPr>
          <w:delText xml:space="preserve"> </w:delText>
        </w:r>
        <w:r w:rsidR="00416960">
          <w:rPr>
            <w:color w:val="00000A"/>
            <w:sz w:val="28"/>
            <w:szCs w:val="28"/>
          </w:rPr>
          <w:delText>Dlatego też,</w:delText>
        </w:r>
        <w:r w:rsidRPr="00416960">
          <w:rPr>
            <w:color w:val="00000A"/>
            <w:sz w:val="28"/>
            <w:szCs w:val="28"/>
          </w:rPr>
          <w:delText xml:space="preserve"> mosty łączące szkołę polską z ukraińskimi dziećmi są bardzo potrzebne. </w:delText>
        </w:r>
      </w:del>
    </w:p>
    <w:p w14:paraId="337DC88E" w14:textId="77777777" w:rsidR="00E41686" w:rsidRDefault="00E41686" w:rsidP="00531327">
      <w:pPr>
        <w:spacing w:before="120" w:after="120"/>
        <w:jc w:val="both"/>
        <w:rPr>
          <w:del w:id="333" w:author="mary.inoue@fap.local" w:date="2026-09-22T12:12:00Z" w16du:dateUtc="2026-09-22T16:12:00Z"/>
          <w:bCs/>
          <w:iCs/>
          <w:sz w:val="28"/>
          <w:szCs w:val="28"/>
        </w:rPr>
      </w:pPr>
      <w:del w:id="334" w:author="mary.inoue@fap.loca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owiedziała, że </w:delText>
        </w:r>
        <w:r w:rsidR="00C94F39">
          <w:rPr>
            <w:color w:val="00000A"/>
            <w:sz w:val="28"/>
            <w:szCs w:val="28"/>
          </w:rPr>
          <w:delText xml:space="preserve">w </w:delText>
        </w:r>
        <w:r w:rsidR="00416960">
          <w:rPr>
            <w:color w:val="00000A"/>
            <w:sz w:val="28"/>
            <w:szCs w:val="28"/>
          </w:rPr>
          <w:delText>miejskich</w:delText>
        </w:r>
        <w:r w:rsidR="00C94F39">
          <w:rPr>
            <w:color w:val="00000A"/>
            <w:sz w:val="28"/>
            <w:szCs w:val="28"/>
          </w:rPr>
          <w:delText xml:space="preserve"> placówkach </w:delText>
        </w:r>
        <w:r w:rsidR="00416960">
          <w:rPr>
            <w:color w:val="00000A"/>
            <w:sz w:val="28"/>
            <w:szCs w:val="28"/>
          </w:rPr>
          <w:delText xml:space="preserve">na chwilę obecną </w:delText>
        </w:r>
        <w:r w:rsidR="00C94F39">
          <w:rPr>
            <w:color w:val="00000A"/>
            <w:sz w:val="28"/>
            <w:szCs w:val="28"/>
          </w:rPr>
          <w:delText xml:space="preserve">nie </w:delText>
        </w:r>
        <w:r w:rsidR="00416960">
          <w:rPr>
            <w:color w:val="00000A"/>
            <w:sz w:val="28"/>
            <w:szCs w:val="28"/>
          </w:rPr>
          <w:delText>funkcjonuje stanowisko</w:delText>
        </w:r>
        <w:r w:rsidR="00C94F39">
          <w:rPr>
            <w:color w:val="00000A"/>
            <w:sz w:val="28"/>
            <w:szCs w:val="28"/>
          </w:rPr>
          <w:delText xml:space="preserve"> asystenta </w:delText>
        </w:r>
        <w:r w:rsidR="00C94F39" w:rsidRPr="005665D8">
          <w:rPr>
            <w:bCs/>
            <w:iCs/>
            <w:sz w:val="28"/>
            <w:szCs w:val="28"/>
          </w:rPr>
          <w:delText>międzykulturowego</w:delText>
        </w:r>
        <w:r w:rsidR="00C94F39">
          <w:rPr>
            <w:bCs/>
            <w:iCs/>
            <w:sz w:val="28"/>
            <w:szCs w:val="28"/>
          </w:rPr>
          <w:delText xml:space="preserve">. Natomiast </w:delText>
        </w:r>
        <w:r w:rsidR="00416960">
          <w:rPr>
            <w:bCs/>
            <w:iCs/>
            <w:sz w:val="28"/>
            <w:szCs w:val="28"/>
          </w:rPr>
          <w:delText>istnieje</w:delText>
        </w:r>
        <w:r w:rsidR="00C94F39">
          <w:rPr>
            <w:bCs/>
            <w:iCs/>
            <w:sz w:val="28"/>
            <w:szCs w:val="28"/>
          </w:rPr>
          <w:delText xml:space="preserve"> stanowisko pomocy nauczyciela, które pełni dokładnie </w:delText>
        </w:r>
        <w:r w:rsidR="009855CB">
          <w:rPr>
            <w:bCs/>
            <w:iCs/>
            <w:sz w:val="28"/>
            <w:szCs w:val="28"/>
          </w:rPr>
          <w:delText xml:space="preserve">taką samą rolę i zadania. Nadmieniła, że </w:delText>
        </w:r>
        <w:r w:rsidR="00BD37E8">
          <w:rPr>
            <w:bCs/>
            <w:iCs/>
            <w:sz w:val="28"/>
            <w:szCs w:val="28"/>
          </w:rPr>
          <w:delText xml:space="preserve"> </w:delText>
        </w:r>
        <w:r w:rsidR="009855CB">
          <w:rPr>
            <w:bCs/>
            <w:iCs/>
            <w:sz w:val="28"/>
            <w:szCs w:val="28"/>
          </w:rPr>
          <w:delText xml:space="preserve">taka forma zostanie zachowana </w:delText>
        </w:r>
        <w:r w:rsidR="00BD37E8">
          <w:rPr>
            <w:bCs/>
            <w:iCs/>
            <w:sz w:val="28"/>
            <w:szCs w:val="28"/>
          </w:rPr>
          <w:delText xml:space="preserve">do mementu, kiedy będzie można </w:delText>
        </w:r>
        <w:r w:rsidR="009855CB">
          <w:rPr>
            <w:bCs/>
            <w:iCs/>
            <w:sz w:val="28"/>
            <w:szCs w:val="28"/>
          </w:rPr>
          <w:delText>za</w:delText>
        </w:r>
        <w:r w:rsidR="00BD37E8">
          <w:rPr>
            <w:bCs/>
            <w:iCs/>
            <w:sz w:val="28"/>
            <w:szCs w:val="28"/>
          </w:rPr>
          <w:delText xml:space="preserve">stosować prawidłowe nazewnictwo.  </w:delText>
        </w:r>
      </w:del>
    </w:p>
    <w:p w14:paraId="7B83BA5C" w14:textId="77777777" w:rsidR="00BD37E8" w:rsidRDefault="00C94F39" w:rsidP="00531327">
      <w:pPr>
        <w:spacing w:before="120" w:after="120"/>
        <w:jc w:val="both"/>
        <w:rPr>
          <w:del w:id="335" w:author="mary.inoue@fap.local" w:date="2026-09-22T12:12:00Z" w16du:dateUtc="2026-09-22T16:12:00Z"/>
          <w:bCs/>
          <w:iCs/>
          <w:sz w:val="28"/>
          <w:szCs w:val="28"/>
        </w:rPr>
      </w:pPr>
      <w:del w:id="336" w:author="mary.inoue@fap.local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miasta Unii Metropolii Polskich aktualnie dyskutują jak to stanowisko wdrożyć, gdyż wymyśli</w:delText>
        </w:r>
        <w:r w:rsidR="00BD37E8">
          <w:rPr>
            <w:bCs/>
            <w:iCs/>
            <w:sz w:val="28"/>
            <w:szCs w:val="28"/>
          </w:rPr>
          <w:delText>ć nazwę</w:delText>
        </w:r>
        <w:r>
          <w:rPr>
            <w:bCs/>
            <w:iCs/>
            <w:sz w:val="28"/>
            <w:szCs w:val="28"/>
          </w:rPr>
          <w:delText xml:space="preserve"> stanowisko to jedno, a </w:delText>
        </w:r>
        <w:r w:rsidR="00BD37E8">
          <w:rPr>
            <w:bCs/>
            <w:iCs/>
            <w:sz w:val="28"/>
            <w:szCs w:val="28"/>
          </w:rPr>
          <w:delText xml:space="preserve">jak je połączyć z przepisami oświatowymi to inna sytuacja, </w:delText>
        </w:r>
        <w:r w:rsidR="009855CB">
          <w:rPr>
            <w:bCs/>
            <w:iCs/>
            <w:sz w:val="28"/>
            <w:szCs w:val="28"/>
          </w:rPr>
          <w:delText>bo</w:delText>
        </w:r>
        <w:r w:rsidR="00BD37E8">
          <w:rPr>
            <w:bCs/>
            <w:iCs/>
            <w:sz w:val="28"/>
            <w:szCs w:val="28"/>
          </w:rPr>
          <w:delText xml:space="preserve"> nie </w:delText>
        </w:r>
        <w:r w:rsidR="009855CB">
          <w:rPr>
            <w:bCs/>
            <w:iCs/>
            <w:sz w:val="28"/>
            <w:szCs w:val="28"/>
          </w:rPr>
          <w:delText>chodzi</w:delText>
        </w:r>
        <w:r w:rsidR="00BD37E8">
          <w:rPr>
            <w:bCs/>
            <w:iCs/>
            <w:sz w:val="28"/>
            <w:szCs w:val="28"/>
          </w:rPr>
          <w:delText xml:space="preserve"> tylko</w:delText>
        </w:r>
        <w:r w:rsidR="009855CB">
          <w:rPr>
            <w:bCs/>
            <w:iCs/>
            <w:sz w:val="28"/>
            <w:szCs w:val="28"/>
          </w:rPr>
          <w:delText xml:space="preserve"> o zmianę</w:delText>
        </w:r>
        <w:r w:rsidR="00BD37E8">
          <w:rPr>
            <w:bCs/>
            <w:iCs/>
            <w:sz w:val="28"/>
            <w:szCs w:val="28"/>
          </w:rPr>
          <w:delText xml:space="preserve"> nazewnictwa. </w:delText>
        </w:r>
        <w:r w:rsidR="00885790">
          <w:rPr>
            <w:bCs/>
            <w:iCs/>
            <w:sz w:val="28"/>
            <w:szCs w:val="28"/>
          </w:rPr>
          <w:delText xml:space="preserve">Nadmieniła, że </w:delText>
        </w:r>
        <w:r w:rsidR="00BD37E8">
          <w:rPr>
            <w:bCs/>
            <w:iCs/>
            <w:sz w:val="28"/>
            <w:szCs w:val="28"/>
          </w:rPr>
          <w:delText xml:space="preserve">opiekunowie w szkołach podstawowych twierdzą, że </w:delText>
        </w:r>
        <w:r w:rsidR="009855CB">
          <w:rPr>
            <w:bCs/>
            <w:iCs/>
            <w:sz w:val="28"/>
            <w:szCs w:val="28"/>
          </w:rPr>
          <w:delText xml:space="preserve">dzieci te </w:delText>
        </w:r>
        <w:r w:rsidR="00BD37E8">
          <w:rPr>
            <w:bCs/>
            <w:iCs/>
            <w:sz w:val="28"/>
            <w:szCs w:val="28"/>
          </w:rPr>
          <w:delText>są  zaopiekowanie</w:delText>
        </w:r>
        <w:r w:rsidR="00F46EE8">
          <w:rPr>
            <w:bCs/>
            <w:iCs/>
            <w:sz w:val="28"/>
            <w:szCs w:val="28"/>
          </w:rPr>
          <w:delText xml:space="preserve">. </w:delText>
        </w:r>
        <w:r w:rsidR="009855CB">
          <w:rPr>
            <w:bCs/>
            <w:iCs/>
            <w:sz w:val="28"/>
            <w:szCs w:val="28"/>
          </w:rPr>
          <w:delText xml:space="preserve">Natomiast </w:delText>
        </w:r>
        <w:r w:rsidR="00885790">
          <w:rPr>
            <w:bCs/>
            <w:iCs/>
            <w:sz w:val="28"/>
            <w:szCs w:val="28"/>
          </w:rPr>
          <w:delText xml:space="preserve">ze zdalnego systemu kształcenia korzystają raczej uczniowie szkół ponadpodstawowych. Zatem to tam </w:delText>
        </w:r>
        <w:r w:rsidR="009855CB">
          <w:rPr>
            <w:bCs/>
            <w:iCs/>
            <w:sz w:val="28"/>
            <w:szCs w:val="28"/>
          </w:rPr>
          <w:delText xml:space="preserve">można </w:delText>
        </w:r>
        <w:r w:rsidR="00885790">
          <w:rPr>
            <w:bCs/>
            <w:iCs/>
            <w:sz w:val="28"/>
            <w:szCs w:val="28"/>
          </w:rPr>
          <w:delText>spodziewa</w:delText>
        </w:r>
        <w:r w:rsidR="009855CB">
          <w:rPr>
            <w:bCs/>
            <w:iCs/>
            <w:sz w:val="28"/>
            <w:szCs w:val="28"/>
          </w:rPr>
          <w:delText>ć</w:delText>
        </w:r>
        <w:r w:rsidR="00885790">
          <w:rPr>
            <w:bCs/>
            <w:iCs/>
            <w:sz w:val="28"/>
            <w:szCs w:val="28"/>
          </w:rPr>
          <w:delText xml:space="preserve"> się wprowadzenia</w:delText>
        </w:r>
        <w:r w:rsidR="00885790" w:rsidRPr="00BD37E8">
          <w:rPr>
            <w:bCs/>
            <w:iCs/>
            <w:sz w:val="28"/>
            <w:szCs w:val="28"/>
          </w:rPr>
          <w:delText xml:space="preserve"> </w:delText>
        </w:r>
        <w:r w:rsidR="009855CB" w:rsidRPr="005665D8">
          <w:rPr>
            <w:bCs/>
            <w:iCs/>
            <w:sz w:val="28"/>
            <w:szCs w:val="28"/>
          </w:rPr>
          <w:delText>stanowiska asystenta międzykulturowego</w:delText>
        </w:r>
        <w:r w:rsidR="00885790">
          <w:rPr>
            <w:bCs/>
            <w:iCs/>
            <w:sz w:val="28"/>
            <w:szCs w:val="28"/>
          </w:rPr>
          <w:delText xml:space="preserve">.  </w:delText>
        </w:r>
      </w:del>
    </w:p>
    <w:p w14:paraId="07916645" w14:textId="77777777" w:rsidR="00BD37E8" w:rsidRDefault="00BD37E8" w:rsidP="00531327">
      <w:pPr>
        <w:spacing w:before="120" w:after="120"/>
        <w:jc w:val="both"/>
        <w:rPr>
          <w:del w:id="337" w:author="mary.inoue@fap.local" w:date="2026-09-22T12:12:00Z" w16du:dateUtc="2026-09-22T16:12:00Z"/>
          <w:bCs/>
          <w:iCs/>
          <w:sz w:val="28"/>
          <w:szCs w:val="28"/>
        </w:rPr>
      </w:pPr>
      <w:del w:id="338" w:author="mary.inoue@fap.local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zwrócił się do Skarbnika z pytaniem</w:delText>
        </w:r>
        <w:r w:rsidR="00885790">
          <w:rPr>
            <w:bCs/>
            <w:iCs/>
            <w:sz w:val="28"/>
            <w:szCs w:val="28"/>
          </w:rPr>
          <w:delText>: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C76186">
          <w:rPr>
            <w:bCs/>
            <w:iCs/>
            <w:sz w:val="28"/>
            <w:szCs w:val="28"/>
          </w:rPr>
          <w:delText xml:space="preserve">o ile </w:delText>
        </w:r>
        <w:r w:rsidR="00F72E5B">
          <w:rPr>
            <w:bCs/>
            <w:iCs/>
            <w:sz w:val="28"/>
            <w:szCs w:val="28"/>
          </w:rPr>
          <w:delText>zmniejszyło</w:delText>
        </w:r>
        <w:r w:rsidR="00C76186">
          <w:rPr>
            <w:bCs/>
            <w:iCs/>
            <w:sz w:val="28"/>
            <w:szCs w:val="28"/>
          </w:rPr>
          <w:delText xml:space="preserve"> się </w:delText>
        </w:r>
        <w:r w:rsidR="00F72E5B">
          <w:rPr>
            <w:bCs/>
            <w:iCs/>
            <w:sz w:val="28"/>
            <w:szCs w:val="28"/>
          </w:rPr>
          <w:delText>dofinansowanie</w:delText>
        </w:r>
        <w:r w:rsidR="00C76186">
          <w:rPr>
            <w:bCs/>
            <w:iCs/>
            <w:sz w:val="28"/>
            <w:szCs w:val="28"/>
          </w:rPr>
          <w:delText xml:space="preserve"> pomocy dla dzieci z Ukrainy?</w:delText>
        </w:r>
        <w:r w:rsidR="009855CB">
          <w:rPr>
            <w:bCs/>
            <w:iCs/>
            <w:sz w:val="28"/>
            <w:szCs w:val="28"/>
          </w:rPr>
          <w:delText xml:space="preserve"> </w:delText>
        </w:r>
      </w:del>
    </w:p>
    <w:p w14:paraId="700D0881" w14:textId="77777777" w:rsidR="00C76186" w:rsidRDefault="00C76186" w:rsidP="00531327">
      <w:pPr>
        <w:spacing w:before="120" w:after="120"/>
        <w:jc w:val="both"/>
        <w:rPr>
          <w:del w:id="339" w:author="mary.inoue@fap.local" w:date="2026-09-22T12:12:00Z" w16du:dateUtc="2026-09-22T16:12:00Z"/>
          <w:color w:val="00000A"/>
          <w:sz w:val="28"/>
          <w:szCs w:val="28"/>
        </w:rPr>
      </w:pPr>
      <w:del w:id="340" w:author="mary.inoue@fap.local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885790">
          <w:rPr>
            <w:color w:val="00000A"/>
            <w:sz w:val="28"/>
            <w:szCs w:val="28"/>
          </w:rPr>
          <w:delText xml:space="preserve">finansowe wsparcie </w:delText>
        </w:r>
        <w:r w:rsidR="00B338B8">
          <w:rPr>
            <w:sz w:val="28"/>
            <w:szCs w:val="28"/>
          </w:rPr>
          <w:delText xml:space="preserve">dla dzieci z </w:delText>
        </w:r>
        <w:r w:rsidR="00B338B8" w:rsidRPr="00F72E5B">
          <w:rPr>
            <w:sz w:val="28"/>
            <w:szCs w:val="28"/>
          </w:rPr>
          <w:delText>Ukrain</w:delText>
        </w:r>
        <w:r w:rsidR="00B338B8">
          <w:rPr>
            <w:sz w:val="28"/>
            <w:szCs w:val="28"/>
          </w:rPr>
          <w:delText xml:space="preserve">y </w:delText>
        </w:r>
        <w:r w:rsidR="00885790">
          <w:rPr>
            <w:color w:val="00000A"/>
            <w:sz w:val="28"/>
            <w:szCs w:val="28"/>
          </w:rPr>
          <w:delText xml:space="preserve">w 2024 roku jest podtrzymywane. </w:delText>
        </w:r>
        <w:r w:rsidR="00B338B8">
          <w:rPr>
            <w:color w:val="00000A"/>
            <w:sz w:val="28"/>
            <w:szCs w:val="28"/>
          </w:rPr>
          <w:delText>Zapewnione jest k</w:delText>
        </w:r>
        <w:r w:rsidR="00885790">
          <w:rPr>
            <w:color w:val="00000A"/>
            <w:sz w:val="28"/>
            <w:szCs w:val="28"/>
          </w:rPr>
          <w:delText xml:space="preserve">ontynuowanie, gdyż dzieci </w:delText>
        </w:r>
        <w:r w:rsidR="00EA3C7B">
          <w:rPr>
            <w:color w:val="00000A"/>
            <w:sz w:val="28"/>
            <w:szCs w:val="28"/>
          </w:rPr>
          <w:delText>te</w:delText>
        </w:r>
        <w:r w:rsidR="00885790">
          <w:rPr>
            <w:color w:val="00000A"/>
            <w:sz w:val="28"/>
            <w:szCs w:val="28"/>
          </w:rPr>
          <w:delText xml:space="preserve"> nadal </w:delText>
        </w:r>
        <w:r w:rsidR="00EA3C7B">
          <w:rPr>
            <w:color w:val="00000A"/>
            <w:sz w:val="28"/>
            <w:szCs w:val="28"/>
          </w:rPr>
          <w:delText>funkcjonują i są</w:delText>
        </w:r>
        <w:r w:rsidR="00885790">
          <w:rPr>
            <w:color w:val="00000A"/>
            <w:sz w:val="28"/>
            <w:szCs w:val="28"/>
          </w:rPr>
          <w:delText xml:space="preserve"> częścią naszej edukacji, z kosztem wyższym niż normalny, gdyż wymaga to większe</w:delText>
        </w:r>
        <w:r w:rsidR="00EA3C7B">
          <w:rPr>
            <w:color w:val="00000A"/>
            <w:sz w:val="28"/>
            <w:szCs w:val="28"/>
          </w:rPr>
          <w:delText>go nakładu</w:delText>
        </w:r>
        <w:r w:rsidR="00885790">
          <w:rPr>
            <w:color w:val="00000A"/>
            <w:sz w:val="28"/>
            <w:szCs w:val="28"/>
          </w:rPr>
          <w:delText xml:space="preserve"> pracy.</w:delText>
        </w:r>
        <w:r w:rsidR="00B338B8">
          <w:rPr>
            <w:color w:val="00000A"/>
            <w:sz w:val="28"/>
            <w:szCs w:val="28"/>
          </w:rPr>
          <w:delText xml:space="preserve"> </w:delText>
        </w:r>
        <w:r w:rsidR="00885790">
          <w:rPr>
            <w:rStyle w:val="Strong"/>
            <w:b w:val="0"/>
            <w:sz w:val="28"/>
            <w:szCs w:val="28"/>
          </w:rPr>
          <w:delText>Miasto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885790">
          <w:rPr>
            <w:rStyle w:val="Strong"/>
            <w:b w:val="0"/>
            <w:sz w:val="28"/>
            <w:szCs w:val="28"/>
          </w:rPr>
          <w:delText xml:space="preserve"> </w:delText>
        </w:r>
        <w:r w:rsidR="00B338B8" w:rsidRPr="00F72E5B">
          <w:rPr>
            <w:color w:val="00000A"/>
            <w:sz w:val="28"/>
            <w:szCs w:val="28"/>
          </w:rPr>
          <w:delText xml:space="preserve">dzięki </w:delText>
        </w:r>
        <w:r w:rsidR="00B338B8" w:rsidRPr="00F72E5B">
          <w:rPr>
            <w:rStyle w:val="Strong"/>
            <w:b w:val="0"/>
            <w:sz w:val="28"/>
            <w:szCs w:val="28"/>
          </w:rPr>
          <w:delText>Funduszowi Pomocy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B338B8" w:rsidRPr="00F72E5B">
          <w:rPr>
            <w:sz w:val="28"/>
            <w:szCs w:val="28"/>
          </w:rPr>
          <w:delText xml:space="preserve"> </w:delText>
        </w:r>
        <w:r w:rsidR="00F72E5B" w:rsidRPr="00F72E5B">
          <w:rPr>
            <w:sz w:val="28"/>
            <w:szCs w:val="28"/>
          </w:rPr>
          <w:delText>zapewnia finansowanie lub dofinansowanie zadań związanych z pomocą</w:delText>
        </w:r>
        <w:r w:rsidR="00B338B8">
          <w:rPr>
            <w:sz w:val="28"/>
            <w:szCs w:val="28"/>
          </w:rPr>
          <w:delText xml:space="preserve"> dla tych dzieci</w:delText>
        </w:r>
        <w:r w:rsidR="00885790">
          <w:rPr>
            <w:rStyle w:val="Strong"/>
            <w:b w:val="0"/>
            <w:sz w:val="28"/>
            <w:szCs w:val="28"/>
          </w:rPr>
          <w:delText>. D</w:delText>
        </w:r>
        <w:r w:rsidR="001F4EB7">
          <w:rPr>
            <w:color w:val="00000A"/>
            <w:sz w:val="28"/>
            <w:szCs w:val="28"/>
          </w:rPr>
          <w:delText xml:space="preserve">otychczas </w:delText>
        </w:r>
        <w:r w:rsidR="00F72E5B">
          <w:rPr>
            <w:color w:val="00000A"/>
            <w:sz w:val="28"/>
            <w:szCs w:val="28"/>
          </w:rPr>
          <w:delText>były to</w:delText>
        </w:r>
        <w:r>
          <w:rPr>
            <w:color w:val="00000A"/>
            <w:sz w:val="28"/>
            <w:szCs w:val="28"/>
          </w:rPr>
          <w:delText xml:space="preserve"> 23 mln. zł</w:delText>
        </w:r>
        <w:r w:rsidR="0088579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a teraz </w:delText>
        </w:r>
        <w:r w:rsidR="00885790">
          <w:rPr>
            <w:color w:val="00000A"/>
            <w:sz w:val="28"/>
            <w:szCs w:val="28"/>
          </w:rPr>
          <w:delText>są to</w:delText>
        </w:r>
        <w:r>
          <w:rPr>
            <w:color w:val="00000A"/>
            <w:sz w:val="28"/>
            <w:szCs w:val="28"/>
          </w:rPr>
          <w:delText xml:space="preserve"> 43 mln. zł, </w:delText>
        </w:r>
        <w:r w:rsidR="00885790">
          <w:rPr>
            <w:color w:val="00000A"/>
            <w:sz w:val="28"/>
            <w:szCs w:val="28"/>
          </w:rPr>
          <w:delText>zatem</w:delText>
        </w:r>
        <w:r>
          <w:rPr>
            <w:color w:val="00000A"/>
            <w:sz w:val="28"/>
            <w:szCs w:val="28"/>
          </w:rPr>
          <w:delText xml:space="preserve"> ta kwota wzrosła o 20 mln. zł. </w:delText>
        </w:r>
        <w:r w:rsidR="00B338B8">
          <w:rPr>
            <w:color w:val="00000A"/>
            <w:sz w:val="28"/>
            <w:szCs w:val="28"/>
          </w:rPr>
          <w:delText xml:space="preserve">  </w:delText>
        </w:r>
      </w:del>
    </w:p>
    <w:p w14:paraId="3F0C39D8" w14:textId="77777777" w:rsidR="0067450A" w:rsidRDefault="0067450A" w:rsidP="00531327">
      <w:pPr>
        <w:spacing w:before="120" w:after="120"/>
        <w:jc w:val="both"/>
        <w:rPr>
          <w:del w:id="341" w:author="mary.inoue@fap.local" w:date="2026-09-22T12:12:00Z" w16du:dateUtc="2026-09-22T16:12:00Z"/>
          <w:bCs/>
          <w:iCs/>
          <w:sz w:val="28"/>
          <w:szCs w:val="28"/>
        </w:rPr>
      </w:pPr>
      <w:del w:id="342" w:author="mary.inoue@fap.local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zapytał</w:delText>
        </w:r>
        <w:r w:rsidR="00B338B8">
          <w:rPr>
            <w:bCs/>
            <w:iCs/>
            <w:sz w:val="28"/>
            <w:szCs w:val="28"/>
          </w:rPr>
          <w:delText>,</w:delText>
        </w:r>
        <w:r>
          <w:rPr>
            <w:bCs/>
            <w:iCs/>
            <w:sz w:val="28"/>
            <w:szCs w:val="28"/>
          </w:rPr>
          <w:delText xml:space="preserve"> na jakiej podstawie te pieniądze są przyznawane?</w:delText>
        </w:r>
      </w:del>
    </w:p>
    <w:p w14:paraId="5313EC68" w14:textId="77777777" w:rsidR="0067450A" w:rsidRDefault="0067450A" w:rsidP="00531327">
      <w:pPr>
        <w:spacing w:before="120" w:after="120"/>
        <w:jc w:val="both"/>
        <w:rPr>
          <w:del w:id="343" w:author="mary.inoue@fap.local" w:date="2026-09-22T12:12:00Z" w16du:dateUtc="2026-09-22T16:12:00Z"/>
          <w:color w:val="00000A"/>
          <w:sz w:val="28"/>
          <w:szCs w:val="28"/>
        </w:rPr>
      </w:pPr>
      <w:del w:id="344" w:author="mary.inoue@fap.loca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="00EA3C7B">
          <w:rPr>
            <w:color w:val="00000A"/>
            <w:sz w:val="28"/>
            <w:szCs w:val="28"/>
          </w:rPr>
          <w:delText>wyjaśni</w:delText>
        </w:r>
        <w:r>
          <w:rPr>
            <w:color w:val="00000A"/>
            <w:sz w:val="28"/>
            <w:szCs w:val="28"/>
          </w:rPr>
          <w:delText xml:space="preserve">ła, że podstawowym programem, </w:delText>
        </w:r>
        <w:r w:rsidR="00F72E5B">
          <w:rPr>
            <w:color w:val="00000A"/>
            <w:sz w:val="28"/>
            <w:szCs w:val="28"/>
          </w:rPr>
          <w:delText>który zbiera wszelkie informacje</w:delText>
        </w:r>
        <w:r>
          <w:rPr>
            <w:color w:val="00000A"/>
            <w:sz w:val="28"/>
            <w:szCs w:val="28"/>
          </w:rPr>
          <w:delText xml:space="preserve"> na temat oświaty </w:delText>
        </w:r>
        <w:r w:rsidR="00EA3C7B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EA3C7B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aństwie jest system informacji oświatowej. </w:delText>
        </w:r>
        <w:r w:rsidR="00626104">
          <w:rPr>
            <w:color w:val="00000A"/>
            <w:sz w:val="28"/>
            <w:szCs w:val="28"/>
          </w:rPr>
          <w:delText xml:space="preserve">Wszystkie </w:delText>
        </w:r>
        <w:r>
          <w:rPr>
            <w:color w:val="00000A"/>
            <w:sz w:val="28"/>
            <w:szCs w:val="28"/>
          </w:rPr>
          <w:delText xml:space="preserve">informacje </w:delText>
        </w:r>
        <w:r w:rsidR="0062610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o organizacji  oświaty w danym re</w:delText>
        </w:r>
        <w:r w:rsidR="00B338B8">
          <w:rPr>
            <w:color w:val="00000A"/>
            <w:sz w:val="28"/>
            <w:szCs w:val="28"/>
          </w:rPr>
          <w:delText>gi</w:delText>
        </w:r>
        <w:r>
          <w:rPr>
            <w:color w:val="00000A"/>
            <w:sz w:val="28"/>
            <w:szCs w:val="28"/>
          </w:rPr>
          <w:delText>onie, w danej szkole</w:delText>
        </w:r>
        <w:r w:rsidR="00F72E5B">
          <w:rPr>
            <w:color w:val="00000A"/>
            <w:sz w:val="28"/>
            <w:szCs w:val="28"/>
          </w:rPr>
          <w:delText xml:space="preserve">, 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o uczniach tej szkoły</w:delText>
        </w:r>
        <w:r w:rsidR="00626104">
          <w:rPr>
            <w:color w:val="00000A"/>
            <w:sz w:val="28"/>
            <w:szCs w:val="28"/>
          </w:rPr>
          <w:delText xml:space="preserve"> trafiają do ministerstwa</w:delText>
        </w:r>
        <w:r>
          <w:rPr>
            <w:color w:val="00000A"/>
            <w:sz w:val="28"/>
            <w:szCs w:val="28"/>
          </w:rPr>
          <w:delText xml:space="preserve">. Dane te </w:delText>
        </w:r>
        <w:r w:rsidR="00F72E5B">
          <w:rPr>
            <w:color w:val="00000A"/>
            <w:sz w:val="28"/>
            <w:szCs w:val="28"/>
          </w:rPr>
          <w:delText xml:space="preserve">szkoła </w:delText>
        </w:r>
        <w:r>
          <w:rPr>
            <w:color w:val="00000A"/>
            <w:sz w:val="28"/>
            <w:szCs w:val="28"/>
          </w:rPr>
          <w:delText>wypełnia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na bieżąco</w:delText>
        </w:r>
        <w:r>
          <w:rPr>
            <w:color w:val="00000A"/>
            <w:sz w:val="28"/>
            <w:szCs w:val="28"/>
          </w:rPr>
          <w:delText>.</w:delText>
        </w:r>
        <w:r w:rsidR="00F72E5B">
          <w:rPr>
            <w:color w:val="00000A"/>
            <w:sz w:val="28"/>
            <w:szCs w:val="28"/>
          </w:rPr>
          <w:delText xml:space="preserve"> W</w:delText>
        </w:r>
        <w:r>
          <w:rPr>
            <w:color w:val="00000A"/>
            <w:sz w:val="28"/>
            <w:szCs w:val="28"/>
          </w:rPr>
          <w:delText xml:space="preserve"> ciągu siedmiu dni wprowadzane </w:delText>
        </w:r>
        <w:r w:rsidR="00B338B8">
          <w:rPr>
            <w:color w:val="00000A"/>
            <w:sz w:val="28"/>
            <w:szCs w:val="28"/>
          </w:rPr>
          <w:delText xml:space="preserve">są </w:delText>
        </w:r>
        <w:r>
          <w:rPr>
            <w:color w:val="00000A"/>
            <w:sz w:val="28"/>
            <w:szCs w:val="28"/>
          </w:rPr>
          <w:delText xml:space="preserve">wszelkie zmiany związane z danymi liczbowymi dotyczącymi uczniów (np. przyjęcie, wypisanie dziecka, itd.). Na podstawie tych danych </w:delText>
        </w:r>
        <w:r w:rsidR="00F72E5B">
          <w:rPr>
            <w:color w:val="00000A"/>
            <w:sz w:val="28"/>
            <w:szCs w:val="28"/>
          </w:rPr>
          <w:delText>przekazywane są środki</w:delText>
        </w:r>
        <w:r w:rsidR="00011FF4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 xml:space="preserve">zarówno na placówki publiczne i niepubliczne. </w:delText>
        </w:r>
      </w:del>
    </w:p>
    <w:p w14:paraId="3E6142EC" w14:textId="77777777" w:rsidR="00F72E5B" w:rsidRDefault="00463510" w:rsidP="00531327">
      <w:pPr>
        <w:spacing w:before="120" w:after="120"/>
        <w:jc w:val="both"/>
        <w:rPr>
          <w:del w:id="345" w:author="mary.inoue@fap.local" w:date="2026-09-22T12:12:00Z" w16du:dateUtc="2026-09-22T16:12:00Z"/>
          <w:color w:val="00000A"/>
          <w:sz w:val="28"/>
          <w:szCs w:val="28"/>
        </w:rPr>
      </w:pPr>
      <w:del w:id="346" w:author="mary.inoue@fap.local" w:date="2026-09-22T12:12:00Z" w16du:dateUtc="2026-09-22T16:12:00Z">
        <w:r w:rsidRPr="00463510">
          <w:rPr>
            <w:b/>
            <w:color w:val="00000A"/>
            <w:sz w:val="28"/>
            <w:szCs w:val="28"/>
          </w:rPr>
          <w:delText>Radny Paweł Bokiej</w:delText>
        </w:r>
        <w:r>
          <w:rPr>
            <w:color w:val="00000A"/>
            <w:sz w:val="28"/>
            <w:szCs w:val="28"/>
          </w:rPr>
          <w:delText xml:space="preserve"> nadmienił, że w powszechnej opinii normalne jest, że system edukacji trochę od</w:delText>
        </w:r>
        <w:r w:rsidR="00626104">
          <w:rPr>
            <w:color w:val="00000A"/>
            <w:sz w:val="28"/>
            <w:szCs w:val="28"/>
          </w:rPr>
          <w:delText>e</w:delText>
        </w:r>
        <w:r>
          <w:rPr>
            <w:color w:val="00000A"/>
            <w:sz w:val="28"/>
            <w:szCs w:val="28"/>
          </w:rPr>
          <w:delText>r</w:delText>
        </w:r>
        <w:r w:rsidR="00626104">
          <w:rPr>
            <w:color w:val="00000A"/>
            <w:sz w:val="28"/>
            <w:szCs w:val="28"/>
          </w:rPr>
          <w:delText>wan</w:delText>
        </w:r>
        <w:r>
          <w:rPr>
            <w:color w:val="00000A"/>
            <w:sz w:val="28"/>
            <w:szCs w:val="28"/>
          </w:rPr>
          <w:delText>y</w:delText>
        </w:r>
        <w:r w:rsidR="00626104">
          <w:rPr>
            <w:color w:val="00000A"/>
            <w:sz w:val="28"/>
            <w:szCs w:val="28"/>
          </w:rPr>
          <w:delText xml:space="preserve"> jest</w:delText>
        </w:r>
        <w:r>
          <w:rPr>
            <w:color w:val="00000A"/>
            <w:sz w:val="28"/>
            <w:szCs w:val="28"/>
          </w:rPr>
          <w:delText xml:space="preserve"> od ekonomii, gdyż edukacja nigdy nie będzie samofinansującym się przedsiębiorstwem</w:delText>
        </w:r>
        <w:r w:rsidR="00E30E5F">
          <w:rPr>
            <w:color w:val="00000A"/>
            <w:sz w:val="28"/>
            <w:szCs w:val="28"/>
          </w:rPr>
          <w:delText>.</w:delText>
        </w:r>
        <w:r w:rsidR="00F6412C"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delText>Z</w:delText>
        </w:r>
        <w:r w:rsidR="00F6412C">
          <w:rPr>
            <w:color w:val="00000A"/>
            <w:sz w:val="28"/>
            <w:szCs w:val="28"/>
          </w:rPr>
          <w:delText>atem</w:delText>
        </w:r>
        <w:r>
          <w:rPr>
            <w:color w:val="00000A"/>
            <w:sz w:val="28"/>
            <w:szCs w:val="28"/>
          </w:rPr>
          <w:delText xml:space="preserve"> inne dziedziny życia</w:delText>
        </w:r>
        <w:r w:rsidR="00626104">
          <w:rPr>
            <w:color w:val="00000A"/>
            <w:sz w:val="28"/>
            <w:szCs w:val="28"/>
          </w:rPr>
          <w:delText>,</w:delText>
        </w:r>
        <w:r w:rsidR="00F6412C">
          <w:rPr>
            <w:color w:val="00000A"/>
            <w:sz w:val="28"/>
            <w:szCs w:val="28"/>
          </w:rPr>
          <w:delText xml:space="preserve"> t</w:delText>
        </w:r>
        <w:r w:rsidR="00E30E5F">
          <w:rPr>
            <w:color w:val="00000A"/>
            <w:sz w:val="28"/>
            <w:szCs w:val="28"/>
          </w:rPr>
          <w:delText>akie</w:delText>
        </w:r>
        <w:r w:rsidR="00F6412C">
          <w:rPr>
            <w:color w:val="00000A"/>
            <w:sz w:val="28"/>
            <w:szCs w:val="28"/>
          </w:rPr>
          <w:delText xml:space="preserve"> kwestie </w:delText>
        </w:r>
        <w:r w:rsidR="00E30E5F">
          <w:rPr>
            <w:color w:val="00000A"/>
            <w:sz w:val="28"/>
            <w:szCs w:val="28"/>
          </w:rPr>
          <w:delText xml:space="preserve">jak np. edukacja, czy pomoc społeczna </w:delText>
        </w:r>
        <w:r w:rsidR="00626104">
          <w:rPr>
            <w:color w:val="00000A"/>
            <w:sz w:val="28"/>
            <w:szCs w:val="28"/>
          </w:rPr>
          <w:delText xml:space="preserve">muszą dla wspólnego dobra </w:delText>
        </w:r>
        <w:r>
          <w:rPr>
            <w:color w:val="00000A"/>
            <w:sz w:val="28"/>
            <w:szCs w:val="28"/>
          </w:rPr>
          <w:delText xml:space="preserve">wziąć na swoje barki i finansować. </w:delText>
        </w:r>
        <w:r w:rsidR="00626104">
          <w:rPr>
            <w:color w:val="00000A"/>
            <w:sz w:val="28"/>
            <w:szCs w:val="28"/>
          </w:rPr>
          <w:delText>Nadmienił, że w</w:delText>
        </w:r>
        <w:r>
          <w:rPr>
            <w:color w:val="00000A"/>
            <w:sz w:val="28"/>
            <w:szCs w:val="28"/>
          </w:rPr>
          <w:delText xml:space="preserve"> opinii publicznej funkcjonuje przekonanie</w:delText>
        </w:r>
        <w:r w:rsidR="00E30E5F">
          <w:rPr>
            <w:color w:val="00000A"/>
            <w:sz w:val="28"/>
            <w:szCs w:val="28"/>
          </w:rPr>
          <w:delText>, że tych etatów w szkołach jednak jest</w:delText>
        </w:r>
        <w:r>
          <w:rPr>
            <w:color w:val="00000A"/>
            <w:sz w:val="28"/>
            <w:szCs w:val="28"/>
          </w:rPr>
          <w:delText xml:space="preserve"> za mało, np. brak  psychologa, pedagoga, higienistki, stomatologa, itp. </w:delText>
        </w:r>
      </w:del>
    </w:p>
    <w:p w14:paraId="34513C37" w14:textId="77777777" w:rsidR="00463510" w:rsidRDefault="00463510" w:rsidP="00531327">
      <w:pPr>
        <w:spacing w:before="120" w:after="120"/>
        <w:jc w:val="both"/>
        <w:rPr>
          <w:del w:id="347" w:author="mary.inoue@fap.local" w:date="2026-09-22T12:12:00Z" w16du:dateUtc="2026-09-22T16:12:00Z"/>
          <w:color w:val="00000A"/>
          <w:sz w:val="28"/>
          <w:szCs w:val="28"/>
        </w:rPr>
      </w:pPr>
      <w:del w:id="348" w:author="mary.inoue@fap.local" w:date="2026-09-22T12:12:00Z" w16du:dateUtc="2026-09-22T16:12:00Z">
        <w:r>
          <w:rPr>
            <w:color w:val="00000A"/>
            <w:sz w:val="28"/>
            <w:szCs w:val="28"/>
          </w:rPr>
          <w:delText xml:space="preserve">Zwrócił się do </w:delText>
        </w:r>
        <w:r w:rsidR="00F70D7A">
          <w:rPr>
            <w:color w:val="00000A"/>
            <w:sz w:val="28"/>
            <w:szCs w:val="28"/>
          </w:rPr>
          <w:delText xml:space="preserve">Zastępcy </w:delText>
        </w:r>
        <w:r>
          <w:rPr>
            <w:color w:val="00000A"/>
            <w:sz w:val="28"/>
            <w:szCs w:val="28"/>
          </w:rPr>
          <w:delText>Dyrektor Wydziału Edukacji i Sportu i zapytał, czy zbadano ile dzieci do Polski przyjechało</w:delText>
        </w:r>
        <w:r w:rsidR="00F70D7A">
          <w:rPr>
            <w:color w:val="00000A"/>
            <w:sz w:val="28"/>
            <w:szCs w:val="28"/>
          </w:rPr>
          <w:delText xml:space="preserve"> z Ukrainy</w:delText>
        </w:r>
        <w:r w:rsidR="00E30E5F">
          <w:rPr>
            <w:color w:val="00000A"/>
            <w:sz w:val="28"/>
            <w:szCs w:val="28"/>
          </w:rPr>
          <w:delText xml:space="preserve"> i</w:delText>
        </w:r>
        <w:r>
          <w:rPr>
            <w:color w:val="00000A"/>
            <w:sz w:val="28"/>
            <w:szCs w:val="28"/>
          </w:rPr>
          <w:delText xml:space="preserve"> ile faktycznie </w:delText>
        </w:r>
        <w:r w:rsidR="00E30E5F">
          <w:rPr>
            <w:color w:val="00000A"/>
            <w:sz w:val="28"/>
            <w:szCs w:val="28"/>
          </w:rPr>
          <w:delText>funkcjonuje</w:delText>
        </w:r>
        <w:r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F70D7A">
          <w:rPr>
            <w:color w:val="00000A"/>
            <w:sz w:val="28"/>
            <w:szCs w:val="28"/>
          </w:rPr>
          <w:delText>systemie?</w:delText>
        </w:r>
      </w:del>
    </w:p>
    <w:p w14:paraId="2B7FD3B6" w14:textId="77777777" w:rsidR="00F70D7A" w:rsidRDefault="00F70D7A" w:rsidP="00531327">
      <w:pPr>
        <w:spacing w:before="120" w:after="120"/>
        <w:jc w:val="both"/>
        <w:rPr>
          <w:del w:id="349" w:author="mary.inoue@fap.local" w:date="2026-09-22T12:12:00Z" w16du:dateUtc="2026-09-22T16:12:00Z"/>
          <w:bCs/>
          <w:iCs/>
          <w:sz w:val="28"/>
          <w:szCs w:val="28"/>
        </w:rPr>
      </w:pPr>
      <w:del w:id="350" w:author="mary.inoue@fap.local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od dłuższego czasu liczba </w:delText>
        </w:r>
        <w:r w:rsidR="00E30E5F">
          <w:rPr>
            <w:bCs/>
            <w:iCs/>
            <w:sz w:val="28"/>
            <w:szCs w:val="28"/>
          </w:rPr>
          <w:delText xml:space="preserve">ta </w:delText>
        </w:r>
        <w:r>
          <w:rPr>
            <w:bCs/>
            <w:iCs/>
            <w:sz w:val="28"/>
            <w:szCs w:val="28"/>
          </w:rPr>
          <w:delText>utrzymuje się na poziomie ponad 3 tys</w:delText>
        </w:r>
        <w:r w:rsidR="00626104">
          <w:rPr>
            <w:bCs/>
            <w:iCs/>
            <w:sz w:val="28"/>
            <w:szCs w:val="28"/>
          </w:rPr>
          <w:delText>ięcy. S</w:delText>
        </w:r>
        <w:r>
          <w:rPr>
            <w:bCs/>
            <w:iCs/>
            <w:sz w:val="28"/>
            <w:szCs w:val="28"/>
          </w:rPr>
          <w:delText xml:space="preserve">ą to osoby znajdujące się w publicznych i niepublicznych placówkach, szkołach </w:delText>
        </w:r>
        <w:r w:rsidR="00E30E5F">
          <w:rPr>
            <w:bCs/>
            <w:iCs/>
            <w:sz w:val="28"/>
            <w:szCs w:val="28"/>
          </w:rPr>
          <w:br/>
        </w:r>
        <w:r>
          <w:rPr>
            <w:bCs/>
            <w:iCs/>
            <w:sz w:val="28"/>
            <w:szCs w:val="28"/>
          </w:rPr>
          <w:delText>i przedszkolach, ale nie można powiedzieć, że to są cały czas te same dzieci, gdyż zauważyć trzeba, iż</w:delText>
        </w:r>
        <w:r w:rsidR="00E30E5F">
          <w:rPr>
            <w:bCs/>
            <w:iCs/>
            <w:sz w:val="28"/>
            <w:szCs w:val="28"/>
          </w:rPr>
          <w:delText xml:space="preserve"> w</w:delText>
        </w:r>
        <w:r>
          <w:rPr>
            <w:bCs/>
            <w:iCs/>
            <w:sz w:val="28"/>
            <w:szCs w:val="28"/>
          </w:rPr>
          <w:delText xml:space="preserve"> t</w:delText>
        </w:r>
        <w:r w:rsidR="00E30E5F">
          <w:rPr>
            <w:bCs/>
            <w:iCs/>
            <w:sz w:val="28"/>
            <w:szCs w:val="28"/>
          </w:rPr>
          <w:delText>ym zakresie</w:delText>
        </w:r>
        <w:r>
          <w:rPr>
            <w:bCs/>
            <w:iCs/>
            <w:sz w:val="28"/>
            <w:szCs w:val="28"/>
          </w:rPr>
          <w:delText xml:space="preserve"> cały czas odbywa się rotacja. </w:delText>
        </w:r>
      </w:del>
    </w:p>
    <w:p w14:paraId="61E9BCC4" w14:textId="77777777" w:rsidR="00D226A0" w:rsidRDefault="00D226A0" w:rsidP="00D226A0">
      <w:pPr>
        <w:spacing w:before="120" w:after="120"/>
        <w:jc w:val="both"/>
        <w:rPr>
          <w:del w:id="351" w:author="mary.inoue@fap.local" w:date="2026-09-22T12:12:00Z" w16du:dateUtc="2026-09-22T16:12:00Z"/>
          <w:color w:val="00000A"/>
          <w:sz w:val="28"/>
          <w:szCs w:val="28"/>
        </w:rPr>
      </w:pPr>
      <w:del w:id="352" w:author="mary.inoue@fap.local" w:date="2026-09-22T12:12:00Z" w16du:dateUtc="2026-09-22T16:12:00Z">
        <w:r>
          <w:rPr>
            <w:color w:val="00000A"/>
            <w:sz w:val="28"/>
            <w:szCs w:val="28"/>
          </w:rPr>
          <w:delText xml:space="preserve">Odnośnie zbyt małej ilości etatów w szkołach powiedziała, że być może pielęgniarek czy higienistek w szkołach bywa niewystarczająco. Jednak są to </w:delText>
        </w:r>
        <w:r w:rsidR="00560EE0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pracownicy delegowani przez Narodowy Fundusz Zdrowia. </w:delText>
        </w:r>
        <w:r w:rsidR="00560EE0">
          <w:rPr>
            <w:color w:val="00000A"/>
            <w:sz w:val="28"/>
            <w:szCs w:val="28"/>
          </w:rPr>
          <w:delText xml:space="preserve">Natomiast </w:delText>
        </w:r>
        <w:r>
          <w:rPr>
            <w:color w:val="00000A"/>
            <w:sz w:val="28"/>
            <w:szCs w:val="28"/>
          </w:rPr>
          <w:delText>Miast</w:delText>
        </w:r>
        <w:r w:rsidR="00560EE0">
          <w:rPr>
            <w:color w:val="00000A"/>
            <w:sz w:val="28"/>
            <w:szCs w:val="28"/>
          </w:rPr>
          <w:delText>o</w:delText>
        </w:r>
        <w:r>
          <w:rPr>
            <w:color w:val="00000A"/>
            <w:sz w:val="28"/>
            <w:szCs w:val="28"/>
          </w:rPr>
          <w:delText xml:space="preserve"> wychodząc na przeciw </w:delText>
        </w:r>
        <w:r w:rsidR="00560EE0">
          <w:rPr>
            <w:color w:val="00000A"/>
            <w:sz w:val="28"/>
            <w:szCs w:val="28"/>
          </w:rPr>
          <w:delText xml:space="preserve">tym </w:delText>
        </w:r>
        <w:r>
          <w:rPr>
            <w:color w:val="00000A"/>
            <w:sz w:val="28"/>
            <w:szCs w:val="28"/>
          </w:rPr>
          <w:delText>oczekiwaniom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daje swój wkład</w:delText>
        </w:r>
        <w:r w:rsidR="00560EE0">
          <w:rPr>
            <w:color w:val="00000A"/>
            <w:sz w:val="28"/>
            <w:szCs w:val="28"/>
          </w:rPr>
          <w:delText xml:space="preserve"> w postaci odpłatności za</w:delText>
        </w:r>
        <w:r>
          <w:rPr>
            <w:color w:val="00000A"/>
            <w:sz w:val="28"/>
            <w:szCs w:val="28"/>
          </w:rPr>
          <w:delText xml:space="preserve"> gabinety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560EE0">
          <w:rPr>
            <w:color w:val="00000A"/>
            <w:sz w:val="28"/>
            <w:szCs w:val="28"/>
          </w:rPr>
          <w:delText xml:space="preserve">za </w:delText>
        </w:r>
        <w:r>
          <w:rPr>
            <w:color w:val="00000A"/>
            <w:sz w:val="28"/>
            <w:szCs w:val="28"/>
          </w:rPr>
          <w:delText>symboliczn</w:delText>
        </w:r>
        <w:r w:rsidR="00560EE0">
          <w:rPr>
            <w:color w:val="00000A"/>
            <w:sz w:val="28"/>
            <w:szCs w:val="28"/>
          </w:rPr>
          <w:delText>ą złotówkę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5EFB8843" w14:textId="77777777" w:rsidR="00B7009C" w:rsidRDefault="00AE5E81" w:rsidP="00531327">
      <w:pPr>
        <w:spacing w:before="120" w:after="120"/>
        <w:jc w:val="both"/>
        <w:rPr>
          <w:del w:id="353" w:author="mary.inoue@fap.local" w:date="2026-09-22T12:12:00Z" w16du:dateUtc="2026-09-22T16:12:00Z"/>
          <w:color w:val="00000A"/>
          <w:sz w:val="28"/>
          <w:szCs w:val="28"/>
        </w:rPr>
      </w:pPr>
      <w:del w:id="354" w:author="mary.inoue@fap.local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odnosząc się do wypowiedzi Radnego Pawła Bokieja wyjaśnił, że zawsze prowadzenie </w:delText>
        </w:r>
        <w:r w:rsidR="002E1EC2">
          <w:rPr>
            <w:color w:val="00000A"/>
            <w:sz w:val="28"/>
            <w:szCs w:val="28"/>
          </w:rPr>
          <w:delText>tego typu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działalności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wiąże się </w:delText>
        </w:r>
        <w:r w:rsidR="00953C2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z konfliktem między częścią finansową a merytoryczną. </w:delText>
        </w:r>
        <w:r w:rsidR="00953C24">
          <w:rPr>
            <w:color w:val="00000A"/>
            <w:sz w:val="28"/>
            <w:szCs w:val="28"/>
          </w:rPr>
          <w:delText>Miasto z</w:delText>
        </w:r>
        <w:r>
          <w:rPr>
            <w:color w:val="00000A"/>
            <w:sz w:val="28"/>
            <w:szCs w:val="28"/>
          </w:rPr>
          <w:delText xml:space="preserve"> chęcią zrealizowa</w:delText>
        </w:r>
        <w:r w:rsidR="00953C24">
          <w:rPr>
            <w:color w:val="00000A"/>
            <w:sz w:val="28"/>
            <w:szCs w:val="28"/>
          </w:rPr>
          <w:delText>ło</w:delText>
        </w:r>
        <w:r>
          <w:rPr>
            <w:color w:val="00000A"/>
            <w:sz w:val="28"/>
            <w:szCs w:val="28"/>
          </w:rPr>
          <w:delText>by maksymalnie to wszystko</w:delText>
        </w:r>
        <w:r w:rsidR="00953C24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co można</w:delText>
        </w:r>
        <w:r w:rsidR="00953C24">
          <w:rPr>
            <w:color w:val="00000A"/>
            <w:sz w:val="28"/>
            <w:szCs w:val="28"/>
          </w:rPr>
          <w:delText>,</w:delText>
        </w:r>
        <w:r w:rsidR="00303046">
          <w:rPr>
            <w:color w:val="00000A"/>
            <w:sz w:val="28"/>
            <w:szCs w:val="28"/>
          </w:rPr>
          <w:delText xml:space="preserve"> szczególnie akurat </w:delText>
        </w:r>
        <w:r w:rsidR="00953C24">
          <w:rPr>
            <w:color w:val="00000A"/>
            <w:sz w:val="28"/>
            <w:szCs w:val="28"/>
          </w:rPr>
          <w:br/>
        </w:r>
        <w:r w:rsidR="00303046">
          <w:rPr>
            <w:color w:val="00000A"/>
            <w:sz w:val="28"/>
            <w:szCs w:val="28"/>
          </w:rPr>
          <w:delText xml:space="preserve">w </w:delText>
        </w:r>
        <w:r w:rsidR="00953C24">
          <w:rPr>
            <w:color w:val="00000A"/>
            <w:sz w:val="28"/>
            <w:szCs w:val="28"/>
          </w:rPr>
          <w:delText xml:space="preserve">dziedzinie </w:delText>
        </w:r>
        <w:r w:rsidR="00303046">
          <w:rPr>
            <w:color w:val="00000A"/>
            <w:sz w:val="28"/>
            <w:szCs w:val="28"/>
          </w:rPr>
          <w:delText>edukacji</w:delText>
        </w:r>
        <w:r>
          <w:rPr>
            <w:color w:val="00000A"/>
            <w:sz w:val="28"/>
            <w:szCs w:val="28"/>
          </w:rPr>
          <w:delText>. Natomiast mus</w:delText>
        </w:r>
        <w:r w:rsidR="00953C24">
          <w:rPr>
            <w:color w:val="00000A"/>
            <w:sz w:val="28"/>
            <w:szCs w:val="28"/>
          </w:rPr>
          <w:delText>zą</w:delText>
        </w:r>
        <w:r>
          <w:rPr>
            <w:color w:val="00000A"/>
            <w:sz w:val="28"/>
            <w:szCs w:val="28"/>
          </w:rPr>
          <w:delText xml:space="preserve"> znaleźć </w:delText>
        </w:r>
        <w:r w:rsidR="00953C24">
          <w:rPr>
            <w:color w:val="00000A"/>
            <w:sz w:val="28"/>
            <w:szCs w:val="28"/>
          </w:rPr>
          <w:delText xml:space="preserve">się </w:delText>
        </w:r>
        <w:r>
          <w:rPr>
            <w:color w:val="00000A"/>
            <w:sz w:val="28"/>
            <w:szCs w:val="28"/>
          </w:rPr>
          <w:delText>na to pieniądze</w:delText>
        </w:r>
        <w:r w:rsidR="002E1EC2">
          <w:rPr>
            <w:color w:val="00000A"/>
            <w:sz w:val="28"/>
            <w:szCs w:val="28"/>
          </w:rPr>
          <w:delText>. N</w:delText>
        </w:r>
        <w:r w:rsidR="00953C24">
          <w:rPr>
            <w:color w:val="00000A"/>
            <w:sz w:val="28"/>
            <w:szCs w:val="28"/>
          </w:rPr>
          <w:delText xml:space="preserve">iestety, </w:delText>
        </w:r>
        <w:r>
          <w:rPr>
            <w:color w:val="00000A"/>
            <w:sz w:val="28"/>
            <w:szCs w:val="28"/>
          </w:rPr>
          <w:delText>nigdy nie będzie mowy o rentowności działalności publicznej</w:delText>
        </w:r>
        <w:r w:rsidR="00953C24">
          <w:rPr>
            <w:color w:val="00000A"/>
            <w:sz w:val="28"/>
            <w:szCs w:val="28"/>
          </w:rPr>
          <w:delText>. B</w:delText>
        </w:r>
        <w:r>
          <w:rPr>
            <w:color w:val="00000A"/>
            <w:sz w:val="28"/>
            <w:szCs w:val="28"/>
          </w:rPr>
          <w:delText xml:space="preserve">ędzie </w:delText>
        </w:r>
        <w:r w:rsidR="00303046">
          <w:rPr>
            <w:color w:val="00000A"/>
            <w:sz w:val="28"/>
            <w:szCs w:val="28"/>
          </w:rPr>
          <w:delText>tylko</w:delText>
        </w:r>
        <w:r>
          <w:rPr>
            <w:color w:val="00000A"/>
            <w:sz w:val="28"/>
            <w:szCs w:val="28"/>
          </w:rPr>
          <w:delText xml:space="preserve"> </w:delText>
        </w:r>
        <w:r w:rsidR="002E1EC2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i wyłącznie mowa o utrzymaniu </w:delText>
        </w:r>
        <w:r w:rsidR="00303046">
          <w:rPr>
            <w:color w:val="00000A"/>
            <w:sz w:val="28"/>
            <w:szCs w:val="28"/>
          </w:rPr>
          <w:delText xml:space="preserve">pewnego poziomu finansowania tej działalności.  </w:delText>
        </w:r>
        <w:r w:rsidR="00953C24">
          <w:rPr>
            <w:color w:val="00000A"/>
            <w:sz w:val="28"/>
            <w:szCs w:val="28"/>
          </w:rPr>
          <w:delText>Zauważył, że ś</w:delText>
        </w:r>
        <w:r w:rsidR="00910AED">
          <w:rPr>
            <w:color w:val="00000A"/>
            <w:sz w:val="28"/>
            <w:szCs w:val="28"/>
          </w:rPr>
          <w:delText>rednie wydatki na administrację publiczną</w:delText>
        </w:r>
        <w:r>
          <w:rPr>
            <w:color w:val="00000A"/>
            <w:sz w:val="28"/>
            <w:szCs w:val="28"/>
          </w:rPr>
          <w:delText xml:space="preserve"> </w:delText>
        </w:r>
        <w:r w:rsidR="00910AED">
          <w:rPr>
            <w:color w:val="00000A"/>
            <w:sz w:val="28"/>
            <w:szCs w:val="28"/>
          </w:rPr>
          <w:delText>w Unii Metropolii Polskiej wynoszą 8 %</w:delText>
        </w:r>
        <w:r w:rsidR="00121D3E">
          <w:rPr>
            <w:color w:val="00000A"/>
            <w:sz w:val="28"/>
            <w:szCs w:val="28"/>
          </w:rPr>
          <w:delText xml:space="preserve">, natomiast w Bydgoszczy 5,5 % i właśnie te ok. 3% </w:delText>
        </w:r>
        <w:r w:rsidR="00D226A0">
          <w:rPr>
            <w:color w:val="00000A"/>
            <w:sz w:val="28"/>
            <w:szCs w:val="28"/>
          </w:rPr>
          <w:delText>funduszy</w:delText>
        </w:r>
        <w:r w:rsidR="00121D3E">
          <w:rPr>
            <w:color w:val="00000A"/>
            <w:sz w:val="28"/>
            <w:szCs w:val="28"/>
          </w:rPr>
          <w:delText xml:space="preserve"> nie wydane na administrację publiczną</w:delText>
        </w:r>
        <w:r w:rsidR="00D226A0">
          <w:rPr>
            <w:color w:val="00000A"/>
            <w:sz w:val="28"/>
            <w:szCs w:val="28"/>
          </w:rPr>
          <w:delText xml:space="preserve">, zostało przeznaczone na oświatę. Dodał, że </w:delText>
        </w:r>
        <w:r w:rsidR="00B7009C">
          <w:rPr>
            <w:color w:val="00000A"/>
            <w:sz w:val="28"/>
            <w:szCs w:val="28"/>
          </w:rPr>
          <w:delText xml:space="preserve">jeżeli chodzi o najniższy koszt administracji publicznej </w:delText>
        </w:r>
        <w:r w:rsidR="002E1EC2">
          <w:rPr>
            <w:color w:val="00000A"/>
            <w:sz w:val="28"/>
            <w:szCs w:val="28"/>
          </w:rPr>
          <w:br/>
        </w:r>
        <w:r w:rsidR="00B7009C">
          <w:rPr>
            <w:color w:val="00000A"/>
            <w:sz w:val="28"/>
            <w:szCs w:val="28"/>
          </w:rPr>
          <w:delText xml:space="preserve">w miastach na prawach powiatu, </w:delText>
        </w:r>
        <w:r w:rsidR="00D226A0">
          <w:rPr>
            <w:color w:val="00000A"/>
            <w:sz w:val="28"/>
            <w:szCs w:val="28"/>
          </w:rPr>
          <w:delText xml:space="preserve">to Bydgoszcz pod tym względem,  </w:delText>
        </w:r>
        <w:r w:rsidR="00CE51C7">
          <w:rPr>
            <w:color w:val="00000A"/>
            <w:sz w:val="28"/>
            <w:szCs w:val="28"/>
          </w:rPr>
          <w:delText xml:space="preserve">jest od dawna </w:delText>
        </w:r>
        <w:r w:rsidR="00B7009C">
          <w:rPr>
            <w:color w:val="00000A"/>
            <w:sz w:val="28"/>
            <w:szCs w:val="28"/>
          </w:rPr>
          <w:delText xml:space="preserve">liderem w różnego rodzaju rankingach. </w:delText>
        </w:r>
        <w:r w:rsidR="002E1EC2">
          <w:rPr>
            <w:color w:val="00000A"/>
            <w:sz w:val="28"/>
            <w:szCs w:val="28"/>
          </w:rPr>
          <w:delText>Niestety k</w:delText>
        </w:r>
        <w:r w:rsidR="00E61B23">
          <w:rPr>
            <w:color w:val="00000A"/>
            <w:sz w:val="28"/>
            <w:szCs w:val="28"/>
          </w:rPr>
          <w:delText xml:space="preserve">onsekwencją tego, </w:delText>
        </w:r>
        <w:r w:rsidR="00CE51C7">
          <w:rPr>
            <w:color w:val="00000A"/>
            <w:sz w:val="28"/>
            <w:szCs w:val="28"/>
          </w:rPr>
          <w:delText xml:space="preserve">jest </w:delText>
        </w:r>
        <w:r w:rsidR="00E61B23">
          <w:rPr>
            <w:color w:val="00000A"/>
            <w:sz w:val="28"/>
            <w:szCs w:val="28"/>
          </w:rPr>
          <w:delText xml:space="preserve">trudność w realizowaniu </w:delText>
        </w:r>
        <w:r w:rsidR="002E1EC2">
          <w:rPr>
            <w:color w:val="00000A"/>
            <w:sz w:val="28"/>
            <w:szCs w:val="28"/>
          </w:rPr>
          <w:delText xml:space="preserve">różnego rodzaju </w:delText>
        </w:r>
        <w:r w:rsidR="00E61B23">
          <w:rPr>
            <w:color w:val="00000A"/>
            <w:sz w:val="28"/>
            <w:szCs w:val="28"/>
          </w:rPr>
          <w:delText>zadań, ze względu na ograniczone zasoby ludzkie. Jednak dzięki temu jest więcej pieniędzy na edukację.</w:delText>
        </w:r>
      </w:del>
    </w:p>
    <w:p w14:paraId="72A7631B" w14:textId="77777777" w:rsidR="00463510" w:rsidRDefault="00910AED" w:rsidP="00531327">
      <w:pPr>
        <w:spacing w:before="120" w:after="120"/>
        <w:jc w:val="both"/>
        <w:rPr>
          <w:del w:id="355" w:author="mary.inoue@fap.local" w:date="2026-09-22T12:12:00Z" w16du:dateUtc="2026-09-22T16:12:00Z"/>
          <w:color w:val="00000A"/>
          <w:sz w:val="28"/>
          <w:szCs w:val="28"/>
        </w:rPr>
      </w:pPr>
      <w:del w:id="356" w:author="mary.inoue@fap.local" w:date="2026-09-22T12:12:00Z" w16du:dateUtc="2026-09-22T16:12:00Z">
        <w:r w:rsidRPr="00B7009C">
          <w:rPr>
            <w:b/>
            <w:color w:val="00000A"/>
            <w:sz w:val="28"/>
            <w:szCs w:val="28"/>
          </w:rPr>
          <w:delText>Radny Tomasz Hoppe</w:delText>
        </w:r>
        <w:r>
          <w:rPr>
            <w:color w:val="00000A"/>
            <w:sz w:val="28"/>
            <w:szCs w:val="28"/>
          </w:rPr>
          <w:delText xml:space="preserve"> zapytał</w:delText>
        </w:r>
        <w:r w:rsidR="00D226A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B7009C">
          <w:rPr>
            <w:color w:val="00000A"/>
            <w:sz w:val="28"/>
            <w:szCs w:val="28"/>
          </w:rPr>
          <w:delText>jak te wskaźniki wyglądały na przełomie ostatnich lat?</w:delText>
        </w:r>
      </w:del>
    </w:p>
    <w:p w14:paraId="1A91EAD0" w14:textId="77777777" w:rsidR="00B7009C" w:rsidRDefault="00B7009C" w:rsidP="00531327">
      <w:pPr>
        <w:spacing w:before="120" w:after="120"/>
        <w:jc w:val="both"/>
        <w:rPr>
          <w:del w:id="357" w:author="mary.inoue@fap.local" w:date="2026-09-22T12:12:00Z" w16du:dateUtc="2026-09-22T16:12:00Z"/>
          <w:color w:val="00000A"/>
          <w:sz w:val="28"/>
          <w:szCs w:val="28"/>
        </w:rPr>
      </w:pPr>
      <w:del w:id="358" w:author="mary.inoue@fap.local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odpowiedział, że takie dane przygotuje </w:delText>
        </w:r>
        <w:r w:rsidR="003B3238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i przekaże</w:delText>
        </w:r>
        <w:r w:rsidR="003B3238">
          <w:rPr>
            <w:color w:val="00000A"/>
            <w:sz w:val="28"/>
            <w:szCs w:val="28"/>
          </w:rPr>
          <w:delText xml:space="preserve"> Radnym na </w:delText>
        </w:r>
        <w:r w:rsidR="002E1EC2">
          <w:rPr>
            <w:color w:val="00000A"/>
            <w:sz w:val="28"/>
            <w:szCs w:val="28"/>
          </w:rPr>
          <w:delText xml:space="preserve">najbliższej </w:delText>
        </w:r>
        <w:r w:rsidR="003B3238">
          <w:rPr>
            <w:color w:val="00000A"/>
            <w:sz w:val="28"/>
            <w:szCs w:val="28"/>
          </w:rPr>
          <w:delText>Sesji Rady Miasta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6AE9E588" w14:textId="77777777" w:rsidR="003057B6" w:rsidRDefault="00001764" w:rsidP="00531327">
      <w:pPr>
        <w:spacing w:before="120" w:after="120"/>
        <w:jc w:val="both"/>
        <w:rPr>
          <w:del w:id="359" w:author="mary.inoue@fap.local" w:date="2026-09-22T12:12:00Z" w16du:dateUtc="2026-09-22T16:12:00Z"/>
          <w:color w:val="00000A"/>
          <w:sz w:val="28"/>
          <w:szCs w:val="28"/>
        </w:rPr>
      </w:pPr>
      <w:del w:id="360" w:author="mary.inoue@fap.local" w:date="2026-09-22T12:12:00Z" w16du:dateUtc="2026-09-22T16:12:00Z">
        <w:r w:rsidRPr="002601AA">
          <w:rPr>
            <w:b/>
            <w:color w:val="00000A"/>
            <w:sz w:val="28"/>
            <w:szCs w:val="28"/>
          </w:rPr>
          <w:delText>Radna Izabela Nowicka</w:delText>
        </w:r>
        <w:r w:rsidRPr="002601AA">
          <w:rPr>
            <w:color w:val="00000A"/>
            <w:sz w:val="28"/>
            <w:szCs w:val="28"/>
          </w:rPr>
          <w:delText xml:space="preserve"> </w:delText>
        </w:r>
        <w:r w:rsidR="00560EE0" w:rsidRPr="002601AA">
          <w:rPr>
            <w:color w:val="00000A"/>
            <w:sz w:val="28"/>
            <w:szCs w:val="28"/>
          </w:rPr>
          <w:delText>powiedzia</w:delText>
        </w:r>
        <w:r w:rsidR="003057B6" w:rsidRPr="002601AA">
          <w:rPr>
            <w:color w:val="00000A"/>
            <w:sz w:val="28"/>
            <w:szCs w:val="28"/>
          </w:rPr>
          <w:delText>ła, że</w:delText>
        </w:r>
        <w:r w:rsidRPr="002601AA">
          <w:rPr>
            <w:color w:val="00000A"/>
            <w:sz w:val="28"/>
            <w:szCs w:val="28"/>
          </w:rPr>
          <w:delText xml:space="preserve"> z roku na rok </w:delText>
        </w:r>
        <w:r w:rsidR="00560EE0" w:rsidRPr="002601AA">
          <w:rPr>
            <w:color w:val="00000A"/>
            <w:sz w:val="28"/>
            <w:szCs w:val="28"/>
          </w:rPr>
          <w:delText>przybywa</w:delText>
        </w:r>
        <w:r w:rsidR="002601AA">
          <w:rPr>
            <w:color w:val="00000A"/>
            <w:sz w:val="28"/>
            <w:szCs w:val="28"/>
          </w:rPr>
          <w:delText xml:space="preserve"> </w:delText>
        </w:r>
        <w:r w:rsidR="003057B6" w:rsidRPr="002601AA">
          <w:rPr>
            <w:color w:val="00000A"/>
            <w:sz w:val="28"/>
            <w:szCs w:val="28"/>
          </w:rPr>
          <w:delText>dzieci</w:delText>
        </w:r>
        <w:r w:rsidR="002601AA" w:rsidRPr="002601AA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 w:rsidR="002601AA" w:rsidRPr="002601AA">
          <w:rPr>
            <w:sz w:val="28"/>
            <w:szCs w:val="28"/>
          </w:rPr>
          <w:delText>o specjalnych potrzebach edukacyjnych</w:delText>
        </w:r>
        <w:r w:rsidR="003057B6" w:rsidRPr="002601AA">
          <w:rPr>
            <w:color w:val="00000A"/>
            <w:sz w:val="28"/>
            <w:szCs w:val="28"/>
          </w:rPr>
          <w:delText>. Do pewnego czasu za pracę z t</w:delText>
        </w:r>
        <w:r w:rsidR="001A2663" w:rsidRPr="002601AA">
          <w:rPr>
            <w:color w:val="00000A"/>
            <w:sz w:val="28"/>
            <w:szCs w:val="28"/>
          </w:rPr>
          <w:delText>y</w:delText>
        </w:r>
        <w:r w:rsidR="003057B6" w:rsidRPr="002601AA">
          <w:rPr>
            <w:color w:val="00000A"/>
            <w:sz w:val="28"/>
            <w:szCs w:val="28"/>
          </w:rPr>
          <w:delText>mi</w:delText>
        </w:r>
        <w:r w:rsidR="003057B6">
          <w:rPr>
            <w:color w:val="00000A"/>
            <w:sz w:val="28"/>
            <w:szCs w:val="28"/>
          </w:rPr>
          <w:delText xml:space="preserve"> dziećmi przysługiwał 10 % dodatek</w:delText>
        </w:r>
        <w:r w:rsidR="003057B6" w:rsidRPr="003057B6">
          <w:rPr>
            <w:color w:val="00000A"/>
            <w:sz w:val="28"/>
            <w:szCs w:val="28"/>
          </w:rPr>
          <w:delText xml:space="preserve"> </w:delText>
        </w:r>
        <w:r w:rsidR="003057B6">
          <w:rPr>
            <w:color w:val="00000A"/>
            <w:sz w:val="28"/>
            <w:szCs w:val="28"/>
          </w:rPr>
          <w:delText xml:space="preserve">z budżetu Miasta, jednak został on zlikwidowany. </w:delText>
        </w:r>
        <w:r w:rsidR="002601AA">
          <w:rPr>
            <w:color w:val="00000A"/>
            <w:sz w:val="28"/>
            <w:szCs w:val="28"/>
          </w:rPr>
          <w:delText xml:space="preserve">Jako przykład </w:delText>
        </w:r>
        <w:r w:rsidR="004A0210">
          <w:rPr>
            <w:color w:val="00000A"/>
            <w:sz w:val="28"/>
            <w:szCs w:val="28"/>
          </w:rPr>
          <w:delText>podała</w:delText>
        </w:r>
        <w:r w:rsidR="002601AA">
          <w:rPr>
            <w:color w:val="00000A"/>
            <w:sz w:val="28"/>
            <w:szCs w:val="28"/>
          </w:rPr>
          <w:delText xml:space="preserve"> Zesp</w:delText>
        </w:r>
        <w:r w:rsidR="004A0210">
          <w:rPr>
            <w:color w:val="00000A"/>
            <w:sz w:val="28"/>
            <w:szCs w:val="28"/>
          </w:rPr>
          <w:delText>ół</w:delText>
        </w:r>
        <w:r w:rsidR="002601AA">
          <w:rPr>
            <w:color w:val="00000A"/>
            <w:sz w:val="28"/>
            <w:szCs w:val="28"/>
          </w:rPr>
          <w:delText xml:space="preserve"> Szkó</w:delText>
        </w:r>
        <w:r w:rsidR="004A0210">
          <w:rPr>
            <w:color w:val="00000A"/>
            <w:sz w:val="28"/>
            <w:szCs w:val="28"/>
          </w:rPr>
          <w:delText>ł</w:delText>
        </w:r>
        <w:r w:rsidR="002601AA">
          <w:rPr>
            <w:color w:val="00000A"/>
            <w:sz w:val="28"/>
            <w:szCs w:val="28"/>
          </w:rPr>
          <w:delText xml:space="preserve"> Nr 15, gdzie występują klasy integracyjne. </w:delText>
        </w:r>
        <w:r w:rsidR="003057B6">
          <w:rPr>
            <w:color w:val="00000A"/>
            <w:sz w:val="28"/>
            <w:szCs w:val="28"/>
          </w:rPr>
          <w:delText xml:space="preserve">Zapytała </w:delText>
        </w:r>
        <w:r w:rsidR="001A2663">
          <w:rPr>
            <w:color w:val="00000A"/>
            <w:sz w:val="28"/>
            <w:szCs w:val="28"/>
          </w:rPr>
          <w:delText>co było przyczyną likwidacji tego dodatku?</w:delText>
        </w:r>
        <w:r w:rsidR="00560EE0" w:rsidRPr="00560EE0">
          <w:rPr>
            <w:color w:val="00000A"/>
            <w:sz w:val="28"/>
            <w:szCs w:val="28"/>
          </w:rPr>
          <w:delText xml:space="preserve"> </w:delText>
        </w:r>
      </w:del>
    </w:p>
    <w:p w14:paraId="2A17868C" w14:textId="77777777" w:rsidR="00C50E12" w:rsidRDefault="003057B6" w:rsidP="00531327">
      <w:pPr>
        <w:spacing w:before="120" w:after="120"/>
        <w:jc w:val="both"/>
        <w:rPr>
          <w:del w:id="361" w:author="mary.inoue@fap.local" w:date="2026-09-22T12:12:00Z" w16du:dateUtc="2026-09-22T16:12:00Z"/>
          <w:color w:val="00000A"/>
          <w:sz w:val="28"/>
          <w:szCs w:val="28"/>
        </w:rPr>
      </w:pPr>
      <w:del w:id="362" w:author="mary.inoue@fap.loca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3057B6">
          <w:rPr>
            <w:color w:val="00000A"/>
            <w:sz w:val="28"/>
            <w:szCs w:val="28"/>
          </w:rPr>
          <w:delText>wyjaśniła</w:delText>
        </w:r>
        <w:r>
          <w:rPr>
            <w:color w:val="00000A"/>
            <w:sz w:val="28"/>
            <w:szCs w:val="28"/>
          </w:rPr>
          <w:delText xml:space="preserve">, że </w:delText>
        </w:r>
        <w:r w:rsidR="001A2663">
          <w:rPr>
            <w:color w:val="00000A"/>
            <w:sz w:val="28"/>
            <w:szCs w:val="28"/>
          </w:rPr>
          <w:delText xml:space="preserve">dodatek - nie 10, a  7% -  został zlikwidowany w szkołach integracyjnych </w:delText>
        </w:r>
        <w:r w:rsidR="001A2663">
          <w:rPr>
            <w:color w:val="00000A"/>
            <w:sz w:val="28"/>
            <w:szCs w:val="28"/>
          </w:rPr>
          <w:br/>
          <w:delText xml:space="preserve">w związku ze zmianą przepisów. Aktualnie </w:delText>
        </w:r>
        <w:r>
          <w:rPr>
            <w:color w:val="00000A"/>
            <w:sz w:val="28"/>
            <w:szCs w:val="28"/>
          </w:rPr>
          <w:delText xml:space="preserve">dodatki te przysługują tylko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w szkołach specjalnych i w poradniach psych</w:delText>
        </w:r>
        <w:r w:rsidR="001A2663">
          <w:rPr>
            <w:color w:val="00000A"/>
            <w:sz w:val="28"/>
            <w:szCs w:val="28"/>
          </w:rPr>
          <w:delText>ologiczno-pedagogicznych oraz</w:delText>
        </w:r>
        <w:r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1A2663">
          <w:rPr>
            <w:color w:val="00000A"/>
            <w:sz w:val="28"/>
            <w:szCs w:val="28"/>
          </w:rPr>
          <w:delText>specjalnych ośrodkach szkolno-wychowawczych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6391712A" w14:textId="77777777" w:rsidR="00C50E12" w:rsidRDefault="00C50E12" w:rsidP="00531327">
      <w:pPr>
        <w:spacing w:before="120" w:after="120"/>
        <w:jc w:val="both"/>
        <w:rPr>
          <w:del w:id="363" w:author="mary.inoue@fap.local" w:date="2026-09-22T12:12:00Z" w16du:dateUtc="2026-09-22T16:12:00Z"/>
          <w:color w:val="00000A"/>
          <w:sz w:val="28"/>
          <w:szCs w:val="28"/>
        </w:rPr>
      </w:pPr>
      <w:del w:id="364" w:author="mary.inoue@fap.local" w:date="2026-09-22T12:12:00Z" w16du:dateUtc="2026-09-22T16:12:00Z">
        <w:r w:rsidRPr="00001764">
          <w:rPr>
            <w:b/>
            <w:color w:val="00000A"/>
            <w:sz w:val="28"/>
            <w:szCs w:val="28"/>
          </w:rPr>
          <w:delText>Radna Izabela Nowicka</w:delText>
        </w:r>
        <w:r>
          <w:rPr>
            <w:color w:val="00000A"/>
            <w:sz w:val="28"/>
            <w:szCs w:val="28"/>
          </w:rPr>
          <w:delText xml:space="preserve"> dodała, że w szkołach specjalnych nie ma wymogów programowych, a w integracyjnych nauczyciele </w:delText>
        </w:r>
        <w:r w:rsidR="003057B6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muszą wykonać program zarówno z dziećmi zdrowymi jak i chorymi. Jest to bardzo duży wysiłek dla tych nauczycieli. Ponadto teraz</w:delText>
        </w:r>
        <w:r w:rsidR="00F763DD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kiedy przyjmowane są dzieci z Ukrainy pojawia się kolejna kwestia</w:delText>
        </w:r>
        <w:r w:rsidR="002601AA">
          <w:rPr>
            <w:color w:val="00000A"/>
            <w:sz w:val="28"/>
            <w:szCs w:val="28"/>
          </w:rPr>
          <w:delText>, gdyż n</w:delText>
        </w:r>
        <w:r>
          <w:rPr>
            <w:color w:val="00000A"/>
            <w:sz w:val="28"/>
            <w:szCs w:val="28"/>
          </w:rPr>
          <w:delText>iektóre z nich</w:delText>
        </w:r>
        <w:r w:rsidR="002601AA">
          <w:rPr>
            <w:color w:val="00000A"/>
            <w:sz w:val="28"/>
            <w:szCs w:val="28"/>
          </w:rPr>
          <w:delText xml:space="preserve"> n</w:delText>
        </w:r>
        <w:r>
          <w:rPr>
            <w:color w:val="00000A"/>
            <w:sz w:val="28"/>
            <w:szCs w:val="28"/>
          </w:rPr>
          <w:delText>ie chcą uczyć się języków i trudno jest takiemu nauczycielowi przeprowadzić lekcję.</w:delText>
        </w:r>
      </w:del>
    </w:p>
    <w:p w14:paraId="5DAF3CF6" w14:textId="77777777" w:rsidR="00001764" w:rsidRDefault="00C50E12" w:rsidP="00531327">
      <w:pPr>
        <w:spacing w:before="120" w:after="120"/>
        <w:jc w:val="both"/>
        <w:rPr>
          <w:del w:id="365" w:author="mary.inoue@fap.local" w:date="2026-09-22T12:12:00Z" w16du:dateUtc="2026-09-22T16:12:00Z"/>
          <w:color w:val="00000A"/>
          <w:sz w:val="28"/>
          <w:szCs w:val="28"/>
        </w:rPr>
      </w:pPr>
      <w:del w:id="366" w:author="mary.inoue@fap.loca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</w:delText>
        </w:r>
        <w:r w:rsidRPr="00F763DD">
          <w:rPr>
            <w:color w:val="00000A"/>
            <w:sz w:val="28"/>
            <w:szCs w:val="28"/>
          </w:rPr>
          <w:delText xml:space="preserve">że w przypadku klas integracyjnych oprócz nauczyciela </w:delText>
        </w:r>
        <w:r w:rsidR="00F763DD" w:rsidRPr="00F763DD">
          <w:rPr>
            <w:sz w:val="28"/>
            <w:szCs w:val="28"/>
          </w:rPr>
          <w:delText xml:space="preserve">prowadzącego zajęcia edukacyjne </w:delText>
        </w:r>
        <w:r w:rsidRPr="00F763DD">
          <w:rPr>
            <w:color w:val="00000A"/>
            <w:sz w:val="28"/>
            <w:szCs w:val="28"/>
          </w:rPr>
          <w:delText xml:space="preserve">jest tzw. nauczyciel wspierający, dedykowany do pomocy przy maksymalnie piątce dzieci. </w:delText>
        </w:r>
        <w:r w:rsidR="00F763DD">
          <w:rPr>
            <w:color w:val="00000A"/>
            <w:sz w:val="28"/>
            <w:szCs w:val="28"/>
          </w:rPr>
          <w:delText>Zatem wygląda to tak, że kiedy</w:delText>
        </w:r>
        <w:r w:rsidRPr="00F763DD">
          <w:rPr>
            <w:color w:val="00000A"/>
            <w:sz w:val="28"/>
            <w:szCs w:val="28"/>
          </w:rPr>
          <w:delText xml:space="preserve"> nauczyciel realizuje program nauczania, </w:delText>
        </w:r>
        <w:r>
          <w:rPr>
            <w:color w:val="00000A"/>
            <w:sz w:val="28"/>
            <w:szCs w:val="28"/>
          </w:rPr>
          <w:delText xml:space="preserve">nauczyciel wspomagający pomaga dzieciom ze specjalnymi potrzebami edukacyjnymi. </w:delText>
        </w:r>
      </w:del>
    </w:p>
    <w:p w14:paraId="26C28801" w14:textId="77777777" w:rsidR="00690B53" w:rsidRPr="00473B75" w:rsidRDefault="00690B53" w:rsidP="00531327">
      <w:pPr>
        <w:pStyle w:val="NoSpacing"/>
        <w:spacing w:before="120" w:after="120"/>
        <w:jc w:val="both"/>
        <w:rPr>
          <w:del w:id="367" w:author="mary.inoue@fap.local" w:date="2026-09-22T12:12:00Z" w16du:dateUtc="2026-09-22T16:12:00Z"/>
          <w:rFonts w:ascii="Times New Roman" w:hAnsi="Times New Roman" w:cs="Times New Roman"/>
          <w:sz w:val="28"/>
          <w:szCs w:val="28"/>
        </w:rPr>
      </w:pPr>
      <w:del w:id="368" w:author="mary.inoue@fap.local" w:date="2026-09-22T12:12:00Z" w16du:dateUtc="2026-09-22T16:12:00Z">
        <w:r w:rsidRPr="00473B75">
          <w:rPr>
            <w:rFonts w:ascii="Times New Roman" w:hAnsi="Times New Roman" w:cs="Times New Roman"/>
            <w:sz w:val="28"/>
            <w:szCs w:val="28"/>
          </w:rPr>
          <w:delText xml:space="preserve">Komisja </w:delText>
        </w:r>
        <w:r>
          <w:rPr>
            <w:rFonts w:ascii="Times New Roman" w:hAnsi="Times New Roman" w:cs="Times New Roman"/>
            <w:sz w:val="28"/>
            <w:szCs w:val="28"/>
          </w:rPr>
          <w:delText>8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głosami „za”, przy </w:delText>
        </w:r>
        <w:r>
          <w:rPr>
            <w:rFonts w:ascii="Times New Roman" w:hAnsi="Times New Roman" w:cs="Times New Roman"/>
            <w:sz w:val="28"/>
            <w:szCs w:val="28"/>
          </w:rPr>
          <w:delText>3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 xml:space="preserve">ach 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„przeciwny</w:delText>
        </w:r>
        <w:r>
          <w:rPr>
            <w:rFonts w:ascii="Times New Roman" w:hAnsi="Times New Roman" w:cs="Times New Roman"/>
            <w:sz w:val="28"/>
            <w:szCs w:val="28"/>
          </w:rPr>
          <w:delText>ch” i 1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>ie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„wstrzymujący</w:delText>
        </w:r>
        <w:r>
          <w:rPr>
            <w:rFonts w:ascii="Times New Roman" w:hAnsi="Times New Roman" w:cs="Times New Roman"/>
            <w:sz w:val="28"/>
            <w:szCs w:val="28"/>
          </w:rPr>
          <w:delText>m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” zaopiniowała pozytywnie  ww. projekt uchwały –</w:delText>
        </w:r>
      </w:del>
    </w:p>
    <w:p w14:paraId="0FE851A7" w14:textId="77777777" w:rsidR="00690B53" w:rsidRPr="00473B75" w:rsidRDefault="00690B53" w:rsidP="00B4254B">
      <w:pPr>
        <w:pStyle w:val="NoSpacing"/>
        <w:spacing w:before="360" w:after="120"/>
        <w:jc w:val="center"/>
        <w:rPr>
          <w:del w:id="369" w:author="mary.inoue@fap.local" w:date="2026-09-22T12:12:00Z" w16du:dateUtc="2026-09-22T16:12:00Z"/>
          <w:rFonts w:ascii="Times New Roman" w:hAnsi="Times New Roman" w:cs="Times New Roman"/>
          <w:sz w:val="28"/>
          <w:szCs w:val="28"/>
        </w:rPr>
      </w:pPr>
      <w:del w:id="370" w:author="mary.inoue@fap.local" w:date="2026-09-22T12:12:00Z" w16du:dateUtc="2026-09-22T16:12:00Z"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Opinia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1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>/2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4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 </w:delText>
        </w:r>
        <w:r w:rsidRPr="00473B75">
          <w:rPr>
            <w:rFonts w:ascii="Times New Roman" w:hAnsi="Times New Roman" w:cs="Times New Roman"/>
            <w:i/>
            <w:sz w:val="28"/>
            <w:szCs w:val="28"/>
          </w:rPr>
          <w:delText>- załącznik do protokołu.</w:delText>
        </w:r>
      </w:del>
    </w:p>
    <w:p w14:paraId="5E912B7D" w14:textId="77777777" w:rsidR="004A0210" w:rsidRDefault="004A0210" w:rsidP="00531327">
      <w:pPr>
        <w:spacing w:before="120" w:after="120"/>
        <w:jc w:val="both"/>
        <w:rPr>
          <w:del w:id="371" w:author="mary.inoue@fap.local" w:date="2026-09-22T12:12:00Z" w16du:dateUtc="2026-09-22T16:12:00Z"/>
          <w:i/>
          <w:sz w:val="28"/>
          <w:szCs w:val="28"/>
        </w:rPr>
      </w:pPr>
    </w:p>
    <w:p w14:paraId="023E409E" w14:textId="77777777" w:rsidR="004A0210" w:rsidRDefault="004A0210" w:rsidP="00531327">
      <w:pPr>
        <w:spacing w:before="120" w:after="120"/>
        <w:jc w:val="both"/>
        <w:rPr>
          <w:del w:id="372" w:author="mary.inoue@fap.local" w:date="2026-09-22T12:12:00Z" w16du:dateUtc="2026-09-22T16:12:00Z"/>
          <w:i/>
          <w:sz w:val="28"/>
          <w:szCs w:val="28"/>
        </w:rPr>
      </w:pPr>
    </w:p>
    <w:p w14:paraId="29419796" w14:textId="77777777" w:rsidR="003E22D8" w:rsidRDefault="003E22D8" w:rsidP="00531327">
      <w:pPr>
        <w:spacing w:before="120" w:after="120"/>
        <w:jc w:val="both"/>
        <w:rPr>
          <w:del w:id="373" w:author="mary.inoue@fap.local" w:date="2026-09-22T12:12:00Z" w16du:dateUtc="2026-09-22T16:12:00Z"/>
          <w:b/>
          <w:sz w:val="28"/>
          <w:szCs w:val="28"/>
        </w:rPr>
      </w:pPr>
      <w:del w:id="374" w:author="mary.inoue@fap.local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5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54611316" w14:textId="77777777" w:rsidR="00690B53" w:rsidRDefault="00690B53" w:rsidP="00531327">
      <w:pPr>
        <w:spacing w:before="120" w:after="120"/>
        <w:jc w:val="both"/>
        <w:rPr>
          <w:del w:id="375" w:author="mary.inoue@fap.local" w:date="2026-09-22T12:12:00Z" w16du:dateUtc="2026-09-22T16:12:00Z"/>
          <w:sz w:val="28"/>
          <w:szCs w:val="28"/>
        </w:rPr>
      </w:pPr>
      <w:del w:id="376" w:author="mary.inoue@fap.local" w:date="2026-09-22T12:12:00Z" w16du:dateUtc="2026-09-22T16:12:00Z">
        <w:r>
          <w:rPr>
            <w:b/>
            <w:bCs/>
            <w:sz w:val="28"/>
            <w:szCs w:val="28"/>
          </w:rPr>
          <w:delText>Dyrektor Wydziału Zintegrowanego Rozwoju i Środowiska</w:delText>
        </w:r>
        <w:r w:rsidRPr="00690B53">
          <w:rPr>
            <w:b/>
            <w:bCs/>
            <w:sz w:val="28"/>
            <w:szCs w:val="28"/>
          </w:rPr>
          <w:delText xml:space="preserve"> </w:delText>
        </w:r>
        <w:r>
          <w:rPr>
            <w:b/>
            <w:bCs/>
            <w:sz w:val="28"/>
            <w:szCs w:val="28"/>
          </w:rPr>
          <w:delText>Grzegorz Boroń,</w:delText>
        </w:r>
        <w:r>
          <w:rPr>
            <w:sz w:val="28"/>
            <w:szCs w:val="28"/>
          </w:rPr>
          <w:delText xml:space="preserve"> przy współudziale</w:delText>
        </w:r>
        <w:r>
          <w:rPr>
            <w:b/>
            <w:bCs/>
            <w:sz w:val="28"/>
            <w:szCs w:val="28"/>
          </w:rPr>
          <w:delText xml:space="preserve"> Kierownika Referatu Rozwoju Miasta w Wydziale Zintegrowanego Rozwoju i Środowiska Jolanty Zapędowskiej </w:delText>
        </w:r>
        <w:r>
          <w:rPr>
            <w:sz w:val="28"/>
            <w:szCs w:val="28"/>
          </w:rPr>
          <w:delText xml:space="preserve">omówił „Raport o stanie Miasta Bydgoszczy za 2023 rok”, zwracając szczególną uwagę na kwestie </w:delText>
        </w:r>
        <w:r w:rsidR="00EE1C33">
          <w:rPr>
            <w:sz w:val="28"/>
            <w:szCs w:val="28"/>
          </w:rPr>
          <w:delText>występujące w</w:delText>
        </w:r>
        <w:r>
          <w:rPr>
            <w:sz w:val="28"/>
            <w:szCs w:val="28"/>
          </w:rPr>
          <w:delText xml:space="preserve"> </w:delText>
        </w:r>
        <w:r w:rsidR="00CA42E3">
          <w:rPr>
            <w:sz w:val="28"/>
            <w:szCs w:val="28"/>
          </w:rPr>
          <w:delText>obszar</w:delText>
        </w:r>
        <w:r w:rsidR="00EE1C33">
          <w:rPr>
            <w:sz w:val="28"/>
            <w:szCs w:val="28"/>
          </w:rPr>
          <w:delText>z</w:delText>
        </w:r>
        <w:r w:rsidR="00CA42E3">
          <w:rPr>
            <w:sz w:val="28"/>
            <w:szCs w:val="28"/>
          </w:rPr>
          <w:delText>e edukacyjnym</w:delText>
        </w:r>
        <w:r w:rsidR="00130ABB">
          <w:rPr>
            <w:sz w:val="28"/>
            <w:szCs w:val="28"/>
          </w:rPr>
          <w:delText>, w tym</w:delText>
        </w:r>
        <w:r w:rsidR="00CA42E3">
          <w:rPr>
            <w:sz w:val="28"/>
            <w:szCs w:val="28"/>
          </w:rPr>
          <w:delText xml:space="preserve"> funkcjonowanie placówek </w:delText>
        </w:r>
        <w:r w:rsidR="00A422CE">
          <w:rPr>
            <w:sz w:val="28"/>
            <w:szCs w:val="28"/>
          </w:rPr>
          <w:delText>oświatowych</w:delText>
        </w:r>
        <w:r w:rsidR="00CA42E3">
          <w:rPr>
            <w:sz w:val="28"/>
            <w:szCs w:val="28"/>
          </w:rPr>
          <w:delText xml:space="preserve"> </w:delText>
        </w:r>
        <w:r w:rsidR="00CA42E3" w:rsidRPr="00CA42E3">
          <w:rPr>
            <w:sz w:val="28"/>
            <w:szCs w:val="28"/>
          </w:rPr>
          <w:delText xml:space="preserve">dla których Miasto </w:delText>
        </w:r>
        <w:r w:rsidR="00CA42E3">
          <w:rPr>
            <w:sz w:val="28"/>
            <w:szCs w:val="28"/>
          </w:rPr>
          <w:delText>jest organem prowadzą</w:delText>
        </w:r>
        <w:r w:rsidR="00CA42E3" w:rsidRPr="00CA42E3">
          <w:rPr>
            <w:sz w:val="28"/>
            <w:szCs w:val="28"/>
          </w:rPr>
          <w:delText>cym</w:delText>
        </w:r>
        <w:r w:rsidR="00CA42E3">
          <w:rPr>
            <w:sz w:val="28"/>
            <w:szCs w:val="28"/>
          </w:rPr>
          <w:delText xml:space="preserve">, </w:delText>
        </w:r>
        <w:r w:rsidR="00A422CE">
          <w:rPr>
            <w:sz w:val="28"/>
            <w:szCs w:val="28"/>
          </w:rPr>
          <w:delText xml:space="preserve">danych liczbowych </w:delText>
        </w:r>
        <w:r w:rsidR="00EE1C33">
          <w:rPr>
            <w:sz w:val="28"/>
            <w:szCs w:val="28"/>
          </w:rPr>
          <w:delText xml:space="preserve">w zakresie </w:delText>
        </w:r>
        <w:r w:rsidR="00A422CE" w:rsidRPr="00A422CE">
          <w:rPr>
            <w:sz w:val="28"/>
            <w:szCs w:val="28"/>
          </w:rPr>
          <w:delText xml:space="preserve">uczniów i wychowanków objętych działalnością dydaktyczno-opiekuńczo-wychowawczą </w:delText>
        </w:r>
        <w:r w:rsidR="00A422CE">
          <w:rPr>
            <w:sz w:val="28"/>
            <w:szCs w:val="28"/>
          </w:rPr>
          <w:delText xml:space="preserve">oraz nauczycieli </w:delText>
        </w:r>
        <w:r w:rsidR="00EE1C33">
          <w:rPr>
            <w:sz w:val="28"/>
            <w:szCs w:val="28"/>
          </w:rPr>
          <w:delText xml:space="preserve">zatrudnionych w tych placówkach, udzielonego im wsparcia dydaktycznego, </w:delText>
        </w:r>
        <w:r w:rsidR="00130ABB">
          <w:rPr>
            <w:sz w:val="28"/>
            <w:szCs w:val="28"/>
          </w:rPr>
          <w:delText>uruchomionych</w:delText>
        </w:r>
        <w:r w:rsidR="00130ABB" w:rsidRPr="00EE1C33">
          <w:rPr>
            <w:sz w:val="28"/>
            <w:szCs w:val="28"/>
          </w:rPr>
          <w:delText xml:space="preserve"> </w:delText>
        </w:r>
        <w:r w:rsidR="00EE1C33" w:rsidRPr="00EE1C33">
          <w:rPr>
            <w:sz w:val="28"/>
            <w:szCs w:val="28"/>
          </w:rPr>
          <w:delText>nowych specjalności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i kierunk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studiów</w:delText>
        </w:r>
        <w:r w:rsidR="00130ABB">
          <w:rPr>
            <w:sz w:val="28"/>
            <w:szCs w:val="28"/>
          </w:rPr>
          <w:delText>, d</w:delText>
        </w:r>
        <w:r w:rsidR="00130ABB" w:rsidRPr="00130ABB">
          <w:rPr>
            <w:sz w:val="28"/>
            <w:szCs w:val="28"/>
          </w:rPr>
          <w:delText>ziała</w:delText>
        </w:r>
        <w:r w:rsidR="00130ABB">
          <w:rPr>
            <w:sz w:val="28"/>
            <w:szCs w:val="28"/>
          </w:rPr>
          <w:delText>niach</w:delText>
        </w:r>
        <w:r w:rsidR="00130ABB" w:rsidRPr="00130ABB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delText>podjętych</w:delText>
        </w:r>
        <w:r w:rsidR="002601AA" w:rsidRPr="00130ABB">
          <w:rPr>
            <w:sz w:val="28"/>
            <w:szCs w:val="28"/>
          </w:rPr>
          <w:delText xml:space="preserve"> </w:delText>
        </w:r>
        <w:r w:rsidR="00130ABB" w:rsidRPr="00130ABB">
          <w:rPr>
            <w:sz w:val="28"/>
            <w:szCs w:val="28"/>
          </w:rPr>
          <w:delText>w obrębie efektywnej i innowacyjnej edukacji</w:delText>
        </w:r>
        <w:r w:rsidR="00130ABB">
          <w:rPr>
            <w:sz w:val="28"/>
            <w:szCs w:val="28"/>
          </w:rPr>
          <w:delText xml:space="preserve"> oraz działaniach inwestycyjnych.</w:delText>
        </w:r>
      </w:del>
    </w:p>
    <w:p w14:paraId="2B260950" w14:textId="77777777" w:rsidR="00E52A02" w:rsidRPr="00685CC3" w:rsidRDefault="00E52A02" w:rsidP="00531327">
      <w:pPr>
        <w:spacing w:before="120" w:after="120"/>
        <w:jc w:val="both"/>
        <w:rPr>
          <w:del w:id="377" w:author="mary.inoue@fap.local" w:date="2026-09-22T12:12:00Z" w16du:dateUtc="2026-09-22T16:12:00Z"/>
          <w:sz w:val="16"/>
          <w:szCs w:val="16"/>
        </w:rPr>
      </w:pPr>
    </w:p>
    <w:p w14:paraId="6D3FFF20" w14:textId="77777777" w:rsidR="00E52A02" w:rsidRPr="006A5EB5" w:rsidRDefault="00E52A02" w:rsidP="00531327">
      <w:pPr>
        <w:spacing w:before="120" w:after="120"/>
        <w:jc w:val="both"/>
        <w:rPr>
          <w:del w:id="378" w:author="mary.inoue@fap.local" w:date="2026-09-22T12:12:00Z" w16du:dateUtc="2026-09-22T16:12:00Z"/>
          <w:i/>
          <w:sz w:val="28"/>
          <w:szCs w:val="28"/>
        </w:rPr>
      </w:pPr>
      <w:del w:id="379" w:author="mary.inoue@fap.local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6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4B2B7040" w14:textId="77777777" w:rsidR="003E22D8" w:rsidRPr="00E52A02" w:rsidRDefault="00E52A02" w:rsidP="00531327">
      <w:pPr>
        <w:spacing w:before="120" w:after="120"/>
        <w:jc w:val="both"/>
        <w:rPr>
          <w:del w:id="380" w:author="mary.inoue@fap.local" w:date="2026-09-22T12:12:00Z" w16du:dateUtc="2026-09-22T16:12:00Z"/>
          <w:b/>
          <w:bCs/>
          <w:sz w:val="28"/>
          <w:szCs w:val="28"/>
        </w:rPr>
      </w:pPr>
      <w:del w:id="381" w:author="mary.inoue@fap.loca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przedstawił</w:delText>
        </w:r>
        <w:r>
          <w:rPr>
            <w:color w:val="00000A"/>
            <w:sz w:val="28"/>
            <w:szCs w:val="28"/>
          </w:rPr>
          <w:delText xml:space="preserve">a </w:delText>
        </w:r>
        <w:r>
          <w:rPr>
            <w:sz w:val="28"/>
            <w:szCs w:val="28"/>
          </w:rPr>
          <w:delText>i</w:delText>
        </w:r>
        <w:r w:rsidRPr="00690B53">
          <w:rPr>
            <w:sz w:val="28"/>
            <w:szCs w:val="28"/>
          </w:rPr>
          <w:delText>nformacj</w:delText>
        </w:r>
        <w:r>
          <w:rPr>
            <w:sz w:val="28"/>
            <w:szCs w:val="28"/>
          </w:rPr>
          <w:delText>ę</w:delText>
        </w:r>
        <w:r w:rsidRPr="00690B53">
          <w:rPr>
            <w:sz w:val="28"/>
            <w:szCs w:val="28"/>
          </w:rPr>
          <w:delText xml:space="preserve"> nt. efektów współpracy Miasta Bydgoszczy z organizacjami prowadzącymi działalność pożytku publicznego na wykonanie zadań publicznych w zakresie wspierania zadań oświatowo-wychowawczych w 2023 roku</w:delText>
        </w:r>
        <w:r w:rsidR="002601AA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br/>
        </w:r>
        <w:r w:rsidR="002601AA" w:rsidRPr="002601AA">
          <w:rPr>
            <w:i/>
            <w:sz w:val="28"/>
            <w:szCs w:val="28"/>
          </w:rPr>
          <w:delText>- załącznik do protokołu</w:delText>
        </w:r>
        <w:r w:rsidRPr="002601AA">
          <w:rPr>
            <w:i/>
            <w:sz w:val="28"/>
            <w:szCs w:val="28"/>
          </w:rPr>
          <w:delText>.</w:delText>
        </w:r>
      </w:del>
    </w:p>
    <w:p w14:paraId="5C7E2A3B" w14:textId="77777777" w:rsidR="003E22D8" w:rsidRDefault="002E04B7" w:rsidP="002E04B7">
      <w:pPr>
        <w:spacing w:before="120" w:after="120"/>
        <w:jc w:val="both"/>
        <w:rPr>
          <w:del w:id="382" w:author="mary.inoue@fap.local" w:date="2026-09-22T12:12:00Z" w16du:dateUtc="2026-09-22T16:12:00Z"/>
          <w:bCs/>
          <w:sz w:val="28"/>
          <w:szCs w:val="28"/>
        </w:rPr>
      </w:pPr>
      <w:del w:id="383" w:author="mary.inoue@fap.local" w:date="2026-09-22T12:12:00Z" w16du:dateUtc="2026-09-22T16:12:00Z">
        <w:r>
          <w:rPr>
            <w:b/>
            <w:bCs/>
            <w:sz w:val="28"/>
            <w:szCs w:val="28"/>
          </w:rPr>
          <w:delText xml:space="preserve">Radna Anna Mackiewicz </w:delText>
        </w:r>
        <w:r w:rsidRPr="002E04B7">
          <w:rPr>
            <w:bCs/>
            <w:sz w:val="28"/>
            <w:szCs w:val="28"/>
          </w:rPr>
          <w:delText>zapytała</w:delText>
        </w:r>
        <w:r>
          <w:rPr>
            <w:bCs/>
            <w:sz w:val="28"/>
            <w:szCs w:val="28"/>
          </w:rPr>
          <w:delText xml:space="preserve">, </w:delText>
        </w:r>
        <w:r w:rsidR="008F2655">
          <w:rPr>
            <w:bCs/>
            <w:sz w:val="28"/>
            <w:szCs w:val="28"/>
          </w:rPr>
          <w:delText xml:space="preserve">na co mogą być wykorzystane środki </w:delText>
        </w:r>
        <w:r>
          <w:rPr>
            <w:bCs/>
            <w:sz w:val="28"/>
            <w:szCs w:val="28"/>
          </w:rPr>
          <w:delText>przyznane</w:delText>
        </w:r>
        <w:r w:rsidR="008F2655">
          <w:rPr>
            <w:bCs/>
            <w:sz w:val="28"/>
            <w:szCs w:val="28"/>
          </w:rPr>
          <w:delText xml:space="preserve"> w ramach dofinansowania? Czy</w:delText>
        </w:r>
        <w:r>
          <w:rPr>
            <w:bCs/>
            <w:sz w:val="28"/>
            <w:szCs w:val="28"/>
          </w:rPr>
          <w:delText xml:space="preserve"> mo</w:delText>
        </w:r>
        <w:r w:rsidR="008F2655">
          <w:rPr>
            <w:bCs/>
            <w:sz w:val="28"/>
            <w:szCs w:val="28"/>
          </w:rPr>
          <w:delText>gą zostać wykorzystane np. na</w:delText>
        </w:r>
        <w:r>
          <w:rPr>
            <w:bCs/>
            <w:sz w:val="28"/>
            <w:szCs w:val="28"/>
          </w:rPr>
          <w:delText xml:space="preserve"> utrzymanie siedziby, czy wynajęcie sali </w:delText>
        </w:r>
        <w:r w:rsidR="008F2655">
          <w:rPr>
            <w:bCs/>
            <w:sz w:val="28"/>
            <w:szCs w:val="28"/>
          </w:rPr>
          <w:delText>w związku z</w:delText>
        </w:r>
        <w:r>
          <w:rPr>
            <w:bCs/>
            <w:sz w:val="28"/>
            <w:szCs w:val="28"/>
          </w:rPr>
          <w:delText xml:space="preserve"> organiz</w:delText>
        </w:r>
        <w:r w:rsidR="008F2655">
          <w:rPr>
            <w:bCs/>
            <w:sz w:val="28"/>
            <w:szCs w:val="28"/>
          </w:rPr>
          <w:delText>acją</w:delText>
        </w:r>
        <w:r>
          <w:rPr>
            <w:bCs/>
            <w:sz w:val="28"/>
            <w:szCs w:val="28"/>
          </w:rPr>
          <w:delText xml:space="preserve"> jakiegoś wydarzenia?</w:delText>
        </w:r>
        <w:r w:rsidR="00F406CC">
          <w:rPr>
            <w:bCs/>
            <w:sz w:val="28"/>
            <w:szCs w:val="28"/>
          </w:rPr>
          <w:delText xml:space="preserve"> Jak liczony jest udział dzieci w dotowanych wydarzeniach?</w:delText>
        </w:r>
      </w:del>
    </w:p>
    <w:p w14:paraId="6F26F13F" w14:textId="77777777" w:rsidR="00F124F7" w:rsidRDefault="008F2655" w:rsidP="002E04B7">
      <w:pPr>
        <w:spacing w:before="120" w:after="120"/>
        <w:jc w:val="both"/>
        <w:rPr>
          <w:del w:id="384" w:author="mary.inoue@fap.local" w:date="2026-09-22T12:12:00Z" w16du:dateUtc="2026-09-22T16:12:00Z"/>
          <w:color w:val="00000A"/>
          <w:sz w:val="28"/>
          <w:szCs w:val="28"/>
        </w:rPr>
      </w:pPr>
      <w:del w:id="385" w:author="mary.inoue@fap.loca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jeżeli chodzi pokrycie kosztów utrzymania siedziby, to otrzymane środki nie pokryją w pełni poniesionych kosztów, gdyż są to zbyt małe fundusze. Składając wniosek </w:delText>
        </w:r>
        <w:r w:rsidR="000F6DB0">
          <w:rPr>
            <w:color w:val="00000A"/>
            <w:sz w:val="28"/>
            <w:szCs w:val="28"/>
          </w:rPr>
          <w:delText>beneficjent</w:delText>
        </w:r>
        <w:r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podaje cel na jaki zamierza przeznaczyć dotację</w:delText>
        </w:r>
        <w:r w:rsidR="000F6DB0" w:rsidRPr="000F6DB0"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oraz procentowy udział zadania. Wyjaśniła, że 10-20 % są to koszty pośrednie związane z organizacją wydarzenia, natomiast główną część dotacji stanowi</w:delText>
        </w:r>
        <w:r w:rsidR="002601AA">
          <w:rPr>
            <w:color w:val="00000A"/>
            <w:sz w:val="28"/>
            <w:szCs w:val="28"/>
          </w:rPr>
          <w:delText>ą koszty</w:delText>
        </w:r>
        <w:r w:rsidR="000F6DB0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delText>związane realizacją tego</w:delText>
        </w:r>
        <w:r w:rsidR="000F6DB0">
          <w:rPr>
            <w:color w:val="00000A"/>
            <w:sz w:val="28"/>
            <w:szCs w:val="28"/>
          </w:rPr>
          <w:delText xml:space="preserve"> wydarzeni</w:delText>
        </w:r>
        <w:r w:rsidR="002601AA">
          <w:rPr>
            <w:color w:val="00000A"/>
            <w:sz w:val="28"/>
            <w:szCs w:val="28"/>
          </w:rPr>
          <w:delText>a</w:delText>
        </w:r>
        <w:r w:rsidR="000F6DB0">
          <w:rPr>
            <w:color w:val="00000A"/>
            <w:sz w:val="28"/>
            <w:szCs w:val="28"/>
          </w:rPr>
          <w:delText>, które może mieć różne formy np.  zajęć, spotkań, pogadanek, itp.</w:delText>
        </w:r>
        <w:r w:rsidR="00F124F7">
          <w:rPr>
            <w:color w:val="00000A"/>
            <w:sz w:val="28"/>
            <w:szCs w:val="28"/>
          </w:rPr>
          <w:delText xml:space="preserve"> Są to dotacje przeznaczone </w:delText>
        </w:r>
        <w:r w:rsidR="00F406CC">
          <w:rPr>
            <w:color w:val="00000A"/>
            <w:sz w:val="28"/>
            <w:szCs w:val="28"/>
          </w:rPr>
          <w:delText xml:space="preserve">głównie </w:delText>
        </w:r>
        <w:r w:rsidR="00F124F7">
          <w:rPr>
            <w:color w:val="00000A"/>
            <w:sz w:val="28"/>
            <w:szCs w:val="28"/>
          </w:rPr>
          <w:delText>dla dzieci</w:delText>
        </w:r>
        <w:r w:rsidR="00F406CC">
          <w:rPr>
            <w:color w:val="00000A"/>
            <w:sz w:val="28"/>
            <w:szCs w:val="28"/>
          </w:rPr>
          <w:delText>. C</w:delText>
        </w:r>
        <w:r w:rsidR="00F124F7">
          <w:rPr>
            <w:color w:val="00000A"/>
            <w:sz w:val="28"/>
            <w:szCs w:val="28"/>
          </w:rPr>
          <w:delText>zasami organizowane są konkursy przy udziale dorosłych np. organizacja dnia babci czy dziadka</w:delText>
        </w:r>
        <w:r w:rsidR="00F406CC">
          <w:rPr>
            <w:color w:val="00000A"/>
            <w:sz w:val="28"/>
            <w:szCs w:val="28"/>
          </w:rPr>
          <w:delText>. Jednak należy pamiętać, że są to głównie p</w:delText>
        </w:r>
        <w:r w:rsidR="00F124F7">
          <w:rPr>
            <w:color w:val="00000A"/>
            <w:sz w:val="28"/>
            <w:szCs w:val="28"/>
          </w:rPr>
          <w:delText>ieniądze dla dzieci. W</w:delText>
        </w:r>
        <w:r w:rsidR="00F406CC">
          <w:rPr>
            <w:color w:val="00000A"/>
            <w:sz w:val="28"/>
            <w:szCs w:val="28"/>
          </w:rPr>
          <w:delText>yjaśniła, że</w:delText>
        </w:r>
        <w:r w:rsidR="00F124F7">
          <w:rPr>
            <w:color w:val="00000A"/>
            <w:sz w:val="28"/>
            <w:szCs w:val="28"/>
          </w:rPr>
          <w:delText xml:space="preserve"> przypadku zajęć stałych </w:delText>
        </w:r>
        <w:r w:rsidR="00F406CC">
          <w:rPr>
            <w:color w:val="00000A"/>
            <w:sz w:val="28"/>
            <w:szCs w:val="28"/>
          </w:rPr>
          <w:delText>udział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dziecka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liczony</w:delText>
        </w:r>
        <w:r w:rsidR="00F124F7">
          <w:rPr>
            <w:color w:val="00000A"/>
            <w:sz w:val="28"/>
            <w:szCs w:val="28"/>
          </w:rPr>
          <w:delText xml:space="preserve"> jest tylko raz, a </w:delText>
        </w:r>
        <w:r w:rsidR="00F406CC">
          <w:rPr>
            <w:color w:val="00000A"/>
            <w:sz w:val="28"/>
            <w:szCs w:val="28"/>
          </w:rPr>
          <w:delText>w przypadku</w:delText>
        </w:r>
        <w:r w:rsidR="00F124F7">
          <w:rPr>
            <w:color w:val="00000A"/>
            <w:sz w:val="28"/>
            <w:szCs w:val="28"/>
          </w:rPr>
          <w:delText xml:space="preserve"> cykl</w:delText>
        </w:r>
        <w:r w:rsidR="00F406CC">
          <w:rPr>
            <w:color w:val="00000A"/>
            <w:sz w:val="28"/>
            <w:szCs w:val="28"/>
          </w:rPr>
          <w:delText>u</w:delText>
        </w:r>
        <w:r w:rsidR="00F124F7">
          <w:rPr>
            <w:color w:val="00000A"/>
            <w:sz w:val="28"/>
            <w:szCs w:val="28"/>
          </w:rPr>
          <w:delText xml:space="preserve"> imprez</w:delText>
        </w:r>
        <w:r w:rsidR="00F406CC">
          <w:rPr>
            <w:color w:val="00000A"/>
            <w:sz w:val="28"/>
            <w:szCs w:val="28"/>
          </w:rPr>
          <w:delText xml:space="preserve"> liczony</w:delText>
        </w:r>
        <w:r w:rsidR="00F124F7">
          <w:rPr>
            <w:color w:val="00000A"/>
            <w:sz w:val="28"/>
            <w:szCs w:val="28"/>
          </w:rPr>
          <w:delText xml:space="preserve"> jest za każdym razem. </w:delText>
        </w:r>
      </w:del>
    </w:p>
    <w:p w14:paraId="4401F998" w14:textId="77777777" w:rsidR="008F2655" w:rsidRDefault="00F124F7" w:rsidP="002E04B7">
      <w:pPr>
        <w:spacing w:before="120" w:after="120"/>
        <w:jc w:val="both"/>
        <w:rPr>
          <w:del w:id="386" w:author="mary.inoue@fap.local" w:date="2026-09-22T12:12:00Z" w16du:dateUtc="2026-09-22T16:12:00Z"/>
          <w:color w:val="00000A"/>
          <w:sz w:val="28"/>
          <w:szCs w:val="28"/>
        </w:rPr>
      </w:pPr>
      <w:del w:id="387" w:author="mary.inoue@fap.local" w:date="2026-09-22T12:12:00Z" w16du:dateUtc="2026-09-22T16:12:00Z">
        <w:r w:rsidRPr="00F124F7">
          <w:rPr>
            <w:b/>
            <w:color w:val="00000A"/>
            <w:sz w:val="28"/>
            <w:szCs w:val="28"/>
          </w:rPr>
          <w:delText>Radny Radosław Ginther</w:delText>
        </w:r>
        <w:r>
          <w:rPr>
            <w:color w:val="00000A"/>
            <w:sz w:val="28"/>
            <w:szCs w:val="28"/>
          </w:rPr>
          <w:delText xml:space="preserve"> zapytał, dlaczego instytucje otrzymały tak małe dofinansowania?</w:delText>
        </w:r>
      </w:del>
    </w:p>
    <w:p w14:paraId="1AD111DD" w14:textId="77777777" w:rsidR="00F124F7" w:rsidRDefault="00F124F7" w:rsidP="002E04B7">
      <w:pPr>
        <w:spacing w:before="120" w:after="120"/>
        <w:jc w:val="both"/>
        <w:rPr>
          <w:del w:id="388" w:author="mary.inoue@fap.local" w:date="2026-09-22T12:12:00Z" w16du:dateUtc="2026-09-22T16:12:00Z"/>
          <w:color w:val="00000A"/>
          <w:sz w:val="28"/>
          <w:szCs w:val="28"/>
        </w:rPr>
      </w:pPr>
      <w:del w:id="389" w:author="mary.inoue@fap.loca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</w:delText>
        </w:r>
        <w:r w:rsidR="00F406CC">
          <w:rPr>
            <w:color w:val="00000A"/>
            <w:sz w:val="28"/>
            <w:szCs w:val="28"/>
          </w:rPr>
          <w:delText>Miasto na to zadanie zadysponowało środki w wysokości</w:delText>
        </w:r>
        <w:r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290.300 zł. </w:delText>
        </w:r>
        <w:r w:rsidR="00F406CC">
          <w:rPr>
            <w:color w:val="00000A"/>
            <w:sz w:val="28"/>
            <w:szCs w:val="28"/>
          </w:rPr>
          <w:delText xml:space="preserve">Dlatego, </w:delText>
        </w:r>
        <w:r w:rsidR="00737CA5">
          <w:rPr>
            <w:color w:val="00000A"/>
            <w:sz w:val="28"/>
            <w:szCs w:val="28"/>
          </w:rPr>
          <w:delText xml:space="preserve">jeżeli jest wniosek na wyższą kwotę, </w:delText>
        </w:r>
        <w:r w:rsidR="00F406CC">
          <w:rPr>
            <w:color w:val="00000A"/>
            <w:sz w:val="28"/>
            <w:szCs w:val="28"/>
          </w:rPr>
          <w:delText xml:space="preserve">to informujemy </w:delText>
        </w:r>
        <w:r w:rsidR="008317F9">
          <w:rPr>
            <w:color w:val="00000A"/>
            <w:sz w:val="28"/>
            <w:szCs w:val="28"/>
          </w:rPr>
          <w:delText>wnioskodawcę,</w:delText>
        </w:r>
        <w:r w:rsidR="00F406CC"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iż </w:delText>
        </w:r>
        <w:r w:rsidR="008317F9">
          <w:rPr>
            <w:color w:val="00000A"/>
            <w:sz w:val="28"/>
            <w:szCs w:val="28"/>
          </w:rPr>
          <w:delText>posiadamy</w:delText>
        </w:r>
        <w:r w:rsidR="00737CA5">
          <w:rPr>
            <w:color w:val="00000A"/>
            <w:sz w:val="28"/>
            <w:szCs w:val="28"/>
          </w:rPr>
          <w:delText xml:space="preserve"> tylko jakąś określoną kwot</w:delText>
        </w:r>
        <w:r w:rsidR="008317F9">
          <w:rPr>
            <w:color w:val="00000A"/>
            <w:sz w:val="28"/>
            <w:szCs w:val="28"/>
          </w:rPr>
          <w:delText>ę</w:delText>
        </w:r>
        <w:r w:rsidR="00737CA5">
          <w:rPr>
            <w:color w:val="00000A"/>
            <w:sz w:val="28"/>
            <w:szCs w:val="28"/>
          </w:rPr>
          <w:delText xml:space="preserve"> i prosimy o ewentualne skorygowanie planu</w:delText>
        </w:r>
        <w:r w:rsidR="008317F9">
          <w:rPr>
            <w:color w:val="00000A"/>
            <w:sz w:val="28"/>
            <w:szCs w:val="28"/>
          </w:rPr>
          <w:delText xml:space="preserve"> organizacji wydarzenia</w:delText>
        </w:r>
        <w:r w:rsidR="00737CA5">
          <w:rPr>
            <w:color w:val="00000A"/>
            <w:sz w:val="28"/>
            <w:szCs w:val="28"/>
          </w:rPr>
          <w:delText xml:space="preserve">. </w:delText>
        </w:r>
      </w:del>
    </w:p>
    <w:p w14:paraId="61A7165D" w14:textId="77777777" w:rsidR="002771AD" w:rsidRPr="002771AD" w:rsidRDefault="002771AD" w:rsidP="002E04B7">
      <w:pPr>
        <w:spacing w:before="120" w:after="120"/>
        <w:jc w:val="both"/>
        <w:rPr>
          <w:del w:id="390" w:author="mary.inoue@fap.local" w:date="2026-09-22T12:12:00Z" w16du:dateUtc="2026-09-22T16:12:00Z"/>
          <w:color w:val="00000A"/>
          <w:sz w:val="16"/>
          <w:szCs w:val="16"/>
        </w:rPr>
      </w:pPr>
    </w:p>
    <w:p w14:paraId="6211C7C6" w14:textId="77777777" w:rsidR="00DD1ADB" w:rsidRDefault="00DD1ADB" w:rsidP="00DD1ADB">
      <w:pPr>
        <w:spacing w:before="120" w:after="120"/>
        <w:jc w:val="center"/>
        <w:rPr>
          <w:del w:id="391" w:author="mary.inoue@fap.local" w:date="2026-09-22T12:12:00Z" w16du:dateUtc="2026-09-22T16:12:00Z"/>
          <w:bCs/>
          <w:sz w:val="28"/>
          <w:szCs w:val="28"/>
        </w:rPr>
      </w:pPr>
      <w:del w:id="392" w:author="mary.inoue@fap.local" w:date="2026-09-22T12:12:00Z" w16du:dateUtc="2026-09-22T16:12:00Z">
        <w:r w:rsidRPr="00C22E4E">
          <w:rPr>
            <w:i/>
          </w:rPr>
          <w:delText>Projekt</w:delText>
        </w:r>
        <w:r>
          <w:rPr>
            <w:i/>
          </w:rPr>
          <w:delText>y</w:delText>
        </w:r>
        <w:r w:rsidRPr="00C22E4E">
          <w:rPr>
            <w:i/>
          </w:rPr>
          <w:delText xml:space="preserve"> uchwał</w:delText>
        </w:r>
        <w:r>
          <w:rPr>
            <w:i/>
          </w:rPr>
          <w:delText xml:space="preserve">y oraz raport </w:delText>
        </w:r>
        <w:r w:rsidRPr="00C22E4E">
          <w:rPr>
            <w:i/>
          </w:rPr>
          <w:delText>omówion</w:delText>
        </w:r>
        <w:r>
          <w:rPr>
            <w:i/>
          </w:rPr>
          <w:delText>e</w:delText>
        </w:r>
        <w:r w:rsidRPr="00C22E4E">
          <w:rPr>
            <w:i/>
          </w:rPr>
          <w:delText xml:space="preserve"> w trakcie posiedzenia Komisji znajduj</w:delText>
        </w:r>
        <w:r>
          <w:rPr>
            <w:i/>
          </w:rPr>
          <w:delText>ą</w:delText>
        </w:r>
        <w:r w:rsidRPr="00C22E4E">
          <w:rPr>
            <w:i/>
          </w:rPr>
          <w:delText xml:space="preserve"> się przy protokole </w:delText>
        </w:r>
        <w:r w:rsidRPr="004E48A1">
          <w:rPr>
            <w:i/>
          </w:rPr>
          <w:delText xml:space="preserve">z </w:delText>
        </w:r>
        <w:r>
          <w:rPr>
            <w:i/>
          </w:rPr>
          <w:delText>V</w:delText>
        </w:r>
        <w:r w:rsidRPr="00C22E4E">
          <w:rPr>
            <w:i/>
          </w:rPr>
          <w:delText xml:space="preserve"> sesji</w:delText>
        </w:r>
        <w:r>
          <w:rPr>
            <w:i/>
          </w:rPr>
          <w:delText xml:space="preserve"> Rady Miasta Bydgoszczy z dnia </w:delText>
        </w:r>
        <w:r w:rsidR="00956A04">
          <w:rPr>
            <w:i/>
          </w:rPr>
          <w:delText>19.06</w:delText>
        </w:r>
        <w:r>
          <w:rPr>
            <w:i/>
          </w:rPr>
          <w:delText>.2024</w:delText>
        </w:r>
        <w:r w:rsidRPr="00C22E4E">
          <w:rPr>
            <w:i/>
          </w:rPr>
          <w:delText xml:space="preserve"> r.</w:delText>
        </w:r>
      </w:del>
    </w:p>
    <w:p w14:paraId="5F29D689" w14:textId="77777777" w:rsidR="00EF07D9" w:rsidRPr="00EF07D9" w:rsidRDefault="00EF07D9" w:rsidP="00EF07D9">
      <w:pPr>
        <w:jc w:val="both"/>
        <w:rPr>
          <w:del w:id="393" w:author="mary.inoue@fap.local" w:date="2026-09-22T12:12:00Z" w16du:dateUtc="2026-09-22T16:12:00Z"/>
          <w:b/>
          <w:sz w:val="16"/>
          <w:szCs w:val="16"/>
        </w:rPr>
      </w:pPr>
    </w:p>
    <w:p w14:paraId="63183D47" w14:textId="77777777" w:rsidR="00EF07D9" w:rsidRDefault="00EF07D9" w:rsidP="00EF07D9">
      <w:pPr>
        <w:jc w:val="both"/>
        <w:rPr>
          <w:del w:id="394" w:author="mary.inoue@fap.local" w:date="2026-09-22T12:12:00Z" w16du:dateUtc="2026-09-22T16:12:00Z"/>
          <w:b/>
          <w:sz w:val="28"/>
          <w:szCs w:val="28"/>
        </w:rPr>
      </w:pPr>
      <w:del w:id="395" w:author="mary.inoue@fap.local" w:date="2026-09-22T12:12:00Z" w16du:dateUtc="2026-09-22T16:12:00Z">
        <w:r w:rsidRPr="00D57435">
          <w:rPr>
            <w:sz w:val="28"/>
            <w:szCs w:val="28"/>
          </w:rPr>
          <w:delText xml:space="preserve">W związku z wyczerpaniem porządku obrad, </w:delText>
        </w:r>
        <w:r w:rsidRPr="00D57435">
          <w:rPr>
            <w:b/>
            <w:noProof/>
            <w:sz w:val="28"/>
            <w:szCs w:val="28"/>
          </w:rPr>
          <w:delText>Przewodnicząc</w:delText>
        </w:r>
        <w:r>
          <w:rPr>
            <w:b/>
            <w:noProof/>
            <w:sz w:val="28"/>
            <w:szCs w:val="28"/>
          </w:rPr>
          <w:delText>a</w:delText>
        </w:r>
        <w:r w:rsidRPr="00D57435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  <w:r w:rsidRPr="00D57435">
          <w:rPr>
            <w:b/>
            <w:sz w:val="28"/>
            <w:szCs w:val="28"/>
          </w:rPr>
          <w:delText xml:space="preserve"> </w:delText>
        </w:r>
        <w:r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</w:delText>
        </w:r>
        <w:r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Gałęska</w:delText>
        </w:r>
        <w:r>
          <w:rPr>
            <w:b/>
            <w:sz w:val="28"/>
            <w:szCs w:val="28"/>
          </w:rPr>
          <w:delText xml:space="preserve"> </w:delText>
        </w:r>
        <w:r w:rsidRPr="00D57435">
          <w:rPr>
            <w:sz w:val="28"/>
            <w:szCs w:val="28"/>
          </w:rPr>
          <w:delText>zakończył</w:delText>
        </w:r>
        <w:r>
          <w:rPr>
            <w:sz w:val="28"/>
            <w:szCs w:val="28"/>
          </w:rPr>
          <w:delText>a</w:delText>
        </w:r>
        <w:r w:rsidRPr="00D57435">
          <w:rPr>
            <w:sz w:val="28"/>
            <w:szCs w:val="28"/>
          </w:rPr>
          <w:delText xml:space="preserve"> </w:delText>
        </w:r>
        <w:r w:rsidR="00E52A02">
          <w:rPr>
            <w:sz w:val="28"/>
            <w:szCs w:val="28"/>
          </w:rPr>
          <w:delText>2</w:delText>
        </w:r>
        <w:r>
          <w:rPr>
            <w:sz w:val="28"/>
            <w:szCs w:val="28"/>
          </w:rPr>
          <w:delText>/24</w:delText>
        </w:r>
        <w:r w:rsidRPr="00D57435">
          <w:rPr>
            <w:sz w:val="28"/>
            <w:szCs w:val="28"/>
          </w:rPr>
          <w:delText xml:space="preserve"> posiedzenie Komisji </w:delText>
        </w:r>
        <w:r w:rsidR="0000159E">
          <w:rPr>
            <w:sz w:val="28"/>
            <w:szCs w:val="28"/>
          </w:rPr>
          <w:delText>Edukacji</w:delText>
        </w:r>
        <w:r w:rsidRPr="00D57435">
          <w:rPr>
            <w:sz w:val="28"/>
            <w:szCs w:val="28"/>
          </w:rPr>
          <w:delText>.</w:delText>
        </w:r>
      </w:del>
    </w:p>
    <w:p w14:paraId="33F3C222" w14:textId="77777777" w:rsidR="0000159E" w:rsidRDefault="0000159E" w:rsidP="00CD529D">
      <w:pPr>
        <w:jc w:val="both"/>
        <w:rPr>
          <w:del w:id="396" w:author="mary.inoue@fap.local" w:date="2026-09-22T12:12:00Z" w16du:dateUtc="2026-09-22T16:12:00Z"/>
          <w:sz w:val="28"/>
          <w:szCs w:val="28"/>
        </w:rPr>
      </w:pPr>
    </w:p>
    <w:p w14:paraId="296B5710" w14:textId="77777777" w:rsidR="002771AD" w:rsidRPr="006052B0" w:rsidRDefault="002771AD" w:rsidP="00CD529D">
      <w:pPr>
        <w:jc w:val="both"/>
        <w:rPr>
          <w:del w:id="397" w:author="mary.inoue@fap.local" w:date="2026-09-22T12:12:00Z" w16du:dateUtc="2026-09-22T16:12:00Z"/>
          <w:sz w:val="28"/>
          <w:szCs w:val="28"/>
        </w:rPr>
      </w:pPr>
    </w:p>
    <w:p w14:paraId="15F7C9F2" w14:textId="77777777" w:rsidR="00CD529D" w:rsidRDefault="002C2198" w:rsidP="002C2198">
      <w:pPr>
        <w:jc w:val="both"/>
        <w:rPr>
          <w:del w:id="398" w:author="mary.inoue@fap.local" w:date="2026-09-22T12:12:00Z" w16du:dateUtc="2026-09-22T16:12:00Z"/>
          <w:b/>
          <w:sz w:val="28"/>
          <w:szCs w:val="28"/>
        </w:rPr>
      </w:pPr>
      <w:del w:id="399" w:author="mary.inoue@fap.local" w:date="2026-09-22T12:12:00Z" w16du:dateUtc="2026-09-22T16:12:00Z"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6928CE" w:rsidRPr="0000159E">
          <w:rPr>
            <w:b/>
            <w:sz w:val="28"/>
            <w:szCs w:val="28"/>
          </w:rPr>
          <w:delText>Przewodnicząca</w:delText>
        </w:r>
        <w:r w:rsidR="00CD529D" w:rsidRPr="0000159E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</w:del>
    </w:p>
    <w:p w14:paraId="5E0B072E" w14:textId="77777777" w:rsidR="002771AD" w:rsidRDefault="002771AD" w:rsidP="002C2198">
      <w:pPr>
        <w:jc w:val="both"/>
        <w:rPr>
          <w:del w:id="400" w:author="mary.inoue@fap.local" w:date="2026-09-22T12:12:00Z" w16du:dateUtc="2026-09-22T16:12:00Z"/>
          <w:b/>
          <w:sz w:val="28"/>
          <w:szCs w:val="28"/>
        </w:rPr>
      </w:pPr>
    </w:p>
    <w:p w14:paraId="681F4760" w14:textId="77777777" w:rsidR="00956A04" w:rsidRDefault="002771AD">
      <w:pPr>
        <w:jc w:val="both"/>
        <w:rPr>
          <w:del w:id="401" w:author="mary.inoue@fap.local" w:date="2026-09-22T12:12:00Z" w16du:dateUtc="2026-09-22T16:12:00Z"/>
          <w:b/>
          <w:sz w:val="28"/>
          <w:szCs w:val="28"/>
        </w:rPr>
      </w:pPr>
      <w:del w:id="402" w:author="mary.inoue@fap.local" w:date="2026-09-22T12:12:00Z" w16du:dateUtc="2026-09-22T16:12:00Z">
        <w:r w:rsidRPr="002771AD">
          <w:rPr>
            <w:i/>
            <w:sz w:val="28"/>
            <w:szCs w:val="28"/>
          </w:rPr>
          <w:delText xml:space="preserve">  </w:delText>
        </w:r>
        <w:r>
          <w:rPr>
            <w:i/>
            <w:sz w:val="28"/>
            <w:szCs w:val="28"/>
          </w:rPr>
          <w:delText xml:space="preserve">  </w:delText>
        </w:r>
        <w:r w:rsidRPr="002771AD">
          <w:rPr>
            <w:i/>
            <w:sz w:val="28"/>
            <w:szCs w:val="28"/>
          </w:rPr>
          <w:delText xml:space="preserve">  Protokołowała</w:delText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956A04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  <w:delText xml:space="preserve">      </w:delText>
        </w:r>
        <w:r w:rsidR="003613C8" w:rsidRPr="0000159E">
          <w:rPr>
            <w:b/>
            <w:sz w:val="28"/>
            <w:szCs w:val="28"/>
          </w:rPr>
          <w:delText xml:space="preserve"> </w:delText>
        </w:r>
        <w:r w:rsidR="002C2198" w:rsidRPr="0000159E">
          <w:rPr>
            <w:b/>
            <w:sz w:val="28"/>
            <w:szCs w:val="28"/>
          </w:rPr>
          <w:delText xml:space="preserve"> </w:delText>
        </w:r>
        <w:r w:rsidR="00045F04" w:rsidRPr="0000159E"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 Gałęska</w:delText>
        </w:r>
        <w:r w:rsidR="00045F04" w:rsidRPr="0000159E">
          <w:rPr>
            <w:b/>
            <w:sz w:val="28"/>
            <w:szCs w:val="28"/>
          </w:rPr>
          <w:delText xml:space="preserve"> </w:delText>
        </w:r>
      </w:del>
    </w:p>
    <w:p w14:paraId="13021BA6" w14:textId="77777777" w:rsidR="002771AD" w:rsidRDefault="002771AD">
      <w:pPr>
        <w:jc w:val="both"/>
        <w:rPr>
          <w:del w:id="403" w:author="mary.inoue@fap.local" w:date="2026-09-22T12:12:00Z" w16du:dateUtc="2026-09-22T16:12:00Z"/>
          <w:b/>
          <w:sz w:val="28"/>
          <w:szCs w:val="28"/>
        </w:rPr>
      </w:pPr>
    </w:p>
    <w:p w14:paraId="52EB66C0" w14:textId="77777777" w:rsidR="002771AD" w:rsidRDefault="002771AD" w:rsidP="00A5391B">
      <w:pPr>
        <w:jc w:val="center"/>
        <w:rPr>
          <w:rPrChange w:id="404" w:author="mary.inoue@fap.local" w:date="2026-09-22T12:12:00Z" w16du:dateUtc="2026-09-22T16:12:00Z">
            <w:rPr>
              <w:i/>
              <w:sz w:val="28"/>
              <w:szCs w:val="28"/>
            </w:rPr>
          </w:rPrChange>
        </w:rPr>
        <w:pPrChange w:id="405" w:author="mary.inoue@fap.local" w:date="2026-09-22T12:12:00Z" w16du:dateUtc="2026-09-22T16:12:00Z">
          <w:pPr>
            <w:jc w:val="both"/>
          </w:pPr>
        </w:pPrChange>
      </w:pPr>
      <w:del w:id="406" w:author="mary.inoue@fap.local" w:date="2026-09-22T12:12:00Z" w16du:dateUtc="2026-09-22T16:12:00Z">
        <w:r w:rsidRPr="002771AD">
          <w:rPr>
            <w:i/>
            <w:sz w:val="28"/>
            <w:szCs w:val="28"/>
          </w:rPr>
          <w:delText>Agnieszka Lachowska</w:delText>
        </w:r>
      </w:del>
    </w:p>
    <w:sectPr w:rsidR="002771A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 w:val="0"/>
      <w:docGrid w:linePitch="360"/>
      <w:sectPrChange w:id="410" w:author="mary.inoue@fap.local" w:date="2026-09-22T12:12:00Z" w16du:dateUtc="2026-09-22T16:12:00Z">
        <w:sectPr w:rsidR="002771AD">
          <w:pgMar w:top="1417" w:right="1417" w:bottom="1417" w:left="1417" w:header="708" w:footer="708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EBEEB5" w14:textId="77777777" w:rsidR="00A51BEA" w:rsidRDefault="00A51BEA" w:rsidP="00397070">
      <w:pPr>
        <w:spacing w:after="0" w:line="240" w:lineRule="auto"/>
        <w:pPrChange w:id="3" w:author="mary.inoue@fap.local" w:date="2026-09-22T12:12:00Z" w16du:dateUtc="2026-09-22T16:12:00Z">
          <w:pPr/>
        </w:pPrChange>
      </w:pPr>
      <w:r>
        <w:separator/>
      </w:r>
    </w:p>
  </w:endnote>
  <w:endnote w:type="continuationSeparator" w:id="0">
    <w:p w14:paraId="1108F21A" w14:textId="77777777" w:rsidR="00A51BEA" w:rsidRDefault="00A51BEA" w:rsidP="00397070">
      <w:pPr>
        <w:spacing w:after="0" w:line="240" w:lineRule="auto"/>
        <w:pPrChange w:id="4" w:author="mary.inoue@fap.local" w:date="2026-09-22T12:12:00Z" w16du:dateUtc="2026-09-22T16:1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">
    <w:altName w:val="Times New Roman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E258B1" w14:textId="77777777" w:rsidR="00A7421B" w:rsidRDefault="00A7421B">
    <w:pPr>
      <w:pStyle w:val="BalloonText"/>
      <w:pPrChange w:id="409" w:author="mary.inoue@fap.local" w:date="2026-09-22T12:12:00Z" w16du:dateUtc="2026-09-22T16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71A59C" w14:textId="77777777" w:rsidR="00A51BEA" w:rsidRDefault="00A51BEA" w:rsidP="00397070">
      <w:pPr>
        <w:spacing w:after="0" w:line="240" w:lineRule="auto"/>
        <w:pPrChange w:id="1" w:author="mary.inoue@fap.local" w:date="2026-09-22T12:12:00Z" w16du:dateUtc="2026-09-22T16:12:00Z">
          <w:pPr/>
        </w:pPrChange>
      </w:pPr>
      <w:r>
        <w:separator/>
      </w:r>
    </w:p>
  </w:footnote>
  <w:footnote w:type="continuationSeparator" w:id="0">
    <w:p w14:paraId="507BBA18" w14:textId="77777777" w:rsidR="00A51BEA" w:rsidRDefault="00A51BEA" w:rsidP="00397070">
      <w:pPr>
        <w:spacing w:after="0" w:line="240" w:lineRule="auto"/>
        <w:pPrChange w:id="2" w:author="mary.inoue@fap.local" w:date="2026-09-22T12:12:00Z" w16du:dateUtc="2026-09-22T16:1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761063473"/>
      <w:docPartObj>
        <w:docPartGallery w:val="Page Numbers (Top of Page)"/>
        <w:docPartUnique/>
      </w:docPartObj>
    </w:sdtPr>
    <w:sdtEndPr/>
    <w:sdtContent>
      <w:p w14:paraId="0A541432" w14:textId="77777777" w:rsidR="00531327" w:rsidRDefault="00531327">
        <w:pPr>
          <w:pStyle w:val="Header"/>
          <w:jc w:val="center"/>
        </w:pPr>
        <w:del w:id="407" w:author="mary.inoue@fap.local" w:date="2026-09-22T12:12:00Z" w16du:dateUtc="2026-09-22T16:12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 w:rsidR="005766E4">
            <w:rPr>
              <w:noProof/>
            </w:rPr>
            <w:delText>6</w:delText>
          </w:r>
          <w:r>
            <w:fldChar w:fldCharType="end"/>
          </w:r>
        </w:del>
      </w:p>
    </w:sdtContent>
  </w:sdt>
  <w:p w14:paraId="56978812" w14:textId="77777777" w:rsidR="00531327" w:rsidRDefault="00531327">
    <w:pPr>
      <w:pStyle w:val="BodyTextIndentChar"/>
      <w:pPrChange w:id="408" w:author="mary.inoue@fap.local" w:date="2026-09-22T12:12:00Z" w16du:dateUtc="2026-09-22T16:1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0E13C6"/>
    <w:multiLevelType w:val="hybridMultilevel"/>
    <w:tmpl w:val="AB8001C8"/>
    <w:lvl w:ilvl="0" w:tplc="233C1C9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1A1AA4"/>
    <w:multiLevelType w:val="hybridMultilevel"/>
    <w:tmpl w:val="99909962"/>
    <w:lvl w:ilvl="0" w:tplc="DC6814C6">
      <w:start w:val="1"/>
      <w:numFmt w:val="decimal"/>
      <w:lvlText w:val="%1."/>
      <w:lvlJc w:val="left"/>
      <w:pPr>
        <w:ind w:left="1080" w:hanging="360"/>
      </w:pPr>
      <w:rPr>
        <w:color w:val="000000"/>
        <w:sz w:val="28"/>
        <w:szCs w:val="28"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619F2"/>
    <w:multiLevelType w:val="hybridMultilevel"/>
    <w:tmpl w:val="27DC9B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5195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478341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860277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3A0"/>
    <w:rsid w:val="0000159E"/>
    <w:rsid w:val="00001764"/>
    <w:rsid w:val="00011FF4"/>
    <w:rsid w:val="000172AA"/>
    <w:rsid w:val="00045F04"/>
    <w:rsid w:val="00057659"/>
    <w:rsid w:val="00064320"/>
    <w:rsid w:val="00094AC5"/>
    <w:rsid w:val="000A30AC"/>
    <w:rsid w:val="000B4BF0"/>
    <w:rsid w:val="000C09A0"/>
    <w:rsid w:val="000C568D"/>
    <w:rsid w:val="000F6DB0"/>
    <w:rsid w:val="00121D3E"/>
    <w:rsid w:val="00130ABB"/>
    <w:rsid w:val="00132F7D"/>
    <w:rsid w:val="00133FDE"/>
    <w:rsid w:val="00140891"/>
    <w:rsid w:val="00155120"/>
    <w:rsid w:val="00163BDD"/>
    <w:rsid w:val="00170D3A"/>
    <w:rsid w:val="00192960"/>
    <w:rsid w:val="001A2663"/>
    <w:rsid w:val="001A7E1F"/>
    <w:rsid w:val="001C1CE1"/>
    <w:rsid w:val="001F3B9E"/>
    <w:rsid w:val="001F4EB7"/>
    <w:rsid w:val="002137C8"/>
    <w:rsid w:val="00236D7B"/>
    <w:rsid w:val="002601AA"/>
    <w:rsid w:val="002670A7"/>
    <w:rsid w:val="002771AD"/>
    <w:rsid w:val="00280F94"/>
    <w:rsid w:val="00293916"/>
    <w:rsid w:val="0029602C"/>
    <w:rsid w:val="002C2198"/>
    <w:rsid w:val="002C247D"/>
    <w:rsid w:val="002C6917"/>
    <w:rsid w:val="002D22E0"/>
    <w:rsid w:val="002D511D"/>
    <w:rsid w:val="002E04B7"/>
    <w:rsid w:val="002E1EC2"/>
    <w:rsid w:val="00303046"/>
    <w:rsid w:val="003057B6"/>
    <w:rsid w:val="003613C8"/>
    <w:rsid w:val="00362CD8"/>
    <w:rsid w:val="003728E7"/>
    <w:rsid w:val="00395556"/>
    <w:rsid w:val="00396C44"/>
    <w:rsid w:val="00397070"/>
    <w:rsid w:val="003B3238"/>
    <w:rsid w:val="003C439D"/>
    <w:rsid w:val="003E02AD"/>
    <w:rsid w:val="003E0942"/>
    <w:rsid w:val="003E22D8"/>
    <w:rsid w:val="0040121F"/>
    <w:rsid w:val="00416960"/>
    <w:rsid w:val="004175E5"/>
    <w:rsid w:val="00425F7C"/>
    <w:rsid w:val="00436581"/>
    <w:rsid w:val="00447E79"/>
    <w:rsid w:val="00463510"/>
    <w:rsid w:val="00474A4C"/>
    <w:rsid w:val="00494500"/>
    <w:rsid w:val="004A0210"/>
    <w:rsid w:val="004A657B"/>
    <w:rsid w:val="004B4464"/>
    <w:rsid w:val="004B7577"/>
    <w:rsid w:val="004D03FD"/>
    <w:rsid w:val="004E6ED9"/>
    <w:rsid w:val="004F0D53"/>
    <w:rsid w:val="00500EF8"/>
    <w:rsid w:val="005120F2"/>
    <w:rsid w:val="005201FD"/>
    <w:rsid w:val="00531327"/>
    <w:rsid w:val="005518B0"/>
    <w:rsid w:val="00560EE0"/>
    <w:rsid w:val="005665D8"/>
    <w:rsid w:val="005766E4"/>
    <w:rsid w:val="005B09A0"/>
    <w:rsid w:val="005B2275"/>
    <w:rsid w:val="005B3636"/>
    <w:rsid w:val="005C0CF2"/>
    <w:rsid w:val="005C1D67"/>
    <w:rsid w:val="005C3975"/>
    <w:rsid w:val="005E7D67"/>
    <w:rsid w:val="005F0DCC"/>
    <w:rsid w:val="00626104"/>
    <w:rsid w:val="00640AED"/>
    <w:rsid w:val="0065070B"/>
    <w:rsid w:val="006575DD"/>
    <w:rsid w:val="0067450A"/>
    <w:rsid w:val="00674D51"/>
    <w:rsid w:val="00685CC3"/>
    <w:rsid w:val="00690B53"/>
    <w:rsid w:val="006928CE"/>
    <w:rsid w:val="006A49C0"/>
    <w:rsid w:val="006A5EB5"/>
    <w:rsid w:val="006D73AD"/>
    <w:rsid w:val="006E7732"/>
    <w:rsid w:val="006F5CEB"/>
    <w:rsid w:val="00700A9E"/>
    <w:rsid w:val="00706622"/>
    <w:rsid w:val="00712C18"/>
    <w:rsid w:val="00723985"/>
    <w:rsid w:val="00737CA5"/>
    <w:rsid w:val="007637E3"/>
    <w:rsid w:val="007C23A0"/>
    <w:rsid w:val="0081076A"/>
    <w:rsid w:val="008317F9"/>
    <w:rsid w:val="00875E83"/>
    <w:rsid w:val="00885790"/>
    <w:rsid w:val="00890013"/>
    <w:rsid w:val="008A41B7"/>
    <w:rsid w:val="008B756D"/>
    <w:rsid w:val="008C61C6"/>
    <w:rsid w:val="008D0EF2"/>
    <w:rsid w:val="008F2655"/>
    <w:rsid w:val="00901CD7"/>
    <w:rsid w:val="009029F7"/>
    <w:rsid w:val="00910AED"/>
    <w:rsid w:val="0091517E"/>
    <w:rsid w:val="00931CAE"/>
    <w:rsid w:val="00953C24"/>
    <w:rsid w:val="00956A04"/>
    <w:rsid w:val="0097313E"/>
    <w:rsid w:val="00975524"/>
    <w:rsid w:val="009801CD"/>
    <w:rsid w:val="009845B9"/>
    <w:rsid w:val="009855CB"/>
    <w:rsid w:val="009B31F7"/>
    <w:rsid w:val="009C1332"/>
    <w:rsid w:val="009C4CE8"/>
    <w:rsid w:val="009D0D05"/>
    <w:rsid w:val="00A1232E"/>
    <w:rsid w:val="00A2270B"/>
    <w:rsid w:val="00A24980"/>
    <w:rsid w:val="00A422CE"/>
    <w:rsid w:val="00A51BEA"/>
    <w:rsid w:val="00A5391B"/>
    <w:rsid w:val="00A54CA6"/>
    <w:rsid w:val="00A7421B"/>
    <w:rsid w:val="00AA2126"/>
    <w:rsid w:val="00AB1EC9"/>
    <w:rsid w:val="00AC640D"/>
    <w:rsid w:val="00AE5E81"/>
    <w:rsid w:val="00AE71D2"/>
    <w:rsid w:val="00AF3743"/>
    <w:rsid w:val="00B11472"/>
    <w:rsid w:val="00B13861"/>
    <w:rsid w:val="00B13B11"/>
    <w:rsid w:val="00B23618"/>
    <w:rsid w:val="00B2653E"/>
    <w:rsid w:val="00B30730"/>
    <w:rsid w:val="00B338B8"/>
    <w:rsid w:val="00B40A9E"/>
    <w:rsid w:val="00B4254B"/>
    <w:rsid w:val="00B511E0"/>
    <w:rsid w:val="00B63EF2"/>
    <w:rsid w:val="00B7009C"/>
    <w:rsid w:val="00B87522"/>
    <w:rsid w:val="00B9482B"/>
    <w:rsid w:val="00BB2B48"/>
    <w:rsid w:val="00BB7F95"/>
    <w:rsid w:val="00BC4C01"/>
    <w:rsid w:val="00BD37E8"/>
    <w:rsid w:val="00BD6490"/>
    <w:rsid w:val="00C01CF0"/>
    <w:rsid w:val="00C07BB1"/>
    <w:rsid w:val="00C10C2A"/>
    <w:rsid w:val="00C43956"/>
    <w:rsid w:val="00C44A78"/>
    <w:rsid w:val="00C47248"/>
    <w:rsid w:val="00C50E12"/>
    <w:rsid w:val="00C549DE"/>
    <w:rsid w:val="00C616D6"/>
    <w:rsid w:val="00C76186"/>
    <w:rsid w:val="00C9492A"/>
    <w:rsid w:val="00C94F39"/>
    <w:rsid w:val="00CA42E3"/>
    <w:rsid w:val="00CA5E76"/>
    <w:rsid w:val="00CB4A59"/>
    <w:rsid w:val="00CD529D"/>
    <w:rsid w:val="00CE51C7"/>
    <w:rsid w:val="00D1508E"/>
    <w:rsid w:val="00D1600A"/>
    <w:rsid w:val="00D226A0"/>
    <w:rsid w:val="00D310CE"/>
    <w:rsid w:val="00D46904"/>
    <w:rsid w:val="00D60738"/>
    <w:rsid w:val="00D63120"/>
    <w:rsid w:val="00D64C4F"/>
    <w:rsid w:val="00D953C6"/>
    <w:rsid w:val="00DB282F"/>
    <w:rsid w:val="00DC250C"/>
    <w:rsid w:val="00DD1ADB"/>
    <w:rsid w:val="00E0284E"/>
    <w:rsid w:val="00E22C13"/>
    <w:rsid w:val="00E30E5F"/>
    <w:rsid w:val="00E3424F"/>
    <w:rsid w:val="00E41686"/>
    <w:rsid w:val="00E45383"/>
    <w:rsid w:val="00E52A02"/>
    <w:rsid w:val="00E61B23"/>
    <w:rsid w:val="00E707B4"/>
    <w:rsid w:val="00E84F0D"/>
    <w:rsid w:val="00E9352F"/>
    <w:rsid w:val="00E958F3"/>
    <w:rsid w:val="00EA1103"/>
    <w:rsid w:val="00EA3C7B"/>
    <w:rsid w:val="00EB0E11"/>
    <w:rsid w:val="00EB3980"/>
    <w:rsid w:val="00EB44BF"/>
    <w:rsid w:val="00ED407E"/>
    <w:rsid w:val="00ED46E8"/>
    <w:rsid w:val="00EE030A"/>
    <w:rsid w:val="00EE1C33"/>
    <w:rsid w:val="00EE3D5D"/>
    <w:rsid w:val="00EE675D"/>
    <w:rsid w:val="00EF07D9"/>
    <w:rsid w:val="00F11D9F"/>
    <w:rsid w:val="00F124F7"/>
    <w:rsid w:val="00F33C0F"/>
    <w:rsid w:val="00F34225"/>
    <w:rsid w:val="00F406CC"/>
    <w:rsid w:val="00F46EE8"/>
    <w:rsid w:val="00F6412C"/>
    <w:rsid w:val="00F70D7A"/>
    <w:rsid w:val="00F72E5B"/>
    <w:rsid w:val="00F763DD"/>
    <w:rsid w:val="00FA4280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6B42"/>
  <w15:docId w15:val="{2151F49A-7AB3-45E9-9EDC-D4BC2D19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12:00Z">
        <w:pPr/>
      </w:pPrChange>
    </w:pPr>
    <w:rPr>
      <w:lang w:val="pt-BR"/>
      <w:rPrChange w:id="0" w:author="mary.inoue@fap.local" w:date="2026-09-22T12:12:00Z">
        <w:rPr>
          <w:sz w:val="24"/>
          <w:szCs w:val="24"/>
          <w:lang w:val="pl-PL" w:eastAsia="pl-PL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6A5EB5"/>
    <w:pPr>
      <w:spacing w:after="120" w:line="276" w:lineRule="auto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6A5EB5"/>
  </w:style>
  <w:style w:type="paragraph" w:styleId="ListParagraph">
    <w:name w:val="List Paragraph"/>
    <w:aliases w:val="Normal2"/>
    <w:basedOn w:val="Normal"/>
    <w:uiPriority w:val="34"/>
    <w:qFormat/>
    <w:rsid w:val="006A5EB5"/>
    <w:pPr>
      <w:ind w:left="720"/>
      <w:contextualSpacing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5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59E"/>
    <w:rPr>
      <w:rFonts w:ascii="Segoe UI" w:eastAsia="Times New Roman" w:hAnsi="Segoe UI" w:cs="Segoe UI"/>
      <w:sz w:val="18"/>
      <w:szCs w:val="18"/>
      <w:lang w:eastAsia="pl-PL"/>
    </w:rPr>
  </w:style>
  <w:style w:type="paragraph" w:styleId="NoSpacing">
    <w:name w:val="No Spacing"/>
    <w:uiPriority w:val="1"/>
    <w:qFormat/>
    <w:rsid w:val="00690B53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F"/>
    </w:rPr>
  </w:style>
  <w:style w:type="character" w:styleId="Strong">
    <w:name w:val="Strong"/>
    <w:basedOn w:val="DefaultParagraphFont"/>
    <w:uiPriority w:val="22"/>
    <w:qFormat/>
    <w:rsid w:val="00F72E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Footer">
    <w:name w:val="footer"/>
    <w:basedOn w:val="Normal"/>
    <w:link w:val="FooterChar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Default">
    <w:name w:val="Default"/>
    <w:rsid w:val="00A7421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794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194701-41AC-458D-A9AF-88DAF0229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2</Pages>
  <Words>3354</Words>
  <Characters>19124</Characters>
  <Application>Microsoft Office Word</Application>
  <DocSecurity>0</DocSecurity>
  <Lines>159</Lines>
  <Paragraphs>44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Ewa Kubasik</dc:creator>
  <cp:lastModifiedBy>Arthur Souza Rodrigues</cp:lastModifiedBy>
  <cp:revision>1</cp:revision>
  <cp:lastPrinted>2024-05-27T08:37:00Z</cp:lastPrinted>
  <dcterms:created xsi:type="dcterms:W3CDTF">2024-06-20T11:35:00Z</dcterms:created>
  <dcterms:modified xsi:type="dcterms:W3CDTF">2026-09-22T16:12:00Z</dcterms:modified>
</cp:coreProperties>
</file>