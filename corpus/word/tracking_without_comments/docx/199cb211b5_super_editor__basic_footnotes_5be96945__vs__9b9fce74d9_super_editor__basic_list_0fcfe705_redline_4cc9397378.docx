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ins w:id="8" w:author="Nick Bernal" w:date="2026-09-26T15:08:00Z" w16du:dateUtc="2026-09-26T19:08:00Z"/>
        </w:rPr>
      </w:pPr>
      <w:ins w:id="9" w:author="Nick Bernal" w:date="2026-09-26T15:08:00Z" w16du:dateUtc="2026-09-26T19:08:00Z">
        <w:r>
          <w:t>List item 1</w:t>
        </w:r>
      </w:ins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  <w:rPr>
          <w:ins w:id="10" w:author="Nick Bernal" w:date="2026-09-26T15:08:00Z" w16du:dateUtc="2026-09-26T19:08:00Z"/>
        </w:rPr>
      </w:pPr>
      <w:ins w:id="11" w:author="Nick Bernal" w:date="2026-09-26T15:08:00Z" w16du:dateUtc="2026-09-26T19:08:00Z">
        <w:r>
          <w:t>List item 2</w:t>
        </w:r>
      </w:ins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ins w:id="12" w:author="Nick Bernal" w:date="2026-09-26T15:08:00Z" w16du:dateUtc="2026-09-26T19:08:00Z"/>
        </w:rPr>
      </w:pPr>
      <w:ins w:id="13" w:author="Nick Bernal" w:date="2026-09-26T15:08:00Z" w16du:dateUtc="2026-09-26T19:08:00Z">
        <w:r>
          <w:t>Indentation 1</w:t>
        </w:r>
      </w:ins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ins w:id="14" w:author="Nick Bernal" w:date="2026-09-26T15:08:00Z" w16du:dateUtc="2026-09-26T19:08:00Z"/>
        </w:rPr>
      </w:pPr>
      <w:ins w:id="15" w:author="Nick Bernal" w:date="2026-09-26T15:08:00Z" w16du:dateUtc="2026-09-26T19:08:00Z">
        <w:r>
          <w:t>Back</w:t>
        </w:r>
      </w:ins>
    </w:p>
    <w:p w14:paraId="17C8BA61" w14:textId="77777777" w:rsidR="003140C5" w:rsidRDefault="003140C5" w:rsidP="003140C5">
      <w:pPr>
        <w:rPr>
          <w:ins w:id="16" w:author="Nick Bernal" w:date="2026-09-26T15:08:00Z" w16du:dateUtc="2026-09-26T19:08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ins w:id="17" w:author="Nick Bernal" w:date="2026-09-26T15:08:00Z" w16du:dateUtc="2026-09-26T19:08:00Z"/>
        </w:rPr>
      </w:pPr>
      <w:ins w:id="18" w:author="Nick Bernal" w:date="2026-09-26T15:08:00Z" w16du:dateUtc="2026-09-26T19:08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ins w:id="19" w:author="Nick Bernal" w:date="2026-09-26T15:08:00Z" w16du:dateUtc="2026-09-26T19:08:00Z"/>
        </w:rPr>
      </w:pPr>
      <w:ins w:id="20" w:author="Nick Bernal" w:date="2026-09-26T15:08:00Z" w16du:dateUtc="2026-09-26T19:08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ins w:id="21" w:author="Nick Bernal" w:date="2026-09-26T15:08:00Z" w16du:dateUtc="2026-09-26T19:08:00Z"/>
        </w:rPr>
      </w:pPr>
      <w:ins w:id="22" w:author="Nick Bernal" w:date="2026-09-26T15:08:00Z" w16du:dateUtc="2026-09-26T19:08:00Z">
        <w:r>
          <w:t>With indend 1</w:t>
        </w:r>
      </w:ins>
    </w:p>
    <w:p w14:paraId="54067A42" w14:textId="1450D34A" w:rsidR="003C58BC" w:rsidRDefault="003140C5" w:rsidP="003140C5">
      <w:pPr>
        <w:pStyle w:val="ListParagraph"/>
        <w:numPr>
          <w:ilvl w:val="0"/>
          <w:numId w:val="3"/>
        </w:numPr>
        <w:pPrChange w:id="23" w:author="Nick Bernal" w:date="2026-09-26T15:08:00Z" w16du:dateUtc="2026-09-26T19:08:00Z">
          <w:pPr/>
        </w:pPrChange>
      </w:pPr>
      <w:ins w:id="24" w:author="Nick Bernal" w:date="2026-09-26T15:08:00Z" w16du:dateUtc="2026-09-26T19:08:00Z">
        <w:r>
          <w:t>last</w:t>
        </w:r>
      </w:ins>
      <w:del w:id="25" w:author="Nick Bernal" w:date="2026-09-26T15:08:00Z" w16du:dateUtc="2026-09-26T19:08:00Z">
        <w:r w:rsidR="00DA22B4">
          <w:delText>Simple text</w:delText>
        </w:r>
        <w:r w:rsidR="00DA22B4">
          <w:rPr>
            <w:rStyle w:val="FootnoteReference"/>
          </w:rPr>
          <w:footnoteReference w:id="1"/>
        </w:r>
        <w:r w:rsidR="00DA22B4">
          <w:delText xml:space="preserve"> with footnotes </w:delText>
        </w:r>
        <w:r w:rsidR="00DA22B4">
          <w:rPr>
            <w:rStyle w:val="FootnoteReference"/>
          </w:rPr>
          <w:footnoteReference w:id="2"/>
        </w:r>
      </w:del>
    </w:p>
    <w:sectPr w:rsidR="003C58B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63AB26" w14:textId="77777777" w:rsidR="00952295" w:rsidRDefault="00952295" w:rsidP="00DA22B4">
      <w:r>
        <w:separator/>
      </w:r>
    </w:p>
  </w:endnote>
  <w:endnote w:type="continuationSeparator" w:id="0">
    <w:p w14:paraId="5518EF3D" w14:textId="77777777" w:rsidR="00952295" w:rsidRDefault="00952295" w:rsidP="00DA2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B060A0" w14:textId="77777777" w:rsidR="00CB268A" w:rsidRDefault="00CB268A">
    <w:pPr>
      <w:pStyle w:val="FootnoteReference"/>
      <w:pPrChange w:id="47" w:author="Nick Bernal" w:date="2026-09-26T15:08:00Z" w16du:dateUtc="2026-09-26T19:0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6396F5" w14:textId="77777777" w:rsidR="00952295" w:rsidRDefault="00952295" w:rsidP="00DA22B4">
      <w:r>
        <w:separator/>
      </w:r>
    </w:p>
  </w:footnote>
  <w:footnote w:type="continuationSeparator" w:id="0">
    <w:p w14:paraId="3F714421" w14:textId="77777777" w:rsidR="00952295" w:rsidRDefault="00952295" w:rsidP="00DA22B4">
      <w:r>
        <w:continuationSeparator/>
      </w:r>
    </w:p>
  </w:footnote>
  <w:footnote w:id="1">
    <w:p w14:paraId="085458EE" w14:textId="51F08CA7" w:rsidR="00DA22B4" w:rsidRDefault="00DA22B4">
      <w:pPr>
        <w:pStyle w:val="FootnoteText"/>
      </w:pPr>
      <w:del w:id="26" w:author="Nick Bernal" w:date="2026-09-26T15:08:00Z" w16du:dateUtc="2026-09-26T19:08:00Z">
        <w:r>
          <w:rPr>
            <w:rStyle w:val="FootnoteReference"/>
          </w:rPr>
          <w:footnoteRef/>
        </w:r>
        <w:r>
          <w:delText xml:space="preserve"> This is a simple footnote</w:delText>
        </w:r>
      </w:del>
    </w:p>
  </w:footnote>
  <w:footnote w:id="2">
    <w:p w14:paraId="78E82317" w14:textId="77777777" w:rsidR="00DA22B4" w:rsidRDefault="00DA22B4">
      <w:pPr>
        <w:pStyle w:val="FootnoteText"/>
        <w:rPr>
          <w:del w:id="27" w:author="Nick Bernal" w:date="2026-09-26T15:08:00Z" w16du:dateUtc="2026-09-26T19:08:00Z"/>
        </w:rPr>
      </w:pPr>
      <w:del w:id="28" w:author="Nick Bernal" w:date="2026-09-26T15:08:00Z" w16du:dateUtc="2026-09-26T19:08:00Z">
        <w:r>
          <w:rPr>
            <w:rStyle w:val="FootnoteReference"/>
          </w:rPr>
          <w:footnoteRef/>
        </w:r>
        <w:r>
          <w:delText xml:space="preserve"> A longer one with a table </w:delText>
        </w:r>
      </w:del>
    </w:p>
    <w:p w14:paraId="698E4B39" w14:textId="77777777" w:rsidR="00DA22B4" w:rsidRDefault="00DA22B4">
      <w:pPr>
        <w:pStyle w:val="FootnoteText"/>
        <w:rPr>
          <w:del w:id="29" w:author="Nick Bernal" w:date="2026-09-26T15:08:00Z" w16du:dateUtc="2026-09-26T19:08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2B4" w14:paraId="047FCC33" w14:textId="77777777" w:rsidTr="00DA22B4">
        <w:trPr>
          <w:del w:id="30" w:author="Nick Bernal" w:date="2026-09-26T15:08:00Z" w16du:dateUtc="2026-09-26T19:08:00Z"/>
        </w:trPr>
        <w:tc>
          <w:tcPr>
            <w:tcW w:w="3116" w:type="dxa"/>
          </w:tcPr>
          <w:p w14:paraId="7800854F" w14:textId="132F530C" w:rsidR="00DA22B4" w:rsidRDefault="00DA22B4">
            <w:pPr>
              <w:pStyle w:val="FootnoteText"/>
              <w:rPr>
                <w:del w:id="31" w:author="Nick Bernal" w:date="2026-09-26T15:08:00Z" w16du:dateUtc="2026-09-26T19:08:00Z"/>
              </w:rPr>
            </w:pPr>
            <w:del w:id="32" w:author="Nick Bernal" w:date="2026-09-26T15:08:00Z" w16du:dateUtc="2026-09-26T19:08:00Z">
              <w:r>
                <w:delText>a</w:delText>
              </w:r>
            </w:del>
          </w:p>
        </w:tc>
        <w:tc>
          <w:tcPr>
            <w:tcW w:w="3117" w:type="dxa"/>
          </w:tcPr>
          <w:p w14:paraId="47070F2D" w14:textId="1991BA8B" w:rsidR="00DA22B4" w:rsidRDefault="00DA22B4">
            <w:pPr>
              <w:pStyle w:val="FootnoteText"/>
              <w:rPr>
                <w:del w:id="33" w:author="Nick Bernal" w:date="2026-09-26T15:08:00Z" w16du:dateUtc="2026-09-26T19:08:00Z"/>
              </w:rPr>
            </w:pPr>
            <w:del w:id="34" w:author="Nick Bernal" w:date="2026-09-26T15:08:00Z" w16du:dateUtc="2026-09-26T19:08:00Z">
              <w:r>
                <w:delText>b</w:delText>
              </w:r>
            </w:del>
          </w:p>
        </w:tc>
        <w:tc>
          <w:tcPr>
            <w:tcW w:w="3117" w:type="dxa"/>
          </w:tcPr>
          <w:p w14:paraId="74DE0557" w14:textId="06AE2F68" w:rsidR="00DA22B4" w:rsidRDefault="00DA22B4">
            <w:pPr>
              <w:pStyle w:val="FootnoteText"/>
              <w:rPr>
                <w:del w:id="35" w:author="Nick Bernal" w:date="2026-09-26T15:08:00Z" w16du:dateUtc="2026-09-26T19:08:00Z"/>
              </w:rPr>
            </w:pPr>
            <w:del w:id="36" w:author="Nick Bernal" w:date="2026-09-26T15:08:00Z" w16du:dateUtc="2026-09-26T19:08:00Z">
              <w:r>
                <w:delText>c</w:delText>
              </w:r>
            </w:del>
          </w:p>
        </w:tc>
      </w:tr>
      <w:tr w:rsidR="00DA22B4" w14:paraId="5A9B2DBD" w14:textId="77777777" w:rsidTr="00DA22B4">
        <w:trPr>
          <w:del w:id="37" w:author="Nick Bernal" w:date="2026-09-26T15:08:00Z" w16du:dateUtc="2026-09-26T19:08:00Z"/>
        </w:trPr>
        <w:tc>
          <w:tcPr>
            <w:tcW w:w="3116" w:type="dxa"/>
          </w:tcPr>
          <w:p w14:paraId="35C98217" w14:textId="635D5224" w:rsidR="00DA22B4" w:rsidRDefault="00DA22B4">
            <w:pPr>
              <w:pStyle w:val="FootnoteText"/>
              <w:rPr>
                <w:del w:id="38" w:author="Nick Bernal" w:date="2026-09-26T15:08:00Z" w16du:dateUtc="2026-09-26T19:08:00Z"/>
              </w:rPr>
            </w:pPr>
            <w:del w:id="39" w:author="Nick Bernal" w:date="2026-09-26T15:08:00Z" w16du:dateUtc="2026-09-26T19:08:00Z">
              <w:r>
                <w:delText>d</w:delText>
              </w:r>
            </w:del>
          </w:p>
        </w:tc>
        <w:tc>
          <w:tcPr>
            <w:tcW w:w="3117" w:type="dxa"/>
          </w:tcPr>
          <w:p w14:paraId="0E9083BA" w14:textId="0E25131C" w:rsidR="00DA22B4" w:rsidRDefault="00DA22B4">
            <w:pPr>
              <w:pStyle w:val="FootnoteText"/>
              <w:rPr>
                <w:del w:id="40" w:author="Nick Bernal" w:date="2026-09-26T15:08:00Z" w16du:dateUtc="2026-09-26T19:08:00Z"/>
              </w:rPr>
            </w:pPr>
            <w:del w:id="41" w:author="Nick Bernal" w:date="2026-09-26T15:08:00Z" w16du:dateUtc="2026-09-26T19:08:00Z">
              <w:r>
                <w:delText>e</w:delText>
              </w:r>
            </w:del>
          </w:p>
        </w:tc>
        <w:tc>
          <w:tcPr>
            <w:tcW w:w="3117" w:type="dxa"/>
          </w:tcPr>
          <w:p w14:paraId="591A221A" w14:textId="059CD815" w:rsidR="00DA22B4" w:rsidRDefault="00DA22B4">
            <w:pPr>
              <w:pStyle w:val="FootnoteText"/>
              <w:rPr>
                <w:del w:id="42" w:author="Nick Bernal" w:date="2026-09-26T15:08:00Z" w16du:dateUtc="2026-09-26T19:08:00Z"/>
              </w:rPr>
            </w:pPr>
            <w:del w:id="43" w:author="Nick Bernal" w:date="2026-09-26T15:08:00Z" w16du:dateUtc="2026-09-26T19:08:00Z">
              <w:r>
                <w:delText>F</w:delText>
              </w:r>
            </w:del>
          </w:p>
        </w:tc>
      </w:tr>
    </w:tbl>
    <w:p w14:paraId="7BC67194" w14:textId="48AB910B" w:rsidR="00DA22B4" w:rsidRDefault="00DA22B4">
      <w:pPr>
        <w:pStyle w:val="FootnoteText"/>
        <w:rPr>
          <w:del w:id="44" w:author="Nick Bernal" w:date="2026-09-26T15:08:00Z" w16du:dateUtc="2026-09-26T19:08:00Z"/>
        </w:rPr>
      </w:pPr>
    </w:p>
    <w:p w14:paraId="4C31ADE8" w14:textId="4FA70B4A" w:rsidR="00DA22B4" w:rsidRDefault="00DA22B4">
      <w:pPr>
        <w:pStyle w:val="FootnoteText"/>
      </w:pPr>
      <w:del w:id="45" w:author="Nick Bernal" w:date="2026-09-26T15:08:00Z" w16du:dateUtc="2026-09-26T19:08:00Z">
        <w:r>
          <w:delText>And multi-paragraph content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7E6193" w14:textId="77777777" w:rsidR="00CB268A" w:rsidRDefault="00CB268A">
    <w:pPr>
      <w:pStyle w:val="FootnoteText"/>
      <w:pPrChange w:id="46" w:author="Nick Bernal" w:date="2026-09-26T15:08:00Z" w16du:dateUtc="2026-09-26T19:0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B4"/>
    <w:rsid w:val="001C5D54"/>
    <w:rsid w:val="003140C5"/>
    <w:rsid w:val="00360F1B"/>
    <w:rsid w:val="003C126D"/>
    <w:rsid w:val="003C1D14"/>
    <w:rsid w:val="003C58BC"/>
    <w:rsid w:val="00470754"/>
    <w:rsid w:val="006B56F3"/>
    <w:rsid w:val="008B74BE"/>
    <w:rsid w:val="00931F1A"/>
    <w:rsid w:val="00952295"/>
    <w:rsid w:val="00AF4127"/>
    <w:rsid w:val="00B33473"/>
    <w:rsid w:val="00BE7647"/>
    <w:rsid w:val="00CB268A"/>
    <w:rsid w:val="00D84805"/>
    <w:rsid w:val="00DA22B4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73A5A"/>
  <w15:chartTrackingRefBased/>
  <w15:docId w15:val="{9F933AA6-71C8-8342-913F-5A07EC3C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  <w:pPrChange w:id="0" w:author="Nick Bernal" w:date="2026-09-26T15:08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Nick Bernal" w:date="2026-09-26T15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  <w:pPrChange w:id="1" w:author="Nick Bernal" w:date="2026-09-26T15:08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Nick Bernal" w:date="2026-09-26T15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  <w:pPrChange w:id="2" w:author="Nick Bernal" w:date="2026-09-26T15:08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Nick Bernal" w:date="2026-09-26T15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  <w:pPrChange w:id="3" w:author="Nick Bernal" w:date="2026-09-26T15:08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Nick Bernal" w:date="2026-09-26T15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  <w:pPrChange w:id="4" w:author="Nick Bernal" w:date="2026-09-26T15:08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Nick Bernal" w:date="2026-09-26T15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  <w:pPrChange w:id="5" w:author="Nick Bernal" w:date="2026-09-26T15:08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Nick Bernal" w:date="2026-09-26T15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  <w:pPrChange w:id="6" w:author="Nick Bernal" w:date="2026-09-26T15:08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Nick Bernal" w:date="2026-09-26T15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  <w:pPrChange w:id="7" w:author="Nick Bernal" w:date="2026-09-26T15:08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7" w:author="Nick Bernal" w:date="2026-09-26T15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A2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B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A22B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2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2B4"/>
    <w:rPr>
      <w:vertAlign w:val="superscript"/>
    </w:rPr>
  </w:style>
  <w:style w:type="table" w:styleId="TableGrid">
    <w:name w:val="Table Grid"/>
    <w:basedOn w:val="TableNormal"/>
    <w:uiPriority w:val="39"/>
    <w:rsid w:val="00DA2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26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68A"/>
  </w:style>
  <w:style w:type="paragraph" w:styleId="Footer">
    <w:name w:val="footer"/>
    <w:basedOn w:val="Normal"/>
    <w:link w:val="FooterChar"/>
    <w:uiPriority w:val="99"/>
    <w:unhideWhenUsed/>
    <w:rsid w:val="00CB26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C68C3A-17AB-5648-A428-33899C17C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2026-01-13T17:54:00Z</dcterms:created>
  <dcterms:modified xsi:type="dcterms:W3CDTF">2026-09-26T19:08:00Z</dcterms:modified>
</cp:coreProperties>
</file>