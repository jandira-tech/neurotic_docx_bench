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5B8320" w14:textId="0BE4D70D" w:rsidR="00213933" w:rsidRDefault="005D6BA1">
      <w:pPr>
        <w:pStyle w:val="Table"/>
        <w:spacing w:line="276" w:lineRule="auto"/>
        <w:ind w:left="794" w:hanging="794"/>
        <w:rPr>
          <w:del w:id="4" w:author="Author"/>
        </w:rPr>
      </w:pPr>
      <w:ins w:id="5" w:author="Author">
        <w:r>
          <w:rPr>
            <w:b/>
            <w:bCs/>
          </w:rPr>
          <w:t>ACB-k</w:t>
        </w:r>
        <w:r>
          <w:rPr>
            <w:b/>
            <w:bCs/>
          </w:rPr>
          <w:t>æ</w:t>
        </w:r>
        <w:r>
          <w:rPr>
            <w:b/>
            <w:bCs/>
          </w:rPr>
          <w:t>demotor - frit konfigurerbar - CDC-1-ACB</w:t>
        </w:r>
        <w:r>
          <w:br/>
        </w:r>
        <w:r>
          <w:rPr>
            <w:b/>
            <w:bCs/>
          </w:rPr>
          <w:t>24 V DC / Tilpasset efter kunde</w:t>
        </w:r>
        <w:r>
          <w:rPr>
            <w:b/>
            <w:bCs/>
          </w:rPr>
          <w:t>ø</w:t>
        </w:r>
        <w:r>
          <w:rPr>
            <w:b/>
            <w:bCs/>
          </w:rPr>
          <w:t>nsker</w:t>
        </w:r>
        <w:r>
          <w:br/>
        </w:r>
        <w:r>
          <w:br/>
          <w:t>Elektrisk motor til integreret, usynlig montering i vinduesprofilen og til eftermontering.</w:t>
        </w:r>
        <w:r>
          <w:br/>
          <w:t xml:space="preserve">Praktisk til motoriseret </w:t>
        </w:r>
        <w:r>
          <w:t>å</w:t>
        </w:r>
        <w:r>
          <w:t>bning og lukning af vinduer og lemme.</w:t>
        </w:r>
        <w:r>
          <w:br/>
          <w:t>Kan bruges til Komfortopluk, r</w:t>
        </w:r>
        <w:r>
          <w:t>ø</w:t>
        </w:r>
        <w:r>
          <w:t>gudluftning og brandventilation iht. DS/EN12101-2</w:t>
        </w:r>
        <w:r>
          <w:br/>
          <w:t>Kan kombineres med alle D+H l</w:t>
        </w:r>
        <w:r>
          <w:t>å</w:t>
        </w:r>
        <w:r>
          <w:t>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</w:t>
        </w:r>
        <w:r>
          <w:t>æ</w:t>
        </w:r>
        <w:r>
          <w:t>lde af overbelastning af vindue og motor.</w:t>
        </w:r>
        <w:r>
          <w:br/>
        </w:r>
        <w:r>
          <w:t>Integreret gr</w:t>
        </w:r>
        <w:r>
          <w:t>æ</w:t>
        </w:r>
        <w:r>
          <w:t xml:space="preserve">nseflade ACB (Advanced Communication Bus) med </w:t>
        </w:r>
        <w:r>
          <w:t>å</w:t>
        </w:r>
        <w:r>
          <w:t>ben Modbus RTU-protokol.</w:t>
        </w:r>
        <w:r>
          <w:br/>
          <w:t xml:space="preserve">Direkte integration af motoren gennem </w:t>
        </w:r>
        <w:r>
          <w:t>å</w:t>
        </w:r>
        <w:r>
          <w:t>ben buskommunikation via ACB (Advanced Communication Bus), f.eks. i CTS (bygningsautomation).</w:t>
        </w:r>
        <w:r>
          <w:br/>
          <w:t>Lav driftsst</w:t>
        </w:r>
        <w:r>
          <w:t>ø</w:t>
        </w:r>
        <w:r>
          <w:t>j takket v</w:t>
        </w:r>
        <w:r>
          <w:t>æ</w:t>
        </w:r>
        <w:r>
          <w:t>re innovativ, akustisk afkobling af drevkomponenterne.</w:t>
        </w:r>
        <w:r>
          <w:br/>
          <w:t>H</w:t>
        </w:r>
        <w:r>
          <w:t>ø</w:t>
        </w:r>
        <w:r>
          <w:t>jpr</w:t>
        </w:r>
        <w:r>
          <w:t>æ</w:t>
        </w:r>
        <w:r>
          <w:t>cisionsmotor og synkron elektronik til synkron drift af op til 8 motorer.</w:t>
        </w:r>
        <w:r>
          <w:br/>
          <w:t>Korrosionsbeskyttet, h</w:t>
        </w:r>
        <w:r>
          <w:t>æ</w:t>
        </w:r>
        <w:r>
          <w:t>rdet, st</w:t>
        </w:r>
        <w:r>
          <w:t>å</w:t>
        </w:r>
        <w:r>
          <w:t>lk</w:t>
        </w:r>
        <w:r>
          <w:t>æ</w:t>
        </w:r>
        <w:r>
          <w:t>de, vedligeholdelsesfri takket v</w:t>
        </w:r>
        <w:r>
          <w:t>æ</w:t>
        </w:r>
        <w:r>
          <w:t>re livstidssm</w:t>
        </w:r>
        <w:r>
          <w:t>ø</w:t>
        </w:r>
        <w:r>
          <w:t>ring.</w:t>
        </w:r>
        <w:r>
          <w:br/>
        </w:r>
        <w:r>
          <w:t>Highspeed-funktion (-HS) til hurtigt opluk af vinduer i tilf</w:t>
        </w:r>
        <w:r>
          <w:t>æ</w:t>
        </w:r>
        <w:r>
          <w:t>lde af brand (ABV).</w:t>
        </w:r>
        <w:r>
          <w:br/>
          <w:t>Justerbart, flertrins klembeskyttelsessystem (l</w:t>
        </w:r>
        <w:r>
          <w:t>ø</w:t>
        </w:r>
        <w:r>
          <w:t xml:space="preserve">betid, kraft, </w:t>
        </w:r>
        <w:r>
          <w:t>å</w:t>
        </w:r>
        <w:r>
          <w:t>bning).</w:t>
        </w:r>
        <w:r>
          <w:br/>
          <w:t>Automatisk aflastning af t</w:t>
        </w:r>
        <w:r>
          <w:t>æ</w:t>
        </w:r>
        <w:r>
          <w:t>tningsb</w:t>
        </w:r>
        <w:r>
          <w:t>å</w:t>
        </w:r>
        <w:r>
          <w:t>ndet efter lukning beskytter t</w:t>
        </w:r>
        <w:r>
          <w:t>æ</w:t>
        </w:r>
        <w:r>
          <w:t>tningslister.</w:t>
        </w:r>
        <w:r>
          <w:br/>
          <w:t>Lavt kabelforbrug med mulighed for gennemsl</w:t>
        </w:r>
        <w:r>
          <w:t>ø</w:t>
        </w:r>
        <w:r>
          <w:t>jfning af op til 3 motorer.</w:t>
        </w:r>
        <w:r>
          <w:br/>
          <w:t>Enkel installation takket v</w:t>
        </w:r>
        <w:r>
          <w:t>æ</w:t>
        </w:r>
        <w:r>
          <w:t>re stik med beskyttelse mod omvendt polaritet.</w:t>
        </w:r>
        <w:r>
          <w:br/>
          <w:t>Tilslutning valgfrit mulig fra venstre eller h</w:t>
        </w:r>
        <w:r>
          <w:t>ø</w:t>
        </w:r>
        <w:r>
          <w:t>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</w:t>
        </w:r>
        <w:r>
          <w:t>ø</w:t>
        </w:r>
        <w:r>
          <w:t>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</w:t>
        </w:r>
        <w:r>
          <w:t>æ</w:t>
        </w:r>
        <w:r>
          <w:t>cis styring af position og feedback, herunder angivelser af den faktiske position.</w:t>
        </w:r>
        <w:r>
          <w:br/>
        </w:r>
        <w:r>
          <w:t>Å</w:t>
        </w:r>
        <w:r>
          <w:t>bne- og lukke meddelelser kommer direkte fra motoren via ACB-kommunikation.</w:t>
        </w:r>
        <w:r>
          <w:br/>
        </w:r>
        <w:r>
          <w:t>Motorens generelle status, som f.eks. samlet k</w:t>
        </w:r>
        <w:r>
          <w:t>ø</w:t>
        </w:r>
        <w:r>
          <w:t>restr</w:t>
        </w:r>
        <w:r>
          <w:t>æ</w:t>
        </w:r>
        <w:r>
          <w:t>kning, antal aktiveringer, diagnostik og n</w:t>
        </w:r>
        <w:r>
          <w:t>ø</w:t>
        </w:r>
        <w:r>
          <w:t>dfunktion, kan evalueres.</w:t>
        </w:r>
        <w:r>
          <w:br/>
        </w:r>
        <w:r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</w:t>
        </w:r>
        <w:r>
          <w:t>æ</w:t>
        </w:r>
        <w:r>
          <w:t>rdet st</w:t>
        </w:r>
        <w:r>
          <w:t>å</w:t>
        </w:r>
        <w:r>
          <w:t>lk</w:t>
        </w:r>
        <w:r>
          <w:t>æ</w:t>
        </w:r>
        <w:r>
          <w:t>de i sidebue-design til lave karmh</w:t>
        </w:r>
        <w:r>
          <w:t>ø</w:t>
        </w:r>
        <w:r>
          <w:t>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</w:t>
        </w:r>
        <w:r>
          <w:t>å</w:t>
        </w:r>
        <w:r>
          <w:t xml:space="preserve">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</w:t>
        </w:r>
        <w:r>
          <w:t>å</w:t>
        </w:r>
        <w:r>
          <w:t>som l</w:t>
        </w:r>
        <w:r>
          <w:t>ø</w:t>
        </w:r>
        <w:r>
          <w:t xml:space="preserve">betid, kraft og </w:t>
        </w:r>
        <w:r>
          <w:t>å</w:t>
        </w:r>
        <w:r>
          <w:t>bning</w:t>
        </w:r>
        <w:r>
          <w:br/>
        </w:r>
        <w:r>
          <w:rPr>
            <w:b/>
            <w:bCs/>
          </w:rPr>
          <w:t xml:space="preserve">Option "HP" </w:t>
        </w:r>
        <w:r>
          <w:t xml:space="preserve">- </w:t>
        </w:r>
        <w:r>
          <w:t>Å</w:t>
        </w:r>
        <w:r>
          <w:t>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</w:t>
        </w:r>
        <w:r>
          <w:t>å</w:t>
        </w:r>
        <w:r>
          <w:t>semotorer</w:t>
        </w:r>
        <w:r>
          <w:br/>
        </w:r>
        <w:r>
          <w:rPr>
            <w:b/>
            <w:bCs/>
          </w:rPr>
          <w:t xml:space="preserve">Option "KM" </w:t>
        </w:r>
        <w:r>
          <w:t xml:space="preserve">- Kraftig motor-gear-enhed med </w:t>
        </w:r>
        <w:r>
          <w:t>ø</w:t>
        </w:r>
        <w:r>
          <w:t xml:space="preserve">get kraft (op til 400 N) til at </w:t>
        </w:r>
        <w:r>
          <w:t>å</w:t>
        </w:r>
        <w:r>
          <w:t>bne og lukke tunge parallelsprossede og h</w:t>
        </w:r>
        <w:r>
          <w:t>æ</w:t>
        </w:r>
        <w:r>
          <w:t>ve-/s</w:t>
        </w:r>
        <w:r>
          <w:t>æ</w:t>
        </w:r>
        <w:r>
          <w:t>nkevindue/toph</w:t>
        </w:r>
        <w:r>
          <w:t>æ</w:t>
        </w:r>
        <w:r>
          <w:t>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</w:t>
        </w:r>
        <w:r>
          <w:t>Å</w:t>
        </w:r>
        <w:r>
          <w:t>BEN" endepositionsmeddelelse</w:t>
        </w:r>
        <w:r>
          <w:br/>
        </w:r>
        <w:r>
          <w:rPr>
            <w:b/>
            <w:bCs/>
          </w:rPr>
          <w:lastRenderedPageBreak/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</w:t>
        </w:r>
        <w:r>
          <w:t>Å</w:t>
        </w:r>
        <w:r>
          <w:t>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</w:t>
        </w:r>
        <w:r>
          <w:t>å</w:t>
        </w:r>
        <w:r>
          <w:t>gning af lukkekanten p</w:t>
        </w:r>
        <w:r>
          <w:t>å</w:t>
        </w:r>
        <w:r>
          <w:t xml:space="preserve">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 xml:space="preserve">Forsyning: 24 V DC / </w:t>
        </w:r>
        <w:r>
          <w:t>±</w:t>
        </w:r>
        <w:r>
          <w:t>15 %</w:t>
        </w:r>
        <w:r>
          <w:br/>
          <w:t>Str</w:t>
        </w:r>
        <w:r>
          <w:t>ø</w:t>
        </w:r>
        <w:r>
          <w:t>mforbrug:</w:t>
        </w:r>
        <w:r>
          <w:br/>
        </w:r>
        <w:r>
          <w:rPr>
            <w:color w:val="E10025"/>
          </w:rPr>
          <w:t xml:space="preserve">0,6 A (til 350 mm </w:t>
        </w:r>
        <w:r>
          <w:rPr>
            <w:color w:val="E10025"/>
          </w:rPr>
          <w:t>å</w:t>
        </w:r>
        <w:r>
          <w:rPr>
            <w:color w:val="E10025"/>
          </w:rPr>
          <w:t>bning)</w:t>
        </w:r>
        <w:r>
          <w:br/>
        </w:r>
        <w:r>
          <w:rPr>
            <w:color w:val="0092D4"/>
          </w:rPr>
          <w:t xml:space="preserve">0,8 A (til 500 + 600 mm </w:t>
        </w:r>
        <w:r>
          <w:rPr>
            <w:color w:val="0092D4"/>
          </w:rPr>
          <w:t>å</w:t>
        </w:r>
        <w:r>
          <w:rPr>
            <w:color w:val="0092D4"/>
          </w:rPr>
          <w:t>bning)</w:t>
        </w:r>
        <w:r>
          <w:br/>
        </w:r>
        <w:r>
          <w:rPr>
            <w:color w:val="0092D4"/>
          </w:rPr>
          <w:t xml:space="preserve">1 A (til 700 mm </w:t>
        </w:r>
        <w:r>
          <w:rPr>
            <w:color w:val="0092D4"/>
          </w:rPr>
          <w:t>å</w:t>
        </w:r>
        <w:r>
          <w:rPr>
            <w:color w:val="0092D4"/>
          </w:rPr>
          <w:t>bning)</w:t>
        </w:r>
        <w:r>
          <w:br/>
        </w:r>
        <w:r>
          <w:rPr>
            <w:color w:val="6DB755"/>
          </w:rPr>
          <w:t xml:space="preserve">1 A (til 800 - 1300 mm </w:t>
        </w:r>
        <w:r>
          <w:rPr>
            <w:color w:val="6DB755"/>
          </w:rPr>
          <w:t>å</w:t>
        </w:r>
        <w:r>
          <w:rPr>
            <w:color w:val="6DB755"/>
          </w:rPr>
          <w:t>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</w:t>
        </w:r>
        <w:r>
          <w:t>ø</w:t>
        </w:r>
        <w:r>
          <w:t>jre eller venstre</w:t>
        </w:r>
        <w:r>
          <w:br/>
          <w:t>Trykkraft: 250 N</w:t>
        </w:r>
        <w:r>
          <w:br/>
          <w:t>Tr</w:t>
        </w:r>
        <w:r>
          <w:t>æ</w:t>
        </w:r>
        <w:r>
          <w:t>kkraft: 250 N</w:t>
        </w:r>
        <w:r>
          <w:br/>
          <w:t>Nominel l</w:t>
        </w:r>
        <w:r>
          <w:t>å</w:t>
        </w:r>
        <w:r>
          <w:t>sekraft **: 1500 N</w:t>
        </w:r>
        <w:r>
          <w:br/>
          <w:t>Levetid: 20000 dobbeltoperationer *</w:t>
        </w:r>
        <w:r>
          <w:br/>
        </w:r>
        <w:r>
          <w:t>Å</w:t>
        </w:r>
        <w:r>
          <w:t>bning:300 mm - 1300 mm</w:t>
        </w:r>
        <w:r>
          <w:br/>
          <w:t xml:space="preserve">Hastighed </w:t>
        </w:r>
        <w:r>
          <w:t>Å</w:t>
        </w:r>
        <w:r>
          <w:t>BNE: 6,7 mm/s</w:t>
        </w:r>
        <w:r>
          <w:br/>
          <w:t xml:space="preserve">Hastighed </w:t>
        </w:r>
        <w:r>
          <w:t>Å</w:t>
        </w:r>
        <w:r>
          <w:t>BNE - ABV:</w:t>
        </w:r>
        <w:r>
          <w:br/>
        </w:r>
        <w:r>
          <w:rPr>
            <w:color w:val="E10025"/>
          </w:rPr>
          <w:t xml:space="preserve">9,4 mm/s (til 350 mm </w:t>
        </w:r>
        <w:r>
          <w:rPr>
            <w:color w:val="E10025"/>
          </w:rPr>
          <w:t>å</w:t>
        </w:r>
        <w:r>
          <w:rPr>
            <w:color w:val="E10025"/>
          </w:rPr>
          <w:t>bning)</w:t>
        </w:r>
        <w:r>
          <w:br/>
        </w:r>
        <w:r>
          <w:rPr>
            <w:color w:val="0092D4"/>
          </w:rPr>
          <w:t xml:space="preserve">13,6 mm/s (til 500 + 700 mm </w:t>
        </w:r>
        <w:r>
          <w:rPr>
            <w:color w:val="0092D4"/>
          </w:rPr>
          <w:t>å</w:t>
        </w:r>
        <w:r>
          <w:rPr>
            <w:color w:val="0092D4"/>
          </w:rPr>
          <w:t>bning)</w:t>
        </w:r>
        <w:r>
          <w:br/>
        </w:r>
        <w:r>
          <w:rPr>
            <w:color w:val="6DB755"/>
          </w:rPr>
          <w:t xml:space="preserve">15 mm/s (til 800 - 1300 mm </w:t>
        </w:r>
        <w:r>
          <w:rPr>
            <w:color w:val="6DB755"/>
          </w:rPr>
          <w:t>å</w:t>
        </w:r>
        <w:r>
          <w:rPr>
            <w:color w:val="6DB755"/>
          </w:rPr>
          <w:t>bning)</w:t>
        </w:r>
        <w:r>
          <w:br/>
          <w:t>Hastighed LUKKE:</w:t>
        </w:r>
        <w:r>
          <w:br/>
        </w:r>
        <w:r>
          <w:rPr>
            <w:color w:val="E10025"/>
          </w:rPr>
          <w:t xml:space="preserve">5 mm/s (til 350 mm </w:t>
        </w:r>
        <w:r>
          <w:rPr>
            <w:color w:val="E10025"/>
          </w:rPr>
          <w:t>å</w:t>
        </w:r>
        <w:r>
          <w:rPr>
            <w:color w:val="E10025"/>
          </w:rPr>
          <w:t>bning)</w:t>
        </w:r>
        <w:r>
          <w:br/>
        </w:r>
        <w:r>
          <w:rPr>
            <w:color w:val="0092D4"/>
          </w:rPr>
          <w:t xml:space="preserve">6,7 mm/s (til 500 + 700 mm </w:t>
        </w:r>
        <w:r>
          <w:rPr>
            <w:color w:val="0092D4"/>
          </w:rPr>
          <w:t>å</w:t>
        </w:r>
        <w:r>
          <w:rPr>
            <w:color w:val="0092D4"/>
          </w:rPr>
          <w:t>bning)</w:t>
        </w:r>
        <w:r>
          <w:br/>
        </w:r>
        <w:r>
          <w:rPr>
            <w:color w:val="6DB755"/>
          </w:rPr>
          <w:t xml:space="preserve">6,7 mm/s (til 800 - 1300 mm </w:t>
        </w:r>
        <w:r>
          <w:rPr>
            <w:color w:val="6DB755"/>
          </w:rPr>
          <w:t>å</w:t>
        </w:r>
        <w:r>
          <w:rPr>
            <w:color w:val="6DB755"/>
          </w:rPr>
          <w:t>bning)</w:t>
        </w:r>
        <w:r>
          <w:br/>
          <w:t>Beskyttelsesklasse: IP 32</w:t>
        </w:r>
        <w:r>
          <w:br/>
          <w:t>M</w:t>
        </w:r>
        <w:r>
          <w:t>å</w:t>
        </w:r>
        <w:r>
          <w:t>ling af lydtryk (st</w:t>
        </w:r>
        <w:r>
          <w:t>ø</w:t>
        </w:r>
        <w:r>
          <w:t>jemission):</w:t>
        </w:r>
        <w:r>
          <w:t> </w:t>
        </w:r>
        <w:r>
          <w:t xml:space="preserve">LpA </w:t>
        </w:r>
        <w:r>
          <w:t>≤</w:t>
        </w:r>
        <w:r>
          <w:t xml:space="preserve"> 35 dB(A)</w:t>
        </w:r>
        <w:r>
          <w:br/>
          <w:t>Temperaturomr</w:t>
        </w:r>
        <w:r>
          <w:t>å</w:t>
        </w:r>
        <w:r>
          <w:t xml:space="preserve">de: -15 </w:t>
        </w:r>
        <w:r>
          <w:t>°</w:t>
        </w:r>
        <w:r>
          <w:t xml:space="preserve">C (-5 </w:t>
        </w:r>
        <w:r>
          <w:t>°</w:t>
        </w:r>
        <w:r>
          <w:t>C</w:t>
        </w:r>
        <w:r>
          <w:t> </w:t>
        </w:r>
        <w:r>
          <w:t xml:space="preserve">***) ... +75 </w:t>
        </w:r>
        <w:r>
          <w:t>°</w:t>
        </w:r>
        <w:r>
          <w:t>C</w:t>
        </w:r>
        <w:r>
          <w:br/>
          <w:t xml:space="preserve">Temperaturstandsikkerhed: B300 (30 min / 300 </w:t>
        </w:r>
        <w:r>
          <w:t>°</w:t>
        </w:r>
        <w:r>
          <w:t>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</w:t>
        </w:r>
        <w:r>
          <w:t>å</w:t>
        </w:r>
        <w:r>
          <w:t>bningsafh</w:t>
        </w:r>
        <w:r>
          <w:t>æ</w:t>
        </w:r>
        <w:r>
          <w:t>ngig) x 30 x 39 mm</w:t>
        </w:r>
        <w:r>
          <w:br/>
        </w:r>
        <w:r>
          <w:br/>
          <w:t>* Ved lodret anvendelse skal D+H-forhandleren kontaktes!</w:t>
        </w:r>
        <w:r>
          <w:br/>
          <w:t>** Afh</w:t>
        </w:r>
        <w:r>
          <w:t>æ</w:t>
        </w:r>
        <w:r>
          <w:t>ngig af fastg</w:t>
        </w:r>
        <w:r>
          <w:t>ø</w:t>
        </w:r>
        <w:r>
          <w:t>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</w:t>
        </w:r>
        <w:r>
          <w:rPr>
            <w:b/>
            <w:bCs/>
          </w:rPr>
          <w:t>æ</w:t>
        </w:r>
        <w:r>
          <w:rPr>
            <w:b/>
            <w:bCs/>
          </w:rPr>
          <w:t>ngde: .......... stk</w:t>
        </w:r>
        <w:r>
          <w:rPr>
            <w:b/>
            <w:bCs/>
          </w:rPr>
          <w:t>     </w:t>
        </w:r>
        <w:r>
          <w:rPr>
            <w:b/>
            <w:bCs/>
          </w:rPr>
          <w:t>Pris: ................. DKK</w:t>
        </w:r>
        <w:r>
          <w:rPr>
            <w:b/>
            <w:bCs/>
          </w:rPr>
          <w:t>     </w:t>
        </w:r>
        <w:r>
          <w:rPr>
            <w:b/>
            <w:bCs/>
          </w:rPr>
          <w:t>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</w:t>
        </w:r>
        <w:r>
          <w:rPr>
            <w:b/>
            <w:bCs/>
            <w:i/>
            <w:iCs/>
          </w:rPr>
          <w:t>ø</w:t>
        </w:r>
        <w:r>
          <w:rPr>
            <w:b/>
            <w:bCs/>
            <w:i/>
            <w:iCs/>
          </w:rPr>
          <w:t>r din lokale D+H-partner tilg</w:t>
        </w:r>
        <w:r>
          <w:rPr>
            <w:b/>
            <w:bCs/>
            <w:i/>
            <w:iCs/>
          </w:rPr>
          <w:t>æ</w:t>
        </w:r>
        <w:r>
          <w:rPr>
            <w:b/>
            <w:bCs/>
            <w:i/>
            <w:iCs/>
          </w:rPr>
          <w:t>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</w:t>
        </w:r>
        <w:r>
          <w:t>ø</w:t>
        </w:r>
        <w:r>
          <w:t>r ikke et udbud. Ansvaret for overensstemmelse med udbudsretlige krav p</w:t>
        </w:r>
        <w:r>
          <w:t>å</w:t>
        </w:r>
        <w:r>
          <w:t>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 xml:space="preserve">Med forbehold for tekniske </w:t>
        </w:r>
        <w:r>
          <w:t>æ</w:t>
        </w:r>
        <w:r>
          <w:t>ndringer.</w:t>
        </w:r>
      </w:ins>
      <w:del w:id="6" w:author="Author">
        <w:r w:rsidR="00024F20">
          <w:rPr>
            <w:sz w:val="20"/>
          </w:rPr>
          <w:delText xml:space="preserve">Table 5. </w:delText>
        </w:r>
        <w:r w:rsidR="00377143">
          <w:rPr>
            <w:rFonts w:ascii="OpenSans" w:hAnsi="OpenSans"/>
            <w:sz w:val="20"/>
            <w:szCs w:val="20"/>
            <w:shd w:val="clear" w:color="auto" w:fill="FAFAF8"/>
          </w:rPr>
          <w:delText>The list of endangered wild plants in forest wetlands of Korea.</w:delText>
        </w:r>
      </w:del>
    </w:p>
    <w:tbl>
      <w:tblPr>
        <w:tblOverlap w:val="never"/>
        <w:tblW w:w="8350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182"/>
        <w:gridCol w:w="4474"/>
        <w:gridCol w:w="1040"/>
        <w:gridCol w:w="1654"/>
      </w:tblGrid>
      <w:tr w:rsidR="00213933" w14:paraId="21C76BF4" w14:textId="77777777" w:rsidTr="00527A9B">
        <w:trPr>
          <w:trHeight w:val="306"/>
          <w:del w:id="7" w:author="Author"/>
        </w:trPr>
        <w:tc>
          <w:tcPr>
            <w:tcW w:w="1182" w:type="dxa"/>
            <w:tcBorders>
              <w:top w:val="single" w:sz="2" w:space="0" w:color="000000"/>
              <w:left w:val="none" w:sz="2" w:space="0" w:color="FFFFFF"/>
              <w:bottom w:val="double" w:sz="4" w:space="0" w:color="000000"/>
              <w:right w:val="none" w:sz="2" w:space="0" w:color="FFFFFF"/>
            </w:tcBorders>
            <w:vAlign w:val="center"/>
          </w:tcPr>
          <w:p w14:paraId="11C234F9" w14:textId="77777777" w:rsidR="00213933" w:rsidRDefault="00024F20">
            <w:pPr>
              <w:pStyle w:val="Table-"/>
              <w:rPr>
                <w:del w:id="8" w:author="Author"/>
              </w:rPr>
            </w:pPr>
            <w:del w:id="9" w:author="Author">
              <w:r>
                <w:rPr>
                  <w:b/>
                  <w:sz w:val="18"/>
                </w:rPr>
                <w:delText>Family name</w:delText>
              </w:r>
            </w:del>
          </w:p>
        </w:tc>
        <w:tc>
          <w:tcPr>
            <w:tcW w:w="4474" w:type="dxa"/>
            <w:tcBorders>
              <w:top w:val="single" w:sz="2" w:space="0" w:color="000000"/>
              <w:left w:val="none" w:sz="2" w:space="0" w:color="FFFFFF"/>
              <w:bottom w:val="double" w:sz="4" w:space="0" w:color="000000"/>
              <w:right w:val="none" w:sz="2" w:space="0" w:color="FFFFFF"/>
            </w:tcBorders>
            <w:vAlign w:val="center"/>
          </w:tcPr>
          <w:p w14:paraId="6276FFD5" w14:textId="77777777" w:rsidR="00213933" w:rsidRDefault="00024F20">
            <w:pPr>
              <w:pStyle w:val="Table-"/>
              <w:rPr>
                <w:del w:id="10" w:author="Author"/>
              </w:rPr>
            </w:pPr>
            <w:del w:id="11" w:author="Author">
              <w:r>
                <w:rPr>
                  <w:b/>
                  <w:sz w:val="18"/>
                </w:rPr>
                <w:delText>Scientific name / Korean name</w:delText>
              </w:r>
            </w:del>
          </w:p>
        </w:tc>
        <w:tc>
          <w:tcPr>
            <w:tcW w:w="1040" w:type="dxa"/>
            <w:tcBorders>
              <w:top w:val="single" w:sz="2" w:space="0" w:color="000000"/>
              <w:left w:val="none" w:sz="2" w:space="0" w:color="FFFFFF"/>
              <w:bottom w:val="double" w:sz="4" w:space="0" w:color="000000"/>
              <w:right w:val="none" w:sz="2" w:space="0" w:color="FFFFFF"/>
            </w:tcBorders>
            <w:vAlign w:val="center"/>
          </w:tcPr>
          <w:p w14:paraId="0A41843F" w14:textId="77777777" w:rsidR="00213933" w:rsidRDefault="00024F20">
            <w:pPr>
              <w:pStyle w:val="Table-"/>
              <w:rPr>
                <w:del w:id="12" w:author="Author"/>
              </w:rPr>
            </w:pPr>
            <w:del w:id="13" w:author="Author">
              <w:r>
                <w:rPr>
                  <w:b/>
                  <w:sz w:val="18"/>
                </w:rPr>
                <w:delText>Region</w:delText>
              </w:r>
            </w:del>
          </w:p>
        </w:tc>
        <w:tc>
          <w:tcPr>
            <w:tcW w:w="1654" w:type="dxa"/>
            <w:tcBorders>
              <w:top w:val="single" w:sz="2" w:space="0" w:color="000000"/>
              <w:left w:val="none" w:sz="2" w:space="0" w:color="FFFFFF"/>
              <w:bottom w:val="double" w:sz="4" w:space="0" w:color="000000"/>
              <w:right w:val="none" w:sz="2" w:space="0" w:color="FFFFFF"/>
            </w:tcBorders>
            <w:vAlign w:val="center"/>
          </w:tcPr>
          <w:p w14:paraId="0E7B0DA7" w14:textId="77777777" w:rsidR="00213933" w:rsidRDefault="00024F20">
            <w:pPr>
              <w:pStyle w:val="Table-"/>
              <w:rPr>
                <w:del w:id="14" w:author="Author"/>
              </w:rPr>
            </w:pPr>
            <w:del w:id="15" w:author="Author">
              <w:r>
                <w:rPr>
                  <w:b/>
                  <w:sz w:val="18"/>
                </w:rPr>
                <w:delText>Site (Frequency)</w:delText>
              </w:r>
            </w:del>
          </w:p>
        </w:tc>
      </w:tr>
      <w:tr w:rsidR="00213933" w14:paraId="2F98983C" w14:textId="77777777" w:rsidTr="00527A9B">
        <w:trPr>
          <w:trHeight w:val="343"/>
          <w:del w:id="16" w:author="Author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A853086" w14:textId="77777777" w:rsidR="00213933" w:rsidRDefault="00024F20">
            <w:pPr>
              <w:pStyle w:val="Table-"/>
              <w:rPr>
                <w:del w:id="17" w:author="Author"/>
              </w:rPr>
            </w:pPr>
            <w:del w:id="18" w:author="Author">
              <w:r>
                <w:rPr>
                  <w:spacing w:val="-18"/>
                  <w:sz w:val="18"/>
                </w:rPr>
                <w:delText>Ophioglossaceae</w:delText>
              </w:r>
            </w:del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2A3906B" w14:textId="33B09A82" w:rsidR="00213933" w:rsidRDefault="00024F20">
            <w:pPr>
              <w:pStyle w:val="Table-"/>
              <w:rPr>
                <w:del w:id="19" w:author="Author"/>
              </w:rPr>
            </w:pPr>
            <w:del w:id="20" w:author="Author">
              <w:r>
                <w:rPr>
                  <w:i/>
                  <w:sz w:val="18"/>
                </w:rPr>
                <w:delText>Mankyua chejuense</w:delText>
              </w:r>
              <w:r>
                <w:rPr>
                  <w:sz w:val="18"/>
                </w:rPr>
                <w:delText xml:space="preserve"> B.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Y.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Sun, M.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H.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Kim &amp; C.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H.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 xml:space="preserve">Kim </w:delText>
              </w:r>
            </w:del>
          </w:p>
          <w:p w14:paraId="37E84FEF" w14:textId="77777777" w:rsidR="00213933" w:rsidRDefault="00024F20">
            <w:pPr>
              <w:pStyle w:val="Table-"/>
              <w:rPr>
                <w:del w:id="21" w:author="Author"/>
              </w:rPr>
            </w:pPr>
            <w:del w:id="22" w:author="Author">
              <w:r>
                <w:rPr>
                  <w:sz w:val="18"/>
                </w:rPr>
                <w:delText>제주고사리삼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64F4F5A" w14:textId="77777777" w:rsidR="00213933" w:rsidRDefault="00024F20">
            <w:pPr>
              <w:pStyle w:val="Table-"/>
              <w:rPr>
                <w:del w:id="23" w:author="Author"/>
              </w:rPr>
            </w:pPr>
            <w:del w:id="24" w:author="Author">
              <w:r>
                <w:rPr>
                  <w:sz w:val="18"/>
                </w:rPr>
                <w:delText>Jeju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BA40D22" w14:textId="77777777" w:rsidR="00213933" w:rsidRDefault="00024F20">
            <w:pPr>
              <w:pStyle w:val="Table-"/>
              <w:rPr>
                <w:del w:id="25" w:author="Author"/>
              </w:rPr>
            </w:pPr>
            <w:del w:id="26" w:author="Author">
              <w:r>
                <w:rPr>
                  <w:sz w:val="18"/>
                </w:rPr>
                <w:delText>Jeju-si (7)</w:delText>
              </w:r>
            </w:del>
          </w:p>
        </w:tc>
      </w:tr>
      <w:tr w:rsidR="00213933" w14:paraId="35C6A907" w14:textId="77777777" w:rsidTr="00527A9B">
        <w:trPr>
          <w:trHeight w:val="216"/>
          <w:del w:id="27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C150932" w14:textId="77777777" w:rsidR="00213933" w:rsidRDefault="00024F20">
            <w:pPr>
              <w:pStyle w:val="Table-"/>
              <w:rPr>
                <w:del w:id="28" w:author="Author"/>
              </w:rPr>
            </w:pPr>
            <w:del w:id="29" w:author="Author">
              <w:r>
                <w:rPr>
                  <w:sz w:val="18"/>
                </w:rPr>
                <w:delText>Apiaceae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1E0E7D03" w14:textId="77777777" w:rsidR="00213933" w:rsidRDefault="00024F20">
            <w:pPr>
              <w:pStyle w:val="Table-"/>
              <w:rPr>
                <w:del w:id="30" w:author="Author"/>
              </w:rPr>
            </w:pPr>
            <w:del w:id="31" w:author="Author">
              <w:r>
                <w:rPr>
                  <w:i/>
                  <w:sz w:val="18"/>
                </w:rPr>
                <w:delText>Cicuta virosa</w:delText>
              </w:r>
              <w:r>
                <w:rPr>
                  <w:sz w:val="18"/>
                </w:rPr>
                <w:delText xml:space="preserve"> L. </w:delText>
              </w:r>
            </w:del>
          </w:p>
          <w:p w14:paraId="2CDE9842" w14:textId="77777777" w:rsidR="00213933" w:rsidRDefault="00024F20">
            <w:pPr>
              <w:pStyle w:val="Table-"/>
              <w:rPr>
                <w:del w:id="32" w:author="Author"/>
              </w:rPr>
            </w:pPr>
            <w:del w:id="33" w:author="Author">
              <w:r>
                <w:rPr>
                  <w:sz w:val="18"/>
                </w:rPr>
                <w:delText>독미나리</w:delText>
              </w:r>
            </w:del>
          </w:p>
        </w:tc>
        <w:tc>
          <w:tcPr>
            <w:tcW w:w="1040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283F058" w14:textId="77777777" w:rsidR="00213933" w:rsidRDefault="00024F20">
            <w:pPr>
              <w:pStyle w:val="Table-"/>
              <w:rPr>
                <w:del w:id="34" w:author="Author"/>
              </w:rPr>
            </w:pPr>
            <w:del w:id="35" w:author="Author">
              <w:r>
                <w:rPr>
                  <w:sz w:val="18"/>
                </w:rPr>
                <w:delText xml:space="preserve">Gangwon 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AA84E0A" w14:textId="77777777" w:rsidR="00213933" w:rsidRDefault="00024F20">
            <w:pPr>
              <w:pStyle w:val="Table-"/>
              <w:rPr>
                <w:del w:id="36" w:author="Author"/>
              </w:rPr>
            </w:pPr>
            <w:del w:id="37" w:author="Author">
              <w:r>
                <w:rPr>
                  <w:sz w:val="18"/>
                </w:rPr>
                <w:delText>Yangyang-gun (2)</w:delText>
              </w:r>
            </w:del>
          </w:p>
        </w:tc>
      </w:tr>
      <w:tr w:rsidR="00213933" w14:paraId="3A1289D0" w14:textId="77777777" w:rsidTr="00527A9B">
        <w:trPr>
          <w:trHeight w:val="216"/>
          <w:del w:id="38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214F51C1" w14:textId="77777777" w:rsidR="00213933" w:rsidRDefault="00213933">
            <w:pPr>
              <w:pStyle w:val="a"/>
              <w:rPr>
                <w:del w:id="39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7B001547" w14:textId="77777777" w:rsidR="00213933" w:rsidRDefault="00213933">
            <w:pPr>
              <w:pStyle w:val="a"/>
              <w:rPr>
                <w:del w:id="40" w:author="Author"/>
              </w:rPr>
            </w:pPr>
          </w:p>
        </w:tc>
        <w:tc>
          <w:tcPr>
            <w:tcW w:w="1040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4D3D3F86" w14:textId="77777777" w:rsidR="00213933" w:rsidRDefault="00213933">
            <w:pPr>
              <w:pStyle w:val="a"/>
              <w:rPr>
                <w:del w:id="41" w:author="Author"/>
              </w:rPr>
            </w:pPr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1BAE5E6" w14:textId="77777777" w:rsidR="00213933" w:rsidRDefault="00024F20">
            <w:pPr>
              <w:pStyle w:val="Table-"/>
              <w:rPr>
                <w:del w:id="42" w:author="Author"/>
              </w:rPr>
            </w:pPr>
            <w:del w:id="43" w:author="Author">
              <w:r>
                <w:rPr>
                  <w:sz w:val="18"/>
                </w:rPr>
                <w:delText>Taebaek-si (2)</w:delText>
              </w:r>
            </w:del>
          </w:p>
        </w:tc>
      </w:tr>
      <w:tr w:rsidR="00213933" w14:paraId="7D72C6A1" w14:textId="77777777" w:rsidTr="00527A9B">
        <w:trPr>
          <w:trHeight w:val="216"/>
          <w:del w:id="44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743DC18F" w14:textId="77777777" w:rsidR="00213933" w:rsidRDefault="00213933">
            <w:pPr>
              <w:pStyle w:val="a"/>
              <w:rPr>
                <w:del w:id="45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0037725B" w14:textId="77777777" w:rsidR="00213933" w:rsidRDefault="00213933">
            <w:pPr>
              <w:pStyle w:val="a"/>
              <w:rPr>
                <w:del w:id="46" w:author="Author"/>
              </w:rPr>
            </w:pPr>
          </w:p>
        </w:tc>
        <w:tc>
          <w:tcPr>
            <w:tcW w:w="1040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6A2AB3A5" w14:textId="77777777" w:rsidR="00213933" w:rsidRDefault="00213933">
            <w:pPr>
              <w:pStyle w:val="a"/>
              <w:rPr>
                <w:del w:id="47" w:author="Author"/>
              </w:rPr>
            </w:pPr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33AAFB1" w14:textId="77777777" w:rsidR="00213933" w:rsidRDefault="00024F20">
            <w:pPr>
              <w:pStyle w:val="Table-"/>
              <w:rPr>
                <w:del w:id="48" w:author="Author"/>
              </w:rPr>
            </w:pPr>
            <w:del w:id="49" w:author="Author">
              <w:r>
                <w:rPr>
                  <w:spacing w:val="-8"/>
                  <w:sz w:val="18"/>
                </w:rPr>
                <w:delText>Pyeongchang-gun (1)</w:delText>
              </w:r>
            </w:del>
          </w:p>
        </w:tc>
      </w:tr>
      <w:tr w:rsidR="00213933" w14:paraId="13381C99" w14:textId="77777777" w:rsidTr="00527A9B">
        <w:trPr>
          <w:trHeight w:val="216"/>
          <w:del w:id="50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73B0A93" w14:textId="77777777" w:rsidR="00213933" w:rsidRDefault="00024F20">
            <w:pPr>
              <w:pStyle w:val="Table-"/>
              <w:rPr>
                <w:del w:id="51" w:author="Author"/>
              </w:rPr>
            </w:pPr>
            <w:del w:id="52" w:author="Author">
              <w:r>
                <w:rPr>
                  <w:spacing w:val="-18"/>
                  <w:sz w:val="18"/>
                </w:rPr>
                <w:delText>Lentibulariaceae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F116C29" w14:textId="77777777" w:rsidR="00213933" w:rsidRDefault="00024F20">
            <w:pPr>
              <w:pStyle w:val="Table-"/>
              <w:rPr>
                <w:del w:id="53" w:author="Author"/>
              </w:rPr>
            </w:pPr>
            <w:del w:id="54" w:author="Author">
              <w:r>
                <w:rPr>
                  <w:i/>
                  <w:sz w:val="18"/>
                </w:rPr>
                <w:delText>Utricularia uliginosa</w:delText>
              </w:r>
              <w:r>
                <w:rPr>
                  <w:sz w:val="18"/>
                </w:rPr>
                <w:delText xml:space="preserve"> Vahl </w:delText>
              </w:r>
            </w:del>
          </w:p>
          <w:p w14:paraId="0A6F5B08" w14:textId="77777777" w:rsidR="00213933" w:rsidRDefault="00024F20">
            <w:pPr>
              <w:pStyle w:val="Table-"/>
              <w:rPr>
                <w:del w:id="55" w:author="Author"/>
              </w:rPr>
            </w:pPr>
            <w:del w:id="56" w:author="Author">
              <w:r>
                <w:rPr>
                  <w:sz w:val="18"/>
                </w:rPr>
                <w:delText>자주땅귀개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D03F860" w14:textId="77777777" w:rsidR="00213933" w:rsidRDefault="00024F20">
            <w:pPr>
              <w:pStyle w:val="Table-"/>
              <w:rPr>
                <w:del w:id="57" w:author="Author"/>
              </w:rPr>
            </w:pPr>
            <w:del w:id="58" w:author="Author">
              <w:r>
                <w:rPr>
                  <w:sz w:val="18"/>
                </w:rPr>
                <w:delText>Busan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C5C7D1A" w14:textId="77777777" w:rsidR="00213933" w:rsidRDefault="00024F20">
            <w:pPr>
              <w:pStyle w:val="Table-"/>
              <w:rPr>
                <w:del w:id="59" w:author="Author"/>
              </w:rPr>
            </w:pPr>
            <w:del w:id="60" w:author="Author">
              <w:r>
                <w:rPr>
                  <w:sz w:val="18"/>
                </w:rPr>
                <w:delText>Gijang-gun (1)</w:delText>
              </w:r>
            </w:del>
          </w:p>
        </w:tc>
      </w:tr>
      <w:tr w:rsidR="00213933" w14:paraId="323C172F" w14:textId="77777777" w:rsidTr="00527A9B">
        <w:trPr>
          <w:trHeight w:val="216"/>
          <w:del w:id="61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6AADDE5D" w14:textId="77777777" w:rsidR="00213933" w:rsidRDefault="00213933">
            <w:pPr>
              <w:pStyle w:val="a"/>
              <w:rPr>
                <w:del w:id="62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2B388C40" w14:textId="77777777" w:rsidR="00213933" w:rsidRDefault="00213933">
            <w:pPr>
              <w:pStyle w:val="a"/>
              <w:rPr>
                <w:del w:id="63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3692D65" w14:textId="77777777" w:rsidR="00213933" w:rsidRDefault="00024F20">
            <w:pPr>
              <w:pStyle w:val="Table-"/>
              <w:rPr>
                <w:del w:id="64" w:author="Author"/>
              </w:rPr>
            </w:pPr>
            <w:del w:id="65" w:author="Author">
              <w:r>
                <w:rPr>
                  <w:sz w:val="18"/>
                </w:rPr>
                <w:delText>Ulsan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4FF53BB" w14:textId="77777777" w:rsidR="00213933" w:rsidRDefault="00024F20">
            <w:pPr>
              <w:pStyle w:val="Table-"/>
              <w:rPr>
                <w:del w:id="66" w:author="Author"/>
              </w:rPr>
            </w:pPr>
            <w:del w:id="67" w:author="Author">
              <w:r>
                <w:rPr>
                  <w:sz w:val="18"/>
                </w:rPr>
                <w:delText>Buk-gu (1)</w:delText>
              </w:r>
            </w:del>
          </w:p>
        </w:tc>
      </w:tr>
      <w:tr w:rsidR="00213933" w14:paraId="43F6DED2" w14:textId="77777777" w:rsidTr="00527A9B">
        <w:trPr>
          <w:trHeight w:val="216"/>
          <w:del w:id="68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46522F47" w14:textId="77777777" w:rsidR="00213933" w:rsidRDefault="00213933">
            <w:pPr>
              <w:pStyle w:val="a"/>
              <w:rPr>
                <w:del w:id="69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59ECA264" w14:textId="77777777" w:rsidR="00213933" w:rsidRDefault="00213933">
            <w:pPr>
              <w:pStyle w:val="a"/>
              <w:rPr>
                <w:del w:id="70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61EA9DF" w14:textId="77777777" w:rsidR="00213933" w:rsidRDefault="00024F20">
            <w:pPr>
              <w:pStyle w:val="Table-"/>
              <w:rPr>
                <w:del w:id="71" w:author="Author"/>
              </w:rPr>
            </w:pPr>
            <w:del w:id="72" w:author="Author">
              <w:r>
                <w:rPr>
                  <w:sz w:val="18"/>
                </w:rPr>
                <w:delText>Jeonnam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167BE28" w14:textId="77777777" w:rsidR="00213933" w:rsidRDefault="00024F20">
            <w:pPr>
              <w:pStyle w:val="Table-"/>
              <w:rPr>
                <w:del w:id="73" w:author="Author"/>
              </w:rPr>
            </w:pPr>
            <w:del w:id="74" w:author="Author">
              <w:r>
                <w:rPr>
                  <w:sz w:val="18"/>
                </w:rPr>
                <w:delText>Goheung-gun (2)</w:delText>
              </w:r>
            </w:del>
          </w:p>
        </w:tc>
      </w:tr>
      <w:tr w:rsidR="00213933" w14:paraId="78739248" w14:textId="77777777" w:rsidTr="00527A9B">
        <w:trPr>
          <w:trHeight w:val="216"/>
          <w:del w:id="75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70CEF368" w14:textId="77777777" w:rsidR="00213933" w:rsidRDefault="00213933">
            <w:pPr>
              <w:pStyle w:val="a"/>
              <w:rPr>
                <w:del w:id="76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4E5CC3CF" w14:textId="77777777" w:rsidR="00213933" w:rsidRDefault="00213933">
            <w:pPr>
              <w:pStyle w:val="a"/>
              <w:rPr>
                <w:del w:id="77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57D0ACBF" w14:textId="77777777" w:rsidR="00213933" w:rsidRDefault="00024F20">
            <w:pPr>
              <w:pStyle w:val="Table-"/>
              <w:rPr>
                <w:del w:id="78" w:author="Author"/>
              </w:rPr>
            </w:pPr>
            <w:del w:id="79" w:author="Author">
              <w:r>
                <w:rPr>
                  <w:sz w:val="18"/>
                </w:rPr>
                <w:delText>Jeju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B7FFF56" w14:textId="77777777" w:rsidR="00213933" w:rsidRDefault="00024F20">
            <w:pPr>
              <w:pStyle w:val="Table-"/>
              <w:rPr>
                <w:del w:id="80" w:author="Author"/>
              </w:rPr>
            </w:pPr>
            <w:del w:id="81" w:author="Author">
              <w:r>
                <w:rPr>
                  <w:sz w:val="18"/>
                </w:rPr>
                <w:delText>Jeju-si (2)</w:delText>
              </w:r>
            </w:del>
          </w:p>
        </w:tc>
      </w:tr>
      <w:tr w:rsidR="00213933" w14:paraId="43677C0F" w14:textId="77777777" w:rsidTr="00527A9B">
        <w:trPr>
          <w:trHeight w:val="343"/>
          <w:del w:id="82" w:author="Author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4BFC0BB" w14:textId="77777777" w:rsidR="00213933" w:rsidRDefault="00024F20">
            <w:pPr>
              <w:pStyle w:val="Table-"/>
              <w:rPr>
                <w:del w:id="83" w:author="Author"/>
              </w:rPr>
            </w:pPr>
            <w:del w:id="84" w:author="Author">
              <w:r>
                <w:rPr>
                  <w:sz w:val="18"/>
                </w:rPr>
                <w:delText>Orchidaceae</w:delText>
              </w:r>
            </w:del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B51810D" w14:textId="77777777" w:rsidR="00213933" w:rsidRDefault="00024F20">
            <w:pPr>
              <w:pStyle w:val="Table-"/>
              <w:rPr>
                <w:del w:id="85" w:author="Author"/>
              </w:rPr>
            </w:pPr>
            <w:del w:id="86" w:author="Author">
              <w:r>
                <w:rPr>
                  <w:i/>
                  <w:sz w:val="18"/>
                </w:rPr>
                <w:delText xml:space="preserve">Habenaria radiata </w:delText>
              </w:r>
              <w:r>
                <w:rPr>
                  <w:sz w:val="18"/>
                </w:rPr>
                <w:delText xml:space="preserve">(Thunb.) Spreng. </w:delText>
              </w:r>
            </w:del>
          </w:p>
          <w:p w14:paraId="10D0B5A1" w14:textId="77777777" w:rsidR="00213933" w:rsidRDefault="00024F20">
            <w:pPr>
              <w:pStyle w:val="Table-"/>
              <w:rPr>
                <w:del w:id="87" w:author="Author"/>
              </w:rPr>
            </w:pPr>
            <w:del w:id="88" w:author="Author">
              <w:r>
                <w:rPr>
                  <w:sz w:val="18"/>
                </w:rPr>
                <w:delText>해오라비난초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1D4962A" w14:textId="77777777" w:rsidR="00213933" w:rsidRDefault="00024F20">
            <w:pPr>
              <w:pStyle w:val="Table-"/>
              <w:rPr>
                <w:del w:id="89" w:author="Author"/>
              </w:rPr>
            </w:pPr>
            <w:del w:id="90" w:author="Author">
              <w:r>
                <w:rPr>
                  <w:sz w:val="18"/>
                </w:rPr>
                <w:delText>Jeonnam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3919755" w14:textId="77777777" w:rsidR="00213933" w:rsidRDefault="00024F20">
            <w:pPr>
              <w:pStyle w:val="Table-"/>
              <w:rPr>
                <w:del w:id="91" w:author="Author"/>
              </w:rPr>
            </w:pPr>
            <w:del w:id="92" w:author="Author">
              <w:r>
                <w:rPr>
                  <w:sz w:val="18"/>
                </w:rPr>
                <w:delText>Goheung-gun (1)</w:delText>
              </w:r>
            </w:del>
          </w:p>
        </w:tc>
      </w:tr>
      <w:tr w:rsidR="00213933" w14:paraId="61D90107" w14:textId="77777777" w:rsidTr="00527A9B">
        <w:trPr>
          <w:trHeight w:val="343"/>
          <w:del w:id="93" w:author="Author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40F1FAA" w14:textId="77777777" w:rsidR="00213933" w:rsidRDefault="00024F20">
            <w:pPr>
              <w:pStyle w:val="Table-"/>
              <w:rPr>
                <w:del w:id="94" w:author="Author"/>
              </w:rPr>
            </w:pPr>
            <w:del w:id="95" w:author="Author">
              <w:r>
                <w:rPr>
                  <w:sz w:val="18"/>
                </w:rPr>
                <w:delText>Primulaceae</w:delText>
              </w:r>
            </w:del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33EC342" w14:textId="77777777" w:rsidR="00213933" w:rsidRDefault="00024F20">
            <w:pPr>
              <w:pStyle w:val="Table-"/>
              <w:rPr>
                <w:del w:id="96" w:author="Author"/>
              </w:rPr>
            </w:pPr>
            <w:del w:id="97" w:author="Author">
              <w:r>
                <w:rPr>
                  <w:i/>
                  <w:sz w:val="18"/>
                </w:rPr>
                <w:delText>Trientalis europaea</w:delText>
              </w:r>
              <w:r>
                <w:rPr>
                  <w:sz w:val="18"/>
                </w:rPr>
                <w:delText xml:space="preserve"> L. var. </w:delText>
              </w:r>
              <w:r>
                <w:rPr>
                  <w:i/>
                  <w:sz w:val="18"/>
                </w:rPr>
                <w:delText>arctica</w:delText>
              </w:r>
              <w:r>
                <w:rPr>
                  <w:sz w:val="18"/>
                </w:rPr>
                <w:delText xml:space="preserve"> </w:delText>
              </w:r>
              <w:r>
                <w:rPr>
                  <w:spacing w:val="-17"/>
                  <w:sz w:val="18"/>
                </w:rPr>
                <w:delText xml:space="preserve">(Fisch. ex Hook.) Ledeb. </w:delText>
              </w:r>
            </w:del>
          </w:p>
          <w:p w14:paraId="19D57041" w14:textId="77777777" w:rsidR="00213933" w:rsidRDefault="00024F20">
            <w:pPr>
              <w:pStyle w:val="Table-"/>
              <w:rPr>
                <w:del w:id="98" w:author="Author"/>
              </w:rPr>
            </w:pPr>
            <w:del w:id="99" w:author="Author">
              <w:r>
                <w:rPr>
                  <w:sz w:val="18"/>
                </w:rPr>
                <w:delText>기생꽃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2C4026B6" w14:textId="77777777" w:rsidR="00213933" w:rsidRDefault="00024F20">
            <w:pPr>
              <w:pStyle w:val="Table-"/>
              <w:rPr>
                <w:del w:id="100" w:author="Author"/>
              </w:rPr>
            </w:pPr>
            <w:del w:id="101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419EE55" w14:textId="77777777" w:rsidR="00213933" w:rsidRDefault="00024F20">
            <w:pPr>
              <w:pStyle w:val="Table-"/>
              <w:rPr>
                <w:del w:id="102" w:author="Author"/>
              </w:rPr>
            </w:pPr>
            <w:del w:id="103" w:author="Author">
              <w:r>
                <w:rPr>
                  <w:spacing w:val="-8"/>
                  <w:sz w:val="18"/>
                </w:rPr>
                <w:delText>Pyeongchang-gun (1)</w:delText>
              </w:r>
            </w:del>
          </w:p>
        </w:tc>
      </w:tr>
      <w:tr w:rsidR="00213933" w14:paraId="4F4DAE45" w14:textId="77777777" w:rsidTr="00527A9B">
        <w:trPr>
          <w:trHeight w:val="343"/>
          <w:del w:id="104" w:author="Author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5D0954B0" w14:textId="77777777" w:rsidR="00213933" w:rsidRDefault="00024F20">
            <w:pPr>
              <w:pStyle w:val="Table-"/>
              <w:rPr>
                <w:del w:id="105" w:author="Author"/>
              </w:rPr>
            </w:pPr>
            <w:del w:id="106" w:author="Author">
              <w:r>
                <w:rPr>
                  <w:spacing w:val="-13"/>
                  <w:sz w:val="18"/>
                </w:rPr>
                <w:delText>Menyanthaceae</w:delText>
              </w:r>
            </w:del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A02DA66" w14:textId="77777777" w:rsidR="00213933" w:rsidRDefault="00024F20">
            <w:pPr>
              <w:pStyle w:val="Table-"/>
              <w:rPr>
                <w:del w:id="107" w:author="Author"/>
              </w:rPr>
            </w:pPr>
            <w:del w:id="108" w:author="Author">
              <w:r>
                <w:rPr>
                  <w:i/>
                  <w:sz w:val="18"/>
                </w:rPr>
                <w:delText>Menyanthes trifoliata</w:delText>
              </w:r>
              <w:r>
                <w:rPr>
                  <w:sz w:val="18"/>
                </w:rPr>
                <w:delText xml:space="preserve"> L. </w:delText>
              </w:r>
            </w:del>
          </w:p>
          <w:p w14:paraId="6A815B8F" w14:textId="77777777" w:rsidR="00213933" w:rsidRDefault="00024F20">
            <w:pPr>
              <w:pStyle w:val="Table-"/>
              <w:rPr>
                <w:del w:id="109" w:author="Author"/>
              </w:rPr>
            </w:pPr>
            <w:del w:id="110" w:author="Author">
              <w:r>
                <w:rPr>
                  <w:sz w:val="18"/>
                </w:rPr>
                <w:delText>조름나물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FA27B5A" w14:textId="77777777" w:rsidR="00213933" w:rsidRDefault="00024F20">
            <w:pPr>
              <w:pStyle w:val="Table-"/>
              <w:rPr>
                <w:del w:id="111" w:author="Author"/>
              </w:rPr>
            </w:pPr>
            <w:del w:id="112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176315F2" w14:textId="77777777" w:rsidR="00213933" w:rsidRDefault="00024F20">
            <w:pPr>
              <w:pStyle w:val="Table-"/>
              <w:rPr>
                <w:del w:id="113" w:author="Author"/>
              </w:rPr>
            </w:pPr>
            <w:del w:id="114" w:author="Author">
              <w:r>
                <w:rPr>
                  <w:sz w:val="18"/>
                </w:rPr>
                <w:delText>Taebaek-si (2)</w:delText>
              </w:r>
            </w:del>
          </w:p>
        </w:tc>
      </w:tr>
      <w:tr w:rsidR="00213933" w14:paraId="3923A751" w14:textId="77777777" w:rsidTr="00527A9B">
        <w:trPr>
          <w:trHeight w:val="216"/>
          <w:del w:id="115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223603C" w14:textId="77777777" w:rsidR="00213933" w:rsidRDefault="00024F20">
            <w:pPr>
              <w:pStyle w:val="Table-"/>
              <w:rPr>
                <w:del w:id="116" w:author="Author"/>
              </w:rPr>
            </w:pPr>
            <w:del w:id="117" w:author="Author">
              <w:r>
                <w:rPr>
                  <w:sz w:val="18"/>
                </w:rPr>
                <w:delText>Cabombaceae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522FCF76" w14:textId="2236C023" w:rsidR="00213933" w:rsidRDefault="00024F20">
            <w:pPr>
              <w:pStyle w:val="Table-"/>
              <w:rPr>
                <w:del w:id="118" w:author="Author"/>
              </w:rPr>
            </w:pPr>
            <w:del w:id="119" w:author="Author">
              <w:r>
                <w:rPr>
                  <w:i/>
                  <w:sz w:val="18"/>
                </w:rPr>
                <w:delText>Brasenia schreberi</w:delText>
              </w:r>
              <w:r>
                <w:rPr>
                  <w:sz w:val="18"/>
                </w:rPr>
                <w:delText xml:space="preserve"> J.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F.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 xml:space="preserve">Gmel. </w:delText>
              </w:r>
            </w:del>
          </w:p>
          <w:p w14:paraId="0F36D0D7" w14:textId="77777777" w:rsidR="00213933" w:rsidRDefault="00024F20">
            <w:pPr>
              <w:pStyle w:val="Table-"/>
              <w:rPr>
                <w:del w:id="120" w:author="Author"/>
              </w:rPr>
            </w:pPr>
            <w:del w:id="121" w:author="Author">
              <w:r>
                <w:rPr>
                  <w:sz w:val="18"/>
                </w:rPr>
                <w:delText>순채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4F67BF5" w14:textId="77777777" w:rsidR="00213933" w:rsidRDefault="00024F20">
            <w:pPr>
              <w:pStyle w:val="Table-"/>
              <w:rPr>
                <w:del w:id="122" w:author="Author"/>
              </w:rPr>
            </w:pPr>
            <w:del w:id="123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EFE3428" w14:textId="77777777" w:rsidR="00213933" w:rsidRDefault="00024F20">
            <w:pPr>
              <w:pStyle w:val="Table-"/>
              <w:rPr>
                <w:del w:id="124" w:author="Author"/>
              </w:rPr>
            </w:pPr>
            <w:del w:id="125" w:author="Author">
              <w:r>
                <w:rPr>
                  <w:sz w:val="18"/>
                </w:rPr>
                <w:delText>Samcheok-si (1)</w:delText>
              </w:r>
            </w:del>
          </w:p>
        </w:tc>
      </w:tr>
      <w:tr w:rsidR="00213933" w14:paraId="311C8C31" w14:textId="77777777" w:rsidTr="00527A9B">
        <w:trPr>
          <w:trHeight w:val="216"/>
          <w:del w:id="126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27D69E87" w14:textId="77777777" w:rsidR="00213933" w:rsidRDefault="00213933">
            <w:pPr>
              <w:pStyle w:val="a"/>
              <w:rPr>
                <w:del w:id="127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6F8C5B2F" w14:textId="77777777" w:rsidR="00213933" w:rsidRDefault="00213933">
            <w:pPr>
              <w:pStyle w:val="a"/>
              <w:rPr>
                <w:del w:id="128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693187A" w14:textId="77777777" w:rsidR="00213933" w:rsidRDefault="00024F20">
            <w:pPr>
              <w:pStyle w:val="Table-"/>
              <w:rPr>
                <w:del w:id="129" w:author="Author"/>
              </w:rPr>
            </w:pPr>
            <w:del w:id="130" w:author="Author">
              <w:r>
                <w:rPr>
                  <w:sz w:val="18"/>
                </w:rPr>
                <w:delText>Jeju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41EEAA6" w14:textId="77777777" w:rsidR="00213933" w:rsidRDefault="00024F20">
            <w:pPr>
              <w:pStyle w:val="Table-"/>
              <w:rPr>
                <w:del w:id="131" w:author="Author"/>
              </w:rPr>
            </w:pPr>
            <w:del w:id="132" w:author="Author">
              <w:r>
                <w:rPr>
                  <w:sz w:val="18"/>
                </w:rPr>
                <w:delText>Jeju-si (7)</w:delText>
              </w:r>
            </w:del>
          </w:p>
        </w:tc>
      </w:tr>
      <w:tr w:rsidR="00213933" w14:paraId="57D81501" w14:textId="77777777" w:rsidTr="00527A9B">
        <w:trPr>
          <w:trHeight w:val="216"/>
          <w:del w:id="133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2F3AFBE2" w14:textId="77777777" w:rsidR="00213933" w:rsidRDefault="00024F20">
            <w:pPr>
              <w:pStyle w:val="Table-"/>
              <w:rPr>
                <w:del w:id="134" w:author="Author"/>
              </w:rPr>
            </w:pPr>
            <w:del w:id="135" w:author="Author">
              <w:r>
                <w:rPr>
                  <w:sz w:val="18"/>
                </w:rPr>
                <w:delText>Araliaceae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04DDDCE7" w14:textId="77777777" w:rsidR="00213933" w:rsidRDefault="00024F20">
            <w:pPr>
              <w:pStyle w:val="Table-"/>
              <w:rPr>
                <w:del w:id="136" w:author="Author"/>
              </w:rPr>
            </w:pPr>
            <w:del w:id="137" w:author="Author">
              <w:r>
                <w:rPr>
                  <w:i/>
                  <w:sz w:val="18"/>
                </w:rPr>
                <w:delText>Eleutherococcus senticosus</w:delText>
              </w:r>
              <w:r>
                <w:rPr>
                  <w:sz w:val="18"/>
                </w:rPr>
                <w:delText xml:space="preserve"> (Rupr. &amp; Maxim.) Maxim. </w:delText>
              </w:r>
            </w:del>
          </w:p>
          <w:p w14:paraId="4E704E8D" w14:textId="77777777" w:rsidR="00213933" w:rsidRDefault="00024F20">
            <w:pPr>
              <w:pStyle w:val="Table-"/>
              <w:rPr>
                <w:del w:id="138" w:author="Author"/>
              </w:rPr>
            </w:pPr>
            <w:del w:id="139" w:author="Author">
              <w:r>
                <w:rPr>
                  <w:sz w:val="18"/>
                </w:rPr>
                <w:delText>가시오갈피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5825FBF" w14:textId="77777777" w:rsidR="00213933" w:rsidRDefault="00024F20">
            <w:pPr>
              <w:pStyle w:val="Table-"/>
              <w:rPr>
                <w:del w:id="140" w:author="Author"/>
              </w:rPr>
            </w:pPr>
            <w:del w:id="141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5A00B23" w14:textId="77777777" w:rsidR="00213933" w:rsidRDefault="00024F20">
            <w:pPr>
              <w:pStyle w:val="Table-"/>
              <w:rPr>
                <w:del w:id="142" w:author="Author"/>
              </w:rPr>
            </w:pPr>
            <w:del w:id="143" w:author="Author">
              <w:r>
                <w:rPr>
                  <w:sz w:val="18"/>
                </w:rPr>
                <w:delText>Taebaek-si (1)</w:delText>
              </w:r>
            </w:del>
          </w:p>
        </w:tc>
      </w:tr>
      <w:tr w:rsidR="00213933" w14:paraId="54A528A6" w14:textId="77777777" w:rsidTr="00527A9B">
        <w:trPr>
          <w:trHeight w:val="216"/>
          <w:del w:id="144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</w:tcPr>
          <w:p w14:paraId="17AAB8A8" w14:textId="77777777" w:rsidR="00213933" w:rsidRDefault="00213933">
            <w:pPr>
              <w:pStyle w:val="a"/>
              <w:rPr>
                <w:del w:id="145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</w:tcPr>
          <w:p w14:paraId="0B7AD116" w14:textId="77777777" w:rsidR="00213933" w:rsidRDefault="00213933">
            <w:pPr>
              <w:pStyle w:val="a"/>
              <w:rPr>
                <w:del w:id="146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01B3FA7C" w14:textId="77777777" w:rsidR="00213933" w:rsidRDefault="00024F20">
            <w:pPr>
              <w:pStyle w:val="Table-"/>
              <w:rPr>
                <w:del w:id="147" w:author="Author"/>
              </w:rPr>
            </w:pPr>
            <w:del w:id="148" w:author="Author">
              <w:r>
                <w:rPr>
                  <w:spacing w:val="-4"/>
                  <w:sz w:val="18"/>
                </w:rPr>
                <w:delText>Gyeongnam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709D1114" w14:textId="77777777" w:rsidR="00213933" w:rsidRDefault="00024F20">
            <w:pPr>
              <w:pStyle w:val="Table-"/>
              <w:rPr>
                <w:del w:id="149" w:author="Author"/>
              </w:rPr>
            </w:pPr>
            <w:del w:id="150" w:author="Author">
              <w:r>
                <w:rPr>
                  <w:sz w:val="18"/>
                </w:rPr>
                <w:delText>Goseong-gun (1)</w:delText>
              </w:r>
            </w:del>
          </w:p>
        </w:tc>
      </w:tr>
    </w:tbl>
    <w:p w14:paraId="539045ED" w14:textId="77777777" w:rsidR="00213933" w:rsidRPr="00E44D8C" w:rsidRDefault="00213933">
      <w:pPr>
        <w:pStyle w:val="a"/>
        <w:rPr>
          <w:del w:id="151" w:author="Author"/>
          <w:lang w:val="en-US"/>
        </w:rPr>
      </w:pPr>
    </w:p>
    <w:p w14:paraId="3F81E151" w14:textId="3F1AE2B0" w:rsidR="00213933" w:rsidRDefault="00213933" w:rsidP="00016344"/>
    <w:sectPr w:rsidR="00213933" w:rsidSect="002A5B0C">
      <w:headerReference w:type="default" r:id="rId8"/>
      <w:footerReference w:type="default" r:id="rId9"/>
      <w:endnotePr>
        <w:numFmt w:val="lowerRoman"/>
      </w:endnotePr>
      <w:type w:val="nextPage"/>
      <w:pgSz w:w="11905" w:h="16837"/>
      <w:pgMar w:top="1440" w:right="1440" w:bottom="1440" w:left="1440" w:header="720" w:footer="720" w:gutter="0"/>
      <w:cols w:space="720"/>
      <w:sectPrChange w:id="162" w:author="Author">
        <w:sectPr w:rsidR="00213933" w:rsidSect="002A5B0C">
          <w:endnotePr>
            <w:numFmt w:val="decimal"/>
          </w:endnotePr>
          <w:type w:val="continuous"/>
          <w:pgSz w:w="11906" w:h="16838"/>
          <w:pgMar w:top="1984" w:right="1701" w:bottom="1701" w:left="1701" w:header="1134" w:footer="850" w:gutter="0"/>
          <w:cols w:space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381E9F" w14:textId="77777777" w:rsidR="005D6BA1" w:rsidRDefault="005D6BA1" w:rsidP="002A5B0C">
      <w:pPr>
        <w:pPrChange w:id="2" w:author="Author">
          <w:pPr/>
        </w:pPrChange>
      </w:pPr>
      <w:r>
        <w:separator/>
      </w:r>
    </w:p>
  </w:endnote>
  <w:endnote w:type="continuationSeparator" w:id="0">
    <w:p w14:paraId="5C6CE7EB" w14:textId="77777777" w:rsidR="005D6BA1" w:rsidRDefault="005D6BA1" w:rsidP="002A5B0C">
      <w:pPr>
        <w:pPrChange w:id="3" w:author="Author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함초롬바탕">
    <w:altName w:val="Batang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Batang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휴먼명조">
    <w:altName w:val="Yu Gothic"/>
    <w:panose1 w:val="020B0604020202020204"/>
    <w:charset w:val="81"/>
    <w:family w:val="auto"/>
    <w:pitch w:val="variable"/>
    <w:sig w:usb0="800002A7" w:usb1="19D77CFB" w:usb2="00000010" w:usb3="00000000" w:csb0="00080000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-윤고딕130">
    <w:altName w:val="바탕"/>
    <w:panose1 w:val="020B0604020202020204"/>
    <w:charset w:val="81"/>
    <w:family w:val="roman"/>
    <w:notTrueType/>
    <w:pitch w:val="default"/>
  </w:font>
  <w:font w:name="한양중고딕">
    <w:altName w:val="Malgun Gothic"/>
    <w:panose1 w:val="020B0604020202020204"/>
    <w:charset w:val="81"/>
    <w:family w:val="roman"/>
    <w:notTrueType/>
    <w:pitch w:val="default"/>
  </w:font>
  <w:font w:name="-윤명조120">
    <w:altName w:val="Batang"/>
    <w:panose1 w:val="020B0604020202020204"/>
    <w:charset w:val="81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A45C34" w14:textId="77777777" w:rsidR="002A5B0C" w:rsidRDefault="002A5B0C" w:rsidP="002A5B0C">
    <w:pPr>
      <w:pStyle w:val="10"/>
      <w:pPrChange w:id="161" w:author="Author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A0980D" w14:textId="77777777" w:rsidR="005D6BA1" w:rsidRDefault="005D6BA1" w:rsidP="002A5B0C">
      <w:pPr>
        <w:pPrChange w:id="0" w:author="Author">
          <w:pPr/>
        </w:pPrChange>
      </w:pPr>
      <w:r>
        <w:separator/>
      </w:r>
    </w:p>
  </w:footnote>
  <w:footnote w:type="continuationSeparator" w:id="0">
    <w:p w14:paraId="6A8C7DCA" w14:textId="77777777" w:rsidR="005D6BA1" w:rsidRDefault="005D6BA1" w:rsidP="002A5B0C">
      <w:pPr>
        <w:pPrChange w:id="1" w:author="Author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5C244B" w14:paraId="45499F36" w14:textId="77777777">
      <w:tblPrEx>
        <w:tblCellMar>
          <w:top w:w="0" w:type="dxa"/>
          <w:bottom w:w="0" w:type="dxa"/>
        </w:tblCellMar>
      </w:tblPrEx>
      <w:trPr>
        <w:ins w:id="152" w:author="Author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61C1E2B3" w14:textId="77777777" w:rsidR="005C244B" w:rsidRDefault="005D6BA1">
          <w:pPr>
            <w:rPr>
              <w:ins w:id="153" w:author="Author"/>
            </w:rPr>
          </w:pPr>
          <w:ins w:id="154" w:author="Author">
            <w:r>
              <w:rPr>
                <w:rFonts w:ascii="Arial" w:eastAsia="Arial" w:hAnsi="Arial" w:cs="Arial"/>
                <w:color w:val="000000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6622E91B" w14:textId="0A4A9B64" w:rsidR="005C244B" w:rsidRDefault="005D6BA1">
          <w:pPr>
            <w:jc w:val="center"/>
            <w:rPr>
              <w:ins w:id="155" w:author="Author"/>
            </w:rPr>
          </w:pPr>
          <w:ins w:id="156" w:author="Author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2A5B0C">
            <w:rPr>
              <w:noProof/>
              <w:color w:val="000000"/>
            </w:rPr>
            <w:t>1</w:t>
          </w:r>
          <w:ins w:id="157" w:author="Author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6455A937" w14:textId="77777777" w:rsidR="005C244B" w:rsidRDefault="005D6BA1">
          <w:pPr>
            <w:jc w:val="right"/>
            <w:rPr>
              <w:ins w:id="158" w:author="Author"/>
            </w:rPr>
          </w:pPr>
          <w:ins w:id="159" w:author="Author">
            <w:r>
              <w:rPr>
                <w:color w:val="000000"/>
              </w:rPr>
              <w:t>07.12.2025</w:t>
            </w:r>
          </w:ins>
        </w:p>
      </w:tc>
    </w:tr>
  </w:tbl>
  <w:p w14:paraId="11F1BD20" w14:textId="77777777" w:rsidR="002A5B0C" w:rsidRDefault="002A5B0C">
    <w:pPr>
      <w:pStyle w:val="Header"/>
      <w:rPr>
        <w:del w:id="160" w:author="Autho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5700BD"/>
    <w:multiLevelType w:val="multilevel"/>
    <w:tmpl w:val="1060810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9652686"/>
    <w:multiLevelType w:val="multilevel"/>
    <w:tmpl w:val="4B5EC6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F3B7769"/>
    <w:multiLevelType w:val="multilevel"/>
    <w:tmpl w:val="737E1D5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5127D2B"/>
    <w:multiLevelType w:val="hybridMultilevel"/>
    <w:tmpl w:val="D862AC8E"/>
    <w:lvl w:ilvl="0" w:tplc="D4DEC24E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AA4584"/>
    <w:multiLevelType w:val="multilevel"/>
    <w:tmpl w:val="4DF0583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6CC20A0"/>
    <w:multiLevelType w:val="multilevel"/>
    <w:tmpl w:val="B00A20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C0F006C"/>
    <w:multiLevelType w:val="multilevel"/>
    <w:tmpl w:val="B8B6A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923731E"/>
    <w:multiLevelType w:val="multilevel"/>
    <w:tmpl w:val="325A274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73753629">
    <w:abstractNumId w:val="7"/>
  </w:num>
  <w:num w:numId="2" w16cid:durableId="1125461322">
    <w:abstractNumId w:val="4"/>
  </w:num>
  <w:num w:numId="3" w16cid:durableId="1854372133">
    <w:abstractNumId w:val="0"/>
  </w:num>
  <w:num w:numId="4" w16cid:durableId="1136875732">
    <w:abstractNumId w:val="6"/>
  </w:num>
  <w:num w:numId="5" w16cid:durableId="637882718">
    <w:abstractNumId w:val="2"/>
  </w:num>
  <w:num w:numId="6" w16cid:durableId="151260730">
    <w:abstractNumId w:val="1"/>
  </w:num>
  <w:num w:numId="7" w16cid:durableId="1418088591">
    <w:abstractNumId w:val="5"/>
  </w:num>
  <w:num w:numId="8" w16cid:durableId="64778100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removePersonalInformation/>
  <w:removeDateAndTime/>
  <w:bordersDoNotSurroundHeader/>
  <w:bordersDoNotSurroundFooter/>
  <w:hideSpellingErrors/>
  <w:hideGrammaticalErrors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33"/>
    <w:rsid w:val="00012EBA"/>
    <w:rsid w:val="00014E6E"/>
    <w:rsid w:val="000153BA"/>
    <w:rsid w:val="00016344"/>
    <w:rsid w:val="00017274"/>
    <w:rsid w:val="000173E9"/>
    <w:rsid w:val="00024F20"/>
    <w:rsid w:val="0004098E"/>
    <w:rsid w:val="000432A1"/>
    <w:rsid w:val="00043548"/>
    <w:rsid w:val="00043991"/>
    <w:rsid w:val="000470EC"/>
    <w:rsid w:val="000504CB"/>
    <w:rsid w:val="000667AC"/>
    <w:rsid w:val="000727DC"/>
    <w:rsid w:val="00076172"/>
    <w:rsid w:val="00086DE0"/>
    <w:rsid w:val="00092CDF"/>
    <w:rsid w:val="000A55A4"/>
    <w:rsid w:val="000C545A"/>
    <w:rsid w:val="000C5660"/>
    <w:rsid w:val="000C69BB"/>
    <w:rsid w:val="000F2F1E"/>
    <w:rsid w:val="000F676B"/>
    <w:rsid w:val="00105B8C"/>
    <w:rsid w:val="00112173"/>
    <w:rsid w:val="00125CCB"/>
    <w:rsid w:val="0013300C"/>
    <w:rsid w:val="0013659F"/>
    <w:rsid w:val="00141FEF"/>
    <w:rsid w:val="0014399D"/>
    <w:rsid w:val="00145651"/>
    <w:rsid w:val="001532A7"/>
    <w:rsid w:val="00154027"/>
    <w:rsid w:val="001674EB"/>
    <w:rsid w:val="00170E6D"/>
    <w:rsid w:val="00192608"/>
    <w:rsid w:val="00192B67"/>
    <w:rsid w:val="001A0E60"/>
    <w:rsid w:val="001A2345"/>
    <w:rsid w:val="001B30A0"/>
    <w:rsid w:val="001C186D"/>
    <w:rsid w:val="001C201F"/>
    <w:rsid w:val="001C6EC9"/>
    <w:rsid w:val="001C7798"/>
    <w:rsid w:val="001D2493"/>
    <w:rsid w:val="001D2A02"/>
    <w:rsid w:val="001D5830"/>
    <w:rsid w:val="001D5EAC"/>
    <w:rsid w:val="001E55AC"/>
    <w:rsid w:val="001F0AEE"/>
    <w:rsid w:val="001F0EC9"/>
    <w:rsid w:val="002022FE"/>
    <w:rsid w:val="002035EF"/>
    <w:rsid w:val="002036DC"/>
    <w:rsid w:val="002124F0"/>
    <w:rsid w:val="00213933"/>
    <w:rsid w:val="0021517C"/>
    <w:rsid w:val="00223219"/>
    <w:rsid w:val="00224BC7"/>
    <w:rsid w:val="002263EB"/>
    <w:rsid w:val="00237A02"/>
    <w:rsid w:val="00246A23"/>
    <w:rsid w:val="002547C6"/>
    <w:rsid w:val="0026284F"/>
    <w:rsid w:val="00273760"/>
    <w:rsid w:val="00275178"/>
    <w:rsid w:val="00280473"/>
    <w:rsid w:val="00281599"/>
    <w:rsid w:val="00292906"/>
    <w:rsid w:val="002931FA"/>
    <w:rsid w:val="00296422"/>
    <w:rsid w:val="00297BC0"/>
    <w:rsid w:val="002A0C54"/>
    <w:rsid w:val="002A5B0C"/>
    <w:rsid w:val="002B526A"/>
    <w:rsid w:val="002B5DC1"/>
    <w:rsid w:val="002B6AE4"/>
    <w:rsid w:val="002D010E"/>
    <w:rsid w:val="002D3222"/>
    <w:rsid w:val="002D577D"/>
    <w:rsid w:val="002E5C4E"/>
    <w:rsid w:val="002F4788"/>
    <w:rsid w:val="002F4BB7"/>
    <w:rsid w:val="00300082"/>
    <w:rsid w:val="00304647"/>
    <w:rsid w:val="003072D9"/>
    <w:rsid w:val="00310A1B"/>
    <w:rsid w:val="0031595B"/>
    <w:rsid w:val="00332E43"/>
    <w:rsid w:val="003335C4"/>
    <w:rsid w:val="003432BA"/>
    <w:rsid w:val="003472F1"/>
    <w:rsid w:val="00351C14"/>
    <w:rsid w:val="0035730C"/>
    <w:rsid w:val="00357CA8"/>
    <w:rsid w:val="00360C8B"/>
    <w:rsid w:val="00363001"/>
    <w:rsid w:val="00376A4F"/>
    <w:rsid w:val="00377143"/>
    <w:rsid w:val="0038060D"/>
    <w:rsid w:val="00383728"/>
    <w:rsid w:val="00385C00"/>
    <w:rsid w:val="00385E59"/>
    <w:rsid w:val="0039303E"/>
    <w:rsid w:val="00395600"/>
    <w:rsid w:val="003B3645"/>
    <w:rsid w:val="003B5854"/>
    <w:rsid w:val="003C2725"/>
    <w:rsid w:val="003E3FE5"/>
    <w:rsid w:val="003E41D1"/>
    <w:rsid w:val="003E5145"/>
    <w:rsid w:val="003E5435"/>
    <w:rsid w:val="003E6EE7"/>
    <w:rsid w:val="003E7445"/>
    <w:rsid w:val="003F1D4E"/>
    <w:rsid w:val="003F2156"/>
    <w:rsid w:val="003F607B"/>
    <w:rsid w:val="004008D1"/>
    <w:rsid w:val="0040119A"/>
    <w:rsid w:val="004051C8"/>
    <w:rsid w:val="00411019"/>
    <w:rsid w:val="00412B6B"/>
    <w:rsid w:val="00415AC1"/>
    <w:rsid w:val="004307E6"/>
    <w:rsid w:val="004342FC"/>
    <w:rsid w:val="00446208"/>
    <w:rsid w:val="0045598F"/>
    <w:rsid w:val="004569A5"/>
    <w:rsid w:val="00461C3E"/>
    <w:rsid w:val="00470751"/>
    <w:rsid w:val="0047169D"/>
    <w:rsid w:val="00473A97"/>
    <w:rsid w:val="00487C2D"/>
    <w:rsid w:val="004901C1"/>
    <w:rsid w:val="0049522B"/>
    <w:rsid w:val="004A3D7D"/>
    <w:rsid w:val="004C0C6E"/>
    <w:rsid w:val="004C19FF"/>
    <w:rsid w:val="004C286E"/>
    <w:rsid w:val="004C3360"/>
    <w:rsid w:val="004C5B3F"/>
    <w:rsid w:val="004C610C"/>
    <w:rsid w:val="004D3B81"/>
    <w:rsid w:val="004D633C"/>
    <w:rsid w:val="004E0DFA"/>
    <w:rsid w:val="004E20AC"/>
    <w:rsid w:val="004E3629"/>
    <w:rsid w:val="004E4432"/>
    <w:rsid w:val="004E68BF"/>
    <w:rsid w:val="004F04E7"/>
    <w:rsid w:val="004F0F56"/>
    <w:rsid w:val="00516279"/>
    <w:rsid w:val="00521403"/>
    <w:rsid w:val="00522CC9"/>
    <w:rsid w:val="00527A9B"/>
    <w:rsid w:val="00533AC1"/>
    <w:rsid w:val="00534989"/>
    <w:rsid w:val="005354B6"/>
    <w:rsid w:val="0053577E"/>
    <w:rsid w:val="005367EB"/>
    <w:rsid w:val="00543F40"/>
    <w:rsid w:val="00545906"/>
    <w:rsid w:val="00561158"/>
    <w:rsid w:val="00564908"/>
    <w:rsid w:val="00564F9F"/>
    <w:rsid w:val="005773D1"/>
    <w:rsid w:val="00580E8B"/>
    <w:rsid w:val="0058214B"/>
    <w:rsid w:val="005838B4"/>
    <w:rsid w:val="005909DD"/>
    <w:rsid w:val="005928E8"/>
    <w:rsid w:val="00596C1C"/>
    <w:rsid w:val="005A50E4"/>
    <w:rsid w:val="005A6C09"/>
    <w:rsid w:val="005B35F2"/>
    <w:rsid w:val="005B4933"/>
    <w:rsid w:val="005B5E8E"/>
    <w:rsid w:val="005B6518"/>
    <w:rsid w:val="005C042B"/>
    <w:rsid w:val="005C244B"/>
    <w:rsid w:val="005C6205"/>
    <w:rsid w:val="005D5600"/>
    <w:rsid w:val="005D6030"/>
    <w:rsid w:val="005D6BA1"/>
    <w:rsid w:val="005E3559"/>
    <w:rsid w:val="005E7DAA"/>
    <w:rsid w:val="005F2093"/>
    <w:rsid w:val="005F246F"/>
    <w:rsid w:val="005F263F"/>
    <w:rsid w:val="005F7685"/>
    <w:rsid w:val="005F76AA"/>
    <w:rsid w:val="00602494"/>
    <w:rsid w:val="006025B4"/>
    <w:rsid w:val="00604213"/>
    <w:rsid w:val="00605B1F"/>
    <w:rsid w:val="00610733"/>
    <w:rsid w:val="006121E5"/>
    <w:rsid w:val="00615CB3"/>
    <w:rsid w:val="006209FA"/>
    <w:rsid w:val="0062141D"/>
    <w:rsid w:val="0062205F"/>
    <w:rsid w:val="006270A5"/>
    <w:rsid w:val="00633C30"/>
    <w:rsid w:val="006369E9"/>
    <w:rsid w:val="00637DF1"/>
    <w:rsid w:val="00640DCF"/>
    <w:rsid w:val="00642E07"/>
    <w:rsid w:val="006514E9"/>
    <w:rsid w:val="0065738C"/>
    <w:rsid w:val="0065775A"/>
    <w:rsid w:val="00660063"/>
    <w:rsid w:val="0066630B"/>
    <w:rsid w:val="00667BF6"/>
    <w:rsid w:val="006706DE"/>
    <w:rsid w:val="00671C05"/>
    <w:rsid w:val="006770A9"/>
    <w:rsid w:val="006778AD"/>
    <w:rsid w:val="0068201B"/>
    <w:rsid w:val="006838DF"/>
    <w:rsid w:val="0068601B"/>
    <w:rsid w:val="00692F71"/>
    <w:rsid w:val="00693122"/>
    <w:rsid w:val="006B0BA1"/>
    <w:rsid w:val="006B6BD3"/>
    <w:rsid w:val="006C3F32"/>
    <w:rsid w:val="006C6AE6"/>
    <w:rsid w:val="006C7F2D"/>
    <w:rsid w:val="006D5FC9"/>
    <w:rsid w:val="006D690D"/>
    <w:rsid w:val="006F0E34"/>
    <w:rsid w:val="006F41C7"/>
    <w:rsid w:val="00701EC3"/>
    <w:rsid w:val="00705066"/>
    <w:rsid w:val="00710300"/>
    <w:rsid w:val="00721373"/>
    <w:rsid w:val="007228A0"/>
    <w:rsid w:val="00726D08"/>
    <w:rsid w:val="00731743"/>
    <w:rsid w:val="00733459"/>
    <w:rsid w:val="00736D95"/>
    <w:rsid w:val="0073770B"/>
    <w:rsid w:val="00740732"/>
    <w:rsid w:val="00740F37"/>
    <w:rsid w:val="00742B0B"/>
    <w:rsid w:val="007513A3"/>
    <w:rsid w:val="00756774"/>
    <w:rsid w:val="007629FC"/>
    <w:rsid w:val="00766B10"/>
    <w:rsid w:val="00774311"/>
    <w:rsid w:val="007744FE"/>
    <w:rsid w:val="00774BBE"/>
    <w:rsid w:val="00793337"/>
    <w:rsid w:val="00794A75"/>
    <w:rsid w:val="007A07D4"/>
    <w:rsid w:val="007A14AF"/>
    <w:rsid w:val="007A57EE"/>
    <w:rsid w:val="007B1341"/>
    <w:rsid w:val="007B275B"/>
    <w:rsid w:val="007C3C13"/>
    <w:rsid w:val="007C467D"/>
    <w:rsid w:val="007C4D0E"/>
    <w:rsid w:val="007D2E06"/>
    <w:rsid w:val="007D535E"/>
    <w:rsid w:val="007D5901"/>
    <w:rsid w:val="007D75A9"/>
    <w:rsid w:val="007E15DC"/>
    <w:rsid w:val="007E1C8F"/>
    <w:rsid w:val="007F2057"/>
    <w:rsid w:val="007F5673"/>
    <w:rsid w:val="008076D3"/>
    <w:rsid w:val="008168CC"/>
    <w:rsid w:val="00816A09"/>
    <w:rsid w:val="0081700F"/>
    <w:rsid w:val="008312D5"/>
    <w:rsid w:val="00832AAB"/>
    <w:rsid w:val="00841684"/>
    <w:rsid w:val="008424B8"/>
    <w:rsid w:val="00845B51"/>
    <w:rsid w:val="00851DD0"/>
    <w:rsid w:val="0085460A"/>
    <w:rsid w:val="00863F4D"/>
    <w:rsid w:val="00871E21"/>
    <w:rsid w:val="008737D6"/>
    <w:rsid w:val="00875E83"/>
    <w:rsid w:val="00875FD0"/>
    <w:rsid w:val="00876EB5"/>
    <w:rsid w:val="0088244A"/>
    <w:rsid w:val="0088368E"/>
    <w:rsid w:val="008846DC"/>
    <w:rsid w:val="008869BF"/>
    <w:rsid w:val="00887FAF"/>
    <w:rsid w:val="0089374D"/>
    <w:rsid w:val="00893BC0"/>
    <w:rsid w:val="008A6F92"/>
    <w:rsid w:val="008A7135"/>
    <w:rsid w:val="008A745C"/>
    <w:rsid w:val="008B3300"/>
    <w:rsid w:val="008B359B"/>
    <w:rsid w:val="008C245F"/>
    <w:rsid w:val="008C29A7"/>
    <w:rsid w:val="008C398E"/>
    <w:rsid w:val="008D4E48"/>
    <w:rsid w:val="008D6E05"/>
    <w:rsid w:val="008E5190"/>
    <w:rsid w:val="008F0A17"/>
    <w:rsid w:val="008F27BB"/>
    <w:rsid w:val="008F4D88"/>
    <w:rsid w:val="008F675A"/>
    <w:rsid w:val="00901AB2"/>
    <w:rsid w:val="00902CA6"/>
    <w:rsid w:val="00905D81"/>
    <w:rsid w:val="0090690A"/>
    <w:rsid w:val="0091217E"/>
    <w:rsid w:val="00914012"/>
    <w:rsid w:val="00915DA8"/>
    <w:rsid w:val="0092147B"/>
    <w:rsid w:val="00921D2C"/>
    <w:rsid w:val="00926F18"/>
    <w:rsid w:val="00932D53"/>
    <w:rsid w:val="00936496"/>
    <w:rsid w:val="00936911"/>
    <w:rsid w:val="00945315"/>
    <w:rsid w:val="00946906"/>
    <w:rsid w:val="00951282"/>
    <w:rsid w:val="00954784"/>
    <w:rsid w:val="00955BEC"/>
    <w:rsid w:val="009577CE"/>
    <w:rsid w:val="009577F9"/>
    <w:rsid w:val="00960533"/>
    <w:rsid w:val="00961CF4"/>
    <w:rsid w:val="00966306"/>
    <w:rsid w:val="00966AA0"/>
    <w:rsid w:val="009766EA"/>
    <w:rsid w:val="00982692"/>
    <w:rsid w:val="00983234"/>
    <w:rsid w:val="00983C41"/>
    <w:rsid w:val="009859CF"/>
    <w:rsid w:val="009860F0"/>
    <w:rsid w:val="00992656"/>
    <w:rsid w:val="00992A79"/>
    <w:rsid w:val="009A16B8"/>
    <w:rsid w:val="009A4734"/>
    <w:rsid w:val="009A57A3"/>
    <w:rsid w:val="009A6458"/>
    <w:rsid w:val="009A6EFB"/>
    <w:rsid w:val="009C4232"/>
    <w:rsid w:val="009C577F"/>
    <w:rsid w:val="009C7523"/>
    <w:rsid w:val="009E1B17"/>
    <w:rsid w:val="009E1EF6"/>
    <w:rsid w:val="009E3EEB"/>
    <w:rsid w:val="009E7CC6"/>
    <w:rsid w:val="009F5579"/>
    <w:rsid w:val="009F6E0D"/>
    <w:rsid w:val="009F7627"/>
    <w:rsid w:val="009F7C10"/>
    <w:rsid w:val="00A04AE3"/>
    <w:rsid w:val="00A12310"/>
    <w:rsid w:val="00A138B5"/>
    <w:rsid w:val="00A17EE9"/>
    <w:rsid w:val="00A202ED"/>
    <w:rsid w:val="00A20B77"/>
    <w:rsid w:val="00A2301D"/>
    <w:rsid w:val="00A26350"/>
    <w:rsid w:val="00A2732F"/>
    <w:rsid w:val="00A30303"/>
    <w:rsid w:val="00A344F5"/>
    <w:rsid w:val="00A3508B"/>
    <w:rsid w:val="00A43621"/>
    <w:rsid w:val="00A44827"/>
    <w:rsid w:val="00A45C7A"/>
    <w:rsid w:val="00A574F7"/>
    <w:rsid w:val="00A632E7"/>
    <w:rsid w:val="00A65976"/>
    <w:rsid w:val="00A7012B"/>
    <w:rsid w:val="00A77345"/>
    <w:rsid w:val="00A77CFB"/>
    <w:rsid w:val="00A9043E"/>
    <w:rsid w:val="00A96758"/>
    <w:rsid w:val="00A96EC0"/>
    <w:rsid w:val="00AA4C5D"/>
    <w:rsid w:val="00AB3A95"/>
    <w:rsid w:val="00AB5A0F"/>
    <w:rsid w:val="00AC0652"/>
    <w:rsid w:val="00AC2775"/>
    <w:rsid w:val="00AC60FE"/>
    <w:rsid w:val="00AC6C06"/>
    <w:rsid w:val="00AD0BBA"/>
    <w:rsid w:val="00AD27B5"/>
    <w:rsid w:val="00AD2B23"/>
    <w:rsid w:val="00AD485C"/>
    <w:rsid w:val="00AE0E51"/>
    <w:rsid w:val="00B01E38"/>
    <w:rsid w:val="00B07040"/>
    <w:rsid w:val="00B1303A"/>
    <w:rsid w:val="00B205BB"/>
    <w:rsid w:val="00B31064"/>
    <w:rsid w:val="00B32D48"/>
    <w:rsid w:val="00B41F2C"/>
    <w:rsid w:val="00B47720"/>
    <w:rsid w:val="00B55502"/>
    <w:rsid w:val="00B65CC2"/>
    <w:rsid w:val="00B72DF9"/>
    <w:rsid w:val="00B81295"/>
    <w:rsid w:val="00B84BA3"/>
    <w:rsid w:val="00B85875"/>
    <w:rsid w:val="00B85E8B"/>
    <w:rsid w:val="00B954B6"/>
    <w:rsid w:val="00B967EE"/>
    <w:rsid w:val="00BA0CFD"/>
    <w:rsid w:val="00BA4215"/>
    <w:rsid w:val="00BB2F86"/>
    <w:rsid w:val="00BB3AD7"/>
    <w:rsid w:val="00BB5001"/>
    <w:rsid w:val="00BD4852"/>
    <w:rsid w:val="00BD65E8"/>
    <w:rsid w:val="00BE1CE0"/>
    <w:rsid w:val="00BE1ED8"/>
    <w:rsid w:val="00BE2B76"/>
    <w:rsid w:val="00BF42CA"/>
    <w:rsid w:val="00BF7528"/>
    <w:rsid w:val="00BF7658"/>
    <w:rsid w:val="00C049D0"/>
    <w:rsid w:val="00C07533"/>
    <w:rsid w:val="00C10137"/>
    <w:rsid w:val="00C1477C"/>
    <w:rsid w:val="00C22F01"/>
    <w:rsid w:val="00C23556"/>
    <w:rsid w:val="00C373E9"/>
    <w:rsid w:val="00C402A7"/>
    <w:rsid w:val="00C52856"/>
    <w:rsid w:val="00C61AFE"/>
    <w:rsid w:val="00C63270"/>
    <w:rsid w:val="00C679DE"/>
    <w:rsid w:val="00C80CFC"/>
    <w:rsid w:val="00C82CD0"/>
    <w:rsid w:val="00C8458C"/>
    <w:rsid w:val="00C85E27"/>
    <w:rsid w:val="00C93BE9"/>
    <w:rsid w:val="00CA1C91"/>
    <w:rsid w:val="00CA1F98"/>
    <w:rsid w:val="00CA4A53"/>
    <w:rsid w:val="00CB0BD9"/>
    <w:rsid w:val="00CB3E1F"/>
    <w:rsid w:val="00CB533B"/>
    <w:rsid w:val="00CC2247"/>
    <w:rsid w:val="00CC4A0F"/>
    <w:rsid w:val="00CD038D"/>
    <w:rsid w:val="00CD116A"/>
    <w:rsid w:val="00CE4461"/>
    <w:rsid w:val="00CE49FF"/>
    <w:rsid w:val="00CF04CD"/>
    <w:rsid w:val="00CF1FC1"/>
    <w:rsid w:val="00CF4759"/>
    <w:rsid w:val="00CF6AA8"/>
    <w:rsid w:val="00D17D1A"/>
    <w:rsid w:val="00D2324E"/>
    <w:rsid w:val="00D25850"/>
    <w:rsid w:val="00D31546"/>
    <w:rsid w:val="00D334A3"/>
    <w:rsid w:val="00D33FCD"/>
    <w:rsid w:val="00D35F43"/>
    <w:rsid w:val="00D415B2"/>
    <w:rsid w:val="00D4495D"/>
    <w:rsid w:val="00D5151E"/>
    <w:rsid w:val="00D55CCB"/>
    <w:rsid w:val="00D6103C"/>
    <w:rsid w:val="00D63BE7"/>
    <w:rsid w:val="00D7185F"/>
    <w:rsid w:val="00D71B29"/>
    <w:rsid w:val="00D71E75"/>
    <w:rsid w:val="00D726AD"/>
    <w:rsid w:val="00D85922"/>
    <w:rsid w:val="00D91F8A"/>
    <w:rsid w:val="00D9240E"/>
    <w:rsid w:val="00D95B9A"/>
    <w:rsid w:val="00DA21CC"/>
    <w:rsid w:val="00DB6467"/>
    <w:rsid w:val="00DC0A0F"/>
    <w:rsid w:val="00DC4905"/>
    <w:rsid w:val="00DC7884"/>
    <w:rsid w:val="00DD1879"/>
    <w:rsid w:val="00DD1AA9"/>
    <w:rsid w:val="00DD30E6"/>
    <w:rsid w:val="00DD3EC4"/>
    <w:rsid w:val="00DD5402"/>
    <w:rsid w:val="00DD5749"/>
    <w:rsid w:val="00DD6CE7"/>
    <w:rsid w:val="00DE3729"/>
    <w:rsid w:val="00DF2655"/>
    <w:rsid w:val="00DF3079"/>
    <w:rsid w:val="00DF5836"/>
    <w:rsid w:val="00E0433E"/>
    <w:rsid w:val="00E0604B"/>
    <w:rsid w:val="00E111AC"/>
    <w:rsid w:val="00E14165"/>
    <w:rsid w:val="00E145C5"/>
    <w:rsid w:val="00E20E75"/>
    <w:rsid w:val="00E24598"/>
    <w:rsid w:val="00E31A35"/>
    <w:rsid w:val="00E323F8"/>
    <w:rsid w:val="00E362FF"/>
    <w:rsid w:val="00E37957"/>
    <w:rsid w:val="00E4073A"/>
    <w:rsid w:val="00E40D59"/>
    <w:rsid w:val="00E43826"/>
    <w:rsid w:val="00E44D8C"/>
    <w:rsid w:val="00E46378"/>
    <w:rsid w:val="00E51BBF"/>
    <w:rsid w:val="00E5377C"/>
    <w:rsid w:val="00E60516"/>
    <w:rsid w:val="00E61968"/>
    <w:rsid w:val="00E61F60"/>
    <w:rsid w:val="00E71543"/>
    <w:rsid w:val="00E7181F"/>
    <w:rsid w:val="00E750D6"/>
    <w:rsid w:val="00E75141"/>
    <w:rsid w:val="00E76EBF"/>
    <w:rsid w:val="00E8035A"/>
    <w:rsid w:val="00E82F8D"/>
    <w:rsid w:val="00E83F67"/>
    <w:rsid w:val="00E87AF9"/>
    <w:rsid w:val="00E92940"/>
    <w:rsid w:val="00E93A1E"/>
    <w:rsid w:val="00EA6721"/>
    <w:rsid w:val="00EB6710"/>
    <w:rsid w:val="00EC1BA1"/>
    <w:rsid w:val="00EC7069"/>
    <w:rsid w:val="00ED3296"/>
    <w:rsid w:val="00EE2DDC"/>
    <w:rsid w:val="00EE35BB"/>
    <w:rsid w:val="00EF561C"/>
    <w:rsid w:val="00EF5D16"/>
    <w:rsid w:val="00F104B3"/>
    <w:rsid w:val="00F109F5"/>
    <w:rsid w:val="00F205F6"/>
    <w:rsid w:val="00F23332"/>
    <w:rsid w:val="00F24071"/>
    <w:rsid w:val="00F24D5A"/>
    <w:rsid w:val="00F265E1"/>
    <w:rsid w:val="00F353C2"/>
    <w:rsid w:val="00F35D7D"/>
    <w:rsid w:val="00F43325"/>
    <w:rsid w:val="00F435CC"/>
    <w:rsid w:val="00F50F4A"/>
    <w:rsid w:val="00F52BB7"/>
    <w:rsid w:val="00F53F0C"/>
    <w:rsid w:val="00F548DC"/>
    <w:rsid w:val="00F570CE"/>
    <w:rsid w:val="00F57E2C"/>
    <w:rsid w:val="00F60E11"/>
    <w:rsid w:val="00F66ABD"/>
    <w:rsid w:val="00F71716"/>
    <w:rsid w:val="00F71827"/>
    <w:rsid w:val="00F73AB2"/>
    <w:rsid w:val="00F83D35"/>
    <w:rsid w:val="00F968F0"/>
    <w:rsid w:val="00FA7E70"/>
    <w:rsid w:val="00FB43F5"/>
    <w:rsid w:val="00FC1AE2"/>
    <w:rsid w:val="00FC20EA"/>
    <w:rsid w:val="00FC50FB"/>
    <w:rsid w:val="00FC5B79"/>
    <w:rsid w:val="00FD2594"/>
    <w:rsid w:val="00FD6C75"/>
    <w:rsid w:val="00FE7CC4"/>
    <w:rsid w:val="00FF0283"/>
    <w:rsid w:val="00FF14BE"/>
    <w:rsid w:val="00FF2A5C"/>
    <w:rsid w:val="00FF37F3"/>
    <w:rsid w:val="00FF4350"/>
    <w:rsid w:val="00FF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91A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0">
    <w:name w:val="본문1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0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1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2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3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4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5">
    <w:name w:val="표내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84" w:lineRule="auto"/>
      <w:ind w:left="20" w:right="20"/>
      <w:jc w:val="center"/>
      <w:textAlignment w:val="baseline"/>
    </w:pPr>
    <w:rPr>
      <w:rFonts w:ascii="휴먼명조" w:eastAsia="휴먼명조"/>
      <w:color w:val="000000"/>
      <w:w w:val="95"/>
      <w:sz w:val="22"/>
      <w:shd w:val="clear" w:color="000000" w:fill="auto"/>
    </w:rPr>
  </w:style>
  <w:style w:type="paragraph" w:customStyle="1" w:styleId="xl4003">
    <w:name w:val="xl4003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i/>
      <w:color w:val="000000"/>
      <w:sz w:val="22"/>
    </w:rPr>
  </w:style>
  <w:style w:type="paragraph" w:customStyle="1" w:styleId="xl3997">
    <w:name w:val="xl3997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xl4002">
    <w:name w:val="xl4002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i/>
      <w:color w:val="000000"/>
      <w:sz w:val="22"/>
    </w:rPr>
  </w:style>
  <w:style w:type="paragraph" w:customStyle="1" w:styleId="xl65">
    <w:name w:val="xl65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A5A5A5"/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xl66">
    <w:name w:val="xl66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i/>
      <w:color w:val="000000"/>
      <w:sz w:val="22"/>
    </w:rPr>
  </w:style>
  <w:style w:type="paragraph" w:customStyle="1" w:styleId="xl67">
    <w:name w:val="xl67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a6">
    <w:name w:val="표제목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돋움" w:eastAsia="함초롬돋움"/>
      <w:b/>
      <w:color w:val="000000"/>
      <w:sz w:val="20"/>
      <w:shd w:val="clear" w:color="000000" w:fill="auto"/>
    </w:rPr>
  </w:style>
  <w:style w:type="paragraph" w:customStyle="1" w:styleId="xl3996">
    <w:name w:val="xl3996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Figure">
    <w:name w:val="Figure 제목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" w:line="276" w:lineRule="auto"/>
      <w:jc w:val="both"/>
      <w:textAlignment w:val="baseline"/>
    </w:pPr>
    <w:rPr>
      <w:rFonts w:ascii="Times New Roman" w:eastAsia="한양신명조"/>
      <w:color w:val="000000"/>
      <w:position w:val="2"/>
      <w:sz w:val="20"/>
    </w:rPr>
  </w:style>
  <w:style w:type="paragraph" w:customStyle="1" w:styleId="a7">
    <w:name w:val="한글 제목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60" w:line="312" w:lineRule="auto"/>
      <w:jc w:val="center"/>
      <w:textAlignment w:val="baseline"/>
    </w:pPr>
    <w:rPr>
      <w:rFonts w:ascii="-윤고딕130" w:eastAsia="-윤고딕130"/>
      <w:color w:val="000000"/>
      <w:spacing w:val="-17"/>
      <w:w w:val="95"/>
      <w:sz w:val="34"/>
    </w:rPr>
  </w:style>
  <w:style w:type="paragraph" w:customStyle="1" w:styleId="Table">
    <w:name w:val="Table 제목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" w:line="210" w:lineRule="exact"/>
      <w:jc w:val="both"/>
      <w:textAlignment w:val="baseline"/>
    </w:pPr>
    <w:rPr>
      <w:rFonts w:ascii="Times New Roman" w:eastAsia="한양중고딕"/>
      <w:color w:val="000000"/>
      <w:sz w:val="22"/>
    </w:rPr>
  </w:style>
  <w:style w:type="paragraph" w:customStyle="1" w:styleId="td">
    <w:name w:val="td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both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Table-">
    <w:name w:val="Table-내용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288" w:lineRule="auto"/>
      <w:jc w:val="center"/>
      <w:textAlignment w:val="baseline"/>
    </w:pPr>
    <w:rPr>
      <w:rFonts w:ascii="Times New Roman" w:eastAsia="-윤명조120"/>
      <w:color w:val="000000"/>
      <w:spacing w:val="-5"/>
      <w:w w:val="95"/>
      <w:sz w:val="20"/>
    </w:rPr>
  </w:style>
  <w:style w:type="paragraph" w:customStyle="1" w:styleId="xl69">
    <w:name w:val="xl69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top"/>
    </w:pPr>
    <w:rPr>
      <w:rFonts w:ascii="Malgun Gothic" w:eastAsia="Malgun Gothic"/>
      <w:color w:val="000000"/>
      <w:sz w:val="22"/>
    </w:rPr>
  </w:style>
  <w:style w:type="paragraph" w:customStyle="1" w:styleId="xl68">
    <w:name w:val="xl68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18"/>
    </w:rPr>
  </w:style>
  <w:style w:type="paragraph" w:customStyle="1" w:styleId="xl70">
    <w:name w:val="xl70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Malgun Gothic" w:eastAsia="Malgun Gothic"/>
      <w:b/>
      <w:color w:val="000000"/>
      <w:sz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F6A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F6A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F6A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6A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6AA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75141"/>
  </w:style>
  <w:style w:type="character" w:styleId="Hyperlink">
    <w:name w:val="Hyperlink"/>
    <w:basedOn w:val="DefaultParagraphFont"/>
    <w:uiPriority w:val="99"/>
    <w:unhideWhenUsed/>
    <w:rsid w:val="00CF47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7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930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03E"/>
  </w:style>
  <w:style w:type="paragraph" w:styleId="Footer">
    <w:name w:val="footer"/>
    <w:basedOn w:val="Normal"/>
    <w:link w:val="FooterChar"/>
    <w:uiPriority w:val="99"/>
    <w:unhideWhenUsed/>
    <w:rsid w:val="003930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03E"/>
  </w:style>
  <w:style w:type="paragraph" w:styleId="BalloonText">
    <w:name w:val="Balloon Text"/>
    <w:basedOn w:val="Normal"/>
    <w:link w:val="BalloonTextChar"/>
    <w:uiPriority w:val="99"/>
    <w:semiHidden/>
    <w:unhideWhenUsed/>
    <w:rsid w:val="00C049D0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9D0"/>
    <w:rPr>
      <w:rFonts w:asciiTheme="majorHAnsi" w:eastAsiaTheme="majorEastAsia" w:hAnsiTheme="majorHAnsi" w:cstheme="majorBidi"/>
      <w:sz w:val="18"/>
      <w:szCs w:val="18"/>
    </w:rPr>
  </w:style>
  <w:style w:type="character" w:styleId="HTMLCite">
    <w:name w:val="HTML Cite"/>
    <w:basedOn w:val="DefaultParagraphFont"/>
    <w:uiPriority w:val="99"/>
    <w:semiHidden/>
    <w:unhideWhenUsed/>
    <w:rsid w:val="00377143"/>
    <w:rPr>
      <w:i/>
      <w:iCs/>
    </w:rPr>
  </w:style>
  <w:style w:type="character" w:styleId="FootnoteReference">
    <w:name w:val="footnote reference"/>
    <w:semiHidden/>
    <w:unhideWhenUsed/>
    <w:rsid w:val="002A5B0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2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2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5644">
          <w:marLeft w:val="0"/>
          <w:marRight w:val="0"/>
          <w:marTop w:val="0"/>
          <w:marBottom w:val="0"/>
          <w:divBdr>
            <w:top w:val="single" w:sz="6" w:space="8" w:color="E2E2DC"/>
            <w:left w:val="single" w:sz="6" w:space="8" w:color="E2E2DC"/>
            <w:bottom w:val="single" w:sz="6" w:space="8" w:color="E2E2DC"/>
            <w:right w:val="single" w:sz="6" w:space="8" w:color="E2E2DC"/>
          </w:divBdr>
          <w:divsChild>
            <w:div w:id="19261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7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1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6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8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4CF50-328C-4660-BFFA-BF53B993D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893</Words>
  <Characters>5096</Characters>
  <Application>Microsoft Office Word</Application>
  <DocSecurity>0</DocSecurity>
  <Lines>42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2022-03-29T00:59:00Z</dcterms:created>
  <dcterms:modified xsi:type="dcterms:W3CDTF">2026-09-22T16:28:00Z</dcterms:modified>
</cp:coreProperties>
</file>