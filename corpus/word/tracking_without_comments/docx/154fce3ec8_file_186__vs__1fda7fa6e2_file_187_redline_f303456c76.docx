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12F75F" w14:textId="77777777" w:rsidR="00F61E06" w:rsidRDefault="00F61E06">
      <w:r>
        <w:t>file_</w:t>
      </w:r>
      <w:ins w:id="0" w:author="Arthur Souza Rodrigues" w:date="2026-09-26T14:56:00Z" w16du:dateUtc="2026-09-26T18:56:00Z">
        <w:r w:rsidR="005051FA">
          <w:t>187</w:t>
        </w:r>
      </w:ins>
      <w:del w:id="1" w:author="Arthur Souza Rodrigues" w:date="2026-09-26T14:56:00Z" w16du:dateUtc="2026-09-26T18:56:00Z">
        <w:r>
          <w:delText>186</w:delText>
        </w:r>
      </w:del>
      <w:r>
        <w:t>.docx</w:t>
      </w:r>
    </w:p>
    <w:p w14:paraId="02D33E5C" w14:textId="19F40C7E" w:rsidR="0007271B" w:rsidRDefault="008D41B7">
      <w:pPr>
        <w:rPr>
          <w:ins w:id="2" w:author="Arthur Souza Rodrigues" w:date="2026-09-26T14:56:00Z" w16du:dateUtc="2026-09-26T18:56:00Z"/>
        </w:rPr>
      </w:pPr>
      <w:ins w:id="3" w:author="Arthur Souza Rodrigues" w:date="2026-09-26T14:56:00Z" w16du:dateUtc="2026-09-26T18:56:00Z">
        <w:r>
          <w:t>Book Catalog</w:t>
        </w:r>
      </w:ins>
    </w:p>
    <w:p w14:paraId="7D0C140E" w14:textId="77777777" w:rsidR="0007271B" w:rsidRDefault="0007271B">
      <w:pPr>
        <w:rPr>
          <w:ins w:id="4" w:author="Arthur Souza Rodrigues" w:date="2026-09-26T14:56:00Z" w16du:dateUtc="2026-09-26T18:56:00Z"/>
        </w:rPr>
      </w:pPr>
    </w:p>
    <w:p w14:paraId="536A459D" w14:textId="77777777" w:rsidR="0007271B" w:rsidRDefault="0007271B">
      <w:pPr>
        <w:rPr>
          <w:ins w:id="5" w:author="Arthur Souza Rodrigues" w:date="2026-09-26T14:56:00Z" w16du:dateUtc="2026-09-26T18:56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7271B" w14:paraId="09ED93C3" w14:textId="77777777">
        <w:trPr>
          <w:trHeight w:val="360"/>
          <w:ins w:id="6" w:author="Arthur Souza Rodrigues" w:date="2026-09-26T14:56:00Z" w16du:dateUtc="2026-09-26T18:5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D716D" w14:textId="77777777" w:rsidR="0007271B" w:rsidRDefault="008D41B7">
            <w:pPr>
              <w:rPr>
                <w:ins w:id="7" w:author="Arthur Souza Rodrigues" w:date="2026-09-26T14:56:00Z" w16du:dateUtc="2026-09-26T18:56:00Z"/>
              </w:rPr>
            </w:pPr>
            <w:ins w:id="8" w:author="Arthur Souza Rodrigues" w:date="2026-09-26T14:56:00Z" w16du:dateUtc="2026-09-26T18:56:00Z">
              <w:r>
                <w:t>Title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530D3" w14:textId="77777777" w:rsidR="0007271B" w:rsidRDefault="008D41B7">
            <w:pPr>
              <w:rPr>
                <w:ins w:id="9" w:author="Arthur Souza Rodrigues" w:date="2026-09-26T14:56:00Z" w16du:dateUtc="2026-09-26T18:56:00Z"/>
              </w:rPr>
            </w:pPr>
            <w:ins w:id="10" w:author="Arthur Souza Rodrigues" w:date="2026-09-26T14:56:00Z" w16du:dateUtc="2026-09-26T18:56:00Z">
              <w:r>
                <w:t>Author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EDA68" w14:textId="77777777" w:rsidR="0007271B" w:rsidRDefault="008D41B7">
            <w:pPr>
              <w:rPr>
                <w:ins w:id="11" w:author="Arthur Souza Rodrigues" w:date="2026-09-26T14:56:00Z" w16du:dateUtc="2026-09-26T18:56:00Z"/>
              </w:rPr>
            </w:pPr>
            <w:ins w:id="12" w:author="Arthur Souza Rodrigues" w:date="2026-09-26T14:56:00Z" w16du:dateUtc="2026-09-26T18:56:00Z">
              <w:r>
                <w:t>Genre</w:t>
              </w:r>
            </w:ins>
          </w:p>
        </w:tc>
      </w:tr>
      <w:tr w:rsidR="0007271B" w14:paraId="7880973D" w14:textId="77777777">
        <w:trPr>
          <w:trHeight w:val="360"/>
          <w:ins w:id="13" w:author="Arthur Souza Rodrigues" w:date="2026-09-26T14:56:00Z" w16du:dateUtc="2026-09-26T18:5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A5A5B" w14:textId="77777777" w:rsidR="0007271B" w:rsidRDefault="008D41B7">
            <w:pPr>
              <w:rPr>
                <w:ins w:id="14" w:author="Arthur Souza Rodrigues" w:date="2026-09-26T14:56:00Z" w16du:dateUtc="2026-09-26T18:56:00Z"/>
              </w:rPr>
            </w:pPr>
            <w:ins w:id="15" w:author="Arthur Souza Rodrigues" w:date="2026-09-26T14:56:00Z" w16du:dateUtc="2026-09-26T18:56:00Z">
              <w:r>
                <w:rPr>
                  <w:i/>
                  <w:iCs/>
                </w:rPr>
                <w:t>The Great Gatsby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94FF2" w14:textId="77777777" w:rsidR="0007271B" w:rsidRDefault="008D41B7">
            <w:pPr>
              <w:rPr>
                <w:ins w:id="16" w:author="Arthur Souza Rodrigues" w:date="2026-09-26T14:56:00Z" w16du:dateUtc="2026-09-26T18:56:00Z"/>
              </w:rPr>
            </w:pPr>
            <w:ins w:id="17" w:author="Arthur Souza Rodrigues" w:date="2026-09-26T14:56:00Z" w16du:dateUtc="2026-09-26T18:56:00Z">
              <w:r>
                <w:t>F. Scott Fitzgerald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CA631" w14:textId="77777777" w:rsidR="0007271B" w:rsidRDefault="008D41B7">
            <w:pPr>
              <w:rPr>
                <w:ins w:id="18" w:author="Arthur Souza Rodrigues" w:date="2026-09-26T14:56:00Z" w16du:dateUtc="2026-09-26T18:56:00Z"/>
              </w:rPr>
            </w:pPr>
            <w:ins w:id="19" w:author="Arthur Souza Rodrigues" w:date="2026-09-26T14:56:00Z" w16du:dateUtc="2026-09-26T18:56:00Z">
              <w:r>
                <w:t>Fiction</w:t>
              </w:r>
            </w:ins>
          </w:p>
        </w:tc>
      </w:tr>
      <w:tr w:rsidR="0007271B" w14:paraId="7149CAA8" w14:textId="77777777">
        <w:trPr>
          <w:trHeight w:val="360"/>
          <w:ins w:id="20" w:author="Arthur Souza Rodrigues" w:date="2026-09-26T14:56:00Z" w16du:dateUtc="2026-09-26T18:5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6FF82" w14:textId="77777777" w:rsidR="0007271B" w:rsidRDefault="008D41B7">
            <w:pPr>
              <w:rPr>
                <w:ins w:id="21" w:author="Arthur Souza Rodrigues" w:date="2026-09-26T14:56:00Z" w16du:dateUtc="2026-09-26T18:56:00Z"/>
              </w:rPr>
            </w:pPr>
            <w:ins w:id="22" w:author="Arthur Souza Rodrigues" w:date="2026-09-26T14:56:00Z" w16du:dateUtc="2026-09-26T18:56:00Z">
              <w:r>
                <w:rPr>
                  <w:i/>
                  <w:iCs/>
                </w:rPr>
                <w:t>1984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52445" w14:textId="77777777" w:rsidR="0007271B" w:rsidRDefault="008D41B7">
            <w:pPr>
              <w:rPr>
                <w:ins w:id="23" w:author="Arthur Souza Rodrigues" w:date="2026-09-26T14:56:00Z" w16du:dateUtc="2026-09-26T18:56:00Z"/>
              </w:rPr>
            </w:pPr>
            <w:ins w:id="24" w:author="Arthur Souza Rodrigues" w:date="2026-09-26T14:56:00Z" w16du:dateUtc="2026-09-26T18:56:00Z">
              <w:r>
                <w:t>George Orwell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D69A0" w14:textId="77777777" w:rsidR="0007271B" w:rsidRDefault="008D41B7">
            <w:pPr>
              <w:rPr>
                <w:ins w:id="25" w:author="Arthur Souza Rodrigues" w:date="2026-09-26T14:56:00Z" w16du:dateUtc="2026-09-26T18:56:00Z"/>
              </w:rPr>
            </w:pPr>
            <w:ins w:id="26" w:author="Arthur Souza Rodrigues" w:date="2026-09-26T14:56:00Z" w16du:dateUtc="2026-09-26T18:56:00Z">
              <w:r>
                <w:t>Dystopian</w:t>
              </w:r>
            </w:ins>
          </w:p>
        </w:tc>
      </w:tr>
    </w:tbl>
    <w:p w14:paraId="148D28FD" w14:textId="1B95D4D7" w:rsidR="009C352A" w:rsidRDefault="008D41B7">
      <w:pPr>
        <w:rPr>
          <w:del w:id="27" w:author="Arthur Souza Rodrigues" w:date="2026-09-26T14:56:00Z" w16du:dateUtc="2026-09-26T18:56:00Z"/>
        </w:rPr>
      </w:pPr>
      <w:del w:id="28" w:author="Arthur Souza Rodrigues" w:date="2026-09-26T14:56:00Z" w16du:dateUtc="2026-09-26T18:56:00Z">
        <w:r>
          <w:delText>Strikethrough Text Demo</w:delText>
        </w:r>
      </w:del>
    </w:p>
    <w:p w14:paraId="066A31C1" w14:textId="77777777" w:rsidR="009C352A" w:rsidRDefault="008D41B7">
      <w:pPr>
        <w:rPr>
          <w:del w:id="29" w:author="Arthur Souza Rodrigues" w:date="2026-09-26T14:56:00Z" w16du:dateUtc="2026-09-26T18:56:00Z"/>
        </w:rPr>
      </w:pPr>
      <w:del w:id="30" w:author="Arthur Souza Rodrigues" w:date="2026-09-26T14:56:00Z" w16du:dateUtc="2026-09-26T18:56:00Z">
        <w:r>
          <w:delText>Demonstrating strikethrough formatting.</w:delText>
        </w:r>
      </w:del>
    </w:p>
    <w:p w14:paraId="3303634D" w14:textId="77777777" w:rsidR="009C352A" w:rsidRDefault="008D41B7">
      <w:del w:id="31" w:author="Arthur Souza Rodrigues" w:date="2026-09-26T14:56:00Z" w16du:dateUtc="2026-09-26T18:56:00Z">
        <w:r>
          <w:delText>This text has strikethrough.</w:delText>
        </w:r>
      </w:del>
    </w:p>
    <w:sectPr w:rsidR="009C352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352A"/>
    <w:rsid w:val="0007271B"/>
    <w:rsid w:val="002F5B90"/>
    <w:rsid w:val="005051FA"/>
    <w:rsid w:val="0095063C"/>
    <w:rsid w:val="009C352A"/>
    <w:rsid w:val="00A0200E"/>
    <w:rsid w:val="00D53FE7"/>
    <w:rsid w:val="00F61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486537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2026-05-14T16:42:00Z</dcterms:created>
  <dcterms:modified xsi:type="dcterms:W3CDTF">2026-09-26T18:56:00Z</dcterms:modified>
</cp:coreProperties>
</file>