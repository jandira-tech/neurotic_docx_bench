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6A6315" w14:textId="77777777" w:rsidR="002E5199" w:rsidRDefault="002E5199" w:rsidP="009700EB">
      <w:pPr>
        <w:pStyle w:val="Default"/>
        <w:rPr>
          <w:ins w:id="3" w:author="uzivatel" w:date="2026-09-22T12:57:00Z" w16du:dateUtc="2026-09-22T16:57:00Z"/>
          <w:b/>
          <w:bCs/>
          <w:sz w:val="22"/>
          <w:szCs w:val="22"/>
          <w:u w:val="single"/>
        </w:rPr>
      </w:pPr>
    </w:p>
    <w:p w14:paraId="7A680633" w14:textId="77777777" w:rsidR="002E5199" w:rsidRDefault="002E5199" w:rsidP="002E5199">
      <w:pPr>
        <w:pStyle w:val="Heading4"/>
        <w:jc w:val="center"/>
        <w:rPr>
          <w:ins w:id="4" w:author="uzivatel" w:date="2026-09-22T12:57:00Z" w16du:dateUtc="2026-09-22T16:57:00Z"/>
          <w:sz w:val="34"/>
        </w:rPr>
      </w:pPr>
      <w:ins w:id="5" w:author="uzivatel" w:date="2026-09-22T12:57:00Z" w16du:dateUtc="2026-09-22T16:57:00Z">
        <w:r>
          <w:rPr>
            <w:sz w:val="34"/>
          </w:rPr>
          <w:t>Základní škola Rumburk, U Nemocnice 1132/5, okres Děčín, p. o.</w:t>
        </w:r>
      </w:ins>
    </w:p>
    <w:p w14:paraId="03C2D01C" w14:textId="77777777" w:rsidR="002E5199" w:rsidRDefault="002E5199" w:rsidP="002E5199">
      <w:pPr>
        <w:rPr>
          <w:ins w:id="6" w:author="uzivatel" w:date="2026-09-22T12:57:00Z" w16du:dateUtc="2026-09-22T16:57:00Z"/>
          <w:sz w:val="16"/>
        </w:rPr>
      </w:pPr>
      <w:ins w:id="7" w:author="uzivatel" w:date="2026-09-22T12:57:00Z" w16du:dateUtc="2026-09-22T16:57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63B68621" w14:textId="77777777" w:rsidR="00067C1B" w:rsidRDefault="00067C1B" w:rsidP="002E5199">
      <w:pPr>
        <w:pStyle w:val="Default"/>
        <w:jc w:val="center"/>
        <w:rPr>
          <w:ins w:id="8" w:author="uzivatel" w:date="2026-09-22T12:57:00Z" w16du:dateUtc="2026-09-22T16:57:00Z"/>
        </w:rPr>
      </w:pPr>
    </w:p>
    <w:p w14:paraId="6C449686" w14:textId="77777777" w:rsidR="009700EB" w:rsidRPr="00AF69EB" w:rsidRDefault="009700EB" w:rsidP="002E5199">
      <w:pPr>
        <w:pStyle w:val="Default"/>
        <w:jc w:val="center"/>
        <w:rPr>
          <w:ins w:id="9" w:author="uzivatel" w:date="2026-09-22T12:57:00Z" w16du:dateUtc="2026-09-22T16:57:00Z"/>
          <w:b/>
          <w:bCs/>
          <w:sz w:val="22"/>
          <w:szCs w:val="22"/>
          <w:u w:val="single"/>
        </w:rPr>
      </w:pPr>
      <w:ins w:id="10" w:author="uzivatel" w:date="2026-09-22T12:57:00Z" w16du:dateUtc="2026-09-22T16:57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1E4F7A28" w14:textId="77777777" w:rsidR="009D457F" w:rsidRDefault="009D457F" w:rsidP="009700EB">
      <w:pPr>
        <w:pStyle w:val="Default"/>
        <w:rPr>
          <w:ins w:id="11" w:author="uzivatel" w:date="2026-09-22T12:57:00Z" w16du:dateUtc="2026-09-22T16:57:00Z"/>
          <w:b/>
          <w:bCs/>
          <w:sz w:val="22"/>
          <w:szCs w:val="22"/>
        </w:rPr>
      </w:pPr>
    </w:p>
    <w:p w14:paraId="6A0E2486" w14:textId="77777777" w:rsidR="009700EB" w:rsidRDefault="009700EB" w:rsidP="009700EB">
      <w:pPr>
        <w:pStyle w:val="Default"/>
        <w:rPr>
          <w:ins w:id="12" w:author="uzivatel" w:date="2026-09-22T12:57:00Z" w16du:dateUtc="2026-09-22T16:57:00Z"/>
          <w:rFonts w:ascii="Roboto" w:hAnsi="Roboto"/>
        </w:rPr>
      </w:pPr>
      <w:ins w:id="13" w:author="uzivatel" w:date="2026-09-22T12:57:00Z" w16du:dateUtc="2026-09-22T16:57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3B9C1A46" w14:textId="77777777" w:rsidR="004714D6" w:rsidRDefault="003A4848" w:rsidP="003A4848">
      <w:pPr>
        <w:pStyle w:val="Default"/>
        <w:numPr>
          <w:ilvl w:val="0"/>
          <w:numId w:val="10"/>
        </w:numPr>
        <w:rPr>
          <w:ins w:id="14" w:author="uzivatel" w:date="2026-09-22T12:57:00Z" w16du:dateUtc="2026-09-22T16:57:00Z"/>
          <w:rFonts w:ascii="Roboto" w:hAnsi="Roboto"/>
        </w:rPr>
      </w:pPr>
      <w:ins w:id="15" w:author="uzivatel" w:date="2026-09-22T12:57:00Z" w16du:dateUtc="2026-09-22T16:57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EA8B0FD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6" w:author="uzivatel" w:date="2026-09-22T12:57:00Z" w16du:dateUtc="2026-09-22T16:57:00Z"/>
          <w:rFonts w:ascii="Roboto" w:hAnsi="Roboto"/>
        </w:rPr>
      </w:pPr>
      <w:ins w:id="17" w:author="uzivatel" w:date="2026-09-22T12:57:00Z" w16du:dateUtc="2026-09-22T16:57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589AD7A3" w14:textId="77777777" w:rsidR="003A4848" w:rsidRDefault="003A4848" w:rsidP="003A4848">
      <w:pPr>
        <w:pStyle w:val="Default"/>
        <w:numPr>
          <w:ilvl w:val="0"/>
          <w:numId w:val="10"/>
        </w:numPr>
        <w:rPr>
          <w:ins w:id="18" w:author="uzivatel" w:date="2026-09-22T12:57:00Z" w16du:dateUtc="2026-09-22T16:57:00Z"/>
          <w:rFonts w:ascii="Roboto" w:hAnsi="Roboto"/>
        </w:rPr>
      </w:pPr>
      <w:ins w:id="19" w:author="uzivatel" w:date="2026-09-22T12:57:00Z" w16du:dateUtc="2026-09-22T16:57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474F807A" w14:textId="77777777" w:rsidR="003A4848" w:rsidRDefault="003A4848" w:rsidP="003A4848">
      <w:pPr>
        <w:pStyle w:val="Default"/>
        <w:numPr>
          <w:ilvl w:val="0"/>
          <w:numId w:val="10"/>
        </w:numPr>
        <w:rPr>
          <w:ins w:id="20" w:author="uzivatel" w:date="2026-09-22T12:57:00Z" w16du:dateUtc="2026-09-22T16:57:00Z"/>
          <w:rFonts w:ascii="Roboto" w:hAnsi="Roboto"/>
        </w:rPr>
      </w:pPr>
      <w:ins w:id="21" w:author="uzivatel" w:date="2026-09-22T12:57:00Z" w16du:dateUtc="2026-09-22T16:57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50009040" w14:textId="77777777" w:rsidR="003A4848" w:rsidRDefault="003A4848" w:rsidP="003A4848">
      <w:pPr>
        <w:pStyle w:val="Default"/>
        <w:numPr>
          <w:ilvl w:val="0"/>
          <w:numId w:val="10"/>
        </w:numPr>
        <w:rPr>
          <w:ins w:id="22" w:author="uzivatel" w:date="2026-09-22T12:57:00Z" w16du:dateUtc="2026-09-22T16:57:00Z"/>
          <w:rFonts w:ascii="Roboto" w:hAnsi="Roboto"/>
        </w:rPr>
      </w:pPr>
      <w:ins w:id="23" w:author="uzivatel" w:date="2026-09-22T12:57:00Z" w16du:dateUtc="2026-09-22T16:57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40AACF7A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4" w:author="uzivatel" w:date="2026-09-22T12:57:00Z" w16du:dateUtc="2026-09-22T16:57:00Z"/>
          <w:b/>
          <w:bCs/>
          <w:sz w:val="22"/>
          <w:szCs w:val="22"/>
        </w:rPr>
      </w:pPr>
      <w:ins w:id="25" w:author="uzivatel" w:date="2026-09-22T12:57:00Z" w16du:dateUtc="2026-09-22T16:57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73E64832" w14:textId="77777777" w:rsidR="009D457F" w:rsidRPr="009D457F" w:rsidRDefault="009D457F" w:rsidP="009D457F">
      <w:pPr>
        <w:pStyle w:val="Default"/>
        <w:ind w:left="720"/>
        <w:rPr>
          <w:ins w:id="26" w:author="uzivatel" w:date="2026-09-22T12:57:00Z" w16du:dateUtc="2026-09-22T16:57:00Z"/>
          <w:b/>
          <w:bCs/>
          <w:sz w:val="22"/>
          <w:szCs w:val="22"/>
        </w:rPr>
      </w:pPr>
    </w:p>
    <w:p w14:paraId="646C8DF0" w14:textId="77777777" w:rsidR="0071556C" w:rsidRDefault="0043051E" w:rsidP="009700EB">
      <w:pPr>
        <w:pStyle w:val="Default"/>
        <w:rPr>
          <w:ins w:id="27" w:author="uzivatel" w:date="2026-09-22T12:57:00Z" w16du:dateUtc="2026-09-22T16:57:00Z"/>
          <w:b/>
          <w:bCs/>
          <w:sz w:val="22"/>
          <w:szCs w:val="22"/>
          <w:u w:val="single"/>
        </w:rPr>
      </w:pPr>
      <w:ins w:id="28" w:author="uzivatel" w:date="2026-09-22T12:57:00Z" w16du:dateUtc="2026-09-22T16:57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38E200E" w14:textId="77777777" w:rsidR="002E5199" w:rsidRPr="0043051E" w:rsidRDefault="002E5199" w:rsidP="009700EB">
      <w:pPr>
        <w:pStyle w:val="Default"/>
        <w:rPr>
          <w:ins w:id="29" w:author="uzivatel" w:date="2026-09-22T12:57:00Z" w16du:dateUtc="2026-09-22T16:57:00Z"/>
          <w:b/>
          <w:bCs/>
          <w:sz w:val="22"/>
          <w:szCs w:val="22"/>
          <w:u w:val="single"/>
        </w:rPr>
      </w:pPr>
    </w:p>
    <w:p w14:paraId="6E709A31" w14:textId="77777777" w:rsidR="00E60474" w:rsidRDefault="00C9043F" w:rsidP="00E2631A">
      <w:pPr>
        <w:pStyle w:val="Default"/>
        <w:rPr>
          <w:ins w:id="30" w:author="uzivatel" w:date="2026-09-22T12:57:00Z" w16du:dateUtc="2026-09-22T16:57:00Z"/>
          <w:rFonts w:ascii="Roboto" w:hAnsi="Roboto"/>
        </w:rPr>
      </w:pPr>
      <w:ins w:id="31" w:author="uzivatel" w:date="2026-09-22T12:57:00Z" w16du:dateUtc="2026-09-22T16:57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0D83339" w14:textId="77777777" w:rsidR="00E2631A" w:rsidRPr="00E2631A" w:rsidRDefault="00E2631A" w:rsidP="00E2631A">
      <w:pPr>
        <w:pStyle w:val="Default"/>
        <w:rPr>
          <w:ins w:id="32" w:author="uzivatel" w:date="2026-09-22T12:57:00Z" w16du:dateUtc="2026-09-22T16:57:00Z"/>
          <w:rFonts w:ascii="Roboto" w:hAnsi="Roboto"/>
        </w:rPr>
      </w:pPr>
    </w:p>
    <w:p w14:paraId="3132016D" w14:textId="77777777" w:rsidR="00DF0E9B" w:rsidRPr="00E2631A" w:rsidRDefault="00DF0E9B" w:rsidP="00DF0E9B">
      <w:pPr>
        <w:pStyle w:val="Default"/>
        <w:rPr>
          <w:ins w:id="33" w:author="uzivatel" w:date="2026-09-22T12:57:00Z" w16du:dateUtc="2026-09-22T16:57:00Z"/>
          <w:rFonts w:ascii="Roboto" w:hAnsi="Roboto"/>
          <w:b/>
        </w:rPr>
      </w:pPr>
      <w:ins w:id="34" w:author="uzivatel" w:date="2026-09-22T12:57:00Z" w16du:dateUtc="2026-09-22T16:57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666D85D7" w14:textId="77777777" w:rsidR="000C1D5B" w:rsidRDefault="000C1D5B" w:rsidP="00222525">
      <w:pPr>
        <w:pStyle w:val="Default"/>
        <w:rPr>
          <w:ins w:id="35" w:author="uzivatel" w:date="2026-09-22T12:57:00Z" w16du:dateUtc="2026-09-22T16:57:00Z"/>
          <w:b/>
          <w:bCs/>
          <w:sz w:val="22"/>
          <w:szCs w:val="22"/>
          <w:u w:val="single"/>
        </w:rPr>
      </w:pPr>
    </w:p>
    <w:p w14:paraId="12B481BE" w14:textId="77777777" w:rsidR="00222525" w:rsidRDefault="00967EDD" w:rsidP="00222525">
      <w:pPr>
        <w:pStyle w:val="Default"/>
        <w:rPr>
          <w:ins w:id="36" w:author="uzivatel" w:date="2026-09-22T12:57:00Z" w16du:dateUtc="2026-09-22T16:57:00Z"/>
          <w:b/>
          <w:bCs/>
          <w:sz w:val="22"/>
          <w:szCs w:val="22"/>
          <w:u w:val="single"/>
        </w:rPr>
      </w:pPr>
      <w:ins w:id="37" w:author="uzivatel" w:date="2026-09-22T12:57:00Z" w16du:dateUtc="2026-09-22T16:57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1E21A6F" w14:textId="77777777" w:rsidR="000C1D5B" w:rsidRDefault="000C1D5B" w:rsidP="00222525">
      <w:pPr>
        <w:pStyle w:val="Default"/>
        <w:rPr>
          <w:ins w:id="38" w:author="uzivatel" w:date="2026-09-22T12:57:00Z" w16du:dateUtc="2026-09-22T16:57:00Z"/>
          <w:b/>
          <w:bCs/>
          <w:sz w:val="22"/>
          <w:szCs w:val="22"/>
          <w:u w:val="single"/>
        </w:rPr>
      </w:pPr>
    </w:p>
    <w:p w14:paraId="4A1CE7F2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9" w:author="uzivatel" w:date="2026-09-22T12:57:00Z" w16du:dateUtc="2026-09-22T16:57:00Z"/>
          <w:rFonts w:ascii="Roboto" w:hAnsi="Roboto"/>
        </w:rPr>
      </w:pPr>
      <w:ins w:id="40" w:author="uzivatel" w:date="2026-09-22T12:57:00Z" w16du:dateUtc="2026-09-22T16:57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51FAFDAA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1" w:author="uzivatel" w:date="2026-09-22T12:57:00Z" w16du:dateUtc="2026-09-22T16:57:00Z"/>
          <w:rFonts w:ascii="Roboto" w:hAnsi="Roboto"/>
        </w:rPr>
      </w:pPr>
      <w:ins w:id="42" w:author="uzivatel" w:date="2026-09-22T12:57:00Z" w16du:dateUtc="2026-09-22T16:57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4E238ED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3" w:author="uzivatel" w:date="2026-09-22T12:57:00Z" w16du:dateUtc="2026-09-22T16:57:00Z"/>
          <w:rFonts w:ascii="Roboto" w:hAnsi="Roboto"/>
        </w:rPr>
      </w:pPr>
      <w:ins w:id="44" w:author="uzivatel" w:date="2026-09-22T12:57:00Z" w16du:dateUtc="2026-09-22T16:57:00Z">
        <w:r w:rsidRPr="009E4030">
          <w:rPr>
            <w:rFonts w:ascii="Roboto" w:hAnsi="Roboto"/>
          </w:rPr>
          <w:t>individuální konzultace</w:t>
        </w:r>
      </w:ins>
    </w:p>
    <w:p w14:paraId="15AEB198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5" w:author="uzivatel" w:date="2026-09-22T12:57:00Z" w16du:dateUtc="2026-09-22T16:57:00Z"/>
          <w:b/>
          <w:bCs/>
          <w:sz w:val="22"/>
          <w:szCs w:val="22"/>
          <w:u w:val="single"/>
        </w:rPr>
      </w:pPr>
      <w:ins w:id="46" w:author="uzivatel" w:date="2026-09-22T12:57:00Z" w16du:dateUtc="2026-09-22T16:57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69DFD15C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7" w:author="uzivatel" w:date="2026-09-22T12:57:00Z" w16du:dateUtc="2026-09-22T16:57:00Z"/>
          <w:rFonts w:ascii="Roboto" w:hAnsi="Roboto"/>
        </w:rPr>
      </w:pPr>
      <w:ins w:id="48" w:author="uzivatel" w:date="2026-09-22T12:57:00Z" w16du:dateUtc="2026-09-22T16:57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4A6F98A7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9" w:author="uzivatel" w:date="2026-09-22T12:57:00Z" w16du:dateUtc="2026-09-22T16:57:00Z"/>
          <w:rFonts w:ascii="Roboto" w:hAnsi="Roboto"/>
        </w:rPr>
      </w:pPr>
      <w:ins w:id="50" w:author="uzivatel" w:date="2026-09-22T12:57:00Z" w16du:dateUtc="2026-09-22T16:57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36401D87" w14:textId="77777777" w:rsidR="00F01D59" w:rsidRDefault="00EF2DAF" w:rsidP="009E4030">
      <w:pPr>
        <w:pStyle w:val="Default"/>
        <w:numPr>
          <w:ilvl w:val="0"/>
          <w:numId w:val="7"/>
        </w:numPr>
        <w:rPr>
          <w:ins w:id="51" w:author="uzivatel" w:date="2026-09-22T12:57:00Z" w16du:dateUtc="2026-09-22T16:57:00Z"/>
          <w:rFonts w:ascii="Roboto" w:hAnsi="Roboto"/>
        </w:rPr>
      </w:pPr>
      <w:ins w:id="52" w:author="uzivatel" w:date="2026-09-22T12:57:00Z" w16du:dateUtc="2026-09-22T16:57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54B99C3C" w14:textId="77777777" w:rsidR="00E2631A" w:rsidRDefault="00EF2DAF" w:rsidP="009E4030">
      <w:pPr>
        <w:pStyle w:val="Default"/>
        <w:numPr>
          <w:ilvl w:val="0"/>
          <w:numId w:val="7"/>
        </w:numPr>
        <w:rPr>
          <w:ins w:id="53" w:author="uzivatel" w:date="2026-09-22T12:57:00Z" w16du:dateUtc="2026-09-22T16:57:00Z"/>
          <w:rFonts w:ascii="Roboto" w:hAnsi="Roboto"/>
        </w:rPr>
      </w:pPr>
      <w:ins w:id="54" w:author="uzivatel" w:date="2026-09-22T12:57:00Z" w16du:dateUtc="2026-09-22T16:57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6FAB7B9E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5" w:author="uzivatel" w:date="2026-09-22T12:57:00Z" w16du:dateUtc="2026-09-22T16:57:00Z"/>
          <w:rFonts w:ascii="Times New Roman" w:hAnsi="Times New Roman" w:cs="Times New Roman"/>
        </w:rPr>
      </w:pPr>
      <w:ins w:id="56" w:author="uzivatel" w:date="2026-09-22T12:57:00Z" w16du:dateUtc="2026-09-22T16:57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0B243BA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7" w:author="uzivatel" w:date="2026-09-22T12:57:00Z" w16du:dateUtc="2026-09-22T16:57:00Z"/>
          <w:rFonts w:ascii="Roboto" w:hAnsi="Roboto"/>
        </w:rPr>
      </w:pPr>
      <w:ins w:id="58" w:author="uzivatel" w:date="2026-09-22T12:57:00Z" w16du:dateUtc="2026-09-22T16:57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71DCFCA0" w14:textId="77777777" w:rsidR="000C1D5B" w:rsidRDefault="000C1D5B" w:rsidP="000C1D5B">
      <w:pPr>
        <w:pStyle w:val="Default"/>
        <w:numPr>
          <w:ilvl w:val="0"/>
          <w:numId w:val="2"/>
        </w:numPr>
        <w:rPr>
          <w:ins w:id="59" w:author="uzivatel" w:date="2026-09-22T12:57:00Z" w16du:dateUtc="2026-09-22T16:57:00Z"/>
          <w:rFonts w:ascii="Roboto" w:hAnsi="Roboto"/>
        </w:rPr>
      </w:pPr>
      <w:ins w:id="60" w:author="uzivatel" w:date="2026-09-22T12:57:00Z" w16du:dateUtc="2026-09-22T16:57:00Z">
        <w:r>
          <w:rPr>
            <w:rFonts w:ascii="Roboto" w:hAnsi="Roboto"/>
          </w:rPr>
          <w:t>žáci si přinesou:</w:t>
        </w:r>
      </w:ins>
    </w:p>
    <w:p w14:paraId="45D47FF5" w14:textId="77777777" w:rsidR="00992F5A" w:rsidRDefault="000C1D5B" w:rsidP="000C1D5B">
      <w:pPr>
        <w:pStyle w:val="Default"/>
        <w:numPr>
          <w:ilvl w:val="0"/>
          <w:numId w:val="8"/>
        </w:numPr>
        <w:rPr>
          <w:ins w:id="61" w:author="uzivatel" w:date="2026-09-22T12:57:00Z" w16du:dateUtc="2026-09-22T16:57:00Z"/>
          <w:rFonts w:ascii="Roboto" w:hAnsi="Roboto"/>
        </w:rPr>
      </w:pPr>
      <w:ins w:id="62" w:author="uzivatel" w:date="2026-09-22T12:57:00Z" w16du:dateUtc="2026-09-22T16:57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043DC12F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3" w:author="uzivatel" w:date="2026-09-22T12:57:00Z" w16du:dateUtc="2026-09-22T16:57:00Z"/>
          <w:rFonts w:ascii="Roboto" w:hAnsi="Roboto"/>
        </w:rPr>
      </w:pPr>
      <w:ins w:id="64" w:author="uzivatel" w:date="2026-09-22T12:57:00Z" w16du:dateUtc="2026-09-22T16:57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5028E01F" w14:textId="77777777" w:rsidR="000C1D5B" w:rsidRDefault="000C1D5B" w:rsidP="000C1D5B">
      <w:pPr>
        <w:pStyle w:val="Default"/>
        <w:numPr>
          <w:ilvl w:val="0"/>
          <w:numId w:val="8"/>
        </w:numPr>
        <w:rPr>
          <w:ins w:id="65" w:author="uzivatel" w:date="2026-09-22T12:57:00Z" w16du:dateUtc="2026-09-22T16:57:00Z"/>
        </w:rPr>
      </w:pPr>
      <w:ins w:id="66" w:author="uzivatel" w:date="2026-09-22T12:57:00Z" w16du:dateUtc="2026-09-22T16:57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1CDBC166" w14:textId="5B8259A8" w:rsidR="00297921" w:rsidRPr="003805C4" w:rsidRDefault="003D50F3" w:rsidP="003805C4">
      <w:pPr>
        <w:pStyle w:val="Standard"/>
        <w:rPr>
          <w:del w:id="67" w:author="uzivatel" w:date="2026-09-22T12:57:00Z" w16du:dateUtc="2026-09-22T16:57:00Z"/>
          <w:rFonts w:ascii="Times New Roman" w:hAnsi="Times New Roman" w:cs="Times New Roman"/>
        </w:rPr>
      </w:pPr>
      <w:del w:id="68" w:author="uzivatel" w:date="2026-09-22T12:57:00Z" w16du:dateUtc="2026-09-22T16:57:00Z">
        <w:r>
          <w:rPr>
            <w:rFonts w:ascii="Liberation Sans" w:hAnsi="Liberation Sans" w:cs="Times New Roman"/>
          </w:rPr>
          <w:delText>OPZ monitory</w:delText>
        </w:r>
        <w:r w:rsidR="001314D4">
          <w:rPr>
            <w:rFonts w:ascii="Liberation Sans" w:hAnsi="Liberation Sans" w:cs="Times New Roman"/>
          </w:rPr>
          <w:delText xml:space="preserve"> 19szt</w:delText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Times New Roman" w:hAnsi="Times New Roman" w:cs="Times New Roman"/>
          </w:rPr>
          <w:delText>Załącznik nr 1</w:delText>
        </w:r>
      </w:del>
    </w:p>
    <w:p w14:paraId="35971C61" w14:textId="77777777" w:rsidR="00297921" w:rsidRDefault="00297921">
      <w:pPr>
        <w:rPr>
          <w:del w:id="69" w:author="uzivatel" w:date="2026-09-22T12:57:00Z" w16du:dateUtc="2026-09-22T16:57:00Z"/>
          <w:rFonts w:ascii="Liberation Sans" w:hAnsi="Liberation Sans" w:cs="Times New Roman"/>
        </w:rPr>
      </w:pPr>
    </w:p>
    <w:tbl>
      <w:tblPr>
        <w:tblW w:w="5000" w:type="pct"/>
        <w:tblInd w:w="-545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3179"/>
        <w:gridCol w:w="6451"/>
      </w:tblGrid>
      <w:tr w:rsidR="00297921" w14:paraId="567EE2F6" w14:textId="77777777">
        <w:trPr>
          <w:trHeight w:val="284"/>
          <w:del w:id="70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28832B" w14:textId="77777777" w:rsidR="00297921" w:rsidRDefault="001157CE">
            <w:pPr>
              <w:rPr>
                <w:del w:id="71" w:author="uzivatel" w:date="2026-09-22T12:57:00Z" w16du:dateUtc="2026-09-22T16:57:00Z"/>
                <w:rFonts w:ascii="Liberation Sans" w:hAnsi="Liberation Sans" w:cs="Times New Roman"/>
              </w:rPr>
            </w:pPr>
            <w:del w:id="72" w:author="uzivatel" w:date="2026-09-22T12:57:00Z" w16du:dateUtc="2026-09-22T16:57:00Z">
              <w:r>
                <w:rPr>
                  <w:rFonts w:ascii="Liberation Sans" w:hAnsi="Liberation Sans" w:cs="Times New Roman"/>
                </w:rPr>
                <w:delText>Nazwa komponentu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3CB881" w14:textId="77777777" w:rsidR="00297921" w:rsidRDefault="001157CE">
            <w:pPr>
              <w:rPr>
                <w:del w:id="73" w:author="uzivatel" w:date="2026-09-22T12:57:00Z" w16du:dateUtc="2026-09-22T16:57:00Z"/>
                <w:rFonts w:ascii="Liberation Sans" w:hAnsi="Liberation Sans" w:cs="Times New Roman"/>
              </w:rPr>
            </w:pPr>
            <w:del w:id="74" w:author="uzivatel" w:date="2026-09-22T12:57:00Z" w16du:dateUtc="2026-09-22T16:57:00Z">
              <w:r>
                <w:rPr>
                  <w:rFonts w:ascii="Liberation Sans" w:hAnsi="Liberation Sans" w:cs="Times New Roman"/>
                </w:rPr>
                <w:delText>Wymagane minimalne parametry techniczne monitora</w:delText>
              </w:r>
            </w:del>
          </w:p>
        </w:tc>
      </w:tr>
      <w:tr w:rsidR="00297921" w14:paraId="34497A8D" w14:textId="77777777">
        <w:trPr>
          <w:trHeight w:val="284"/>
          <w:del w:id="75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E240" w14:textId="77777777" w:rsidR="00297921" w:rsidRDefault="001157CE">
            <w:pPr>
              <w:rPr>
                <w:del w:id="76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77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Typ ekranu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5A28B" w14:textId="77777777" w:rsidR="00297921" w:rsidRDefault="001157CE">
            <w:pPr>
              <w:rPr>
                <w:del w:id="78" w:author="uzivatel" w:date="2026-09-22T12:57:00Z" w16du:dateUtc="2026-09-22T16:57:00Z"/>
                <w:rFonts w:ascii="Liberation Sans" w:hAnsi="Liberation Sans"/>
              </w:rPr>
            </w:pPr>
            <w:del w:id="79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 xml:space="preserve">Ekran ciekłokrystaliczny z aktywną matrycą IPS 23,8” </w:delText>
              </w:r>
            </w:del>
          </w:p>
        </w:tc>
      </w:tr>
      <w:tr w:rsidR="00297921" w14:paraId="56286FF9" w14:textId="77777777">
        <w:trPr>
          <w:trHeight w:val="284"/>
          <w:del w:id="80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34B7" w14:textId="77777777" w:rsidR="00297921" w:rsidRDefault="001157CE">
            <w:pPr>
              <w:rPr>
                <w:del w:id="81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82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Jasność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5FA84" w14:textId="77777777" w:rsidR="00297921" w:rsidRDefault="001157CE">
            <w:pPr>
              <w:rPr>
                <w:del w:id="83" w:author="uzivatel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84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250 cd/m2</w:delText>
              </w:r>
            </w:del>
          </w:p>
        </w:tc>
      </w:tr>
      <w:tr w:rsidR="00297921" w14:paraId="29FC18A9" w14:textId="77777777">
        <w:trPr>
          <w:trHeight w:val="284"/>
          <w:del w:id="85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8204" w14:textId="77777777" w:rsidR="00297921" w:rsidRDefault="001157CE">
            <w:pPr>
              <w:rPr>
                <w:del w:id="86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87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Kontrast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4B622" w14:textId="77777777" w:rsidR="00297921" w:rsidRDefault="001157CE">
            <w:pPr>
              <w:rPr>
                <w:del w:id="88" w:author="uzivatel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89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1000:1</w:delText>
              </w:r>
            </w:del>
          </w:p>
        </w:tc>
      </w:tr>
      <w:tr w:rsidR="00297921" w14:paraId="2DD23B79" w14:textId="77777777">
        <w:trPr>
          <w:trHeight w:val="284"/>
          <w:del w:id="90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CADC" w14:textId="77777777" w:rsidR="00297921" w:rsidRDefault="001157CE">
            <w:pPr>
              <w:rPr>
                <w:del w:id="91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92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Kąty widzenia (pion/poziom)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2DFE" w14:textId="77777777" w:rsidR="00297921" w:rsidRDefault="001157CE">
            <w:pPr>
              <w:rPr>
                <w:del w:id="93" w:author="uzivatel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94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178/178 stopni</w:delText>
              </w:r>
            </w:del>
          </w:p>
        </w:tc>
      </w:tr>
      <w:tr w:rsidR="00297921" w14:paraId="428B2449" w14:textId="77777777">
        <w:trPr>
          <w:trHeight w:val="284"/>
          <w:del w:id="95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4E65" w14:textId="77777777" w:rsidR="00297921" w:rsidRDefault="001157CE">
            <w:pPr>
              <w:rPr>
                <w:del w:id="96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97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Czas reakcji matrycy</w:delText>
              </w:r>
            </w:del>
          </w:p>
          <w:p w14:paraId="3F0C76CC" w14:textId="77777777" w:rsidR="00297921" w:rsidRDefault="001157CE">
            <w:pPr>
              <w:rPr>
                <w:del w:id="98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99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(maksymalnie)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63E8F" w14:textId="77777777" w:rsidR="00297921" w:rsidRDefault="001157CE">
            <w:pPr>
              <w:rPr>
                <w:del w:id="100" w:author="uzivatel" w:date="2026-09-22T12:57:00Z" w16du:dateUtc="2026-09-22T16:57:00Z"/>
                <w:rFonts w:ascii="Liberation Sans" w:hAnsi="Liberation Sans"/>
              </w:rPr>
            </w:pPr>
            <w:del w:id="101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 w:eastAsia="en-US"/>
                </w:rPr>
                <w:delText>5ms (gray to gray) w trybie fast</w:delText>
              </w:r>
            </w:del>
          </w:p>
          <w:p w14:paraId="280AD49C" w14:textId="77777777" w:rsidR="00297921" w:rsidRDefault="001157CE">
            <w:pPr>
              <w:rPr>
                <w:del w:id="102" w:author="uzivatel" w:date="2026-09-22T12:57:00Z" w16du:dateUtc="2026-09-22T16:57:00Z"/>
                <w:rFonts w:ascii="Liberation Sans" w:hAnsi="Liberation Sans" w:cs="Times New Roman"/>
                <w:bCs/>
                <w:lang w:val="en-US" w:eastAsia="en-US"/>
              </w:rPr>
            </w:pPr>
            <w:del w:id="103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 w:eastAsia="en-US"/>
                </w:rPr>
                <w:delText>8ms (gray to gray) w trybie normal</w:delText>
              </w:r>
            </w:del>
          </w:p>
        </w:tc>
      </w:tr>
      <w:tr w:rsidR="00297921" w14:paraId="135F2545" w14:textId="77777777">
        <w:trPr>
          <w:trHeight w:val="284"/>
          <w:del w:id="104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E686" w14:textId="77777777" w:rsidR="00297921" w:rsidRDefault="001157CE">
            <w:pPr>
              <w:rPr>
                <w:del w:id="105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06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Rozdzielczość maksymalna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92FF" w14:textId="77777777" w:rsidR="00297921" w:rsidRDefault="001157CE">
            <w:pPr>
              <w:rPr>
                <w:del w:id="107" w:author="uzivatel" w:date="2026-09-22T12:57:00Z" w16du:dateUtc="2026-09-22T16:57:00Z"/>
                <w:rFonts w:ascii="Liberation Sans" w:hAnsi="Liberation Sans"/>
              </w:rPr>
            </w:pPr>
            <w:del w:id="108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1920 x 1080 przy 60Hz</w:delText>
              </w:r>
            </w:del>
          </w:p>
        </w:tc>
      </w:tr>
      <w:tr w:rsidR="00297921" w14:paraId="69332D2E" w14:textId="77777777">
        <w:trPr>
          <w:trHeight w:val="284"/>
          <w:del w:id="109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795F" w14:textId="77777777" w:rsidR="00297921" w:rsidRDefault="001157CE">
            <w:pPr>
              <w:rPr>
                <w:del w:id="110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11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Gama koloru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F8EA" w14:textId="77777777" w:rsidR="00297921" w:rsidRDefault="001157CE">
            <w:pPr>
              <w:rPr>
                <w:del w:id="112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13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sRGB 99%</w:delText>
              </w:r>
            </w:del>
          </w:p>
        </w:tc>
      </w:tr>
      <w:tr w:rsidR="00297921" w14:paraId="0AADD48E" w14:textId="77777777">
        <w:trPr>
          <w:trHeight w:val="284"/>
          <w:del w:id="114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276F" w14:textId="77777777" w:rsidR="00297921" w:rsidRDefault="001157CE">
            <w:pPr>
              <w:rPr>
                <w:del w:id="115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16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Pochylenie monitora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B27A" w14:textId="77777777" w:rsidR="00297921" w:rsidRDefault="001157CE">
            <w:pPr>
              <w:rPr>
                <w:del w:id="117" w:author="uzivatel" w:date="2026-09-22T12:57:00Z" w16du:dateUtc="2026-09-22T16:57:00Z"/>
                <w:rFonts w:ascii="Liberation Sans" w:hAnsi="Liberation Sans"/>
              </w:rPr>
            </w:pPr>
            <w:del w:id="118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W zakresie 26 stopni</w:delText>
              </w:r>
            </w:del>
          </w:p>
        </w:tc>
      </w:tr>
      <w:tr w:rsidR="00297921" w14:paraId="7640571C" w14:textId="77777777">
        <w:trPr>
          <w:trHeight w:val="284"/>
          <w:del w:id="119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0415" w14:textId="77777777" w:rsidR="00297921" w:rsidRDefault="001157CE">
            <w:pPr>
              <w:rPr>
                <w:del w:id="120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21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Wydłużenie w pionie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971D1" w14:textId="77777777" w:rsidR="00297921" w:rsidRDefault="001157CE">
            <w:pPr>
              <w:rPr>
                <w:del w:id="122" w:author="uzivatel" w:date="2026-09-22T12:57:00Z" w16du:dateUtc="2026-09-22T16:57:00Z"/>
                <w:rFonts w:ascii="Liberation Sans" w:hAnsi="Liberation Sans"/>
              </w:rPr>
            </w:pPr>
            <w:del w:id="123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Tak, min 120 mm</w:delText>
              </w:r>
            </w:del>
          </w:p>
        </w:tc>
      </w:tr>
      <w:tr w:rsidR="00297921" w14:paraId="0311396C" w14:textId="77777777">
        <w:trPr>
          <w:trHeight w:val="284"/>
          <w:del w:id="124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B480" w14:textId="77777777" w:rsidR="00297921" w:rsidRDefault="001157CE">
            <w:pPr>
              <w:rPr>
                <w:del w:id="125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26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PIVOT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B588F" w14:textId="77777777" w:rsidR="00297921" w:rsidRDefault="001157CE">
            <w:pPr>
              <w:rPr>
                <w:del w:id="127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28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Tak</w:delText>
              </w:r>
            </w:del>
          </w:p>
        </w:tc>
      </w:tr>
      <w:tr w:rsidR="00297921" w14:paraId="5280C050" w14:textId="77777777">
        <w:trPr>
          <w:trHeight w:val="284"/>
          <w:del w:id="129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A50C" w14:textId="77777777" w:rsidR="00297921" w:rsidRDefault="001157CE">
            <w:pPr>
              <w:rPr>
                <w:del w:id="130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31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Obrót lewo/prawo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C9BC5" w14:textId="77777777" w:rsidR="00297921" w:rsidRDefault="001157CE">
            <w:pPr>
              <w:rPr>
                <w:del w:id="132" w:author="uzivatel" w:date="2026-09-22T12:57:00Z" w16du:dateUtc="2026-09-22T16:57:00Z"/>
                <w:rFonts w:ascii="Liberation Sans" w:hAnsi="Liberation Sans"/>
              </w:rPr>
            </w:pPr>
            <w:del w:id="133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nin. -45/+45 stopni</w:delText>
              </w:r>
            </w:del>
          </w:p>
        </w:tc>
      </w:tr>
      <w:tr w:rsidR="00297921" w14:paraId="2EE8C418" w14:textId="77777777">
        <w:trPr>
          <w:trHeight w:val="284"/>
          <w:del w:id="134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9E8C" w14:textId="77777777" w:rsidR="00297921" w:rsidRDefault="001157CE">
            <w:pPr>
              <w:rPr>
                <w:del w:id="135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36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Powłoka powierzchni ekranu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2066" w14:textId="77777777" w:rsidR="00297921" w:rsidRDefault="001157CE">
            <w:pPr>
              <w:rPr>
                <w:del w:id="137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38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Antyodblaskowa</w:delText>
              </w:r>
            </w:del>
          </w:p>
        </w:tc>
      </w:tr>
      <w:tr w:rsidR="00297921" w14:paraId="2C7FF552" w14:textId="77777777">
        <w:trPr>
          <w:trHeight w:val="284"/>
          <w:del w:id="139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9ACC" w14:textId="77777777" w:rsidR="00297921" w:rsidRDefault="001157CE">
            <w:pPr>
              <w:rPr>
                <w:del w:id="140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41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Podświetlenie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A41ED" w14:textId="77777777" w:rsidR="00297921" w:rsidRDefault="001157CE">
            <w:pPr>
              <w:rPr>
                <w:del w:id="142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43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System podświetlenia LED</w:delText>
              </w:r>
            </w:del>
          </w:p>
        </w:tc>
      </w:tr>
      <w:tr w:rsidR="00297921" w14:paraId="4D2D2314" w14:textId="77777777">
        <w:trPr>
          <w:trHeight w:val="284"/>
          <w:del w:id="144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048F" w14:textId="77777777" w:rsidR="00297921" w:rsidRDefault="001157CE">
            <w:pPr>
              <w:rPr>
                <w:del w:id="145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46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Bezpieczeństwo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2BD83" w14:textId="77777777" w:rsidR="00297921" w:rsidRDefault="001157CE">
            <w:pPr>
              <w:rPr>
                <w:del w:id="147" w:author="uzivatel" w:date="2026-09-22T12:57:00Z" w16du:dateUtc="2026-09-22T16:57:00Z"/>
                <w:rFonts w:ascii="Liberation Sans" w:hAnsi="Liberation Sans"/>
              </w:rPr>
            </w:pPr>
            <w:del w:id="148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Monitor musi być wyposażony dedykowany slot na linkę zabezpieczającą</w:delText>
              </w:r>
            </w:del>
          </w:p>
        </w:tc>
      </w:tr>
      <w:tr w:rsidR="00297921" w14:paraId="50857435" w14:textId="77777777">
        <w:trPr>
          <w:trHeight w:val="284"/>
          <w:del w:id="149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A3F6" w14:textId="77777777" w:rsidR="00297921" w:rsidRDefault="001157CE">
            <w:pPr>
              <w:rPr>
                <w:del w:id="150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51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 xml:space="preserve">Złącze 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EB35" w14:textId="77777777" w:rsidR="00297921" w:rsidRDefault="001157CE">
            <w:pPr>
              <w:rPr>
                <w:del w:id="152" w:author="uzivatel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153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 xml:space="preserve">1x HDMI (v1.4), </w:delText>
              </w:r>
            </w:del>
          </w:p>
          <w:p w14:paraId="0FD13E1A" w14:textId="77777777" w:rsidR="00297921" w:rsidRDefault="001157CE">
            <w:pPr>
              <w:rPr>
                <w:del w:id="154" w:author="uzivatel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155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1x DisplayPort (v1.2)</w:delText>
              </w:r>
            </w:del>
          </w:p>
          <w:p w14:paraId="694829DC" w14:textId="77777777" w:rsidR="00297921" w:rsidRDefault="001157CE">
            <w:pPr>
              <w:rPr>
                <w:del w:id="156" w:author="uzivatel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157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4 x USB 5 Gbps (USB 3.2 Gen 1)</w:delText>
              </w:r>
            </w:del>
          </w:p>
          <w:p w14:paraId="107AC287" w14:textId="77777777" w:rsidR="00297921" w:rsidRDefault="001157CE">
            <w:pPr>
              <w:rPr>
                <w:del w:id="158" w:author="uzivatel" w:date="2026-09-22T12:57:00Z" w16du:dateUtc="2026-09-22T16:57:00Z"/>
                <w:rFonts w:ascii="Liberation Sans" w:hAnsi="Liberation Sans"/>
              </w:rPr>
            </w:pPr>
            <w:del w:id="159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 x USB 3.0 upstream</w:delText>
              </w:r>
            </w:del>
          </w:p>
        </w:tc>
      </w:tr>
      <w:tr w:rsidR="00297921" w14:paraId="4F56298A" w14:textId="77777777">
        <w:trPr>
          <w:trHeight w:val="1642"/>
          <w:del w:id="160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F3D1" w14:textId="77777777" w:rsidR="00297921" w:rsidRDefault="001157CE">
            <w:pPr>
              <w:rPr>
                <w:del w:id="161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62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Gwarancja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553E" w14:textId="77777777" w:rsidR="00297921" w:rsidRDefault="001157CE">
            <w:pPr>
              <w:rPr>
                <w:del w:id="163" w:author="uzivatel" w:date="2026-09-22T12:57:00Z" w16du:dateUtc="2026-09-22T16:57:00Z"/>
                <w:rFonts w:ascii="Liberation Sans" w:hAnsi="Liberation Sans"/>
              </w:rPr>
            </w:pPr>
            <w:del w:id="164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36 miesięcy producenta</w:delText>
              </w:r>
            </w:del>
          </w:p>
          <w:p w14:paraId="06900DD5" w14:textId="77777777" w:rsidR="00297921" w:rsidRDefault="001157CE">
            <w:pPr>
              <w:rPr>
                <w:del w:id="165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66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Czas reakcji serwisu - do końca następnego dnia roboczego</w:delText>
              </w:r>
            </w:del>
          </w:p>
          <w:p w14:paraId="5F6F63D7" w14:textId="77777777" w:rsidR="00297921" w:rsidRDefault="001157CE">
            <w:pPr>
              <w:rPr>
                <w:del w:id="167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68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Firma serwisująca musi posiadać ISO 9001 na świadczenie usług serwisowych oraz posiadać autoryzacje producenta komputera – dokumenty potwierdzające załączyć do oferty.</w:delText>
              </w:r>
            </w:del>
          </w:p>
        </w:tc>
      </w:tr>
      <w:tr w:rsidR="00297921" w14:paraId="6BFAC087" w14:textId="77777777">
        <w:trPr>
          <w:trHeight w:val="284"/>
          <w:del w:id="169" w:author="uzivate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6554" w14:textId="77777777" w:rsidR="00297921" w:rsidRDefault="001157CE">
            <w:pPr>
              <w:rPr>
                <w:del w:id="170" w:author="uzivatel" w:date="2026-09-22T12:57:00Z" w16du:dateUtc="2026-09-22T16:57:00Z"/>
                <w:rFonts w:ascii="Liberation Sans" w:hAnsi="Liberation Sans" w:cs="Times New Roman"/>
                <w:bCs/>
              </w:rPr>
            </w:pPr>
            <w:del w:id="171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Certyfikaty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2B51" w14:textId="77777777" w:rsidR="00297921" w:rsidRDefault="001157CE">
            <w:pPr>
              <w:rPr>
                <w:del w:id="172" w:author="uzivatel" w:date="2026-09-22T12:57:00Z" w16du:dateUtc="2026-09-22T16:57:00Z"/>
                <w:rFonts w:ascii="Liberation Sans" w:hAnsi="Liberation Sans"/>
              </w:rPr>
            </w:pPr>
            <w:del w:id="173" w:author="uzivate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ISO 13406-2 lub ISO 9241, EPEAT Gold dla Polski, Energy Star</w:delText>
              </w:r>
            </w:del>
          </w:p>
        </w:tc>
      </w:tr>
    </w:tbl>
    <w:p w14:paraId="0DB8EFDC" w14:textId="77777777" w:rsidR="00297921" w:rsidRDefault="00297921" w:rsidP="006D0779">
      <w:pPr>
        <w:pStyle w:val="Default"/>
        <w:ind w:left="720"/>
        <w:rPr>
          <w:rFonts w:ascii="Roboto" w:hAnsi="Roboto"/>
          <w:rPrChange w:id="174" w:author="uzivatel" w:date="2026-09-22T12:57:00Z" w16du:dateUtc="2026-09-22T16:57:00Z">
            <w:rPr>
              <w:rFonts w:ascii="Liberation Sans" w:hAnsi="Liberation Sans" w:cs="Times New Roman"/>
            </w:rPr>
          </w:rPrChange>
        </w:rPr>
        <w:pPrChange w:id="175" w:author="uzivatel" w:date="2026-09-22T12:57:00Z" w16du:dateUtc="2026-09-22T16:57:00Z">
          <w:pPr/>
        </w:pPrChange>
      </w:pPr>
    </w:p>
    <w:sectPr w:rsidR="00297921" w:rsidSect="00067C1B">
      <w:pgSz w:w="11906" w:h="16838"/>
      <w:pgMar w:top="142" w:right="849" w:bottom="142" w:left="1417" w:header="708" w:footer="708" w:gutter="0"/>
      <w:cols w:space="708"/>
      <w:formProt/>
      <w:docGrid w:linePitch="360"/>
      <w:sectPrChange w:id="176" w:author="uzivatel" w:date="2026-09-22T12:57:00Z" w16du:dateUtc="2026-09-22T16:57:00Z">
        <w:sectPr w:rsidR="00297921" w:rsidSect="00067C1B">
          <w:pgMar w:top="1134" w:right="1134" w:bottom="1134" w:left="1134" w:header="0" w:footer="0" w:gutter="0"/>
          <w:formProt w:val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Liberation Serif">
    <w:altName w:val="Times New Roman"/>
    <w:panose1 w:val="020B06040202020202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064832">
    <w:abstractNumId w:val="8"/>
  </w:num>
  <w:num w:numId="2" w16cid:durableId="1930460301">
    <w:abstractNumId w:val="10"/>
  </w:num>
  <w:num w:numId="3" w16cid:durableId="1957060207">
    <w:abstractNumId w:val="9"/>
  </w:num>
  <w:num w:numId="4" w16cid:durableId="428896507">
    <w:abstractNumId w:val="2"/>
  </w:num>
  <w:num w:numId="5" w16cid:durableId="2122844573">
    <w:abstractNumId w:val="7"/>
  </w:num>
  <w:num w:numId="6" w16cid:durableId="823204430">
    <w:abstractNumId w:val="4"/>
  </w:num>
  <w:num w:numId="7" w16cid:durableId="1076711550">
    <w:abstractNumId w:val="0"/>
  </w:num>
  <w:num w:numId="8" w16cid:durableId="1899828086">
    <w:abstractNumId w:val="3"/>
  </w:num>
  <w:num w:numId="9" w16cid:durableId="648097562">
    <w:abstractNumId w:val="6"/>
  </w:num>
  <w:num w:numId="10" w16cid:durableId="1986742691">
    <w:abstractNumId w:val="11"/>
  </w:num>
  <w:num w:numId="11" w16cid:durableId="537352080">
    <w:abstractNumId w:val="5"/>
  </w:num>
  <w:num w:numId="12" w16cid:durableId="11744919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21"/>
    <w:rsid w:val="00021D99"/>
    <w:rsid w:val="0002301B"/>
    <w:rsid w:val="00067C1B"/>
    <w:rsid w:val="00070B7A"/>
    <w:rsid w:val="000C1D5B"/>
    <w:rsid w:val="000E3B54"/>
    <w:rsid w:val="00131188"/>
    <w:rsid w:val="001314D4"/>
    <w:rsid w:val="001D66D1"/>
    <w:rsid w:val="00222525"/>
    <w:rsid w:val="0028602A"/>
    <w:rsid w:val="00297921"/>
    <w:rsid w:val="002B27AF"/>
    <w:rsid w:val="002E5199"/>
    <w:rsid w:val="00332BB9"/>
    <w:rsid w:val="003377F2"/>
    <w:rsid w:val="00355828"/>
    <w:rsid w:val="003805C4"/>
    <w:rsid w:val="00393DFA"/>
    <w:rsid w:val="003A4848"/>
    <w:rsid w:val="003D50F3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C6002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9043F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92CE5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26E7"/>
  <w15:docId w15:val="{977747A2-D42A-4478-8078-83BF0D45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uppressAutoHyphens w:val="0"/>
      <w:jc w:val="both"/>
      <w:outlineLvl w:val="3"/>
      <w:pPrChange w:id="0" w:author="uzivatel" w:date="2026-09-22T12:57:00Z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rFonts w:ascii="Times New Roman" w:eastAsia="Times New Roman" w:hAnsi="Times New Roman" w:cs="Times New Roman"/>
      <w:b/>
      <w:kern w:val="0"/>
      <w:sz w:val="32"/>
      <w:szCs w:val="20"/>
      <w:lang w:val="cs-CZ" w:eastAsia="cs-CZ" w:bidi="ar-SA"/>
      <w:rPrChange w:id="0" w:author="uzivatel" w:date="2026-09-22T12:57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"/>
    <w:qFormat/>
    <w:pPr>
      <w:suppressLineNumbers/>
    </w:pPr>
  </w:style>
  <w:style w:type="paragraph" w:customStyle="1" w:styleId="Standard">
    <w:name w:val="Standard"/>
    <w:rsid w:val="003805C4"/>
    <w:pPr>
      <w:autoSpaceDN w:val="0"/>
      <w:textAlignment w:val="baseline"/>
    </w:pPr>
    <w:rPr>
      <w:rFonts w:cs="Arial"/>
      <w:kern w:val="3"/>
    </w:rPr>
  </w:style>
  <w:style w:type="character" w:customStyle="1" w:styleId="Heading4Char">
    <w:name w:val="Heading 4 Char"/>
    <w:basedOn w:val="DefaultParagraphFont"/>
    <w:link w:val="Heading4"/>
    <w:semiHidden/>
    <w:rsid w:val="00F92CE5"/>
    <w:rPr>
      <w:rFonts w:ascii="Times New Roman" w:eastAsia="Times New Roman" w:hAnsi="Times New Roman" w:cs="Times New Roman"/>
      <w:b/>
      <w:kern w:val="0"/>
      <w:sz w:val="32"/>
      <w:szCs w:val="20"/>
      <w:lang w:val="cs-CZ" w:eastAsia="cs-CZ" w:bidi="ar-SA"/>
    </w:rPr>
  </w:style>
  <w:style w:type="paragraph" w:customStyle="1" w:styleId="Default">
    <w:name w:val="Default"/>
    <w:rsid w:val="009700EB"/>
    <w:pPr>
      <w:suppressAutoHyphens w:val="0"/>
      <w:autoSpaceDE w:val="0"/>
      <w:autoSpaceDN w:val="0"/>
      <w:adjustRightInd w:val="0"/>
      <w:pPrChange w:id="1" w:author="uzivatel" w:date="2026-09-22T12:57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kern w:val="0"/>
      <w:lang w:val="cs-CZ" w:eastAsia="en-US" w:bidi="ar-SA"/>
      <w:rPrChange w:id="1" w:author="uzivatel" w:date="2026-09-22T12:57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F92CE5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suppressAutoHyphens w:val="0"/>
      <w:spacing w:after="200" w:line="276" w:lineRule="auto"/>
      <w:ind w:left="720"/>
      <w:contextualSpacing/>
      <w:pPrChange w:id="2" w:author="uzivatel" w:date="2026-09-22T12:57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0"/>
      <w:sz w:val="22"/>
      <w:szCs w:val="22"/>
      <w:lang w:val="cs-CZ" w:eastAsia="en-US" w:bidi="ar-SA"/>
      <w:rPrChange w:id="2" w:author="uzivatel" w:date="2026-09-22T12:57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F92CE5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val="cs-CZ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Arthur Souza Rodrigues</cp:lastModifiedBy>
  <cp:revision>1</cp:revision>
  <dcterms:created xsi:type="dcterms:W3CDTF">2024-02-21T09:38:00Z</dcterms:created>
  <dcterms:modified xsi:type="dcterms:W3CDTF">2026-09-22T16:57:00Z</dcterms:modified>
  <dc:language>pl-PL</dc:language>
</cp:coreProperties>
</file>