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DF29E2" w14:textId="77777777" w:rsidR="007B632D" w:rsidRDefault="007B632D">
      <w:pPr>
        <w:rPr>
          <w:rPrChange w:id="0" w:author="Arthur Souza Rodrigues" w:date="2026-07-10T21:43:00Z" w16du:dateUtc="2026-07-11T01:43:00Z">
            <w:rPr>
              <w:strike/>
            </w:rPr>
          </w:rPrChange>
        </w:rPr>
      </w:pPr>
      <w:r>
        <w:rPr>
          <w:rPrChange w:id="1" w:author="Arthur Souza Rodrigues" w:date="2026-07-10T21:43:00Z" w16du:dateUtc="2026-07-11T01:43:00Z">
            <w:rPr>
              <w:strike/>
            </w:rPr>
          </w:rPrChange>
        </w:rPr>
        <w:t>file_</w:t>
      </w:r>
      <w:ins w:id="2" w:author="Arthur Souza Rodrigues" w:date="2026-07-10T21:43:00Z" w16du:dateUtc="2026-07-11T01:43:00Z">
        <w:r w:rsidR="00635EBB">
          <w:t>36</w:t>
        </w:r>
      </w:ins>
      <w:del w:id="3" w:author="Arthur Souza Rodrigues" w:date="2026-07-10T21:43:00Z" w16du:dateUtc="2026-07-11T01:43:00Z">
        <w:r>
          <w:rPr>
            <w:strike/>
          </w:rPr>
          <w:delText>35</w:delText>
        </w:r>
      </w:del>
      <w:r>
        <w:rPr>
          <w:rPrChange w:id="4" w:author="Arthur Souza Rodrigues" w:date="2026-07-10T21:43:00Z" w16du:dateUtc="2026-07-11T01:43:00Z">
            <w:rPr>
              <w:strike/>
            </w:rPr>
          </w:rPrChange>
        </w:rPr>
        <w:t>.docx</w:t>
      </w:r>
    </w:p>
    <w:p w14:paraId="3593AE89" w14:textId="53837947" w:rsidR="0036159F" w:rsidRDefault="00C818E6">
      <w:pPr>
        <w:rPr>
          <w:ins w:id="5" w:author="Arthur Souza Rodrigues" w:date="2026-07-10T21:43:00Z" w16du:dateUtc="2026-07-11T01:43:00Z"/>
        </w:rPr>
      </w:pPr>
      <w:ins w:id="6" w:author="Arthur Souza Rodrigues" w:date="2026-07-10T21:43:00Z" w16du:dateUtc="2026-07-11T01:43:00Z">
        <w:r>
          <w:t>Contract Review</w:t>
        </w:r>
      </w:ins>
    </w:p>
    <w:p w14:paraId="7D9B87DF" w14:textId="77777777" w:rsidR="0036159F" w:rsidRDefault="0036159F">
      <w:pPr>
        <w:rPr>
          <w:ins w:id="7" w:author="Arthur Souza Rodrigues" w:date="2026-07-10T21:43:00Z" w16du:dateUtc="2026-07-11T01:43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6159F" w14:paraId="37EA2D92" w14:textId="77777777">
        <w:trPr>
          <w:trHeight w:val="360"/>
          <w:ins w:id="8" w:author="Arthur Souza Rodrigues" w:date="2026-07-10T21:43:00Z" w16du:dateUtc="2026-07-11T01:4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6880" w14:textId="77777777" w:rsidR="0036159F" w:rsidRDefault="00C818E6">
            <w:pPr>
              <w:rPr>
                <w:ins w:id="9" w:author="Arthur Souza Rodrigues" w:date="2026-07-10T21:43:00Z" w16du:dateUtc="2026-07-11T01:43:00Z"/>
              </w:rPr>
            </w:pPr>
            <w:ins w:id="10" w:author="Arthur Souza Rodrigues" w:date="2026-07-10T21:43:00Z" w16du:dateUtc="2026-07-11T01:43:00Z">
              <w:r>
                <w:t>Clause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E553" w14:textId="77777777" w:rsidR="0036159F" w:rsidRDefault="00C818E6">
            <w:pPr>
              <w:rPr>
                <w:ins w:id="11" w:author="Arthur Souza Rodrigues" w:date="2026-07-10T21:43:00Z" w16du:dateUtc="2026-07-11T01:43:00Z"/>
              </w:rPr>
            </w:pPr>
            <w:ins w:id="12" w:author="Arthur Souza Rodrigues" w:date="2026-07-10T21:43:00Z" w16du:dateUtc="2026-07-11T01:43:00Z">
              <w:r>
                <w:t>Status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4710" w14:textId="77777777" w:rsidR="0036159F" w:rsidRDefault="00C818E6">
            <w:pPr>
              <w:rPr>
                <w:ins w:id="13" w:author="Arthur Souza Rodrigues" w:date="2026-07-10T21:43:00Z" w16du:dateUtc="2026-07-11T01:43:00Z"/>
              </w:rPr>
            </w:pPr>
            <w:ins w:id="14" w:author="Arthur Souza Rodrigues" w:date="2026-07-10T21:43:00Z" w16du:dateUtc="2026-07-11T01:43:00Z">
              <w:r>
                <w:t>Notes</w:t>
              </w:r>
            </w:ins>
          </w:p>
        </w:tc>
      </w:tr>
      <w:tr w:rsidR="0036159F" w14:paraId="51D83BFD" w14:textId="77777777">
        <w:trPr>
          <w:trHeight w:val="360"/>
          <w:ins w:id="15" w:author="Arthur Souza Rodrigues" w:date="2026-07-10T21:43:00Z" w16du:dateUtc="2026-07-11T01:4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FE13" w14:textId="77777777" w:rsidR="0036159F" w:rsidRDefault="00C818E6">
            <w:pPr>
              <w:rPr>
                <w:ins w:id="16" w:author="Arthur Souza Rodrigues" w:date="2026-07-10T21:43:00Z" w16du:dateUtc="2026-07-11T01:43:00Z"/>
              </w:rPr>
            </w:pPr>
            <w:ins w:id="17" w:author="Arthur Souza Rodrigues" w:date="2026-07-10T21:43:00Z" w16du:dateUtc="2026-07-11T01:43:00Z">
              <w:r>
                <w:t>Payment Terms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F60A" w14:textId="77777777" w:rsidR="0036159F" w:rsidRDefault="00C818E6">
            <w:pPr>
              <w:rPr>
                <w:ins w:id="18" w:author="Arthur Souza Rodrigues" w:date="2026-07-10T21:43:00Z" w16du:dateUtc="2026-07-11T01:43:00Z"/>
              </w:rPr>
            </w:pPr>
            <w:ins w:id="19" w:author="Arthur Souza Rodrigues" w:date="2026-07-10T21:43:00Z" w16du:dateUtc="2026-07-11T01:43:00Z">
              <w:r>
                <w:t>Approved by Legal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E759" w14:textId="77777777" w:rsidR="0036159F" w:rsidRDefault="00C818E6">
            <w:pPr>
              <w:rPr>
                <w:ins w:id="20" w:author="Arthur Souza Rodrigues" w:date="2026-07-10T21:43:00Z" w16du:dateUtc="2026-07-11T01:43:00Z"/>
              </w:rPr>
            </w:pPr>
            <w:ins w:id="21" w:author="Arthur Souza Rodrigues" w:date="2026-07-10T21:43:00Z" w16du:dateUtc="2026-07-11T01:43:00Z">
              <w:r>
                <w:t>Net 30 days</w:t>
              </w:r>
            </w:ins>
          </w:p>
        </w:tc>
      </w:tr>
      <w:tr w:rsidR="0036159F" w14:paraId="57648D2F" w14:textId="77777777">
        <w:trPr>
          <w:trHeight w:val="360"/>
          <w:ins w:id="22" w:author="Arthur Souza Rodrigues" w:date="2026-07-10T21:43:00Z" w16du:dateUtc="2026-07-11T01:43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4002" w14:textId="77777777" w:rsidR="0036159F" w:rsidRDefault="00C818E6">
            <w:pPr>
              <w:rPr>
                <w:ins w:id="23" w:author="Arthur Souza Rodrigues" w:date="2026-07-10T21:43:00Z" w16du:dateUtc="2026-07-11T01:43:00Z"/>
              </w:rPr>
            </w:pPr>
            <w:ins w:id="24" w:author="Arthur Souza Rodrigues" w:date="2026-07-10T21:43:00Z" w16du:dateUtc="2026-07-11T01:43:00Z">
              <w:r>
                <w:t>Liability Cap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8A87" w14:textId="77777777" w:rsidR="0036159F" w:rsidRDefault="0036159F">
            <w:pPr>
              <w:rPr>
                <w:ins w:id="25" w:author="Arthur Souza Rodrigues" w:date="2026-07-10T21:43:00Z" w16du:dateUtc="2026-07-11T01:43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5C58" w14:textId="77777777" w:rsidR="0036159F" w:rsidRDefault="00C818E6">
            <w:pPr>
              <w:rPr>
                <w:ins w:id="26" w:author="Arthur Souza Rodrigues" w:date="2026-07-10T21:43:00Z" w16du:dateUtc="2026-07-11T01:43:00Z"/>
              </w:rPr>
            </w:pPr>
            <w:ins w:id="27" w:author="Arthur Souza Rodrigues" w:date="2026-07-10T21:43:00Z" w16du:dateUtc="2026-07-11T01:43:00Z">
              <w:r>
                <w:t xml:space="preserve">In </w:t>
              </w:r>
              <w:proofErr w:type="spellStart"/>
              <w:r>
                <w:t>ReviewLimit</w:t>
              </w:r>
              <w:proofErr w:type="spellEnd"/>
              <w:r>
                <w:t xml:space="preserve"> to $500K</w:t>
              </w:r>
            </w:ins>
          </w:p>
        </w:tc>
      </w:tr>
    </w:tbl>
    <w:p w14:paraId="578C0C55" w14:textId="7CC774F7" w:rsidR="001D7BF6" w:rsidRDefault="00C818E6">
      <w:pPr>
        <w:rPr>
          <w:del w:id="28" w:author="Arthur Souza Rodrigues" w:date="2026-07-10T21:43:00Z" w16du:dateUtc="2026-07-11T01:43:00Z"/>
        </w:rPr>
      </w:pPr>
      <w:del w:id="29" w:author="Arthur Souza Rodrigues" w:date="2026-07-10T21:43:00Z" w16du:dateUtc="2026-07-11T01:43:00Z">
        <w:r>
          <w:rPr>
            <w:strike/>
          </w:rPr>
          <w:delText>Strikethrough Text Formatting Demo</w:delText>
        </w:r>
      </w:del>
    </w:p>
    <w:p w14:paraId="32C1FE8F" w14:textId="77777777" w:rsidR="001D7BF6" w:rsidRDefault="00C818E6">
      <w:pPr>
        <w:rPr>
          <w:del w:id="30" w:author="Arthur Souza Rodrigues" w:date="2026-07-10T21:43:00Z" w16du:dateUtc="2026-07-11T01:43:00Z"/>
        </w:rPr>
      </w:pPr>
      <w:del w:id="31" w:author="Arthur Souza Rodrigues" w:date="2026-07-10T21:43:00Z" w16du:dateUtc="2026-07-11T01:43:00Z">
        <w:r>
          <w:rPr>
            <w:strike/>
          </w:rPr>
          <w:delText>This document demonstrates strikethrough formatting.</w:delText>
        </w:r>
      </w:del>
    </w:p>
    <w:p w14:paraId="574F7A15" w14:textId="77777777" w:rsidR="001D7BF6" w:rsidRDefault="00C818E6">
      <w:del w:id="32" w:author="Arthur Souza Rodrigues" w:date="2026-07-10T21:43:00Z" w16du:dateUtc="2026-07-11T01:43:00Z">
        <w:r>
          <w:rPr>
            <w:strike/>
          </w:rPr>
          <w:delText>This text has strikethrough.</w:delText>
        </w:r>
      </w:del>
    </w:p>
    <w:sectPr w:rsidR="001D7BF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BF6"/>
    <w:rsid w:val="000B4959"/>
    <w:rsid w:val="001D7BF6"/>
    <w:rsid w:val="0036159F"/>
    <w:rsid w:val="00635EBB"/>
    <w:rsid w:val="007B632D"/>
    <w:rsid w:val="00D53FE7"/>
    <w:rsid w:val="00EC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6149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2026-07-11T01:43:00Z</dcterms:modified>
</cp:coreProperties>
</file>