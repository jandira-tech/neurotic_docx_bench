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A88F6E" w14:textId="77777777" w:rsidR="00E10EA6" w:rsidRDefault="00984117">
      <w:pPr>
        <w:spacing w:line="560" w:lineRule="exact"/>
        <w:jc w:val="center"/>
        <w:rPr>
          <w:del w:id="2" w:author="Comparison" w:date="2026-09-22T12:19:00Z" w16du:dateUtc="2026-09-22T16:19:00Z"/>
          <w:rFonts w:ascii="方正小标宋_GBK" w:eastAsia="方正小标宋_GBK" w:hAnsi="方正小标宋_GBK" w:cs="方正小标宋_GBK"/>
          <w:color w:val="171A1D"/>
          <w:sz w:val="44"/>
          <w:szCs w:val="44"/>
          <w:shd w:val="clear" w:color="auto" w:fill="FFFFFF"/>
          <w:lang w:bidi="ar"/>
        </w:rPr>
      </w:pPr>
      <w:ins w:id="3" w:author="Comparison" w:date="2026-09-22T12:19:00Z" w16du:dateUtc="2026-09-22T16:19:00Z">
        <w:r>
          <w:rPr>
            <w:b/>
            <w:bCs/>
          </w:rPr>
          <w:t>ACB-kædemotor - frit konfigurerbar - CDC-1-ACB</w:t>
        </w:r>
        <w:r>
          <w:br/>
        </w:r>
        <w:r>
          <w:rPr>
            <w:b/>
            <w:bCs/>
          </w:rPr>
          <w:t>24 V DC / Tilpasset efter kundeønsker</w:t>
        </w:r>
        <w:r>
          <w:br/>
        </w:r>
        <w:r>
          <w:br/>
          <w:t>Elektrisk motor til integreret, usynlig montering i vinduesprofilen og til eftermontering.</w:t>
        </w:r>
        <w:r>
          <w:br/>
          <w:t>Praktisk til motoriseret åbning og lukning af vinduer og lemme.</w:t>
        </w:r>
        <w:r>
          <w:br/>
          <w:t>Kan bruges til Komfortopluk, røgudluftning og brandventilation iht. DS/EN12101-2</w:t>
        </w:r>
        <w:r>
          <w:br/>
          <w:t>Kan kombineres med alle D+H låsemotorer.</w:t>
        </w:r>
        <w:r>
          <w:br/>
        </w:r>
        <w:r>
          <w:br/>
        </w:r>
        <w:r>
          <w:rPr>
            <w:b/>
            <w:bCs/>
          </w:rPr>
          <w:t>Egenskaber:</w:t>
        </w:r>
        <w:r>
          <w:br/>
          <w:t>Integreret, frit parametrerbar slukningselektronik for at forhindre en defekt i tilfælde af overbelastning af vindue og motor.</w:t>
        </w:r>
        <w:r>
          <w:br/>
        </w:r>
        <w:r>
          <w:t>Integreret grænseflade ACB (Advanced Communication Bus) med åben Modbus RTU-protokol.</w:t>
        </w:r>
        <w:r>
          <w:br/>
          <w:t>Direkte integration af motoren gennem åben buskommunikation via ACB (Advanced Communication Bus), f.eks. i CTS (bygningsautomation).</w:t>
        </w:r>
        <w:r>
          <w:br/>
          <w:t>Lav driftsstøj takket være innovativ, akustisk afkobling af drevkomponenterne.</w:t>
        </w:r>
        <w:r>
          <w:br/>
          <w:t>Højpræcisionsmotor og synkron elektronik til synkron drift af op til 8 motorer.</w:t>
        </w:r>
        <w:r>
          <w:br/>
          <w:t>Korrosionsbeskyttet, hærdet, stålkæde, vedligeholdelsesfri takket være livstidssmøring.</w:t>
        </w:r>
        <w:r>
          <w:br/>
        </w:r>
        <w:r>
          <w:t>Highspeed-funktion (-HS) til hurtigt opluk af vinduer i tilfælde af brand (ABV).</w:t>
        </w:r>
        <w:r>
          <w:br/>
          <w:t>Justerbart, flertrins klembeskyttelsessystem (løbetid, kraft, åbning).</w:t>
        </w:r>
        <w:r>
          <w:br/>
          <w:t>Automatisk aflastning af tætningsbåndet efter lukning beskytter tætningslister.</w:t>
        </w:r>
        <w:r>
          <w:br/>
          <w:t>Lavt kabelforbrug med mulighed for gennemsløjfning af op til 3 motorer.</w:t>
        </w:r>
        <w:r>
          <w:br/>
          <w:t>Enkel installation takket være stik med beskyttelse mod omvendt polaritet.</w:t>
        </w:r>
        <w:r>
          <w:br/>
          <w:t>Tilslutning valgfrit mulig fra venstre eller højre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/>
            <w:bCs/>
          </w:rPr>
          <w:t>Funktionsbeskrivelse ACB</w:t>
        </w:r>
        <w:r>
          <w:br/>
          <w:t>Sikker ABV-central kommunikation gennem krypteret dataoverførsel mellem centraler og motorer fra D+H Mechatronic AG.</w:t>
        </w:r>
        <w:r>
          <w:br/>
          <w:t>Direkte styring af motoren via ACB mulig.</w:t>
        </w:r>
        <w:r>
          <w:br/>
          <w:t>Som standard er motoren indstillet med drift med pol-skift fra fabrikken.</w:t>
        </w:r>
        <w:r>
          <w:br/>
          <w:t>Præcis styring af position og feedback, herunder angivelser af den faktiske position.</w:t>
        </w:r>
        <w:r>
          <w:br/>
          <w:t>Åbne- og lukke meddelelser kommer direkte fra motoren via ACB-kommunikation.</w:t>
        </w:r>
        <w:r>
          <w:br/>
        </w:r>
        <w:r>
          <w:t>Motorens generelle status, som f.eks. samlet kørestrækning, antal aktiveringer, diagnostik og nødfunktion, kan evalueres.</w:t>
        </w:r>
        <w:r>
          <w:br/>
          <w:t>  </w:t>
        </w:r>
        <w:r>
          <w:br/>
        </w:r>
        <w:r>
          <w:rPr>
            <w:b/>
            <w:bCs/>
          </w:rPr>
          <w:t>Udvidelsesfunktioner:</w:t>
        </w:r>
        <w:r>
          <w:br/>
        </w:r>
        <w:r>
          <w:rPr>
            <w:b/>
            <w:bCs/>
          </w:rPr>
          <w:t>Option "SBD/SBU"</w:t>
        </w:r>
        <w:r>
          <w:t xml:space="preserve"> - Korrosionsbeskyttet, hærdet stålkæde i sidebue-design til lave karmhøjder</w:t>
        </w:r>
        <w:r>
          <w:br/>
        </w:r>
        <w:r>
          <w:rPr>
            <w:b/>
            <w:bCs/>
          </w:rPr>
          <w:t xml:space="preserve">Option "ZB" </w:t>
        </w:r>
        <w:r>
          <w:t>- Vindebroanvendelse til sidemontering af motoren på vinduet</w:t>
        </w:r>
        <w:r>
          <w:br/>
        </w:r>
        <w:r>
          <w:rPr>
            <w:b/>
            <w:bCs/>
          </w:rPr>
          <w:t xml:space="preserve">Option "CP" </w:t>
        </w:r>
        <w:r>
          <w:t>- Brugertilpasset motorfunktionsprogrammering såsom løbetid, kraft og åbning</w:t>
        </w:r>
        <w:r>
          <w:br/>
        </w:r>
        <w:r>
          <w:rPr>
            <w:b/>
            <w:bCs/>
          </w:rPr>
          <w:t xml:space="preserve">Option "HP" </w:t>
        </w:r>
        <w:r>
          <w:t>- Åbningsprogrammering</w:t>
        </w:r>
        <w:r>
          <w:br/>
        </w:r>
        <w:r>
          <w:rPr>
            <w:b/>
            <w:bCs/>
          </w:rPr>
          <w:t xml:space="preserve">Option "VP" </w:t>
        </w:r>
        <w:r>
          <w:t>- Signal til forbindelse med D+H BSY+ låsemotorer</w:t>
        </w:r>
        <w:r>
          <w:br/>
        </w:r>
        <w:r>
          <w:rPr>
            <w:b/>
            <w:bCs/>
          </w:rPr>
          <w:t xml:space="preserve">Option "KM" </w:t>
        </w:r>
        <w:r>
          <w:t>- Kraftig motor-gear-enhed med øget kraft (op til 400 N) til at åbne og lukke tunge parallelsprossede og hæve-/sænkevindue/tophængte vinduer.</w:t>
        </w:r>
        <w:r>
          <w:br/>
        </w:r>
        <w:r>
          <w:rPr>
            <w:b/>
            <w:bCs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/>
            <w:bCs/>
          </w:rPr>
          <w:t>Option "SA"</w:t>
        </w:r>
        <w:r>
          <w:t xml:space="preserve"> - "Afbryder ÅBEN" endepositionsmeddelelse</w:t>
        </w:r>
        <w:r>
          <w:br/>
        </w:r>
        <w:r>
          <w:rPr>
            <w:b/>
            <w:bCs/>
          </w:rPr>
          <w:t>Option "SZ"</w:t>
        </w:r>
        <w:r>
          <w:t xml:space="preserve"> - "Afbryder LUKKET" endepositionsmeddelelse</w:t>
        </w:r>
        <w:r>
          <w:br/>
        </w:r>
        <w:r>
          <w:rPr>
            <w:b/>
            <w:bCs/>
          </w:rPr>
          <w:t>Option "SA-SZ"</w:t>
        </w:r>
        <w:r>
          <w:t xml:space="preserve"> - "Afbryder ÅBEN" og "Afbryder LUKKET" endepositionsmeddelelse</w:t>
        </w:r>
        <w:r>
          <w:br/>
        </w:r>
        <w:r>
          <w:rPr>
            <w:b/>
            <w:bCs/>
          </w:rPr>
          <w:t>Option "AS2"</w:t>
        </w:r>
        <w:r>
          <w:t xml:space="preserve"> - Akustisk signal i overensstemmelse med beskyttelsesklasse 2 i henhold til MaschRL/42/EG</w:t>
        </w:r>
        <w:r>
          <w:br/>
        </w:r>
        <w:r>
          <w:rPr>
            <w:b/>
            <w:bCs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/>
            <w:bCs/>
          </w:rPr>
          <w:t>Option "SKS"</w:t>
        </w:r>
        <w:r>
          <w:t xml:space="preserve"> - Mulighed for direkte tilslutning af en klembeskyttelsesliste eller en optisk sensor til </w:t>
        </w:r>
        <w:r>
          <w:lastRenderedPageBreak/>
          <w:t>overvågning af lukkekanten på motoren</w:t>
        </w:r>
        <w:r>
          <w:br/>
        </w:r>
        <w:r>
          <w:rPr>
            <w:b/>
            <w:bCs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/>
            <w:bCs/>
          </w:rPr>
          <w:t>Tekniske data:</w:t>
        </w:r>
        <w:r>
          <w:br/>
          <w:t>Forsyning: 24 V DC / ±15 %</w:t>
        </w:r>
        <w:r>
          <w:br/>
          <w:t>Strømforbrug:</w:t>
        </w:r>
        <w:r>
          <w:br/>
        </w:r>
        <w:r>
          <w:rPr>
            <w:color w:val="E10025"/>
          </w:rPr>
          <w:t>0,6 A (til 350 mm åbning)</w:t>
        </w:r>
        <w:r>
          <w:br/>
        </w:r>
        <w:r>
          <w:rPr>
            <w:color w:val="0092D4"/>
          </w:rPr>
          <w:t>0,8 A (til 500 + 600 mm åbning)</w:t>
        </w:r>
        <w:r>
          <w:br/>
        </w:r>
        <w:r>
          <w:rPr>
            <w:color w:val="0092D4"/>
          </w:rPr>
          <w:t>1 A (til 700 mm åbning)</w:t>
        </w:r>
        <w:r>
          <w:br/>
        </w:r>
        <w:r>
          <w:rPr>
            <w:color w:val="6DB755"/>
          </w:rPr>
          <w:t>1 A (til 800 - 1300 mm åbning)</w:t>
        </w:r>
        <w:r>
          <w:br/>
          <w:t>Indkoblingstid: 30 % (TIL: 3 Min. / FRA: 7 Min.)</w:t>
        </w:r>
        <w:r>
          <w:br/>
          <w:t>Udkobling: Integreret elektronisk belastningsafbryder</w:t>
        </w:r>
        <w:r>
          <w:br/>
          <w:t>Konfiguration: Main eller Sub</w:t>
        </w:r>
        <w:r>
          <w:br/>
          <w:t>Design: Højre eller venstre</w:t>
        </w:r>
        <w:r>
          <w:br/>
          <w:t>Trykkraft: 250 N</w:t>
        </w:r>
        <w:r>
          <w:br/>
          <w:t>Trækkraft: 250 N</w:t>
        </w:r>
        <w:r>
          <w:br/>
          <w:t>Nominel låsekraft **: 1500 N</w:t>
        </w:r>
        <w:r>
          <w:br/>
          <w:t>Levetid: 20000 dobbeltoperationer *</w:t>
        </w:r>
        <w:r>
          <w:br/>
          <w:t>Åbning:300 mm - 1300 mm</w:t>
        </w:r>
        <w:r>
          <w:br/>
          <w:t>Hastighed ÅBNE: 6,7 mm/s</w:t>
        </w:r>
        <w:r>
          <w:br/>
          <w:t>Hastighed ÅBNE - ABV:</w:t>
        </w:r>
        <w:r>
          <w:br/>
        </w:r>
        <w:r>
          <w:rPr>
            <w:color w:val="E10025"/>
          </w:rPr>
          <w:t>9,4 mm/s (til 350 mm åbning)</w:t>
        </w:r>
        <w:r>
          <w:br/>
        </w:r>
        <w:r>
          <w:rPr>
            <w:color w:val="0092D4"/>
          </w:rPr>
          <w:t>13,6 mm/s (til 500 + 700 mm åbning)</w:t>
        </w:r>
        <w:r>
          <w:br/>
        </w:r>
        <w:r>
          <w:rPr>
            <w:color w:val="6DB755"/>
          </w:rPr>
          <w:t>15 mm/s (til 800 - 1300 mm åbning)</w:t>
        </w:r>
        <w:r>
          <w:br/>
          <w:t>Hastighed LUKKE:</w:t>
        </w:r>
        <w:r>
          <w:br/>
        </w:r>
        <w:r>
          <w:rPr>
            <w:color w:val="E10025"/>
          </w:rPr>
          <w:t>5 mm/s (til 350 mm åbning)</w:t>
        </w:r>
        <w:r>
          <w:br/>
        </w:r>
        <w:r>
          <w:rPr>
            <w:color w:val="0092D4"/>
          </w:rPr>
          <w:t>6,7 mm/s (til 500 + 700 mm åbning)</w:t>
        </w:r>
        <w:r>
          <w:br/>
        </w:r>
        <w:r>
          <w:rPr>
            <w:color w:val="6DB755"/>
          </w:rPr>
          <w:t>6,7 mm/s (til 800 - 1300 mm åbning)</w:t>
        </w:r>
        <w:r>
          <w:br/>
          <w:t>Beskyttelsesklasse: IP 32</w:t>
        </w:r>
        <w:r>
          <w:br/>
          <w:t>Måling af lydtryk (støjemission): LpA ≤ 35 dB(A)</w:t>
        </w:r>
        <w:r>
          <w:br/>
          <w:t>Temperaturområde: -15 °C (-5 °C ***) ... +75 °C</w:t>
        </w:r>
        <w:r>
          <w:br/>
          <w:t>Temperaturstandsikkerhed: B300 (30 min / 300 °C)</w:t>
        </w:r>
        <w:r>
          <w:br/>
          <w:t>Hus: Aluminium</w:t>
        </w:r>
        <w:r>
          <w:br/>
          <w:t>Farve: Specialfarve i henhold til RAL/DB/NCS</w:t>
        </w:r>
        <w:r>
          <w:br/>
          <w:t>Tilslutning: Silikonekabel</w:t>
        </w:r>
        <w:r>
          <w:br/>
          <w:t>B x H x D: 405-885 (åbningsafhængig) x 30 x 39 mm</w:t>
        </w:r>
        <w:r>
          <w:br/>
        </w:r>
        <w:r>
          <w:br/>
          <w:t>* Ved lodret anvendelse skal D+H-forhandleren kontaktes!</w:t>
        </w:r>
        <w:r>
          <w:br/>
          <w:t>** Afhængig af fastgørelsen, *** iht. VdS 2580</w:t>
        </w:r>
        <w:r>
          <w:br/>
        </w:r>
        <w:r>
          <w:br/>
        </w:r>
        <w:r>
          <w:rPr>
            <w:b/>
            <w:bCs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  <w:t>Brand: D+H</w:t>
        </w:r>
        <w:r>
          <w:br/>
          <w:t>Type: CDC-1-ACB</w:t>
        </w:r>
        <w:r>
          <w:br/>
        </w:r>
        <w:r>
          <w:rPr>
            <w:b/>
            <w:bCs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/>
            <w:bCs/>
          </w:rPr>
          <w:t xml:space="preserve">                    Mængde: .......... stk     Pris: ................. DKK     Total: ................. DKK</w:t>
        </w:r>
        <w:r>
          <w:br/>
        </w:r>
        <w:r>
          <w:br/>
        </w:r>
        <w:r>
          <w:br/>
        </w:r>
        <w:r>
          <w:rPr>
            <w:b/>
            <w:bCs/>
            <w:i/>
            <w:iCs/>
          </w:rPr>
          <w:t>Gør din lokale D+H-partner tilgængelig for designvarianter.</w:t>
        </w:r>
        <w:r>
          <w:br/>
        </w:r>
        <w:r>
          <w:br/>
        </w:r>
        <w:r>
          <w:br/>
        </w:r>
        <w:r>
          <w:br/>
          <w:t>https://www.dh-partner.com/dk/da/service/projekterings-hjaelp</w:t>
        </w:r>
        <w:r>
          <w:br/>
        </w:r>
        <w:r>
          <w:br/>
        </w:r>
        <w:r>
          <w:rPr>
            <w:b/>
            <w:bCs/>
          </w:rPr>
          <w:t>Vigtige noter:</w:t>
        </w:r>
        <w:r>
          <w:br/>
        </w:r>
        <w:r>
          <w:br/>
        </w:r>
        <w:r>
          <w:t>Denne produktbeskrivelse udgør ikke et udbud. Ansvaret for overensstemmelse med udbudsretlige krav påhviler den udbudsgivende projektant eller arkitekt.</w:t>
        </w:r>
        <w:r>
          <w:br/>
        </w:r>
        <w:r>
          <w:br/>
          <w:t>Montering og ibrugtagning skal ske i henhold til producentens anvisninger.</w:t>
        </w:r>
        <w:r>
          <w:br/>
        </w:r>
        <w:r>
          <w:br/>
          <w:t>Med forbehold for tekniske ændringer.</w:t>
        </w:r>
      </w:ins>
      <w:del w:id="4" w:author="Comparison" w:date="2026-09-22T12:19:00Z" w16du:dateUtc="2026-09-22T16:19:00Z">
        <w:r>
          <w:rPr>
            <w:rFonts w:ascii="方正小标宋_GBK" w:eastAsia="方正小标宋_GBK" w:hAnsi="方正小标宋_GBK" w:cs="方正小标宋_GBK" w:hint="eastAsia"/>
            <w:color w:val="171A1D"/>
            <w:sz w:val="44"/>
            <w:szCs w:val="44"/>
            <w:shd w:val="clear" w:color="auto" w:fill="FFFFFF"/>
            <w:lang w:eastAsia="zh-CN" w:bidi="ar"/>
          </w:rPr>
          <w:delText>温州市洞头区审计发现重大问题责任</w:delText>
        </w:r>
      </w:del>
    </w:p>
    <w:p w14:paraId="069355FE" w14:textId="77777777" w:rsidR="00E10EA6" w:rsidRDefault="00984117">
      <w:pPr>
        <w:spacing w:line="560" w:lineRule="exact"/>
        <w:jc w:val="center"/>
        <w:rPr>
          <w:del w:id="5" w:author="Comparison" w:date="2026-09-22T12:19:00Z" w16du:dateUtc="2026-09-22T16:19:00Z"/>
          <w:rFonts w:ascii="方正小标宋_GBK" w:eastAsia="方正小标宋_GBK" w:hAnsi="方正小标宋_GBK" w:cs="方正小标宋_GBK"/>
          <w:color w:val="171A1D"/>
          <w:sz w:val="44"/>
          <w:szCs w:val="44"/>
          <w:shd w:val="clear" w:color="auto" w:fill="FFFFFF"/>
          <w:lang w:bidi="ar"/>
        </w:rPr>
      </w:pPr>
      <w:del w:id="6" w:author="Comparison" w:date="2026-09-22T12:19:00Z" w16du:dateUtc="2026-09-22T16:19:00Z">
        <w:r>
          <w:rPr>
            <w:rFonts w:ascii="方正小标宋_GBK" w:eastAsia="方正小标宋_GBK" w:hAnsi="方正小标宋_GBK" w:cs="方正小标宋_GBK" w:hint="eastAsia"/>
            <w:color w:val="171A1D"/>
            <w:sz w:val="44"/>
            <w:szCs w:val="44"/>
            <w:shd w:val="clear" w:color="auto" w:fill="FFFFFF"/>
            <w:lang w:eastAsia="zh-CN" w:bidi="ar"/>
          </w:rPr>
          <w:delText>认定办法（试行）</w:delText>
        </w:r>
      </w:del>
    </w:p>
    <w:p w14:paraId="5D569B62" w14:textId="77777777" w:rsidR="00E10EA6" w:rsidRDefault="00E10EA6">
      <w:pPr>
        <w:spacing w:line="560" w:lineRule="exact"/>
        <w:rPr>
          <w:del w:id="7" w:author="Comparison" w:date="2026-09-22T12:19:00Z" w16du:dateUtc="2026-09-22T16:19:00Z"/>
          <w:rFonts w:ascii="FangSong" w:eastAsia="FangSong" w:cs="FangSong"/>
          <w:color w:val="171A1D"/>
          <w:szCs w:val="32"/>
          <w:shd w:val="clear" w:color="auto" w:fill="FFFFFF"/>
          <w:lang w:bidi="ar"/>
        </w:rPr>
      </w:pPr>
    </w:p>
    <w:p w14:paraId="5E93DB96" w14:textId="77777777" w:rsidR="00E10EA6" w:rsidRDefault="00984117">
      <w:pPr>
        <w:spacing w:line="560" w:lineRule="exact"/>
        <w:ind w:firstLine="640"/>
        <w:rPr>
          <w:del w:id="8" w:author="Comparison" w:date="2026-09-22T12:19:00Z" w16du:dateUtc="2026-09-22T16:19:00Z"/>
          <w:rFonts w:ascii="FangSong_GB2312" w:cs="FangSong_GB2312"/>
          <w:color w:val="171A1D"/>
          <w:szCs w:val="32"/>
          <w:shd w:val="clear" w:color="auto" w:fill="FFFFFF"/>
          <w:lang w:bidi="ar"/>
        </w:rPr>
      </w:pPr>
      <w:del w:id="9" w:author="Comparison" w:date="2026-09-22T12:19:00Z" w16du:dateUtc="2026-09-22T16:19:00Z">
        <w:r>
          <w:rPr>
            <w:rFonts w:ascii="SimHei" w:eastAsia="SimHei" w:cs="SimHei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第一条</w:delText>
        </w:r>
        <w:r>
          <w:rPr>
            <w:rFonts w:ascii="FangSong" w:eastAsia="FangSong" w:cs="FangSong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 xml:space="preserve">  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zh-CN" w:eastAsia="zh-CN" w:bidi="ar"/>
          </w:rPr>
          <w:delText>为进一步发挥审计在干部监督管理中的重要作用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，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zh-CN" w:eastAsia="zh-CN" w:bidi="ar"/>
          </w:rPr>
          <w:delText>规范权力运行和严格责任落实，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建立审计发现重大问题责任认定机制，全面精准服务“纪巡审”联动、组织会商、纪委责任追究、全区领导干部考核积分等管理，特制定本办法。</w:delText>
        </w:r>
      </w:del>
    </w:p>
    <w:p w14:paraId="695BF34A" w14:textId="77777777" w:rsidR="00E10EA6" w:rsidRDefault="00984117">
      <w:pPr>
        <w:spacing w:line="560" w:lineRule="exact"/>
        <w:ind w:firstLine="640"/>
        <w:rPr>
          <w:del w:id="10" w:author="Comparison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11" w:author="Comparison" w:date="2026-09-22T12:19:00Z" w16du:dateUtc="2026-09-22T16:19:00Z">
        <w:r>
          <w:rPr>
            <w:rFonts w:ascii="SimHei" w:eastAsia="SimHei" w:cs="SimHei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 xml:space="preserve">第二条　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本办法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适用于所有纳入审计项目计划的项目。</w:delText>
        </w:r>
      </w:del>
    </w:p>
    <w:p w14:paraId="07914A02" w14:textId="77777777" w:rsidR="00E10EA6" w:rsidRDefault="00984117">
      <w:pPr>
        <w:spacing w:line="560" w:lineRule="exact"/>
        <w:ind w:firstLineChars="200" w:firstLine="640"/>
        <w:rPr>
          <w:del w:id="12" w:author="Comparison" w:date="2026-09-22T12:19:00Z" w16du:dateUtc="2026-09-22T16:19:00Z"/>
          <w:rFonts w:ascii="FangSong_GB2312" w:hAnsi="FangSong_GB2312" w:cs="FangSong_GB2312"/>
          <w:color w:val="171A1D"/>
          <w:szCs w:val="32"/>
          <w:highlight w:val="yellow"/>
          <w:shd w:val="clear" w:color="auto" w:fill="FFFFFF"/>
          <w:lang w:bidi="ar"/>
        </w:rPr>
      </w:pPr>
      <w:del w:id="13" w:author="Comparison" w:date="2026-09-22T12:19:00Z" w16du:dateUtc="2026-09-22T16:19:00Z">
        <w:r>
          <w:rPr>
            <w:rFonts w:ascii="SimHei" w:eastAsia="SimHei" w:cs="SimHei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 xml:space="preserve">第三条　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本办法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所称的重大问题是指重大决策部署贯彻落实、重大经济决策管理、重大工程建设管理、资金资产资源管理和经济风险防控等四方面问题，审计发现的重大违法违纪问题按有关规定办理。</w:delText>
        </w:r>
      </w:del>
    </w:p>
    <w:p w14:paraId="6BD0E652" w14:textId="77777777" w:rsidR="00E10EA6" w:rsidRDefault="00984117">
      <w:pPr>
        <w:spacing w:line="560" w:lineRule="exact"/>
        <w:ind w:firstLineChars="200" w:firstLine="640"/>
        <w:rPr>
          <w:del w:id="14" w:author="Comparison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15" w:author="Comparison" w:date="2026-09-22T12:19:00Z" w16du:dateUtc="2026-09-22T16:19:00Z">
        <w:r>
          <w:rPr>
            <w:rFonts w:ascii="SimHei" w:eastAsia="SimHei" w:cs="SimHei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第四条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 xml:space="preserve">  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重大决策部署贯彻落实方面一般包括下列类型问题：</w:delText>
        </w:r>
      </w:del>
    </w:p>
    <w:p w14:paraId="4820CF73" w14:textId="77777777" w:rsidR="00E10EA6" w:rsidRDefault="00984117">
      <w:pPr>
        <w:spacing w:line="560" w:lineRule="exact"/>
        <w:ind w:firstLineChars="200" w:firstLine="640"/>
        <w:rPr>
          <w:del w:id="16" w:author="Comparison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17" w:author="Comparison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（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一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）落实重大决策部署不务实。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bidi="ar"/>
          </w:rPr>
          <w:delText>贯彻党和国家经济方针政策、决策部署不坚决不全面不到位，造成公共资金、国有资产、国有资源损失浪费，生态环境破坏，公共利益损害等后果的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。</w:delText>
        </w:r>
      </w:del>
    </w:p>
    <w:p w14:paraId="2DC34BC4" w14:textId="77777777" w:rsidR="00E10EA6" w:rsidRDefault="00984117">
      <w:pPr>
        <w:kinsoku w:val="0"/>
        <w:overflowPunct w:val="0"/>
        <w:autoSpaceDE w:val="0"/>
        <w:autoSpaceDN w:val="0"/>
        <w:adjustRightInd w:val="0"/>
        <w:snapToGrid w:val="0"/>
        <w:spacing w:line="560" w:lineRule="exact"/>
        <w:ind w:firstLineChars="200" w:firstLine="640"/>
        <w:rPr>
          <w:del w:id="18" w:author="Comparison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19" w:author="Comparison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（二）重大项目、重点工作任务推进不力。对重大战略、重大规划、业务条线等部署的重点工作、重要任务、重大项目，存在申报不实、进度未达要求等情况。</w:delText>
        </w:r>
      </w:del>
    </w:p>
    <w:p w14:paraId="383E61A4" w14:textId="77777777" w:rsidR="00E10EA6" w:rsidRDefault="00984117">
      <w:pPr>
        <w:kinsoku w:val="0"/>
        <w:overflowPunct w:val="0"/>
        <w:autoSpaceDE w:val="0"/>
        <w:autoSpaceDN w:val="0"/>
        <w:adjustRightInd w:val="0"/>
        <w:snapToGrid w:val="0"/>
        <w:spacing w:line="560" w:lineRule="exact"/>
        <w:ind w:firstLineChars="200" w:firstLine="640"/>
        <w:rPr>
          <w:del w:id="20" w:author="Comparison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21" w:author="Comparison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（三）过紧日子政策落实不到位。未经批准擅自举办会展、论坛等活动。“三公”经费、会议费、培训费等支出不合理，存在铺张浪费情况。</w:delText>
        </w:r>
      </w:del>
    </w:p>
    <w:p w14:paraId="4C349656" w14:textId="77777777" w:rsidR="00E10EA6" w:rsidRDefault="00984117">
      <w:pPr>
        <w:spacing w:line="560" w:lineRule="exact"/>
        <w:ind w:firstLineChars="200" w:firstLine="640"/>
        <w:rPr>
          <w:del w:id="22" w:author="Comparison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23" w:author="Comparison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（四）民生保障措施落实不到位。民生实事任务部署不精准、民生领域政策未落实到位、民生实事项目未如期落地、未能如期兑现等问题。</w:delText>
        </w:r>
      </w:del>
    </w:p>
    <w:p w14:paraId="18783F34" w14:textId="77777777" w:rsidR="00E10EA6" w:rsidRDefault="00984117">
      <w:pPr>
        <w:spacing w:line="560" w:lineRule="exact"/>
        <w:ind w:firstLineChars="200" w:firstLine="640"/>
        <w:rPr>
          <w:del w:id="24" w:author="Comparison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25" w:author="Comparison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（五）破坏营商环境等问题。财政、经信、住建、交通等职能部门在涉企政策兑现、资金拨付、政务服务、拖欠民营企业中小企业账款、不及时清退各种保证金等营商环境方面存在的问题。</w:delText>
        </w:r>
      </w:del>
    </w:p>
    <w:p w14:paraId="581D7F30" w14:textId="77777777" w:rsidR="00E10EA6" w:rsidRDefault="00984117">
      <w:pPr>
        <w:spacing w:line="560" w:lineRule="exact"/>
        <w:ind w:firstLineChars="200" w:firstLine="640"/>
        <w:rPr>
          <w:del w:id="26" w:author="Comparison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27" w:author="Comparison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（六）其他相关重大决策部署贯彻落实方面问题。</w:delText>
        </w:r>
      </w:del>
    </w:p>
    <w:p w14:paraId="7EA53158" w14:textId="77777777" w:rsidR="00E10EA6" w:rsidRDefault="00984117">
      <w:pPr>
        <w:spacing w:line="560" w:lineRule="exact"/>
        <w:ind w:firstLineChars="200" w:firstLine="640"/>
        <w:rPr>
          <w:del w:id="28" w:author="Comparison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29" w:author="Comparison" w:date="2026-09-22T12:19:00Z" w16du:dateUtc="2026-09-22T16:19:00Z">
        <w:r>
          <w:rPr>
            <w:rFonts w:ascii="SimHei" w:eastAsia="SimHei" w:cs="SimHei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第五条</w:delText>
        </w:r>
        <w:r>
          <w:rPr>
            <w:rFonts w:ascii="FangSong_GB2312" w:eastAsia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 xml:space="preserve">  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重大经济决策管理方面一般包括下列类型问题：</w:delText>
        </w:r>
      </w:del>
    </w:p>
    <w:p w14:paraId="2263062A" w14:textId="77777777" w:rsidR="00E10EA6" w:rsidRDefault="00984117">
      <w:pPr>
        <w:spacing w:line="560" w:lineRule="exact"/>
        <w:ind w:firstLineChars="200" w:firstLine="640"/>
        <w:rPr>
          <w:del w:id="30" w:author="Comparison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31" w:author="Comparison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（一）重大经济事项程序不合规。重大经济事项未按规定程序和权限进行集体决策，未经充分论证、听取意见等民主程序，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bidi="ar"/>
          </w:rPr>
          <w:delText>造成公共资金、国有资产、国有资源损失浪费，生态环境破坏，公共利益损害等后果的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。</w:delText>
        </w:r>
      </w:del>
    </w:p>
    <w:p w14:paraId="4BF04336" w14:textId="77777777" w:rsidR="00E10EA6" w:rsidRDefault="00984117">
      <w:pPr>
        <w:spacing w:line="560" w:lineRule="exact"/>
        <w:ind w:firstLineChars="200" w:firstLine="640"/>
        <w:rPr>
          <w:del w:id="32" w:author="Comparison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33" w:author="Comparison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（二）重大经济事项决策不科学。融资决策失误，导致项目费用不合理增加；决策反复造成建设资金损失浪费；决策不科学，导致半拉子工程、烂尾楼等。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br/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 xml:space="preserve">　　（三）重大经济事项决策内容不合法。重大经济事项决策内容违反有关党内法规、法律法规、政策规定、或与国家宏观调控、产业发展、环境保护等政策相抵触。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br/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 xml:space="preserve">　　（四）重大经济事项执行不力。重大经济事项推进过程中因执行或监管不力导致未按期完成、未实现预期目标，甚至造成损失浪费、风险隐患等。</w:delText>
        </w:r>
      </w:del>
    </w:p>
    <w:p w14:paraId="5B4F532B" w14:textId="77777777" w:rsidR="00E10EA6" w:rsidRDefault="00984117">
      <w:pPr>
        <w:spacing w:line="560" w:lineRule="exact"/>
        <w:ind w:leftChars="200" w:left="400"/>
        <w:rPr>
          <w:del w:id="34" w:author="Comparison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35" w:author="Comparison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（五）其他相关重大经济决策管理方面问题。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br/>
        </w:r>
        <w:r>
          <w:rPr>
            <w:rFonts w:ascii="SimHei" w:eastAsia="SimHei" w:cs="SimHei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第六条</w:delText>
        </w:r>
        <w:r>
          <w:rPr>
            <w:rFonts w:ascii="FangSong_GB2312" w:eastAsia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 xml:space="preserve">  </w:delText>
        </w:r>
        <w:r>
          <w:rPr>
            <w:rFonts w:ascii="FangSong_GB2312" w:eastAsia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重大工程建设管理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方面一般包括下列类型问题：</w:delText>
        </w:r>
      </w:del>
    </w:p>
    <w:p w14:paraId="0D368FB0" w14:textId="77777777" w:rsidR="00E10EA6" w:rsidRDefault="00984117">
      <w:pPr>
        <w:pStyle w:val="BodyTextFirstIndent2"/>
        <w:spacing w:line="560" w:lineRule="exact"/>
        <w:ind w:firstLine="640"/>
        <w:rPr>
          <w:del w:id="36" w:author="Comparison" w:date="2026-09-22T12:19:00Z" w16du:dateUtc="2026-09-22T16:19:00Z"/>
          <w:rFonts w:ascii="FangSong_GB2312" w:eastAsia="FangSong_GB2312" w:hAnsi="FangSong_GB2312" w:cs="FangSong_GB2312"/>
          <w:color w:val="171A1D"/>
          <w:sz w:val="32"/>
          <w:szCs w:val="32"/>
          <w:shd w:val="clear" w:color="auto" w:fill="FFFFFF"/>
          <w:lang w:bidi="ar"/>
        </w:rPr>
      </w:pPr>
      <w:del w:id="37" w:author="Comparison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（一）重大项目谋划深度不够。重大项目盲目上马，盲目举债搞劳民伤财、破坏生态环境的形象工程、政绩工程、面子工程。项目立项缺乏可行性研究，项目重复建设，概预算脱离实际。</w:delText>
        </w:r>
      </w:del>
    </w:p>
    <w:p w14:paraId="0132F81B" w14:textId="77777777" w:rsidR="00E10EA6" w:rsidRDefault="00984117">
      <w:pPr>
        <w:pStyle w:val="BodyTextFirstIndent2"/>
        <w:spacing w:line="560" w:lineRule="exact"/>
        <w:ind w:firstLine="640"/>
        <w:rPr>
          <w:del w:id="38" w:author="Comparison" w:date="2026-09-22T12:19:00Z" w16du:dateUtc="2026-09-22T16:19:00Z"/>
          <w:rFonts w:ascii="FangSong_GB2312" w:eastAsia="FangSong_GB2312" w:hAnsi="FangSong_GB2312" w:cs="FangSong_GB2312"/>
          <w:color w:val="171A1D"/>
          <w:sz w:val="32"/>
          <w:szCs w:val="32"/>
          <w:shd w:val="clear" w:color="auto" w:fill="FFFFFF"/>
          <w:lang w:bidi="ar"/>
        </w:rPr>
      </w:pPr>
      <w:del w:id="39" w:author="Comparison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（二）审批和建设程序不合规。重大项目基本建设程序倒置，未批先建，违规用地，未办理施工许可或开工备案手续，造成损失的。重大项目存在肢解发包、规避公开招标，设置排他性条款限制投标人，围标、串标等行为。工程重大设计变更不办理报批手续或先实施后补批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br/>
          <w:delText xml:space="preserve">    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（三）合同管理不合规。以阴阳合同、虚假合同方式套取国有资产；合同签订违背招标文件实质性条款，施工总承包等合同有关条款背离招标文件和招标承诺，最终造成损失浪费；未按合同约定时间、方式支付工程款，未经造价审核支付工程款，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lang w:bidi="ar"/>
          </w:rPr>
          <w:delText>重复多计工程结算价款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。</w:delText>
        </w:r>
      </w:del>
    </w:p>
    <w:p w14:paraId="1B64DAE2" w14:textId="77777777" w:rsidR="00E10EA6" w:rsidRDefault="00984117">
      <w:pPr>
        <w:kinsoku w:val="0"/>
        <w:overflowPunct w:val="0"/>
        <w:autoSpaceDE w:val="0"/>
        <w:autoSpaceDN w:val="0"/>
        <w:adjustRightInd w:val="0"/>
        <w:snapToGrid w:val="0"/>
        <w:spacing w:line="560" w:lineRule="exact"/>
        <w:ind w:firstLineChars="200" w:firstLine="640"/>
        <w:rPr>
          <w:del w:id="40" w:author="Comparison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41" w:author="Comparison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（四）工程建设管理不到位。工程以次充好、偷工减料；工期不合理或抢工期造成质量问题；施工未达设计要求，存在质量安全隐患。因管理不善导致工程项目建设进度严重滞后。施工现场安全措施落实不到位，易引起安全隐患的。隐蔽工程记录不及时或不真实，对造价影响较大的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br/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 xml:space="preserve">    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（五）工程后续管理不规范。如职责缺失，导致工程项目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lang w:bidi="ar"/>
          </w:rPr>
          <w:delText>建成后长期闲置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；已完工项目未及时进行结算、竣工财务决算及竣工验收，造成国有资产损失浪费。</w:delText>
        </w:r>
      </w:del>
    </w:p>
    <w:p w14:paraId="072DD6FD" w14:textId="77777777" w:rsidR="00E10EA6" w:rsidRDefault="00984117">
      <w:pPr>
        <w:pStyle w:val="BodyTextFirstIndent2"/>
        <w:kinsoku w:val="0"/>
        <w:overflowPunct w:val="0"/>
        <w:autoSpaceDE w:val="0"/>
        <w:autoSpaceDN w:val="0"/>
        <w:adjustRightInd w:val="0"/>
        <w:snapToGrid w:val="0"/>
        <w:spacing w:line="560" w:lineRule="exact"/>
        <w:ind w:firstLine="640"/>
        <w:rPr>
          <w:del w:id="42" w:author="Comparison" w:date="2026-09-22T12:19:00Z" w16du:dateUtc="2026-09-22T16:19:00Z"/>
          <w:rFonts w:ascii="FangSong_GB2312" w:eastAsia="FangSong_GB2312" w:hAnsi="FangSong_GB2312" w:cs="FangSong_GB2312"/>
          <w:sz w:val="32"/>
          <w:szCs w:val="32"/>
        </w:rPr>
      </w:pPr>
      <w:del w:id="43" w:author="Comparison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（六）其他相关重大工程建设管理问题。</w:delText>
        </w:r>
      </w:del>
    </w:p>
    <w:p w14:paraId="049D6073" w14:textId="77777777" w:rsidR="00E10EA6" w:rsidRDefault="00984117">
      <w:pPr>
        <w:spacing w:line="560" w:lineRule="exact"/>
        <w:ind w:firstLineChars="200" w:firstLine="640"/>
        <w:rPr>
          <w:del w:id="44" w:author="Comparison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45" w:author="Comparison" w:date="2026-09-22T12:19:00Z" w16du:dateUtc="2026-09-22T16:19:00Z">
        <w:r>
          <w:rPr>
            <w:rFonts w:ascii="SimHei" w:eastAsia="SimHei" w:hAnsi="SimHei" w:cs="SimHei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第七条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 xml:space="preserve">  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资金资产资源管理和经济风险防控方面一般包括以下类型问题：</w:delText>
        </w:r>
      </w:del>
    </w:p>
    <w:p w14:paraId="2489BDE9" w14:textId="77777777" w:rsidR="00E10EA6" w:rsidRDefault="00984117">
      <w:pPr>
        <w:spacing w:line="560" w:lineRule="exact"/>
        <w:ind w:firstLineChars="200" w:firstLine="640"/>
        <w:rPr>
          <w:del w:id="46" w:author="Comparison" w:date="2026-09-22T12:19:00Z" w16du:dateUtc="2026-09-22T16:19:00Z"/>
          <w:rFonts w:ascii="FangSong_GB2312" w:hAnsi="FangSong_GB2312" w:cs="FangSong_GB2312"/>
          <w:szCs w:val="32"/>
        </w:rPr>
      </w:pPr>
      <w:del w:id="47" w:author="Comparison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（一）政府采购不规范。采取拆分项目方式，“化整为零”规避集中采购、公开招标、单一来源采购依据不足，没有按照合同约定对所采购的资产和服务进行验收。本部门职责范围内重要工作通过政府购买服务方式外包。</w:delText>
        </w:r>
      </w:del>
    </w:p>
    <w:p w14:paraId="53475039" w14:textId="77777777" w:rsidR="00E10EA6" w:rsidRDefault="00984117">
      <w:pPr>
        <w:pStyle w:val="BodyTextFirstIndent2"/>
        <w:spacing w:line="560" w:lineRule="exact"/>
        <w:ind w:firstLine="640"/>
        <w:rPr>
          <w:del w:id="48" w:author="Comparison" w:date="2026-09-22T12:19:00Z" w16du:dateUtc="2026-09-22T16:19:00Z"/>
          <w:rFonts w:ascii="FangSong_GB2312" w:eastAsia="FangSong_GB2312" w:hAnsi="FangSong_GB2312" w:cs="FangSong_GB2312"/>
          <w:color w:val="171A1D"/>
          <w:sz w:val="32"/>
          <w:szCs w:val="32"/>
          <w:shd w:val="clear" w:color="auto" w:fill="FFFFFF"/>
          <w:lang w:bidi="ar"/>
        </w:rPr>
      </w:pPr>
      <w:del w:id="49" w:author="Comparison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（二）重大资产管理不到位。资产出租等处置不规范，未按规定审批和公开招标，资产管理不善，长期空置，造成损失浪费。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br/>
          <w:delText xml:space="preserve">    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（三）资金使用管理不到位。挤占挪用资金；项目资金存在使用绩效不高，导致损失浪费等情况。</w:delText>
        </w:r>
      </w:del>
    </w:p>
    <w:p w14:paraId="71DD8238" w14:textId="77777777" w:rsidR="00E10EA6" w:rsidRDefault="00984117">
      <w:pPr>
        <w:pStyle w:val="BodyTextFirstIndent2"/>
        <w:spacing w:line="560" w:lineRule="exact"/>
        <w:ind w:firstLine="640"/>
        <w:rPr>
          <w:del w:id="50" w:author="Comparison" w:date="2026-09-22T12:19:00Z" w16du:dateUtc="2026-09-22T16:19:00Z"/>
          <w:rFonts w:ascii="FangSong_GB2312" w:eastAsia="FangSong_GB2312" w:hAnsi="FangSong_GB2312" w:cs="FangSong_GB2312"/>
          <w:color w:val="171A1D"/>
          <w:sz w:val="32"/>
          <w:szCs w:val="32"/>
          <w:shd w:val="clear" w:color="auto" w:fill="FFFFFF"/>
          <w:lang w:bidi="ar"/>
        </w:rPr>
      </w:pPr>
      <w:del w:id="51" w:author="Comparison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（四）矿产资源管理不到位。越界开采、无证开采、矿山生态环境修复治理不到位，矿山废料、工程性石料处置不规范等。</w:delText>
        </w:r>
      </w:del>
    </w:p>
    <w:p w14:paraId="59D988F7" w14:textId="77777777" w:rsidR="00E10EA6" w:rsidRDefault="00984117">
      <w:pPr>
        <w:spacing w:line="560" w:lineRule="exact"/>
        <w:ind w:firstLineChars="200" w:firstLine="640"/>
        <w:rPr>
          <w:del w:id="52" w:author="Comparison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53" w:author="Comparison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（五）国企存在运营和债务风险隐患。国企项目运营管理不善，导致国有资产损失浪费；国企实际筹融资能力和经营管理能力不匹配，未考虑市场形式，降低融资成本等，存在融资风险。以贸易合作、股权投资为名，向不具有股权关系的企业出借资金或提供信用担保，造成国有资产损失。偏离核心主业，盲目扩大经营业务导致经营风险。</w:delText>
        </w:r>
      </w:del>
    </w:p>
    <w:p w14:paraId="096857DB" w14:textId="77777777" w:rsidR="00E10EA6" w:rsidRDefault="00984117">
      <w:pPr>
        <w:pStyle w:val="BodyTextFirstIndent2"/>
        <w:spacing w:line="560" w:lineRule="exact"/>
        <w:ind w:firstLine="640"/>
        <w:rPr>
          <w:del w:id="54" w:author="Comparison" w:date="2026-09-22T12:19:00Z" w16du:dateUtc="2026-09-22T16:19:00Z"/>
          <w:rFonts w:ascii="FangSong_GB2312" w:eastAsia="FangSong_GB2312" w:hAnsi="FangSong_GB2312" w:cs="FangSong_GB2312"/>
          <w:sz w:val="32"/>
          <w:szCs w:val="32"/>
        </w:rPr>
      </w:pPr>
      <w:del w:id="55" w:author="Comparison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（六）其他相关资金资产资源管理和经济风险防控方面问题。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 xml:space="preserve"> 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br/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 xml:space="preserve">　　</w:delText>
        </w:r>
        <w:r>
          <w:rPr>
            <w:rFonts w:ascii="SimHei" w:eastAsia="SimHei" w:hAnsi="SimHei" w:cs="SimHei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第八条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 xml:space="preserve">  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重大问题责任认定总体参照经责审计“五审五评”，同时应把握以下原则和要求：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br/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 xml:space="preserve">　　（一）牢牢把握“审计机关首先是政治机关”“审计监督首先是经济监督”的定位，把讲政治贯穿审计工作始终，善于用政治眼光观察和分析经济社会问题，通过监督检查经济问题、经济责任，反映政治问题、政治责任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br/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 xml:space="preserve">　　（二）牢固树立“审事评人”理念，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" w:eastAsia="zh-CN" w:bidi="ar"/>
          </w:rPr>
          <w:delText>以研究思维贯穿于审计全过程，</w:delText>
        </w:r>
        <w:r>
          <w:rPr>
            <w:rFonts w:ascii="FangSong_GB2312" w:eastAsia="FangSong_GB2312" w:hAnsi="FangSong_GB2312" w:cs="FangSong_GB2312" w:hint="eastAsia"/>
            <w:sz w:val="32"/>
            <w:szCs w:val="32"/>
            <w:lang w:eastAsia="zh-CN"/>
          </w:rPr>
          <w:delText>深入查找问题根源，深挖背后的体制机制问题，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运用系统性和全局性思维揭示重点问题。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br/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 xml:space="preserve">　　（三）提高责任链条完整度，</w:delText>
        </w:r>
        <w:r>
          <w:rPr>
            <w:rFonts w:ascii="FangSong_GB2312" w:eastAsia="FangSong_GB2312" w:hAnsi="FangSong_GB2312" w:cs="FangSong_GB2312" w:hint="eastAsia"/>
            <w:bCs/>
            <w:sz w:val="32"/>
            <w:szCs w:val="32"/>
            <w:lang w:eastAsia="zh-CN"/>
          </w:rPr>
          <w:delText>按照权责一致原则，</w:delText>
        </w:r>
        <w:r>
          <w:rPr>
            <w:rFonts w:ascii="FangSong_GB2312" w:eastAsia="FangSong_GB2312" w:hAnsi="FangSong_GB2312" w:cs="FangSong_GB2312" w:hint="eastAsia"/>
            <w:kern w:val="2"/>
            <w:sz w:val="32"/>
            <w:szCs w:val="32"/>
            <w:lang w:eastAsia="zh-CN"/>
          </w:rPr>
          <w:delText>根据权力运行环节梳理责任链条，全过程分析各环节责任人的参与程度、</w:delText>
        </w:r>
        <w:r>
          <w:rPr>
            <w:rFonts w:ascii="FangSong_GB2312" w:eastAsia="FangSong_GB2312" w:hAnsi="FangSong_GB2312" w:cs="FangSong_GB2312" w:hint="eastAsia"/>
            <w:kern w:val="2"/>
            <w:sz w:val="32"/>
            <w:szCs w:val="32"/>
            <w:lang w:eastAsia="zh-CN"/>
          </w:rPr>
          <w:delText>履职</w:delText>
        </w:r>
        <w:r>
          <w:rPr>
            <w:rFonts w:ascii="FangSong_GB2312" w:eastAsia="FangSong_GB2312" w:hAnsi="FangSong_GB2312" w:cs="FangSong_GB2312" w:hint="eastAsia"/>
            <w:kern w:val="2"/>
            <w:sz w:val="32"/>
            <w:szCs w:val="32"/>
            <w:lang w:eastAsia="zh-CN"/>
          </w:rPr>
          <w:delText>尽责情况、所起的作用及导致结果，</w:delText>
        </w:r>
        <w:r>
          <w:rPr>
            <w:rFonts w:ascii="FangSong_GB2312" w:eastAsia="FangSong_GB2312" w:hAnsi="FangSong_GB2312" w:cs="FangSong_GB2312" w:hint="eastAsia"/>
            <w:kern w:val="2"/>
            <w:sz w:val="32"/>
            <w:szCs w:val="32"/>
            <w:lang w:eastAsia="zh-CN"/>
          </w:rPr>
          <w:delText>客观审慎界定责任</w:delText>
        </w:r>
        <w:r>
          <w:rPr>
            <w:rFonts w:ascii="FangSong_GB2312" w:eastAsia="FangSong_GB2312" w:hAnsi="FangSong_GB2312" w:cs="FangSong_GB2312" w:hint="eastAsia"/>
            <w:sz w:val="32"/>
            <w:szCs w:val="32"/>
            <w:lang w:eastAsia="zh-CN"/>
          </w:rPr>
          <w:delText>。</w:delText>
        </w:r>
      </w:del>
    </w:p>
    <w:p w14:paraId="02FF2429" w14:textId="77777777" w:rsidR="00E10EA6" w:rsidRDefault="00984117">
      <w:pPr>
        <w:pStyle w:val="BodyText"/>
        <w:spacing w:line="560" w:lineRule="exact"/>
        <w:ind w:right="0" w:firstLineChars="200" w:firstLine="640"/>
        <w:rPr>
          <w:del w:id="56" w:author="Comparison" w:date="2026-09-22T12:19:00Z" w16du:dateUtc="2026-09-22T16:19:00Z"/>
          <w:rFonts w:hAnsi="FangSong_GB2312" w:cs="FangSong_GB2312"/>
          <w:szCs w:val="32"/>
        </w:rPr>
      </w:pPr>
      <w:del w:id="57" w:author="Comparison" w:date="2026-09-22T12:19:00Z" w16du:dateUtc="2026-09-22T16:19:00Z"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eastAsia="zh-CN" w:bidi="ar"/>
          </w:rPr>
          <w:delText>（四）提升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eastAsia="zh-CN" w:bidi="ar"/>
          </w:rPr>
          <w:delText>责任界定精准度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eastAsia="zh-CN" w:bidi="ar"/>
          </w:rPr>
          <w:delText>，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eastAsia="zh-CN" w:bidi="ar"/>
          </w:rPr>
          <w:delText>做到内容精准、重点突出、评价客观、定性恰当，既要统一定责的口径和尺度，做到一把尺子量到底，防止定责的主观随意性，防止同样问题有的定责有的不定责；又要考虑时代背景、主客观因素、产生的后果等，防止简单地一刀切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eastAsia="zh-CN" w:bidi="ar"/>
          </w:rPr>
          <w:delText>。</w:delText>
        </w:r>
        <w:r>
          <w:rPr>
            <w:rFonts w:hAnsi="FangSong_GB2312" w:cs="FangSong_GB2312" w:hint="eastAsia"/>
            <w:szCs w:val="32"/>
            <w:lang w:eastAsia="zh-CN"/>
          </w:rPr>
          <w:br/>
        </w:r>
        <w:r>
          <w:rPr>
            <w:rFonts w:hAnsi="FangSong_GB2312" w:cs="FangSong_GB2312" w:hint="eastAsia"/>
            <w:szCs w:val="32"/>
            <w:lang w:eastAsia="zh-CN"/>
          </w:rPr>
          <w:delText xml:space="preserve">　　</w:delText>
        </w:r>
        <w:r>
          <w:rPr>
            <w:rFonts w:hAnsi="FangSong_GB2312" w:cs="FangSong_GB2312" w:hint="eastAsia"/>
            <w:szCs w:val="32"/>
            <w:lang w:eastAsia="zh-CN"/>
          </w:rPr>
          <w:delText>（</w:delText>
        </w:r>
        <w:r>
          <w:rPr>
            <w:rFonts w:hAnsi="FangSong_GB2312" w:cs="FangSong_GB2312" w:hint="eastAsia"/>
            <w:szCs w:val="32"/>
            <w:lang w:eastAsia="zh-CN"/>
          </w:rPr>
          <w:delText>五</w:delText>
        </w:r>
        <w:r>
          <w:rPr>
            <w:rFonts w:hAnsi="FangSong_GB2312" w:cs="FangSong_GB2312" w:hint="eastAsia"/>
            <w:szCs w:val="32"/>
            <w:lang w:eastAsia="zh-CN"/>
          </w:rPr>
          <w:delText>）按照“三个区分开来”原则，对符合容错免责条件的问题进行免责。</w:delText>
        </w:r>
      </w:del>
    </w:p>
    <w:p w14:paraId="111AE3D5" w14:textId="77777777" w:rsidR="00E10EA6" w:rsidRDefault="00984117">
      <w:pPr>
        <w:pStyle w:val="BodyText"/>
        <w:spacing w:line="560" w:lineRule="exact"/>
        <w:ind w:right="0"/>
        <w:rPr>
          <w:del w:id="58" w:author="Comparison" w:date="2026-09-22T12:19:00Z" w16du:dateUtc="2026-09-22T16:19:00Z"/>
          <w:rFonts w:hAnsi="FangSong_GB2312" w:cs="FangSong_GB2312"/>
          <w:color w:val="171A1D"/>
          <w:szCs w:val="32"/>
          <w:shd w:val="clear" w:color="auto" w:fill="FFFFFF"/>
          <w:lang w:bidi="ar"/>
        </w:rPr>
      </w:pPr>
      <w:del w:id="59" w:author="Comparison" w:date="2026-09-22T12:19:00Z" w16du:dateUtc="2026-09-22T16:19:00Z"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eastAsia="zh-CN" w:bidi="ar"/>
          </w:rPr>
          <w:delText xml:space="preserve">　　</w:delText>
        </w:r>
        <w:r>
          <w:rPr>
            <w:rFonts w:ascii="SimHei" w:eastAsia="SimHei" w:hAnsi="SimHei" w:cs="SimHei" w:hint="eastAsia"/>
            <w:color w:val="171A1D"/>
            <w:szCs w:val="32"/>
            <w:shd w:val="clear" w:color="auto" w:fill="FFFFFF"/>
            <w:lang w:eastAsia="zh-CN" w:bidi="ar"/>
          </w:rPr>
          <w:delText>第九条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eastAsia="zh-CN" w:bidi="ar"/>
          </w:rPr>
          <w:delText xml:space="preserve">  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eastAsia="zh-CN" w:bidi="ar"/>
          </w:rPr>
          <w:delText>重大问题责任认定实行全过程管理：</w:delText>
        </w:r>
      </w:del>
    </w:p>
    <w:p w14:paraId="4FA318EE" w14:textId="77777777" w:rsidR="00E10EA6" w:rsidRDefault="00984117">
      <w:pPr>
        <w:pStyle w:val="BodyText"/>
        <w:spacing w:line="560" w:lineRule="exact"/>
        <w:ind w:right="0" w:firstLineChars="200" w:firstLine="640"/>
        <w:rPr>
          <w:del w:id="60" w:author="Comparison" w:date="2026-09-22T12:19:00Z" w16du:dateUtc="2026-09-22T16:19:00Z"/>
          <w:rFonts w:hAnsi="FangSong_GB2312" w:cs="FangSong_GB2312"/>
          <w:color w:val="171A1D"/>
          <w:szCs w:val="32"/>
          <w:shd w:val="clear" w:color="auto" w:fill="FFFFFF"/>
          <w:lang w:bidi="ar"/>
        </w:rPr>
      </w:pPr>
      <w:del w:id="61" w:author="Comparison" w:date="2026-09-22T12:19:00Z" w16du:dateUtc="2026-09-22T16:19:00Z"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eastAsia="zh-CN" w:bidi="ar"/>
          </w:rPr>
          <w:delText>（一）</w:delText>
        </w:r>
        <w:r>
          <w:rPr>
            <w:rFonts w:hAnsi="FangSong_GB2312" w:cs="FangSong_GB2312" w:hint="eastAsia"/>
            <w:kern w:val="2"/>
            <w:szCs w:val="32"/>
            <w:lang w:eastAsia="zh-CN"/>
          </w:rPr>
          <w:delText>重大问题责任认定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eastAsia="zh-CN" w:bidi="ar"/>
          </w:rPr>
          <w:delText>实行审计组长负责制，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eastAsia="zh-CN" w:bidi="ar"/>
          </w:rPr>
          <w:delText>其他审计人员对分工的审计问题负责。</w:delText>
        </w:r>
      </w:del>
    </w:p>
    <w:p w14:paraId="3F0035EE" w14:textId="77777777" w:rsidR="00E10EA6" w:rsidRDefault="00984117">
      <w:pPr>
        <w:pStyle w:val="BodyText"/>
        <w:spacing w:line="560" w:lineRule="exact"/>
        <w:ind w:right="0" w:firstLineChars="200" w:firstLine="640"/>
        <w:rPr>
          <w:del w:id="62" w:author="Comparison" w:date="2026-09-22T12:19:00Z" w16du:dateUtc="2026-09-22T16:19:00Z"/>
          <w:rFonts w:hAnsi="FangSong_GB2312" w:cs="FangSong_GB2312"/>
          <w:color w:val="171A1D"/>
          <w:szCs w:val="32"/>
          <w:shd w:val="clear" w:color="auto" w:fill="FFFFFF"/>
          <w:lang w:bidi="ar"/>
        </w:rPr>
      </w:pPr>
      <w:del w:id="63" w:author="Comparison" w:date="2026-09-22T12:19:00Z" w16du:dateUtc="2026-09-22T16:19:00Z"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eastAsia="zh-CN" w:bidi="ar"/>
          </w:rPr>
          <w:delText>（二）审计人员在现场实施阶段，对照第七条的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eastAsia="zh-CN" w:bidi="ar"/>
          </w:rPr>
          <w:delText>原则和要求，梳理需要进行责任认定的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eastAsia="zh-CN" w:bidi="ar"/>
          </w:rPr>
          <w:delText>重大问题清单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eastAsia="zh-CN" w:bidi="ar"/>
          </w:rPr>
          <w:delText>。</w:delText>
        </w:r>
      </w:del>
    </w:p>
    <w:p w14:paraId="0621D2A4" w14:textId="77777777" w:rsidR="00E10EA6" w:rsidRDefault="00984117">
      <w:pPr>
        <w:pStyle w:val="BodyText"/>
        <w:spacing w:line="560" w:lineRule="exact"/>
        <w:ind w:right="0" w:firstLineChars="200" w:firstLine="640"/>
        <w:rPr>
          <w:del w:id="64" w:author="Comparison" w:date="2026-09-22T12:19:00Z" w16du:dateUtc="2026-09-22T16:19:00Z"/>
          <w:rFonts w:hAnsi="FangSong_GB2312" w:cs="FangSong_GB2312"/>
          <w:color w:val="171A1D"/>
          <w:szCs w:val="32"/>
          <w:shd w:val="clear" w:color="auto" w:fill="FFFFFF"/>
          <w:lang w:bidi="ar"/>
        </w:rPr>
      </w:pPr>
      <w:del w:id="65" w:author="Comparison" w:date="2026-09-22T12:19:00Z" w16du:dateUtc="2026-09-22T16:19:00Z"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eastAsia="zh-CN" w:bidi="ar"/>
          </w:rPr>
          <w:delText>（三）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eastAsia="zh-CN" w:bidi="ar"/>
          </w:rPr>
          <w:delText>重大问题责任认定事项纳入项目中期汇报会议议程，与会人员对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eastAsia="zh-CN" w:bidi="ar"/>
          </w:rPr>
          <w:delText>审计组提出的重大问题责任清单进行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eastAsia="zh-CN" w:bidi="ar"/>
          </w:rPr>
          <w:delText>逐项研判，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eastAsia="zh-CN" w:bidi="ar"/>
          </w:rPr>
          <w:delText>最终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eastAsia="zh-CN" w:bidi="ar"/>
          </w:rPr>
          <w:delText>确定需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eastAsia="zh-CN" w:bidi="ar"/>
          </w:rPr>
          <w:delText>进行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eastAsia="zh-CN" w:bidi="ar"/>
          </w:rPr>
          <w:delText>责任认定的重大问题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eastAsia="zh-CN" w:bidi="ar"/>
          </w:rPr>
          <w:delText>。</w:delText>
        </w:r>
      </w:del>
    </w:p>
    <w:p w14:paraId="5A9A95A0" w14:textId="77777777" w:rsidR="00E10EA6" w:rsidRDefault="00984117">
      <w:pPr>
        <w:pStyle w:val="BodyText"/>
        <w:spacing w:line="560" w:lineRule="exact"/>
        <w:ind w:right="0" w:firstLineChars="200" w:firstLine="640"/>
        <w:rPr>
          <w:del w:id="66" w:author="Comparison" w:date="2026-09-22T12:19:00Z" w16du:dateUtc="2026-09-22T16:19:00Z"/>
          <w:rFonts w:hAnsi="FangSong_GB2312" w:cs="FangSong_GB2312"/>
          <w:color w:val="171A1D"/>
          <w:szCs w:val="32"/>
          <w:shd w:val="clear" w:color="auto" w:fill="FFFFFF"/>
          <w:lang w:bidi="ar"/>
        </w:rPr>
      </w:pPr>
      <w:del w:id="67" w:author="Comparison" w:date="2026-09-22T12:19:00Z" w16du:dateUtc="2026-09-22T16:19:00Z"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eastAsia="zh-CN" w:bidi="ar"/>
          </w:rPr>
          <w:delText>（四）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eastAsia="zh-CN" w:bidi="ar"/>
          </w:rPr>
          <w:delText>审计组对会议议定的重大问题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eastAsia="zh-CN" w:bidi="ar"/>
          </w:rPr>
          <w:delText>，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eastAsia="zh-CN" w:bidi="ar"/>
          </w:rPr>
          <w:delText>通过查阅资料、询问谈话等多种方式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eastAsia="zh-CN" w:bidi="ar"/>
          </w:rPr>
          <w:delText>，进行全链条的责任认定，并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eastAsia="zh-CN" w:bidi="ar"/>
          </w:rPr>
          <w:delText>充分听取各当事人意见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eastAsia="zh-CN" w:bidi="ar"/>
          </w:rPr>
          <w:delText>。</w:delText>
        </w:r>
      </w:del>
    </w:p>
    <w:p w14:paraId="776AEFDE" w14:textId="77777777" w:rsidR="00E10EA6" w:rsidRDefault="00984117">
      <w:pPr>
        <w:pStyle w:val="BodyText"/>
        <w:spacing w:line="560" w:lineRule="exact"/>
        <w:ind w:right="0" w:firstLineChars="200" w:firstLine="640"/>
        <w:rPr>
          <w:del w:id="68" w:author="Comparison" w:date="2026-09-22T12:19:00Z" w16du:dateUtc="2026-09-22T16:19:00Z"/>
          <w:rFonts w:hAnsi="FangSong_GB2312" w:cs="FangSong_GB2312"/>
          <w:color w:val="171A1D"/>
          <w:szCs w:val="32"/>
          <w:shd w:val="clear" w:color="auto" w:fill="FFFFFF"/>
          <w:lang w:bidi="ar"/>
        </w:rPr>
      </w:pPr>
      <w:del w:id="69" w:author="Comparison" w:date="2026-09-22T12:19:00Z" w16du:dateUtc="2026-09-22T16:19:00Z"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eastAsia="zh-CN" w:bidi="ar"/>
          </w:rPr>
          <w:delText>（五）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eastAsia="zh-CN" w:bidi="ar"/>
          </w:rPr>
          <w:delText>经济责任项目应编制取证单、工作底稿等形式对责任进行全链条的描述，非经济责任项目应编制重要管理事项记录（附件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eastAsia="zh-CN" w:bidi="ar"/>
          </w:rPr>
          <w:delText>1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eastAsia="zh-CN" w:bidi="ar"/>
          </w:rPr>
          <w:delText>）对责任进行全链条的描述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eastAsia="zh-CN" w:bidi="ar"/>
          </w:rPr>
          <w:delText>，包括经办人、科室负责人、分管领导、主要领导在事件中所起的作用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eastAsia="zh-CN" w:bidi="ar"/>
          </w:rPr>
          <w:delText>。</w:delText>
        </w:r>
      </w:del>
    </w:p>
    <w:p w14:paraId="5C810232" w14:textId="77777777" w:rsidR="00E10EA6" w:rsidRDefault="00984117">
      <w:pPr>
        <w:pStyle w:val="BodyText"/>
        <w:spacing w:line="560" w:lineRule="exact"/>
        <w:ind w:right="0" w:firstLineChars="200" w:firstLine="640"/>
        <w:rPr>
          <w:del w:id="70" w:author="Comparison" w:date="2026-09-22T12:19:00Z" w16du:dateUtc="2026-09-22T16:19:00Z"/>
          <w:rFonts w:hAnsi="FangSong_GB2312" w:cs="FangSong_GB2312"/>
          <w:color w:val="171A1D"/>
          <w:szCs w:val="32"/>
          <w:shd w:val="clear" w:color="auto" w:fill="FFFFFF"/>
          <w:lang w:bidi="ar"/>
        </w:rPr>
      </w:pPr>
      <w:del w:id="71" w:author="Comparison" w:date="2026-09-22T12:19:00Z" w16du:dateUtc="2026-09-22T16:19:00Z"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eastAsia="zh-CN" w:bidi="ar"/>
          </w:rPr>
          <w:delText>（六）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eastAsia="zh-CN" w:bidi="ar"/>
          </w:rPr>
          <w:delText>所有项目均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eastAsia="zh-CN" w:bidi="ar"/>
          </w:rPr>
          <w:delText>应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eastAsia="zh-CN" w:bidi="ar"/>
          </w:rPr>
          <w:delText>及时填报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" w:eastAsia="zh-CN" w:bidi="ar"/>
          </w:rPr>
          <w:delText>审计发现重大问题责任认定清单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eastAsia="zh-CN" w:bidi="ar"/>
          </w:rPr>
          <w:delText>（附件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eastAsia="zh-CN" w:bidi="ar"/>
          </w:rPr>
          <w:delText>2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eastAsia="zh-CN" w:bidi="ar"/>
          </w:rPr>
          <w:delText>），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eastAsia="zh-CN" w:bidi="ar"/>
          </w:rPr>
          <w:delText>在审计报告出具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eastAsia="zh-CN" w:bidi="ar"/>
          </w:rPr>
          <w:delText>1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eastAsia="zh-CN" w:bidi="ar"/>
          </w:rPr>
          <w:delText>个月内由审计组组长负责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eastAsia="zh-CN" w:bidi="ar"/>
          </w:rPr>
          <w:delText>报经责科统一归集管理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eastAsia="zh-CN" w:bidi="ar"/>
          </w:rPr>
          <w:delText>，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eastAsia="zh-CN" w:bidi="ar"/>
          </w:rPr>
          <w:delText>以备后续与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eastAsia="zh-CN" w:bidi="ar"/>
          </w:rPr>
          <w:delText>纪检部门、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eastAsia="zh-CN" w:bidi="ar"/>
          </w:rPr>
          <w:delText>组织部门对接调取。</w:delText>
        </w:r>
      </w:del>
    </w:p>
    <w:p w14:paraId="5C3E1D3E" w14:textId="77777777" w:rsidR="00E10EA6" w:rsidRDefault="00984117">
      <w:pPr>
        <w:pStyle w:val="BodyText"/>
        <w:spacing w:line="560" w:lineRule="exact"/>
        <w:ind w:right="0" w:firstLineChars="200" w:firstLine="640"/>
        <w:rPr>
          <w:del w:id="72" w:author="Comparison" w:date="2026-09-22T12:19:00Z" w16du:dateUtc="2026-09-22T16:19:00Z"/>
          <w:rFonts w:hAnsi="FangSong_GB2312" w:cs="FangSong_GB2312"/>
          <w:color w:val="171A1D"/>
          <w:szCs w:val="32"/>
          <w:shd w:val="clear" w:color="auto" w:fill="FFFFFF"/>
          <w:lang w:bidi="ar"/>
        </w:rPr>
      </w:pPr>
      <w:del w:id="73" w:author="Comparison" w:date="2026-09-22T12:19:00Z" w16du:dateUtc="2026-09-22T16:19:00Z"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eastAsia="zh-CN" w:bidi="ar"/>
          </w:rPr>
          <w:delText>（七）纸质资料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eastAsia="zh-CN" w:bidi="ar"/>
          </w:rPr>
          <w:delText>由审计组长纳入审计项目档案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eastAsia="zh-CN" w:bidi="ar"/>
          </w:rPr>
          <w:delText>管理。</w:delText>
        </w:r>
      </w:del>
    </w:p>
    <w:p w14:paraId="55F4AEA3" w14:textId="77777777" w:rsidR="00E10EA6" w:rsidRDefault="00984117">
      <w:pPr>
        <w:pStyle w:val="BodyText"/>
        <w:spacing w:line="560" w:lineRule="exact"/>
        <w:ind w:right="0" w:firstLineChars="200" w:firstLine="640"/>
        <w:rPr>
          <w:del w:id="74" w:author="Comparison" w:date="2026-09-22T12:19:00Z" w16du:dateUtc="2026-09-22T16:19:00Z"/>
          <w:rFonts w:hAnsi="FangSong_GB2312" w:cs="FangSong_GB2312"/>
          <w:color w:val="171A1D"/>
          <w:szCs w:val="32"/>
          <w:shd w:val="clear" w:color="auto" w:fill="FFFFFF"/>
          <w:lang w:bidi="ar"/>
        </w:rPr>
      </w:pPr>
      <w:del w:id="75" w:author="Comparison" w:date="2026-09-22T12:19:00Z" w16du:dateUtc="2026-09-22T16:19:00Z">
        <w:r>
          <w:rPr>
            <w:rFonts w:ascii="SimHei" w:eastAsia="SimHei" w:hAnsi="SimHei" w:cs="SimHei" w:hint="eastAsia"/>
            <w:color w:val="171A1D"/>
            <w:szCs w:val="32"/>
            <w:shd w:val="clear" w:color="auto" w:fill="FFFFFF"/>
            <w:lang w:eastAsia="zh-CN" w:bidi="ar"/>
          </w:rPr>
          <w:delText>第十条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eastAsia="zh-CN" w:bidi="ar"/>
          </w:rPr>
          <w:delText xml:space="preserve">  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bidi="ar"/>
          </w:rPr>
          <w:delText>审计人员对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eastAsia="zh-CN" w:bidi="ar"/>
          </w:rPr>
          <w:delText>重大问题责任认定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bidi="ar"/>
          </w:rPr>
          <w:delText>负有保密义务。</w:delText>
        </w:r>
      </w:del>
    </w:p>
    <w:p w14:paraId="26DC7843" w14:textId="77777777" w:rsidR="00E10EA6" w:rsidRDefault="00984117">
      <w:pPr>
        <w:spacing w:line="560" w:lineRule="exact"/>
        <w:ind w:firstLineChars="200" w:firstLine="640"/>
        <w:rPr>
          <w:del w:id="76" w:author="Comparison" w:date="2026-09-22T12:19:00Z" w16du:dateUtc="2026-09-22T16:19:00Z"/>
          <w:rFonts w:ascii="FangSong_GB2312" w:cs="FangSong_GB2312"/>
          <w:color w:val="171A1D"/>
          <w:szCs w:val="32"/>
          <w:shd w:val="clear" w:color="auto" w:fill="FFFFFF"/>
          <w:lang w:bidi="ar"/>
        </w:rPr>
      </w:pPr>
      <w:del w:id="77" w:author="Comparison" w:date="2026-09-22T12:19:00Z" w16du:dateUtc="2026-09-22T16:19:00Z">
        <w:r>
          <w:rPr>
            <w:rFonts w:ascii="SimHei" w:eastAsia="SimHei" w:cs="SimHei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第十一条</w:delText>
        </w:r>
        <w:r>
          <w:rPr>
            <w:rFonts w:ascii="FangSong_GB2312" w:eastAsia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 xml:space="preserve">  </w:delText>
        </w:r>
        <w:r>
          <w:rPr>
            <w:rFonts w:ascii="FangSong_GB2312" w:eastAsia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本办法由经责科负责解释，自印发之日起试行。</w:delText>
        </w:r>
        <w:r>
          <w:rPr>
            <w:rFonts w:ascii="FangSong_GB2312" w:eastAsia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 </w:delText>
        </w:r>
      </w:del>
    </w:p>
    <w:p w14:paraId="72FE5C08" w14:textId="77777777" w:rsidR="00E10EA6" w:rsidRDefault="00E10EA6"/>
    <w:sectPr w:rsidR="00E10EA6">
      <w:headerReference w:type="default" r:id="rId7"/>
      <w:footerReference w:type="default" r:id="rId8"/>
      <w:pgSz w:w="11905" w:h="16837"/>
      <w:pgMar w:top="1440" w:right="1440" w:bottom="1440" w:left="1440" w:header="720" w:footer="720" w:gutter="0"/>
      <w:cols w:space="720"/>
      <w:docGrid w:type="default" w:linePitch="0"/>
      <w:sectPrChange w:id="88" w:author="Comparison" w:date="2026-09-22T12:19:00Z" w16du:dateUtc="2026-09-22T16:19:00Z">
        <w:sectPr w:rsidR="00E10EA6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6D0124A" w14:textId="77777777" w:rsidR="00984117" w:rsidRDefault="00984117" w:rsidP="00471ADD">
      <w:pPr>
        <w:spacing w:after="0" w:line="240" w:lineRule="auto"/>
      </w:pPr>
      <w:r>
        <w:separator/>
      </w:r>
    </w:p>
  </w:endnote>
  <w:endnote w:type="continuationSeparator" w:id="0">
    <w:p w14:paraId="482AF9F6" w14:textId="77777777" w:rsidR="00984117" w:rsidRDefault="00984117" w:rsidP="00471A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angSong_GB2312">
    <w:altName w:val="Microsoft YaHei"/>
    <w:panose1 w:val="020B0604020202020204"/>
    <w:charset w:val="86"/>
    <w:family w:val="modern"/>
    <w:pitch w:val="default"/>
    <w:sig w:usb0="00000001" w:usb1="080E0000" w:usb2="00000000" w:usb3="00000000" w:csb0="00040000" w:csb1="00000000"/>
  </w:font>
  <w:font w:name="方正小标宋_GBK">
    <w:altName w:val="Microsoft YaHei"/>
    <w:panose1 w:val="020B0604020202020204"/>
    <w:charset w:val="86"/>
    <w:family w:val="auto"/>
    <w:pitch w:val="default"/>
    <w:sig w:usb0="00000001" w:usb1="080E0000" w:usb2="00000000" w:usb3="00000000" w:csb0="00040000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3555BE" w14:textId="77777777" w:rsidR="00471ADD" w:rsidRDefault="00471ADD">
    <w:pPr>
      <w:pStyle w:val="BodyText"/>
      <w:pPrChange w:id="87" w:author="Comparison" w:date="2026-09-22T12:19:00Z" w16du:dateUtc="2026-09-22T16:19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0BEA98D" w14:textId="77777777" w:rsidR="00984117" w:rsidRDefault="00984117" w:rsidP="00471ADD">
      <w:pPr>
        <w:spacing w:after="0" w:line="240" w:lineRule="auto"/>
      </w:pPr>
      <w:r>
        <w:separator/>
      </w:r>
    </w:p>
  </w:footnote>
  <w:footnote w:type="continuationSeparator" w:id="0">
    <w:p w14:paraId="55E9A064" w14:textId="77777777" w:rsidR="00984117" w:rsidRDefault="00984117" w:rsidP="00471A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65"/>
      <w:gridCol w:w="905"/>
      <w:gridCol w:w="4065"/>
    </w:tblGrid>
    <w:tr w:rsidR="005B6DA7" w14:paraId="7CA2E1BB" w14:textId="77777777">
      <w:tblPrEx>
        <w:tblCellMar>
          <w:top w:w="0" w:type="dxa"/>
          <w:bottom w:w="0" w:type="dxa"/>
        </w:tblCellMar>
      </w:tblPrEx>
      <w:trPr>
        <w:ins w:id="78" w:author="Comparison" w:date="2026-09-22T12:19:00Z" w16du:dateUtc="2026-09-22T16:19:00Z"/>
      </w:trPr>
      <w:tc>
        <w:tcPr>
          <w:tcW w:w="4500" w:type="dxa"/>
          <w:tcBorders>
            <w:bottom w:val="single" w:sz="1" w:space="0" w:color="000000"/>
          </w:tcBorders>
          <w:noWrap/>
        </w:tcPr>
        <w:p w14:paraId="64C21ACA" w14:textId="77777777" w:rsidR="005B6DA7" w:rsidRDefault="00984117">
          <w:pPr>
            <w:rPr>
              <w:ins w:id="79" w:author="Comparison" w:date="2026-09-22T12:19:00Z" w16du:dateUtc="2026-09-22T16:19:00Z"/>
            </w:rPr>
          </w:pPr>
          <w:ins w:id="80" w:author="Comparison" w:date="2026-09-22T12:19:00Z" w16du:dateUtc="2026-09-22T16:19:00Z">
            <w:r>
              <w:rPr>
                <w:color w:val="000000"/>
                <w:sz w:val="24"/>
                <w:szCs w:val="24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058AA874" w14:textId="379998CE" w:rsidR="005B6DA7" w:rsidRDefault="00984117">
          <w:pPr>
            <w:jc w:val="center"/>
            <w:rPr>
              <w:ins w:id="81" w:author="Comparison" w:date="2026-09-22T12:19:00Z" w16du:dateUtc="2026-09-22T16:19:00Z"/>
            </w:rPr>
          </w:pPr>
          <w:ins w:id="82" w:author="Comparison" w:date="2026-09-22T12:19:00Z" w16du:dateUtc="2026-09-22T16:19:00Z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</w:ins>
          <w:r w:rsidR="00471ADD">
            <w:rPr>
              <w:noProof/>
              <w:color w:val="000000"/>
            </w:rPr>
            <w:t>1</w:t>
          </w:r>
          <w:ins w:id="83" w:author="Comparison" w:date="2026-09-22T12:19:00Z" w16du:dateUtc="2026-09-22T16:19:00Z">
            <w:r>
              <w:fldChar w:fldCharType="end"/>
            </w:r>
            <w:r>
              <w:rPr>
                <w:color w:val="000000"/>
              </w:rPr>
              <w:t>-</w:t>
            </w:r>
          </w:ins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336D214A" w14:textId="77777777" w:rsidR="005B6DA7" w:rsidRDefault="00984117">
          <w:pPr>
            <w:jc w:val="right"/>
            <w:rPr>
              <w:ins w:id="84" w:author="Comparison" w:date="2026-09-22T12:19:00Z" w16du:dateUtc="2026-09-22T16:19:00Z"/>
            </w:rPr>
          </w:pPr>
          <w:ins w:id="85" w:author="Comparison" w:date="2026-09-22T12:19:00Z" w16du:dateUtc="2026-09-22T16:19:00Z">
            <w:r>
              <w:rPr>
                <w:color w:val="000000"/>
              </w:rPr>
              <w:t>07.12.2025</w:t>
            </w:r>
          </w:ins>
        </w:p>
      </w:tc>
    </w:tr>
  </w:tbl>
  <w:p w14:paraId="73DC8214" w14:textId="77777777" w:rsidR="00471ADD" w:rsidRDefault="00471ADD">
    <w:pPr>
      <w:pStyle w:val="Header"/>
      <w:rPr>
        <w:del w:id="86" w:author="Comparison" w:date="2026-09-22T12:19:00Z" w16du:dateUtc="2026-09-22T16:19:00Z"/>
      </w:rP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FE1156E"/>
    <w:rsid w:val="00216D17"/>
    <w:rsid w:val="00471ADD"/>
    <w:rsid w:val="00551AE7"/>
    <w:rsid w:val="005B6DA7"/>
    <w:rsid w:val="00875E83"/>
    <w:rsid w:val="00984117"/>
    <w:rsid w:val="00E10EA6"/>
    <w:rsid w:val="0FE11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C535DD9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Body Text Indent" w:qFormat="1"/>
    <w:lsdException w:name="Subtitle" w:qFormat="1"/>
    <w:lsdException w:name="Body Text First Indent" w:qFormat="1"/>
    <w:lsdException w:name="Body Text First Indent 2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pPrChange w:id="0" w:author="Comparison" w:date="2026-09-22T12:19:00Z">
        <w:pPr>
          <w:widowControl w:val="0"/>
          <w:spacing w:after="160" w:line="278" w:lineRule="auto"/>
          <w:jc w:val="both"/>
        </w:pPr>
      </w:pPrChange>
    </w:pPr>
    <w:rPr>
      <w:rFonts w:ascii="Arial" w:eastAsia="Arial" w:hAnsi="Arial" w:cs="Arial"/>
      <w:rPrChange w:id="0" w:author="Comparison" w:date="2026-09-22T12:19:00Z">
        <w:rPr>
          <w:rFonts w:eastAsia="FangSong_GB2312"/>
          <w:kern w:val="2"/>
          <w:sz w:val="32"/>
          <w:lang w:val="en-US" w:eastAsia="zh-CN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FirstIndent">
    <w:name w:val="Body Text First Indent"/>
    <w:basedOn w:val="BodyText"/>
    <w:next w:val="Normal"/>
    <w:qFormat/>
    <w:pPr>
      <w:ind w:right="0" w:firstLineChars="100" w:firstLine="100"/>
    </w:pPr>
    <w:rPr>
      <w:rFonts w:ascii="Times New Roman" w:eastAsia="SimSun" w:hAnsi="Times New Roman" w:cs="Times New Roman"/>
      <w:sz w:val="28"/>
    </w:rPr>
  </w:style>
  <w:style w:type="paragraph" w:styleId="BodyText">
    <w:name w:val="Body Text"/>
    <w:basedOn w:val="Normal"/>
    <w:qFormat/>
    <w:pPr>
      <w:ind w:right="214"/>
    </w:pPr>
    <w:rPr>
      <w:rFonts w:ascii="FangSong_GB2312" w:eastAsia="FangSong_GB2312"/>
      <w:sz w:val="32"/>
    </w:rPr>
  </w:style>
  <w:style w:type="paragraph" w:styleId="BodyTextIndent">
    <w:name w:val="Body Text Indent"/>
    <w:basedOn w:val="Normal"/>
    <w:qFormat/>
    <w:pPr>
      <w:ind w:firstLine="630"/>
    </w:pPr>
    <w:rPr>
      <w:rFonts w:ascii="FangSong_GB2312" w:eastAsia="FangSong_GB2312"/>
      <w:sz w:val="32"/>
    </w:rPr>
  </w:style>
  <w:style w:type="paragraph" w:styleId="BodyTextFirstIndent2">
    <w:name w:val="Body Text First Indent 2"/>
    <w:basedOn w:val="BodyTextIndent"/>
    <w:qFormat/>
    <w:pPr>
      <w:ind w:firstLineChars="200" w:firstLine="200"/>
    </w:pPr>
    <w:rPr>
      <w:rFonts w:ascii="Calibri" w:eastAsia="SimSun" w:hAnsi="Calibri"/>
      <w:sz w:val="30"/>
      <w:szCs w:val="24"/>
    </w:rPr>
  </w:style>
  <w:style w:type="character" w:styleId="FootnoteReference">
    <w:name w:val="footnote reference"/>
    <w:semiHidden/>
    <w:unhideWhenUsed/>
    <w:rPr>
      <w:vertAlign w:val="superscript"/>
      <w:rPrChange w:id="1" w:author="Comparison" w:date="2026-09-22T12:19:00Z">
        <w:rPr>
          <w:vertAlign w:val="superscript"/>
        </w:rPr>
      </w:rPrChange>
    </w:rPr>
  </w:style>
  <w:style w:type="paragraph" w:styleId="Header">
    <w:name w:val="header"/>
    <w:basedOn w:val="Normal"/>
    <w:link w:val="HeaderChar"/>
    <w:rsid w:val="00471A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71ADD"/>
    <w:rPr>
      <w:rFonts w:ascii="Times New Roman" w:eastAsia="FangSong_GB2312" w:hAnsi="Times New Roman" w:cs="Times New Roman"/>
      <w:kern w:val="2"/>
      <w:sz w:val="32"/>
      <w:lang w:eastAsia="zh-CN"/>
    </w:rPr>
  </w:style>
  <w:style w:type="paragraph" w:styleId="Footer">
    <w:name w:val="footer"/>
    <w:basedOn w:val="Normal"/>
    <w:link w:val="FooterChar"/>
    <w:rsid w:val="00471A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471ADD"/>
    <w:rPr>
      <w:rFonts w:ascii="Times New Roman" w:eastAsia="FangSong_GB2312" w:hAnsi="Times New Roman" w:cs="Times New Roman"/>
      <w:kern w:val="2"/>
      <w:sz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1202</Words>
  <Characters>6853</Characters>
  <Application>Microsoft Office Word</Application>
  <DocSecurity>0</DocSecurity>
  <Lines>57</Lines>
  <Paragraphs>16</Paragraphs>
  <ScaleCrop>false</ScaleCrop>
  <Company/>
  <LinksUpToDate>false</LinksUpToDate>
  <CharactersWithSpaces>8039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曾玲莉</dc:creator>
  <cp:lastModifiedBy>Arthur Souza Rodrigues</cp:lastModifiedBy>
  <cp:revision>1</cp:revision>
  <dcterms:created xsi:type="dcterms:W3CDTF">2024-12-11T07:03:00Z</dcterms:created>
  <dcterms:modified xsi:type="dcterms:W3CDTF">2026-09-22T16:19:00Z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2052-11.8.2.9086</vt:lpwstr>
  </property>
</Properties>
</file>