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:rsidR="00DF3420" w14:paraId="2B6D00A6" w14:textId="77777777">
        <w:tblPrEx>
          <w:tblCellMar>
            <w:top w:w="0" w:type="dxa"/>
            <w:bottom w:w="0" w:type="dxa"/>
          </w:tblCellMar>
        </w:tblPrEx>
        <w:trPr>
          <w:ins w:id="7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 w:rsidR="00DF3420" w:rsidRDefault="009306A1">
            <w:pPr>
              <w:pStyle w:val="TableContents"/>
              <w:rPr>
                <w:ins w:id="8" w:author="Author" w:date="2026-06-29T11:13:00Z" w16du:dateUtc="2026-06-29T15:13:00Z"/>
              </w:rPr>
            </w:pPr>
            <w:ins w:id="9" w:author="Author" w:date="2026-06-29T11:13:00Z" w16du:dateUtc="2026-06-29T15:13:00Z">
              <w:r>
                <w:t>AAA</w:t>
              </w:r>
            </w:ins>
          </w:p>
        </w:tc>
      </w:tr>
      <w:tr w:rsidR="00DF3420" w14:paraId="5157E844" w14:textId="77777777">
        <w:tblPrEx>
          <w:tblCellMar>
            <w:top w:w="0" w:type="dxa"/>
            <w:bottom w:w="0" w:type="dxa"/>
          </w:tblCellMar>
        </w:tblPrEx>
        <w:trPr>
          <w:ins w:id="10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 w:rsidR="00DF3420" w:rsidRDefault="009306A1">
            <w:pPr>
              <w:pStyle w:val="TableContents"/>
              <w:rPr>
                <w:ins w:id="11" w:author="Author" w:date="2026-06-29T11:13:00Z" w16du:dateUtc="2026-06-29T15:13:00Z"/>
              </w:rPr>
            </w:pPr>
            <w:ins w:id="12" w:author="Author" w:date="2026-06-29T11:13:00Z" w16du:dateUtc="2026-06-29T15:13:00Z">
              <w:r>
                <w:t>BBB</w:t>
              </w:r>
            </w:ins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:rsidR="00DF3420"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3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 w:rsidR="00DF3420" w:rsidRDefault="009306A1">
                  <w:pPr>
                    <w:pStyle w:val="TableContents"/>
                    <w:rPr>
                      <w:ins w:id="14" w:author="Author" w:date="2026-06-29T11:13:00Z" w16du:dateUtc="2026-06-29T15:13:00Z"/>
                    </w:rPr>
                  </w:pPr>
                  <w:ins w:id="15" w:author="Author" w:date="2026-06-29T11:13:00Z" w16du:dateUtc="2026-06-29T15:13:00Z">
                    <w:r>
                      <w:t>CCC</w:t>
                    </w:r>
                  </w:ins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 w:rsidR="00DF3420" w:rsidRDefault="009306A1">
                  <w:pPr>
                    <w:pStyle w:val="TableContents"/>
                    <w:rPr>
                      <w:ins w:id="16" w:author="Author" w:date="2026-06-29T11:13:00Z" w16du:dateUtc="2026-06-29T15:13:00Z"/>
                    </w:rPr>
                  </w:pPr>
                  <w:ins w:id="17" w:author="Author" w:date="2026-06-29T11:13:00Z" w16du:dateUtc="2026-06-29T15:13:00Z">
                    <w:r>
                      <w:t>DDD</w:t>
                    </w:r>
                  </w:ins>
                </w:p>
              </w:tc>
            </w:tr>
            <w:tr w:rsidR="00DF3420"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8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 w:rsidR="00DF3420" w:rsidRDefault="00DF3420">
                  <w:pPr>
                    <w:pStyle w:val="TableContents"/>
                    <w:rPr>
                      <w:ins w:id="19" w:author="Author" w:date="2026-06-29T11:13:00Z" w16du:dateUtc="2026-06-29T15:13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 w:rsidR="00DF3420" w:rsidRDefault="009306A1">
                  <w:pPr>
                    <w:pStyle w:val="TableContents"/>
                    <w:rPr>
                      <w:ins w:id="20" w:author="Author" w:date="2026-06-29T11:13:00Z" w16du:dateUtc="2026-06-29T15:13:00Z"/>
                    </w:rPr>
                  </w:pPr>
                  <w:ins w:id="21" w:author="Author" w:date="2026-06-29T11:13:00Z" w16du:dateUtc="2026-06-29T15:13:00Z">
                    <w:r>
                      <w:t>EEE</w:t>
                    </w:r>
                  </w:ins>
                </w:p>
              </w:tc>
            </w:tr>
          </w:tbl>
          <w:p w14:paraId="24183FE5" w14:textId="77777777" w:rsidR="00DF3420" w:rsidRDefault="00DF3420">
            <w:pPr>
              <w:pStyle w:val="TableContents"/>
              <w:rPr>
                <w:ins w:id="22" w:author="Author" w:date="2026-06-29T11:13:00Z" w16du:dateUtc="2026-06-29T15:13:00Z"/>
              </w:rPr>
            </w:pPr>
          </w:p>
        </w:tc>
      </w:tr>
    </w:tbl>
    <w:p w14:paraId="2CEB3822" w14:textId="77777777" w:rsidR="00BE756E" w:rsidRDefault="009306A1">
      <w:pPr>
        <w:pStyle w:val="Heading1"/>
        <w:rPr>
          <w:del w:id="23" w:author="Author" w:date="2026-06-29T11:13:00Z" w16du:dateUtc="2026-06-29T15:13:00Z"/>
        </w:rPr>
      </w:pPr>
      <w:del w:id="24" w:author="Author" w:date="2026-06-29T11:13:00Z" w16du:dateUtc="2026-06-29T15:13:00Z">
        <w:r>
          <w:delText>Auto Page Number Test Document</w:delText>
        </w:r>
      </w:del>
    </w:p>
    <w:p w14:paraId="56D53DFA" w14:textId="77777777" w:rsidR="00BE756E" w:rsidRDefault="009306A1">
      <w:pPr>
        <w:rPr>
          <w:del w:id="25" w:author="Author" w:date="2026-06-29T11:13:00Z" w16du:dateUtc="2026-06-29T15:13:00Z"/>
        </w:rPr>
      </w:pPr>
      <w:del w:id="26" w:author="Author" w:date="2026-06-29T11:13:00Z" w16du:dateUtc="2026-06-29T15:13:00Z">
        <w:r>
          <w:delText>Sample text to create more pages...</w:delText>
        </w:r>
      </w:del>
    </w:p>
    <w:p w14:paraId="4DB7808D" w14:textId="77777777" w:rsidR="00BE756E" w:rsidRDefault="009306A1">
      <w:pPr>
        <w:rPr>
          <w:del w:id="27" w:author="Author" w:date="2026-06-29T11:13:00Z" w16du:dateUtc="2026-06-29T15:13:00Z"/>
        </w:rPr>
      </w:pPr>
      <w:del w:id="28" w:author="Author" w:date="2026-06-29T11:13:00Z" w16du:dateUtc="2026-06-29T15:13:00Z">
        <w:r>
          <w:delText>Sample text to create more pages...</w:delText>
        </w:r>
      </w:del>
    </w:p>
    <w:p w14:paraId="13CB8E2C" w14:textId="77777777" w:rsidR="00BE756E" w:rsidRDefault="009306A1">
      <w:pPr>
        <w:rPr>
          <w:del w:id="29" w:author="Author" w:date="2026-06-29T11:13:00Z" w16du:dateUtc="2026-06-29T15:13:00Z"/>
        </w:rPr>
      </w:pPr>
      <w:del w:id="30" w:author="Author" w:date="2026-06-29T11:13:00Z" w16du:dateUtc="2026-06-29T15:13:00Z">
        <w:r>
          <w:delText>Sample text to create more pages...</w:delText>
        </w:r>
      </w:del>
    </w:p>
    <w:p w14:paraId="0319E583" w14:textId="77777777" w:rsidR="00BE756E" w:rsidRDefault="009306A1">
      <w:pPr>
        <w:rPr>
          <w:del w:id="31" w:author="Author" w:date="2026-06-29T11:13:00Z" w16du:dateUtc="2026-06-29T15:13:00Z"/>
        </w:rPr>
      </w:pPr>
      <w:del w:id="32" w:author="Author" w:date="2026-06-29T11:13:00Z" w16du:dateUtc="2026-06-29T15:13:00Z">
        <w:r>
          <w:delText>Sample text to create more pages...</w:delText>
        </w:r>
      </w:del>
    </w:p>
    <w:p w14:paraId="1386768F" w14:textId="77777777" w:rsidR="00BE756E" w:rsidRDefault="009306A1">
      <w:pPr>
        <w:rPr>
          <w:del w:id="33" w:author="Author" w:date="2026-06-29T11:13:00Z" w16du:dateUtc="2026-06-29T15:13:00Z"/>
        </w:rPr>
      </w:pPr>
      <w:del w:id="34" w:author="Author" w:date="2026-06-29T11:13:00Z" w16du:dateUtc="2026-06-29T15:13:00Z">
        <w:r>
          <w:delText>Sample text to create more pages...</w:delText>
        </w:r>
      </w:del>
    </w:p>
    <w:p w14:paraId="287F069F" w14:textId="77777777" w:rsidR="00BE756E" w:rsidRDefault="009306A1">
      <w:pPr>
        <w:rPr>
          <w:del w:id="35" w:author="Author" w:date="2026-06-29T11:13:00Z" w16du:dateUtc="2026-06-29T15:13:00Z"/>
        </w:rPr>
      </w:pPr>
      <w:del w:id="36" w:author="Author" w:date="2026-06-29T11:13:00Z" w16du:dateUtc="2026-06-29T15:13:00Z">
        <w:r>
          <w:br w:type="page"/>
        </w:r>
      </w:del>
    </w:p>
    <w:p w14:paraId="2C2DD4DC" w14:textId="77777777" w:rsidR="00BE756E" w:rsidRDefault="00BE756E">
      <w:pPr>
        <w:rPr>
          <w:del w:id="37" w:author="Author" w:date="2026-06-29T11:13:00Z" w16du:dateUtc="2026-06-29T15:13:00Z"/>
        </w:rPr>
        <w:sectPr w:rsidR="00BE7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54BC041" w14:textId="77777777" w:rsidR="00BE756E" w:rsidRDefault="009306A1">
      <w:pPr>
        <w:rPr>
          <w:del w:id="41" w:author="Author" w:date="2026-06-29T11:13:00Z" w16du:dateUtc="2026-06-29T15:13:00Z"/>
        </w:rPr>
      </w:pPr>
      <w:del w:id="42" w:author="Author" w:date="2026-06-29T11:13:00Z" w16du:dateUtc="2026-06-29T15:13:00Z">
        <w:r>
          <w:lastRenderedPageBreak/>
          <w:delText>More sample text for section 2...</w:delText>
        </w:r>
      </w:del>
    </w:p>
    <w:p w14:paraId="761B70A0" w14:textId="77777777" w:rsidR="00BE756E" w:rsidRDefault="009306A1">
      <w:pPr>
        <w:rPr>
          <w:del w:id="43" w:author="Author" w:date="2026-06-29T11:13:00Z" w16du:dateUtc="2026-06-29T15:13:00Z"/>
        </w:rPr>
      </w:pPr>
      <w:del w:id="44" w:author="Author" w:date="2026-06-29T11:13:00Z" w16du:dateUtc="2026-06-29T15:13:00Z">
        <w:r>
          <w:delText>More sample text for section 2...</w:delText>
        </w:r>
      </w:del>
    </w:p>
    <w:p w14:paraId="15BCA370" w14:textId="77777777" w:rsidR="00BE756E" w:rsidRDefault="009306A1">
      <w:pPr>
        <w:rPr>
          <w:del w:id="45" w:author="Author" w:date="2026-06-29T11:13:00Z" w16du:dateUtc="2026-06-29T15:13:00Z"/>
        </w:rPr>
      </w:pPr>
      <w:del w:id="46" w:author="Author" w:date="2026-06-29T11:13:00Z" w16du:dateUtc="2026-06-29T15:13:00Z">
        <w:r>
          <w:delText>More sample text for section 2...</w:delText>
        </w:r>
      </w:del>
    </w:p>
    <w:p w14:paraId="00D6B62A" w14:textId="77777777" w:rsidR="00BE756E" w:rsidRDefault="009306A1">
      <w:pPr>
        <w:rPr>
          <w:del w:id="47" w:author="Author" w:date="2026-06-29T11:13:00Z" w16du:dateUtc="2026-06-29T15:13:00Z"/>
        </w:rPr>
      </w:pPr>
      <w:del w:id="48" w:author="Author" w:date="2026-06-29T11:13:00Z" w16du:dateUtc="2026-06-29T15:13:00Z">
        <w:r>
          <w:delText>More sample text for section 2...</w:delText>
        </w:r>
      </w:del>
    </w:p>
    <w:p w14:paraId="48171EC2" w14:textId="77777777" w:rsidR="00BE756E" w:rsidRDefault="009306A1">
      <w:pPr>
        <w:rPr>
          <w:del w:id="49" w:author="Author" w:date="2026-06-29T11:13:00Z" w16du:dateUtc="2026-06-29T15:13:00Z"/>
        </w:rPr>
      </w:pPr>
      <w:del w:id="50" w:author="Author" w:date="2026-06-29T11:13:00Z" w16du:dateUtc="2026-06-29T15:13:00Z">
        <w:r>
          <w:delText>More sample text for section 2...</w:delText>
        </w:r>
      </w:del>
    </w:p>
    <w:p w14:paraId="3A03C67B" w14:textId="77777777" w:rsidR="00BE756E" w:rsidRDefault="009306A1">
      <w:pPr>
        <w:rPr>
          <w:del w:id="51" w:author="Author" w:date="2026-06-29T11:13:00Z" w16du:dateUtc="2026-06-29T15:13:00Z"/>
        </w:rPr>
      </w:pPr>
      <w:del w:id="52" w:author="Author" w:date="2026-06-29T11:13:00Z" w16du:dateUtc="2026-06-29T15:13:00Z">
        <w:r>
          <w:br w:type="page"/>
        </w:r>
      </w:del>
    </w:p>
    <w:p w14:paraId="3DE21EFF" w14:textId="77777777" w:rsidR="00BE756E" w:rsidRDefault="00BE756E">
      <w:pPr>
        <w:rPr>
          <w:del w:id="53" w:author="Author" w:date="2026-06-29T11:13:00Z" w16du:dateUtc="2026-06-29T15:13:00Z"/>
        </w:rPr>
        <w:sectPr w:rsidR="00BE7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CBECF6" w14:textId="77777777" w:rsidR="00BE756E" w:rsidRDefault="009306A1">
      <w:pPr>
        <w:rPr>
          <w:del w:id="54" w:author="Author" w:date="2026-06-29T11:13:00Z" w16du:dateUtc="2026-06-29T15:13:00Z"/>
        </w:rPr>
      </w:pPr>
      <w:del w:id="55" w:author="Author" w:date="2026-06-29T11:13:00Z" w16du:dateUtc="2026-06-29T15:13:00Z">
        <w:r>
          <w:lastRenderedPageBreak/>
          <w:delText>More section 3 content...</w:delText>
        </w:r>
      </w:del>
    </w:p>
    <w:p w14:paraId="784E686A" w14:textId="77777777" w:rsidR="00BE756E" w:rsidRDefault="009306A1">
      <w:pPr>
        <w:rPr>
          <w:del w:id="56" w:author="Author" w:date="2026-06-29T11:13:00Z" w16du:dateUtc="2026-06-29T15:13:00Z"/>
        </w:rPr>
      </w:pPr>
      <w:del w:id="57" w:author="Author" w:date="2026-06-29T11:13:00Z" w16du:dateUtc="2026-06-29T15:13:00Z">
        <w:r>
          <w:delText>More section 3 content...</w:delText>
        </w:r>
      </w:del>
    </w:p>
    <w:p w14:paraId="73089C8C" w14:textId="77777777" w:rsidR="00BE756E" w:rsidRDefault="009306A1">
      <w:pPr>
        <w:rPr>
          <w:del w:id="58" w:author="Author" w:date="2026-06-29T11:13:00Z" w16du:dateUtc="2026-06-29T15:13:00Z"/>
        </w:rPr>
      </w:pPr>
      <w:del w:id="59" w:author="Author" w:date="2026-06-29T11:13:00Z" w16du:dateUtc="2026-06-29T15:13:00Z">
        <w:r>
          <w:delText>More section 3 content...</w:delText>
        </w:r>
      </w:del>
    </w:p>
    <w:p w14:paraId="2C6A923C" w14:textId="77777777" w:rsidR="00BE756E" w:rsidRDefault="009306A1">
      <w:pPr>
        <w:rPr>
          <w:del w:id="60" w:author="Author" w:date="2026-06-29T11:13:00Z" w16du:dateUtc="2026-06-29T15:13:00Z"/>
        </w:rPr>
      </w:pPr>
      <w:del w:id="61" w:author="Author" w:date="2026-06-29T11:13:00Z" w16du:dateUtc="2026-06-29T15:13:00Z">
        <w:r>
          <w:delText>More section 3 content...</w:delText>
        </w:r>
      </w:del>
    </w:p>
    <w:p w14:paraId="0F78C684" w14:textId="77777777" w:rsidR="00BE756E" w:rsidRDefault="009306A1">
      <w:del w:id="62" w:author="Author" w:date="2026-06-29T11:13:00Z" w16du:dateUtc="2026-06-29T15:13:00Z">
        <w:r>
          <w:delText>More section 3 content...</w:delText>
        </w:r>
      </w:del>
    </w:p>
    <w:sectPr w:rsidR="00BE756E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3" w:author="Author" w:date="2026-06-29T11:13:00Z" w16du:dateUtc="2026-06-29T15:13:00Z">
        <w:sectPr w:rsidR="00BE756E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 w:rsidR="009306A1" w:rsidRDefault="009306A1">
      <w:pPr>
        <w:spacing w:after="0" w:line="240" w:lineRule="auto"/>
      </w:pPr>
      <w:r>
        <w:separator/>
      </w:r>
    </w:p>
  </w:endnote>
  <w:endnote w:type="continuationSeparator" w:id="0">
    <w:p w14:paraId="7559BA1F" w14:textId="77777777" w:rsidR="009306A1" w:rsidRDefault="0093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 w:rsidR="00BE756E" w:rsidRDefault="009306A1">
    <w:pPr>
      <w:pStyle w:val="Title"/>
      <w:pPrChange w:id="39" w:author="Author" w:date="2026-06-29T11:13:00Z" w16du:dateUtc="2026-06-29T15:13:00Z">
        <w:pPr>
          <w:pStyle w:val="Footer"/>
          <w:jc w:val="center"/>
        </w:pPr>
      </w:pPrChange>
    </w:pPr>
    <w:del w:id="40" w:author="Author" w:date="2026-06-29T11:13:00Z" w16du:dateUtc="2026-06-29T15:13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 w:rsidR="009306A1" w:rsidRDefault="009306A1">
      <w:pPr>
        <w:spacing w:after="0" w:line="240" w:lineRule="auto"/>
      </w:pPr>
      <w:r>
        <w:separator/>
      </w:r>
    </w:p>
  </w:footnote>
  <w:footnote w:type="continuationSeparator" w:id="0">
    <w:p w14:paraId="5CFED5A8" w14:textId="77777777" w:rsidR="009306A1" w:rsidRDefault="00930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 w:rsidR="003531EF" w:rsidRDefault="003531EF">
    <w:pPr>
      <w:pStyle w:val="Heading2Char"/>
      <w:pPrChange w:id="38" w:author="Author" w:date="2026-06-29T11:13:00Z" w16du:dateUtc="2026-06-29T15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13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13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13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13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13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13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