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D6361" w14:textId="77777777" w:rsidR="00E45D04" w:rsidRDefault="007523AC">
      <w:pPr>
        <w:pPrChange w:id="0" w:author="Comparison" w:date="2026-09-26T14:39:00Z" w16du:dateUtc="2026-09-26T18:39:00Z">
          <w:pPr>
            <w:jc w:val="center"/>
          </w:pPr>
        </w:pPrChange>
      </w:pPr>
      <w:r>
        <w:rPr>
          <w:rPrChange w:id="1" w:author="Comparison" w:date="2026-09-26T14:39:00Z" w16du:dateUtc="2026-09-26T18:39:00Z">
            <w:rPr>
              <w:b/>
              <w:bCs/>
            </w:rPr>
          </w:rPrChange>
        </w:rPr>
        <w:t xml:space="preserve">Center </w:t>
      </w:r>
      <w:ins w:id="2" w:author="Comparison" w:date="2026-09-26T14:39:00Z" w16du:dateUtc="2026-09-26T18:39:00Z">
        <w:r>
          <w:t>Alignment</w:t>
        </w:r>
      </w:ins>
      <w:del w:id="3" w:author="Comparison" w:date="2026-09-26T14:39:00Z" w16du:dateUtc="2026-09-26T18:39:00Z">
        <w:r>
          <w:rPr>
            <w:b/>
            <w:bCs/>
          </w:rPr>
          <w:delText>Aligned Bold Text</w:delText>
        </w:r>
      </w:del>
      <w:r>
        <w:rPr>
          <w:rPrChange w:id="4" w:author="Comparison" w:date="2026-09-26T14:39:00Z" w16du:dateUtc="2026-09-26T18:39:00Z">
            <w:rPr>
              <w:b/>
              <w:bCs/>
            </w:rPr>
          </w:rPrChange>
        </w:rPr>
        <w:t xml:space="preserve"> Demo</w:t>
      </w:r>
    </w:p>
    <w:p w14:paraId="7AA5DE2B" w14:textId="77777777" w:rsidR="00A85F6C" w:rsidRDefault="007523AC">
      <w:pPr>
        <w:rPr>
          <w:ins w:id="5" w:author="Comparison" w:date="2026-09-26T14:39:00Z" w16du:dateUtc="2026-09-26T18:39:00Z"/>
        </w:rPr>
      </w:pPr>
      <w:r>
        <w:rPr>
          <w:rPrChange w:id="6" w:author="Comparison" w:date="2026-09-26T14:39:00Z" w16du:dateUtc="2026-09-26T18:39:00Z">
            <w:rPr>
              <w:b/>
              <w:bCs/>
            </w:rPr>
          </w:rPrChange>
        </w:rPr>
        <w:t xml:space="preserve">This </w:t>
      </w:r>
      <w:ins w:id="7" w:author="Comparison" w:date="2026-09-26T14:39:00Z" w16du:dateUtc="2026-09-26T18:39:00Z">
        <w:r>
          <w:t xml:space="preserve">document demonstrates center </w:t>
        </w:r>
      </w:ins>
      <w:r>
        <w:rPr>
          <w:rPrChange w:id="8" w:author="Comparison" w:date="2026-09-26T14:39:00Z" w16du:dateUtc="2026-09-26T18:39:00Z">
            <w:rPr>
              <w:b/>
              <w:bCs/>
            </w:rPr>
          </w:rPrChange>
        </w:rPr>
        <w:t xml:space="preserve">text </w:t>
      </w:r>
      <w:ins w:id="9" w:author="Comparison" w:date="2026-09-26T14:39:00Z" w16du:dateUtc="2026-09-26T18:39:00Z">
        <w:r>
          <w:t>alignment.</w:t>
        </w:r>
      </w:ins>
    </w:p>
    <w:p w14:paraId="6BCA6683" w14:textId="77777777" w:rsidR="00E45D04" w:rsidRDefault="007523AC">
      <w:pPr>
        <w:jc w:val="center"/>
        <w:rPr>
          <w:del w:id="10" w:author="Comparison" w:date="2026-09-26T14:39:00Z" w16du:dateUtc="2026-09-26T18:39:00Z"/>
        </w:rPr>
      </w:pPr>
      <w:ins w:id="11" w:author="Comparison" w:date="2026-09-26T14:39:00Z" w16du:dateUtc="2026-09-26T18:39:00Z">
        <w:r>
          <w:t xml:space="preserve">All text in this document </w:t>
        </w:r>
      </w:ins>
      <w:r>
        <w:rPr>
          <w:rPrChange w:id="12" w:author="Comparison" w:date="2026-09-26T14:39:00Z" w16du:dateUtc="2026-09-26T18:39:00Z">
            <w:rPr>
              <w:b/>
              <w:bCs/>
            </w:rPr>
          </w:rPrChange>
        </w:rPr>
        <w:t xml:space="preserve">is </w:t>
      </w:r>
      <w:del w:id="13" w:author="Comparison" w:date="2026-09-26T14:39:00Z" w16du:dateUtc="2026-09-26T18:39:00Z">
        <w:r>
          <w:rPr>
            <w:b/>
            <w:bCs/>
          </w:rPr>
          <w:delText xml:space="preserve">both </w:delText>
        </w:r>
      </w:del>
      <w:r>
        <w:rPr>
          <w:rPrChange w:id="14" w:author="Comparison" w:date="2026-09-26T14:39:00Z" w16du:dateUtc="2026-09-26T18:39:00Z">
            <w:rPr>
              <w:b/>
              <w:bCs/>
            </w:rPr>
          </w:rPrChange>
        </w:rPr>
        <w:t xml:space="preserve">centered </w:t>
      </w:r>
      <w:ins w:id="15" w:author="Comparison" w:date="2026-09-26T14:39:00Z" w16du:dateUtc="2026-09-26T18:39:00Z">
        <w:r>
          <w:t>on the page.</w:t>
        </w:r>
      </w:ins>
      <w:del w:id="16" w:author="Comparison" w:date="2026-09-26T14:39:00Z" w16du:dateUtc="2026-09-26T18:39:00Z">
        <w:r>
          <w:rPr>
            <w:b/>
            <w:bCs/>
          </w:rPr>
          <w:delText>and bold.</w:delText>
        </w:r>
      </w:del>
    </w:p>
    <w:p w14:paraId="4ECBAD78" w14:textId="77777777" w:rsidR="00E45D04" w:rsidRDefault="007523AC">
      <w:pPr>
        <w:pPrChange w:id="17" w:author="Comparison" w:date="2026-09-26T14:39:00Z" w16du:dateUtc="2026-09-26T18:39:00Z">
          <w:pPr>
            <w:jc w:val="center"/>
          </w:pPr>
        </w:pPrChange>
      </w:pPr>
      <w:del w:id="18" w:author="Comparison" w:date="2026-09-26T14:39:00Z" w16du:dateUtc="2026-09-26T18:39:00Z">
        <w:r>
          <w:rPr>
            <w:b/>
            <w:bCs/>
          </w:rPr>
          <w:delText>Centered bold text is perfect for document titles.</w:delText>
        </w:r>
      </w:del>
    </w:p>
    <w:sectPr w:rsidR="00E45D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D04"/>
    <w:rsid w:val="00485D4D"/>
    <w:rsid w:val="005017B3"/>
    <w:rsid w:val="007523AC"/>
    <w:rsid w:val="0082671D"/>
    <w:rsid w:val="00A85F6C"/>
    <w:rsid w:val="00E4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FDE4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2026-09-26T18:39:00Z</dcterms:modified>
</cp:coreProperties>
</file>