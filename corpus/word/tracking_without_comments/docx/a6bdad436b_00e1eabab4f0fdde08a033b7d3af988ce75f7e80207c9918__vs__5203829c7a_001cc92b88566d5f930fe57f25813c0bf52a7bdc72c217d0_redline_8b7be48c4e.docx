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8432C3" w14:textId="6E68446F" w:rsidR="00FE0D4E" w:rsidRDefault="00FE0D4E" w:rsidP="009700EB">
      <w:pPr>
        <w:pStyle w:val="Default"/>
        <w:rPr>
          <w:b/>
          <w:sz w:val="22"/>
          <w:u w:val="single"/>
          <w:rPrChange w:id="4" w:author="uzivatel" w:date="2026-09-22T12:50:00Z" w16du:dateUtc="2026-09-22T16:50:00Z">
            <w:rPr>
              <w:rFonts w:ascii="Tahoma" w:hAnsi="Tahoma" w:cs="Tahoma"/>
              <w:sz w:val="20"/>
              <w:szCs w:val="20"/>
            </w:rPr>
          </w:rPrChange>
        </w:rPr>
        <w:pPrChange w:id="5" w:author="uzivatel" w:date="2026-09-22T12:50:00Z" w16du:dateUtc="2026-09-22T16:50:00Z">
          <w:pPr>
            <w:pBdr>
              <w:top w:val="single" w:sz="4" w:space="1" w:color="00B0F0"/>
              <w:left w:val="single" w:sz="4" w:space="4" w:color="00B0F0"/>
              <w:bottom w:val="single" w:sz="4" w:space="31" w:color="00B0F0"/>
              <w:right w:val="single" w:sz="4" w:space="4" w:color="00B0F0"/>
            </w:pBdr>
          </w:pPr>
        </w:pPrChange>
      </w:pPr>
    </w:p>
    <w:p w14:paraId="3C246510" w14:textId="77777777" w:rsidR="002E5199" w:rsidRDefault="002E5199" w:rsidP="002E5199">
      <w:pPr>
        <w:pStyle w:val="Heading4"/>
        <w:jc w:val="center"/>
        <w:rPr>
          <w:ins w:id="6" w:author="uzivatel" w:date="2026-09-22T12:50:00Z" w16du:dateUtc="2026-09-22T16:50:00Z"/>
          <w:sz w:val="34"/>
        </w:rPr>
      </w:pPr>
      <w:ins w:id="7" w:author="uzivatel" w:date="2026-09-22T12:50:00Z" w16du:dateUtc="2026-09-22T16:50:00Z">
        <w:r>
          <w:rPr>
            <w:sz w:val="34"/>
          </w:rPr>
          <w:t>Základní škola Rumburk, U Nemocnice 1132/5, okres Děčín, p. o.</w:t>
        </w:r>
      </w:ins>
    </w:p>
    <w:p w14:paraId="5B45F047" w14:textId="77777777" w:rsidR="002E5199" w:rsidRDefault="002E5199" w:rsidP="002E5199">
      <w:pPr>
        <w:rPr>
          <w:ins w:id="8" w:author="uzivatel" w:date="2026-09-22T12:50:00Z" w16du:dateUtc="2026-09-22T16:50:00Z"/>
          <w:sz w:val="16"/>
        </w:rPr>
      </w:pPr>
      <w:ins w:id="9" w:author="uzivatel" w:date="2026-09-22T12:50:00Z" w16du:dateUtc="2026-09-22T16:50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251FA8FD" w14:textId="77777777" w:rsidR="00067C1B" w:rsidRDefault="00067C1B" w:rsidP="002E5199">
      <w:pPr>
        <w:pStyle w:val="Default"/>
        <w:jc w:val="center"/>
        <w:rPr>
          <w:ins w:id="10" w:author="uzivatel" w:date="2026-09-22T12:50:00Z" w16du:dateUtc="2026-09-22T16:50:00Z"/>
        </w:rPr>
      </w:pPr>
    </w:p>
    <w:p w14:paraId="4AA2B98B" w14:textId="77777777" w:rsidR="009700EB" w:rsidRPr="00AF69EB" w:rsidRDefault="009700EB" w:rsidP="002E5199">
      <w:pPr>
        <w:pStyle w:val="Default"/>
        <w:jc w:val="center"/>
        <w:rPr>
          <w:ins w:id="11" w:author="uzivatel" w:date="2026-09-22T12:50:00Z" w16du:dateUtc="2026-09-22T16:50:00Z"/>
          <w:b/>
          <w:bCs/>
          <w:sz w:val="22"/>
          <w:szCs w:val="22"/>
          <w:u w:val="single"/>
        </w:rPr>
      </w:pPr>
      <w:ins w:id="12" w:author="uzivatel" w:date="2026-09-22T12:50:00Z" w16du:dateUtc="2026-09-22T16:50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5FB4D5D9" w14:textId="77777777" w:rsidR="009D457F" w:rsidRDefault="009D457F" w:rsidP="009700EB">
      <w:pPr>
        <w:pStyle w:val="Default"/>
        <w:rPr>
          <w:ins w:id="13" w:author="uzivatel" w:date="2026-09-22T12:50:00Z" w16du:dateUtc="2026-09-22T16:50:00Z"/>
          <w:b/>
          <w:bCs/>
          <w:sz w:val="22"/>
          <w:szCs w:val="22"/>
        </w:rPr>
      </w:pPr>
    </w:p>
    <w:p w14:paraId="377CC332" w14:textId="77777777" w:rsidR="009700EB" w:rsidRDefault="009700EB" w:rsidP="009700EB">
      <w:pPr>
        <w:pStyle w:val="Default"/>
        <w:rPr>
          <w:ins w:id="14" w:author="uzivatel" w:date="2026-09-22T12:50:00Z" w16du:dateUtc="2026-09-22T16:50:00Z"/>
          <w:rFonts w:ascii="Roboto" w:hAnsi="Roboto"/>
        </w:rPr>
      </w:pPr>
      <w:ins w:id="15" w:author="uzivatel" w:date="2026-09-22T12:50:00Z" w16du:dateUtc="2026-09-22T16:50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48591514" w14:textId="77777777" w:rsidR="004714D6" w:rsidRDefault="003A4848" w:rsidP="003A4848">
      <w:pPr>
        <w:pStyle w:val="Default"/>
        <w:numPr>
          <w:ilvl w:val="0"/>
          <w:numId w:val="11"/>
        </w:numPr>
        <w:rPr>
          <w:ins w:id="16" w:author="uzivatel" w:date="2026-09-22T12:50:00Z" w16du:dateUtc="2026-09-22T16:50:00Z"/>
          <w:rFonts w:ascii="Roboto" w:hAnsi="Roboto"/>
        </w:rPr>
      </w:pPr>
      <w:ins w:id="17" w:author="uzivatel" w:date="2026-09-22T12:50:00Z" w16du:dateUtc="2026-09-22T16:50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1C8A77C9" w14:textId="77777777" w:rsidR="003A4848" w:rsidRPr="004714D6" w:rsidRDefault="003A4848" w:rsidP="003A4848">
      <w:pPr>
        <w:pStyle w:val="Default"/>
        <w:numPr>
          <w:ilvl w:val="0"/>
          <w:numId w:val="11"/>
        </w:numPr>
        <w:rPr>
          <w:ins w:id="18" w:author="uzivatel" w:date="2026-09-22T12:50:00Z" w16du:dateUtc="2026-09-22T16:50:00Z"/>
          <w:rFonts w:ascii="Roboto" w:hAnsi="Roboto"/>
        </w:rPr>
      </w:pPr>
      <w:ins w:id="19" w:author="uzivatel" w:date="2026-09-22T12:50:00Z" w16du:dateUtc="2026-09-22T16:50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0722137E" w14:textId="77777777" w:rsidR="003A4848" w:rsidRDefault="003A4848" w:rsidP="003A4848">
      <w:pPr>
        <w:pStyle w:val="Default"/>
        <w:numPr>
          <w:ilvl w:val="0"/>
          <w:numId w:val="11"/>
        </w:numPr>
        <w:rPr>
          <w:ins w:id="20" w:author="uzivatel" w:date="2026-09-22T12:50:00Z" w16du:dateUtc="2026-09-22T16:50:00Z"/>
          <w:rFonts w:ascii="Roboto" w:hAnsi="Roboto"/>
        </w:rPr>
      </w:pPr>
      <w:ins w:id="21" w:author="uzivatel" w:date="2026-09-22T12:50:00Z" w16du:dateUtc="2026-09-22T16:50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41528876" w14:textId="77777777" w:rsidR="003A4848" w:rsidRDefault="003A4848" w:rsidP="003A4848">
      <w:pPr>
        <w:pStyle w:val="Default"/>
        <w:numPr>
          <w:ilvl w:val="0"/>
          <w:numId w:val="11"/>
        </w:numPr>
        <w:rPr>
          <w:ins w:id="22" w:author="uzivatel" w:date="2026-09-22T12:50:00Z" w16du:dateUtc="2026-09-22T16:50:00Z"/>
          <w:rFonts w:ascii="Roboto" w:hAnsi="Roboto"/>
        </w:rPr>
      </w:pPr>
      <w:ins w:id="23" w:author="uzivatel" w:date="2026-09-22T12:50:00Z" w16du:dateUtc="2026-09-22T16:50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1649FFD8" w14:textId="77777777" w:rsidR="003A4848" w:rsidRDefault="003A4848" w:rsidP="003A4848">
      <w:pPr>
        <w:pStyle w:val="Default"/>
        <w:numPr>
          <w:ilvl w:val="0"/>
          <w:numId w:val="11"/>
        </w:numPr>
        <w:rPr>
          <w:ins w:id="24" w:author="uzivatel" w:date="2026-09-22T12:50:00Z" w16du:dateUtc="2026-09-22T16:50:00Z"/>
          <w:rFonts w:ascii="Roboto" w:hAnsi="Roboto"/>
        </w:rPr>
      </w:pPr>
      <w:ins w:id="25" w:author="uzivatel" w:date="2026-09-22T12:50:00Z" w16du:dateUtc="2026-09-22T16:50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2FE8C74E" w14:textId="77777777" w:rsidR="008F695B" w:rsidRPr="009D457F" w:rsidRDefault="003A4848" w:rsidP="009700EB">
      <w:pPr>
        <w:pStyle w:val="Default"/>
        <w:numPr>
          <w:ilvl w:val="0"/>
          <w:numId w:val="11"/>
        </w:numPr>
        <w:rPr>
          <w:ins w:id="26" w:author="uzivatel" w:date="2026-09-22T12:50:00Z" w16du:dateUtc="2026-09-22T16:50:00Z"/>
          <w:b/>
          <w:bCs/>
          <w:sz w:val="22"/>
          <w:szCs w:val="22"/>
        </w:rPr>
      </w:pPr>
      <w:ins w:id="27" w:author="uzivatel" w:date="2026-09-22T12:50:00Z" w16du:dateUtc="2026-09-22T16:50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1032B9E8" w14:textId="77777777" w:rsidR="009D457F" w:rsidRPr="009D457F" w:rsidRDefault="009D457F" w:rsidP="009D457F">
      <w:pPr>
        <w:pStyle w:val="Default"/>
        <w:ind w:left="720"/>
        <w:rPr>
          <w:ins w:id="28" w:author="uzivatel" w:date="2026-09-22T12:50:00Z" w16du:dateUtc="2026-09-22T16:50:00Z"/>
          <w:b/>
          <w:bCs/>
          <w:sz w:val="22"/>
          <w:szCs w:val="22"/>
        </w:rPr>
      </w:pPr>
    </w:p>
    <w:p w14:paraId="0512A019" w14:textId="77777777" w:rsidR="0071556C" w:rsidRDefault="0043051E" w:rsidP="009700EB">
      <w:pPr>
        <w:pStyle w:val="Default"/>
        <w:rPr>
          <w:ins w:id="29" w:author="uzivatel" w:date="2026-09-22T12:50:00Z" w16du:dateUtc="2026-09-22T16:50:00Z"/>
          <w:b/>
          <w:bCs/>
          <w:sz w:val="22"/>
          <w:szCs w:val="22"/>
          <w:u w:val="single"/>
        </w:rPr>
      </w:pPr>
      <w:ins w:id="30" w:author="uzivatel" w:date="2026-09-22T12:50:00Z" w16du:dateUtc="2026-09-22T16:50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36949601" w14:textId="77777777" w:rsidR="002E5199" w:rsidRPr="0043051E" w:rsidRDefault="002E5199" w:rsidP="009700EB">
      <w:pPr>
        <w:pStyle w:val="Default"/>
        <w:rPr>
          <w:ins w:id="31" w:author="uzivatel" w:date="2026-09-22T12:50:00Z" w16du:dateUtc="2026-09-22T16:50:00Z"/>
          <w:b/>
          <w:bCs/>
          <w:sz w:val="22"/>
          <w:szCs w:val="22"/>
          <w:u w:val="single"/>
        </w:rPr>
      </w:pPr>
    </w:p>
    <w:p w14:paraId="7D4B83AB" w14:textId="77777777" w:rsidR="00E60474" w:rsidRDefault="00C9043F" w:rsidP="00E2631A">
      <w:pPr>
        <w:pStyle w:val="Default"/>
        <w:rPr>
          <w:ins w:id="32" w:author="uzivatel" w:date="2026-09-22T12:50:00Z" w16du:dateUtc="2026-09-22T16:50:00Z"/>
          <w:rFonts w:ascii="Roboto" w:hAnsi="Roboto"/>
        </w:rPr>
      </w:pPr>
      <w:ins w:id="33" w:author="uzivatel" w:date="2026-09-22T12:50:00Z" w16du:dateUtc="2026-09-22T16:50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5507391F" w14:textId="77777777" w:rsidR="00E2631A" w:rsidRPr="00E2631A" w:rsidRDefault="00E2631A" w:rsidP="00E2631A">
      <w:pPr>
        <w:pStyle w:val="Default"/>
        <w:rPr>
          <w:ins w:id="34" w:author="uzivatel" w:date="2026-09-22T12:50:00Z" w16du:dateUtc="2026-09-22T16:50:00Z"/>
          <w:rFonts w:ascii="Roboto" w:hAnsi="Roboto"/>
        </w:rPr>
      </w:pPr>
    </w:p>
    <w:p w14:paraId="112739CC" w14:textId="77777777" w:rsidR="00DF0E9B" w:rsidRPr="00E2631A" w:rsidRDefault="00DF0E9B" w:rsidP="00DF0E9B">
      <w:pPr>
        <w:pStyle w:val="Default"/>
        <w:rPr>
          <w:ins w:id="35" w:author="uzivatel" w:date="2026-09-22T12:50:00Z" w16du:dateUtc="2026-09-22T16:50:00Z"/>
          <w:rFonts w:ascii="Roboto" w:hAnsi="Roboto"/>
          <w:b/>
        </w:rPr>
      </w:pPr>
      <w:ins w:id="36" w:author="uzivatel" w:date="2026-09-22T12:50:00Z" w16du:dateUtc="2026-09-22T16:50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28E1114A" w14:textId="77777777" w:rsidR="000C1D5B" w:rsidRDefault="000C1D5B" w:rsidP="00222525">
      <w:pPr>
        <w:pStyle w:val="Default"/>
        <w:rPr>
          <w:ins w:id="37" w:author="uzivatel" w:date="2026-09-22T12:50:00Z" w16du:dateUtc="2026-09-22T16:50:00Z"/>
          <w:b/>
          <w:bCs/>
          <w:sz w:val="22"/>
          <w:szCs w:val="22"/>
          <w:u w:val="single"/>
        </w:rPr>
      </w:pPr>
    </w:p>
    <w:p w14:paraId="5D6116FA" w14:textId="77777777" w:rsidR="00222525" w:rsidRDefault="00967EDD" w:rsidP="00222525">
      <w:pPr>
        <w:pStyle w:val="Default"/>
        <w:rPr>
          <w:ins w:id="38" w:author="uzivatel" w:date="2026-09-22T12:50:00Z" w16du:dateUtc="2026-09-22T16:50:00Z"/>
          <w:b/>
          <w:bCs/>
          <w:sz w:val="22"/>
          <w:szCs w:val="22"/>
          <w:u w:val="single"/>
        </w:rPr>
      </w:pPr>
      <w:ins w:id="39" w:author="uzivatel" w:date="2026-09-22T12:50:00Z" w16du:dateUtc="2026-09-22T16:50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70BB5F84" w14:textId="77777777" w:rsidR="000C1D5B" w:rsidRDefault="000C1D5B" w:rsidP="00222525">
      <w:pPr>
        <w:pStyle w:val="Default"/>
        <w:rPr>
          <w:ins w:id="40" w:author="uzivatel" w:date="2026-09-22T12:50:00Z" w16du:dateUtc="2026-09-22T16:50:00Z"/>
          <w:b/>
          <w:bCs/>
          <w:sz w:val="22"/>
          <w:szCs w:val="22"/>
          <w:u w:val="single"/>
        </w:rPr>
      </w:pPr>
    </w:p>
    <w:p w14:paraId="5F4C3DF7" w14:textId="77777777" w:rsidR="00393DFA" w:rsidRPr="009E4030" w:rsidRDefault="005F4481" w:rsidP="00222525">
      <w:pPr>
        <w:pStyle w:val="Default"/>
        <w:numPr>
          <w:ilvl w:val="0"/>
          <w:numId w:val="8"/>
        </w:numPr>
        <w:rPr>
          <w:ins w:id="41" w:author="uzivatel" w:date="2026-09-22T12:50:00Z" w16du:dateUtc="2026-09-22T16:50:00Z"/>
          <w:rFonts w:ascii="Roboto" w:hAnsi="Roboto"/>
        </w:rPr>
      </w:pPr>
      <w:ins w:id="42" w:author="uzivatel" w:date="2026-09-22T12:50:00Z" w16du:dateUtc="2026-09-22T16:50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0AF2260B" w14:textId="77777777" w:rsidR="005F4481" w:rsidRPr="009E4030" w:rsidRDefault="005F4481" w:rsidP="009E4030">
      <w:pPr>
        <w:pStyle w:val="Default"/>
        <w:numPr>
          <w:ilvl w:val="0"/>
          <w:numId w:val="13"/>
        </w:numPr>
        <w:rPr>
          <w:ins w:id="43" w:author="uzivatel" w:date="2026-09-22T12:50:00Z" w16du:dateUtc="2026-09-22T16:50:00Z"/>
          <w:rFonts w:ascii="Roboto" w:hAnsi="Roboto"/>
        </w:rPr>
      </w:pPr>
      <w:ins w:id="44" w:author="uzivatel" w:date="2026-09-22T12:50:00Z" w16du:dateUtc="2026-09-22T16:50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06AA2A66" w14:textId="77777777" w:rsidR="00393DFA" w:rsidRPr="009E4030" w:rsidRDefault="00393DFA" w:rsidP="009E4030">
      <w:pPr>
        <w:pStyle w:val="Default"/>
        <w:numPr>
          <w:ilvl w:val="0"/>
          <w:numId w:val="13"/>
        </w:numPr>
        <w:rPr>
          <w:ins w:id="45" w:author="uzivatel" w:date="2026-09-22T12:50:00Z" w16du:dateUtc="2026-09-22T16:50:00Z"/>
          <w:rFonts w:ascii="Roboto" w:hAnsi="Roboto"/>
        </w:rPr>
      </w:pPr>
      <w:ins w:id="46" w:author="uzivatel" w:date="2026-09-22T12:50:00Z" w16du:dateUtc="2026-09-22T16:50:00Z">
        <w:r w:rsidRPr="009E4030">
          <w:rPr>
            <w:rFonts w:ascii="Roboto" w:hAnsi="Roboto"/>
          </w:rPr>
          <w:t>individuální konzultace</w:t>
        </w:r>
      </w:ins>
    </w:p>
    <w:p w14:paraId="49293996" w14:textId="77777777" w:rsidR="00AB7A30" w:rsidRPr="00222525" w:rsidRDefault="00393DFA" w:rsidP="009E4030">
      <w:pPr>
        <w:pStyle w:val="Default"/>
        <w:numPr>
          <w:ilvl w:val="0"/>
          <w:numId w:val="8"/>
        </w:numPr>
        <w:rPr>
          <w:ins w:id="47" w:author="uzivatel" w:date="2026-09-22T12:50:00Z" w16du:dateUtc="2026-09-22T16:50:00Z"/>
          <w:b/>
          <w:bCs/>
          <w:sz w:val="22"/>
          <w:szCs w:val="22"/>
          <w:u w:val="single"/>
        </w:rPr>
      </w:pPr>
      <w:ins w:id="48" w:author="uzivatel" w:date="2026-09-22T12:50:00Z" w16du:dateUtc="2026-09-22T16:50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4D93019D" w14:textId="77777777" w:rsidR="00AB7A30" w:rsidRPr="00ED3AF5" w:rsidRDefault="006B75D9" w:rsidP="009E4030">
      <w:pPr>
        <w:pStyle w:val="Default"/>
        <w:numPr>
          <w:ilvl w:val="0"/>
          <w:numId w:val="8"/>
        </w:numPr>
        <w:rPr>
          <w:ins w:id="49" w:author="uzivatel" w:date="2026-09-22T12:50:00Z" w16du:dateUtc="2026-09-22T16:50:00Z"/>
          <w:rFonts w:ascii="Roboto" w:hAnsi="Roboto"/>
        </w:rPr>
      </w:pPr>
      <w:ins w:id="50" w:author="uzivatel" w:date="2026-09-22T12:50:00Z" w16du:dateUtc="2026-09-22T16:50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1BB1C0E0" w14:textId="77777777" w:rsidR="000C1D5B" w:rsidRPr="00067C1B" w:rsidRDefault="008E16D0" w:rsidP="009E4030">
      <w:pPr>
        <w:pStyle w:val="Default"/>
        <w:numPr>
          <w:ilvl w:val="0"/>
          <w:numId w:val="8"/>
        </w:numPr>
        <w:rPr>
          <w:ins w:id="51" w:author="uzivatel" w:date="2026-09-22T12:50:00Z" w16du:dateUtc="2026-09-22T16:50:00Z"/>
          <w:rFonts w:ascii="Roboto" w:hAnsi="Roboto"/>
        </w:rPr>
      </w:pPr>
      <w:ins w:id="52" w:author="uzivatel" w:date="2026-09-22T12:50:00Z" w16du:dateUtc="2026-09-22T16:50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0D4106E1" w14:textId="77777777" w:rsidR="00F01D59" w:rsidRDefault="00EF2DAF" w:rsidP="009E4030">
      <w:pPr>
        <w:pStyle w:val="Default"/>
        <w:numPr>
          <w:ilvl w:val="0"/>
          <w:numId w:val="8"/>
        </w:numPr>
        <w:rPr>
          <w:ins w:id="53" w:author="uzivatel" w:date="2026-09-22T12:50:00Z" w16du:dateUtc="2026-09-22T16:50:00Z"/>
          <w:rFonts w:ascii="Roboto" w:hAnsi="Roboto"/>
        </w:rPr>
      </w:pPr>
      <w:ins w:id="54" w:author="uzivatel" w:date="2026-09-22T12:50:00Z" w16du:dateUtc="2026-09-22T16:50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12B18D61" w14:textId="77777777" w:rsidR="00E2631A" w:rsidRDefault="00EF2DAF" w:rsidP="009E4030">
      <w:pPr>
        <w:pStyle w:val="Default"/>
        <w:numPr>
          <w:ilvl w:val="0"/>
          <w:numId w:val="8"/>
        </w:numPr>
        <w:rPr>
          <w:ins w:id="55" w:author="uzivatel" w:date="2026-09-22T12:50:00Z" w16du:dateUtc="2026-09-22T16:50:00Z"/>
          <w:rFonts w:ascii="Roboto" w:hAnsi="Roboto"/>
        </w:rPr>
      </w:pPr>
      <w:ins w:id="56" w:author="uzivatel" w:date="2026-09-22T12:50:00Z" w16du:dateUtc="2026-09-22T16:50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40897916" w14:textId="77777777" w:rsidR="005406F7" w:rsidRPr="00F91991" w:rsidRDefault="005406F7" w:rsidP="005406F7">
      <w:pPr>
        <w:pStyle w:val="Default"/>
        <w:numPr>
          <w:ilvl w:val="0"/>
          <w:numId w:val="8"/>
        </w:numPr>
        <w:rPr>
          <w:ins w:id="57" w:author="uzivatel" w:date="2026-09-22T12:50:00Z" w16du:dateUtc="2026-09-22T16:50:00Z"/>
          <w:rFonts w:ascii="Times New Roman" w:hAnsi="Times New Roman" w:cs="Times New Roman"/>
        </w:rPr>
      </w:pPr>
      <w:ins w:id="58" w:author="uzivatel" w:date="2026-09-22T12:50:00Z" w16du:dateUtc="2026-09-22T16:50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74F71954" w14:textId="77777777" w:rsidR="00EF2DAF" w:rsidRPr="00EF2DAF" w:rsidRDefault="005406F7" w:rsidP="009E4030">
      <w:pPr>
        <w:pStyle w:val="Default"/>
        <w:numPr>
          <w:ilvl w:val="0"/>
          <w:numId w:val="8"/>
        </w:numPr>
        <w:rPr>
          <w:ins w:id="59" w:author="uzivatel" w:date="2026-09-22T12:50:00Z" w16du:dateUtc="2026-09-22T16:50:00Z"/>
          <w:rFonts w:ascii="Roboto" w:hAnsi="Roboto"/>
        </w:rPr>
      </w:pPr>
      <w:ins w:id="60" w:author="uzivatel" w:date="2026-09-22T12:50:00Z" w16du:dateUtc="2026-09-22T16:50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4693B1A3" w14:textId="77777777" w:rsidR="000C1D5B" w:rsidRDefault="000C1D5B" w:rsidP="000C1D5B">
      <w:pPr>
        <w:pStyle w:val="Default"/>
        <w:numPr>
          <w:ilvl w:val="0"/>
          <w:numId w:val="3"/>
        </w:numPr>
        <w:rPr>
          <w:ins w:id="61" w:author="uzivatel" w:date="2026-09-22T12:50:00Z" w16du:dateUtc="2026-09-22T16:50:00Z"/>
          <w:rFonts w:ascii="Roboto" w:hAnsi="Roboto"/>
        </w:rPr>
      </w:pPr>
      <w:ins w:id="62" w:author="uzivatel" w:date="2026-09-22T12:50:00Z" w16du:dateUtc="2026-09-22T16:50:00Z">
        <w:r>
          <w:rPr>
            <w:rFonts w:ascii="Roboto" w:hAnsi="Roboto"/>
          </w:rPr>
          <w:t>žáci si přinesou:</w:t>
        </w:r>
      </w:ins>
    </w:p>
    <w:p w14:paraId="2B12994D" w14:textId="77777777" w:rsidR="00992F5A" w:rsidRDefault="000C1D5B" w:rsidP="000C1D5B">
      <w:pPr>
        <w:pStyle w:val="Default"/>
        <w:numPr>
          <w:ilvl w:val="0"/>
          <w:numId w:val="9"/>
        </w:numPr>
        <w:rPr>
          <w:ins w:id="63" w:author="uzivatel" w:date="2026-09-22T12:50:00Z" w16du:dateUtc="2026-09-22T16:50:00Z"/>
          <w:rFonts w:ascii="Roboto" w:hAnsi="Roboto"/>
        </w:rPr>
      </w:pPr>
      <w:ins w:id="64" w:author="uzivatel" w:date="2026-09-22T12:50:00Z" w16du:dateUtc="2026-09-22T16:50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038FE5B5" w14:textId="77777777" w:rsidR="000C1D5B" w:rsidRPr="00992F5A" w:rsidRDefault="000C1D5B" w:rsidP="000C1D5B">
      <w:pPr>
        <w:pStyle w:val="Default"/>
        <w:numPr>
          <w:ilvl w:val="0"/>
          <w:numId w:val="9"/>
        </w:numPr>
        <w:rPr>
          <w:ins w:id="65" w:author="uzivatel" w:date="2026-09-22T12:50:00Z" w16du:dateUtc="2026-09-22T16:50:00Z"/>
          <w:rFonts w:ascii="Roboto" w:hAnsi="Roboto"/>
        </w:rPr>
      </w:pPr>
      <w:ins w:id="66" w:author="uzivatel" w:date="2026-09-22T12:50:00Z" w16du:dateUtc="2026-09-22T16:50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426C1636" w14:textId="77777777" w:rsidR="000C1D5B" w:rsidRDefault="000C1D5B" w:rsidP="000C1D5B">
      <w:pPr>
        <w:pStyle w:val="Default"/>
        <w:numPr>
          <w:ilvl w:val="0"/>
          <w:numId w:val="9"/>
        </w:numPr>
        <w:rPr>
          <w:ins w:id="67" w:author="uzivatel" w:date="2026-09-22T12:50:00Z" w16du:dateUtc="2026-09-22T16:50:00Z"/>
        </w:rPr>
      </w:pPr>
      <w:ins w:id="68" w:author="uzivatel" w:date="2026-09-22T12:50:00Z" w16du:dateUtc="2026-09-22T16:50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31163735" w14:textId="3C50C0D9" w:rsid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69" w:author="uzivatel" w:date="2026-09-22T12:50:00Z" w16du:dateUtc="2026-09-22T16:50:00Z"/>
          <w:rFonts w:ascii="Tahoma" w:hAnsi="Tahoma" w:cs="Tahoma"/>
          <w:sz w:val="20"/>
          <w:szCs w:val="20"/>
        </w:rPr>
      </w:pPr>
    </w:p>
    <w:p w14:paraId="40BD205D" w14:textId="1311C343" w:rsidR="00873EA7" w:rsidRPr="00873EA7" w:rsidRDefault="00873EA7" w:rsidP="00AE39A8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70" w:author="uzivatel" w:date="2026-09-22T12:50:00Z" w16du:dateUtc="2026-09-22T16:50:00Z"/>
          <w:rFonts w:ascii="Tahoma" w:hAnsi="Tahoma" w:cs="Tahoma"/>
          <w:b/>
          <w:bCs/>
          <w:color w:val="00B0F0"/>
          <w:sz w:val="36"/>
          <w:szCs w:val="36"/>
        </w:rPr>
      </w:pPr>
      <w:del w:id="71" w:author="uzivatel" w:date="2026-09-22T12:50:00Z" w16du:dateUtc="2026-09-22T16:50:00Z">
        <w:r w:rsidRPr="00873EA7">
          <w:rPr>
            <w:rFonts w:ascii="Tahoma" w:hAnsi="Tahoma" w:cs="Tahoma"/>
            <w:b/>
            <w:bCs/>
            <w:color w:val="00B0F0"/>
            <w:sz w:val="36"/>
            <w:szCs w:val="36"/>
          </w:rPr>
          <w:delText>St Georges Medical Practice</w:delText>
        </w:r>
      </w:del>
    </w:p>
    <w:p w14:paraId="439D27BE" w14:textId="3C61182A" w:rsid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72" w:author="uzivatel" w:date="2026-09-22T12:50:00Z" w16du:dateUtc="2026-09-22T16:50:00Z"/>
          <w:rFonts w:ascii="Tahoma" w:hAnsi="Tahoma" w:cs="Tahoma"/>
          <w:b/>
          <w:bCs/>
          <w:color w:val="00B0F0"/>
          <w:sz w:val="36"/>
          <w:szCs w:val="36"/>
        </w:rPr>
      </w:pPr>
      <w:del w:id="73" w:author="uzivatel" w:date="2026-09-22T12:50:00Z" w16du:dateUtc="2026-09-22T16:50:00Z">
        <w:r w:rsidRPr="00873EA7">
          <w:rPr>
            <w:rFonts w:ascii="Tahoma" w:hAnsi="Tahoma" w:cs="Tahoma"/>
            <w:b/>
            <w:bCs/>
            <w:color w:val="00B0F0"/>
            <w:sz w:val="36"/>
            <w:szCs w:val="36"/>
          </w:rPr>
          <w:delText xml:space="preserve">Friends &amp; Family Feedback – </w:delText>
        </w:r>
        <w:r w:rsidR="00D01D57">
          <w:rPr>
            <w:rFonts w:ascii="Tahoma" w:hAnsi="Tahoma" w:cs="Tahoma"/>
            <w:b/>
            <w:bCs/>
            <w:color w:val="00B0F0"/>
            <w:sz w:val="36"/>
            <w:szCs w:val="36"/>
          </w:rPr>
          <w:delText>June</w:delText>
        </w:r>
        <w:r w:rsidR="00A237C8">
          <w:rPr>
            <w:rFonts w:ascii="Tahoma" w:hAnsi="Tahoma" w:cs="Tahoma"/>
            <w:b/>
            <w:bCs/>
            <w:color w:val="00B0F0"/>
            <w:sz w:val="36"/>
            <w:szCs w:val="36"/>
          </w:rPr>
          <w:delText xml:space="preserve"> 2024</w:delText>
        </w:r>
      </w:del>
    </w:p>
    <w:p w14:paraId="59DB90B6" w14:textId="574B8B3B" w:rsid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74" w:author="uzivatel" w:date="2026-09-22T12:50:00Z" w16du:dateUtc="2026-09-22T16:50:00Z"/>
          <w:rFonts w:ascii="Tahoma" w:hAnsi="Tahoma" w:cs="Tahoma"/>
          <w:b/>
          <w:bCs/>
          <w:color w:val="00B0F0"/>
          <w:sz w:val="36"/>
          <w:szCs w:val="36"/>
        </w:rPr>
      </w:pPr>
    </w:p>
    <w:p w14:paraId="08292C9B" w14:textId="737CD1D7" w:rsidR="00873EA7" w:rsidRP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75" w:author="uzivatel" w:date="2026-09-22T12:50:00Z" w16du:dateUtc="2026-09-22T16:50:00Z"/>
          <w:rFonts w:ascii="Tahoma" w:hAnsi="Tahoma" w:cs="Tahoma"/>
        </w:rPr>
      </w:pPr>
      <w:del w:id="76" w:author="uzivatel" w:date="2026-09-22T12:50:00Z" w16du:dateUtc="2026-09-22T16:50:00Z">
        <w:r w:rsidRPr="00873EA7">
          <w:rPr>
            <w:rFonts w:ascii="Tahoma" w:hAnsi="Tahoma" w:cs="Tahoma"/>
          </w:rPr>
          <w:delText xml:space="preserve">This month we received </w:delText>
        </w:r>
        <w:r w:rsidR="00EC644C">
          <w:rPr>
            <w:rFonts w:ascii="Tahoma" w:hAnsi="Tahoma" w:cs="Tahoma"/>
            <w:color w:val="00B0F0"/>
          </w:rPr>
          <w:delText>82</w:delText>
        </w:r>
        <w:r w:rsidRPr="00873EA7">
          <w:rPr>
            <w:rFonts w:ascii="Tahoma" w:hAnsi="Tahoma" w:cs="Tahoma"/>
          </w:rPr>
          <w:delText xml:space="preserve"> responses from patients following a recent visit/experience at our practice with results ranging from ‘Very Good’ to Very Poor’.</w:delText>
        </w:r>
        <w:r>
          <w:rPr>
            <w:rFonts w:ascii="Tahoma" w:hAnsi="Tahoma" w:cs="Tahoma"/>
          </w:rPr>
          <w:delText xml:space="preserve"> This information</w:delText>
        </w:r>
        <w:r w:rsidR="00856DC0">
          <w:rPr>
            <w:rFonts w:ascii="Tahoma" w:hAnsi="Tahoma" w:cs="Tahoma"/>
          </w:rPr>
          <w:delText xml:space="preserve"> received</w:delText>
        </w:r>
        <w:r>
          <w:rPr>
            <w:rFonts w:ascii="Tahoma" w:hAnsi="Tahoma" w:cs="Tahoma"/>
          </w:rPr>
          <w:delText xml:space="preserve"> is </w:delText>
        </w:r>
        <w:r w:rsidR="00FC4BC6">
          <w:rPr>
            <w:rFonts w:ascii="Tahoma" w:hAnsi="Tahoma" w:cs="Tahoma"/>
          </w:rPr>
          <w:delText xml:space="preserve">anonymous and </w:delText>
        </w:r>
        <w:r>
          <w:rPr>
            <w:rFonts w:ascii="Tahoma" w:hAnsi="Tahoma" w:cs="Tahoma"/>
          </w:rPr>
          <w:delText xml:space="preserve">submitted </w:delText>
        </w:r>
        <w:r w:rsidR="008A31AA">
          <w:rPr>
            <w:rFonts w:ascii="Tahoma" w:hAnsi="Tahoma" w:cs="Tahoma"/>
          </w:rPr>
          <w:delText>monthly</w:delText>
        </w:r>
        <w:r>
          <w:rPr>
            <w:rFonts w:ascii="Tahoma" w:hAnsi="Tahoma" w:cs="Tahoma"/>
          </w:rPr>
          <w:delText xml:space="preserve"> and can be viewed </w:delText>
        </w:r>
        <w:r w:rsidR="00B8684D">
          <w:rPr>
            <w:rFonts w:ascii="Tahoma" w:hAnsi="Tahoma" w:cs="Tahoma"/>
          </w:rPr>
          <w:delText>up</w:delText>
        </w:r>
        <w:r>
          <w:rPr>
            <w:rFonts w:ascii="Tahoma" w:hAnsi="Tahoma" w:cs="Tahoma"/>
          </w:rPr>
          <w:delText>on request.</w:delText>
        </w:r>
      </w:del>
    </w:p>
    <w:p w14:paraId="657B5BF7" w14:textId="48840538" w:rsidR="00873EA7" w:rsidRP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77" w:author="uzivatel" w:date="2026-09-22T12:50:00Z" w16du:dateUtc="2026-09-22T16:50:00Z"/>
          <w:rFonts w:ascii="Tahoma" w:hAnsi="Tahoma" w:cs="Tahoma"/>
        </w:rPr>
      </w:pPr>
    </w:p>
    <w:p w14:paraId="1D6DEBE1" w14:textId="77E4BA01" w:rsidR="00873EA7" w:rsidRPr="00D01D57" w:rsidRDefault="00873EA7" w:rsidP="00D01D5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78" w:author="uzivatel" w:date="2026-09-22T12:50:00Z" w16du:dateUtc="2026-09-22T16:50:00Z"/>
          <w:rFonts w:ascii="Tahoma" w:hAnsi="Tahoma" w:cs="Tahoma"/>
        </w:rPr>
      </w:pPr>
      <w:del w:id="79" w:author="uzivatel" w:date="2026-09-22T12:50:00Z" w16du:dateUtc="2026-09-22T16:50:00Z">
        <w:r w:rsidRPr="00873EA7">
          <w:rPr>
            <w:rFonts w:ascii="Tahoma" w:hAnsi="Tahoma" w:cs="Tahoma"/>
          </w:rPr>
          <w:delText>Patients also have the option to leave a comment following their experience and a selection of these can be seen below.</w:delText>
        </w:r>
        <w:r>
          <w:rPr>
            <w:rFonts w:ascii="Tahoma" w:hAnsi="Tahoma" w:cs="Tahoma"/>
          </w:rPr>
          <w:delText xml:space="preserve"> </w:delText>
        </w:r>
      </w:del>
    </w:p>
    <w:p w14:paraId="79250EE0" w14:textId="64F7221E" w:rsidR="00FC4BC6" w:rsidRPr="00856DC0" w:rsidRDefault="00FC4BC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80" w:author="uzivatel" w:date="2026-09-22T12:50:00Z" w16du:dateUtc="2026-09-22T16:50:00Z"/>
          <w:rFonts w:ascii="Tahoma" w:hAnsi="Tahoma" w:cs="Tahoma"/>
          <w:color w:val="00B0F0"/>
        </w:rPr>
      </w:pPr>
      <w:del w:id="81" w:author="uzivatel" w:date="2026-09-22T12:50:00Z" w16du:dateUtc="2026-09-22T16:50:00Z">
        <w:r w:rsidRPr="00856DC0">
          <w:rPr>
            <w:rFonts w:ascii="Tahoma" w:hAnsi="Tahoma" w:cs="Tahoma"/>
            <w:color w:val="00B0F0"/>
          </w:rPr>
          <w:delText xml:space="preserve">Very Good – </w:delText>
        </w:r>
        <w:r w:rsidR="00D01D57">
          <w:rPr>
            <w:rFonts w:ascii="Tahoma" w:hAnsi="Tahoma" w:cs="Tahoma"/>
            <w:color w:val="00B0F0"/>
          </w:rPr>
          <w:delText>The doctor was very professional and very understanding. I felt very much at ease.</w:delText>
        </w:r>
      </w:del>
    </w:p>
    <w:p w14:paraId="5EC34AB9" w14:textId="5BE28D6C" w:rsidR="00372BBB" w:rsidRDefault="00FC4BC6" w:rsidP="00FE030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82" w:author="uzivatel" w:date="2026-09-22T12:50:00Z" w16du:dateUtc="2026-09-22T16:50:00Z"/>
          <w:rFonts w:ascii="Tahoma" w:hAnsi="Tahoma" w:cs="Tahoma"/>
          <w:color w:val="00B0F0"/>
        </w:rPr>
      </w:pPr>
      <w:del w:id="83" w:author="uzivatel" w:date="2026-09-22T12:50:00Z" w16du:dateUtc="2026-09-22T16:50:00Z">
        <w:r w:rsidRPr="00856DC0">
          <w:rPr>
            <w:rFonts w:ascii="Tahoma" w:hAnsi="Tahoma" w:cs="Tahoma"/>
            <w:color w:val="00B0F0"/>
          </w:rPr>
          <w:delText xml:space="preserve">Very Good – </w:delText>
        </w:r>
        <w:r w:rsidR="00D01D57">
          <w:rPr>
            <w:rFonts w:ascii="Tahoma" w:hAnsi="Tahoma" w:cs="Tahoma"/>
            <w:color w:val="00B0F0"/>
          </w:rPr>
          <w:delText>HCA was friendly and efficient.</w:delText>
        </w:r>
      </w:del>
    </w:p>
    <w:p w14:paraId="7E65BEFE" w14:textId="5B508A8F" w:rsidR="00FE030D" w:rsidRDefault="00800252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84" w:author="uzivatel" w:date="2026-09-22T12:50:00Z" w16du:dateUtc="2026-09-22T16:50:00Z"/>
          <w:rFonts w:ascii="Tahoma" w:hAnsi="Tahoma" w:cs="Tahoma"/>
          <w:color w:val="00B0F0"/>
        </w:rPr>
      </w:pPr>
      <w:del w:id="85" w:author="uzivatel" w:date="2026-09-22T12:50:00Z" w16du:dateUtc="2026-09-22T16:50:00Z">
        <w:r>
          <w:rPr>
            <w:rFonts w:ascii="Tahoma" w:hAnsi="Tahoma" w:cs="Tahoma"/>
            <w:color w:val="00B0F0"/>
          </w:rPr>
          <w:delText xml:space="preserve">Very Good – </w:delText>
        </w:r>
        <w:r w:rsidR="00D01D57">
          <w:rPr>
            <w:rFonts w:ascii="Tahoma" w:hAnsi="Tahoma" w:cs="Tahoma"/>
            <w:color w:val="00B0F0"/>
          </w:rPr>
          <w:delText>Friendly helpful staff, very informative. I had a call back as I was in a queue, this was very helpful.</w:delText>
        </w:r>
      </w:del>
    </w:p>
    <w:p w14:paraId="21D3A3B0" w14:textId="3012A4D5" w:rsidR="00AF1875" w:rsidRDefault="00AF1875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86" w:author="uzivatel" w:date="2026-09-22T12:50:00Z" w16du:dateUtc="2026-09-22T16:50:00Z"/>
          <w:rFonts w:ascii="Tahoma" w:hAnsi="Tahoma" w:cs="Tahoma"/>
          <w:color w:val="00B0F0"/>
        </w:rPr>
      </w:pPr>
      <w:del w:id="87" w:author="uzivatel" w:date="2026-09-22T12:50:00Z" w16du:dateUtc="2026-09-22T16:50:00Z">
        <w:r>
          <w:rPr>
            <w:rFonts w:ascii="Tahoma" w:hAnsi="Tahoma" w:cs="Tahoma"/>
            <w:color w:val="00B0F0"/>
          </w:rPr>
          <w:delText xml:space="preserve">Very Good </w:delText>
        </w:r>
        <w:r w:rsidR="00ED781E">
          <w:rPr>
            <w:rFonts w:ascii="Tahoma" w:hAnsi="Tahoma" w:cs="Tahoma"/>
            <w:color w:val="00B0F0"/>
          </w:rPr>
          <w:delText>–</w:delText>
        </w:r>
        <w:r>
          <w:rPr>
            <w:rFonts w:ascii="Tahoma" w:hAnsi="Tahoma" w:cs="Tahoma"/>
            <w:color w:val="00B0F0"/>
          </w:rPr>
          <w:delText xml:space="preserve"> </w:delText>
        </w:r>
        <w:r w:rsidR="00ED781E">
          <w:rPr>
            <w:rFonts w:ascii="Tahoma" w:hAnsi="Tahoma" w:cs="Tahoma"/>
            <w:color w:val="00B0F0"/>
          </w:rPr>
          <w:delText>Staff are friendly and helpful; I have confidence that they are providing good care.</w:delText>
        </w:r>
      </w:del>
    </w:p>
    <w:p w14:paraId="413C0C0A" w14:textId="7EDED106" w:rsidR="00AF1875" w:rsidRDefault="00AF1875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88" w:author="uzivatel" w:date="2026-09-22T12:50:00Z" w16du:dateUtc="2026-09-22T16:50:00Z"/>
          <w:rFonts w:ascii="Tahoma" w:hAnsi="Tahoma" w:cs="Tahoma"/>
          <w:color w:val="00B0F0"/>
        </w:rPr>
      </w:pPr>
      <w:del w:id="89" w:author="uzivatel" w:date="2026-09-22T12:50:00Z" w16du:dateUtc="2026-09-22T16:50:00Z">
        <w:r>
          <w:rPr>
            <w:rFonts w:ascii="Tahoma" w:hAnsi="Tahoma" w:cs="Tahoma"/>
            <w:color w:val="00B0F0"/>
          </w:rPr>
          <w:delText>Very Good – New phone system installed which offers call back, very useful and less stressful.</w:delText>
        </w:r>
      </w:del>
    </w:p>
    <w:p w14:paraId="1A0EC1D1" w14:textId="51E419A7" w:rsidR="00EC644C" w:rsidRDefault="00EC644C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90" w:author="uzivatel" w:date="2026-09-22T12:50:00Z" w16du:dateUtc="2026-09-22T16:50:00Z"/>
          <w:rFonts w:ascii="Tahoma" w:hAnsi="Tahoma" w:cs="Tahoma"/>
          <w:color w:val="00B0F0"/>
        </w:rPr>
      </w:pPr>
      <w:del w:id="91" w:author="uzivatel" w:date="2026-09-22T12:50:00Z" w16du:dateUtc="2026-09-22T16:50:00Z">
        <w:r>
          <w:rPr>
            <w:rFonts w:ascii="Tahoma" w:hAnsi="Tahoma" w:cs="Tahoma"/>
            <w:color w:val="00B0F0"/>
          </w:rPr>
          <w:delText>Very Good – Wonderful nurse who listened to what I had to say and gave sound advice.</w:delText>
        </w:r>
      </w:del>
    </w:p>
    <w:p w14:paraId="4F1AE804" w14:textId="764C8C9A" w:rsidR="00EC644C" w:rsidRDefault="00EC644C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92" w:author="uzivatel" w:date="2026-09-22T12:50:00Z" w16du:dateUtc="2026-09-22T16:50:00Z"/>
          <w:rFonts w:ascii="Tahoma" w:hAnsi="Tahoma" w:cs="Tahoma"/>
          <w:color w:val="00B0F0"/>
        </w:rPr>
      </w:pPr>
    </w:p>
    <w:p w14:paraId="5FCA5EB7" w14:textId="2F155D4A" w:rsidR="00FC4BC6" w:rsidRPr="00856DC0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93" w:author="uzivatel" w:date="2026-09-22T12:50:00Z" w16du:dateUtc="2026-09-22T16:50:00Z"/>
          <w:rFonts w:ascii="Tahoma" w:hAnsi="Tahoma" w:cs="Tahoma"/>
          <w:color w:val="00B0F0"/>
        </w:rPr>
      </w:pPr>
      <w:del w:id="94" w:author="uzivatel" w:date="2026-09-22T12:50:00Z" w16du:dateUtc="2026-09-22T16:50:00Z">
        <w:r>
          <w:rPr>
            <w:rFonts w:ascii="Tahoma" w:hAnsi="Tahoma" w:cs="Tahoma"/>
            <w:color w:val="00B0F0"/>
          </w:rPr>
          <w:delText>Good – Got and appointment straight away and very happy with the service.</w:delText>
        </w:r>
      </w:del>
    </w:p>
    <w:p w14:paraId="31C47D05" w14:textId="6B839C04" w:rsidR="00EA5DB6" w:rsidRPr="00856DC0" w:rsidRDefault="00EA5DB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95" w:author="uzivatel" w:date="2026-09-22T12:50:00Z" w16du:dateUtc="2026-09-22T16:50:00Z"/>
          <w:rFonts w:ascii="Tahoma" w:hAnsi="Tahoma" w:cs="Tahoma"/>
          <w:color w:val="00B0F0"/>
        </w:rPr>
      </w:pPr>
      <w:del w:id="96" w:author="uzivatel" w:date="2026-09-22T12:50:00Z" w16du:dateUtc="2026-09-22T16:50:00Z">
        <w:r w:rsidRPr="00856DC0">
          <w:rPr>
            <w:rFonts w:ascii="Tahoma" w:hAnsi="Tahoma" w:cs="Tahoma"/>
            <w:color w:val="00B0F0"/>
          </w:rPr>
          <w:delText xml:space="preserve">Good – </w:delText>
        </w:r>
        <w:r w:rsidR="00ED781E">
          <w:rPr>
            <w:rFonts w:ascii="Tahoma" w:hAnsi="Tahoma" w:cs="Tahoma"/>
            <w:color w:val="00B0F0"/>
          </w:rPr>
          <w:delText>Wasn’t waiting long and the doctor gave me good information and answers, good all round.</w:delText>
        </w:r>
      </w:del>
    </w:p>
    <w:p w14:paraId="094AC533" w14:textId="78526391" w:rsidR="009730D6" w:rsidRDefault="009730D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97" w:author="uzivatel" w:date="2026-09-22T12:50:00Z" w16du:dateUtc="2026-09-22T16:50:00Z"/>
          <w:rFonts w:ascii="Tahoma" w:hAnsi="Tahoma" w:cs="Tahoma"/>
          <w:color w:val="00B0F0"/>
        </w:rPr>
      </w:pPr>
      <w:del w:id="98" w:author="uzivatel" w:date="2026-09-22T12:50:00Z" w16du:dateUtc="2026-09-22T16:50:00Z">
        <w:r>
          <w:rPr>
            <w:rFonts w:ascii="Tahoma" w:hAnsi="Tahoma" w:cs="Tahoma"/>
            <w:color w:val="00B0F0"/>
          </w:rPr>
          <w:delText xml:space="preserve">Good – </w:delText>
        </w:r>
        <w:r w:rsidR="00ED781E">
          <w:rPr>
            <w:rFonts w:ascii="Tahoma" w:hAnsi="Tahoma" w:cs="Tahoma"/>
            <w:color w:val="00B0F0"/>
          </w:rPr>
          <w:delText>Didn’t see the doctor I should have, and I waited 4 weeks to see her.</w:delText>
        </w:r>
      </w:del>
    </w:p>
    <w:p w14:paraId="6C59EE94" w14:textId="7D0FD73E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99" w:author="uzivatel" w:date="2026-09-22T12:50:00Z" w16du:dateUtc="2026-09-22T16:50:00Z"/>
          <w:rFonts w:ascii="Tahoma" w:hAnsi="Tahoma" w:cs="Tahoma"/>
          <w:color w:val="00B0F0"/>
        </w:rPr>
      </w:pPr>
      <w:del w:id="100" w:author="uzivatel" w:date="2026-09-22T12:50:00Z" w16du:dateUtc="2026-09-22T16:50:00Z">
        <w:r>
          <w:rPr>
            <w:rFonts w:ascii="Tahoma" w:hAnsi="Tahoma" w:cs="Tahoma"/>
            <w:color w:val="00B0F0"/>
          </w:rPr>
          <w:delText>Good – The doctor was thorough ad gave good advice.</w:delText>
        </w:r>
      </w:del>
    </w:p>
    <w:p w14:paraId="623CA70C" w14:textId="2297615A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01" w:author="uzivatel" w:date="2026-09-22T12:50:00Z" w16du:dateUtc="2026-09-22T16:50:00Z"/>
          <w:rFonts w:ascii="Tahoma" w:hAnsi="Tahoma" w:cs="Tahoma"/>
          <w:color w:val="00B0F0"/>
        </w:rPr>
      </w:pPr>
      <w:del w:id="102" w:author="uzivatel" w:date="2026-09-22T12:50:00Z" w16du:dateUtc="2026-09-22T16:50:00Z">
        <w:r>
          <w:rPr>
            <w:rFonts w:ascii="Tahoma" w:hAnsi="Tahoma" w:cs="Tahoma"/>
            <w:color w:val="00B0F0"/>
          </w:rPr>
          <w:delText>Good – Clean &amp; tidy waiting area. Staff efficient, wasn’t kept too long to see practice nurse once I’d signed in. Initial booking time was quite a while hence why I didn’t give very good.</w:delText>
        </w:r>
      </w:del>
    </w:p>
    <w:p w14:paraId="0294772F" w14:textId="3D866E04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03" w:author="uzivatel" w:date="2026-09-22T12:50:00Z" w16du:dateUtc="2026-09-22T16:50:00Z"/>
          <w:rFonts w:ascii="Tahoma" w:hAnsi="Tahoma" w:cs="Tahoma"/>
          <w:color w:val="00B0F0"/>
        </w:rPr>
      </w:pPr>
      <w:del w:id="104" w:author="uzivatel" w:date="2026-09-22T12:50:00Z" w16du:dateUtc="2026-09-22T16:50:00Z">
        <w:r>
          <w:rPr>
            <w:rFonts w:ascii="Tahoma" w:hAnsi="Tahoma" w:cs="Tahoma"/>
            <w:color w:val="00B0F0"/>
          </w:rPr>
          <w:delText xml:space="preserve">Good – I had a </w:delText>
        </w:r>
        <w:r w:rsidR="00EC644C">
          <w:rPr>
            <w:rFonts w:ascii="Tahoma" w:hAnsi="Tahoma" w:cs="Tahoma"/>
            <w:color w:val="00B0F0"/>
          </w:rPr>
          <w:delText>hassle-free</w:delText>
        </w:r>
        <w:r>
          <w:rPr>
            <w:rFonts w:ascii="Tahoma" w:hAnsi="Tahoma" w:cs="Tahoma"/>
            <w:color w:val="00B0F0"/>
          </w:rPr>
          <w:delText xml:space="preserve"> appointment made when I called this morning.</w:delText>
        </w:r>
      </w:del>
    </w:p>
    <w:p w14:paraId="628C6CB0" w14:textId="4F31A403" w:rsidR="00EA5DB6" w:rsidRDefault="00EA5DB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05" w:author="uzivatel" w:date="2026-09-22T12:50:00Z" w16du:dateUtc="2026-09-22T16:50:00Z"/>
          <w:rFonts w:ascii="Tahoma" w:hAnsi="Tahoma" w:cs="Tahoma"/>
          <w:color w:val="00B0F0"/>
        </w:rPr>
      </w:pPr>
    </w:p>
    <w:p w14:paraId="7986FEC5" w14:textId="3DB796C4" w:rsidR="00E84308" w:rsidRDefault="00E84308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06" w:author="uzivatel" w:date="2026-09-22T12:50:00Z" w16du:dateUtc="2026-09-22T16:50:00Z"/>
          <w:rFonts w:ascii="Tahoma" w:hAnsi="Tahoma" w:cs="Tahoma"/>
          <w:color w:val="00B0F0"/>
        </w:rPr>
      </w:pPr>
      <w:del w:id="107" w:author="uzivatel" w:date="2026-09-22T12:50:00Z" w16du:dateUtc="2026-09-22T16:50:00Z">
        <w:r>
          <w:rPr>
            <w:rFonts w:ascii="Tahoma" w:hAnsi="Tahoma" w:cs="Tahoma"/>
            <w:color w:val="00B0F0"/>
          </w:rPr>
          <w:delText xml:space="preserve">Neither Good nor Poor – </w:delText>
        </w:r>
        <w:r w:rsidR="00ED781E">
          <w:rPr>
            <w:rFonts w:ascii="Tahoma" w:hAnsi="Tahoma" w:cs="Tahoma"/>
            <w:color w:val="00B0F0"/>
          </w:rPr>
          <w:delText>Spent a long time on the phone to get an appointment.</w:delText>
        </w:r>
      </w:del>
    </w:p>
    <w:p w14:paraId="6A72CFB1" w14:textId="4028F921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08" w:author="uzivatel" w:date="2026-09-22T12:50:00Z" w16du:dateUtc="2026-09-22T16:50:00Z"/>
          <w:rFonts w:ascii="Tahoma" w:hAnsi="Tahoma" w:cs="Tahoma"/>
          <w:color w:val="00B0F0"/>
        </w:rPr>
      </w:pPr>
      <w:del w:id="109" w:author="uzivatel" w:date="2026-09-22T12:50:00Z" w16du:dateUtc="2026-09-22T16:50:00Z">
        <w:r>
          <w:rPr>
            <w:rFonts w:ascii="Tahoma" w:hAnsi="Tahoma" w:cs="Tahoma"/>
            <w:color w:val="00B0F0"/>
          </w:rPr>
          <w:delText xml:space="preserve">Neither Good nor Poor – Would have preferred a </w:delText>
        </w:r>
        <w:r w:rsidR="00EC644C">
          <w:rPr>
            <w:rFonts w:ascii="Tahoma" w:hAnsi="Tahoma" w:cs="Tahoma"/>
            <w:color w:val="00B0F0"/>
          </w:rPr>
          <w:delText>face-to-face</w:delText>
        </w:r>
        <w:r>
          <w:rPr>
            <w:rFonts w:ascii="Tahoma" w:hAnsi="Tahoma" w:cs="Tahoma"/>
            <w:color w:val="00B0F0"/>
          </w:rPr>
          <w:delText xml:space="preserve"> appointment. The time between results being received and the phone call appointment took too long.</w:delText>
        </w:r>
      </w:del>
    </w:p>
    <w:p w14:paraId="3A39B07E" w14:textId="1977815A" w:rsidR="00FE030D" w:rsidRDefault="00FE030D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10" w:author="uzivatel" w:date="2026-09-22T12:50:00Z" w16du:dateUtc="2026-09-22T16:50:00Z"/>
          <w:rFonts w:ascii="Tahoma" w:hAnsi="Tahoma" w:cs="Tahoma"/>
          <w:color w:val="00B0F0"/>
        </w:rPr>
      </w:pPr>
    </w:p>
    <w:p w14:paraId="4EA5A435" w14:textId="2F47F4A0" w:rsidR="00EC644C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11" w:author="uzivatel" w:date="2026-09-22T12:50:00Z" w16du:dateUtc="2026-09-22T16:50:00Z"/>
          <w:rFonts w:ascii="Tahoma" w:hAnsi="Tahoma" w:cs="Tahoma"/>
          <w:color w:val="00B0F0"/>
        </w:rPr>
      </w:pPr>
      <w:del w:id="112" w:author="uzivatel" w:date="2026-09-22T12:50:00Z" w16du:dateUtc="2026-09-22T16:50:00Z">
        <w:r>
          <w:rPr>
            <w:rFonts w:ascii="Tahoma" w:hAnsi="Tahoma" w:cs="Tahoma"/>
            <w:color w:val="00B0F0"/>
          </w:rPr>
          <w:delText>Poor – My second time seeing the same doctor. On both occasions she was very rude. The receptionists were very kind and helpful.</w:delText>
        </w:r>
      </w:del>
    </w:p>
    <w:p w14:paraId="5F29A22E" w14:textId="77777777" w:rsidR="00EC644C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13" w:author="uzivatel" w:date="2026-09-22T12:50:00Z" w16du:dateUtc="2026-09-22T16:50:00Z"/>
          <w:rFonts w:ascii="Tahoma" w:hAnsi="Tahoma" w:cs="Tahoma"/>
          <w:color w:val="00B0F0"/>
        </w:rPr>
      </w:pPr>
    </w:p>
    <w:p w14:paraId="3444A572" w14:textId="256D46D1" w:rsidR="00EC644C" w:rsidRPr="00EC644C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14" w:author="uzivatel" w:date="2026-09-22T12:50:00Z" w16du:dateUtc="2026-09-22T16:50:00Z"/>
          <w:rFonts w:ascii="Tahoma" w:hAnsi="Tahoma" w:cs="Tahoma"/>
          <w:color w:val="09313B"/>
        </w:rPr>
      </w:pPr>
      <w:del w:id="115" w:author="uzivatel" w:date="2026-09-22T12:50:00Z" w16du:dateUtc="2026-09-22T16:50:00Z">
        <w:r>
          <w:rPr>
            <w:rFonts w:ascii="Tahoma" w:hAnsi="Tahoma" w:cs="Tahoma"/>
            <w:color w:val="00B0F0"/>
          </w:rPr>
          <w:delText>Very Poor – The waiting time for a smear test was 5 months, I don’t think that a patient should wait that long, I got my letter in January!</w:delText>
        </w:r>
      </w:del>
    </w:p>
    <w:p w14:paraId="5C4562A2" w14:textId="4C71A9C0" w:rsidR="00EA5DB6" w:rsidRDefault="00EA5DB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16" w:author="uzivatel" w:date="2026-09-22T12:50:00Z" w16du:dateUtc="2026-09-22T16:50:00Z"/>
          <w:rFonts w:ascii="Tahoma" w:hAnsi="Tahoma" w:cs="Tahoma"/>
          <w:color w:val="00B0F0"/>
        </w:rPr>
      </w:pPr>
    </w:p>
    <w:p w14:paraId="5B5DBB98" w14:textId="2DFB0655" w:rsidR="00856DC0" w:rsidRDefault="00856DC0" w:rsidP="00856DC0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17" w:author="uzivatel" w:date="2026-09-22T12:50:00Z" w16du:dateUtc="2026-09-22T16:50:00Z"/>
          <w:rFonts w:ascii="Tahoma" w:hAnsi="Tahoma" w:cs="Tahoma"/>
        </w:rPr>
      </w:pPr>
      <w:del w:id="118" w:author="uzivatel" w:date="2026-09-22T12:50:00Z" w16du:dateUtc="2026-09-22T16:50:00Z">
        <w:r w:rsidRPr="00FC4BC6">
          <w:rPr>
            <w:rFonts w:ascii="Tahoma" w:hAnsi="Tahoma" w:cs="Tahoma"/>
          </w:rPr>
          <w:delText>Having your say helps us improve care for everyone.</w:delText>
        </w:r>
      </w:del>
    </w:p>
    <w:p w14:paraId="77B159DA" w14:textId="22BFCC40" w:rsidR="00873EA7" w:rsidRDefault="00856DC0" w:rsidP="00856DC0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19" w:author="uzivatel" w:date="2026-09-22T12:50:00Z" w16du:dateUtc="2026-09-22T16:50:00Z"/>
          <w:rFonts w:ascii="Tahoma" w:hAnsi="Tahoma" w:cs="Tahoma"/>
        </w:rPr>
      </w:pPr>
      <w:del w:id="120" w:author="uzivatel" w:date="2026-09-22T12:50:00Z" w16du:dateUtc="2026-09-22T16:50:00Z">
        <w:r w:rsidRPr="00856DC0">
          <w:rPr>
            <w:rFonts w:ascii="Tahoma" w:hAnsi="Tahoma" w:cs="Tahoma"/>
          </w:rPr>
          <w:delText>Comments are discussed at practice/staff meeting</w:delText>
        </w:r>
        <w:r>
          <w:rPr>
            <w:rFonts w:ascii="Tahoma" w:hAnsi="Tahoma" w:cs="Tahoma"/>
          </w:rPr>
          <w:delText>s</w:delText>
        </w:r>
        <w:r w:rsidRPr="00856DC0">
          <w:rPr>
            <w:rFonts w:ascii="Tahoma" w:hAnsi="Tahoma" w:cs="Tahoma"/>
          </w:rPr>
          <w:delText xml:space="preserve"> where necessary/appropriate.</w:delText>
        </w:r>
      </w:del>
    </w:p>
    <w:p w14:paraId="76179976" w14:textId="77777777" w:rsidR="00856DC0" w:rsidRDefault="00856DC0" w:rsidP="00856DC0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21" w:author="uzivatel" w:date="2026-09-22T12:50:00Z" w16du:dateUtc="2026-09-22T16:50:00Z"/>
          <w:rFonts w:ascii="Tahoma" w:hAnsi="Tahoma" w:cs="Tahoma"/>
        </w:rPr>
      </w:pPr>
    </w:p>
    <w:p w14:paraId="76E66BE3" w14:textId="00C5D9B5" w:rsidR="00F569A6" w:rsidRDefault="00856DC0" w:rsidP="00F569A6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22" w:author="uzivatel" w:date="2026-09-22T12:50:00Z" w16du:dateUtc="2026-09-22T16:50:00Z"/>
          <w:rFonts w:ascii="Tahoma" w:hAnsi="Tahoma" w:cs="Tahoma"/>
        </w:rPr>
      </w:pPr>
      <w:del w:id="123" w:author="uzivatel" w:date="2026-09-22T12:50:00Z" w16du:dateUtc="2026-09-22T16:50:00Z">
        <w:r>
          <w:rPr>
            <w:rFonts w:ascii="Tahoma" w:hAnsi="Tahoma" w:cs="Tahoma"/>
          </w:rPr>
          <w:delText>So, if</w:delText>
        </w:r>
        <w:r w:rsidRPr="00FC4BC6">
          <w:rPr>
            <w:rFonts w:ascii="Tahoma" w:hAnsi="Tahoma" w:cs="Tahoma"/>
          </w:rPr>
          <w:delText xml:space="preserve"> you receive a link to your mobile, we would be grateful if you </w:delText>
        </w:r>
        <w:r>
          <w:rPr>
            <w:rFonts w:ascii="Tahoma" w:hAnsi="Tahoma" w:cs="Tahoma"/>
          </w:rPr>
          <w:delText>would</w:delText>
        </w:r>
        <w:r w:rsidRPr="00FC4BC6">
          <w:rPr>
            <w:rFonts w:ascii="Tahoma" w:hAnsi="Tahoma" w:cs="Tahoma"/>
          </w:rPr>
          <w:delText xml:space="preserve"> complete</w:delText>
        </w:r>
        <w:r>
          <w:rPr>
            <w:rFonts w:ascii="Tahoma" w:hAnsi="Tahoma" w:cs="Tahoma"/>
          </w:rPr>
          <w:delText xml:space="preserve"> it.</w:delText>
        </w:r>
      </w:del>
    </w:p>
    <w:p w14:paraId="05FC836B" w14:textId="53332C68" w:rsidR="00856DC0" w:rsidRDefault="00F569A6" w:rsidP="00F569A6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124" w:author="uzivatel" w:date="2026-09-22T12:50:00Z" w16du:dateUtc="2026-09-22T16:50:00Z"/>
          <w:rFonts w:ascii="Tahoma" w:hAnsi="Tahoma" w:cs="Tahoma"/>
        </w:rPr>
      </w:pPr>
      <w:del w:id="125" w:author="uzivatel" w:date="2026-09-22T12:50:00Z" w16du:dateUtc="2026-09-22T16:50:00Z">
        <w:r>
          <w:rPr>
            <w:rFonts w:ascii="Tahoma" w:hAnsi="Tahoma" w:cs="Tahoma"/>
          </w:rPr>
          <w:delText xml:space="preserve">                                                            </w:delText>
        </w:r>
        <w:r w:rsidR="00856DC0">
          <w:rPr>
            <w:rFonts w:ascii="Tahoma" w:hAnsi="Tahoma" w:cs="Tahoma"/>
          </w:rPr>
          <w:delText>Thanks</w:delText>
        </w:r>
      </w:del>
    </w:p>
    <w:p w14:paraId="196B4E1C" w14:textId="77777777" w:rsidR="006203F6" w:rsidRDefault="006203F6" w:rsidP="006203F6">
      <w:pPr>
        <w:ind w:right="567"/>
        <w:rPr>
          <w:del w:id="126" w:author="uzivatel" w:date="2026-09-22T12:50:00Z" w16du:dateUtc="2026-09-22T16:50:00Z"/>
          <w:rFonts w:ascii="Tahoma" w:hAnsi="Tahoma" w:cs="Tahoma"/>
          <w:sz w:val="20"/>
          <w:szCs w:val="20"/>
        </w:rPr>
      </w:pPr>
    </w:p>
    <w:p w14:paraId="1B80906F" w14:textId="474E460A" w:rsidR="00FE0D4E" w:rsidRDefault="006203F6" w:rsidP="006D0779">
      <w:pPr>
        <w:pStyle w:val="Default"/>
        <w:ind w:left="720"/>
        <w:rPr>
          <w:rFonts w:ascii="Roboto" w:hAnsi="Roboto"/>
          <w:rPrChange w:id="127" w:author="uzivatel" w:date="2026-09-22T12:50:00Z" w16du:dateUtc="2026-09-22T16:50:00Z">
            <w:rPr/>
          </w:rPrChange>
        </w:rPr>
        <w:pPrChange w:id="128" w:author="uzivatel" w:date="2026-09-22T12:50:00Z" w16du:dateUtc="2026-09-22T16:50:00Z">
          <w:pPr>
            <w:autoSpaceDE w:val="0"/>
            <w:autoSpaceDN w:val="0"/>
            <w:ind w:left="-567" w:right="-613"/>
          </w:pPr>
        </w:pPrChange>
      </w:pPr>
      <w:del w:id="129" w:author="uzivatel" w:date="2026-09-22T12:50:00Z" w16du:dateUtc="2026-09-22T16:50:00Z">
        <w:r>
          <w:tab/>
          <w:delText xml:space="preserve">         </w:delText>
        </w:r>
      </w:del>
    </w:p>
    <w:sectPr w:rsidR="00FE0D4E" w:rsidSect="00067C1B">
      <w:pgSz w:w="11906" w:h="16838"/>
      <w:pgMar w:top="142" w:right="849" w:bottom="142" w:left="1417" w:header="708" w:footer="708" w:gutter="0"/>
      <w:cols w:space="708"/>
      <w:docGrid w:linePitch="360"/>
      <w:sectPrChange w:id="130" w:author="uzivatel" w:date="2026-09-22T12:50:00Z" w16du:dateUtc="2026-09-22T16:50:00Z">
        <w:sectPr w:rsidR="00FE0D4E" w:rsidSect="00067C1B">
          <w:pgMar w:top="720" w:right="720" w:bottom="720" w:left="720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C1A70"/>
    <w:multiLevelType w:val="hybridMultilevel"/>
    <w:tmpl w:val="D9485842"/>
    <w:lvl w:ilvl="0" w:tplc="08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985674">
    <w:abstractNumId w:val="3"/>
  </w:num>
  <w:num w:numId="2" w16cid:durableId="720598348">
    <w:abstractNumId w:val="9"/>
  </w:num>
  <w:num w:numId="3" w16cid:durableId="561528626">
    <w:abstractNumId w:val="11"/>
  </w:num>
  <w:num w:numId="4" w16cid:durableId="599802745">
    <w:abstractNumId w:val="10"/>
  </w:num>
  <w:num w:numId="5" w16cid:durableId="1074938714">
    <w:abstractNumId w:val="2"/>
  </w:num>
  <w:num w:numId="6" w16cid:durableId="126625100">
    <w:abstractNumId w:val="8"/>
  </w:num>
  <w:num w:numId="7" w16cid:durableId="1761951528">
    <w:abstractNumId w:val="5"/>
  </w:num>
  <w:num w:numId="8" w16cid:durableId="1815373760">
    <w:abstractNumId w:val="0"/>
  </w:num>
  <w:num w:numId="9" w16cid:durableId="1631935518">
    <w:abstractNumId w:val="4"/>
  </w:num>
  <w:num w:numId="10" w16cid:durableId="1216549401">
    <w:abstractNumId w:val="7"/>
  </w:num>
  <w:num w:numId="11" w16cid:durableId="341863664">
    <w:abstractNumId w:val="12"/>
  </w:num>
  <w:num w:numId="12" w16cid:durableId="281687718">
    <w:abstractNumId w:val="6"/>
  </w:num>
  <w:num w:numId="13" w16cid:durableId="141577800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A1"/>
    <w:rsid w:val="00021D99"/>
    <w:rsid w:val="0002301B"/>
    <w:rsid w:val="00067C1B"/>
    <w:rsid w:val="00070B7A"/>
    <w:rsid w:val="000C1D5B"/>
    <w:rsid w:val="000E2EE8"/>
    <w:rsid w:val="000E3B54"/>
    <w:rsid w:val="00131188"/>
    <w:rsid w:val="00171E06"/>
    <w:rsid w:val="001D66D1"/>
    <w:rsid w:val="00222525"/>
    <w:rsid w:val="0028602A"/>
    <w:rsid w:val="002B27AF"/>
    <w:rsid w:val="002E5199"/>
    <w:rsid w:val="00332BB9"/>
    <w:rsid w:val="003377F2"/>
    <w:rsid w:val="00355828"/>
    <w:rsid w:val="00372BBB"/>
    <w:rsid w:val="00390519"/>
    <w:rsid w:val="00393DFA"/>
    <w:rsid w:val="003A4848"/>
    <w:rsid w:val="00405037"/>
    <w:rsid w:val="00421D86"/>
    <w:rsid w:val="0043051E"/>
    <w:rsid w:val="004435CB"/>
    <w:rsid w:val="004560A1"/>
    <w:rsid w:val="004561FB"/>
    <w:rsid w:val="004714D6"/>
    <w:rsid w:val="00494AC3"/>
    <w:rsid w:val="004A5136"/>
    <w:rsid w:val="005379D3"/>
    <w:rsid w:val="005406F7"/>
    <w:rsid w:val="005631B3"/>
    <w:rsid w:val="005940DB"/>
    <w:rsid w:val="00596269"/>
    <w:rsid w:val="005F4481"/>
    <w:rsid w:val="006203F6"/>
    <w:rsid w:val="00663F98"/>
    <w:rsid w:val="0067616A"/>
    <w:rsid w:val="0069557F"/>
    <w:rsid w:val="006B75D9"/>
    <w:rsid w:val="006D0779"/>
    <w:rsid w:val="0071556C"/>
    <w:rsid w:val="00744986"/>
    <w:rsid w:val="007D468F"/>
    <w:rsid w:val="00800252"/>
    <w:rsid w:val="00856DC0"/>
    <w:rsid w:val="00873EA7"/>
    <w:rsid w:val="00875E83"/>
    <w:rsid w:val="008A31AA"/>
    <w:rsid w:val="008E16D0"/>
    <w:rsid w:val="008F695B"/>
    <w:rsid w:val="00905D4F"/>
    <w:rsid w:val="00926BE8"/>
    <w:rsid w:val="00967EDD"/>
    <w:rsid w:val="009700EB"/>
    <w:rsid w:val="009730D6"/>
    <w:rsid w:val="00975CE3"/>
    <w:rsid w:val="00992F5A"/>
    <w:rsid w:val="009B14F4"/>
    <w:rsid w:val="009D457F"/>
    <w:rsid w:val="009E4030"/>
    <w:rsid w:val="009E7898"/>
    <w:rsid w:val="00A237C8"/>
    <w:rsid w:val="00A94B19"/>
    <w:rsid w:val="00AB7A30"/>
    <w:rsid w:val="00AE39A8"/>
    <w:rsid w:val="00AF1875"/>
    <w:rsid w:val="00AF69EB"/>
    <w:rsid w:val="00B06B01"/>
    <w:rsid w:val="00B8684D"/>
    <w:rsid w:val="00BA3DA8"/>
    <w:rsid w:val="00BD1EDF"/>
    <w:rsid w:val="00BF342F"/>
    <w:rsid w:val="00C42C04"/>
    <w:rsid w:val="00C9043F"/>
    <w:rsid w:val="00CA0DE6"/>
    <w:rsid w:val="00D01D57"/>
    <w:rsid w:val="00D166A3"/>
    <w:rsid w:val="00D507C5"/>
    <w:rsid w:val="00DB23CA"/>
    <w:rsid w:val="00DF0E9B"/>
    <w:rsid w:val="00E1696F"/>
    <w:rsid w:val="00E2631A"/>
    <w:rsid w:val="00E60474"/>
    <w:rsid w:val="00E84308"/>
    <w:rsid w:val="00E93D20"/>
    <w:rsid w:val="00EA5DB6"/>
    <w:rsid w:val="00EC644C"/>
    <w:rsid w:val="00ED3AF5"/>
    <w:rsid w:val="00ED781E"/>
    <w:rsid w:val="00EF2DAF"/>
    <w:rsid w:val="00F01D59"/>
    <w:rsid w:val="00F4755E"/>
    <w:rsid w:val="00F569A6"/>
    <w:rsid w:val="00F91991"/>
    <w:rsid w:val="00F92274"/>
    <w:rsid w:val="00FB2884"/>
    <w:rsid w:val="00FC4BC6"/>
    <w:rsid w:val="00FE030D"/>
    <w:rsid w:val="00FE0D4E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22E54"/>
  <w15:chartTrackingRefBased/>
  <w15:docId w15:val="{81EBFAA5-6559-4999-8590-BB5A77E52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uzivatel" w:date="2026-09-22T12:50:00Z">
        <w:pPr/>
      </w:pPrChange>
    </w:pPr>
    <w:rPr>
      <w:lang w:val="cs-CZ"/>
      <w:rPrChange w:id="0" w:author="uzivatel" w:date="2026-09-22T12:50:00Z">
        <w:rPr>
          <w:sz w:val="24"/>
          <w:szCs w:val="24"/>
          <w:lang w:val="en-GB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50:00Z">
        <w:pPr>
          <w:keepNext/>
          <w:pBdr>
            <w:bottom w:val="double" w:sz="6" w:space="1" w:color="auto"/>
          </w:pBdr>
          <w:spacing w:after="200" w:line="276" w:lineRule="auto"/>
          <w:jc w:val="both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50:00Z">
        <w:rPr>
          <w:rFonts w:asciiTheme="minorHAnsi" w:eastAsiaTheme="minorHAnsi" w:hAnsiTheme="minorHAnsi" w:cstheme="minorBidi"/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2" w:author="uzivatel" w:date="2026-09-22T12:50:00Z">
        <w:rPr>
          <w:color w:val="0000FF"/>
          <w:u w:val="single"/>
        </w:rPr>
      </w:rPrChange>
    </w:rPr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3" w:author="uzivatel" w:date="2026-09-22T12:50:00Z">
        <w:pPr>
          <w:spacing w:after="160" w:line="252" w:lineRule="auto"/>
          <w:ind w:left="720"/>
          <w:contextualSpacing/>
        </w:pPr>
      </w:pPrChange>
    </w:pPr>
    <w:rPr>
      <w:rPrChange w:id="3" w:author="uzivatel" w:date="2026-09-22T12:50:00Z">
        <w:rPr>
          <w:rFonts w:ascii="Calibri" w:eastAsia="Calibri" w:hAnsi="Calibri" w:cstheme="minorBidi"/>
          <w:sz w:val="22"/>
          <w:szCs w:val="22"/>
          <w:lang w:val="cs-CZ" w:eastAsia="en-US" w:bidi="ar-SA"/>
        </w:rPr>
      </w:rPrChange>
    </w:rPr>
  </w:style>
  <w:style w:type="character" w:customStyle="1" w:styleId="Heading4Char">
    <w:name w:val="Heading 4 Char"/>
    <w:basedOn w:val="DefaultParagraphFont"/>
    <w:link w:val="Heading4"/>
    <w:semiHidden/>
    <w:rsid w:val="00E1696F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E1696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  <w:style w:type="table" w:styleId="TableGrid">
    <w:name w:val="Table Grid"/>
    <w:basedOn w:val="TableNormal"/>
    <w:uiPriority w:val="59"/>
    <w:rsid w:val="00E1696F"/>
    <w:pPr>
      <w:spacing w:after="0" w:line="240" w:lineRule="auto"/>
    </w:pPr>
    <w:rPr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77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842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PRECIOUS, Debbie (NHS SOUTH YORKSHIRE ICB - 02P)</dc:creator>
  <cp:keywords/>
  <dc:description/>
  <cp:lastModifiedBy>Arthur Souza Rodrigues</cp:lastModifiedBy>
  <cp:revision>1</cp:revision>
  <cp:lastPrinted>2024-07-09T09:01:00Z</cp:lastPrinted>
  <dcterms:created xsi:type="dcterms:W3CDTF">2024-07-09T08:31:00Z</dcterms:created>
  <dcterms:modified xsi:type="dcterms:W3CDTF">2026-09-22T16:50:00Z</dcterms:modified>
</cp:coreProperties>
</file>