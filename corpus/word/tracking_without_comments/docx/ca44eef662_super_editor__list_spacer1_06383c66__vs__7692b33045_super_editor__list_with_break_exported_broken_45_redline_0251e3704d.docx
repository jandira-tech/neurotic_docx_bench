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D5AD6" w14:textId="77777777" w:rsidR="007B1912" w:rsidRDefault="00000E7F">
      <w:pPr>
        <w:numPr>
          <w:ilvl w:val="0"/>
          <w:numId w:val="3"/>
        </w:numPr>
        <w:rPr>
          <w:ins w:id="15" w:author="Nick Bernal" w:date="2026-08-03T22:21:00Z" w16du:dateUtc="2026-08-04T02:21:00Z"/>
        </w:rPr>
      </w:pPr>
      <w:ins w:id="16" w:author="Nick Bernal" w:date="2026-08-03T22:21:00Z" w16du:dateUtc="2026-08-04T02:21:00Z">
        <w:r>
          <w:t>a</w:t>
        </w:r>
      </w:ins>
    </w:p>
    <w:p w14:paraId="75E28AFF" w14:textId="77777777" w:rsidR="007B1912" w:rsidRDefault="00000E7F">
      <w:pPr>
        <w:rPr>
          <w:ins w:id="17" w:author="Nick Bernal" w:date="2026-08-03T22:21:00Z" w16du:dateUtc="2026-08-04T02:21:00Z"/>
        </w:rPr>
      </w:pPr>
      <w:ins w:id="18" w:author="Nick Bernal" w:date="2026-08-03T22:21:00Z" w16du:dateUtc="2026-08-04T02:21:00Z">
        <w:r>
          <w:t>test</w:t>
        </w:r>
      </w:ins>
    </w:p>
    <w:p w14:paraId="77A22A84" w14:textId="791A2A7D" w:rsidR="00E46DBD" w:rsidRDefault="00000E7F" w:rsidP="00801E77">
      <w:pPr>
        <w:rPr>
          <w:del w:id="19" w:author="Nick Bernal" w:date="2026-08-03T22:21:00Z" w16du:dateUtc="2026-08-04T02:21:00Z"/>
        </w:rPr>
      </w:pPr>
      <w:ins w:id="20" w:author="Nick Bernal" w:date="2026-08-03T22:21:00Z" w16du:dateUtc="2026-08-04T02:21:00Z">
        <w:r>
          <w:t>b</w:t>
        </w:r>
      </w:ins>
    </w:p>
    <w:p w14:paraId="50795848" w14:textId="2FE3A7A7" w:rsidR="00E46DBD" w:rsidRDefault="00E46DBD" w:rsidP="00E46DBD">
      <w:pPr>
        <w:jc w:val="both"/>
        <w:rPr>
          <w:del w:id="21" w:author="Nick Bernal" w:date="2026-08-03T22:21:00Z" w16du:dateUtc="2026-08-04T02:21:00Z"/>
        </w:rPr>
      </w:pPr>
      <w:del w:id="22" w:author="Nick Bernal" w:date="2026-08-03T22:21:00Z" w16du:dateUtc="2026-08-04T02:21:00Z">
        <w:r>
          <w:tab/>
          <w:delText>14.9</w:delText>
        </w:r>
        <w:r>
          <w:tab/>
        </w:r>
        <w:r>
          <w:rPr>
            <w:u w:val="single"/>
          </w:rPr>
          <w:delText>Entire Agreement</w:delText>
        </w:r>
        <w:r>
          <w:delText xml:space="preserve"> – </w:delText>
        </w:r>
        <w:r w:rsidR="00D11058">
          <w:delText>p1</w:delText>
        </w:r>
      </w:del>
    </w:p>
    <w:p w14:paraId="5A3C9D6B" w14:textId="525C8077" w:rsidR="00E46DBD" w:rsidRDefault="00E46DBD" w:rsidP="00E46DBD">
      <w:pPr>
        <w:pStyle w:val="StandardL1"/>
        <w:numPr>
          <w:ilvl w:val="0"/>
          <w:numId w:val="0"/>
        </w:numPr>
        <w:rPr>
          <w:del w:id="23" w:author="Nick Bernal" w:date="2026-08-03T22:21:00Z" w16du:dateUtc="2026-08-04T02:21:00Z"/>
        </w:rPr>
      </w:pPr>
      <w:del w:id="24" w:author="Nick Bernal" w:date="2026-08-03T22:21:00Z" w16du:dateUtc="2026-08-04T02:21:00Z">
        <w:r>
          <w:tab/>
          <w:delText>14.10</w:delText>
        </w:r>
        <w:r>
          <w:tab/>
        </w:r>
        <w:r>
          <w:rPr>
            <w:u w:val="single"/>
          </w:rPr>
          <w:delText>Legal Fees</w:delText>
        </w:r>
        <w:r>
          <w:delText xml:space="preserve">.  </w:delText>
        </w:r>
        <w:r w:rsidR="00D11058">
          <w:delText>P2</w:delText>
        </w:r>
      </w:del>
    </w:p>
    <w:p w14:paraId="084491D1" w14:textId="71731756" w:rsidR="000F48B4" w:rsidRDefault="00E46DBD">
      <w:pPr>
        <w:numPr>
          <w:ilvl w:val="0"/>
          <w:numId w:val="3"/>
        </w:numPr>
        <w:pPrChange w:id="25" w:author="Nick Bernal" w:date="2026-08-03T22:21:00Z" w16du:dateUtc="2026-08-04T02:21:00Z">
          <w:pPr>
            <w:pStyle w:val="StandardL1"/>
            <w:numPr>
              <w:numId w:val="0"/>
            </w:numPr>
            <w:tabs>
              <w:tab w:val="clear" w:pos="720"/>
            </w:tabs>
          </w:pPr>
        </w:pPrChange>
      </w:pPr>
      <w:del w:id="26" w:author="Nick Bernal" w:date="2026-08-03T22:21:00Z" w16du:dateUtc="2026-08-04T02:21:00Z">
        <w:r>
          <w:tab/>
          <w:delText>14.11</w:delText>
        </w:r>
        <w:r>
          <w:tab/>
        </w:r>
        <w:r>
          <w:rPr>
            <w:u w:val="single"/>
          </w:rPr>
          <w:delText>Survival of Terms</w:delText>
        </w:r>
        <w:r w:rsidR="00D11058">
          <w:rPr>
            <w:u w:val="single"/>
          </w:rPr>
          <w:delText xml:space="preserve"> </w:delText>
        </w:r>
        <w:r w:rsidR="00D11058">
          <w:delText>p3</w:delText>
        </w:r>
      </w:del>
    </w:p>
    <w:sectPr w:rsidR="000F48B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  <w:sectPrChange w:id="33" w:author="Nick Bernal" w:date="2026-08-03T22:21:00Z" w16du:dateUtc="2026-08-04T02:21:00Z">
        <w:sectPr w:rsidR="000F48B4">
          <w:pgMar w:top="1440" w:right="1440" w:bottom="1440" w:left="1440" w:header="720" w:footer="720" w:gutter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8FB59" w14:textId="77777777" w:rsidR="00000E7F" w:rsidRDefault="00000E7F">
      <w:r>
        <w:separator/>
      </w:r>
    </w:p>
  </w:endnote>
  <w:endnote w:type="continuationSeparator" w:id="0">
    <w:p w14:paraId="551DBFFF" w14:textId="77777777" w:rsidR="00000E7F" w:rsidRDefault="00000E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54E29" w14:textId="77777777" w:rsidR="00C707E7" w:rsidRDefault="00C707E7">
    <w:pPr>
      <w:pStyle w:val="Subtitle"/>
      <w:pPrChange w:id="29" w:author="Nick Bernal" w:date="2026-08-03T22:21:00Z" w16du:dateUtc="2026-08-04T02:21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49BD6" w14:textId="77777777" w:rsidR="00C707E7" w:rsidRDefault="00C707E7">
    <w:pPr>
      <w:pStyle w:val="Subtitle"/>
      <w:pPrChange w:id="30" w:author="Nick Bernal" w:date="2026-08-03T22:21:00Z" w16du:dateUtc="2026-08-04T02:21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C31C3" w14:textId="77777777" w:rsidR="00C707E7" w:rsidRDefault="00C707E7">
    <w:pPr>
      <w:pStyle w:val="Subtitle"/>
      <w:pPrChange w:id="32" w:author="Nick Bernal" w:date="2026-08-03T22:21:00Z" w16du:dateUtc="2026-08-04T02:21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C3228" w14:textId="77777777" w:rsidR="00000E7F" w:rsidRDefault="00000E7F">
      <w:r>
        <w:separator/>
      </w:r>
    </w:p>
  </w:footnote>
  <w:footnote w:type="continuationSeparator" w:id="0">
    <w:p w14:paraId="1F4E096C" w14:textId="77777777" w:rsidR="00000E7F" w:rsidRDefault="00000E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FA2B5" w14:textId="77777777" w:rsidR="00C707E7" w:rsidRDefault="00C707E7">
    <w:pPr>
      <w:pStyle w:val="Title"/>
      <w:pPrChange w:id="27" w:author="Nick Bernal" w:date="2026-08-03T22:21:00Z" w16du:dateUtc="2026-08-04T02:21:00Z">
        <w:pPr>
          <w:pStyle w:val="Header"/>
        </w:pPr>
      </w:pPrChange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4C9B9" w14:textId="77777777" w:rsidR="00C707E7" w:rsidRDefault="00C707E7">
    <w:pPr>
      <w:pStyle w:val="Title"/>
      <w:pPrChange w:id="28" w:author="Nick Bernal" w:date="2026-08-03T22:21:00Z" w16du:dateUtc="2026-08-04T02:21:00Z">
        <w:pPr>
          <w:pStyle w:val="Header"/>
        </w:pPr>
      </w:pPrChange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B1AB9" w14:textId="77777777" w:rsidR="00C707E7" w:rsidRDefault="00C707E7">
    <w:pPr>
      <w:pStyle w:val="Title"/>
      <w:pPrChange w:id="31" w:author="Nick Bernal" w:date="2026-08-03T22:21:00Z" w16du:dateUtc="2026-08-04T02:21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6D68CD"/>
    <w:multiLevelType w:val="multilevel"/>
    <w:tmpl w:val="6F3818BA"/>
    <w:name w:val="zzmpStandard||Standard|2|2|1|1|0|9||1|0|1||1|0|1||1|0|1||1|0|0||1|0|0||1|0|0||1|0|0||1|0|0||"/>
    <w:lvl w:ilvl="0">
      <w:start w:val="1"/>
      <w:numFmt w:val="decimal"/>
      <w:lvlRestart w:val="0"/>
      <w:pStyle w:val="StandardL1"/>
      <w:lvlText w:val="%1."/>
      <w:lvlJc w:val="left"/>
      <w:pPr>
        <w:tabs>
          <w:tab w:val="num" w:pos="720"/>
        </w:tabs>
        <w:ind w:left="0" w:firstLine="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1">
      <w:start w:val="1"/>
      <w:numFmt w:val="lowerLetter"/>
      <w:pStyle w:val="StandardL2"/>
      <w:lvlText w:val="(%2)"/>
      <w:lvlJc w:val="left"/>
      <w:pPr>
        <w:tabs>
          <w:tab w:val="num" w:pos="1440"/>
        </w:tabs>
        <w:ind w:left="0" w:firstLine="72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2">
      <w:start w:val="1"/>
      <w:numFmt w:val="lowerRoman"/>
      <w:pStyle w:val="StandardL3"/>
      <w:lvlText w:val="(%3)"/>
      <w:lvlJc w:val="left"/>
      <w:pPr>
        <w:tabs>
          <w:tab w:val="num" w:pos="2160"/>
        </w:tabs>
        <w:ind w:left="0" w:firstLine="144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3">
      <w:start w:val="1"/>
      <w:numFmt w:val="decimal"/>
      <w:pStyle w:val="StandardL4"/>
      <w:lvlText w:val="(%4)"/>
      <w:lvlJc w:val="left"/>
      <w:pPr>
        <w:tabs>
          <w:tab w:val="num" w:pos="2880"/>
        </w:tabs>
        <w:ind w:left="0" w:firstLine="216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4">
      <w:start w:val="1"/>
      <w:numFmt w:val="lowerLetter"/>
      <w:pStyle w:val="StandardL5"/>
      <w:lvlText w:val="%5."/>
      <w:lvlJc w:val="left"/>
      <w:pPr>
        <w:tabs>
          <w:tab w:val="num" w:pos="3600"/>
        </w:tabs>
        <w:ind w:left="0" w:firstLine="288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5">
      <w:start w:val="1"/>
      <w:numFmt w:val="lowerRoman"/>
      <w:pStyle w:val="StandardL6"/>
      <w:lvlText w:val="%6."/>
      <w:lvlJc w:val="left"/>
      <w:pPr>
        <w:tabs>
          <w:tab w:val="num" w:pos="4320"/>
        </w:tabs>
        <w:ind w:left="0" w:firstLine="360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6">
      <w:start w:val="1"/>
      <w:numFmt w:val="decimal"/>
      <w:pStyle w:val="StandardL7"/>
      <w:lvlText w:val="%7)"/>
      <w:lvlJc w:val="left"/>
      <w:pPr>
        <w:tabs>
          <w:tab w:val="num" w:pos="5040"/>
        </w:tabs>
        <w:ind w:left="0" w:firstLine="432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7">
      <w:start w:val="1"/>
      <w:numFmt w:val="lowerLetter"/>
      <w:pStyle w:val="StandardL8"/>
      <w:lvlText w:val="%8)"/>
      <w:lvlJc w:val="left"/>
      <w:pPr>
        <w:tabs>
          <w:tab w:val="num" w:pos="5760"/>
        </w:tabs>
        <w:ind w:left="0" w:firstLine="504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8">
      <w:start w:val="1"/>
      <w:numFmt w:val="lowerRoman"/>
      <w:pStyle w:val="StandardL9"/>
      <w:lvlText w:val="%9)"/>
      <w:lvlJc w:val="left"/>
      <w:pPr>
        <w:tabs>
          <w:tab w:val="num" w:pos="6480"/>
        </w:tabs>
        <w:ind w:left="0" w:firstLine="576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</w:abstractNum>
  <w:num w:numId="1" w16cid:durableId="1307660404">
    <w:abstractNumId w:val="2"/>
  </w:num>
  <w:num w:numId="2" w16cid:durableId="100147962">
    <w:abstractNumId w:val="0"/>
  </w:num>
  <w:num w:numId="3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5F2"/>
    <w:rsid w:val="00000E7F"/>
    <w:rsid w:val="00021059"/>
    <w:rsid w:val="00063C82"/>
    <w:rsid w:val="00086DA1"/>
    <w:rsid w:val="000A0A13"/>
    <w:rsid w:val="000A567A"/>
    <w:rsid w:val="000F3C5A"/>
    <w:rsid w:val="000F48B4"/>
    <w:rsid w:val="00112874"/>
    <w:rsid w:val="00120DC8"/>
    <w:rsid w:val="00134FDE"/>
    <w:rsid w:val="00142562"/>
    <w:rsid w:val="0014513B"/>
    <w:rsid w:val="00153C77"/>
    <w:rsid w:val="00163FF4"/>
    <w:rsid w:val="00196809"/>
    <w:rsid w:val="001B6B1C"/>
    <w:rsid w:val="001D15DC"/>
    <w:rsid w:val="001D5F2F"/>
    <w:rsid w:val="001D6DD7"/>
    <w:rsid w:val="001E4DD1"/>
    <w:rsid w:val="00225108"/>
    <w:rsid w:val="00233D7B"/>
    <w:rsid w:val="00234518"/>
    <w:rsid w:val="002765C0"/>
    <w:rsid w:val="002B1218"/>
    <w:rsid w:val="002C2E26"/>
    <w:rsid w:val="002D7DF1"/>
    <w:rsid w:val="002F17C5"/>
    <w:rsid w:val="002F3E0E"/>
    <w:rsid w:val="00307EE2"/>
    <w:rsid w:val="003104CE"/>
    <w:rsid w:val="003139A7"/>
    <w:rsid w:val="00322A24"/>
    <w:rsid w:val="00345358"/>
    <w:rsid w:val="00360F1B"/>
    <w:rsid w:val="003632C1"/>
    <w:rsid w:val="00363C48"/>
    <w:rsid w:val="003A1EE0"/>
    <w:rsid w:val="003A4303"/>
    <w:rsid w:val="003B15B4"/>
    <w:rsid w:val="003B189B"/>
    <w:rsid w:val="003B55EC"/>
    <w:rsid w:val="003B74D7"/>
    <w:rsid w:val="003C1D14"/>
    <w:rsid w:val="003C58BC"/>
    <w:rsid w:val="003D6D3A"/>
    <w:rsid w:val="0045453D"/>
    <w:rsid w:val="0049461A"/>
    <w:rsid w:val="005149AB"/>
    <w:rsid w:val="005255B2"/>
    <w:rsid w:val="005458B8"/>
    <w:rsid w:val="0054598C"/>
    <w:rsid w:val="005503C2"/>
    <w:rsid w:val="00551093"/>
    <w:rsid w:val="005E5504"/>
    <w:rsid w:val="006013E1"/>
    <w:rsid w:val="0061286E"/>
    <w:rsid w:val="00620BB4"/>
    <w:rsid w:val="00645967"/>
    <w:rsid w:val="00652E45"/>
    <w:rsid w:val="006C4791"/>
    <w:rsid w:val="006D7C11"/>
    <w:rsid w:val="00712B09"/>
    <w:rsid w:val="00713C02"/>
    <w:rsid w:val="007335F2"/>
    <w:rsid w:val="0074089D"/>
    <w:rsid w:val="00764815"/>
    <w:rsid w:val="00766E3C"/>
    <w:rsid w:val="00781296"/>
    <w:rsid w:val="007A35F3"/>
    <w:rsid w:val="007A645E"/>
    <w:rsid w:val="007B1912"/>
    <w:rsid w:val="007D0239"/>
    <w:rsid w:val="00801697"/>
    <w:rsid w:val="00801E77"/>
    <w:rsid w:val="00817571"/>
    <w:rsid w:val="00823381"/>
    <w:rsid w:val="008322B6"/>
    <w:rsid w:val="008459CE"/>
    <w:rsid w:val="00862DBA"/>
    <w:rsid w:val="0087276A"/>
    <w:rsid w:val="00876416"/>
    <w:rsid w:val="00882DA7"/>
    <w:rsid w:val="008F2C37"/>
    <w:rsid w:val="009067EF"/>
    <w:rsid w:val="0091301D"/>
    <w:rsid w:val="00920E22"/>
    <w:rsid w:val="00941400"/>
    <w:rsid w:val="0094354C"/>
    <w:rsid w:val="00966AA7"/>
    <w:rsid w:val="009A757C"/>
    <w:rsid w:val="009E081F"/>
    <w:rsid w:val="00A10C42"/>
    <w:rsid w:val="00A14959"/>
    <w:rsid w:val="00A27CB8"/>
    <w:rsid w:val="00A52370"/>
    <w:rsid w:val="00A54FD7"/>
    <w:rsid w:val="00A62DDB"/>
    <w:rsid w:val="00A649FF"/>
    <w:rsid w:val="00AB2838"/>
    <w:rsid w:val="00B54FAC"/>
    <w:rsid w:val="00B85450"/>
    <w:rsid w:val="00BA714D"/>
    <w:rsid w:val="00BB1758"/>
    <w:rsid w:val="00BC6784"/>
    <w:rsid w:val="00BD31C6"/>
    <w:rsid w:val="00BF748A"/>
    <w:rsid w:val="00C02EDE"/>
    <w:rsid w:val="00C04812"/>
    <w:rsid w:val="00C129F7"/>
    <w:rsid w:val="00C4110B"/>
    <w:rsid w:val="00C630F1"/>
    <w:rsid w:val="00C707E7"/>
    <w:rsid w:val="00CC3C3F"/>
    <w:rsid w:val="00CE0D03"/>
    <w:rsid w:val="00D01F66"/>
    <w:rsid w:val="00D02B15"/>
    <w:rsid w:val="00D07FBF"/>
    <w:rsid w:val="00D11058"/>
    <w:rsid w:val="00D30137"/>
    <w:rsid w:val="00D33B5A"/>
    <w:rsid w:val="00D6790F"/>
    <w:rsid w:val="00DA2806"/>
    <w:rsid w:val="00DE05C8"/>
    <w:rsid w:val="00E03E05"/>
    <w:rsid w:val="00E051D5"/>
    <w:rsid w:val="00E370DC"/>
    <w:rsid w:val="00E41D79"/>
    <w:rsid w:val="00E46DBD"/>
    <w:rsid w:val="00E4704A"/>
    <w:rsid w:val="00E65431"/>
    <w:rsid w:val="00E87151"/>
    <w:rsid w:val="00E93B78"/>
    <w:rsid w:val="00EA1ACF"/>
    <w:rsid w:val="00EB054A"/>
    <w:rsid w:val="00EC277A"/>
    <w:rsid w:val="00EC62C7"/>
    <w:rsid w:val="00ED3A25"/>
    <w:rsid w:val="00ED63EE"/>
    <w:rsid w:val="00EF0C05"/>
    <w:rsid w:val="00F14881"/>
    <w:rsid w:val="00F24F77"/>
    <w:rsid w:val="00F751D0"/>
    <w:rsid w:val="00F77255"/>
    <w:rsid w:val="00F90FC1"/>
    <w:rsid w:val="00F9209E"/>
    <w:rsid w:val="00F9211A"/>
    <w:rsid w:val="00FD6E0E"/>
    <w:rsid w:val="00FE4797"/>
    <w:rsid w:val="00FE68CE"/>
    <w:rsid w:val="00FF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EDFF48"/>
  <w15:chartTrackingRefBased/>
  <w15:docId w15:val="{8A3A1A56-A6C3-5F40-B60E-A24AEF1EE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Nick Bernal" w:date="2026-08-03T22:21:00Z">
        <w:pPr/>
      </w:pPrChange>
    </w:pPr>
    <w:rPr>
      <w:rFonts w:ascii="Arial" w:eastAsiaTheme="minorHAnsi" w:hAnsi="Arial" w:cs="Times New Roman (Body CS)"/>
      <w:kern w:val="2"/>
      <w:sz w:val="24"/>
      <w:szCs w:val="24"/>
      <w14:ligatures w14:val="standardContextual"/>
      <w:rPrChange w:id="0" w:author="Nick Bernal" w:date="2026-08-03T22:21:00Z">
        <w:rPr>
          <w:sz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  <w:pPrChange w:id="1" w:author="Nick Bernal" w:date="2026-08-03T22:21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rPrChange w:id="1" w:author="Nick Bernal" w:date="2026-08-03T22:21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  <w:pPrChange w:id="2" w:author="Nick Bernal" w:date="2026-08-03T22:21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2" w:author="Nick Bernal" w:date="2026-08-03T22:21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  <w:pPrChange w:id="3" w:author="Nick Bernal" w:date="2026-08-03T22:21:00Z">
        <w:pPr>
          <w:keepNext/>
          <w:keepLines/>
          <w:spacing w:before="160" w:after="80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3" w:author="Nick Bernal" w:date="2026-08-03T22:21:00Z">
        <w:rPr>
          <w:rFonts w:ascii="Arial" w:eastAsiaTheme="majorEastAsia" w:hAnsi="Arial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  <w:pPrChange w:id="4" w:author="Nick Bernal" w:date="2026-08-03T22:21:00Z">
        <w:pPr>
          <w:keepNext/>
          <w:keepLines/>
          <w:spacing w:before="80" w:after="40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rPrChange w:id="4" w:author="Nick Bernal" w:date="2026-08-03T22:21:00Z">
        <w:rPr>
          <w:rFonts w:ascii="Arial" w:eastAsiaTheme="majorEastAsia" w:hAnsi="Arial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  <w:pPrChange w:id="5" w:author="Nick Bernal" w:date="2026-08-03T22:21:00Z">
        <w:pPr>
          <w:keepNext/>
          <w:keepLines/>
          <w:spacing w:before="80" w:after="40"/>
          <w:outlineLvl w:val="4"/>
        </w:pPr>
      </w:pPrChange>
    </w:pPr>
    <w:rPr>
      <w:rFonts w:eastAsiaTheme="majorEastAsia" w:cstheme="majorBidi"/>
      <w:color w:val="0F4761" w:themeColor="accent1" w:themeShade="BF"/>
      <w:rPrChange w:id="5" w:author="Nick Bernal" w:date="2026-08-03T22:21:00Z">
        <w:rPr>
          <w:rFonts w:ascii="Arial" w:eastAsiaTheme="majorEastAsia" w:hAnsi="Arial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  <w:pPrChange w:id="6" w:author="Nick Bernal" w:date="2026-08-03T22:21:00Z">
        <w:pPr>
          <w:keepNext/>
          <w:keepLines/>
          <w:spacing w:before="40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6" w:author="Nick Bernal" w:date="2026-08-03T22:21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  <w:pPrChange w:id="7" w:author="Nick Bernal" w:date="2026-08-03T22:21:00Z">
        <w:pPr>
          <w:keepNext/>
          <w:keepLines/>
          <w:spacing w:before="40"/>
          <w:outlineLvl w:val="6"/>
        </w:pPr>
      </w:pPrChange>
    </w:pPr>
    <w:rPr>
      <w:rFonts w:eastAsiaTheme="majorEastAsia" w:cstheme="majorBidi"/>
      <w:color w:val="595959" w:themeColor="text1" w:themeTint="A6"/>
      <w:rPrChange w:id="7" w:author="Nick Bernal" w:date="2026-08-03T22:21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  <w:pPrChange w:id="8" w:author="Nick Bernal" w:date="2026-08-03T22:21:00Z">
        <w:pPr>
          <w:keepNext/>
          <w:keepLines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8" w:author="Nick Bernal" w:date="2026-08-03T22:21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  <w:pPrChange w:id="9" w:author="Nick Bernal" w:date="2026-08-03T22:21:00Z">
        <w:pPr>
          <w:keepNext/>
          <w:keepLines/>
          <w:outlineLvl w:val="8"/>
        </w:pPr>
      </w:pPrChange>
    </w:pPr>
    <w:rPr>
      <w:rFonts w:eastAsiaTheme="majorEastAsia" w:cstheme="majorBidi"/>
      <w:color w:val="272727" w:themeColor="text1" w:themeTint="D8"/>
      <w:rPrChange w:id="9" w:author="Nick Bernal" w:date="2026-08-03T22:21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46DB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46DBD"/>
    <w:pPr>
      <w:tabs>
        <w:tab w:val="center" w:pos="4320"/>
        <w:tab w:val="right" w:pos="8640"/>
      </w:tabs>
    </w:pPr>
  </w:style>
  <w:style w:type="paragraph" w:customStyle="1" w:styleId="StandardL1">
    <w:name w:val="Standard_L1"/>
    <w:basedOn w:val="Normal"/>
    <w:next w:val="Normal"/>
    <w:rsid w:val="00E46DBD"/>
    <w:pPr>
      <w:numPr>
        <w:numId w:val="1"/>
      </w:numPr>
      <w:spacing w:after="240"/>
      <w:jc w:val="both"/>
      <w:outlineLvl w:val="0"/>
    </w:pPr>
  </w:style>
  <w:style w:type="paragraph" w:customStyle="1" w:styleId="StandardL2">
    <w:name w:val="Standard_L2"/>
    <w:basedOn w:val="StandardL1"/>
    <w:next w:val="Normal"/>
    <w:rsid w:val="00E46DBD"/>
    <w:pPr>
      <w:numPr>
        <w:ilvl w:val="1"/>
      </w:numPr>
      <w:outlineLvl w:val="1"/>
    </w:pPr>
  </w:style>
  <w:style w:type="paragraph" w:customStyle="1" w:styleId="StandardL3">
    <w:name w:val="Standard_L3"/>
    <w:basedOn w:val="StandardL2"/>
    <w:next w:val="Normal"/>
    <w:rsid w:val="00E46DBD"/>
    <w:pPr>
      <w:numPr>
        <w:ilvl w:val="2"/>
      </w:numPr>
      <w:outlineLvl w:val="2"/>
    </w:pPr>
  </w:style>
  <w:style w:type="paragraph" w:customStyle="1" w:styleId="StandardL4">
    <w:name w:val="Standard_L4"/>
    <w:basedOn w:val="StandardL3"/>
    <w:next w:val="Normal"/>
    <w:rsid w:val="00E46DBD"/>
    <w:pPr>
      <w:numPr>
        <w:ilvl w:val="3"/>
      </w:numPr>
      <w:outlineLvl w:val="3"/>
    </w:pPr>
  </w:style>
  <w:style w:type="paragraph" w:customStyle="1" w:styleId="StandardL5">
    <w:name w:val="Standard_L5"/>
    <w:basedOn w:val="StandardL4"/>
    <w:next w:val="Normal"/>
    <w:rsid w:val="00E46DBD"/>
    <w:pPr>
      <w:numPr>
        <w:ilvl w:val="4"/>
      </w:numPr>
      <w:outlineLvl w:val="4"/>
    </w:pPr>
  </w:style>
  <w:style w:type="paragraph" w:customStyle="1" w:styleId="StandardL6">
    <w:name w:val="Standard_L6"/>
    <w:basedOn w:val="StandardL5"/>
    <w:next w:val="Normal"/>
    <w:rsid w:val="00E46DBD"/>
    <w:pPr>
      <w:numPr>
        <w:ilvl w:val="5"/>
      </w:numPr>
      <w:outlineLvl w:val="5"/>
    </w:pPr>
  </w:style>
  <w:style w:type="paragraph" w:customStyle="1" w:styleId="StandardL7">
    <w:name w:val="Standard_L7"/>
    <w:basedOn w:val="StandardL6"/>
    <w:next w:val="Normal"/>
    <w:rsid w:val="00E46DBD"/>
    <w:pPr>
      <w:numPr>
        <w:ilvl w:val="6"/>
      </w:numPr>
      <w:outlineLvl w:val="6"/>
    </w:pPr>
  </w:style>
  <w:style w:type="paragraph" w:customStyle="1" w:styleId="StandardL8">
    <w:name w:val="Standard_L8"/>
    <w:basedOn w:val="StandardL7"/>
    <w:next w:val="Normal"/>
    <w:rsid w:val="00E46DBD"/>
    <w:pPr>
      <w:numPr>
        <w:ilvl w:val="7"/>
      </w:numPr>
      <w:outlineLvl w:val="7"/>
    </w:pPr>
  </w:style>
  <w:style w:type="paragraph" w:customStyle="1" w:styleId="StandardL9">
    <w:name w:val="Standard_L9"/>
    <w:basedOn w:val="StandardL8"/>
    <w:next w:val="Normal"/>
    <w:rsid w:val="00E46DBD"/>
    <w:pPr>
      <w:numPr>
        <w:ilvl w:val="8"/>
      </w:numPr>
      <w:outlineLvl w:val="8"/>
    </w:pPr>
  </w:style>
  <w:style w:type="character" w:customStyle="1" w:styleId="Heading1Char">
    <w:name w:val="Heading 1 Char"/>
    <w:basedOn w:val="DefaultParagraphFont"/>
    <w:link w:val="Heading1"/>
    <w:uiPriority w:val="9"/>
    <w:rsid w:val="00307EE2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EE2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EE2"/>
    <w:rPr>
      <w:rFonts w:ascii="Arial" w:eastAsiaTheme="majorEastAsia" w:hAnsi="Arial" w:cstheme="majorBidi"/>
      <w:color w:val="0F4761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EE2"/>
    <w:rPr>
      <w:rFonts w:ascii="Arial" w:eastAsiaTheme="majorEastAsia" w:hAnsi="Arial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EE2"/>
    <w:rPr>
      <w:rFonts w:ascii="Arial" w:eastAsiaTheme="majorEastAsia" w:hAnsi="Arial" w:cstheme="majorBidi"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EE2"/>
    <w:rPr>
      <w:rFonts w:ascii="Arial" w:eastAsiaTheme="majorEastAsia" w:hAnsi="Arial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EE2"/>
    <w:rPr>
      <w:rFonts w:ascii="Arial" w:eastAsiaTheme="majorEastAsia" w:hAnsi="Arial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EE2"/>
    <w:rPr>
      <w:rFonts w:ascii="Arial" w:eastAsiaTheme="majorEastAsia" w:hAnsi="Arial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EE2"/>
    <w:rPr>
      <w:rFonts w:ascii="Arial" w:eastAsiaTheme="majorEastAsia" w:hAnsi="Arial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  <w:pPrChange w:id="10" w:author="Nick Bernal" w:date="2026-08-03T22:21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0" w:author="Nick Bernal" w:date="2026-08-03T22:21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307EE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  <w:pPrChange w:id="11" w:author="Nick Bernal" w:date="2026-08-03T22:21:00Z">
        <w:pPr>
          <w:numPr>
            <w:ilvl w:val="1"/>
          </w:numPr>
          <w:spacing w:after="160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11" w:author="Nick Bernal" w:date="2026-08-03T22:21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307EE2"/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  <w:pPrChange w:id="12" w:author="Nick Bernal" w:date="2026-08-03T22:21:00Z">
        <w:pPr>
          <w:spacing w:before="160" w:after="160"/>
          <w:jc w:val="center"/>
        </w:pPr>
      </w:pPrChange>
    </w:pPr>
    <w:rPr>
      <w:i/>
      <w:iCs/>
      <w:color w:val="404040" w:themeColor="text1" w:themeTint="BF"/>
      <w:rPrChange w:id="12" w:author="Nick Bernal" w:date="2026-08-03T22:21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307EE2"/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  <w:pPrChange w:id="13" w:author="Nick Bernal" w:date="2026-08-03T22:21:00Z">
        <w:pPr>
          <w:ind w:left="720"/>
          <w:contextualSpacing/>
        </w:pPr>
      </w:pPrChange>
    </w:pPr>
    <w:rPr>
      <w:rPrChange w:id="13" w:author="Nick Bernal" w:date="2026-08-03T22:21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307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  <w:pPrChange w:id="14" w:author="Nick Bernal" w:date="2026-08-03T22:21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/>
          <w:ind w:left="864" w:right="864"/>
          <w:jc w:val="center"/>
        </w:pPr>
      </w:pPrChange>
    </w:pPr>
    <w:rPr>
      <w:i/>
      <w:iCs/>
      <w:color w:val="0F4761" w:themeColor="accent1" w:themeShade="BF"/>
      <w:rPrChange w:id="14" w:author="Nick Bernal" w:date="2026-08-03T22:21:00Z">
        <w:rPr>
          <w:rFonts w:ascii="Arial" w:eastAsiaTheme="minorHAnsi" w:hAnsi="Arial" w:cs="Times New Roman (Body CS)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EE2"/>
    <w:rPr>
      <w:rFonts w:ascii="Arial" w:eastAsiaTheme="minorHAnsi" w:hAnsi="Arial" w:cs="Times New Roman (Body CS)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307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BE159DFC-92CF-A347-A998-9AE5BE627C15}">
  <we:reference id="b7d90c49-50cc-4d90-b9e5-7eca51d12345" version="1.0.0.0" store="developer" storeType="Registry"/>
  <we:alternateReferences/>
  <we:properties>
    <we:property name="latchDocumentId" value="&quot;8440ac32-e17e-4621-a3b5-f71e6fc91838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CD4F50F3-466D-0142-B662-84DD43D68C42}">
  <we:reference id="b7d90c49-50cc-4d90-b9e5-7eca51d75141" version="2.0.0.0" store="EXCatalog" storeType="EXCatalog"/>
  <we:alternateReferences>
    <we:reference id="WA200005357" version="2.0.0.0" store="en-US" storeType="OMEX"/>
  </we:alternateReferences>
  <we:properties>
    <we:property name="latchDocumentId" value="&quot;7772da0e-d3e4-4192-88e1-320007d241b8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EMPLOYMENT AGREEMENT</vt:lpstr>
    </vt:vector>
  </TitlesOfParts>
  <Company>NAR</Company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EMPLOYMENT AGREEMENT</dc:title>
  <dc:subject/>
  <dc:creator>NAR</dc:creator>
  <cp:keywords/>
  <cp:lastModifiedBy>Arthur Souza Rodrigues</cp:lastModifiedBy>
  <cp:revision>1</cp:revision>
  <dcterms:created xsi:type="dcterms:W3CDTF">2025-05-19T21:21:00Z</dcterms:created>
  <dcterms:modified xsi:type="dcterms:W3CDTF">2026-08-04T02:21:00Z</dcterms:modified>
</cp:coreProperties>
</file>