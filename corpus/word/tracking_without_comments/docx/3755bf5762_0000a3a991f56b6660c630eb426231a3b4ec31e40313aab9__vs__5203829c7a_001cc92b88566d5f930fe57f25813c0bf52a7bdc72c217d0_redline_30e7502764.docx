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CAC3DC" w14:textId="77777777" w:rsidR="002E5199" w:rsidRDefault="002E5199" w:rsidP="009700EB">
      <w:pPr>
        <w:pStyle w:val="Default"/>
        <w:rPr>
          <w:ins w:id="7" w:author="uzivatel" w:date="2026-09-22T12:12:00Z" w16du:dateUtc="2026-09-22T16:12:00Z"/>
          <w:b/>
          <w:bCs/>
          <w:sz w:val="22"/>
          <w:szCs w:val="22"/>
          <w:u w:val="single"/>
        </w:rPr>
      </w:pPr>
    </w:p>
    <w:p w14:paraId="50C8B3A0" w14:textId="77777777" w:rsidR="002E5199" w:rsidRDefault="002E5199" w:rsidP="002E5199">
      <w:pPr>
        <w:pStyle w:val="Heading4"/>
        <w:jc w:val="center"/>
        <w:rPr>
          <w:ins w:id="8" w:author="uzivatel" w:date="2026-09-22T12:12:00Z" w16du:dateUtc="2026-09-22T16:12:00Z"/>
          <w:sz w:val="34"/>
        </w:rPr>
      </w:pPr>
      <w:ins w:id="9" w:author="uzivatel" w:date="2026-09-22T12:12:00Z" w16du:dateUtc="2026-09-22T16:12:00Z">
        <w:r>
          <w:rPr>
            <w:sz w:val="34"/>
          </w:rPr>
          <w:t>Základní škola Rumburk, U Nemocnice 1132/5, okres Děčín, p. o.</w:t>
        </w:r>
      </w:ins>
    </w:p>
    <w:p w14:paraId="3E9FDFC3" w14:textId="77777777" w:rsidR="002E5199" w:rsidRDefault="002E5199" w:rsidP="002E5199">
      <w:pPr>
        <w:rPr>
          <w:ins w:id="10" w:author="uzivatel" w:date="2026-09-22T12:12:00Z" w16du:dateUtc="2026-09-22T16:12:00Z"/>
          <w:sz w:val="16"/>
        </w:rPr>
      </w:pPr>
      <w:ins w:id="11" w:author="uzivatel" w:date="2026-09-22T12:12:00Z" w16du:dateUtc="2026-09-22T16:12:00Z">
        <w:r>
          <w:rPr>
            <w:sz w:val="16"/>
          </w:rPr>
          <w:t>U Nemocnice  1132/5, 408 01 Rumburk          IČ : 72744430             Telefon: 412332730            Fax : 412315800            kontakt@zsunemocnice.cz</w:t>
        </w:r>
      </w:ins>
    </w:p>
    <w:p w14:paraId="1657FF21" w14:textId="77777777" w:rsidR="00067C1B" w:rsidRDefault="00067C1B" w:rsidP="002E5199">
      <w:pPr>
        <w:pStyle w:val="Default"/>
        <w:jc w:val="center"/>
        <w:rPr>
          <w:ins w:id="12" w:author="uzivatel" w:date="2026-09-22T12:12:00Z" w16du:dateUtc="2026-09-22T16:12:00Z"/>
        </w:rPr>
      </w:pPr>
    </w:p>
    <w:p w14:paraId="48E34CCF" w14:textId="77777777" w:rsidR="009700EB" w:rsidRPr="00AF69EB" w:rsidRDefault="009700EB" w:rsidP="002E5199">
      <w:pPr>
        <w:pStyle w:val="Default"/>
        <w:jc w:val="center"/>
        <w:rPr>
          <w:ins w:id="13" w:author="uzivatel" w:date="2026-09-22T12:12:00Z" w16du:dateUtc="2026-09-22T16:12:00Z"/>
          <w:b/>
          <w:bCs/>
          <w:sz w:val="22"/>
          <w:szCs w:val="22"/>
          <w:u w:val="single"/>
        </w:rPr>
      </w:pPr>
      <w:ins w:id="14" w:author="uzivatel" w:date="2026-09-22T12:12:00Z" w16du:dateUtc="2026-09-22T16:12:00Z">
        <w:r>
          <w:fldChar w:fldCharType="begin"/>
        </w:r>
        <w:r>
          <w:instrText>HYPERLINK "http://www.zsunemocnice.cz/zakladni-skola/aktuality-1/novinky/obnoveni-osobni-pritomnosti-zaku-9-rocniku-ve-skole-476cs.html" \o "Obnovení osobní přítomnosti žáků 9. ročníku ve škole  (Zobrazit více)"</w:instrText>
        </w:r>
        <w:r>
          <w:fldChar w:fldCharType="separate"/>
        </w:r>
        <w:r w:rsidRPr="002E5199">
          <w:rPr>
            <w:b/>
            <w:bCs/>
            <w:sz w:val="32"/>
            <w:szCs w:val="32"/>
            <w:u w:val="single"/>
          </w:rPr>
          <w:t xml:space="preserve">Obnovení osobní přítomnosti žáků </w:t>
        </w:r>
        <w:r w:rsidR="00596269">
          <w:rPr>
            <w:b/>
            <w:bCs/>
            <w:sz w:val="32"/>
            <w:szCs w:val="32"/>
            <w:u w:val="single"/>
          </w:rPr>
          <w:t>2</w:t>
        </w:r>
        <w:r w:rsidRPr="002E5199">
          <w:rPr>
            <w:b/>
            <w:bCs/>
            <w:sz w:val="32"/>
            <w:szCs w:val="32"/>
            <w:u w:val="single"/>
          </w:rPr>
          <w:t xml:space="preserve">. </w:t>
        </w:r>
        <w:r w:rsidR="00596269">
          <w:rPr>
            <w:b/>
            <w:bCs/>
            <w:sz w:val="32"/>
            <w:szCs w:val="32"/>
            <w:u w:val="single"/>
          </w:rPr>
          <w:t>stupně</w:t>
        </w:r>
        <w:r w:rsidRPr="002E5199">
          <w:rPr>
            <w:b/>
            <w:bCs/>
            <w:sz w:val="32"/>
            <w:szCs w:val="32"/>
            <w:u w:val="single"/>
          </w:rPr>
          <w:t xml:space="preserve"> ve škole </w:t>
        </w:r>
        <w:r>
          <w:fldChar w:fldCharType="end"/>
        </w:r>
      </w:ins>
    </w:p>
    <w:p w14:paraId="53068767" w14:textId="77777777" w:rsidR="009D457F" w:rsidRDefault="009D457F" w:rsidP="009700EB">
      <w:pPr>
        <w:pStyle w:val="Default"/>
        <w:rPr>
          <w:ins w:id="15" w:author="uzivatel" w:date="2026-09-22T12:12:00Z" w16du:dateUtc="2026-09-22T16:12:00Z"/>
          <w:b/>
          <w:bCs/>
          <w:sz w:val="22"/>
          <w:szCs w:val="22"/>
        </w:rPr>
      </w:pPr>
    </w:p>
    <w:p w14:paraId="3C854AF7" w14:textId="77777777" w:rsidR="009700EB" w:rsidRDefault="009700EB" w:rsidP="009700EB">
      <w:pPr>
        <w:pStyle w:val="Default"/>
        <w:rPr>
          <w:ins w:id="16" w:author="uzivatel" w:date="2026-09-22T12:12:00Z" w16du:dateUtc="2026-09-22T16:12:00Z"/>
          <w:rFonts w:ascii="Roboto" w:hAnsi="Roboto"/>
        </w:rPr>
      </w:pPr>
      <w:ins w:id="17" w:author="uzivatel" w:date="2026-09-22T12:12:00Z" w16du:dateUtc="2026-09-22T16:12:00Z">
        <w:r>
          <w:rPr>
            <w:rFonts w:ascii="Roboto" w:hAnsi="Roboto"/>
          </w:rPr>
          <w:t>V souladu s</w:t>
        </w:r>
        <w:r w:rsidR="00F92274">
          <w:rPr>
            <w:rFonts w:ascii="Roboto" w:hAnsi="Roboto"/>
          </w:rPr>
          <w:t xml:space="preserve"> aktualizovaným dokumentem MŠMT </w:t>
        </w:r>
        <w:r w:rsidR="009D457F">
          <w:rPr>
            <w:rFonts w:ascii="Roboto" w:hAnsi="Roboto"/>
          </w:rPr>
          <w:t>„</w:t>
        </w:r>
        <w:r w:rsidR="00F92274">
          <w:rPr>
            <w:rFonts w:ascii="Roboto" w:hAnsi="Roboto"/>
          </w:rPr>
          <w:t>Ochrana zdraví a provoz základních škol v období do konce školního roku 2019/2020</w:t>
        </w:r>
        <w:r w:rsidR="009D457F">
          <w:rPr>
            <w:rFonts w:ascii="Roboto" w:hAnsi="Roboto"/>
          </w:rPr>
          <w:t xml:space="preserve"> “</w:t>
        </w:r>
        <w:r w:rsidR="00F92274">
          <w:rPr>
            <w:rFonts w:ascii="Roboto" w:hAnsi="Roboto"/>
          </w:rPr>
          <w:t xml:space="preserve"> ze dne 27. 5. 2020 </w:t>
        </w:r>
        <w:r w:rsidR="00D166A3">
          <w:rPr>
            <w:rFonts w:ascii="Roboto" w:hAnsi="Roboto"/>
          </w:rPr>
          <w:t xml:space="preserve">je žákům 2. </w:t>
        </w:r>
        <w:r w:rsidR="009D457F">
          <w:rPr>
            <w:rFonts w:ascii="Roboto" w:hAnsi="Roboto"/>
          </w:rPr>
          <w:t>s</w:t>
        </w:r>
        <w:r w:rsidR="00D166A3">
          <w:rPr>
            <w:rFonts w:ascii="Roboto" w:hAnsi="Roboto"/>
          </w:rPr>
          <w:t xml:space="preserve">tupně </w:t>
        </w:r>
        <w:r w:rsidR="003A4848">
          <w:rPr>
            <w:rFonts w:ascii="Roboto" w:hAnsi="Roboto"/>
          </w:rPr>
          <w:t>umožněna</w:t>
        </w:r>
        <w:r w:rsidR="00D166A3">
          <w:rPr>
            <w:rFonts w:ascii="Roboto" w:hAnsi="Roboto"/>
          </w:rPr>
          <w:t xml:space="preserve"> </w:t>
        </w:r>
        <w:r w:rsidR="009D457F">
          <w:rPr>
            <w:rFonts w:ascii="Roboto" w:hAnsi="Roboto"/>
          </w:rPr>
          <w:t xml:space="preserve">od 8. 6. 2020 </w:t>
        </w:r>
        <w:r w:rsidR="00D166A3">
          <w:rPr>
            <w:rFonts w:ascii="Roboto" w:hAnsi="Roboto"/>
          </w:rPr>
          <w:t xml:space="preserve">přítomnost v základní škole zejména </w:t>
        </w:r>
        <w:r w:rsidR="003A4848">
          <w:rPr>
            <w:rFonts w:ascii="Roboto" w:hAnsi="Roboto"/>
          </w:rPr>
          <w:t>z těchto důvodů:</w:t>
        </w:r>
      </w:ins>
    </w:p>
    <w:p w14:paraId="6099C9AF" w14:textId="77777777" w:rsidR="004714D6" w:rsidRDefault="003A4848" w:rsidP="003A4848">
      <w:pPr>
        <w:pStyle w:val="Default"/>
        <w:numPr>
          <w:ilvl w:val="0"/>
          <w:numId w:val="13"/>
        </w:numPr>
        <w:rPr>
          <w:ins w:id="18" w:author="uzivatel" w:date="2026-09-22T12:12:00Z" w16du:dateUtc="2026-09-22T16:12:00Z"/>
          <w:rFonts w:ascii="Roboto" w:hAnsi="Roboto"/>
        </w:rPr>
      </w:pPr>
      <w:ins w:id="19" w:author="uzivatel" w:date="2026-09-22T12:12:00Z" w16du:dateUtc="2026-09-22T16:12:00Z">
        <w:r w:rsidRPr="004714D6">
          <w:rPr>
            <w:rFonts w:ascii="Roboto" w:hAnsi="Roboto"/>
          </w:rPr>
          <w:t xml:space="preserve">individuální nebo skupinové (opět do 15 žáků) konzultace </w:t>
        </w:r>
      </w:ins>
    </w:p>
    <w:p w14:paraId="06DB2441" w14:textId="77777777" w:rsidR="003A4848" w:rsidRPr="004714D6" w:rsidRDefault="003A4848" w:rsidP="003A4848">
      <w:pPr>
        <w:pStyle w:val="Default"/>
        <w:numPr>
          <w:ilvl w:val="0"/>
          <w:numId w:val="13"/>
        </w:numPr>
        <w:rPr>
          <w:ins w:id="20" w:author="uzivatel" w:date="2026-09-22T12:12:00Z" w16du:dateUtc="2026-09-22T16:12:00Z"/>
          <w:rFonts w:ascii="Roboto" w:hAnsi="Roboto"/>
        </w:rPr>
      </w:pPr>
      <w:ins w:id="21" w:author="uzivatel" w:date="2026-09-22T12:12:00Z" w16du:dateUtc="2026-09-22T16:12:00Z">
        <w:r w:rsidRPr="004714D6">
          <w:rPr>
            <w:rFonts w:ascii="Roboto" w:hAnsi="Roboto"/>
          </w:rPr>
          <w:t xml:space="preserve">setkání s vyučujícím navazující na vzdělávání na dálku (objasnění nebo upevnění učiva, zadání samostatného učení mimo školu) a v souvislosti s hodnocením vzdělávání za školní rok 2019/2020 </w:t>
        </w:r>
      </w:ins>
    </w:p>
    <w:p w14:paraId="200A97C0" w14:textId="77777777" w:rsidR="003A4848" w:rsidRDefault="003A4848" w:rsidP="003A4848">
      <w:pPr>
        <w:pStyle w:val="Default"/>
        <w:numPr>
          <w:ilvl w:val="0"/>
          <w:numId w:val="13"/>
        </w:numPr>
        <w:rPr>
          <w:ins w:id="22" w:author="uzivatel" w:date="2026-09-22T12:12:00Z" w16du:dateUtc="2026-09-22T16:12:00Z"/>
          <w:rFonts w:ascii="Roboto" w:hAnsi="Roboto"/>
        </w:rPr>
      </w:pPr>
      <w:ins w:id="23" w:author="uzivatel" w:date="2026-09-22T12:12:00Z" w16du:dateUtc="2026-09-22T16:12:00Z">
        <w:r>
          <w:rPr>
            <w:rFonts w:ascii="Roboto" w:hAnsi="Roboto"/>
          </w:rPr>
          <w:t>s</w:t>
        </w:r>
        <w:r w:rsidRPr="003A4848">
          <w:rPr>
            <w:rFonts w:ascii="Roboto" w:hAnsi="Roboto"/>
          </w:rPr>
          <w:t>ocializační aktivity</w:t>
        </w:r>
      </w:ins>
    </w:p>
    <w:p w14:paraId="516C54D3" w14:textId="77777777" w:rsidR="003A4848" w:rsidRDefault="003A4848" w:rsidP="003A4848">
      <w:pPr>
        <w:pStyle w:val="Default"/>
        <w:numPr>
          <w:ilvl w:val="0"/>
          <w:numId w:val="13"/>
        </w:numPr>
        <w:rPr>
          <w:ins w:id="24" w:author="uzivatel" w:date="2026-09-22T12:12:00Z" w16du:dateUtc="2026-09-22T16:12:00Z"/>
          <w:rFonts w:ascii="Roboto" w:hAnsi="Roboto"/>
        </w:rPr>
      </w:pPr>
      <w:ins w:id="25" w:author="uzivatel" w:date="2026-09-22T12:12:00Z" w16du:dateUtc="2026-09-22T16:12:00Z">
        <w:r>
          <w:rPr>
            <w:rFonts w:ascii="Roboto" w:hAnsi="Roboto"/>
          </w:rPr>
          <w:t>v</w:t>
        </w:r>
        <w:r w:rsidRPr="003A4848">
          <w:rPr>
            <w:rFonts w:ascii="Roboto" w:hAnsi="Roboto"/>
          </w:rPr>
          <w:t>yzvednutí školních potřeb nebo jiných osobních věcí žáků, které z důvodu zákazu osobní př</w:t>
        </w:r>
        <w:r>
          <w:rPr>
            <w:rFonts w:ascii="Roboto" w:hAnsi="Roboto"/>
          </w:rPr>
          <w:t>ítomnosti žáků zůstaly ve škole</w:t>
        </w:r>
        <w:r w:rsidRPr="003A4848">
          <w:rPr>
            <w:rFonts w:ascii="Roboto" w:hAnsi="Roboto"/>
          </w:rPr>
          <w:t xml:space="preserve"> </w:t>
        </w:r>
      </w:ins>
    </w:p>
    <w:p w14:paraId="43FF05B5" w14:textId="77777777" w:rsidR="003A4848" w:rsidRDefault="003A4848" w:rsidP="003A4848">
      <w:pPr>
        <w:pStyle w:val="Default"/>
        <w:numPr>
          <w:ilvl w:val="0"/>
          <w:numId w:val="13"/>
        </w:numPr>
        <w:rPr>
          <w:ins w:id="26" w:author="uzivatel" w:date="2026-09-22T12:12:00Z" w16du:dateUtc="2026-09-22T16:12:00Z"/>
          <w:rFonts w:ascii="Roboto" w:hAnsi="Roboto"/>
        </w:rPr>
      </w:pPr>
      <w:ins w:id="27" w:author="uzivatel" w:date="2026-09-22T12:12:00Z" w16du:dateUtc="2026-09-22T16:12:00Z">
        <w:r>
          <w:rPr>
            <w:rFonts w:ascii="Roboto" w:hAnsi="Roboto"/>
          </w:rPr>
          <w:t>o</w:t>
        </w:r>
        <w:r w:rsidRPr="003A4848">
          <w:rPr>
            <w:rFonts w:ascii="Roboto" w:hAnsi="Roboto"/>
          </w:rPr>
          <w:t xml:space="preserve">devzdání a převzetí učebnic, učebních </w:t>
        </w:r>
        <w:r>
          <w:rPr>
            <w:rFonts w:ascii="Roboto" w:hAnsi="Roboto"/>
          </w:rPr>
          <w:t>pomůcek a školních potřeb.</w:t>
        </w:r>
      </w:ins>
    </w:p>
    <w:p w14:paraId="298ACF8A" w14:textId="77777777" w:rsidR="008F695B" w:rsidRPr="009D457F" w:rsidRDefault="003A4848" w:rsidP="009700EB">
      <w:pPr>
        <w:pStyle w:val="Default"/>
        <w:numPr>
          <w:ilvl w:val="0"/>
          <w:numId w:val="13"/>
        </w:numPr>
        <w:rPr>
          <w:ins w:id="28" w:author="uzivatel" w:date="2026-09-22T12:12:00Z" w16du:dateUtc="2026-09-22T16:12:00Z"/>
          <w:b/>
          <w:bCs/>
          <w:sz w:val="22"/>
          <w:szCs w:val="22"/>
        </w:rPr>
      </w:pPr>
      <w:ins w:id="29" w:author="uzivatel" w:date="2026-09-22T12:12:00Z" w16du:dateUtc="2026-09-22T16:12:00Z">
        <w:r w:rsidRPr="009D457F">
          <w:rPr>
            <w:rFonts w:ascii="Roboto" w:hAnsi="Roboto"/>
          </w:rPr>
          <w:t>předání vysvědčení za 2. pololetí školního roku 2019/2020</w:t>
        </w:r>
      </w:ins>
    </w:p>
    <w:p w14:paraId="4D48B25B" w14:textId="77777777" w:rsidR="009D457F" w:rsidRPr="009D457F" w:rsidRDefault="009D457F" w:rsidP="009D457F">
      <w:pPr>
        <w:pStyle w:val="Default"/>
        <w:ind w:left="720"/>
        <w:rPr>
          <w:ins w:id="30" w:author="uzivatel" w:date="2026-09-22T12:12:00Z" w16du:dateUtc="2026-09-22T16:12:00Z"/>
          <w:b/>
          <w:bCs/>
          <w:sz w:val="22"/>
          <w:szCs w:val="22"/>
        </w:rPr>
      </w:pPr>
    </w:p>
    <w:p w14:paraId="78EF2300" w14:textId="77777777" w:rsidR="0071556C" w:rsidRDefault="0043051E" w:rsidP="009700EB">
      <w:pPr>
        <w:pStyle w:val="Default"/>
        <w:rPr>
          <w:ins w:id="31" w:author="uzivatel" w:date="2026-09-22T12:12:00Z" w16du:dateUtc="2026-09-22T16:12:00Z"/>
          <w:b/>
          <w:bCs/>
          <w:sz w:val="22"/>
          <w:szCs w:val="22"/>
          <w:u w:val="single"/>
        </w:rPr>
      </w:pPr>
      <w:ins w:id="32" w:author="uzivatel" w:date="2026-09-22T12:12:00Z" w16du:dateUtc="2026-09-22T16:12:00Z">
        <w:r w:rsidRPr="0043051E">
          <w:rPr>
            <w:b/>
            <w:bCs/>
            <w:sz w:val="22"/>
            <w:szCs w:val="22"/>
            <w:u w:val="single"/>
          </w:rPr>
          <w:t>Hygienická pravidla</w:t>
        </w:r>
      </w:ins>
    </w:p>
    <w:p w14:paraId="091E9DF5" w14:textId="77777777" w:rsidR="002E5199" w:rsidRPr="0043051E" w:rsidRDefault="002E5199" w:rsidP="009700EB">
      <w:pPr>
        <w:pStyle w:val="Default"/>
        <w:rPr>
          <w:ins w:id="33" w:author="uzivatel" w:date="2026-09-22T12:12:00Z" w16du:dateUtc="2026-09-22T16:12:00Z"/>
          <w:b/>
          <w:bCs/>
          <w:sz w:val="22"/>
          <w:szCs w:val="22"/>
          <w:u w:val="single"/>
        </w:rPr>
      </w:pPr>
    </w:p>
    <w:p w14:paraId="769E6324" w14:textId="77777777" w:rsidR="00E60474" w:rsidRDefault="00C9043F" w:rsidP="00E2631A">
      <w:pPr>
        <w:pStyle w:val="Default"/>
        <w:rPr>
          <w:ins w:id="34" w:author="uzivatel" w:date="2026-09-22T12:12:00Z" w16du:dateUtc="2026-09-22T16:12:00Z"/>
          <w:rFonts w:ascii="Roboto" w:hAnsi="Roboto"/>
        </w:rPr>
      </w:pPr>
      <w:ins w:id="35" w:author="uzivatel" w:date="2026-09-22T12:12:00Z" w16du:dateUtc="2026-09-22T16:12:00Z">
        <w:r w:rsidRPr="00E2631A">
          <w:rPr>
            <w:rFonts w:ascii="Roboto" w:hAnsi="Roboto"/>
          </w:rPr>
          <w:t>Jsou dána aktualizovanou verzí dokumentu MŠMT „Ochrana zdraví a provoz základních škol v období do konce školního roku 2019/2020“.</w:t>
        </w:r>
        <w:r w:rsidR="004714D6">
          <w:rPr>
            <w:rFonts w:ascii="Roboto" w:hAnsi="Roboto"/>
          </w:rPr>
          <w:t xml:space="preserve"> Aktualizovaná verze je dostupná na webových stránkách školy v odkazu Aktuality.</w:t>
        </w:r>
      </w:ins>
    </w:p>
    <w:p w14:paraId="354E638D" w14:textId="77777777" w:rsidR="00E2631A" w:rsidRPr="00E2631A" w:rsidRDefault="00E2631A" w:rsidP="00E2631A">
      <w:pPr>
        <w:pStyle w:val="Default"/>
        <w:rPr>
          <w:ins w:id="36" w:author="uzivatel" w:date="2026-09-22T12:12:00Z" w16du:dateUtc="2026-09-22T16:12:00Z"/>
          <w:rFonts w:ascii="Roboto" w:hAnsi="Roboto"/>
        </w:rPr>
      </w:pPr>
    </w:p>
    <w:p w14:paraId="1B4DDB49" w14:textId="77777777" w:rsidR="00DF0E9B" w:rsidRPr="00E2631A" w:rsidRDefault="00DF0E9B" w:rsidP="00DF0E9B">
      <w:pPr>
        <w:pStyle w:val="Default"/>
        <w:rPr>
          <w:ins w:id="37" w:author="uzivatel" w:date="2026-09-22T12:12:00Z" w16du:dateUtc="2026-09-22T16:12:00Z"/>
          <w:rFonts w:ascii="Roboto" w:hAnsi="Roboto"/>
          <w:b/>
        </w:rPr>
      </w:pPr>
      <w:ins w:id="38" w:author="uzivatel" w:date="2026-09-22T12:12:00Z" w16du:dateUtc="2026-09-22T16:12:00Z">
        <w:r w:rsidRPr="00E2631A">
          <w:rPr>
            <w:rFonts w:ascii="Roboto" w:hAnsi="Roboto"/>
            <w:b/>
          </w:rPr>
          <w:t>Žák je povinen dodržovat stanovená hygienická</w:t>
        </w:r>
        <w:r w:rsidR="00975CE3" w:rsidRPr="00E2631A">
          <w:rPr>
            <w:rFonts w:ascii="Roboto" w:hAnsi="Roboto"/>
            <w:b/>
          </w:rPr>
          <w:t xml:space="preserve"> pravidla. J</w:t>
        </w:r>
        <w:r w:rsidRPr="00E2631A">
          <w:rPr>
            <w:rFonts w:ascii="Roboto" w:hAnsi="Roboto"/>
            <w:b/>
          </w:rPr>
          <w:t>ejich opakované nedodržování, po prokazatelném upozornění zákonného zástupce žáka</w:t>
        </w:r>
        <w:r w:rsidR="005940DB" w:rsidRPr="00E2631A">
          <w:rPr>
            <w:rFonts w:ascii="Roboto" w:hAnsi="Roboto"/>
            <w:b/>
          </w:rPr>
          <w:t xml:space="preserve"> o </w:t>
        </w:r>
        <w:r w:rsidR="000C1D5B" w:rsidRPr="00E2631A">
          <w:rPr>
            <w:rFonts w:ascii="Roboto" w:hAnsi="Roboto"/>
            <w:b/>
          </w:rPr>
          <w:t>této skutečnosti</w:t>
        </w:r>
        <w:r w:rsidRPr="00E2631A">
          <w:rPr>
            <w:rFonts w:ascii="Roboto" w:hAnsi="Roboto"/>
            <w:b/>
          </w:rPr>
          <w:t>, je důvodem k nevpuš</w:t>
        </w:r>
        <w:r w:rsidR="004435CB" w:rsidRPr="00E2631A">
          <w:rPr>
            <w:rFonts w:ascii="Roboto" w:hAnsi="Roboto"/>
            <w:b/>
          </w:rPr>
          <w:t>tění žáka do školy</w:t>
        </w:r>
        <w:r w:rsidRPr="00E2631A">
          <w:rPr>
            <w:rFonts w:ascii="Roboto" w:hAnsi="Roboto"/>
            <w:b/>
          </w:rPr>
          <w:t xml:space="preserve">. </w:t>
        </w:r>
      </w:ins>
    </w:p>
    <w:p w14:paraId="14E248CD" w14:textId="77777777" w:rsidR="000C1D5B" w:rsidRDefault="000C1D5B" w:rsidP="00222525">
      <w:pPr>
        <w:pStyle w:val="Default"/>
        <w:rPr>
          <w:ins w:id="39" w:author="uzivatel" w:date="2026-09-22T12:12:00Z" w16du:dateUtc="2026-09-22T16:12:00Z"/>
          <w:b/>
          <w:bCs/>
          <w:sz w:val="22"/>
          <w:szCs w:val="22"/>
          <w:u w:val="single"/>
        </w:rPr>
      </w:pPr>
    </w:p>
    <w:p w14:paraId="480FACAD" w14:textId="77777777" w:rsidR="00222525" w:rsidRDefault="00967EDD" w:rsidP="00222525">
      <w:pPr>
        <w:pStyle w:val="Default"/>
        <w:rPr>
          <w:ins w:id="40" w:author="uzivatel" w:date="2026-09-22T12:12:00Z" w16du:dateUtc="2026-09-22T16:12:00Z"/>
          <w:b/>
          <w:bCs/>
          <w:sz w:val="22"/>
          <w:szCs w:val="22"/>
          <w:u w:val="single"/>
        </w:rPr>
      </w:pPr>
      <w:ins w:id="41" w:author="uzivatel" w:date="2026-09-22T12:12:00Z" w16du:dateUtc="2026-09-22T16:12:00Z">
        <w:r>
          <w:rPr>
            <w:b/>
            <w:bCs/>
            <w:sz w:val="22"/>
            <w:szCs w:val="22"/>
            <w:u w:val="single"/>
          </w:rPr>
          <w:t xml:space="preserve">Organizační </w:t>
        </w:r>
        <w:r w:rsidR="00905D4F" w:rsidRPr="0043051E">
          <w:rPr>
            <w:b/>
            <w:bCs/>
            <w:sz w:val="22"/>
            <w:szCs w:val="22"/>
            <w:u w:val="single"/>
          </w:rPr>
          <w:t xml:space="preserve"> pravidla</w:t>
        </w:r>
      </w:ins>
    </w:p>
    <w:p w14:paraId="1C603846" w14:textId="77777777" w:rsidR="000C1D5B" w:rsidRDefault="000C1D5B" w:rsidP="00222525">
      <w:pPr>
        <w:pStyle w:val="Default"/>
        <w:rPr>
          <w:ins w:id="42" w:author="uzivatel" w:date="2026-09-22T12:12:00Z" w16du:dateUtc="2026-09-22T16:12:00Z"/>
          <w:b/>
          <w:bCs/>
          <w:sz w:val="22"/>
          <w:szCs w:val="22"/>
          <w:u w:val="single"/>
        </w:rPr>
      </w:pPr>
    </w:p>
    <w:p w14:paraId="325B9D96" w14:textId="77777777" w:rsidR="00393DFA" w:rsidRPr="009E4030" w:rsidRDefault="005F4481" w:rsidP="00222525">
      <w:pPr>
        <w:pStyle w:val="Default"/>
        <w:numPr>
          <w:ilvl w:val="0"/>
          <w:numId w:val="10"/>
        </w:numPr>
        <w:rPr>
          <w:ins w:id="43" w:author="uzivatel" w:date="2026-09-22T12:12:00Z" w16du:dateUtc="2026-09-22T16:12:00Z"/>
          <w:rFonts w:ascii="Roboto" w:hAnsi="Roboto"/>
        </w:rPr>
      </w:pPr>
      <w:ins w:id="44" w:author="uzivatel" w:date="2026-09-22T12:12:00Z" w16du:dateUtc="2026-09-22T16:12:00Z">
        <w:r w:rsidRPr="009E4030">
          <w:rPr>
            <w:rFonts w:ascii="Roboto" w:hAnsi="Roboto"/>
          </w:rPr>
          <w:t>žákům budou v období 8. 6. – 26. 6.</w:t>
        </w:r>
        <w:r w:rsidR="00393DFA" w:rsidRPr="009E4030">
          <w:rPr>
            <w:rFonts w:ascii="Roboto" w:hAnsi="Roboto"/>
          </w:rPr>
          <w:t xml:space="preserve"> n</w:t>
        </w:r>
        <w:r w:rsidRPr="009E4030">
          <w:rPr>
            <w:rFonts w:ascii="Roboto" w:hAnsi="Roboto"/>
          </w:rPr>
          <w:t>abídnuty</w:t>
        </w:r>
        <w:r w:rsidR="00393DFA" w:rsidRPr="009E4030">
          <w:rPr>
            <w:rFonts w:ascii="Roboto" w:hAnsi="Roboto"/>
          </w:rPr>
          <w:t>:</w:t>
        </w:r>
      </w:ins>
    </w:p>
    <w:p w14:paraId="7FB95A41" w14:textId="77777777" w:rsidR="005F4481" w:rsidRPr="009E4030" w:rsidRDefault="005F4481" w:rsidP="009E4030">
      <w:pPr>
        <w:pStyle w:val="Default"/>
        <w:numPr>
          <w:ilvl w:val="0"/>
          <w:numId w:val="15"/>
        </w:numPr>
        <w:rPr>
          <w:ins w:id="45" w:author="uzivatel" w:date="2026-09-22T12:12:00Z" w16du:dateUtc="2026-09-22T16:12:00Z"/>
          <w:rFonts w:ascii="Roboto" w:hAnsi="Roboto"/>
        </w:rPr>
      </w:pPr>
      <w:ins w:id="46" w:author="uzivatel" w:date="2026-09-22T12:12:00Z" w16du:dateUtc="2026-09-22T16:12:00Z">
        <w:r w:rsidRPr="009E4030">
          <w:rPr>
            <w:rFonts w:ascii="Roboto" w:hAnsi="Roboto"/>
          </w:rPr>
          <w:t>pravidelné konzultace dle rozvrhu konzultací (dostupný na webových s</w:t>
        </w:r>
        <w:r w:rsidR="00067C1B">
          <w:rPr>
            <w:rFonts w:ascii="Roboto" w:hAnsi="Roboto"/>
          </w:rPr>
          <w:t>tránkách školy v odkazu On-line výuka a domácí příprava)</w:t>
        </w:r>
      </w:ins>
    </w:p>
    <w:p w14:paraId="04C87CDB" w14:textId="77777777" w:rsidR="00393DFA" w:rsidRPr="009E4030" w:rsidRDefault="00393DFA" w:rsidP="009E4030">
      <w:pPr>
        <w:pStyle w:val="Default"/>
        <w:numPr>
          <w:ilvl w:val="0"/>
          <w:numId w:val="15"/>
        </w:numPr>
        <w:rPr>
          <w:ins w:id="47" w:author="uzivatel" w:date="2026-09-22T12:12:00Z" w16du:dateUtc="2026-09-22T16:12:00Z"/>
          <w:rFonts w:ascii="Roboto" w:hAnsi="Roboto"/>
        </w:rPr>
      </w:pPr>
      <w:ins w:id="48" w:author="uzivatel" w:date="2026-09-22T12:12:00Z" w16du:dateUtc="2026-09-22T16:12:00Z">
        <w:r w:rsidRPr="009E4030">
          <w:rPr>
            <w:rFonts w:ascii="Roboto" w:hAnsi="Roboto"/>
          </w:rPr>
          <w:t>individuální konzultace</w:t>
        </w:r>
      </w:ins>
    </w:p>
    <w:p w14:paraId="1A6AA02C" w14:textId="77777777" w:rsidR="00AB7A30" w:rsidRPr="00222525" w:rsidRDefault="00393DFA" w:rsidP="009E4030">
      <w:pPr>
        <w:pStyle w:val="Default"/>
        <w:numPr>
          <w:ilvl w:val="0"/>
          <w:numId w:val="10"/>
        </w:numPr>
        <w:rPr>
          <w:ins w:id="49" w:author="uzivatel" w:date="2026-09-22T12:12:00Z" w16du:dateUtc="2026-09-22T16:12:00Z"/>
          <w:b/>
          <w:bCs/>
          <w:sz w:val="22"/>
          <w:szCs w:val="22"/>
          <w:u w:val="single"/>
        </w:rPr>
      </w:pPr>
      <w:ins w:id="50" w:author="uzivatel" w:date="2026-09-22T12:12:00Z" w16du:dateUtc="2026-09-22T16:12:00Z">
        <w:r>
          <w:rPr>
            <w:rFonts w:ascii="Roboto" w:hAnsi="Roboto"/>
          </w:rPr>
          <w:t>na konzultace se žáci přihlašují s dostatečným předstihem vyučujícímu předmětu</w:t>
        </w:r>
      </w:ins>
    </w:p>
    <w:p w14:paraId="078F7DD2" w14:textId="77777777" w:rsidR="00AB7A30" w:rsidRPr="00ED3AF5" w:rsidRDefault="006B75D9" w:rsidP="009E4030">
      <w:pPr>
        <w:pStyle w:val="Default"/>
        <w:numPr>
          <w:ilvl w:val="0"/>
          <w:numId w:val="10"/>
        </w:numPr>
        <w:rPr>
          <w:ins w:id="51" w:author="uzivatel" w:date="2026-09-22T12:12:00Z" w16du:dateUtc="2026-09-22T16:12:00Z"/>
          <w:rFonts w:ascii="Roboto" w:hAnsi="Roboto"/>
        </w:rPr>
      </w:pPr>
      <w:ins w:id="52" w:author="uzivatel" w:date="2026-09-22T12:12:00Z" w16du:dateUtc="2026-09-22T16:12:00Z">
        <w:r>
          <w:rPr>
            <w:rFonts w:ascii="Roboto" w:hAnsi="Roboto"/>
          </w:rPr>
          <w:t>m</w:t>
        </w:r>
        <w:r w:rsidR="0028602A">
          <w:rPr>
            <w:rFonts w:ascii="Roboto" w:hAnsi="Roboto"/>
          </w:rPr>
          <w:t xml:space="preserve">aximální počet žáků v konzultační skupině </w:t>
        </w:r>
        <w:r w:rsidR="00AB7A30" w:rsidRPr="00ED3AF5">
          <w:rPr>
            <w:rFonts w:ascii="Roboto" w:hAnsi="Roboto"/>
          </w:rPr>
          <w:t xml:space="preserve">je 15 </w:t>
        </w:r>
      </w:ins>
    </w:p>
    <w:p w14:paraId="26DA9FDB" w14:textId="77777777" w:rsidR="000C1D5B" w:rsidRPr="00067C1B" w:rsidRDefault="008E16D0" w:rsidP="009E4030">
      <w:pPr>
        <w:pStyle w:val="Default"/>
        <w:numPr>
          <w:ilvl w:val="0"/>
          <w:numId w:val="10"/>
        </w:numPr>
        <w:rPr>
          <w:ins w:id="53" w:author="uzivatel" w:date="2026-09-22T12:12:00Z" w16du:dateUtc="2026-09-22T16:12:00Z"/>
          <w:rFonts w:ascii="Roboto" w:hAnsi="Roboto"/>
        </w:rPr>
      </w:pPr>
      <w:ins w:id="54" w:author="uzivatel" w:date="2026-09-22T12:12:00Z" w16du:dateUtc="2026-09-22T16:12:00Z">
        <w:r>
          <w:rPr>
            <w:rFonts w:ascii="Roboto" w:hAnsi="Roboto"/>
          </w:rPr>
          <w:t>při p</w:t>
        </w:r>
        <w:r w:rsidRPr="008E16D0">
          <w:rPr>
            <w:rFonts w:ascii="Roboto" w:hAnsi="Roboto"/>
          </w:rPr>
          <w:t>rvní</w:t>
        </w:r>
        <w:r>
          <w:rPr>
            <w:rFonts w:ascii="Roboto" w:hAnsi="Roboto"/>
          </w:rPr>
          <w:t xml:space="preserve">m vstupu do školy </w:t>
        </w:r>
        <w:r w:rsidRPr="008E16D0">
          <w:rPr>
            <w:rFonts w:ascii="Roboto" w:hAnsi="Roboto"/>
          </w:rPr>
          <w:t>musí žák předložit</w:t>
        </w:r>
        <w:r w:rsidR="001D66D1">
          <w:rPr>
            <w:rFonts w:ascii="Roboto" w:hAnsi="Roboto"/>
          </w:rPr>
          <w:t xml:space="preserve"> </w:t>
        </w:r>
        <w:r w:rsidR="001D66D1" w:rsidRPr="001D66D1">
          <w:rPr>
            <w:rFonts w:ascii="Roboto" w:hAnsi="Roboto"/>
          </w:rPr>
          <w:t>písemné seznámení s vymezením rizikových skupin stanovených Ministerstvem zdravotnictv</w:t>
        </w:r>
        <w:r w:rsidR="001D66D1">
          <w:rPr>
            <w:rFonts w:ascii="Roboto" w:hAnsi="Roboto"/>
          </w:rPr>
          <w:t>í</w:t>
        </w:r>
        <w:r w:rsidR="001D66D1" w:rsidRPr="001D66D1">
          <w:rPr>
            <w:rFonts w:ascii="Roboto" w:hAnsi="Roboto"/>
          </w:rPr>
          <w:t xml:space="preserve"> a písemné čestné prohlášení o neexistenci příznaků virového infekčního onemocnění (např. horečka, kašel, dušnost, náhlá ztráta chuti a čichu apod.)</w:t>
        </w:r>
        <w:r w:rsidR="00926BE8">
          <w:rPr>
            <w:rFonts w:ascii="Roboto" w:hAnsi="Roboto"/>
          </w:rPr>
          <w:t xml:space="preserve"> podepsaná zákonným zástupcem. </w:t>
        </w:r>
        <w:r w:rsidRPr="008E16D0">
          <w:rPr>
            <w:rFonts w:ascii="Roboto" w:hAnsi="Roboto"/>
          </w:rPr>
          <w:t>Pokud žák nepředloží toto prohlášení, nebude do školy vpuštěn.</w:t>
        </w:r>
        <w:r w:rsidR="00070B7A">
          <w:rPr>
            <w:rFonts w:ascii="Roboto" w:hAnsi="Roboto"/>
          </w:rPr>
          <w:t xml:space="preserve"> Čestné prohlášení je dostupné </w:t>
        </w:r>
        <w:r>
          <w:rPr>
            <w:rFonts w:ascii="Roboto" w:hAnsi="Roboto"/>
          </w:rPr>
          <w:t xml:space="preserve">na webových stránkách školy v odkazu </w:t>
        </w:r>
        <w:r w:rsidR="00070B7A">
          <w:rPr>
            <w:rFonts w:ascii="Roboto" w:hAnsi="Roboto"/>
          </w:rPr>
          <w:t>„</w:t>
        </w:r>
        <w:r>
          <w:rPr>
            <w:rFonts w:ascii="Roboto" w:hAnsi="Roboto"/>
          </w:rPr>
          <w:t>Dokumenty školy</w:t>
        </w:r>
        <w:r w:rsidR="00070B7A">
          <w:rPr>
            <w:rFonts w:ascii="Roboto" w:hAnsi="Roboto"/>
          </w:rPr>
          <w:t>“</w:t>
        </w:r>
        <w:r>
          <w:rPr>
            <w:rFonts w:ascii="Roboto" w:hAnsi="Roboto"/>
          </w:rPr>
          <w:t xml:space="preserve"> a dále na recepci</w:t>
        </w:r>
        <w:r w:rsidR="00070B7A">
          <w:rPr>
            <w:rFonts w:ascii="Roboto" w:hAnsi="Roboto"/>
          </w:rPr>
          <w:t xml:space="preserve"> </w:t>
        </w:r>
        <w:r>
          <w:rPr>
            <w:rFonts w:ascii="Roboto" w:hAnsi="Roboto"/>
          </w:rPr>
          <w:t>školy</w:t>
        </w:r>
        <w:r w:rsidR="00070B7A">
          <w:rPr>
            <w:rFonts w:ascii="Roboto" w:hAnsi="Roboto"/>
          </w:rPr>
          <w:t>.</w:t>
        </w:r>
        <w:r w:rsidR="002E5199" w:rsidRPr="002E5199">
          <w:rPr>
            <w:b/>
            <w:bCs/>
            <w:sz w:val="22"/>
            <w:szCs w:val="22"/>
          </w:rPr>
          <w:t xml:space="preserve"> </w:t>
        </w:r>
        <w:r w:rsidR="00355828" w:rsidRPr="00067C1B">
          <w:rPr>
            <w:rFonts w:ascii="Roboto" w:hAnsi="Roboto"/>
          </w:rPr>
          <w:t xml:space="preserve">Čestné prohlášení </w:t>
        </w:r>
        <w:r w:rsidR="00067C1B" w:rsidRPr="00067C1B">
          <w:rPr>
            <w:rFonts w:ascii="Roboto" w:hAnsi="Roboto"/>
          </w:rPr>
          <w:t>odevzdá žák na recepci školy.</w:t>
        </w:r>
      </w:ins>
    </w:p>
    <w:p w14:paraId="2C3361BC" w14:textId="77777777" w:rsidR="00F01D59" w:rsidRDefault="00EF2DAF" w:rsidP="009E4030">
      <w:pPr>
        <w:pStyle w:val="Default"/>
        <w:numPr>
          <w:ilvl w:val="0"/>
          <w:numId w:val="10"/>
        </w:numPr>
        <w:rPr>
          <w:ins w:id="55" w:author="uzivatel" w:date="2026-09-22T12:12:00Z" w16du:dateUtc="2026-09-22T16:12:00Z"/>
          <w:rFonts w:ascii="Roboto" w:hAnsi="Roboto"/>
        </w:rPr>
      </w:pPr>
      <w:ins w:id="56" w:author="uzivatel" w:date="2026-09-22T12:12:00Z" w16du:dateUtc="2026-09-22T16:12:00Z">
        <w:r>
          <w:rPr>
            <w:rFonts w:ascii="Roboto" w:hAnsi="Roboto"/>
          </w:rPr>
          <w:t>ž</w:t>
        </w:r>
        <w:r w:rsidRPr="00EF2DAF">
          <w:rPr>
            <w:rFonts w:ascii="Roboto" w:hAnsi="Roboto"/>
          </w:rPr>
          <w:t xml:space="preserve">áci se dostaví do budovy školy </w:t>
        </w:r>
        <w:r>
          <w:rPr>
            <w:rFonts w:ascii="Roboto" w:hAnsi="Roboto"/>
          </w:rPr>
          <w:t>pět minut před začátkem konzultační hodiny</w:t>
        </w:r>
      </w:ins>
    </w:p>
    <w:p w14:paraId="4A394695" w14:textId="77777777" w:rsidR="00E2631A" w:rsidRDefault="00EF2DAF" w:rsidP="009E4030">
      <w:pPr>
        <w:pStyle w:val="Default"/>
        <w:numPr>
          <w:ilvl w:val="0"/>
          <w:numId w:val="10"/>
        </w:numPr>
        <w:rPr>
          <w:ins w:id="57" w:author="uzivatel" w:date="2026-09-22T12:12:00Z" w16du:dateUtc="2026-09-22T16:12:00Z"/>
          <w:rFonts w:ascii="Roboto" w:hAnsi="Roboto"/>
        </w:rPr>
      </w:pPr>
      <w:ins w:id="58" w:author="uzivatel" w:date="2026-09-22T12:12:00Z" w16du:dateUtc="2026-09-22T16:12:00Z">
        <w:r>
          <w:rPr>
            <w:rFonts w:ascii="Roboto" w:hAnsi="Roboto"/>
          </w:rPr>
          <w:t xml:space="preserve">v prostoru </w:t>
        </w:r>
        <w:r w:rsidR="00F01D59">
          <w:rPr>
            <w:rFonts w:ascii="Roboto" w:hAnsi="Roboto"/>
          </w:rPr>
          <w:t>šaten si žáky vyzvedne vyučující, který odvede skupinu do vyhrazené konzultační místnosti</w:t>
        </w:r>
      </w:ins>
    </w:p>
    <w:p w14:paraId="1255A171" w14:textId="77777777" w:rsidR="005406F7" w:rsidRPr="00F91991" w:rsidRDefault="005406F7" w:rsidP="005406F7">
      <w:pPr>
        <w:pStyle w:val="Default"/>
        <w:numPr>
          <w:ilvl w:val="0"/>
          <w:numId w:val="10"/>
        </w:numPr>
        <w:rPr>
          <w:ins w:id="59" w:author="uzivatel" w:date="2026-09-22T12:12:00Z" w16du:dateUtc="2026-09-22T16:12:00Z"/>
          <w:rFonts w:ascii="Times New Roman" w:hAnsi="Times New Roman" w:cs="Times New Roman"/>
        </w:rPr>
      </w:pPr>
      <w:ins w:id="60" w:author="uzivatel" w:date="2026-09-22T12:12:00Z" w16du:dateUtc="2026-09-22T16:12:00Z">
        <w:r w:rsidRPr="0002301B">
          <w:rPr>
            <w:rFonts w:ascii="Roboto" w:hAnsi="Roboto"/>
          </w:rPr>
          <w:t>škola je oprávněna vymezit prostory, ve kterých se žáci mohou pohybovat</w:t>
        </w:r>
        <w:r w:rsidRPr="00F91991">
          <w:rPr>
            <w:rFonts w:ascii="Times New Roman" w:hAnsi="Times New Roman" w:cs="Times New Roman"/>
          </w:rPr>
          <w:t xml:space="preserve"> </w:t>
        </w:r>
      </w:ins>
    </w:p>
    <w:p w14:paraId="7A1F2152" w14:textId="77777777" w:rsidR="00EF2DAF" w:rsidRPr="00EF2DAF" w:rsidRDefault="005406F7" w:rsidP="009E4030">
      <w:pPr>
        <w:pStyle w:val="Default"/>
        <w:numPr>
          <w:ilvl w:val="0"/>
          <w:numId w:val="10"/>
        </w:numPr>
        <w:rPr>
          <w:ins w:id="61" w:author="uzivatel" w:date="2026-09-22T12:12:00Z" w16du:dateUtc="2026-09-22T16:12:00Z"/>
          <w:rFonts w:ascii="Roboto" w:hAnsi="Roboto"/>
        </w:rPr>
      </w:pPr>
      <w:ins w:id="62" w:author="uzivatel" w:date="2026-09-22T12:12:00Z" w16du:dateUtc="2026-09-22T16:12:00Z">
        <w:r>
          <w:rPr>
            <w:rFonts w:ascii="Roboto" w:hAnsi="Roboto"/>
          </w:rPr>
          <w:lastRenderedPageBreak/>
          <w:t>po ukončení konzultační hodiny odvede vyučující žáky do vstupní haly školy</w:t>
        </w:r>
        <w:r w:rsidR="004714D6">
          <w:rPr>
            <w:rFonts w:ascii="Roboto" w:hAnsi="Roboto"/>
          </w:rPr>
          <w:t>,</w:t>
        </w:r>
        <w:r w:rsidR="00355828">
          <w:rPr>
            <w:rFonts w:ascii="Roboto" w:hAnsi="Roboto"/>
          </w:rPr>
          <w:t xml:space="preserve"> odkud žáci neprodleně odchází</w:t>
        </w:r>
        <w:r w:rsidR="004714D6">
          <w:rPr>
            <w:rFonts w:ascii="Roboto" w:hAnsi="Roboto"/>
          </w:rPr>
          <w:t xml:space="preserve"> z budovy školy</w:t>
        </w:r>
        <w:r w:rsidR="00FB2884">
          <w:rPr>
            <w:rFonts w:ascii="Roboto" w:hAnsi="Roboto"/>
          </w:rPr>
          <w:t>. Žáci, kteří v daný den absolvují více konzultačních hodin, přechází samosta</w:t>
        </w:r>
        <w:r w:rsidR="00421D86">
          <w:rPr>
            <w:rFonts w:ascii="Roboto" w:hAnsi="Roboto"/>
          </w:rPr>
          <w:t>t</w:t>
        </w:r>
        <w:r w:rsidR="00FB2884">
          <w:rPr>
            <w:rFonts w:ascii="Roboto" w:hAnsi="Roboto"/>
          </w:rPr>
          <w:t>ně do vyhrazenýc</w:t>
        </w:r>
        <w:r w:rsidR="00421D86">
          <w:rPr>
            <w:rFonts w:ascii="Roboto" w:hAnsi="Roboto"/>
          </w:rPr>
          <w:t>h konzultačních místností dle rozvrhu</w:t>
        </w:r>
        <w:r w:rsidR="00FB2884">
          <w:rPr>
            <w:rFonts w:ascii="Roboto" w:hAnsi="Roboto"/>
          </w:rPr>
          <w:t xml:space="preserve"> konzultací.</w:t>
        </w:r>
      </w:ins>
    </w:p>
    <w:p w14:paraId="174E4C9D" w14:textId="77777777" w:rsidR="000C1D5B" w:rsidRDefault="000C1D5B" w:rsidP="000C1D5B">
      <w:pPr>
        <w:pStyle w:val="Default"/>
        <w:numPr>
          <w:ilvl w:val="0"/>
          <w:numId w:val="5"/>
        </w:numPr>
        <w:rPr>
          <w:ins w:id="63" w:author="uzivatel" w:date="2026-09-22T12:12:00Z" w16du:dateUtc="2026-09-22T16:12:00Z"/>
          <w:rFonts w:ascii="Roboto" w:hAnsi="Roboto"/>
        </w:rPr>
      </w:pPr>
      <w:ins w:id="64" w:author="uzivatel" w:date="2026-09-22T12:12:00Z" w16du:dateUtc="2026-09-22T16:12:00Z">
        <w:r>
          <w:rPr>
            <w:rFonts w:ascii="Roboto" w:hAnsi="Roboto"/>
          </w:rPr>
          <w:t>žáci si přinesou:</w:t>
        </w:r>
      </w:ins>
    </w:p>
    <w:p w14:paraId="31DDE63F" w14:textId="77777777" w:rsidR="00992F5A" w:rsidRDefault="000C1D5B" w:rsidP="000C1D5B">
      <w:pPr>
        <w:pStyle w:val="Default"/>
        <w:numPr>
          <w:ilvl w:val="0"/>
          <w:numId w:val="11"/>
        </w:numPr>
        <w:rPr>
          <w:ins w:id="65" w:author="uzivatel" w:date="2026-09-22T12:12:00Z" w16du:dateUtc="2026-09-22T16:12:00Z"/>
          <w:rFonts w:ascii="Roboto" w:hAnsi="Roboto"/>
        </w:rPr>
      </w:pPr>
      <w:ins w:id="66" w:author="uzivatel" w:date="2026-09-22T12:12:00Z" w16du:dateUtc="2026-09-22T16:12:00Z">
        <w:r w:rsidRPr="00992F5A">
          <w:rPr>
            <w:rFonts w:ascii="Roboto" w:hAnsi="Roboto"/>
          </w:rPr>
          <w:t>psací potřeby, rýsovací potřeby, učebnice, sešity</w:t>
        </w:r>
        <w:r w:rsidR="00992F5A">
          <w:rPr>
            <w:rFonts w:ascii="Roboto" w:hAnsi="Roboto"/>
          </w:rPr>
          <w:t>, pracovní listy</w:t>
        </w:r>
        <w:r w:rsidRPr="00992F5A">
          <w:rPr>
            <w:rFonts w:ascii="Roboto" w:hAnsi="Roboto"/>
          </w:rPr>
          <w:t xml:space="preserve"> a další pomůcky</w:t>
        </w:r>
        <w:r w:rsidR="00992F5A">
          <w:rPr>
            <w:rFonts w:ascii="Roboto" w:hAnsi="Roboto"/>
          </w:rPr>
          <w:t xml:space="preserve"> na daný předmět dle potřeby a pokynu vyučujícího</w:t>
        </w:r>
      </w:ins>
    </w:p>
    <w:p w14:paraId="28D6D61B" w14:textId="77777777" w:rsidR="000C1D5B" w:rsidRPr="00992F5A" w:rsidRDefault="000C1D5B" w:rsidP="000C1D5B">
      <w:pPr>
        <w:pStyle w:val="Default"/>
        <w:numPr>
          <w:ilvl w:val="0"/>
          <w:numId w:val="11"/>
        </w:numPr>
        <w:rPr>
          <w:ins w:id="67" w:author="uzivatel" w:date="2026-09-22T12:12:00Z" w16du:dateUtc="2026-09-22T16:12:00Z"/>
          <w:rFonts w:ascii="Roboto" w:hAnsi="Roboto"/>
        </w:rPr>
      </w:pPr>
      <w:ins w:id="68" w:author="uzivatel" w:date="2026-09-22T12:12:00Z" w16du:dateUtc="2026-09-22T16:12:00Z">
        <w:r w:rsidRPr="00992F5A">
          <w:rPr>
            <w:rFonts w:ascii="Roboto" w:hAnsi="Roboto"/>
          </w:rPr>
          <w:t xml:space="preserve">minimálně dvě roušky a sáček na použitou roušku </w:t>
        </w:r>
      </w:ins>
    </w:p>
    <w:p w14:paraId="54E08DC5" w14:textId="77777777" w:rsidR="000C1D5B" w:rsidRDefault="000C1D5B" w:rsidP="000C1D5B">
      <w:pPr>
        <w:pStyle w:val="Default"/>
        <w:numPr>
          <w:ilvl w:val="0"/>
          <w:numId w:val="11"/>
        </w:numPr>
        <w:rPr>
          <w:ins w:id="69" w:author="uzivatel" w:date="2026-09-22T12:12:00Z" w16du:dateUtc="2026-09-22T16:12:00Z"/>
        </w:rPr>
      </w:pPr>
      <w:ins w:id="70" w:author="uzivatel" w:date="2026-09-22T12:12:00Z" w16du:dateUtc="2026-09-22T16:12:00Z">
        <w:r w:rsidRPr="00067C1B">
          <w:rPr>
            <w:rFonts w:ascii="Roboto" w:hAnsi="Roboto"/>
          </w:rPr>
          <w:t xml:space="preserve">svačinu a pití </w:t>
        </w:r>
        <w:r w:rsidR="00992F5A" w:rsidRPr="00067C1B">
          <w:rPr>
            <w:rFonts w:ascii="Roboto" w:hAnsi="Roboto"/>
          </w:rPr>
          <w:t>dle vlastního uvážení</w:t>
        </w:r>
      </w:ins>
    </w:p>
    <w:p w14:paraId="0A70819B" w14:textId="77777777" w:rsidR="004E6ED9" w:rsidRPr="006928CE" w:rsidRDefault="00CD529D" w:rsidP="004E6ED9">
      <w:pPr>
        <w:jc w:val="center"/>
        <w:rPr>
          <w:del w:id="71" w:author="uzivatel" w:date="2026-09-22T12:12:00Z" w16du:dateUtc="2026-09-22T16:12:00Z"/>
          <w:b/>
          <w:sz w:val="28"/>
          <w:szCs w:val="28"/>
        </w:rPr>
      </w:pPr>
      <w:del w:id="72" w:author="uzivatel" w:date="2026-09-22T12:12:00Z" w16du:dateUtc="2026-09-22T16:12:00Z">
        <w:r w:rsidRPr="006928CE">
          <w:rPr>
            <w:b/>
            <w:sz w:val="28"/>
            <w:szCs w:val="28"/>
          </w:rPr>
          <w:delText xml:space="preserve">Protokół Nr </w:delText>
        </w:r>
        <w:r w:rsidR="00690B53">
          <w:rPr>
            <w:b/>
            <w:sz w:val="28"/>
            <w:szCs w:val="28"/>
          </w:rPr>
          <w:delText>2</w:delText>
        </w:r>
        <w:r w:rsidR="00B511E0" w:rsidRPr="006928CE">
          <w:rPr>
            <w:b/>
            <w:sz w:val="28"/>
            <w:szCs w:val="28"/>
          </w:rPr>
          <w:delText>/</w:delText>
        </w:r>
        <w:r w:rsidR="001C1CE1">
          <w:rPr>
            <w:b/>
            <w:sz w:val="28"/>
            <w:szCs w:val="28"/>
          </w:rPr>
          <w:delText>24</w:delText>
        </w:r>
      </w:del>
    </w:p>
    <w:p w14:paraId="1928CD69" w14:textId="77777777" w:rsidR="004F0D53" w:rsidRDefault="00236D7B" w:rsidP="004E6ED9">
      <w:pPr>
        <w:jc w:val="center"/>
        <w:rPr>
          <w:del w:id="73" w:author="uzivatel" w:date="2026-09-22T12:12:00Z" w16du:dateUtc="2026-09-22T16:12:00Z"/>
          <w:b/>
          <w:sz w:val="28"/>
          <w:szCs w:val="28"/>
        </w:rPr>
      </w:pPr>
      <w:del w:id="74" w:author="uzivatel" w:date="2026-09-22T12:12:00Z" w16du:dateUtc="2026-09-22T16:12:00Z">
        <w:r w:rsidRPr="006928CE">
          <w:rPr>
            <w:b/>
            <w:sz w:val="28"/>
            <w:szCs w:val="28"/>
          </w:rPr>
          <w:delText>p</w:delText>
        </w:r>
        <w:r w:rsidR="00CD529D" w:rsidRPr="006928CE">
          <w:rPr>
            <w:b/>
            <w:sz w:val="28"/>
            <w:szCs w:val="28"/>
          </w:rPr>
          <w:delText>osiedzenia</w:delText>
        </w:r>
        <w:r w:rsidR="004E6ED9" w:rsidRPr="006928CE">
          <w:rPr>
            <w:b/>
            <w:sz w:val="28"/>
            <w:szCs w:val="28"/>
          </w:rPr>
          <w:delText xml:space="preserve"> </w:delText>
        </w:r>
        <w:r w:rsidR="006A5EB5" w:rsidRPr="00D57435">
          <w:rPr>
            <w:b/>
            <w:sz w:val="28"/>
            <w:szCs w:val="28"/>
          </w:rPr>
          <w:delText>Komisj</w:delText>
        </w:r>
        <w:r w:rsidR="009D0D05">
          <w:rPr>
            <w:b/>
            <w:sz w:val="28"/>
            <w:szCs w:val="28"/>
          </w:rPr>
          <w:delText>a Edukacji</w:delText>
        </w:r>
        <w:r w:rsidR="00CD529D" w:rsidRPr="006928CE">
          <w:rPr>
            <w:b/>
            <w:sz w:val="28"/>
            <w:szCs w:val="28"/>
          </w:rPr>
          <w:delText xml:space="preserve"> </w:delText>
        </w:r>
        <w:r w:rsidR="00931CAE">
          <w:rPr>
            <w:b/>
            <w:sz w:val="28"/>
            <w:szCs w:val="28"/>
          </w:rPr>
          <w:delText xml:space="preserve"> </w:delText>
        </w:r>
      </w:del>
    </w:p>
    <w:p w14:paraId="4D5CEE2A" w14:textId="77777777" w:rsidR="00236D7B" w:rsidRPr="006928CE" w:rsidRDefault="004F0D53" w:rsidP="004E6ED9">
      <w:pPr>
        <w:jc w:val="center"/>
        <w:rPr>
          <w:del w:id="75" w:author="uzivatel" w:date="2026-09-22T12:12:00Z" w16du:dateUtc="2026-09-22T16:12:00Z"/>
          <w:b/>
          <w:sz w:val="28"/>
          <w:szCs w:val="28"/>
        </w:rPr>
      </w:pPr>
      <w:del w:id="76" w:author="uzivatel" w:date="2026-09-22T12:12:00Z" w16du:dateUtc="2026-09-22T16:12:00Z">
        <w:r>
          <w:rPr>
            <w:b/>
            <w:sz w:val="28"/>
            <w:szCs w:val="28"/>
          </w:rPr>
          <w:delText>Rad</w:delText>
        </w:r>
        <w:r w:rsidR="003C439D">
          <w:rPr>
            <w:b/>
            <w:sz w:val="28"/>
            <w:szCs w:val="28"/>
          </w:rPr>
          <w:delText>y</w:delText>
        </w:r>
        <w:r>
          <w:rPr>
            <w:b/>
            <w:sz w:val="28"/>
            <w:szCs w:val="28"/>
          </w:rPr>
          <w:delText xml:space="preserve"> </w:delText>
        </w:r>
        <w:r w:rsidR="00CD529D" w:rsidRPr="006928CE">
          <w:rPr>
            <w:b/>
            <w:sz w:val="28"/>
            <w:szCs w:val="28"/>
          </w:rPr>
          <w:delText>Miasta Bydgoszczy</w:delText>
        </w:r>
      </w:del>
    </w:p>
    <w:p w14:paraId="0129A3DE" w14:textId="77777777" w:rsidR="00CD529D" w:rsidRPr="006928CE" w:rsidRDefault="00B511E0" w:rsidP="00236D7B">
      <w:pPr>
        <w:jc w:val="center"/>
        <w:rPr>
          <w:del w:id="77" w:author="uzivatel" w:date="2026-09-22T12:12:00Z" w16du:dateUtc="2026-09-22T16:12:00Z"/>
          <w:b/>
          <w:sz w:val="28"/>
          <w:szCs w:val="28"/>
        </w:rPr>
      </w:pPr>
      <w:del w:id="78" w:author="uzivatel" w:date="2026-09-22T12:12:00Z" w16du:dateUtc="2026-09-22T16:12:00Z">
        <w:r w:rsidRPr="006928CE">
          <w:rPr>
            <w:b/>
            <w:sz w:val="28"/>
            <w:szCs w:val="28"/>
          </w:rPr>
          <w:delText xml:space="preserve">w dniu </w:delText>
        </w:r>
        <w:r w:rsidR="00956A04">
          <w:rPr>
            <w:b/>
            <w:sz w:val="28"/>
            <w:szCs w:val="28"/>
          </w:rPr>
          <w:delText>18 czerwca</w:delText>
        </w:r>
        <w:r w:rsidR="00EF07D9">
          <w:rPr>
            <w:b/>
            <w:sz w:val="28"/>
            <w:szCs w:val="28"/>
          </w:rPr>
          <w:delText xml:space="preserve"> 2024</w:delText>
        </w:r>
        <w:r w:rsidR="004E6ED9" w:rsidRPr="006928CE">
          <w:rPr>
            <w:b/>
            <w:sz w:val="28"/>
            <w:szCs w:val="28"/>
          </w:rPr>
          <w:delText xml:space="preserve"> r.</w:delText>
        </w:r>
      </w:del>
    </w:p>
    <w:p w14:paraId="358030A0" w14:textId="77777777" w:rsidR="00CD529D" w:rsidRPr="004E6ED9" w:rsidRDefault="00CD529D" w:rsidP="00CD529D">
      <w:pPr>
        <w:jc w:val="both"/>
        <w:rPr>
          <w:del w:id="79" w:author="uzivatel" w:date="2026-09-22T12:12:00Z" w16du:dateUtc="2026-09-22T16:12:00Z"/>
          <w:sz w:val="28"/>
          <w:szCs w:val="28"/>
        </w:rPr>
      </w:pPr>
    </w:p>
    <w:p w14:paraId="11D62DB7" w14:textId="77777777" w:rsidR="00690B53" w:rsidRPr="00D57435" w:rsidRDefault="00690B53" w:rsidP="008317F9">
      <w:pPr>
        <w:pStyle w:val="BodyTextIndent"/>
        <w:spacing w:before="120" w:line="240" w:lineRule="auto"/>
        <w:ind w:left="0"/>
        <w:rPr>
          <w:del w:id="80" w:author="uzivatel" w:date="2026-09-22T12:12:00Z" w16du:dateUtc="2026-09-22T16:12:00Z"/>
          <w:rFonts w:ascii="Times New Roman" w:hAnsi="Times New Roman" w:cs="Times New Roman"/>
          <w:i/>
          <w:sz w:val="28"/>
          <w:szCs w:val="28"/>
        </w:rPr>
      </w:pPr>
      <w:del w:id="81" w:author="uzivatel" w:date="2026-09-22T12:12:00Z" w16du:dateUtc="2026-09-22T16:12:00Z">
        <w:r w:rsidRPr="00D57435">
          <w:rPr>
            <w:rFonts w:ascii="Times New Roman" w:hAnsi="Times New Roman" w:cs="Times New Roman"/>
            <w:sz w:val="28"/>
            <w:szCs w:val="28"/>
          </w:rPr>
          <w:delText xml:space="preserve">Obecni – zgodnie z załączoną listą obecności – </w:delText>
        </w:r>
        <w:r w:rsidRPr="00D57435">
          <w:rPr>
            <w:rFonts w:ascii="Times New Roman" w:hAnsi="Times New Roman" w:cs="Times New Roman"/>
            <w:i/>
            <w:sz w:val="28"/>
            <w:szCs w:val="28"/>
          </w:rPr>
          <w:delText>zał. do protokołu.</w:delText>
        </w:r>
      </w:del>
    </w:p>
    <w:p w14:paraId="60A47E46" w14:textId="77777777" w:rsidR="00690B53" w:rsidRPr="00D57435" w:rsidRDefault="00690B53" w:rsidP="008317F9">
      <w:pPr>
        <w:pStyle w:val="NoSpacing"/>
        <w:spacing w:after="120"/>
        <w:jc w:val="both"/>
        <w:rPr>
          <w:del w:id="82" w:author="uzivatel" w:date="2026-09-22T12:12:00Z" w16du:dateUtc="2026-09-22T16:12:00Z"/>
          <w:rFonts w:ascii="Times New Roman" w:hAnsi="Times New Roman" w:cs="Times New Roman"/>
          <w:i/>
          <w:sz w:val="28"/>
          <w:szCs w:val="28"/>
        </w:rPr>
      </w:pPr>
      <w:del w:id="83" w:author="uzivatel" w:date="2026-09-22T12:12:00Z" w16du:dateUtc="2026-09-22T16:12:00Z">
        <w:r w:rsidRPr="00D57435">
          <w:rPr>
            <w:rFonts w:ascii="Times New Roman" w:hAnsi="Times New Roman" w:cs="Times New Roman"/>
            <w:b/>
            <w:noProof/>
            <w:sz w:val="28"/>
            <w:szCs w:val="28"/>
          </w:rPr>
          <w:delText>Przewodnicząc</w:delText>
        </w:r>
        <w:r>
          <w:rPr>
            <w:rFonts w:ascii="Times New Roman" w:hAnsi="Times New Roman" w:cs="Times New Roman"/>
            <w:b/>
            <w:noProof/>
            <w:sz w:val="28"/>
            <w:szCs w:val="28"/>
          </w:rPr>
          <w:delText>a</w:delText>
        </w:r>
        <w:r w:rsidRPr="00D57435">
          <w:rPr>
            <w:rFonts w:ascii="Times New Roman" w:hAnsi="Times New Roman" w:cs="Times New Roman"/>
            <w:b/>
            <w:sz w:val="28"/>
            <w:szCs w:val="28"/>
          </w:rPr>
          <w:delText xml:space="preserve"> Komisji </w:delText>
        </w:r>
        <w:r>
          <w:rPr>
            <w:rFonts w:ascii="Times New Roman" w:hAnsi="Times New Roman" w:cs="Times New Roman"/>
            <w:b/>
            <w:sz w:val="28"/>
            <w:szCs w:val="28"/>
          </w:rPr>
          <w:delText>Maria Gałęska</w:delText>
        </w:r>
        <w:r w:rsidRPr="00D57435">
          <w:rPr>
            <w:rFonts w:ascii="Times New Roman" w:hAnsi="Times New Roman" w:cs="Times New Roman"/>
            <w:sz w:val="28"/>
            <w:szCs w:val="28"/>
          </w:rPr>
          <w:delText>, po stwierdzeniu kworum, zaproponował</w:delText>
        </w:r>
        <w:r>
          <w:rPr>
            <w:rFonts w:ascii="Times New Roman" w:hAnsi="Times New Roman" w:cs="Times New Roman"/>
            <w:sz w:val="28"/>
            <w:szCs w:val="28"/>
          </w:rPr>
          <w:delText>a</w:delText>
        </w:r>
        <w:r w:rsidRPr="00D57435">
          <w:rPr>
            <w:rFonts w:ascii="Times New Roman" w:hAnsi="Times New Roman" w:cs="Times New Roman"/>
            <w:sz w:val="28"/>
            <w:szCs w:val="28"/>
          </w:rPr>
          <w:delText xml:space="preserve"> przyjęcie porządku obrad, </w:delText>
        </w:r>
        <w:r w:rsidRPr="00D57435">
          <w:rPr>
            <w:rFonts w:ascii="Times New Roman" w:hAnsi="Times New Roman" w:cs="Times New Roman"/>
            <w:i/>
            <w:sz w:val="28"/>
            <w:szCs w:val="28"/>
          </w:rPr>
          <w:delText>zał. do protokołu.</w:delText>
        </w:r>
      </w:del>
    </w:p>
    <w:p w14:paraId="218D377F" w14:textId="77777777" w:rsidR="006A5EB5" w:rsidRDefault="00690B53" w:rsidP="00690B53">
      <w:pPr>
        <w:jc w:val="both"/>
        <w:rPr>
          <w:del w:id="84" w:author="uzivatel" w:date="2026-09-22T12:12:00Z" w16du:dateUtc="2026-09-22T16:12:00Z"/>
          <w:b/>
          <w:sz w:val="28"/>
          <w:szCs w:val="28"/>
        </w:rPr>
      </w:pPr>
      <w:del w:id="85" w:author="uzivatel" w:date="2026-09-22T12:12:00Z" w16du:dateUtc="2026-09-22T16:12:00Z">
        <w:r w:rsidRPr="00D57435">
          <w:rPr>
            <w:sz w:val="28"/>
            <w:szCs w:val="28"/>
          </w:rPr>
          <w:delText xml:space="preserve">Radni przyjęli proponowany porządek obrad jednomyślnie – </w:delText>
        </w:r>
        <w:r w:rsidR="00B11472">
          <w:rPr>
            <w:sz w:val="28"/>
            <w:szCs w:val="28"/>
          </w:rPr>
          <w:delText>13</w:delText>
        </w:r>
        <w:r>
          <w:rPr>
            <w:sz w:val="28"/>
            <w:szCs w:val="28"/>
          </w:rPr>
          <w:delText xml:space="preserve"> głosami „za”, </w:delText>
        </w:r>
        <w:r>
          <w:rPr>
            <w:sz w:val="28"/>
            <w:szCs w:val="28"/>
          </w:rPr>
          <w:br/>
        </w:r>
        <w:r w:rsidRPr="00D57435">
          <w:rPr>
            <w:sz w:val="28"/>
            <w:szCs w:val="28"/>
          </w:rPr>
          <w:delText>w następującym brzmieniu:</w:delText>
        </w:r>
      </w:del>
    </w:p>
    <w:p w14:paraId="4196C479" w14:textId="77777777" w:rsidR="00690B53" w:rsidRPr="00690B53" w:rsidRDefault="00690B53" w:rsidP="00B87522">
      <w:pPr>
        <w:pStyle w:val="ListParagraph"/>
        <w:numPr>
          <w:ilvl w:val="0"/>
          <w:numId w:val="3"/>
        </w:numPr>
        <w:spacing w:before="100" w:after="100"/>
        <w:ind w:left="568" w:hanging="284"/>
        <w:contextualSpacing w:val="0"/>
        <w:jc w:val="both"/>
        <w:rPr>
          <w:del w:id="86" w:author="uzivatel" w:date="2026-09-22T12:12:00Z" w16du:dateUtc="2026-09-22T16:12:00Z"/>
          <w:color w:val="000000"/>
          <w:sz w:val="28"/>
          <w:szCs w:val="28"/>
        </w:rPr>
      </w:pPr>
      <w:del w:id="87" w:author="uzivatel" w:date="2026-09-22T12:12:00Z" w16du:dateUtc="2026-09-22T16:12:00Z">
        <w:r w:rsidRPr="00690B53">
          <w:rPr>
            <w:color w:val="000000"/>
            <w:sz w:val="28"/>
            <w:szCs w:val="28"/>
          </w:rPr>
          <w:delText>Otwarcie posiedzenia.</w:delText>
        </w:r>
      </w:del>
    </w:p>
    <w:p w14:paraId="4FFC3EC8" w14:textId="77777777" w:rsidR="00690B53" w:rsidRPr="00690B53" w:rsidRDefault="00690B53" w:rsidP="00B87522">
      <w:pPr>
        <w:pStyle w:val="ListParagraph"/>
        <w:numPr>
          <w:ilvl w:val="0"/>
          <w:numId w:val="3"/>
        </w:numPr>
        <w:spacing w:before="100" w:after="100"/>
        <w:ind w:left="568" w:hanging="284"/>
        <w:contextualSpacing w:val="0"/>
        <w:jc w:val="both"/>
        <w:rPr>
          <w:del w:id="88" w:author="uzivatel" w:date="2026-09-22T12:12:00Z" w16du:dateUtc="2026-09-22T16:12:00Z"/>
          <w:color w:val="000000"/>
          <w:sz w:val="28"/>
          <w:szCs w:val="28"/>
        </w:rPr>
      </w:pPr>
      <w:del w:id="89" w:author="uzivatel" w:date="2026-09-22T12:12:00Z" w16du:dateUtc="2026-09-22T16:12:00Z">
        <w:r w:rsidRPr="00690B53">
          <w:rPr>
            <w:color w:val="000000"/>
            <w:sz w:val="28"/>
            <w:szCs w:val="28"/>
          </w:rPr>
          <w:delText>Stwierdzenie kworum.</w:delText>
        </w:r>
      </w:del>
    </w:p>
    <w:p w14:paraId="1B015CEB" w14:textId="77777777" w:rsidR="00690B53" w:rsidRPr="00690B53" w:rsidRDefault="00690B53" w:rsidP="00B87522">
      <w:pPr>
        <w:pStyle w:val="ListParagraph"/>
        <w:numPr>
          <w:ilvl w:val="0"/>
          <w:numId w:val="3"/>
        </w:numPr>
        <w:spacing w:before="100" w:after="100"/>
        <w:ind w:left="568" w:hanging="284"/>
        <w:contextualSpacing w:val="0"/>
        <w:jc w:val="both"/>
        <w:rPr>
          <w:del w:id="90" w:author="uzivatel" w:date="2026-09-22T12:12:00Z" w16du:dateUtc="2026-09-22T16:12:00Z"/>
          <w:color w:val="000000"/>
          <w:sz w:val="28"/>
          <w:szCs w:val="28"/>
        </w:rPr>
      </w:pPr>
      <w:del w:id="91" w:author="uzivatel" w:date="2026-09-22T12:12:00Z" w16du:dateUtc="2026-09-22T16:12:00Z">
        <w:r w:rsidRPr="00690B53">
          <w:rPr>
            <w:color w:val="000000"/>
            <w:sz w:val="28"/>
            <w:szCs w:val="28"/>
          </w:rPr>
          <w:delText>Przyjęcie porządku obrad.</w:delText>
        </w:r>
      </w:del>
    </w:p>
    <w:p w14:paraId="1E566A2E" w14:textId="77777777" w:rsidR="00690B53" w:rsidRPr="00690B53" w:rsidRDefault="00690B53" w:rsidP="00B87522">
      <w:pPr>
        <w:pStyle w:val="ListParagraph"/>
        <w:numPr>
          <w:ilvl w:val="0"/>
          <w:numId w:val="3"/>
        </w:numPr>
        <w:tabs>
          <w:tab w:val="left" w:pos="567"/>
        </w:tabs>
        <w:spacing w:before="100" w:after="100"/>
        <w:ind w:left="568" w:hanging="284"/>
        <w:contextualSpacing w:val="0"/>
        <w:jc w:val="both"/>
        <w:rPr>
          <w:del w:id="92" w:author="uzivatel" w:date="2026-09-22T12:12:00Z" w16du:dateUtc="2026-09-22T16:12:00Z"/>
          <w:sz w:val="28"/>
          <w:szCs w:val="28"/>
        </w:rPr>
      </w:pPr>
      <w:del w:id="93" w:author="uzivatel" w:date="2026-09-22T12:12:00Z" w16du:dateUtc="2026-09-22T16:12:00Z">
        <w:r w:rsidRPr="00690B53">
          <w:rPr>
            <w:sz w:val="28"/>
            <w:szCs w:val="28"/>
          </w:rPr>
          <w:delText xml:space="preserve">Zaopiniowanie projektu uchwały w sprawie rozpatrzenia i zatwierdzenia sprawozdania finansowanego Miasta Bydgoszczy wraz ze sprawozdaniem </w:delText>
        </w:r>
        <w:r>
          <w:rPr>
            <w:sz w:val="28"/>
            <w:szCs w:val="28"/>
          </w:rPr>
          <w:br/>
        </w:r>
        <w:r w:rsidRPr="00690B53">
          <w:rPr>
            <w:sz w:val="28"/>
            <w:szCs w:val="28"/>
          </w:rPr>
          <w:delText>z wykonania budżetu za 2023 rok.</w:delText>
        </w:r>
      </w:del>
    </w:p>
    <w:p w14:paraId="74343323" w14:textId="77777777" w:rsidR="00690B53" w:rsidRPr="00690B53" w:rsidRDefault="00690B53" w:rsidP="00B87522">
      <w:pPr>
        <w:pStyle w:val="ListParagraph"/>
        <w:numPr>
          <w:ilvl w:val="0"/>
          <w:numId w:val="3"/>
        </w:numPr>
        <w:tabs>
          <w:tab w:val="left" w:pos="567"/>
        </w:tabs>
        <w:spacing w:before="100" w:after="100"/>
        <w:ind w:left="568" w:hanging="284"/>
        <w:contextualSpacing w:val="0"/>
        <w:jc w:val="both"/>
        <w:rPr>
          <w:del w:id="94" w:author="uzivatel" w:date="2026-09-22T12:12:00Z" w16du:dateUtc="2026-09-22T16:12:00Z"/>
          <w:sz w:val="28"/>
          <w:szCs w:val="28"/>
        </w:rPr>
      </w:pPr>
      <w:del w:id="95" w:author="uzivatel" w:date="2026-09-22T12:12:00Z" w16du:dateUtc="2026-09-22T16:12:00Z">
        <w:r w:rsidRPr="00690B53">
          <w:rPr>
            <w:sz w:val="28"/>
            <w:szCs w:val="28"/>
          </w:rPr>
          <w:delText>Raport o stanie Miasta Bydgoszczy za 2023 rok.</w:delText>
        </w:r>
      </w:del>
    </w:p>
    <w:p w14:paraId="119AAA0C" w14:textId="77777777" w:rsidR="00690B53" w:rsidRPr="00690B53" w:rsidRDefault="00690B53" w:rsidP="00B87522">
      <w:pPr>
        <w:pStyle w:val="ListParagraph"/>
        <w:numPr>
          <w:ilvl w:val="0"/>
          <w:numId w:val="3"/>
        </w:numPr>
        <w:tabs>
          <w:tab w:val="left" w:pos="567"/>
        </w:tabs>
        <w:spacing w:before="100" w:after="100"/>
        <w:ind w:left="568" w:hanging="284"/>
        <w:contextualSpacing w:val="0"/>
        <w:jc w:val="both"/>
        <w:rPr>
          <w:del w:id="96" w:author="uzivatel" w:date="2026-09-22T12:12:00Z" w16du:dateUtc="2026-09-22T16:12:00Z"/>
          <w:sz w:val="28"/>
          <w:szCs w:val="28"/>
        </w:rPr>
      </w:pPr>
      <w:del w:id="97" w:author="uzivatel" w:date="2026-09-22T12:12:00Z" w16du:dateUtc="2026-09-22T16:12:00Z">
        <w:r w:rsidRPr="00690B53">
          <w:rPr>
            <w:sz w:val="28"/>
            <w:szCs w:val="28"/>
          </w:rPr>
          <w:delText xml:space="preserve">Informacja nt. efektów współpracy Miasta Bydgoszczy z organizacjami prowadzącymi działalność pożytku publicznego na wykonanie zadań publicznych w zakresie wspierania zadań oświatowo-wychowawczych </w:delText>
        </w:r>
        <w:r>
          <w:rPr>
            <w:sz w:val="28"/>
            <w:szCs w:val="28"/>
          </w:rPr>
          <w:br/>
        </w:r>
        <w:r w:rsidRPr="00690B53">
          <w:rPr>
            <w:sz w:val="28"/>
            <w:szCs w:val="28"/>
          </w:rPr>
          <w:delText>w 2023 roku.</w:delText>
        </w:r>
      </w:del>
    </w:p>
    <w:p w14:paraId="757A4A39" w14:textId="77777777" w:rsidR="00690B53" w:rsidRPr="00690B53" w:rsidRDefault="00690B53" w:rsidP="00B87522">
      <w:pPr>
        <w:pStyle w:val="ListParagraph"/>
        <w:numPr>
          <w:ilvl w:val="0"/>
          <w:numId w:val="3"/>
        </w:numPr>
        <w:tabs>
          <w:tab w:val="left" w:pos="709"/>
        </w:tabs>
        <w:spacing w:before="100" w:after="100"/>
        <w:ind w:left="568" w:hanging="284"/>
        <w:contextualSpacing w:val="0"/>
        <w:jc w:val="both"/>
        <w:rPr>
          <w:del w:id="98" w:author="uzivatel" w:date="2026-09-22T12:12:00Z" w16du:dateUtc="2026-09-22T16:12:00Z"/>
          <w:sz w:val="28"/>
          <w:szCs w:val="28"/>
        </w:rPr>
      </w:pPr>
      <w:del w:id="99" w:author="uzivatel" w:date="2026-09-22T12:12:00Z" w16du:dateUtc="2026-09-22T16:12:00Z">
        <w:r w:rsidRPr="00690B53">
          <w:rPr>
            <w:sz w:val="28"/>
            <w:szCs w:val="28"/>
          </w:rPr>
          <w:delText>Sprawy bieżące.</w:delText>
        </w:r>
      </w:del>
    </w:p>
    <w:p w14:paraId="6F7E71ED" w14:textId="77777777" w:rsidR="00690B53" w:rsidRPr="00690B53" w:rsidRDefault="00690B53" w:rsidP="00B87522">
      <w:pPr>
        <w:pStyle w:val="ListParagraph"/>
        <w:numPr>
          <w:ilvl w:val="0"/>
          <w:numId w:val="3"/>
        </w:numPr>
        <w:tabs>
          <w:tab w:val="left" w:pos="709"/>
        </w:tabs>
        <w:spacing w:before="100" w:after="100"/>
        <w:ind w:left="568" w:hanging="284"/>
        <w:contextualSpacing w:val="0"/>
        <w:jc w:val="both"/>
        <w:rPr>
          <w:del w:id="100" w:author="uzivatel" w:date="2026-09-22T12:12:00Z" w16du:dateUtc="2026-09-22T16:12:00Z"/>
          <w:sz w:val="28"/>
          <w:szCs w:val="28"/>
        </w:rPr>
      </w:pPr>
      <w:del w:id="101" w:author="uzivatel" w:date="2026-09-22T12:12:00Z" w16du:dateUtc="2026-09-22T16:12:00Z">
        <w:r w:rsidRPr="00690B53">
          <w:rPr>
            <w:sz w:val="28"/>
            <w:szCs w:val="28"/>
          </w:rPr>
          <w:delText>Zamknięcie posiedzenia.</w:delText>
        </w:r>
      </w:del>
    </w:p>
    <w:p w14:paraId="60E58FA6" w14:textId="77777777" w:rsidR="006A5EB5" w:rsidRPr="006A5EB5" w:rsidRDefault="00685CC3" w:rsidP="005766E4">
      <w:pPr>
        <w:pStyle w:val="ListParagraph"/>
        <w:spacing w:before="480"/>
        <w:ind w:left="0"/>
        <w:contextualSpacing w:val="0"/>
        <w:jc w:val="both"/>
        <w:rPr>
          <w:del w:id="102" w:author="uzivatel" w:date="2026-09-22T12:12:00Z" w16du:dateUtc="2026-09-22T16:12:00Z"/>
          <w:i/>
          <w:sz w:val="28"/>
          <w:szCs w:val="28"/>
        </w:rPr>
      </w:pPr>
      <w:del w:id="103" w:author="uzivatel" w:date="2026-09-22T12:12:00Z" w16du:dateUtc="2026-09-22T16:12:00Z">
        <w:r w:rsidRPr="00B87522">
          <w:rPr>
            <w:sz w:val="16"/>
            <w:szCs w:val="16"/>
          </w:rPr>
          <w:delText xml:space="preserve"> </w:delText>
        </w:r>
        <w:r w:rsidR="006A5EB5" w:rsidRPr="006A5EB5">
          <w:rPr>
            <w:i/>
            <w:sz w:val="28"/>
            <w:szCs w:val="28"/>
          </w:rPr>
          <w:delText>Ad 4.</w:delText>
        </w:r>
      </w:del>
    </w:p>
    <w:p w14:paraId="61C4CB90" w14:textId="77777777" w:rsidR="00690B53" w:rsidRDefault="00690B53" w:rsidP="00531327">
      <w:pPr>
        <w:spacing w:before="120" w:after="120"/>
        <w:jc w:val="both"/>
        <w:rPr>
          <w:del w:id="104" w:author="uzivatel" w:date="2026-09-22T12:12:00Z" w16du:dateUtc="2026-09-22T16:12:00Z"/>
          <w:bCs/>
          <w:iCs/>
          <w:sz w:val="28"/>
          <w:szCs w:val="28"/>
        </w:rPr>
      </w:pPr>
      <w:del w:id="105" w:author="uzivatel" w:date="2026-09-22T12:12:00Z" w16du:dateUtc="2026-09-22T16:12:00Z">
        <w:r w:rsidRPr="00E205B3">
          <w:rPr>
            <w:b/>
            <w:color w:val="00000A"/>
            <w:sz w:val="28"/>
            <w:szCs w:val="28"/>
          </w:rPr>
          <w:delText xml:space="preserve">Skarbnik Miasta Piotr Tomaszewski </w:delText>
        </w:r>
        <w:r w:rsidRPr="00690B53">
          <w:rPr>
            <w:color w:val="00000A"/>
            <w:sz w:val="28"/>
            <w:szCs w:val="28"/>
          </w:rPr>
          <w:delText>przedstawił</w:delText>
        </w:r>
        <w:r w:rsidRPr="00E205B3">
          <w:rPr>
            <w:b/>
            <w:color w:val="00000A"/>
            <w:sz w:val="28"/>
            <w:szCs w:val="28"/>
          </w:rPr>
          <w:delText xml:space="preserve"> </w:delText>
        </w:r>
        <w:r w:rsidRPr="00473B75">
          <w:rPr>
            <w:sz w:val="28"/>
            <w:szCs w:val="28"/>
          </w:rPr>
          <w:delText>projekt uchwały w sprawie rozpatrzenia i zatwierdzenia sprawozdania finansowego Miasta Bydgoszczy wraz ze sprawozdaniem z wykonania budżetu za 202</w:delText>
        </w:r>
        <w:r>
          <w:rPr>
            <w:sz w:val="28"/>
            <w:szCs w:val="28"/>
          </w:rPr>
          <w:delText>3</w:delText>
        </w:r>
        <w:r w:rsidRPr="00473B75">
          <w:rPr>
            <w:sz w:val="28"/>
            <w:szCs w:val="28"/>
          </w:rPr>
          <w:delText xml:space="preserve"> rok</w:delText>
        </w:r>
        <w:r w:rsidRPr="00473B75">
          <w:rPr>
            <w:bCs/>
            <w:iCs/>
            <w:sz w:val="28"/>
            <w:szCs w:val="28"/>
          </w:rPr>
          <w:delText>.</w:delText>
        </w:r>
      </w:del>
    </w:p>
    <w:p w14:paraId="55C2419B" w14:textId="77777777" w:rsidR="00E52A02" w:rsidRDefault="00E52A02" w:rsidP="00531327">
      <w:pPr>
        <w:spacing w:before="120" w:after="120"/>
        <w:jc w:val="both"/>
        <w:rPr>
          <w:del w:id="106" w:author="uzivatel" w:date="2026-09-22T12:12:00Z" w16du:dateUtc="2026-09-22T16:12:00Z"/>
          <w:bCs/>
          <w:iCs/>
          <w:sz w:val="28"/>
          <w:szCs w:val="28"/>
        </w:rPr>
      </w:pPr>
      <w:del w:id="107" w:author="uzivatel" w:date="2026-09-22T12:12:00Z" w16du:dateUtc="2026-09-22T16:12:00Z">
        <w:r w:rsidRPr="00E52A02">
          <w:rPr>
            <w:b/>
            <w:bCs/>
            <w:iCs/>
            <w:sz w:val="28"/>
            <w:szCs w:val="28"/>
          </w:rPr>
          <w:delText>Radna Joanna Czerska-Thomas</w:delText>
        </w:r>
        <w:r>
          <w:rPr>
            <w:bCs/>
            <w:iCs/>
            <w:sz w:val="28"/>
            <w:szCs w:val="28"/>
          </w:rPr>
          <w:delText xml:space="preserve"> </w:delText>
        </w:r>
        <w:r w:rsidR="00737CA5">
          <w:rPr>
            <w:bCs/>
            <w:iCs/>
            <w:sz w:val="28"/>
            <w:szCs w:val="28"/>
          </w:rPr>
          <w:delText>nadmieniła, ż</w:delText>
        </w:r>
        <w:r w:rsidR="005665D8">
          <w:rPr>
            <w:bCs/>
            <w:iCs/>
            <w:sz w:val="28"/>
            <w:szCs w:val="28"/>
          </w:rPr>
          <w:delText xml:space="preserve">e zgodnie z ustawą z 15 maja 2024 roku o zmianie ustawy o pomocy obywatelom Ukrainy w związku </w:delText>
        </w:r>
        <w:r w:rsidR="00737CA5">
          <w:rPr>
            <w:bCs/>
            <w:iCs/>
            <w:sz w:val="28"/>
            <w:szCs w:val="28"/>
          </w:rPr>
          <w:br/>
        </w:r>
        <w:r w:rsidR="005665D8">
          <w:rPr>
            <w:bCs/>
            <w:iCs/>
            <w:sz w:val="28"/>
            <w:szCs w:val="28"/>
          </w:rPr>
          <w:delText>z konfliktem zbrojnym jed</w:delText>
        </w:r>
        <w:r w:rsidR="00737CA5">
          <w:rPr>
            <w:bCs/>
            <w:iCs/>
            <w:sz w:val="28"/>
            <w:szCs w:val="28"/>
          </w:rPr>
          <w:delText>e</w:delText>
        </w:r>
        <w:r w:rsidR="005665D8">
          <w:rPr>
            <w:bCs/>
            <w:iCs/>
            <w:sz w:val="28"/>
            <w:szCs w:val="28"/>
          </w:rPr>
          <w:delText>n z punktów</w:delText>
        </w:r>
        <w:r w:rsidR="00737CA5">
          <w:rPr>
            <w:bCs/>
            <w:iCs/>
            <w:sz w:val="28"/>
            <w:szCs w:val="28"/>
          </w:rPr>
          <w:delText xml:space="preserve"> zawiera</w:delText>
        </w:r>
        <w:r w:rsidR="005665D8">
          <w:rPr>
            <w:bCs/>
            <w:iCs/>
            <w:sz w:val="28"/>
            <w:szCs w:val="28"/>
          </w:rPr>
          <w:delText xml:space="preserve"> </w:delText>
        </w:r>
        <w:r w:rsidR="00737CA5">
          <w:rPr>
            <w:bCs/>
            <w:iCs/>
            <w:sz w:val="28"/>
            <w:szCs w:val="28"/>
          </w:rPr>
          <w:delText>u</w:delText>
        </w:r>
        <w:r w:rsidR="005665D8" w:rsidRPr="005665D8">
          <w:rPr>
            <w:bCs/>
            <w:iCs/>
            <w:sz w:val="28"/>
            <w:szCs w:val="28"/>
          </w:rPr>
          <w:delText>tworzenie stanowiska asystenta międzykulturowego, który zatrudniony w szkołach</w:delText>
        </w:r>
        <w:r w:rsidR="005665D8">
          <w:rPr>
            <w:bCs/>
            <w:iCs/>
            <w:sz w:val="28"/>
            <w:szCs w:val="28"/>
          </w:rPr>
          <w:delText xml:space="preserve"> </w:delText>
        </w:r>
        <w:r w:rsidR="005665D8" w:rsidRPr="005665D8">
          <w:rPr>
            <w:bCs/>
            <w:iCs/>
            <w:sz w:val="28"/>
            <w:szCs w:val="28"/>
          </w:rPr>
          <w:delText>będzie udzielał osobom niebędącym obywatelami polskimi, podlegającym obowiązkowi</w:delText>
        </w:r>
        <w:r w:rsidR="005665D8">
          <w:rPr>
            <w:bCs/>
            <w:iCs/>
            <w:sz w:val="28"/>
            <w:szCs w:val="28"/>
          </w:rPr>
          <w:delText xml:space="preserve"> </w:delText>
        </w:r>
        <w:r w:rsidR="005665D8" w:rsidRPr="005665D8">
          <w:rPr>
            <w:bCs/>
            <w:iCs/>
            <w:sz w:val="28"/>
            <w:szCs w:val="28"/>
          </w:rPr>
          <w:delText>szkolnemu lub obowiązkowi nauki, które nie znają języka polskiego albo znają go na</w:delText>
        </w:r>
        <w:r w:rsidR="005665D8">
          <w:rPr>
            <w:bCs/>
            <w:iCs/>
            <w:sz w:val="28"/>
            <w:szCs w:val="28"/>
          </w:rPr>
          <w:delText xml:space="preserve"> </w:delText>
        </w:r>
        <w:r w:rsidR="005665D8" w:rsidRPr="005665D8">
          <w:rPr>
            <w:bCs/>
            <w:iCs/>
            <w:sz w:val="28"/>
            <w:szCs w:val="28"/>
          </w:rPr>
          <w:delText>poziomie niewystarczającym do korzystania z nauki, pomocy w kontaktach ze</w:delText>
        </w:r>
        <w:r w:rsidR="005665D8">
          <w:rPr>
            <w:bCs/>
            <w:iCs/>
            <w:sz w:val="28"/>
            <w:szCs w:val="28"/>
          </w:rPr>
          <w:delText xml:space="preserve"> </w:delText>
        </w:r>
        <w:r w:rsidR="005665D8" w:rsidRPr="005665D8">
          <w:rPr>
            <w:bCs/>
            <w:iCs/>
            <w:sz w:val="28"/>
            <w:szCs w:val="28"/>
          </w:rPr>
          <w:delText>środowiskiem szkolnym, a także współdziałał z ich rodzicami oraz ze szkołą</w:delText>
        </w:r>
        <w:r w:rsidR="005665D8">
          <w:rPr>
            <w:bCs/>
            <w:iCs/>
            <w:sz w:val="28"/>
            <w:szCs w:val="28"/>
          </w:rPr>
          <w:delText>. Zapytała</w:delText>
        </w:r>
        <w:r w:rsidR="00737CA5">
          <w:rPr>
            <w:bCs/>
            <w:iCs/>
            <w:sz w:val="28"/>
            <w:szCs w:val="28"/>
          </w:rPr>
          <w:delText>,</w:delText>
        </w:r>
        <w:r w:rsidR="005665D8">
          <w:rPr>
            <w:bCs/>
            <w:iCs/>
            <w:sz w:val="28"/>
            <w:szCs w:val="28"/>
          </w:rPr>
          <w:delText xml:space="preserve"> czy </w:delText>
        </w:r>
        <w:r w:rsidR="00737CA5">
          <w:rPr>
            <w:bCs/>
            <w:iCs/>
            <w:sz w:val="28"/>
            <w:szCs w:val="28"/>
          </w:rPr>
          <w:delText>Miasto</w:delText>
        </w:r>
        <w:r w:rsidR="005665D8">
          <w:rPr>
            <w:bCs/>
            <w:iCs/>
            <w:sz w:val="28"/>
            <w:szCs w:val="28"/>
          </w:rPr>
          <w:delText xml:space="preserve"> </w:delText>
        </w:r>
        <w:r w:rsidR="009845B9">
          <w:rPr>
            <w:bCs/>
            <w:iCs/>
            <w:sz w:val="28"/>
            <w:szCs w:val="28"/>
          </w:rPr>
          <w:delText xml:space="preserve">posiada </w:delText>
        </w:r>
        <w:r w:rsidR="005665D8">
          <w:rPr>
            <w:bCs/>
            <w:iCs/>
            <w:sz w:val="28"/>
            <w:szCs w:val="28"/>
          </w:rPr>
          <w:delText xml:space="preserve">na to środki i czy </w:delText>
        </w:r>
        <w:r w:rsidR="00737CA5">
          <w:rPr>
            <w:bCs/>
            <w:iCs/>
            <w:sz w:val="28"/>
            <w:szCs w:val="28"/>
          </w:rPr>
          <w:delText>ten przepis</w:delText>
        </w:r>
        <w:r w:rsidR="005665D8">
          <w:rPr>
            <w:bCs/>
            <w:iCs/>
            <w:sz w:val="28"/>
            <w:szCs w:val="28"/>
          </w:rPr>
          <w:delText xml:space="preserve"> będzie </w:delText>
        </w:r>
        <w:r w:rsidR="00737CA5">
          <w:rPr>
            <w:bCs/>
            <w:iCs/>
            <w:sz w:val="28"/>
            <w:szCs w:val="28"/>
          </w:rPr>
          <w:delText>obowiązywał</w:delText>
        </w:r>
        <w:r w:rsidR="005665D8">
          <w:rPr>
            <w:bCs/>
            <w:iCs/>
            <w:sz w:val="28"/>
            <w:szCs w:val="28"/>
          </w:rPr>
          <w:delText xml:space="preserve"> od przyszłego roku szkolnego?</w:delText>
        </w:r>
      </w:del>
    </w:p>
    <w:p w14:paraId="185BBF89" w14:textId="77777777" w:rsidR="0091517E" w:rsidRDefault="00447E79" w:rsidP="00531327">
      <w:pPr>
        <w:spacing w:before="120" w:after="120"/>
        <w:jc w:val="both"/>
        <w:rPr>
          <w:del w:id="108" w:author="uzivatel" w:date="2026-09-22T12:12:00Z" w16du:dateUtc="2026-09-22T16:12:00Z"/>
          <w:color w:val="00000A"/>
          <w:sz w:val="28"/>
          <w:szCs w:val="28"/>
        </w:rPr>
      </w:pPr>
      <w:del w:id="109" w:author="uzivatel" w:date="2026-09-22T12:12:00Z" w16du:dateUtc="2026-09-22T16:12:00Z">
        <w:r w:rsidRPr="00E205B3">
          <w:rPr>
            <w:b/>
            <w:color w:val="00000A"/>
            <w:sz w:val="28"/>
            <w:szCs w:val="28"/>
          </w:rPr>
          <w:delText xml:space="preserve">Skarbnik Miasta Piotr Tomaszewski </w:delText>
        </w:r>
        <w:r>
          <w:rPr>
            <w:color w:val="00000A"/>
            <w:sz w:val="28"/>
            <w:szCs w:val="28"/>
          </w:rPr>
          <w:delText xml:space="preserve">wyjaśnił, że </w:delText>
        </w:r>
        <w:r w:rsidR="00737CA5">
          <w:rPr>
            <w:color w:val="00000A"/>
            <w:sz w:val="28"/>
            <w:szCs w:val="28"/>
          </w:rPr>
          <w:delText xml:space="preserve">pomimo zwiększanych środków w budżecie, </w:delText>
        </w:r>
        <w:r w:rsidR="000C568D">
          <w:rPr>
            <w:color w:val="00000A"/>
            <w:sz w:val="28"/>
            <w:szCs w:val="28"/>
          </w:rPr>
          <w:delText xml:space="preserve">wydatki na oświatę rosną </w:delText>
        </w:r>
        <w:r w:rsidR="00737CA5">
          <w:rPr>
            <w:color w:val="00000A"/>
            <w:sz w:val="28"/>
            <w:szCs w:val="28"/>
          </w:rPr>
          <w:delText>bardzo</w:delText>
        </w:r>
        <w:r w:rsidR="00E41686">
          <w:rPr>
            <w:color w:val="00000A"/>
            <w:sz w:val="28"/>
            <w:szCs w:val="28"/>
          </w:rPr>
          <w:delText xml:space="preserve"> </w:delText>
        </w:r>
        <w:r w:rsidR="000C568D">
          <w:rPr>
            <w:color w:val="00000A"/>
            <w:sz w:val="28"/>
            <w:szCs w:val="28"/>
          </w:rPr>
          <w:delText>dynamicznie</w:delText>
        </w:r>
        <w:r w:rsidR="005F0DCC">
          <w:rPr>
            <w:color w:val="00000A"/>
            <w:sz w:val="28"/>
            <w:szCs w:val="28"/>
          </w:rPr>
          <w:delText>. Uważa, że s</w:delText>
        </w:r>
        <w:r w:rsidR="000C568D">
          <w:rPr>
            <w:color w:val="00000A"/>
            <w:sz w:val="28"/>
            <w:szCs w:val="28"/>
          </w:rPr>
          <w:delText>powod</w:delText>
        </w:r>
        <w:r w:rsidR="005F0DCC">
          <w:rPr>
            <w:color w:val="00000A"/>
            <w:sz w:val="28"/>
            <w:szCs w:val="28"/>
          </w:rPr>
          <w:delText xml:space="preserve">owane jest to </w:delText>
        </w:r>
        <w:r w:rsidR="005B09A0">
          <w:rPr>
            <w:color w:val="00000A"/>
            <w:sz w:val="28"/>
            <w:szCs w:val="28"/>
          </w:rPr>
          <w:delText xml:space="preserve">między innymi tworzeniem nowych stanowisk, generujących nowe wydatki np. asystentów różnego rodzaju, których w szkołach pojawia się coraz więcej. Jest to reakcja związana z pojawieniem się nowej sytuacji i chęcią rozwiązania problemów z nią związanych. </w:delText>
        </w:r>
        <w:r w:rsidR="00E41686">
          <w:rPr>
            <w:color w:val="00000A"/>
            <w:sz w:val="28"/>
            <w:szCs w:val="28"/>
          </w:rPr>
          <w:delText>Dlatego mówi się, że powinniśmy zastanowić się nad organizacją jednostek szkolnych. Z jednej strony pojawiają się słuszne potrzeby, gdy przykładowo uczniom o takich</w:delText>
        </w:r>
        <w:r w:rsidR="00F46EE8">
          <w:rPr>
            <w:color w:val="00000A"/>
            <w:sz w:val="28"/>
            <w:szCs w:val="28"/>
          </w:rPr>
          <w:delText>,</w:delText>
        </w:r>
        <w:r w:rsidR="00E41686">
          <w:rPr>
            <w:color w:val="00000A"/>
            <w:sz w:val="28"/>
            <w:szCs w:val="28"/>
          </w:rPr>
          <w:delText xml:space="preserve"> a nie innych cechach potrzebne jest wsparcie, a z drugiej strony </w:delText>
        </w:r>
        <w:r w:rsidR="005B09A0">
          <w:rPr>
            <w:color w:val="00000A"/>
            <w:sz w:val="28"/>
            <w:szCs w:val="28"/>
          </w:rPr>
          <w:delText xml:space="preserve">zarzuca się </w:delText>
        </w:r>
        <w:r w:rsidR="00E41686">
          <w:rPr>
            <w:color w:val="00000A"/>
            <w:sz w:val="28"/>
            <w:szCs w:val="28"/>
          </w:rPr>
          <w:delText>likwidowa</w:delText>
        </w:r>
        <w:r w:rsidR="005B09A0">
          <w:rPr>
            <w:color w:val="00000A"/>
            <w:sz w:val="28"/>
            <w:szCs w:val="28"/>
          </w:rPr>
          <w:delText>nie</w:delText>
        </w:r>
        <w:r w:rsidR="00E41686">
          <w:rPr>
            <w:color w:val="00000A"/>
            <w:sz w:val="28"/>
            <w:szCs w:val="28"/>
          </w:rPr>
          <w:delText xml:space="preserve"> </w:delText>
        </w:r>
        <w:r w:rsidR="00AB1EC9">
          <w:rPr>
            <w:color w:val="00000A"/>
            <w:sz w:val="28"/>
            <w:szCs w:val="28"/>
          </w:rPr>
          <w:br/>
        </w:r>
        <w:r w:rsidR="00E41686">
          <w:rPr>
            <w:color w:val="00000A"/>
            <w:sz w:val="28"/>
            <w:szCs w:val="28"/>
          </w:rPr>
          <w:delText>w małych miejscowościach szk</w:delText>
        </w:r>
        <w:r w:rsidR="00AB1EC9">
          <w:rPr>
            <w:color w:val="00000A"/>
            <w:sz w:val="28"/>
            <w:szCs w:val="28"/>
          </w:rPr>
          <w:delText>ó</w:delText>
        </w:r>
        <w:r w:rsidR="00E41686">
          <w:rPr>
            <w:color w:val="00000A"/>
            <w:sz w:val="28"/>
            <w:szCs w:val="28"/>
          </w:rPr>
          <w:delText>ł</w:delText>
        </w:r>
        <w:r w:rsidR="00AB1EC9">
          <w:rPr>
            <w:color w:val="00000A"/>
            <w:sz w:val="28"/>
            <w:szCs w:val="28"/>
          </w:rPr>
          <w:delText>,</w:delText>
        </w:r>
        <w:r w:rsidR="00E41686">
          <w:rPr>
            <w:color w:val="00000A"/>
            <w:sz w:val="28"/>
            <w:szCs w:val="28"/>
          </w:rPr>
          <w:delText xml:space="preserve"> do których </w:delText>
        </w:r>
        <w:r w:rsidR="00AB1EC9">
          <w:rPr>
            <w:color w:val="00000A"/>
            <w:sz w:val="28"/>
            <w:szCs w:val="28"/>
          </w:rPr>
          <w:delText>uczęszcza</w:delText>
        </w:r>
        <w:r w:rsidR="00E41686">
          <w:rPr>
            <w:color w:val="00000A"/>
            <w:sz w:val="28"/>
            <w:szCs w:val="28"/>
          </w:rPr>
          <w:delText xml:space="preserve"> 10-20 osób. Zatem jeżeli ma</w:delText>
        </w:r>
        <w:r w:rsidR="00F46EE8">
          <w:rPr>
            <w:color w:val="00000A"/>
            <w:sz w:val="28"/>
            <w:szCs w:val="28"/>
          </w:rPr>
          <w:delText>my zapewnić</w:delText>
        </w:r>
        <w:r w:rsidR="00E41686">
          <w:rPr>
            <w:color w:val="00000A"/>
            <w:sz w:val="28"/>
            <w:szCs w:val="28"/>
          </w:rPr>
          <w:delText xml:space="preserve"> jakość</w:delText>
        </w:r>
        <w:r w:rsidR="00F46EE8">
          <w:rPr>
            <w:color w:val="00000A"/>
            <w:sz w:val="28"/>
            <w:szCs w:val="28"/>
          </w:rPr>
          <w:delText>,</w:delText>
        </w:r>
        <w:r w:rsidR="00E41686">
          <w:rPr>
            <w:color w:val="00000A"/>
            <w:sz w:val="28"/>
            <w:szCs w:val="28"/>
          </w:rPr>
          <w:delText xml:space="preserve"> to niestety </w:delText>
        </w:r>
        <w:r w:rsidR="0091517E">
          <w:rPr>
            <w:color w:val="00000A"/>
            <w:sz w:val="28"/>
            <w:szCs w:val="28"/>
          </w:rPr>
          <w:delText>pewne</w:delText>
        </w:r>
        <w:r w:rsidR="00E41686">
          <w:rPr>
            <w:color w:val="00000A"/>
            <w:sz w:val="28"/>
            <w:szCs w:val="28"/>
          </w:rPr>
          <w:delText xml:space="preserve"> elementy trzeba łączyć. Dlatego należy zastanowić się nad kształtem oświaty, jak realizować </w:delText>
        </w:r>
        <w:r w:rsidR="00AB1EC9">
          <w:rPr>
            <w:color w:val="00000A"/>
            <w:sz w:val="28"/>
            <w:szCs w:val="28"/>
          </w:rPr>
          <w:delText>dodatkowe zadania związane z tworzeniem nowych stanowisk</w:delText>
        </w:r>
        <w:r w:rsidR="00E41686">
          <w:rPr>
            <w:color w:val="00000A"/>
            <w:sz w:val="28"/>
            <w:szCs w:val="28"/>
          </w:rPr>
          <w:delText xml:space="preserve">, </w:delText>
        </w:r>
        <w:r w:rsidR="00AB1EC9">
          <w:rPr>
            <w:color w:val="00000A"/>
            <w:sz w:val="28"/>
            <w:szCs w:val="28"/>
          </w:rPr>
          <w:delText xml:space="preserve">które nie będą powodowały  dodatkowych kosztów. </w:delText>
        </w:r>
        <w:r w:rsidR="00E41686">
          <w:rPr>
            <w:color w:val="00000A"/>
            <w:sz w:val="28"/>
            <w:szCs w:val="28"/>
          </w:rPr>
          <w:delText xml:space="preserve">   </w:delText>
        </w:r>
      </w:del>
    </w:p>
    <w:p w14:paraId="12CFB7A6" w14:textId="77777777" w:rsidR="00447E79" w:rsidRPr="00416960" w:rsidRDefault="0091517E" w:rsidP="00531327">
      <w:pPr>
        <w:spacing w:before="120" w:after="120"/>
        <w:jc w:val="both"/>
        <w:rPr>
          <w:del w:id="110" w:author="uzivatel" w:date="2026-09-22T12:12:00Z" w16du:dateUtc="2026-09-22T16:12:00Z"/>
          <w:color w:val="00000A"/>
          <w:sz w:val="28"/>
          <w:szCs w:val="28"/>
        </w:rPr>
      </w:pPr>
      <w:del w:id="111" w:author="uzivatel" w:date="2026-09-22T12:12:00Z" w16du:dateUtc="2026-09-22T16:12:00Z">
        <w:r w:rsidRPr="00416960">
          <w:rPr>
            <w:b/>
            <w:bCs/>
            <w:iCs/>
            <w:sz w:val="28"/>
            <w:szCs w:val="28"/>
          </w:rPr>
          <w:delText>Radna Joanna Czerska-Thomas</w:delText>
        </w:r>
        <w:r w:rsidRPr="00416960">
          <w:rPr>
            <w:bCs/>
            <w:iCs/>
            <w:sz w:val="28"/>
            <w:szCs w:val="28"/>
          </w:rPr>
          <w:delText xml:space="preserve"> n</w:delText>
        </w:r>
        <w:r w:rsidRPr="00416960">
          <w:rPr>
            <w:color w:val="00000A"/>
            <w:sz w:val="28"/>
            <w:szCs w:val="28"/>
          </w:rPr>
          <w:delText xml:space="preserve">admieniła, że </w:delText>
        </w:r>
        <w:r w:rsidR="00B2653E" w:rsidRPr="00416960">
          <w:rPr>
            <w:color w:val="00000A"/>
            <w:sz w:val="28"/>
            <w:szCs w:val="28"/>
          </w:rPr>
          <w:delText xml:space="preserve">od nowego roku szkolnego </w:delText>
        </w:r>
        <w:r w:rsidRPr="00416960">
          <w:rPr>
            <w:color w:val="00000A"/>
            <w:sz w:val="28"/>
            <w:szCs w:val="28"/>
          </w:rPr>
          <w:delText xml:space="preserve"> obowiąz</w:delText>
        </w:r>
        <w:r w:rsidR="00B2653E" w:rsidRPr="00416960">
          <w:rPr>
            <w:color w:val="00000A"/>
            <w:sz w:val="28"/>
            <w:szCs w:val="28"/>
          </w:rPr>
          <w:delText>e</w:delText>
        </w:r>
        <w:r w:rsidRPr="00416960">
          <w:rPr>
            <w:color w:val="00000A"/>
            <w:sz w:val="28"/>
            <w:szCs w:val="28"/>
          </w:rPr>
          <w:delText xml:space="preserve">k kształcenia </w:delText>
        </w:r>
        <w:r w:rsidR="00B2653E" w:rsidRPr="00416960">
          <w:rPr>
            <w:color w:val="00000A"/>
            <w:sz w:val="28"/>
            <w:szCs w:val="28"/>
          </w:rPr>
          <w:delText>w polskich szko</w:delText>
        </w:r>
        <w:r w:rsidR="00416960">
          <w:rPr>
            <w:color w:val="00000A"/>
            <w:sz w:val="28"/>
            <w:szCs w:val="28"/>
          </w:rPr>
          <w:delText>łach</w:delText>
        </w:r>
        <w:r w:rsidR="00B2653E" w:rsidRPr="00416960">
          <w:rPr>
            <w:color w:val="00000A"/>
            <w:sz w:val="28"/>
            <w:szCs w:val="28"/>
          </w:rPr>
          <w:delText xml:space="preserve"> będzie dotyczył </w:delText>
        </w:r>
        <w:r w:rsidR="00416960">
          <w:rPr>
            <w:color w:val="00000A"/>
            <w:sz w:val="28"/>
            <w:szCs w:val="28"/>
          </w:rPr>
          <w:delText xml:space="preserve">również </w:delText>
        </w:r>
        <w:r w:rsidRPr="00416960">
          <w:rPr>
            <w:color w:val="00000A"/>
            <w:sz w:val="28"/>
            <w:szCs w:val="28"/>
          </w:rPr>
          <w:delText>wszystkich dzieci ukraińskich</w:delText>
        </w:r>
        <w:r w:rsidR="00B2653E" w:rsidRPr="00416960">
          <w:rPr>
            <w:color w:val="00000A"/>
            <w:sz w:val="28"/>
            <w:szCs w:val="28"/>
          </w:rPr>
          <w:delText xml:space="preserve">. Oznacza to, że </w:delText>
        </w:r>
        <w:r w:rsidR="00416960" w:rsidRPr="00416960">
          <w:rPr>
            <w:color w:val="00000A"/>
            <w:sz w:val="28"/>
            <w:szCs w:val="28"/>
          </w:rPr>
          <w:delText xml:space="preserve">dzieci i młodzież </w:delText>
        </w:r>
        <w:r w:rsidR="00B2653E" w:rsidRPr="00416960">
          <w:rPr>
            <w:sz w:val="28"/>
            <w:szCs w:val="28"/>
          </w:rPr>
          <w:delText>ucząc</w:delText>
        </w:r>
        <w:r w:rsidR="00416960" w:rsidRPr="00416960">
          <w:rPr>
            <w:sz w:val="28"/>
            <w:szCs w:val="28"/>
          </w:rPr>
          <w:delText>a</w:delText>
        </w:r>
        <w:r w:rsidR="00B2653E" w:rsidRPr="00416960">
          <w:rPr>
            <w:sz w:val="28"/>
            <w:szCs w:val="28"/>
          </w:rPr>
          <w:delText xml:space="preserve"> się dotąd zdaln</w:delText>
        </w:r>
        <w:r w:rsidR="00416960" w:rsidRPr="00416960">
          <w:rPr>
            <w:sz w:val="28"/>
            <w:szCs w:val="28"/>
          </w:rPr>
          <w:delText xml:space="preserve">ie </w:delText>
        </w:r>
        <w:r w:rsidR="00416960">
          <w:rPr>
            <w:sz w:val="28"/>
            <w:szCs w:val="28"/>
          </w:rPr>
          <w:br/>
        </w:r>
        <w:r w:rsidR="00416960" w:rsidRPr="00416960">
          <w:rPr>
            <w:sz w:val="28"/>
            <w:szCs w:val="28"/>
          </w:rPr>
          <w:delText>w ukraińskich placówkach</w:delText>
        </w:r>
        <w:r w:rsidR="00416960">
          <w:rPr>
            <w:sz w:val="28"/>
            <w:szCs w:val="28"/>
          </w:rPr>
          <w:delText>,</w:delText>
        </w:r>
        <w:r w:rsidR="00416960" w:rsidRPr="00416960">
          <w:rPr>
            <w:sz w:val="28"/>
            <w:szCs w:val="28"/>
          </w:rPr>
          <w:delText xml:space="preserve"> będzie</w:delText>
        </w:r>
        <w:r w:rsidR="00B2653E" w:rsidRPr="00416960">
          <w:rPr>
            <w:sz w:val="28"/>
            <w:szCs w:val="28"/>
          </w:rPr>
          <w:delText xml:space="preserve"> musi</w:delText>
        </w:r>
        <w:r w:rsidR="00416960" w:rsidRPr="00416960">
          <w:rPr>
            <w:sz w:val="28"/>
            <w:szCs w:val="28"/>
          </w:rPr>
          <w:delText>ała</w:delText>
        </w:r>
        <w:r w:rsidR="00B2653E" w:rsidRPr="00416960">
          <w:rPr>
            <w:sz w:val="28"/>
            <w:szCs w:val="28"/>
          </w:rPr>
          <w:delText xml:space="preserve"> zacząć chodzić do polskich szkół </w:delText>
        </w:r>
        <w:r w:rsidR="00416960">
          <w:rPr>
            <w:sz w:val="28"/>
            <w:szCs w:val="28"/>
          </w:rPr>
          <w:br/>
        </w:r>
        <w:r w:rsidR="00B2653E" w:rsidRPr="00416960">
          <w:rPr>
            <w:sz w:val="28"/>
            <w:szCs w:val="28"/>
          </w:rPr>
          <w:delText>i przedszkoli</w:delText>
        </w:r>
        <w:r w:rsidR="00B2653E" w:rsidRPr="00416960">
          <w:rPr>
            <w:color w:val="00000A"/>
            <w:sz w:val="28"/>
            <w:szCs w:val="28"/>
          </w:rPr>
          <w:delText xml:space="preserve"> </w:delText>
        </w:r>
        <w:r w:rsidR="00416960" w:rsidRPr="00416960">
          <w:rPr>
            <w:sz w:val="28"/>
            <w:szCs w:val="28"/>
          </w:rPr>
          <w:delText>(na najmłodsze dzieci spadnie obowiązek rocznego przygotowania przedszkolnego).</w:delText>
        </w:r>
        <w:r w:rsidR="00416960" w:rsidRPr="00416960">
          <w:rPr>
            <w:color w:val="00000A"/>
            <w:sz w:val="28"/>
            <w:szCs w:val="28"/>
          </w:rPr>
          <w:delText xml:space="preserve"> </w:delText>
        </w:r>
        <w:r w:rsidR="00416960">
          <w:rPr>
            <w:color w:val="00000A"/>
            <w:sz w:val="28"/>
            <w:szCs w:val="28"/>
          </w:rPr>
          <w:delText>Dlatego też,</w:delText>
        </w:r>
        <w:r w:rsidRPr="00416960">
          <w:rPr>
            <w:color w:val="00000A"/>
            <w:sz w:val="28"/>
            <w:szCs w:val="28"/>
          </w:rPr>
          <w:delText xml:space="preserve"> mosty łączące szkołę polską z ukraińskimi dziećmi są bardzo potrzebne. </w:delText>
        </w:r>
      </w:del>
    </w:p>
    <w:p w14:paraId="45C51CB8" w14:textId="77777777" w:rsidR="00E41686" w:rsidRDefault="00E41686" w:rsidP="00531327">
      <w:pPr>
        <w:spacing w:before="120" w:after="120"/>
        <w:jc w:val="both"/>
        <w:rPr>
          <w:del w:id="112" w:author="uzivatel" w:date="2026-09-22T12:12:00Z" w16du:dateUtc="2026-09-22T16:12:00Z"/>
          <w:bCs/>
          <w:iCs/>
          <w:sz w:val="28"/>
          <w:szCs w:val="28"/>
        </w:rPr>
      </w:pPr>
      <w:del w:id="113" w:author="uzivatel" w:date="2026-09-22T12:12:00Z" w16du:dateUtc="2026-09-22T16:12:00Z">
        <w:r>
          <w:rPr>
            <w:b/>
            <w:color w:val="00000A"/>
            <w:sz w:val="28"/>
            <w:szCs w:val="28"/>
          </w:rPr>
          <w:delText xml:space="preserve">Dyrektor Wydziału Edukacji i Sportu Magdalena Buschmann </w:delText>
        </w:r>
        <w:r w:rsidRPr="00690B53">
          <w:rPr>
            <w:color w:val="00000A"/>
            <w:sz w:val="28"/>
            <w:szCs w:val="28"/>
          </w:rPr>
          <w:delText>p</w:delText>
        </w:r>
        <w:r>
          <w:rPr>
            <w:color w:val="00000A"/>
            <w:sz w:val="28"/>
            <w:szCs w:val="28"/>
          </w:rPr>
          <w:delText xml:space="preserve">owiedziała, że </w:delText>
        </w:r>
        <w:r w:rsidR="00C94F39">
          <w:rPr>
            <w:color w:val="00000A"/>
            <w:sz w:val="28"/>
            <w:szCs w:val="28"/>
          </w:rPr>
          <w:delText xml:space="preserve">w </w:delText>
        </w:r>
        <w:r w:rsidR="00416960">
          <w:rPr>
            <w:color w:val="00000A"/>
            <w:sz w:val="28"/>
            <w:szCs w:val="28"/>
          </w:rPr>
          <w:delText>miejskich</w:delText>
        </w:r>
        <w:r w:rsidR="00C94F39">
          <w:rPr>
            <w:color w:val="00000A"/>
            <w:sz w:val="28"/>
            <w:szCs w:val="28"/>
          </w:rPr>
          <w:delText xml:space="preserve"> placówkach </w:delText>
        </w:r>
        <w:r w:rsidR="00416960">
          <w:rPr>
            <w:color w:val="00000A"/>
            <w:sz w:val="28"/>
            <w:szCs w:val="28"/>
          </w:rPr>
          <w:delText xml:space="preserve">na chwilę obecną </w:delText>
        </w:r>
        <w:r w:rsidR="00C94F39">
          <w:rPr>
            <w:color w:val="00000A"/>
            <w:sz w:val="28"/>
            <w:szCs w:val="28"/>
          </w:rPr>
          <w:delText xml:space="preserve">nie </w:delText>
        </w:r>
        <w:r w:rsidR="00416960">
          <w:rPr>
            <w:color w:val="00000A"/>
            <w:sz w:val="28"/>
            <w:szCs w:val="28"/>
          </w:rPr>
          <w:delText>funkcjonuje stanowisko</w:delText>
        </w:r>
        <w:r w:rsidR="00C94F39">
          <w:rPr>
            <w:color w:val="00000A"/>
            <w:sz w:val="28"/>
            <w:szCs w:val="28"/>
          </w:rPr>
          <w:delText xml:space="preserve"> asystenta </w:delText>
        </w:r>
        <w:r w:rsidR="00C94F39" w:rsidRPr="005665D8">
          <w:rPr>
            <w:bCs/>
            <w:iCs/>
            <w:sz w:val="28"/>
            <w:szCs w:val="28"/>
          </w:rPr>
          <w:delText>międzykulturowego</w:delText>
        </w:r>
        <w:r w:rsidR="00C94F39">
          <w:rPr>
            <w:bCs/>
            <w:iCs/>
            <w:sz w:val="28"/>
            <w:szCs w:val="28"/>
          </w:rPr>
          <w:delText xml:space="preserve">. Natomiast </w:delText>
        </w:r>
        <w:r w:rsidR="00416960">
          <w:rPr>
            <w:bCs/>
            <w:iCs/>
            <w:sz w:val="28"/>
            <w:szCs w:val="28"/>
          </w:rPr>
          <w:delText>istnieje</w:delText>
        </w:r>
        <w:r w:rsidR="00C94F39">
          <w:rPr>
            <w:bCs/>
            <w:iCs/>
            <w:sz w:val="28"/>
            <w:szCs w:val="28"/>
          </w:rPr>
          <w:delText xml:space="preserve"> stanowisko pomocy nauczyciela, które pełni dokładnie </w:delText>
        </w:r>
        <w:r w:rsidR="009855CB">
          <w:rPr>
            <w:bCs/>
            <w:iCs/>
            <w:sz w:val="28"/>
            <w:szCs w:val="28"/>
          </w:rPr>
          <w:delText xml:space="preserve">taką samą rolę i zadania. Nadmieniła, że </w:delText>
        </w:r>
        <w:r w:rsidR="00BD37E8">
          <w:rPr>
            <w:bCs/>
            <w:iCs/>
            <w:sz w:val="28"/>
            <w:szCs w:val="28"/>
          </w:rPr>
          <w:delText xml:space="preserve"> </w:delText>
        </w:r>
        <w:r w:rsidR="009855CB">
          <w:rPr>
            <w:bCs/>
            <w:iCs/>
            <w:sz w:val="28"/>
            <w:szCs w:val="28"/>
          </w:rPr>
          <w:delText xml:space="preserve">taka forma zostanie zachowana </w:delText>
        </w:r>
        <w:r w:rsidR="00BD37E8">
          <w:rPr>
            <w:bCs/>
            <w:iCs/>
            <w:sz w:val="28"/>
            <w:szCs w:val="28"/>
          </w:rPr>
          <w:delText xml:space="preserve">do mementu, kiedy będzie można </w:delText>
        </w:r>
        <w:r w:rsidR="009855CB">
          <w:rPr>
            <w:bCs/>
            <w:iCs/>
            <w:sz w:val="28"/>
            <w:szCs w:val="28"/>
          </w:rPr>
          <w:delText>za</w:delText>
        </w:r>
        <w:r w:rsidR="00BD37E8">
          <w:rPr>
            <w:bCs/>
            <w:iCs/>
            <w:sz w:val="28"/>
            <w:szCs w:val="28"/>
          </w:rPr>
          <w:delText xml:space="preserve">stosować prawidłowe nazewnictwo.  </w:delText>
        </w:r>
      </w:del>
    </w:p>
    <w:p w14:paraId="35EB8846" w14:textId="77777777" w:rsidR="00BD37E8" w:rsidRDefault="00C94F39" w:rsidP="00531327">
      <w:pPr>
        <w:spacing w:before="120" w:after="120"/>
        <w:jc w:val="both"/>
        <w:rPr>
          <w:del w:id="114" w:author="uzivatel" w:date="2026-09-22T12:12:00Z" w16du:dateUtc="2026-09-22T16:12:00Z"/>
          <w:bCs/>
          <w:iCs/>
          <w:sz w:val="28"/>
          <w:szCs w:val="28"/>
        </w:rPr>
      </w:pPr>
      <w:del w:id="115" w:author="uzivatel" w:date="2026-09-22T12:12:00Z" w16du:dateUtc="2026-09-22T16:12:00Z">
        <w:r w:rsidRPr="00C94F39">
          <w:rPr>
            <w:b/>
            <w:bCs/>
            <w:iCs/>
            <w:sz w:val="28"/>
            <w:szCs w:val="28"/>
          </w:rPr>
          <w:delText>Zastępca Dyrektora Wydziału Edukcji i Sportu Joanna Busz</w:delText>
        </w:r>
        <w:r>
          <w:rPr>
            <w:bCs/>
            <w:iCs/>
            <w:sz w:val="28"/>
            <w:szCs w:val="28"/>
          </w:rPr>
          <w:delText xml:space="preserve"> powiedziała, że miasta Unii Metropolii Polskich aktualnie dyskutują jak to stanowisko wdrożyć, gdyż wymyśli</w:delText>
        </w:r>
        <w:r w:rsidR="00BD37E8">
          <w:rPr>
            <w:bCs/>
            <w:iCs/>
            <w:sz w:val="28"/>
            <w:szCs w:val="28"/>
          </w:rPr>
          <w:delText>ć nazwę</w:delText>
        </w:r>
        <w:r>
          <w:rPr>
            <w:bCs/>
            <w:iCs/>
            <w:sz w:val="28"/>
            <w:szCs w:val="28"/>
          </w:rPr>
          <w:delText xml:space="preserve"> stanowisko to jedno, a </w:delText>
        </w:r>
        <w:r w:rsidR="00BD37E8">
          <w:rPr>
            <w:bCs/>
            <w:iCs/>
            <w:sz w:val="28"/>
            <w:szCs w:val="28"/>
          </w:rPr>
          <w:delText xml:space="preserve">jak je połączyć z przepisami oświatowymi to inna sytuacja, </w:delText>
        </w:r>
        <w:r w:rsidR="009855CB">
          <w:rPr>
            <w:bCs/>
            <w:iCs/>
            <w:sz w:val="28"/>
            <w:szCs w:val="28"/>
          </w:rPr>
          <w:delText>bo</w:delText>
        </w:r>
        <w:r w:rsidR="00BD37E8">
          <w:rPr>
            <w:bCs/>
            <w:iCs/>
            <w:sz w:val="28"/>
            <w:szCs w:val="28"/>
          </w:rPr>
          <w:delText xml:space="preserve"> nie </w:delText>
        </w:r>
        <w:r w:rsidR="009855CB">
          <w:rPr>
            <w:bCs/>
            <w:iCs/>
            <w:sz w:val="28"/>
            <w:szCs w:val="28"/>
          </w:rPr>
          <w:delText>chodzi</w:delText>
        </w:r>
        <w:r w:rsidR="00BD37E8">
          <w:rPr>
            <w:bCs/>
            <w:iCs/>
            <w:sz w:val="28"/>
            <w:szCs w:val="28"/>
          </w:rPr>
          <w:delText xml:space="preserve"> tylko</w:delText>
        </w:r>
        <w:r w:rsidR="009855CB">
          <w:rPr>
            <w:bCs/>
            <w:iCs/>
            <w:sz w:val="28"/>
            <w:szCs w:val="28"/>
          </w:rPr>
          <w:delText xml:space="preserve"> o zmianę</w:delText>
        </w:r>
        <w:r w:rsidR="00BD37E8">
          <w:rPr>
            <w:bCs/>
            <w:iCs/>
            <w:sz w:val="28"/>
            <w:szCs w:val="28"/>
          </w:rPr>
          <w:delText xml:space="preserve"> nazewnictwa. </w:delText>
        </w:r>
        <w:r w:rsidR="00885790">
          <w:rPr>
            <w:bCs/>
            <w:iCs/>
            <w:sz w:val="28"/>
            <w:szCs w:val="28"/>
          </w:rPr>
          <w:delText xml:space="preserve">Nadmieniła, że </w:delText>
        </w:r>
        <w:r w:rsidR="00BD37E8">
          <w:rPr>
            <w:bCs/>
            <w:iCs/>
            <w:sz w:val="28"/>
            <w:szCs w:val="28"/>
          </w:rPr>
          <w:delText xml:space="preserve">opiekunowie w szkołach podstawowych twierdzą, że </w:delText>
        </w:r>
        <w:r w:rsidR="009855CB">
          <w:rPr>
            <w:bCs/>
            <w:iCs/>
            <w:sz w:val="28"/>
            <w:szCs w:val="28"/>
          </w:rPr>
          <w:delText xml:space="preserve">dzieci te </w:delText>
        </w:r>
        <w:r w:rsidR="00BD37E8">
          <w:rPr>
            <w:bCs/>
            <w:iCs/>
            <w:sz w:val="28"/>
            <w:szCs w:val="28"/>
          </w:rPr>
          <w:delText>są  zaopiekowanie</w:delText>
        </w:r>
        <w:r w:rsidR="00F46EE8">
          <w:rPr>
            <w:bCs/>
            <w:iCs/>
            <w:sz w:val="28"/>
            <w:szCs w:val="28"/>
          </w:rPr>
          <w:delText xml:space="preserve">. </w:delText>
        </w:r>
        <w:r w:rsidR="009855CB">
          <w:rPr>
            <w:bCs/>
            <w:iCs/>
            <w:sz w:val="28"/>
            <w:szCs w:val="28"/>
          </w:rPr>
          <w:delText xml:space="preserve">Natomiast </w:delText>
        </w:r>
        <w:r w:rsidR="00885790">
          <w:rPr>
            <w:bCs/>
            <w:iCs/>
            <w:sz w:val="28"/>
            <w:szCs w:val="28"/>
          </w:rPr>
          <w:delText xml:space="preserve">ze zdalnego systemu kształcenia korzystają raczej uczniowie szkół ponadpodstawowych. Zatem to tam </w:delText>
        </w:r>
        <w:r w:rsidR="009855CB">
          <w:rPr>
            <w:bCs/>
            <w:iCs/>
            <w:sz w:val="28"/>
            <w:szCs w:val="28"/>
          </w:rPr>
          <w:delText xml:space="preserve">można </w:delText>
        </w:r>
        <w:r w:rsidR="00885790">
          <w:rPr>
            <w:bCs/>
            <w:iCs/>
            <w:sz w:val="28"/>
            <w:szCs w:val="28"/>
          </w:rPr>
          <w:delText>spodziewa</w:delText>
        </w:r>
        <w:r w:rsidR="009855CB">
          <w:rPr>
            <w:bCs/>
            <w:iCs/>
            <w:sz w:val="28"/>
            <w:szCs w:val="28"/>
          </w:rPr>
          <w:delText>ć</w:delText>
        </w:r>
        <w:r w:rsidR="00885790">
          <w:rPr>
            <w:bCs/>
            <w:iCs/>
            <w:sz w:val="28"/>
            <w:szCs w:val="28"/>
          </w:rPr>
          <w:delText xml:space="preserve"> się wprowadzenia</w:delText>
        </w:r>
        <w:r w:rsidR="00885790" w:rsidRPr="00BD37E8">
          <w:rPr>
            <w:bCs/>
            <w:iCs/>
            <w:sz w:val="28"/>
            <w:szCs w:val="28"/>
          </w:rPr>
          <w:delText xml:space="preserve"> </w:delText>
        </w:r>
        <w:r w:rsidR="009855CB" w:rsidRPr="005665D8">
          <w:rPr>
            <w:bCs/>
            <w:iCs/>
            <w:sz w:val="28"/>
            <w:szCs w:val="28"/>
          </w:rPr>
          <w:delText>stanowiska asystenta międzykulturowego</w:delText>
        </w:r>
        <w:r w:rsidR="00885790">
          <w:rPr>
            <w:bCs/>
            <w:iCs/>
            <w:sz w:val="28"/>
            <w:szCs w:val="28"/>
          </w:rPr>
          <w:delText xml:space="preserve">.  </w:delText>
        </w:r>
      </w:del>
    </w:p>
    <w:p w14:paraId="27D7BF92" w14:textId="77777777" w:rsidR="00BD37E8" w:rsidRDefault="00BD37E8" w:rsidP="00531327">
      <w:pPr>
        <w:spacing w:before="120" w:after="120"/>
        <w:jc w:val="both"/>
        <w:rPr>
          <w:del w:id="116" w:author="uzivatel" w:date="2026-09-22T12:12:00Z" w16du:dateUtc="2026-09-22T16:12:00Z"/>
          <w:bCs/>
          <w:iCs/>
          <w:sz w:val="28"/>
          <w:szCs w:val="28"/>
        </w:rPr>
      </w:pPr>
      <w:del w:id="117" w:author="uzivatel" w:date="2026-09-22T12:12:00Z" w16du:dateUtc="2026-09-22T16:12:00Z">
        <w:r w:rsidRPr="00BD37E8">
          <w:rPr>
            <w:b/>
            <w:bCs/>
            <w:iCs/>
            <w:sz w:val="28"/>
            <w:szCs w:val="28"/>
          </w:rPr>
          <w:delText>Radny Jędrzej Gralik</w:delText>
        </w:r>
        <w:r>
          <w:rPr>
            <w:bCs/>
            <w:iCs/>
            <w:sz w:val="28"/>
            <w:szCs w:val="28"/>
          </w:rPr>
          <w:delText xml:space="preserve"> zwrócił się do Skarbnika z pytaniem</w:delText>
        </w:r>
        <w:r w:rsidR="00885790">
          <w:rPr>
            <w:bCs/>
            <w:iCs/>
            <w:sz w:val="28"/>
            <w:szCs w:val="28"/>
          </w:rPr>
          <w:delText>:</w:delText>
        </w:r>
        <w:r>
          <w:rPr>
            <w:bCs/>
            <w:iCs/>
            <w:sz w:val="28"/>
            <w:szCs w:val="28"/>
          </w:rPr>
          <w:delText xml:space="preserve"> </w:delText>
        </w:r>
        <w:r w:rsidR="00C76186">
          <w:rPr>
            <w:bCs/>
            <w:iCs/>
            <w:sz w:val="28"/>
            <w:szCs w:val="28"/>
          </w:rPr>
          <w:delText xml:space="preserve">o ile </w:delText>
        </w:r>
        <w:r w:rsidR="00F72E5B">
          <w:rPr>
            <w:bCs/>
            <w:iCs/>
            <w:sz w:val="28"/>
            <w:szCs w:val="28"/>
          </w:rPr>
          <w:delText>zmniejszyło</w:delText>
        </w:r>
        <w:r w:rsidR="00C76186">
          <w:rPr>
            <w:bCs/>
            <w:iCs/>
            <w:sz w:val="28"/>
            <w:szCs w:val="28"/>
          </w:rPr>
          <w:delText xml:space="preserve"> się </w:delText>
        </w:r>
        <w:r w:rsidR="00F72E5B">
          <w:rPr>
            <w:bCs/>
            <w:iCs/>
            <w:sz w:val="28"/>
            <w:szCs w:val="28"/>
          </w:rPr>
          <w:delText>dofinansowanie</w:delText>
        </w:r>
        <w:r w:rsidR="00C76186">
          <w:rPr>
            <w:bCs/>
            <w:iCs/>
            <w:sz w:val="28"/>
            <w:szCs w:val="28"/>
          </w:rPr>
          <w:delText xml:space="preserve"> pomocy dla dzieci z Ukrainy?</w:delText>
        </w:r>
        <w:r w:rsidR="009855CB">
          <w:rPr>
            <w:bCs/>
            <w:iCs/>
            <w:sz w:val="28"/>
            <w:szCs w:val="28"/>
          </w:rPr>
          <w:delText xml:space="preserve"> </w:delText>
        </w:r>
      </w:del>
    </w:p>
    <w:p w14:paraId="1ADD0B39" w14:textId="77777777" w:rsidR="00C76186" w:rsidRDefault="00C76186" w:rsidP="00531327">
      <w:pPr>
        <w:spacing w:before="120" w:after="120"/>
        <w:jc w:val="both"/>
        <w:rPr>
          <w:del w:id="118" w:author="uzivatel" w:date="2026-09-22T12:12:00Z" w16du:dateUtc="2026-09-22T16:12:00Z"/>
          <w:color w:val="00000A"/>
          <w:sz w:val="28"/>
          <w:szCs w:val="28"/>
        </w:rPr>
      </w:pPr>
      <w:del w:id="119" w:author="uzivatel" w:date="2026-09-22T12:12:00Z" w16du:dateUtc="2026-09-22T16:12:00Z">
        <w:r w:rsidRPr="00E205B3">
          <w:rPr>
            <w:b/>
            <w:color w:val="00000A"/>
            <w:sz w:val="28"/>
            <w:szCs w:val="28"/>
          </w:rPr>
          <w:delText xml:space="preserve">Skarbnik Miasta Piotr Tomaszewski </w:delText>
        </w:r>
        <w:r>
          <w:rPr>
            <w:color w:val="00000A"/>
            <w:sz w:val="28"/>
            <w:szCs w:val="28"/>
          </w:rPr>
          <w:delText xml:space="preserve">wyjaśnił, że </w:delText>
        </w:r>
        <w:r w:rsidR="00885790">
          <w:rPr>
            <w:color w:val="00000A"/>
            <w:sz w:val="28"/>
            <w:szCs w:val="28"/>
          </w:rPr>
          <w:delText xml:space="preserve">finansowe wsparcie </w:delText>
        </w:r>
        <w:r w:rsidR="00B338B8">
          <w:rPr>
            <w:sz w:val="28"/>
            <w:szCs w:val="28"/>
          </w:rPr>
          <w:delText xml:space="preserve">dla dzieci z </w:delText>
        </w:r>
        <w:r w:rsidR="00B338B8" w:rsidRPr="00F72E5B">
          <w:rPr>
            <w:sz w:val="28"/>
            <w:szCs w:val="28"/>
          </w:rPr>
          <w:delText>Ukrain</w:delText>
        </w:r>
        <w:r w:rsidR="00B338B8">
          <w:rPr>
            <w:sz w:val="28"/>
            <w:szCs w:val="28"/>
          </w:rPr>
          <w:delText xml:space="preserve">y </w:delText>
        </w:r>
        <w:r w:rsidR="00885790">
          <w:rPr>
            <w:color w:val="00000A"/>
            <w:sz w:val="28"/>
            <w:szCs w:val="28"/>
          </w:rPr>
          <w:delText xml:space="preserve">w 2024 roku jest podtrzymywane. </w:delText>
        </w:r>
        <w:r w:rsidR="00B338B8">
          <w:rPr>
            <w:color w:val="00000A"/>
            <w:sz w:val="28"/>
            <w:szCs w:val="28"/>
          </w:rPr>
          <w:delText>Zapewnione jest k</w:delText>
        </w:r>
        <w:r w:rsidR="00885790">
          <w:rPr>
            <w:color w:val="00000A"/>
            <w:sz w:val="28"/>
            <w:szCs w:val="28"/>
          </w:rPr>
          <w:delText xml:space="preserve">ontynuowanie, gdyż dzieci </w:delText>
        </w:r>
        <w:r w:rsidR="00EA3C7B">
          <w:rPr>
            <w:color w:val="00000A"/>
            <w:sz w:val="28"/>
            <w:szCs w:val="28"/>
          </w:rPr>
          <w:delText>te</w:delText>
        </w:r>
        <w:r w:rsidR="00885790">
          <w:rPr>
            <w:color w:val="00000A"/>
            <w:sz w:val="28"/>
            <w:szCs w:val="28"/>
          </w:rPr>
          <w:delText xml:space="preserve"> nadal </w:delText>
        </w:r>
        <w:r w:rsidR="00EA3C7B">
          <w:rPr>
            <w:color w:val="00000A"/>
            <w:sz w:val="28"/>
            <w:szCs w:val="28"/>
          </w:rPr>
          <w:delText>funkcjonują i są</w:delText>
        </w:r>
        <w:r w:rsidR="00885790">
          <w:rPr>
            <w:color w:val="00000A"/>
            <w:sz w:val="28"/>
            <w:szCs w:val="28"/>
          </w:rPr>
          <w:delText xml:space="preserve"> częścią naszej edukacji, z kosztem wyższym niż normalny, gdyż wymaga to większe</w:delText>
        </w:r>
        <w:r w:rsidR="00EA3C7B">
          <w:rPr>
            <w:color w:val="00000A"/>
            <w:sz w:val="28"/>
            <w:szCs w:val="28"/>
          </w:rPr>
          <w:delText>go nakładu</w:delText>
        </w:r>
        <w:r w:rsidR="00885790">
          <w:rPr>
            <w:color w:val="00000A"/>
            <w:sz w:val="28"/>
            <w:szCs w:val="28"/>
          </w:rPr>
          <w:delText xml:space="preserve"> pracy.</w:delText>
        </w:r>
        <w:r w:rsidR="00B338B8">
          <w:rPr>
            <w:color w:val="00000A"/>
            <w:sz w:val="28"/>
            <w:szCs w:val="28"/>
          </w:rPr>
          <w:delText xml:space="preserve"> </w:delText>
        </w:r>
        <w:r w:rsidR="00885790">
          <w:rPr>
            <w:rStyle w:val="Strong"/>
            <w:b w:val="0"/>
            <w:sz w:val="28"/>
            <w:szCs w:val="28"/>
          </w:rPr>
          <w:delText>Miasto</w:delText>
        </w:r>
        <w:r w:rsidR="00B338B8">
          <w:rPr>
            <w:rStyle w:val="Strong"/>
            <w:b w:val="0"/>
            <w:sz w:val="28"/>
            <w:szCs w:val="28"/>
          </w:rPr>
          <w:delText>,</w:delText>
        </w:r>
        <w:r w:rsidR="00885790">
          <w:rPr>
            <w:rStyle w:val="Strong"/>
            <w:b w:val="0"/>
            <w:sz w:val="28"/>
            <w:szCs w:val="28"/>
          </w:rPr>
          <w:delText xml:space="preserve"> </w:delText>
        </w:r>
        <w:r w:rsidR="00B338B8" w:rsidRPr="00F72E5B">
          <w:rPr>
            <w:color w:val="00000A"/>
            <w:sz w:val="28"/>
            <w:szCs w:val="28"/>
          </w:rPr>
          <w:delText xml:space="preserve">dzięki </w:delText>
        </w:r>
        <w:r w:rsidR="00B338B8" w:rsidRPr="00F72E5B">
          <w:rPr>
            <w:rStyle w:val="Strong"/>
            <w:b w:val="0"/>
            <w:sz w:val="28"/>
            <w:szCs w:val="28"/>
          </w:rPr>
          <w:delText>Funduszowi Pomocy</w:delText>
        </w:r>
        <w:r w:rsidR="00B338B8">
          <w:rPr>
            <w:rStyle w:val="Strong"/>
            <w:b w:val="0"/>
            <w:sz w:val="28"/>
            <w:szCs w:val="28"/>
          </w:rPr>
          <w:delText>,</w:delText>
        </w:r>
        <w:r w:rsidR="00B338B8" w:rsidRPr="00F72E5B">
          <w:rPr>
            <w:sz w:val="28"/>
            <w:szCs w:val="28"/>
          </w:rPr>
          <w:delText xml:space="preserve"> </w:delText>
        </w:r>
        <w:r w:rsidR="00F72E5B" w:rsidRPr="00F72E5B">
          <w:rPr>
            <w:sz w:val="28"/>
            <w:szCs w:val="28"/>
          </w:rPr>
          <w:delText>zapewnia finansowanie lub dofinansowanie zadań związanych z pomocą</w:delText>
        </w:r>
        <w:r w:rsidR="00B338B8">
          <w:rPr>
            <w:sz w:val="28"/>
            <w:szCs w:val="28"/>
          </w:rPr>
          <w:delText xml:space="preserve"> dla tych dzieci</w:delText>
        </w:r>
        <w:r w:rsidR="00885790">
          <w:rPr>
            <w:rStyle w:val="Strong"/>
            <w:b w:val="0"/>
            <w:sz w:val="28"/>
            <w:szCs w:val="28"/>
          </w:rPr>
          <w:delText>. D</w:delText>
        </w:r>
        <w:r w:rsidR="001F4EB7">
          <w:rPr>
            <w:color w:val="00000A"/>
            <w:sz w:val="28"/>
            <w:szCs w:val="28"/>
          </w:rPr>
          <w:delText xml:space="preserve">otychczas </w:delText>
        </w:r>
        <w:r w:rsidR="00F72E5B">
          <w:rPr>
            <w:color w:val="00000A"/>
            <w:sz w:val="28"/>
            <w:szCs w:val="28"/>
          </w:rPr>
          <w:delText>były to</w:delText>
        </w:r>
        <w:r>
          <w:rPr>
            <w:color w:val="00000A"/>
            <w:sz w:val="28"/>
            <w:szCs w:val="28"/>
          </w:rPr>
          <w:delText xml:space="preserve"> 23 mln. zł</w:delText>
        </w:r>
        <w:r w:rsidR="00885790">
          <w:rPr>
            <w:color w:val="00000A"/>
            <w:sz w:val="28"/>
            <w:szCs w:val="28"/>
          </w:rPr>
          <w:delText>,</w:delText>
        </w:r>
        <w:r>
          <w:rPr>
            <w:color w:val="00000A"/>
            <w:sz w:val="28"/>
            <w:szCs w:val="28"/>
          </w:rPr>
          <w:delText xml:space="preserve"> a teraz </w:delText>
        </w:r>
        <w:r w:rsidR="00885790">
          <w:rPr>
            <w:color w:val="00000A"/>
            <w:sz w:val="28"/>
            <w:szCs w:val="28"/>
          </w:rPr>
          <w:delText>są to</w:delText>
        </w:r>
        <w:r>
          <w:rPr>
            <w:color w:val="00000A"/>
            <w:sz w:val="28"/>
            <w:szCs w:val="28"/>
          </w:rPr>
          <w:delText xml:space="preserve"> 43 mln. zł, </w:delText>
        </w:r>
        <w:r w:rsidR="00885790">
          <w:rPr>
            <w:color w:val="00000A"/>
            <w:sz w:val="28"/>
            <w:szCs w:val="28"/>
          </w:rPr>
          <w:delText>zatem</w:delText>
        </w:r>
        <w:r>
          <w:rPr>
            <w:color w:val="00000A"/>
            <w:sz w:val="28"/>
            <w:szCs w:val="28"/>
          </w:rPr>
          <w:delText xml:space="preserve"> ta kwota wzrosła o 20 mln. zł. </w:delText>
        </w:r>
        <w:r w:rsidR="00B338B8">
          <w:rPr>
            <w:color w:val="00000A"/>
            <w:sz w:val="28"/>
            <w:szCs w:val="28"/>
          </w:rPr>
          <w:delText xml:space="preserve">  </w:delText>
        </w:r>
      </w:del>
    </w:p>
    <w:p w14:paraId="2D04529D" w14:textId="77777777" w:rsidR="0067450A" w:rsidRDefault="0067450A" w:rsidP="00531327">
      <w:pPr>
        <w:spacing w:before="120" w:after="120"/>
        <w:jc w:val="both"/>
        <w:rPr>
          <w:del w:id="120" w:author="uzivatel" w:date="2026-09-22T12:12:00Z" w16du:dateUtc="2026-09-22T16:12:00Z"/>
          <w:bCs/>
          <w:iCs/>
          <w:sz w:val="28"/>
          <w:szCs w:val="28"/>
        </w:rPr>
      </w:pPr>
      <w:del w:id="121" w:author="uzivatel" w:date="2026-09-22T12:12:00Z" w16du:dateUtc="2026-09-22T16:12:00Z">
        <w:r w:rsidRPr="00BD37E8">
          <w:rPr>
            <w:b/>
            <w:bCs/>
            <w:iCs/>
            <w:sz w:val="28"/>
            <w:szCs w:val="28"/>
          </w:rPr>
          <w:delText>Radny Jędrzej Gralik</w:delText>
        </w:r>
        <w:r>
          <w:rPr>
            <w:bCs/>
            <w:iCs/>
            <w:sz w:val="28"/>
            <w:szCs w:val="28"/>
          </w:rPr>
          <w:delText xml:space="preserve"> zapytał</w:delText>
        </w:r>
        <w:r w:rsidR="00B338B8">
          <w:rPr>
            <w:bCs/>
            <w:iCs/>
            <w:sz w:val="28"/>
            <w:szCs w:val="28"/>
          </w:rPr>
          <w:delText>,</w:delText>
        </w:r>
        <w:r>
          <w:rPr>
            <w:bCs/>
            <w:iCs/>
            <w:sz w:val="28"/>
            <w:szCs w:val="28"/>
          </w:rPr>
          <w:delText xml:space="preserve"> na jakiej podstawie te pieniądze są przyznawane?</w:delText>
        </w:r>
      </w:del>
    </w:p>
    <w:p w14:paraId="19E220C3" w14:textId="77777777" w:rsidR="0067450A" w:rsidRDefault="0067450A" w:rsidP="00531327">
      <w:pPr>
        <w:spacing w:before="120" w:after="120"/>
        <w:jc w:val="both"/>
        <w:rPr>
          <w:del w:id="122" w:author="uzivatel" w:date="2026-09-22T12:12:00Z" w16du:dateUtc="2026-09-22T16:12:00Z"/>
          <w:color w:val="00000A"/>
          <w:sz w:val="28"/>
          <w:szCs w:val="28"/>
        </w:rPr>
      </w:pPr>
      <w:del w:id="123" w:author="uzivatel" w:date="2026-09-22T12:12:00Z" w16du:dateUtc="2026-09-22T16:12:00Z">
        <w:r>
          <w:rPr>
            <w:b/>
            <w:color w:val="00000A"/>
            <w:sz w:val="28"/>
            <w:szCs w:val="28"/>
          </w:rPr>
          <w:delText xml:space="preserve">Dyrektor Wydziału Edukacji i Sportu Magdalena Buschmann </w:delText>
        </w:r>
        <w:r w:rsidR="00EA3C7B">
          <w:rPr>
            <w:color w:val="00000A"/>
            <w:sz w:val="28"/>
            <w:szCs w:val="28"/>
          </w:rPr>
          <w:delText>wyjaśni</w:delText>
        </w:r>
        <w:r>
          <w:rPr>
            <w:color w:val="00000A"/>
            <w:sz w:val="28"/>
            <w:szCs w:val="28"/>
          </w:rPr>
          <w:delText xml:space="preserve">ła, że podstawowym programem, </w:delText>
        </w:r>
        <w:r w:rsidR="00F72E5B">
          <w:rPr>
            <w:color w:val="00000A"/>
            <w:sz w:val="28"/>
            <w:szCs w:val="28"/>
          </w:rPr>
          <w:delText>który zbiera wszelkie informacje</w:delText>
        </w:r>
        <w:r>
          <w:rPr>
            <w:color w:val="00000A"/>
            <w:sz w:val="28"/>
            <w:szCs w:val="28"/>
          </w:rPr>
          <w:delText xml:space="preserve"> na temat oświaty </w:delText>
        </w:r>
        <w:r w:rsidR="00EA3C7B">
          <w:rPr>
            <w:color w:val="00000A"/>
            <w:sz w:val="28"/>
            <w:szCs w:val="28"/>
          </w:rPr>
          <w:br/>
        </w:r>
        <w:r>
          <w:rPr>
            <w:color w:val="00000A"/>
            <w:sz w:val="28"/>
            <w:szCs w:val="28"/>
          </w:rPr>
          <w:delText xml:space="preserve">w </w:delText>
        </w:r>
        <w:r w:rsidR="00EA3C7B">
          <w:rPr>
            <w:color w:val="00000A"/>
            <w:sz w:val="28"/>
            <w:szCs w:val="28"/>
          </w:rPr>
          <w:delText>P</w:delText>
        </w:r>
        <w:r>
          <w:rPr>
            <w:color w:val="00000A"/>
            <w:sz w:val="28"/>
            <w:szCs w:val="28"/>
          </w:rPr>
          <w:delText xml:space="preserve">aństwie jest system informacji oświatowej. </w:delText>
        </w:r>
        <w:r w:rsidR="00626104">
          <w:rPr>
            <w:color w:val="00000A"/>
            <w:sz w:val="28"/>
            <w:szCs w:val="28"/>
          </w:rPr>
          <w:delText xml:space="preserve">Wszystkie </w:delText>
        </w:r>
        <w:r>
          <w:rPr>
            <w:color w:val="00000A"/>
            <w:sz w:val="28"/>
            <w:szCs w:val="28"/>
          </w:rPr>
          <w:delText xml:space="preserve">informacje </w:delText>
        </w:r>
        <w:r w:rsidR="00626104">
          <w:rPr>
            <w:color w:val="00000A"/>
            <w:sz w:val="28"/>
            <w:szCs w:val="28"/>
          </w:rPr>
          <w:br/>
        </w:r>
        <w:r>
          <w:rPr>
            <w:color w:val="00000A"/>
            <w:sz w:val="28"/>
            <w:szCs w:val="28"/>
          </w:rPr>
          <w:delText>o organizacji  oświaty w danym re</w:delText>
        </w:r>
        <w:r w:rsidR="00B338B8">
          <w:rPr>
            <w:color w:val="00000A"/>
            <w:sz w:val="28"/>
            <w:szCs w:val="28"/>
          </w:rPr>
          <w:delText>gi</w:delText>
        </w:r>
        <w:r>
          <w:rPr>
            <w:color w:val="00000A"/>
            <w:sz w:val="28"/>
            <w:szCs w:val="28"/>
          </w:rPr>
          <w:delText>onie, w danej szkole</w:delText>
        </w:r>
        <w:r w:rsidR="00F72E5B">
          <w:rPr>
            <w:color w:val="00000A"/>
            <w:sz w:val="28"/>
            <w:szCs w:val="28"/>
          </w:rPr>
          <w:delText xml:space="preserve">, </w:delText>
        </w:r>
        <w:r w:rsidR="00F72E5B" w:rsidRPr="00F72E5B">
          <w:rPr>
            <w:color w:val="00000A"/>
            <w:sz w:val="28"/>
            <w:szCs w:val="28"/>
          </w:rPr>
          <w:delText xml:space="preserve"> </w:delText>
        </w:r>
        <w:r w:rsidR="00F72E5B">
          <w:rPr>
            <w:color w:val="00000A"/>
            <w:sz w:val="28"/>
            <w:szCs w:val="28"/>
          </w:rPr>
          <w:delText>o uczniach tej szkoły</w:delText>
        </w:r>
        <w:r w:rsidR="00626104">
          <w:rPr>
            <w:color w:val="00000A"/>
            <w:sz w:val="28"/>
            <w:szCs w:val="28"/>
          </w:rPr>
          <w:delText xml:space="preserve"> trafiają do ministerstwa</w:delText>
        </w:r>
        <w:r>
          <w:rPr>
            <w:color w:val="00000A"/>
            <w:sz w:val="28"/>
            <w:szCs w:val="28"/>
          </w:rPr>
          <w:delText xml:space="preserve">. Dane te </w:delText>
        </w:r>
        <w:r w:rsidR="00F72E5B">
          <w:rPr>
            <w:color w:val="00000A"/>
            <w:sz w:val="28"/>
            <w:szCs w:val="28"/>
          </w:rPr>
          <w:delText xml:space="preserve">szkoła </w:delText>
        </w:r>
        <w:r>
          <w:rPr>
            <w:color w:val="00000A"/>
            <w:sz w:val="28"/>
            <w:szCs w:val="28"/>
          </w:rPr>
          <w:delText>wypełnia</w:delText>
        </w:r>
        <w:r w:rsidR="00F72E5B" w:rsidRPr="00F72E5B">
          <w:rPr>
            <w:color w:val="00000A"/>
            <w:sz w:val="28"/>
            <w:szCs w:val="28"/>
          </w:rPr>
          <w:delText xml:space="preserve"> </w:delText>
        </w:r>
        <w:r w:rsidR="00F72E5B">
          <w:rPr>
            <w:color w:val="00000A"/>
            <w:sz w:val="28"/>
            <w:szCs w:val="28"/>
          </w:rPr>
          <w:delText>na bieżąco</w:delText>
        </w:r>
        <w:r>
          <w:rPr>
            <w:color w:val="00000A"/>
            <w:sz w:val="28"/>
            <w:szCs w:val="28"/>
          </w:rPr>
          <w:delText>.</w:delText>
        </w:r>
        <w:r w:rsidR="00F72E5B">
          <w:rPr>
            <w:color w:val="00000A"/>
            <w:sz w:val="28"/>
            <w:szCs w:val="28"/>
          </w:rPr>
          <w:delText xml:space="preserve"> W</w:delText>
        </w:r>
        <w:r>
          <w:rPr>
            <w:color w:val="00000A"/>
            <w:sz w:val="28"/>
            <w:szCs w:val="28"/>
          </w:rPr>
          <w:delText xml:space="preserve"> ciągu siedmiu dni wprowadzane </w:delText>
        </w:r>
        <w:r w:rsidR="00B338B8">
          <w:rPr>
            <w:color w:val="00000A"/>
            <w:sz w:val="28"/>
            <w:szCs w:val="28"/>
          </w:rPr>
          <w:delText xml:space="preserve">są </w:delText>
        </w:r>
        <w:r>
          <w:rPr>
            <w:color w:val="00000A"/>
            <w:sz w:val="28"/>
            <w:szCs w:val="28"/>
          </w:rPr>
          <w:delText xml:space="preserve">wszelkie zmiany związane z danymi liczbowymi dotyczącymi uczniów (np. przyjęcie, wypisanie dziecka, itd.). Na podstawie tych danych </w:delText>
        </w:r>
        <w:r w:rsidR="00F72E5B">
          <w:rPr>
            <w:color w:val="00000A"/>
            <w:sz w:val="28"/>
            <w:szCs w:val="28"/>
          </w:rPr>
          <w:delText>przekazywane są środki</w:delText>
        </w:r>
        <w:r w:rsidR="00011FF4">
          <w:rPr>
            <w:color w:val="00000A"/>
            <w:sz w:val="28"/>
            <w:szCs w:val="28"/>
          </w:rPr>
          <w:delText xml:space="preserve"> </w:delText>
        </w:r>
        <w:r w:rsidR="00F72E5B">
          <w:rPr>
            <w:color w:val="00000A"/>
            <w:sz w:val="28"/>
            <w:szCs w:val="28"/>
          </w:rPr>
          <w:delText xml:space="preserve">zarówno na placówki publiczne i niepubliczne. </w:delText>
        </w:r>
      </w:del>
    </w:p>
    <w:p w14:paraId="130F9682" w14:textId="77777777" w:rsidR="00F72E5B" w:rsidRDefault="00463510" w:rsidP="00531327">
      <w:pPr>
        <w:spacing w:before="120" w:after="120"/>
        <w:jc w:val="both"/>
        <w:rPr>
          <w:del w:id="124" w:author="uzivatel" w:date="2026-09-22T12:12:00Z" w16du:dateUtc="2026-09-22T16:12:00Z"/>
          <w:color w:val="00000A"/>
          <w:sz w:val="28"/>
          <w:szCs w:val="28"/>
        </w:rPr>
      </w:pPr>
      <w:del w:id="125" w:author="uzivatel" w:date="2026-09-22T12:12:00Z" w16du:dateUtc="2026-09-22T16:12:00Z">
        <w:r w:rsidRPr="00463510">
          <w:rPr>
            <w:b/>
            <w:color w:val="00000A"/>
            <w:sz w:val="28"/>
            <w:szCs w:val="28"/>
          </w:rPr>
          <w:delText>Radny Paweł Bokiej</w:delText>
        </w:r>
        <w:r>
          <w:rPr>
            <w:color w:val="00000A"/>
            <w:sz w:val="28"/>
            <w:szCs w:val="28"/>
          </w:rPr>
          <w:delText xml:space="preserve"> nadmienił, że w powszechnej opinii normalne jest, że system edukacji trochę od</w:delText>
        </w:r>
        <w:r w:rsidR="00626104">
          <w:rPr>
            <w:color w:val="00000A"/>
            <w:sz w:val="28"/>
            <w:szCs w:val="28"/>
          </w:rPr>
          <w:delText>e</w:delText>
        </w:r>
        <w:r>
          <w:rPr>
            <w:color w:val="00000A"/>
            <w:sz w:val="28"/>
            <w:szCs w:val="28"/>
          </w:rPr>
          <w:delText>r</w:delText>
        </w:r>
        <w:r w:rsidR="00626104">
          <w:rPr>
            <w:color w:val="00000A"/>
            <w:sz w:val="28"/>
            <w:szCs w:val="28"/>
          </w:rPr>
          <w:delText>wan</w:delText>
        </w:r>
        <w:r>
          <w:rPr>
            <w:color w:val="00000A"/>
            <w:sz w:val="28"/>
            <w:szCs w:val="28"/>
          </w:rPr>
          <w:delText>y</w:delText>
        </w:r>
        <w:r w:rsidR="00626104">
          <w:rPr>
            <w:color w:val="00000A"/>
            <w:sz w:val="28"/>
            <w:szCs w:val="28"/>
          </w:rPr>
          <w:delText xml:space="preserve"> jest</w:delText>
        </w:r>
        <w:r>
          <w:rPr>
            <w:color w:val="00000A"/>
            <w:sz w:val="28"/>
            <w:szCs w:val="28"/>
          </w:rPr>
          <w:delText xml:space="preserve"> od ekonomii, gdyż edukacja nigdy nie będzie samofinansującym się przedsiębiorstwem</w:delText>
        </w:r>
        <w:r w:rsidR="00E30E5F">
          <w:rPr>
            <w:color w:val="00000A"/>
            <w:sz w:val="28"/>
            <w:szCs w:val="28"/>
          </w:rPr>
          <w:delText>.</w:delText>
        </w:r>
        <w:r w:rsidR="00F6412C">
          <w:rPr>
            <w:color w:val="00000A"/>
            <w:sz w:val="28"/>
            <w:szCs w:val="28"/>
          </w:rPr>
          <w:delText xml:space="preserve"> </w:delText>
        </w:r>
        <w:r w:rsidR="00E30E5F">
          <w:rPr>
            <w:color w:val="00000A"/>
            <w:sz w:val="28"/>
            <w:szCs w:val="28"/>
          </w:rPr>
          <w:delText>Z</w:delText>
        </w:r>
        <w:r w:rsidR="00F6412C">
          <w:rPr>
            <w:color w:val="00000A"/>
            <w:sz w:val="28"/>
            <w:szCs w:val="28"/>
          </w:rPr>
          <w:delText>atem</w:delText>
        </w:r>
        <w:r>
          <w:rPr>
            <w:color w:val="00000A"/>
            <w:sz w:val="28"/>
            <w:szCs w:val="28"/>
          </w:rPr>
          <w:delText xml:space="preserve"> inne dziedziny życia</w:delText>
        </w:r>
        <w:r w:rsidR="00626104">
          <w:rPr>
            <w:color w:val="00000A"/>
            <w:sz w:val="28"/>
            <w:szCs w:val="28"/>
          </w:rPr>
          <w:delText>,</w:delText>
        </w:r>
        <w:r w:rsidR="00F6412C">
          <w:rPr>
            <w:color w:val="00000A"/>
            <w:sz w:val="28"/>
            <w:szCs w:val="28"/>
          </w:rPr>
          <w:delText xml:space="preserve"> t</w:delText>
        </w:r>
        <w:r w:rsidR="00E30E5F">
          <w:rPr>
            <w:color w:val="00000A"/>
            <w:sz w:val="28"/>
            <w:szCs w:val="28"/>
          </w:rPr>
          <w:delText>akie</w:delText>
        </w:r>
        <w:r w:rsidR="00F6412C">
          <w:rPr>
            <w:color w:val="00000A"/>
            <w:sz w:val="28"/>
            <w:szCs w:val="28"/>
          </w:rPr>
          <w:delText xml:space="preserve"> kwestie </w:delText>
        </w:r>
        <w:r w:rsidR="00E30E5F">
          <w:rPr>
            <w:color w:val="00000A"/>
            <w:sz w:val="28"/>
            <w:szCs w:val="28"/>
          </w:rPr>
          <w:delText xml:space="preserve">jak np. edukacja, czy pomoc społeczna </w:delText>
        </w:r>
        <w:r w:rsidR="00626104">
          <w:rPr>
            <w:color w:val="00000A"/>
            <w:sz w:val="28"/>
            <w:szCs w:val="28"/>
          </w:rPr>
          <w:delText xml:space="preserve">muszą dla wspólnego dobra </w:delText>
        </w:r>
        <w:r>
          <w:rPr>
            <w:color w:val="00000A"/>
            <w:sz w:val="28"/>
            <w:szCs w:val="28"/>
          </w:rPr>
          <w:delText xml:space="preserve">wziąć na swoje barki i finansować. </w:delText>
        </w:r>
        <w:r w:rsidR="00626104">
          <w:rPr>
            <w:color w:val="00000A"/>
            <w:sz w:val="28"/>
            <w:szCs w:val="28"/>
          </w:rPr>
          <w:delText>Nadmienił, że w</w:delText>
        </w:r>
        <w:r>
          <w:rPr>
            <w:color w:val="00000A"/>
            <w:sz w:val="28"/>
            <w:szCs w:val="28"/>
          </w:rPr>
          <w:delText xml:space="preserve"> opinii publicznej funkcjonuje przekonanie</w:delText>
        </w:r>
        <w:r w:rsidR="00E30E5F">
          <w:rPr>
            <w:color w:val="00000A"/>
            <w:sz w:val="28"/>
            <w:szCs w:val="28"/>
          </w:rPr>
          <w:delText>, że tych etatów w szkołach jednak jest</w:delText>
        </w:r>
        <w:r>
          <w:rPr>
            <w:color w:val="00000A"/>
            <w:sz w:val="28"/>
            <w:szCs w:val="28"/>
          </w:rPr>
          <w:delText xml:space="preserve"> za mało, np. brak  psychologa, pedagoga, higienistki, stomatologa, itp. </w:delText>
        </w:r>
      </w:del>
    </w:p>
    <w:p w14:paraId="580DBF82" w14:textId="77777777" w:rsidR="00463510" w:rsidRDefault="00463510" w:rsidP="00531327">
      <w:pPr>
        <w:spacing w:before="120" w:after="120"/>
        <w:jc w:val="both"/>
        <w:rPr>
          <w:del w:id="126" w:author="uzivatel" w:date="2026-09-22T12:12:00Z" w16du:dateUtc="2026-09-22T16:12:00Z"/>
          <w:color w:val="00000A"/>
          <w:sz w:val="28"/>
          <w:szCs w:val="28"/>
        </w:rPr>
      </w:pPr>
      <w:del w:id="127" w:author="uzivatel" w:date="2026-09-22T12:12:00Z" w16du:dateUtc="2026-09-22T16:12:00Z">
        <w:r>
          <w:rPr>
            <w:color w:val="00000A"/>
            <w:sz w:val="28"/>
            <w:szCs w:val="28"/>
          </w:rPr>
          <w:delText xml:space="preserve">Zwrócił się do </w:delText>
        </w:r>
        <w:r w:rsidR="00F70D7A">
          <w:rPr>
            <w:color w:val="00000A"/>
            <w:sz w:val="28"/>
            <w:szCs w:val="28"/>
          </w:rPr>
          <w:delText xml:space="preserve">Zastępcy </w:delText>
        </w:r>
        <w:r>
          <w:rPr>
            <w:color w:val="00000A"/>
            <w:sz w:val="28"/>
            <w:szCs w:val="28"/>
          </w:rPr>
          <w:delText>Dyrektor Wydziału Edukacji i Sportu i zapytał, czy zbadano ile dzieci do Polski przyjechało</w:delText>
        </w:r>
        <w:r w:rsidR="00F70D7A">
          <w:rPr>
            <w:color w:val="00000A"/>
            <w:sz w:val="28"/>
            <w:szCs w:val="28"/>
          </w:rPr>
          <w:delText xml:space="preserve"> z Ukrainy</w:delText>
        </w:r>
        <w:r w:rsidR="00E30E5F">
          <w:rPr>
            <w:color w:val="00000A"/>
            <w:sz w:val="28"/>
            <w:szCs w:val="28"/>
          </w:rPr>
          <w:delText xml:space="preserve"> i</w:delText>
        </w:r>
        <w:r>
          <w:rPr>
            <w:color w:val="00000A"/>
            <w:sz w:val="28"/>
            <w:szCs w:val="28"/>
          </w:rPr>
          <w:delText xml:space="preserve"> ile faktycznie </w:delText>
        </w:r>
        <w:r w:rsidR="00E30E5F">
          <w:rPr>
            <w:color w:val="00000A"/>
            <w:sz w:val="28"/>
            <w:szCs w:val="28"/>
          </w:rPr>
          <w:delText>funkcjonuje</w:delText>
        </w:r>
        <w:r>
          <w:rPr>
            <w:color w:val="00000A"/>
            <w:sz w:val="28"/>
            <w:szCs w:val="28"/>
          </w:rPr>
          <w:delText xml:space="preserve"> </w:delText>
        </w:r>
        <w:r w:rsidR="00E30E5F">
          <w:rPr>
            <w:color w:val="00000A"/>
            <w:sz w:val="28"/>
            <w:szCs w:val="28"/>
          </w:rPr>
          <w:br/>
        </w:r>
        <w:r>
          <w:rPr>
            <w:color w:val="00000A"/>
            <w:sz w:val="28"/>
            <w:szCs w:val="28"/>
          </w:rPr>
          <w:delText xml:space="preserve">w </w:delText>
        </w:r>
        <w:r w:rsidR="00F70D7A">
          <w:rPr>
            <w:color w:val="00000A"/>
            <w:sz w:val="28"/>
            <w:szCs w:val="28"/>
          </w:rPr>
          <w:delText>systemie?</w:delText>
        </w:r>
      </w:del>
    </w:p>
    <w:p w14:paraId="2278C69B" w14:textId="77777777" w:rsidR="00F70D7A" w:rsidRDefault="00F70D7A" w:rsidP="00531327">
      <w:pPr>
        <w:spacing w:before="120" w:after="120"/>
        <w:jc w:val="both"/>
        <w:rPr>
          <w:del w:id="128" w:author="uzivatel" w:date="2026-09-22T12:12:00Z" w16du:dateUtc="2026-09-22T16:12:00Z"/>
          <w:bCs/>
          <w:iCs/>
          <w:sz w:val="28"/>
          <w:szCs w:val="28"/>
        </w:rPr>
      </w:pPr>
      <w:del w:id="129" w:author="uzivatel" w:date="2026-09-22T12:12:00Z" w16du:dateUtc="2026-09-22T16:12:00Z">
        <w:r w:rsidRPr="00C94F39">
          <w:rPr>
            <w:b/>
            <w:bCs/>
            <w:iCs/>
            <w:sz w:val="28"/>
            <w:szCs w:val="28"/>
          </w:rPr>
          <w:delText>Zastępca Dyrektora Wydziału Edukcji i Sportu Joanna Busz</w:delText>
        </w:r>
        <w:r>
          <w:rPr>
            <w:bCs/>
            <w:iCs/>
            <w:sz w:val="28"/>
            <w:szCs w:val="28"/>
          </w:rPr>
          <w:delText xml:space="preserve"> powiedziała, że od dłuższego czasu liczba </w:delText>
        </w:r>
        <w:r w:rsidR="00E30E5F">
          <w:rPr>
            <w:bCs/>
            <w:iCs/>
            <w:sz w:val="28"/>
            <w:szCs w:val="28"/>
          </w:rPr>
          <w:delText xml:space="preserve">ta </w:delText>
        </w:r>
        <w:r>
          <w:rPr>
            <w:bCs/>
            <w:iCs/>
            <w:sz w:val="28"/>
            <w:szCs w:val="28"/>
          </w:rPr>
          <w:delText>utrzymuje się na poziomie ponad 3 tys</w:delText>
        </w:r>
        <w:r w:rsidR="00626104">
          <w:rPr>
            <w:bCs/>
            <w:iCs/>
            <w:sz w:val="28"/>
            <w:szCs w:val="28"/>
          </w:rPr>
          <w:delText>ięcy. S</w:delText>
        </w:r>
        <w:r>
          <w:rPr>
            <w:bCs/>
            <w:iCs/>
            <w:sz w:val="28"/>
            <w:szCs w:val="28"/>
          </w:rPr>
          <w:delText xml:space="preserve">ą to osoby znajdujące się w publicznych i niepublicznych placówkach, szkołach </w:delText>
        </w:r>
        <w:r w:rsidR="00E30E5F">
          <w:rPr>
            <w:bCs/>
            <w:iCs/>
            <w:sz w:val="28"/>
            <w:szCs w:val="28"/>
          </w:rPr>
          <w:br/>
        </w:r>
        <w:r>
          <w:rPr>
            <w:bCs/>
            <w:iCs/>
            <w:sz w:val="28"/>
            <w:szCs w:val="28"/>
          </w:rPr>
          <w:delText>i przedszkolach, ale nie można powiedzieć, że to są cały czas te same dzieci, gdyż zauważyć trzeba, iż</w:delText>
        </w:r>
        <w:r w:rsidR="00E30E5F">
          <w:rPr>
            <w:bCs/>
            <w:iCs/>
            <w:sz w:val="28"/>
            <w:szCs w:val="28"/>
          </w:rPr>
          <w:delText xml:space="preserve"> w</w:delText>
        </w:r>
        <w:r>
          <w:rPr>
            <w:bCs/>
            <w:iCs/>
            <w:sz w:val="28"/>
            <w:szCs w:val="28"/>
          </w:rPr>
          <w:delText xml:space="preserve"> t</w:delText>
        </w:r>
        <w:r w:rsidR="00E30E5F">
          <w:rPr>
            <w:bCs/>
            <w:iCs/>
            <w:sz w:val="28"/>
            <w:szCs w:val="28"/>
          </w:rPr>
          <w:delText>ym zakresie</w:delText>
        </w:r>
        <w:r>
          <w:rPr>
            <w:bCs/>
            <w:iCs/>
            <w:sz w:val="28"/>
            <w:szCs w:val="28"/>
          </w:rPr>
          <w:delText xml:space="preserve"> cały czas odbywa się rotacja. </w:delText>
        </w:r>
      </w:del>
    </w:p>
    <w:p w14:paraId="0E67DCC3" w14:textId="77777777" w:rsidR="00D226A0" w:rsidRDefault="00D226A0" w:rsidP="00D226A0">
      <w:pPr>
        <w:spacing w:before="120" w:after="120"/>
        <w:jc w:val="both"/>
        <w:rPr>
          <w:del w:id="130" w:author="uzivatel" w:date="2026-09-22T12:12:00Z" w16du:dateUtc="2026-09-22T16:12:00Z"/>
          <w:color w:val="00000A"/>
          <w:sz w:val="28"/>
          <w:szCs w:val="28"/>
        </w:rPr>
      </w:pPr>
      <w:del w:id="131" w:author="uzivatel" w:date="2026-09-22T12:12:00Z" w16du:dateUtc="2026-09-22T16:12:00Z">
        <w:r>
          <w:rPr>
            <w:color w:val="00000A"/>
            <w:sz w:val="28"/>
            <w:szCs w:val="28"/>
          </w:rPr>
          <w:delText xml:space="preserve">Odnośnie zbyt małej ilości etatów w szkołach powiedziała, że być może pielęgniarek czy higienistek w szkołach bywa niewystarczająco. Jednak są to </w:delText>
        </w:r>
        <w:r w:rsidR="00560EE0">
          <w:rPr>
            <w:color w:val="00000A"/>
            <w:sz w:val="28"/>
            <w:szCs w:val="28"/>
          </w:rPr>
          <w:delText xml:space="preserve"> </w:delText>
        </w:r>
        <w:r>
          <w:rPr>
            <w:color w:val="00000A"/>
            <w:sz w:val="28"/>
            <w:szCs w:val="28"/>
          </w:rPr>
          <w:delText xml:space="preserve">pracownicy delegowani przez Narodowy Fundusz Zdrowia. </w:delText>
        </w:r>
        <w:r w:rsidR="00560EE0">
          <w:rPr>
            <w:color w:val="00000A"/>
            <w:sz w:val="28"/>
            <w:szCs w:val="28"/>
          </w:rPr>
          <w:delText xml:space="preserve">Natomiast </w:delText>
        </w:r>
        <w:r>
          <w:rPr>
            <w:color w:val="00000A"/>
            <w:sz w:val="28"/>
            <w:szCs w:val="28"/>
          </w:rPr>
          <w:delText>Miast</w:delText>
        </w:r>
        <w:r w:rsidR="00560EE0">
          <w:rPr>
            <w:color w:val="00000A"/>
            <w:sz w:val="28"/>
            <w:szCs w:val="28"/>
          </w:rPr>
          <w:delText>o</w:delText>
        </w:r>
        <w:r>
          <w:rPr>
            <w:color w:val="00000A"/>
            <w:sz w:val="28"/>
            <w:szCs w:val="28"/>
          </w:rPr>
          <w:delText xml:space="preserve"> wychodząc na przeciw </w:delText>
        </w:r>
        <w:r w:rsidR="00560EE0">
          <w:rPr>
            <w:color w:val="00000A"/>
            <w:sz w:val="28"/>
            <w:szCs w:val="28"/>
          </w:rPr>
          <w:delText xml:space="preserve">tym </w:delText>
        </w:r>
        <w:r>
          <w:rPr>
            <w:color w:val="00000A"/>
            <w:sz w:val="28"/>
            <w:szCs w:val="28"/>
          </w:rPr>
          <w:delText>oczekiwaniom</w:delText>
        </w:r>
        <w:r w:rsidR="00560EE0">
          <w:rPr>
            <w:color w:val="00000A"/>
            <w:sz w:val="28"/>
            <w:szCs w:val="28"/>
          </w:rPr>
          <w:delText>,</w:delText>
        </w:r>
        <w:r>
          <w:rPr>
            <w:color w:val="00000A"/>
            <w:sz w:val="28"/>
            <w:szCs w:val="28"/>
          </w:rPr>
          <w:delText xml:space="preserve"> daje swój wkład</w:delText>
        </w:r>
        <w:r w:rsidR="00560EE0">
          <w:rPr>
            <w:color w:val="00000A"/>
            <w:sz w:val="28"/>
            <w:szCs w:val="28"/>
          </w:rPr>
          <w:delText xml:space="preserve"> w postaci odpłatności za</w:delText>
        </w:r>
        <w:r>
          <w:rPr>
            <w:color w:val="00000A"/>
            <w:sz w:val="28"/>
            <w:szCs w:val="28"/>
          </w:rPr>
          <w:delText xml:space="preserve"> gabinety</w:delText>
        </w:r>
        <w:r w:rsidR="00560EE0">
          <w:rPr>
            <w:color w:val="00000A"/>
            <w:sz w:val="28"/>
            <w:szCs w:val="28"/>
          </w:rPr>
          <w:delText>,</w:delText>
        </w:r>
        <w:r>
          <w:rPr>
            <w:color w:val="00000A"/>
            <w:sz w:val="28"/>
            <w:szCs w:val="28"/>
          </w:rPr>
          <w:delText xml:space="preserve"> </w:delText>
        </w:r>
        <w:r w:rsidR="00560EE0">
          <w:rPr>
            <w:color w:val="00000A"/>
            <w:sz w:val="28"/>
            <w:szCs w:val="28"/>
          </w:rPr>
          <w:delText xml:space="preserve">za </w:delText>
        </w:r>
        <w:r>
          <w:rPr>
            <w:color w:val="00000A"/>
            <w:sz w:val="28"/>
            <w:szCs w:val="28"/>
          </w:rPr>
          <w:delText>symboliczn</w:delText>
        </w:r>
        <w:r w:rsidR="00560EE0">
          <w:rPr>
            <w:color w:val="00000A"/>
            <w:sz w:val="28"/>
            <w:szCs w:val="28"/>
          </w:rPr>
          <w:delText>ą złotówkę</w:delText>
        </w:r>
        <w:r>
          <w:rPr>
            <w:color w:val="00000A"/>
            <w:sz w:val="28"/>
            <w:szCs w:val="28"/>
          </w:rPr>
          <w:delText xml:space="preserve">. </w:delText>
        </w:r>
      </w:del>
    </w:p>
    <w:p w14:paraId="418CDE03" w14:textId="77777777" w:rsidR="00B7009C" w:rsidRDefault="00AE5E81" w:rsidP="00531327">
      <w:pPr>
        <w:spacing w:before="120" w:after="120"/>
        <w:jc w:val="both"/>
        <w:rPr>
          <w:del w:id="132" w:author="uzivatel" w:date="2026-09-22T12:12:00Z" w16du:dateUtc="2026-09-22T16:12:00Z"/>
          <w:color w:val="00000A"/>
          <w:sz w:val="28"/>
          <w:szCs w:val="28"/>
        </w:rPr>
      </w:pPr>
      <w:del w:id="133" w:author="uzivatel" w:date="2026-09-22T12:12:00Z" w16du:dateUtc="2026-09-22T16:12:00Z">
        <w:r w:rsidRPr="00E205B3">
          <w:rPr>
            <w:b/>
            <w:color w:val="00000A"/>
            <w:sz w:val="28"/>
            <w:szCs w:val="28"/>
          </w:rPr>
          <w:delText xml:space="preserve">Skarbnik Miasta Piotr Tomaszewski </w:delText>
        </w:r>
        <w:r>
          <w:rPr>
            <w:color w:val="00000A"/>
            <w:sz w:val="28"/>
            <w:szCs w:val="28"/>
          </w:rPr>
          <w:delText xml:space="preserve">odnosząc się do wypowiedzi Radnego Pawła Bokieja wyjaśnił, że zawsze prowadzenie </w:delText>
        </w:r>
        <w:r w:rsidR="002E1EC2">
          <w:rPr>
            <w:color w:val="00000A"/>
            <w:sz w:val="28"/>
            <w:szCs w:val="28"/>
          </w:rPr>
          <w:delText>tego typu</w:delText>
        </w:r>
        <w:r w:rsidR="00953C24">
          <w:rPr>
            <w:color w:val="00000A"/>
            <w:sz w:val="28"/>
            <w:szCs w:val="28"/>
          </w:rPr>
          <w:delText xml:space="preserve"> </w:delText>
        </w:r>
        <w:r>
          <w:rPr>
            <w:color w:val="00000A"/>
            <w:sz w:val="28"/>
            <w:szCs w:val="28"/>
          </w:rPr>
          <w:delText>działalności</w:delText>
        </w:r>
        <w:r w:rsidR="00953C24">
          <w:rPr>
            <w:color w:val="00000A"/>
            <w:sz w:val="28"/>
            <w:szCs w:val="28"/>
          </w:rPr>
          <w:delText xml:space="preserve"> </w:delText>
        </w:r>
        <w:r>
          <w:rPr>
            <w:color w:val="00000A"/>
            <w:sz w:val="28"/>
            <w:szCs w:val="28"/>
          </w:rPr>
          <w:delText xml:space="preserve">wiąże się </w:delText>
        </w:r>
        <w:r w:rsidR="00953C24">
          <w:rPr>
            <w:color w:val="00000A"/>
            <w:sz w:val="28"/>
            <w:szCs w:val="28"/>
          </w:rPr>
          <w:br/>
        </w:r>
        <w:r>
          <w:rPr>
            <w:color w:val="00000A"/>
            <w:sz w:val="28"/>
            <w:szCs w:val="28"/>
          </w:rPr>
          <w:delText xml:space="preserve">z konfliktem między częścią finansową a merytoryczną. </w:delText>
        </w:r>
        <w:r w:rsidR="00953C24">
          <w:rPr>
            <w:color w:val="00000A"/>
            <w:sz w:val="28"/>
            <w:szCs w:val="28"/>
          </w:rPr>
          <w:delText>Miasto z</w:delText>
        </w:r>
        <w:r>
          <w:rPr>
            <w:color w:val="00000A"/>
            <w:sz w:val="28"/>
            <w:szCs w:val="28"/>
          </w:rPr>
          <w:delText xml:space="preserve"> chęcią zrealizowa</w:delText>
        </w:r>
        <w:r w:rsidR="00953C24">
          <w:rPr>
            <w:color w:val="00000A"/>
            <w:sz w:val="28"/>
            <w:szCs w:val="28"/>
          </w:rPr>
          <w:delText>ło</w:delText>
        </w:r>
        <w:r>
          <w:rPr>
            <w:color w:val="00000A"/>
            <w:sz w:val="28"/>
            <w:szCs w:val="28"/>
          </w:rPr>
          <w:delText>by maksymalnie to wszystko</w:delText>
        </w:r>
        <w:r w:rsidR="00953C24">
          <w:rPr>
            <w:color w:val="00000A"/>
            <w:sz w:val="28"/>
            <w:szCs w:val="28"/>
          </w:rPr>
          <w:delText>,</w:delText>
        </w:r>
        <w:r>
          <w:rPr>
            <w:color w:val="00000A"/>
            <w:sz w:val="28"/>
            <w:szCs w:val="28"/>
          </w:rPr>
          <w:delText xml:space="preserve"> co można</w:delText>
        </w:r>
        <w:r w:rsidR="00953C24">
          <w:rPr>
            <w:color w:val="00000A"/>
            <w:sz w:val="28"/>
            <w:szCs w:val="28"/>
          </w:rPr>
          <w:delText>,</w:delText>
        </w:r>
        <w:r w:rsidR="00303046">
          <w:rPr>
            <w:color w:val="00000A"/>
            <w:sz w:val="28"/>
            <w:szCs w:val="28"/>
          </w:rPr>
          <w:delText xml:space="preserve"> szczególnie akurat </w:delText>
        </w:r>
        <w:r w:rsidR="00953C24">
          <w:rPr>
            <w:color w:val="00000A"/>
            <w:sz w:val="28"/>
            <w:szCs w:val="28"/>
          </w:rPr>
          <w:br/>
        </w:r>
        <w:r w:rsidR="00303046">
          <w:rPr>
            <w:color w:val="00000A"/>
            <w:sz w:val="28"/>
            <w:szCs w:val="28"/>
          </w:rPr>
          <w:delText xml:space="preserve">w </w:delText>
        </w:r>
        <w:r w:rsidR="00953C24">
          <w:rPr>
            <w:color w:val="00000A"/>
            <w:sz w:val="28"/>
            <w:szCs w:val="28"/>
          </w:rPr>
          <w:delText xml:space="preserve">dziedzinie </w:delText>
        </w:r>
        <w:r w:rsidR="00303046">
          <w:rPr>
            <w:color w:val="00000A"/>
            <w:sz w:val="28"/>
            <w:szCs w:val="28"/>
          </w:rPr>
          <w:delText>edukacji</w:delText>
        </w:r>
        <w:r>
          <w:rPr>
            <w:color w:val="00000A"/>
            <w:sz w:val="28"/>
            <w:szCs w:val="28"/>
          </w:rPr>
          <w:delText>. Natomiast mus</w:delText>
        </w:r>
        <w:r w:rsidR="00953C24">
          <w:rPr>
            <w:color w:val="00000A"/>
            <w:sz w:val="28"/>
            <w:szCs w:val="28"/>
          </w:rPr>
          <w:delText>zą</w:delText>
        </w:r>
        <w:r>
          <w:rPr>
            <w:color w:val="00000A"/>
            <w:sz w:val="28"/>
            <w:szCs w:val="28"/>
          </w:rPr>
          <w:delText xml:space="preserve"> znaleźć </w:delText>
        </w:r>
        <w:r w:rsidR="00953C24">
          <w:rPr>
            <w:color w:val="00000A"/>
            <w:sz w:val="28"/>
            <w:szCs w:val="28"/>
          </w:rPr>
          <w:delText xml:space="preserve">się </w:delText>
        </w:r>
        <w:r>
          <w:rPr>
            <w:color w:val="00000A"/>
            <w:sz w:val="28"/>
            <w:szCs w:val="28"/>
          </w:rPr>
          <w:delText>na to pieniądze</w:delText>
        </w:r>
        <w:r w:rsidR="002E1EC2">
          <w:rPr>
            <w:color w:val="00000A"/>
            <w:sz w:val="28"/>
            <w:szCs w:val="28"/>
          </w:rPr>
          <w:delText>. N</w:delText>
        </w:r>
        <w:r w:rsidR="00953C24">
          <w:rPr>
            <w:color w:val="00000A"/>
            <w:sz w:val="28"/>
            <w:szCs w:val="28"/>
          </w:rPr>
          <w:delText xml:space="preserve">iestety, </w:delText>
        </w:r>
        <w:r>
          <w:rPr>
            <w:color w:val="00000A"/>
            <w:sz w:val="28"/>
            <w:szCs w:val="28"/>
          </w:rPr>
          <w:delText>nigdy nie będzie mowy o rentowności działalności publicznej</w:delText>
        </w:r>
        <w:r w:rsidR="00953C24">
          <w:rPr>
            <w:color w:val="00000A"/>
            <w:sz w:val="28"/>
            <w:szCs w:val="28"/>
          </w:rPr>
          <w:delText>. B</w:delText>
        </w:r>
        <w:r>
          <w:rPr>
            <w:color w:val="00000A"/>
            <w:sz w:val="28"/>
            <w:szCs w:val="28"/>
          </w:rPr>
          <w:delText xml:space="preserve">ędzie </w:delText>
        </w:r>
        <w:r w:rsidR="00303046">
          <w:rPr>
            <w:color w:val="00000A"/>
            <w:sz w:val="28"/>
            <w:szCs w:val="28"/>
          </w:rPr>
          <w:delText>tylko</w:delText>
        </w:r>
        <w:r>
          <w:rPr>
            <w:color w:val="00000A"/>
            <w:sz w:val="28"/>
            <w:szCs w:val="28"/>
          </w:rPr>
          <w:delText xml:space="preserve"> </w:delText>
        </w:r>
        <w:r w:rsidR="002E1EC2">
          <w:rPr>
            <w:color w:val="00000A"/>
            <w:sz w:val="28"/>
            <w:szCs w:val="28"/>
          </w:rPr>
          <w:br/>
        </w:r>
        <w:r>
          <w:rPr>
            <w:color w:val="00000A"/>
            <w:sz w:val="28"/>
            <w:szCs w:val="28"/>
          </w:rPr>
          <w:delText xml:space="preserve">i wyłącznie mowa o utrzymaniu </w:delText>
        </w:r>
        <w:r w:rsidR="00303046">
          <w:rPr>
            <w:color w:val="00000A"/>
            <w:sz w:val="28"/>
            <w:szCs w:val="28"/>
          </w:rPr>
          <w:delText xml:space="preserve">pewnego poziomu finansowania tej działalności.  </w:delText>
        </w:r>
        <w:r w:rsidR="00953C24">
          <w:rPr>
            <w:color w:val="00000A"/>
            <w:sz w:val="28"/>
            <w:szCs w:val="28"/>
          </w:rPr>
          <w:delText>Zauważył, że ś</w:delText>
        </w:r>
        <w:r w:rsidR="00910AED">
          <w:rPr>
            <w:color w:val="00000A"/>
            <w:sz w:val="28"/>
            <w:szCs w:val="28"/>
          </w:rPr>
          <w:delText>rednie wydatki na administrację publiczną</w:delText>
        </w:r>
        <w:r>
          <w:rPr>
            <w:color w:val="00000A"/>
            <w:sz w:val="28"/>
            <w:szCs w:val="28"/>
          </w:rPr>
          <w:delText xml:space="preserve"> </w:delText>
        </w:r>
        <w:r w:rsidR="00910AED">
          <w:rPr>
            <w:color w:val="00000A"/>
            <w:sz w:val="28"/>
            <w:szCs w:val="28"/>
          </w:rPr>
          <w:delText>w Unii Metropolii Polskiej wynoszą 8 %</w:delText>
        </w:r>
        <w:r w:rsidR="00121D3E">
          <w:rPr>
            <w:color w:val="00000A"/>
            <w:sz w:val="28"/>
            <w:szCs w:val="28"/>
          </w:rPr>
          <w:delText xml:space="preserve">, natomiast w Bydgoszczy 5,5 % i właśnie te ok. 3% </w:delText>
        </w:r>
        <w:r w:rsidR="00D226A0">
          <w:rPr>
            <w:color w:val="00000A"/>
            <w:sz w:val="28"/>
            <w:szCs w:val="28"/>
          </w:rPr>
          <w:delText>funduszy</w:delText>
        </w:r>
        <w:r w:rsidR="00121D3E">
          <w:rPr>
            <w:color w:val="00000A"/>
            <w:sz w:val="28"/>
            <w:szCs w:val="28"/>
          </w:rPr>
          <w:delText xml:space="preserve"> nie wydane na administrację publiczną</w:delText>
        </w:r>
        <w:r w:rsidR="00D226A0">
          <w:rPr>
            <w:color w:val="00000A"/>
            <w:sz w:val="28"/>
            <w:szCs w:val="28"/>
          </w:rPr>
          <w:delText xml:space="preserve">, zostało przeznaczone na oświatę. Dodał, że </w:delText>
        </w:r>
        <w:r w:rsidR="00B7009C">
          <w:rPr>
            <w:color w:val="00000A"/>
            <w:sz w:val="28"/>
            <w:szCs w:val="28"/>
          </w:rPr>
          <w:delText xml:space="preserve">jeżeli chodzi o najniższy koszt administracji publicznej </w:delText>
        </w:r>
        <w:r w:rsidR="002E1EC2">
          <w:rPr>
            <w:color w:val="00000A"/>
            <w:sz w:val="28"/>
            <w:szCs w:val="28"/>
          </w:rPr>
          <w:br/>
        </w:r>
        <w:r w:rsidR="00B7009C">
          <w:rPr>
            <w:color w:val="00000A"/>
            <w:sz w:val="28"/>
            <w:szCs w:val="28"/>
          </w:rPr>
          <w:delText xml:space="preserve">w miastach na prawach powiatu, </w:delText>
        </w:r>
        <w:r w:rsidR="00D226A0">
          <w:rPr>
            <w:color w:val="00000A"/>
            <w:sz w:val="28"/>
            <w:szCs w:val="28"/>
          </w:rPr>
          <w:delText xml:space="preserve">to Bydgoszcz pod tym względem,  </w:delText>
        </w:r>
        <w:r w:rsidR="00CE51C7">
          <w:rPr>
            <w:color w:val="00000A"/>
            <w:sz w:val="28"/>
            <w:szCs w:val="28"/>
          </w:rPr>
          <w:delText xml:space="preserve">jest od dawna </w:delText>
        </w:r>
        <w:r w:rsidR="00B7009C">
          <w:rPr>
            <w:color w:val="00000A"/>
            <w:sz w:val="28"/>
            <w:szCs w:val="28"/>
          </w:rPr>
          <w:delText xml:space="preserve">liderem w różnego rodzaju rankingach. </w:delText>
        </w:r>
        <w:r w:rsidR="002E1EC2">
          <w:rPr>
            <w:color w:val="00000A"/>
            <w:sz w:val="28"/>
            <w:szCs w:val="28"/>
          </w:rPr>
          <w:delText>Niestety k</w:delText>
        </w:r>
        <w:r w:rsidR="00E61B23">
          <w:rPr>
            <w:color w:val="00000A"/>
            <w:sz w:val="28"/>
            <w:szCs w:val="28"/>
          </w:rPr>
          <w:delText xml:space="preserve">onsekwencją tego, </w:delText>
        </w:r>
        <w:r w:rsidR="00CE51C7">
          <w:rPr>
            <w:color w:val="00000A"/>
            <w:sz w:val="28"/>
            <w:szCs w:val="28"/>
          </w:rPr>
          <w:delText xml:space="preserve">jest </w:delText>
        </w:r>
        <w:r w:rsidR="00E61B23">
          <w:rPr>
            <w:color w:val="00000A"/>
            <w:sz w:val="28"/>
            <w:szCs w:val="28"/>
          </w:rPr>
          <w:delText xml:space="preserve">trudność w realizowaniu </w:delText>
        </w:r>
        <w:r w:rsidR="002E1EC2">
          <w:rPr>
            <w:color w:val="00000A"/>
            <w:sz w:val="28"/>
            <w:szCs w:val="28"/>
          </w:rPr>
          <w:delText xml:space="preserve">różnego rodzaju </w:delText>
        </w:r>
        <w:r w:rsidR="00E61B23">
          <w:rPr>
            <w:color w:val="00000A"/>
            <w:sz w:val="28"/>
            <w:szCs w:val="28"/>
          </w:rPr>
          <w:delText>zadań, ze względu na ograniczone zasoby ludzkie. Jednak dzięki temu jest więcej pieniędzy na edukację.</w:delText>
        </w:r>
      </w:del>
    </w:p>
    <w:p w14:paraId="542DE345" w14:textId="77777777" w:rsidR="00463510" w:rsidRDefault="00910AED" w:rsidP="00531327">
      <w:pPr>
        <w:spacing w:before="120" w:after="120"/>
        <w:jc w:val="both"/>
        <w:rPr>
          <w:del w:id="134" w:author="uzivatel" w:date="2026-09-22T12:12:00Z" w16du:dateUtc="2026-09-22T16:12:00Z"/>
          <w:color w:val="00000A"/>
          <w:sz w:val="28"/>
          <w:szCs w:val="28"/>
        </w:rPr>
      </w:pPr>
      <w:del w:id="135" w:author="uzivatel" w:date="2026-09-22T12:12:00Z" w16du:dateUtc="2026-09-22T16:12:00Z">
        <w:r w:rsidRPr="00B7009C">
          <w:rPr>
            <w:b/>
            <w:color w:val="00000A"/>
            <w:sz w:val="28"/>
            <w:szCs w:val="28"/>
          </w:rPr>
          <w:delText>Radny Tomasz Hoppe</w:delText>
        </w:r>
        <w:r>
          <w:rPr>
            <w:color w:val="00000A"/>
            <w:sz w:val="28"/>
            <w:szCs w:val="28"/>
          </w:rPr>
          <w:delText xml:space="preserve"> zapytał</w:delText>
        </w:r>
        <w:r w:rsidR="00D226A0">
          <w:rPr>
            <w:color w:val="00000A"/>
            <w:sz w:val="28"/>
            <w:szCs w:val="28"/>
          </w:rPr>
          <w:delText>,</w:delText>
        </w:r>
        <w:r>
          <w:rPr>
            <w:color w:val="00000A"/>
            <w:sz w:val="28"/>
            <w:szCs w:val="28"/>
          </w:rPr>
          <w:delText xml:space="preserve"> </w:delText>
        </w:r>
        <w:r w:rsidR="00B7009C">
          <w:rPr>
            <w:color w:val="00000A"/>
            <w:sz w:val="28"/>
            <w:szCs w:val="28"/>
          </w:rPr>
          <w:delText>jak te wskaźniki wyglądały na przełomie ostatnich lat?</w:delText>
        </w:r>
      </w:del>
    </w:p>
    <w:p w14:paraId="7F74A129" w14:textId="77777777" w:rsidR="00B7009C" w:rsidRDefault="00B7009C" w:rsidP="00531327">
      <w:pPr>
        <w:spacing w:before="120" w:after="120"/>
        <w:jc w:val="both"/>
        <w:rPr>
          <w:del w:id="136" w:author="uzivatel" w:date="2026-09-22T12:12:00Z" w16du:dateUtc="2026-09-22T16:12:00Z"/>
          <w:color w:val="00000A"/>
          <w:sz w:val="28"/>
          <w:szCs w:val="28"/>
        </w:rPr>
      </w:pPr>
      <w:del w:id="137" w:author="uzivatel" w:date="2026-09-22T12:12:00Z" w16du:dateUtc="2026-09-22T16:12:00Z">
        <w:r w:rsidRPr="00E205B3">
          <w:rPr>
            <w:b/>
            <w:color w:val="00000A"/>
            <w:sz w:val="28"/>
            <w:szCs w:val="28"/>
          </w:rPr>
          <w:delText xml:space="preserve">Skarbnik Miasta Piotr Tomaszewski </w:delText>
        </w:r>
        <w:r>
          <w:rPr>
            <w:color w:val="00000A"/>
            <w:sz w:val="28"/>
            <w:szCs w:val="28"/>
          </w:rPr>
          <w:delText xml:space="preserve">odpowiedział, że takie dane przygotuje </w:delText>
        </w:r>
        <w:r w:rsidR="003B3238">
          <w:rPr>
            <w:color w:val="00000A"/>
            <w:sz w:val="28"/>
            <w:szCs w:val="28"/>
          </w:rPr>
          <w:br/>
        </w:r>
        <w:r>
          <w:rPr>
            <w:color w:val="00000A"/>
            <w:sz w:val="28"/>
            <w:szCs w:val="28"/>
          </w:rPr>
          <w:delText>i przekaże</w:delText>
        </w:r>
        <w:r w:rsidR="003B3238">
          <w:rPr>
            <w:color w:val="00000A"/>
            <w:sz w:val="28"/>
            <w:szCs w:val="28"/>
          </w:rPr>
          <w:delText xml:space="preserve"> Radnym na </w:delText>
        </w:r>
        <w:r w:rsidR="002E1EC2">
          <w:rPr>
            <w:color w:val="00000A"/>
            <w:sz w:val="28"/>
            <w:szCs w:val="28"/>
          </w:rPr>
          <w:delText xml:space="preserve">najbliższej </w:delText>
        </w:r>
        <w:r w:rsidR="003B3238">
          <w:rPr>
            <w:color w:val="00000A"/>
            <w:sz w:val="28"/>
            <w:szCs w:val="28"/>
          </w:rPr>
          <w:delText>Sesji Rady Miasta</w:delText>
        </w:r>
        <w:r>
          <w:rPr>
            <w:color w:val="00000A"/>
            <w:sz w:val="28"/>
            <w:szCs w:val="28"/>
          </w:rPr>
          <w:delText xml:space="preserve">. </w:delText>
        </w:r>
      </w:del>
    </w:p>
    <w:p w14:paraId="38578C98" w14:textId="77777777" w:rsidR="003057B6" w:rsidRDefault="00001764" w:rsidP="00531327">
      <w:pPr>
        <w:spacing w:before="120" w:after="120"/>
        <w:jc w:val="both"/>
        <w:rPr>
          <w:del w:id="138" w:author="uzivatel" w:date="2026-09-22T12:12:00Z" w16du:dateUtc="2026-09-22T16:12:00Z"/>
          <w:color w:val="00000A"/>
          <w:sz w:val="28"/>
          <w:szCs w:val="28"/>
        </w:rPr>
      </w:pPr>
      <w:del w:id="139" w:author="uzivatel" w:date="2026-09-22T12:12:00Z" w16du:dateUtc="2026-09-22T16:12:00Z">
        <w:r w:rsidRPr="002601AA">
          <w:rPr>
            <w:b/>
            <w:color w:val="00000A"/>
            <w:sz w:val="28"/>
            <w:szCs w:val="28"/>
          </w:rPr>
          <w:delText>Radna Izabela Nowicka</w:delText>
        </w:r>
        <w:r w:rsidRPr="002601AA">
          <w:rPr>
            <w:color w:val="00000A"/>
            <w:sz w:val="28"/>
            <w:szCs w:val="28"/>
          </w:rPr>
          <w:delText xml:space="preserve"> </w:delText>
        </w:r>
        <w:r w:rsidR="00560EE0" w:rsidRPr="002601AA">
          <w:rPr>
            <w:color w:val="00000A"/>
            <w:sz w:val="28"/>
            <w:szCs w:val="28"/>
          </w:rPr>
          <w:delText>powiedzia</w:delText>
        </w:r>
        <w:r w:rsidR="003057B6" w:rsidRPr="002601AA">
          <w:rPr>
            <w:color w:val="00000A"/>
            <w:sz w:val="28"/>
            <w:szCs w:val="28"/>
          </w:rPr>
          <w:delText>ła, że</w:delText>
        </w:r>
        <w:r w:rsidRPr="002601AA">
          <w:rPr>
            <w:color w:val="00000A"/>
            <w:sz w:val="28"/>
            <w:szCs w:val="28"/>
          </w:rPr>
          <w:delText xml:space="preserve"> z roku na rok </w:delText>
        </w:r>
        <w:r w:rsidR="00560EE0" w:rsidRPr="002601AA">
          <w:rPr>
            <w:color w:val="00000A"/>
            <w:sz w:val="28"/>
            <w:szCs w:val="28"/>
          </w:rPr>
          <w:delText>przybywa</w:delText>
        </w:r>
        <w:r w:rsidR="002601AA">
          <w:rPr>
            <w:color w:val="00000A"/>
            <w:sz w:val="28"/>
            <w:szCs w:val="28"/>
          </w:rPr>
          <w:delText xml:space="preserve"> </w:delText>
        </w:r>
        <w:r w:rsidR="003057B6" w:rsidRPr="002601AA">
          <w:rPr>
            <w:color w:val="00000A"/>
            <w:sz w:val="28"/>
            <w:szCs w:val="28"/>
          </w:rPr>
          <w:delText>dzieci</w:delText>
        </w:r>
        <w:r w:rsidR="002601AA" w:rsidRPr="002601AA">
          <w:rPr>
            <w:color w:val="00000A"/>
            <w:sz w:val="28"/>
            <w:szCs w:val="28"/>
          </w:rPr>
          <w:delText xml:space="preserve"> </w:delText>
        </w:r>
        <w:r w:rsidR="002601AA">
          <w:rPr>
            <w:color w:val="00000A"/>
            <w:sz w:val="28"/>
            <w:szCs w:val="28"/>
          </w:rPr>
          <w:br/>
        </w:r>
        <w:r w:rsidR="002601AA" w:rsidRPr="002601AA">
          <w:rPr>
            <w:sz w:val="28"/>
            <w:szCs w:val="28"/>
          </w:rPr>
          <w:delText>o specjalnych potrzebach edukacyjnych</w:delText>
        </w:r>
        <w:r w:rsidR="003057B6" w:rsidRPr="002601AA">
          <w:rPr>
            <w:color w:val="00000A"/>
            <w:sz w:val="28"/>
            <w:szCs w:val="28"/>
          </w:rPr>
          <w:delText>. Do pewnego czasu za pracę z t</w:delText>
        </w:r>
        <w:r w:rsidR="001A2663" w:rsidRPr="002601AA">
          <w:rPr>
            <w:color w:val="00000A"/>
            <w:sz w:val="28"/>
            <w:szCs w:val="28"/>
          </w:rPr>
          <w:delText>y</w:delText>
        </w:r>
        <w:r w:rsidR="003057B6" w:rsidRPr="002601AA">
          <w:rPr>
            <w:color w:val="00000A"/>
            <w:sz w:val="28"/>
            <w:szCs w:val="28"/>
          </w:rPr>
          <w:delText>mi</w:delText>
        </w:r>
        <w:r w:rsidR="003057B6">
          <w:rPr>
            <w:color w:val="00000A"/>
            <w:sz w:val="28"/>
            <w:szCs w:val="28"/>
          </w:rPr>
          <w:delText xml:space="preserve"> dziećmi przysługiwał 10 % dodatek</w:delText>
        </w:r>
        <w:r w:rsidR="003057B6" w:rsidRPr="003057B6">
          <w:rPr>
            <w:color w:val="00000A"/>
            <w:sz w:val="28"/>
            <w:szCs w:val="28"/>
          </w:rPr>
          <w:delText xml:space="preserve"> </w:delText>
        </w:r>
        <w:r w:rsidR="003057B6">
          <w:rPr>
            <w:color w:val="00000A"/>
            <w:sz w:val="28"/>
            <w:szCs w:val="28"/>
          </w:rPr>
          <w:delText xml:space="preserve">z budżetu Miasta, jednak został on zlikwidowany. </w:delText>
        </w:r>
        <w:r w:rsidR="002601AA">
          <w:rPr>
            <w:color w:val="00000A"/>
            <w:sz w:val="28"/>
            <w:szCs w:val="28"/>
          </w:rPr>
          <w:delText xml:space="preserve">Jako przykład </w:delText>
        </w:r>
        <w:r w:rsidR="004A0210">
          <w:rPr>
            <w:color w:val="00000A"/>
            <w:sz w:val="28"/>
            <w:szCs w:val="28"/>
          </w:rPr>
          <w:delText>podała</w:delText>
        </w:r>
        <w:r w:rsidR="002601AA">
          <w:rPr>
            <w:color w:val="00000A"/>
            <w:sz w:val="28"/>
            <w:szCs w:val="28"/>
          </w:rPr>
          <w:delText xml:space="preserve"> Zesp</w:delText>
        </w:r>
        <w:r w:rsidR="004A0210">
          <w:rPr>
            <w:color w:val="00000A"/>
            <w:sz w:val="28"/>
            <w:szCs w:val="28"/>
          </w:rPr>
          <w:delText>ół</w:delText>
        </w:r>
        <w:r w:rsidR="002601AA">
          <w:rPr>
            <w:color w:val="00000A"/>
            <w:sz w:val="28"/>
            <w:szCs w:val="28"/>
          </w:rPr>
          <w:delText xml:space="preserve"> Szkó</w:delText>
        </w:r>
        <w:r w:rsidR="004A0210">
          <w:rPr>
            <w:color w:val="00000A"/>
            <w:sz w:val="28"/>
            <w:szCs w:val="28"/>
          </w:rPr>
          <w:delText>ł</w:delText>
        </w:r>
        <w:r w:rsidR="002601AA">
          <w:rPr>
            <w:color w:val="00000A"/>
            <w:sz w:val="28"/>
            <w:szCs w:val="28"/>
          </w:rPr>
          <w:delText xml:space="preserve"> Nr 15, gdzie występują klasy integracyjne. </w:delText>
        </w:r>
        <w:r w:rsidR="003057B6">
          <w:rPr>
            <w:color w:val="00000A"/>
            <w:sz w:val="28"/>
            <w:szCs w:val="28"/>
          </w:rPr>
          <w:delText xml:space="preserve">Zapytała </w:delText>
        </w:r>
        <w:r w:rsidR="001A2663">
          <w:rPr>
            <w:color w:val="00000A"/>
            <w:sz w:val="28"/>
            <w:szCs w:val="28"/>
          </w:rPr>
          <w:delText>co było przyczyną likwidacji tego dodatku?</w:delText>
        </w:r>
        <w:r w:rsidR="00560EE0" w:rsidRPr="00560EE0">
          <w:rPr>
            <w:color w:val="00000A"/>
            <w:sz w:val="28"/>
            <w:szCs w:val="28"/>
          </w:rPr>
          <w:delText xml:space="preserve"> </w:delText>
        </w:r>
      </w:del>
    </w:p>
    <w:p w14:paraId="11B96FE0" w14:textId="77777777" w:rsidR="00C50E12" w:rsidRDefault="003057B6" w:rsidP="00531327">
      <w:pPr>
        <w:spacing w:before="120" w:after="120"/>
        <w:jc w:val="both"/>
        <w:rPr>
          <w:del w:id="140" w:author="uzivatel" w:date="2026-09-22T12:12:00Z" w16du:dateUtc="2026-09-22T16:12:00Z"/>
          <w:color w:val="00000A"/>
          <w:sz w:val="28"/>
          <w:szCs w:val="28"/>
        </w:rPr>
      </w:pPr>
      <w:del w:id="141" w:author="uzivatel" w:date="2026-09-22T12:12:00Z" w16du:dateUtc="2026-09-22T16:12:00Z">
        <w:r>
          <w:rPr>
            <w:b/>
            <w:color w:val="00000A"/>
            <w:sz w:val="28"/>
            <w:szCs w:val="28"/>
          </w:rPr>
          <w:delText xml:space="preserve">Dyrektor Wydziału Edukacji i Sportu Magdalena Buschmann </w:delText>
        </w:r>
        <w:r w:rsidRPr="003057B6">
          <w:rPr>
            <w:color w:val="00000A"/>
            <w:sz w:val="28"/>
            <w:szCs w:val="28"/>
          </w:rPr>
          <w:delText>wyjaśniła</w:delText>
        </w:r>
        <w:r>
          <w:rPr>
            <w:color w:val="00000A"/>
            <w:sz w:val="28"/>
            <w:szCs w:val="28"/>
          </w:rPr>
          <w:delText xml:space="preserve">, że </w:delText>
        </w:r>
        <w:r w:rsidR="001A2663">
          <w:rPr>
            <w:color w:val="00000A"/>
            <w:sz w:val="28"/>
            <w:szCs w:val="28"/>
          </w:rPr>
          <w:delText xml:space="preserve">dodatek - nie 10, a  7% -  został zlikwidowany w szkołach integracyjnych </w:delText>
        </w:r>
        <w:r w:rsidR="001A2663">
          <w:rPr>
            <w:color w:val="00000A"/>
            <w:sz w:val="28"/>
            <w:szCs w:val="28"/>
          </w:rPr>
          <w:br/>
          <w:delText xml:space="preserve">w związku ze zmianą przepisów. Aktualnie </w:delText>
        </w:r>
        <w:r>
          <w:rPr>
            <w:color w:val="00000A"/>
            <w:sz w:val="28"/>
            <w:szCs w:val="28"/>
          </w:rPr>
          <w:delText xml:space="preserve">dodatki te przysługują tylko </w:delText>
        </w:r>
        <w:r w:rsidR="002601AA">
          <w:rPr>
            <w:color w:val="00000A"/>
            <w:sz w:val="28"/>
            <w:szCs w:val="28"/>
          </w:rPr>
          <w:br/>
        </w:r>
        <w:r>
          <w:rPr>
            <w:color w:val="00000A"/>
            <w:sz w:val="28"/>
            <w:szCs w:val="28"/>
          </w:rPr>
          <w:delText>w szkołach specjalnych i w poradniach psych</w:delText>
        </w:r>
        <w:r w:rsidR="001A2663">
          <w:rPr>
            <w:color w:val="00000A"/>
            <w:sz w:val="28"/>
            <w:szCs w:val="28"/>
          </w:rPr>
          <w:delText>ologiczno-pedagogicznych oraz</w:delText>
        </w:r>
        <w:r>
          <w:rPr>
            <w:color w:val="00000A"/>
            <w:sz w:val="28"/>
            <w:szCs w:val="28"/>
          </w:rPr>
          <w:delText xml:space="preserve"> </w:delText>
        </w:r>
        <w:r w:rsidR="002601AA">
          <w:rPr>
            <w:color w:val="00000A"/>
            <w:sz w:val="28"/>
            <w:szCs w:val="28"/>
          </w:rPr>
          <w:br/>
        </w:r>
        <w:r>
          <w:rPr>
            <w:color w:val="00000A"/>
            <w:sz w:val="28"/>
            <w:szCs w:val="28"/>
          </w:rPr>
          <w:delText xml:space="preserve">w </w:delText>
        </w:r>
        <w:r w:rsidR="001A2663">
          <w:rPr>
            <w:color w:val="00000A"/>
            <w:sz w:val="28"/>
            <w:szCs w:val="28"/>
          </w:rPr>
          <w:delText>specjalnych ośrodkach szkolno-wychowawczych</w:delText>
        </w:r>
        <w:r>
          <w:rPr>
            <w:color w:val="00000A"/>
            <w:sz w:val="28"/>
            <w:szCs w:val="28"/>
          </w:rPr>
          <w:delText xml:space="preserve">. </w:delText>
        </w:r>
      </w:del>
    </w:p>
    <w:p w14:paraId="120590E3" w14:textId="77777777" w:rsidR="00C50E12" w:rsidRDefault="00C50E12" w:rsidP="00531327">
      <w:pPr>
        <w:spacing w:before="120" w:after="120"/>
        <w:jc w:val="both"/>
        <w:rPr>
          <w:del w:id="142" w:author="uzivatel" w:date="2026-09-22T12:12:00Z" w16du:dateUtc="2026-09-22T16:12:00Z"/>
          <w:color w:val="00000A"/>
          <w:sz w:val="28"/>
          <w:szCs w:val="28"/>
        </w:rPr>
      </w:pPr>
      <w:del w:id="143" w:author="uzivatel" w:date="2026-09-22T12:12:00Z" w16du:dateUtc="2026-09-22T16:12:00Z">
        <w:r w:rsidRPr="00001764">
          <w:rPr>
            <w:b/>
            <w:color w:val="00000A"/>
            <w:sz w:val="28"/>
            <w:szCs w:val="28"/>
          </w:rPr>
          <w:delText>Radna Izabela Nowicka</w:delText>
        </w:r>
        <w:r>
          <w:rPr>
            <w:color w:val="00000A"/>
            <w:sz w:val="28"/>
            <w:szCs w:val="28"/>
          </w:rPr>
          <w:delText xml:space="preserve"> dodała, że w szkołach specjalnych nie ma wymogów programowych, a w integracyjnych nauczyciele </w:delText>
        </w:r>
        <w:r w:rsidR="003057B6">
          <w:rPr>
            <w:color w:val="00000A"/>
            <w:sz w:val="28"/>
            <w:szCs w:val="28"/>
          </w:rPr>
          <w:delText xml:space="preserve"> </w:delText>
        </w:r>
        <w:r>
          <w:rPr>
            <w:color w:val="00000A"/>
            <w:sz w:val="28"/>
            <w:szCs w:val="28"/>
          </w:rPr>
          <w:delText>muszą wykonać program zarówno z dziećmi zdrowymi jak i chorymi. Jest to bardzo duży wysiłek dla tych nauczycieli. Ponadto teraz</w:delText>
        </w:r>
        <w:r w:rsidR="00F763DD">
          <w:rPr>
            <w:color w:val="00000A"/>
            <w:sz w:val="28"/>
            <w:szCs w:val="28"/>
          </w:rPr>
          <w:delText>,</w:delText>
        </w:r>
        <w:r>
          <w:rPr>
            <w:color w:val="00000A"/>
            <w:sz w:val="28"/>
            <w:szCs w:val="28"/>
          </w:rPr>
          <w:delText xml:space="preserve"> kiedy przyjmowane są dzieci z Ukrainy pojawia się kolejna kwestia</w:delText>
        </w:r>
        <w:r w:rsidR="002601AA">
          <w:rPr>
            <w:color w:val="00000A"/>
            <w:sz w:val="28"/>
            <w:szCs w:val="28"/>
          </w:rPr>
          <w:delText>, gdyż n</w:delText>
        </w:r>
        <w:r>
          <w:rPr>
            <w:color w:val="00000A"/>
            <w:sz w:val="28"/>
            <w:szCs w:val="28"/>
          </w:rPr>
          <w:delText>iektóre z nich</w:delText>
        </w:r>
        <w:r w:rsidR="002601AA">
          <w:rPr>
            <w:color w:val="00000A"/>
            <w:sz w:val="28"/>
            <w:szCs w:val="28"/>
          </w:rPr>
          <w:delText xml:space="preserve"> n</w:delText>
        </w:r>
        <w:r>
          <w:rPr>
            <w:color w:val="00000A"/>
            <w:sz w:val="28"/>
            <w:szCs w:val="28"/>
          </w:rPr>
          <w:delText>ie chcą uczyć się języków i trudno jest takiemu nauczycielowi przeprowadzić lekcję.</w:delText>
        </w:r>
      </w:del>
    </w:p>
    <w:p w14:paraId="7A9403E4" w14:textId="77777777" w:rsidR="00001764" w:rsidRDefault="00C50E12" w:rsidP="00531327">
      <w:pPr>
        <w:spacing w:before="120" w:after="120"/>
        <w:jc w:val="both"/>
        <w:rPr>
          <w:del w:id="144" w:author="uzivatel" w:date="2026-09-22T12:12:00Z" w16du:dateUtc="2026-09-22T16:12:00Z"/>
          <w:color w:val="00000A"/>
          <w:sz w:val="28"/>
          <w:szCs w:val="28"/>
        </w:rPr>
      </w:pPr>
      <w:del w:id="145" w:author="uzivatel" w:date="2026-09-22T12:12:00Z" w16du:dateUtc="2026-09-22T16:12:00Z">
        <w:r>
          <w:rPr>
            <w:b/>
            <w:color w:val="00000A"/>
            <w:sz w:val="28"/>
            <w:szCs w:val="28"/>
          </w:rPr>
          <w:delText xml:space="preserve">Dyrektor Wydziału Edukacji i Sportu Magdalena Buschmann </w:delText>
        </w:r>
        <w:r>
          <w:rPr>
            <w:color w:val="00000A"/>
            <w:sz w:val="28"/>
            <w:szCs w:val="28"/>
          </w:rPr>
          <w:delText xml:space="preserve">poinformowała, </w:delText>
        </w:r>
        <w:r w:rsidRPr="00F763DD">
          <w:rPr>
            <w:color w:val="00000A"/>
            <w:sz w:val="28"/>
            <w:szCs w:val="28"/>
          </w:rPr>
          <w:delText xml:space="preserve">że w przypadku klas integracyjnych oprócz nauczyciela </w:delText>
        </w:r>
        <w:r w:rsidR="00F763DD" w:rsidRPr="00F763DD">
          <w:rPr>
            <w:sz w:val="28"/>
            <w:szCs w:val="28"/>
          </w:rPr>
          <w:delText xml:space="preserve">prowadzącego zajęcia edukacyjne </w:delText>
        </w:r>
        <w:r w:rsidRPr="00F763DD">
          <w:rPr>
            <w:color w:val="00000A"/>
            <w:sz w:val="28"/>
            <w:szCs w:val="28"/>
          </w:rPr>
          <w:delText xml:space="preserve">jest tzw. nauczyciel wspierający, dedykowany do pomocy przy maksymalnie piątce dzieci. </w:delText>
        </w:r>
        <w:r w:rsidR="00F763DD">
          <w:rPr>
            <w:color w:val="00000A"/>
            <w:sz w:val="28"/>
            <w:szCs w:val="28"/>
          </w:rPr>
          <w:delText>Zatem wygląda to tak, że kiedy</w:delText>
        </w:r>
        <w:r w:rsidRPr="00F763DD">
          <w:rPr>
            <w:color w:val="00000A"/>
            <w:sz w:val="28"/>
            <w:szCs w:val="28"/>
          </w:rPr>
          <w:delText xml:space="preserve"> nauczyciel realizuje program nauczania, </w:delText>
        </w:r>
        <w:r>
          <w:rPr>
            <w:color w:val="00000A"/>
            <w:sz w:val="28"/>
            <w:szCs w:val="28"/>
          </w:rPr>
          <w:delText xml:space="preserve">nauczyciel wspomagający pomaga dzieciom ze specjalnymi potrzebami edukacyjnymi. </w:delText>
        </w:r>
      </w:del>
    </w:p>
    <w:p w14:paraId="1B664135" w14:textId="77777777" w:rsidR="00690B53" w:rsidRPr="00473B75" w:rsidRDefault="00690B53" w:rsidP="00531327">
      <w:pPr>
        <w:pStyle w:val="NoSpacing"/>
        <w:spacing w:before="120" w:after="120"/>
        <w:jc w:val="both"/>
        <w:rPr>
          <w:del w:id="146" w:author="uzivatel" w:date="2026-09-22T12:12:00Z" w16du:dateUtc="2026-09-22T16:12:00Z"/>
          <w:rFonts w:ascii="Times New Roman" w:hAnsi="Times New Roman" w:cs="Times New Roman"/>
          <w:sz w:val="28"/>
          <w:szCs w:val="28"/>
        </w:rPr>
      </w:pPr>
      <w:del w:id="147" w:author="uzivatel" w:date="2026-09-22T12:12:00Z" w16du:dateUtc="2026-09-22T16:12:00Z">
        <w:r w:rsidRPr="00473B75">
          <w:rPr>
            <w:rFonts w:ascii="Times New Roman" w:hAnsi="Times New Roman" w:cs="Times New Roman"/>
            <w:sz w:val="28"/>
            <w:szCs w:val="28"/>
          </w:rPr>
          <w:delText xml:space="preserve">Komisja </w:delText>
        </w:r>
        <w:r>
          <w:rPr>
            <w:rFonts w:ascii="Times New Roman" w:hAnsi="Times New Roman" w:cs="Times New Roman"/>
            <w:sz w:val="28"/>
            <w:szCs w:val="28"/>
          </w:rPr>
          <w:delText>8</w:delText>
        </w:r>
        <w:r w:rsidRPr="00473B75">
          <w:rPr>
            <w:rFonts w:ascii="Times New Roman" w:hAnsi="Times New Roman" w:cs="Times New Roman"/>
            <w:sz w:val="28"/>
            <w:szCs w:val="28"/>
          </w:rPr>
          <w:delText xml:space="preserve"> głosami „za”, przy </w:delText>
        </w:r>
        <w:r>
          <w:rPr>
            <w:rFonts w:ascii="Times New Roman" w:hAnsi="Times New Roman" w:cs="Times New Roman"/>
            <w:sz w:val="28"/>
            <w:szCs w:val="28"/>
          </w:rPr>
          <w:delText>3</w:delText>
        </w:r>
        <w:r w:rsidRPr="00473B75">
          <w:rPr>
            <w:rFonts w:ascii="Times New Roman" w:hAnsi="Times New Roman" w:cs="Times New Roman"/>
            <w:sz w:val="28"/>
            <w:szCs w:val="28"/>
          </w:rPr>
          <w:delText xml:space="preserve"> głos</w:delText>
        </w:r>
        <w:r>
          <w:rPr>
            <w:rFonts w:ascii="Times New Roman" w:hAnsi="Times New Roman" w:cs="Times New Roman"/>
            <w:sz w:val="28"/>
            <w:szCs w:val="28"/>
          </w:rPr>
          <w:delText xml:space="preserve">ach </w:delText>
        </w:r>
        <w:r w:rsidRPr="00473B75">
          <w:rPr>
            <w:rFonts w:ascii="Times New Roman" w:hAnsi="Times New Roman" w:cs="Times New Roman"/>
            <w:sz w:val="28"/>
            <w:szCs w:val="28"/>
          </w:rPr>
          <w:delText>„przeciwny</w:delText>
        </w:r>
        <w:r>
          <w:rPr>
            <w:rFonts w:ascii="Times New Roman" w:hAnsi="Times New Roman" w:cs="Times New Roman"/>
            <w:sz w:val="28"/>
            <w:szCs w:val="28"/>
          </w:rPr>
          <w:delText>ch” i 1</w:delText>
        </w:r>
        <w:r w:rsidRPr="00473B75">
          <w:rPr>
            <w:rFonts w:ascii="Times New Roman" w:hAnsi="Times New Roman" w:cs="Times New Roman"/>
            <w:sz w:val="28"/>
            <w:szCs w:val="28"/>
          </w:rPr>
          <w:delText xml:space="preserve"> głos</w:delText>
        </w:r>
        <w:r>
          <w:rPr>
            <w:rFonts w:ascii="Times New Roman" w:hAnsi="Times New Roman" w:cs="Times New Roman"/>
            <w:sz w:val="28"/>
            <w:szCs w:val="28"/>
          </w:rPr>
          <w:delText>ie</w:delText>
        </w:r>
        <w:r w:rsidRPr="00473B75">
          <w:rPr>
            <w:rFonts w:ascii="Times New Roman" w:hAnsi="Times New Roman" w:cs="Times New Roman"/>
            <w:sz w:val="28"/>
            <w:szCs w:val="28"/>
          </w:rPr>
          <w:delText xml:space="preserve"> „wstrzymujący</w:delText>
        </w:r>
        <w:r>
          <w:rPr>
            <w:rFonts w:ascii="Times New Roman" w:hAnsi="Times New Roman" w:cs="Times New Roman"/>
            <w:sz w:val="28"/>
            <w:szCs w:val="28"/>
          </w:rPr>
          <w:delText>m</w:delText>
        </w:r>
        <w:r w:rsidRPr="00473B75">
          <w:rPr>
            <w:rFonts w:ascii="Times New Roman" w:hAnsi="Times New Roman" w:cs="Times New Roman"/>
            <w:sz w:val="28"/>
            <w:szCs w:val="28"/>
          </w:rPr>
          <w:delText>” zaopiniowała pozytywnie  ww. projekt uchwały –</w:delText>
        </w:r>
      </w:del>
    </w:p>
    <w:p w14:paraId="3CE06000" w14:textId="77777777" w:rsidR="00690B53" w:rsidRPr="00473B75" w:rsidRDefault="00690B53" w:rsidP="00B4254B">
      <w:pPr>
        <w:pStyle w:val="NoSpacing"/>
        <w:spacing w:before="360" w:after="120"/>
        <w:jc w:val="center"/>
        <w:rPr>
          <w:del w:id="148" w:author="uzivatel" w:date="2026-09-22T12:12:00Z" w16du:dateUtc="2026-09-22T16:12:00Z"/>
          <w:rFonts w:ascii="Times New Roman" w:hAnsi="Times New Roman" w:cs="Times New Roman"/>
          <w:sz w:val="28"/>
          <w:szCs w:val="28"/>
        </w:rPr>
      </w:pPr>
      <w:del w:id="149" w:author="uzivatel" w:date="2026-09-22T12:12:00Z" w16du:dateUtc="2026-09-22T16:12:00Z">
        <w:r w:rsidRPr="00473B75">
          <w:rPr>
            <w:rFonts w:ascii="Times New Roman" w:hAnsi="Times New Roman" w:cs="Times New Roman"/>
            <w:b/>
            <w:sz w:val="28"/>
            <w:szCs w:val="28"/>
          </w:rPr>
          <w:delText xml:space="preserve">Opinia </w:delText>
        </w:r>
        <w:r>
          <w:rPr>
            <w:rFonts w:ascii="Times New Roman" w:hAnsi="Times New Roman" w:cs="Times New Roman"/>
            <w:b/>
            <w:sz w:val="28"/>
            <w:szCs w:val="28"/>
          </w:rPr>
          <w:delText>1</w:delText>
        </w:r>
        <w:r w:rsidRPr="00473B75">
          <w:rPr>
            <w:rFonts w:ascii="Times New Roman" w:hAnsi="Times New Roman" w:cs="Times New Roman"/>
            <w:b/>
            <w:sz w:val="28"/>
            <w:szCs w:val="28"/>
          </w:rPr>
          <w:delText>/2</w:delText>
        </w:r>
        <w:r>
          <w:rPr>
            <w:rFonts w:ascii="Times New Roman" w:hAnsi="Times New Roman" w:cs="Times New Roman"/>
            <w:b/>
            <w:sz w:val="28"/>
            <w:szCs w:val="28"/>
          </w:rPr>
          <w:delText>4</w:delText>
        </w:r>
        <w:r w:rsidRPr="00473B75">
          <w:rPr>
            <w:rFonts w:ascii="Times New Roman" w:hAnsi="Times New Roman" w:cs="Times New Roman"/>
            <w:b/>
            <w:sz w:val="28"/>
            <w:szCs w:val="28"/>
          </w:rPr>
          <w:delText xml:space="preserve"> </w:delText>
        </w:r>
        <w:r w:rsidRPr="00473B75">
          <w:rPr>
            <w:rFonts w:ascii="Times New Roman" w:hAnsi="Times New Roman" w:cs="Times New Roman"/>
            <w:i/>
            <w:sz w:val="28"/>
            <w:szCs w:val="28"/>
          </w:rPr>
          <w:delText>- załącznik do protokołu.</w:delText>
        </w:r>
      </w:del>
    </w:p>
    <w:p w14:paraId="06CFC05D" w14:textId="77777777" w:rsidR="004A0210" w:rsidRDefault="004A0210" w:rsidP="00531327">
      <w:pPr>
        <w:spacing w:before="120" w:after="120"/>
        <w:jc w:val="both"/>
        <w:rPr>
          <w:del w:id="150" w:author="uzivatel" w:date="2026-09-22T12:12:00Z" w16du:dateUtc="2026-09-22T16:12:00Z"/>
          <w:i/>
          <w:sz w:val="28"/>
          <w:szCs w:val="28"/>
        </w:rPr>
      </w:pPr>
    </w:p>
    <w:p w14:paraId="6B135386" w14:textId="77777777" w:rsidR="004A0210" w:rsidRDefault="004A0210" w:rsidP="00531327">
      <w:pPr>
        <w:spacing w:before="120" w:after="120"/>
        <w:jc w:val="both"/>
        <w:rPr>
          <w:del w:id="151" w:author="uzivatel" w:date="2026-09-22T12:12:00Z" w16du:dateUtc="2026-09-22T16:12:00Z"/>
          <w:i/>
          <w:sz w:val="28"/>
          <w:szCs w:val="28"/>
        </w:rPr>
      </w:pPr>
    </w:p>
    <w:p w14:paraId="5F782E2B" w14:textId="77777777" w:rsidR="003E22D8" w:rsidRDefault="003E22D8" w:rsidP="00531327">
      <w:pPr>
        <w:spacing w:before="120" w:after="120"/>
        <w:jc w:val="both"/>
        <w:rPr>
          <w:del w:id="152" w:author="uzivatel" w:date="2026-09-22T12:12:00Z" w16du:dateUtc="2026-09-22T16:12:00Z"/>
          <w:b/>
          <w:sz w:val="28"/>
          <w:szCs w:val="28"/>
        </w:rPr>
      </w:pPr>
      <w:del w:id="153" w:author="uzivatel" w:date="2026-09-22T12:12:00Z" w16du:dateUtc="2026-09-22T16:12:00Z">
        <w:r w:rsidRPr="006A5EB5">
          <w:rPr>
            <w:i/>
            <w:sz w:val="28"/>
            <w:szCs w:val="28"/>
          </w:rPr>
          <w:delText xml:space="preserve">Ad </w:delText>
        </w:r>
        <w:r>
          <w:rPr>
            <w:i/>
            <w:sz w:val="28"/>
            <w:szCs w:val="28"/>
          </w:rPr>
          <w:delText>5</w:delText>
        </w:r>
        <w:r w:rsidRPr="006A5EB5">
          <w:rPr>
            <w:i/>
            <w:sz w:val="28"/>
            <w:szCs w:val="28"/>
          </w:rPr>
          <w:delText>.</w:delText>
        </w:r>
      </w:del>
    </w:p>
    <w:p w14:paraId="20901671" w14:textId="77777777" w:rsidR="00690B53" w:rsidRDefault="00690B53" w:rsidP="00531327">
      <w:pPr>
        <w:spacing w:before="120" w:after="120"/>
        <w:jc w:val="both"/>
        <w:rPr>
          <w:del w:id="154" w:author="uzivatel" w:date="2026-09-22T12:12:00Z" w16du:dateUtc="2026-09-22T16:12:00Z"/>
          <w:sz w:val="28"/>
          <w:szCs w:val="28"/>
        </w:rPr>
      </w:pPr>
      <w:del w:id="155" w:author="uzivatel" w:date="2026-09-22T12:12:00Z" w16du:dateUtc="2026-09-22T16:12:00Z">
        <w:r>
          <w:rPr>
            <w:b/>
            <w:bCs/>
            <w:sz w:val="28"/>
            <w:szCs w:val="28"/>
          </w:rPr>
          <w:delText>Dyrektor Wydziału Zintegrowanego Rozwoju i Środowiska</w:delText>
        </w:r>
        <w:r w:rsidRPr="00690B53">
          <w:rPr>
            <w:b/>
            <w:bCs/>
            <w:sz w:val="28"/>
            <w:szCs w:val="28"/>
          </w:rPr>
          <w:delText xml:space="preserve"> </w:delText>
        </w:r>
        <w:r>
          <w:rPr>
            <w:b/>
            <w:bCs/>
            <w:sz w:val="28"/>
            <w:szCs w:val="28"/>
          </w:rPr>
          <w:delText>Grzegorz Boroń,</w:delText>
        </w:r>
        <w:r>
          <w:rPr>
            <w:sz w:val="28"/>
            <w:szCs w:val="28"/>
          </w:rPr>
          <w:delText xml:space="preserve"> przy współudziale</w:delText>
        </w:r>
        <w:r>
          <w:rPr>
            <w:b/>
            <w:bCs/>
            <w:sz w:val="28"/>
            <w:szCs w:val="28"/>
          </w:rPr>
          <w:delText xml:space="preserve"> Kierownika Referatu Rozwoju Miasta w Wydziale Zintegrowanego Rozwoju i Środowiska Jolanty Zapędowskiej </w:delText>
        </w:r>
        <w:r>
          <w:rPr>
            <w:sz w:val="28"/>
            <w:szCs w:val="28"/>
          </w:rPr>
          <w:delText xml:space="preserve">omówił „Raport o stanie Miasta Bydgoszczy za 2023 rok”, zwracając szczególną uwagę na kwestie </w:delText>
        </w:r>
        <w:r w:rsidR="00EE1C33">
          <w:rPr>
            <w:sz w:val="28"/>
            <w:szCs w:val="28"/>
          </w:rPr>
          <w:delText>występujące w</w:delText>
        </w:r>
        <w:r>
          <w:rPr>
            <w:sz w:val="28"/>
            <w:szCs w:val="28"/>
          </w:rPr>
          <w:delText xml:space="preserve"> </w:delText>
        </w:r>
        <w:r w:rsidR="00CA42E3">
          <w:rPr>
            <w:sz w:val="28"/>
            <w:szCs w:val="28"/>
          </w:rPr>
          <w:delText>obszar</w:delText>
        </w:r>
        <w:r w:rsidR="00EE1C33">
          <w:rPr>
            <w:sz w:val="28"/>
            <w:szCs w:val="28"/>
          </w:rPr>
          <w:delText>z</w:delText>
        </w:r>
        <w:r w:rsidR="00CA42E3">
          <w:rPr>
            <w:sz w:val="28"/>
            <w:szCs w:val="28"/>
          </w:rPr>
          <w:delText>e edukacyjnym</w:delText>
        </w:r>
        <w:r w:rsidR="00130ABB">
          <w:rPr>
            <w:sz w:val="28"/>
            <w:szCs w:val="28"/>
          </w:rPr>
          <w:delText>, w tym</w:delText>
        </w:r>
        <w:r w:rsidR="00CA42E3">
          <w:rPr>
            <w:sz w:val="28"/>
            <w:szCs w:val="28"/>
          </w:rPr>
          <w:delText xml:space="preserve"> funkcjonowanie placówek </w:delText>
        </w:r>
        <w:r w:rsidR="00A422CE">
          <w:rPr>
            <w:sz w:val="28"/>
            <w:szCs w:val="28"/>
          </w:rPr>
          <w:delText>oświatowych</w:delText>
        </w:r>
        <w:r w:rsidR="00CA42E3">
          <w:rPr>
            <w:sz w:val="28"/>
            <w:szCs w:val="28"/>
          </w:rPr>
          <w:delText xml:space="preserve"> </w:delText>
        </w:r>
        <w:r w:rsidR="00CA42E3" w:rsidRPr="00CA42E3">
          <w:rPr>
            <w:sz w:val="28"/>
            <w:szCs w:val="28"/>
          </w:rPr>
          <w:delText xml:space="preserve">dla których Miasto </w:delText>
        </w:r>
        <w:r w:rsidR="00CA42E3">
          <w:rPr>
            <w:sz w:val="28"/>
            <w:szCs w:val="28"/>
          </w:rPr>
          <w:delText>jest organem prowadzą</w:delText>
        </w:r>
        <w:r w:rsidR="00CA42E3" w:rsidRPr="00CA42E3">
          <w:rPr>
            <w:sz w:val="28"/>
            <w:szCs w:val="28"/>
          </w:rPr>
          <w:delText>cym</w:delText>
        </w:r>
        <w:r w:rsidR="00CA42E3">
          <w:rPr>
            <w:sz w:val="28"/>
            <w:szCs w:val="28"/>
          </w:rPr>
          <w:delText xml:space="preserve">, </w:delText>
        </w:r>
        <w:r w:rsidR="00A422CE">
          <w:rPr>
            <w:sz w:val="28"/>
            <w:szCs w:val="28"/>
          </w:rPr>
          <w:delText xml:space="preserve">danych liczbowych </w:delText>
        </w:r>
        <w:r w:rsidR="00EE1C33">
          <w:rPr>
            <w:sz w:val="28"/>
            <w:szCs w:val="28"/>
          </w:rPr>
          <w:delText xml:space="preserve">w zakresie </w:delText>
        </w:r>
        <w:r w:rsidR="00A422CE" w:rsidRPr="00A422CE">
          <w:rPr>
            <w:sz w:val="28"/>
            <w:szCs w:val="28"/>
          </w:rPr>
          <w:delText xml:space="preserve">uczniów i wychowanków objętych działalnością dydaktyczno-opiekuńczo-wychowawczą </w:delText>
        </w:r>
        <w:r w:rsidR="00A422CE">
          <w:rPr>
            <w:sz w:val="28"/>
            <w:szCs w:val="28"/>
          </w:rPr>
          <w:delText xml:space="preserve">oraz nauczycieli </w:delText>
        </w:r>
        <w:r w:rsidR="00EE1C33">
          <w:rPr>
            <w:sz w:val="28"/>
            <w:szCs w:val="28"/>
          </w:rPr>
          <w:delText xml:space="preserve">zatrudnionych w tych placówkach, udzielonego im wsparcia dydaktycznego, </w:delText>
        </w:r>
        <w:r w:rsidR="00130ABB">
          <w:rPr>
            <w:sz w:val="28"/>
            <w:szCs w:val="28"/>
          </w:rPr>
          <w:delText>uruchomionych</w:delText>
        </w:r>
        <w:r w:rsidR="00130ABB" w:rsidRPr="00EE1C33">
          <w:rPr>
            <w:sz w:val="28"/>
            <w:szCs w:val="28"/>
          </w:rPr>
          <w:delText xml:space="preserve"> </w:delText>
        </w:r>
        <w:r w:rsidR="00EE1C33" w:rsidRPr="00EE1C33">
          <w:rPr>
            <w:sz w:val="28"/>
            <w:szCs w:val="28"/>
          </w:rPr>
          <w:delText>nowych specjalności</w:delText>
        </w:r>
        <w:r w:rsidR="002601AA">
          <w:rPr>
            <w:sz w:val="28"/>
            <w:szCs w:val="28"/>
          </w:rPr>
          <w:delText>ach</w:delText>
        </w:r>
        <w:r w:rsidR="00EE1C33" w:rsidRPr="00EE1C33">
          <w:rPr>
            <w:sz w:val="28"/>
            <w:szCs w:val="28"/>
          </w:rPr>
          <w:delText xml:space="preserve"> i kierunk</w:delText>
        </w:r>
        <w:r w:rsidR="002601AA">
          <w:rPr>
            <w:sz w:val="28"/>
            <w:szCs w:val="28"/>
          </w:rPr>
          <w:delText>ach</w:delText>
        </w:r>
        <w:r w:rsidR="00EE1C33" w:rsidRPr="00EE1C33">
          <w:rPr>
            <w:sz w:val="28"/>
            <w:szCs w:val="28"/>
          </w:rPr>
          <w:delText xml:space="preserve"> studiów</w:delText>
        </w:r>
        <w:r w:rsidR="00130ABB">
          <w:rPr>
            <w:sz w:val="28"/>
            <w:szCs w:val="28"/>
          </w:rPr>
          <w:delText>, d</w:delText>
        </w:r>
        <w:r w:rsidR="00130ABB" w:rsidRPr="00130ABB">
          <w:rPr>
            <w:sz w:val="28"/>
            <w:szCs w:val="28"/>
          </w:rPr>
          <w:delText>ziała</w:delText>
        </w:r>
        <w:r w:rsidR="00130ABB">
          <w:rPr>
            <w:sz w:val="28"/>
            <w:szCs w:val="28"/>
          </w:rPr>
          <w:delText>niach</w:delText>
        </w:r>
        <w:r w:rsidR="00130ABB" w:rsidRPr="00130ABB">
          <w:rPr>
            <w:sz w:val="28"/>
            <w:szCs w:val="28"/>
          </w:rPr>
          <w:delText xml:space="preserve"> </w:delText>
        </w:r>
        <w:r w:rsidR="002601AA">
          <w:rPr>
            <w:sz w:val="28"/>
            <w:szCs w:val="28"/>
          </w:rPr>
          <w:delText>podjętych</w:delText>
        </w:r>
        <w:r w:rsidR="002601AA" w:rsidRPr="00130ABB">
          <w:rPr>
            <w:sz w:val="28"/>
            <w:szCs w:val="28"/>
          </w:rPr>
          <w:delText xml:space="preserve"> </w:delText>
        </w:r>
        <w:r w:rsidR="00130ABB" w:rsidRPr="00130ABB">
          <w:rPr>
            <w:sz w:val="28"/>
            <w:szCs w:val="28"/>
          </w:rPr>
          <w:delText>w obrębie efektywnej i innowacyjnej edukacji</w:delText>
        </w:r>
        <w:r w:rsidR="00130ABB">
          <w:rPr>
            <w:sz w:val="28"/>
            <w:szCs w:val="28"/>
          </w:rPr>
          <w:delText xml:space="preserve"> oraz działaniach inwestycyjnych.</w:delText>
        </w:r>
      </w:del>
    </w:p>
    <w:p w14:paraId="52B9B954" w14:textId="77777777" w:rsidR="00E52A02" w:rsidRPr="00685CC3" w:rsidRDefault="00E52A02" w:rsidP="00531327">
      <w:pPr>
        <w:spacing w:before="120" w:after="120"/>
        <w:jc w:val="both"/>
        <w:rPr>
          <w:del w:id="156" w:author="uzivatel" w:date="2026-09-22T12:12:00Z" w16du:dateUtc="2026-09-22T16:12:00Z"/>
          <w:sz w:val="16"/>
          <w:szCs w:val="16"/>
        </w:rPr>
      </w:pPr>
    </w:p>
    <w:p w14:paraId="3A07A1E9" w14:textId="77777777" w:rsidR="00E52A02" w:rsidRPr="006A5EB5" w:rsidRDefault="00E52A02" w:rsidP="00531327">
      <w:pPr>
        <w:spacing w:before="120" w:after="120"/>
        <w:jc w:val="both"/>
        <w:rPr>
          <w:del w:id="157" w:author="uzivatel" w:date="2026-09-22T12:12:00Z" w16du:dateUtc="2026-09-22T16:12:00Z"/>
          <w:i/>
          <w:sz w:val="28"/>
          <w:szCs w:val="28"/>
        </w:rPr>
      </w:pPr>
      <w:del w:id="158" w:author="uzivatel" w:date="2026-09-22T12:12:00Z" w16du:dateUtc="2026-09-22T16:12:00Z">
        <w:r w:rsidRPr="006A5EB5">
          <w:rPr>
            <w:i/>
            <w:sz w:val="28"/>
            <w:szCs w:val="28"/>
          </w:rPr>
          <w:delText xml:space="preserve">Ad </w:delText>
        </w:r>
        <w:r>
          <w:rPr>
            <w:i/>
            <w:sz w:val="28"/>
            <w:szCs w:val="28"/>
          </w:rPr>
          <w:delText>6</w:delText>
        </w:r>
        <w:r w:rsidRPr="006A5EB5">
          <w:rPr>
            <w:i/>
            <w:sz w:val="28"/>
            <w:szCs w:val="28"/>
          </w:rPr>
          <w:delText>.</w:delText>
        </w:r>
      </w:del>
    </w:p>
    <w:p w14:paraId="51DB2BAE" w14:textId="77777777" w:rsidR="003E22D8" w:rsidRPr="00E52A02" w:rsidRDefault="00E52A02" w:rsidP="00531327">
      <w:pPr>
        <w:spacing w:before="120" w:after="120"/>
        <w:jc w:val="both"/>
        <w:rPr>
          <w:del w:id="159" w:author="uzivatel" w:date="2026-09-22T12:12:00Z" w16du:dateUtc="2026-09-22T16:12:00Z"/>
          <w:b/>
          <w:bCs/>
          <w:sz w:val="28"/>
          <w:szCs w:val="28"/>
        </w:rPr>
      </w:pPr>
      <w:del w:id="160" w:author="uzivatel" w:date="2026-09-22T12:12:00Z" w16du:dateUtc="2026-09-22T16:12:00Z">
        <w:r>
          <w:rPr>
            <w:b/>
            <w:color w:val="00000A"/>
            <w:sz w:val="28"/>
            <w:szCs w:val="28"/>
          </w:rPr>
          <w:delText xml:space="preserve">Dyrektor Wydziału Edukacji i Sportu Magdalena Buschmann </w:delText>
        </w:r>
        <w:r w:rsidRPr="00690B53">
          <w:rPr>
            <w:color w:val="00000A"/>
            <w:sz w:val="28"/>
            <w:szCs w:val="28"/>
          </w:rPr>
          <w:delText>przedstawił</w:delText>
        </w:r>
        <w:r>
          <w:rPr>
            <w:color w:val="00000A"/>
            <w:sz w:val="28"/>
            <w:szCs w:val="28"/>
          </w:rPr>
          <w:delText xml:space="preserve">a </w:delText>
        </w:r>
        <w:r>
          <w:rPr>
            <w:sz w:val="28"/>
            <w:szCs w:val="28"/>
          </w:rPr>
          <w:delText>i</w:delText>
        </w:r>
        <w:r w:rsidRPr="00690B53">
          <w:rPr>
            <w:sz w:val="28"/>
            <w:szCs w:val="28"/>
          </w:rPr>
          <w:delText>nformacj</w:delText>
        </w:r>
        <w:r>
          <w:rPr>
            <w:sz w:val="28"/>
            <w:szCs w:val="28"/>
          </w:rPr>
          <w:delText>ę</w:delText>
        </w:r>
        <w:r w:rsidRPr="00690B53">
          <w:rPr>
            <w:sz w:val="28"/>
            <w:szCs w:val="28"/>
          </w:rPr>
          <w:delText xml:space="preserve"> nt. efektów współpracy Miasta Bydgoszczy z organizacjami prowadzącymi działalność pożytku publicznego na wykonanie zadań publicznych w zakresie wspierania zadań oświatowo-wychowawczych w 2023 roku</w:delText>
        </w:r>
        <w:r w:rsidR="002601AA">
          <w:rPr>
            <w:sz w:val="28"/>
            <w:szCs w:val="28"/>
          </w:rPr>
          <w:delText xml:space="preserve"> </w:delText>
        </w:r>
        <w:r w:rsidR="002601AA">
          <w:rPr>
            <w:sz w:val="28"/>
            <w:szCs w:val="28"/>
          </w:rPr>
          <w:br/>
        </w:r>
        <w:r w:rsidR="002601AA" w:rsidRPr="002601AA">
          <w:rPr>
            <w:i/>
            <w:sz w:val="28"/>
            <w:szCs w:val="28"/>
          </w:rPr>
          <w:delText>- załącznik do protokołu</w:delText>
        </w:r>
        <w:r w:rsidRPr="002601AA">
          <w:rPr>
            <w:i/>
            <w:sz w:val="28"/>
            <w:szCs w:val="28"/>
          </w:rPr>
          <w:delText>.</w:delText>
        </w:r>
      </w:del>
    </w:p>
    <w:p w14:paraId="6027895A" w14:textId="77777777" w:rsidR="003E22D8" w:rsidRDefault="002E04B7" w:rsidP="002E04B7">
      <w:pPr>
        <w:spacing w:before="120" w:after="120"/>
        <w:jc w:val="both"/>
        <w:rPr>
          <w:del w:id="161" w:author="uzivatel" w:date="2026-09-22T12:12:00Z" w16du:dateUtc="2026-09-22T16:12:00Z"/>
          <w:bCs/>
          <w:sz w:val="28"/>
          <w:szCs w:val="28"/>
        </w:rPr>
      </w:pPr>
      <w:del w:id="162" w:author="uzivatel" w:date="2026-09-22T12:12:00Z" w16du:dateUtc="2026-09-22T16:12:00Z">
        <w:r>
          <w:rPr>
            <w:b/>
            <w:bCs/>
            <w:sz w:val="28"/>
            <w:szCs w:val="28"/>
          </w:rPr>
          <w:delText xml:space="preserve">Radna Anna Mackiewicz </w:delText>
        </w:r>
        <w:r w:rsidRPr="002E04B7">
          <w:rPr>
            <w:bCs/>
            <w:sz w:val="28"/>
            <w:szCs w:val="28"/>
          </w:rPr>
          <w:delText>zapytała</w:delText>
        </w:r>
        <w:r>
          <w:rPr>
            <w:bCs/>
            <w:sz w:val="28"/>
            <w:szCs w:val="28"/>
          </w:rPr>
          <w:delText xml:space="preserve">, </w:delText>
        </w:r>
        <w:r w:rsidR="008F2655">
          <w:rPr>
            <w:bCs/>
            <w:sz w:val="28"/>
            <w:szCs w:val="28"/>
          </w:rPr>
          <w:delText xml:space="preserve">na co mogą być wykorzystane środki </w:delText>
        </w:r>
        <w:r>
          <w:rPr>
            <w:bCs/>
            <w:sz w:val="28"/>
            <w:szCs w:val="28"/>
          </w:rPr>
          <w:delText>przyznane</w:delText>
        </w:r>
        <w:r w:rsidR="008F2655">
          <w:rPr>
            <w:bCs/>
            <w:sz w:val="28"/>
            <w:szCs w:val="28"/>
          </w:rPr>
          <w:delText xml:space="preserve"> w ramach dofinansowania? Czy</w:delText>
        </w:r>
        <w:r>
          <w:rPr>
            <w:bCs/>
            <w:sz w:val="28"/>
            <w:szCs w:val="28"/>
          </w:rPr>
          <w:delText xml:space="preserve"> mo</w:delText>
        </w:r>
        <w:r w:rsidR="008F2655">
          <w:rPr>
            <w:bCs/>
            <w:sz w:val="28"/>
            <w:szCs w:val="28"/>
          </w:rPr>
          <w:delText>gą zostać wykorzystane np. na</w:delText>
        </w:r>
        <w:r>
          <w:rPr>
            <w:bCs/>
            <w:sz w:val="28"/>
            <w:szCs w:val="28"/>
          </w:rPr>
          <w:delText xml:space="preserve"> utrzymanie siedziby, czy wynajęcie sali </w:delText>
        </w:r>
        <w:r w:rsidR="008F2655">
          <w:rPr>
            <w:bCs/>
            <w:sz w:val="28"/>
            <w:szCs w:val="28"/>
          </w:rPr>
          <w:delText>w związku z</w:delText>
        </w:r>
        <w:r>
          <w:rPr>
            <w:bCs/>
            <w:sz w:val="28"/>
            <w:szCs w:val="28"/>
          </w:rPr>
          <w:delText xml:space="preserve"> organiz</w:delText>
        </w:r>
        <w:r w:rsidR="008F2655">
          <w:rPr>
            <w:bCs/>
            <w:sz w:val="28"/>
            <w:szCs w:val="28"/>
          </w:rPr>
          <w:delText>acją</w:delText>
        </w:r>
        <w:r>
          <w:rPr>
            <w:bCs/>
            <w:sz w:val="28"/>
            <w:szCs w:val="28"/>
          </w:rPr>
          <w:delText xml:space="preserve"> jakiegoś wydarzenia?</w:delText>
        </w:r>
        <w:r w:rsidR="00F406CC">
          <w:rPr>
            <w:bCs/>
            <w:sz w:val="28"/>
            <w:szCs w:val="28"/>
          </w:rPr>
          <w:delText xml:space="preserve"> Jak liczony jest udział dzieci w dotowanych wydarzeniach?</w:delText>
        </w:r>
      </w:del>
    </w:p>
    <w:p w14:paraId="67CD250C" w14:textId="77777777" w:rsidR="00F124F7" w:rsidRDefault="008F2655" w:rsidP="002E04B7">
      <w:pPr>
        <w:spacing w:before="120" w:after="120"/>
        <w:jc w:val="both"/>
        <w:rPr>
          <w:del w:id="163" w:author="uzivatel" w:date="2026-09-22T12:12:00Z" w16du:dateUtc="2026-09-22T16:12:00Z"/>
          <w:color w:val="00000A"/>
          <w:sz w:val="28"/>
          <w:szCs w:val="28"/>
        </w:rPr>
      </w:pPr>
      <w:del w:id="164" w:author="uzivatel" w:date="2026-09-22T12:12:00Z" w16du:dateUtc="2026-09-22T16:12:00Z">
        <w:r>
          <w:rPr>
            <w:b/>
            <w:color w:val="00000A"/>
            <w:sz w:val="28"/>
            <w:szCs w:val="28"/>
          </w:rPr>
          <w:delText xml:space="preserve">Dyrektor Wydziału Edukacji i Sportu Magdalena Buschmann </w:delText>
        </w:r>
        <w:r>
          <w:rPr>
            <w:color w:val="00000A"/>
            <w:sz w:val="28"/>
            <w:szCs w:val="28"/>
          </w:rPr>
          <w:delText xml:space="preserve">poinformowała, że jeżeli chodzi pokrycie kosztów utrzymania siedziby, to otrzymane środki nie pokryją w pełni poniesionych kosztów, gdyż są to zbyt małe fundusze. Składając wniosek </w:delText>
        </w:r>
        <w:r w:rsidR="000F6DB0">
          <w:rPr>
            <w:color w:val="00000A"/>
            <w:sz w:val="28"/>
            <w:szCs w:val="28"/>
          </w:rPr>
          <w:delText>beneficjent</w:delText>
        </w:r>
        <w:r>
          <w:rPr>
            <w:color w:val="00000A"/>
            <w:sz w:val="28"/>
            <w:szCs w:val="28"/>
          </w:rPr>
          <w:delText xml:space="preserve"> </w:delText>
        </w:r>
        <w:r w:rsidR="000F6DB0">
          <w:rPr>
            <w:color w:val="00000A"/>
            <w:sz w:val="28"/>
            <w:szCs w:val="28"/>
          </w:rPr>
          <w:delText>podaje cel na jaki zamierza przeznaczyć dotację</w:delText>
        </w:r>
        <w:r w:rsidR="000F6DB0" w:rsidRPr="000F6DB0">
          <w:rPr>
            <w:color w:val="00000A"/>
            <w:sz w:val="28"/>
            <w:szCs w:val="28"/>
          </w:rPr>
          <w:delText xml:space="preserve"> </w:delText>
        </w:r>
        <w:r w:rsidR="000F6DB0">
          <w:rPr>
            <w:color w:val="00000A"/>
            <w:sz w:val="28"/>
            <w:szCs w:val="28"/>
          </w:rPr>
          <w:delText>oraz procentowy udział zadania. Wyjaśniła, że 10-20 % są to koszty pośrednie związane z organizacją wydarzenia, natomiast główną część dotacji stanowi</w:delText>
        </w:r>
        <w:r w:rsidR="002601AA">
          <w:rPr>
            <w:color w:val="00000A"/>
            <w:sz w:val="28"/>
            <w:szCs w:val="28"/>
          </w:rPr>
          <w:delText>ą koszty</w:delText>
        </w:r>
        <w:r w:rsidR="000F6DB0">
          <w:rPr>
            <w:color w:val="00000A"/>
            <w:sz w:val="28"/>
            <w:szCs w:val="28"/>
          </w:rPr>
          <w:delText xml:space="preserve"> </w:delText>
        </w:r>
        <w:r w:rsidR="002601AA">
          <w:rPr>
            <w:color w:val="00000A"/>
            <w:sz w:val="28"/>
            <w:szCs w:val="28"/>
          </w:rPr>
          <w:delText>związane realizacją tego</w:delText>
        </w:r>
        <w:r w:rsidR="000F6DB0">
          <w:rPr>
            <w:color w:val="00000A"/>
            <w:sz w:val="28"/>
            <w:szCs w:val="28"/>
          </w:rPr>
          <w:delText xml:space="preserve"> wydarzeni</w:delText>
        </w:r>
        <w:r w:rsidR="002601AA">
          <w:rPr>
            <w:color w:val="00000A"/>
            <w:sz w:val="28"/>
            <w:szCs w:val="28"/>
          </w:rPr>
          <w:delText>a</w:delText>
        </w:r>
        <w:r w:rsidR="000F6DB0">
          <w:rPr>
            <w:color w:val="00000A"/>
            <w:sz w:val="28"/>
            <w:szCs w:val="28"/>
          </w:rPr>
          <w:delText>, które może mieć różne formy np.  zajęć, spotkań, pogadanek, itp.</w:delText>
        </w:r>
        <w:r w:rsidR="00F124F7">
          <w:rPr>
            <w:color w:val="00000A"/>
            <w:sz w:val="28"/>
            <w:szCs w:val="28"/>
          </w:rPr>
          <w:delText xml:space="preserve"> Są to dotacje przeznaczone </w:delText>
        </w:r>
        <w:r w:rsidR="00F406CC">
          <w:rPr>
            <w:color w:val="00000A"/>
            <w:sz w:val="28"/>
            <w:szCs w:val="28"/>
          </w:rPr>
          <w:delText xml:space="preserve">głównie </w:delText>
        </w:r>
        <w:r w:rsidR="00F124F7">
          <w:rPr>
            <w:color w:val="00000A"/>
            <w:sz w:val="28"/>
            <w:szCs w:val="28"/>
          </w:rPr>
          <w:delText>dla dzieci</w:delText>
        </w:r>
        <w:r w:rsidR="00F406CC">
          <w:rPr>
            <w:color w:val="00000A"/>
            <w:sz w:val="28"/>
            <w:szCs w:val="28"/>
          </w:rPr>
          <w:delText>. C</w:delText>
        </w:r>
        <w:r w:rsidR="00F124F7">
          <w:rPr>
            <w:color w:val="00000A"/>
            <w:sz w:val="28"/>
            <w:szCs w:val="28"/>
          </w:rPr>
          <w:delText>zasami organizowane są konkursy przy udziale dorosłych np. organizacja dnia babci czy dziadka</w:delText>
        </w:r>
        <w:r w:rsidR="00F406CC">
          <w:rPr>
            <w:color w:val="00000A"/>
            <w:sz w:val="28"/>
            <w:szCs w:val="28"/>
          </w:rPr>
          <w:delText>. Jednak należy pamiętać, że są to głównie p</w:delText>
        </w:r>
        <w:r w:rsidR="00F124F7">
          <w:rPr>
            <w:color w:val="00000A"/>
            <w:sz w:val="28"/>
            <w:szCs w:val="28"/>
          </w:rPr>
          <w:delText>ieniądze dla dzieci. W</w:delText>
        </w:r>
        <w:r w:rsidR="00F406CC">
          <w:rPr>
            <w:color w:val="00000A"/>
            <w:sz w:val="28"/>
            <w:szCs w:val="28"/>
          </w:rPr>
          <w:delText>yjaśniła, że</w:delText>
        </w:r>
        <w:r w:rsidR="00F124F7">
          <w:rPr>
            <w:color w:val="00000A"/>
            <w:sz w:val="28"/>
            <w:szCs w:val="28"/>
          </w:rPr>
          <w:delText xml:space="preserve"> przypadku zajęć stałych </w:delText>
        </w:r>
        <w:r w:rsidR="00F406CC">
          <w:rPr>
            <w:color w:val="00000A"/>
            <w:sz w:val="28"/>
            <w:szCs w:val="28"/>
          </w:rPr>
          <w:delText>udział</w:delText>
        </w:r>
        <w:r w:rsidR="00F124F7">
          <w:rPr>
            <w:color w:val="00000A"/>
            <w:sz w:val="28"/>
            <w:szCs w:val="28"/>
          </w:rPr>
          <w:delText xml:space="preserve"> </w:delText>
        </w:r>
        <w:r w:rsidR="00F406CC">
          <w:rPr>
            <w:color w:val="00000A"/>
            <w:sz w:val="28"/>
            <w:szCs w:val="28"/>
          </w:rPr>
          <w:delText>dziecka</w:delText>
        </w:r>
        <w:r w:rsidR="00F124F7">
          <w:rPr>
            <w:color w:val="00000A"/>
            <w:sz w:val="28"/>
            <w:szCs w:val="28"/>
          </w:rPr>
          <w:delText xml:space="preserve"> </w:delText>
        </w:r>
        <w:r w:rsidR="00F406CC">
          <w:rPr>
            <w:color w:val="00000A"/>
            <w:sz w:val="28"/>
            <w:szCs w:val="28"/>
          </w:rPr>
          <w:delText>liczony</w:delText>
        </w:r>
        <w:r w:rsidR="00F124F7">
          <w:rPr>
            <w:color w:val="00000A"/>
            <w:sz w:val="28"/>
            <w:szCs w:val="28"/>
          </w:rPr>
          <w:delText xml:space="preserve"> jest tylko raz, a </w:delText>
        </w:r>
        <w:r w:rsidR="00F406CC">
          <w:rPr>
            <w:color w:val="00000A"/>
            <w:sz w:val="28"/>
            <w:szCs w:val="28"/>
          </w:rPr>
          <w:delText>w przypadku</w:delText>
        </w:r>
        <w:r w:rsidR="00F124F7">
          <w:rPr>
            <w:color w:val="00000A"/>
            <w:sz w:val="28"/>
            <w:szCs w:val="28"/>
          </w:rPr>
          <w:delText xml:space="preserve"> cykl</w:delText>
        </w:r>
        <w:r w:rsidR="00F406CC">
          <w:rPr>
            <w:color w:val="00000A"/>
            <w:sz w:val="28"/>
            <w:szCs w:val="28"/>
          </w:rPr>
          <w:delText>u</w:delText>
        </w:r>
        <w:r w:rsidR="00F124F7">
          <w:rPr>
            <w:color w:val="00000A"/>
            <w:sz w:val="28"/>
            <w:szCs w:val="28"/>
          </w:rPr>
          <w:delText xml:space="preserve"> imprez</w:delText>
        </w:r>
        <w:r w:rsidR="00F406CC">
          <w:rPr>
            <w:color w:val="00000A"/>
            <w:sz w:val="28"/>
            <w:szCs w:val="28"/>
          </w:rPr>
          <w:delText xml:space="preserve"> liczony</w:delText>
        </w:r>
        <w:r w:rsidR="00F124F7">
          <w:rPr>
            <w:color w:val="00000A"/>
            <w:sz w:val="28"/>
            <w:szCs w:val="28"/>
          </w:rPr>
          <w:delText xml:space="preserve"> jest za każdym razem. </w:delText>
        </w:r>
      </w:del>
    </w:p>
    <w:p w14:paraId="44133804" w14:textId="77777777" w:rsidR="008F2655" w:rsidRDefault="00F124F7" w:rsidP="002E04B7">
      <w:pPr>
        <w:spacing w:before="120" w:after="120"/>
        <w:jc w:val="both"/>
        <w:rPr>
          <w:del w:id="165" w:author="uzivatel" w:date="2026-09-22T12:12:00Z" w16du:dateUtc="2026-09-22T16:12:00Z"/>
          <w:color w:val="00000A"/>
          <w:sz w:val="28"/>
          <w:szCs w:val="28"/>
        </w:rPr>
      </w:pPr>
      <w:del w:id="166" w:author="uzivatel" w:date="2026-09-22T12:12:00Z" w16du:dateUtc="2026-09-22T16:12:00Z">
        <w:r w:rsidRPr="00F124F7">
          <w:rPr>
            <w:b/>
            <w:color w:val="00000A"/>
            <w:sz w:val="28"/>
            <w:szCs w:val="28"/>
          </w:rPr>
          <w:delText>Radny Radosław Ginther</w:delText>
        </w:r>
        <w:r>
          <w:rPr>
            <w:color w:val="00000A"/>
            <w:sz w:val="28"/>
            <w:szCs w:val="28"/>
          </w:rPr>
          <w:delText xml:space="preserve"> zapytał, dlaczego instytucje otrzymały tak małe dofinansowania?</w:delText>
        </w:r>
      </w:del>
    </w:p>
    <w:p w14:paraId="3058D88E" w14:textId="77777777" w:rsidR="00F124F7" w:rsidRDefault="00F124F7" w:rsidP="002E04B7">
      <w:pPr>
        <w:spacing w:before="120" w:after="120"/>
        <w:jc w:val="both"/>
        <w:rPr>
          <w:del w:id="167" w:author="uzivatel" w:date="2026-09-22T12:12:00Z" w16du:dateUtc="2026-09-22T16:12:00Z"/>
          <w:color w:val="00000A"/>
          <w:sz w:val="28"/>
          <w:szCs w:val="28"/>
        </w:rPr>
      </w:pPr>
      <w:del w:id="168" w:author="uzivatel" w:date="2026-09-22T12:12:00Z" w16du:dateUtc="2026-09-22T16:12:00Z">
        <w:r>
          <w:rPr>
            <w:b/>
            <w:color w:val="00000A"/>
            <w:sz w:val="28"/>
            <w:szCs w:val="28"/>
          </w:rPr>
          <w:delText xml:space="preserve">Dyrektor Wydziału Edukacji i Sportu Magdalena Buschmann </w:delText>
        </w:r>
        <w:r>
          <w:rPr>
            <w:color w:val="00000A"/>
            <w:sz w:val="28"/>
            <w:szCs w:val="28"/>
          </w:rPr>
          <w:delText xml:space="preserve">poinformowała, że </w:delText>
        </w:r>
        <w:r w:rsidR="00F406CC">
          <w:rPr>
            <w:color w:val="00000A"/>
            <w:sz w:val="28"/>
            <w:szCs w:val="28"/>
          </w:rPr>
          <w:delText>Miasto na to zadanie zadysponowało środki w wysokości</w:delText>
        </w:r>
        <w:r>
          <w:rPr>
            <w:color w:val="00000A"/>
            <w:sz w:val="28"/>
            <w:szCs w:val="28"/>
          </w:rPr>
          <w:delText xml:space="preserve"> </w:delText>
        </w:r>
        <w:r w:rsidR="00737CA5">
          <w:rPr>
            <w:color w:val="00000A"/>
            <w:sz w:val="28"/>
            <w:szCs w:val="28"/>
          </w:rPr>
          <w:delText xml:space="preserve">290.300 zł. </w:delText>
        </w:r>
        <w:r w:rsidR="00F406CC">
          <w:rPr>
            <w:color w:val="00000A"/>
            <w:sz w:val="28"/>
            <w:szCs w:val="28"/>
          </w:rPr>
          <w:delText xml:space="preserve">Dlatego, </w:delText>
        </w:r>
        <w:r w:rsidR="00737CA5">
          <w:rPr>
            <w:color w:val="00000A"/>
            <w:sz w:val="28"/>
            <w:szCs w:val="28"/>
          </w:rPr>
          <w:delText xml:space="preserve">jeżeli jest wniosek na wyższą kwotę, </w:delText>
        </w:r>
        <w:r w:rsidR="00F406CC">
          <w:rPr>
            <w:color w:val="00000A"/>
            <w:sz w:val="28"/>
            <w:szCs w:val="28"/>
          </w:rPr>
          <w:delText xml:space="preserve">to informujemy </w:delText>
        </w:r>
        <w:r w:rsidR="008317F9">
          <w:rPr>
            <w:color w:val="00000A"/>
            <w:sz w:val="28"/>
            <w:szCs w:val="28"/>
          </w:rPr>
          <w:delText>wnioskodawcę,</w:delText>
        </w:r>
        <w:r w:rsidR="00F406CC">
          <w:rPr>
            <w:color w:val="00000A"/>
            <w:sz w:val="28"/>
            <w:szCs w:val="28"/>
          </w:rPr>
          <w:delText xml:space="preserve"> </w:delText>
        </w:r>
        <w:r w:rsidR="00737CA5">
          <w:rPr>
            <w:color w:val="00000A"/>
            <w:sz w:val="28"/>
            <w:szCs w:val="28"/>
          </w:rPr>
          <w:delText xml:space="preserve">iż </w:delText>
        </w:r>
        <w:r w:rsidR="008317F9">
          <w:rPr>
            <w:color w:val="00000A"/>
            <w:sz w:val="28"/>
            <w:szCs w:val="28"/>
          </w:rPr>
          <w:delText>posiadamy</w:delText>
        </w:r>
        <w:r w:rsidR="00737CA5">
          <w:rPr>
            <w:color w:val="00000A"/>
            <w:sz w:val="28"/>
            <w:szCs w:val="28"/>
          </w:rPr>
          <w:delText xml:space="preserve"> tylko jakąś określoną kwot</w:delText>
        </w:r>
        <w:r w:rsidR="008317F9">
          <w:rPr>
            <w:color w:val="00000A"/>
            <w:sz w:val="28"/>
            <w:szCs w:val="28"/>
          </w:rPr>
          <w:delText>ę</w:delText>
        </w:r>
        <w:r w:rsidR="00737CA5">
          <w:rPr>
            <w:color w:val="00000A"/>
            <w:sz w:val="28"/>
            <w:szCs w:val="28"/>
          </w:rPr>
          <w:delText xml:space="preserve"> i prosimy o ewentualne skorygowanie planu</w:delText>
        </w:r>
        <w:r w:rsidR="008317F9">
          <w:rPr>
            <w:color w:val="00000A"/>
            <w:sz w:val="28"/>
            <w:szCs w:val="28"/>
          </w:rPr>
          <w:delText xml:space="preserve"> organizacji wydarzenia</w:delText>
        </w:r>
        <w:r w:rsidR="00737CA5">
          <w:rPr>
            <w:color w:val="00000A"/>
            <w:sz w:val="28"/>
            <w:szCs w:val="28"/>
          </w:rPr>
          <w:delText xml:space="preserve">. </w:delText>
        </w:r>
      </w:del>
    </w:p>
    <w:p w14:paraId="5B789707" w14:textId="77777777" w:rsidR="002771AD" w:rsidRPr="002771AD" w:rsidRDefault="002771AD" w:rsidP="002E04B7">
      <w:pPr>
        <w:spacing w:before="120" w:after="120"/>
        <w:jc w:val="both"/>
        <w:rPr>
          <w:del w:id="169" w:author="uzivatel" w:date="2026-09-22T12:12:00Z" w16du:dateUtc="2026-09-22T16:12:00Z"/>
          <w:color w:val="00000A"/>
          <w:sz w:val="16"/>
          <w:szCs w:val="16"/>
        </w:rPr>
      </w:pPr>
    </w:p>
    <w:p w14:paraId="3C46C069" w14:textId="77777777" w:rsidR="00DD1ADB" w:rsidRDefault="00DD1ADB" w:rsidP="00DD1ADB">
      <w:pPr>
        <w:spacing w:before="120" w:after="120"/>
        <w:jc w:val="center"/>
        <w:rPr>
          <w:del w:id="170" w:author="uzivatel" w:date="2026-09-22T12:12:00Z" w16du:dateUtc="2026-09-22T16:12:00Z"/>
          <w:bCs/>
          <w:sz w:val="28"/>
          <w:szCs w:val="28"/>
        </w:rPr>
      </w:pPr>
      <w:del w:id="171" w:author="uzivatel" w:date="2026-09-22T12:12:00Z" w16du:dateUtc="2026-09-22T16:12:00Z">
        <w:r w:rsidRPr="00C22E4E">
          <w:rPr>
            <w:i/>
          </w:rPr>
          <w:delText>Projekt</w:delText>
        </w:r>
        <w:r>
          <w:rPr>
            <w:i/>
          </w:rPr>
          <w:delText>y</w:delText>
        </w:r>
        <w:r w:rsidRPr="00C22E4E">
          <w:rPr>
            <w:i/>
          </w:rPr>
          <w:delText xml:space="preserve"> uchwał</w:delText>
        </w:r>
        <w:r>
          <w:rPr>
            <w:i/>
          </w:rPr>
          <w:delText xml:space="preserve">y oraz raport </w:delText>
        </w:r>
        <w:r w:rsidRPr="00C22E4E">
          <w:rPr>
            <w:i/>
          </w:rPr>
          <w:delText>omówion</w:delText>
        </w:r>
        <w:r>
          <w:rPr>
            <w:i/>
          </w:rPr>
          <w:delText>e</w:delText>
        </w:r>
        <w:r w:rsidRPr="00C22E4E">
          <w:rPr>
            <w:i/>
          </w:rPr>
          <w:delText xml:space="preserve"> w trakcie posiedzenia Komisji znajduj</w:delText>
        </w:r>
        <w:r>
          <w:rPr>
            <w:i/>
          </w:rPr>
          <w:delText>ą</w:delText>
        </w:r>
        <w:r w:rsidRPr="00C22E4E">
          <w:rPr>
            <w:i/>
          </w:rPr>
          <w:delText xml:space="preserve"> się przy protokole </w:delText>
        </w:r>
        <w:r w:rsidRPr="004E48A1">
          <w:rPr>
            <w:i/>
          </w:rPr>
          <w:delText xml:space="preserve">z </w:delText>
        </w:r>
        <w:r>
          <w:rPr>
            <w:i/>
          </w:rPr>
          <w:delText>V</w:delText>
        </w:r>
        <w:r w:rsidRPr="00C22E4E">
          <w:rPr>
            <w:i/>
          </w:rPr>
          <w:delText xml:space="preserve"> sesji</w:delText>
        </w:r>
        <w:r>
          <w:rPr>
            <w:i/>
          </w:rPr>
          <w:delText xml:space="preserve"> Rady Miasta Bydgoszczy z dnia </w:delText>
        </w:r>
        <w:r w:rsidR="00956A04">
          <w:rPr>
            <w:i/>
          </w:rPr>
          <w:delText>19.06</w:delText>
        </w:r>
        <w:r>
          <w:rPr>
            <w:i/>
          </w:rPr>
          <w:delText>.2024</w:delText>
        </w:r>
        <w:r w:rsidRPr="00C22E4E">
          <w:rPr>
            <w:i/>
          </w:rPr>
          <w:delText xml:space="preserve"> r.</w:delText>
        </w:r>
      </w:del>
    </w:p>
    <w:p w14:paraId="01503FF5" w14:textId="77777777" w:rsidR="00EF07D9" w:rsidRPr="00EF07D9" w:rsidRDefault="00EF07D9" w:rsidP="00EF07D9">
      <w:pPr>
        <w:jc w:val="both"/>
        <w:rPr>
          <w:del w:id="172" w:author="uzivatel" w:date="2026-09-22T12:12:00Z" w16du:dateUtc="2026-09-22T16:12:00Z"/>
          <w:b/>
          <w:sz w:val="16"/>
          <w:szCs w:val="16"/>
        </w:rPr>
      </w:pPr>
    </w:p>
    <w:p w14:paraId="7EB25C3D" w14:textId="77777777" w:rsidR="00EF07D9" w:rsidRDefault="00EF07D9" w:rsidP="00EF07D9">
      <w:pPr>
        <w:jc w:val="both"/>
        <w:rPr>
          <w:del w:id="173" w:author="uzivatel" w:date="2026-09-22T12:12:00Z" w16du:dateUtc="2026-09-22T16:12:00Z"/>
          <w:b/>
          <w:sz w:val="28"/>
          <w:szCs w:val="28"/>
        </w:rPr>
      </w:pPr>
      <w:del w:id="174" w:author="uzivatel" w:date="2026-09-22T12:12:00Z" w16du:dateUtc="2026-09-22T16:12:00Z">
        <w:r w:rsidRPr="00D57435">
          <w:rPr>
            <w:sz w:val="28"/>
            <w:szCs w:val="28"/>
          </w:rPr>
          <w:delText xml:space="preserve">W związku z wyczerpaniem porządku obrad, </w:delText>
        </w:r>
        <w:r w:rsidRPr="00D57435">
          <w:rPr>
            <w:b/>
            <w:noProof/>
            <w:sz w:val="28"/>
            <w:szCs w:val="28"/>
          </w:rPr>
          <w:delText>Przewodnicząc</w:delText>
        </w:r>
        <w:r>
          <w:rPr>
            <w:b/>
            <w:noProof/>
            <w:sz w:val="28"/>
            <w:szCs w:val="28"/>
          </w:rPr>
          <w:delText>a</w:delText>
        </w:r>
        <w:r w:rsidRPr="00D57435">
          <w:rPr>
            <w:b/>
            <w:sz w:val="28"/>
            <w:szCs w:val="28"/>
          </w:rPr>
          <w:delText xml:space="preserve"> </w:delText>
        </w:r>
        <w:r w:rsidR="0000159E">
          <w:rPr>
            <w:b/>
            <w:sz w:val="28"/>
            <w:szCs w:val="28"/>
          </w:rPr>
          <w:delText>Komisji</w:delText>
        </w:r>
        <w:r w:rsidRPr="00D57435">
          <w:rPr>
            <w:b/>
            <w:sz w:val="28"/>
            <w:szCs w:val="28"/>
          </w:rPr>
          <w:delText xml:space="preserve"> </w:delText>
        </w:r>
        <w:r>
          <w:rPr>
            <w:b/>
            <w:sz w:val="28"/>
            <w:szCs w:val="28"/>
          </w:rPr>
          <w:delText>M</w:delText>
        </w:r>
        <w:r w:rsidR="0000159E">
          <w:rPr>
            <w:b/>
            <w:sz w:val="28"/>
            <w:szCs w:val="28"/>
          </w:rPr>
          <w:delText>aria</w:delText>
        </w:r>
        <w:r>
          <w:rPr>
            <w:b/>
            <w:sz w:val="28"/>
            <w:szCs w:val="28"/>
          </w:rPr>
          <w:delText xml:space="preserve"> </w:delText>
        </w:r>
        <w:r w:rsidR="0000159E">
          <w:rPr>
            <w:b/>
            <w:sz w:val="28"/>
            <w:szCs w:val="28"/>
          </w:rPr>
          <w:delText>Gałęska</w:delText>
        </w:r>
        <w:r>
          <w:rPr>
            <w:b/>
            <w:sz w:val="28"/>
            <w:szCs w:val="28"/>
          </w:rPr>
          <w:delText xml:space="preserve"> </w:delText>
        </w:r>
        <w:r w:rsidRPr="00D57435">
          <w:rPr>
            <w:sz w:val="28"/>
            <w:szCs w:val="28"/>
          </w:rPr>
          <w:delText>zakończył</w:delText>
        </w:r>
        <w:r>
          <w:rPr>
            <w:sz w:val="28"/>
            <w:szCs w:val="28"/>
          </w:rPr>
          <w:delText>a</w:delText>
        </w:r>
        <w:r w:rsidRPr="00D57435">
          <w:rPr>
            <w:sz w:val="28"/>
            <w:szCs w:val="28"/>
          </w:rPr>
          <w:delText xml:space="preserve"> </w:delText>
        </w:r>
        <w:r w:rsidR="00E52A02">
          <w:rPr>
            <w:sz w:val="28"/>
            <w:szCs w:val="28"/>
          </w:rPr>
          <w:delText>2</w:delText>
        </w:r>
        <w:r>
          <w:rPr>
            <w:sz w:val="28"/>
            <w:szCs w:val="28"/>
          </w:rPr>
          <w:delText>/24</w:delText>
        </w:r>
        <w:r w:rsidRPr="00D57435">
          <w:rPr>
            <w:sz w:val="28"/>
            <w:szCs w:val="28"/>
          </w:rPr>
          <w:delText xml:space="preserve"> posiedzenie Komisji </w:delText>
        </w:r>
        <w:r w:rsidR="0000159E">
          <w:rPr>
            <w:sz w:val="28"/>
            <w:szCs w:val="28"/>
          </w:rPr>
          <w:delText>Edukacji</w:delText>
        </w:r>
        <w:r w:rsidRPr="00D57435">
          <w:rPr>
            <w:sz w:val="28"/>
            <w:szCs w:val="28"/>
          </w:rPr>
          <w:delText>.</w:delText>
        </w:r>
      </w:del>
    </w:p>
    <w:p w14:paraId="1B897FE2" w14:textId="77777777" w:rsidR="0000159E" w:rsidRDefault="0000159E" w:rsidP="00CD529D">
      <w:pPr>
        <w:jc w:val="both"/>
        <w:rPr>
          <w:del w:id="175" w:author="uzivatel" w:date="2026-09-22T12:12:00Z" w16du:dateUtc="2026-09-22T16:12:00Z"/>
          <w:sz w:val="28"/>
          <w:szCs w:val="28"/>
        </w:rPr>
      </w:pPr>
    </w:p>
    <w:p w14:paraId="04FBB960" w14:textId="77777777" w:rsidR="002771AD" w:rsidRPr="006052B0" w:rsidRDefault="002771AD" w:rsidP="00CD529D">
      <w:pPr>
        <w:jc w:val="both"/>
        <w:rPr>
          <w:del w:id="176" w:author="uzivatel" w:date="2026-09-22T12:12:00Z" w16du:dateUtc="2026-09-22T16:12:00Z"/>
          <w:sz w:val="28"/>
          <w:szCs w:val="28"/>
        </w:rPr>
      </w:pPr>
    </w:p>
    <w:p w14:paraId="48035B29" w14:textId="77777777" w:rsidR="00CD529D" w:rsidRDefault="002C2198" w:rsidP="002C2198">
      <w:pPr>
        <w:jc w:val="both"/>
        <w:rPr>
          <w:del w:id="177" w:author="uzivatel" w:date="2026-09-22T12:12:00Z" w16du:dateUtc="2026-09-22T16:12:00Z"/>
          <w:b/>
          <w:sz w:val="28"/>
          <w:szCs w:val="28"/>
        </w:rPr>
      </w:pPr>
      <w:del w:id="178" w:author="uzivatel" w:date="2026-09-22T12:12:00Z" w16du:dateUtc="2026-09-22T16:12:00Z">
        <w:r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  <w:r w:rsidR="00956A04">
          <w:rPr>
            <w:sz w:val="28"/>
            <w:szCs w:val="28"/>
          </w:rPr>
          <w:tab/>
        </w:r>
        <w:r w:rsidR="00956A04"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  <w:r w:rsidR="006928CE" w:rsidRPr="0000159E">
          <w:rPr>
            <w:b/>
            <w:sz w:val="28"/>
            <w:szCs w:val="28"/>
          </w:rPr>
          <w:delText>Przewodnicząca</w:delText>
        </w:r>
        <w:r w:rsidR="00CD529D" w:rsidRPr="0000159E">
          <w:rPr>
            <w:b/>
            <w:sz w:val="28"/>
            <w:szCs w:val="28"/>
          </w:rPr>
          <w:delText xml:space="preserve"> </w:delText>
        </w:r>
        <w:r w:rsidR="0000159E">
          <w:rPr>
            <w:b/>
            <w:sz w:val="28"/>
            <w:szCs w:val="28"/>
          </w:rPr>
          <w:delText>Komisji</w:delText>
        </w:r>
      </w:del>
    </w:p>
    <w:p w14:paraId="43CD1214" w14:textId="77777777" w:rsidR="002771AD" w:rsidRDefault="002771AD" w:rsidP="002C2198">
      <w:pPr>
        <w:jc w:val="both"/>
        <w:rPr>
          <w:del w:id="179" w:author="uzivatel" w:date="2026-09-22T12:12:00Z" w16du:dateUtc="2026-09-22T16:12:00Z"/>
          <w:b/>
          <w:sz w:val="28"/>
          <w:szCs w:val="28"/>
        </w:rPr>
      </w:pPr>
    </w:p>
    <w:p w14:paraId="2D3B6F78" w14:textId="77777777" w:rsidR="00956A04" w:rsidRDefault="002771AD">
      <w:pPr>
        <w:jc w:val="both"/>
        <w:rPr>
          <w:del w:id="180" w:author="uzivatel" w:date="2026-09-22T12:12:00Z" w16du:dateUtc="2026-09-22T16:12:00Z"/>
          <w:b/>
          <w:sz w:val="28"/>
          <w:szCs w:val="28"/>
        </w:rPr>
      </w:pPr>
      <w:del w:id="181" w:author="uzivatel" w:date="2026-09-22T12:12:00Z" w16du:dateUtc="2026-09-22T16:12:00Z">
        <w:r w:rsidRPr="002771AD">
          <w:rPr>
            <w:i/>
            <w:sz w:val="28"/>
            <w:szCs w:val="28"/>
          </w:rPr>
          <w:delText xml:space="preserve">  </w:delText>
        </w:r>
        <w:r>
          <w:rPr>
            <w:i/>
            <w:sz w:val="28"/>
            <w:szCs w:val="28"/>
          </w:rPr>
          <w:delText xml:space="preserve">  </w:delText>
        </w:r>
        <w:r w:rsidRPr="002771AD">
          <w:rPr>
            <w:i/>
            <w:sz w:val="28"/>
            <w:szCs w:val="28"/>
          </w:rPr>
          <w:delText xml:space="preserve">  Protokołowała</w:delText>
        </w:r>
        <w:r w:rsidR="002C2198" w:rsidRPr="0000159E">
          <w:rPr>
            <w:b/>
            <w:sz w:val="28"/>
            <w:szCs w:val="28"/>
          </w:rPr>
          <w:tab/>
        </w:r>
        <w:r w:rsidR="002C2198" w:rsidRPr="0000159E">
          <w:rPr>
            <w:b/>
            <w:sz w:val="28"/>
            <w:szCs w:val="28"/>
          </w:rPr>
          <w:tab/>
        </w:r>
        <w:r w:rsidR="00956A04">
          <w:rPr>
            <w:b/>
            <w:sz w:val="28"/>
            <w:szCs w:val="28"/>
          </w:rPr>
          <w:tab/>
        </w:r>
        <w:r w:rsidR="002C2198" w:rsidRPr="0000159E">
          <w:rPr>
            <w:b/>
            <w:sz w:val="28"/>
            <w:szCs w:val="28"/>
          </w:rPr>
          <w:tab/>
        </w:r>
        <w:r w:rsidR="002C2198" w:rsidRPr="0000159E">
          <w:rPr>
            <w:b/>
            <w:sz w:val="28"/>
            <w:szCs w:val="28"/>
          </w:rPr>
          <w:tab/>
          <w:delText xml:space="preserve">      </w:delText>
        </w:r>
        <w:r w:rsidR="003613C8" w:rsidRPr="0000159E">
          <w:rPr>
            <w:b/>
            <w:sz w:val="28"/>
            <w:szCs w:val="28"/>
          </w:rPr>
          <w:delText xml:space="preserve"> </w:delText>
        </w:r>
        <w:r w:rsidR="002C2198" w:rsidRPr="0000159E">
          <w:rPr>
            <w:b/>
            <w:sz w:val="28"/>
            <w:szCs w:val="28"/>
          </w:rPr>
          <w:delText xml:space="preserve"> </w:delText>
        </w:r>
        <w:r w:rsidR="00045F04" w:rsidRPr="0000159E">
          <w:rPr>
            <w:b/>
            <w:sz w:val="28"/>
            <w:szCs w:val="28"/>
          </w:rPr>
          <w:delText>M</w:delText>
        </w:r>
        <w:r w:rsidR="0000159E">
          <w:rPr>
            <w:b/>
            <w:sz w:val="28"/>
            <w:szCs w:val="28"/>
          </w:rPr>
          <w:delText>aria Gałęska</w:delText>
        </w:r>
        <w:r w:rsidR="00045F04" w:rsidRPr="0000159E">
          <w:rPr>
            <w:b/>
            <w:sz w:val="28"/>
            <w:szCs w:val="28"/>
          </w:rPr>
          <w:delText xml:space="preserve"> </w:delText>
        </w:r>
      </w:del>
    </w:p>
    <w:p w14:paraId="5C301F24" w14:textId="77777777" w:rsidR="002771AD" w:rsidRDefault="002771AD">
      <w:pPr>
        <w:jc w:val="both"/>
        <w:rPr>
          <w:del w:id="182" w:author="uzivatel" w:date="2026-09-22T12:12:00Z" w16du:dateUtc="2026-09-22T16:12:00Z"/>
          <w:b/>
          <w:sz w:val="28"/>
          <w:szCs w:val="28"/>
        </w:rPr>
      </w:pPr>
    </w:p>
    <w:p w14:paraId="3D278C08" w14:textId="77777777" w:rsidR="002771AD" w:rsidRDefault="002771AD" w:rsidP="006D0779">
      <w:pPr>
        <w:pStyle w:val="Default"/>
        <w:ind w:left="720"/>
        <w:rPr>
          <w:rFonts w:ascii="Roboto" w:hAnsi="Roboto"/>
          <w:rPrChange w:id="183" w:author="uzivatel" w:date="2026-09-22T12:12:00Z" w16du:dateUtc="2026-09-22T16:12:00Z">
            <w:rPr>
              <w:i/>
              <w:sz w:val="28"/>
              <w:szCs w:val="28"/>
            </w:rPr>
          </w:rPrChange>
        </w:rPr>
        <w:pPrChange w:id="184" w:author="uzivatel" w:date="2026-09-22T12:12:00Z" w16du:dateUtc="2026-09-22T16:12:00Z">
          <w:pPr>
            <w:jc w:val="both"/>
          </w:pPr>
        </w:pPrChange>
      </w:pPr>
      <w:del w:id="185" w:author="uzivatel" w:date="2026-09-22T12:12:00Z" w16du:dateUtc="2026-09-22T16:12:00Z">
        <w:r w:rsidRPr="002771AD">
          <w:rPr>
            <w:i/>
            <w:sz w:val="28"/>
            <w:szCs w:val="28"/>
          </w:rPr>
          <w:delText>Agnieszka Lachowska</w:delText>
        </w:r>
      </w:del>
    </w:p>
    <w:sectPr w:rsidR="002771AD" w:rsidSect="00067C1B">
      <w:headerReference w:type="default" r:id="rId8"/>
      <w:footerReference w:type="default" r:id="rId9"/>
      <w:pgSz w:w="11906" w:h="16838"/>
      <w:pgMar w:top="142" w:right="849" w:bottom="142" w:left="1417" w:header="708" w:footer="708" w:gutter="0"/>
      <w:cols w:space="708"/>
      <w:titlePg w:val="0"/>
      <w:docGrid w:linePitch="360"/>
      <w:sectPrChange w:id="189" w:author="uzivatel" w:date="2026-09-22T12:12:00Z" w16du:dateUtc="2026-09-22T16:12:00Z">
        <w:sectPr w:rsidR="002771AD" w:rsidSect="00067C1B">
          <w:pgMar w:top="1417" w:right="1417" w:bottom="1417" w:left="1417" w:header="708" w:footer="708" w:gutter="0"/>
          <w:titlePg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7B8EEA1" w14:textId="77777777" w:rsidR="003D3DB5" w:rsidRDefault="003D3DB5" w:rsidP="00D3209B">
      <w:pPr>
        <w:spacing w:after="0" w:line="240" w:lineRule="auto"/>
        <w:pPrChange w:id="5" w:author="uzivatel" w:date="2026-09-22T12:12:00Z" w16du:dateUtc="2026-09-22T16:12:00Z">
          <w:pPr/>
        </w:pPrChange>
      </w:pPr>
      <w:r>
        <w:separator/>
      </w:r>
    </w:p>
  </w:endnote>
  <w:endnote w:type="continuationSeparator" w:id="0">
    <w:p w14:paraId="4EF77367" w14:textId="77777777" w:rsidR="003D3DB5" w:rsidRDefault="003D3DB5" w:rsidP="00D3209B">
      <w:pPr>
        <w:spacing w:after="0" w:line="240" w:lineRule="auto"/>
        <w:pPrChange w:id="6" w:author="uzivatel" w:date="2026-09-22T12:12:00Z" w16du:dateUtc="2026-09-22T16:12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">
    <w:altName w:val="Times New Roman"/>
    <w:panose1 w:val="020B0604020202020204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3E7C65" w14:textId="77777777" w:rsidR="007E09EF" w:rsidRDefault="007E09EF">
    <w:pPr>
      <w:pStyle w:val="Header"/>
      <w:pPrChange w:id="188" w:author="uzivatel" w:date="2026-09-22T12:12:00Z" w16du:dateUtc="2026-09-22T16:12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C9BBB7A" w14:textId="77777777" w:rsidR="003D3DB5" w:rsidRDefault="003D3DB5" w:rsidP="00D3209B">
      <w:pPr>
        <w:spacing w:after="0" w:line="240" w:lineRule="auto"/>
        <w:pPrChange w:id="3" w:author="uzivatel" w:date="2026-09-22T12:12:00Z" w16du:dateUtc="2026-09-22T16:12:00Z">
          <w:pPr/>
        </w:pPrChange>
      </w:pPr>
      <w:r>
        <w:separator/>
      </w:r>
    </w:p>
  </w:footnote>
  <w:footnote w:type="continuationSeparator" w:id="0">
    <w:p w14:paraId="6B2A47F7" w14:textId="77777777" w:rsidR="003D3DB5" w:rsidRDefault="003D3DB5" w:rsidP="00D3209B">
      <w:pPr>
        <w:spacing w:after="0" w:line="240" w:lineRule="auto"/>
        <w:pPrChange w:id="4" w:author="uzivatel" w:date="2026-09-22T12:12:00Z" w16du:dateUtc="2026-09-22T16:12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761063473"/>
      <w:docPartObj>
        <w:docPartGallery w:val="Page Numbers (Top of Page)"/>
        <w:docPartUnique/>
      </w:docPartObj>
    </w:sdtPr>
    <w:sdtEndPr/>
    <w:sdtContent>
      <w:p w14:paraId="3EC5950E" w14:textId="77777777" w:rsidR="00531327" w:rsidRDefault="00531327">
        <w:pPr>
          <w:pStyle w:val="Header"/>
          <w:jc w:val="center"/>
        </w:pPr>
        <w:del w:id="186" w:author="uzivatel" w:date="2026-09-22T12:12:00Z" w16du:dateUtc="2026-09-22T16:12:00Z">
          <w:r>
            <w:fldChar w:fldCharType="begin"/>
          </w:r>
          <w:r>
            <w:delInstrText>PAGE   \* MERGEFORMAT</w:delInstrText>
          </w:r>
          <w:r>
            <w:fldChar w:fldCharType="separate"/>
          </w:r>
          <w:r w:rsidR="005766E4">
            <w:rPr>
              <w:noProof/>
            </w:rPr>
            <w:delText>6</w:delText>
          </w:r>
          <w:r>
            <w:fldChar w:fldCharType="end"/>
          </w:r>
        </w:del>
      </w:p>
    </w:sdtContent>
  </w:sdt>
  <w:p w14:paraId="3CF3FD26" w14:textId="77777777" w:rsidR="00531327" w:rsidRDefault="00531327">
    <w:pPr>
      <w:pStyle w:val="NoSpacing"/>
      <w:pPrChange w:id="187" w:author="uzivatel" w:date="2026-09-22T12:12:00Z" w16du:dateUtc="2026-09-22T16:12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430D72"/>
    <w:multiLevelType w:val="hybridMultilevel"/>
    <w:tmpl w:val="0DAE2A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6799B"/>
    <w:multiLevelType w:val="hybridMultilevel"/>
    <w:tmpl w:val="E69C916A"/>
    <w:lvl w:ilvl="0" w:tplc="B9F44C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003948"/>
    <w:multiLevelType w:val="hybridMultilevel"/>
    <w:tmpl w:val="6F2EC2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8C3FB0"/>
    <w:multiLevelType w:val="hybridMultilevel"/>
    <w:tmpl w:val="CD5CE3D8"/>
    <w:lvl w:ilvl="0" w:tplc="1FEC14D0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CAE5712"/>
    <w:multiLevelType w:val="hybridMultilevel"/>
    <w:tmpl w:val="2DD6BE7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D4558F2"/>
    <w:multiLevelType w:val="hybridMultilevel"/>
    <w:tmpl w:val="2C287D04"/>
    <w:lvl w:ilvl="0" w:tplc="CABC3A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10E13C6"/>
    <w:multiLevelType w:val="hybridMultilevel"/>
    <w:tmpl w:val="AB8001C8"/>
    <w:lvl w:ilvl="0" w:tplc="233C1C9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b w:val="0"/>
      </w:rPr>
    </w:lvl>
    <w:lvl w:ilvl="1" w:tplc="04150019">
      <w:start w:val="1"/>
      <w:numFmt w:val="lowerLetter"/>
      <w:lvlText w:val="%2."/>
      <w:lvlJc w:val="left"/>
      <w:pPr>
        <w:ind w:left="1080" w:hanging="360"/>
      </w:pPr>
    </w:lvl>
    <w:lvl w:ilvl="2" w:tplc="0415001B">
      <w:start w:val="1"/>
      <w:numFmt w:val="lowerRoman"/>
      <w:lvlText w:val="%3."/>
      <w:lvlJc w:val="right"/>
      <w:pPr>
        <w:ind w:left="1800" w:hanging="180"/>
      </w:pPr>
    </w:lvl>
    <w:lvl w:ilvl="3" w:tplc="0415000F">
      <w:start w:val="1"/>
      <w:numFmt w:val="decimal"/>
      <w:lvlText w:val="%4."/>
      <w:lvlJc w:val="left"/>
      <w:pPr>
        <w:ind w:left="2520" w:hanging="360"/>
      </w:pPr>
    </w:lvl>
    <w:lvl w:ilvl="4" w:tplc="04150019">
      <w:start w:val="1"/>
      <w:numFmt w:val="lowerLetter"/>
      <w:lvlText w:val="%5."/>
      <w:lvlJc w:val="left"/>
      <w:pPr>
        <w:ind w:left="3240" w:hanging="360"/>
      </w:pPr>
    </w:lvl>
    <w:lvl w:ilvl="5" w:tplc="0415001B">
      <w:start w:val="1"/>
      <w:numFmt w:val="lowerRoman"/>
      <w:lvlText w:val="%6."/>
      <w:lvlJc w:val="right"/>
      <w:pPr>
        <w:ind w:left="3960" w:hanging="180"/>
      </w:pPr>
    </w:lvl>
    <w:lvl w:ilvl="6" w:tplc="0415000F">
      <w:start w:val="1"/>
      <w:numFmt w:val="decimal"/>
      <w:lvlText w:val="%7."/>
      <w:lvlJc w:val="left"/>
      <w:pPr>
        <w:ind w:left="4680" w:hanging="360"/>
      </w:pPr>
    </w:lvl>
    <w:lvl w:ilvl="7" w:tplc="04150019">
      <w:start w:val="1"/>
      <w:numFmt w:val="lowerLetter"/>
      <w:lvlText w:val="%8."/>
      <w:lvlJc w:val="left"/>
      <w:pPr>
        <w:ind w:left="5400" w:hanging="360"/>
      </w:pPr>
    </w:lvl>
    <w:lvl w:ilvl="8" w:tplc="0415001B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F1A1AA4"/>
    <w:multiLevelType w:val="hybridMultilevel"/>
    <w:tmpl w:val="99909962"/>
    <w:lvl w:ilvl="0" w:tplc="DC6814C6">
      <w:start w:val="1"/>
      <w:numFmt w:val="decimal"/>
      <w:lvlText w:val="%1."/>
      <w:lvlJc w:val="left"/>
      <w:pPr>
        <w:ind w:left="1080" w:hanging="360"/>
      </w:pPr>
      <w:rPr>
        <w:color w:val="000000"/>
        <w:sz w:val="28"/>
        <w:szCs w:val="28"/>
      </w:r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C31082"/>
    <w:multiLevelType w:val="hybridMultilevel"/>
    <w:tmpl w:val="EE0A84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6619F2"/>
    <w:multiLevelType w:val="hybridMultilevel"/>
    <w:tmpl w:val="27DC9B8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251F03"/>
    <w:multiLevelType w:val="hybridMultilevel"/>
    <w:tmpl w:val="CAB06F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35501B"/>
    <w:multiLevelType w:val="hybridMultilevel"/>
    <w:tmpl w:val="FC563C46"/>
    <w:lvl w:ilvl="0" w:tplc="EB3C21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9D4DBC"/>
    <w:multiLevelType w:val="hybridMultilevel"/>
    <w:tmpl w:val="8B1892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19233B"/>
    <w:multiLevelType w:val="hybridMultilevel"/>
    <w:tmpl w:val="27262C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647027"/>
    <w:multiLevelType w:val="hybridMultilevel"/>
    <w:tmpl w:val="6EB211CE"/>
    <w:lvl w:ilvl="0" w:tplc="87680E92">
      <w:numFmt w:val="bullet"/>
      <w:lvlText w:val="-"/>
      <w:lvlJc w:val="left"/>
      <w:pPr>
        <w:ind w:left="720" w:hanging="360"/>
      </w:pPr>
      <w:rPr>
        <w:rFonts w:ascii="Roboto" w:eastAsiaTheme="minorHAnsi" w:hAnsi="Roboto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067974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56842338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24045882">
    <w:abstractNumId w:val="9"/>
  </w:num>
  <w:num w:numId="4" w16cid:durableId="1874464474">
    <w:abstractNumId w:val="11"/>
  </w:num>
  <w:num w:numId="5" w16cid:durableId="923803542">
    <w:abstractNumId w:val="13"/>
  </w:num>
  <w:num w:numId="6" w16cid:durableId="1707833947">
    <w:abstractNumId w:val="12"/>
  </w:num>
  <w:num w:numId="7" w16cid:durableId="587151983">
    <w:abstractNumId w:val="2"/>
  </w:num>
  <w:num w:numId="8" w16cid:durableId="355931155">
    <w:abstractNumId w:val="10"/>
  </w:num>
  <w:num w:numId="9" w16cid:durableId="120808969">
    <w:abstractNumId w:val="4"/>
  </w:num>
  <w:num w:numId="10" w16cid:durableId="1513686538">
    <w:abstractNumId w:val="0"/>
  </w:num>
  <w:num w:numId="11" w16cid:durableId="1736852090">
    <w:abstractNumId w:val="3"/>
  </w:num>
  <w:num w:numId="12" w16cid:durableId="7567686">
    <w:abstractNumId w:val="8"/>
  </w:num>
  <w:num w:numId="13" w16cid:durableId="824860894">
    <w:abstractNumId w:val="14"/>
  </w:num>
  <w:num w:numId="14" w16cid:durableId="681931572">
    <w:abstractNumId w:val="5"/>
  </w:num>
  <w:num w:numId="15" w16cid:durableId="32887067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3A0"/>
    <w:rsid w:val="0000159E"/>
    <w:rsid w:val="00001764"/>
    <w:rsid w:val="00011FF4"/>
    <w:rsid w:val="00021D99"/>
    <w:rsid w:val="0002301B"/>
    <w:rsid w:val="00045F04"/>
    <w:rsid w:val="00057659"/>
    <w:rsid w:val="00067C1B"/>
    <w:rsid w:val="00070B7A"/>
    <w:rsid w:val="000A30AC"/>
    <w:rsid w:val="000B4BF0"/>
    <w:rsid w:val="000C09A0"/>
    <w:rsid w:val="000C1D5B"/>
    <w:rsid w:val="000C568D"/>
    <w:rsid w:val="000E3B54"/>
    <w:rsid w:val="000F6DB0"/>
    <w:rsid w:val="00121D3E"/>
    <w:rsid w:val="00130ABB"/>
    <w:rsid w:val="00131188"/>
    <w:rsid w:val="00133FDE"/>
    <w:rsid w:val="00170D3A"/>
    <w:rsid w:val="00192960"/>
    <w:rsid w:val="001A2663"/>
    <w:rsid w:val="001A7E1F"/>
    <w:rsid w:val="001C1CE1"/>
    <w:rsid w:val="001D66D1"/>
    <w:rsid w:val="001F4EB7"/>
    <w:rsid w:val="002137C8"/>
    <w:rsid w:val="00222525"/>
    <w:rsid w:val="00236D7B"/>
    <w:rsid w:val="002601AA"/>
    <w:rsid w:val="002670A7"/>
    <w:rsid w:val="002771AD"/>
    <w:rsid w:val="00280F94"/>
    <w:rsid w:val="0028602A"/>
    <w:rsid w:val="00293916"/>
    <w:rsid w:val="002B27AF"/>
    <w:rsid w:val="002C2198"/>
    <w:rsid w:val="002C6917"/>
    <w:rsid w:val="002E04B7"/>
    <w:rsid w:val="002E1EC2"/>
    <w:rsid w:val="002E5199"/>
    <w:rsid w:val="00303046"/>
    <w:rsid w:val="003057B6"/>
    <w:rsid w:val="00332BB9"/>
    <w:rsid w:val="003377F2"/>
    <w:rsid w:val="00355828"/>
    <w:rsid w:val="003613C8"/>
    <w:rsid w:val="00362CD8"/>
    <w:rsid w:val="003728E7"/>
    <w:rsid w:val="00393DFA"/>
    <w:rsid w:val="00396C44"/>
    <w:rsid w:val="003A4848"/>
    <w:rsid w:val="003B3238"/>
    <w:rsid w:val="003C439D"/>
    <w:rsid w:val="003D3DB5"/>
    <w:rsid w:val="003E0942"/>
    <w:rsid w:val="003E22D8"/>
    <w:rsid w:val="00405037"/>
    <w:rsid w:val="00416960"/>
    <w:rsid w:val="00421D86"/>
    <w:rsid w:val="0043051E"/>
    <w:rsid w:val="00436581"/>
    <w:rsid w:val="004435CB"/>
    <w:rsid w:val="00447E79"/>
    <w:rsid w:val="00463510"/>
    <w:rsid w:val="004714D6"/>
    <w:rsid w:val="00474A4C"/>
    <w:rsid w:val="00494AC3"/>
    <w:rsid w:val="004A0210"/>
    <w:rsid w:val="004A5136"/>
    <w:rsid w:val="004A657B"/>
    <w:rsid w:val="004B7577"/>
    <w:rsid w:val="004C3CF7"/>
    <w:rsid w:val="004E6ED9"/>
    <w:rsid w:val="004F0D53"/>
    <w:rsid w:val="00531327"/>
    <w:rsid w:val="005379D3"/>
    <w:rsid w:val="005406F7"/>
    <w:rsid w:val="005518B0"/>
    <w:rsid w:val="00560EE0"/>
    <w:rsid w:val="005631B3"/>
    <w:rsid w:val="005665D8"/>
    <w:rsid w:val="005766E4"/>
    <w:rsid w:val="005940DB"/>
    <w:rsid w:val="00596269"/>
    <w:rsid w:val="005B09A0"/>
    <w:rsid w:val="005C0CF2"/>
    <w:rsid w:val="005C1D67"/>
    <w:rsid w:val="005E7D67"/>
    <w:rsid w:val="005F0DCC"/>
    <w:rsid w:val="005F4481"/>
    <w:rsid w:val="00626104"/>
    <w:rsid w:val="00663F98"/>
    <w:rsid w:val="0067450A"/>
    <w:rsid w:val="00685CC3"/>
    <w:rsid w:val="00690B53"/>
    <w:rsid w:val="006928CE"/>
    <w:rsid w:val="0069557F"/>
    <w:rsid w:val="006A5EB5"/>
    <w:rsid w:val="006B75D9"/>
    <w:rsid w:val="006D0779"/>
    <w:rsid w:val="006E7732"/>
    <w:rsid w:val="00700A9E"/>
    <w:rsid w:val="00712C18"/>
    <w:rsid w:val="0071556C"/>
    <w:rsid w:val="00737CA5"/>
    <w:rsid w:val="007637E3"/>
    <w:rsid w:val="007C23A0"/>
    <w:rsid w:val="007E09EF"/>
    <w:rsid w:val="0081076A"/>
    <w:rsid w:val="008317F9"/>
    <w:rsid w:val="00875E83"/>
    <w:rsid w:val="00885790"/>
    <w:rsid w:val="008B756D"/>
    <w:rsid w:val="008E16D0"/>
    <w:rsid w:val="008F2655"/>
    <w:rsid w:val="008F695B"/>
    <w:rsid w:val="009029F7"/>
    <w:rsid w:val="00905D4F"/>
    <w:rsid w:val="00910AED"/>
    <w:rsid w:val="0091517E"/>
    <w:rsid w:val="00926BE8"/>
    <w:rsid w:val="00931CAE"/>
    <w:rsid w:val="00953C24"/>
    <w:rsid w:val="00956A04"/>
    <w:rsid w:val="00967EDD"/>
    <w:rsid w:val="009700EB"/>
    <w:rsid w:val="0097313E"/>
    <w:rsid w:val="00975524"/>
    <w:rsid w:val="00975CE3"/>
    <w:rsid w:val="009845B9"/>
    <w:rsid w:val="009855CB"/>
    <w:rsid w:val="00992F5A"/>
    <w:rsid w:val="009B14F4"/>
    <w:rsid w:val="009C1332"/>
    <w:rsid w:val="009D0D05"/>
    <w:rsid w:val="009D457F"/>
    <w:rsid w:val="009E4030"/>
    <w:rsid w:val="00A1232E"/>
    <w:rsid w:val="00A422CE"/>
    <w:rsid w:val="00AB1EC9"/>
    <w:rsid w:val="00AB7A30"/>
    <w:rsid w:val="00AC640D"/>
    <w:rsid w:val="00AE5E81"/>
    <w:rsid w:val="00AF69EB"/>
    <w:rsid w:val="00B06B01"/>
    <w:rsid w:val="00B11472"/>
    <w:rsid w:val="00B13861"/>
    <w:rsid w:val="00B13B11"/>
    <w:rsid w:val="00B2653E"/>
    <w:rsid w:val="00B338B8"/>
    <w:rsid w:val="00B40A9E"/>
    <w:rsid w:val="00B4254B"/>
    <w:rsid w:val="00B511E0"/>
    <w:rsid w:val="00B63EF2"/>
    <w:rsid w:val="00B7009C"/>
    <w:rsid w:val="00B87522"/>
    <w:rsid w:val="00BB2B48"/>
    <w:rsid w:val="00BD1EDF"/>
    <w:rsid w:val="00BD37E8"/>
    <w:rsid w:val="00C07BB1"/>
    <w:rsid w:val="00C47248"/>
    <w:rsid w:val="00C50E12"/>
    <w:rsid w:val="00C616D6"/>
    <w:rsid w:val="00C76186"/>
    <w:rsid w:val="00C9043F"/>
    <w:rsid w:val="00C94F39"/>
    <w:rsid w:val="00CA42E3"/>
    <w:rsid w:val="00CA5E76"/>
    <w:rsid w:val="00CB4A59"/>
    <w:rsid w:val="00CD529D"/>
    <w:rsid w:val="00CE51C7"/>
    <w:rsid w:val="00D166A3"/>
    <w:rsid w:val="00D226A0"/>
    <w:rsid w:val="00D310CE"/>
    <w:rsid w:val="00D3209B"/>
    <w:rsid w:val="00D953C6"/>
    <w:rsid w:val="00DB23CA"/>
    <w:rsid w:val="00DB282F"/>
    <w:rsid w:val="00DD1ADB"/>
    <w:rsid w:val="00DF0E9B"/>
    <w:rsid w:val="00E22C13"/>
    <w:rsid w:val="00E2631A"/>
    <w:rsid w:val="00E30E5F"/>
    <w:rsid w:val="00E3424F"/>
    <w:rsid w:val="00E41686"/>
    <w:rsid w:val="00E52A02"/>
    <w:rsid w:val="00E60474"/>
    <w:rsid w:val="00E61B23"/>
    <w:rsid w:val="00E707B4"/>
    <w:rsid w:val="00E84F0D"/>
    <w:rsid w:val="00E958F3"/>
    <w:rsid w:val="00EA3C7B"/>
    <w:rsid w:val="00EB3980"/>
    <w:rsid w:val="00ED3AF5"/>
    <w:rsid w:val="00EE030A"/>
    <w:rsid w:val="00EE1C33"/>
    <w:rsid w:val="00EE675D"/>
    <w:rsid w:val="00EF07D9"/>
    <w:rsid w:val="00EF2DAF"/>
    <w:rsid w:val="00F01D59"/>
    <w:rsid w:val="00F124F7"/>
    <w:rsid w:val="00F34225"/>
    <w:rsid w:val="00F406CC"/>
    <w:rsid w:val="00F46EE8"/>
    <w:rsid w:val="00F6412C"/>
    <w:rsid w:val="00F70D7A"/>
    <w:rsid w:val="00F72E5B"/>
    <w:rsid w:val="00F763DD"/>
    <w:rsid w:val="00F91991"/>
    <w:rsid w:val="00F92274"/>
    <w:rsid w:val="00FA4280"/>
    <w:rsid w:val="00FB2884"/>
    <w:rsid w:val="00FE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91587"/>
  <w15:docId w15:val="{2151F49A-7AB3-45E9-9EDC-D4BC2D197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PrChange w:id="0" w:author="uzivatel" w:date="2026-09-22T12:12:00Z">
        <w:pPr/>
      </w:pPrChange>
    </w:pPr>
    <w:rPr>
      <w:lang w:val="cs-CZ"/>
      <w:rPrChange w:id="0" w:author="uzivatel" w:date="2026-09-22T12:12:00Z">
        <w:rPr>
          <w:sz w:val="24"/>
          <w:szCs w:val="24"/>
          <w:lang w:val="pl-PL" w:eastAsia="pl-PL" w:bidi="ar-SA"/>
        </w:rPr>
      </w:rPrChange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2E5199"/>
    <w:pPr>
      <w:keepNext/>
      <w:pBdr>
        <w:bottom w:val="double" w:sz="6" w:space="1" w:color="auto"/>
      </w:pBdr>
      <w:spacing w:after="0" w:line="240" w:lineRule="auto"/>
      <w:jc w:val="both"/>
      <w:outlineLvl w:val="3"/>
      <w:pPrChange w:id="1" w:author="uzivatel" w:date="2026-09-22T12:12:00Z">
        <w:pPr>
          <w:keepNext/>
          <w:pBdr>
            <w:bottom w:val="double" w:sz="6" w:space="1" w:color="auto"/>
          </w:pBdr>
          <w:spacing w:after="200" w:line="276" w:lineRule="auto"/>
          <w:jc w:val="both"/>
          <w:outlineLvl w:val="3"/>
        </w:pPr>
      </w:pPrChange>
    </w:pPr>
    <w:rPr>
      <w:rFonts w:ascii="Times New Roman" w:eastAsia="Times New Roman" w:hAnsi="Times New Roman" w:cs="Times New Roman"/>
      <w:b/>
      <w:sz w:val="32"/>
      <w:szCs w:val="20"/>
      <w:lang w:eastAsia="cs-CZ"/>
      <w:rPrChange w:id="1" w:author="uzivatel" w:date="2026-09-22T12:12:00Z">
        <w:rPr>
          <w:rFonts w:asciiTheme="minorHAnsi" w:eastAsiaTheme="minorHAnsi" w:hAnsiTheme="minorHAnsi" w:cstheme="minorBidi"/>
          <w:b/>
          <w:sz w:val="32"/>
          <w:lang w:val="cs-CZ" w:eastAsia="cs-CZ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uiPriority w:val="99"/>
    <w:unhideWhenUsed/>
    <w:rsid w:val="006A5EB5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6A5EB5"/>
  </w:style>
  <w:style w:type="paragraph" w:styleId="ListParagraph">
    <w:name w:val="List Paragraph"/>
    <w:basedOn w:val="Normal"/>
    <w:uiPriority w:val="34"/>
    <w:qFormat/>
    <w:rsid w:val="003377F2"/>
    <w:pPr>
      <w:ind w:left="720"/>
      <w:contextualSpacing/>
      <w:pPrChange w:id="2" w:author="uzivatel" w:date="2026-09-22T12:12:00Z">
        <w:pPr>
          <w:spacing w:after="200" w:line="276" w:lineRule="auto"/>
          <w:ind w:left="720"/>
          <w:contextualSpacing/>
        </w:pPr>
      </w:pPrChange>
    </w:pPr>
    <w:rPr>
      <w:rPrChange w:id="2" w:author="uzivatel" w:date="2026-09-22T12:12:00Z">
        <w:rPr>
          <w:rFonts w:asciiTheme="minorHAnsi" w:eastAsiaTheme="minorHAnsi" w:hAnsiTheme="minorHAnsi" w:cstheme="minorBidi"/>
          <w:lang w:val="cs-CZ" w:eastAsia="en-US" w:bidi="ar-SA"/>
        </w:rPr>
      </w:rPrChange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159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159E"/>
    <w:rPr>
      <w:rFonts w:ascii="Segoe UI" w:eastAsia="Times New Roman" w:hAnsi="Segoe UI" w:cs="Segoe UI"/>
      <w:sz w:val="18"/>
      <w:szCs w:val="18"/>
      <w:lang w:eastAsia="pl-PL"/>
    </w:rPr>
  </w:style>
  <w:style w:type="paragraph" w:styleId="NoSpacing">
    <w:name w:val="No Spacing"/>
    <w:uiPriority w:val="1"/>
    <w:qFormat/>
    <w:rsid w:val="00690B53"/>
    <w:pPr>
      <w:suppressAutoHyphens/>
      <w:autoSpaceDN w:val="0"/>
      <w:spacing w:after="0" w:line="240" w:lineRule="auto"/>
      <w:textAlignment w:val="baseline"/>
    </w:pPr>
    <w:rPr>
      <w:rFonts w:ascii="Calibri" w:eastAsia="Calibri" w:hAnsi="Calibri" w:cs="F"/>
    </w:rPr>
  </w:style>
  <w:style w:type="character" w:styleId="Strong">
    <w:name w:val="Strong"/>
    <w:basedOn w:val="DefaultParagraphFont"/>
    <w:uiPriority w:val="22"/>
    <w:qFormat/>
    <w:rsid w:val="00F72E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3132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1327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Footer">
    <w:name w:val="footer"/>
    <w:basedOn w:val="Normal"/>
    <w:link w:val="FooterChar"/>
    <w:uiPriority w:val="99"/>
    <w:unhideWhenUsed/>
    <w:rsid w:val="0053132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1327"/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Heading4Char">
    <w:name w:val="Heading 4 Char"/>
    <w:basedOn w:val="DefaultParagraphFont"/>
    <w:link w:val="Heading4"/>
    <w:semiHidden/>
    <w:rsid w:val="007E09EF"/>
    <w:rPr>
      <w:rFonts w:ascii="Times New Roman" w:eastAsia="Times New Roman" w:hAnsi="Times New Roman" w:cs="Times New Roman"/>
      <w:b/>
      <w:sz w:val="32"/>
      <w:szCs w:val="20"/>
      <w:lang w:val="cs-CZ" w:eastAsia="cs-CZ"/>
    </w:rPr>
  </w:style>
  <w:style w:type="paragraph" w:customStyle="1" w:styleId="Default">
    <w:name w:val="Default"/>
    <w:rsid w:val="007E09E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cs-CZ"/>
    </w:rPr>
  </w:style>
  <w:style w:type="character" w:styleId="Hyperlink">
    <w:name w:val="Hyperlink"/>
    <w:basedOn w:val="DefaultParagraphFont"/>
    <w:uiPriority w:val="99"/>
    <w:semiHidden/>
    <w:unhideWhenUsed/>
    <w:rsid w:val="007E09EF"/>
    <w:rPr>
      <w:color w:val="03375F"/>
      <w:u w:val="single"/>
      <w:shd w:val="clear" w:color="auto" w:fill="auto"/>
    </w:rPr>
  </w:style>
  <w:style w:type="table" w:styleId="TableGrid">
    <w:name w:val="Table Grid"/>
    <w:basedOn w:val="TableNormal"/>
    <w:uiPriority w:val="59"/>
    <w:rsid w:val="007E09EF"/>
    <w:pPr>
      <w:spacing w:after="0" w:line="240" w:lineRule="auto"/>
    </w:pPr>
    <w:rPr>
      <w:lang w:val="cs-C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416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A194701-41AC-458D-A9AF-88DAF02296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718</TotalTime>
  <Pages>2</Pages>
  <Words>2426</Words>
  <Characters>13832</Characters>
  <Application>Microsoft Office Word</Application>
  <DocSecurity>0</DocSecurity>
  <Lines>115</Lines>
  <Paragraphs>32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Ewa Kubasik</dc:creator>
  <cp:lastModifiedBy>Arthur Souza Rodrigues</cp:lastModifiedBy>
  <cp:revision>1</cp:revision>
  <cp:lastPrinted>2024-05-27T08:37:00Z</cp:lastPrinted>
  <dcterms:created xsi:type="dcterms:W3CDTF">2024-06-20T11:35:00Z</dcterms:created>
  <dcterms:modified xsi:type="dcterms:W3CDTF">2026-09-22T16:12:00Z</dcterms:modified>
</cp:coreProperties>
</file>