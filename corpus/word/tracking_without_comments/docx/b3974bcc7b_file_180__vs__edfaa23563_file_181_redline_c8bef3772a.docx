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0E0CAF" w14:textId="77777777" w:rsidR="00E16B88" w:rsidRDefault="00E16B88">
      <w:pPr>
        <w:rPr>
          <w:color w:val="00B0F0"/>
          <w:rPrChange w:id="0" w:author="Arthur Souza Rodrigues" w:date="2026-09-26T14:55:00Z" w16du:dateUtc="2026-09-26T18:55:00Z">
            <w:rPr>
              <w:sz w:val="32"/>
              <w:szCs w:val="32"/>
            </w:rPr>
          </w:rPrChange>
        </w:rPr>
      </w:pPr>
      <w:r>
        <w:rPr>
          <w:color w:val="00B0F0"/>
          <w:rPrChange w:id="1" w:author="Arthur Souza Rodrigues" w:date="2026-09-26T14:55:00Z" w16du:dateUtc="2026-09-26T18:55:00Z">
            <w:rPr>
              <w:sz w:val="32"/>
              <w:szCs w:val="32"/>
            </w:rPr>
          </w:rPrChange>
        </w:rPr>
        <w:t>file_</w:t>
      </w:r>
      <w:ins w:id="2" w:author="Arthur Souza Rodrigues" w:date="2026-09-26T14:55:00Z" w16du:dateUtc="2026-09-26T18:55:00Z">
        <w:r w:rsidR="0016578B">
          <w:rPr>
            <w:color w:val="00B0F0"/>
          </w:rPr>
          <w:t>181</w:t>
        </w:r>
      </w:ins>
      <w:del w:id="3" w:author="Arthur Souza Rodrigues" w:date="2026-09-26T14:55:00Z" w16du:dateUtc="2026-09-26T18:55:00Z">
        <w:r>
          <w:rPr>
            <w:sz w:val="32"/>
            <w:szCs w:val="32"/>
          </w:rPr>
          <w:delText>180</w:delText>
        </w:r>
      </w:del>
      <w:r>
        <w:rPr>
          <w:color w:val="00B0F0"/>
          <w:rPrChange w:id="4" w:author="Arthur Souza Rodrigues" w:date="2026-09-26T14:55:00Z" w16du:dateUtc="2026-09-26T18:55:00Z">
            <w:rPr>
              <w:sz w:val="32"/>
              <w:szCs w:val="32"/>
            </w:rPr>
          </w:rPrChange>
        </w:rPr>
        <w:t>.docx</w:t>
      </w:r>
    </w:p>
    <w:p w14:paraId="75708A75" w14:textId="59D23A29" w:rsidR="00D97B04" w:rsidRDefault="00426915">
      <w:r>
        <w:rPr>
          <w:color w:val="00B0F0"/>
          <w:rPrChange w:id="5" w:author="Arthur Souza Rodrigues" w:date="2026-09-26T14:55:00Z" w16du:dateUtc="2026-09-26T18:55:00Z">
            <w:rPr>
              <w:sz w:val="32"/>
              <w:szCs w:val="32"/>
            </w:rPr>
          </w:rPrChange>
        </w:rPr>
        <w:t xml:space="preserve">Font </w:t>
      </w:r>
      <w:ins w:id="6" w:author="Arthur Souza Rodrigues" w:date="2026-09-26T14:55:00Z" w16du:dateUtc="2026-09-26T18:55:00Z">
        <w:r>
          <w:rPr>
            <w:color w:val="00B0F0"/>
          </w:rPr>
          <w:t>Color Blue</w:t>
        </w:r>
      </w:ins>
      <w:del w:id="7" w:author="Arthur Souza Rodrigues" w:date="2026-09-26T14:55:00Z" w16du:dateUtc="2026-09-26T18:55:00Z">
        <w:r>
          <w:rPr>
            <w:sz w:val="32"/>
            <w:szCs w:val="32"/>
          </w:rPr>
          <w:delText>Size 18</w:delText>
        </w:r>
      </w:del>
      <w:r>
        <w:rPr>
          <w:color w:val="00B0F0"/>
          <w:rPrChange w:id="8" w:author="Arthur Souza Rodrigues" w:date="2026-09-26T14:55:00Z" w16du:dateUtc="2026-09-26T18:55:00Z">
            <w:rPr>
              <w:sz w:val="32"/>
              <w:szCs w:val="32"/>
            </w:rPr>
          </w:rPrChange>
        </w:rPr>
        <w:t xml:space="preserve"> Demo</w:t>
      </w:r>
    </w:p>
    <w:p w14:paraId="75C9A125" w14:textId="77777777" w:rsidR="00ED5A18" w:rsidRDefault="00426915">
      <w:pPr>
        <w:rPr>
          <w:ins w:id="9" w:author="Arthur Souza Rodrigues" w:date="2026-09-26T14:55:00Z" w16du:dateUtc="2026-09-26T18:55:00Z"/>
        </w:rPr>
      </w:pPr>
      <w:r>
        <w:rPr>
          <w:color w:val="00B0F0"/>
          <w:rPrChange w:id="10" w:author="Arthur Souza Rodrigues" w:date="2026-09-26T14:55:00Z" w16du:dateUtc="2026-09-26T18:55:00Z">
            <w:rPr>
              <w:sz w:val="32"/>
              <w:szCs w:val="32"/>
            </w:rPr>
          </w:rPrChange>
        </w:rPr>
        <w:t xml:space="preserve">This document demonstrates </w:t>
      </w:r>
      <w:ins w:id="11" w:author="Arthur Souza Rodrigues" w:date="2026-09-26T14:55:00Z" w16du:dateUtc="2026-09-26T18:55:00Z">
        <w:r>
          <w:rPr>
            <w:color w:val="00B0F0"/>
          </w:rPr>
          <w:t xml:space="preserve">blue </w:t>
        </w:r>
      </w:ins>
      <w:r>
        <w:rPr>
          <w:color w:val="00B0F0"/>
          <w:rPrChange w:id="12" w:author="Arthur Souza Rodrigues" w:date="2026-09-26T14:55:00Z" w16du:dateUtc="2026-09-26T18:55:00Z">
            <w:rPr>
              <w:sz w:val="32"/>
              <w:szCs w:val="32"/>
            </w:rPr>
          </w:rPrChange>
        </w:rPr>
        <w:t xml:space="preserve">font </w:t>
      </w:r>
      <w:ins w:id="13" w:author="Arthur Souza Rodrigues" w:date="2026-09-26T14:55:00Z" w16du:dateUtc="2026-09-26T18:55:00Z">
        <w:r>
          <w:rPr>
            <w:color w:val="00B0F0"/>
          </w:rPr>
          <w:t>color.</w:t>
        </w:r>
      </w:ins>
    </w:p>
    <w:p w14:paraId="21461471" w14:textId="77777777" w:rsidR="00D97B04" w:rsidRDefault="00426915">
      <w:pPr>
        <w:rPr>
          <w:del w:id="14" w:author="Arthur Souza Rodrigues" w:date="2026-09-26T14:55:00Z" w16du:dateUtc="2026-09-26T18:55:00Z"/>
        </w:rPr>
      </w:pPr>
      <w:ins w:id="15" w:author="Arthur Souza Rodrigues" w:date="2026-09-26T14:55:00Z" w16du:dateUtc="2026-09-26T18:55:00Z">
        <w:r>
          <w:rPr>
            <w:color w:val="00B0F0"/>
          </w:rPr>
          <w:t>Blue</w:t>
        </w:r>
      </w:ins>
      <w:del w:id="16" w:author="Arthur Souza Rodrigues" w:date="2026-09-26T14:55:00Z" w16du:dateUtc="2026-09-26T18:55:00Z">
        <w:r>
          <w:rPr>
            <w:sz w:val="32"/>
            <w:szCs w:val="32"/>
          </w:rPr>
          <w:delText>size 18 point</w:delText>
        </w:r>
      </w:del>
      <w:r>
        <w:rPr>
          <w:color w:val="00B0F0"/>
          <w:rPrChange w:id="17" w:author="Arthur Souza Rodrigues" w:date="2026-09-26T14:55:00Z" w16du:dateUtc="2026-09-26T18:55:00Z">
            <w:rPr>
              <w:sz w:val="32"/>
              <w:szCs w:val="32"/>
            </w:rPr>
          </w:rPrChange>
        </w:rPr>
        <w:t xml:space="preserve"> text</w:t>
      </w:r>
      <w:ins w:id="18" w:author="Arthur Souza Rodrigues" w:date="2026-09-26T14:55:00Z" w16du:dateUtc="2026-09-26T18:55:00Z">
        <w:r>
          <w:rPr>
            <w:color w:val="00B0F0"/>
          </w:rPr>
          <w:t xml:space="preserve"> is commonly used for links and headings.</w:t>
        </w:r>
      </w:ins>
      <w:del w:id="19" w:author="Arthur Souza Rodrigues" w:date="2026-09-26T14:55:00Z" w16du:dateUtc="2026-09-26T18:55:00Z">
        <w:r>
          <w:rPr>
            <w:sz w:val="32"/>
            <w:szCs w:val="32"/>
          </w:rPr>
          <w:delText>.</w:delText>
        </w:r>
      </w:del>
    </w:p>
    <w:p w14:paraId="7CB28F61" w14:textId="77777777" w:rsidR="00D97B04" w:rsidRDefault="00426915">
      <w:del w:id="20" w:author="Arthur Souza Rodrigues" w:date="2026-09-26T14:55:00Z" w16du:dateUtc="2026-09-26T18:55:00Z">
        <w:r>
          <w:rPr>
            <w:sz w:val="32"/>
            <w:szCs w:val="32"/>
          </w:rPr>
          <w:delText>Medium-large font sizes balance readability and space.</w:delText>
        </w:r>
      </w:del>
    </w:p>
    <w:sectPr w:rsidR="00D97B0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7B04"/>
    <w:rsid w:val="0016578B"/>
    <w:rsid w:val="002D1C2A"/>
    <w:rsid w:val="002F5B90"/>
    <w:rsid w:val="0057052C"/>
    <w:rsid w:val="00D53FE7"/>
    <w:rsid w:val="00D97B04"/>
    <w:rsid w:val="00E16B88"/>
    <w:rsid w:val="00ED5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2026-05-14T17:09:00Z</dcterms:created>
  <dcterms:modified xsi:type="dcterms:W3CDTF">2026-09-26T18:55:00Z</dcterms:modified>
</cp:coreProperties>
</file>