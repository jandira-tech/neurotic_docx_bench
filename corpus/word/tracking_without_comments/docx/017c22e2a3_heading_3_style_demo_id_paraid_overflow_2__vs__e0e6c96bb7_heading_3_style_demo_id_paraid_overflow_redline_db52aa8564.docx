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32602" w14:textId="77777777" w:rsidR="007873AB" w:rsidRDefault="006D034B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0C75D27A" w14:textId="77777777" w:rsidR="007873AB" w:rsidRDefault="006D034B">
      <w:pPr>
        <w:spacing w:before="320" w:after="80" w:line="240" w:lineRule="auto"/>
      </w:pPr>
      <w:ins w:id="0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>Demonstrating</w:t>
        </w:r>
      </w:ins>
      <w:del w:id="1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>This document demonstrates</w:delText>
        </w:r>
      </w:del>
      <w:r>
        <w:rPr>
          <w:rFonts w:ascii="Arial" w:hAnsi="Arial" w:cs="Arial"/>
          <w:b/>
          <w:bCs/>
          <w:sz w:val="28"/>
          <w:szCs w:val="28"/>
        </w:rPr>
        <w:t xml:space="preserve"> Heading 3 paragraph style.</w:t>
      </w:r>
    </w:p>
    <w:p w14:paraId="1F184B31" w14:textId="77777777" w:rsidR="007873AB" w:rsidRDefault="006D034B">
      <w:pPr>
        <w:spacing w:before="320" w:after="80" w:line="240" w:lineRule="auto"/>
      </w:pPr>
      <w:ins w:id="2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3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7873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3AB"/>
    <w:rsid w:val="005E39E4"/>
    <w:rsid w:val="006D034B"/>
    <w:rsid w:val="007873AB"/>
    <w:rsid w:val="007A3F56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E2E9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